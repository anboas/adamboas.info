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E5566" w14:textId="7241E11B" w:rsidR="006D2E73" w:rsidRPr="00874B9B" w:rsidRDefault="006D2E73" w:rsidP="00F528E1">
      <w:pPr>
        <w:pStyle w:val="Heading1"/>
        <w:jc w:val="center"/>
        <w:rPr>
          <w:rStyle w:val="Heading2Char"/>
          <w:rFonts w:ascii="Arial" w:hAnsi="Arial" w:cs="Arial"/>
          <w:b/>
          <w:bCs/>
          <w:sz w:val="22"/>
          <w:szCs w:val="22"/>
        </w:rPr>
      </w:pPr>
      <w:r w:rsidRPr="00874B9B">
        <w:rPr>
          <w:rStyle w:val="Heading2Char"/>
          <w:rFonts w:ascii="Arial" w:hAnsi="Arial" w:cs="Arial"/>
          <w:b/>
          <w:bCs/>
          <w:sz w:val="22"/>
          <w:szCs w:val="22"/>
        </w:rPr>
        <w:t>PERFORMANCE WORK STATEMENT</w:t>
      </w:r>
    </w:p>
    <w:p w14:paraId="60B6F1EA" w14:textId="77777777" w:rsidR="006D2E73" w:rsidRPr="00874B9B" w:rsidRDefault="006D2E73" w:rsidP="006D2E73">
      <w:pPr>
        <w:spacing w:after="0" w:line="240" w:lineRule="auto"/>
        <w:ind w:right="90"/>
        <w:rPr>
          <w:rFonts w:ascii="Arial" w:eastAsia="Times New Roman" w:hAnsi="Arial" w:cs="Arial"/>
          <w:bCs/>
        </w:rPr>
      </w:pPr>
    </w:p>
    <w:p w14:paraId="509A8327" w14:textId="7196D865" w:rsidR="003F4957" w:rsidRPr="00874B9B" w:rsidRDefault="00C35D42" w:rsidP="003F4957">
      <w:pPr>
        <w:spacing w:after="0" w:line="240" w:lineRule="auto"/>
        <w:ind w:right="90"/>
        <w:jc w:val="center"/>
        <w:rPr>
          <w:rFonts w:ascii="Arial" w:eastAsia="Times New Roman" w:hAnsi="Arial" w:cs="Arial"/>
          <w:bCs/>
        </w:rPr>
      </w:pPr>
      <w:r w:rsidRPr="00874B9B">
        <w:rPr>
          <w:rFonts w:ascii="Arial" w:eastAsia="Times New Roman" w:hAnsi="Arial" w:cs="Arial"/>
          <w:bCs/>
        </w:rPr>
        <w:t xml:space="preserve">Northeast Ohio </w:t>
      </w:r>
      <w:r w:rsidR="003F4957" w:rsidRPr="00874B9B">
        <w:rPr>
          <w:rFonts w:ascii="Arial" w:eastAsia="Times New Roman" w:hAnsi="Arial" w:cs="Arial"/>
          <w:bCs/>
        </w:rPr>
        <w:t xml:space="preserve">VA MEDICAL CENTER </w:t>
      </w:r>
    </w:p>
    <w:p w14:paraId="5322E2AE" w14:textId="5EFEE7DB" w:rsidR="003F4957" w:rsidRPr="00874B9B" w:rsidRDefault="003F4957" w:rsidP="003F4957">
      <w:pPr>
        <w:spacing w:after="0" w:line="240" w:lineRule="auto"/>
        <w:ind w:right="90"/>
        <w:jc w:val="center"/>
        <w:rPr>
          <w:rFonts w:ascii="Arial" w:eastAsia="Times New Roman" w:hAnsi="Arial" w:cs="Arial"/>
          <w:bCs/>
        </w:rPr>
      </w:pPr>
      <w:r w:rsidRPr="00874B9B">
        <w:rPr>
          <w:rFonts w:ascii="Arial" w:eastAsia="Times New Roman" w:hAnsi="Arial" w:cs="Arial"/>
          <w:bCs/>
        </w:rPr>
        <w:t>CONTRACT</w:t>
      </w:r>
      <w:r w:rsidR="00446847" w:rsidRPr="00874B9B">
        <w:rPr>
          <w:rFonts w:ascii="Arial" w:eastAsia="Times New Roman" w:hAnsi="Arial" w:cs="Arial"/>
          <w:bCs/>
        </w:rPr>
        <w:t>ED</w:t>
      </w:r>
      <w:r w:rsidRPr="00874B9B">
        <w:rPr>
          <w:rFonts w:ascii="Arial" w:eastAsia="Times New Roman" w:hAnsi="Arial" w:cs="Arial"/>
          <w:bCs/>
        </w:rPr>
        <w:t xml:space="preserve"> RESIDENTIAL SERVICES</w:t>
      </w:r>
      <w:r w:rsidR="00446847" w:rsidRPr="00874B9B">
        <w:rPr>
          <w:rFonts w:ascii="Arial" w:eastAsia="Times New Roman" w:hAnsi="Arial" w:cs="Arial"/>
          <w:bCs/>
        </w:rPr>
        <w:t xml:space="preserve"> (</w:t>
      </w:r>
      <w:r w:rsidR="00E21593" w:rsidRPr="00874B9B">
        <w:rPr>
          <w:rFonts w:ascii="Arial" w:eastAsia="Times New Roman" w:hAnsi="Arial" w:cs="Arial"/>
          <w:bCs/>
        </w:rPr>
        <w:t>CRS</w:t>
      </w:r>
      <w:r w:rsidR="00446847" w:rsidRPr="00874B9B">
        <w:rPr>
          <w:rFonts w:ascii="Arial" w:eastAsia="Times New Roman" w:hAnsi="Arial" w:cs="Arial"/>
          <w:bCs/>
        </w:rPr>
        <w:t>)</w:t>
      </w:r>
      <w:r w:rsidRPr="00874B9B">
        <w:rPr>
          <w:rFonts w:ascii="Arial" w:eastAsia="Times New Roman" w:hAnsi="Arial" w:cs="Arial"/>
          <w:bCs/>
        </w:rPr>
        <w:t xml:space="preserve"> BEDS</w:t>
      </w:r>
    </w:p>
    <w:p w14:paraId="7C5EFFC7" w14:textId="5EE2D411" w:rsidR="003F4957" w:rsidRPr="003D0A88" w:rsidRDefault="003F4957" w:rsidP="003F4957">
      <w:pPr>
        <w:spacing w:after="0" w:line="240" w:lineRule="auto"/>
        <w:ind w:right="90"/>
        <w:jc w:val="both"/>
        <w:rPr>
          <w:rFonts w:ascii="Times New Roman" w:eastAsia="Times New Roman" w:hAnsi="Times New Roman" w:cs="Times New Roman"/>
          <w:b/>
          <w:bCs/>
          <w:sz w:val="24"/>
          <w:szCs w:val="24"/>
        </w:rPr>
      </w:pPr>
    </w:p>
    <w:p w14:paraId="63877BF0" w14:textId="6701A2CE" w:rsidR="003F4957" w:rsidRPr="00874B9B" w:rsidRDefault="003F4957" w:rsidP="009402F3">
      <w:pPr>
        <w:numPr>
          <w:ilvl w:val="0"/>
          <w:numId w:val="1"/>
        </w:numPr>
        <w:spacing w:after="0" w:line="240" w:lineRule="auto"/>
        <w:ind w:right="90"/>
        <w:rPr>
          <w:rFonts w:ascii="Arial" w:eastAsia="Times New Roman" w:hAnsi="Arial" w:cs="Arial"/>
          <w:b/>
          <w:bCs/>
          <w:u w:val="single"/>
        </w:rPr>
      </w:pPr>
      <w:r w:rsidRPr="00874B9B">
        <w:rPr>
          <w:rFonts w:ascii="Arial" w:eastAsia="Times New Roman" w:hAnsi="Arial" w:cs="Arial"/>
          <w:b/>
          <w:bCs/>
          <w:u w:val="single"/>
        </w:rPr>
        <w:t>PURPOSE.</w:t>
      </w:r>
    </w:p>
    <w:p w14:paraId="66F6BD66" w14:textId="6B345E7B" w:rsidR="00BA7B03" w:rsidRPr="00874B9B" w:rsidRDefault="00BA7B03" w:rsidP="00BA7B03">
      <w:pPr>
        <w:spacing w:after="0" w:line="240" w:lineRule="auto"/>
        <w:rPr>
          <w:rFonts w:ascii="Arial" w:eastAsia="Times New Roman" w:hAnsi="Arial" w:cs="Arial"/>
        </w:rPr>
      </w:pPr>
      <w:bookmarkStart w:id="0" w:name="_Hlk131512374"/>
      <w:r w:rsidRPr="00874B9B">
        <w:rPr>
          <w:rFonts w:ascii="Arial" w:eastAsia="Times New Roman" w:hAnsi="Arial" w:cs="Arial"/>
        </w:rPr>
        <w:t xml:space="preserve">The </w:t>
      </w:r>
      <w:r w:rsidR="00DC5064" w:rsidRPr="00874B9B">
        <w:rPr>
          <w:rFonts w:ascii="Arial" w:eastAsia="Times New Roman" w:hAnsi="Arial" w:cs="Arial"/>
        </w:rPr>
        <w:t>VA Northeast Ohio Healthcare System (VANEOHS)</w:t>
      </w:r>
      <w:r w:rsidRPr="00874B9B">
        <w:rPr>
          <w:rFonts w:ascii="Arial" w:eastAsia="Times New Roman" w:hAnsi="Arial" w:cs="Arial"/>
        </w:rPr>
        <w:t xml:space="preserve"> require</w:t>
      </w:r>
      <w:r w:rsidR="002832EB" w:rsidRPr="00874B9B">
        <w:rPr>
          <w:rFonts w:ascii="Arial" w:hAnsi="Arial" w:cs="Arial"/>
        </w:rPr>
        <w:t>s</w:t>
      </w:r>
      <w:r w:rsidR="00D85E56" w:rsidRPr="00874B9B">
        <w:rPr>
          <w:rFonts w:ascii="Arial" w:hAnsi="Arial" w:cs="Arial"/>
        </w:rPr>
        <w:t xml:space="preserve"> a</w:t>
      </w:r>
      <w:r w:rsidR="002832EB" w:rsidRPr="00874B9B">
        <w:rPr>
          <w:rFonts w:ascii="Arial" w:hAnsi="Arial" w:cs="Arial"/>
        </w:rPr>
        <w:t xml:space="preserve"> </w:t>
      </w:r>
      <w:r w:rsidR="00D85E56" w:rsidRPr="00874B9B">
        <w:rPr>
          <w:rFonts w:ascii="Arial" w:hAnsi="Arial" w:cs="Arial"/>
        </w:rPr>
        <w:t>c</w:t>
      </w:r>
      <w:r w:rsidR="002832EB" w:rsidRPr="00874B9B">
        <w:rPr>
          <w:rFonts w:ascii="Arial" w:hAnsi="Arial" w:cs="Arial"/>
        </w:rPr>
        <w:t xml:space="preserve">ontractor to </w:t>
      </w:r>
      <w:r w:rsidR="006B3ACA" w:rsidRPr="00874B9B">
        <w:rPr>
          <w:rFonts w:ascii="Arial" w:hAnsi="Arial" w:cs="Arial"/>
        </w:rPr>
        <w:t>deliver services for</w:t>
      </w:r>
      <w:r w:rsidR="002832EB" w:rsidRPr="00874B9B">
        <w:rPr>
          <w:rFonts w:ascii="Arial" w:hAnsi="Arial" w:cs="Arial"/>
        </w:rPr>
        <w:t xml:space="preserve"> homeless veteran services </w:t>
      </w:r>
      <w:r w:rsidR="006B3ACA" w:rsidRPr="00874B9B">
        <w:rPr>
          <w:rFonts w:ascii="Arial" w:hAnsi="Arial" w:cs="Arial"/>
        </w:rPr>
        <w:t>using</w:t>
      </w:r>
      <w:r w:rsidR="002832EB" w:rsidRPr="00874B9B">
        <w:rPr>
          <w:rFonts w:ascii="Arial" w:hAnsi="Arial" w:cs="Arial"/>
        </w:rPr>
        <w:t xml:space="preserve"> a “Safe Haven” model of residential care</w:t>
      </w:r>
      <w:r w:rsidR="00046657" w:rsidRPr="00874B9B">
        <w:rPr>
          <w:rFonts w:ascii="Arial" w:hAnsi="Arial" w:cs="Arial"/>
        </w:rPr>
        <w:t xml:space="preserve">. </w:t>
      </w:r>
      <w:r w:rsidR="00434E7C" w:rsidRPr="00874B9B">
        <w:rPr>
          <w:rFonts w:ascii="Arial" w:hAnsi="Arial" w:cs="Arial"/>
        </w:rPr>
        <w:t xml:space="preserve">The facility </w:t>
      </w:r>
      <w:r w:rsidR="009B4157" w:rsidRPr="00874B9B">
        <w:rPr>
          <w:rFonts w:ascii="Arial" w:hAnsi="Arial" w:cs="Arial"/>
        </w:rPr>
        <w:t>preferably should</w:t>
      </w:r>
      <w:r w:rsidR="00624699" w:rsidRPr="00874B9B">
        <w:rPr>
          <w:rFonts w:ascii="Arial" w:hAnsi="Arial" w:cs="Arial"/>
        </w:rPr>
        <w:t xml:space="preserve"> be within </w:t>
      </w:r>
      <w:r w:rsidR="00380567" w:rsidRPr="00874B9B">
        <w:rPr>
          <w:rFonts w:ascii="Arial" w:hAnsi="Arial" w:cs="Arial"/>
        </w:rPr>
        <w:t>3</w:t>
      </w:r>
      <w:r w:rsidR="002832EB" w:rsidRPr="00874B9B">
        <w:rPr>
          <w:rFonts w:ascii="Arial" w:hAnsi="Arial" w:cs="Arial"/>
        </w:rPr>
        <w:t xml:space="preserve"> miles of the</w:t>
      </w:r>
      <w:r w:rsidR="00CA3BF4" w:rsidRPr="00874B9B">
        <w:rPr>
          <w:rFonts w:ascii="Arial" w:hAnsi="Arial" w:cs="Arial"/>
        </w:rPr>
        <w:t xml:space="preserve"> VA Community Based Outpatient Clinic (CBOC) </w:t>
      </w:r>
      <w:r w:rsidR="00592C6A" w:rsidRPr="00874B9B">
        <w:rPr>
          <w:rFonts w:ascii="Arial" w:hAnsi="Arial" w:cs="Arial"/>
        </w:rPr>
        <w:t>in Akron, Ohio (Summit County).</w:t>
      </w:r>
      <w:r w:rsidR="002832EB" w:rsidRPr="00874B9B">
        <w:rPr>
          <w:rFonts w:ascii="Arial" w:hAnsi="Arial" w:cs="Arial"/>
        </w:rPr>
        <w:t xml:space="preserve"> </w:t>
      </w:r>
      <w:r w:rsidR="006B2F3B" w:rsidRPr="00874B9B">
        <w:rPr>
          <w:rFonts w:ascii="Arial" w:hAnsi="Arial" w:cs="Arial"/>
        </w:rPr>
        <w:t xml:space="preserve">These services are part of the </w:t>
      </w:r>
      <w:r w:rsidR="00832916" w:rsidRPr="00874B9B">
        <w:rPr>
          <w:rFonts w:ascii="Arial" w:hAnsi="Arial" w:cs="Arial"/>
        </w:rPr>
        <w:t>community-based</w:t>
      </w:r>
      <w:r w:rsidR="006B2F3B" w:rsidRPr="00874B9B">
        <w:rPr>
          <w:rFonts w:ascii="Arial" w:hAnsi="Arial" w:cs="Arial"/>
        </w:rPr>
        <w:t xml:space="preserve"> Health Care for Homeless Veterans (HCHV</w:t>
      </w:r>
      <w:r w:rsidR="00B83BC3" w:rsidRPr="00874B9B">
        <w:rPr>
          <w:rFonts w:ascii="Arial" w:hAnsi="Arial" w:cs="Arial"/>
        </w:rPr>
        <w:t xml:space="preserve">) program. </w:t>
      </w:r>
      <w:r w:rsidR="00E87A15" w:rsidRPr="00874B9B">
        <w:rPr>
          <w:rFonts w:ascii="Arial" w:eastAsia="Times New Roman" w:hAnsi="Arial" w:cs="Arial"/>
        </w:rPr>
        <w:t xml:space="preserve">The goal of the HCHV program is to remove homeless Veterans from the street or habitation unfit for Veterans and place them in community-based, residential environments with sufficient supportive services to meet their needs and ultimately facilitate the improvement of their housing situation. </w:t>
      </w:r>
      <w:bookmarkEnd w:id="0"/>
    </w:p>
    <w:p w14:paraId="71341A68" w14:textId="77777777" w:rsidR="003F4957" w:rsidRPr="00566182" w:rsidRDefault="003F4957" w:rsidP="009402F3">
      <w:pPr>
        <w:spacing w:after="0" w:line="240" w:lineRule="auto"/>
        <w:ind w:right="90"/>
        <w:rPr>
          <w:rFonts w:ascii="Times New Roman" w:eastAsia="Times New Roman" w:hAnsi="Times New Roman" w:cs="Times New Roman"/>
          <w:sz w:val="24"/>
          <w:szCs w:val="24"/>
        </w:rPr>
      </w:pPr>
    </w:p>
    <w:p w14:paraId="76E5FE51" w14:textId="77777777" w:rsidR="003F4957" w:rsidRPr="00874B9B" w:rsidRDefault="003F4957" w:rsidP="009402F3">
      <w:pPr>
        <w:numPr>
          <w:ilvl w:val="0"/>
          <w:numId w:val="1"/>
        </w:numPr>
        <w:spacing w:after="0" w:line="240" w:lineRule="auto"/>
        <w:ind w:right="90"/>
        <w:rPr>
          <w:rFonts w:ascii="Arial" w:eastAsia="Times New Roman" w:hAnsi="Arial" w:cs="Arial"/>
          <w:b/>
          <w:u w:val="single"/>
        </w:rPr>
      </w:pPr>
      <w:r w:rsidRPr="00874B9B">
        <w:rPr>
          <w:rFonts w:ascii="Arial" w:eastAsia="Times New Roman" w:hAnsi="Arial" w:cs="Arial"/>
          <w:b/>
          <w:u w:val="single"/>
        </w:rPr>
        <w:t>BACKGROUND.</w:t>
      </w:r>
    </w:p>
    <w:p w14:paraId="4739D194" w14:textId="77777777" w:rsidR="00750708" w:rsidRPr="00874B9B" w:rsidRDefault="00320099" w:rsidP="009E7EEE">
      <w:pPr>
        <w:spacing w:after="0" w:line="240" w:lineRule="auto"/>
        <w:ind w:right="90"/>
        <w:rPr>
          <w:rStyle w:val="normaltextrun"/>
          <w:rFonts w:ascii="Arial" w:hAnsi="Arial" w:cs="Arial"/>
          <w:color w:val="000000"/>
          <w:shd w:val="clear" w:color="auto" w:fill="FFFFFF"/>
        </w:rPr>
      </w:pPr>
      <w:r w:rsidRPr="00874B9B">
        <w:rPr>
          <w:rStyle w:val="normaltextrun"/>
          <w:rFonts w:ascii="Arial" w:hAnsi="Arial" w:cs="Arial"/>
          <w:color w:val="000000"/>
          <w:shd w:val="clear" w:color="auto" w:fill="FFFFFF"/>
        </w:rPr>
        <w:t xml:space="preserve">Ending homelessness among Veterans is a national priority. </w:t>
      </w:r>
      <w:r w:rsidR="00FB48C9" w:rsidRPr="00874B9B">
        <w:rPr>
          <w:rStyle w:val="normaltextrun"/>
          <w:rFonts w:ascii="Arial" w:hAnsi="Arial" w:cs="Arial"/>
          <w:color w:val="000000"/>
          <w:shd w:val="clear" w:color="auto" w:fill="FFFFFF"/>
        </w:rPr>
        <w:t>The goals and plans for achieving this initiative were introduced by the D</w:t>
      </w:r>
      <w:r w:rsidR="007916EB" w:rsidRPr="00874B9B">
        <w:rPr>
          <w:rStyle w:val="normaltextrun"/>
          <w:rFonts w:ascii="Arial" w:hAnsi="Arial" w:cs="Arial"/>
          <w:color w:val="000000"/>
          <w:shd w:val="clear" w:color="auto" w:fill="FFFFFF"/>
        </w:rPr>
        <w:t xml:space="preserve">epartment of Veterans Affairs Secretary in November </w:t>
      </w:r>
      <w:r w:rsidR="009503AF" w:rsidRPr="00874B9B">
        <w:rPr>
          <w:rStyle w:val="normaltextrun"/>
          <w:rFonts w:ascii="Arial" w:hAnsi="Arial" w:cs="Arial"/>
          <w:color w:val="000000"/>
          <w:shd w:val="clear" w:color="auto" w:fill="FFFFFF"/>
        </w:rPr>
        <w:t xml:space="preserve">2009 at the National Summit on Ending Veterans Homelessness. </w:t>
      </w:r>
    </w:p>
    <w:p w14:paraId="358B251E" w14:textId="77777777" w:rsidR="00750708" w:rsidRPr="00874B9B" w:rsidRDefault="00750708" w:rsidP="009E7EEE">
      <w:pPr>
        <w:spacing w:after="0" w:line="240" w:lineRule="auto"/>
        <w:ind w:right="90"/>
        <w:rPr>
          <w:rStyle w:val="normaltextrun"/>
          <w:rFonts w:ascii="Arial" w:hAnsi="Arial" w:cs="Arial"/>
          <w:color w:val="000000"/>
          <w:shd w:val="clear" w:color="auto" w:fill="FFFFFF"/>
        </w:rPr>
      </w:pPr>
    </w:p>
    <w:p w14:paraId="6EA1D045" w14:textId="2BF8B450" w:rsidR="009350E0" w:rsidRPr="00874B9B" w:rsidRDefault="00750708" w:rsidP="009350E0">
      <w:pPr>
        <w:spacing w:after="0" w:line="240" w:lineRule="auto"/>
        <w:ind w:right="90"/>
        <w:rPr>
          <w:rFonts w:ascii="Arial" w:eastAsia="Times New Roman" w:hAnsi="Arial" w:cs="Arial"/>
        </w:rPr>
      </w:pPr>
      <w:r w:rsidRPr="00874B9B">
        <w:rPr>
          <w:rStyle w:val="normaltextrun"/>
          <w:rFonts w:ascii="Arial" w:hAnsi="Arial" w:cs="Arial"/>
          <w:color w:val="000000"/>
          <w:shd w:val="clear" w:color="auto" w:fill="FFFFFF"/>
        </w:rPr>
        <w:t xml:space="preserve">VANEOHS Healthcare for Homeless Veteran (HCHV) </w:t>
      </w:r>
      <w:r w:rsidR="00756B8F" w:rsidRPr="00874B9B">
        <w:rPr>
          <w:rStyle w:val="normaltextrun"/>
          <w:rFonts w:ascii="Arial" w:hAnsi="Arial" w:cs="Arial"/>
          <w:color w:val="000000"/>
          <w:shd w:val="clear" w:color="auto" w:fill="FFFFFF"/>
        </w:rPr>
        <w:t xml:space="preserve">Program is an essential and critical part of the VHA </w:t>
      </w:r>
      <w:r w:rsidR="00134FCF" w:rsidRPr="00874B9B">
        <w:rPr>
          <w:rStyle w:val="normaltextrun"/>
          <w:rFonts w:ascii="Arial" w:hAnsi="Arial" w:cs="Arial"/>
          <w:color w:val="000000"/>
          <w:shd w:val="clear" w:color="auto" w:fill="FFFFFF"/>
        </w:rPr>
        <w:t>and is vital for providing a gateway to VA and community supportive services for eligible Veterans who are homeless</w:t>
      </w:r>
      <w:r w:rsidR="00E41AEA" w:rsidRPr="00874B9B">
        <w:rPr>
          <w:rStyle w:val="normaltextrun"/>
          <w:rFonts w:ascii="Arial" w:hAnsi="Arial" w:cs="Arial"/>
          <w:color w:val="000000"/>
          <w:shd w:val="clear" w:color="auto" w:fill="FFFFFF"/>
        </w:rPr>
        <w:t xml:space="preserve">. </w:t>
      </w:r>
      <w:r w:rsidR="00157867" w:rsidRPr="00874B9B">
        <w:rPr>
          <w:rFonts w:ascii="Arial" w:eastAsia="Times New Roman" w:hAnsi="Arial" w:cs="Arial"/>
        </w:rPr>
        <w:t xml:space="preserve">The purpose of this solicitation is to obtain offers from Contractors in </w:t>
      </w:r>
      <w:r w:rsidR="00B71692" w:rsidRPr="00874B9B">
        <w:rPr>
          <w:rFonts w:ascii="Arial" w:eastAsia="Times New Roman" w:hAnsi="Arial" w:cs="Arial"/>
        </w:rPr>
        <w:t>Akron, OH</w:t>
      </w:r>
      <w:r w:rsidR="00157867" w:rsidRPr="00874B9B">
        <w:rPr>
          <w:rFonts w:ascii="Arial" w:eastAsia="Times New Roman" w:hAnsi="Arial" w:cs="Arial"/>
        </w:rPr>
        <w:t xml:space="preserve"> who can provide </w:t>
      </w:r>
      <w:r w:rsidR="00874B9B" w:rsidRPr="00874B9B">
        <w:rPr>
          <w:rFonts w:ascii="Arial" w:eastAsia="Times New Roman" w:hAnsi="Arial" w:cs="Arial"/>
        </w:rPr>
        <w:t>housing</w:t>
      </w:r>
      <w:r w:rsidR="00157867" w:rsidRPr="00874B9B">
        <w:rPr>
          <w:rFonts w:ascii="Arial" w:eastAsia="Times New Roman" w:hAnsi="Arial" w:cs="Arial"/>
        </w:rPr>
        <w:t xml:space="preserve"> and supportive services to Homeless Veterans in community-based Contracte</w:t>
      </w:r>
      <w:r w:rsidR="006C3DBF" w:rsidRPr="00874B9B">
        <w:rPr>
          <w:rFonts w:ascii="Arial" w:eastAsia="Times New Roman" w:hAnsi="Arial" w:cs="Arial"/>
        </w:rPr>
        <w:t>d</w:t>
      </w:r>
      <w:r w:rsidR="00DC2D9A" w:rsidRPr="00874B9B">
        <w:rPr>
          <w:rFonts w:ascii="Arial" w:eastAsia="Times New Roman" w:hAnsi="Arial" w:cs="Arial"/>
        </w:rPr>
        <w:t xml:space="preserve"> Emergency</w:t>
      </w:r>
      <w:r w:rsidR="006C3DBF" w:rsidRPr="00874B9B">
        <w:rPr>
          <w:rFonts w:ascii="Arial" w:eastAsia="Times New Roman" w:hAnsi="Arial" w:cs="Arial"/>
        </w:rPr>
        <w:t xml:space="preserve"> </w:t>
      </w:r>
      <w:r w:rsidR="00157867" w:rsidRPr="00874B9B">
        <w:rPr>
          <w:rFonts w:ascii="Arial" w:eastAsia="Times New Roman" w:hAnsi="Arial" w:cs="Arial"/>
        </w:rPr>
        <w:t>Residential Services (C</w:t>
      </w:r>
      <w:r w:rsidR="00DC2D9A" w:rsidRPr="00874B9B">
        <w:rPr>
          <w:rFonts w:ascii="Arial" w:eastAsia="Times New Roman" w:hAnsi="Arial" w:cs="Arial"/>
        </w:rPr>
        <w:t>E</w:t>
      </w:r>
      <w:r w:rsidR="00157867" w:rsidRPr="00874B9B">
        <w:rPr>
          <w:rFonts w:ascii="Arial" w:eastAsia="Times New Roman" w:hAnsi="Arial" w:cs="Arial"/>
        </w:rPr>
        <w:t xml:space="preserve">RS) facilities offering a safe and secure environment that supports their goals for recovery from homelessness. The Contractor shall be required to provide a therapeutic and rehabilitative milieu and attendant services targeting the underlying factors contributing to homelessness.  The Contractor shall not be required to provide detoxification or other hospital level treatment. </w:t>
      </w:r>
    </w:p>
    <w:p w14:paraId="6758CE1D" w14:textId="77777777" w:rsidR="009350E0" w:rsidRPr="00874B9B" w:rsidRDefault="009350E0" w:rsidP="009350E0">
      <w:pPr>
        <w:spacing w:after="0" w:line="240" w:lineRule="auto"/>
        <w:ind w:right="90"/>
        <w:rPr>
          <w:rFonts w:ascii="Arial" w:eastAsia="Times New Roman" w:hAnsi="Arial" w:cs="Arial"/>
        </w:rPr>
      </w:pPr>
    </w:p>
    <w:p w14:paraId="65CC5CA2" w14:textId="7E095FDF" w:rsidR="000B73E7" w:rsidRPr="00874B9B" w:rsidRDefault="00422E07" w:rsidP="001D1F77">
      <w:pPr>
        <w:pStyle w:val="ListParagraph"/>
        <w:numPr>
          <w:ilvl w:val="0"/>
          <w:numId w:val="1"/>
        </w:numPr>
        <w:spacing w:after="0" w:line="240" w:lineRule="auto"/>
        <w:ind w:right="90"/>
        <w:rPr>
          <w:rFonts w:ascii="Arial" w:eastAsia="Times New Roman" w:hAnsi="Arial" w:cs="Arial"/>
        </w:rPr>
      </w:pPr>
      <w:r w:rsidRPr="00874B9B">
        <w:rPr>
          <w:rFonts w:ascii="Arial" w:hAnsi="Arial" w:cs="Arial"/>
          <w:b/>
          <w:caps/>
          <w:u w:val="single"/>
        </w:rPr>
        <w:t xml:space="preserve">guidelines for services:  </w:t>
      </w:r>
    </w:p>
    <w:p w14:paraId="50D3CB60" w14:textId="21FF8506" w:rsidR="009350E0" w:rsidRPr="00874B9B" w:rsidRDefault="00422E07" w:rsidP="005D17B1">
      <w:pPr>
        <w:rPr>
          <w:rFonts w:ascii="Arial" w:hAnsi="Arial" w:cs="Arial"/>
        </w:rPr>
      </w:pPr>
      <w:r w:rsidRPr="00874B9B">
        <w:rPr>
          <w:rFonts w:ascii="Arial" w:hAnsi="Arial" w:cs="Arial"/>
        </w:rPr>
        <w:t xml:space="preserve">The Contractor must provide a safe environment for all Veterans consistent with the Safe Haven model of housing and services. The Contractor will offer a low-demand environment with a minimum set of rules designed to re-establish trust in the chronically homeless Veteran and engage the Veteran in needed treatment services. </w:t>
      </w:r>
      <w:proofErr w:type="gramStart"/>
      <w:r w:rsidRPr="00874B9B">
        <w:rPr>
          <w:rFonts w:ascii="Arial" w:hAnsi="Arial" w:cs="Arial"/>
        </w:rPr>
        <w:t>Contractor</w:t>
      </w:r>
      <w:proofErr w:type="gramEnd"/>
      <w:r w:rsidRPr="00874B9B">
        <w:rPr>
          <w:rFonts w:ascii="Arial" w:hAnsi="Arial" w:cs="Arial"/>
        </w:rPr>
        <w:t xml:space="preserve"> must have written policies and procedures in place that address the following concerns and situations:  </w:t>
      </w:r>
    </w:p>
    <w:p w14:paraId="146174FE" w14:textId="77777777" w:rsidR="00047A99" w:rsidRPr="00874B9B" w:rsidRDefault="00422E07" w:rsidP="00047A99">
      <w:pPr>
        <w:pStyle w:val="ListParagraph"/>
        <w:numPr>
          <w:ilvl w:val="0"/>
          <w:numId w:val="33"/>
        </w:numPr>
        <w:rPr>
          <w:rFonts w:ascii="Arial" w:hAnsi="Arial" w:cs="Arial"/>
        </w:rPr>
      </w:pPr>
      <w:r w:rsidRPr="00874B9B">
        <w:rPr>
          <w:rFonts w:ascii="Arial" w:hAnsi="Arial" w:cs="Arial"/>
        </w:rPr>
        <w:t>Acceptance of treatment cannot be a condition of admission or continued stay</w:t>
      </w:r>
      <w:r w:rsidR="00A245C0" w:rsidRPr="00874B9B">
        <w:rPr>
          <w:rFonts w:ascii="Arial" w:hAnsi="Arial" w:cs="Arial"/>
        </w:rPr>
        <w:t>.</w:t>
      </w:r>
      <w:r w:rsidRPr="00874B9B">
        <w:rPr>
          <w:rFonts w:ascii="Arial" w:hAnsi="Arial" w:cs="Arial"/>
        </w:rPr>
        <w:t xml:space="preserve"> </w:t>
      </w:r>
    </w:p>
    <w:p w14:paraId="2E6388DC" w14:textId="77777777" w:rsidR="00E970F9" w:rsidRPr="00874B9B" w:rsidRDefault="00422E07" w:rsidP="00047A99">
      <w:pPr>
        <w:pStyle w:val="ListParagraph"/>
        <w:numPr>
          <w:ilvl w:val="0"/>
          <w:numId w:val="33"/>
        </w:numPr>
        <w:rPr>
          <w:rFonts w:ascii="Arial" w:hAnsi="Arial" w:cs="Arial"/>
        </w:rPr>
      </w:pPr>
      <w:r w:rsidRPr="00874B9B">
        <w:rPr>
          <w:rFonts w:ascii="Arial" w:hAnsi="Arial" w:cs="Arial"/>
        </w:rPr>
        <w:t>Medication adherence or compliance cannot be a condition of admission or continued stay</w:t>
      </w:r>
      <w:r w:rsidR="00A245C0" w:rsidRPr="00874B9B">
        <w:rPr>
          <w:rFonts w:ascii="Arial" w:hAnsi="Arial" w:cs="Arial"/>
        </w:rPr>
        <w:t>.</w:t>
      </w:r>
    </w:p>
    <w:p w14:paraId="2F60FC89" w14:textId="77777777" w:rsidR="00E970F9" w:rsidRPr="00874B9B" w:rsidRDefault="00422E07" w:rsidP="00E970F9">
      <w:pPr>
        <w:pStyle w:val="ListParagraph"/>
        <w:numPr>
          <w:ilvl w:val="0"/>
          <w:numId w:val="33"/>
        </w:numPr>
        <w:rPr>
          <w:rFonts w:ascii="Arial" w:hAnsi="Arial" w:cs="Arial"/>
        </w:rPr>
      </w:pPr>
      <w:r w:rsidRPr="00874B9B">
        <w:rPr>
          <w:rFonts w:ascii="Arial" w:hAnsi="Arial" w:cs="Arial"/>
        </w:rPr>
        <w:t>Abstinence from alcohol or drugs cannot be a condition of admission or continued stay</w:t>
      </w:r>
      <w:r w:rsidR="003B427D" w:rsidRPr="00874B9B">
        <w:rPr>
          <w:rFonts w:ascii="Arial" w:hAnsi="Arial" w:cs="Arial"/>
        </w:rPr>
        <w:t>.</w:t>
      </w:r>
      <w:r w:rsidRPr="00874B9B">
        <w:rPr>
          <w:rFonts w:ascii="Arial" w:hAnsi="Arial" w:cs="Arial"/>
        </w:rPr>
        <w:t xml:space="preserve"> Infractions of rules should be used as opportunities for engagement</w:t>
      </w:r>
      <w:r w:rsidR="009E72B9" w:rsidRPr="00874B9B">
        <w:rPr>
          <w:rFonts w:ascii="Arial" w:hAnsi="Arial" w:cs="Arial"/>
        </w:rPr>
        <w:t>.</w:t>
      </w:r>
    </w:p>
    <w:p w14:paraId="0B91E1C0" w14:textId="77777777" w:rsidR="00E970F9" w:rsidRPr="00874B9B" w:rsidRDefault="00422E07" w:rsidP="00E970F9">
      <w:pPr>
        <w:pStyle w:val="ListParagraph"/>
        <w:numPr>
          <w:ilvl w:val="0"/>
          <w:numId w:val="33"/>
        </w:numPr>
        <w:rPr>
          <w:rFonts w:ascii="Arial" w:hAnsi="Arial" w:cs="Arial"/>
        </w:rPr>
      </w:pPr>
      <w:r w:rsidRPr="00874B9B">
        <w:rPr>
          <w:rFonts w:ascii="Arial" w:hAnsi="Arial" w:cs="Arial"/>
        </w:rPr>
        <w:t xml:space="preserve">Management of suspected or known drug or alcohol use or </w:t>
      </w:r>
      <w:proofErr w:type="gramStart"/>
      <w:r w:rsidRPr="00874B9B">
        <w:rPr>
          <w:rFonts w:ascii="Arial" w:hAnsi="Arial" w:cs="Arial"/>
        </w:rPr>
        <w:t>relapse</w:t>
      </w:r>
      <w:proofErr w:type="gramEnd"/>
      <w:r w:rsidRPr="00874B9B">
        <w:rPr>
          <w:rFonts w:ascii="Arial" w:hAnsi="Arial" w:cs="Arial"/>
        </w:rPr>
        <w:t xml:space="preserve"> by one or more Veterans and interventions based on the Safe Haven model including Motivational Interviewing and Harm Reduction</w:t>
      </w:r>
      <w:r w:rsidR="00A245C0" w:rsidRPr="00874B9B">
        <w:rPr>
          <w:rFonts w:ascii="Arial" w:hAnsi="Arial" w:cs="Arial"/>
        </w:rPr>
        <w:t>.</w:t>
      </w:r>
      <w:r w:rsidRPr="00874B9B">
        <w:rPr>
          <w:rFonts w:ascii="Arial" w:hAnsi="Arial" w:cs="Arial"/>
        </w:rPr>
        <w:t xml:space="preserve"> </w:t>
      </w:r>
    </w:p>
    <w:p w14:paraId="1904E6A9" w14:textId="77777777" w:rsidR="00E970F9" w:rsidRPr="00874B9B" w:rsidRDefault="00422E07" w:rsidP="00E970F9">
      <w:pPr>
        <w:pStyle w:val="ListParagraph"/>
        <w:numPr>
          <w:ilvl w:val="0"/>
          <w:numId w:val="33"/>
        </w:numPr>
        <w:rPr>
          <w:rFonts w:ascii="Arial" w:hAnsi="Arial" w:cs="Arial"/>
        </w:rPr>
      </w:pPr>
      <w:r w:rsidRPr="00874B9B">
        <w:rPr>
          <w:rFonts w:ascii="Arial" w:hAnsi="Arial" w:cs="Arial"/>
        </w:rPr>
        <w:t xml:space="preserve">On-site contraband, weapons, drug or alcohol related paraphernalia (i.e., found alcohol, drugs, drug “works”, etc.) and utilize interventions based on the Safe Haven </w:t>
      </w:r>
      <w:proofErr w:type="gramStart"/>
      <w:r w:rsidRPr="00874B9B">
        <w:rPr>
          <w:rFonts w:ascii="Arial" w:hAnsi="Arial" w:cs="Arial"/>
        </w:rPr>
        <w:t>model;</w:t>
      </w:r>
      <w:proofErr w:type="gramEnd"/>
      <w:r w:rsidRPr="00874B9B">
        <w:rPr>
          <w:rFonts w:ascii="Arial" w:hAnsi="Arial" w:cs="Arial"/>
        </w:rPr>
        <w:t xml:space="preserve"> </w:t>
      </w:r>
    </w:p>
    <w:p w14:paraId="4BCB1076" w14:textId="77777777" w:rsidR="00E970F9" w:rsidRPr="00874B9B" w:rsidRDefault="00422E07" w:rsidP="00E970F9">
      <w:pPr>
        <w:pStyle w:val="ListParagraph"/>
        <w:numPr>
          <w:ilvl w:val="0"/>
          <w:numId w:val="33"/>
        </w:numPr>
        <w:rPr>
          <w:rFonts w:ascii="Arial" w:hAnsi="Arial" w:cs="Arial"/>
        </w:rPr>
      </w:pPr>
      <w:r w:rsidRPr="00874B9B">
        <w:rPr>
          <w:rFonts w:ascii="Arial" w:hAnsi="Arial" w:cs="Arial"/>
        </w:rPr>
        <w:t>Safe prescription medication storage and handling, including specific provisions for prescribed controlled substances</w:t>
      </w:r>
      <w:r w:rsidR="00A245C0" w:rsidRPr="00874B9B">
        <w:rPr>
          <w:rFonts w:ascii="Arial" w:hAnsi="Arial" w:cs="Arial"/>
        </w:rPr>
        <w:t>.</w:t>
      </w:r>
    </w:p>
    <w:p w14:paraId="5E7B3568" w14:textId="77777777" w:rsidR="00E970F9" w:rsidRPr="00874B9B" w:rsidRDefault="00422E07" w:rsidP="00E970F9">
      <w:pPr>
        <w:pStyle w:val="ListParagraph"/>
        <w:numPr>
          <w:ilvl w:val="0"/>
          <w:numId w:val="33"/>
        </w:numPr>
        <w:rPr>
          <w:rFonts w:ascii="Arial" w:hAnsi="Arial" w:cs="Arial"/>
        </w:rPr>
      </w:pPr>
      <w:r w:rsidRPr="00874B9B">
        <w:rPr>
          <w:rFonts w:ascii="Arial" w:hAnsi="Arial" w:cs="Arial"/>
        </w:rPr>
        <w:lastRenderedPageBreak/>
        <w:t>Room inspections, including methods and frequency to be tracked in a log and available for review by VA staff upon request</w:t>
      </w:r>
      <w:r w:rsidR="00A245C0" w:rsidRPr="00874B9B">
        <w:rPr>
          <w:rFonts w:ascii="Arial" w:hAnsi="Arial" w:cs="Arial"/>
        </w:rPr>
        <w:t>.</w:t>
      </w:r>
    </w:p>
    <w:p w14:paraId="2732CC42" w14:textId="77777777" w:rsidR="00E970F9" w:rsidRPr="00874B9B" w:rsidRDefault="00422E07" w:rsidP="00E970F9">
      <w:pPr>
        <w:pStyle w:val="ListParagraph"/>
        <w:numPr>
          <w:ilvl w:val="0"/>
          <w:numId w:val="33"/>
        </w:numPr>
        <w:rPr>
          <w:rFonts w:ascii="Arial" w:hAnsi="Arial" w:cs="Arial"/>
        </w:rPr>
      </w:pPr>
      <w:r w:rsidRPr="00874B9B">
        <w:rPr>
          <w:rFonts w:ascii="Arial" w:hAnsi="Arial" w:cs="Arial"/>
        </w:rPr>
        <w:t>Grievance process to address Veteran complaints with time frames for responses from the Contractor’s program/facility management</w:t>
      </w:r>
      <w:r w:rsidR="00A245C0" w:rsidRPr="00874B9B">
        <w:rPr>
          <w:rFonts w:ascii="Arial" w:hAnsi="Arial" w:cs="Arial"/>
        </w:rPr>
        <w:t>.</w:t>
      </w:r>
    </w:p>
    <w:p w14:paraId="46E380DE" w14:textId="77777777" w:rsidR="00E970F9" w:rsidRPr="00874B9B" w:rsidRDefault="00422E07" w:rsidP="00E970F9">
      <w:pPr>
        <w:pStyle w:val="ListParagraph"/>
        <w:numPr>
          <w:ilvl w:val="0"/>
          <w:numId w:val="33"/>
        </w:numPr>
        <w:rPr>
          <w:rFonts w:ascii="Arial" w:hAnsi="Arial" w:cs="Arial"/>
        </w:rPr>
      </w:pPr>
      <w:r w:rsidRPr="00874B9B">
        <w:rPr>
          <w:rFonts w:ascii="Arial" w:hAnsi="Arial" w:cs="Arial"/>
        </w:rPr>
        <w:t>Client abandonment of belongings in the facility, including time frames and procedures for disposal</w:t>
      </w:r>
      <w:r w:rsidR="00A245C0" w:rsidRPr="00874B9B">
        <w:rPr>
          <w:rFonts w:ascii="Arial" w:hAnsi="Arial" w:cs="Arial"/>
        </w:rPr>
        <w:t>.</w:t>
      </w:r>
    </w:p>
    <w:p w14:paraId="342FB2C4" w14:textId="77777777" w:rsidR="00E970F9" w:rsidRPr="00874B9B" w:rsidRDefault="00422E07" w:rsidP="00E970F9">
      <w:pPr>
        <w:pStyle w:val="ListParagraph"/>
        <w:numPr>
          <w:ilvl w:val="0"/>
          <w:numId w:val="33"/>
        </w:numPr>
        <w:rPr>
          <w:rFonts w:ascii="Arial" w:hAnsi="Arial" w:cs="Arial"/>
        </w:rPr>
      </w:pPr>
      <w:proofErr w:type="gramStart"/>
      <w:r w:rsidRPr="00874B9B">
        <w:rPr>
          <w:rFonts w:ascii="Arial" w:hAnsi="Arial" w:cs="Arial"/>
        </w:rPr>
        <w:t>Process</w:t>
      </w:r>
      <w:proofErr w:type="gramEnd"/>
      <w:r w:rsidRPr="00874B9B">
        <w:rPr>
          <w:rFonts w:ascii="Arial" w:hAnsi="Arial" w:cs="Arial"/>
        </w:rPr>
        <w:t xml:space="preserve"> to elicit client satisfaction with the facility and onsite services, including information collection methods and frequency, and process for utilizing the information for continual performance improvement purposes</w:t>
      </w:r>
      <w:r w:rsidR="00A245C0" w:rsidRPr="00874B9B">
        <w:rPr>
          <w:rFonts w:ascii="Arial" w:hAnsi="Arial" w:cs="Arial"/>
        </w:rPr>
        <w:t>.</w:t>
      </w:r>
    </w:p>
    <w:p w14:paraId="3937761B" w14:textId="11CC4579" w:rsidR="00422E07" w:rsidRPr="00874B9B" w:rsidRDefault="00422E07" w:rsidP="00E970F9">
      <w:pPr>
        <w:pStyle w:val="ListParagraph"/>
        <w:numPr>
          <w:ilvl w:val="0"/>
          <w:numId w:val="33"/>
        </w:numPr>
        <w:rPr>
          <w:rFonts w:ascii="Arial" w:hAnsi="Arial" w:cs="Arial"/>
        </w:rPr>
      </w:pPr>
      <w:r w:rsidRPr="00874B9B">
        <w:rPr>
          <w:rFonts w:ascii="Arial" w:hAnsi="Arial" w:cs="Arial"/>
        </w:rPr>
        <w:t xml:space="preserve">Procedure for medical records request by veteran with specifics regarding re-release of information. </w:t>
      </w:r>
    </w:p>
    <w:p w14:paraId="57C5ED72" w14:textId="4F2EE113" w:rsidR="00422E07" w:rsidRPr="00874B9B" w:rsidRDefault="00422E07" w:rsidP="00E27D54">
      <w:pPr>
        <w:spacing w:after="120" w:line="240" w:lineRule="auto"/>
        <w:rPr>
          <w:rFonts w:ascii="Arial" w:hAnsi="Arial" w:cs="Arial"/>
        </w:rPr>
      </w:pPr>
      <w:r w:rsidRPr="00874B9B">
        <w:rPr>
          <w:rFonts w:ascii="Arial" w:hAnsi="Arial" w:cs="Arial"/>
        </w:rPr>
        <w:t>These policies and procedures must be communicated to Veterans both verbally and in writing in a manner that is understandable within 72 business hours of admission to the facility.  This communication must be documented in the Veteran’s client record.</w:t>
      </w:r>
    </w:p>
    <w:p w14:paraId="456E64AA" w14:textId="1FA8FB2C" w:rsidR="00422E07" w:rsidRPr="00874B9B" w:rsidRDefault="00422E07" w:rsidP="00E27D54">
      <w:pPr>
        <w:pStyle w:val="ListParagraph"/>
        <w:spacing w:after="120" w:line="240" w:lineRule="auto"/>
        <w:ind w:left="0"/>
        <w:rPr>
          <w:rFonts w:ascii="Arial" w:hAnsi="Arial" w:cs="Arial"/>
        </w:rPr>
      </w:pPr>
      <w:r w:rsidRPr="00874B9B">
        <w:rPr>
          <w:rFonts w:ascii="Arial" w:hAnsi="Arial" w:cs="Arial"/>
        </w:rPr>
        <w:t xml:space="preserve">House rules and expectations should be kept to a minimum, be simple, and should focus on safety of the Veterans and staff.  Most Veterans may have had difficulty in the past adhering to settings where strict rules are applied.  The rules should reward positive behavior, be enforceable, relate to the living situation, provide for safety of the Veterans and provide opportunities for engagement.  Veterans will not be discharged for the use of alcohol or drugs.  Many of the Veterans that this program will target have failed programs in the past for their inability to stay clean and sober.  Maintaining housing stability will be the primary goal for each Veteran.  To provide for the safety of the Veteran(s), the Contractor must have written policies and procedures in place that clearly indicate the following are prohibited:  </w:t>
      </w:r>
    </w:p>
    <w:p w14:paraId="34A076F9" w14:textId="77777777" w:rsidR="00EB5B39" w:rsidRPr="00874B9B" w:rsidRDefault="00EB5B39" w:rsidP="00E27D54">
      <w:pPr>
        <w:pStyle w:val="ListParagraph"/>
        <w:spacing w:after="120" w:line="240" w:lineRule="auto"/>
        <w:ind w:left="0"/>
        <w:rPr>
          <w:rFonts w:ascii="Arial" w:hAnsi="Arial" w:cs="Arial"/>
        </w:rPr>
      </w:pPr>
    </w:p>
    <w:p w14:paraId="3718952A" w14:textId="77777777" w:rsidR="00422E07" w:rsidRPr="00874B9B" w:rsidRDefault="00422E07" w:rsidP="005D17B1">
      <w:pPr>
        <w:pStyle w:val="ListParagraph"/>
        <w:numPr>
          <w:ilvl w:val="0"/>
          <w:numId w:val="35"/>
        </w:numPr>
        <w:spacing w:after="120" w:line="240" w:lineRule="auto"/>
        <w:rPr>
          <w:rFonts w:ascii="Arial" w:hAnsi="Arial" w:cs="Arial"/>
        </w:rPr>
      </w:pPr>
      <w:r w:rsidRPr="00874B9B">
        <w:rPr>
          <w:rFonts w:ascii="Arial" w:hAnsi="Arial" w:cs="Arial"/>
        </w:rPr>
        <w:t xml:space="preserve">Dealing or use of illicit drugs/alcohol at the </w:t>
      </w:r>
      <w:proofErr w:type="gramStart"/>
      <w:r w:rsidRPr="00874B9B">
        <w:rPr>
          <w:rFonts w:ascii="Arial" w:hAnsi="Arial" w:cs="Arial"/>
        </w:rPr>
        <w:t>facility;</w:t>
      </w:r>
      <w:proofErr w:type="gramEnd"/>
      <w:r w:rsidRPr="00874B9B">
        <w:rPr>
          <w:rFonts w:ascii="Arial" w:hAnsi="Arial" w:cs="Arial"/>
        </w:rPr>
        <w:t xml:space="preserve"> </w:t>
      </w:r>
    </w:p>
    <w:p w14:paraId="451F4A11" w14:textId="77777777" w:rsidR="00422E07" w:rsidRPr="00874B9B" w:rsidRDefault="00422E07" w:rsidP="005D17B1">
      <w:pPr>
        <w:pStyle w:val="ListParagraph"/>
        <w:numPr>
          <w:ilvl w:val="0"/>
          <w:numId w:val="35"/>
        </w:numPr>
        <w:spacing w:after="120" w:line="240" w:lineRule="auto"/>
        <w:rPr>
          <w:rFonts w:ascii="Arial" w:hAnsi="Arial" w:cs="Arial"/>
        </w:rPr>
      </w:pPr>
      <w:r w:rsidRPr="00874B9B">
        <w:rPr>
          <w:rFonts w:ascii="Arial" w:hAnsi="Arial" w:cs="Arial"/>
        </w:rPr>
        <w:t xml:space="preserve">Buying or selling of alcohol or drugs in the </w:t>
      </w:r>
      <w:proofErr w:type="gramStart"/>
      <w:r w:rsidRPr="00874B9B">
        <w:rPr>
          <w:rFonts w:ascii="Arial" w:hAnsi="Arial" w:cs="Arial"/>
        </w:rPr>
        <w:t>facility;</w:t>
      </w:r>
      <w:proofErr w:type="gramEnd"/>
      <w:r w:rsidRPr="00874B9B">
        <w:rPr>
          <w:rFonts w:ascii="Arial" w:hAnsi="Arial" w:cs="Arial"/>
        </w:rPr>
        <w:t xml:space="preserve"> </w:t>
      </w:r>
    </w:p>
    <w:p w14:paraId="5C6957E6" w14:textId="77777777" w:rsidR="00422E07" w:rsidRPr="00874B9B" w:rsidRDefault="00422E07" w:rsidP="005D17B1">
      <w:pPr>
        <w:pStyle w:val="ListParagraph"/>
        <w:numPr>
          <w:ilvl w:val="0"/>
          <w:numId w:val="35"/>
        </w:numPr>
        <w:spacing w:after="120" w:line="240" w:lineRule="auto"/>
        <w:rPr>
          <w:rFonts w:ascii="Arial" w:hAnsi="Arial" w:cs="Arial"/>
        </w:rPr>
      </w:pPr>
      <w:r w:rsidRPr="00874B9B">
        <w:rPr>
          <w:rFonts w:ascii="Arial" w:hAnsi="Arial" w:cs="Arial"/>
        </w:rPr>
        <w:t>Sexual activity between Veterans (including kissing and holding hands</w:t>
      </w:r>
      <w:proofErr w:type="gramStart"/>
      <w:r w:rsidRPr="00874B9B">
        <w:rPr>
          <w:rFonts w:ascii="Arial" w:hAnsi="Arial" w:cs="Arial"/>
        </w:rPr>
        <w:t>);</w:t>
      </w:r>
      <w:proofErr w:type="gramEnd"/>
      <w:r w:rsidRPr="00874B9B">
        <w:rPr>
          <w:rFonts w:ascii="Arial" w:hAnsi="Arial" w:cs="Arial"/>
        </w:rPr>
        <w:t xml:space="preserve"> </w:t>
      </w:r>
    </w:p>
    <w:p w14:paraId="505DF7B5" w14:textId="77777777" w:rsidR="00422E07" w:rsidRPr="00874B9B" w:rsidRDefault="00422E07" w:rsidP="005D17B1">
      <w:pPr>
        <w:pStyle w:val="ListParagraph"/>
        <w:numPr>
          <w:ilvl w:val="0"/>
          <w:numId w:val="35"/>
        </w:numPr>
        <w:spacing w:after="120" w:line="240" w:lineRule="auto"/>
        <w:rPr>
          <w:rFonts w:ascii="Arial" w:hAnsi="Arial" w:cs="Arial"/>
        </w:rPr>
      </w:pPr>
      <w:r w:rsidRPr="00874B9B">
        <w:rPr>
          <w:rFonts w:ascii="Arial" w:hAnsi="Arial" w:cs="Arial"/>
        </w:rPr>
        <w:t xml:space="preserve">Violence or threat of violence toward Veterans or facility </w:t>
      </w:r>
      <w:proofErr w:type="gramStart"/>
      <w:r w:rsidRPr="00874B9B">
        <w:rPr>
          <w:rFonts w:ascii="Arial" w:hAnsi="Arial" w:cs="Arial"/>
        </w:rPr>
        <w:t>staff;</w:t>
      </w:r>
      <w:proofErr w:type="gramEnd"/>
      <w:r w:rsidRPr="00874B9B">
        <w:rPr>
          <w:rFonts w:ascii="Arial" w:hAnsi="Arial" w:cs="Arial"/>
        </w:rPr>
        <w:t xml:space="preserve"> </w:t>
      </w:r>
    </w:p>
    <w:p w14:paraId="3FF4BCD6" w14:textId="77777777" w:rsidR="00422E07" w:rsidRPr="00874B9B" w:rsidRDefault="00422E07" w:rsidP="005D17B1">
      <w:pPr>
        <w:pStyle w:val="ListParagraph"/>
        <w:numPr>
          <w:ilvl w:val="0"/>
          <w:numId w:val="35"/>
        </w:numPr>
        <w:spacing w:after="120" w:line="240" w:lineRule="auto"/>
        <w:rPr>
          <w:rFonts w:ascii="Arial" w:hAnsi="Arial" w:cs="Arial"/>
        </w:rPr>
      </w:pPr>
      <w:r w:rsidRPr="00874B9B">
        <w:rPr>
          <w:rFonts w:ascii="Arial" w:hAnsi="Arial" w:cs="Arial"/>
        </w:rPr>
        <w:t xml:space="preserve">Destruction of facility </w:t>
      </w:r>
      <w:proofErr w:type="gramStart"/>
      <w:r w:rsidRPr="00874B9B">
        <w:rPr>
          <w:rFonts w:ascii="Arial" w:hAnsi="Arial" w:cs="Arial"/>
        </w:rPr>
        <w:t>property;</w:t>
      </w:r>
      <w:proofErr w:type="gramEnd"/>
      <w:r w:rsidRPr="00874B9B">
        <w:rPr>
          <w:rFonts w:ascii="Arial" w:hAnsi="Arial" w:cs="Arial"/>
        </w:rPr>
        <w:t xml:space="preserve"> </w:t>
      </w:r>
    </w:p>
    <w:p w14:paraId="2AFD2EAB" w14:textId="77777777" w:rsidR="00422E07" w:rsidRPr="00874B9B" w:rsidRDefault="00422E07" w:rsidP="005D17B1">
      <w:pPr>
        <w:pStyle w:val="ListParagraph"/>
        <w:numPr>
          <w:ilvl w:val="0"/>
          <w:numId w:val="35"/>
        </w:numPr>
        <w:spacing w:after="120" w:line="240" w:lineRule="auto"/>
        <w:rPr>
          <w:rFonts w:ascii="Arial" w:hAnsi="Arial" w:cs="Arial"/>
        </w:rPr>
      </w:pPr>
      <w:r w:rsidRPr="00874B9B">
        <w:rPr>
          <w:rFonts w:ascii="Arial" w:hAnsi="Arial" w:cs="Arial"/>
        </w:rPr>
        <w:t>Possession of weapons.</w:t>
      </w:r>
    </w:p>
    <w:p w14:paraId="4DF41031" w14:textId="77777777" w:rsidR="00422E07" w:rsidRPr="00874B9B" w:rsidRDefault="00422E07" w:rsidP="00422E07">
      <w:pPr>
        <w:pStyle w:val="ListParagraph"/>
        <w:spacing w:after="120" w:line="240" w:lineRule="auto"/>
        <w:ind w:left="0"/>
        <w:rPr>
          <w:rFonts w:ascii="Arial" w:hAnsi="Arial" w:cs="Arial"/>
        </w:rPr>
      </w:pPr>
    </w:p>
    <w:p w14:paraId="271DF8E0" w14:textId="180C945E" w:rsidR="00422E07" w:rsidRPr="00874B9B" w:rsidRDefault="00422E07" w:rsidP="00E27D54">
      <w:pPr>
        <w:pStyle w:val="ListParagraph"/>
        <w:spacing w:after="120" w:line="240" w:lineRule="auto"/>
        <w:ind w:left="0"/>
        <w:rPr>
          <w:rFonts w:ascii="Arial" w:hAnsi="Arial" w:cs="Arial"/>
        </w:rPr>
      </w:pPr>
      <w:r w:rsidRPr="00874B9B">
        <w:rPr>
          <w:rFonts w:ascii="Arial" w:hAnsi="Arial" w:cs="Arial"/>
        </w:rPr>
        <w:t xml:space="preserve">Although rules must be kept simple and demands on the Veterans </w:t>
      </w:r>
      <w:proofErr w:type="gramStart"/>
      <w:r w:rsidRPr="00874B9B">
        <w:rPr>
          <w:rFonts w:ascii="Arial" w:hAnsi="Arial" w:cs="Arial"/>
        </w:rPr>
        <w:t>low</w:t>
      </w:r>
      <w:proofErr w:type="gramEnd"/>
      <w:r w:rsidRPr="00874B9B">
        <w:rPr>
          <w:rFonts w:ascii="Arial" w:hAnsi="Arial" w:cs="Arial"/>
        </w:rPr>
        <w:t>, it is required that staff at the facility stay continuously engaged with the Veterans.  Policies and procedures for staff should reflect the following:  Regular room checks should occur with a strong focus on maintaining a safe environment that promotes the well-being of all Veterans; Staff is trained in providing flexible, respectful responses to infractions of rules; Homeless Veterans will not be discharged for drinking or use of drugs off property, non-compliance with prescribed medication or infractions of house rules that do not constitute a risk to their personal safety or the safety of the facility Veterans or staff; and assertive engagement by the staff with patients regarding these problems is the preferred course of action to deal with these common problems of the Safe Haven facility.</w:t>
      </w:r>
    </w:p>
    <w:p w14:paraId="43E17162" w14:textId="77777777" w:rsidR="00422E07" w:rsidRPr="00874B9B" w:rsidRDefault="00422E07" w:rsidP="00422E07">
      <w:pPr>
        <w:pStyle w:val="ListParagraph"/>
        <w:spacing w:after="120" w:line="240" w:lineRule="auto"/>
        <w:ind w:left="0" w:firstLine="720"/>
        <w:rPr>
          <w:rFonts w:ascii="Arial" w:hAnsi="Arial" w:cs="Arial"/>
        </w:rPr>
      </w:pPr>
    </w:p>
    <w:p w14:paraId="3AC7856F" w14:textId="5AB59A78" w:rsidR="00422E07" w:rsidRPr="00874B9B" w:rsidRDefault="00422E07" w:rsidP="00E27D54">
      <w:pPr>
        <w:pStyle w:val="ListParagraph"/>
        <w:spacing w:after="120" w:line="240" w:lineRule="auto"/>
        <w:ind w:left="0"/>
        <w:rPr>
          <w:rFonts w:ascii="Arial" w:hAnsi="Arial" w:cs="Arial"/>
        </w:rPr>
      </w:pPr>
      <w:r w:rsidRPr="00874B9B">
        <w:rPr>
          <w:rFonts w:ascii="Arial" w:hAnsi="Arial" w:cs="Arial"/>
        </w:rPr>
        <w:t xml:space="preserve">The Contractor must communicate policies and procedures to Veterans both verbally and in writing in a manner that is understandable to each Veteran upon admission to the facility, in the form of a written Veteran handbook that is verbally reviewed by the assigned case manager with the Veteran.  All updates to any policies and procedures must be reviewed with Veterans with 7 days of revision. This communication must be documented in the Veteran’s client record.  </w:t>
      </w:r>
    </w:p>
    <w:p w14:paraId="1356BC15" w14:textId="77777777" w:rsidR="00422E07" w:rsidRDefault="00422E07" w:rsidP="00422E07">
      <w:pPr>
        <w:spacing w:after="120" w:line="240" w:lineRule="auto"/>
        <w:rPr>
          <w:rFonts w:ascii="Times New Roman" w:hAnsi="Times New Roman" w:cs="Times New Roman"/>
          <w:sz w:val="24"/>
          <w:szCs w:val="24"/>
        </w:rPr>
      </w:pPr>
    </w:p>
    <w:p w14:paraId="3CC64F2A" w14:textId="77777777" w:rsidR="00874B9B" w:rsidRPr="00566182" w:rsidRDefault="00874B9B" w:rsidP="00422E07">
      <w:pPr>
        <w:spacing w:after="120" w:line="240" w:lineRule="auto"/>
        <w:rPr>
          <w:rFonts w:ascii="Times New Roman" w:hAnsi="Times New Roman" w:cs="Times New Roman"/>
          <w:sz w:val="24"/>
          <w:szCs w:val="24"/>
        </w:rPr>
      </w:pPr>
    </w:p>
    <w:p w14:paraId="7AAC9AFF" w14:textId="77777777" w:rsidR="003F4957" w:rsidRPr="00874B9B" w:rsidRDefault="003F4957" w:rsidP="001D1F77">
      <w:pPr>
        <w:pStyle w:val="ListParagraph"/>
        <w:numPr>
          <w:ilvl w:val="0"/>
          <w:numId w:val="1"/>
        </w:numPr>
        <w:spacing w:after="0" w:line="240" w:lineRule="auto"/>
        <w:ind w:right="90"/>
        <w:rPr>
          <w:rFonts w:ascii="Arial" w:eastAsia="Times New Roman" w:hAnsi="Arial" w:cs="Arial"/>
          <w:bCs/>
        </w:rPr>
      </w:pPr>
      <w:r w:rsidRPr="00874B9B">
        <w:rPr>
          <w:rFonts w:ascii="Arial" w:eastAsia="Times New Roman" w:hAnsi="Arial" w:cs="Arial"/>
          <w:b/>
          <w:u w:val="single"/>
        </w:rPr>
        <w:lastRenderedPageBreak/>
        <w:t>SERVICES TO BE PROVIDED</w:t>
      </w:r>
    </w:p>
    <w:p w14:paraId="4AC31B5A" w14:textId="77777777" w:rsidR="003F4957" w:rsidRPr="00874B9B"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90"/>
        <w:rPr>
          <w:rFonts w:ascii="Arial" w:eastAsia="Times New Roman" w:hAnsi="Arial" w:cs="Arial"/>
          <w:b/>
          <w:u w:val="single"/>
        </w:rPr>
      </w:pPr>
    </w:p>
    <w:p w14:paraId="088B62CF" w14:textId="77777777" w:rsidR="00E92995" w:rsidRPr="00874B9B" w:rsidRDefault="003F4957" w:rsidP="009402F3">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u w:val="single"/>
        </w:rPr>
        <w:t>BASIC SERVICES</w:t>
      </w:r>
      <w:r w:rsidRPr="00874B9B">
        <w:rPr>
          <w:rFonts w:ascii="Arial" w:eastAsia="Times New Roman" w:hAnsi="Arial" w:cs="Arial"/>
        </w:rPr>
        <w:t xml:space="preserve">: </w:t>
      </w:r>
      <w:proofErr w:type="gramStart"/>
      <w:r w:rsidR="00504DDE" w:rsidRPr="00874B9B">
        <w:rPr>
          <w:rFonts w:ascii="Arial" w:eastAsia="Times New Roman" w:hAnsi="Arial" w:cs="Arial"/>
          <w:b/>
          <w:bCs/>
        </w:rPr>
        <w:t>Safe Haven</w:t>
      </w:r>
      <w:proofErr w:type="gramEnd"/>
      <w:r w:rsidR="00504DDE" w:rsidRPr="00874B9B">
        <w:rPr>
          <w:rFonts w:ascii="Arial" w:eastAsia="Times New Roman" w:hAnsi="Arial" w:cs="Arial"/>
          <w:b/>
          <w:bCs/>
        </w:rPr>
        <w:t xml:space="preserve"> Low Demand Program Model</w:t>
      </w:r>
    </w:p>
    <w:p w14:paraId="4CAC0AF4" w14:textId="52F32D2D" w:rsidR="00B267B0" w:rsidRPr="00874B9B" w:rsidRDefault="00E92995" w:rsidP="00E929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proofErr w:type="gramStart"/>
      <w:r w:rsidRPr="00874B9B">
        <w:rPr>
          <w:rFonts w:ascii="Arial" w:eastAsia="Times New Roman" w:hAnsi="Arial" w:cs="Arial"/>
        </w:rPr>
        <w:t>A Safe Haven</w:t>
      </w:r>
      <w:proofErr w:type="gramEnd"/>
      <w:r w:rsidRPr="00874B9B">
        <w:rPr>
          <w:rFonts w:ascii="Arial" w:eastAsia="Times New Roman" w:hAnsi="Arial" w:cs="Arial"/>
        </w:rPr>
        <w:t xml:space="preserve"> Model is a 24-hour/7-days-a-week community based early recovery model of </w:t>
      </w:r>
      <w:r w:rsidR="00D96DFB" w:rsidRPr="00874B9B">
        <w:rPr>
          <w:rFonts w:ascii="Arial" w:eastAsia="Times New Roman" w:hAnsi="Arial" w:cs="Arial"/>
        </w:rPr>
        <w:t xml:space="preserve">supportive housing that serves hard to reach, hard to engage homeless Veterans </w:t>
      </w:r>
      <w:r w:rsidR="00CA7924" w:rsidRPr="00874B9B">
        <w:rPr>
          <w:rFonts w:ascii="Arial" w:eastAsia="Times New Roman" w:hAnsi="Arial" w:cs="Arial"/>
        </w:rPr>
        <w:t>with severe mental illness and substance use disorders who are on the streets and have been unable or unwilling to participate in supportive services.</w:t>
      </w:r>
      <w:r w:rsidR="00E30F53" w:rsidRPr="00874B9B">
        <w:rPr>
          <w:rFonts w:ascii="Arial" w:eastAsia="Times New Roman" w:hAnsi="Arial" w:cs="Arial"/>
        </w:rPr>
        <w:t xml:space="preserve"> </w:t>
      </w:r>
      <w:r w:rsidR="008977BA" w:rsidRPr="00874B9B">
        <w:rPr>
          <w:rFonts w:ascii="Arial" w:eastAsia="Times New Roman" w:hAnsi="Arial" w:cs="Arial"/>
        </w:rPr>
        <w:t xml:space="preserve">The Safe Haven Low Demand Program will provide case management to encourage participation in supportive services. Housing in this program provides private </w:t>
      </w:r>
      <w:proofErr w:type="gramStart"/>
      <w:r w:rsidR="008977BA" w:rsidRPr="00874B9B">
        <w:rPr>
          <w:rFonts w:ascii="Arial" w:eastAsia="Times New Roman" w:hAnsi="Arial" w:cs="Arial"/>
        </w:rPr>
        <w:t>accommodations</w:t>
      </w:r>
      <w:proofErr w:type="gramEnd"/>
      <w:r w:rsidR="008977BA" w:rsidRPr="00874B9B">
        <w:rPr>
          <w:rFonts w:ascii="Arial" w:eastAsia="Times New Roman" w:hAnsi="Arial" w:cs="Arial"/>
        </w:rPr>
        <w:t xml:space="preserve"> for up to 12 veterans and allows 24-hour residence for </w:t>
      </w:r>
      <w:r w:rsidR="00F81FA5" w:rsidRPr="00874B9B">
        <w:rPr>
          <w:rFonts w:ascii="Arial" w:eastAsia="Times New Roman" w:hAnsi="Arial" w:cs="Arial"/>
        </w:rPr>
        <w:t>an expected length of stay of up to 6 months (180 days)</w:t>
      </w:r>
      <w:r w:rsidR="00B267B0" w:rsidRPr="00874B9B">
        <w:rPr>
          <w:rFonts w:ascii="Arial" w:eastAsia="Times New Roman" w:hAnsi="Arial" w:cs="Arial"/>
        </w:rPr>
        <w:t>.</w:t>
      </w:r>
      <w:r w:rsidR="00492DD0" w:rsidRPr="00874B9B">
        <w:rPr>
          <w:rFonts w:ascii="Arial" w:eastAsia="Times New Roman" w:hAnsi="Arial" w:cs="Arial"/>
        </w:rPr>
        <w:t xml:space="preserve"> </w:t>
      </w:r>
    </w:p>
    <w:p w14:paraId="4D3F258A" w14:textId="77777777" w:rsidR="00CC3A8C" w:rsidRPr="00874B9B" w:rsidRDefault="00CC3A8C" w:rsidP="00E929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p>
    <w:p w14:paraId="39FD2922" w14:textId="2B1F9B63" w:rsidR="003F4957" w:rsidRPr="00874B9B" w:rsidRDefault="006D2E73" w:rsidP="00E9299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rPr>
        <w:t xml:space="preserve">The contractor shall provide up to </w:t>
      </w:r>
      <w:r w:rsidR="005C33F6" w:rsidRPr="00874B9B">
        <w:rPr>
          <w:rFonts w:ascii="Arial" w:eastAsia="Times New Roman" w:hAnsi="Arial" w:cs="Arial"/>
          <w:b/>
          <w:bCs/>
        </w:rPr>
        <w:t>1</w:t>
      </w:r>
      <w:r w:rsidR="009E7EEE" w:rsidRPr="00874B9B">
        <w:rPr>
          <w:rFonts w:ascii="Arial" w:eastAsia="Times New Roman" w:hAnsi="Arial" w:cs="Arial"/>
          <w:b/>
          <w:bCs/>
        </w:rPr>
        <w:t>2</w:t>
      </w:r>
      <w:r w:rsidRPr="00874B9B">
        <w:rPr>
          <w:rFonts w:ascii="Arial" w:eastAsia="Times New Roman" w:hAnsi="Arial" w:cs="Arial"/>
          <w:b/>
          <w:bCs/>
        </w:rPr>
        <w:t xml:space="preserve"> beds</w:t>
      </w:r>
      <w:r w:rsidRPr="00874B9B">
        <w:rPr>
          <w:rFonts w:ascii="Arial" w:eastAsia="Times New Roman" w:hAnsi="Arial" w:cs="Arial"/>
        </w:rPr>
        <w:t xml:space="preserve">, which shall include </w:t>
      </w:r>
      <w:r w:rsidRPr="00874B9B">
        <w:rPr>
          <w:rFonts w:ascii="Arial" w:eastAsia="Times New Roman" w:hAnsi="Arial" w:cs="Arial"/>
          <w:b/>
          <w:bCs/>
        </w:rPr>
        <w:t>male beds</w:t>
      </w:r>
      <w:r w:rsidR="005C33F6" w:rsidRPr="00874B9B">
        <w:rPr>
          <w:rFonts w:ascii="Arial" w:eastAsia="Times New Roman" w:hAnsi="Arial" w:cs="Arial"/>
          <w:b/>
          <w:bCs/>
        </w:rPr>
        <w:t xml:space="preserve"> and</w:t>
      </w:r>
      <w:r w:rsidR="003733F2" w:rsidRPr="00874B9B">
        <w:rPr>
          <w:rFonts w:ascii="Arial" w:eastAsia="Times New Roman" w:hAnsi="Arial" w:cs="Arial"/>
          <w:b/>
          <w:bCs/>
        </w:rPr>
        <w:t>/or</w:t>
      </w:r>
      <w:r w:rsidRPr="00874B9B">
        <w:rPr>
          <w:rFonts w:ascii="Arial" w:eastAsia="Times New Roman" w:hAnsi="Arial" w:cs="Arial"/>
          <w:b/>
          <w:bCs/>
        </w:rPr>
        <w:t xml:space="preserve"> female beds</w:t>
      </w:r>
      <w:r w:rsidRPr="00874B9B">
        <w:rPr>
          <w:rFonts w:ascii="Arial" w:eastAsia="Times New Roman" w:hAnsi="Arial" w:cs="Arial"/>
        </w:rPr>
        <w:t xml:space="preserve">, and furnish services to beneficiaries in </w:t>
      </w:r>
      <w:r w:rsidR="009E7EEE" w:rsidRPr="00874B9B">
        <w:rPr>
          <w:rFonts w:ascii="Arial" w:eastAsia="Times New Roman" w:hAnsi="Arial" w:cs="Arial"/>
        </w:rPr>
        <w:t>Akron</w:t>
      </w:r>
      <w:r w:rsidR="00952143" w:rsidRPr="00874B9B">
        <w:rPr>
          <w:rFonts w:ascii="Arial" w:eastAsia="Times New Roman" w:hAnsi="Arial" w:cs="Arial"/>
        </w:rPr>
        <w:t xml:space="preserve">, </w:t>
      </w:r>
      <w:r w:rsidR="009E7EEE" w:rsidRPr="00874B9B">
        <w:rPr>
          <w:rFonts w:ascii="Arial" w:eastAsia="Times New Roman" w:hAnsi="Arial" w:cs="Arial"/>
        </w:rPr>
        <w:t>Ohio</w:t>
      </w:r>
      <w:r w:rsidR="00A04CA7" w:rsidRPr="00874B9B">
        <w:rPr>
          <w:rFonts w:ascii="Arial" w:eastAsia="Times New Roman" w:hAnsi="Arial" w:cs="Arial"/>
        </w:rPr>
        <w:t xml:space="preserve"> and surrounding counties</w:t>
      </w:r>
      <w:r w:rsidRPr="00874B9B">
        <w:rPr>
          <w:rFonts w:ascii="Arial" w:eastAsia="Times New Roman" w:hAnsi="Arial" w:cs="Arial"/>
        </w:rPr>
        <w:t xml:space="preserve"> for whom such care is specifically authorized by the Department of </w:t>
      </w:r>
      <w:r w:rsidR="00962E6F" w:rsidRPr="00874B9B">
        <w:rPr>
          <w:rFonts w:ascii="Arial" w:eastAsia="Times New Roman" w:hAnsi="Arial" w:cs="Arial"/>
        </w:rPr>
        <w:t>Veterans</w:t>
      </w:r>
      <w:r w:rsidRPr="00874B9B">
        <w:rPr>
          <w:rFonts w:ascii="Arial" w:eastAsia="Times New Roman" w:hAnsi="Arial" w:cs="Arial"/>
        </w:rPr>
        <w:t xml:space="preserve"> Affairs (herein called VA). </w:t>
      </w:r>
      <w:r w:rsidR="003F4957" w:rsidRPr="00874B9B">
        <w:rPr>
          <w:rFonts w:ascii="Arial" w:eastAsia="Times New Roman" w:hAnsi="Arial" w:cs="Arial"/>
        </w:rPr>
        <w:t xml:space="preserve">The Contractor shall furnish each </w:t>
      </w:r>
      <w:r w:rsidR="00962E6F" w:rsidRPr="00874B9B">
        <w:rPr>
          <w:rFonts w:ascii="Arial" w:eastAsia="Times New Roman" w:hAnsi="Arial" w:cs="Arial"/>
        </w:rPr>
        <w:t>Veteran</w:t>
      </w:r>
      <w:r w:rsidR="003F4957" w:rsidRPr="00874B9B">
        <w:rPr>
          <w:rFonts w:ascii="Arial" w:eastAsia="Times New Roman" w:hAnsi="Arial" w:cs="Arial"/>
        </w:rPr>
        <w:t xml:space="preserve"> who has been approved as eligible by the VA and admitted for care under this contract with the following basic services: </w:t>
      </w:r>
    </w:p>
    <w:p w14:paraId="401FC43C" w14:textId="77777777" w:rsidR="003F4957" w:rsidRPr="00874B9B" w:rsidRDefault="003F4957" w:rsidP="00940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p>
    <w:p w14:paraId="2F340724" w14:textId="77777777" w:rsidR="007F57F5" w:rsidRPr="00874B9B" w:rsidRDefault="003F4957" w:rsidP="007F57F5">
      <w:pPr>
        <w:pStyle w:val="ListParagraph"/>
        <w:spacing w:line="240" w:lineRule="auto"/>
        <w:ind w:left="1440"/>
        <w:rPr>
          <w:rFonts w:ascii="Arial" w:eastAsia="Times New Roman" w:hAnsi="Arial" w:cs="Arial"/>
        </w:rPr>
      </w:pPr>
      <w:r w:rsidRPr="00874B9B">
        <w:rPr>
          <w:rFonts w:ascii="Arial" w:eastAsia="Times New Roman" w:hAnsi="Arial" w:cs="Arial"/>
          <w:b/>
          <w:u w:val="single"/>
        </w:rPr>
        <w:t>ROOM AND BOARD</w:t>
      </w:r>
      <w:r w:rsidRPr="00874B9B">
        <w:rPr>
          <w:rFonts w:ascii="Arial" w:eastAsia="Times New Roman" w:hAnsi="Arial" w:cs="Arial"/>
        </w:rPr>
        <w:t xml:space="preserve">: Room and Board shall be accessible to the </w:t>
      </w:r>
      <w:r w:rsidR="00962E6F" w:rsidRPr="00874B9B">
        <w:rPr>
          <w:rFonts w:ascii="Arial" w:eastAsia="Times New Roman" w:hAnsi="Arial" w:cs="Arial"/>
        </w:rPr>
        <w:t>Veteran</w:t>
      </w:r>
      <w:r w:rsidRPr="00874B9B">
        <w:rPr>
          <w:rFonts w:ascii="Arial" w:eastAsia="Times New Roman" w:hAnsi="Arial" w:cs="Arial"/>
        </w:rPr>
        <w:t xml:space="preserve"> </w:t>
      </w:r>
      <w:r w:rsidRPr="00874B9B">
        <w:rPr>
          <w:rFonts w:ascii="Arial" w:eastAsia="Times New Roman" w:hAnsi="Arial" w:cs="Arial"/>
          <w:b/>
          <w:i/>
        </w:rPr>
        <w:t>7 days a week and 24 hours per day</w:t>
      </w:r>
      <w:r w:rsidRPr="00874B9B">
        <w:rPr>
          <w:rFonts w:ascii="Arial" w:eastAsia="Times New Roman" w:hAnsi="Arial" w:cs="Arial"/>
        </w:rPr>
        <w:t xml:space="preserve">. </w:t>
      </w:r>
      <w:proofErr w:type="gramStart"/>
      <w:r w:rsidRPr="00874B9B">
        <w:rPr>
          <w:rFonts w:ascii="Arial" w:eastAsia="Times New Roman" w:hAnsi="Arial" w:cs="Arial"/>
        </w:rPr>
        <w:t>Accommodations</w:t>
      </w:r>
      <w:proofErr w:type="gramEnd"/>
      <w:r w:rsidRPr="00874B9B">
        <w:rPr>
          <w:rFonts w:ascii="Arial" w:eastAsia="Times New Roman" w:hAnsi="Arial" w:cs="Arial"/>
        </w:rPr>
        <w:t xml:space="preserve"> will include a bed and other furnishings such as a dresser, storage locker or designated secured space, and personal linens (towels, pillows, blankets</w:t>
      </w:r>
      <w:r w:rsidR="00B33C33" w:rsidRPr="00874B9B">
        <w:rPr>
          <w:rFonts w:ascii="Arial" w:eastAsia="Times New Roman" w:hAnsi="Arial" w:cs="Arial"/>
        </w:rPr>
        <w:t>,</w:t>
      </w:r>
      <w:r w:rsidRPr="00874B9B">
        <w:rPr>
          <w:rFonts w:ascii="Arial" w:eastAsia="Times New Roman" w:hAnsi="Arial" w:cs="Arial"/>
        </w:rPr>
        <w:t xml:space="preserve"> and bed sheets, etc.). The Contractor </w:t>
      </w:r>
      <w:r w:rsidR="00B357D7" w:rsidRPr="00874B9B">
        <w:rPr>
          <w:rFonts w:ascii="Arial" w:eastAsia="Times New Roman" w:hAnsi="Arial" w:cs="Arial"/>
        </w:rPr>
        <w:t>shall</w:t>
      </w:r>
      <w:r w:rsidRPr="00874B9B">
        <w:rPr>
          <w:rFonts w:ascii="Arial" w:eastAsia="Times New Roman" w:hAnsi="Arial" w:cs="Arial"/>
        </w:rPr>
        <w:t xml:space="preserve"> allow </w:t>
      </w:r>
      <w:r w:rsidR="00962E6F" w:rsidRPr="00874B9B">
        <w:rPr>
          <w:rFonts w:ascii="Arial" w:eastAsia="Times New Roman" w:hAnsi="Arial" w:cs="Arial"/>
        </w:rPr>
        <w:t>Veteran</w:t>
      </w:r>
      <w:r w:rsidRPr="00874B9B">
        <w:rPr>
          <w:rFonts w:ascii="Arial" w:eastAsia="Times New Roman" w:hAnsi="Arial" w:cs="Arial"/>
        </w:rPr>
        <w:t xml:space="preserve"> to store personal belongings for at least </w:t>
      </w:r>
      <w:r w:rsidR="009E7EEE" w:rsidRPr="00874B9B">
        <w:rPr>
          <w:rFonts w:ascii="Arial" w:eastAsia="Times New Roman" w:hAnsi="Arial" w:cs="Arial"/>
        </w:rPr>
        <w:t>7 days</w:t>
      </w:r>
      <w:r w:rsidRPr="00874B9B">
        <w:rPr>
          <w:rFonts w:ascii="Arial" w:eastAsia="Times New Roman" w:hAnsi="Arial" w:cs="Arial"/>
        </w:rPr>
        <w:t xml:space="preserve"> after formal HCHV discharge.</w:t>
      </w:r>
      <w:r w:rsidR="00832246" w:rsidRPr="00874B9B">
        <w:rPr>
          <w:rFonts w:ascii="Arial" w:eastAsia="Times New Roman" w:hAnsi="Arial" w:cs="Arial"/>
        </w:rPr>
        <w:t xml:space="preserve"> </w:t>
      </w:r>
    </w:p>
    <w:p w14:paraId="273407EC" w14:textId="77777777" w:rsidR="007F57F5" w:rsidRPr="00874B9B" w:rsidRDefault="007F57F5" w:rsidP="007F57F5">
      <w:pPr>
        <w:pStyle w:val="ListParagraph"/>
        <w:spacing w:line="240" w:lineRule="auto"/>
        <w:ind w:left="1440"/>
        <w:rPr>
          <w:rFonts w:ascii="Arial" w:eastAsia="Times New Roman" w:hAnsi="Arial" w:cs="Arial"/>
        </w:rPr>
      </w:pPr>
    </w:p>
    <w:p w14:paraId="2118AD77" w14:textId="1C01DD5C" w:rsidR="00EB1B1C" w:rsidRPr="00874B9B" w:rsidRDefault="007F57F5" w:rsidP="007F57F5">
      <w:pPr>
        <w:pStyle w:val="ListParagraph"/>
        <w:spacing w:line="240" w:lineRule="auto"/>
        <w:ind w:left="1440"/>
        <w:rPr>
          <w:rFonts w:ascii="Arial" w:eastAsia="Times New Roman" w:hAnsi="Arial" w:cs="Arial"/>
        </w:rPr>
      </w:pPr>
      <w:r w:rsidRPr="00874B9B">
        <w:rPr>
          <w:rFonts w:ascii="Arial" w:eastAsia="Times New Roman" w:hAnsi="Arial" w:cs="Arial"/>
        </w:rPr>
        <w:t>Handicapped accessible rooms shall be available in accordance with the 2010 ADA Standards for Acceptable Design. If the facility is more than one story, there shall be handicapped accessible rooms on the first floor, along with at least one handicapped accessible bathroom with shower. The facility must provide accessibility to reduce barriers into the building, such as handicapped ramps, wider door frames, bath or shower grab bars and handrails.</w:t>
      </w:r>
    </w:p>
    <w:p w14:paraId="1C1D265D" w14:textId="77777777" w:rsidR="007F57F5" w:rsidRPr="00874B9B" w:rsidRDefault="007F57F5" w:rsidP="00EB1B1C">
      <w:pPr>
        <w:pStyle w:val="ListParagraph"/>
        <w:spacing w:line="240" w:lineRule="auto"/>
        <w:ind w:left="1440"/>
        <w:rPr>
          <w:rFonts w:ascii="Arial" w:eastAsia="Times New Roman" w:hAnsi="Arial" w:cs="Arial"/>
        </w:rPr>
      </w:pPr>
    </w:p>
    <w:p w14:paraId="111BB801" w14:textId="684437CA" w:rsidR="00E94A7B" w:rsidRPr="00874B9B" w:rsidRDefault="003F4957" w:rsidP="00EB1B1C">
      <w:pPr>
        <w:pStyle w:val="ListParagraph"/>
        <w:spacing w:line="240" w:lineRule="auto"/>
        <w:ind w:left="1440"/>
        <w:rPr>
          <w:rFonts w:ascii="Arial" w:eastAsia="Times New Roman" w:hAnsi="Arial" w:cs="Arial"/>
        </w:rPr>
      </w:pPr>
      <w:r w:rsidRPr="00874B9B">
        <w:rPr>
          <w:rFonts w:ascii="Arial" w:eastAsia="Times New Roman" w:hAnsi="Arial" w:cs="Arial"/>
        </w:rPr>
        <w:t xml:space="preserve">At least three nutritious meals, 7 days a week </w:t>
      </w:r>
      <w:r w:rsidR="009919D4" w:rsidRPr="00874B9B">
        <w:rPr>
          <w:rFonts w:ascii="Arial" w:eastAsia="Times New Roman" w:hAnsi="Arial" w:cs="Arial"/>
        </w:rPr>
        <w:t xml:space="preserve">shall </w:t>
      </w:r>
      <w:r w:rsidRPr="00874B9B">
        <w:rPr>
          <w:rFonts w:ascii="Arial" w:eastAsia="Times New Roman" w:hAnsi="Arial" w:cs="Arial"/>
        </w:rPr>
        <w:t xml:space="preserve">be provided for the </w:t>
      </w:r>
      <w:r w:rsidR="00962E6F" w:rsidRPr="00874B9B">
        <w:rPr>
          <w:rFonts w:ascii="Arial" w:eastAsia="Times New Roman" w:hAnsi="Arial" w:cs="Arial"/>
        </w:rPr>
        <w:t>Veteran</w:t>
      </w:r>
      <w:r w:rsidR="009919D4" w:rsidRPr="00874B9B">
        <w:rPr>
          <w:rFonts w:ascii="Arial" w:eastAsia="Times New Roman" w:hAnsi="Arial" w:cs="Arial"/>
        </w:rPr>
        <w:t xml:space="preserve">. </w:t>
      </w:r>
      <w:r w:rsidRPr="00874B9B">
        <w:rPr>
          <w:rFonts w:ascii="Arial" w:eastAsia="Times New Roman" w:hAnsi="Arial" w:cs="Arial"/>
        </w:rPr>
        <w:t>In addition, there will be availability of snacks of nourishing quality (e.g.</w:t>
      </w:r>
      <w:r w:rsidR="006D2E73" w:rsidRPr="00874B9B">
        <w:rPr>
          <w:rFonts w:ascii="Arial" w:eastAsia="Times New Roman" w:hAnsi="Arial" w:cs="Arial"/>
        </w:rPr>
        <w:t>,</w:t>
      </w:r>
      <w:r w:rsidRPr="00874B9B">
        <w:rPr>
          <w:rFonts w:ascii="Arial" w:eastAsia="Times New Roman" w:hAnsi="Arial" w:cs="Arial"/>
        </w:rPr>
        <w:t xml:space="preserve"> fruits, vegetables, protein sources, etc.), between meals and bedtime for those requiring or desiring additional food, </w:t>
      </w:r>
      <w:r w:rsidRPr="00874B9B">
        <w:rPr>
          <w:rFonts w:ascii="Arial" w:eastAsia="Times New Roman" w:hAnsi="Arial" w:cs="Arial"/>
          <w:i/>
        </w:rPr>
        <w:t>even when it is not medically indicated</w:t>
      </w:r>
      <w:r w:rsidRPr="00874B9B">
        <w:rPr>
          <w:rFonts w:ascii="Arial" w:eastAsia="Times New Roman" w:hAnsi="Arial" w:cs="Arial"/>
        </w:rPr>
        <w:t>. There will not be more than a 14</w:t>
      </w:r>
      <w:r w:rsidR="006D2E73" w:rsidRPr="00874B9B">
        <w:rPr>
          <w:rFonts w:ascii="Arial" w:eastAsia="Times New Roman" w:hAnsi="Arial" w:cs="Arial"/>
        </w:rPr>
        <w:t>-</w:t>
      </w:r>
      <w:r w:rsidRPr="00874B9B">
        <w:rPr>
          <w:rFonts w:ascii="Arial" w:eastAsia="Times New Roman" w:hAnsi="Arial" w:cs="Arial"/>
        </w:rPr>
        <w:t xml:space="preserve">hour span between evening meal and breakfast of the following day. </w:t>
      </w:r>
      <w:r w:rsidRPr="00874B9B">
        <w:rPr>
          <w:rFonts w:ascii="Arial" w:hAnsi="Arial" w:cs="Arial"/>
        </w:rPr>
        <w:t xml:space="preserve">Contractor </w:t>
      </w:r>
      <w:r w:rsidR="00B357D7" w:rsidRPr="00874B9B">
        <w:rPr>
          <w:rFonts w:ascii="Arial" w:hAnsi="Arial" w:cs="Arial"/>
        </w:rPr>
        <w:t>shall</w:t>
      </w:r>
      <w:r w:rsidRPr="00874B9B">
        <w:rPr>
          <w:rFonts w:ascii="Arial" w:hAnsi="Arial" w:cs="Arial"/>
        </w:rPr>
        <w:t xml:space="preserve"> provide alternative meals for </w:t>
      </w:r>
      <w:r w:rsidR="00962E6F" w:rsidRPr="00874B9B">
        <w:rPr>
          <w:rFonts w:ascii="Arial" w:hAnsi="Arial" w:cs="Arial"/>
        </w:rPr>
        <w:t>Veterans</w:t>
      </w:r>
      <w:r w:rsidRPr="00874B9B">
        <w:rPr>
          <w:rFonts w:ascii="Arial" w:hAnsi="Arial" w:cs="Arial"/>
        </w:rPr>
        <w:t xml:space="preserve"> with dietary restrictions if medically indicated (e.g.</w:t>
      </w:r>
      <w:r w:rsidR="00B33C33" w:rsidRPr="00874B9B">
        <w:rPr>
          <w:rFonts w:ascii="Arial" w:hAnsi="Arial" w:cs="Arial"/>
        </w:rPr>
        <w:t>,</w:t>
      </w:r>
      <w:r w:rsidRPr="00874B9B">
        <w:rPr>
          <w:rFonts w:ascii="Arial" w:hAnsi="Arial" w:cs="Arial"/>
        </w:rPr>
        <w:t xml:space="preserve"> diabetic, renal</w:t>
      </w:r>
      <w:r w:rsidR="00200A80" w:rsidRPr="00874B9B">
        <w:rPr>
          <w:rFonts w:ascii="Arial" w:hAnsi="Arial" w:cs="Arial"/>
        </w:rPr>
        <w:t xml:space="preserve">, </w:t>
      </w:r>
      <w:r w:rsidRPr="00874B9B">
        <w:rPr>
          <w:rFonts w:ascii="Arial" w:hAnsi="Arial" w:cs="Arial"/>
        </w:rPr>
        <w:t xml:space="preserve">and soft mechanical diets) and reasonable accommodation for </w:t>
      </w:r>
      <w:r w:rsidR="00962E6F" w:rsidRPr="00874B9B">
        <w:rPr>
          <w:rFonts w:ascii="Arial" w:hAnsi="Arial" w:cs="Arial"/>
        </w:rPr>
        <w:t>Veterans</w:t>
      </w:r>
      <w:r w:rsidRPr="00874B9B">
        <w:rPr>
          <w:rFonts w:ascii="Arial" w:hAnsi="Arial" w:cs="Arial"/>
        </w:rPr>
        <w:t xml:space="preserve"> with cultural/religious preferences around food (e.g.</w:t>
      </w:r>
      <w:r w:rsidR="00B33C33" w:rsidRPr="00874B9B">
        <w:rPr>
          <w:rFonts w:ascii="Arial" w:hAnsi="Arial" w:cs="Arial"/>
        </w:rPr>
        <w:t>,</w:t>
      </w:r>
      <w:r w:rsidRPr="00874B9B">
        <w:rPr>
          <w:rFonts w:ascii="Arial" w:hAnsi="Arial" w:cs="Arial"/>
        </w:rPr>
        <w:t xml:space="preserve"> Kosher, Sikh, etc.). </w:t>
      </w:r>
      <w:r w:rsidRPr="00874B9B">
        <w:rPr>
          <w:rFonts w:ascii="Arial" w:eastAsia="Times New Roman" w:hAnsi="Arial" w:cs="Arial"/>
        </w:rPr>
        <w:t>Food shall be prepared, served</w:t>
      </w:r>
      <w:r w:rsidR="00B33C33" w:rsidRPr="00874B9B">
        <w:rPr>
          <w:rFonts w:ascii="Arial" w:eastAsia="Times New Roman" w:hAnsi="Arial" w:cs="Arial"/>
        </w:rPr>
        <w:t>,</w:t>
      </w:r>
      <w:r w:rsidRPr="00874B9B">
        <w:rPr>
          <w:rFonts w:ascii="Arial" w:eastAsia="Times New Roman" w:hAnsi="Arial" w:cs="Arial"/>
        </w:rPr>
        <w:t xml:space="preserve"> and stored under sanitary conditions.</w:t>
      </w:r>
      <w:r w:rsidR="000E4616" w:rsidRPr="00874B9B">
        <w:rPr>
          <w:rFonts w:ascii="Arial" w:eastAsia="Times New Roman" w:hAnsi="Arial" w:cs="Arial"/>
        </w:rPr>
        <w:t xml:space="preserve"> </w:t>
      </w:r>
      <w:r w:rsidRPr="00874B9B">
        <w:rPr>
          <w:rFonts w:ascii="Arial" w:eastAsia="Times New Roman" w:hAnsi="Arial" w:cs="Arial"/>
        </w:rPr>
        <w:t xml:space="preserve">The facility shall provide storage space in an onsite refrigerator for </w:t>
      </w:r>
      <w:r w:rsidR="00962E6F" w:rsidRPr="00874B9B">
        <w:rPr>
          <w:rFonts w:ascii="Arial" w:eastAsia="Times New Roman" w:hAnsi="Arial" w:cs="Arial"/>
        </w:rPr>
        <w:t>Veterans</w:t>
      </w:r>
      <w:r w:rsidRPr="00874B9B">
        <w:rPr>
          <w:rFonts w:ascii="Arial" w:eastAsia="Times New Roman" w:hAnsi="Arial" w:cs="Arial"/>
        </w:rPr>
        <w:t xml:space="preserve"> to store and freely access personal food. </w:t>
      </w:r>
    </w:p>
    <w:p w14:paraId="05F6C7C8" w14:textId="77777777" w:rsidR="00E94A7B" w:rsidRPr="00874B9B" w:rsidRDefault="00E94A7B" w:rsidP="00EB1B1C">
      <w:pPr>
        <w:pStyle w:val="ListParagraph"/>
        <w:spacing w:line="240" w:lineRule="auto"/>
        <w:ind w:left="1440"/>
        <w:rPr>
          <w:rFonts w:ascii="Arial" w:eastAsia="Times New Roman" w:hAnsi="Arial" w:cs="Arial"/>
        </w:rPr>
      </w:pPr>
    </w:p>
    <w:p w14:paraId="1DB80532" w14:textId="6F6EBA87" w:rsidR="002E70B4" w:rsidRPr="00874B9B" w:rsidRDefault="003F4957" w:rsidP="00EB1B1C">
      <w:pPr>
        <w:pStyle w:val="ListParagraph"/>
        <w:spacing w:line="240" w:lineRule="auto"/>
        <w:ind w:left="1440"/>
        <w:rPr>
          <w:rFonts w:ascii="Arial" w:hAnsi="Arial" w:cs="Arial"/>
          <w:b/>
        </w:rPr>
      </w:pPr>
      <w:r w:rsidRPr="00874B9B">
        <w:rPr>
          <w:rFonts w:ascii="Arial" w:eastAsia="Times New Roman" w:hAnsi="Arial" w:cs="Arial"/>
        </w:rPr>
        <w:t>The facility shall establish and maintain sanitary procedures for washing dishes, cleaning equipment and work</w:t>
      </w:r>
      <w:r w:rsidR="002E70B4" w:rsidRPr="00874B9B">
        <w:rPr>
          <w:rFonts w:ascii="Arial" w:eastAsia="Times New Roman" w:hAnsi="Arial" w:cs="Arial"/>
        </w:rPr>
        <w:t xml:space="preserve"> areas, and disposing of waste.</w:t>
      </w:r>
    </w:p>
    <w:p w14:paraId="37AC0902" w14:textId="77777777" w:rsidR="002E70B4" w:rsidRPr="00874B9B" w:rsidRDefault="002E70B4" w:rsidP="009402F3">
      <w:pPr>
        <w:pStyle w:val="ListParagraph"/>
        <w:spacing w:line="240" w:lineRule="auto"/>
        <w:ind w:left="1440"/>
        <w:rPr>
          <w:rFonts w:ascii="Arial" w:hAnsi="Arial" w:cs="Arial"/>
          <w:b/>
        </w:rPr>
      </w:pPr>
    </w:p>
    <w:p w14:paraId="5DE27441" w14:textId="32A2B78F" w:rsidR="002E70B4" w:rsidRPr="00874B9B" w:rsidRDefault="002E70B4" w:rsidP="009402F3">
      <w:pPr>
        <w:pStyle w:val="ListParagraph"/>
        <w:numPr>
          <w:ilvl w:val="1"/>
          <w:numId w:val="5"/>
        </w:numPr>
        <w:spacing w:line="240" w:lineRule="auto"/>
        <w:rPr>
          <w:rFonts w:ascii="Arial" w:hAnsi="Arial" w:cs="Arial"/>
          <w:b/>
        </w:rPr>
      </w:pPr>
      <w:r w:rsidRPr="00874B9B">
        <w:rPr>
          <w:rFonts w:ascii="Arial" w:eastAsia="Times New Roman" w:hAnsi="Arial" w:cs="Arial"/>
          <w:b/>
          <w:u w:val="single"/>
        </w:rPr>
        <w:t>PRIVACY REQUIREMENTS</w:t>
      </w:r>
      <w:r w:rsidRPr="00874B9B">
        <w:rPr>
          <w:rFonts w:ascii="Arial" w:eastAsia="Times New Roman" w:hAnsi="Arial" w:cs="Arial"/>
          <w:b/>
        </w:rPr>
        <w:t xml:space="preserve">: </w:t>
      </w:r>
      <w:r w:rsidR="00D47D2A" w:rsidRPr="00874B9B">
        <w:rPr>
          <w:rFonts w:ascii="Arial" w:eastAsia="Times New Roman" w:hAnsi="Arial" w:cs="Arial"/>
        </w:rPr>
        <w:t>The living environments of HCHV Contract housing must include:</w:t>
      </w:r>
    </w:p>
    <w:p w14:paraId="5392DC58" w14:textId="27F36051" w:rsidR="00EF6195" w:rsidRPr="00874B9B" w:rsidRDefault="00EF6195" w:rsidP="009402F3">
      <w:pPr>
        <w:pStyle w:val="Default"/>
        <w:ind w:left="1440"/>
        <w:rPr>
          <w:rFonts w:ascii="Arial" w:eastAsia="Calibri" w:hAnsi="Arial" w:cs="Arial"/>
          <w:sz w:val="22"/>
          <w:szCs w:val="22"/>
        </w:rPr>
      </w:pPr>
      <w:r w:rsidRPr="00874B9B">
        <w:rPr>
          <w:rFonts w:ascii="Arial" w:eastAsia="Calibri" w:hAnsi="Arial" w:cs="Arial"/>
          <w:sz w:val="22"/>
          <w:szCs w:val="22"/>
        </w:rPr>
        <w:t>(1) Separate and secure sleeping arrangements (unit or wing) for each gender</w:t>
      </w:r>
      <w:r w:rsidR="00832246" w:rsidRPr="00874B9B">
        <w:rPr>
          <w:rFonts w:ascii="Arial" w:eastAsia="Calibri" w:hAnsi="Arial" w:cs="Arial"/>
          <w:sz w:val="22"/>
          <w:szCs w:val="22"/>
        </w:rPr>
        <w:t>,</w:t>
      </w:r>
      <w:r w:rsidRPr="00874B9B">
        <w:rPr>
          <w:rFonts w:ascii="Arial" w:eastAsia="Calibri" w:hAnsi="Arial" w:cs="Arial"/>
          <w:sz w:val="22"/>
          <w:szCs w:val="22"/>
        </w:rPr>
        <w:t xml:space="preserve"> </w:t>
      </w:r>
    </w:p>
    <w:p w14:paraId="441C0A0A" w14:textId="77777777" w:rsidR="00EF6195" w:rsidRPr="00566182" w:rsidRDefault="00EF6195" w:rsidP="009402F3">
      <w:pPr>
        <w:pStyle w:val="Default"/>
        <w:ind w:left="1440"/>
        <w:rPr>
          <w:rFonts w:ascii="Times New Roman" w:eastAsia="Calibri" w:hAnsi="Times New Roman" w:cs="Times New Roman"/>
        </w:rPr>
      </w:pPr>
    </w:p>
    <w:p w14:paraId="02B9F4F5" w14:textId="0A2E0D2F" w:rsidR="00EF6195" w:rsidRPr="00874B9B" w:rsidRDefault="00EF6195" w:rsidP="009402F3">
      <w:pPr>
        <w:pStyle w:val="Default"/>
        <w:ind w:left="1440"/>
        <w:rPr>
          <w:rFonts w:ascii="Arial" w:eastAsia="Calibri" w:hAnsi="Arial" w:cs="Arial"/>
          <w:sz w:val="22"/>
          <w:szCs w:val="22"/>
        </w:rPr>
      </w:pPr>
      <w:r w:rsidRPr="00874B9B">
        <w:rPr>
          <w:rFonts w:ascii="Arial" w:eastAsia="Calibri" w:hAnsi="Arial" w:cs="Arial"/>
          <w:sz w:val="22"/>
          <w:szCs w:val="22"/>
        </w:rPr>
        <w:t>(2) Separate and secure bathroom arrangements for each gender</w:t>
      </w:r>
      <w:r w:rsidR="00832246" w:rsidRPr="00874B9B">
        <w:rPr>
          <w:rFonts w:ascii="Arial" w:eastAsia="Calibri" w:hAnsi="Arial" w:cs="Arial"/>
          <w:sz w:val="22"/>
          <w:szCs w:val="22"/>
        </w:rPr>
        <w:t>,</w:t>
      </w:r>
    </w:p>
    <w:p w14:paraId="32F70DE2" w14:textId="77777777" w:rsidR="00EF6195" w:rsidRPr="00874B9B" w:rsidRDefault="00EF6195" w:rsidP="009402F3">
      <w:pPr>
        <w:pStyle w:val="Default"/>
        <w:ind w:left="1440"/>
        <w:rPr>
          <w:rFonts w:ascii="Arial" w:eastAsia="Calibri" w:hAnsi="Arial" w:cs="Arial"/>
          <w:sz w:val="22"/>
          <w:szCs w:val="22"/>
        </w:rPr>
      </w:pPr>
    </w:p>
    <w:p w14:paraId="4ADC5764" w14:textId="77777777" w:rsidR="00EF6195" w:rsidRPr="00874B9B" w:rsidRDefault="00EF6195"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(3) Screening procedures and criteria for sex offenders (mixed gender facility), and </w:t>
      </w:r>
    </w:p>
    <w:p w14:paraId="02118254" w14:textId="77777777" w:rsidR="00EF6195" w:rsidRPr="00874B9B" w:rsidRDefault="00EF6195" w:rsidP="009402F3">
      <w:pPr>
        <w:pStyle w:val="Default"/>
        <w:ind w:left="1440"/>
        <w:rPr>
          <w:rFonts w:ascii="Arial" w:eastAsia="Calibri" w:hAnsi="Arial" w:cs="Arial"/>
          <w:sz w:val="22"/>
          <w:szCs w:val="22"/>
        </w:rPr>
      </w:pPr>
    </w:p>
    <w:p w14:paraId="74C192AD" w14:textId="77777777" w:rsidR="00EF6195" w:rsidRPr="00874B9B" w:rsidRDefault="00EF6195"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(4) Common areas (lounges, laundry rooms, group rooms) with appropriate security arrangements. </w:t>
      </w:r>
    </w:p>
    <w:p w14:paraId="4124DF9A" w14:textId="77777777" w:rsidR="00EF6195" w:rsidRPr="00874B9B" w:rsidRDefault="00EF6195" w:rsidP="009402F3">
      <w:pPr>
        <w:pStyle w:val="Default"/>
        <w:ind w:left="1440"/>
        <w:rPr>
          <w:rFonts w:ascii="Arial" w:eastAsia="Calibri" w:hAnsi="Arial" w:cs="Arial"/>
          <w:sz w:val="22"/>
          <w:szCs w:val="22"/>
        </w:rPr>
      </w:pPr>
    </w:p>
    <w:p w14:paraId="3EA2DEF4" w14:textId="611C6F65" w:rsidR="002E70B4" w:rsidRPr="00874B9B" w:rsidRDefault="00EF6195" w:rsidP="009402F3">
      <w:pPr>
        <w:pStyle w:val="Default"/>
        <w:ind w:left="1440"/>
        <w:rPr>
          <w:rFonts w:ascii="Arial" w:eastAsia="Calibri" w:hAnsi="Arial" w:cs="Arial"/>
          <w:sz w:val="22"/>
          <w:szCs w:val="22"/>
        </w:rPr>
      </w:pPr>
      <w:r w:rsidRPr="00874B9B">
        <w:rPr>
          <w:rFonts w:ascii="Arial" w:eastAsia="Calibri" w:hAnsi="Arial" w:cs="Arial"/>
          <w:sz w:val="22"/>
          <w:szCs w:val="22"/>
        </w:rPr>
        <w:t>Additionally, mixed gender</w:t>
      </w:r>
      <w:r w:rsidR="00832246" w:rsidRPr="00874B9B">
        <w:rPr>
          <w:rFonts w:ascii="Arial" w:eastAsia="Calibri" w:hAnsi="Arial" w:cs="Arial"/>
          <w:sz w:val="22"/>
          <w:szCs w:val="22"/>
        </w:rPr>
        <w:t xml:space="preserve"> </w:t>
      </w:r>
      <w:r w:rsidRPr="00874B9B">
        <w:rPr>
          <w:rFonts w:ascii="Arial" w:eastAsia="Calibri" w:hAnsi="Arial" w:cs="Arial"/>
          <w:sz w:val="22"/>
          <w:szCs w:val="22"/>
        </w:rPr>
        <w:t xml:space="preserve">facilities that share entrance and common areas (living room, kitchen, dayroom, etc.) must include onsite staffing available 24 hours a day, 7 days per week.  </w:t>
      </w:r>
    </w:p>
    <w:p w14:paraId="2740B926" w14:textId="790B9B67" w:rsidR="006D2E73" w:rsidRPr="00874B9B" w:rsidRDefault="006D2E73" w:rsidP="009402F3">
      <w:pPr>
        <w:pStyle w:val="Default"/>
        <w:ind w:left="1440"/>
        <w:rPr>
          <w:rFonts w:ascii="Arial" w:eastAsia="Calibri" w:hAnsi="Arial" w:cs="Arial"/>
          <w:sz w:val="22"/>
          <w:szCs w:val="22"/>
        </w:rPr>
      </w:pPr>
    </w:p>
    <w:p w14:paraId="2846708D" w14:textId="3F4BD560" w:rsidR="006D2E73" w:rsidRPr="00874B9B" w:rsidRDefault="006D2E73" w:rsidP="009402F3">
      <w:pPr>
        <w:pStyle w:val="Default"/>
        <w:numPr>
          <w:ilvl w:val="1"/>
          <w:numId w:val="5"/>
        </w:numPr>
        <w:rPr>
          <w:rFonts w:ascii="Arial" w:eastAsia="Calibri" w:hAnsi="Arial" w:cs="Arial"/>
          <w:sz w:val="22"/>
          <w:szCs w:val="22"/>
        </w:rPr>
      </w:pPr>
      <w:r w:rsidRPr="00874B9B">
        <w:rPr>
          <w:rFonts w:ascii="Arial" w:eastAsia="Calibri" w:hAnsi="Arial" w:cs="Arial"/>
          <w:b/>
          <w:bCs/>
          <w:sz w:val="22"/>
          <w:szCs w:val="22"/>
          <w:u w:val="single"/>
        </w:rPr>
        <w:t>GENDER SPECIFIC CARE PROVISIONS</w:t>
      </w:r>
      <w:r w:rsidRPr="00874B9B">
        <w:rPr>
          <w:rFonts w:ascii="Arial" w:eastAsia="Calibri" w:hAnsi="Arial" w:cs="Arial"/>
          <w:sz w:val="22"/>
          <w:szCs w:val="22"/>
        </w:rPr>
        <w:t xml:space="preserve">: The contractor shall identify sufficient residential capacity to provide up to </w:t>
      </w:r>
      <w:r w:rsidR="00832246" w:rsidRPr="00874B9B">
        <w:rPr>
          <w:rFonts w:ascii="Arial" w:eastAsia="Calibri" w:hAnsi="Arial" w:cs="Arial"/>
          <w:sz w:val="22"/>
          <w:szCs w:val="22"/>
        </w:rPr>
        <w:t>12</w:t>
      </w:r>
      <w:r w:rsidRPr="00874B9B">
        <w:rPr>
          <w:rFonts w:ascii="Arial" w:eastAsia="Calibri" w:hAnsi="Arial" w:cs="Arial"/>
          <w:sz w:val="22"/>
          <w:szCs w:val="22"/>
        </w:rPr>
        <w:t xml:space="preserve"> </w:t>
      </w:r>
      <w:r w:rsidR="00962E6F" w:rsidRPr="00874B9B">
        <w:rPr>
          <w:rFonts w:ascii="Arial" w:eastAsia="Calibri" w:hAnsi="Arial" w:cs="Arial"/>
          <w:sz w:val="22"/>
          <w:szCs w:val="22"/>
        </w:rPr>
        <w:t>Veteran</w:t>
      </w:r>
      <w:r w:rsidRPr="00874B9B">
        <w:rPr>
          <w:rFonts w:ascii="Arial" w:eastAsia="Calibri" w:hAnsi="Arial" w:cs="Arial"/>
          <w:sz w:val="22"/>
          <w:szCs w:val="22"/>
        </w:rPr>
        <w:t xml:space="preserve"> beds on any given day, including residential capacity for female beds, and furnish services to beneficiaries in </w:t>
      </w:r>
      <w:r w:rsidR="00133EB0" w:rsidRPr="00874B9B">
        <w:rPr>
          <w:rFonts w:ascii="Arial" w:eastAsia="Calibri" w:hAnsi="Arial" w:cs="Arial"/>
          <w:sz w:val="22"/>
          <w:szCs w:val="22"/>
        </w:rPr>
        <w:t>Akron, Ohi</w:t>
      </w:r>
      <w:r w:rsidR="00731F0E" w:rsidRPr="00874B9B">
        <w:rPr>
          <w:rFonts w:ascii="Arial" w:eastAsia="Calibri" w:hAnsi="Arial" w:cs="Arial"/>
          <w:sz w:val="22"/>
          <w:szCs w:val="22"/>
        </w:rPr>
        <w:t xml:space="preserve">o </w:t>
      </w:r>
      <w:r w:rsidR="00952143" w:rsidRPr="00874B9B">
        <w:rPr>
          <w:rFonts w:ascii="Arial" w:eastAsia="Calibri" w:hAnsi="Arial" w:cs="Arial"/>
          <w:sz w:val="22"/>
          <w:szCs w:val="22"/>
        </w:rPr>
        <w:t>and surrounding Counties</w:t>
      </w:r>
      <w:r w:rsidRPr="00874B9B">
        <w:rPr>
          <w:rFonts w:ascii="Arial" w:eastAsia="Calibri" w:hAnsi="Arial" w:cs="Arial"/>
          <w:sz w:val="22"/>
          <w:szCs w:val="22"/>
        </w:rPr>
        <w:t xml:space="preserve"> for whom such care is specifically authorized by the Department of </w:t>
      </w:r>
      <w:r w:rsidR="00962E6F" w:rsidRPr="00874B9B">
        <w:rPr>
          <w:rFonts w:ascii="Arial" w:eastAsia="Calibri" w:hAnsi="Arial" w:cs="Arial"/>
          <w:sz w:val="22"/>
          <w:szCs w:val="22"/>
        </w:rPr>
        <w:t>Veterans</w:t>
      </w:r>
      <w:r w:rsidRPr="00874B9B">
        <w:rPr>
          <w:rFonts w:ascii="Arial" w:eastAsia="Calibri" w:hAnsi="Arial" w:cs="Arial"/>
          <w:sz w:val="22"/>
          <w:szCs w:val="22"/>
        </w:rPr>
        <w:t xml:space="preserve"> Affairs. </w:t>
      </w:r>
    </w:p>
    <w:p w14:paraId="31588B4B" w14:textId="77777777" w:rsidR="006D2E73" w:rsidRPr="00874B9B" w:rsidRDefault="006D2E73" w:rsidP="009402F3">
      <w:pPr>
        <w:pStyle w:val="Default"/>
        <w:ind w:left="1440"/>
        <w:rPr>
          <w:rFonts w:ascii="Arial" w:eastAsia="Calibri" w:hAnsi="Arial" w:cs="Arial"/>
          <w:sz w:val="22"/>
          <w:szCs w:val="22"/>
        </w:rPr>
      </w:pPr>
    </w:p>
    <w:p w14:paraId="2CE48D52" w14:textId="3F6A1C79"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 (**This section of the requirement only applies to facilities that house female </w:t>
      </w:r>
      <w:r w:rsidR="00962E6F" w:rsidRPr="00874B9B">
        <w:rPr>
          <w:rFonts w:ascii="Arial" w:eastAsia="Calibri" w:hAnsi="Arial" w:cs="Arial"/>
          <w:sz w:val="22"/>
          <w:szCs w:val="22"/>
        </w:rPr>
        <w:t>Veterans</w:t>
      </w:r>
      <w:r w:rsidRPr="00874B9B">
        <w:rPr>
          <w:rFonts w:ascii="Arial" w:eastAsia="Calibri" w:hAnsi="Arial" w:cs="Arial"/>
          <w:sz w:val="22"/>
          <w:szCs w:val="22"/>
        </w:rPr>
        <w:t xml:space="preserve">**) </w:t>
      </w:r>
    </w:p>
    <w:p w14:paraId="01BA88FB" w14:textId="77777777" w:rsidR="00B33C33" w:rsidRPr="00874B9B" w:rsidRDefault="00B33C33" w:rsidP="009402F3">
      <w:pPr>
        <w:pStyle w:val="Default"/>
        <w:ind w:left="1440"/>
        <w:rPr>
          <w:rFonts w:ascii="Arial" w:eastAsia="Calibri" w:hAnsi="Arial" w:cs="Arial"/>
          <w:sz w:val="22"/>
          <w:szCs w:val="22"/>
        </w:rPr>
      </w:pPr>
    </w:p>
    <w:p w14:paraId="570E4ACB" w14:textId="7E81078F"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Special attention need</w:t>
      </w:r>
      <w:r w:rsidR="00B33C33" w:rsidRPr="00874B9B">
        <w:rPr>
          <w:rFonts w:ascii="Arial" w:eastAsia="Calibri" w:hAnsi="Arial" w:cs="Arial"/>
          <w:sz w:val="22"/>
          <w:szCs w:val="22"/>
        </w:rPr>
        <w:t>s</w:t>
      </w:r>
      <w:r w:rsidRPr="00874B9B">
        <w:rPr>
          <w:rFonts w:ascii="Arial" w:eastAsia="Calibri" w:hAnsi="Arial" w:cs="Arial"/>
          <w:sz w:val="22"/>
          <w:szCs w:val="22"/>
        </w:rPr>
        <w:t xml:space="preserve"> to be given to meeting the unique needs of homeless women </w:t>
      </w:r>
      <w:r w:rsidR="00962E6F" w:rsidRPr="00874B9B">
        <w:rPr>
          <w:rFonts w:ascii="Arial" w:eastAsia="Calibri" w:hAnsi="Arial" w:cs="Arial"/>
          <w:sz w:val="22"/>
          <w:szCs w:val="22"/>
        </w:rPr>
        <w:t>Veterans</w:t>
      </w:r>
      <w:r w:rsidRPr="00874B9B">
        <w:rPr>
          <w:rFonts w:ascii="Arial" w:eastAsia="Calibri" w:hAnsi="Arial" w:cs="Arial"/>
          <w:sz w:val="22"/>
          <w:szCs w:val="22"/>
        </w:rPr>
        <w:t>. These needs often include assistance with managing sexual trauma, eating disorders, and interpersonal violence.</w:t>
      </w:r>
      <w:r w:rsidR="007F57F5" w:rsidRPr="00874B9B">
        <w:rPr>
          <w:rFonts w:ascii="Arial" w:eastAsia="Calibri" w:hAnsi="Arial" w:cs="Arial"/>
          <w:sz w:val="22"/>
          <w:szCs w:val="22"/>
        </w:rPr>
        <w:t xml:space="preserve"> </w:t>
      </w:r>
      <w:r w:rsidRPr="00874B9B">
        <w:rPr>
          <w:rFonts w:ascii="Arial" w:eastAsia="Calibri" w:hAnsi="Arial" w:cs="Arial"/>
          <w:sz w:val="22"/>
          <w:szCs w:val="22"/>
        </w:rPr>
        <w:t xml:space="preserve">Women </w:t>
      </w:r>
      <w:r w:rsidR="00962E6F" w:rsidRPr="00874B9B">
        <w:rPr>
          <w:rFonts w:ascii="Arial" w:eastAsia="Calibri" w:hAnsi="Arial" w:cs="Arial"/>
          <w:sz w:val="22"/>
          <w:szCs w:val="22"/>
        </w:rPr>
        <w:t>Veterans</w:t>
      </w:r>
      <w:r w:rsidRPr="00874B9B">
        <w:rPr>
          <w:rFonts w:ascii="Arial" w:eastAsia="Calibri" w:hAnsi="Arial" w:cs="Arial"/>
          <w:sz w:val="22"/>
          <w:szCs w:val="22"/>
        </w:rPr>
        <w:t xml:space="preserve"> will be receiving clinical care from a VA medical facility. They must have access to female clinical staff for additional gender-specific treatment and/or supportive services as needed. </w:t>
      </w:r>
    </w:p>
    <w:p w14:paraId="3D3AA46F" w14:textId="77777777" w:rsidR="00B33C33" w:rsidRPr="00874B9B" w:rsidRDefault="00B33C33" w:rsidP="009402F3">
      <w:pPr>
        <w:pStyle w:val="Default"/>
        <w:ind w:left="1440"/>
        <w:rPr>
          <w:rFonts w:ascii="Arial" w:eastAsia="Calibri" w:hAnsi="Arial" w:cs="Arial"/>
          <w:sz w:val="22"/>
          <w:szCs w:val="22"/>
        </w:rPr>
      </w:pPr>
    </w:p>
    <w:p w14:paraId="5A583CF0" w14:textId="3BF71A9B"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Separate gender living facilities must meet the basic facility requirements for residents. For mixed gender facilities, the living environment of HCHV Contract housing must include:     </w:t>
      </w:r>
    </w:p>
    <w:p w14:paraId="0626B24F" w14:textId="77777777"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     </w:t>
      </w:r>
    </w:p>
    <w:p w14:paraId="1593427D" w14:textId="2D5E95F3"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1</w:t>
      </w:r>
      <w:proofErr w:type="gramStart"/>
      <w:r w:rsidRPr="00874B9B">
        <w:rPr>
          <w:rFonts w:ascii="Arial" w:eastAsia="Calibri" w:hAnsi="Arial" w:cs="Arial"/>
          <w:sz w:val="22"/>
          <w:szCs w:val="22"/>
        </w:rPr>
        <w:t>.  Separate</w:t>
      </w:r>
      <w:proofErr w:type="gramEnd"/>
      <w:r w:rsidRPr="00874B9B">
        <w:rPr>
          <w:rFonts w:ascii="Arial" w:eastAsia="Calibri" w:hAnsi="Arial" w:cs="Arial"/>
          <w:sz w:val="22"/>
          <w:szCs w:val="22"/>
        </w:rPr>
        <w:t xml:space="preserve"> and secure sleeping arrangements (unit or wing) for each gender</w:t>
      </w:r>
    </w:p>
    <w:p w14:paraId="4D6A7B51" w14:textId="77777777" w:rsidR="006D2E73" w:rsidRPr="00874B9B" w:rsidRDefault="006D2E73" w:rsidP="009402F3">
      <w:pPr>
        <w:pStyle w:val="Default"/>
        <w:ind w:left="1440"/>
        <w:rPr>
          <w:rFonts w:ascii="Arial" w:eastAsia="Calibri" w:hAnsi="Arial" w:cs="Arial"/>
          <w:sz w:val="22"/>
          <w:szCs w:val="22"/>
        </w:rPr>
      </w:pPr>
    </w:p>
    <w:p w14:paraId="0909BE54" w14:textId="7C181183"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2</w:t>
      </w:r>
      <w:proofErr w:type="gramStart"/>
      <w:r w:rsidRPr="00874B9B">
        <w:rPr>
          <w:rFonts w:ascii="Arial" w:eastAsia="Calibri" w:hAnsi="Arial" w:cs="Arial"/>
          <w:sz w:val="22"/>
          <w:szCs w:val="22"/>
        </w:rPr>
        <w:t>.  Separate</w:t>
      </w:r>
      <w:proofErr w:type="gramEnd"/>
      <w:r w:rsidRPr="00874B9B">
        <w:rPr>
          <w:rFonts w:ascii="Arial" w:eastAsia="Calibri" w:hAnsi="Arial" w:cs="Arial"/>
          <w:sz w:val="22"/>
          <w:szCs w:val="22"/>
        </w:rPr>
        <w:t xml:space="preserve"> and secure bathroom arrangements for each gender</w:t>
      </w:r>
      <w:r w:rsidR="00611218" w:rsidRPr="00874B9B">
        <w:rPr>
          <w:rFonts w:ascii="Arial" w:eastAsia="Calibri" w:hAnsi="Arial" w:cs="Arial"/>
          <w:sz w:val="22"/>
          <w:szCs w:val="22"/>
        </w:rPr>
        <w:t>.</w:t>
      </w:r>
    </w:p>
    <w:p w14:paraId="55D73F35" w14:textId="77777777" w:rsidR="006D2E73" w:rsidRPr="00874B9B" w:rsidRDefault="006D2E73" w:rsidP="009402F3">
      <w:pPr>
        <w:pStyle w:val="Default"/>
        <w:ind w:left="1440"/>
        <w:rPr>
          <w:rFonts w:ascii="Arial" w:eastAsia="Calibri" w:hAnsi="Arial" w:cs="Arial"/>
          <w:sz w:val="22"/>
          <w:szCs w:val="22"/>
        </w:rPr>
      </w:pPr>
    </w:p>
    <w:p w14:paraId="3DA0B1EA" w14:textId="7A210CDA"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3.  Screening procedures and criteria for sex offenders</w:t>
      </w:r>
      <w:r w:rsidR="00611218" w:rsidRPr="00874B9B">
        <w:rPr>
          <w:rFonts w:ascii="Arial" w:eastAsia="Calibri" w:hAnsi="Arial" w:cs="Arial"/>
          <w:sz w:val="22"/>
          <w:szCs w:val="22"/>
        </w:rPr>
        <w:t>.</w:t>
      </w:r>
    </w:p>
    <w:p w14:paraId="58D639CB" w14:textId="77777777" w:rsidR="006D2E73" w:rsidRPr="00874B9B" w:rsidRDefault="006D2E73" w:rsidP="009402F3">
      <w:pPr>
        <w:pStyle w:val="Default"/>
        <w:ind w:left="1440"/>
        <w:rPr>
          <w:rFonts w:ascii="Arial" w:eastAsia="Calibri" w:hAnsi="Arial" w:cs="Arial"/>
          <w:sz w:val="22"/>
          <w:szCs w:val="22"/>
        </w:rPr>
      </w:pPr>
    </w:p>
    <w:p w14:paraId="2D740E25" w14:textId="77777777"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4</w:t>
      </w:r>
      <w:proofErr w:type="gramStart"/>
      <w:r w:rsidRPr="00874B9B">
        <w:rPr>
          <w:rFonts w:ascii="Arial" w:eastAsia="Calibri" w:hAnsi="Arial" w:cs="Arial"/>
          <w:sz w:val="22"/>
          <w:szCs w:val="22"/>
        </w:rPr>
        <w:t>.  Common</w:t>
      </w:r>
      <w:proofErr w:type="gramEnd"/>
      <w:r w:rsidRPr="00874B9B">
        <w:rPr>
          <w:rFonts w:ascii="Arial" w:eastAsia="Calibri" w:hAnsi="Arial" w:cs="Arial"/>
          <w:sz w:val="22"/>
          <w:szCs w:val="22"/>
        </w:rPr>
        <w:t xml:space="preserve"> areas (lounges, laundry rooms, group rooms) with appropriate security arrangements. </w:t>
      </w:r>
    </w:p>
    <w:p w14:paraId="584F5C69" w14:textId="77777777" w:rsidR="006D2E73" w:rsidRPr="00874B9B" w:rsidRDefault="006D2E73" w:rsidP="009402F3">
      <w:pPr>
        <w:pStyle w:val="Default"/>
        <w:ind w:left="1440"/>
        <w:rPr>
          <w:rFonts w:ascii="Arial" w:eastAsia="Calibri" w:hAnsi="Arial" w:cs="Arial"/>
          <w:sz w:val="22"/>
          <w:szCs w:val="22"/>
        </w:rPr>
      </w:pPr>
    </w:p>
    <w:p w14:paraId="7799001B" w14:textId="4B1EFE48" w:rsidR="006D2E73" w:rsidRPr="00874B9B" w:rsidRDefault="006D2E73"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HCHV-funded programs shall maintain and adjust environments to support the safety, security, privacy and services for women </w:t>
      </w:r>
      <w:r w:rsidR="00962E6F" w:rsidRPr="00874B9B">
        <w:rPr>
          <w:rFonts w:ascii="Arial" w:eastAsia="Calibri" w:hAnsi="Arial" w:cs="Arial"/>
          <w:sz w:val="22"/>
          <w:szCs w:val="22"/>
        </w:rPr>
        <w:t>Veterans</w:t>
      </w:r>
      <w:r w:rsidRPr="00874B9B">
        <w:rPr>
          <w:rFonts w:ascii="Arial" w:eastAsia="Calibri" w:hAnsi="Arial" w:cs="Arial"/>
          <w:sz w:val="22"/>
          <w:szCs w:val="22"/>
        </w:rPr>
        <w:t xml:space="preserve">. Special emphasis on privacy and security should be noted. </w:t>
      </w:r>
      <w:r w:rsidR="00962E6F" w:rsidRPr="00874B9B">
        <w:rPr>
          <w:rFonts w:ascii="Arial" w:eastAsia="Calibri" w:hAnsi="Arial" w:cs="Arial"/>
          <w:sz w:val="22"/>
          <w:szCs w:val="22"/>
        </w:rPr>
        <w:t>Veteran</w:t>
      </w:r>
      <w:r w:rsidRPr="00874B9B">
        <w:rPr>
          <w:rFonts w:ascii="Arial" w:eastAsia="Calibri" w:hAnsi="Arial" w:cs="Arial"/>
          <w:sz w:val="22"/>
          <w:szCs w:val="22"/>
        </w:rPr>
        <w:t xml:space="preserve"> residents have a right to be treated with dignity in a humane environment that affords them both reasonable </w:t>
      </w:r>
      <w:proofErr w:type="gramStart"/>
      <w:r w:rsidRPr="00874B9B">
        <w:rPr>
          <w:rFonts w:ascii="Arial" w:eastAsia="Calibri" w:hAnsi="Arial" w:cs="Arial"/>
          <w:sz w:val="22"/>
          <w:szCs w:val="22"/>
        </w:rPr>
        <w:t>protections</w:t>
      </w:r>
      <w:proofErr w:type="gramEnd"/>
      <w:r w:rsidRPr="00874B9B">
        <w:rPr>
          <w:rFonts w:ascii="Arial" w:eastAsia="Calibri" w:hAnsi="Arial" w:cs="Arial"/>
          <w:sz w:val="22"/>
          <w:szCs w:val="22"/>
        </w:rPr>
        <w:t xml:space="preserve"> from harm and appropriate privacy </w:t>
      </w:r>
      <w:proofErr w:type="gramStart"/>
      <w:r w:rsidRPr="00874B9B">
        <w:rPr>
          <w:rFonts w:ascii="Arial" w:eastAsia="Calibri" w:hAnsi="Arial" w:cs="Arial"/>
          <w:sz w:val="22"/>
          <w:szCs w:val="22"/>
        </w:rPr>
        <w:t>with regard to</w:t>
      </w:r>
      <w:proofErr w:type="gramEnd"/>
      <w:r w:rsidRPr="00874B9B">
        <w:rPr>
          <w:rFonts w:ascii="Arial" w:eastAsia="Calibri" w:hAnsi="Arial" w:cs="Arial"/>
          <w:sz w:val="22"/>
          <w:szCs w:val="22"/>
        </w:rPr>
        <w:t xml:space="preserve"> their personal needs. The living environments of HCHV</w:t>
      </w:r>
      <w:r w:rsidR="009402F3" w:rsidRPr="00874B9B">
        <w:rPr>
          <w:rFonts w:ascii="Arial" w:eastAsia="Calibri" w:hAnsi="Arial" w:cs="Arial"/>
          <w:sz w:val="22"/>
          <w:szCs w:val="22"/>
        </w:rPr>
        <w:t>-</w:t>
      </w:r>
      <w:r w:rsidRPr="00874B9B">
        <w:rPr>
          <w:rFonts w:ascii="Arial" w:eastAsia="Calibri" w:hAnsi="Arial" w:cs="Arial"/>
          <w:sz w:val="22"/>
          <w:szCs w:val="22"/>
        </w:rPr>
        <w:t>Contract</w:t>
      </w:r>
      <w:r w:rsidR="008476AE" w:rsidRPr="00874B9B">
        <w:rPr>
          <w:rFonts w:ascii="Arial" w:eastAsia="Calibri" w:hAnsi="Arial" w:cs="Arial"/>
          <w:sz w:val="22"/>
          <w:szCs w:val="22"/>
        </w:rPr>
        <w:t>ed</w:t>
      </w:r>
      <w:r w:rsidRPr="00874B9B">
        <w:rPr>
          <w:rFonts w:ascii="Arial" w:eastAsia="Calibri" w:hAnsi="Arial" w:cs="Arial"/>
          <w:sz w:val="22"/>
          <w:szCs w:val="22"/>
        </w:rPr>
        <w:t xml:space="preserve"> </w:t>
      </w:r>
      <w:r w:rsidR="009402F3" w:rsidRPr="00874B9B">
        <w:rPr>
          <w:rFonts w:ascii="Arial" w:eastAsia="Calibri" w:hAnsi="Arial" w:cs="Arial"/>
          <w:sz w:val="22"/>
          <w:szCs w:val="22"/>
        </w:rPr>
        <w:t xml:space="preserve">Emergency </w:t>
      </w:r>
      <w:r w:rsidRPr="00874B9B">
        <w:rPr>
          <w:rFonts w:ascii="Arial" w:eastAsia="Calibri" w:hAnsi="Arial" w:cs="Arial"/>
          <w:sz w:val="22"/>
          <w:szCs w:val="22"/>
        </w:rPr>
        <w:t>Residential Services transitional housing shall include:</w:t>
      </w:r>
    </w:p>
    <w:p w14:paraId="43A61574" w14:textId="77777777" w:rsidR="006D2E73" w:rsidRPr="00874B9B" w:rsidRDefault="006D2E73" w:rsidP="009402F3">
      <w:pPr>
        <w:pStyle w:val="Default"/>
        <w:ind w:left="1440"/>
        <w:rPr>
          <w:rFonts w:ascii="Arial" w:eastAsia="Calibri" w:hAnsi="Arial" w:cs="Arial"/>
          <w:sz w:val="22"/>
          <w:szCs w:val="22"/>
        </w:rPr>
      </w:pPr>
    </w:p>
    <w:p w14:paraId="5591D08A" w14:textId="657D9877" w:rsidR="006D2E73" w:rsidRPr="00874B9B" w:rsidRDefault="00A65A0C"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1. </w:t>
      </w:r>
      <w:r w:rsidR="006D2E73" w:rsidRPr="00874B9B">
        <w:rPr>
          <w:rFonts w:ascii="Arial" w:eastAsia="Calibri" w:hAnsi="Arial" w:cs="Arial"/>
          <w:sz w:val="22"/>
          <w:szCs w:val="22"/>
        </w:rPr>
        <w:t>Residential room and board in an environment that promotes a lifestyle free of sexual discrimination.</w:t>
      </w:r>
    </w:p>
    <w:p w14:paraId="55FA3053" w14:textId="77777777" w:rsidR="006D2E73" w:rsidRPr="00566182" w:rsidRDefault="006D2E73" w:rsidP="009402F3">
      <w:pPr>
        <w:pStyle w:val="Default"/>
        <w:ind w:left="1440"/>
        <w:rPr>
          <w:rFonts w:ascii="Times New Roman" w:eastAsia="Calibri" w:hAnsi="Times New Roman" w:cs="Times New Roman"/>
        </w:rPr>
      </w:pPr>
    </w:p>
    <w:p w14:paraId="7A1CB318" w14:textId="1779F76B" w:rsidR="006D2E73" w:rsidRPr="00874B9B" w:rsidRDefault="000D00F1" w:rsidP="009402F3">
      <w:pPr>
        <w:pStyle w:val="Default"/>
        <w:ind w:left="1440"/>
        <w:rPr>
          <w:rFonts w:ascii="Arial" w:eastAsia="Calibri" w:hAnsi="Arial" w:cs="Arial"/>
          <w:sz w:val="22"/>
          <w:szCs w:val="22"/>
        </w:rPr>
      </w:pPr>
      <w:r w:rsidRPr="00874B9B">
        <w:rPr>
          <w:rFonts w:ascii="Arial" w:eastAsia="Calibri" w:hAnsi="Arial" w:cs="Arial"/>
          <w:sz w:val="22"/>
          <w:szCs w:val="22"/>
        </w:rPr>
        <w:lastRenderedPageBreak/>
        <w:t xml:space="preserve">2. </w:t>
      </w:r>
      <w:r w:rsidR="006D2E73" w:rsidRPr="00874B9B">
        <w:rPr>
          <w:rFonts w:ascii="Arial" w:eastAsia="Calibri" w:hAnsi="Arial" w:cs="Arial"/>
          <w:sz w:val="22"/>
          <w:szCs w:val="22"/>
        </w:rPr>
        <w:t>An environment conducive to social interaction, supportive of recovery models and the fullest development of the resident’s rehabilitative potential regardless of gender or sexual orientation.</w:t>
      </w:r>
    </w:p>
    <w:p w14:paraId="3A0FA2D8" w14:textId="77777777" w:rsidR="006D2E73" w:rsidRPr="00874B9B" w:rsidRDefault="006D2E73" w:rsidP="009402F3">
      <w:pPr>
        <w:pStyle w:val="Default"/>
        <w:ind w:left="1440"/>
        <w:rPr>
          <w:rFonts w:ascii="Arial" w:eastAsia="Calibri" w:hAnsi="Arial" w:cs="Arial"/>
          <w:sz w:val="22"/>
          <w:szCs w:val="22"/>
        </w:rPr>
      </w:pPr>
    </w:p>
    <w:p w14:paraId="04E70D84" w14:textId="7D5D2A23" w:rsidR="006D2E73" w:rsidRPr="00874B9B" w:rsidRDefault="000D00F1" w:rsidP="009402F3">
      <w:pPr>
        <w:pStyle w:val="Default"/>
        <w:ind w:left="1440"/>
        <w:rPr>
          <w:rFonts w:ascii="Arial" w:eastAsia="Calibri" w:hAnsi="Arial" w:cs="Arial"/>
          <w:sz w:val="22"/>
          <w:szCs w:val="22"/>
        </w:rPr>
      </w:pPr>
      <w:r w:rsidRPr="00874B9B">
        <w:rPr>
          <w:rFonts w:ascii="Arial" w:eastAsia="Calibri" w:hAnsi="Arial" w:cs="Arial"/>
          <w:sz w:val="22"/>
          <w:szCs w:val="22"/>
        </w:rPr>
        <w:t xml:space="preserve">3. </w:t>
      </w:r>
      <w:r w:rsidR="006D2E73" w:rsidRPr="00874B9B">
        <w:rPr>
          <w:rFonts w:ascii="Arial" w:eastAsia="Calibri" w:hAnsi="Arial" w:cs="Arial"/>
          <w:sz w:val="22"/>
          <w:szCs w:val="22"/>
        </w:rPr>
        <w:t xml:space="preserve">Separate and secure bathroom arrangements to ensure privacy for personal hygiene and grooming. </w:t>
      </w:r>
    </w:p>
    <w:p w14:paraId="4D55ABE3" w14:textId="77777777" w:rsidR="006D2E73" w:rsidRPr="00874B9B" w:rsidRDefault="006D2E73" w:rsidP="009402F3">
      <w:pPr>
        <w:pStyle w:val="Default"/>
        <w:ind w:left="1440"/>
        <w:rPr>
          <w:rFonts w:ascii="Arial" w:eastAsia="Calibri" w:hAnsi="Arial" w:cs="Arial"/>
          <w:sz w:val="22"/>
          <w:szCs w:val="22"/>
        </w:rPr>
      </w:pPr>
    </w:p>
    <w:p w14:paraId="5D088DB6" w14:textId="27A9394E" w:rsidR="003F4957" w:rsidRPr="00874B9B" w:rsidRDefault="003F4957" w:rsidP="009402F3">
      <w:pPr>
        <w:pStyle w:val="ListParagraph"/>
        <w:numPr>
          <w:ilvl w:val="1"/>
          <w:numId w:val="5"/>
        </w:numPr>
        <w:spacing w:after="0" w:line="240" w:lineRule="auto"/>
        <w:rPr>
          <w:rFonts w:ascii="Arial" w:eastAsia="Times New Roman" w:hAnsi="Arial" w:cs="Arial"/>
        </w:rPr>
      </w:pPr>
      <w:r w:rsidRPr="00874B9B">
        <w:rPr>
          <w:rFonts w:ascii="Arial" w:eastAsia="Times New Roman" w:hAnsi="Arial" w:cs="Arial"/>
          <w:b/>
          <w:u w:val="single"/>
        </w:rPr>
        <w:t>LAUNDRY FACILITIES</w:t>
      </w:r>
      <w:r w:rsidRPr="00874B9B">
        <w:rPr>
          <w:rFonts w:ascii="Arial" w:eastAsia="Times New Roman" w:hAnsi="Arial" w:cs="Arial"/>
        </w:rPr>
        <w:t xml:space="preserve">: Laundry facilities and necessary detergent </w:t>
      </w:r>
      <w:proofErr w:type="gramStart"/>
      <w:r w:rsidRPr="00874B9B">
        <w:rPr>
          <w:rFonts w:ascii="Arial" w:eastAsia="Times New Roman" w:hAnsi="Arial" w:cs="Arial"/>
        </w:rPr>
        <w:t>free</w:t>
      </w:r>
      <w:proofErr w:type="gramEnd"/>
      <w:r w:rsidRPr="00874B9B">
        <w:rPr>
          <w:rFonts w:ascii="Arial" w:eastAsia="Times New Roman" w:hAnsi="Arial" w:cs="Arial"/>
        </w:rPr>
        <w:t xml:space="preserve"> of charge and adequate for residents to do their own laundry or to have laundry done at minimum one time per week.</w:t>
      </w:r>
    </w:p>
    <w:p w14:paraId="5C905E50" w14:textId="77777777" w:rsidR="008F29AB" w:rsidRPr="00874B9B" w:rsidRDefault="008F29AB" w:rsidP="008F29AB">
      <w:pPr>
        <w:spacing w:after="0" w:line="240" w:lineRule="auto"/>
        <w:rPr>
          <w:rFonts w:ascii="Arial" w:eastAsia="Times New Roman" w:hAnsi="Arial" w:cs="Arial"/>
        </w:rPr>
      </w:pPr>
    </w:p>
    <w:p w14:paraId="19700897" w14:textId="370BF003" w:rsidR="00276DE6" w:rsidRPr="00874B9B" w:rsidRDefault="00276DE6" w:rsidP="008F29AB">
      <w:pPr>
        <w:pStyle w:val="ListParagraph"/>
        <w:numPr>
          <w:ilvl w:val="1"/>
          <w:numId w:val="5"/>
        </w:numPr>
        <w:spacing w:after="0" w:line="240" w:lineRule="auto"/>
        <w:rPr>
          <w:rFonts w:ascii="Arial" w:eastAsia="Times New Roman" w:hAnsi="Arial" w:cs="Arial"/>
        </w:rPr>
      </w:pPr>
      <w:r w:rsidRPr="00874B9B">
        <w:rPr>
          <w:rFonts w:ascii="Arial" w:hAnsi="Arial" w:cs="Arial"/>
          <w:b/>
          <w:u w:val="single"/>
        </w:rPr>
        <w:t>SAFE ROOM</w:t>
      </w:r>
      <w:r w:rsidRPr="00874B9B">
        <w:rPr>
          <w:rFonts w:ascii="Arial" w:hAnsi="Arial" w:cs="Arial"/>
          <w:b/>
        </w:rPr>
        <w:t xml:space="preserve">: </w:t>
      </w:r>
      <w:r w:rsidRPr="00874B9B">
        <w:rPr>
          <w:rFonts w:ascii="Arial" w:hAnsi="Arial" w:cs="Arial"/>
        </w:rPr>
        <w:t xml:space="preserve"> Provides a “safe room” where veterans returning to the facility under the influence can relax until they are ready to return to their rooms.  This room should provide a television and comfortable seating.  A minimum of </w:t>
      </w:r>
      <w:proofErr w:type="gramStart"/>
      <w:r w:rsidRPr="00874B9B">
        <w:rPr>
          <w:rFonts w:ascii="Arial" w:hAnsi="Arial" w:cs="Arial"/>
        </w:rPr>
        <w:t>30 minute</w:t>
      </w:r>
      <w:proofErr w:type="gramEnd"/>
      <w:r w:rsidRPr="00874B9B">
        <w:rPr>
          <w:rFonts w:ascii="Arial" w:hAnsi="Arial" w:cs="Arial"/>
        </w:rPr>
        <w:t xml:space="preserve"> checks will be performed by staff on duty while a Veteran is in the “safe room.” More than one intoxicated Veteran is permitted in the room at a time. </w:t>
      </w:r>
    </w:p>
    <w:p w14:paraId="4BAAC0B2" w14:textId="77777777" w:rsidR="008F29AB" w:rsidRPr="00874B9B" w:rsidRDefault="008F29AB" w:rsidP="008F29AB">
      <w:pPr>
        <w:pStyle w:val="ListParagraph"/>
        <w:rPr>
          <w:rFonts w:ascii="Arial" w:eastAsia="Times New Roman" w:hAnsi="Arial" w:cs="Arial"/>
        </w:rPr>
      </w:pPr>
    </w:p>
    <w:p w14:paraId="60924904" w14:textId="7DEE9605" w:rsidR="00276DE6" w:rsidRPr="00874B9B" w:rsidRDefault="00276DE6" w:rsidP="008F29AB">
      <w:pPr>
        <w:pStyle w:val="ListParagraph"/>
        <w:numPr>
          <w:ilvl w:val="1"/>
          <w:numId w:val="5"/>
        </w:numPr>
        <w:spacing w:after="0" w:line="240" w:lineRule="auto"/>
        <w:rPr>
          <w:rFonts w:ascii="Arial" w:eastAsia="Times New Roman" w:hAnsi="Arial" w:cs="Arial"/>
        </w:rPr>
      </w:pPr>
      <w:r w:rsidRPr="00874B9B">
        <w:rPr>
          <w:rFonts w:ascii="Arial" w:hAnsi="Arial" w:cs="Arial"/>
          <w:b/>
          <w:bCs/>
          <w:u w:val="single"/>
        </w:rPr>
        <w:t>INTERNET AND COMPUTER ACCESS</w:t>
      </w:r>
      <w:r w:rsidRPr="00874B9B">
        <w:rPr>
          <w:rFonts w:ascii="Arial" w:hAnsi="Arial" w:cs="Arial"/>
          <w:bCs/>
        </w:rPr>
        <w:t xml:space="preserve">:  Internet access shall be available to Veterans residing at the facility.  Access shall consist of a service/speed rating of at least 10 Megabytes per Second (Mbps) Download, 1Mbps Upload or better.  Wireless or other access </w:t>
      </w:r>
      <w:proofErr w:type="gramStart"/>
      <w:r w:rsidRPr="00874B9B">
        <w:rPr>
          <w:rFonts w:ascii="Arial" w:hAnsi="Arial" w:cs="Arial"/>
          <w:bCs/>
        </w:rPr>
        <w:t>shall</w:t>
      </w:r>
      <w:proofErr w:type="gramEnd"/>
      <w:r w:rsidRPr="00874B9B">
        <w:rPr>
          <w:rFonts w:ascii="Arial" w:hAnsi="Arial" w:cs="Arial"/>
          <w:bCs/>
        </w:rPr>
        <w:t xml:space="preserve"> be provided so that it is possible for three (3) or more users to access internet services simultaneously.</w:t>
      </w:r>
      <w:r w:rsidR="00E50B95" w:rsidRPr="00874B9B">
        <w:rPr>
          <w:rFonts w:ascii="Arial" w:hAnsi="Arial" w:cs="Arial"/>
          <w:bCs/>
        </w:rPr>
        <w:t xml:space="preserve"> </w:t>
      </w:r>
      <w:r w:rsidRPr="00874B9B">
        <w:rPr>
          <w:rFonts w:ascii="Arial" w:hAnsi="Arial" w:cs="Arial"/>
          <w:bCs/>
        </w:rPr>
        <w:t xml:space="preserve">Facility </w:t>
      </w:r>
      <w:proofErr w:type="gramStart"/>
      <w:r w:rsidRPr="00874B9B">
        <w:rPr>
          <w:rFonts w:ascii="Arial" w:hAnsi="Arial" w:cs="Arial"/>
          <w:bCs/>
        </w:rPr>
        <w:t>shall</w:t>
      </w:r>
      <w:proofErr w:type="gramEnd"/>
      <w:r w:rsidRPr="00874B9B">
        <w:rPr>
          <w:rFonts w:ascii="Arial" w:hAnsi="Arial" w:cs="Arial"/>
          <w:bCs/>
        </w:rPr>
        <w:t xml:space="preserve"> provide hardware (computer(s), printer, etc.) to be utilized</w:t>
      </w:r>
      <w:r w:rsidR="00E50B95" w:rsidRPr="00874B9B">
        <w:rPr>
          <w:rFonts w:ascii="Arial" w:hAnsi="Arial" w:cs="Arial"/>
          <w:bCs/>
        </w:rPr>
        <w:t xml:space="preserve">. </w:t>
      </w:r>
      <w:r w:rsidRPr="00874B9B">
        <w:rPr>
          <w:rFonts w:ascii="Arial" w:hAnsi="Arial" w:cs="Arial"/>
          <w:bCs/>
        </w:rPr>
        <w:t xml:space="preserve">Veterans enrolled at the local community college or taking online </w:t>
      </w:r>
      <w:proofErr w:type="gramStart"/>
      <w:r w:rsidRPr="00874B9B">
        <w:rPr>
          <w:rFonts w:ascii="Arial" w:hAnsi="Arial" w:cs="Arial"/>
          <w:bCs/>
        </w:rPr>
        <w:t>courses,</w:t>
      </w:r>
      <w:proofErr w:type="gramEnd"/>
      <w:r w:rsidRPr="00874B9B">
        <w:rPr>
          <w:rFonts w:ascii="Arial" w:hAnsi="Arial" w:cs="Arial"/>
          <w:bCs/>
        </w:rPr>
        <w:t xml:space="preserve"> should be given priority of usage. The Contractor will be responsible for establishing hours of usage as well as setting any “parental controls” they deem essential.</w:t>
      </w:r>
    </w:p>
    <w:p w14:paraId="232B1F6A" w14:textId="77777777" w:rsidR="00992A49" w:rsidRPr="00874B9B" w:rsidRDefault="00992A49" w:rsidP="00992A49">
      <w:pPr>
        <w:pStyle w:val="ListParagraph"/>
        <w:rPr>
          <w:rFonts w:ascii="Arial" w:eastAsia="Times New Roman" w:hAnsi="Arial" w:cs="Arial"/>
        </w:rPr>
      </w:pPr>
    </w:p>
    <w:p w14:paraId="0F95413B" w14:textId="26B26BC0" w:rsidR="00B63D7E" w:rsidRPr="00874B9B" w:rsidRDefault="003F4957" w:rsidP="00D905ED">
      <w:pPr>
        <w:pStyle w:val="ListParagraph"/>
        <w:numPr>
          <w:ilvl w:val="1"/>
          <w:numId w:val="5"/>
        </w:numPr>
        <w:spacing w:after="0" w:line="240" w:lineRule="auto"/>
        <w:rPr>
          <w:rFonts w:ascii="Arial" w:eastAsia="Times New Roman" w:hAnsi="Arial" w:cs="Arial"/>
        </w:rPr>
      </w:pPr>
      <w:r w:rsidRPr="00874B9B">
        <w:rPr>
          <w:rFonts w:ascii="Arial" w:eastAsia="Times New Roman" w:hAnsi="Arial" w:cs="Arial"/>
          <w:b/>
          <w:u w:val="single"/>
        </w:rPr>
        <w:t>THERAPEUTIC AND REHABILITATIVE SERVICES</w:t>
      </w:r>
      <w:r w:rsidRPr="00874B9B">
        <w:rPr>
          <w:rFonts w:ascii="Arial" w:eastAsia="Times New Roman" w:hAnsi="Arial" w:cs="Arial"/>
        </w:rPr>
        <w:t xml:space="preserve">: Each </w:t>
      </w:r>
      <w:r w:rsidR="00962E6F" w:rsidRPr="00874B9B">
        <w:rPr>
          <w:rFonts w:ascii="Arial" w:eastAsia="Times New Roman" w:hAnsi="Arial" w:cs="Arial"/>
        </w:rPr>
        <w:t>Veteran</w:t>
      </w:r>
      <w:r w:rsidRPr="00874B9B">
        <w:rPr>
          <w:rFonts w:ascii="Arial" w:eastAsia="Times New Roman" w:hAnsi="Arial" w:cs="Arial"/>
        </w:rPr>
        <w:t xml:space="preserve"> will have an Individual Care Plan (ICP) completed by the Contractor with input from the </w:t>
      </w:r>
      <w:r w:rsidR="00962E6F" w:rsidRPr="00874B9B">
        <w:rPr>
          <w:rFonts w:ascii="Arial" w:eastAsia="Times New Roman" w:hAnsi="Arial" w:cs="Arial"/>
        </w:rPr>
        <w:t>Veteran</w:t>
      </w:r>
      <w:r w:rsidRPr="00874B9B">
        <w:rPr>
          <w:rFonts w:ascii="Arial" w:eastAsia="Times New Roman" w:hAnsi="Arial" w:cs="Arial"/>
        </w:rPr>
        <w:t xml:space="preserve"> and the VA </w:t>
      </w:r>
      <w:r w:rsidR="002110B9" w:rsidRPr="00874B9B">
        <w:rPr>
          <w:rFonts w:ascii="Arial" w:eastAsia="Times New Roman" w:hAnsi="Arial" w:cs="Arial"/>
        </w:rPr>
        <w:t>HCHV Coordinator</w:t>
      </w:r>
      <w:r w:rsidRPr="00874B9B">
        <w:rPr>
          <w:rFonts w:ascii="Arial" w:eastAsia="Times New Roman" w:hAnsi="Arial" w:cs="Arial"/>
        </w:rPr>
        <w:t xml:space="preserve"> (or Designee). Therapeutic and rehabilitative services will be stated in the </w:t>
      </w:r>
      <w:proofErr w:type="gramStart"/>
      <w:r w:rsidRPr="00874B9B">
        <w:rPr>
          <w:rFonts w:ascii="Arial" w:eastAsia="Times New Roman" w:hAnsi="Arial" w:cs="Arial"/>
        </w:rPr>
        <w:t>plan of care</w:t>
      </w:r>
      <w:proofErr w:type="gramEnd"/>
      <w:r w:rsidRPr="00874B9B">
        <w:rPr>
          <w:rFonts w:ascii="Arial" w:eastAsia="Times New Roman" w:hAnsi="Arial" w:cs="Arial"/>
        </w:rPr>
        <w:t>. Services which the Contractor must be able to furnish or provide shall be detailed in the QASP and will include:</w:t>
      </w:r>
    </w:p>
    <w:p w14:paraId="6BF41B05" w14:textId="77777777" w:rsidR="00B63D7E" w:rsidRPr="00874B9B" w:rsidRDefault="00B63D7E" w:rsidP="009402F3">
      <w:pPr>
        <w:pStyle w:val="ListParagraph"/>
        <w:spacing w:after="0" w:line="240" w:lineRule="auto"/>
        <w:rPr>
          <w:rFonts w:ascii="Arial" w:eastAsia="Times New Roman" w:hAnsi="Arial" w:cs="Arial"/>
          <w:b/>
          <w:bCs/>
          <w:u w:val="single"/>
        </w:rPr>
      </w:pPr>
    </w:p>
    <w:p w14:paraId="2466C10E" w14:textId="77777777" w:rsidR="00EE15D1" w:rsidRPr="00874B9B" w:rsidRDefault="003F4957" w:rsidP="00725084">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Group Activities</w:t>
      </w:r>
      <w:r w:rsidRPr="00874B9B">
        <w:rPr>
          <w:rFonts w:ascii="Arial" w:eastAsia="Times New Roman" w:hAnsi="Arial" w:cs="Arial"/>
          <w:bCs/>
        </w:rPr>
        <w:t>: Structured group activities, as appropriate, shall occur two times per month – examples include group therapy, life skills training, social skills training, financial workshops, Alcoholics Anonymous, Narcotics Anonymous, vocational counseling</w:t>
      </w:r>
      <w:r w:rsidR="00B33C33" w:rsidRPr="00874B9B">
        <w:rPr>
          <w:rFonts w:ascii="Arial" w:eastAsia="Times New Roman" w:hAnsi="Arial" w:cs="Arial"/>
          <w:bCs/>
        </w:rPr>
        <w:t>,</w:t>
      </w:r>
      <w:r w:rsidRPr="00874B9B">
        <w:rPr>
          <w:rFonts w:ascii="Arial" w:eastAsia="Times New Roman" w:hAnsi="Arial" w:cs="Arial"/>
          <w:bCs/>
        </w:rPr>
        <w:t xml:space="preserve"> and physical activities as appropriate. For the purposes of this contract “House Meetings” and VA Housing Resource Groups may not be counted as a structured group activity should have a therapeutic value and facilitation shall be the responsibility of the Contractor. Should a </w:t>
      </w:r>
      <w:r w:rsidR="00962E6F" w:rsidRPr="00874B9B">
        <w:rPr>
          <w:rFonts w:ascii="Arial" w:eastAsia="Times New Roman" w:hAnsi="Arial" w:cs="Arial"/>
          <w:bCs/>
        </w:rPr>
        <w:t>Veteran</w:t>
      </w:r>
      <w:r w:rsidRPr="00874B9B">
        <w:rPr>
          <w:rFonts w:ascii="Arial" w:eastAsia="Times New Roman" w:hAnsi="Arial" w:cs="Arial"/>
          <w:bCs/>
        </w:rPr>
        <w:t xml:space="preserve"> have mental health, medical, family and/or employment obligations which directly </w:t>
      </w:r>
      <w:proofErr w:type="gramStart"/>
      <w:r w:rsidRPr="00874B9B">
        <w:rPr>
          <w:rFonts w:ascii="Arial" w:eastAsia="Times New Roman" w:hAnsi="Arial" w:cs="Arial"/>
          <w:bCs/>
        </w:rPr>
        <w:t>conflicts</w:t>
      </w:r>
      <w:proofErr w:type="gramEnd"/>
      <w:r w:rsidRPr="00874B9B">
        <w:rPr>
          <w:rFonts w:ascii="Arial" w:eastAsia="Times New Roman" w:hAnsi="Arial" w:cs="Arial"/>
          <w:bCs/>
        </w:rPr>
        <w:t xml:space="preserve"> with this requirement alternate group activates will be arranged and/or the Contractor </w:t>
      </w:r>
      <w:r w:rsidR="00B357D7" w:rsidRPr="00874B9B">
        <w:rPr>
          <w:rFonts w:ascii="Arial" w:eastAsia="Times New Roman" w:hAnsi="Arial" w:cs="Arial"/>
          <w:bCs/>
        </w:rPr>
        <w:t>shall</w:t>
      </w:r>
      <w:r w:rsidRPr="00874B9B">
        <w:rPr>
          <w:rFonts w:ascii="Arial" w:eastAsia="Times New Roman" w:hAnsi="Arial" w:cs="Arial"/>
          <w:bCs/>
        </w:rPr>
        <w:t xml:space="preserve"> clearly document efforts made to accommodate the </w:t>
      </w:r>
      <w:r w:rsidR="00962E6F" w:rsidRPr="00874B9B">
        <w:rPr>
          <w:rFonts w:ascii="Arial" w:eastAsia="Times New Roman" w:hAnsi="Arial" w:cs="Arial"/>
          <w:bCs/>
        </w:rPr>
        <w:t>Veteran</w:t>
      </w:r>
      <w:r w:rsidRPr="00874B9B">
        <w:rPr>
          <w:rFonts w:ascii="Arial" w:eastAsia="Times New Roman" w:hAnsi="Arial" w:cs="Arial"/>
          <w:bCs/>
        </w:rPr>
        <w:t>.</w:t>
      </w:r>
      <w:r w:rsidR="00C031D7" w:rsidRPr="00874B9B">
        <w:rPr>
          <w:rFonts w:ascii="Arial" w:eastAsia="Times New Roman" w:hAnsi="Arial" w:cs="Arial"/>
          <w:bCs/>
        </w:rPr>
        <w:t xml:space="preserve"> </w:t>
      </w:r>
    </w:p>
    <w:p w14:paraId="163679F9" w14:textId="77777777" w:rsidR="00EE15D1" w:rsidRPr="00EE15D1" w:rsidRDefault="00EE15D1" w:rsidP="00EE15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Times New Roman" w:eastAsia="Times New Roman" w:hAnsi="Times New Roman" w:cs="Times New Roman"/>
          <w:sz w:val="24"/>
          <w:szCs w:val="24"/>
        </w:rPr>
      </w:pPr>
    </w:p>
    <w:p w14:paraId="6D439616" w14:textId="2C0AC628" w:rsidR="00B63D7E" w:rsidRPr="00874B9B" w:rsidRDefault="003F4957" w:rsidP="00725084">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VA Coordination</w:t>
      </w:r>
      <w:r w:rsidRPr="00874B9B">
        <w:rPr>
          <w:rFonts w:ascii="Arial" w:eastAsia="Times New Roman" w:hAnsi="Arial" w:cs="Arial"/>
          <w:bCs/>
        </w:rPr>
        <w:t xml:space="preserve">: Collaboration and coordination with VA program staff, as needed, will include coordination of supportive psychosocial services. </w:t>
      </w:r>
      <w:proofErr w:type="gramStart"/>
      <w:r w:rsidRPr="00874B9B">
        <w:rPr>
          <w:rFonts w:ascii="Arial" w:eastAsia="Times New Roman" w:hAnsi="Arial" w:cs="Arial"/>
          <w:bCs/>
        </w:rPr>
        <w:t>In particular, coordinated</w:t>
      </w:r>
      <w:proofErr w:type="gramEnd"/>
      <w:r w:rsidRPr="00874B9B">
        <w:rPr>
          <w:rFonts w:ascii="Arial" w:eastAsia="Times New Roman" w:hAnsi="Arial" w:cs="Arial"/>
          <w:bCs/>
        </w:rPr>
        <w:t xml:space="preserve"> efforts must be </w:t>
      </w:r>
      <w:r w:rsidRPr="00874B9B">
        <w:rPr>
          <w:rFonts w:ascii="Arial" w:eastAsia="Times New Roman" w:hAnsi="Arial" w:cs="Arial"/>
          <w:bCs/>
        </w:rPr>
        <w:lastRenderedPageBreak/>
        <w:t>made with the Liaison around medical, mental health, admission and discharge needs.</w:t>
      </w:r>
    </w:p>
    <w:p w14:paraId="71F4B5EA" w14:textId="77777777" w:rsidR="00B63D7E" w:rsidRPr="00874B9B" w:rsidRDefault="00B63D7E" w:rsidP="00940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p>
    <w:p w14:paraId="2F9F930E" w14:textId="77777777" w:rsidR="00EE15D1" w:rsidRPr="00874B9B" w:rsidRDefault="003F4957" w:rsidP="00EE15D1">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Case Management</w:t>
      </w:r>
      <w:r w:rsidRPr="00874B9B">
        <w:rPr>
          <w:rFonts w:ascii="Arial" w:eastAsia="Times New Roman" w:hAnsi="Arial" w:cs="Arial"/>
          <w:bCs/>
        </w:rPr>
        <w:t xml:space="preserve">: A thorough written Individualized Care Plan (ICP) will be developed within </w:t>
      </w:r>
      <w:r w:rsidR="00A5022C" w:rsidRPr="00874B9B">
        <w:rPr>
          <w:rFonts w:ascii="Arial" w:eastAsia="Times New Roman" w:hAnsi="Arial" w:cs="Arial"/>
          <w:bCs/>
        </w:rPr>
        <w:t>14</w:t>
      </w:r>
      <w:r w:rsidRPr="00874B9B">
        <w:rPr>
          <w:rFonts w:ascii="Arial" w:eastAsia="Times New Roman" w:hAnsi="Arial" w:cs="Arial"/>
          <w:bCs/>
        </w:rPr>
        <w:t xml:space="preserve"> business </w:t>
      </w:r>
      <w:r w:rsidR="00EE7A0F" w:rsidRPr="00874B9B">
        <w:rPr>
          <w:rFonts w:ascii="Arial" w:eastAsia="Times New Roman" w:hAnsi="Arial" w:cs="Arial"/>
          <w:bCs/>
        </w:rPr>
        <w:t>days</w:t>
      </w:r>
      <w:r w:rsidRPr="00874B9B">
        <w:rPr>
          <w:rFonts w:ascii="Arial" w:eastAsia="Times New Roman" w:hAnsi="Arial" w:cs="Arial"/>
          <w:bCs/>
        </w:rPr>
        <w:t xml:space="preserve"> of admission for each </w:t>
      </w:r>
      <w:r w:rsidR="00962E6F" w:rsidRPr="00874B9B">
        <w:rPr>
          <w:rFonts w:ascii="Arial" w:eastAsia="Times New Roman" w:hAnsi="Arial" w:cs="Arial"/>
          <w:bCs/>
        </w:rPr>
        <w:t>Veteran</w:t>
      </w:r>
      <w:r w:rsidRPr="00874B9B">
        <w:rPr>
          <w:rFonts w:ascii="Arial" w:eastAsia="Times New Roman" w:hAnsi="Arial" w:cs="Arial"/>
          <w:bCs/>
        </w:rPr>
        <w:t>. This will include structured individual case management, at minimum, weekly including counseling on self-care skills, adaptive coping skills, financial planning, permanent housing search, written care plan</w:t>
      </w:r>
      <w:proofErr w:type="gramStart"/>
      <w:r w:rsidRPr="00874B9B">
        <w:rPr>
          <w:rFonts w:ascii="Arial" w:eastAsia="Times New Roman" w:hAnsi="Arial" w:cs="Arial"/>
          <w:bCs/>
        </w:rPr>
        <w:t>, referral</w:t>
      </w:r>
      <w:proofErr w:type="gramEnd"/>
      <w:r w:rsidRPr="00874B9B">
        <w:rPr>
          <w:rFonts w:ascii="Arial" w:eastAsia="Times New Roman" w:hAnsi="Arial" w:cs="Arial"/>
          <w:bCs/>
        </w:rPr>
        <w:t xml:space="preserve"> for financial benefits. Additional counseling may </w:t>
      </w:r>
      <w:r w:rsidR="00B120EC" w:rsidRPr="00874B9B">
        <w:rPr>
          <w:rFonts w:ascii="Arial" w:eastAsia="Times New Roman" w:hAnsi="Arial" w:cs="Arial"/>
          <w:bCs/>
        </w:rPr>
        <w:t>include</w:t>
      </w:r>
      <w:r w:rsidRPr="00874B9B">
        <w:rPr>
          <w:rFonts w:ascii="Arial" w:eastAsia="Times New Roman" w:hAnsi="Arial" w:cs="Arial"/>
          <w:bCs/>
        </w:rPr>
        <w:t xml:space="preserve"> professional and vocational rehabilitation counseling in collaboration with VA programs and community resources. </w:t>
      </w:r>
    </w:p>
    <w:p w14:paraId="17D94985" w14:textId="77777777" w:rsidR="00EE15D1" w:rsidRPr="00874B9B" w:rsidRDefault="00EE15D1" w:rsidP="00EE15D1">
      <w:pPr>
        <w:pStyle w:val="ListParagraph"/>
        <w:rPr>
          <w:rFonts w:ascii="Arial" w:hAnsi="Arial" w:cs="Arial"/>
        </w:rPr>
      </w:pPr>
    </w:p>
    <w:p w14:paraId="59E204A9" w14:textId="77777777" w:rsidR="00EE15D1" w:rsidRPr="00874B9B" w:rsidRDefault="003F4957" w:rsidP="00EE15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hAnsi="Arial" w:cs="Arial"/>
        </w:rPr>
      </w:pPr>
      <w:r w:rsidRPr="00874B9B">
        <w:rPr>
          <w:rFonts w:ascii="Arial" w:hAnsi="Arial" w:cs="Arial"/>
        </w:rPr>
        <w:t xml:space="preserve">In addition, special attention will be made to address High Suicide Risk (HSR) </w:t>
      </w:r>
      <w:r w:rsidR="00962E6F" w:rsidRPr="00874B9B">
        <w:rPr>
          <w:rFonts w:ascii="Arial" w:hAnsi="Arial" w:cs="Arial"/>
        </w:rPr>
        <w:t>Veterans</w:t>
      </w:r>
      <w:r w:rsidRPr="00874B9B">
        <w:rPr>
          <w:rFonts w:ascii="Arial" w:hAnsi="Arial" w:cs="Arial"/>
        </w:rPr>
        <w:t xml:space="preserve"> as identified by the </w:t>
      </w:r>
      <w:r w:rsidR="009402F3" w:rsidRPr="00874B9B">
        <w:rPr>
          <w:rFonts w:ascii="Arial" w:hAnsi="Arial" w:cs="Arial"/>
        </w:rPr>
        <w:t>HCHV Liaison</w:t>
      </w:r>
      <w:r w:rsidRPr="00874B9B">
        <w:rPr>
          <w:rFonts w:ascii="Arial" w:hAnsi="Arial" w:cs="Arial"/>
        </w:rPr>
        <w:t xml:space="preserve">, VA Mental Health Staff and/or the contracted Case Manager. On a weekly basis the contracted case manager will be required to update the </w:t>
      </w:r>
      <w:r w:rsidR="009402F3" w:rsidRPr="00874B9B">
        <w:rPr>
          <w:rFonts w:ascii="Arial" w:hAnsi="Arial" w:cs="Arial"/>
        </w:rPr>
        <w:t>HCHV Liaison</w:t>
      </w:r>
      <w:r w:rsidRPr="00874B9B">
        <w:rPr>
          <w:rFonts w:ascii="Arial" w:hAnsi="Arial" w:cs="Arial"/>
        </w:rPr>
        <w:t xml:space="preserve"> on </w:t>
      </w:r>
      <w:r w:rsidR="00962E6F" w:rsidRPr="00874B9B">
        <w:rPr>
          <w:rFonts w:ascii="Arial" w:hAnsi="Arial" w:cs="Arial"/>
        </w:rPr>
        <w:t>Veteran</w:t>
      </w:r>
      <w:r w:rsidRPr="00874B9B">
        <w:rPr>
          <w:rFonts w:ascii="Arial" w:hAnsi="Arial" w:cs="Arial"/>
        </w:rPr>
        <w:t xml:space="preserve"> progress and/or safety concerns for HSR </w:t>
      </w:r>
      <w:r w:rsidR="00962E6F" w:rsidRPr="00874B9B">
        <w:rPr>
          <w:rFonts w:ascii="Arial" w:hAnsi="Arial" w:cs="Arial"/>
        </w:rPr>
        <w:t>Veterans</w:t>
      </w:r>
      <w:r w:rsidRPr="00874B9B">
        <w:rPr>
          <w:rFonts w:ascii="Arial" w:hAnsi="Arial" w:cs="Arial"/>
        </w:rPr>
        <w:t xml:space="preserve">. Contracted case manager will review the HSR Safety Plans with the </w:t>
      </w:r>
      <w:r w:rsidR="00962E6F" w:rsidRPr="00874B9B">
        <w:rPr>
          <w:rFonts w:ascii="Arial" w:hAnsi="Arial" w:cs="Arial"/>
        </w:rPr>
        <w:t>Veteran</w:t>
      </w:r>
      <w:r w:rsidRPr="00874B9B">
        <w:rPr>
          <w:rFonts w:ascii="Arial" w:hAnsi="Arial" w:cs="Arial"/>
        </w:rPr>
        <w:t xml:space="preserve"> on a bi-weekly basis. HSR Safety plan reviews and a copy of the </w:t>
      </w:r>
      <w:r w:rsidR="00962E6F" w:rsidRPr="00874B9B">
        <w:rPr>
          <w:rFonts w:ascii="Arial" w:hAnsi="Arial" w:cs="Arial"/>
        </w:rPr>
        <w:t>Veteran’s</w:t>
      </w:r>
      <w:r w:rsidRPr="00874B9B">
        <w:rPr>
          <w:rFonts w:ascii="Arial" w:hAnsi="Arial" w:cs="Arial"/>
        </w:rPr>
        <w:t xml:space="preserve"> Safety Plan will be documented in the chart. </w:t>
      </w:r>
    </w:p>
    <w:p w14:paraId="126F39E8" w14:textId="77777777" w:rsidR="00EE15D1" w:rsidRPr="00874B9B" w:rsidRDefault="00EE15D1" w:rsidP="00EE15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hAnsi="Arial" w:cs="Arial"/>
        </w:rPr>
      </w:pPr>
    </w:p>
    <w:p w14:paraId="09AF66C3" w14:textId="4ED9BE88" w:rsidR="00B63D7E" w:rsidRPr="00874B9B" w:rsidRDefault="003F4957" w:rsidP="00EE15D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r w:rsidRPr="00874B9B">
        <w:rPr>
          <w:rFonts w:ascii="Arial" w:eastAsia="Times New Roman" w:hAnsi="Arial" w:cs="Arial"/>
          <w:bCs/>
        </w:rPr>
        <w:t xml:space="preserve">All </w:t>
      </w:r>
      <w:r w:rsidR="00962E6F" w:rsidRPr="00874B9B">
        <w:rPr>
          <w:rFonts w:ascii="Arial" w:eastAsia="Times New Roman" w:hAnsi="Arial" w:cs="Arial"/>
          <w:bCs/>
        </w:rPr>
        <w:t>Veterans</w:t>
      </w:r>
      <w:r w:rsidRPr="00874B9B">
        <w:rPr>
          <w:rFonts w:ascii="Arial" w:eastAsia="Times New Roman" w:hAnsi="Arial" w:cs="Arial"/>
          <w:bCs/>
        </w:rPr>
        <w:t xml:space="preserve"> will be referred to VA for Primary Care and Mental Health appointments and Contractors </w:t>
      </w:r>
      <w:r w:rsidR="00B357D7" w:rsidRPr="00874B9B">
        <w:rPr>
          <w:rFonts w:ascii="Arial" w:eastAsia="Times New Roman" w:hAnsi="Arial" w:cs="Arial"/>
          <w:bCs/>
        </w:rPr>
        <w:t>shall</w:t>
      </w:r>
      <w:r w:rsidRPr="00874B9B">
        <w:rPr>
          <w:rFonts w:ascii="Arial" w:eastAsia="Times New Roman" w:hAnsi="Arial" w:cs="Arial"/>
          <w:bCs/>
        </w:rPr>
        <w:t xml:space="preserve"> support </w:t>
      </w:r>
      <w:r w:rsidR="00962E6F" w:rsidRPr="00874B9B">
        <w:rPr>
          <w:rFonts w:ascii="Arial" w:eastAsia="Times New Roman" w:hAnsi="Arial" w:cs="Arial"/>
          <w:bCs/>
        </w:rPr>
        <w:t>Veterans</w:t>
      </w:r>
      <w:r w:rsidRPr="00874B9B">
        <w:rPr>
          <w:rFonts w:ascii="Arial" w:eastAsia="Times New Roman" w:hAnsi="Arial" w:cs="Arial"/>
          <w:bCs/>
        </w:rPr>
        <w:t xml:space="preserve"> in making initial and subsequent appointments. Efforts will be documented in the </w:t>
      </w:r>
      <w:r w:rsidR="00962E6F" w:rsidRPr="00874B9B">
        <w:rPr>
          <w:rFonts w:ascii="Arial" w:eastAsia="Times New Roman" w:hAnsi="Arial" w:cs="Arial"/>
          <w:bCs/>
        </w:rPr>
        <w:t>Veterans</w:t>
      </w:r>
      <w:r w:rsidRPr="00874B9B">
        <w:rPr>
          <w:rFonts w:ascii="Arial" w:eastAsia="Times New Roman" w:hAnsi="Arial" w:cs="Arial"/>
          <w:bCs/>
        </w:rPr>
        <w:t xml:space="preserve"> ICP and reviewed by the HCHV Liaison at least monthly. All Contractors </w:t>
      </w:r>
      <w:r w:rsidR="00B357D7" w:rsidRPr="00874B9B">
        <w:rPr>
          <w:rFonts w:ascii="Arial" w:eastAsia="Times New Roman" w:hAnsi="Arial" w:cs="Arial"/>
          <w:bCs/>
        </w:rPr>
        <w:t>shall</w:t>
      </w:r>
      <w:r w:rsidRPr="00874B9B">
        <w:rPr>
          <w:rFonts w:ascii="Arial" w:eastAsia="Times New Roman" w:hAnsi="Arial" w:cs="Arial"/>
          <w:bCs/>
        </w:rPr>
        <w:t xml:space="preserve"> provide proper documentation verifying services and case management efforts by all team members including, but not limited to housing, benefit and employment specialists, and program management staff. There will be an expectation that notes are written professionally in a format that utilizes the clear settings of goals and documents progress towards those goals (e.g.</w:t>
      </w:r>
      <w:r w:rsidR="00BD16EF" w:rsidRPr="00874B9B">
        <w:rPr>
          <w:rFonts w:ascii="Arial" w:eastAsia="Times New Roman" w:hAnsi="Arial" w:cs="Arial"/>
          <w:bCs/>
        </w:rPr>
        <w:t>,</w:t>
      </w:r>
      <w:r w:rsidRPr="00874B9B">
        <w:rPr>
          <w:rFonts w:ascii="Arial" w:eastAsia="Times New Roman" w:hAnsi="Arial" w:cs="Arial"/>
          <w:bCs/>
        </w:rPr>
        <w:t xml:space="preserve"> SNAP, SOAP, or SMART notes).</w:t>
      </w:r>
      <w:r w:rsidR="00A25882" w:rsidRPr="00874B9B">
        <w:rPr>
          <w:rFonts w:ascii="Arial" w:eastAsia="Times New Roman" w:hAnsi="Arial" w:cs="Arial"/>
          <w:bCs/>
        </w:rPr>
        <w:t xml:space="preserve"> </w:t>
      </w:r>
    </w:p>
    <w:p w14:paraId="67800EA7" w14:textId="77777777" w:rsidR="00B63D7E" w:rsidRPr="00874B9B" w:rsidRDefault="00B63D7E" w:rsidP="00940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p>
    <w:p w14:paraId="467CAC06" w14:textId="40021D29" w:rsidR="00B63D7E" w:rsidRPr="00874B9B" w:rsidRDefault="003F4957"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Staffing Ratio</w:t>
      </w:r>
      <w:r w:rsidRPr="00874B9B">
        <w:rPr>
          <w:rFonts w:ascii="Arial" w:eastAsia="Times New Roman" w:hAnsi="Arial" w:cs="Arial"/>
          <w:bCs/>
        </w:rPr>
        <w:t xml:space="preserve">: </w:t>
      </w:r>
      <w:r w:rsidR="009A5984" w:rsidRPr="00874B9B">
        <w:rPr>
          <w:rFonts w:ascii="Arial" w:eastAsia="Times New Roman" w:hAnsi="Arial" w:cs="Arial"/>
          <w:bCs/>
        </w:rPr>
        <w:t>Health</w:t>
      </w:r>
      <w:r w:rsidR="00C031D7" w:rsidRPr="00874B9B">
        <w:rPr>
          <w:rFonts w:ascii="Arial" w:eastAsia="Times New Roman" w:hAnsi="Arial" w:cs="Arial"/>
          <w:bCs/>
        </w:rPr>
        <w:t xml:space="preserve"> C</w:t>
      </w:r>
      <w:r w:rsidR="009A5984" w:rsidRPr="00874B9B">
        <w:rPr>
          <w:rFonts w:ascii="Arial" w:eastAsia="Times New Roman" w:hAnsi="Arial" w:cs="Arial"/>
          <w:bCs/>
        </w:rPr>
        <w:t xml:space="preserve">are for Homeless Veterans-Contracted </w:t>
      </w:r>
      <w:r w:rsidR="009402F3" w:rsidRPr="00874B9B">
        <w:rPr>
          <w:rFonts w:ascii="Arial" w:eastAsia="Times New Roman" w:hAnsi="Arial" w:cs="Arial"/>
          <w:bCs/>
        </w:rPr>
        <w:t xml:space="preserve">Emergency </w:t>
      </w:r>
      <w:r w:rsidR="009A5984" w:rsidRPr="00874B9B">
        <w:rPr>
          <w:rFonts w:ascii="Arial" w:eastAsia="Times New Roman" w:hAnsi="Arial" w:cs="Arial"/>
          <w:bCs/>
        </w:rPr>
        <w:t>Residential Services (HCHV-C</w:t>
      </w:r>
      <w:r w:rsidR="009402F3" w:rsidRPr="00874B9B">
        <w:rPr>
          <w:rFonts w:ascii="Arial" w:eastAsia="Times New Roman" w:hAnsi="Arial" w:cs="Arial"/>
          <w:bCs/>
        </w:rPr>
        <w:t>E</w:t>
      </w:r>
      <w:r w:rsidR="009A5984" w:rsidRPr="00874B9B">
        <w:rPr>
          <w:rFonts w:ascii="Arial" w:eastAsia="Times New Roman" w:hAnsi="Arial" w:cs="Arial"/>
          <w:bCs/>
        </w:rPr>
        <w:t>RS) C</w:t>
      </w:r>
      <w:r w:rsidRPr="00874B9B">
        <w:rPr>
          <w:rFonts w:ascii="Arial" w:eastAsia="Times New Roman" w:hAnsi="Arial" w:cs="Arial"/>
          <w:bCs/>
        </w:rPr>
        <w:t xml:space="preserve">ontracts </w:t>
      </w:r>
      <w:r w:rsidR="009A5984" w:rsidRPr="00874B9B">
        <w:rPr>
          <w:rFonts w:ascii="Arial" w:eastAsia="Times New Roman" w:hAnsi="Arial" w:cs="Arial"/>
          <w:bCs/>
        </w:rPr>
        <w:t>shall</w:t>
      </w:r>
      <w:r w:rsidRPr="00874B9B">
        <w:rPr>
          <w:rFonts w:ascii="Arial" w:eastAsia="Times New Roman" w:hAnsi="Arial" w:cs="Arial"/>
          <w:bCs/>
        </w:rPr>
        <w:t xml:space="preserve"> maintain a minimum staffing requirement ratio of one full</w:t>
      </w:r>
      <w:r w:rsidR="00842D9A" w:rsidRPr="00874B9B">
        <w:rPr>
          <w:rFonts w:ascii="Arial" w:eastAsia="Times New Roman" w:hAnsi="Arial" w:cs="Arial"/>
          <w:bCs/>
        </w:rPr>
        <w:t>-</w:t>
      </w:r>
      <w:r w:rsidRPr="00874B9B">
        <w:rPr>
          <w:rFonts w:ascii="Arial" w:eastAsia="Times New Roman" w:hAnsi="Arial" w:cs="Arial"/>
          <w:bCs/>
        </w:rPr>
        <w:t xml:space="preserve">time </w:t>
      </w:r>
      <w:r w:rsidRPr="00874B9B">
        <w:rPr>
          <w:rFonts w:ascii="Arial" w:eastAsia="Times New Roman" w:hAnsi="Arial" w:cs="Arial"/>
          <w:b/>
          <w:i/>
          <w:u w:val="single"/>
        </w:rPr>
        <w:t>dedicated</w:t>
      </w:r>
      <w:r w:rsidRPr="00874B9B">
        <w:rPr>
          <w:rFonts w:ascii="Arial" w:eastAsia="Times New Roman" w:hAnsi="Arial" w:cs="Arial"/>
          <w:b/>
          <w:u w:val="single"/>
        </w:rPr>
        <w:t xml:space="preserve"> case manager</w:t>
      </w:r>
      <w:r w:rsidRPr="00874B9B">
        <w:rPr>
          <w:rFonts w:ascii="Arial" w:eastAsia="Times New Roman" w:hAnsi="Arial" w:cs="Arial"/>
          <w:bCs/>
        </w:rPr>
        <w:t xml:space="preserve"> </w:t>
      </w:r>
      <w:r w:rsidRPr="00874B9B">
        <w:rPr>
          <w:rFonts w:ascii="Arial" w:eastAsia="Times New Roman" w:hAnsi="Arial" w:cs="Arial"/>
          <w:b/>
          <w:u w:val="single"/>
        </w:rPr>
        <w:t xml:space="preserve">per </w:t>
      </w:r>
      <w:r w:rsidR="009A5984" w:rsidRPr="00874B9B">
        <w:rPr>
          <w:rFonts w:ascii="Arial" w:eastAsia="Times New Roman" w:hAnsi="Arial" w:cs="Arial"/>
          <w:b/>
          <w:u w:val="single"/>
        </w:rPr>
        <w:t xml:space="preserve">every </w:t>
      </w:r>
      <w:r w:rsidR="009E7EEE" w:rsidRPr="00874B9B">
        <w:rPr>
          <w:rFonts w:ascii="Arial" w:eastAsia="Times New Roman" w:hAnsi="Arial" w:cs="Arial"/>
          <w:b/>
          <w:u w:val="single"/>
        </w:rPr>
        <w:t xml:space="preserve">12 </w:t>
      </w:r>
      <w:r w:rsidR="009A5984" w:rsidRPr="00874B9B">
        <w:rPr>
          <w:rFonts w:ascii="Arial" w:eastAsia="Times New Roman" w:hAnsi="Arial" w:cs="Arial"/>
          <w:b/>
          <w:u w:val="single"/>
        </w:rPr>
        <w:t>active</w:t>
      </w:r>
      <w:r w:rsidRPr="00874B9B">
        <w:rPr>
          <w:rFonts w:ascii="Arial" w:eastAsia="Times New Roman" w:hAnsi="Arial" w:cs="Arial"/>
          <w:b/>
          <w:u w:val="single"/>
        </w:rPr>
        <w:t xml:space="preserve"> </w:t>
      </w:r>
      <w:r w:rsidR="00962E6F" w:rsidRPr="00874B9B">
        <w:rPr>
          <w:rFonts w:ascii="Arial" w:eastAsia="Times New Roman" w:hAnsi="Arial" w:cs="Arial"/>
          <w:b/>
          <w:u w:val="single"/>
        </w:rPr>
        <w:t>Veterans</w:t>
      </w:r>
      <w:r w:rsidRPr="00874B9B">
        <w:rPr>
          <w:rFonts w:ascii="Arial" w:eastAsia="Times New Roman" w:hAnsi="Arial" w:cs="Arial"/>
          <w:b/>
          <w:u w:val="single"/>
        </w:rPr>
        <w:t>.</w:t>
      </w:r>
      <w:r w:rsidRPr="00874B9B">
        <w:rPr>
          <w:rFonts w:ascii="Arial" w:eastAsia="Times New Roman" w:hAnsi="Arial" w:cs="Arial"/>
          <w:bCs/>
        </w:rPr>
        <w:t xml:space="preserve"> </w:t>
      </w:r>
      <w:r w:rsidRPr="00874B9B">
        <w:rPr>
          <w:rFonts w:ascii="Arial" w:hAnsi="Arial" w:cs="Arial"/>
        </w:rPr>
        <w:t xml:space="preserve">Exceptions may be granted in writing by the VA. Staff </w:t>
      </w:r>
      <w:proofErr w:type="gramStart"/>
      <w:r w:rsidRPr="00874B9B">
        <w:rPr>
          <w:rFonts w:ascii="Arial" w:hAnsi="Arial" w:cs="Arial"/>
        </w:rPr>
        <w:t>is</w:t>
      </w:r>
      <w:proofErr w:type="gramEnd"/>
      <w:r w:rsidRPr="00874B9B">
        <w:rPr>
          <w:rFonts w:ascii="Arial" w:hAnsi="Arial" w:cs="Arial"/>
        </w:rPr>
        <w:t xml:space="preserve"> defined as a paid</w:t>
      </w:r>
      <w:r w:rsidR="009A5984" w:rsidRPr="00874B9B">
        <w:rPr>
          <w:rFonts w:ascii="Arial" w:hAnsi="Arial" w:cs="Arial"/>
        </w:rPr>
        <w:t xml:space="preserve"> </w:t>
      </w:r>
      <w:proofErr w:type="gramStart"/>
      <w:r w:rsidR="009A5984" w:rsidRPr="00874B9B">
        <w:rPr>
          <w:rFonts w:ascii="Arial" w:hAnsi="Arial" w:cs="Arial"/>
          <w:b/>
          <w:bCs/>
          <w:u w:val="single"/>
        </w:rPr>
        <w:t>clinically-trained</w:t>
      </w:r>
      <w:proofErr w:type="gramEnd"/>
      <w:r w:rsidRPr="00874B9B">
        <w:rPr>
          <w:rFonts w:ascii="Arial" w:hAnsi="Arial" w:cs="Arial"/>
          <w:b/>
          <w:bCs/>
          <w:u w:val="single"/>
        </w:rPr>
        <w:t xml:space="preserve"> professional </w:t>
      </w:r>
      <w:r w:rsidR="009A5984" w:rsidRPr="00874B9B">
        <w:rPr>
          <w:rFonts w:ascii="Arial" w:hAnsi="Arial" w:cs="Arial"/>
        </w:rPr>
        <w:t xml:space="preserve">capable of providing case management services </w:t>
      </w:r>
      <w:r w:rsidRPr="00874B9B">
        <w:rPr>
          <w:rFonts w:ascii="Arial" w:hAnsi="Arial" w:cs="Arial"/>
        </w:rPr>
        <w:t xml:space="preserve">and </w:t>
      </w:r>
      <w:r w:rsidRPr="00874B9B">
        <w:rPr>
          <w:rFonts w:ascii="Arial" w:hAnsi="Arial" w:cs="Arial"/>
          <w:b/>
          <w:bCs/>
          <w:u w:val="single"/>
        </w:rPr>
        <w:t xml:space="preserve">does </w:t>
      </w:r>
      <w:r w:rsidRPr="00874B9B">
        <w:rPr>
          <w:rFonts w:ascii="Arial" w:hAnsi="Arial" w:cs="Arial"/>
          <w:b/>
          <w:bCs/>
          <w:i/>
          <w:u w:val="single"/>
        </w:rPr>
        <w:t xml:space="preserve">not </w:t>
      </w:r>
      <w:r w:rsidRPr="00874B9B">
        <w:rPr>
          <w:rFonts w:ascii="Arial" w:hAnsi="Arial" w:cs="Arial"/>
          <w:b/>
          <w:bCs/>
          <w:u w:val="single"/>
        </w:rPr>
        <w:t>include interns</w:t>
      </w:r>
      <w:r w:rsidRPr="00874B9B">
        <w:rPr>
          <w:rFonts w:ascii="Arial" w:hAnsi="Arial" w:cs="Arial"/>
        </w:rPr>
        <w:t xml:space="preserve">. The VA requires that case managers working with </w:t>
      </w:r>
      <w:r w:rsidR="00962E6F" w:rsidRPr="00874B9B">
        <w:rPr>
          <w:rFonts w:ascii="Arial" w:hAnsi="Arial" w:cs="Arial"/>
        </w:rPr>
        <w:t>Veterans</w:t>
      </w:r>
      <w:r w:rsidRPr="00874B9B">
        <w:rPr>
          <w:rFonts w:ascii="Arial" w:hAnsi="Arial" w:cs="Arial"/>
        </w:rPr>
        <w:t xml:space="preserve"> do not engage in case management of non-</w:t>
      </w:r>
      <w:r w:rsidR="00962E6F" w:rsidRPr="00874B9B">
        <w:rPr>
          <w:rFonts w:ascii="Arial" w:hAnsi="Arial" w:cs="Arial"/>
        </w:rPr>
        <w:t>Veteran</w:t>
      </w:r>
      <w:r w:rsidRPr="00874B9B">
        <w:rPr>
          <w:rFonts w:ascii="Arial" w:hAnsi="Arial" w:cs="Arial"/>
        </w:rPr>
        <w:t xml:space="preserve"> population unless a waiver has been granted by the VA. Each VA </w:t>
      </w:r>
      <w:r w:rsidR="00A23F27" w:rsidRPr="00874B9B">
        <w:rPr>
          <w:rFonts w:ascii="Arial" w:hAnsi="Arial" w:cs="Arial"/>
        </w:rPr>
        <w:t xml:space="preserve">HCHV </w:t>
      </w:r>
      <w:r w:rsidRPr="00874B9B">
        <w:rPr>
          <w:rFonts w:ascii="Arial" w:hAnsi="Arial" w:cs="Arial"/>
        </w:rPr>
        <w:t xml:space="preserve">Liaison will have no more than two </w:t>
      </w:r>
      <w:r w:rsidR="009A5984" w:rsidRPr="00874B9B">
        <w:rPr>
          <w:rFonts w:ascii="Arial" w:hAnsi="Arial" w:cs="Arial"/>
        </w:rPr>
        <w:t>Points of Contact (</w:t>
      </w:r>
      <w:proofErr w:type="spellStart"/>
      <w:r w:rsidR="009A5984" w:rsidRPr="00874B9B">
        <w:rPr>
          <w:rFonts w:ascii="Arial" w:hAnsi="Arial" w:cs="Arial"/>
        </w:rPr>
        <w:t>PsOC</w:t>
      </w:r>
      <w:proofErr w:type="spellEnd"/>
      <w:r w:rsidR="009A5984" w:rsidRPr="00874B9B">
        <w:rPr>
          <w:rFonts w:ascii="Arial" w:hAnsi="Arial" w:cs="Arial"/>
        </w:rPr>
        <w:t>)</w:t>
      </w:r>
      <w:r w:rsidRPr="00874B9B">
        <w:rPr>
          <w:rFonts w:ascii="Arial" w:hAnsi="Arial" w:cs="Arial"/>
        </w:rPr>
        <w:t xml:space="preserve"> per program. </w:t>
      </w:r>
    </w:p>
    <w:p w14:paraId="37E03A5F" w14:textId="77777777" w:rsidR="00B63D7E" w:rsidRPr="009402F3" w:rsidRDefault="00B63D7E" w:rsidP="009402F3">
      <w:pPr>
        <w:pStyle w:val="ListParagraph"/>
        <w:spacing w:line="240" w:lineRule="auto"/>
        <w:rPr>
          <w:rFonts w:ascii="Times New Roman" w:eastAsia="Times New Roman" w:hAnsi="Times New Roman" w:cs="Times New Roman"/>
          <w:b/>
          <w:bCs/>
          <w:sz w:val="24"/>
          <w:szCs w:val="24"/>
          <w:u w:val="single"/>
        </w:rPr>
      </w:pPr>
    </w:p>
    <w:p w14:paraId="3E86ED0B" w14:textId="7505994F" w:rsidR="003071B7" w:rsidRPr="00874B9B" w:rsidRDefault="003F4957"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Permanent Housing Search</w:t>
      </w:r>
      <w:r w:rsidRPr="00874B9B">
        <w:rPr>
          <w:rFonts w:ascii="Arial" w:eastAsia="Times New Roman" w:hAnsi="Arial" w:cs="Arial"/>
          <w:bCs/>
        </w:rPr>
        <w:t xml:space="preserve">: Programs are required to provide </w:t>
      </w:r>
      <w:r w:rsidR="00962E6F" w:rsidRPr="00874B9B">
        <w:rPr>
          <w:rFonts w:ascii="Arial" w:eastAsia="Times New Roman" w:hAnsi="Arial" w:cs="Arial"/>
          <w:bCs/>
        </w:rPr>
        <w:t>Veterans</w:t>
      </w:r>
      <w:r w:rsidRPr="00874B9B">
        <w:rPr>
          <w:rFonts w:ascii="Arial" w:eastAsia="Times New Roman" w:hAnsi="Arial" w:cs="Arial"/>
          <w:bCs/>
        </w:rPr>
        <w:t xml:space="preserve"> with direct and ongoing assistance in achieving permanent housing. As a primary goal of the HCHV program, plans for </w:t>
      </w:r>
      <w:r w:rsidR="00962E6F" w:rsidRPr="00874B9B">
        <w:rPr>
          <w:rFonts w:ascii="Arial" w:eastAsia="Times New Roman" w:hAnsi="Arial" w:cs="Arial"/>
          <w:bCs/>
        </w:rPr>
        <w:t>Veterans’</w:t>
      </w:r>
      <w:r w:rsidRPr="00874B9B">
        <w:rPr>
          <w:rFonts w:ascii="Arial" w:eastAsia="Times New Roman" w:hAnsi="Arial" w:cs="Arial"/>
          <w:bCs/>
        </w:rPr>
        <w:t xml:space="preserve"> transition to permanent housing placements must be clearly reflected in each ICP and in weekly case management notes.    Should </w:t>
      </w:r>
      <w:r w:rsidR="00962E6F" w:rsidRPr="00874B9B">
        <w:rPr>
          <w:rFonts w:ascii="Arial" w:eastAsia="Times New Roman" w:hAnsi="Arial" w:cs="Arial"/>
          <w:bCs/>
        </w:rPr>
        <w:t>Veteran</w:t>
      </w:r>
      <w:r w:rsidRPr="00874B9B">
        <w:rPr>
          <w:rFonts w:ascii="Arial" w:eastAsia="Times New Roman" w:hAnsi="Arial" w:cs="Arial"/>
          <w:bCs/>
        </w:rPr>
        <w:t xml:space="preserve"> refuse to engage with program staff </w:t>
      </w:r>
      <w:r w:rsidRPr="00874B9B">
        <w:rPr>
          <w:rFonts w:ascii="Arial" w:eastAsia="Times New Roman" w:hAnsi="Arial" w:cs="Arial"/>
          <w:bCs/>
        </w:rPr>
        <w:lastRenderedPageBreak/>
        <w:t xml:space="preserve">regarding plans for permanent housing transition, motivational interviewing and other therapeutic techniques will be used to address </w:t>
      </w:r>
      <w:r w:rsidR="00962E6F" w:rsidRPr="00874B9B">
        <w:rPr>
          <w:rFonts w:ascii="Arial" w:eastAsia="Times New Roman" w:hAnsi="Arial" w:cs="Arial"/>
          <w:bCs/>
        </w:rPr>
        <w:t>Veteran</w:t>
      </w:r>
      <w:r w:rsidRPr="00874B9B">
        <w:rPr>
          <w:rFonts w:ascii="Arial" w:eastAsia="Times New Roman" w:hAnsi="Arial" w:cs="Arial"/>
          <w:bCs/>
        </w:rPr>
        <w:t xml:space="preserve"> ambivalence. All efforts to engage </w:t>
      </w:r>
      <w:r w:rsidR="00962E6F" w:rsidRPr="00874B9B">
        <w:rPr>
          <w:rFonts w:ascii="Arial" w:eastAsia="Times New Roman" w:hAnsi="Arial" w:cs="Arial"/>
          <w:bCs/>
        </w:rPr>
        <w:t>Veteran</w:t>
      </w:r>
      <w:r w:rsidRPr="00874B9B">
        <w:rPr>
          <w:rFonts w:ascii="Arial" w:eastAsia="Times New Roman" w:hAnsi="Arial" w:cs="Arial"/>
          <w:bCs/>
        </w:rPr>
        <w:t xml:space="preserve"> regarding housing plans, options, and resources shall be clearly documented and include any therapeutic techniques utilized.</w:t>
      </w:r>
    </w:p>
    <w:p w14:paraId="5940A725" w14:textId="77777777" w:rsidR="003071B7" w:rsidRPr="00874B9B" w:rsidRDefault="003071B7" w:rsidP="003071B7">
      <w:pPr>
        <w:pStyle w:val="ListParagraph"/>
        <w:rPr>
          <w:rFonts w:ascii="Arial" w:eastAsia="Times New Roman" w:hAnsi="Arial" w:cs="Arial"/>
          <w:bCs/>
        </w:rPr>
      </w:pPr>
    </w:p>
    <w:p w14:paraId="1509C84C" w14:textId="135961EA" w:rsidR="00B63D7E" w:rsidRPr="00874B9B" w:rsidRDefault="003F4957" w:rsidP="003071B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r w:rsidRPr="00874B9B">
        <w:rPr>
          <w:rFonts w:ascii="Arial" w:eastAsia="Times New Roman" w:hAnsi="Arial" w:cs="Arial"/>
          <w:bCs/>
        </w:rPr>
        <w:t xml:space="preserve">Contractor staff must provide direct assistance to </w:t>
      </w:r>
      <w:r w:rsidR="00962E6F" w:rsidRPr="00874B9B">
        <w:rPr>
          <w:rFonts w:ascii="Arial" w:eastAsia="Times New Roman" w:hAnsi="Arial" w:cs="Arial"/>
          <w:bCs/>
        </w:rPr>
        <w:t>Veterans</w:t>
      </w:r>
      <w:r w:rsidRPr="00874B9B">
        <w:rPr>
          <w:rFonts w:ascii="Arial" w:eastAsia="Times New Roman" w:hAnsi="Arial" w:cs="Arial"/>
          <w:bCs/>
        </w:rPr>
        <w:t xml:space="preserve"> in developing permanent housing plans and accessing appropriate housing resources. These services </w:t>
      </w:r>
      <w:proofErr w:type="gramStart"/>
      <w:r w:rsidRPr="00874B9B">
        <w:rPr>
          <w:rFonts w:ascii="Arial" w:eastAsia="Times New Roman" w:hAnsi="Arial" w:cs="Arial"/>
          <w:bCs/>
        </w:rPr>
        <w:t>shall</w:t>
      </w:r>
      <w:proofErr w:type="gramEnd"/>
      <w:r w:rsidRPr="00874B9B">
        <w:rPr>
          <w:rFonts w:ascii="Arial" w:eastAsia="Times New Roman" w:hAnsi="Arial" w:cs="Arial"/>
          <w:bCs/>
        </w:rPr>
        <w:t xml:space="preserve"> be provided weekly through </w:t>
      </w:r>
      <w:r w:rsidR="00BD16EF" w:rsidRPr="00874B9B">
        <w:rPr>
          <w:rFonts w:ascii="Arial" w:eastAsia="Times New Roman" w:hAnsi="Arial" w:cs="Arial"/>
          <w:bCs/>
        </w:rPr>
        <w:t>one-to-one</w:t>
      </w:r>
      <w:r w:rsidRPr="00874B9B">
        <w:rPr>
          <w:rFonts w:ascii="Arial" w:eastAsia="Times New Roman" w:hAnsi="Arial" w:cs="Arial"/>
          <w:bCs/>
        </w:rPr>
        <w:t xml:space="preserve"> case management. Examples of expected housing services include: 1) assistance obtaining and reviewing </w:t>
      </w:r>
      <w:r w:rsidR="00962E6F" w:rsidRPr="00874B9B">
        <w:rPr>
          <w:rFonts w:ascii="Arial" w:eastAsia="Times New Roman" w:hAnsi="Arial" w:cs="Arial"/>
          <w:bCs/>
        </w:rPr>
        <w:t>Veteran’s</w:t>
      </w:r>
      <w:r w:rsidRPr="00874B9B">
        <w:rPr>
          <w:rFonts w:ascii="Arial" w:eastAsia="Times New Roman" w:hAnsi="Arial" w:cs="Arial"/>
          <w:bCs/>
        </w:rPr>
        <w:t xml:space="preserve"> free credit report, identifying housing strengths and/or barriers associated with current credit status; 2) Creating a Tenant Portfolio with </w:t>
      </w:r>
      <w:r w:rsidR="00962E6F" w:rsidRPr="00874B9B">
        <w:rPr>
          <w:rFonts w:ascii="Arial" w:eastAsia="Times New Roman" w:hAnsi="Arial" w:cs="Arial"/>
          <w:bCs/>
        </w:rPr>
        <w:t>Veteran</w:t>
      </w:r>
      <w:r w:rsidRPr="00874B9B">
        <w:rPr>
          <w:rFonts w:ascii="Arial" w:eastAsia="Times New Roman" w:hAnsi="Arial" w:cs="Arial"/>
          <w:bCs/>
        </w:rPr>
        <w:t xml:space="preserve"> that contains all relevant documents required in the rental process, including a completed sample rental application for </w:t>
      </w:r>
      <w:r w:rsidR="00962E6F" w:rsidRPr="00874B9B">
        <w:rPr>
          <w:rFonts w:ascii="Arial" w:eastAsia="Times New Roman" w:hAnsi="Arial" w:cs="Arial"/>
          <w:bCs/>
        </w:rPr>
        <w:t>Veteran</w:t>
      </w:r>
      <w:r w:rsidRPr="00874B9B">
        <w:rPr>
          <w:rFonts w:ascii="Arial" w:eastAsia="Times New Roman" w:hAnsi="Arial" w:cs="Arial"/>
          <w:bCs/>
        </w:rPr>
        <w:t xml:space="preserve">, income verification documents, identification, applicable subsidies, etc.; 3) Reviewing affordable housing rental options and Permanent Supportive Housing (PSH) program offerings, and assisting </w:t>
      </w:r>
      <w:r w:rsidR="00962E6F" w:rsidRPr="00874B9B">
        <w:rPr>
          <w:rFonts w:ascii="Arial" w:eastAsia="Times New Roman" w:hAnsi="Arial" w:cs="Arial"/>
          <w:bCs/>
        </w:rPr>
        <w:t>Veterans</w:t>
      </w:r>
      <w:r w:rsidRPr="00874B9B">
        <w:rPr>
          <w:rFonts w:ascii="Arial" w:eastAsia="Times New Roman" w:hAnsi="Arial" w:cs="Arial"/>
          <w:bCs/>
        </w:rPr>
        <w:t xml:space="preserve"> with making appropriate rental inquiries and submitting completed rental applications; 4) Conducting regular and individualized housing advocacy efforts, including transportation, assistance scheduling, meeting, and communicating with property managers and landlords, and engage in troubleshooting where rental barriers or denials occur in the housing search process. All housing efforts by Contractor shall be documented clearly and presented to HCHV Liaison upon request.  Mere communication with </w:t>
      </w:r>
      <w:r w:rsidR="00962E6F" w:rsidRPr="00874B9B">
        <w:rPr>
          <w:rFonts w:ascii="Arial" w:eastAsia="Times New Roman" w:hAnsi="Arial" w:cs="Arial"/>
          <w:bCs/>
        </w:rPr>
        <w:t>Veterans</w:t>
      </w:r>
      <w:r w:rsidRPr="00874B9B">
        <w:rPr>
          <w:rFonts w:ascii="Arial" w:eastAsia="Times New Roman" w:hAnsi="Arial" w:cs="Arial"/>
          <w:bCs/>
        </w:rPr>
        <w:t xml:space="preserve"> regarding housing, without subsequent Contractor staff action and follow-up, shall not on its own meet the above requirements.</w:t>
      </w:r>
      <w:r w:rsidR="00EA61A1" w:rsidRPr="00874B9B">
        <w:rPr>
          <w:rFonts w:ascii="Arial" w:eastAsia="Times New Roman" w:hAnsi="Arial" w:cs="Arial"/>
          <w:bCs/>
        </w:rPr>
        <w:t xml:space="preserve"> </w:t>
      </w:r>
      <w:r w:rsidRPr="00874B9B">
        <w:rPr>
          <w:rFonts w:ascii="Arial" w:eastAsia="Times New Roman" w:hAnsi="Arial" w:cs="Arial"/>
          <w:bCs/>
        </w:rPr>
        <w:t>Sex Offender programs will have increased focus on discharge to stable or permanent housing placements as evidenced in ICP and QASP.</w:t>
      </w:r>
    </w:p>
    <w:p w14:paraId="7ABBCA3B" w14:textId="77777777" w:rsidR="00B63D7E" w:rsidRPr="00874B9B" w:rsidRDefault="00B63D7E" w:rsidP="00940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p>
    <w:p w14:paraId="326F578B" w14:textId="293EDA8D" w:rsidR="00B63D7E" w:rsidRPr="00874B9B" w:rsidRDefault="003F4957"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Financial Planning</w:t>
      </w:r>
      <w:r w:rsidRPr="00874B9B">
        <w:rPr>
          <w:rFonts w:ascii="Arial" w:eastAsia="Times New Roman" w:hAnsi="Arial" w:cs="Arial"/>
          <w:bCs/>
        </w:rPr>
        <w:t xml:space="preserve">: Referral to and follow up on all potential financial resources the </w:t>
      </w:r>
      <w:r w:rsidR="00962E6F" w:rsidRPr="00874B9B">
        <w:rPr>
          <w:rFonts w:ascii="Arial" w:eastAsia="Times New Roman" w:hAnsi="Arial" w:cs="Arial"/>
          <w:bCs/>
        </w:rPr>
        <w:t>Veteran</w:t>
      </w:r>
      <w:r w:rsidRPr="00874B9B">
        <w:rPr>
          <w:rFonts w:ascii="Arial" w:eastAsia="Times New Roman" w:hAnsi="Arial" w:cs="Arial"/>
          <w:bCs/>
        </w:rPr>
        <w:t xml:space="preserve"> may be eligible for (e.g.</w:t>
      </w:r>
      <w:r w:rsidR="00BD16EF" w:rsidRPr="00874B9B">
        <w:rPr>
          <w:rFonts w:ascii="Arial" w:eastAsia="Times New Roman" w:hAnsi="Arial" w:cs="Arial"/>
          <w:bCs/>
        </w:rPr>
        <w:t>,</w:t>
      </w:r>
      <w:r w:rsidRPr="00874B9B">
        <w:rPr>
          <w:rFonts w:ascii="Arial" w:eastAsia="Times New Roman" w:hAnsi="Arial" w:cs="Arial"/>
          <w:bCs/>
        </w:rPr>
        <w:t xml:space="preserve"> SSI, SSDI, Food Stamps, NSC pension, GA, etc.).</w:t>
      </w:r>
      <w:r w:rsidR="00620F70" w:rsidRPr="00874B9B">
        <w:rPr>
          <w:rFonts w:ascii="Arial" w:eastAsia="Times New Roman" w:hAnsi="Arial" w:cs="Arial"/>
          <w:bCs/>
        </w:rPr>
        <w:t xml:space="preserve"> </w:t>
      </w:r>
      <w:r w:rsidRPr="00874B9B">
        <w:rPr>
          <w:rFonts w:ascii="Arial" w:eastAsia="Times New Roman" w:hAnsi="Arial" w:cs="Arial"/>
          <w:bCs/>
        </w:rPr>
        <w:t xml:space="preserve">Case Managers will document all structured activities that support </w:t>
      </w:r>
      <w:r w:rsidR="00962E6F" w:rsidRPr="00874B9B">
        <w:rPr>
          <w:rFonts w:ascii="Arial" w:eastAsia="Times New Roman" w:hAnsi="Arial" w:cs="Arial"/>
          <w:bCs/>
        </w:rPr>
        <w:t>Veteran</w:t>
      </w:r>
      <w:r w:rsidRPr="00874B9B">
        <w:rPr>
          <w:rFonts w:ascii="Arial" w:eastAsia="Times New Roman" w:hAnsi="Arial" w:cs="Arial"/>
          <w:bCs/>
        </w:rPr>
        <w:t xml:space="preserve"> in developing a </w:t>
      </w:r>
      <w:r w:rsidR="00BD16EF" w:rsidRPr="00874B9B">
        <w:rPr>
          <w:rFonts w:ascii="Arial" w:eastAsia="Times New Roman" w:hAnsi="Arial" w:cs="Arial"/>
          <w:bCs/>
        </w:rPr>
        <w:t>short- and long-term</w:t>
      </w:r>
      <w:r w:rsidRPr="00874B9B">
        <w:rPr>
          <w:rFonts w:ascii="Arial" w:eastAsia="Times New Roman" w:hAnsi="Arial" w:cs="Arial"/>
          <w:bCs/>
        </w:rPr>
        <w:t xml:space="preserve"> plan to understand and address their current financial situation and how to improve it. Financial planning efforts may be accomplished in group but preferably through </w:t>
      </w:r>
      <w:r w:rsidR="00B120EC" w:rsidRPr="00874B9B">
        <w:rPr>
          <w:rFonts w:ascii="Arial" w:eastAsia="Times New Roman" w:hAnsi="Arial" w:cs="Arial"/>
          <w:bCs/>
        </w:rPr>
        <w:t>one-on-one</w:t>
      </w:r>
      <w:r w:rsidRPr="00874B9B">
        <w:rPr>
          <w:rFonts w:ascii="Arial" w:eastAsia="Times New Roman" w:hAnsi="Arial" w:cs="Arial"/>
          <w:bCs/>
        </w:rPr>
        <w:t xml:space="preserve"> case management services. At minimum four financial planning activities appropriate to the </w:t>
      </w:r>
      <w:r w:rsidR="00874B9B" w:rsidRPr="00874B9B">
        <w:rPr>
          <w:rFonts w:ascii="Arial" w:eastAsia="Times New Roman" w:hAnsi="Arial" w:cs="Arial"/>
          <w:bCs/>
        </w:rPr>
        <w:t>Veterans’</w:t>
      </w:r>
      <w:r w:rsidRPr="00874B9B">
        <w:rPr>
          <w:rFonts w:ascii="Arial" w:eastAsia="Times New Roman" w:hAnsi="Arial" w:cs="Arial"/>
          <w:bCs/>
        </w:rPr>
        <w:t xml:space="preserve"> individual circumstance must be documented monthly.</w:t>
      </w:r>
    </w:p>
    <w:p w14:paraId="747E3F11" w14:textId="77777777" w:rsidR="00B63D7E" w:rsidRPr="00874B9B" w:rsidRDefault="00B63D7E" w:rsidP="009402F3">
      <w:pPr>
        <w:pStyle w:val="ListParagraph"/>
        <w:spacing w:line="240" w:lineRule="auto"/>
        <w:rPr>
          <w:rFonts w:ascii="Arial" w:eastAsia="Times New Roman" w:hAnsi="Arial" w:cs="Arial"/>
          <w:b/>
          <w:bCs/>
          <w:u w:val="single"/>
        </w:rPr>
      </w:pPr>
    </w:p>
    <w:p w14:paraId="15D4AC57" w14:textId="024A2240" w:rsidR="00B63D7E" w:rsidRPr="00874B9B" w:rsidRDefault="003F4957"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Employment Services</w:t>
      </w:r>
      <w:r w:rsidRPr="00874B9B">
        <w:rPr>
          <w:rFonts w:ascii="Arial" w:eastAsia="Times New Roman" w:hAnsi="Arial" w:cs="Arial"/>
          <w:bCs/>
        </w:rPr>
        <w:t xml:space="preserve">: Referral to all relevant employment opportunities the </w:t>
      </w:r>
      <w:r w:rsidR="00962E6F" w:rsidRPr="00874B9B">
        <w:rPr>
          <w:rFonts w:ascii="Arial" w:eastAsia="Times New Roman" w:hAnsi="Arial" w:cs="Arial"/>
          <w:bCs/>
        </w:rPr>
        <w:t>Veteran</w:t>
      </w:r>
      <w:r w:rsidRPr="00874B9B">
        <w:rPr>
          <w:rFonts w:ascii="Arial" w:eastAsia="Times New Roman" w:hAnsi="Arial" w:cs="Arial"/>
          <w:bCs/>
        </w:rPr>
        <w:t xml:space="preserve"> is eligib</w:t>
      </w:r>
      <w:r w:rsidR="00251DD0" w:rsidRPr="00874B9B">
        <w:rPr>
          <w:rFonts w:ascii="Arial" w:eastAsia="Times New Roman" w:hAnsi="Arial" w:cs="Arial"/>
          <w:bCs/>
        </w:rPr>
        <w:t>le for and interested in, Case M</w:t>
      </w:r>
      <w:r w:rsidRPr="00874B9B">
        <w:rPr>
          <w:rFonts w:ascii="Arial" w:eastAsia="Times New Roman" w:hAnsi="Arial" w:cs="Arial"/>
          <w:bCs/>
        </w:rPr>
        <w:t xml:space="preserve">anagers will document all structured activities that support </w:t>
      </w:r>
      <w:r w:rsidR="00962E6F" w:rsidRPr="00874B9B">
        <w:rPr>
          <w:rFonts w:ascii="Arial" w:eastAsia="Times New Roman" w:hAnsi="Arial" w:cs="Arial"/>
          <w:bCs/>
        </w:rPr>
        <w:t>Veteran</w:t>
      </w:r>
      <w:r w:rsidRPr="00874B9B">
        <w:rPr>
          <w:rFonts w:ascii="Arial" w:eastAsia="Times New Roman" w:hAnsi="Arial" w:cs="Arial"/>
          <w:bCs/>
        </w:rPr>
        <w:t xml:space="preserve"> in applying for employment as appropriate based on needs of </w:t>
      </w:r>
      <w:r w:rsidR="00962E6F" w:rsidRPr="00874B9B">
        <w:rPr>
          <w:rFonts w:ascii="Arial" w:eastAsia="Times New Roman" w:hAnsi="Arial" w:cs="Arial"/>
          <w:bCs/>
        </w:rPr>
        <w:t>Veteran</w:t>
      </w:r>
      <w:r w:rsidRPr="00874B9B">
        <w:rPr>
          <w:rFonts w:ascii="Arial" w:eastAsia="Times New Roman" w:hAnsi="Arial" w:cs="Arial"/>
          <w:bCs/>
        </w:rPr>
        <w:t xml:space="preserve"> as identified in the assessment. </w:t>
      </w:r>
    </w:p>
    <w:p w14:paraId="1AE43231" w14:textId="77777777" w:rsidR="00B63D7E" w:rsidRPr="009402F3" w:rsidRDefault="00B63D7E" w:rsidP="009402F3">
      <w:pPr>
        <w:pStyle w:val="ListParagraph"/>
        <w:spacing w:line="240" w:lineRule="auto"/>
        <w:rPr>
          <w:rFonts w:ascii="Times New Roman" w:eastAsia="Times New Roman" w:hAnsi="Times New Roman" w:cs="Times New Roman"/>
          <w:b/>
          <w:bCs/>
          <w:sz w:val="24"/>
          <w:szCs w:val="24"/>
          <w:u w:val="single"/>
        </w:rPr>
      </w:pPr>
    </w:p>
    <w:p w14:paraId="3AD13F3D" w14:textId="5136D615" w:rsidR="00B63D7E" w:rsidRPr="00874B9B" w:rsidRDefault="003F4957"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Recovery:</w:t>
      </w:r>
      <w:r w:rsidRPr="00874B9B">
        <w:rPr>
          <w:rFonts w:ascii="Arial" w:eastAsia="Times New Roman" w:hAnsi="Arial" w:cs="Arial"/>
          <w:bCs/>
        </w:rPr>
        <w:t xml:space="preserve"> Support for an alcohol/drug abuse-free lifestyle provided in an environment conducive to social interaction and the fullest development of the resident’s rehabilitative potential. Assistance to gain and to apply knowledge of the recovery process </w:t>
      </w:r>
      <w:r w:rsidRPr="00874B9B">
        <w:rPr>
          <w:rFonts w:ascii="Arial" w:eastAsia="Times New Roman" w:hAnsi="Arial" w:cs="Arial"/>
          <w:bCs/>
        </w:rPr>
        <w:lastRenderedPageBreak/>
        <w:t xml:space="preserve">in an environment supportive of recovery models including a focus on Harm Reduction rather than strict abstinence and supportive of a Housing First approach. Pursuant to these principles, drug testing </w:t>
      </w:r>
      <w:r w:rsidRPr="00874B9B">
        <w:rPr>
          <w:rFonts w:ascii="Arial" w:eastAsia="Times New Roman" w:hAnsi="Arial" w:cs="Arial"/>
          <w:b/>
          <w:bCs/>
          <w:i/>
          <w:u w:val="single"/>
        </w:rPr>
        <w:t>may not</w:t>
      </w:r>
      <w:r w:rsidRPr="00874B9B">
        <w:rPr>
          <w:rFonts w:ascii="Arial" w:eastAsia="Times New Roman" w:hAnsi="Arial" w:cs="Arial"/>
          <w:bCs/>
        </w:rPr>
        <w:t xml:space="preserve"> be used to discharge or discipline a </w:t>
      </w:r>
      <w:r w:rsidR="00962E6F" w:rsidRPr="00874B9B">
        <w:rPr>
          <w:rFonts w:ascii="Arial" w:eastAsia="Times New Roman" w:hAnsi="Arial" w:cs="Arial"/>
          <w:bCs/>
        </w:rPr>
        <w:t>Veteran</w:t>
      </w:r>
      <w:r w:rsidRPr="00874B9B">
        <w:rPr>
          <w:rFonts w:ascii="Arial" w:eastAsia="Times New Roman" w:hAnsi="Arial" w:cs="Arial"/>
          <w:bCs/>
        </w:rPr>
        <w:t xml:space="preserve"> but may be used as a clinical intervention to modify behavior. </w:t>
      </w:r>
    </w:p>
    <w:p w14:paraId="1B778E60" w14:textId="77777777" w:rsidR="00344911" w:rsidRPr="00874B9B" w:rsidRDefault="00344911" w:rsidP="00344911">
      <w:pPr>
        <w:pStyle w:val="ListParagraph"/>
        <w:rPr>
          <w:rFonts w:ascii="Arial" w:eastAsia="Times New Roman" w:hAnsi="Arial" w:cs="Arial"/>
        </w:rPr>
      </w:pPr>
    </w:p>
    <w:p w14:paraId="458CD84A" w14:textId="288B6083" w:rsidR="00344911" w:rsidRPr="00874B9B" w:rsidRDefault="00344911" w:rsidP="00EF10B7">
      <w:pPr>
        <w:pStyle w:val="ListParagraph"/>
        <w:numPr>
          <w:ilvl w:val="2"/>
          <w:numId w:val="5"/>
        </w:numPr>
        <w:spacing w:before="120" w:after="120" w:line="240" w:lineRule="auto"/>
        <w:rPr>
          <w:rFonts w:ascii="Arial" w:hAnsi="Arial" w:cs="Arial"/>
        </w:rPr>
      </w:pPr>
      <w:r w:rsidRPr="00874B9B">
        <w:rPr>
          <w:rFonts w:ascii="Arial" w:hAnsi="Arial" w:cs="Arial"/>
          <w:b/>
          <w:u w:val="single"/>
        </w:rPr>
        <w:t>T</w:t>
      </w:r>
      <w:r w:rsidR="00542F58" w:rsidRPr="00874B9B">
        <w:rPr>
          <w:rFonts w:ascii="Arial" w:hAnsi="Arial" w:cs="Arial"/>
          <w:b/>
          <w:u w:val="single"/>
        </w:rPr>
        <w:t>ransportation</w:t>
      </w:r>
      <w:r w:rsidRPr="00874B9B">
        <w:rPr>
          <w:rFonts w:ascii="Arial" w:hAnsi="Arial" w:cs="Arial"/>
          <w:b/>
          <w:u w:val="single"/>
        </w:rPr>
        <w:t>:</w:t>
      </w:r>
      <w:r w:rsidRPr="00874B9B">
        <w:rPr>
          <w:rFonts w:ascii="Arial" w:hAnsi="Arial" w:cs="Arial"/>
          <w:b/>
        </w:rPr>
        <w:t xml:space="preserve">  </w:t>
      </w:r>
      <w:r w:rsidRPr="00874B9B">
        <w:rPr>
          <w:rFonts w:ascii="Arial" w:hAnsi="Arial" w:cs="Arial"/>
        </w:rPr>
        <w:t>The Contractor will ensure that transportation is available for Veterans to attend medical/mental health appointments, search for transitional or permanent housing and address other care needs.  This can be done through provision of bus passes, utilization of cab services</w:t>
      </w:r>
      <w:r w:rsidR="00EF10B7" w:rsidRPr="00874B9B">
        <w:rPr>
          <w:rFonts w:ascii="Arial" w:hAnsi="Arial" w:cs="Arial"/>
        </w:rPr>
        <w:t xml:space="preserve"> and/or rideshares,</w:t>
      </w:r>
      <w:r w:rsidRPr="00874B9B">
        <w:rPr>
          <w:rFonts w:ascii="Arial" w:hAnsi="Arial" w:cs="Arial"/>
        </w:rPr>
        <w:t xml:space="preserve"> or Safe Haven provider facility transportation. These costs will be considered part of the basic services provided. </w:t>
      </w:r>
    </w:p>
    <w:p w14:paraId="0873EB6B" w14:textId="77777777" w:rsidR="00B63D7E" w:rsidRPr="00874B9B" w:rsidRDefault="00B63D7E" w:rsidP="009402F3">
      <w:pPr>
        <w:pStyle w:val="ListParagraph"/>
        <w:spacing w:line="240" w:lineRule="auto"/>
        <w:rPr>
          <w:rFonts w:ascii="Arial" w:eastAsia="Times New Roman" w:hAnsi="Arial" w:cs="Arial"/>
          <w:b/>
          <w:bCs/>
          <w:u w:val="single"/>
        </w:rPr>
      </w:pPr>
    </w:p>
    <w:p w14:paraId="1979CDA6" w14:textId="63C7D9F5" w:rsidR="00B63D7E" w:rsidRPr="00874B9B" w:rsidRDefault="003F4957"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Occupancy</w:t>
      </w:r>
      <w:r w:rsidRPr="00874B9B">
        <w:rPr>
          <w:rFonts w:ascii="Arial" w:eastAsia="Times New Roman" w:hAnsi="Arial" w:cs="Arial"/>
          <w:b/>
        </w:rPr>
        <w:t>:</w:t>
      </w:r>
      <w:r w:rsidRPr="00874B9B">
        <w:rPr>
          <w:rFonts w:ascii="Arial" w:eastAsia="Times New Roman" w:hAnsi="Arial" w:cs="Arial"/>
          <w:bCs/>
        </w:rPr>
        <w:t xml:space="preserve"> It is expected that Contractor beds will be maintained at an average minimum of an </w:t>
      </w:r>
      <w:r w:rsidR="00577864" w:rsidRPr="00874B9B">
        <w:rPr>
          <w:rFonts w:ascii="Arial" w:eastAsia="Times New Roman" w:hAnsi="Arial" w:cs="Arial"/>
          <w:bCs/>
        </w:rPr>
        <w:t>7</w:t>
      </w:r>
      <w:r w:rsidR="008E6512" w:rsidRPr="00874B9B">
        <w:rPr>
          <w:rFonts w:ascii="Arial" w:eastAsia="Times New Roman" w:hAnsi="Arial" w:cs="Arial"/>
          <w:bCs/>
        </w:rPr>
        <w:t>5</w:t>
      </w:r>
      <w:r w:rsidRPr="00874B9B">
        <w:rPr>
          <w:rFonts w:ascii="Arial" w:eastAsia="Times New Roman" w:hAnsi="Arial" w:cs="Arial"/>
          <w:bCs/>
        </w:rPr>
        <w:t xml:space="preserve">% occupancy rate but at a preferred rate of </w:t>
      </w:r>
      <w:r w:rsidR="008E6512" w:rsidRPr="00874B9B">
        <w:rPr>
          <w:rFonts w:ascii="Arial" w:eastAsia="Times New Roman" w:hAnsi="Arial" w:cs="Arial"/>
          <w:bCs/>
        </w:rPr>
        <w:t>85</w:t>
      </w:r>
      <w:r w:rsidRPr="00874B9B">
        <w:rPr>
          <w:rFonts w:ascii="Arial" w:eastAsia="Times New Roman" w:hAnsi="Arial" w:cs="Arial"/>
          <w:bCs/>
        </w:rPr>
        <w:t xml:space="preserve">% </w:t>
      </w:r>
      <w:r w:rsidRPr="00874B9B">
        <w:rPr>
          <w:rFonts w:ascii="Arial" w:eastAsia="Times New Roman" w:hAnsi="Arial" w:cs="Arial"/>
          <w:color w:val="000000"/>
        </w:rPr>
        <w:t>as calculated based upon number of bed nights available per quarter.</w:t>
      </w:r>
      <w:r w:rsidRPr="00874B9B">
        <w:rPr>
          <w:rFonts w:ascii="Arial" w:eastAsia="Times New Roman" w:hAnsi="Arial" w:cs="Arial"/>
          <w:bCs/>
        </w:rPr>
        <w:t xml:space="preserve">   If this rate is not consistently attained a Corrective Action Plan (CAP) will be developed by the Contractor as part of the QASP and/or process improvement plan.  Adjustments in contract funding may occur through modifications if occupancy is not maintained. Failure to maintain </w:t>
      </w:r>
      <w:proofErr w:type="gramStart"/>
      <w:r w:rsidRPr="00874B9B">
        <w:rPr>
          <w:rFonts w:ascii="Arial" w:eastAsia="Times New Roman" w:hAnsi="Arial" w:cs="Arial"/>
          <w:bCs/>
        </w:rPr>
        <w:t>year to date</w:t>
      </w:r>
      <w:proofErr w:type="gramEnd"/>
      <w:r w:rsidRPr="00874B9B">
        <w:rPr>
          <w:rFonts w:ascii="Arial" w:eastAsia="Times New Roman" w:hAnsi="Arial" w:cs="Arial"/>
          <w:bCs/>
        </w:rPr>
        <w:t xml:space="preserve"> occupancy rate at or above </w:t>
      </w:r>
      <w:r w:rsidR="00577864" w:rsidRPr="00874B9B">
        <w:rPr>
          <w:rFonts w:ascii="Arial" w:eastAsia="Times New Roman" w:hAnsi="Arial" w:cs="Arial"/>
          <w:bCs/>
        </w:rPr>
        <w:t>7</w:t>
      </w:r>
      <w:r w:rsidR="008E6512" w:rsidRPr="00874B9B">
        <w:rPr>
          <w:rFonts w:ascii="Arial" w:eastAsia="Times New Roman" w:hAnsi="Arial" w:cs="Arial"/>
          <w:bCs/>
        </w:rPr>
        <w:t>5</w:t>
      </w:r>
      <w:r w:rsidRPr="00874B9B">
        <w:rPr>
          <w:rFonts w:ascii="Arial" w:eastAsia="Times New Roman" w:hAnsi="Arial" w:cs="Arial"/>
          <w:bCs/>
        </w:rPr>
        <w:t xml:space="preserve">% may be grounds for immediate termination for convenience. </w:t>
      </w:r>
    </w:p>
    <w:p w14:paraId="70D32A26" w14:textId="77777777" w:rsidR="00B63D7E" w:rsidRPr="00874B9B" w:rsidRDefault="00B63D7E" w:rsidP="009402F3">
      <w:pPr>
        <w:pStyle w:val="ListParagraph"/>
        <w:spacing w:line="240" w:lineRule="auto"/>
        <w:rPr>
          <w:rFonts w:ascii="Arial" w:eastAsia="Times New Roman" w:hAnsi="Arial" w:cs="Arial"/>
          <w:b/>
          <w:color w:val="000000"/>
          <w:u w:val="single"/>
        </w:rPr>
      </w:pPr>
    </w:p>
    <w:p w14:paraId="1D2D5F64" w14:textId="127755C3" w:rsidR="00E25F6E" w:rsidRPr="00874B9B" w:rsidRDefault="003F4957"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color w:val="000000"/>
          <w:u w:val="single"/>
        </w:rPr>
        <w:t>Outreach</w:t>
      </w:r>
      <w:r w:rsidRPr="00874B9B">
        <w:rPr>
          <w:rFonts w:ascii="Arial" w:eastAsia="Times New Roman" w:hAnsi="Arial" w:cs="Arial"/>
          <w:b/>
          <w:color w:val="000000"/>
        </w:rPr>
        <w:t xml:space="preserve">: </w:t>
      </w:r>
      <w:r w:rsidRPr="00874B9B">
        <w:rPr>
          <w:rFonts w:ascii="Arial" w:eastAsia="Times New Roman" w:hAnsi="Arial" w:cs="Arial"/>
          <w:color w:val="000000"/>
        </w:rPr>
        <w:t xml:space="preserve">Contractor </w:t>
      </w:r>
      <w:r w:rsidR="00B357D7" w:rsidRPr="00874B9B">
        <w:rPr>
          <w:rFonts w:ascii="Arial" w:eastAsia="Times New Roman" w:hAnsi="Arial" w:cs="Arial"/>
          <w:color w:val="000000"/>
        </w:rPr>
        <w:t>shall</w:t>
      </w:r>
      <w:r w:rsidRPr="00874B9B">
        <w:rPr>
          <w:rFonts w:ascii="Arial" w:eastAsia="Times New Roman" w:hAnsi="Arial" w:cs="Arial"/>
          <w:color w:val="000000"/>
        </w:rPr>
        <w:t xml:space="preserve"> be responsible to engage in outreach in the community both independently and in collaboration </w:t>
      </w:r>
      <w:r w:rsidR="000658D8" w:rsidRPr="00874B9B">
        <w:rPr>
          <w:rFonts w:ascii="Arial" w:eastAsia="Times New Roman" w:hAnsi="Arial" w:cs="Arial"/>
          <w:color w:val="000000"/>
        </w:rPr>
        <w:t>with</w:t>
      </w:r>
      <w:r w:rsidR="00C950ED" w:rsidRPr="00874B9B">
        <w:rPr>
          <w:rFonts w:ascii="Arial" w:eastAsia="Times New Roman" w:hAnsi="Arial" w:cs="Arial"/>
        </w:rPr>
        <w:t xml:space="preserve"> VA Northeast Ohio Healthcare System</w:t>
      </w:r>
      <w:r w:rsidR="000658D8" w:rsidRPr="00874B9B">
        <w:rPr>
          <w:rFonts w:ascii="Arial" w:eastAsia="Times New Roman" w:hAnsi="Arial" w:cs="Arial"/>
          <w:color w:val="000000"/>
        </w:rPr>
        <w:t xml:space="preserve"> </w:t>
      </w:r>
      <w:r w:rsidR="002110B9" w:rsidRPr="00874B9B">
        <w:rPr>
          <w:rFonts w:ascii="Arial" w:eastAsia="Times New Roman" w:hAnsi="Arial" w:cs="Arial"/>
          <w:color w:val="000000"/>
        </w:rPr>
        <w:t>HCHV Coordinator</w:t>
      </w:r>
      <w:r w:rsidR="002C7D8A" w:rsidRPr="00874B9B">
        <w:rPr>
          <w:rFonts w:ascii="Arial" w:eastAsia="Times New Roman" w:hAnsi="Arial" w:cs="Arial"/>
          <w:color w:val="000000"/>
        </w:rPr>
        <w:t xml:space="preserve"> or </w:t>
      </w:r>
      <w:r w:rsidRPr="00874B9B">
        <w:rPr>
          <w:rFonts w:ascii="Arial" w:eastAsia="Times New Roman" w:hAnsi="Arial" w:cs="Arial"/>
          <w:color w:val="000000"/>
        </w:rPr>
        <w:t xml:space="preserve">Designee(s) at least two times per month. In addition, clear documentation for outreach activities must be made available to Liaison upon request during the QASP review. </w:t>
      </w:r>
      <w:r w:rsidRPr="00874B9B">
        <w:rPr>
          <w:rFonts w:ascii="Arial" w:eastAsia="Calibri" w:hAnsi="Arial" w:cs="Arial"/>
          <w:color w:val="000000"/>
        </w:rPr>
        <w:t xml:space="preserve">Contractors </w:t>
      </w:r>
      <w:r w:rsidR="00B357D7" w:rsidRPr="00874B9B">
        <w:rPr>
          <w:rFonts w:ascii="Arial" w:eastAsia="Calibri" w:hAnsi="Arial" w:cs="Arial"/>
          <w:color w:val="000000"/>
        </w:rPr>
        <w:t>shall</w:t>
      </w:r>
      <w:r w:rsidRPr="00874B9B">
        <w:rPr>
          <w:rFonts w:ascii="Arial" w:eastAsia="Calibri" w:hAnsi="Arial" w:cs="Arial"/>
          <w:color w:val="000000"/>
        </w:rPr>
        <w:t xml:space="preserve"> maintain occupancy by engaging in outreach services and will be knowledgeable about outreach best practices generally accepted in the community. </w:t>
      </w:r>
    </w:p>
    <w:p w14:paraId="70B1502C" w14:textId="77777777" w:rsidR="00E25F6E" w:rsidRPr="00874B9B" w:rsidRDefault="00E25F6E" w:rsidP="009402F3">
      <w:pPr>
        <w:pStyle w:val="ListParagraph"/>
        <w:spacing w:line="240" w:lineRule="auto"/>
        <w:rPr>
          <w:rFonts w:ascii="Arial" w:eastAsia="Times New Roman" w:hAnsi="Arial" w:cs="Arial"/>
          <w:b/>
          <w:bCs/>
          <w:u w:val="single"/>
        </w:rPr>
      </w:pPr>
    </w:p>
    <w:p w14:paraId="1A8D78DE" w14:textId="77777777" w:rsidR="00F51EA1" w:rsidRPr="00874B9B" w:rsidRDefault="00D67729" w:rsidP="009402F3">
      <w:pPr>
        <w:pStyle w:val="ListParagraph"/>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874B9B">
        <w:rPr>
          <w:rFonts w:ascii="Arial" w:eastAsia="Times New Roman" w:hAnsi="Arial" w:cs="Arial"/>
          <w:b/>
          <w:bCs/>
          <w:u w:val="single"/>
        </w:rPr>
        <w:t>D</w:t>
      </w:r>
      <w:r w:rsidR="003F4957" w:rsidRPr="00874B9B">
        <w:rPr>
          <w:rFonts w:ascii="Arial" w:eastAsia="Times New Roman" w:hAnsi="Arial" w:cs="Arial"/>
          <w:b/>
          <w:bCs/>
          <w:u w:val="single"/>
        </w:rPr>
        <w:t>ischarge Planning</w:t>
      </w:r>
      <w:r w:rsidR="003F4957" w:rsidRPr="00874B9B">
        <w:rPr>
          <w:rFonts w:ascii="Arial" w:eastAsia="Times New Roman" w:hAnsi="Arial" w:cs="Arial"/>
          <w:b/>
        </w:rPr>
        <w:t>:</w:t>
      </w:r>
      <w:r w:rsidR="003F4957" w:rsidRPr="00874B9B">
        <w:rPr>
          <w:rFonts w:ascii="Arial" w:eastAsia="Times New Roman" w:hAnsi="Arial" w:cs="Arial"/>
          <w:bCs/>
        </w:rPr>
        <w:t xml:space="preserve"> Securing permanent housing will be the primary discharge goal for every </w:t>
      </w:r>
      <w:r w:rsidR="00962E6F" w:rsidRPr="00874B9B">
        <w:rPr>
          <w:rFonts w:ascii="Arial" w:eastAsia="Times New Roman" w:hAnsi="Arial" w:cs="Arial"/>
          <w:bCs/>
        </w:rPr>
        <w:t>Veteran</w:t>
      </w:r>
      <w:r w:rsidR="003F4957" w:rsidRPr="00874B9B">
        <w:rPr>
          <w:rFonts w:ascii="Arial" w:eastAsia="Times New Roman" w:hAnsi="Arial" w:cs="Arial"/>
          <w:bCs/>
        </w:rPr>
        <w:t xml:space="preserve">. All </w:t>
      </w:r>
      <w:r w:rsidR="00962E6F" w:rsidRPr="00874B9B">
        <w:rPr>
          <w:rFonts w:ascii="Arial" w:eastAsia="Times New Roman" w:hAnsi="Arial" w:cs="Arial"/>
          <w:bCs/>
        </w:rPr>
        <w:t>Veterans</w:t>
      </w:r>
      <w:r w:rsidR="003F4957" w:rsidRPr="00874B9B">
        <w:rPr>
          <w:rFonts w:ascii="Arial" w:eastAsia="Times New Roman" w:hAnsi="Arial" w:cs="Arial"/>
          <w:bCs/>
        </w:rPr>
        <w:t xml:space="preserve"> must have a discharge plan within two weeks of admission.</w:t>
      </w:r>
      <w:r w:rsidR="00E75ED7" w:rsidRPr="00874B9B">
        <w:rPr>
          <w:rFonts w:ascii="Arial" w:eastAsia="Times New Roman" w:hAnsi="Arial" w:cs="Arial"/>
          <w:bCs/>
        </w:rPr>
        <w:t xml:space="preserve"> </w:t>
      </w:r>
      <w:r w:rsidR="003F4957" w:rsidRPr="00874B9B">
        <w:rPr>
          <w:rFonts w:ascii="Arial" w:eastAsia="Times New Roman" w:hAnsi="Arial" w:cs="Arial"/>
          <w:bCs/>
        </w:rPr>
        <w:t xml:space="preserve">Compliance with all VA regulations regarding discharges and timeliness of reporting discharges is required by Contractor. Case Managers will </w:t>
      </w:r>
      <w:proofErr w:type="gramStart"/>
      <w:r w:rsidR="003F4957" w:rsidRPr="00874B9B">
        <w:rPr>
          <w:rFonts w:ascii="Arial" w:eastAsia="Times New Roman" w:hAnsi="Arial" w:cs="Arial"/>
          <w:bCs/>
        </w:rPr>
        <w:t>provide assistance</w:t>
      </w:r>
      <w:proofErr w:type="gramEnd"/>
      <w:r w:rsidR="003F4957" w:rsidRPr="00874B9B">
        <w:rPr>
          <w:rFonts w:ascii="Arial" w:eastAsia="Times New Roman" w:hAnsi="Arial" w:cs="Arial"/>
          <w:bCs/>
        </w:rPr>
        <w:t xml:space="preserve"> with discharge planning for every </w:t>
      </w:r>
      <w:r w:rsidR="00962E6F" w:rsidRPr="00874B9B">
        <w:rPr>
          <w:rFonts w:ascii="Arial" w:eastAsia="Times New Roman" w:hAnsi="Arial" w:cs="Arial"/>
          <w:bCs/>
        </w:rPr>
        <w:t>Veteran</w:t>
      </w:r>
      <w:r w:rsidR="003F4957" w:rsidRPr="00874B9B">
        <w:rPr>
          <w:rFonts w:ascii="Arial" w:eastAsia="Times New Roman" w:hAnsi="Arial" w:cs="Arial"/>
          <w:bCs/>
        </w:rPr>
        <w:t xml:space="preserve"> and report all discharges via email </w:t>
      </w:r>
      <w:r w:rsidR="003F4957" w:rsidRPr="00874B9B">
        <w:rPr>
          <w:rFonts w:ascii="Arial" w:eastAsia="Times New Roman" w:hAnsi="Arial" w:cs="Arial"/>
          <w:b/>
          <w:bCs/>
          <w:i/>
          <w:u w:val="single"/>
        </w:rPr>
        <w:t xml:space="preserve">within 24 business hours </w:t>
      </w:r>
      <w:r w:rsidR="003F4957" w:rsidRPr="00874B9B">
        <w:rPr>
          <w:rFonts w:ascii="Arial" w:eastAsia="Times New Roman" w:hAnsi="Arial" w:cs="Arial"/>
          <w:bCs/>
        </w:rPr>
        <w:t>using a secured process (</w:t>
      </w:r>
      <w:r w:rsidR="00B120EC" w:rsidRPr="00874B9B">
        <w:rPr>
          <w:rFonts w:ascii="Arial" w:eastAsia="Times New Roman" w:hAnsi="Arial" w:cs="Arial"/>
          <w:bCs/>
        </w:rPr>
        <w:t>e.g.,</w:t>
      </w:r>
      <w:r w:rsidR="003F4957" w:rsidRPr="00874B9B">
        <w:rPr>
          <w:rFonts w:ascii="Arial" w:eastAsia="Times New Roman" w:hAnsi="Arial" w:cs="Arial"/>
          <w:bCs/>
        </w:rPr>
        <w:t xml:space="preserve"> HOMES ID number). Housing needs will be assessed upon acceptance to the program (within 72 business hours as noted in Paragraph 5) and resources will be coordinated for discharge to a successful community placement throughout the duration of the </w:t>
      </w:r>
      <w:r w:rsidR="00962E6F" w:rsidRPr="00874B9B">
        <w:rPr>
          <w:rFonts w:ascii="Arial" w:eastAsia="Times New Roman" w:hAnsi="Arial" w:cs="Arial"/>
          <w:bCs/>
        </w:rPr>
        <w:t>Veteran’s</w:t>
      </w:r>
      <w:r w:rsidR="003F4957" w:rsidRPr="00874B9B">
        <w:rPr>
          <w:rFonts w:ascii="Arial" w:eastAsia="Times New Roman" w:hAnsi="Arial" w:cs="Arial"/>
          <w:bCs/>
        </w:rPr>
        <w:t xml:space="preserve"> stay. </w:t>
      </w:r>
    </w:p>
    <w:p w14:paraId="406292D2" w14:textId="77777777" w:rsidR="00F51EA1" w:rsidRPr="00F51EA1" w:rsidRDefault="00F51EA1" w:rsidP="00F51EA1">
      <w:pPr>
        <w:pStyle w:val="ListParagraph"/>
        <w:rPr>
          <w:rFonts w:ascii="Times New Roman" w:hAnsi="Times New Roman" w:cs="Times New Roman"/>
          <w:sz w:val="24"/>
          <w:szCs w:val="24"/>
        </w:rPr>
      </w:pPr>
    </w:p>
    <w:p w14:paraId="7AD83723" w14:textId="77777777" w:rsidR="00F51EA1" w:rsidRPr="00874B9B" w:rsidRDefault="003F4957" w:rsidP="00F51EA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hAnsi="Arial" w:cs="Arial"/>
        </w:rPr>
      </w:pPr>
      <w:r w:rsidRPr="00874B9B">
        <w:rPr>
          <w:rFonts w:ascii="Arial" w:hAnsi="Arial" w:cs="Arial"/>
        </w:rPr>
        <w:t xml:space="preserve">A negative discharge for undesirable behavior is a committee decision that </w:t>
      </w:r>
      <w:r w:rsidRPr="00874B9B">
        <w:rPr>
          <w:rFonts w:ascii="Arial" w:hAnsi="Arial" w:cs="Arial"/>
          <w:b/>
          <w:i/>
        </w:rPr>
        <w:t>must</w:t>
      </w:r>
      <w:r w:rsidRPr="00874B9B">
        <w:rPr>
          <w:rFonts w:ascii="Arial" w:hAnsi="Arial" w:cs="Arial"/>
        </w:rPr>
        <w:t xml:space="preserve"> include the </w:t>
      </w:r>
      <w:r w:rsidR="009402F3" w:rsidRPr="00874B9B">
        <w:rPr>
          <w:rFonts w:ascii="Arial" w:hAnsi="Arial" w:cs="Arial"/>
        </w:rPr>
        <w:t>HCHV Liaison</w:t>
      </w:r>
      <w:r w:rsidRPr="00874B9B">
        <w:rPr>
          <w:rFonts w:ascii="Arial" w:hAnsi="Arial" w:cs="Arial"/>
        </w:rPr>
        <w:t xml:space="preserve"> </w:t>
      </w:r>
      <w:r w:rsidRPr="00874B9B">
        <w:rPr>
          <w:rFonts w:ascii="Arial" w:hAnsi="Arial" w:cs="Arial"/>
          <w:b/>
          <w:i/>
        </w:rPr>
        <w:t xml:space="preserve">prior </w:t>
      </w:r>
      <w:r w:rsidRPr="00874B9B">
        <w:rPr>
          <w:rFonts w:ascii="Arial" w:hAnsi="Arial" w:cs="Arial"/>
        </w:rPr>
        <w:t xml:space="preserve">to discharge.  All </w:t>
      </w:r>
      <w:r w:rsidR="00962E6F" w:rsidRPr="00874B9B">
        <w:rPr>
          <w:rFonts w:ascii="Arial" w:hAnsi="Arial" w:cs="Arial"/>
        </w:rPr>
        <w:t>Veterans</w:t>
      </w:r>
      <w:r w:rsidRPr="00874B9B">
        <w:rPr>
          <w:rFonts w:ascii="Arial" w:hAnsi="Arial" w:cs="Arial"/>
        </w:rPr>
        <w:t xml:space="preserve"> scheduled for </w:t>
      </w:r>
      <w:r w:rsidR="00E25F6E" w:rsidRPr="00874B9B">
        <w:rPr>
          <w:rFonts w:ascii="Arial" w:hAnsi="Arial" w:cs="Arial"/>
        </w:rPr>
        <w:t xml:space="preserve">discharge based on behavior must meet with the treatment team and work with team to determine most </w:t>
      </w:r>
      <w:r w:rsidR="00E25F6E" w:rsidRPr="00874B9B">
        <w:rPr>
          <w:rFonts w:ascii="Arial" w:hAnsi="Arial" w:cs="Arial"/>
        </w:rPr>
        <w:lastRenderedPageBreak/>
        <w:t xml:space="preserve">therapeutic option for </w:t>
      </w:r>
      <w:r w:rsidR="00962E6F" w:rsidRPr="00874B9B">
        <w:rPr>
          <w:rFonts w:ascii="Arial" w:hAnsi="Arial" w:cs="Arial"/>
        </w:rPr>
        <w:t>Veteran</w:t>
      </w:r>
      <w:r w:rsidR="00E25F6E" w:rsidRPr="00874B9B">
        <w:rPr>
          <w:rFonts w:ascii="Arial" w:hAnsi="Arial" w:cs="Arial"/>
        </w:rPr>
        <w:t xml:space="preserve">.  </w:t>
      </w:r>
      <w:r w:rsidR="00E25F6E" w:rsidRPr="00874B9B">
        <w:rPr>
          <w:rFonts w:ascii="Arial" w:hAnsi="Arial" w:cs="Arial"/>
          <w:i/>
        </w:rPr>
        <w:t>This does not include violations for safety reasons or verbal abuse</w:t>
      </w:r>
      <w:r w:rsidR="00E25F6E" w:rsidRPr="00874B9B">
        <w:rPr>
          <w:rFonts w:ascii="Arial" w:hAnsi="Arial" w:cs="Arial"/>
        </w:rPr>
        <w:t xml:space="preserve">. Please note: Profanity does not in and of itself constitute abuse and shall not exclusively be considered grounds for discharge. </w:t>
      </w:r>
      <w:proofErr w:type="gramStart"/>
      <w:r w:rsidR="00E25F6E" w:rsidRPr="00874B9B">
        <w:rPr>
          <w:rFonts w:ascii="Arial" w:hAnsi="Arial" w:cs="Arial"/>
        </w:rPr>
        <w:t>Any and all</w:t>
      </w:r>
      <w:proofErr w:type="gramEnd"/>
      <w:r w:rsidR="00E25F6E" w:rsidRPr="00874B9B">
        <w:rPr>
          <w:rFonts w:ascii="Arial" w:hAnsi="Arial" w:cs="Arial"/>
        </w:rPr>
        <w:t xml:space="preserve"> actual or threatened violence </w:t>
      </w:r>
      <w:r w:rsidR="00E25F6E" w:rsidRPr="00874B9B">
        <w:rPr>
          <w:rFonts w:ascii="Arial" w:hAnsi="Arial" w:cs="Arial"/>
          <w:i/>
        </w:rPr>
        <w:t xml:space="preserve">will </w:t>
      </w:r>
      <w:r w:rsidR="00E25F6E" w:rsidRPr="00874B9B">
        <w:rPr>
          <w:rFonts w:ascii="Arial" w:hAnsi="Arial" w:cs="Arial"/>
        </w:rPr>
        <w:t xml:space="preserve">be grounds for discharge. </w:t>
      </w:r>
    </w:p>
    <w:p w14:paraId="40889EF8" w14:textId="77777777" w:rsidR="00F51EA1" w:rsidRPr="00874B9B" w:rsidRDefault="00F51EA1" w:rsidP="00F51EA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hAnsi="Arial" w:cs="Arial"/>
        </w:rPr>
      </w:pPr>
    </w:p>
    <w:p w14:paraId="55307434" w14:textId="53C826E2" w:rsidR="00E25F6E" w:rsidRPr="00874B9B" w:rsidRDefault="00962E6F" w:rsidP="00F51EA1">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r w:rsidRPr="00874B9B">
        <w:rPr>
          <w:rFonts w:ascii="Arial" w:hAnsi="Arial" w:cs="Arial"/>
        </w:rPr>
        <w:t>Veterans</w:t>
      </w:r>
      <w:r w:rsidR="00E25F6E" w:rsidRPr="00874B9B">
        <w:rPr>
          <w:rFonts w:ascii="Arial" w:hAnsi="Arial" w:cs="Arial"/>
        </w:rPr>
        <w:t xml:space="preserve"> may be discharged for safety reasons at any time. All negative discharges will be subject to a </w:t>
      </w:r>
      <w:proofErr w:type="gramStart"/>
      <w:r w:rsidR="00E25F6E" w:rsidRPr="00874B9B">
        <w:rPr>
          <w:rFonts w:ascii="Arial" w:hAnsi="Arial" w:cs="Arial"/>
        </w:rPr>
        <w:t>full team</w:t>
      </w:r>
      <w:proofErr w:type="gramEnd"/>
      <w:r w:rsidR="00E25F6E" w:rsidRPr="00874B9B">
        <w:rPr>
          <w:rFonts w:ascii="Arial" w:hAnsi="Arial" w:cs="Arial"/>
        </w:rPr>
        <w:t xml:space="preserve"> debriefing, including </w:t>
      </w:r>
      <w:r w:rsidR="009402F3" w:rsidRPr="00874B9B">
        <w:rPr>
          <w:rFonts w:ascii="Arial" w:hAnsi="Arial" w:cs="Arial"/>
        </w:rPr>
        <w:t>HCHV Liaison</w:t>
      </w:r>
      <w:r w:rsidR="00E25F6E" w:rsidRPr="00874B9B">
        <w:rPr>
          <w:rFonts w:ascii="Arial" w:hAnsi="Arial" w:cs="Arial"/>
        </w:rPr>
        <w:t xml:space="preserve">, to look for opportunities missed to intervene sooner. All discharges are subject to the </w:t>
      </w:r>
      <w:proofErr w:type="gramStart"/>
      <w:r w:rsidR="00E25F6E" w:rsidRPr="00874B9B">
        <w:rPr>
          <w:rFonts w:ascii="Arial" w:hAnsi="Arial" w:cs="Arial"/>
        </w:rPr>
        <w:t>Contractors</w:t>
      </w:r>
      <w:proofErr w:type="gramEnd"/>
      <w:r w:rsidR="00E25F6E" w:rsidRPr="00874B9B">
        <w:rPr>
          <w:rFonts w:ascii="Arial" w:hAnsi="Arial" w:cs="Arial"/>
        </w:rPr>
        <w:t xml:space="preserve"> grievance procedures and must allow </w:t>
      </w:r>
      <w:r w:rsidR="00CD0A94" w:rsidRPr="00874B9B">
        <w:rPr>
          <w:rFonts w:ascii="Arial" w:hAnsi="Arial" w:cs="Arial"/>
        </w:rPr>
        <w:t>Veteran</w:t>
      </w:r>
      <w:r w:rsidR="00E25F6E" w:rsidRPr="00874B9B">
        <w:rPr>
          <w:rFonts w:ascii="Arial" w:hAnsi="Arial" w:cs="Arial"/>
        </w:rPr>
        <w:t xml:space="preserve">s the opportunity to be represented by the </w:t>
      </w:r>
      <w:r w:rsidR="009402F3" w:rsidRPr="00874B9B">
        <w:rPr>
          <w:rFonts w:ascii="Arial" w:hAnsi="Arial" w:cs="Arial"/>
        </w:rPr>
        <w:t>HCHV Liaison</w:t>
      </w:r>
      <w:r w:rsidR="00E25F6E" w:rsidRPr="00874B9B">
        <w:rPr>
          <w:rFonts w:ascii="Arial" w:hAnsi="Arial" w:cs="Arial"/>
        </w:rPr>
        <w:t xml:space="preserve"> in the grievance process. Reasonable efforts must be made to coordinate with the Liaison </w:t>
      </w:r>
      <w:proofErr w:type="gramStart"/>
      <w:r w:rsidR="00E25F6E" w:rsidRPr="00874B9B">
        <w:rPr>
          <w:rFonts w:ascii="Arial" w:hAnsi="Arial" w:cs="Arial"/>
        </w:rPr>
        <w:t>in order to</w:t>
      </w:r>
      <w:proofErr w:type="gramEnd"/>
      <w:r w:rsidR="00E25F6E" w:rsidRPr="00874B9B">
        <w:rPr>
          <w:rFonts w:ascii="Arial" w:hAnsi="Arial" w:cs="Arial"/>
        </w:rPr>
        <w:t xml:space="preserve"> schedule an appeal. Lastly, all TQI measures must be met </w:t>
      </w:r>
      <w:proofErr w:type="gramStart"/>
      <w:r w:rsidR="00E25F6E" w:rsidRPr="00874B9B">
        <w:rPr>
          <w:rFonts w:ascii="Arial" w:hAnsi="Arial" w:cs="Arial"/>
        </w:rPr>
        <w:t>in order to</w:t>
      </w:r>
      <w:proofErr w:type="gramEnd"/>
      <w:r w:rsidR="00E25F6E" w:rsidRPr="00874B9B">
        <w:rPr>
          <w:rFonts w:ascii="Arial" w:hAnsi="Arial" w:cs="Arial"/>
        </w:rPr>
        <w:t xml:space="preserve"> receive the highest past performance rating.  These include the following: </w:t>
      </w:r>
    </w:p>
    <w:p w14:paraId="4CB58AC2" w14:textId="77777777" w:rsidR="003575AF" w:rsidRPr="00874B9B" w:rsidRDefault="003575AF" w:rsidP="00940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p>
    <w:p w14:paraId="3EE6D265" w14:textId="7AF398BD" w:rsidR="00E25F6E" w:rsidRPr="00874B9B" w:rsidRDefault="00E25F6E" w:rsidP="009402F3">
      <w:pPr>
        <w:pStyle w:val="ListParagraph"/>
        <w:numPr>
          <w:ilvl w:val="3"/>
          <w:numId w:val="18"/>
        </w:numPr>
        <w:kinsoku w:val="0"/>
        <w:overflowPunct w:val="0"/>
        <w:spacing w:line="240" w:lineRule="auto"/>
        <w:textAlignment w:val="baseline"/>
        <w:rPr>
          <w:rFonts w:ascii="Arial" w:hAnsi="Arial" w:cs="Arial"/>
        </w:rPr>
      </w:pPr>
      <w:r w:rsidRPr="00874B9B">
        <w:rPr>
          <w:rFonts w:ascii="Arial" w:hAnsi="Arial" w:cs="Arial"/>
          <w:kern w:val="24"/>
        </w:rPr>
        <w:t xml:space="preserve">Bed Occupancy &gt; </w:t>
      </w:r>
      <w:r w:rsidR="008E6512" w:rsidRPr="00874B9B">
        <w:rPr>
          <w:rFonts w:ascii="Arial" w:hAnsi="Arial" w:cs="Arial"/>
          <w:bCs/>
          <w:kern w:val="24"/>
        </w:rPr>
        <w:t>75</w:t>
      </w:r>
      <w:r w:rsidRPr="00874B9B">
        <w:rPr>
          <w:rFonts w:ascii="Arial" w:hAnsi="Arial" w:cs="Arial"/>
          <w:bCs/>
          <w:kern w:val="24"/>
        </w:rPr>
        <w:t xml:space="preserve">%, </w:t>
      </w:r>
      <w:bookmarkStart w:id="1" w:name="_Hlk507165577"/>
      <w:r w:rsidRPr="00874B9B">
        <w:rPr>
          <w:rFonts w:ascii="Arial" w:hAnsi="Arial" w:cs="Arial"/>
          <w:bCs/>
          <w:kern w:val="24"/>
        </w:rPr>
        <w:t xml:space="preserve">preferred </w:t>
      </w:r>
      <w:r w:rsidR="008E6512" w:rsidRPr="00874B9B">
        <w:rPr>
          <w:rFonts w:ascii="Arial" w:hAnsi="Arial" w:cs="Arial"/>
          <w:bCs/>
          <w:kern w:val="24"/>
        </w:rPr>
        <w:t>85</w:t>
      </w:r>
      <w:r w:rsidRPr="00874B9B">
        <w:rPr>
          <w:rFonts w:ascii="Arial" w:hAnsi="Arial" w:cs="Arial"/>
          <w:bCs/>
          <w:kern w:val="24"/>
        </w:rPr>
        <w:t>%</w:t>
      </w:r>
      <w:bookmarkEnd w:id="1"/>
    </w:p>
    <w:p w14:paraId="38224EEC" w14:textId="532D5EEC" w:rsidR="00E25F6E" w:rsidRPr="00874B9B" w:rsidRDefault="00E25F6E" w:rsidP="009402F3">
      <w:pPr>
        <w:pStyle w:val="ListParagraph"/>
        <w:numPr>
          <w:ilvl w:val="3"/>
          <w:numId w:val="18"/>
        </w:numPr>
        <w:kinsoku w:val="0"/>
        <w:overflowPunct w:val="0"/>
        <w:spacing w:line="240" w:lineRule="auto"/>
        <w:textAlignment w:val="baseline"/>
        <w:rPr>
          <w:rFonts w:ascii="Arial" w:hAnsi="Arial" w:cs="Arial"/>
        </w:rPr>
      </w:pPr>
      <w:r w:rsidRPr="00874B9B">
        <w:rPr>
          <w:rFonts w:ascii="Arial" w:hAnsi="Arial" w:cs="Arial"/>
          <w:kern w:val="24"/>
        </w:rPr>
        <w:t xml:space="preserve">Length of Stay </w:t>
      </w:r>
      <w:r w:rsidRPr="00874B9B">
        <w:rPr>
          <w:rFonts w:ascii="Arial" w:hAnsi="Arial" w:cs="Arial"/>
          <w:bCs/>
          <w:kern w:val="24"/>
        </w:rPr>
        <w:t xml:space="preserve">≤ </w:t>
      </w:r>
      <w:r w:rsidR="008E6512" w:rsidRPr="00874B9B">
        <w:rPr>
          <w:rFonts w:ascii="Arial" w:hAnsi="Arial" w:cs="Arial"/>
          <w:bCs/>
          <w:kern w:val="24"/>
        </w:rPr>
        <w:t>180</w:t>
      </w:r>
      <w:r w:rsidRPr="00874B9B">
        <w:rPr>
          <w:rFonts w:ascii="Arial" w:hAnsi="Arial" w:cs="Arial"/>
          <w:bCs/>
          <w:kern w:val="24"/>
        </w:rPr>
        <w:t xml:space="preserve"> Days</w:t>
      </w:r>
    </w:p>
    <w:p w14:paraId="296DF2F8" w14:textId="77777777" w:rsidR="00E25F6E" w:rsidRPr="00874B9B" w:rsidRDefault="00E25F6E" w:rsidP="009402F3">
      <w:pPr>
        <w:kinsoku w:val="0"/>
        <w:overflowPunct w:val="0"/>
        <w:spacing w:after="0" w:line="240" w:lineRule="auto"/>
        <w:ind w:left="2880"/>
        <w:textAlignment w:val="baseline"/>
        <w:rPr>
          <w:rFonts w:ascii="Arial" w:hAnsi="Arial" w:cs="Arial"/>
        </w:rPr>
      </w:pPr>
    </w:p>
    <w:p w14:paraId="7A0ED50E" w14:textId="40939F79" w:rsidR="00E25F6E" w:rsidRPr="00874B9B" w:rsidRDefault="00E25F6E" w:rsidP="009402F3">
      <w:pPr>
        <w:spacing w:after="0" w:line="240" w:lineRule="auto"/>
        <w:ind w:left="1800"/>
        <w:rPr>
          <w:rFonts w:ascii="Arial" w:eastAsia="Calibri" w:hAnsi="Arial" w:cs="Arial"/>
        </w:rPr>
      </w:pPr>
      <w:r w:rsidRPr="00874B9B">
        <w:rPr>
          <w:rFonts w:ascii="Arial" w:hAnsi="Arial" w:cs="Arial"/>
        </w:rPr>
        <w:t xml:space="preserve">In addition, </w:t>
      </w:r>
      <w:r w:rsidRPr="00874B9B">
        <w:rPr>
          <w:rFonts w:ascii="Arial" w:eastAsia="Calibri" w:hAnsi="Arial" w:cs="Arial"/>
        </w:rPr>
        <w:t xml:space="preserve">VHA National HCHV Program Office performance measures must be met each Fiscal Year (FY) </w:t>
      </w:r>
      <w:proofErr w:type="gramStart"/>
      <w:r w:rsidRPr="00874B9B">
        <w:rPr>
          <w:rFonts w:ascii="Arial" w:eastAsia="Calibri" w:hAnsi="Arial" w:cs="Arial"/>
        </w:rPr>
        <w:t>in order to</w:t>
      </w:r>
      <w:proofErr w:type="gramEnd"/>
      <w:r w:rsidRPr="00874B9B">
        <w:rPr>
          <w:rFonts w:ascii="Arial" w:eastAsia="Calibri" w:hAnsi="Arial" w:cs="Arial"/>
        </w:rPr>
        <w:t xml:space="preserve"> receive the highest performance rating. </w:t>
      </w:r>
      <w:r w:rsidR="00D06755" w:rsidRPr="00153A79">
        <w:rPr>
          <w:rFonts w:ascii="Arial" w:eastAsia="Calibri" w:hAnsi="Arial" w:cs="Arial"/>
          <w:b/>
          <w:bCs/>
        </w:rPr>
        <w:t xml:space="preserve">Of </w:t>
      </w:r>
      <w:r w:rsidR="00153A79" w:rsidRPr="00153A79">
        <w:rPr>
          <w:rFonts w:ascii="Arial" w:eastAsia="Calibri" w:hAnsi="Arial" w:cs="Arial"/>
          <w:b/>
          <w:bCs/>
        </w:rPr>
        <w:t>note</w:t>
      </w:r>
      <w:r w:rsidR="00D06755" w:rsidRPr="00153A79">
        <w:rPr>
          <w:rFonts w:ascii="Arial" w:eastAsia="Calibri" w:hAnsi="Arial" w:cs="Arial"/>
          <w:b/>
          <w:bCs/>
        </w:rPr>
        <w:t xml:space="preserve"> is that the performance measures target </w:t>
      </w:r>
      <w:proofErr w:type="gramStart"/>
      <w:r w:rsidR="00D06755" w:rsidRPr="00153A79">
        <w:rPr>
          <w:rFonts w:ascii="Arial" w:eastAsia="Calibri" w:hAnsi="Arial" w:cs="Arial"/>
          <w:b/>
          <w:bCs/>
        </w:rPr>
        <w:t>are</w:t>
      </w:r>
      <w:proofErr w:type="gramEnd"/>
      <w:r w:rsidR="00D06755" w:rsidRPr="00153A79">
        <w:rPr>
          <w:rFonts w:ascii="Arial" w:eastAsia="Calibri" w:hAnsi="Arial" w:cs="Arial"/>
          <w:b/>
          <w:bCs/>
        </w:rPr>
        <w:t xml:space="preserve"> subject to change annually based on the</w:t>
      </w:r>
      <w:r w:rsidR="00C031D7" w:rsidRPr="00153A79">
        <w:rPr>
          <w:rFonts w:ascii="Arial" w:eastAsia="Calibri" w:hAnsi="Arial" w:cs="Arial"/>
          <w:b/>
          <w:bCs/>
        </w:rPr>
        <w:t xml:space="preserve"> Technical Manual-Performance Measures Guide</w:t>
      </w:r>
      <w:r w:rsidR="003B19AD" w:rsidRPr="00153A79">
        <w:rPr>
          <w:rFonts w:ascii="Arial" w:eastAsia="Calibri" w:hAnsi="Arial" w:cs="Arial"/>
          <w:b/>
          <w:bCs/>
        </w:rPr>
        <w:t>.</w:t>
      </w:r>
      <w:r w:rsidR="00D06755" w:rsidRPr="00153A79">
        <w:rPr>
          <w:rFonts w:ascii="Arial" w:eastAsia="Calibri" w:hAnsi="Arial" w:cs="Arial"/>
        </w:rPr>
        <w:t xml:space="preserve"> </w:t>
      </w:r>
      <w:r w:rsidRPr="00153A79">
        <w:rPr>
          <w:rFonts w:ascii="Arial" w:eastAsia="Calibri" w:hAnsi="Arial" w:cs="Arial"/>
        </w:rPr>
        <w:t>These inclu</w:t>
      </w:r>
      <w:r w:rsidRPr="00874B9B">
        <w:rPr>
          <w:rFonts w:ascii="Arial" w:eastAsia="Calibri" w:hAnsi="Arial" w:cs="Arial"/>
        </w:rPr>
        <w:t xml:space="preserve">de the following: </w:t>
      </w:r>
    </w:p>
    <w:p w14:paraId="2610666F" w14:textId="77777777" w:rsidR="00E25F6E" w:rsidRPr="00874B9B" w:rsidRDefault="00E25F6E" w:rsidP="009402F3">
      <w:pPr>
        <w:spacing w:after="0" w:line="240" w:lineRule="auto"/>
        <w:ind w:left="1440"/>
        <w:rPr>
          <w:rFonts w:ascii="Arial" w:eastAsia="Calibri" w:hAnsi="Arial" w:cs="Arial"/>
        </w:rPr>
      </w:pPr>
    </w:p>
    <w:p w14:paraId="5E367CF9" w14:textId="160B4CC1" w:rsidR="00E25F6E" w:rsidRPr="00874B9B" w:rsidRDefault="00E25F6E" w:rsidP="009402F3">
      <w:pPr>
        <w:pStyle w:val="ListParagraph"/>
        <w:numPr>
          <w:ilvl w:val="0"/>
          <w:numId w:val="22"/>
        </w:numPr>
        <w:spacing w:after="0" w:line="240" w:lineRule="auto"/>
        <w:ind w:left="2520"/>
        <w:rPr>
          <w:rFonts w:ascii="Arial" w:eastAsia="Calibri" w:hAnsi="Arial" w:cs="Arial"/>
        </w:rPr>
      </w:pPr>
      <w:r w:rsidRPr="00874B9B">
        <w:rPr>
          <w:rFonts w:ascii="Arial" w:eastAsia="Calibri" w:hAnsi="Arial" w:cs="Arial"/>
        </w:rPr>
        <w:t>HCHV1 (D</w:t>
      </w:r>
      <w:r w:rsidR="008C78C0" w:rsidRPr="00874B9B">
        <w:rPr>
          <w:rFonts w:ascii="Arial" w:eastAsia="Calibri" w:hAnsi="Arial" w:cs="Arial"/>
        </w:rPr>
        <w:t>ischarge</w:t>
      </w:r>
      <w:r w:rsidRPr="00874B9B">
        <w:rPr>
          <w:rFonts w:ascii="Arial" w:eastAsia="Calibri" w:hAnsi="Arial" w:cs="Arial"/>
        </w:rPr>
        <w:t xml:space="preserve"> to Independent Housing) – FY2</w:t>
      </w:r>
      <w:r w:rsidR="000857D8" w:rsidRPr="00874B9B">
        <w:rPr>
          <w:rFonts w:ascii="Arial" w:eastAsia="Calibri" w:hAnsi="Arial" w:cs="Arial"/>
        </w:rPr>
        <w:t>6</w:t>
      </w:r>
      <w:r w:rsidRPr="00874B9B">
        <w:rPr>
          <w:rFonts w:ascii="Arial" w:eastAsia="Calibri" w:hAnsi="Arial" w:cs="Arial"/>
        </w:rPr>
        <w:t xml:space="preserve"> target is 55% of </w:t>
      </w:r>
      <w:r w:rsidR="00962E6F" w:rsidRPr="00874B9B">
        <w:rPr>
          <w:rFonts w:ascii="Arial" w:eastAsia="Calibri" w:hAnsi="Arial" w:cs="Arial"/>
        </w:rPr>
        <w:t>Veterans</w:t>
      </w:r>
      <w:r w:rsidRPr="00874B9B">
        <w:rPr>
          <w:rFonts w:ascii="Arial" w:eastAsia="Calibri" w:hAnsi="Arial" w:cs="Arial"/>
        </w:rPr>
        <w:t xml:space="preserve"> Exiting HCHV</w:t>
      </w:r>
      <w:r w:rsidR="00C031D7" w:rsidRPr="00874B9B">
        <w:rPr>
          <w:rFonts w:ascii="Arial" w:eastAsia="Calibri" w:hAnsi="Arial" w:cs="Arial"/>
        </w:rPr>
        <w:t>-CERS</w:t>
      </w:r>
      <w:r w:rsidRPr="00874B9B">
        <w:rPr>
          <w:rFonts w:ascii="Arial" w:eastAsia="Calibri" w:hAnsi="Arial" w:cs="Arial"/>
        </w:rPr>
        <w:t xml:space="preserve"> Contract bed are Exited to Permanent Housing as reported by VHA HCHV Liaison (metric criteria to be shared by VHA each FY).</w:t>
      </w:r>
    </w:p>
    <w:p w14:paraId="6B6555B0" w14:textId="77777777" w:rsidR="00E25F6E" w:rsidRPr="00874B9B" w:rsidRDefault="00E25F6E" w:rsidP="009402F3">
      <w:pPr>
        <w:spacing w:after="0" w:line="240" w:lineRule="auto"/>
        <w:ind w:left="1800"/>
        <w:rPr>
          <w:rFonts w:ascii="Arial" w:eastAsia="Calibri" w:hAnsi="Arial" w:cs="Arial"/>
        </w:rPr>
      </w:pPr>
    </w:p>
    <w:p w14:paraId="29953D18" w14:textId="0104DF76" w:rsidR="00E25F6E" w:rsidRPr="00874B9B" w:rsidRDefault="00E25F6E" w:rsidP="009402F3">
      <w:pPr>
        <w:pStyle w:val="ListParagraph"/>
        <w:numPr>
          <w:ilvl w:val="0"/>
          <w:numId w:val="22"/>
        </w:numPr>
        <w:spacing w:after="0" w:line="240" w:lineRule="auto"/>
        <w:ind w:left="2520"/>
        <w:rPr>
          <w:rFonts w:ascii="Arial" w:eastAsia="Calibri" w:hAnsi="Arial" w:cs="Arial"/>
        </w:rPr>
      </w:pPr>
      <w:r w:rsidRPr="00874B9B">
        <w:rPr>
          <w:rFonts w:ascii="Arial" w:eastAsia="Calibri" w:hAnsi="Arial" w:cs="Arial"/>
        </w:rPr>
        <w:t>HCHV2 (D</w:t>
      </w:r>
      <w:r w:rsidR="008C78C0" w:rsidRPr="00874B9B">
        <w:rPr>
          <w:rFonts w:ascii="Arial" w:eastAsia="Calibri" w:hAnsi="Arial" w:cs="Arial"/>
        </w:rPr>
        <w:t>ischarge</w:t>
      </w:r>
      <w:r w:rsidRPr="00874B9B">
        <w:rPr>
          <w:rFonts w:ascii="Arial" w:eastAsia="Calibri" w:hAnsi="Arial" w:cs="Arial"/>
        </w:rPr>
        <w:t xml:space="preserve"> with Negative Exits) – FY2</w:t>
      </w:r>
      <w:r w:rsidR="000857D8" w:rsidRPr="00874B9B">
        <w:rPr>
          <w:rFonts w:ascii="Arial" w:eastAsia="Calibri" w:hAnsi="Arial" w:cs="Arial"/>
        </w:rPr>
        <w:t>6</w:t>
      </w:r>
      <w:r w:rsidRPr="00874B9B">
        <w:rPr>
          <w:rFonts w:ascii="Arial" w:eastAsia="Calibri" w:hAnsi="Arial" w:cs="Arial"/>
        </w:rPr>
        <w:t xml:space="preserve"> target is no more than 20% of </w:t>
      </w:r>
      <w:r w:rsidR="00962E6F" w:rsidRPr="00874B9B">
        <w:rPr>
          <w:rFonts w:ascii="Arial" w:eastAsia="Calibri" w:hAnsi="Arial" w:cs="Arial"/>
        </w:rPr>
        <w:t>Veterans</w:t>
      </w:r>
      <w:r w:rsidRPr="00874B9B">
        <w:rPr>
          <w:rFonts w:ascii="Arial" w:eastAsia="Calibri" w:hAnsi="Arial" w:cs="Arial"/>
        </w:rPr>
        <w:t xml:space="preserve"> Exiting from HCHV</w:t>
      </w:r>
      <w:r w:rsidR="00C031D7" w:rsidRPr="00874B9B">
        <w:rPr>
          <w:rFonts w:ascii="Arial" w:eastAsia="Calibri" w:hAnsi="Arial" w:cs="Arial"/>
        </w:rPr>
        <w:t xml:space="preserve">-CERS </w:t>
      </w:r>
      <w:r w:rsidRPr="00874B9B">
        <w:rPr>
          <w:rFonts w:ascii="Arial" w:eastAsia="Calibri" w:hAnsi="Arial" w:cs="Arial"/>
        </w:rPr>
        <w:t xml:space="preserve">Contract bed result in a Negative Exit (defined as </w:t>
      </w:r>
      <w:r w:rsidR="00962E6F" w:rsidRPr="00874B9B">
        <w:rPr>
          <w:rFonts w:ascii="Arial" w:eastAsia="Calibri" w:hAnsi="Arial" w:cs="Arial"/>
        </w:rPr>
        <w:t>Veterans</w:t>
      </w:r>
      <w:r w:rsidRPr="00874B9B">
        <w:rPr>
          <w:rFonts w:ascii="Arial" w:eastAsia="Calibri" w:hAnsi="Arial" w:cs="Arial"/>
        </w:rPr>
        <w:t xml:space="preserve"> asked to leave because of violation of program rules [excluding exits due to threatened/actual violence to self or others]; failure to comply with program requirements; or left the program without consulting staff) as reported by VHA HCHV Liaison (metric criteria to be shared by VHA each FY).</w:t>
      </w:r>
    </w:p>
    <w:p w14:paraId="5D559ACF" w14:textId="77777777" w:rsidR="00E25F6E" w:rsidRPr="00874B9B" w:rsidRDefault="00E25F6E" w:rsidP="009402F3">
      <w:pPr>
        <w:spacing w:after="0" w:line="240" w:lineRule="auto"/>
        <w:ind w:left="1440"/>
        <w:rPr>
          <w:rFonts w:ascii="Arial" w:eastAsia="Calibri" w:hAnsi="Arial" w:cs="Arial"/>
        </w:rPr>
      </w:pPr>
    </w:p>
    <w:p w14:paraId="3820CFEA" w14:textId="0E4E604D" w:rsidR="00E25F6E" w:rsidRPr="00874B9B" w:rsidRDefault="00E25F6E" w:rsidP="009402F3">
      <w:pPr>
        <w:spacing w:after="0" w:line="240" w:lineRule="auto"/>
        <w:ind w:left="1800"/>
        <w:rPr>
          <w:rFonts w:ascii="Arial" w:eastAsia="Calibri" w:hAnsi="Arial" w:cs="Arial"/>
        </w:rPr>
      </w:pPr>
      <w:r w:rsidRPr="00874B9B">
        <w:rPr>
          <w:rFonts w:ascii="Arial" w:eastAsia="Calibri" w:hAnsi="Arial" w:cs="Arial"/>
        </w:rPr>
        <w:t xml:space="preserve">HCHV performance measures and targets are set by the VA HCHV program office and may be adjusted annually. Changes to Targets will be </w:t>
      </w:r>
      <w:r w:rsidR="00E97FD0" w:rsidRPr="00874B9B">
        <w:rPr>
          <w:rFonts w:ascii="Arial" w:eastAsia="Calibri" w:hAnsi="Arial" w:cs="Arial"/>
        </w:rPr>
        <w:t>c</w:t>
      </w:r>
      <w:r w:rsidRPr="00874B9B">
        <w:rPr>
          <w:rFonts w:ascii="Arial" w:eastAsia="Calibri" w:hAnsi="Arial" w:cs="Arial"/>
        </w:rPr>
        <w:t>ommunicated to the HCHV</w:t>
      </w:r>
      <w:r w:rsidR="00C031D7" w:rsidRPr="00874B9B">
        <w:rPr>
          <w:rFonts w:ascii="Arial" w:eastAsia="Calibri" w:hAnsi="Arial" w:cs="Arial"/>
        </w:rPr>
        <w:t>-CERS</w:t>
      </w:r>
      <w:r w:rsidRPr="00874B9B">
        <w:rPr>
          <w:rFonts w:ascii="Arial" w:eastAsia="Calibri" w:hAnsi="Arial" w:cs="Arial"/>
        </w:rPr>
        <w:t xml:space="preserve"> Contractor at the beginning of a new Period of Performance.  HCHV Liaisons will review HCHV performance measures with the Contractor on a quarterly basis.</w:t>
      </w:r>
    </w:p>
    <w:p w14:paraId="4AC90454" w14:textId="77777777" w:rsidR="00E25F6E" w:rsidRPr="00874B9B" w:rsidRDefault="00E25F6E" w:rsidP="009402F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700" w:right="90"/>
        <w:rPr>
          <w:rFonts w:ascii="Arial" w:eastAsia="Times New Roman" w:hAnsi="Arial" w:cs="Arial"/>
        </w:rPr>
      </w:pPr>
    </w:p>
    <w:p w14:paraId="4FF5D80F" w14:textId="2F725CA7" w:rsidR="00E25F6E" w:rsidRPr="00874B9B" w:rsidRDefault="00E25F6E" w:rsidP="00612ACC">
      <w:pPr>
        <w:pStyle w:val="ListParagraph"/>
        <w:numPr>
          <w:ilvl w:val="2"/>
          <w:numId w:val="5"/>
        </w:numPr>
        <w:spacing w:after="0" w:line="240" w:lineRule="auto"/>
        <w:rPr>
          <w:rFonts w:ascii="Arial" w:hAnsi="Arial" w:cs="Arial"/>
          <w:i/>
          <w:iCs/>
        </w:rPr>
      </w:pPr>
      <w:r w:rsidRPr="00874B9B">
        <w:rPr>
          <w:rFonts w:ascii="Arial" w:eastAsia="Times New Roman" w:hAnsi="Arial" w:cs="Arial"/>
          <w:b/>
          <w:bCs/>
          <w:u w:val="single"/>
        </w:rPr>
        <w:t>Grievance Procedures</w:t>
      </w:r>
      <w:r w:rsidRPr="00874B9B">
        <w:rPr>
          <w:rFonts w:ascii="Arial" w:hAnsi="Arial" w:cs="Arial"/>
          <w:b/>
          <w:bCs/>
        </w:rPr>
        <w:t>:</w:t>
      </w:r>
      <w:r w:rsidRPr="00874B9B">
        <w:rPr>
          <w:rFonts w:ascii="Arial" w:hAnsi="Arial" w:cs="Arial"/>
        </w:rPr>
        <w:t xml:space="preserve"> Programs must have an internal grievance process that </w:t>
      </w:r>
      <w:r w:rsidR="00962E6F" w:rsidRPr="00874B9B">
        <w:rPr>
          <w:rFonts w:ascii="Arial" w:hAnsi="Arial" w:cs="Arial"/>
        </w:rPr>
        <w:t>Veterans</w:t>
      </w:r>
      <w:r w:rsidRPr="00874B9B">
        <w:rPr>
          <w:rFonts w:ascii="Arial" w:hAnsi="Arial" w:cs="Arial"/>
        </w:rPr>
        <w:t xml:space="preserve"> can use to resolve conflicts within the program. Programs must have written policies and procedures for resolving grievances, including a statement regarding the </w:t>
      </w:r>
      <w:r w:rsidR="00CD0A94" w:rsidRPr="00874B9B">
        <w:rPr>
          <w:rFonts w:ascii="Arial" w:hAnsi="Arial" w:cs="Arial"/>
        </w:rPr>
        <w:t>Veteran</w:t>
      </w:r>
      <w:r w:rsidRPr="00874B9B">
        <w:rPr>
          <w:rFonts w:ascii="Arial" w:hAnsi="Arial" w:cs="Arial"/>
        </w:rPr>
        <w:t xml:space="preserve">’s right to request reasonable accommodation, and must post them in a place conspicuous and be accessible to </w:t>
      </w:r>
      <w:r w:rsidR="00CD0A94" w:rsidRPr="00874B9B">
        <w:rPr>
          <w:rFonts w:ascii="Arial" w:hAnsi="Arial" w:cs="Arial"/>
        </w:rPr>
        <w:t>Veteran</w:t>
      </w:r>
      <w:r w:rsidRPr="00874B9B">
        <w:rPr>
          <w:rFonts w:ascii="Arial" w:hAnsi="Arial" w:cs="Arial"/>
        </w:rPr>
        <w:t xml:space="preserve">s. In addition, each </w:t>
      </w:r>
      <w:r w:rsidR="00CD0A94" w:rsidRPr="00874B9B">
        <w:rPr>
          <w:rFonts w:ascii="Arial" w:hAnsi="Arial" w:cs="Arial"/>
        </w:rPr>
        <w:t>Veteran</w:t>
      </w:r>
      <w:r w:rsidRPr="00874B9B">
        <w:rPr>
          <w:rFonts w:ascii="Arial" w:hAnsi="Arial" w:cs="Arial"/>
        </w:rPr>
        <w:t xml:space="preserve"> shall receive a copy of the grievance policies and </w:t>
      </w:r>
      <w:r w:rsidRPr="009402F3">
        <w:rPr>
          <w:rFonts w:ascii="Times New Roman" w:hAnsi="Times New Roman" w:cs="Times New Roman"/>
          <w:sz w:val="24"/>
          <w:szCs w:val="24"/>
        </w:rPr>
        <w:lastRenderedPageBreak/>
        <w:t xml:space="preserve">procedures, upon intake </w:t>
      </w:r>
      <w:r w:rsidRPr="00874B9B">
        <w:rPr>
          <w:rFonts w:ascii="Arial" w:hAnsi="Arial" w:cs="Arial"/>
        </w:rPr>
        <w:t>and upon receiving a warning or discharge notice.</w:t>
      </w:r>
      <w:r w:rsidRPr="00874B9B">
        <w:rPr>
          <w:rFonts w:ascii="Arial" w:hAnsi="Arial" w:cs="Arial"/>
          <w:i/>
          <w:iCs/>
        </w:rPr>
        <w:t xml:space="preserve"> </w:t>
      </w:r>
    </w:p>
    <w:p w14:paraId="66E20B0A" w14:textId="77777777" w:rsidR="00612ACC" w:rsidRPr="00874B9B" w:rsidRDefault="00612ACC" w:rsidP="00612ACC">
      <w:pPr>
        <w:pStyle w:val="ListParagraph"/>
        <w:spacing w:after="0" w:line="240" w:lineRule="auto"/>
        <w:ind w:left="2700"/>
        <w:rPr>
          <w:rFonts w:ascii="Arial" w:hAnsi="Arial" w:cs="Arial"/>
          <w:i/>
          <w:iCs/>
        </w:rPr>
      </w:pPr>
    </w:p>
    <w:p w14:paraId="2249D42F" w14:textId="0AAEE359" w:rsidR="003F4957" w:rsidRPr="00874B9B" w:rsidRDefault="003F4957" w:rsidP="009402F3">
      <w:pPr>
        <w:pStyle w:val="ListParagraph"/>
        <w:numPr>
          <w:ilvl w:val="2"/>
          <w:numId w:val="5"/>
        </w:numPr>
        <w:spacing w:after="0" w:line="240" w:lineRule="auto"/>
        <w:rPr>
          <w:rFonts w:ascii="Arial" w:hAnsi="Arial" w:cs="Arial"/>
          <w:i/>
          <w:iCs/>
        </w:rPr>
      </w:pPr>
      <w:r w:rsidRPr="00874B9B">
        <w:rPr>
          <w:rFonts w:ascii="Arial" w:hAnsi="Arial" w:cs="Arial"/>
          <w:b/>
          <w:u w:val="single"/>
        </w:rPr>
        <w:t>Intake Packets</w:t>
      </w:r>
      <w:r w:rsidRPr="00874B9B">
        <w:rPr>
          <w:rFonts w:ascii="Arial" w:hAnsi="Arial" w:cs="Arial"/>
          <w:b/>
          <w:bCs/>
        </w:rPr>
        <w:t>:</w:t>
      </w:r>
      <w:r w:rsidRPr="00874B9B">
        <w:rPr>
          <w:rFonts w:ascii="Arial" w:hAnsi="Arial" w:cs="Arial"/>
        </w:rPr>
        <w:t xml:space="preserve"> All </w:t>
      </w:r>
      <w:r w:rsidR="00962E6F" w:rsidRPr="00874B9B">
        <w:rPr>
          <w:rFonts w:ascii="Arial" w:hAnsi="Arial" w:cs="Arial"/>
        </w:rPr>
        <w:t>Veterans</w:t>
      </w:r>
      <w:r w:rsidRPr="00874B9B">
        <w:rPr>
          <w:rFonts w:ascii="Arial" w:hAnsi="Arial" w:cs="Arial"/>
        </w:rPr>
        <w:t xml:space="preserve"> must receive an intake packet within 72 business hours which includes, at minimum, the following information:</w:t>
      </w:r>
    </w:p>
    <w:p w14:paraId="055DD044" w14:textId="77777777" w:rsidR="003F4957" w:rsidRPr="00874B9B" w:rsidRDefault="003F4957" w:rsidP="009402F3">
      <w:pPr>
        <w:pStyle w:val="ListParagraph"/>
        <w:numPr>
          <w:ilvl w:val="3"/>
          <w:numId w:val="2"/>
        </w:numPr>
        <w:spacing w:after="0" w:line="240" w:lineRule="auto"/>
        <w:rPr>
          <w:rFonts w:ascii="Arial" w:hAnsi="Arial" w:cs="Arial"/>
        </w:rPr>
      </w:pPr>
      <w:r w:rsidRPr="00874B9B">
        <w:rPr>
          <w:rFonts w:ascii="Arial" w:hAnsi="Arial" w:cs="Arial"/>
        </w:rPr>
        <w:t>Description of the Contractors services</w:t>
      </w:r>
    </w:p>
    <w:p w14:paraId="7B0B7539" w14:textId="77777777" w:rsidR="003F4957" w:rsidRPr="00874B9B" w:rsidRDefault="003F4957" w:rsidP="009402F3">
      <w:pPr>
        <w:pStyle w:val="ListParagraph"/>
        <w:numPr>
          <w:ilvl w:val="3"/>
          <w:numId w:val="2"/>
        </w:numPr>
        <w:spacing w:after="0" w:line="240" w:lineRule="auto"/>
        <w:rPr>
          <w:rFonts w:ascii="Arial" w:hAnsi="Arial" w:cs="Arial"/>
        </w:rPr>
      </w:pPr>
      <w:r w:rsidRPr="00874B9B">
        <w:rPr>
          <w:rFonts w:ascii="Arial" w:hAnsi="Arial" w:cs="Arial"/>
        </w:rPr>
        <w:t>Grievance Policy</w:t>
      </w:r>
    </w:p>
    <w:p w14:paraId="019D1894" w14:textId="77777777" w:rsidR="003F4957" w:rsidRPr="00874B9B" w:rsidRDefault="003F4957" w:rsidP="009402F3">
      <w:pPr>
        <w:pStyle w:val="ListParagraph"/>
        <w:numPr>
          <w:ilvl w:val="3"/>
          <w:numId w:val="2"/>
        </w:numPr>
        <w:spacing w:after="0" w:line="240" w:lineRule="auto"/>
        <w:rPr>
          <w:rFonts w:ascii="Arial" w:hAnsi="Arial" w:cs="Arial"/>
        </w:rPr>
      </w:pPr>
      <w:r w:rsidRPr="00874B9B">
        <w:rPr>
          <w:rFonts w:ascii="Arial" w:hAnsi="Arial" w:cs="Arial"/>
        </w:rPr>
        <w:t>Emergency procedures</w:t>
      </w:r>
    </w:p>
    <w:p w14:paraId="02C48577" w14:textId="2DB801D7" w:rsidR="00F91822" w:rsidRPr="00874B9B" w:rsidRDefault="003F4957" w:rsidP="009402F3">
      <w:pPr>
        <w:pStyle w:val="ListParagraph"/>
        <w:numPr>
          <w:ilvl w:val="3"/>
          <w:numId w:val="2"/>
        </w:numPr>
        <w:spacing w:after="0" w:line="240" w:lineRule="auto"/>
        <w:rPr>
          <w:rFonts w:ascii="Arial" w:hAnsi="Arial" w:cs="Arial"/>
        </w:rPr>
      </w:pPr>
      <w:r w:rsidRPr="00874B9B">
        <w:rPr>
          <w:rFonts w:ascii="Arial" w:hAnsi="Arial" w:cs="Arial"/>
        </w:rPr>
        <w:t>Patient rights and Reasonable Accommodation</w:t>
      </w:r>
    </w:p>
    <w:p w14:paraId="23A54DB1" w14:textId="77777777" w:rsidR="00E25F6E" w:rsidRPr="00874B9B" w:rsidRDefault="00E25F6E" w:rsidP="009402F3">
      <w:pPr>
        <w:pStyle w:val="ListParagraph"/>
        <w:spacing w:after="0" w:line="240" w:lineRule="auto"/>
        <w:ind w:left="2880"/>
        <w:rPr>
          <w:rFonts w:ascii="Arial" w:hAnsi="Arial" w:cs="Arial"/>
        </w:rPr>
      </w:pPr>
    </w:p>
    <w:p w14:paraId="257CAA84" w14:textId="4FAA7211" w:rsidR="00E25F6E" w:rsidRPr="00874B9B" w:rsidRDefault="003F4957" w:rsidP="009402F3">
      <w:pPr>
        <w:pStyle w:val="ListParagraph"/>
        <w:numPr>
          <w:ilvl w:val="2"/>
          <w:numId w:val="5"/>
        </w:numPr>
        <w:spacing w:after="0" w:line="240" w:lineRule="auto"/>
        <w:ind w:right="90"/>
        <w:rPr>
          <w:rFonts w:ascii="Arial" w:eastAsia="Times New Roman" w:hAnsi="Arial" w:cs="Arial"/>
          <w:bCs/>
        </w:rPr>
      </w:pPr>
      <w:r w:rsidRPr="00874B9B">
        <w:rPr>
          <w:rFonts w:ascii="Arial" w:eastAsia="Times New Roman" w:hAnsi="Arial" w:cs="Arial"/>
          <w:b/>
          <w:bCs/>
          <w:u w:val="single"/>
        </w:rPr>
        <w:t>Extensions</w:t>
      </w:r>
      <w:r w:rsidR="00DA5A89" w:rsidRPr="00874B9B">
        <w:rPr>
          <w:rFonts w:ascii="Arial" w:eastAsia="Times New Roman" w:hAnsi="Arial" w:cs="Arial"/>
          <w:b/>
        </w:rPr>
        <w:t>-</w:t>
      </w:r>
      <w:r w:rsidRPr="00874B9B">
        <w:rPr>
          <w:rFonts w:ascii="Arial" w:eastAsia="Times New Roman" w:hAnsi="Arial" w:cs="Arial"/>
          <w:bCs/>
        </w:rPr>
        <w:t xml:space="preserve"> All extensions beyond 6</w:t>
      </w:r>
      <w:r w:rsidR="00576FBC" w:rsidRPr="00874B9B">
        <w:rPr>
          <w:rFonts w:ascii="Arial" w:eastAsia="Times New Roman" w:hAnsi="Arial" w:cs="Arial"/>
          <w:bCs/>
        </w:rPr>
        <w:t xml:space="preserve"> months</w:t>
      </w:r>
      <w:r w:rsidRPr="00874B9B">
        <w:rPr>
          <w:rFonts w:ascii="Arial" w:eastAsia="Times New Roman" w:hAnsi="Arial" w:cs="Arial"/>
          <w:bCs/>
        </w:rPr>
        <w:t xml:space="preserve"> must be approved in writing by HCHV Coordinator or Designee.</w:t>
      </w:r>
    </w:p>
    <w:p w14:paraId="1B71DE61" w14:textId="77777777" w:rsidR="00E25F6E" w:rsidRPr="00874B9B" w:rsidRDefault="00E25F6E" w:rsidP="009402F3">
      <w:pPr>
        <w:spacing w:after="0" w:line="240" w:lineRule="auto"/>
        <w:ind w:left="1800" w:right="90"/>
        <w:rPr>
          <w:rFonts w:ascii="Arial" w:eastAsia="Times New Roman" w:hAnsi="Arial" w:cs="Arial"/>
          <w:b/>
          <w:bCs/>
          <w:u w:val="single"/>
        </w:rPr>
      </w:pPr>
    </w:p>
    <w:p w14:paraId="5926B8D4" w14:textId="5B27D523" w:rsidR="003F4957" w:rsidRPr="00874B9B" w:rsidRDefault="003F4957" w:rsidP="009402F3">
      <w:pPr>
        <w:pStyle w:val="ListParagraph"/>
        <w:numPr>
          <w:ilvl w:val="2"/>
          <w:numId w:val="5"/>
        </w:numPr>
        <w:spacing w:after="0" w:line="240" w:lineRule="auto"/>
        <w:ind w:right="90"/>
        <w:rPr>
          <w:rFonts w:ascii="Arial" w:eastAsia="Times New Roman" w:hAnsi="Arial" w:cs="Arial"/>
          <w:bCs/>
        </w:rPr>
      </w:pPr>
      <w:r w:rsidRPr="00874B9B">
        <w:rPr>
          <w:rFonts w:ascii="Arial" w:eastAsia="Times New Roman" w:hAnsi="Arial" w:cs="Arial"/>
          <w:b/>
          <w:bCs/>
          <w:u w:val="single"/>
        </w:rPr>
        <w:t>Medication Management:</w:t>
      </w:r>
      <w:r w:rsidRPr="00874B9B">
        <w:rPr>
          <w:rFonts w:ascii="Arial" w:eastAsia="Times New Roman" w:hAnsi="Arial" w:cs="Arial"/>
          <w:bCs/>
        </w:rPr>
        <w:t xml:space="preserve"> Medications and narcotics shall be properly stored, controlled, issued and recorded in compliance with </w:t>
      </w:r>
      <w:proofErr w:type="gramStart"/>
      <w:r w:rsidRPr="00874B9B">
        <w:rPr>
          <w:rFonts w:ascii="Arial" w:eastAsia="Times New Roman" w:hAnsi="Arial" w:cs="Arial"/>
          <w:bCs/>
        </w:rPr>
        <w:t>physician’s</w:t>
      </w:r>
      <w:proofErr w:type="gramEnd"/>
      <w:r w:rsidRPr="00874B9B">
        <w:rPr>
          <w:rFonts w:ascii="Arial" w:eastAsia="Times New Roman" w:hAnsi="Arial" w:cs="Arial"/>
          <w:bCs/>
        </w:rPr>
        <w:t xml:space="preserve"> orders. Contractor shall establish procedures for insuring </w:t>
      </w:r>
      <w:r w:rsidR="00962E6F" w:rsidRPr="00874B9B">
        <w:rPr>
          <w:rFonts w:ascii="Arial" w:eastAsia="Times New Roman" w:hAnsi="Arial" w:cs="Arial"/>
          <w:bCs/>
        </w:rPr>
        <w:t>Veterans</w:t>
      </w:r>
      <w:r w:rsidRPr="00874B9B">
        <w:rPr>
          <w:rFonts w:ascii="Arial" w:eastAsia="Times New Roman" w:hAnsi="Arial" w:cs="Arial"/>
          <w:bCs/>
        </w:rPr>
        <w:t xml:space="preserve"> confidentiality in the storage of and keeping of records concerning medication. Medication Assisted Treatment (MAT) cannot be used to rule out </w:t>
      </w:r>
      <w:r w:rsidR="00962E6F" w:rsidRPr="00874B9B">
        <w:rPr>
          <w:rFonts w:ascii="Arial" w:eastAsia="Times New Roman" w:hAnsi="Arial" w:cs="Arial"/>
          <w:bCs/>
        </w:rPr>
        <w:t>Veterans</w:t>
      </w:r>
      <w:r w:rsidRPr="00874B9B">
        <w:rPr>
          <w:rFonts w:ascii="Arial" w:eastAsia="Times New Roman" w:hAnsi="Arial" w:cs="Arial"/>
          <w:bCs/>
        </w:rPr>
        <w:t xml:space="preserve"> participation in an HCHV Program. This includes prescribed use of Vicodin, morphine, methadone oxygen, etc. R</w:t>
      </w:r>
      <w:r w:rsidRPr="00874B9B">
        <w:rPr>
          <w:rFonts w:ascii="Arial" w:hAnsi="Arial" w:cs="Arial"/>
        </w:rPr>
        <w:t xml:space="preserve">easonable accommodation for individuals in MAT is required provided the requested accommodation does not require major financial or administrative commitments that would be considered an “undue burden.” Examples of reasonable </w:t>
      </w:r>
      <w:proofErr w:type="gramStart"/>
      <w:r w:rsidRPr="00874B9B">
        <w:rPr>
          <w:rFonts w:ascii="Arial" w:hAnsi="Arial" w:cs="Arial"/>
        </w:rPr>
        <w:t>accommodations</w:t>
      </w:r>
      <w:proofErr w:type="gramEnd"/>
      <w:r w:rsidRPr="00874B9B">
        <w:rPr>
          <w:rFonts w:ascii="Arial" w:hAnsi="Arial" w:cs="Arial"/>
        </w:rPr>
        <w:t xml:space="preserve"> include: </w:t>
      </w:r>
    </w:p>
    <w:p w14:paraId="0A90DF5C" w14:textId="77777777" w:rsidR="00F0095E" w:rsidRPr="00874B9B" w:rsidRDefault="00F0095E" w:rsidP="009402F3">
      <w:pPr>
        <w:spacing w:after="0" w:line="240" w:lineRule="auto"/>
        <w:ind w:right="90"/>
        <w:rPr>
          <w:rFonts w:ascii="Arial" w:eastAsia="Times New Roman" w:hAnsi="Arial" w:cs="Arial"/>
          <w:bCs/>
        </w:rPr>
      </w:pPr>
    </w:p>
    <w:p w14:paraId="6BC16751" w14:textId="77777777" w:rsidR="00E25F6E" w:rsidRPr="00874B9B" w:rsidRDefault="003F4957" w:rsidP="009402F3">
      <w:pPr>
        <w:pStyle w:val="Default"/>
        <w:numPr>
          <w:ilvl w:val="5"/>
          <w:numId w:val="5"/>
        </w:numPr>
        <w:tabs>
          <w:tab w:val="left" w:pos="2430"/>
        </w:tabs>
        <w:rPr>
          <w:rFonts w:ascii="Arial" w:hAnsi="Arial" w:cs="Arial"/>
          <w:sz w:val="22"/>
          <w:szCs w:val="22"/>
        </w:rPr>
      </w:pPr>
      <w:r w:rsidRPr="00874B9B">
        <w:rPr>
          <w:rFonts w:ascii="Arial" w:hAnsi="Arial" w:cs="Arial"/>
          <w:sz w:val="22"/>
          <w:szCs w:val="22"/>
        </w:rPr>
        <w:t xml:space="preserve">Arranging for the individual to take medication at their clinic, physician’s office, or another off-site location – when consistent with the individual’s treatment plan. </w:t>
      </w:r>
    </w:p>
    <w:p w14:paraId="17CE38F1" w14:textId="77777777" w:rsidR="00E25F6E" w:rsidRPr="00874B9B" w:rsidRDefault="003F4957" w:rsidP="009402F3">
      <w:pPr>
        <w:pStyle w:val="Default"/>
        <w:numPr>
          <w:ilvl w:val="5"/>
          <w:numId w:val="5"/>
        </w:numPr>
        <w:tabs>
          <w:tab w:val="left" w:pos="2430"/>
        </w:tabs>
        <w:rPr>
          <w:rFonts w:ascii="Arial" w:hAnsi="Arial" w:cs="Arial"/>
          <w:sz w:val="22"/>
          <w:szCs w:val="22"/>
        </w:rPr>
      </w:pPr>
      <w:r w:rsidRPr="00874B9B">
        <w:rPr>
          <w:rFonts w:ascii="Arial" w:hAnsi="Arial" w:cs="Arial"/>
          <w:sz w:val="22"/>
          <w:szCs w:val="22"/>
        </w:rPr>
        <w:t xml:space="preserve">Storing an individual’s MAT medication in a lock box in the program and having the individual be personally responsible for it. </w:t>
      </w:r>
    </w:p>
    <w:p w14:paraId="613C2189" w14:textId="0AFFF106" w:rsidR="003F4957" w:rsidRPr="00874B9B" w:rsidRDefault="003F4957" w:rsidP="009402F3">
      <w:pPr>
        <w:pStyle w:val="Default"/>
        <w:numPr>
          <w:ilvl w:val="5"/>
          <w:numId w:val="5"/>
        </w:numPr>
        <w:tabs>
          <w:tab w:val="left" w:pos="2430"/>
        </w:tabs>
        <w:rPr>
          <w:rFonts w:ascii="Arial" w:hAnsi="Arial" w:cs="Arial"/>
          <w:sz w:val="22"/>
          <w:szCs w:val="22"/>
        </w:rPr>
      </w:pPr>
      <w:r w:rsidRPr="00874B9B">
        <w:rPr>
          <w:rFonts w:ascii="Arial" w:hAnsi="Arial" w:cs="Arial"/>
          <w:sz w:val="22"/>
          <w:szCs w:val="22"/>
        </w:rPr>
        <w:t xml:space="preserve">Arranging to have the housing facility keep MAT medications in a locked cabinet (Copies of Inspection Packet requirements relating to medication management are available upon request). </w:t>
      </w:r>
    </w:p>
    <w:p w14:paraId="5ADF6E31" w14:textId="77777777" w:rsidR="003F4957" w:rsidRPr="00874B9B" w:rsidRDefault="003F4957" w:rsidP="009402F3">
      <w:pPr>
        <w:pStyle w:val="Default"/>
        <w:tabs>
          <w:tab w:val="left" w:pos="2430"/>
        </w:tabs>
        <w:ind w:left="2070"/>
        <w:rPr>
          <w:rFonts w:ascii="Arial" w:hAnsi="Arial" w:cs="Arial"/>
          <w:sz w:val="22"/>
          <w:szCs w:val="22"/>
        </w:rPr>
      </w:pPr>
    </w:p>
    <w:p w14:paraId="48933D72" w14:textId="52C68C24" w:rsidR="003F4957" w:rsidRPr="00874B9B" w:rsidRDefault="003F4957" w:rsidP="009402F3">
      <w:pPr>
        <w:pStyle w:val="ListParagraph"/>
        <w:numPr>
          <w:ilvl w:val="2"/>
          <w:numId w:val="5"/>
        </w:numPr>
        <w:spacing w:after="0" w:line="240" w:lineRule="auto"/>
        <w:ind w:right="90"/>
        <w:rPr>
          <w:rFonts w:ascii="Arial" w:eastAsia="Times New Roman" w:hAnsi="Arial" w:cs="Arial"/>
          <w:bCs/>
        </w:rPr>
      </w:pPr>
      <w:r w:rsidRPr="00874B9B">
        <w:rPr>
          <w:rFonts w:ascii="Arial" w:eastAsia="Times New Roman" w:hAnsi="Arial" w:cs="Arial"/>
          <w:b/>
          <w:bCs/>
          <w:u w:val="single"/>
        </w:rPr>
        <w:t>Timeliness of Response-</w:t>
      </w:r>
      <w:r w:rsidRPr="00874B9B">
        <w:rPr>
          <w:rFonts w:ascii="Arial" w:eastAsia="Times New Roman" w:hAnsi="Arial" w:cs="Arial"/>
          <w:bCs/>
        </w:rPr>
        <w:t xml:space="preserve"> Contractor is expected to have a dedicated phone line for VA inquiries and referrals.  Return calls from the program are expected </w:t>
      </w:r>
      <w:proofErr w:type="gramStart"/>
      <w:r w:rsidRPr="00874B9B">
        <w:rPr>
          <w:rFonts w:ascii="Arial" w:eastAsia="Times New Roman" w:hAnsi="Arial" w:cs="Arial"/>
          <w:bCs/>
        </w:rPr>
        <w:t>within</w:t>
      </w:r>
      <w:proofErr w:type="gramEnd"/>
      <w:r w:rsidRPr="00874B9B">
        <w:rPr>
          <w:rFonts w:ascii="Arial" w:eastAsia="Times New Roman" w:hAnsi="Arial" w:cs="Arial"/>
          <w:bCs/>
        </w:rPr>
        <w:t xml:space="preserve"> 4 hours during business hours Monday through Friday.   This includes calls from VA Staff or the Liaison to the program. </w:t>
      </w:r>
    </w:p>
    <w:p w14:paraId="53A90A9E" w14:textId="77777777" w:rsidR="003F4957" w:rsidRPr="009402F3" w:rsidRDefault="003F4957" w:rsidP="009402F3">
      <w:pPr>
        <w:spacing w:after="0" w:line="240" w:lineRule="auto"/>
        <w:ind w:left="1800" w:right="90"/>
        <w:rPr>
          <w:rFonts w:ascii="Times New Roman" w:eastAsia="Times New Roman" w:hAnsi="Times New Roman" w:cs="Times New Roman"/>
          <w:bCs/>
          <w:sz w:val="24"/>
          <w:szCs w:val="24"/>
        </w:rPr>
      </w:pPr>
      <w:r w:rsidRPr="009402F3">
        <w:rPr>
          <w:rFonts w:ascii="Times New Roman" w:eastAsia="Times New Roman" w:hAnsi="Times New Roman" w:cs="Times New Roman"/>
          <w:bCs/>
          <w:sz w:val="24"/>
          <w:szCs w:val="24"/>
        </w:rPr>
        <w:t xml:space="preserve"> </w:t>
      </w:r>
    </w:p>
    <w:p w14:paraId="3D6E0C1D" w14:textId="429FF1A4" w:rsidR="003F4957" w:rsidRPr="00874B9B" w:rsidRDefault="003F4957" w:rsidP="009402F3">
      <w:pPr>
        <w:numPr>
          <w:ilvl w:val="5"/>
          <w:numId w:val="5"/>
        </w:numPr>
        <w:spacing w:after="0" w:line="240" w:lineRule="auto"/>
        <w:ind w:right="90"/>
        <w:rPr>
          <w:rFonts w:ascii="Arial" w:eastAsia="Times New Roman" w:hAnsi="Arial" w:cs="Arial"/>
          <w:b/>
        </w:rPr>
      </w:pPr>
      <w:r w:rsidRPr="00874B9B">
        <w:rPr>
          <w:rFonts w:ascii="Arial" w:eastAsia="Times New Roman" w:hAnsi="Arial" w:cs="Arial"/>
          <w:b/>
          <w:bCs/>
          <w:u w:val="single"/>
        </w:rPr>
        <w:t>Critical Incident Reporting-</w:t>
      </w:r>
      <w:r w:rsidRPr="00874B9B">
        <w:rPr>
          <w:rFonts w:ascii="Arial" w:eastAsia="Times New Roman" w:hAnsi="Arial" w:cs="Arial"/>
          <w:bCs/>
        </w:rPr>
        <w:t xml:space="preserve"> All critical incidents will be reported within 24 hours.  This includes the following</w:t>
      </w:r>
      <w:r w:rsidRPr="00874B9B">
        <w:rPr>
          <w:rFonts w:ascii="Arial" w:eastAsia="Times New Roman" w:hAnsi="Arial" w:cs="Arial"/>
          <w:b/>
        </w:rPr>
        <w:t>:</w:t>
      </w:r>
    </w:p>
    <w:p w14:paraId="68D53386" w14:textId="77777777"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Falls</w:t>
      </w:r>
    </w:p>
    <w:p w14:paraId="51DEE8FD" w14:textId="1B9E76AE" w:rsidR="006E68C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 xml:space="preserve">Assault (to </w:t>
      </w:r>
      <w:r w:rsidR="00962E6F" w:rsidRPr="00874B9B">
        <w:rPr>
          <w:rFonts w:ascii="Arial" w:eastAsia="Times New Roman" w:hAnsi="Arial" w:cs="Arial"/>
          <w:bCs/>
        </w:rPr>
        <w:t>Veteran</w:t>
      </w:r>
      <w:r w:rsidRPr="00874B9B">
        <w:rPr>
          <w:rFonts w:ascii="Arial" w:eastAsia="Times New Roman" w:hAnsi="Arial" w:cs="Arial"/>
          <w:bCs/>
        </w:rPr>
        <w:t xml:space="preserve"> or Staff)</w:t>
      </w:r>
    </w:p>
    <w:p w14:paraId="4D0231C7" w14:textId="7A5CB6D4" w:rsidR="006E68C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hAnsi="Arial" w:cs="Arial"/>
          <w:bCs/>
        </w:rPr>
        <w:t>Elderly/</w:t>
      </w:r>
      <w:r w:rsidR="006E68CE" w:rsidRPr="00874B9B">
        <w:rPr>
          <w:rFonts w:ascii="Arial" w:hAnsi="Arial" w:cs="Arial"/>
          <w:bCs/>
        </w:rPr>
        <w:t>Dependent Adult</w:t>
      </w:r>
      <w:r w:rsidRPr="00874B9B">
        <w:rPr>
          <w:rFonts w:ascii="Arial" w:hAnsi="Arial" w:cs="Arial"/>
          <w:bCs/>
        </w:rPr>
        <w:t xml:space="preserve"> Abuse</w:t>
      </w:r>
      <w:r w:rsidR="006E68CE" w:rsidRPr="00874B9B">
        <w:rPr>
          <w:rFonts w:ascii="Arial" w:hAnsi="Arial" w:cs="Arial"/>
          <w:bCs/>
        </w:rPr>
        <w:t xml:space="preserve"> </w:t>
      </w:r>
      <w:r w:rsidRPr="00874B9B">
        <w:rPr>
          <w:rFonts w:ascii="Arial" w:hAnsi="Arial" w:cs="Arial"/>
          <w:bCs/>
        </w:rPr>
        <w:t>or</w:t>
      </w:r>
      <w:r w:rsidR="006E68CE" w:rsidRPr="00874B9B">
        <w:rPr>
          <w:rFonts w:ascii="Arial" w:hAnsi="Arial" w:cs="Arial"/>
          <w:bCs/>
        </w:rPr>
        <w:t xml:space="preserve"> </w:t>
      </w:r>
      <w:r w:rsidRPr="00874B9B">
        <w:rPr>
          <w:rFonts w:ascii="Arial" w:hAnsi="Arial" w:cs="Arial"/>
          <w:bCs/>
        </w:rPr>
        <w:t>Neglect</w:t>
      </w:r>
    </w:p>
    <w:p w14:paraId="008BD5EA" w14:textId="3DB467E3"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Sexual Assault</w:t>
      </w:r>
    </w:p>
    <w:p w14:paraId="0F9A257D" w14:textId="73F850C5"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lastRenderedPageBreak/>
        <w:t>Fire (</w:t>
      </w:r>
      <w:r w:rsidR="00962E6F" w:rsidRPr="00874B9B">
        <w:rPr>
          <w:rFonts w:ascii="Arial" w:eastAsia="Times New Roman" w:hAnsi="Arial" w:cs="Arial"/>
          <w:bCs/>
        </w:rPr>
        <w:t>Veteran</w:t>
      </w:r>
      <w:r w:rsidRPr="00874B9B">
        <w:rPr>
          <w:rFonts w:ascii="Arial" w:eastAsia="Times New Roman" w:hAnsi="Arial" w:cs="Arial"/>
          <w:bCs/>
        </w:rPr>
        <w:t xml:space="preserve"> Involved)</w:t>
      </w:r>
    </w:p>
    <w:p w14:paraId="3E0C052F" w14:textId="77777777" w:rsidR="006E68C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Medical/Psychiatric</w:t>
      </w:r>
      <w:r w:rsidR="006E68CE" w:rsidRPr="00874B9B">
        <w:rPr>
          <w:rFonts w:ascii="Arial" w:eastAsia="Times New Roman" w:hAnsi="Arial" w:cs="Arial"/>
          <w:bCs/>
        </w:rPr>
        <w:t xml:space="preserve"> Emergency (911 Calls)</w:t>
      </w:r>
      <w:r w:rsidRPr="00874B9B">
        <w:rPr>
          <w:rFonts w:ascii="Arial" w:eastAsia="Times New Roman" w:hAnsi="Arial" w:cs="Arial"/>
          <w:bCs/>
        </w:rPr>
        <w:t xml:space="preserve"> </w:t>
      </w:r>
    </w:p>
    <w:p w14:paraId="470C92BC" w14:textId="32B75386"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Hospitalization</w:t>
      </w:r>
    </w:p>
    <w:p w14:paraId="4866132C" w14:textId="77777777"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Suicide or Suicide Attempt</w:t>
      </w:r>
    </w:p>
    <w:p w14:paraId="0EFA4B1D" w14:textId="77777777"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Homicide</w:t>
      </w:r>
    </w:p>
    <w:p w14:paraId="33205FFE" w14:textId="77777777"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Death</w:t>
      </w:r>
    </w:p>
    <w:p w14:paraId="7C0F5F8C" w14:textId="77777777"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Infectious Control (TB, etc.)</w:t>
      </w:r>
    </w:p>
    <w:p w14:paraId="74D17A9D" w14:textId="77777777"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Active Substance Abuse</w:t>
      </w:r>
    </w:p>
    <w:p w14:paraId="2359C383" w14:textId="77777777" w:rsidR="00E25F6E" w:rsidRPr="00874B9B" w:rsidRDefault="00E25F6E" w:rsidP="009402F3">
      <w:pPr>
        <w:numPr>
          <w:ilvl w:val="6"/>
          <w:numId w:val="5"/>
        </w:numPr>
        <w:spacing w:after="0" w:line="240" w:lineRule="auto"/>
        <w:ind w:right="90"/>
        <w:rPr>
          <w:rFonts w:ascii="Arial" w:eastAsia="Times New Roman" w:hAnsi="Arial" w:cs="Arial"/>
          <w:bCs/>
        </w:rPr>
      </w:pPr>
      <w:r w:rsidRPr="00874B9B">
        <w:rPr>
          <w:rFonts w:ascii="Arial" w:eastAsia="Times New Roman" w:hAnsi="Arial" w:cs="Arial"/>
          <w:bCs/>
        </w:rPr>
        <w:t>Observation/ Possession of Weapons</w:t>
      </w:r>
    </w:p>
    <w:p w14:paraId="59520C55" w14:textId="77777777" w:rsidR="00C77DF5" w:rsidRPr="00874B9B" w:rsidRDefault="00C77DF5" w:rsidP="009402F3">
      <w:pPr>
        <w:spacing w:after="0" w:line="240" w:lineRule="auto"/>
        <w:ind w:right="90"/>
        <w:rPr>
          <w:rFonts w:ascii="Arial" w:eastAsia="Times New Roman" w:hAnsi="Arial" w:cs="Arial"/>
          <w:bCs/>
        </w:rPr>
      </w:pPr>
    </w:p>
    <w:p w14:paraId="3BB0006E" w14:textId="1E4BDDFE" w:rsidR="003F4957" w:rsidRPr="00874B9B" w:rsidRDefault="003F4957" w:rsidP="009402F3">
      <w:pPr>
        <w:pStyle w:val="ListParagraph"/>
        <w:numPr>
          <w:ilvl w:val="0"/>
          <w:numId w:val="1"/>
        </w:numPr>
        <w:spacing w:after="0" w:line="240" w:lineRule="auto"/>
        <w:ind w:right="90"/>
        <w:rPr>
          <w:rFonts w:ascii="Arial" w:eastAsia="Times New Roman" w:hAnsi="Arial" w:cs="Arial"/>
          <w:b/>
          <w:bCs/>
        </w:rPr>
      </w:pPr>
      <w:r w:rsidRPr="00874B9B">
        <w:rPr>
          <w:rFonts w:ascii="Arial" w:eastAsia="Times New Roman" w:hAnsi="Arial" w:cs="Arial"/>
          <w:b/>
          <w:bCs/>
          <w:u w:val="single"/>
        </w:rPr>
        <w:t>DOCUMENTATION</w:t>
      </w:r>
      <w:r w:rsidRPr="00874B9B">
        <w:rPr>
          <w:rFonts w:ascii="Arial" w:eastAsia="Times New Roman" w:hAnsi="Arial" w:cs="Arial"/>
          <w:b/>
          <w:bCs/>
        </w:rPr>
        <w:t>:</w:t>
      </w:r>
      <w:r w:rsidRPr="00874B9B">
        <w:rPr>
          <w:rFonts w:ascii="Arial" w:eastAsia="Times New Roman" w:hAnsi="Arial" w:cs="Arial"/>
          <w:bCs/>
        </w:rPr>
        <w:t xml:space="preserve"> The Contractor shall provide t</w:t>
      </w:r>
      <w:r w:rsidRPr="00874B9B">
        <w:rPr>
          <w:rFonts w:ascii="Arial" w:eastAsia="Times New Roman" w:hAnsi="Arial" w:cs="Arial"/>
        </w:rPr>
        <w:t xml:space="preserve">reatment and discharge planning reflecting a team assessment of health, social and vocational needs and the involvement of the </w:t>
      </w:r>
      <w:r w:rsidR="00962E6F" w:rsidRPr="00874B9B">
        <w:rPr>
          <w:rFonts w:ascii="Arial" w:eastAsia="Times New Roman" w:hAnsi="Arial" w:cs="Arial"/>
        </w:rPr>
        <w:t>Veteran</w:t>
      </w:r>
      <w:r w:rsidRPr="00874B9B">
        <w:rPr>
          <w:rFonts w:ascii="Arial" w:eastAsia="Times New Roman" w:hAnsi="Arial" w:cs="Arial"/>
        </w:rPr>
        <w:t xml:space="preserve">, the VA staff and appropriate community resources in resolving problems and setting goals.  </w:t>
      </w:r>
      <w:r w:rsidRPr="00874B9B">
        <w:rPr>
          <w:rFonts w:ascii="Arial" w:eastAsia="Times New Roman" w:hAnsi="Arial" w:cs="Arial"/>
          <w:color w:val="000000"/>
        </w:rPr>
        <w:t xml:space="preserve">An individual case record will be created for each referred </w:t>
      </w:r>
      <w:r w:rsidR="00962E6F" w:rsidRPr="00874B9B">
        <w:rPr>
          <w:rFonts w:ascii="Arial" w:eastAsia="Times New Roman" w:hAnsi="Arial" w:cs="Arial"/>
          <w:color w:val="000000"/>
        </w:rPr>
        <w:t>Veteran</w:t>
      </w:r>
      <w:r w:rsidRPr="00874B9B">
        <w:rPr>
          <w:rFonts w:ascii="Arial" w:eastAsia="Times New Roman" w:hAnsi="Arial" w:cs="Arial"/>
          <w:color w:val="000000"/>
        </w:rPr>
        <w:t xml:space="preserve">.  Case records shall be maintained in security and confidence as required by the Confidentiality of Alcohol and Drug Abuse Patient Records (42 CFR part 2) and the Confidentiality of Certain Medical Records (38 USC 7332).  Case records and data normally maintained and included in a medical record as a function of compliance with State or community licensing standards will be made available on a </w:t>
      </w:r>
      <w:r w:rsidR="00B120EC" w:rsidRPr="00874B9B">
        <w:rPr>
          <w:rFonts w:ascii="Arial" w:eastAsia="Times New Roman" w:hAnsi="Arial" w:cs="Arial"/>
          <w:color w:val="000000"/>
        </w:rPr>
        <w:t>need-to-know</w:t>
      </w:r>
      <w:r w:rsidRPr="00874B9B">
        <w:rPr>
          <w:rFonts w:ascii="Arial" w:eastAsia="Times New Roman" w:hAnsi="Arial" w:cs="Arial"/>
          <w:color w:val="000000"/>
        </w:rPr>
        <w:t xml:space="preserve"> basis to appropriate Department of </w:t>
      </w:r>
      <w:r w:rsidR="00962E6F" w:rsidRPr="00874B9B">
        <w:rPr>
          <w:rFonts w:ascii="Arial" w:eastAsia="Times New Roman" w:hAnsi="Arial" w:cs="Arial"/>
          <w:color w:val="000000"/>
        </w:rPr>
        <w:t>Veterans</w:t>
      </w:r>
      <w:r w:rsidRPr="00874B9B">
        <w:rPr>
          <w:rFonts w:ascii="Arial" w:eastAsia="Times New Roman" w:hAnsi="Arial" w:cs="Arial"/>
          <w:color w:val="000000"/>
        </w:rPr>
        <w:t xml:space="preserve"> Affairs staff members involved with the treatment program of the </w:t>
      </w:r>
      <w:r w:rsidR="00962E6F" w:rsidRPr="00874B9B">
        <w:rPr>
          <w:rFonts w:ascii="Arial" w:eastAsia="Times New Roman" w:hAnsi="Arial" w:cs="Arial"/>
          <w:color w:val="000000"/>
        </w:rPr>
        <w:t>Veterans</w:t>
      </w:r>
      <w:r w:rsidRPr="00874B9B">
        <w:rPr>
          <w:rFonts w:ascii="Arial" w:eastAsia="Times New Roman" w:hAnsi="Arial" w:cs="Arial"/>
          <w:color w:val="000000"/>
        </w:rPr>
        <w:t xml:space="preserve"> concerned.  </w:t>
      </w:r>
      <w:r w:rsidRPr="00874B9B">
        <w:rPr>
          <w:rFonts w:ascii="Arial" w:eastAsia="Times New Roman" w:hAnsi="Arial" w:cs="Arial"/>
        </w:rPr>
        <w:t>The Contractor shall</w:t>
      </w:r>
      <w:r w:rsidRPr="00874B9B">
        <w:rPr>
          <w:rFonts w:ascii="Arial" w:eastAsia="Times New Roman" w:hAnsi="Arial" w:cs="Arial"/>
          <w:color w:val="000000"/>
        </w:rPr>
        <w:t xml:space="preserve"> comply with applicable requirements of the Confidentiality of Alcohol and Drug Abuse Patient Records (42 CFR Part II) and the Confidentiality of Certain Medical Records (38 USC 7332).  </w:t>
      </w:r>
      <w:r w:rsidRPr="00874B9B">
        <w:rPr>
          <w:rFonts w:ascii="Arial" w:eastAsia="Times New Roman" w:hAnsi="Arial" w:cs="Arial"/>
        </w:rPr>
        <w:t>The files shall include:</w:t>
      </w:r>
    </w:p>
    <w:p w14:paraId="0EE755F8" w14:textId="77777777" w:rsidR="00F0095E" w:rsidRPr="00874B9B" w:rsidRDefault="00F0095E" w:rsidP="009402F3">
      <w:pPr>
        <w:pStyle w:val="ListParagraph"/>
        <w:spacing w:after="0" w:line="240" w:lineRule="auto"/>
        <w:ind w:left="360" w:right="90"/>
        <w:rPr>
          <w:rFonts w:ascii="Arial" w:eastAsia="Times New Roman" w:hAnsi="Arial" w:cs="Arial"/>
          <w:b/>
          <w:bCs/>
        </w:rPr>
      </w:pPr>
    </w:p>
    <w:p w14:paraId="6A0D56D9" w14:textId="77777777"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Reasons for referral</w:t>
      </w:r>
    </w:p>
    <w:p w14:paraId="1CC9A956" w14:textId="77777777"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All essential identifying data relevant to the resident and his/her family including a socio-cultural assessment, weekly progress reports or notes, and documentation of any case management interventions or patient care conferences</w:t>
      </w:r>
    </w:p>
    <w:p w14:paraId="7F720E4C" w14:textId="77777777"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 xml:space="preserve">For sites who implement Medication Management/Monitoring- Copies of any medical prescriptions issued by physicians, including orders, if any, for medications to be taken. Contractor must </w:t>
      </w:r>
      <w:proofErr w:type="gramStart"/>
      <w:r w:rsidRPr="00874B9B">
        <w:rPr>
          <w:rFonts w:ascii="Arial" w:eastAsia="Times New Roman" w:hAnsi="Arial" w:cs="Arial"/>
        </w:rPr>
        <w:t>be in compliance with</w:t>
      </w:r>
      <w:proofErr w:type="gramEnd"/>
      <w:r w:rsidRPr="00874B9B">
        <w:rPr>
          <w:rFonts w:ascii="Arial" w:eastAsia="Times New Roman" w:hAnsi="Arial" w:cs="Arial"/>
        </w:rPr>
        <w:t xml:space="preserve"> HCHV inspection requirements</w:t>
      </w:r>
    </w:p>
    <w:p w14:paraId="559B7371" w14:textId="272604EF"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Case management notes written in a professional manner (</w:t>
      </w:r>
      <w:r w:rsidR="00B120EC" w:rsidRPr="00874B9B">
        <w:rPr>
          <w:rFonts w:ascii="Arial" w:eastAsia="Times New Roman" w:hAnsi="Arial" w:cs="Arial"/>
        </w:rPr>
        <w:t>i.e.,</w:t>
      </w:r>
      <w:r w:rsidRPr="00874B9B">
        <w:rPr>
          <w:rFonts w:ascii="Arial" w:eastAsia="Times New Roman" w:hAnsi="Arial" w:cs="Arial"/>
        </w:rPr>
        <w:t xml:space="preserve"> SMART, SOAP, SNAP) will include the following: 1) A written and thorough Housing Needs Assessment, 2) Financial Plan, 3) Discharge Plan, and Individual Care Plan with attendant goals and documented activity indicating </w:t>
      </w:r>
      <w:r w:rsidR="00962E6F" w:rsidRPr="00874B9B">
        <w:rPr>
          <w:rFonts w:ascii="Arial" w:eastAsia="Times New Roman" w:hAnsi="Arial" w:cs="Arial"/>
        </w:rPr>
        <w:t>Veteran</w:t>
      </w:r>
      <w:r w:rsidRPr="00874B9B">
        <w:rPr>
          <w:rFonts w:ascii="Arial" w:eastAsia="Times New Roman" w:hAnsi="Arial" w:cs="Arial"/>
        </w:rPr>
        <w:t xml:space="preserve"> and Case Manager is actively working on identified goals.</w:t>
      </w:r>
    </w:p>
    <w:p w14:paraId="47A89D60" w14:textId="77777777"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 xml:space="preserve">QASP Compliance Tool and all </w:t>
      </w:r>
      <w:proofErr w:type="gramStart"/>
      <w:r w:rsidRPr="00874B9B">
        <w:rPr>
          <w:rFonts w:ascii="Arial" w:eastAsia="Times New Roman" w:hAnsi="Arial" w:cs="Arial"/>
        </w:rPr>
        <w:t>attendant</w:t>
      </w:r>
      <w:proofErr w:type="gramEnd"/>
      <w:r w:rsidRPr="00874B9B">
        <w:rPr>
          <w:rFonts w:ascii="Arial" w:eastAsia="Times New Roman" w:hAnsi="Arial" w:cs="Arial"/>
        </w:rPr>
        <w:t xml:space="preserve"> supporting documentation demonstrating Contractor compliance with Contract</w:t>
      </w:r>
    </w:p>
    <w:p w14:paraId="2AAA5839" w14:textId="77777777"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 xml:space="preserve">Final summaries on each resident who leaves the program, to include reasons for leaving, the resident’s </w:t>
      </w:r>
      <w:proofErr w:type="gramStart"/>
      <w:r w:rsidRPr="00874B9B">
        <w:rPr>
          <w:rFonts w:ascii="Arial" w:eastAsia="Times New Roman" w:hAnsi="Arial" w:cs="Arial"/>
        </w:rPr>
        <w:t>future plans</w:t>
      </w:r>
      <w:proofErr w:type="gramEnd"/>
      <w:r w:rsidRPr="00874B9B">
        <w:rPr>
          <w:rFonts w:ascii="Arial" w:eastAsia="Times New Roman" w:hAnsi="Arial" w:cs="Arial"/>
        </w:rPr>
        <w:t>, and follow-up locator information.</w:t>
      </w:r>
    </w:p>
    <w:p w14:paraId="64074F35" w14:textId="77777777"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Extension approval if relevant</w:t>
      </w:r>
    </w:p>
    <w:p w14:paraId="07768F8E" w14:textId="77777777" w:rsidR="003F4957" w:rsidRPr="00874B9B" w:rsidRDefault="003F4957" w:rsidP="001E64BC">
      <w:pPr>
        <w:pStyle w:val="ListParagraph"/>
        <w:numPr>
          <w:ilvl w:val="0"/>
          <w:numId w:val="48"/>
        </w:numPr>
        <w:tabs>
          <w:tab w:val="left" w:pos="720"/>
        </w:tabs>
        <w:spacing w:after="0" w:line="240" w:lineRule="auto"/>
        <w:ind w:right="90"/>
        <w:rPr>
          <w:rFonts w:ascii="Arial" w:eastAsia="Times New Roman" w:hAnsi="Arial" w:cs="Arial"/>
        </w:rPr>
      </w:pPr>
      <w:r w:rsidRPr="00874B9B">
        <w:rPr>
          <w:rFonts w:ascii="Arial" w:eastAsia="Times New Roman" w:hAnsi="Arial" w:cs="Arial"/>
        </w:rPr>
        <w:t>Waivers as appropriate</w:t>
      </w:r>
    </w:p>
    <w:p w14:paraId="266975D7" w14:textId="77777777" w:rsidR="00174765" w:rsidRPr="00874B9B" w:rsidRDefault="00174765" w:rsidP="009402F3">
      <w:pPr>
        <w:autoSpaceDE w:val="0"/>
        <w:autoSpaceDN w:val="0"/>
        <w:adjustRightInd w:val="0"/>
        <w:spacing w:after="0" w:line="240" w:lineRule="auto"/>
        <w:rPr>
          <w:rFonts w:ascii="Arial" w:hAnsi="Arial" w:cs="Arial"/>
          <w:color w:val="000000"/>
        </w:rPr>
      </w:pPr>
    </w:p>
    <w:p w14:paraId="6A6DF241" w14:textId="383F85A4" w:rsidR="00654C5F" w:rsidRPr="009A1E13" w:rsidRDefault="00174765" w:rsidP="009402F3">
      <w:pPr>
        <w:autoSpaceDE w:val="0"/>
        <w:autoSpaceDN w:val="0"/>
        <w:adjustRightInd w:val="0"/>
        <w:spacing w:after="0" w:line="240" w:lineRule="auto"/>
        <w:ind w:left="720"/>
        <w:rPr>
          <w:rFonts w:ascii="Arial" w:eastAsia="Times New Roman" w:hAnsi="Arial" w:cs="Arial"/>
        </w:rPr>
      </w:pPr>
      <w:proofErr w:type="gramStart"/>
      <w:r w:rsidRPr="00874B9B">
        <w:rPr>
          <w:rFonts w:ascii="Arial" w:hAnsi="Arial" w:cs="Arial"/>
          <w:color w:val="000000"/>
        </w:rPr>
        <w:t>C</w:t>
      </w:r>
      <w:r w:rsidRPr="00874B9B">
        <w:rPr>
          <w:rFonts w:ascii="Arial" w:eastAsia="Times New Roman" w:hAnsi="Arial" w:cs="Arial"/>
        </w:rPr>
        <w:t>ontractor</w:t>
      </w:r>
      <w:proofErr w:type="gramEnd"/>
      <w:r w:rsidRPr="00874B9B">
        <w:rPr>
          <w:rFonts w:ascii="Arial" w:eastAsia="Times New Roman" w:hAnsi="Arial" w:cs="Arial"/>
        </w:rPr>
        <w:t xml:space="preserve"> shall be required to maintain daily sign-in sheets signed by </w:t>
      </w:r>
      <w:r w:rsidR="00962E6F" w:rsidRPr="00874B9B">
        <w:rPr>
          <w:rFonts w:ascii="Arial" w:eastAsia="Times New Roman" w:hAnsi="Arial" w:cs="Arial"/>
        </w:rPr>
        <w:t>Veterans</w:t>
      </w:r>
      <w:r w:rsidRPr="00874B9B">
        <w:rPr>
          <w:rFonts w:ascii="Arial" w:eastAsia="Times New Roman" w:hAnsi="Arial" w:cs="Arial"/>
        </w:rPr>
        <w:t xml:space="preserve">, psychosocial assessment, </w:t>
      </w:r>
      <w:r w:rsidR="004063E2" w:rsidRPr="00874B9B">
        <w:rPr>
          <w:rFonts w:ascii="Arial" w:eastAsia="Times New Roman" w:hAnsi="Arial" w:cs="Arial"/>
        </w:rPr>
        <w:t>I</w:t>
      </w:r>
      <w:r w:rsidRPr="00874B9B">
        <w:rPr>
          <w:rFonts w:ascii="Arial" w:eastAsia="Times New Roman" w:hAnsi="Arial" w:cs="Arial"/>
        </w:rPr>
        <w:t xml:space="preserve">ndividual </w:t>
      </w:r>
      <w:r w:rsidR="004063E2" w:rsidRPr="00874B9B">
        <w:rPr>
          <w:rFonts w:ascii="Arial" w:eastAsia="Times New Roman" w:hAnsi="Arial" w:cs="Arial"/>
        </w:rPr>
        <w:t>S</w:t>
      </w:r>
      <w:r w:rsidRPr="00874B9B">
        <w:rPr>
          <w:rFonts w:ascii="Arial" w:eastAsia="Times New Roman" w:hAnsi="Arial" w:cs="Arial"/>
        </w:rPr>
        <w:t xml:space="preserve">ervice </w:t>
      </w:r>
      <w:r w:rsidR="004063E2" w:rsidRPr="00874B9B">
        <w:rPr>
          <w:rFonts w:ascii="Arial" w:eastAsia="Times New Roman" w:hAnsi="Arial" w:cs="Arial"/>
        </w:rPr>
        <w:t>P</w:t>
      </w:r>
      <w:r w:rsidRPr="00874B9B">
        <w:rPr>
          <w:rFonts w:ascii="Arial" w:eastAsia="Times New Roman" w:hAnsi="Arial" w:cs="Arial"/>
        </w:rPr>
        <w:t xml:space="preserve">lans, progress notes for each </w:t>
      </w:r>
      <w:r w:rsidR="00962E6F" w:rsidRPr="00874B9B">
        <w:rPr>
          <w:rFonts w:ascii="Arial" w:eastAsia="Times New Roman" w:hAnsi="Arial" w:cs="Arial"/>
        </w:rPr>
        <w:t>Veteran</w:t>
      </w:r>
      <w:r w:rsidRPr="00874B9B">
        <w:rPr>
          <w:rFonts w:ascii="Arial" w:eastAsia="Times New Roman" w:hAnsi="Arial" w:cs="Arial"/>
        </w:rPr>
        <w:t xml:space="preserve">, </w:t>
      </w:r>
      <w:r w:rsidRPr="009A1E13">
        <w:rPr>
          <w:rFonts w:ascii="Arial" w:eastAsia="Times New Roman" w:hAnsi="Arial" w:cs="Arial"/>
        </w:rPr>
        <w:t xml:space="preserve">documentation of </w:t>
      </w:r>
      <w:r w:rsidR="00962E6F" w:rsidRPr="009A1E13">
        <w:rPr>
          <w:rFonts w:ascii="Arial" w:eastAsia="Times New Roman" w:hAnsi="Arial" w:cs="Arial"/>
        </w:rPr>
        <w:t>Veteran</w:t>
      </w:r>
      <w:r w:rsidRPr="009A1E13">
        <w:rPr>
          <w:rFonts w:ascii="Arial" w:eastAsia="Times New Roman" w:hAnsi="Arial" w:cs="Arial"/>
        </w:rPr>
        <w:t xml:space="preserve"> participation in daily group activities</w:t>
      </w:r>
      <w:r w:rsidR="004063E2" w:rsidRPr="009A1E13">
        <w:rPr>
          <w:rFonts w:ascii="Arial" w:eastAsia="Times New Roman" w:hAnsi="Arial" w:cs="Arial"/>
        </w:rPr>
        <w:t>,</w:t>
      </w:r>
      <w:r w:rsidRPr="009A1E13">
        <w:rPr>
          <w:rFonts w:ascii="Arial" w:eastAsia="Times New Roman" w:hAnsi="Arial" w:cs="Arial"/>
        </w:rPr>
        <w:t xml:space="preserve"> and entry of </w:t>
      </w:r>
      <w:r w:rsidR="00962E6F" w:rsidRPr="009A1E13">
        <w:rPr>
          <w:rFonts w:ascii="Arial" w:eastAsia="Times New Roman" w:hAnsi="Arial" w:cs="Arial"/>
        </w:rPr>
        <w:t>Veteran</w:t>
      </w:r>
      <w:r w:rsidRPr="009A1E13">
        <w:rPr>
          <w:rFonts w:ascii="Arial" w:eastAsia="Times New Roman" w:hAnsi="Arial" w:cs="Arial"/>
        </w:rPr>
        <w:t xml:space="preserve"> data into HMIS system</w:t>
      </w:r>
      <w:r w:rsidR="004063E2" w:rsidRPr="009A1E13">
        <w:rPr>
          <w:rFonts w:ascii="Arial" w:eastAsia="Times New Roman" w:hAnsi="Arial" w:cs="Arial"/>
        </w:rPr>
        <w:t>.</w:t>
      </w:r>
    </w:p>
    <w:p w14:paraId="18EA6A39" w14:textId="77777777" w:rsidR="00174765" w:rsidRPr="009A1E13" w:rsidRDefault="00174765" w:rsidP="009402F3">
      <w:pPr>
        <w:autoSpaceDE w:val="0"/>
        <w:autoSpaceDN w:val="0"/>
        <w:adjustRightInd w:val="0"/>
        <w:spacing w:after="0" w:line="240" w:lineRule="auto"/>
        <w:ind w:left="720"/>
        <w:rPr>
          <w:rFonts w:ascii="Arial" w:hAnsi="Arial" w:cs="Arial"/>
          <w:color w:val="000000"/>
        </w:rPr>
      </w:pPr>
    </w:p>
    <w:p w14:paraId="4EC7AA25" w14:textId="765E0020" w:rsidR="00671346" w:rsidRPr="009A1E13" w:rsidRDefault="009D33C7" w:rsidP="009402F3">
      <w:pPr>
        <w:autoSpaceDE w:val="0"/>
        <w:autoSpaceDN w:val="0"/>
        <w:adjustRightInd w:val="0"/>
        <w:spacing w:after="0" w:line="240" w:lineRule="auto"/>
        <w:ind w:left="720"/>
        <w:rPr>
          <w:rFonts w:ascii="Arial" w:hAnsi="Arial" w:cs="Arial"/>
          <w:color w:val="000000"/>
        </w:rPr>
      </w:pPr>
      <w:r w:rsidRPr="009A1E13">
        <w:rPr>
          <w:rFonts w:ascii="Arial" w:hAnsi="Arial" w:cs="Arial"/>
          <w:color w:val="000000"/>
        </w:rPr>
        <w:t>C</w:t>
      </w:r>
      <w:r w:rsidR="00654C5F" w:rsidRPr="009A1E13">
        <w:rPr>
          <w:rFonts w:ascii="Arial" w:hAnsi="Arial" w:cs="Arial"/>
          <w:color w:val="000000"/>
        </w:rPr>
        <w:t xml:space="preserve">ontractors </w:t>
      </w:r>
      <w:r w:rsidR="00C42517" w:rsidRPr="009A1E13">
        <w:rPr>
          <w:rFonts w:ascii="Arial" w:hAnsi="Arial" w:cs="Arial"/>
          <w:color w:val="000000"/>
        </w:rPr>
        <w:t>shall</w:t>
      </w:r>
      <w:r w:rsidR="00654C5F" w:rsidRPr="009A1E13">
        <w:rPr>
          <w:rFonts w:ascii="Arial" w:hAnsi="Arial" w:cs="Arial"/>
          <w:color w:val="000000"/>
        </w:rPr>
        <w:t xml:space="preserve"> agree</w:t>
      </w:r>
      <w:r w:rsidR="00C42517" w:rsidRPr="009A1E13">
        <w:rPr>
          <w:rFonts w:ascii="Arial" w:hAnsi="Arial" w:cs="Arial"/>
          <w:color w:val="000000"/>
        </w:rPr>
        <w:t xml:space="preserve"> </w:t>
      </w:r>
      <w:r w:rsidR="00654C5F" w:rsidRPr="009A1E13">
        <w:rPr>
          <w:rFonts w:ascii="Arial" w:hAnsi="Arial" w:cs="Arial"/>
          <w:color w:val="000000"/>
        </w:rPr>
        <w:t xml:space="preserve">to participate in </w:t>
      </w:r>
      <w:r w:rsidR="00C42517" w:rsidRPr="009A1E13">
        <w:rPr>
          <w:rFonts w:ascii="Arial" w:hAnsi="Arial" w:cs="Arial"/>
          <w:color w:val="000000"/>
        </w:rPr>
        <w:t>the</w:t>
      </w:r>
      <w:r w:rsidR="00C42517" w:rsidRPr="009A1E13">
        <w:rPr>
          <w:rFonts w:ascii="Arial" w:hAnsi="Arial" w:cs="Arial"/>
          <w:color w:val="333333"/>
          <w:shd w:val="clear" w:color="auto" w:fill="FFFFFF"/>
        </w:rPr>
        <w:t> Homeless Management Information System (HMIS)</w:t>
      </w:r>
      <w:proofErr w:type="gramStart"/>
      <w:r w:rsidR="00C42517" w:rsidRPr="009A1E13">
        <w:rPr>
          <w:rFonts w:ascii="Arial" w:hAnsi="Arial" w:cs="Arial"/>
          <w:color w:val="333333"/>
          <w:shd w:val="clear" w:color="auto" w:fill="FFFFFF"/>
        </w:rPr>
        <w:t xml:space="preserve"> which</w:t>
      </w:r>
      <w:proofErr w:type="gramEnd"/>
      <w:r w:rsidR="00C42517" w:rsidRPr="009A1E13">
        <w:rPr>
          <w:rFonts w:ascii="Arial" w:hAnsi="Arial" w:cs="Arial"/>
          <w:color w:val="333333"/>
          <w:shd w:val="clear" w:color="auto" w:fill="FFFFFF"/>
        </w:rPr>
        <w:t xml:space="preserve"> is a local information technology system used to collect </w:t>
      </w:r>
      <w:r w:rsidR="00CD0A94" w:rsidRPr="009A1E13">
        <w:rPr>
          <w:rFonts w:ascii="Arial" w:hAnsi="Arial" w:cs="Arial"/>
          <w:color w:val="333333"/>
          <w:shd w:val="clear" w:color="auto" w:fill="FFFFFF"/>
        </w:rPr>
        <w:t>Veteran</w:t>
      </w:r>
      <w:r w:rsidR="00C42517" w:rsidRPr="009A1E13">
        <w:rPr>
          <w:rFonts w:ascii="Arial" w:hAnsi="Arial" w:cs="Arial"/>
          <w:color w:val="333333"/>
          <w:shd w:val="clear" w:color="auto" w:fill="FFFFFF"/>
        </w:rPr>
        <w:t xml:space="preserve">-level data and data on the provision of housing and services to homeless individuals and families </w:t>
      </w:r>
      <w:r w:rsidR="00C42517" w:rsidRPr="009A1E13">
        <w:rPr>
          <w:rFonts w:ascii="Arial" w:hAnsi="Arial" w:cs="Arial"/>
          <w:color w:val="333333"/>
          <w:shd w:val="clear" w:color="auto" w:fill="FFFFFF"/>
        </w:rPr>
        <w:lastRenderedPageBreak/>
        <w:t xml:space="preserve">and </w:t>
      </w:r>
      <w:proofErr w:type="gramStart"/>
      <w:r w:rsidR="00C42517" w:rsidRPr="009A1E13">
        <w:rPr>
          <w:rFonts w:ascii="Arial" w:hAnsi="Arial" w:cs="Arial"/>
          <w:color w:val="333333"/>
          <w:shd w:val="clear" w:color="auto" w:fill="FFFFFF"/>
        </w:rPr>
        <w:t>persons</w:t>
      </w:r>
      <w:proofErr w:type="gramEnd"/>
      <w:r w:rsidR="00C42517" w:rsidRPr="009A1E13">
        <w:rPr>
          <w:rFonts w:ascii="Arial" w:hAnsi="Arial" w:cs="Arial"/>
          <w:color w:val="333333"/>
          <w:shd w:val="clear" w:color="auto" w:fill="FFFFFF"/>
        </w:rPr>
        <w:t xml:space="preserve"> at risk of homelessness. Each Continuum of Care (CoC) is responsible for selecting an HMIS software solution that complies with the </w:t>
      </w:r>
      <w:r w:rsidR="00671346" w:rsidRPr="009A1E13">
        <w:rPr>
          <w:rFonts w:ascii="Arial" w:hAnsi="Arial" w:cs="Arial"/>
          <w:color w:val="333333"/>
          <w:shd w:val="clear" w:color="auto" w:fill="FFFFFF"/>
        </w:rPr>
        <w:t xml:space="preserve">U.S. </w:t>
      </w:r>
      <w:r w:rsidR="00C42517" w:rsidRPr="009A1E13">
        <w:rPr>
          <w:rFonts w:ascii="Arial" w:hAnsi="Arial" w:cs="Arial"/>
          <w:color w:val="333333"/>
          <w:shd w:val="clear" w:color="auto" w:fill="FFFFFF"/>
        </w:rPr>
        <w:t>Department of Housing and Urban Development (HUD's) data collection, management, and reporting standards.</w:t>
      </w:r>
      <w:r w:rsidR="00654C5F" w:rsidRPr="009A1E13">
        <w:rPr>
          <w:rFonts w:ascii="Arial" w:hAnsi="Arial" w:cs="Arial"/>
          <w:color w:val="000000"/>
        </w:rPr>
        <w:t xml:space="preserve"> </w:t>
      </w:r>
      <w:r w:rsidR="00671346" w:rsidRPr="009A1E13">
        <w:rPr>
          <w:rFonts w:ascii="Arial" w:hAnsi="Arial" w:cs="Arial"/>
          <w:color w:val="000000"/>
        </w:rPr>
        <w:t>HMIS Guides and Tools can be accessed using the link below.</w:t>
      </w:r>
    </w:p>
    <w:p w14:paraId="0E7C6AFC" w14:textId="77777777" w:rsidR="00671346" w:rsidRPr="009A1E13" w:rsidRDefault="00671346" w:rsidP="009402F3">
      <w:pPr>
        <w:autoSpaceDE w:val="0"/>
        <w:autoSpaceDN w:val="0"/>
        <w:adjustRightInd w:val="0"/>
        <w:spacing w:after="0" w:line="240" w:lineRule="auto"/>
        <w:ind w:left="720"/>
        <w:rPr>
          <w:rFonts w:ascii="Arial" w:hAnsi="Arial" w:cs="Arial"/>
          <w:color w:val="000000"/>
        </w:rPr>
      </w:pPr>
    </w:p>
    <w:p w14:paraId="48522111" w14:textId="2955AAD1" w:rsidR="00671346" w:rsidRPr="009A1E13" w:rsidRDefault="00671346" w:rsidP="009402F3">
      <w:pPr>
        <w:autoSpaceDE w:val="0"/>
        <w:autoSpaceDN w:val="0"/>
        <w:adjustRightInd w:val="0"/>
        <w:spacing w:after="0" w:line="240" w:lineRule="auto"/>
        <w:ind w:left="720"/>
        <w:rPr>
          <w:rFonts w:ascii="Arial" w:hAnsi="Arial" w:cs="Arial"/>
          <w:color w:val="000000"/>
        </w:rPr>
      </w:pPr>
      <w:hyperlink r:id="rId8" w:anchor="hmis-data-and-technical-standards" w:history="1">
        <w:r w:rsidRPr="009A1E13">
          <w:rPr>
            <w:rStyle w:val="Hyperlink"/>
            <w:rFonts w:ascii="Arial" w:hAnsi="Arial" w:cs="Arial"/>
          </w:rPr>
          <w:t>https://www.hudexchange.info/programs/hmis/hmis-guides/#hmis-data-and-technical-standards</w:t>
        </w:r>
      </w:hyperlink>
    </w:p>
    <w:p w14:paraId="208551C9" w14:textId="77777777" w:rsidR="00671346" w:rsidRPr="009A1E13" w:rsidRDefault="00671346" w:rsidP="009402F3">
      <w:pPr>
        <w:autoSpaceDE w:val="0"/>
        <w:autoSpaceDN w:val="0"/>
        <w:adjustRightInd w:val="0"/>
        <w:spacing w:after="0" w:line="240" w:lineRule="auto"/>
        <w:ind w:left="720"/>
        <w:rPr>
          <w:rFonts w:ascii="Arial" w:hAnsi="Arial" w:cs="Arial"/>
          <w:color w:val="000000"/>
        </w:rPr>
      </w:pPr>
    </w:p>
    <w:p w14:paraId="5533BCA7" w14:textId="07D71B6A"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Arial" w:eastAsia="Times New Roman" w:hAnsi="Arial" w:cs="Arial"/>
        </w:rPr>
      </w:pPr>
      <w:r w:rsidRPr="009A1E13">
        <w:rPr>
          <w:rFonts w:ascii="Arial" w:eastAsia="Times New Roman" w:hAnsi="Arial" w:cs="Arial"/>
        </w:rPr>
        <w:t xml:space="preserve">The Contractor shall comply with the principles listed in 38 CFR 17.707(b) to provide housing and supportive services in a manner that is free from religious discrimination. </w:t>
      </w:r>
    </w:p>
    <w:p w14:paraId="3CD93067" w14:textId="77777777"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Arial" w:eastAsia="Times New Roman" w:hAnsi="Arial" w:cs="Arial"/>
        </w:rPr>
      </w:pPr>
    </w:p>
    <w:p w14:paraId="4DFAF00B" w14:textId="3BD7A76C" w:rsidR="001B4464" w:rsidRPr="009A1E13" w:rsidRDefault="003F4957" w:rsidP="001B4464">
      <w:pPr>
        <w:pStyle w:val="Default"/>
        <w:numPr>
          <w:ilvl w:val="0"/>
          <w:numId w:val="1"/>
        </w:numPr>
        <w:rPr>
          <w:rFonts w:ascii="Arial" w:hAnsi="Arial" w:cs="Arial"/>
          <w:sz w:val="22"/>
          <w:szCs w:val="22"/>
        </w:rPr>
      </w:pPr>
      <w:r w:rsidRPr="009A1E13">
        <w:rPr>
          <w:rFonts w:ascii="Arial" w:hAnsi="Arial" w:cs="Arial"/>
          <w:b/>
          <w:bCs/>
          <w:sz w:val="22"/>
          <w:szCs w:val="22"/>
          <w:u w:val="single"/>
        </w:rPr>
        <w:t>RULES, POLICIES AND PROCEDURES</w:t>
      </w:r>
      <w:r w:rsidRPr="009A1E13">
        <w:rPr>
          <w:rFonts w:ascii="Arial" w:hAnsi="Arial" w:cs="Arial"/>
          <w:b/>
          <w:bCs/>
          <w:sz w:val="22"/>
          <w:szCs w:val="22"/>
        </w:rPr>
        <w:t xml:space="preserve">: </w:t>
      </w:r>
      <w:r w:rsidRPr="009A1E13">
        <w:rPr>
          <w:rFonts w:ascii="Arial" w:hAnsi="Arial" w:cs="Arial"/>
          <w:bCs/>
          <w:sz w:val="22"/>
          <w:szCs w:val="22"/>
        </w:rPr>
        <w:t>The Contractor shall have</w:t>
      </w:r>
      <w:r w:rsidRPr="009A1E13">
        <w:rPr>
          <w:rFonts w:ascii="Arial" w:hAnsi="Arial" w:cs="Arial"/>
          <w:sz w:val="22"/>
          <w:szCs w:val="22"/>
        </w:rPr>
        <w:t xml:space="preserve"> reasonable rules governing day-to-day life and activities in the facility. Such rules clearly inform </w:t>
      </w:r>
      <w:r w:rsidR="00962E6F" w:rsidRPr="009A1E13">
        <w:rPr>
          <w:rFonts w:ascii="Arial" w:hAnsi="Arial" w:cs="Arial"/>
          <w:sz w:val="22"/>
          <w:szCs w:val="22"/>
        </w:rPr>
        <w:t>Veterans</w:t>
      </w:r>
      <w:r w:rsidRPr="009A1E13">
        <w:rPr>
          <w:rFonts w:ascii="Arial" w:hAnsi="Arial" w:cs="Arial"/>
          <w:sz w:val="22"/>
          <w:szCs w:val="22"/>
        </w:rPr>
        <w:t xml:space="preserve"> of the obligations upon which their continued participation in the program depends and the consequences for non-compliance. </w:t>
      </w:r>
      <w:r w:rsidR="00962E6F" w:rsidRPr="009A1E13">
        <w:rPr>
          <w:rFonts w:ascii="Arial" w:hAnsi="Arial" w:cs="Arial"/>
          <w:i/>
          <w:sz w:val="22"/>
          <w:szCs w:val="22"/>
        </w:rPr>
        <w:t>Veterans</w:t>
      </w:r>
      <w:r w:rsidRPr="009A1E13">
        <w:rPr>
          <w:rFonts w:ascii="Arial" w:hAnsi="Arial" w:cs="Arial"/>
          <w:i/>
          <w:sz w:val="22"/>
          <w:szCs w:val="22"/>
        </w:rPr>
        <w:t xml:space="preserve"> will be </w:t>
      </w:r>
      <w:r w:rsidR="00492B57" w:rsidRPr="009A1E13">
        <w:rPr>
          <w:rFonts w:ascii="Arial" w:hAnsi="Arial" w:cs="Arial"/>
          <w:i/>
          <w:sz w:val="22"/>
          <w:szCs w:val="22"/>
        </w:rPr>
        <w:t>provided with</w:t>
      </w:r>
      <w:r w:rsidRPr="009A1E13">
        <w:rPr>
          <w:rFonts w:ascii="Arial" w:hAnsi="Arial" w:cs="Arial"/>
          <w:i/>
          <w:sz w:val="22"/>
          <w:szCs w:val="22"/>
        </w:rPr>
        <w:t xml:space="preserve"> a copy of the rules at intake or upon </w:t>
      </w:r>
      <w:r w:rsidR="00962E6F" w:rsidRPr="009A1E13">
        <w:rPr>
          <w:rFonts w:ascii="Arial" w:hAnsi="Arial" w:cs="Arial"/>
          <w:i/>
          <w:sz w:val="22"/>
          <w:szCs w:val="22"/>
        </w:rPr>
        <w:t>Veterans</w:t>
      </w:r>
      <w:r w:rsidRPr="009A1E13">
        <w:rPr>
          <w:rFonts w:ascii="Arial" w:hAnsi="Arial" w:cs="Arial"/>
          <w:i/>
          <w:sz w:val="22"/>
          <w:szCs w:val="22"/>
        </w:rPr>
        <w:t xml:space="preserve"> request</w:t>
      </w:r>
      <w:r w:rsidRPr="009A1E13">
        <w:rPr>
          <w:rFonts w:ascii="Arial" w:hAnsi="Arial" w:cs="Arial"/>
          <w:sz w:val="22"/>
          <w:szCs w:val="22"/>
        </w:rPr>
        <w:t xml:space="preserve">. In addition, </w:t>
      </w:r>
      <w:r w:rsidR="00B357D7" w:rsidRPr="009A1E13">
        <w:rPr>
          <w:rFonts w:ascii="Arial" w:hAnsi="Arial" w:cs="Arial"/>
          <w:sz w:val="22"/>
          <w:szCs w:val="22"/>
        </w:rPr>
        <w:t>Contractor shall</w:t>
      </w:r>
      <w:r w:rsidRPr="009A1E13">
        <w:rPr>
          <w:rFonts w:ascii="Arial" w:hAnsi="Arial" w:cs="Arial"/>
          <w:sz w:val="22"/>
          <w:szCs w:val="22"/>
        </w:rPr>
        <w:t xml:space="preserve"> post the rules in a location readily accessible to </w:t>
      </w:r>
      <w:r w:rsidR="00CD0A94" w:rsidRPr="009A1E13">
        <w:rPr>
          <w:rFonts w:ascii="Arial" w:hAnsi="Arial" w:cs="Arial"/>
          <w:sz w:val="22"/>
          <w:szCs w:val="22"/>
        </w:rPr>
        <w:t>Veteran</w:t>
      </w:r>
      <w:r w:rsidRPr="009A1E13">
        <w:rPr>
          <w:rFonts w:ascii="Arial" w:hAnsi="Arial" w:cs="Arial"/>
          <w:sz w:val="22"/>
          <w:szCs w:val="22"/>
        </w:rPr>
        <w:t xml:space="preserve">s and visitors. These rules must include detailed Patient Rights and the procedures that the Contractor has in place to protect the </w:t>
      </w:r>
      <w:r w:rsidR="00492B57" w:rsidRPr="009A1E13">
        <w:rPr>
          <w:rFonts w:ascii="Arial" w:hAnsi="Arial" w:cs="Arial"/>
          <w:sz w:val="22"/>
          <w:szCs w:val="22"/>
        </w:rPr>
        <w:t>Veterans’</w:t>
      </w:r>
      <w:r w:rsidRPr="009A1E13">
        <w:rPr>
          <w:rFonts w:ascii="Arial" w:hAnsi="Arial" w:cs="Arial"/>
          <w:sz w:val="22"/>
          <w:szCs w:val="22"/>
        </w:rPr>
        <w:t xml:space="preserve"> rights and dignity. </w:t>
      </w:r>
      <w:r w:rsidR="00962E6F" w:rsidRPr="009A1E13">
        <w:rPr>
          <w:rFonts w:ascii="Arial" w:hAnsi="Arial" w:cs="Arial"/>
          <w:sz w:val="22"/>
          <w:szCs w:val="22"/>
        </w:rPr>
        <w:t>Veterans</w:t>
      </w:r>
      <w:r w:rsidRPr="009A1E13">
        <w:rPr>
          <w:rFonts w:ascii="Arial" w:hAnsi="Arial" w:cs="Arial"/>
          <w:sz w:val="22"/>
          <w:szCs w:val="22"/>
        </w:rPr>
        <w:t xml:space="preserve"> must be permitted to exercise these rights without fear of reprisal. If requested, Contractors must reasonably accommodate </w:t>
      </w:r>
      <w:r w:rsidR="00962E6F" w:rsidRPr="009A1E13">
        <w:rPr>
          <w:rFonts w:ascii="Arial" w:hAnsi="Arial" w:cs="Arial"/>
          <w:sz w:val="22"/>
          <w:szCs w:val="22"/>
        </w:rPr>
        <w:t>Veterans</w:t>
      </w:r>
      <w:r w:rsidRPr="009A1E13">
        <w:rPr>
          <w:rFonts w:ascii="Arial" w:hAnsi="Arial" w:cs="Arial"/>
          <w:sz w:val="22"/>
          <w:szCs w:val="22"/>
        </w:rPr>
        <w:t xml:space="preserve"> whose compliance with program rules is limited by the </w:t>
      </w:r>
      <w:r w:rsidR="00962E6F" w:rsidRPr="009A1E13">
        <w:rPr>
          <w:rFonts w:ascii="Arial" w:hAnsi="Arial" w:cs="Arial"/>
          <w:sz w:val="22"/>
          <w:szCs w:val="22"/>
        </w:rPr>
        <w:t>Veterans’</w:t>
      </w:r>
      <w:r w:rsidRPr="009A1E13">
        <w:rPr>
          <w:rFonts w:ascii="Arial" w:hAnsi="Arial" w:cs="Arial"/>
          <w:sz w:val="22"/>
          <w:szCs w:val="22"/>
        </w:rPr>
        <w:t xml:space="preserve"> physical or mental disabilities, in accordance with the Americans with Disabilities Act, the Federal Fair Housing Amendments Act, Section 504 of the Rehabilitation Act, including those requirements covering reasonable accommodations for disabilities and the use of assistance animals,  and the</w:t>
      </w:r>
      <w:r w:rsidR="00872DCB" w:rsidRPr="009A1E13">
        <w:rPr>
          <w:rFonts w:ascii="Arial" w:hAnsi="Arial" w:cs="Arial"/>
          <w:sz w:val="22"/>
          <w:szCs w:val="22"/>
        </w:rPr>
        <w:t xml:space="preserve"> Michigan</w:t>
      </w:r>
      <w:r w:rsidR="00181319" w:rsidRPr="009A1E13">
        <w:rPr>
          <w:rFonts w:ascii="Arial" w:hAnsi="Arial" w:cs="Arial"/>
          <w:sz w:val="22"/>
          <w:szCs w:val="22"/>
        </w:rPr>
        <w:t xml:space="preserve"> </w:t>
      </w:r>
      <w:r w:rsidRPr="009A1E13">
        <w:rPr>
          <w:rFonts w:ascii="Arial" w:hAnsi="Arial" w:cs="Arial"/>
          <w:sz w:val="22"/>
          <w:szCs w:val="22"/>
        </w:rPr>
        <w:t xml:space="preserve">Fair  Housing </w:t>
      </w:r>
      <w:r w:rsidR="00181319" w:rsidRPr="009A1E13">
        <w:rPr>
          <w:rFonts w:ascii="Arial" w:hAnsi="Arial" w:cs="Arial"/>
          <w:sz w:val="22"/>
          <w:szCs w:val="22"/>
        </w:rPr>
        <w:t xml:space="preserve">And Anti-Discrimination Laws </w:t>
      </w:r>
      <w:r w:rsidRPr="009A1E13">
        <w:rPr>
          <w:rFonts w:ascii="Arial" w:hAnsi="Arial" w:cs="Arial"/>
          <w:sz w:val="22"/>
          <w:szCs w:val="22"/>
        </w:rPr>
        <w:t xml:space="preserve">and all other applicable State or Federal laws. </w:t>
      </w:r>
      <w:proofErr w:type="gramStart"/>
      <w:r w:rsidRPr="009A1E13">
        <w:rPr>
          <w:rFonts w:ascii="Arial" w:hAnsi="Arial" w:cs="Arial"/>
          <w:sz w:val="22"/>
          <w:szCs w:val="22"/>
        </w:rPr>
        <w:t>Contractor</w:t>
      </w:r>
      <w:proofErr w:type="gramEnd"/>
      <w:r w:rsidRPr="009A1E13">
        <w:rPr>
          <w:rFonts w:ascii="Arial" w:hAnsi="Arial" w:cs="Arial"/>
          <w:sz w:val="22"/>
          <w:szCs w:val="22"/>
        </w:rPr>
        <w:t xml:space="preserve"> must equally apply all rules, policies and procedures to </w:t>
      </w:r>
      <w:r w:rsidR="00962E6F" w:rsidRPr="009A1E13">
        <w:rPr>
          <w:rFonts w:ascii="Arial" w:hAnsi="Arial" w:cs="Arial"/>
          <w:sz w:val="22"/>
          <w:szCs w:val="22"/>
        </w:rPr>
        <w:t>Veterans</w:t>
      </w:r>
      <w:r w:rsidRPr="009A1E13">
        <w:rPr>
          <w:rFonts w:ascii="Arial" w:hAnsi="Arial" w:cs="Arial"/>
          <w:sz w:val="22"/>
          <w:szCs w:val="22"/>
        </w:rPr>
        <w:t xml:space="preserve">, unless a </w:t>
      </w:r>
      <w:r w:rsidR="00962E6F" w:rsidRPr="009A1E13">
        <w:rPr>
          <w:rFonts w:ascii="Arial" w:hAnsi="Arial" w:cs="Arial"/>
          <w:sz w:val="22"/>
          <w:szCs w:val="22"/>
        </w:rPr>
        <w:t>Veteran</w:t>
      </w:r>
      <w:r w:rsidRPr="009A1E13">
        <w:rPr>
          <w:rFonts w:ascii="Arial" w:hAnsi="Arial" w:cs="Arial"/>
          <w:sz w:val="22"/>
          <w:szCs w:val="22"/>
        </w:rPr>
        <w:t xml:space="preserve"> has asked for </w:t>
      </w:r>
      <w:proofErr w:type="gramStart"/>
      <w:r w:rsidRPr="009A1E13">
        <w:rPr>
          <w:rFonts w:ascii="Arial" w:hAnsi="Arial" w:cs="Arial"/>
          <w:sz w:val="22"/>
          <w:szCs w:val="22"/>
        </w:rPr>
        <w:t>a reasonable</w:t>
      </w:r>
      <w:proofErr w:type="gramEnd"/>
      <w:r w:rsidRPr="009A1E13">
        <w:rPr>
          <w:rFonts w:ascii="Arial" w:hAnsi="Arial" w:cs="Arial"/>
          <w:sz w:val="22"/>
          <w:szCs w:val="22"/>
        </w:rPr>
        <w:t xml:space="preserve"> accommodation due to his/her disability. </w:t>
      </w:r>
    </w:p>
    <w:p w14:paraId="25EE5A7B" w14:textId="77777777" w:rsidR="001B4464" w:rsidRPr="009A1E13" w:rsidRDefault="001B4464" w:rsidP="001B4464">
      <w:pPr>
        <w:pStyle w:val="Default"/>
        <w:ind w:left="360"/>
        <w:rPr>
          <w:rFonts w:ascii="Arial" w:hAnsi="Arial" w:cs="Arial"/>
          <w:sz w:val="22"/>
          <w:szCs w:val="22"/>
        </w:rPr>
      </w:pPr>
    </w:p>
    <w:p w14:paraId="7F888693" w14:textId="77777777" w:rsidR="001B4464" w:rsidRPr="009A1E13" w:rsidRDefault="001B4464" w:rsidP="001B4464">
      <w:pPr>
        <w:pStyle w:val="Default"/>
        <w:ind w:left="360"/>
        <w:rPr>
          <w:rFonts w:ascii="Arial" w:hAnsi="Arial" w:cs="Arial"/>
          <w:sz w:val="22"/>
          <w:szCs w:val="22"/>
        </w:rPr>
      </w:pPr>
    </w:p>
    <w:p w14:paraId="087891E5" w14:textId="4A6F603D" w:rsidR="003F4957" w:rsidRPr="009A1E13" w:rsidRDefault="003F4957" w:rsidP="001B4464">
      <w:pPr>
        <w:pStyle w:val="Default"/>
        <w:numPr>
          <w:ilvl w:val="0"/>
          <w:numId w:val="1"/>
        </w:numPr>
        <w:rPr>
          <w:rFonts w:ascii="Arial" w:hAnsi="Arial" w:cs="Arial"/>
          <w:sz w:val="22"/>
          <w:szCs w:val="22"/>
        </w:rPr>
      </w:pPr>
      <w:r w:rsidRPr="009A1E13">
        <w:rPr>
          <w:rFonts w:ascii="Arial" w:hAnsi="Arial" w:cs="Arial"/>
          <w:b/>
          <w:sz w:val="22"/>
          <w:szCs w:val="22"/>
          <w:u w:val="single"/>
        </w:rPr>
        <w:t>PROCEDURES FOR NEGATIVE DISCHARGE OR SANCTION</w:t>
      </w:r>
      <w:r w:rsidRPr="009A1E13">
        <w:rPr>
          <w:rFonts w:ascii="Arial" w:hAnsi="Arial" w:cs="Arial"/>
          <w:sz w:val="22"/>
          <w:szCs w:val="22"/>
        </w:rPr>
        <w:t xml:space="preserve">:  Contractor must post rules in the </w:t>
      </w:r>
      <w:r w:rsidR="00962E6F" w:rsidRPr="009A1E13">
        <w:rPr>
          <w:rFonts w:ascii="Arial" w:hAnsi="Arial" w:cs="Arial"/>
          <w:sz w:val="22"/>
          <w:szCs w:val="22"/>
        </w:rPr>
        <w:t>Veterans</w:t>
      </w:r>
      <w:r w:rsidRPr="009A1E13">
        <w:rPr>
          <w:rFonts w:ascii="Arial" w:hAnsi="Arial" w:cs="Arial"/>
          <w:sz w:val="22"/>
          <w:szCs w:val="22"/>
        </w:rPr>
        <w:t xml:space="preserve"> Case Manager’s Office and provide </w:t>
      </w:r>
      <w:r w:rsidR="00962E6F" w:rsidRPr="009A1E13">
        <w:rPr>
          <w:rFonts w:ascii="Arial" w:hAnsi="Arial" w:cs="Arial"/>
          <w:sz w:val="22"/>
          <w:szCs w:val="22"/>
        </w:rPr>
        <w:t>Veteran</w:t>
      </w:r>
      <w:r w:rsidRPr="009A1E13">
        <w:rPr>
          <w:rFonts w:ascii="Arial" w:hAnsi="Arial" w:cs="Arial"/>
          <w:sz w:val="22"/>
          <w:szCs w:val="22"/>
        </w:rPr>
        <w:t xml:space="preserve"> with the rules which specify the reasons or conditions for which a </w:t>
      </w:r>
      <w:r w:rsidR="00962E6F" w:rsidRPr="009A1E13">
        <w:rPr>
          <w:rFonts w:ascii="Arial" w:hAnsi="Arial" w:cs="Arial"/>
          <w:sz w:val="22"/>
          <w:szCs w:val="22"/>
        </w:rPr>
        <w:t>Veteran</w:t>
      </w:r>
      <w:r w:rsidRPr="009A1E13">
        <w:rPr>
          <w:rFonts w:ascii="Arial" w:hAnsi="Arial" w:cs="Arial"/>
          <w:sz w:val="22"/>
          <w:szCs w:val="22"/>
        </w:rPr>
        <w:t xml:space="preserve"> may be sanctioned or discharged, including those behaviors which constitute gross misconduct and are grounds for immediate discharge from the program and those which would prompt a written warning if violated and potential discharge if violated repeatedly. </w:t>
      </w:r>
      <w:r w:rsidR="00B357D7" w:rsidRPr="009A1E13">
        <w:rPr>
          <w:rFonts w:ascii="Arial" w:hAnsi="Arial" w:cs="Arial"/>
          <w:sz w:val="22"/>
          <w:szCs w:val="22"/>
        </w:rPr>
        <w:t>Contractor shall</w:t>
      </w:r>
      <w:r w:rsidRPr="009A1E13">
        <w:rPr>
          <w:rFonts w:ascii="Arial" w:hAnsi="Arial" w:cs="Arial"/>
          <w:sz w:val="22"/>
          <w:szCs w:val="22"/>
        </w:rPr>
        <w:t xml:space="preserve"> describe the formal appeal procedures through which </w:t>
      </w:r>
      <w:r w:rsidR="00CD0A94" w:rsidRPr="009A1E13">
        <w:rPr>
          <w:rFonts w:ascii="Arial" w:hAnsi="Arial" w:cs="Arial"/>
          <w:sz w:val="22"/>
          <w:szCs w:val="22"/>
        </w:rPr>
        <w:t>Veteran</w:t>
      </w:r>
      <w:r w:rsidRPr="009A1E13">
        <w:rPr>
          <w:rFonts w:ascii="Arial" w:hAnsi="Arial" w:cs="Arial"/>
          <w:sz w:val="22"/>
          <w:szCs w:val="22"/>
        </w:rPr>
        <w:t xml:space="preserve">s may appeal </w:t>
      </w:r>
      <w:proofErr w:type="gramStart"/>
      <w:r w:rsidRPr="009A1E13">
        <w:rPr>
          <w:rFonts w:ascii="Arial" w:hAnsi="Arial" w:cs="Arial"/>
          <w:sz w:val="22"/>
          <w:szCs w:val="22"/>
        </w:rPr>
        <w:t>program</w:t>
      </w:r>
      <w:proofErr w:type="gramEnd"/>
      <w:r w:rsidRPr="009A1E13">
        <w:rPr>
          <w:rFonts w:ascii="Arial" w:hAnsi="Arial" w:cs="Arial"/>
          <w:sz w:val="22"/>
          <w:szCs w:val="22"/>
        </w:rPr>
        <w:t xml:space="preserve"> regulations, sanctions or discharges</w:t>
      </w:r>
      <w:r w:rsidRPr="009A1E13">
        <w:rPr>
          <w:rFonts w:ascii="Arial" w:hAnsi="Arial" w:cs="Arial"/>
          <w:i/>
          <w:iCs/>
          <w:sz w:val="22"/>
          <w:szCs w:val="22"/>
        </w:rPr>
        <w:t>.</w:t>
      </w:r>
      <w:r w:rsidRPr="009A1E13">
        <w:rPr>
          <w:rFonts w:ascii="Arial" w:hAnsi="Arial" w:cs="Arial"/>
          <w:iCs/>
          <w:sz w:val="22"/>
          <w:szCs w:val="22"/>
        </w:rPr>
        <w:t xml:space="preserve"> </w:t>
      </w:r>
      <w:r w:rsidRPr="009A1E13">
        <w:rPr>
          <w:rFonts w:ascii="Arial" w:hAnsi="Arial" w:cs="Arial"/>
          <w:sz w:val="22"/>
          <w:szCs w:val="22"/>
        </w:rPr>
        <w:t xml:space="preserve">This information must be provided to </w:t>
      </w:r>
      <w:r w:rsidR="00CD0A94" w:rsidRPr="009A1E13">
        <w:rPr>
          <w:rFonts w:ascii="Arial" w:hAnsi="Arial" w:cs="Arial"/>
          <w:sz w:val="22"/>
          <w:szCs w:val="22"/>
        </w:rPr>
        <w:t>Veteran</w:t>
      </w:r>
      <w:r w:rsidRPr="009A1E13">
        <w:rPr>
          <w:rFonts w:ascii="Arial" w:hAnsi="Arial" w:cs="Arial"/>
          <w:sz w:val="22"/>
          <w:szCs w:val="22"/>
        </w:rPr>
        <w:t xml:space="preserve">s in writing upon intake and must be clear and easily understandable by </w:t>
      </w:r>
      <w:r w:rsidR="00CD0A94" w:rsidRPr="009A1E13">
        <w:rPr>
          <w:rFonts w:ascii="Arial" w:hAnsi="Arial" w:cs="Arial"/>
          <w:sz w:val="22"/>
          <w:szCs w:val="22"/>
        </w:rPr>
        <w:t>Veteran</w:t>
      </w:r>
      <w:r w:rsidRPr="009A1E13">
        <w:rPr>
          <w:rFonts w:ascii="Arial" w:hAnsi="Arial" w:cs="Arial"/>
          <w:sz w:val="22"/>
          <w:szCs w:val="22"/>
        </w:rPr>
        <w:t xml:space="preserve">s. </w:t>
      </w:r>
      <w:r w:rsidRPr="009A1E13">
        <w:rPr>
          <w:rFonts w:ascii="Arial" w:hAnsi="Arial" w:cs="Arial"/>
          <w:iCs/>
          <w:sz w:val="22"/>
          <w:szCs w:val="22"/>
        </w:rPr>
        <w:t>This information will include:</w:t>
      </w:r>
    </w:p>
    <w:p w14:paraId="139BB36C" w14:textId="77777777" w:rsidR="00F0095E" w:rsidRPr="009A1E13" w:rsidRDefault="00F0095E" w:rsidP="009402F3">
      <w:pPr>
        <w:pStyle w:val="ListParagraph"/>
        <w:spacing w:after="0" w:line="240" w:lineRule="auto"/>
        <w:rPr>
          <w:rFonts w:ascii="Arial" w:hAnsi="Arial" w:cs="Arial"/>
          <w:iCs/>
        </w:rPr>
      </w:pPr>
    </w:p>
    <w:p w14:paraId="1481A262" w14:textId="6AAB5425" w:rsidR="003F4957" w:rsidRPr="009A1E13" w:rsidRDefault="003F4957" w:rsidP="001B7AEC">
      <w:pPr>
        <w:pStyle w:val="ListParagraph"/>
        <w:numPr>
          <w:ilvl w:val="0"/>
          <w:numId w:val="41"/>
        </w:numPr>
        <w:spacing w:after="0" w:line="240" w:lineRule="auto"/>
        <w:rPr>
          <w:rFonts w:ascii="Arial" w:hAnsi="Arial" w:cs="Arial"/>
          <w:color w:val="000000"/>
        </w:rPr>
      </w:pPr>
      <w:r w:rsidRPr="009A1E13">
        <w:rPr>
          <w:rFonts w:ascii="Arial" w:hAnsi="Arial" w:cs="Arial"/>
          <w:color w:val="000000"/>
        </w:rPr>
        <w:t xml:space="preserve">Immediate contact with </w:t>
      </w:r>
      <w:r w:rsidR="009402F3" w:rsidRPr="009A1E13">
        <w:rPr>
          <w:rFonts w:ascii="Arial" w:hAnsi="Arial" w:cs="Arial"/>
          <w:color w:val="000000"/>
        </w:rPr>
        <w:t>HCHV Liaison</w:t>
      </w:r>
    </w:p>
    <w:p w14:paraId="4C3F592D" w14:textId="48199144" w:rsidR="003F4957" w:rsidRPr="009A1E13" w:rsidRDefault="003F4957" w:rsidP="001B7AEC">
      <w:pPr>
        <w:pStyle w:val="Default"/>
        <w:numPr>
          <w:ilvl w:val="0"/>
          <w:numId w:val="41"/>
        </w:numPr>
        <w:rPr>
          <w:rFonts w:ascii="Arial" w:hAnsi="Arial" w:cs="Arial"/>
          <w:sz w:val="22"/>
          <w:szCs w:val="22"/>
        </w:rPr>
      </w:pPr>
      <w:r w:rsidRPr="009A1E13">
        <w:rPr>
          <w:rFonts w:ascii="Arial" w:hAnsi="Arial" w:cs="Arial"/>
          <w:iCs/>
          <w:sz w:val="22"/>
          <w:szCs w:val="22"/>
        </w:rPr>
        <w:t>Ti</w:t>
      </w:r>
      <w:r w:rsidRPr="009A1E13">
        <w:rPr>
          <w:rFonts w:ascii="Arial" w:hAnsi="Arial" w:cs="Arial"/>
          <w:sz w:val="22"/>
          <w:szCs w:val="22"/>
        </w:rPr>
        <w:t xml:space="preserve">mely due process provisions which should include two warning notices for violations which do not result in immediate discharge prior to issuance of a discharge notice and an opportunity for a case conference after warning is issued to the </w:t>
      </w:r>
      <w:r w:rsidR="00CD0A94" w:rsidRPr="009A1E13">
        <w:rPr>
          <w:rFonts w:ascii="Arial" w:hAnsi="Arial" w:cs="Arial"/>
          <w:sz w:val="22"/>
          <w:szCs w:val="22"/>
        </w:rPr>
        <w:t>Veteran</w:t>
      </w:r>
      <w:r w:rsidRPr="009A1E13">
        <w:rPr>
          <w:rFonts w:ascii="Arial" w:hAnsi="Arial" w:cs="Arial"/>
          <w:sz w:val="22"/>
          <w:szCs w:val="22"/>
        </w:rPr>
        <w:t xml:space="preserve"> </w:t>
      </w:r>
    </w:p>
    <w:p w14:paraId="354CE971" w14:textId="77777777" w:rsidR="003F4957" w:rsidRPr="009A1E13" w:rsidRDefault="003F4957" w:rsidP="001B7AEC">
      <w:pPr>
        <w:pStyle w:val="ListParagraph"/>
        <w:numPr>
          <w:ilvl w:val="0"/>
          <w:numId w:val="41"/>
        </w:numPr>
        <w:spacing w:after="0" w:line="240" w:lineRule="auto"/>
        <w:rPr>
          <w:rFonts w:ascii="Arial" w:hAnsi="Arial" w:cs="Arial"/>
          <w:color w:val="000000"/>
        </w:rPr>
      </w:pPr>
      <w:r w:rsidRPr="009A1E13">
        <w:rPr>
          <w:rFonts w:ascii="Arial" w:hAnsi="Arial" w:cs="Arial"/>
        </w:rPr>
        <w:t>N</w:t>
      </w:r>
      <w:r w:rsidRPr="009A1E13">
        <w:rPr>
          <w:rFonts w:ascii="Arial" w:hAnsi="Arial" w:cs="Arial"/>
          <w:color w:val="000000"/>
        </w:rPr>
        <w:t xml:space="preserve">otice of, and access to, formal appeal procedures </w:t>
      </w:r>
    </w:p>
    <w:p w14:paraId="62A46293" w14:textId="77777777" w:rsidR="003F4957" w:rsidRPr="009A1E13" w:rsidRDefault="003F4957" w:rsidP="001B7AEC">
      <w:pPr>
        <w:pStyle w:val="ListParagraph"/>
        <w:numPr>
          <w:ilvl w:val="0"/>
          <w:numId w:val="41"/>
        </w:numPr>
        <w:autoSpaceDE w:val="0"/>
        <w:autoSpaceDN w:val="0"/>
        <w:adjustRightInd w:val="0"/>
        <w:spacing w:after="0" w:line="240" w:lineRule="auto"/>
        <w:rPr>
          <w:rFonts w:ascii="Arial" w:hAnsi="Arial" w:cs="Arial"/>
          <w:color w:val="000000"/>
        </w:rPr>
      </w:pPr>
      <w:r w:rsidRPr="009A1E13">
        <w:rPr>
          <w:rFonts w:ascii="Arial" w:hAnsi="Arial" w:cs="Arial"/>
          <w:color w:val="000000"/>
        </w:rPr>
        <w:t xml:space="preserve">Notice of the conditions or process for re-admission to the program. </w:t>
      </w:r>
    </w:p>
    <w:p w14:paraId="57668907" w14:textId="77777777" w:rsidR="003F4957" w:rsidRPr="009A1E13" w:rsidRDefault="003F4957" w:rsidP="001B7AEC">
      <w:pPr>
        <w:pStyle w:val="Default"/>
        <w:numPr>
          <w:ilvl w:val="0"/>
          <w:numId w:val="41"/>
        </w:numPr>
        <w:rPr>
          <w:rFonts w:ascii="Arial" w:hAnsi="Arial" w:cs="Arial"/>
          <w:sz w:val="22"/>
          <w:szCs w:val="22"/>
        </w:rPr>
      </w:pPr>
      <w:r w:rsidRPr="009A1E13">
        <w:rPr>
          <w:rFonts w:ascii="Arial" w:hAnsi="Arial" w:cs="Arial"/>
          <w:color w:val="auto"/>
          <w:sz w:val="22"/>
          <w:szCs w:val="22"/>
        </w:rPr>
        <w:t>Reasonable efforts to provide an appropriate referral to another facility or appropriate level of care as needed</w:t>
      </w:r>
    </w:p>
    <w:p w14:paraId="13A3B367" w14:textId="0A350EAD" w:rsidR="003F4957" w:rsidRPr="009A1E13" w:rsidRDefault="003F4957" w:rsidP="001B7AEC">
      <w:pPr>
        <w:pStyle w:val="Default"/>
        <w:numPr>
          <w:ilvl w:val="0"/>
          <w:numId w:val="41"/>
        </w:numPr>
        <w:rPr>
          <w:rFonts w:ascii="Arial" w:hAnsi="Arial" w:cs="Arial"/>
          <w:sz w:val="22"/>
          <w:szCs w:val="22"/>
        </w:rPr>
      </w:pPr>
      <w:r w:rsidRPr="009A1E13">
        <w:rPr>
          <w:rFonts w:ascii="Arial" w:hAnsi="Arial" w:cs="Arial"/>
          <w:color w:val="auto"/>
          <w:sz w:val="22"/>
          <w:szCs w:val="22"/>
        </w:rPr>
        <w:t xml:space="preserve">This does not apply to </w:t>
      </w:r>
      <w:r w:rsidR="00962E6F" w:rsidRPr="009A1E13">
        <w:rPr>
          <w:rFonts w:ascii="Arial" w:hAnsi="Arial" w:cs="Arial"/>
          <w:color w:val="auto"/>
          <w:sz w:val="22"/>
          <w:szCs w:val="22"/>
        </w:rPr>
        <w:t>Veterans</w:t>
      </w:r>
      <w:r w:rsidRPr="009A1E13">
        <w:rPr>
          <w:rFonts w:ascii="Arial" w:hAnsi="Arial" w:cs="Arial"/>
          <w:color w:val="auto"/>
          <w:sz w:val="22"/>
          <w:szCs w:val="22"/>
        </w:rPr>
        <w:t xml:space="preserve"> who are discharged for danger to self or others</w:t>
      </w:r>
    </w:p>
    <w:p w14:paraId="0A263270" w14:textId="77777777" w:rsidR="00FC0694" w:rsidRPr="009A1E13" w:rsidRDefault="00FC0694" w:rsidP="009402F3">
      <w:pPr>
        <w:pStyle w:val="Default"/>
        <w:ind w:left="1440"/>
        <w:rPr>
          <w:rFonts w:ascii="Arial" w:hAnsi="Arial" w:cs="Arial"/>
          <w:color w:val="auto"/>
          <w:sz w:val="22"/>
          <w:szCs w:val="22"/>
        </w:rPr>
      </w:pPr>
    </w:p>
    <w:p w14:paraId="7669B91E" w14:textId="77777777" w:rsidR="003F4957" w:rsidRPr="009A1E13" w:rsidRDefault="003F4957" w:rsidP="009402F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u w:val="single"/>
        </w:rPr>
      </w:pPr>
      <w:r w:rsidRPr="009A1E13">
        <w:rPr>
          <w:rFonts w:ascii="Arial" w:eastAsia="Times New Roman" w:hAnsi="Arial" w:cs="Arial"/>
          <w:b/>
          <w:u w:val="single"/>
        </w:rPr>
        <w:t>ADDITIONAL CONTRACT REQUIREMENTS</w:t>
      </w:r>
    </w:p>
    <w:p w14:paraId="50EFAA36" w14:textId="77777777" w:rsidR="003F4957" w:rsidRPr="009A1E13" w:rsidRDefault="003F4957" w:rsidP="009402F3">
      <w:pPr>
        <w:autoSpaceDE w:val="0"/>
        <w:autoSpaceDN w:val="0"/>
        <w:adjustRightInd w:val="0"/>
        <w:spacing w:after="0" w:line="240" w:lineRule="auto"/>
        <w:ind w:right="90"/>
        <w:rPr>
          <w:rFonts w:ascii="Arial" w:eastAsia="Times New Roman" w:hAnsi="Arial" w:cs="Arial"/>
          <w:color w:val="000000"/>
        </w:rPr>
      </w:pPr>
    </w:p>
    <w:p w14:paraId="1561AC44" w14:textId="77777777" w:rsidR="003F4957" w:rsidRPr="009A1E13" w:rsidRDefault="003F4957" w:rsidP="009402F3">
      <w:pPr>
        <w:autoSpaceDE w:val="0"/>
        <w:autoSpaceDN w:val="0"/>
        <w:adjustRightInd w:val="0"/>
        <w:spacing w:after="0" w:line="240" w:lineRule="auto"/>
        <w:ind w:right="90"/>
        <w:rPr>
          <w:rFonts w:ascii="Arial" w:eastAsia="Times New Roman" w:hAnsi="Arial" w:cs="Arial"/>
          <w:color w:val="000000"/>
        </w:rPr>
      </w:pPr>
      <w:r w:rsidRPr="009A1E13">
        <w:rPr>
          <w:rFonts w:ascii="Arial" w:eastAsia="Times New Roman" w:hAnsi="Arial" w:cs="Arial"/>
          <w:color w:val="000000"/>
        </w:rPr>
        <w:t xml:space="preserve">The C&amp;A requirements do not </w:t>
      </w:r>
      <w:proofErr w:type="gramStart"/>
      <w:r w:rsidRPr="009A1E13">
        <w:rPr>
          <w:rFonts w:ascii="Arial" w:eastAsia="Times New Roman" w:hAnsi="Arial" w:cs="Arial"/>
          <w:color w:val="000000"/>
        </w:rPr>
        <w:t>apply</w:t>
      </w:r>
      <w:proofErr w:type="gramEnd"/>
      <w:r w:rsidRPr="009A1E13">
        <w:rPr>
          <w:rFonts w:ascii="Arial" w:eastAsia="Times New Roman" w:hAnsi="Arial" w:cs="Arial"/>
          <w:color w:val="000000"/>
        </w:rPr>
        <w:t xml:space="preserve"> and a Security Accreditation Package is not required.</w:t>
      </w:r>
    </w:p>
    <w:p w14:paraId="5F1A6D97" w14:textId="77777777" w:rsidR="003F4957" w:rsidRPr="009A1E13" w:rsidRDefault="003F4957" w:rsidP="009402F3">
      <w:pPr>
        <w:autoSpaceDE w:val="0"/>
        <w:autoSpaceDN w:val="0"/>
        <w:adjustRightInd w:val="0"/>
        <w:spacing w:after="0" w:line="240" w:lineRule="auto"/>
        <w:ind w:right="90"/>
        <w:rPr>
          <w:rFonts w:ascii="Arial" w:eastAsia="Times New Roman" w:hAnsi="Arial" w:cs="Arial"/>
          <w:color w:val="000000"/>
        </w:rPr>
      </w:pPr>
    </w:p>
    <w:p w14:paraId="13EB1F3D" w14:textId="7DD39CB7" w:rsidR="003F4957" w:rsidRPr="009A1E13" w:rsidRDefault="003F4957" w:rsidP="00E74808">
      <w:pPr>
        <w:pStyle w:val="ListParagraph"/>
        <w:numPr>
          <w:ilvl w:val="3"/>
          <w:numId w:val="1"/>
        </w:numPr>
        <w:spacing w:after="0" w:line="240" w:lineRule="auto"/>
        <w:ind w:right="90"/>
        <w:rPr>
          <w:rFonts w:ascii="Arial" w:eastAsia="Times New Roman" w:hAnsi="Arial" w:cs="Arial"/>
          <w:b/>
        </w:rPr>
      </w:pPr>
      <w:r w:rsidRPr="009A1E13">
        <w:rPr>
          <w:rFonts w:ascii="Arial" w:eastAsia="Times New Roman" w:hAnsi="Arial" w:cs="Arial"/>
          <w:b/>
          <w:u w:val="single"/>
        </w:rPr>
        <w:t>PERSONNEL</w:t>
      </w:r>
      <w:r w:rsidRPr="009A1E13">
        <w:rPr>
          <w:rFonts w:ascii="Arial" w:eastAsia="Times New Roman" w:hAnsi="Arial" w:cs="Arial"/>
          <w:b/>
        </w:rPr>
        <w:t xml:space="preserve">: </w:t>
      </w:r>
      <w:r w:rsidRPr="009A1E13">
        <w:rPr>
          <w:rFonts w:ascii="Arial" w:eastAsia="Times New Roman" w:hAnsi="Arial" w:cs="Arial"/>
        </w:rPr>
        <w:t xml:space="preserve">The </w:t>
      </w:r>
      <w:r w:rsidR="00B357D7" w:rsidRPr="009A1E13">
        <w:rPr>
          <w:rFonts w:ascii="Arial" w:eastAsia="Times New Roman" w:hAnsi="Arial" w:cs="Arial"/>
        </w:rPr>
        <w:t>Contractor shall</w:t>
      </w:r>
      <w:r w:rsidRPr="009A1E13">
        <w:rPr>
          <w:rFonts w:ascii="Arial" w:eastAsia="Times New Roman" w:hAnsi="Arial" w:cs="Arial"/>
        </w:rPr>
        <w:t xml:space="preserve"> employ sufficient personnel to carry out the policies, contract responsibilities, and the program for the facility. Case management staff must</w:t>
      </w:r>
      <w:r w:rsidR="00D154B3" w:rsidRPr="009A1E13">
        <w:rPr>
          <w:rFonts w:ascii="Arial" w:eastAsia="Times New Roman" w:hAnsi="Arial" w:cs="Arial"/>
        </w:rPr>
        <w:t xml:space="preserve"> be </w:t>
      </w:r>
      <w:proofErr w:type="gramStart"/>
      <w:r w:rsidR="00D154B3" w:rsidRPr="009A1E13">
        <w:rPr>
          <w:rFonts w:ascii="Arial" w:eastAsia="Times New Roman" w:hAnsi="Arial" w:cs="Arial"/>
          <w:b/>
          <w:bCs/>
          <w:i/>
          <w:iCs/>
          <w:u w:val="single"/>
        </w:rPr>
        <w:t>clinically-trained</w:t>
      </w:r>
      <w:proofErr w:type="gramEnd"/>
      <w:r w:rsidR="00D154B3" w:rsidRPr="009A1E13">
        <w:rPr>
          <w:rFonts w:ascii="Arial" w:eastAsia="Times New Roman" w:hAnsi="Arial" w:cs="Arial"/>
        </w:rPr>
        <w:t xml:space="preserve"> to provide the required case management services and must</w:t>
      </w:r>
      <w:r w:rsidRPr="009A1E13">
        <w:rPr>
          <w:rFonts w:ascii="Arial" w:eastAsia="Times New Roman" w:hAnsi="Arial" w:cs="Arial"/>
        </w:rPr>
        <w:t xml:space="preserve"> have</w:t>
      </w:r>
      <w:r w:rsidR="00D154B3" w:rsidRPr="009A1E13">
        <w:rPr>
          <w:rFonts w:ascii="Arial" w:eastAsia="Times New Roman" w:hAnsi="Arial" w:cs="Arial"/>
        </w:rPr>
        <w:t xml:space="preserve"> </w:t>
      </w:r>
      <w:r w:rsidRPr="009A1E13">
        <w:rPr>
          <w:rFonts w:ascii="Arial" w:eastAsia="Times New Roman" w:hAnsi="Arial" w:cs="Arial"/>
        </w:rPr>
        <w:t xml:space="preserve">appropriate and commensurate </w:t>
      </w:r>
      <w:r w:rsidR="001B25E2" w:rsidRPr="009A1E13">
        <w:rPr>
          <w:rFonts w:ascii="Arial" w:eastAsia="Times New Roman" w:hAnsi="Arial" w:cs="Arial"/>
        </w:rPr>
        <w:t xml:space="preserve">coverage </w:t>
      </w:r>
      <w:r w:rsidRPr="009A1E13">
        <w:rPr>
          <w:rFonts w:ascii="Arial" w:eastAsia="Times New Roman" w:hAnsi="Arial" w:cs="Arial"/>
        </w:rPr>
        <w:t>for staff using authorized and unauthorized leave (</w:t>
      </w:r>
      <w:r w:rsidR="00B120EC" w:rsidRPr="009A1E13">
        <w:rPr>
          <w:rFonts w:ascii="Arial" w:eastAsia="Times New Roman" w:hAnsi="Arial" w:cs="Arial"/>
        </w:rPr>
        <w:t>e.g.,</w:t>
      </w:r>
      <w:r w:rsidRPr="009A1E13">
        <w:rPr>
          <w:rFonts w:ascii="Arial" w:eastAsia="Times New Roman" w:hAnsi="Arial" w:cs="Arial"/>
        </w:rPr>
        <w:t xml:space="preserve"> holidays, sick leave, family care, etc.).  There must be, at a minimum, </w:t>
      </w:r>
      <w:r w:rsidR="00706743" w:rsidRPr="009A1E13">
        <w:rPr>
          <w:rFonts w:ascii="Arial" w:eastAsia="Times New Roman" w:hAnsi="Arial" w:cs="Arial"/>
        </w:rPr>
        <w:t>two</w:t>
      </w:r>
      <w:r w:rsidRPr="009A1E13">
        <w:rPr>
          <w:rFonts w:ascii="Arial" w:eastAsia="Times New Roman" w:hAnsi="Arial" w:cs="Arial"/>
        </w:rPr>
        <w:t xml:space="preserve"> staff member</w:t>
      </w:r>
      <w:r w:rsidR="00706743" w:rsidRPr="009A1E13">
        <w:rPr>
          <w:rFonts w:ascii="Arial" w:eastAsia="Times New Roman" w:hAnsi="Arial" w:cs="Arial"/>
        </w:rPr>
        <w:t>s</w:t>
      </w:r>
      <w:r w:rsidRPr="009A1E13">
        <w:rPr>
          <w:rFonts w:ascii="Arial" w:eastAsia="Times New Roman" w:hAnsi="Arial" w:cs="Arial"/>
        </w:rPr>
        <w:t xml:space="preserve"> </w:t>
      </w:r>
      <w:r w:rsidRPr="009A1E13">
        <w:rPr>
          <w:rFonts w:ascii="Arial" w:eastAsia="Times New Roman" w:hAnsi="Arial" w:cs="Arial"/>
          <w:b/>
          <w:bCs/>
          <w:i/>
          <w:iCs/>
          <w:u w:val="single"/>
        </w:rPr>
        <w:t>on duty and available for emergencies 24 hours a day, 7 days a week</w:t>
      </w:r>
      <w:r w:rsidRPr="009A1E13">
        <w:rPr>
          <w:rFonts w:ascii="Arial" w:eastAsia="Times New Roman" w:hAnsi="Arial" w:cs="Arial"/>
        </w:rPr>
        <w:t xml:space="preserve">. In addition, there is an expectation that there is an </w:t>
      </w:r>
      <w:r w:rsidR="004917B4" w:rsidRPr="009A1E13">
        <w:rPr>
          <w:rFonts w:ascii="Arial" w:eastAsia="Times New Roman" w:hAnsi="Arial" w:cs="Arial"/>
          <w:b/>
          <w:bCs/>
          <w:i/>
          <w:iCs/>
          <w:u w:val="single"/>
        </w:rPr>
        <w:t>On-Call Coverage Plan</w:t>
      </w:r>
      <w:r w:rsidR="004917B4" w:rsidRPr="009A1E13">
        <w:rPr>
          <w:rFonts w:ascii="Arial" w:eastAsia="Times New Roman" w:hAnsi="Arial" w:cs="Arial"/>
        </w:rPr>
        <w:t xml:space="preserve"> submitted </w:t>
      </w:r>
      <w:r w:rsidR="00860E93" w:rsidRPr="009A1E13">
        <w:rPr>
          <w:rFonts w:ascii="Arial" w:eastAsia="Times New Roman" w:hAnsi="Arial" w:cs="Arial"/>
          <w:b/>
          <w:bCs/>
          <w:i/>
          <w:iCs/>
          <w:u w:val="single"/>
        </w:rPr>
        <w:t>each year</w:t>
      </w:r>
      <w:r w:rsidR="00860E93" w:rsidRPr="009A1E13">
        <w:rPr>
          <w:rFonts w:ascii="Arial" w:eastAsia="Times New Roman" w:hAnsi="Arial" w:cs="Arial"/>
          <w:b/>
          <w:bCs/>
          <w:u w:val="single"/>
        </w:rPr>
        <w:t xml:space="preserve"> </w:t>
      </w:r>
      <w:r w:rsidR="00603156" w:rsidRPr="009A1E13">
        <w:rPr>
          <w:rFonts w:ascii="Arial" w:eastAsia="Times New Roman" w:hAnsi="Arial" w:cs="Arial"/>
          <w:b/>
          <w:bCs/>
          <w:u w:val="single"/>
        </w:rPr>
        <w:t xml:space="preserve">and/or when changes are </w:t>
      </w:r>
      <w:r w:rsidR="00AD7FA5" w:rsidRPr="009A1E13">
        <w:rPr>
          <w:rFonts w:ascii="Arial" w:eastAsia="Times New Roman" w:hAnsi="Arial" w:cs="Arial"/>
          <w:b/>
          <w:bCs/>
          <w:u w:val="single"/>
        </w:rPr>
        <w:t>required due to change in Contractor’s staffing</w:t>
      </w:r>
      <w:r w:rsidR="00603156" w:rsidRPr="009A1E13">
        <w:rPr>
          <w:rFonts w:ascii="Arial" w:eastAsia="Times New Roman" w:hAnsi="Arial" w:cs="Arial"/>
        </w:rPr>
        <w:t xml:space="preserve"> </w:t>
      </w:r>
      <w:r w:rsidR="004917B4" w:rsidRPr="009A1E13">
        <w:rPr>
          <w:rFonts w:ascii="Arial" w:eastAsia="Times New Roman" w:hAnsi="Arial" w:cs="Arial"/>
        </w:rPr>
        <w:t xml:space="preserve">to the HCHV Liaison and/or </w:t>
      </w:r>
      <w:r w:rsidRPr="009A1E13">
        <w:rPr>
          <w:rFonts w:ascii="Arial" w:eastAsia="Times New Roman" w:hAnsi="Arial" w:cs="Arial"/>
        </w:rPr>
        <w:t xml:space="preserve">administrative/clinical </w:t>
      </w:r>
      <w:r w:rsidR="004917B4" w:rsidRPr="009A1E13">
        <w:rPr>
          <w:rFonts w:ascii="Arial" w:eastAsia="Times New Roman" w:hAnsi="Arial" w:cs="Arial"/>
        </w:rPr>
        <w:t>d</w:t>
      </w:r>
      <w:r w:rsidRPr="009A1E13">
        <w:rPr>
          <w:rFonts w:ascii="Arial" w:eastAsia="Times New Roman" w:hAnsi="Arial" w:cs="Arial"/>
        </w:rPr>
        <w:t xml:space="preserve">esignee that will be available for consultation for emergencies 24 hours a day, 7 days a week. </w:t>
      </w:r>
      <w:r w:rsidRPr="009A1E13">
        <w:rPr>
          <w:rFonts w:ascii="Arial" w:eastAsia="Times New Roman" w:hAnsi="Arial" w:cs="Arial"/>
          <w:bCs/>
        </w:rPr>
        <w:t xml:space="preserve">The Contractor shall assign personnel that by education, training and when required, certification or licensure qualified to provide the Basic Services and Supplemental Services required by this </w:t>
      </w:r>
      <w:r w:rsidR="00551F48" w:rsidRPr="009A1E13">
        <w:rPr>
          <w:rFonts w:ascii="Arial" w:eastAsia="Times New Roman" w:hAnsi="Arial" w:cs="Arial"/>
          <w:bCs/>
        </w:rPr>
        <w:t>PWS</w:t>
      </w:r>
      <w:r w:rsidRPr="009A1E13">
        <w:rPr>
          <w:rFonts w:ascii="Arial" w:eastAsia="Times New Roman" w:hAnsi="Arial" w:cs="Arial"/>
          <w:bCs/>
        </w:rPr>
        <w:t xml:space="preserve">. </w:t>
      </w:r>
    </w:p>
    <w:p w14:paraId="3E1A116C" w14:textId="77777777" w:rsidR="003F4957" w:rsidRPr="009A1E13" w:rsidRDefault="003F4957" w:rsidP="009402F3">
      <w:pPr>
        <w:spacing w:after="0" w:line="240" w:lineRule="auto"/>
        <w:ind w:right="90"/>
        <w:rPr>
          <w:rFonts w:ascii="Arial" w:eastAsia="Times New Roman" w:hAnsi="Arial" w:cs="Arial"/>
          <w:bCs/>
        </w:rPr>
      </w:pPr>
    </w:p>
    <w:p w14:paraId="73E573A6" w14:textId="2E270582" w:rsidR="000A2133" w:rsidRPr="009A1E13" w:rsidRDefault="003F4957" w:rsidP="000A2133">
      <w:pPr>
        <w:pStyle w:val="Default"/>
        <w:numPr>
          <w:ilvl w:val="3"/>
          <w:numId w:val="1"/>
        </w:numPr>
        <w:rPr>
          <w:rFonts w:ascii="Arial" w:hAnsi="Arial" w:cs="Arial"/>
          <w:sz w:val="22"/>
          <w:szCs w:val="22"/>
        </w:rPr>
      </w:pPr>
      <w:r w:rsidRPr="009A1E13">
        <w:rPr>
          <w:rFonts w:ascii="Arial" w:eastAsia="Times New Roman" w:hAnsi="Arial" w:cs="Arial"/>
          <w:b/>
          <w:bCs/>
          <w:sz w:val="22"/>
          <w:szCs w:val="22"/>
          <w:u w:val="single"/>
        </w:rPr>
        <w:t>Staff Training:</w:t>
      </w:r>
      <w:r w:rsidRPr="009A1E13">
        <w:rPr>
          <w:rFonts w:ascii="Arial" w:hAnsi="Arial" w:cs="Arial"/>
          <w:bCs/>
          <w:sz w:val="22"/>
          <w:szCs w:val="22"/>
        </w:rPr>
        <w:t xml:space="preserve"> </w:t>
      </w:r>
      <w:r w:rsidR="00B357D7" w:rsidRPr="009A1E13">
        <w:rPr>
          <w:rFonts w:ascii="Arial" w:hAnsi="Arial" w:cs="Arial"/>
          <w:bCs/>
          <w:sz w:val="22"/>
          <w:szCs w:val="22"/>
        </w:rPr>
        <w:t>Contractor shall</w:t>
      </w:r>
      <w:r w:rsidRPr="009A1E13">
        <w:rPr>
          <w:rFonts w:ascii="Arial" w:hAnsi="Arial" w:cs="Arial"/>
          <w:bCs/>
          <w:sz w:val="22"/>
          <w:szCs w:val="22"/>
        </w:rPr>
        <w:t xml:space="preserve"> </w:t>
      </w:r>
      <w:proofErr w:type="gramStart"/>
      <w:r w:rsidRPr="009A1E13">
        <w:rPr>
          <w:rFonts w:ascii="Arial" w:hAnsi="Arial" w:cs="Arial"/>
          <w:bCs/>
          <w:sz w:val="22"/>
          <w:szCs w:val="22"/>
        </w:rPr>
        <w:t>provide</w:t>
      </w:r>
      <w:r w:rsidRPr="009A1E13">
        <w:rPr>
          <w:rFonts w:ascii="Arial" w:hAnsi="Arial" w:cs="Arial"/>
          <w:b/>
          <w:bCs/>
          <w:sz w:val="22"/>
          <w:szCs w:val="22"/>
        </w:rPr>
        <w:t xml:space="preserve"> </w:t>
      </w:r>
      <w:r w:rsidRPr="009A1E13">
        <w:rPr>
          <w:rFonts w:ascii="Arial" w:hAnsi="Arial" w:cs="Arial"/>
          <w:sz w:val="22"/>
          <w:szCs w:val="22"/>
        </w:rPr>
        <w:t xml:space="preserve">at least </w:t>
      </w:r>
      <w:r w:rsidR="00C42BEC" w:rsidRPr="009A1E13">
        <w:rPr>
          <w:rFonts w:ascii="Arial" w:hAnsi="Arial" w:cs="Arial"/>
          <w:sz w:val="22"/>
          <w:szCs w:val="22"/>
        </w:rPr>
        <w:t>two</w:t>
      </w:r>
      <w:r w:rsidRPr="009A1E13">
        <w:rPr>
          <w:rFonts w:ascii="Arial" w:hAnsi="Arial" w:cs="Arial"/>
          <w:sz w:val="22"/>
          <w:szCs w:val="22"/>
        </w:rPr>
        <w:t xml:space="preserve"> staff person</w:t>
      </w:r>
      <w:r w:rsidR="00C42BEC" w:rsidRPr="009A1E13">
        <w:rPr>
          <w:rFonts w:ascii="Arial" w:hAnsi="Arial" w:cs="Arial"/>
          <w:sz w:val="22"/>
          <w:szCs w:val="22"/>
        </w:rPr>
        <w:t>s</w:t>
      </w:r>
      <w:r w:rsidRPr="009A1E13">
        <w:rPr>
          <w:rFonts w:ascii="Arial" w:hAnsi="Arial" w:cs="Arial"/>
          <w:sz w:val="22"/>
          <w:szCs w:val="22"/>
        </w:rPr>
        <w:t xml:space="preserve"> on-site at all times</w:t>
      </w:r>
      <w:proofErr w:type="gramEnd"/>
      <w:r w:rsidRPr="009A1E13">
        <w:rPr>
          <w:rFonts w:ascii="Arial" w:hAnsi="Arial" w:cs="Arial"/>
          <w:sz w:val="22"/>
          <w:szCs w:val="22"/>
        </w:rPr>
        <w:t xml:space="preserve"> who has had training and orientation on the following topics. Staff shall receive and document—at a minimum—one-time </w:t>
      </w:r>
      <w:proofErr w:type="gramStart"/>
      <w:r w:rsidRPr="009A1E13">
        <w:rPr>
          <w:rFonts w:ascii="Arial" w:hAnsi="Arial" w:cs="Arial"/>
          <w:sz w:val="22"/>
          <w:szCs w:val="22"/>
        </w:rPr>
        <w:t>training</w:t>
      </w:r>
      <w:proofErr w:type="gramEnd"/>
      <w:r w:rsidRPr="009A1E13">
        <w:rPr>
          <w:rFonts w:ascii="Arial" w:hAnsi="Arial" w:cs="Arial"/>
          <w:sz w:val="22"/>
          <w:szCs w:val="22"/>
        </w:rPr>
        <w:t xml:space="preserve"> per year on these subjects. </w:t>
      </w:r>
    </w:p>
    <w:p w14:paraId="6D49DE48"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CPR </w:t>
      </w:r>
    </w:p>
    <w:p w14:paraId="200D0674"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First Aid </w:t>
      </w:r>
    </w:p>
    <w:p w14:paraId="27924F37"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Crisis intervention </w:t>
      </w:r>
    </w:p>
    <w:p w14:paraId="50BF4889"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Cultural sensitivity </w:t>
      </w:r>
    </w:p>
    <w:p w14:paraId="05021613"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Sexual harassment </w:t>
      </w:r>
    </w:p>
    <w:p w14:paraId="2B8C87A9"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Sensitivity to wider issues of homelessness </w:t>
      </w:r>
    </w:p>
    <w:p w14:paraId="7A2665BE"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Universal Precautions (disease transmission prevention) </w:t>
      </w:r>
    </w:p>
    <w:p w14:paraId="153192EB"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Adult abuse/neglect reporting laws</w:t>
      </w:r>
    </w:p>
    <w:p w14:paraId="00EC36A4"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Harm Reduction philosophy</w:t>
      </w:r>
    </w:p>
    <w:p w14:paraId="5B448DAA"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Suicide Prevention </w:t>
      </w:r>
    </w:p>
    <w:p w14:paraId="6E2CEFC8"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Medication management </w:t>
      </w:r>
    </w:p>
    <w:p w14:paraId="1A5D9F28"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State and </w:t>
      </w:r>
      <w:proofErr w:type="gramStart"/>
      <w:r w:rsidRPr="009A1E13">
        <w:rPr>
          <w:rFonts w:ascii="Arial" w:hAnsi="Arial" w:cs="Arial"/>
          <w:sz w:val="22"/>
          <w:szCs w:val="22"/>
        </w:rPr>
        <w:t>Federal Fair</w:t>
      </w:r>
      <w:proofErr w:type="gramEnd"/>
      <w:r w:rsidRPr="009A1E13">
        <w:rPr>
          <w:rFonts w:ascii="Arial" w:hAnsi="Arial" w:cs="Arial"/>
          <w:sz w:val="22"/>
          <w:szCs w:val="22"/>
        </w:rPr>
        <w:t xml:space="preserve"> Housing Law and ADA Requirements </w:t>
      </w:r>
    </w:p>
    <w:p w14:paraId="33D889AD"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 xml:space="preserve">Conflict resolution </w:t>
      </w:r>
    </w:p>
    <w:p w14:paraId="6AF689FA" w14:textId="77777777" w:rsidR="000A2133"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De-escalation techniques</w:t>
      </w:r>
    </w:p>
    <w:p w14:paraId="197C5894" w14:textId="1E48D3EA" w:rsidR="003F4957" w:rsidRPr="009A1E13" w:rsidRDefault="003F4957" w:rsidP="000A2133">
      <w:pPr>
        <w:pStyle w:val="Default"/>
        <w:numPr>
          <w:ilvl w:val="0"/>
          <w:numId w:val="40"/>
        </w:numPr>
        <w:rPr>
          <w:rFonts w:ascii="Arial" w:hAnsi="Arial" w:cs="Arial"/>
          <w:sz w:val="22"/>
          <w:szCs w:val="22"/>
        </w:rPr>
      </w:pPr>
      <w:r w:rsidRPr="009A1E13">
        <w:rPr>
          <w:rFonts w:ascii="Arial" w:hAnsi="Arial" w:cs="Arial"/>
          <w:sz w:val="22"/>
          <w:szCs w:val="22"/>
        </w:rPr>
        <w:t>Search and Seizure/Probable Cause in the Shelter Setting</w:t>
      </w:r>
    </w:p>
    <w:p w14:paraId="525EEED2" w14:textId="77777777" w:rsidR="003F4957" w:rsidRPr="009A1E13" w:rsidRDefault="003F4957" w:rsidP="009402F3">
      <w:pPr>
        <w:pStyle w:val="Default"/>
        <w:rPr>
          <w:rFonts w:ascii="Arial" w:hAnsi="Arial" w:cs="Arial"/>
          <w:sz w:val="22"/>
          <w:szCs w:val="22"/>
        </w:rPr>
      </w:pPr>
    </w:p>
    <w:p w14:paraId="1EFCCBF4" w14:textId="06E8BA85" w:rsidR="003F4957" w:rsidRPr="009A1E13" w:rsidRDefault="003F4957" w:rsidP="009402F3">
      <w:pPr>
        <w:pStyle w:val="Default"/>
        <w:ind w:left="720"/>
        <w:rPr>
          <w:rFonts w:ascii="Arial" w:hAnsi="Arial" w:cs="Arial"/>
          <w:sz w:val="22"/>
          <w:szCs w:val="22"/>
        </w:rPr>
      </w:pPr>
      <w:proofErr w:type="gramStart"/>
      <w:r w:rsidRPr="009A1E13">
        <w:rPr>
          <w:rFonts w:ascii="Arial" w:hAnsi="Arial" w:cs="Arial"/>
          <w:sz w:val="22"/>
          <w:szCs w:val="22"/>
        </w:rPr>
        <w:t>Contractor</w:t>
      </w:r>
      <w:proofErr w:type="gramEnd"/>
      <w:r w:rsidRPr="009A1E13">
        <w:rPr>
          <w:rFonts w:ascii="Arial" w:hAnsi="Arial" w:cs="Arial"/>
          <w:sz w:val="22"/>
          <w:szCs w:val="22"/>
        </w:rPr>
        <w:t xml:space="preserve"> </w:t>
      </w:r>
      <w:proofErr w:type="gramStart"/>
      <w:r w:rsidR="00B357D7" w:rsidRPr="009A1E13">
        <w:rPr>
          <w:rFonts w:ascii="Arial" w:hAnsi="Arial" w:cs="Arial"/>
          <w:sz w:val="22"/>
          <w:szCs w:val="22"/>
        </w:rPr>
        <w:t>shall</w:t>
      </w:r>
      <w:proofErr w:type="gramEnd"/>
      <w:r w:rsidRPr="009A1E13">
        <w:rPr>
          <w:rFonts w:ascii="Arial" w:hAnsi="Arial" w:cs="Arial"/>
          <w:sz w:val="22"/>
          <w:szCs w:val="22"/>
        </w:rPr>
        <w:t xml:space="preserve"> perform criminal background checks on all staff members that work with children. Contractors </w:t>
      </w:r>
      <w:r w:rsidR="00B357D7" w:rsidRPr="009A1E13">
        <w:rPr>
          <w:rFonts w:ascii="Arial" w:hAnsi="Arial" w:cs="Arial"/>
          <w:sz w:val="22"/>
          <w:szCs w:val="22"/>
        </w:rPr>
        <w:t>shall</w:t>
      </w:r>
      <w:r w:rsidRPr="009A1E13">
        <w:rPr>
          <w:rFonts w:ascii="Arial" w:hAnsi="Arial" w:cs="Arial"/>
          <w:sz w:val="22"/>
          <w:szCs w:val="22"/>
        </w:rPr>
        <w:t xml:space="preserve"> agree not to hire Staff who is currently enrolled in a VA Homeless Program or who have ended participation in a VA Homeless Program within the past two years. </w:t>
      </w:r>
      <w:proofErr w:type="gramStart"/>
      <w:r w:rsidRPr="009A1E13">
        <w:rPr>
          <w:rFonts w:ascii="Arial" w:hAnsi="Arial" w:cs="Arial"/>
          <w:sz w:val="22"/>
          <w:szCs w:val="22"/>
        </w:rPr>
        <w:t>Contractor</w:t>
      </w:r>
      <w:proofErr w:type="gramEnd"/>
      <w:r w:rsidRPr="009A1E13">
        <w:rPr>
          <w:rFonts w:ascii="Arial" w:hAnsi="Arial" w:cs="Arial"/>
          <w:sz w:val="22"/>
          <w:szCs w:val="22"/>
        </w:rPr>
        <w:t xml:space="preserve"> must have a policy prohibiting staff from establishing sexual relationships with program </w:t>
      </w:r>
      <w:r w:rsidR="00CD0A94" w:rsidRPr="009A1E13">
        <w:rPr>
          <w:rFonts w:ascii="Arial" w:hAnsi="Arial" w:cs="Arial"/>
          <w:sz w:val="22"/>
          <w:szCs w:val="22"/>
        </w:rPr>
        <w:t>Veteran</w:t>
      </w:r>
      <w:r w:rsidRPr="009A1E13">
        <w:rPr>
          <w:rFonts w:ascii="Arial" w:hAnsi="Arial" w:cs="Arial"/>
          <w:sz w:val="22"/>
          <w:szCs w:val="22"/>
        </w:rPr>
        <w:t xml:space="preserve">s. </w:t>
      </w:r>
    </w:p>
    <w:p w14:paraId="63290510" w14:textId="77777777" w:rsidR="003F4957" w:rsidRPr="009A1E13" w:rsidRDefault="003F4957" w:rsidP="009402F3">
      <w:pPr>
        <w:spacing w:after="0" w:line="240" w:lineRule="auto"/>
        <w:ind w:left="720" w:right="90"/>
        <w:rPr>
          <w:rFonts w:ascii="Arial" w:eastAsia="Times New Roman" w:hAnsi="Arial" w:cs="Arial"/>
          <w:bCs/>
        </w:rPr>
      </w:pPr>
    </w:p>
    <w:p w14:paraId="37B42435" w14:textId="20154E89" w:rsidR="003F4957" w:rsidRPr="009A1E13" w:rsidRDefault="003F4957" w:rsidP="009402F3">
      <w:pPr>
        <w:spacing w:after="0" w:line="240" w:lineRule="auto"/>
        <w:ind w:left="720" w:right="90"/>
        <w:rPr>
          <w:rFonts w:ascii="Arial" w:eastAsia="Times New Roman" w:hAnsi="Arial" w:cs="Arial"/>
        </w:rPr>
      </w:pPr>
      <w:r w:rsidRPr="009A1E13">
        <w:rPr>
          <w:rFonts w:ascii="Arial" w:eastAsia="Times New Roman" w:hAnsi="Arial" w:cs="Arial"/>
        </w:rPr>
        <w:t xml:space="preserve">The Contractor must identify each person functioning as “Key Personnel” under this </w:t>
      </w:r>
      <w:r w:rsidR="00B120EC" w:rsidRPr="009A1E13">
        <w:rPr>
          <w:rFonts w:ascii="Arial" w:eastAsia="Times New Roman" w:hAnsi="Arial" w:cs="Arial"/>
        </w:rPr>
        <w:t>contract and</w:t>
      </w:r>
      <w:r w:rsidRPr="009A1E13">
        <w:rPr>
          <w:rFonts w:ascii="Arial" w:eastAsia="Times New Roman" w:hAnsi="Arial" w:cs="Arial"/>
        </w:rPr>
        <w:t xml:space="preserve"> provide to the VA a description of the services to be provided by such person, together with a resume summarizing that person’s relevant skills and experience.</w:t>
      </w:r>
    </w:p>
    <w:p w14:paraId="14DDE697" w14:textId="77777777" w:rsidR="003F4957" w:rsidRPr="009402F3" w:rsidRDefault="003F4957" w:rsidP="009402F3">
      <w:pPr>
        <w:spacing w:after="0" w:line="240" w:lineRule="auto"/>
        <w:ind w:left="720" w:right="90"/>
        <w:rPr>
          <w:rFonts w:ascii="Times New Roman" w:eastAsia="Times New Roman" w:hAnsi="Times New Roman" w:cs="Times New Roman"/>
          <w:b/>
          <w:bCs/>
          <w:sz w:val="24"/>
          <w:szCs w:val="24"/>
        </w:rPr>
      </w:pPr>
    </w:p>
    <w:p w14:paraId="1FE3E076" w14:textId="77777777" w:rsidR="003F4957" w:rsidRPr="009A1E13" w:rsidRDefault="003F4957" w:rsidP="009402F3">
      <w:pPr>
        <w:spacing w:after="0" w:line="240" w:lineRule="auto"/>
        <w:ind w:left="720" w:right="90"/>
        <w:rPr>
          <w:rFonts w:ascii="Arial" w:eastAsia="Times New Roman" w:hAnsi="Arial" w:cs="Arial"/>
          <w:bCs/>
        </w:rPr>
      </w:pPr>
      <w:r w:rsidRPr="009A1E13">
        <w:rPr>
          <w:rFonts w:ascii="Arial" w:eastAsia="Times New Roman" w:hAnsi="Arial" w:cs="Arial"/>
        </w:rPr>
        <w:t xml:space="preserve">During the first ninety (90) calendar days of contract performance, the Contractor shall make NO substitutions of key personnel unless the substitution is necessitated by illness, death, or termination of employment.  Within 14 days after substitutions necessitated by situations described above, the Contractor shall provide resumes for the substitute key personnel.  For substitutions proposed by the Contractor after the initial 90 calendar day period, the Contractor shall provide resumes for the substitute </w:t>
      </w:r>
      <w:r w:rsidRPr="009A1E13">
        <w:rPr>
          <w:rFonts w:ascii="Arial" w:eastAsia="Times New Roman" w:hAnsi="Arial" w:cs="Arial"/>
        </w:rPr>
        <w:lastRenderedPageBreak/>
        <w:t xml:space="preserve">personnel, together with any other additional information requested by the Contracting Officer, </w:t>
      </w:r>
      <w:r w:rsidRPr="009A1E13">
        <w:rPr>
          <w:rFonts w:ascii="Arial" w:eastAsia="Times New Roman" w:hAnsi="Arial" w:cs="Arial"/>
          <w:b/>
          <w:u w:val="single"/>
        </w:rPr>
        <w:t>at least 15 days before the substitution is to occur.</w:t>
      </w:r>
      <w:r w:rsidRPr="009A1E13">
        <w:rPr>
          <w:rFonts w:ascii="Arial" w:eastAsia="Times New Roman" w:hAnsi="Arial" w:cs="Arial"/>
        </w:rPr>
        <w:t xml:space="preserve">  The Contracting Officer shall notify the Contractor within fifteen (15) calendar days after receipt of all required information if the VA refuses to accept the substitute key personnel. </w:t>
      </w:r>
      <w:r w:rsidRPr="009A1E13">
        <w:rPr>
          <w:rFonts w:ascii="Arial" w:eastAsia="Times New Roman" w:hAnsi="Arial" w:cs="Arial"/>
          <w:bCs/>
        </w:rPr>
        <w:t xml:space="preserve">The VA reserves the right to refuse or revoke acceptance of key personnel if personal or professional conduct, or lack of required skills or experience, jeopardizes patient care or interferes with the regular and ordinary operation of the facility.  </w:t>
      </w:r>
    </w:p>
    <w:p w14:paraId="0426CBCA" w14:textId="77777777" w:rsidR="003F4957" w:rsidRPr="009A1E13" w:rsidRDefault="003F4957" w:rsidP="009402F3">
      <w:pPr>
        <w:spacing w:after="0" w:line="240" w:lineRule="auto"/>
        <w:ind w:right="90"/>
        <w:rPr>
          <w:rFonts w:ascii="Arial" w:eastAsia="Times New Roman" w:hAnsi="Arial" w:cs="Arial"/>
          <w:bCs/>
        </w:rPr>
      </w:pPr>
    </w:p>
    <w:p w14:paraId="5F64AB58" w14:textId="3D9932E6" w:rsidR="003F4957" w:rsidRPr="009A1E13" w:rsidRDefault="003F4957" w:rsidP="009402F3">
      <w:pPr>
        <w:spacing w:after="0" w:line="240" w:lineRule="auto"/>
        <w:ind w:left="720" w:right="90"/>
        <w:rPr>
          <w:rFonts w:ascii="Arial" w:eastAsia="Times New Roman" w:hAnsi="Arial" w:cs="Arial"/>
          <w:bCs/>
        </w:rPr>
      </w:pPr>
      <w:r w:rsidRPr="009A1E13">
        <w:rPr>
          <w:rFonts w:ascii="Arial" w:eastAsia="Times New Roman" w:hAnsi="Arial" w:cs="Arial"/>
        </w:rPr>
        <w:t>Temporary substitutions of key personnel shall be permitted in accordance with the Contractor’s contingency plan.</w:t>
      </w:r>
      <w:r w:rsidR="00EA61A1" w:rsidRPr="009A1E13">
        <w:rPr>
          <w:rFonts w:ascii="Arial" w:eastAsia="Times New Roman" w:hAnsi="Arial" w:cs="Arial"/>
        </w:rPr>
        <w:t xml:space="preserve"> </w:t>
      </w:r>
      <w:r w:rsidRPr="009A1E13">
        <w:rPr>
          <w:rFonts w:ascii="Arial" w:eastAsia="Times New Roman" w:hAnsi="Arial" w:cs="Arial"/>
        </w:rPr>
        <w:t xml:space="preserve">The Contractor’s contingency plan to be </w:t>
      </w:r>
      <w:r w:rsidRPr="009A1E13">
        <w:rPr>
          <w:rFonts w:ascii="Arial" w:eastAsia="Times New Roman" w:hAnsi="Arial" w:cs="Arial"/>
          <w:bCs/>
        </w:rPr>
        <w:t>utilized if personnel leave Contractor’s employment or are unable to continue performance in accordance with the terms and conditions of the resulting contract must be submitted as part of the Contractor’s offer.</w:t>
      </w:r>
    </w:p>
    <w:p w14:paraId="340E3A31" w14:textId="77777777" w:rsidR="003F4957" w:rsidRPr="009A1E13" w:rsidRDefault="003F4957" w:rsidP="009402F3">
      <w:pPr>
        <w:spacing w:after="0" w:line="240" w:lineRule="auto"/>
        <w:ind w:left="720" w:right="90"/>
        <w:rPr>
          <w:rFonts w:ascii="Arial" w:eastAsia="Times New Roman" w:hAnsi="Arial" w:cs="Arial"/>
          <w:bCs/>
        </w:rPr>
      </w:pPr>
    </w:p>
    <w:p w14:paraId="3DEF46A5" w14:textId="77777777" w:rsidR="0074208D" w:rsidRPr="009A1E13" w:rsidRDefault="003F4957" w:rsidP="0074208D">
      <w:pPr>
        <w:pStyle w:val="ListParagraph"/>
        <w:numPr>
          <w:ilvl w:val="0"/>
          <w:numId w:val="1"/>
        </w:numPr>
        <w:spacing w:after="0" w:line="240" w:lineRule="auto"/>
        <w:ind w:right="90"/>
        <w:rPr>
          <w:rFonts w:ascii="Arial" w:eastAsia="Times New Roman" w:hAnsi="Arial" w:cs="Arial"/>
          <w:bCs/>
        </w:rPr>
      </w:pPr>
      <w:r w:rsidRPr="009A1E13">
        <w:rPr>
          <w:rFonts w:ascii="Arial" w:eastAsia="Times New Roman" w:hAnsi="Arial" w:cs="Arial"/>
          <w:b/>
          <w:u w:val="single"/>
        </w:rPr>
        <w:t>REFERRALS, ADMISSIONS AND ELIGIBILITY</w:t>
      </w:r>
      <w:r w:rsidRPr="009A1E13">
        <w:rPr>
          <w:rFonts w:ascii="Arial" w:eastAsia="Times New Roman" w:hAnsi="Arial" w:cs="Arial"/>
          <w:b/>
        </w:rPr>
        <w:t xml:space="preserve">: </w:t>
      </w:r>
      <w:r w:rsidRPr="009A1E13">
        <w:rPr>
          <w:rFonts w:ascii="Arial" w:hAnsi="Arial" w:cs="Arial"/>
        </w:rPr>
        <w:t>Contractor must utilize an admission process that includes written eligibility criteria that is fair, objective, and compliant with applicable State and Federal laws.</w:t>
      </w:r>
      <w:r w:rsidR="00E31E75" w:rsidRPr="009A1E13">
        <w:rPr>
          <w:rFonts w:ascii="Arial" w:hAnsi="Arial" w:cs="Arial"/>
        </w:rPr>
        <w:t xml:space="preserve"> </w:t>
      </w:r>
      <w:r w:rsidRPr="009A1E13">
        <w:rPr>
          <w:rFonts w:ascii="Arial" w:hAnsi="Arial" w:cs="Arial"/>
        </w:rPr>
        <w:t>Contractor will provide verbal and written notification that is readily accessible to all individuals, upon request, of reasons for non-acceptance.</w:t>
      </w:r>
      <w:r w:rsidR="00E31E75" w:rsidRPr="009A1E13">
        <w:rPr>
          <w:rFonts w:ascii="Arial" w:hAnsi="Arial" w:cs="Arial"/>
        </w:rPr>
        <w:t xml:space="preserve"> </w:t>
      </w:r>
      <w:r w:rsidRPr="009A1E13">
        <w:rPr>
          <w:rFonts w:ascii="Arial" w:hAnsi="Arial" w:cs="Arial"/>
        </w:rPr>
        <w:t>Notification of reasons for non-acceptance is not required to be given to those denied service/housing because of bed unavailability</w:t>
      </w:r>
      <w:r w:rsidR="00E31E75" w:rsidRPr="009A1E13">
        <w:rPr>
          <w:rFonts w:ascii="Arial" w:hAnsi="Arial" w:cs="Arial"/>
        </w:rPr>
        <w:t xml:space="preserve">. </w:t>
      </w:r>
      <w:r w:rsidRPr="009A1E13">
        <w:rPr>
          <w:rFonts w:ascii="Arial" w:hAnsi="Arial" w:cs="Arial"/>
        </w:rPr>
        <w:t xml:space="preserve">The eligibility information must be made available to </w:t>
      </w:r>
      <w:r w:rsidR="00CD0A94" w:rsidRPr="009A1E13">
        <w:rPr>
          <w:rFonts w:ascii="Arial" w:hAnsi="Arial" w:cs="Arial"/>
        </w:rPr>
        <w:t>Veteran</w:t>
      </w:r>
      <w:r w:rsidRPr="009A1E13">
        <w:rPr>
          <w:rFonts w:ascii="Arial" w:hAnsi="Arial" w:cs="Arial"/>
        </w:rPr>
        <w:t xml:space="preserve">s at intake and staff must provide answers to questions about the admission criteria and process. Contractors must have formal appeal procedures through which </w:t>
      </w:r>
      <w:r w:rsidR="00CD0A94" w:rsidRPr="009A1E13">
        <w:rPr>
          <w:rFonts w:ascii="Arial" w:hAnsi="Arial" w:cs="Arial"/>
        </w:rPr>
        <w:t>Veteran</w:t>
      </w:r>
      <w:r w:rsidRPr="009A1E13">
        <w:rPr>
          <w:rFonts w:ascii="Arial" w:hAnsi="Arial" w:cs="Arial"/>
        </w:rPr>
        <w:t xml:space="preserve">s may appeal unfavorable admission or eligibility decisions and a copy of the policy for appeals is to be given to the </w:t>
      </w:r>
      <w:r w:rsidR="00962E6F" w:rsidRPr="009A1E13">
        <w:rPr>
          <w:rFonts w:ascii="Arial" w:hAnsi="Arial" w:cs="Arial"/>
        </w:rPr>
        <w:t>Veteran</w:t>
      </w:r>
      <w:r w:rsidRPr="009A1E13">
        <w:rPr>
          <w:rFonts w:ascii="Arial" w:hAnsi="Arial" w:cs="Arial"/>
        </w:rPr>
        <w:t xml:space="preserve"> at screening or intake.</w:t>
      </w:r>
      <w:r w:rsidR="0074208D" w:rsidRPr="009A1E13">
        <w:rPr>
          <w:rFonts w:ascii="Arial" w:hAnsi="Arial" w:cs="Arial"/>
        </w:rPr>
        <w:t xml:space="preserve"> </w:t>
      </w:r>
    </w:p>
    <w:p w14:paraId="0E573A03" w14:textId="77777777" w:rsidR="0074208D" w:rsidRPr="009A1E13" w:rsidRDefault="0074208D" w:rsidP="0074208D">
      <w:pPr>
        <w:pStyle w:val="ListParagraph"/>
        <w:spacing w:after="0" w:line="240" w:lineRule="auto"/>
        <w:ind w:left="360" w:right="90"/>
        <w:rPr>
          <w:rFonts w:ascii="Arial" w:eastAsia="Times New Roman" w:hAnsi="Arial" w:cs="Arial"/>
          <w:b/>
          <w:u w:val="single"/>
        </w:rPr>
      </w:pPr>
    </w:p>
    <w:p w14:paraId="3E1B6EAF" w14:textId="29AAB090" w:rsidR="003F4957" w:rsidRPr="009A1E13" w:rsidRDefault="003F4957" w:rsidP="0074208D">
      <w:pPr>
        <w:pStyle w:val="ListParagraph"/>
        <w:spacing w:after="0" w:line="240" w:lineRule="auto"/>
        <w:ind w:left="360" w:right="90"/>
        <w:rPr>
          <w:rFonts w:ascii="Arial" w:eastAsia="Times New Roman" w:hAnsi="Arial" w:cs="Arial"/>
          <w:bCs/>
        </w:rPr>
      </w:pPr>
      <w:r w:rsidRPr="009A1E13">
        <w:rPr>
          <w:rFonts w:ascii="Arial" w:eastAsia="Times New Roman" w:hAnsi="Arial" w:cs="Arial"/>
        </w:rPr>
        <w:t xml:space="preserve">The VA is responsible for determining eligibility of </w:t>
      </w:r>
      <w:r w:rsidR="00962E6F" w:rsidRPr="009A1E13">
        <w:rPr>
          <w:rFonts w:ascii="Arial" w:eastAsia="Times New Roman" w:hAnsi="Arial" w:cs="Arial"/>
        </w:rPr>
        <w:t>Veterans</w:t>
      </w:r>
      <w:r w:rsidRPr="009A1E13">
        <w:rPr>
          <w:rFonts w:ascii="Arial" w:eastAsia="Times New Roman" w:hAnsi="Arial" w:cs="Arial"/>
        </w:rPr>
        <w:t xml:space="preserve"> </w:t>
      </w:r>
      <w:r w:rsidRPr="009A1E13">
        <w:rPr>
          <w:rFonts w:ascii="Arial" w:eastAsia="Times New Roman" w:hAnsi="Arial" w:cs="Arial"/>
          <w:i/>
        </w:rPr>
        <w:t>prior</w:t>
      </w:r>
      <w:r w:rsidRPr="009A1E13">
        <w:rPr>
          <w:rFonts w:ascii="Arial" w:eastAsia="Times New Roman" w:hAnsi="Arial" w:cs="Arial"/>
        </w:rPr>
        <w:t xml:space="preserve"> to acceptance by the Contractor for services. After receipt of a Release of Information (ROI) a written pre-approval from VA Staff is required (hard copy, fax or e-mail are acceptable) and shall be provided to the Contractor for each </w:t>
      </w:r>
      <w:r w:rsidR="00962E6F" w:rsidRPr="009A1E13">
        <w:rPr>
          <w:rFonts w:ascii="Arial" w:eastAsia="Times New Roman" w:hAnsi="Arial" w:cs="Arial"/>
        </w:rPr>
        <w:t>Veteran</w:t>
      </w:r>
      <w:r w:rsidRPr="009A1E13">
        <w:rPr>
          <w:rFonts w:ascii="Arial" w:eastAsia="Times New Roman" w:hAnsi="Arial" w:cs="Arial"/>
        </w:rPr>
        <w:t xml:space="preserve"> referred for services under the contract. If there is an urgent need to admit a </w:t>
      </w:r>
      <w:r w:rsidR="00962E6F" w:rsidRPr="009A1E13">
        <w:rPr>
          <w:rFonts w:ascii="Arial" w:eastAsia="Times New Roman" w:hAnsi="Arial" w:cs="Arial"/>
        </w:rPr>
        <w:t>Veteran</w:t>
      </w:r>
      <w:r w:rsidRPr="009A1E13">
        <w:rPr>
          <w:rFonts w:ascii="Arial" w:eastAsia="Times New Roman" w:hAnsi="Arial" w:cs="Arial"/>
        </w:rPr>
        <w:t xml:space="preserve"> and VA Staff is not available to provide a written approval in a timely manner a verbal approval is acceptable. Any admissions that occur without written/verbal approval must be verified by VA Staff within 24 business hours </w:t>
      </w:r>
      <w:proofErr w:type="gramStart"/>
      <w:r w:rsidRPr="009A1E13">
        <w:rPr>
          <w:rFonts w:ascii="Arial" w:eastAsia="Times New Roman" w:hAnsi="Arial" w:cs="Arial"/>
        </w:rPr>
        <w:t>in order for</w:t>
      </w:r>
      <w:proofErr w:type="gramEnd"/>
      <w:r w:rsidRPr="009A1E13">
        <w:rPr>
          <w:rFonts w:ascii="Arial" w:eastAsia="Times New Roman" w:hAnsi="Arial" w:cs="Arial"/>
        </w:rPr>
        <w:t xml:space="preserve"> the Contractor to receive payment for time spent prior to approval (</w:t>
      </w:r>
      <w:r w:rsidR="00B120EC" w:rsidRPr="009A1E13">
        <w:rPr>
          <w:rFonts w:ascii="Arial" w:eastAsia="Times New Roman" w:hAnsi="Arial" w:cs="Arial"/>
        </w:rPr>
        <w:t>e.g.,</w:t>
      </w:r>
      <w:r w:rsidRPr="009A1E13">
        <w:rPr>
          <w:rFonts w:ascii="Arial" w:eastAsia="Times New Roman" w:hAnsi="Arial" w:cs="Arial"/>
        </w:rPr>
        <w:t xml:space="preserve"> admission after hours or during the weekend). Written documentation of eligibility verification, signed by </w:t>
      </w:r>
      <w:r w:rsidR="00492B57" w:rsidRPr="009A1E13">
        <w:rPr>
          <w:rFonts w:ascii="Arial" w:eastAsia="Times New Roman" w:hAnsi="Arial" w:cs="Arial"/>
        </w:rPr>
        <w:t>authorized</w:t>
      </w:r>
      <w:r w:rsidRPr="009A1E13">
        <w:rPr>
          <w:rFonts w:ascii="Arial" w:eastAsia="Times New Roman" w:hAnsi="Arial" w:cs="Arial"/>
        </w:rPr>
        <w:t xml:space="preserve"> VA Staff, shall be obtained by the Contractor as soon as possible for each </w:t>
      </w:r>
      <w:r w:rsidR="00962E6F" w:rsidRPr="009A1E13">
        <w:rPr>
          <w:rFonts w:ascii="Arial" w:eastAsia="Times New Roman" w:hAnsi="Arial" w:cs="Arial"/>
        </w:rPr>
        <w:t>Veteran</w:t>
      </w:r>
      <w:r w:rsidRPr="009A1E13">
        <w:rPr>
          <w:rFonts w:ascii="Arial" w:eastAsia="Times New Roman" w:hAnsi="Arial" w:cs="Arial"/>
        </w:rPr>
        <w:t xml:space="preserve"> referred for services under the contract for inclusion in the </w:t>
      </w:r>
      <w:r w:rsidR="00962E6F" w:rsidRPr="009A1E13">
        <w:rPr>
          <w:rFonts w:ascii="Arial" w:eastAsia="Times New Roman" w:hAnsi="Arial" w:cs="Arial"/>
        </w:rPr>
        <w:t>Veterans</w:t>
      </w:r>
      <w:r w:rsidRPr="009A1E13">
        <w:rPr>
          <w:rFonts w:ascii="Arial" w:eastAsia="Times New Roman" w:hAnsi="Arial" w:cs="Arial"/>
        </w:rPr>
        <w:t xml:space="preserve"> program file.</w:t>
      </w:r>
    </w:p>
    <w:p w14:paraId="3D72164D" w14:textId="77777777"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rPr>
      </w:pPr>
    </w:p>
    <w:p w14:paraId="5CCE62EF" w14:textId="44518595" w:rsidR="003F4957" w:rsidRPr="009A1E13" w:rsidRDefault="003F4957" w:rsidP="009402F3">
      <w:pPr>
        <w:spacing w:after="0" w:line="240" w:lineRule="auto"/>
        <w:ind w:left="720" w:right="90"/>
        <w:rPr>
          <w:rFonts w:ascii="Arial" w:eastAsia="Times New Roman" w:hAnsi="Arial" w:cs="Arial"/>
        </w:rPr>
      </w:pPr>
      <w:r w:rsidRPr="009A1E13">
        <w:rPr>
          <w:rFonts w:ascii="Arial" w:eastAsia="Times New Roman" w:hAnsi="Arial" w:cs="Arial"/>
        </w:rPr>
        <w:t>A list of authorized VA Staff for the contract shall be provided to the Contractor upon award of the contract. VA Staff may be added or deleted from the list during the term of the contract at the discretion of VA Contracting Officer.</w:t>
      </w:r>
      <w:r w:rsidR="00294508" w:rsidRPr="009A1E13">
        <w:rPr>
          <w:rFonts w:ascii="Arial" w:eastAsia="Times New Roman" w:hAnsi="Arial" w:cs="Arial"/>
        </w:rPr>
        <w:t xml:space="preserve"> </w:t>
      </w:r>
      <w:r w:rsidRPr="009A1E13">
        <w:rPr>
          <w:rFonts w:ascii="Arial" w:eastAsia="Times New Roman" w:hAnsi="Arial" w:cs="Arial"/>
        </w:rPr>
        <w:t>The Contractor shall be provided an updated list of authorized VA Staff whenever such changes are made.</w:t>
      </w:r>
    </w:p>
    <w:p w14:paraId="74B6584B" w14:textId="77777777"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Arial" w:eastAsia="Times New Roman" w:hAnsi="Arial" w:cs="Arial"/>
        </w:rPr>
      </w:pPr>
    </w:p>
    <w:p w14:paraId="12661D8D" w14:textId="26075AB3"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Arial" w:eastAsia="Times New Roman" w:hAnsi="Arial" w:cs="Arial"/>
        </w:rPr>
      </w:pPr>
      <w:r w:rsidRPr="009A1E13">
        <w:rPr>
          <w:rFonts w:ascii="Arial" w:eastAsia="Times New Roman" w:hAnsi="Arial" w:cs="Arial"/>
        </w:rPr>
        <w:t xml:space="preserve">It is understood that the </w:t>
      </w:r>
      <w:r w:rsidR="00B357D7" w:rsidRPr="009A1E13">
        <w:rPr>
          <w:rFonts w:ascii="Arial" w:eastAsia="Times New Roman" w:hAnsi="Arial" w:cs="Arial"/>
        </w:rPr>
        <w:t>Contractor shall</w:t>
      </w:r>
      <w:r w:rsidRPr="009A1E13">
        <w:rPr>
          <w:rFonts w:ascii="Arial" w:eastAsia="Times New Roman" w:hAnsi="Arial" w:cs="Arial"/>
        </w:rPr>
        <w:t xml:space="preserve"> not be paid for care provided to a referred </w:t>
      </w:r>
      <w:r w:rsidR="00962E6F" w:rsidRPr="009A1E13">
        <w:rPr>
          <w:rFonts w:ascii="Arial" w:eastAsia="Times New Roman" w:hAnsi="Arial" w:cs="Arial"/>
        </w:rPr>
        <w:t>Veteran</w:t>
      </w:r>
      <w:r w:rsidRPr="009A1E13">
        <w:rPr>
          <w:rFonts w:ascii="Arial" w:eastAsia="Times New Roman" w:hAnsi="Arial" w:cs="Arial"/>
        </w:rPr>
        <w:t xml:space="preserve"> beyond the period authorized in the referral, unless an extension of the authorization is provided </w:t>
      </w:r>
      <w:r w:rsidRPr="009A1E13">
        <w:rPr>
          <w:rFonts w:ascii="Arial" w:eastAsia="Times New Roman" w:hAnsi="Arial" w:cs="Arial"/>
          <w:b/>
          <w:i/>
        </w:rPr>
        <w:t>in writing</w:t>
      </w:r>
      <w:r w:rsidRPr="009A1E13">
        <w:rPr>
          <w:rFonts w:ascii="Arial" w:eastAsia="Times New Roman" w:hAnsi="Arial" w:cs="Arial"/>
        </w:rPr>
        <w:t xml:space="preserve"> by the VA.  </w:t>
      </w:r>
    </w:p>
    <w:p w14:paraId="728857B4" w14:textId="77777777" w:rsidR="003F4957" w:rsidRPr="009402F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Times New Roman" w:eastAsia="Times New Roman" w:hAnsi="Times New Roman" w:cs="Times New Roman"/>
          <w:sz w:val="24"/>
          <w:szCs w:val="24"/>
        </w:rPr>
      </w:pPr>
    </w:p>
    <w:p w14:paraId="7399780B" w14:textId="2C8C5859"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rPr>
      </w:pPr>
      <w:r w:rsidRPr="009A1E13">
        <w:rPr>
          <w:rFonts w:ascii="Arial" w:eastAsia="Times New Roman" w:hAnsi="Arial" w:cs="Arial"/>
        </w:rPr>
        <w:t xml:space="preserve">The initial stay for a </w:t>
      </w:r>
      <w:r w:rsidR="00962E6F" w:rsidRPr="009A1E13">
        <w:rPr>
          <w:rFonts w:ascii="Arial" w:eastAsia="Times New Roman" w:hAnsi="Arial" w:cs="Arial"/>
        </w:rPr>
        <w:t>Veteran</w:t>
      </w:r>
      <w:r w:rsidRPr="009A1E13">
        <w:rPr>
          <w:rFonts w:ascii="Arial" w:eastAsia="Times New Roman" w:hAnsi="Arial" w:cs="Arial"/>
        </w:rPr>
        <w:t xml:space="preserve"> should be </w:t>
      </w:r>
      <w:r w:rsidRPr="009A1E13">
        <w:rPr>
          <w:rFonts w:ascii="Arial" w:eastAsia="Times New Roman" w:hAnsi="Arial" w:cs="Arial"/>
          <w:i/>
        </w:rPr>
        <w:t>no longer</w:t>
      </w:r>
      <w:r w:rsidRPr="009A1E13">
        <w:rPr>
          <w:rFonts w:ascii="Arial" w:eastAsia="Times New Roman" w:hAnsi="Arial" w:cs="Arial"/>
        </w:rPr>
        <w:t xml:space="preserve"> than 6</w:t>
      </w:r>
      <w:r w:rsidR="00576FBC" w:rsidRPr="009A1E13">
        <w:rPr>
          <w:rFonts w:ascii="Arial" w:eastAsia="Times New Roman" w:hAnsi="Arial" w:cs="Arial"/>
        </w:rPr>
        <w:t xml:space="preserve"> months. Some</w:t>
      </w:r>
      <w:r w:rsidRPr="009A1E13">
        <w:rPr>
          <w:rFonts w:ascii="Arial" w:eastAsia="Times New Roman" w:hAnsi="Arial" w:cs="Arial"/>
        </w:rPr>
        <w:t xml:space="preserve"> </w:t>
      </w:r>
      <w:r w:rsidR="00962E6F" w:rsidRPr="009A1E13">
        <w:rPr>
          <w:rFonts w:ascii="Arial" w:eastAsia="Times New Roman" w:hAnsi="Arial" w:cs="Arial"/>
        </w:rPr>
        <w:t>Veterans</w:t>
      </w:r>
      <w:r w:rsidRPr="009A1E13">
        <w:rPr>
          <w:rFonts w:ascii="Arial" w:eastAsia="Times New Roman" w:hAnsi="Arial" w:cs="Arial"/>
        </w:rPr>
        <w:t xml:space="preserve"> may be considered fo</w:t>
      </w:r>
      <w:r w:rsidR="00576FBC" w:rsidRPr="009A1E13">
        <w:rPr>
          <w:rFonts w:ascii="Arial" w:eastAsia="Times New Roman" w:hAnsi="Arial" w:cs="Arial"/>
        </w:rPr>
        <w:t>r an extension</w:t>
      </w:r>
      <w:r w:rsidRPr="009A1E13">
        <w:rPr>
          <w:rFonts w:ascii="Arial" w:eastAsia="Times New Roman" w:hAnsi="Arial" w:cs="Arial"/>
        </w:rPr>
        <w:t xml:space="preserve"> depending on the needs of the </w:t>
      </w:r>
      <w:r w:rsidR="00962E6F" w:rsidRPr="009A1E13">
        <w:rPr>
          <w:rFonts w:ascii="Arial" w:eastAsia="Times New Roman" w:hAnsi="Arial" w:cs="Arial"/>
        </w:rPr>
        <w:t>Veteran</w:t>
      </w:r>
      <w:r w:rsidRPr="009A1E13">
        <w:rPr>
          <w:rFonts w:ascii="Arial" w:eastAsia="Times New Roman" w:hAnsi="Arial" w:cs="Arial"/>
        </w:rPr>
        <w:t xml:space="preserve"> as mutually determined by the </w:t>
      </w:r>
      <w:r w:rsidR="00962E6F" w:rsidRPr="009A1E13">
        <w:rPr>
          <w:rFonts w:ascii="Arial" w:eastAsia="Times New Roman" w:hAnsi="Arial" w:cs="Arial"/>
        </w:rPr>
        <w:t>Veteran</w:t>
      </w:r>
      <w:r w:rsidRPr="009A1E13">
        <w:rPr>
          <w:rFonts w:ascii="Arial" w:eastAsia="Times New Roman" w:hAnsi="Arial" w:cs="Arial"/>
        </w:rPr>
        <w:t xml:space="preserve">, the Contractor’s staff, and HCHV Coordinator or Designee.  Any extension of the stay after </w:t>
      </w:r>
      <w:r w:rsidR="00576FBC" w:rsidRPr="009A1E13">
        <w:rPr>
          <w:rFonts w:ascii="Arial" w:eastAsia="Times New Roman" w:hAnsi="Arial" w:cs="Arial"/>
        </w:rPr>
        <w:t>6 months</w:t>
      </w:r>
      <w:r w:rsidRPr="009A1E13">
        <w:rPr>
          <w:rFonts w:ascii="Arial" w:eastAsia="Times New Roman" w:hAnsi="Arial" w:cs="Arial"/>
        </w:rPr>
        <w:t xml:space="preserve"> must be authorized by the VA </w:t>
      </w:r>
      <w:r w:rsidR="00AB4ECF" w:rsidRPr="009A1E13">
        <w:rPr>
          <w:rFonts w:ascii="Arial" w:eastAsia="Times New Roman" w:hAnsi="Arial" w:cs="Arial"/>
        </w:rPr>
        <w:t>Homeless Program</w:t>
      </w:r>
      <w:r w:rsidRPr="009A1E13">
        <w:rPr>
          <w:rFonts w:ascii="Arial" w:eastAsia="Times New Roman" w:hAnsi="Arial" w:cs="Arial"/>
        </w:rPr>
        <w:t xml:space="preserve"> Manager or Designee, </w:t>
      </w:r>
      <w:proofErr w:type="gramStart"/>
      <w:r w:rsidRPr="009A1E13">
        <w:rPr>
          <w:rFonts w:ascii="Arial" w:eastAsia="Times New Roman" w:hAnsi="Arial" w:cs="Arial"/>
        </w:rPr>
        <w:t>provided that</w:t>
      </w:r>
      <w:proofErr w:type="gramEnd"/>
      <w:r w:rsidRPr="009A1E13">
        <w:rPr>
          <w:rFonts w:ascii="Arial" w:eastAsia="Times New Roman" w:hAnsi="Arial" w:cs="Arial"/>
        </w:rPr>
        <w:t xml:space="preserve"> there </w:t>
      </w:r>
      <w:proofErr w:type="gramStart"/>
      <w:r w:rsidRPr="009A1E13">
        <w:rPr>
          <w:rFonts w:ascii="Arial" w:eastAsia="Times New Roman" w:hAnsi="Arial" w:cs="Arial"/>
        </w:rPr>
        <w:t>is</w:t>
      </w:r>
      <w:proofErr w:type="gramEnd"/>
      <w:r w:rsidRPr="009A1E13">
        <w:rPr>
          <w:rFonts w:ascii="Arial" w:eastAsia="Times New Roman" w:hAnsi="Arial" w:cs="Arial"/>
        </w:rPr>
        <w:t xml:space="preserve"> clear clinical indication and availability of funds. Only extraordinary circumstances will be considered </w:t>
      </w:r>
      <w:proofErr w:type="gramStart"/>
      <w:r w:rsidRPr="009A1E13">
        <w:rPr>
          <w:rFonts w:ascii="Arial" w:eastAsia="Times New Roman" w:hAnsi="Arial" w:cs="Arial"/>
        </w:rPr>
        <w:t>in order to</w:t>
      </w:r>
      <w:proofErr w:type="gramEnd"/>
      <w:r w:rsidRPr="009A1E13">
        <w:rPr>
          <w:rFonts w:ascii="Arial" w:eastAsia="Times New Roman" w:hAnsi="Arial" w:cs="Arial"/>
        </w:rPr>
        <w:t xml:space="preserve"> </w:t>
      </w:r>
      <w:r w:rsidRPr="009A1E13">
        <w:rPr>
          <w:rFonts w:ascii="Arial" w:eastAsia="Times New Roman" w:hAnsi="Arial" w:cs="Arial"/>
        </w:rPr>
        <w:lastRenderedPageBreak/>
        <w:t xml:space="preserve">extend Service periods </w:t>
      </w:r>
      <w:proofErr w:type="gramStart"/>
      <w:r w:rsidRPr="009A1E13">
        <w:rPr>
          <w:rFonts w:ascii="Arial" w:eastAsia="Times New Roman" w:hAnsi="Arial" w:cs="Arial"/>
        </w:rPr>
        <w:t>in excess of</w:t>
      </w:r>
      <w:proofErr w:type="gramEnd"/>
      <w:r w:rsidRPr="009A1E13">
        <w:rPr>
          <w:rFonts w:ascii="Arial" w:eastAsia="Times New Roman" w:hAnsi="Arial" w:cs="Arial"/>
        </w:rPr>
        <w:t xml:space="preserve"> 6 months for individual </w:t>
      </w:r>
      <w:r w:rsidR="00AB4ECF" w:rsidRPr="009A1E13">
        <w:rPr>
          <w:rFonts w:ascii="Arial" w:eastAsia="Times New Roman" w:hAnsi="Arial" w:cs="Arial"/>
        </w:rPr>
        <w:t>Veterans,</w:t>
      </w:r>
      <w:r w:rsidRPr="009A1E13">
        <w:rPr>
          <w:rFonts w:ascii="Arial" w:eastAsia="Times New Roman" w:hAnsi="Arial" w:cs="Arial"/>
        </w:rPr>
        <w:t xml:space="preserve"> and these must be authorized by the Medical Center Director or Designee.</w:t>
      </w:r>
    </w:p>
    <w:p w14:paraId="619F2E50" w14:textId="77777777" w:rsidR="003F4957" w:rsidRPr="009A1E13" w:rsidRDefault="003F4957" w:rsidP="009402F3">
      <w:pPr>
        <w:spacing w:after="0" w:line="240" w:lineRule="auto"/>
        <w:ind w:left="720" w:right="90"/>
        <w:rPr>
          <w:rFonts w:ascii="Arial" w:eastAsia="Times New Roman" w:hAnsi="Arial" w:cs="Arial"/>
        </w:rPr>
      </w:pPr>
    </w:p>
    <w:p w14:paraId="32C097B1" w14:textId="3DBA2330" w:rsidR="003F4957" w:rsidRPr="009A1E13" w:rsidRDefault="003F4957" w:rsidP="009402F3">
      <w:pPr>
        <w:spacing w:after="0" w:line="240" w:lineRule="auto"/>
        <w:ind w:left="720" w:right="90"/>
        <w:rPr>
          <w:rFonts w:ascii="Arial" w:eastAsia="Times New Roman" w:hAnsi="Arial" w:cs="Arial"/>
          <w:bCs/>
        </w:rPr>
      </w:pPr>
      <w:r w:rsidRPr="009A1E13">
        <w:rPr>
          <w:rFonts w:ascii="Arial" w:eastAsia="Times New Roman" w:hAnsi="Arial" w:cs="Arial"/>
          <w:bCs/>
        </w:rPr>
        <w:t xml:space="preserve">It is understood that the type of </w:t>
      </w:r>
      <w:r w:rsidR="00962E6F" w:rsidRPr="009A1E13">
        <w:rPr>
          <w:rFonts w:ascii="Arial" w:eastAsia="Times New Roman" w:hAnsi="Arial" w:cs="Arial"/>
          <w:bCs/>
        </w:rPr>
        <w:t>Veterans</w:t>
      </w:r>
      <w:r w:rsidRPr="009A1E13">
        <w:rPr>
          <w:rFonts w:ascii="Arial" w:eastAsia="Times New Roman" w:hAnsi="Arial" w:cs="Arial"/>
          <w:bCs/>
        </w:rPr>
        <w:t xml:space="preserve"> to be cared for under this contract will require care and treatment services over and above the level of room and board. To be eligible for placement in emergency contract beds, all </w:t>
      </w:r>
      <w:r w:rsidR="00962E6F" w:rsidRPr="009A1E13">
        <w:rPr>
          <w:rFonts w:ascii="Arial" w:eastAsia="Times New Roman" w:hAnsi="Arial" w:cs="Arial"/>
          <w:bCs/>
        </w:rPr>
        <w:t>Veterans</w:t>
      </w:r>
      <w:r w:rsidRPr="009A1E13">
        <w:rPr>
          <w:rFonts w:ascii="Arial" w:eastAsia="Times New Roman" w:hAnsi="Arial" w:cs="Arial"/>
          <w:bCs/>
        </w:rPr>
        <w:t xml:space="preserve"> must be homeless or at imminent risk of becoming homeless and be eligible and registered for VA services. Contractors are encouraged to provide housing and or services to special </w:t>
      </w:r>
      <w:r w:rsidR="00962E6F" w:rsidRPr="009A1E13">
        <w:rPr>
          <w:rFonts w:ascii="Arial" w:eastAsia="Times New Roman" w:hAnsi="Arial" w:cs="Arial"/>
          <w:bCs/>
        </w:rPr>
        <w:t>Veteran</w:t>
      </w:r>
      <w:r w:rsidRPr="009A1E13">
        <w:rPr>
          <w:rFonts w:ascii="Arial" w:eastAsia="Times New Roman" w:hAnsi="Arial" w:cs="Arial"/>
          <w:bCs/>
        </w:rPr>
        <w:t xml:space="preserve"> populations, such as but not limited to the following: medically compromised </w:t>
      </w:r>
      <w:r w:rsidR="00962E6F" w:rsidRPr="009A1E13">
        <w:rPr>
          <w:rFonts w:ascii="Arial" w:eastAsia="Times New Roman" w:hAnsi="Arial" w:cs="Arial"/>
          <w:bCs/>
        </w:rPr>
        <w:t>Veterans</w:t>
      </w:r>
      <w:r w:rsidRPr="009A1E13">
        <w:rPr>
          <w:rFonts w:ascii="Arial" w:eastAsia="Times New Roman" w:hAnsi="Arial" w:cs="Arial"/>
          <w:bCs/>
        </w:rPr>
        <w:t xml:space="preserve">, </w:t>
      </w:r>
      <w:r w:rsidR="00962E6F" w:rsidRPr="009A1E13">
        <w:rPr>
          <w:rFonts w:ascii="Arial" w:eastAsia="Times New Roman" w:hAnsi="Arial" w:cs="Arial"/>
          <w:bCs/>
        </w:rPr>
        <w:t>Veterans</w:t>
      </w:r>
      <w:r w:rsidRPr="009A1E13">
        <w:rPr>
          <w:rFonts w:ascii="Arial" w:eastAsia="Times New Roman" w:hAnsi="Arial" w:cs="Arial"/>
          <w:bCs/>
        </w:rPr>
        <w:t xml:space="preserve"> with young children, </w:t>
      </w:r>
      <w:r w:rsidR="00962E6F" w:rsidRPr="009A1E13">
        <w:rPr>
          <w:rFonts w:ascii="Arial" w:eastAsia="Times New Roman" w:hAnsi="Arial" w:cs="Arial"/>
          <w:bCs/>
        </w:rPr>
        <w:t>Veterans</w:t>
      </w:r>
      <w:r w:rsidRPr="009A1E13">
        <w:rPr>
          <w:rFonts w:ascii="Arial" w:eastAsia="Times New Roman" w:hAnsi="Arial" w:cs="Arial"/>
          <w:bCs/>
        </w:rPr>
        <w:t xml:space="preserve"> with sex offender status, seriously mentally ill </w:t>
      </w:r>
      <w:r w:rsidR="00962E6F" w:rsidRPr="009A1E13">
        <w:rPr>
          <w:rFonts w:ascii="Arial" w:eastAsia="Times New Roman" w:hAnsi="Arial" w:cs="Arial"/>
          <w:bCs/>
        </w:rPr>
        <w:t>Veterans</w:t>
      </w:r>
      <w:r w:rsidRPr="009A1E13">
        <w:rPr>
          <w:rFonts w:ascii="Arial" w:eastAsia="Times New Roman" w:hAnsi="Arial" w:cs="Arial"/>
          <w:bCs/>
        </w:rPr>
        <w:t xml:space="preserve">, </w:t>
      </w:r>
      <w:r w:rsidR="00962E6F" w:rsidRPr="009A1E13">
        <w:rPr>
          <w:rFonts w:ascii="Arial" w:eastAsia="Times New Roman" w:hAnsi="Arial" w:cs="Arial"/>
          <w:bCs/>
        </w:rPr>
        <w:t>Veterans</w:t>
      </w:r>
      <w:r w:rsidRPr="009A1E13">
        <w:rPr>
          <w:rFonts w:ascii="Arial" w:eastAsia="Times New Roman" w:hAnsi="Arial" w:cs="Arial"/>
          <w:bCs/>
        </w:rPr>
        <w:t xml:space="preserve"> who have abused drugs or alcohol for many years, and/or </w:t>
      </w:r>
      <w:r w:rsidR="00962E6F" w:rsidRPr="009A1E13">
        <w:rPr>
          <w:rFonts w:ascii="Arial" w:eastAsia="Times New Roman" w:hAnsi="Arial" w:cs="Arial"/>
          <w:bCs/>
        </w:rPr>
        <w:t>Veterans</w:t>
      </w:r>
      <w:r w:rsidRPr="009A1E13">
        <w:rPr>
          <w:rFonts w:ascii="Arial" w:eastAsia="Times New Roman" w:hAnsi="Arial" w:cs="Arial"/>
          <w:bCs/>
        </w:rPr>
        <w:t xml:space="preserve"> who have been involved with the legal system.    </w:t>
      </w:r>
    </w:p>
    <w:p w14:paraId="4F6F0B43" w14:textId="5CE51195" w:rsidR="006E68CE" w:rsidRPr="009A1E13" w:rsidRDefault="006E68CE" w:rsidP="009402F3">
      <w:pPr>
        <w:spacing w:after="0" w:line="240" w:lineRule="auto"/>
        <w:ind w:left="720" w:right="90"/>
        <w:rPr>
          <w:rFonts w:ascii="Arial" w:eastAsia="Times New Roman" w:hAnsi="Arial" w:cs="Arial"/>
          <w:bCs/>
        </w:rPr>
      </w:pPr>
    </w:p>
    <w:p w14:paraId="5C067F21" w14:textId="39C01DB6" w:rsidR="006E68CE" w:rsidRPr="009A1E13" w:rsidRDefault="003F4957" w:rsidP="009402F3">
      <w:pPr>
        <w:pStyle w:val="ListParagraph"/>
        <w:numPr>
          <w:ilvl w:val="0"/>
          <w:numId w:val="28"/>
        </w:numPr>
        <w:tabs>
          <w:tab w:val="left" w:pos="270"/>
          <w:tab w:val="left" w:pos="360"/>
          <w:tab w:val="left" w:pos="9360"/>
        </w:tabs>
        <w:spacing w:after="0" w:line="240" w:lineRule="auto"/>
        <w:rPr>
          <w:rFonts w:ascii="Arial" w:eastAsia="Times New Roman" w:hAnsi="Arial" w:cs="Arial"/>
        </w:rPr>
      </w:pPr>
      <w:r w:rsidRPr="009A1E13">
        <w:rPr>
          <w:rFonts w:ascii="Arial" w:eastAsia="Times New Roman" w:hAnsi="Arial" w:cs="Arial"/>
        </w:rPr>
        <w:t xml:space="preserve"> </w:t>
      </w:r>
      <w:r w:rsidRPr="009A1E13">
        <w:rPr>
          <w:rFonts w:ascii="Arial" w:eastAsia="Times New Roman" w:hAnsi="Arial" w:cs="Arial"/>
          <w:b/>
          <w:u w:val="single"/>
        </w:rPr>
        <w:t>D</w:t>
      </w:r>
      <w:r w:rsidR="006E68CE" w:rsidRPr="009A1E13">
        <w:rPr>
          <w:rFonts w:ascii="Arial" w:eastAsia="Times New Roman" w:hAnsi="Arial" w:cs="Arial"/>
          <w:b/>
          <w:u w:val="single"/>
        </w:rPr>
        <w:t>ENIAL OF SERVICES</w:t>
      </w:r>
      <w:r w:rsidRPr="009A1E13">
        <w:rPr>
          <w:rFonts w:ascii="Arial" w:eastAsia="Times New Roman" w:hAnsi="Arial" w:cs="Arial"/>
          <w:b/>
          <w:u w:val="single"/>
        </w:rPr>
        <w:t>:</w:t>
      </w:r>
      <w:r w:rsidRPr="009A1E13">
        <w:rPr>
          <w:rFonts w:ascii="Arial" w:eastAsia="Times New Roman" w:hAnsi="Arial" w:cs="Arial"/>
        </w:rPr>
        <w:t xml:space="preserve"> </w:t>
      </w:r>
      <w:r w:rsidR="00962E6F" w:rsidRPr="009A1E13">
        <w:rPr>
          <w:rFonts w:ascii="Arial" w:hAnsi="Arial" w:cs="Arial"/>
        </w:rPr>
        <w:t>Veterans</w:t>
      </w:r>
      <w:r w:rsidRPr="009A1E13">
        <w:rPr>
          <w:rFonts w:ascii="Arial" w:hAnsi="Arial" w:cs="Arial"/>
        </w:rPr>
        <w:t xml:space="preserve"> cannot be denied entry to HCHV Contracted</w:t>
      </w:r>
      <w:r w:rsidR="006E68CE" w:rsidRPr="009A1E13">
        <w:rPr>
          <w:rFonts w:ascii="Arial" w:hAnsi="Arial" w:cs="Arial"/>
        </w:rPr>
        <w:t xml:space="preserve"> </w:t>
      </w:r>
    </w:p>
    <w:p w14:paraId="01FE4981" w14:textId="6DE0C0A0" w:rsidR="003F4957" w:rsidRPr="009A1E13" w:rsidRDefault="006E68CE" w:rsidP="009402F3">
      <w:pPr>
        <w:pStyle w:val="ListParagraph"/>
        <w:tabs>
          <w:tab w:val="left" w:pos="270"/>
          <w:tab w:val="left" w:pos="360"/>
          <w:tab w:val="left" w:pos="9360"/>
        </w:tabs>
        <w:spacing w:after="0" w:line="240" w:lineRule="auto"/>
        <w:ind w:left="360"/>
        <w:rPr>
          <w:rFonts w:ascii="Arial" w:eastAsia="Times New Roman" w:hAnsi="Arial" w:cs="Arial"/>
        </w:rPr>
      </w:pPr>
      <w:r w:rsidRPr="009A1E13">
        <w:rPr>
          <w:rFonts w:ascii="Arial" w:hAnsi="Arial" w:cs="Arial"/>
        </w:rPr>
        <w:t>R</w:t>
      </w:r>
      <w:r w:rsidR="003F4957" w:rsidRPr="009A1E13">
        <w:rPr>
          <w:rFonts w:ascii="Arial" w:hAnsi="Arial" w:cs="Arial"/>
        </w:rPr>
        <w:t>esidential</w:t>
      </w:r>
      <w:r w:rsidRPr="009A1E13">
        <w:rPr>
          <w:rFonts w:ascii="Arial" w:hAnsi="Arial" w:cs="Arial"/>
        </w:rPr>
        <w:t xml:space="preserve"> </w:t>
      </w:r>
      <w:r w:rsidR="003F4957" w:rsidRPr="009A1E13">
        <w:rPr>
          <w:rFonts w:ascii="Arial" w:hAnsi="Arial" w:cs="Arial"/>
        </w:rPr>
        <w:t>Services based solely upon length of current abstinence from alcohol or non-</w:t>
      </w:r>
      <w:r w:rsidR="003F4957" w:rsidRPr="009A1E13">
        <w:rPr>
          <w:rFonts w:ascii="Arial" w:eastAsia="Times New Roman" w:hAnsi="Arial" w:cs="Arial"/>
        </w:rPr>
        <w:t>prescribed controlled substances, the number of previous treatment episodes, the time interval since the last program entry, the use of prescribed controlled substances, disability or legal history.</w:t>
      </w:r>
      <w:r w:rsidR="00B94907" w:rsidRPr="009A1E13">
        <w:rPr>
          <w:rFonts w:ascii="Arial" w:eastAsia="Times New Roman" w:hAnsi="Arial" w:cs="Arial"/>
        </w:rPr>
        <w:t xml:space="preserve"> </w:t>
      </w:r>
      <w:r w:rsidR="003F4957" w:rsidRPr="009A1E13">
        <w:rPr>
          <w:rFonts w:ascii="Arial" w:eastAsia="Times New Roman" w:hAnsi="Arial" w:cs="Arial"/>
        </w:rPr>
        <w:t xml:space="preserve">This includes a </w:t>
      </w:r>
      <w:r w:rsidR="00962E6F" w:rsidRPr="009A1E13">
        <w:rPr>
          <w:rFonts w:ascii="Arial" w:eastAsia="Times New Roman" w:hAnsi="Arial" w:cs="Arial"/>
        </w:rPr>
        <w:t>Veterans</w:t>
      </w:r>
      <w:r w:rsidR="003F4957" w:rsidRPr="009A1E13">
        <w:rPr>
          <w:rFonts w:ascii="Arial" w:eastAsia="Times New Roman" w:hAnsi="Arial" w:cs="Arial"/>
        </w:rPr>
        <w:t xml:space="preserve"> status of being a victim of Domestic</w:t>
      </w:r>
      <w:r w:rsidR="00B94907" w:rsidRPr="009A1E13">
        <w:rPr>
          <w:rFonts w:ascii="Arial" w:eastAsia="Times New Roman" w:hAnsi="Arial" w:cs="Arial"/>
        </w:rPr>
        <w:t xml:space="preserve"> </w:t>
      </w:r>
      <w:r w:rsidR="003F4957" w:rsidRPr="009A1E13">
        <w:rPr>
          <w:rFonts w:ascii="Arial" w:eastAsia="Times New Roman" w:hAnsi="Arial" w:cs="Arial"/>
        </w:rPr>
        <w:t xml:space="preserve">Violence and as such cannot be considered during the screening process. The screening process must consider each of these special circumstances and determine whether the program can meet the individual </w:t>
      </w:r>
      <w:r w:rsidR="00962E6F" w:rsidRPr="009A1E13">
        <w:rPr>
          <w:rFonts w:ascii="Arial" w:eastAsia="Times New Roman" w:hAnsi="Arial" w:cs="Arial"/>
        </w:rPr>
        <w:t>Veteran’s</w:t>
      </w:r>
      <w:r w:rsidR="003F4957" w:rsidRPr="009A1E13">
        <w:rPr>
          <w:rFonts w:ascii="Arial" w:eastAsia="Times New Roman" w:hAnsi="Arial" w:cs="Arial"/>
        </w:rPr>
        <w:t xml:space="preserve"> needs while maintaining the program's safety, security, and integrity. All Contractors must employ a harm reduction approach.</w:t>
      </w:r>
    </w:p>
    <w:p w14:paraId="13569150" w14:textId="77777777" w:rsidR="003F4957" w:rsidRPr="009A1E13" w:rsidRDefault="003F4957" w:rsidP="009402F3">
      <w:pPr>
        <w:spacing w:after="0" w:line="240" w:lineRule="auto"/>
        <w:ind w:left="720" w:right="90"/>
        <w:rPr>
          <w:rFonts w:ascii="Arial" w:eastAsia="Times New Roman" w:hAnsi="Arial" w:cs="Arial"/>
          <w:bCs/>
          <w:i/>
        </w:rPr>
      </w:pPr>
    </w:p>
    <w:p w14:paraId="7B116D6C" w14:textId="3457AFA6" w:rsidR="003F4957" w:rsidRPr="009A1E13" w:rsidRDefault="003F4957" w:rsidP="009402F3">
      <w:pPr>
        <w:pStyle w:val="ListParagraph"/>
        <w:numPr>
          <w:ilvl w:val="0"/>
          <w:numId w:val="1"/>
        </w:numPr>
        <w:spacing w:after="0" w:line="240" w:lineRule="auto"/>
        <w:ind w:right="90"/>
        <w:rPr>
          <w:rFonts w:ascii="Arial" w:eastAsia="Times New Roman" w:hAnsi="Arial" w:cs="Arial"/>
          <w:b/>
          <w:bCs/>
          <w:i/>
        </w:rPr>
      </w:pPr>
      <w:r w:rsidRPr="009A1E13">
        <w:rPr>
          <w:rFonts w:ascii="Arial" w:eastAsia="Times New Roman" w:hAnsi="Arial" w:cs="Arial"/>
          <w:b/>
          <w:u w:val="single"/>
        </w:rPr>
        <w:t>ABSENCES AND CANCELLATION</w:t>
      </w:r>
      <w:r w:rsidRPr="009A1E13">
        <w:rPr>
          <w:rFonts w:ascii="Arial" w:eastAsia="Times New Roman" w:hAnsi="Arial" w:cs="Arial"/>
          <w:b/>
        </w:rPr>
        <w:t xml:space="preserve">: </w:t>
      </w:r>
      <w:r w:rsidRPr="009A1E13">
        <w:rPr>
          <w:rFonts w:ascii="Arial" w:eastAsia="Times New Roman" w:hAnsi="Arial" w:cs="Arial"/>
        </w:rPr>
        <w:t xml:space="preserve">The Contractor shall notify the VA of unauthorized absences by a referred </w:t>
      </w:r>
      <w:r w:rsidR="00962E6F" w:rsidRPr="009A1E13">
        <w:rPr>
          <w:rFonts w:ascii="Arial" w:eastAsia="Times New Roman" w:hAnsi="Arial" w:cs="Arial"/>
        </w:rPr>
        <w:t>Veteran</w:t>
      </w:r>
      <w:r w:rsidRPr="009A1E13">
        <w:rPr>
          <w:rFonts w:ascii="Arial" w:eastAsia="Times New Roman" w:hAnsi="Arial" w:cs="Arial"/>
        </w:rPr>
        <w:t xml:space="preserve"> from the facility within 24 h</w:t>
      </w:r>
      <w:r w:rsidR="00FD4616" w:rsidRPr="009A1E13">
        <w:rPr>
          <w:rFonts w:ascii="Arial" w:eastAsia="Times New Roman" w:hAnsi="Arial" w:cs="Arial"/>
        </w:rPr>
        <w:t>ou</w:t>
      </w:r>
      <w:r w:rsidRPr="009A1E13">
        <w:rPr>
          <w:rFonts w:ascii="Arial" w:eastAsia="Times New Roman" w:hAnsi="Arial" w:cs="Arial"/>
        </w:rPr>
        <w:t xml:space="preserve">rs of </w:t>
      </w:r>
      <w:r w:rsidR="00962E6F" w:rsidRPr="009A1E13">
        <w:rPr>
          <w:rFonts w:ascii="Arial" w:eastAsia="Times New Roman" w:hAnsi="Arial" w:cs="Arial"/>
        </w:rPr>
        <w:t>Veterans</w:t>
      </w:r>
      <w:r w:rsidRPr="009A1E13">
        <w:rPr>
          <w:rFonts w:ascii="Arial" w:eastAsia="Times New Roman" w:hAnsi="Arial" w:cs="Arial"/>
        </w:rPr>
        <w:t xml:space="preserve"> absence. Should a </w:t>
      </w:r>
      <w:r w:rsidR="00962E6F" w:rsidRPr="009A1E13">
        <w:rPr>
          <w:rFonts w:ascii="Arial" w:eastAsia="Times New Roman" w:hAnsi="Arial" w:cs="Arial"/>
        </w:rPr>
        <w:t>Veteran</w:t>
      </w:r>
      <w:r w:rsidRPr="009A1E13">
        <w:rPr>
          <w:rFonts w:ascii="Arial" w:eastAsia="Times New Roman" w:hAnsi="Arial" w:cs="Arial"/>
        </w:rPr>
        <w:t xml:space="preserve"> absent himself/herself from the Contractor’s facility in an unauthorized manner, payment for services for that </w:t>
      </w:r>
      <w:r w:rsidR="00962E6F" w:rsidRPr="009A1E13">
        <w:rPr>
          <w:rFonts w:ascii="Arial" w:eastAsia="Times New Roman" w:hAnsi="Arial" w:cs="Arial"/>
        </w:rPr>
        <w:t>Veteran</w:t>
      </w:r>
      <w:r w:rsidRPr="009A1E13">
        <w:rPr>
          <w:rFonts w:ascii="Arial" w:eastAsia="Times New Roman" w:hAnsi="Arial" w:cs="Arial"/>
        </w:rPr>
        <w:t xml:space="preserve"> shall be continued for a maximum period of 24 hours, provided there is a documented active outreach attempt on the part of the Contractor’s staff to return the </w:t>
      </w:r>
      <w:r w:rsidR="00962E6F" w:rsidRPr="009A1E13">
        <w:rPr>
          <w:rFonts w:ascii="Arial" w:eastAsia="Times New Roman" w:hAnsi="Arial" w:cs="Arial"/>
        </w:rPr>
        <w:t>Veteran</w:t>
      </w:r>
      <w:r w:rsidRPr="009A1E13">
        <w:rPr>
          <w:rFonts w:ascii="Arial" w:eastAsia="Times New Roman" w:hAnsi="Arial" w:cs="Arial"/>
        </w:rPr>
        <w:t xml:space="preserve"> to the facility and there is a reasonable belief that the </w:t>
      </w:r>
      <w:r w:rsidR="00962E6F" w:rsidRPr="009A1E13">
        <w:rPr>
          <w:rFonts w:ascii="Arial" w:eastAsia="Times New Roman" w:hAnsi="Arial" w:cs="Arial"/>
        </w:rPr>
        <w:t>Veteran</w:t>
      </w:r>
      <w:r w:rsidRPr="009A1E13">
        <w:rPr>
          <w:rFonts w:ascii="Arial" w:eastAsia="Times New Roman" w:hAnsi="Arial" w:cs="Arial"/>
        </w:rPr>
        <w:t xml:space="preserve"> will return. Management of program dropout rate will be an element of quality assurance review of this program. </w:t>
      </w:r>
      <w:r w:rsidRPr="009A1E13">
        <w:rPr>
          <w:rFonts w:ascii="Arial" w:eastAsia="Times New Roman" w:hAnsi="Arial" w:cs="Arial"/>
          <w:color w:val="000000"/>
        </w:rPr>
        <w:t xml:space="preserve">The </w:t>
      </w:r>
      <w:r w:rsidR="00E21593" w:rsidRPr="009A1E13">
        <w:rPr>
          <w:rFonts w:ascii="Arial" w:eastAsia="Times New Roman" w:hAnsi="Arial" w:cs="Arial"/>
          <w:color w:val="000000"/>
        </w:rPr>
        <w:t>CRS</w:t>
      </w:r>
      <w:r w:rsidRPr="009A1E13">
        <w:rPr>
          <w:rFonts w:ascii="Arial" w:eastAsia="Times New Roman" w:hAnsi="Arial" w:cs="Arial"/>
          <w:color w:val="000000"/>
        </w:rPr>
        <w:t xml:space="preserve"> Liaison may authorize payment for excused absences up to 72 hours if there is a compelling medical or mental health need and the excused absence is verified </w:t>
      </w:r>
      <w:r w:rsidRPr="009A1E13">
        <w:rPr>
          <w:rFonts w:ascii="Arial" w:eastAsia="Times New Roman" w:hAnsi="Arial" w:cs="Arial"/>
          <w:i/>
          <w:color w:val="000000"/>
        </w:rPr>
        <w:t>a priori</w:t>
      </w:r>
      <w:r w:rsidRPr="009A1E13">
        <w:rPr>
          <w:rFonts w:ascii="Arial" w:eastAsia="Times New Roman" w:hAnsi="Arial" w:cs="Arial"/>
          <w:color w:val="000000"/>
        </w:rPr>
        <w:t xml:space="preserve">. </w:t>
      </w:r>
    </w:p>
    <w:p w14:paraId="669FC463" w14:textId="77777777" w:rsidR="003F4957" w:rsidRPr="009A1E13" w:rsidRDefault="003F4957" w:rsidP="009402F3">
      <w:pPr>
        <w:pStyle w:val="ListParagraph"/>
        <w:spacing w:after="0" w:line="240" w:lineRule="auto"/>
        <w:ind w:right="90"/>
        <w:rPr>
          <w:rFonts w:ascii="Arial" w:eastAsia="Times New Roman" w:hAnsi="Arial" w:cs="Arial"/>
          <w:b/>
          <w:bCs/>
          <w:i/>
        </w:rPr>
      </w:pPr>
    </w:p>
    <w:p w14:paraId="1A3E096C" w14:textId="11659E36" w:rsidR="003F4957" w:rsidRPr="009A1E13" w:rsidRDefault="003F4957" w:rsidP="000715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 xml:space="preserve">VA reserves the right to remove any or all </w:t>
      </w:r>
      <w:r w:rsidR="00962E6F" w:rsidRPr="009A1E13">
        <w:rPr>
          <w:rFonts w:ascii="Arial" w:eastAsia="Times New Roman" w:hAnsi="Arial" w:cs="Arial"/>
        </w:rPr>
        <w:t>Veterans</w:t>
      </w:r>
      <w:r w:rsidRPr="009A1E13">
        <w:rPr>
          <w:rFonts w:ascii="Arial" w:eastAsia="Times New Roman" w:hAnsi="Arial" w:cs="Arial"/>
        </w:rPr>
        <w:t xml:space="preserve"> from the facility at any time, without additional cost, when it is determined to be in the best interest of the VA or the </w:t>
      </w:r>
      <w:r w:rsidR="00962E6F" w:rsidRPr="009A1E13">
        <w:rPr>
          <w:rFonts w:ascii="Arial" w:eastAsia="Times New Roman" w:hAnsi="Arial" w:cs="Arial"/>
        </w:rPr>
        <w:t>Veteran</w:t>
      </w:r>
      <w:r w:rsidRPr="009A1E13">
        <w:rPr>
          <w:rFonts w:ascii="Arial" w:eastAsia="Times New Roman" w:hAnsi="Arial" w:cs="Arial"/>
        </w:rPr>
        <w:t>.  This includes discharge from facility for ongoing bed bug infestation.</w:t>
      </w:r>
    </w:p>
    <w:p w14:paraId="09EC7EA4" w14:textId="77777777" w:rsidR="009A076A" w:rsidRPr="009A1E13" w:rsidRDefault="009A076A" w:rsidP="009A0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p>
    <w:p w14:paraId="7AB852C1" w14:textId="033A3675" w:rsidR="009A076A" w:rsidRPr="009A1E13" w:rsidRDefault="003F4957" w:rsidP="009A0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 xml:space="preserve">The Contractor shall notify the authorizing VA facility immediately when a medical emergency occurs that requires hospitalization of a referred </w:t>
      </w:r>
      <w:r w:rsidR="00962E6F" w:rsidRPr="009A1E13">
        <w:rPr>
          <w:rFonts w:ascii="Arial" w:eastAsia="Times New Roman" w:hAnsi="Arial" w:cs="Arial"/>
        </w:rPr>
        <w:t>Veteran</w:t>
      </w:r>
      <w:r w:rsidRPr="009A1E13">
        <w:rPr>
          <w:rFonts w:ascii="Arial" w:eastAsia="Times New Roman" w:hAnsi="Arial" w:cs="Arial"/>
        </w:rPr>
        <w:t xml:space="preserve">. It is agreed that the </w:t>
      </w:r>
      <w:r w:rsidR="00962E6F" w:rsidRPr="009A1E13">
        <w:rPr>
          <w:rFonts w:ascii="Arial" w:eastAsia="Times New Roman" w:hAnsi="Arial" w:cs="Arial"/>
        </w:rPr>
        <w:t>Veteran</w:t>
      </w:r>
      <w:r w:rsidRPr="009A1E13">
        <w:rPr>
          <w:rFonts w:ascii="Arial" w:eastAsia="Times New Roman" w:hAnsi="Arial" w:cs="Arial"/>
        </w:rPr>
        <w:t xml:space="preserve"> will be admitted to the appropriate VA facility. When such admission is not feasible because of the nature of the emergency, it is agreed that hospitalization in a non-federal facility is acceptable.  If hospitalization of a non-emergent nature is </w:t>
      </w:r>
      <w:r w:rsidR="006E68CE" w:rsidRPr="009A1E13">
        <w:rPr>
          <w:rFonts w:ascii="Arial" w:eastAsia="Times New Roman" w:hAnsi="Arial" w:cs="Arial"/>
        </w:rPr>
        <w:t>required,</w:t>
      </w:r>
      <w:r w:rsidRPr="009A1E13">
        <w:rPr>
          <w:rFonts w:ascii="Arial" w:eastAsia="Times New Roman" w:hAnsi="Arial" w:cs="Arial"/>
        </w:rPr>
        <w:t xml:space="preserve"> it is agreed that admission to the appropriate VA facility will be accomplished promptly. The </w:t>
      </w:r>
      <w:r w:rsidR="00B357D7" w:rsidRPr="009A1E13">
        <w:rPr>
          <w:rFonts w:ascii="Arial" w:eastAsia="Times New Roman" w:hAnsi="Arial" w:cs="Arial"/>
        </w:rPr>
        <w:t>Contractor shall</w:t>
      </w:r>
      <w:r w:rsidRPr="009A1E13">
        <w:rPr>
          <w:rFonts w:ascii="Arial" w:eastAsia="Times New Roman" w:hAnsi="Arial" w:cs="Arial"/>
        </w:rPr>
        <w:t xml:space="preserve"> </w:t>
      </w:r>
      <w:proofErr w:type="gramStart"/>
      <w:r w:rsidRPr="009A1E13">
        <w:rPr>
          <w:rFonts w:ascii="Arial" w:eastAsia="Times New Roman" w:hAnsi="Arial" w:cs="Arial"/>
        </w:rPr>
        <w:t>make arrangements</w:t>
      </w:r>
      <w:proofErr w:type="gramEnd"/>
      <w:r w:rsidRPr="009A1E13">
        <w:rPr>
          <w:rFonts w:ascii="Arial" w:eastAsia="Times New Roman" w:hAnsi="Arial" w:cs="Arial"/>
        </w:rPr>
        <w:t xml:space="preserve"> for admission and support the </w:t>
      </w:r>
      <w:r w:rsidR="00962E6F" w:rsidRPr="009A1E13">
        <w:rPr>
          <w:rFonts w:ascii="Arial" w:eastAsia="Times New Roman" w:hAnsi="Arial" w:cs="Arial"/>
        </w:rPr>
        <w:t>Veteran</w:t>
      </w:r>
      <w:r w:rsidRPr="009A1E13">
        <w:rPr>
          <w:rFonts w:ascii="Arial" w:eastAsia="Times New Roman" w:hAnsi="Arial" w:cs="Arial"/>
        </w:rPr>
        <w:t xml:space="preserve"> with any transportation issues that may arise.</w:t>
      </w:r>
    </w:p>
    <w:p w14:paraId="4C84B6DE" w14:textId="77777777" w:rsidR="009A076A" w:rsidRPr="009A1E13" w:rsidRDefault="009A076A" w:rsidP="009A0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p>
    <w:p w14:paraId="23A97F1E" w14:textId="1A683586" w:rsidR="003F4957" w:rsidRPr="009A1E13" w:rsidRDefault="003F4957" w:rsidP="009A07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 xml:space="preserve">The Contractor shall notify the authorizing VA facility immediately of any incidents involving </w:t>
      </w:r>
      <w:r w:rsidR="00962E6F" w:rsidRPr="009A1E13">
        <w:rPr>
          <w:rFonts w:ascii="Arial" w:eastAsia="Times New Roman" w:hAnsi="Arial" w:cs="Arial"/>
        </w:rPr>
        <w:t>Veterans</w:t>
      </w:r>
      <w:r w:rsidRPr="009A1E13">
        <w:rPr>
          <w:rFonts w:ascii="Arial" w:eastAsia="Times New Roman" w:hAnsi="Arial" w:cs="Arial"/>
        </w:rPr>
        <w:t xml:space="preserve"> residing in the Contract Emergency Residential program. The Contractor shall notify the VA case manager by telephone during the hours of</w:t>
      </w:r>
      <w:r w:rsidR="00C35D42" w:rsidRPr="009A1E13">
        <w:rPr>
          <w:rFonts w:ascii="Arial" w:eastAsia="Times New Roman" w:hAnsi="Arial" w:cs="Arial"/>
        </w:rPr>
        <w:t xml:space="preserve"> 7:30</w:t>
      </w:r>
      <w:r w:rsidRPr="009A1E13">
        <w:rPr>
          <w:rFonts w:ascii="Arial" w:eastAsia="Times New Roman" w:hAnsi="Arial" w:cs="Arial"/>
        </w:rPr>
        <w:t xml:space="preserve">am and 4pm. For all incidents that occur after normal business hours, the Contractor should notify the HCHV Staff the following business day. The Contractor shall provide the HCHV case manager and the COR with a copy of the incident report within 24 business hours. The Contractor shall maintain a copy of the </w:t>
      </w:r>
      <w:r w:rsidRPr="009A1E13">
        <w:rPr>
          <w:rFonts w:ascii="Arial" w:eastAsia="Times New Roman" w:hAnsi="Arial" w:cs="Arial"/>
        </w:rPr>
        <w:lastRenderedPageBreak/>
        <w:t xml:space="preserve">incident report in the </w:t>
      </w:r>
      <w:r w:rsidR="00962E6F" w:rsidRPr="009A1E13">
        <w:rPr>
          <w:rFonts w:ascii="Arial" w:eastAsia="Times New Roman" w:hAnsi="Arial" w:cs="Arial"/>
        </w:rPr>
        <w:t>Veteran’s</w:t>
      </w:r>
      <w:r w:rsidRPr="009A1E13">
        <w:rPr>
          <w:rFonts w:ascii="Arial" w:eastAsia="Times New Roman" w:hAnsi="Arial" w:cs="Arial"/>
        </w:rPr>
        <w:t xml:space="preserve"> case record. Please see above in Basic Services for details regarding what constitutes Critical Incident Reporting.</w:t>
      </w:r>
    </w:p>
    <w:p w14:paraId="387E55C0" w14:textId="77777777" w:rsidR="003F4957" w:rsidRPr="009A1E13" w:rsidRDefault="003F4957" w:rsidP="009402F3">
      <w:pPr>
        <w:spacing w:after="0" w:line="240" w:lineRule="auto"/>
        <w:ind w:right="90"/>
        <w:rPr>
          <w:rFonts w:ascii="Arial" w:eastAsia="Times New Roman" w:hAnsi="Arial" w:cs="Arial"/>
        </w:rPr>
      </w:pPr>
    </w:p>
    <w:p w14:paraId="61AC74E6" w14:textId="0FBB70A6" w:rsidR="003F4957" w:rsidRPr="009A1E13" w:rsidRDefault="003F4957" w:rsidP="009402F3">
      <w:pPr>
        <w:pStyle w:val="ListParagraph"/>
        <w:keepNext/>
        <w:keepLines/>
        <w:numPr>
          <w:ilvl w:val="0"/>
          <w:numId w:val="1"/>
        </w:numPr>
        <w:spacing w:after="0" w:line="240" w:lineRule="auto"/>
        <w:ind w:right="90"/>
        <w:rPr>
          <w:rFonts w:ascii="Arial" w:eastAsia="Times New Roman" w:hAnsi="Arial" w:cs="Arial"/>
        </w:rPr>
      </w:pPr>
      <w:r w:rsidRPr="009A1E13">
        <w:rPr>
          <w:rFonts w:ascii="Arial" w:eastAsia="Times New Roman" w:hAnsi="Arial" w:cs="Arial"/>
          <w:b/>
          <w:u w:val="single"/>
        </w:rPr>
        <w:t>CONTRACTOR STAFF CONDUCT/COMPLAINTS HANDLING:</w:t>
      </w:r>
      <w:r w:rsidRPr="009A1E13">
        <w:rPr>
          <w:rFonts w:ascii="Arial" w:eastAsia="Times New Roman" w:hAnsi="Arial" w:cs="Arial"/>
          <w:b/>
        </w:rPr>
        <w:t xml:space="preserve"> </w:t>
      </w:r>
      <w:r w:rsidRPr="009A1E13">
        <w:rPr>
          <w:rFonts w:ascii="Arial" w:eastAsia="Times New Roman" w:hAnsi="Arial" w:cs="Arial"/>
        </w:rPr>
        <w:t xml:space="preserve">Contractor personnel shall be expected to treat referred </w:t>
      </w:r>
      <w:r w:rsidR="00962E6F" w:rsidRPr="009A1E13">
        <w:rPr>
          <w:rFonts w:ascii="Arial" w:eastAsia="Times New Roman" w:hAnsi="Arial" w:cs="Arial"/>
        </w:rPr>
        <w:t>Veterans</w:t>
      </w:r>
      <w:r w:rsidRPr="009A1E13">
        <w:rPr>
          <w:rFonts w:ascii="Arial" w:eastAsia="Times New Roman" w:hAnsi="Arial" w:cs="Arial"/>
        </w:rPr>
        <w:t xml:space="preserve"> with dignity and respect and </w:t>
      </w:r>
      <w:proofErr w:type="gramStart"/>
      <w:r w:rsidRPr="009A1E13">
        <w:rPr>
          <w:rFonts w:ascii="Arial" w:eastAsia="Times New Roman" w:hAnsi="Arial" w:cs="Arial"/>
        </w:rPr>
        <w:t>abides</w:t>
      </w:r>
      <w:proofErr w:type="gramEnd"/>
      <w:r w:rsidRPr="009A1E13">
        <w:rPr>
          <w:rFonts w:ascii="Arial" w:eastAsia="Times New Roman" w:hAnsi="Arial" w:cs="Arial"/>
        </w:rPr>
        <w:t xml:space="preserve"> by standards of conduct </w:t>
      </w:r>
      <w:r w:rsidRPr="009A1E13">
        <w:rPr>
          <w:rFonts w:ascii="Arial" w:eastAsia="Times New Roman" w:hAnsi="Arial" w:cs="Arial"/>
          <w:bCs/>
        </w:rPr>
        <w:t xml:space="preserve">mirroring those prescribed by current federal personnel regulations.  </w:t>
      </w:r>
      <w:r w:rsidRPr="009A1E13">
        <w:rPr>
          <w:rFonts w:ascii="Arial" w:eastAsia="Times New Roman" w:hAnsi="Arial" w:cs="Arial"/>
        </w:rPr>
        <w:t xml:space="preserve">The Contractor shall comply with the VA Patient's Bill of Rights as set forth in 38 CFR 17.34a (copy available upon request).  </w:t>
      </w:r>
    </w:p>
    <w:p w14:paraId="300D86B4" w14:textId="77777777"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Arial" w:eastAsia="Times New Roman" w:hAnsi="Arial" w:cs="Arial"/>
          <w:bCs/>
        </w:rPr>
      </w:pPr>
    </w:p>
    <w:p w14:paraId="11F5777E" w14:textId="0FF63E57" w:rsidR="003F4957" w:rsidRPr="009A1E13" w:rsidRDefault="003F4957" w:rsidP="009402F3">
      <w:pPr>
        <w:spacing w:after="0" w:line="240" w:lineRule="auto"/>
        <w:ind w:left="720" w:right="90"/>
        <w:rPr>
          <w:rFonts w:ascii="Arial" w:eastAsia="Times New Roman" w:hAnsi="Arial" w:cs="Arial"/>
        </w:rPr>
      </w:pPr>
      <w:r w:rsidRPr="009A1E13">
        <w:rPr>
          <w:rFonts w:ascii="Arial" w:eastAsia="Times New Roman" w:hAnsi="Arial" w:cs="Arial"/>
          <w:bCs/>
        </w:rPr>
        <w:t xml:space="preserve">The VA reserves the right to exclude Contractor staff members from providing services to </w:t>
      </w:r>
      <w:r w:rsidR="00962E6F" w:rsidRPr="009A1E13">
        <w:rPr>
          <w:rFonts w:ascii="Arial" w:eastAsia="Times New Roman" w:hAnsi="Arial" w:cs="Arial"/>
          <w:bCs/>
        </w:rPr>
        <w:t>Veterans</w:t>
      </w:r>
      <w:r w:rsidRPr="009A1E13">
        <w:rPr>
          <w:rFonts w:ascii="Arial" w:eastAsia="Times New Roman" w:hAnsi="Arial" w:cs="Arial"/>
          <w:bCs/>
        </w:rPr>
        <w:t xml:space="preserve"> under this contract based on breaches of conduct, including conduct that jeopardizes patient care or interferes with the regular and ordinary operation of the facility.  Breaches of conduct include intoxication or debilitation resulting from drug use, theft, patient abuse, dereliction or negligence in performing directed tasks, or other conduct resulting in formal complaints by </w:t>
      </w:r>
      <w:r w:rsidR="00962E6F" w:rsidRPr="009A1E13">
        <w:rPr>
          <w:rFonts w:ascii="Arial" w:eastAsia="Times New Roman" w:hAnsi="Arial" w:cs="Arial"/>
          <w:bCs/>
        </w:rPr>
        <w:t>Veterans</w:t>
      </w:r>
      <w:r w:rsidRPr="009A1E13">
        <w:rPr>
          <w:rFonts w:ascii="Arial" w:eastAsia="Times New Roman" w:hAnsi="Arial" w:cs="Arial"/>
          <w:bCs/>
        </w:rPr>
        <w:t xml:space="preserve"> or other Staff members to designated Government representatives. The Contractor and Contracting Officer’s Representative shall deal with issues raised concerning Contractor personnel conduct. The Contracting Officer shall be the final arbiter on questions of acceptability </w:t>
      </w:r>
      <w:proofErr w:type="gramStart"/>
      <w:r w:rsidRPr="009A1E13">
        <w:rPr>
          <w:rFonts w:ascii="Arial" w:eastAsia="Times New Roman" w:hAnsi="Arial" w:cs="Arial"/>
          <w:bCs/>
        </w:rPr>
        <w:t>and in</w:t>
      </w:r>
      <w:proofErr w:type="gramEnd"/>
      <w:r w:rsidRPr="009A1E13">
        <w:rPr>
          <w:rFonts w:ascii="Arial" w:eastAsia="Times New Roman" w:hAnsi="Arial" w:cs="Arial"/>
        </w:rPr>
        <w:t xml:space="preserve"> validating complaints.</w:t>
      </w:r>
    </w:p>
    <w:p w14:paraId="10F5D6EC" w14:textId="77777777" w:rsidR="003F4957" w:rsidRPr="009A1E13" w:rsidRDefault="003F4957" w:rsidP="009402F3">
      <w:pPr>
        <w:spacing w:after="0" w:line="240" w:lineRule="auto"/>
        <w:ind w:right="90"/>
        <w:rPr>
          <w:rFonts w:ascii="Arial" w:eastAsia="Times New Roman" w:hAnsi="Arial" w:cs="Arial"/>
        </w:rPr>
      </w:pPr>
    </w:p>
    <w:p w14:paraId="4242CD69" w14:textId="1300BBE2" w:rsidR="003F4957" w:rsidRPr="009A1E13" w:rsidRDefault="003F4957" w:rsidP="009402F3">
      <w:pPr>
        <w:pStyle w:val="ListParagraph"/>
        <w:numPr>
          <w:ilvl w:val="0"/>
          <w:numId w:val="1"/>
        </w:numPr>
        <w:autoSpaceDE w:val="0"/>
        <w:autoSpaceDN w:val="0"/>
        <w:adjustRightInd w:val="0"/>
        <w:spacing w:after="0" w:line="240" w:lineRule="auto"/>
        <w:rPr>
          <w:rFonts w:ascii="Arial" w:hAnsi="Arial" w:cs="Arial"/>
          <w:b/>
          <w:color w:val="000000"/>
        </w:rPr>
      </w:pPr>
      <w:r w:rsidRPr="009A1E13">
        <w:rPr>
          <w:rFonts w:ascii="Arial" w:hAnsi="Arial" w:cs="Arial"/>
          <w:b/>
          <w:color w:val="000000"/>
          <w:u w:val="single"/>
        </w:rPr>
        <w:t>BASIC RIGHTS AND PROTECTION AGAINST DISCRIMINATION:</w:t>
      </w:r>
      <w:r w:rsidRPr="009A1E13">
        <w:rPr>
          <w:rFonts w:ascii="Arial" w:hAnsi="Arial" w:cs="Arial"/>
          <w:b/>
          <w:color w:val="000000"/>
        </w:rPr>
        <w:t xml:space="preserve"> </w:t>
      </w:r>
      <w:r w:rsidRPr="009A1E13">
        <w:rPr>
          <w:rFonts w:ascii="Arial" w:hAnsi="Arial" w:cs="Arial"/>
          <w:color w:val="000000"/>
        </w:rPr>
        <w:t xml:space="preserve">Contractors must protect the rights and dignity of the individual or family served in all phases of service delivery. At a minimum, providers must afford each </w:t>
      </w:r>
      <w:r w:rsidR="00962E6F" w:rsidRPr="009A1E13">
        <w:rPr>
          <w:rFonts w:ascii="Arial" w:hAnsi="Arial" w:cs="Arial"/>
          <w:color w:val="000000"/>
        </w:rPr>
        <w:t>Veteran</w:t>
      </w:r>
      <w:r w:rsidRPr="009A1E13">
        <w:rPr>
          <w:rFonts w:ascii="Arial" w:hAnsi="Arial" w:cs="Arial"/>
          <w:color w:val="000000"/>
        </w:rPr>
        <w:t xml:space="preserve"> the following rights and protections. </w:t>
      </w:r>
      <w:r w:rsidR="00CD0A94" w:rsidRPr="009A1E13">
        <w:rPr>
          <w:rFonts w:ascii="Arial" w:hAnsi="Arial" w:cs="Arial"/>
          <w:color w:val="000000"/>
        </w:rPr>
        <w:t>Veteran</w:t>
      </w:r>
      <w:r w:rsidRPr="009A1E13">
        <w:rPr>
          <w:rFonts w:ascii="Arial" w:hAnsi="Arial" w:cs="Arial"/>
          <w:color w:val="000000"/>
        </w:rPr>
        <w:t xml:space="preserve">s must be permitted to exercise these rights without fear of reprisal. </w:t>
      </w:r>
    </w:p>
    <w:p w14:paraId="2592A608" w14:textId="77777777" w:rsidR="00F0095E" w:rsidRPr="009A1E13" w:rsidRDefault="00F0095E" w:rsidP="009402F3">
      <w:pPr>
        <w:pStyle w:val="ListParagraph"/>
        <w:autoSpaceDE w:val="0"/>
        <w:autoSpaceDN w:val="0"/>
        <w:adjustRightInd w:val="0"/>
        <w:spacing w:after="0" w:line="240" w:lineRule="auto"/>
        <w:ind w:left="360"/>
        <w:rPr>
          <w:rFonts w:ascii="Arial" w:hAnsi="Arial" w:cs="Arial"/>
          <w:b/>
          <w:color w:val="000000"/>
        </w:rPr>
      </w:pPr>
    </w:p>
    <w:p w14:paraId="17CF1F65" w14:textId="39F9D574" w:rsidR="003F4957" w:rsidRPr="009A1E13" w:rsidRDefault="00962E6F" w:rsidP="00892430">
      <w:pPr>
        <w:pStyle w:val="ListParagraph"/>
        <w:numPr>
          <w:ilvl w:val="0"/>
          <w:numId w:val="44"/>
        </w:numPr>
        <w:autoSpaceDE w:val="0"/>
        <w:autoSpaceDN w:val="0"/>
        <w:adjustRightInd w:val="0"/>
        <w:spacing w:after="0" w:line="240" w:lineRule="auto"/>
        <w:rPr>
          <w:rFonts w:ascii="Arial" w:hAnsi="Arial" w:cs="Arial"/>
          <w:color w:val="000000"/>
        </w:rPr>
      </w:pPr>
      <w:r w:rsidRPr="009A1E13">
        <w:rPr>
          <w:rFonts w:ascii="Arial" w:hAnsi="Arial" w:cs="Arial"/>
          <w:color w:val="000000"/>
        </w:rPr>
        <w:t>Veterans</w:t>
      </w:r>
      <w:r w:rsidR="003F4957" w:rsidRPr="009A1E13">
        <w:rPr>
          <w:rFonts w:ascii="Arial" w:hAnsi="Arial" w:cs="Arial"/>
          <w:color w:val="000000"/>
        </w:rPr>
        <w:t xml:space="preserve"> are entitled to enjoy a safe and </w:t>
      </w:r>
      <w:proofErr w:type="gramStart"/>
      <w:r w:rsidR="003F4957" w:rsidRPr="009A1E13">
        <w:rPr>
          <w:rFonts w:ascii="Arial" w:hAnsi="Arial" w:cs="Arial"/>
          <w:color w:val="000000"/>
        </w:rPr>
        <w:t>healthful</w:t>
      </w:r>
      <w:proofErr w:type="gramEnd"/>
      <w:r w:rsidR="003F4957" w:rsidRPr="009A1E13">
        <w:rPr>
          <w:rFonts w:ascii="Arial" w:hAnsi="Arial" w:cs="Arial"/>
          <w:color w:val="000000"/>
        </w:rPr>
        <w:t xml:space="preserve"> environment in the program. </w:t>
      </w:r>
    </w:p>
    <w:p w14:paraId="7FF42EE5" w14:textId="53453E46" w:rsidR="003F4957" w:rsidRPr="009A1E13" w:rsidRDefault="00962E6F" w:rsidP="00892430">
      <w:pPr>
        <w:pStyle w:val="ListParagraph"/>
        <w:numPr>
          <w:ilvl w:val="0"/>
          <w:numId w:val="44"/>
        </w:numPr>
        <w:autoSpaceDE w:val="0"/>
        <w:autoSpaceDN w:val="0"/>
        <w:adjustRightInd w:val="0"/>
        <w:spacing w:after="0" w:line="240" w:lineRule="auto"/>
        <w:rPr>
          <w:rFonts w:ascii="Arial" w:hAnsi="Arial" w:cs="Arial"/>
          <w:color w:val="000000"/>
        </w:rPr>
      </w:pPr>
      <w:r w:rsidRPr="009A1E13">
        <w:rPr>
          <w:rFonts w:ascii="Arial" w:hAnsi="Arial" w:cs="Arial"/>
          <w:color w:val="000000"/>
        </w:rPr>
        <w:t>Veterans</w:t>
      </w:r>
      <w:r w:rsidR="003F4957" w:rsidRPr="009A1E13">
        <w:rPr>
          <w:rFonts w:ascii="Arial" w:hAnsi="Arial" w:cs="Arial"/>
          <w:color w:val="000000"/>
        </w:rPr>
        <w:t xml:space="preserve"> are entitled to be treated in a manner that respects their dignity, privacy and individuality. </w:t>
      </w:r>
    </w:p>
    <w:p w14:paraId="55B7F2CA" w14:textId="2BFE4D79" w:rsidR="003F4957" w:rsidRPr="009A1E13" w:rsidRDefault="00962E6F" w:rsidP="00892430">
      <w:pPr>
        <w:pStyle w:val="ListParagraph"/>
        <w:numPr>
          <w:ilvl w:val="0"/>
          <w:numId w:val="44"/>
        </w:numPr>
        <w:autoSpaceDE w:val="0"/>
        <w:autoSpaceDN w:val="0"/>
        <w:adjustRightInd w:val="0"/>
        <w:spacing w:after="0" w:line="240" w:lineRule="auto"/>
        <w:rPr>
          <w:rFonts w:ascii="Arial" w:hAnsi="Arial" w:cs="Arial"/>
          <w:color w:val="000000"/>
        </w:rPr>
      </w:pPr>
      <w:r w:rsidRPr="009A1E13">
        <w:rPr>
          <w:rFonts w:ascii="Arial" w:hAnsi="Arial" w:cs="Arial"/>
          <w:color w:val="000000"/>
        </w:rPr>
        <w:t>Veterans</w:t>
      </w:r>
      <w:r w:rsidR="003F4957" w:rsidRPr="009A1E13">
        <w:rPr>
          <w:rFonts w:ascii="Arial" w:hAnsi="Arial" w:cs="Arial"/>
          <w:color w:val="000000"/>
        </w:rPr>
        <w:t xml:space="preserve"> with disabilities are entitled to reasonable </w:t>
      </w:r>
      <w:proofErr w:type="gramStart"/>
      <w:r w:rsidR="003F4957" w:rsidRPr="009A1E13">
        <w:rPr>
          <w:rFonts w:ascii="Arial" w:hAnsi="Arial" w:cs="Arial"/>
          <w:color w:val="000000"/>
        </w:rPr>
        <w:t>accommodations</w:t>
      </w:r>
      <w:proofErr w:type="gramEnd"/>
      <w:r w:rsidR="003F4957" w:rsidRPr="009A1E13">
        <w:rPr>
          <w:rFonts w:ascii="Arial" w:hAnsi="Arial" w:cs="Arial"/>
          <w:color w:val="000000"/>
        </w:rPr>
        <w:t xml:space="preserve"> under fair housing laws when such </w:t>
      </w:r>
      <w:proofErr w:type="gramStart"/>
      <w:r w:rsidR="003F4957" w:rsidRPr="009A1E13">
        <w:rPr>
          <w:rFonts w:ascii="Arial" w:hAnsi="Arial" w:cs="Arial"/>
          <w:color w:val="000000"/>
        </w:rPr>
        <w:t>accommodations are</w:t>
      </w:r>
      <w:proofErr w:type="gramEnd"/>
      <w:r w:rsidR="003F4957" w:rsidRPr="009A1E13">
        <w:rPr>
          <w:rFonts w:ascii="Arial" w:hAnsi="Arial" w:cs="Arial"/>
          <w:color w:val="000000"/>
        </w:rPr>
        <w:t xml:space="preserve"> necessary because of their disability </w:t>
      </w:r>
    </w:p>
    <w:p w14:paraId="0CEA02EE" w14:textId="47FECCA4" w:rsidR="003F4957" w:rsidRPr="009A1E13" w:rsidRDefault="00962E6F" w:rsidP="00892430">
      <w:pPr>
        <w:pStyle w:val="ListParagraph"/>
        <w:numPr>
          <w:ilvl w:val="0"/>
          <w:numId w:val="44"/>
        </w:numPr>
        <w:autoSpaceDE w:val="0"/>
        <w:autoSpaceDN w:val="0"/>
        <w:adjustRightInd w:val="0"/>
        <w:spacing w:after="0" w:line="240" w:lineRule="auto"/>
        <w:rPr>
          <w:rFonts w:ascii="Arial" w:hAnsi="Arial" w:cs="Arial"/>
          <w:color w:val="000000"/>
        </w:rPr>
      </w:pPr>
      <w:r w:rsidRPr="009A1E13">
        <w:rPr>
          <w:rFonts w:ascii="Arial" w:hAnsi="Arial" w:cs="Arial"/>
          <w:color w:val="000000"/>
        </w:rPr>
        <w:t>Veterans</w:t>
      </w:r>
      <w:r w:rsidR="003F4957" w:rsidRPr="009A1E13">
        <w:rPr>
          <w:rFonts w:ascii="Arial" w:hAnsi="Arial" w:cs="Arial"/>
          <w:color w:val="000000"/>
        </w:rPr>
        <w:t xml:space="preserve"> are entitled to remain in the program and not be involuntarily removed without reasonable notice, good cause, and just procedures </w:t>
      </w:r>
    </w:p>
    <w:p w14:paraId="087F2C3F" w14:textId="60B0EE5D" w:rsidR="003F4957" w:rsidRPr="009A1E13" w:rsidRDefault="003F4957" w:rsidP="00892430">
      <w:pPr>
        <w:pStyle w:val="ListParagraph"/>
        <w:numPr>
          <w:ilvl w:val="0"/>
          <w:numId w:val="44"/>
        </w:numPr>
        <w:autoSpaceDE w:val="0"/>
        <w:autoSpaceDN w:val="0"/>
        <w:adjustRightInd w:val="0"/>
        <w:spacing w:after="0" w:line="240" w:lineRule="auto"/>
        <w:rPr>
          <w:rFonts w:ascii="Arial" w:hAnsi="Arial" w:cs="Arial"/>
          <w:color w:val="000000"/>
        </w:rPr>
      </w:pPr>
      <w:r w:rsidRPr="009A1E13">
        <w:rPr>
          <w:rFonts w:ascii="Arial" w:hAnsi="Arial" w:cs="Arial"/>
          <w:color w:val="000000"/>
        </w:rPr>
        <w:t xml:space="preserve">All program </w:t>
      </w:r>
      <w:r w:rsidR="00CD0A94" w:rsidRPr="009A1E13">
        <w:rPr>
          <w:rFonts w:ascii="Arial" w:hAnsi="Arial" w:cs="Arial"/>
          <w:color w:val="000000"/>
        </w:rPr>
        <w:t>Veteran</w:t>
      </w:r>
      <w:r w:rsidRPr="009A1E13">
        <w:rPr>
          <w:rFonts w:ascii="Arial" w:hAnsi="Arial" w:cs="Arial"/>
          <w:color w:val="000000"/>
        </w:rPr>
        <w:t xml:space="preserve">s are entitled to just and standardized procedures for determining eligibility, admissions, sanctions and discharges, and resolving grievances </w:t>
      </w:r>
    </w:p>
    <w:p w14:paraId="11D120D1" w14:textId="5B4619CB" w:rsidR="003F4957" w:rsidRPr="009A1E13" w:rsidRDefault="00962E6F" w:rsidP="00892430">
      <w:pPr>
        <w:pStyle w:val="ListParagraph"/>
        <w:numPr>
          <w:ilvl w:val="0"/>
          <w:numId w:val="44"/>
        </w:numPr>
        <w:autoSpaceDE w:val="0"/>
        <w:autoSpaceDN w:val="0"/>
        <w:adjustRightInd w:val="0"/>
        <w:spacing w:after="0" w:line="240" w:lineRule="auto"/>
        <w:rPr>
          <w:rFonts w:ascii="Arial" w:hAnsi="Arial" w:cs="Arial"/>
          <w:color w:val="000000"/>
        </w:rPr>
      </w:pPr>
      <w:r w:rsidRPr="009A1E13">
        <w:rPr>
          <w:rFonts w:ascii="Arial" w:hAnsi="Arial" w:cs="Arial"/>
          <w:color w:val="000000"/>
        </w:rPr>
        <w:t>Veterans</w:t>
      </w:r>
      <w:r w:rsidR="003F4957" w:rsidRPr="009A1E13">
        <w:rPr>
          <w:rFonts w:ascii="Arial" w:hAnsi="Arial" w:cs="Arial"/>
          <w:color w:val="000000"/>
        </w:rPr>
        <w:t xml:space="preserve"> are entitled to reasonable privacy and confidential treatment of personal, social, financial, medical, mental</w:t>
      </w:r>
      <w:r w:rsidR="006B6709" w:rsidRPr="009A1E13">
        <w:rPr>
          <w:rFonts w:ascii="Arial" w:hAnsi="Arial" w:cs="Arial"/>
          <w:color w:val="000000"/>
        </w:rPr>
        <w:t>,</w:t>
      </w:r>
      <w:r w:rsidR="003F4957" w:rsidRPr="009A1E13">
        <w:rPr>
          <w:rFonts w:ascii="Arial" w:hAnsi="Arial" w:cs="Arial"/>
          <w:color w:val="000000"/>
        </w:rPr>
        <w:t xml:space="preserve"> and behavioral health records, except as necessary to further treatment, information and referral services and in compliance with the resident’s consent to release information </w:t>
      </w:r>
    </w:p>
    <w:p w14:paraId="1EE4A0AF" w14:textId="7B3CFA53" w:rsidR="003F4957" w:rsidRPr="009A1E13" w:rsidRDefault="00962E6F" w:rsidP="00892430">
      <w:pPr>
        <w:pStyle w:val="ListParagraph"/>
        <w:numPr>
          <w:ilvl w:val="0"/>
          <w:numId w:val="44"/>
        </w:numPr>
        <w:spacing w:after="0" w:line="240" w:lineRule="auto"/>
        <w:rPr>
          <w:rFonts w:ascii="Arial" w:hAnsi="Arial" w:cs="Arial"/>
        </w:rPr>
      </w:pPr>
      <w:r w:rsidRPr="009A1E13">
        <w:rPr>
          <w:rFonts w:ascii="Arial" w:hAnsi="Arial" w:cs="Arial"/>
        </w:rPr>
        <w:t>Veterans</w:t>
      </w:r>
      <w:r w:rsidR="003F4957" w:rsidRPr="009A1E13">
        <w:rPr>
          <w:rFonts w:ascii="Arial" w:hAnsi="Arial" w:cs="Arial"/>
        </w:rPr>
        <w:t xml:space="preserve"> are entitled to the full exercise of their civil, constitutional, and legal rights</w:t>
      </w:r>
    </w:p>
    <w:p w14:paraId="43F51A3D" w14:textId="06E634C2" w:rsidR="003F4957" w:rsidRPr="009A1E13" w:rsidRDefault="00962E6F" w:rsidP="00892430">
      <w:pPr>
        <w:pStyle w:val="ListParagraph"/>
        <w:numPr>
          <w:ilvl w:val="0"/>
          <w:numId w:val="44"/>
        </w:numPr>
        <w:spacing w:after="0" w:line="240" w:lineRule="auto"/>
        <w:rPr>
          <w:rFonts w:ascii="Arial" w:hAnsi="Arial" w:cs="Arial"/>
        </w:rPr>
      </w:pPr>
      <w:r w:rsidRPr="009A1E13">
        <w:rPr>
          <w:rFonts w:ascii="Arial" w:hAnsi="Arial" w:cs="Arial"/>
        </w:rPr>
        <w:t>Veterans</w:t>
      </w:r>
      <w:r w:rsidR="003F4957" w:rsidRPr="009A1E13">
        <w:rPr>
          <w:rFonts w:ascii="Arial" w:hAnsi="Arial" w:cs="Arial"/>
        </w:rPr>
        <w:t xml:space="preserve"> will have on-going opportunities to voice opinions, to participate in program operation and programming, and to make suggestions regarding programming and rules.</w:t>
      </w:r>
    </w:p>
    <w:p w14:paraId="2CFC66A2" w14:textId="32C59B76" w:rsidR="003F4957" w:rsidRPr="009A1E13" w:rsidRDefault="00962E6F" w:rsidP="00892430">
      <w:pPr>
        <w:pStyle w:val="ListParagraph"/>
        <w:numPr>
          <w:ilvl w:val="0"/>
          <w:numId w:val="44"/>
        </w:numPr>
        <w:autoSpaceDE w:val="0"/>
        <w:autoSpaceDN w:val="0"/>
        <w:adjustRightInd w:val="0"/>
        <w:spacing w:after="0" w:line="240" w:lineRule="auto"/>
        <w:rPr>
          <w:rFonts w:ascii="Arial" w:hAnsi="Arial" w:cs="Arial"/>
          <w:color w:val="000000"/>
        </w:rPr>
      </w:pPr>
      <w:r w:rsidRPr="009A1E13">
        <w:rPr>
          <w:rFonts w:ascii="Arial" w:hAnsi="Arial" w:cs="Arial"/>
          <w:color w:val="000000"/>
        </w:rPr>
        <w:t>Veterans’</w:t>
      </w:r>
      <w:r w:rsidR="003F4957" w:rsidRPr="009A1E13">
        <w:rPr>
          <w:rFonts w:ascii="Arial" w:hAnsi="Arial" w:cs="Arial"/>
          <w:color w:val="000000"/>
        </w:rPr>
        <w:t xml:space="preserve"> rights must be protected against all forms of discrimination, including those based on race, religious creed, color, national origin, ancestry, language, disability (physical or mental health), medical condition, marital status, familial status, age, gender, sexual preference, source of income, or political affiliation </w:t>
      </w:r>
    </w:p>
    <w:p w14:paraId="69FA31D6" w14:textId="0EFCB942" w:rsidR="003F4957" w:rsidRPr="009A1E13" w:rsidRDefault="00962E6F" w:rsidP="00892430">
      <w:pPr>
        <w:pStyle w:val="ListParagraph"/>
        <w:numPr>
          <w:ilvl w:val="0"/>
          <w:numId w:val="44"/>
        </w:numPr>
        <w:spacing w:after="0" w:line="240" w:lineRule="auto"/>
        <w:rPr>
          <w:rFonts w:ascii="Arial" w:hAnsi="Arial" w:cs="Arial"/>
        </w:rPr>
      </w:pPr>
      <w:r w:rsidRPr="009A1E13">
        <w:rPr>
          <w:rFonts w:ascii="Arial" w:hAnsi="Arial" w:cs="Arial"/>
        </w:rPr>
        <w:t>Veterans</w:t>
      </w:r>
      <w:r w:rsidR="003F4957" w:rsidRPr="009A1E13">
        <w:rPr>
          <w:rFonts w:ascii="Arial" w:hAnsi="Arial" w:cs="Arial"/>
        </w:rPr>
        <w:t xml:space="preserve"> will receive a written policy indicating that harassment of </w:t>
      </w:r>
      <w:r w:rsidR="00CD0A94" w:rsidRPr="009A1E13">
        <w:rPr>
          <w:rFonts w:ascii="Arial" w:hAnsi="Arial" w:cs="Arial"/>
        </w:rPr>
        <w:t>Veteran</w:t>
      </w:r>
      <w:r w:rsidR="003F4957" w:rsidRPr="009A1E13">
        <w:rPr>
          <w:rFonts w:ascii="Arial" w:hAnsi="Arial" w:cs="Arial"/>
        </w:rPr>
        <w:t xml:space="preserve">s and staff </w:t>
      </w:r>
      <w:proofErr w:type="gramStart"/>
      <w:r w:rsidR="003F4957" w:rsidRPr="009A1E13">
        <w:rPr>
          <w:rFonts w:ascii="Arial" w:hAnsi="Arial" w:cs="Arial"/>
        </w:rPr>
        <w:t>on the basis of</w:t>
      </w:r>
      <w:proofErr w:type="gramEnd"/>
      <w:r w:rsidR="003F4957" w:rsidRPr="009A1E13">
        <w:rPr>
          <w:rFonts w:ascii="Arial" w:hAnsi="Arial" w:cs="Arial"/>
        </w:rPr>
        <w:t xml:space="preserve"> race, religious creed, color, national origin, ancestry, language, disability (physical or mental health), medical condition, marital status, familial status, age, gender, sexual preference, source of income, or political affiliation will not be condoned nor tolerated</w:t>
      </w:r>
    </w:p>
    <w:p w14:paraId="3E56C88B" w14:textId="56919FEB" w:rsidR="003F4957" w:rsidRPr="009A1E13" w:rsidRDefault="003F4957" w:rsidP="00892430">
      <w:pPr>
        <w:pStyle w:val="ListParagraph"/>
        <w:numPr>
          <w:ilvl w:val="0"/>
          <w:numId w:val="44"/>
        </w:numPr>
        <w:spacing w:after="0" w:line="240" w:lineRule="auto"/>
        <w:rPr>
          <w:rFonts w:ascii="Arial" w:hAnsi="Arial" w:cs="Arial"/>
        </w:rPr>
      </w:pPr>
      <w:r w:rsidRPr="009A1E13">
        <w:rPr>
          <w:rFonts w:ascii="Arial" w:hAnsi="Arial" w:cs="Arial"/>
        </w:rPr>
        <w:t xml:space="preserve">Contractors </w:t>
      </w:r>
      <w:proofErr w:type="gramStart"/>
      <w:r w:rsidR="00B357D7" w:rsidRPr="009A1E13">
        <w:rPr>
          <w:rFonts w:ascii="Arial" w:hAnsi="Arial" w:cs="Arial"/>
        </w:rPr>
        <w:t>shall</w:t>
      </w:r>
      <w:proofErr w:type="gramEnd"/>
      <w:r w:rsidRPr="009A1E13">
        <w:rPr>
          <w:rFonts w:ascii="Arial" w:hAnsi="Arial" w:cs="Arial"/>
        </w:rPr>
        <w:t xml:space="preserve"> develop a written policy for </w:t>
      </w:r>
      <w:r w:rsidR="005C33F6" w:rsidRPr="009A1E13">
        <w:rPr>
          <w:rFonts w:ascii="Arial" w:hAnsi="Arial" w:cs="Arial"/>
        </w:rPr>
        <w:t xml:space="preserve">all </w:t>
      </w:r>
      <w:r w:rsidR="00CD0A94" w:rsidRPr="009A1E13">
        <w:rPr>
          <w:rFonts w:ascii="Arial" w:hAnsi="Arial" w:cs="Arial"/>
        </w:rPr>
        <w:t>Veteran</w:t>
      </w:r>
      <w:r w:rsidRPr="009A1E13">
        <w:rPr>
          <w:rFonts w:ascii="Arial" w:hAnsi="Arial" w:cs="Arial"/>
        </w:rPr>
        <w:t xml:space="preserve">s that </w:t>
      </w:r>
      <w:proofErr w:type="gramStart"/>
      <w:r w:rsidRPr="009A1E13">
        <w:rPr>
          <w:rFonts w:ascii="Arial" w:hAnsi="Arial" w:cs="Arial"/>
        </w:rPr>
        <w:t>provides for</w:t>
      </w:r>
      <w:proofErr w:type="gramEnd"/>
      <w:r w:rsidRPr="009A1E13">
        <w:rPr>
          <w:rFonts w:ascii="Arial" w:hAnsi="Arial" w:cs="Arial"/>
        </w:rPr>
        <w:t xml:space="preserve"> safe, secure and dignified case management as well as </w:t>
      </w:r>
      <w:proofErr w:type="gramStart"/>
      <w:r w:rsidRPr="009A1E13">
        <w:rPr>
          <w:rFonts w:ascii="Arial" w:hAnsi="Arial" w:cs="Arial"/>
        </w:rPr>
        <w:t>accommodate</w:t>
      </w:r>
      <w:proofErr w:type="gramEnd"/>
      <w:r w:rsidRPr="009A1E13">
        <w:rPr>
          <w:rFonts w:ascii="Arial" w:hAnsi="Arial" w:cs="Arial"/>
        </w:rPr>
        <w:t xml:space="preserve"> the special requirements </w:t>
      </w:r>
      <w:r w:rsidRPr="009A1E13">
        <w:rPr>
          <w:rFonts w:ascii="Arial" w:hAnsi="Arial" w:cs="Arial"/>
        </w:rPr>
        <w:lastRenderedPageBreak/>
        <w:t>needed for privacy. Where there are single-use showers and bathrooms in the facility designated for residents</w:t>
      </w:r>
      <w:r w:rsidR="005C33F6" w:rsidRPr="009A1E13">
        <w:rPr>
          <w:rFonts w:ascii="Arial" w:hAnsi="Arial" w:cs="Arial"/>
        </w:rPr>
        <w:t xml:space="preserve">. </w:t>
      </w:r>
      <w:r w:rsidRPr="009A1E13">
        <w:rPr>
          <w:rFonts w:ascii="Arial" w:hAnsi="Arial" w:cs="Arial"/>
        </w:rPr>
        <w:t xml:space="preserve">It is the </w:t>
      </w:r>
      <w:proofErr w:type="gramStart"/>
      <w:r w:rsidRPr="009A1E13">
        <w:rPr>
          <w:rFonts w:ascii="Arial" w:hAnsi="Arial" w:cs="Arial"/>
        </w:rPr>
        <w:t>Contractors</w:t>
      </w:r>
      <w:proofErr w:type="gramEnd"/>
      <w:r w:rsidRPr="009A1E13">
        <w:rPr>
          <w:rFonts w:ascii="Arial" w:hAnsi="Arial" w:cs="Arial"/>
        </w:rPr>
        <w:t xml:space="preserve"> responsibility to promote a safe environment for </w:t>
      </w:r>
      <w:r w:rsidR="005C33F6" w:rsidRPr="009A1E13">
        <w:rPr>
          <w:rFonts w:ascii="Arial" w:hAnsi="Arial" w:cs="Arial"/>
        </w:rPr>
        <w:t xml:space="preserve">all </w:t>
      </w:r>
      <w:r w:rsidR="00CD0A94" w:rsidRPr="009A1E13">
        <w:rPr>
          <w:rFonts w:ascii="Arial" w:hAnsi="Arial" w:cs="Arial"/>
        </w:rPr>
        <w:t>Veteran</w:t>
      </w:r>
      <w:r w:rsidRPr="009A1E13">
        <w:rPr>
          <w:rFonts w:ascii="Arial" w:hAnsi="Arial" w:cs="Arial"/>
        </w:rPr>
        <w:t>s amongst the general population.</w:t>
      </w:r>
    </w:p>
    <w:p w14:paraId="22584242" w14:textId="77777777" w:rsidR="003F4957" w:rsidRPr="009A1E13" w:rsidRDefault="003F4957" w:rsidP="00892430">
      <w:pPr>
        <w:pStyle w:val="ListParagraph"/>
        <w:numPr>
          <w:ilvl w:val="0"/>
          <w:numId w:val="44"/>
        </w:numPr>
        <w:spacing w:after="0" w:line="240" w:lineRule="auto"/>
        <w:rPr>
          <w:rFonts w:ascii="Arial" w:hAnsi="Arial" w:cs="Arial"/>
        </w:rPr>
      </w:pPr>
      <w:r w:rsidRPr="009A1E13">
        <w:rPr>
          <w:rFonts w:ascii="Arial" w:hAnsi="Arial" w:cs="Arial"/>
        </w:rPr>
        <w:t>Programs must post these policies in a conspicuous place and in appropriate languages.</w:t>
      </w:r>
    </w:p>
    <w:p w14:paraId="2EF29593" w14:textId="77777777" w:rsidR="003F4957" w:rsidRPr="009A1E13" w:rsidRDefault="003F4957" w:rsidP="00892430">
      <w:pPr>
        <w:pStyle w:val="ListParagraph"/>
        <w:numPr>
          <w:ilvl w:val="0"/>
          <w:numId w:val="44"/>
        </w:numPr>
        <w:spacing w:after="0" w:line="240" w:lineRule="auto"/>
        <w:rPr>
          <w:rFonts w:ascii="Arial" w:hAnsi="Arial" w:cs="Arial"/>
        </w:rPr>
      </w:pPr>
      <w:r w:rsidRPr="009A1E13">
        <w:rPr>
          <w:rFonts w:ascii="Arial" w:hAnsi="Arial" w:cs="Arial"/>
        </w:rPr>
        <w:t xml:space="preserve">All policies and procedures will be in writing and subject to review by the VA </w:t>
      </w:r>
    </w:p>
    <w:p w14:paraId="2B60F9B3" w14:textId="77777777" w:rsidR="003F4957" w:rsidRPr="009A1E13" w:rsidRDefault="003F4957" w:rsidP="009402F3">
      <w:pPr>
        <w:spacing w:after="0" w:line="240" w:lineRule="auto"/>
        <w:ind w:right="90"/>
        <w:rPr>
          <w:rFonts w:ascii="Arial" w:eastAsia="Times New Roman" w:hAnsi="Arial" w:cs="Arial"/>
        </w:rPr>
      </w:pPr>
    </w:p>
    <w:p w14:paraId="425824F0" w14:textId="450FE151" w:rsidR="003F4957" w:rsidRPr="009A1E13" w:rsidRDefault="003F4957" w:rsidP="009402F3">
      <w:pPr>
        <w:pStyle w:val="ListParagraph"/>
        <w:numPr>
          <w:ilvl w:val="0"/>
          <w:numId w:val="1"/>
        </w:numPr>
        <w:tabs>
          <w:tab w:val="left" w:pos="180"/>
        </w:tabs>
        <w:spacing w:after="0" w:line="240" w:lineRule="auto"/>
        <w:ind w:right="90"/>
        <w:rPr>
          <w:rFonts w:ascii="Arial" w:hAnsi="Arial" w:cs="Arial"/>
        </w:rPr>
      </w:pPr>
      <w:r w:rsidRPr="009A1E13">
        <w:rPr>
          <w:rFonts w:ascii="Arial" w:eastAsia="Times New Roman" w:hAnsi="Arial" w:cs="Arial"/>
          <w:b/>
          <w:u w:val="single"/>
        </w:rPr>
        <w:t>REASONABLE ACCOMODATION:</w:t>
      </w:r>
      <w:r w:rsidRPr="009A1E13">
        <w:rPr>
          <w:rFonts w:ascii="Arial" w:eastAsia="Times New Roman" w:hAnsi="Arial" w:cs="Arial"/>
          <w:b/>
        </w:rPr>
        <w:t xml:space="preserve"> </w:t>
      </w:r>
      <w:r w:rsidRPr="009A1E13">
        <w:rPr>
          <w:rFonts w:ascii="Arial" w:hAnsi="Arial" w:cs="Arial"/>
          <w:color w:val="000000"/>
        </w:rPr>
        <w:t xml:space="preserve">Contractor must respect and reasonably accommodate personal and cultural differences associated with race, religious creed, color, national origin, ancestry, language, disability (physical or mental health), medical condition, marital status, familial status, age, gender, sexual preference, source of income, or political affiliation. At no point shall program access be denied because of an individual’s disability. </w:t>
      </w:r>
      <w:r w:rsidRPr="009A1E13">
        <w:rPr>
          <w:rFonts w:ascii="Arial" w:hAnsi="Arial" w:cs="Arial"/>
        </w:rPr>
        <w:t xml:space="preserve">Information learned about the </w:t>
      </w:r>
      <w:r w:rsidR="00CD0A94" w:rsidRPr="009A1E13">
        <w:rPr>
          <w:rFonts w:ascii="Arial" w:hAnsi="Arial" w:cs="Arial"/>
        </w:rPr>
        <w:t>Veteran</w:t>
      </w:r>
      <w:r w:rsidRPr="009A1E13">
        <w:rPr>
          <w:rFonts w:ascii="Arial" w:hAnsi="Arial" w:cs="Arial"/>
        </w:rPr>
        <w:t xml:space="preserve">’s disability from the assessment will not be used as grounds for discharge or other punishment and will be used to guide </w:t>
      </w:r>
      <w:r w:rsidR="00CD0A94" w:rsidRPr="009A1E13">
        <w:rPr>
          <w:rFonts w:ascii="Arial" w:hAnsi="Arial" w:cs="Arial"/>
        </w:rPr>
        <w:t>Veteran</w:t>
      </w:r>
      <w:r w:rsidRPr="009A1E13">
        <w:rPr>
          <w:rFonts w:ascii="Arial" w:hAnsi="Arial" w:cs="Arial"/>
        </w:rPr>
        <w:t xml:space="preserve"> to appropriate services.</w:t>
      </w:r>
      <w:r w:rsidRPr="009A1E13">
        <w:rPr>
          <w:rFonts w:ascii="Arial" w:eastAsia="Times New Roman" w:hAnsi="Arial" w:cs="Arial"/>
          <w:b/>
        </w:rPr>
        <w:t xml:space="preserve"> </w:t>
      </w:r>
      <w:r w:rsidRPr="009A1E13">
        <w:rPr>
          <w:rFonts w:ascii="Arial" w:hAnsi="Arial" w:cs="Arial"/>
          <w:color w:val="000000"/>
        </w:rPr>
        <w:t xml:space="preserve">Moreover, a program may not apply different rules to individuals because of their disabilities, unless the different rules are a result of granting a reasonable accommodation request made by an individual with a disability. </w:t>
      </w:r>
      <w:r w:rsidRPr="009A1E13">
        <w:rPr>
          <w:rFonts w:ascii="Arial" w:hAnsi="Arial" w:cs="Arial"/>
        </w:rPr>
        <w:t xml:space="preserve">The Contractor shall not ask questions about a </w:t>
      </w:r>
      <w:r w:rsidR="00CD0A94" w:rsidRPr="009A1E13">
        <w:rPr>
          <w:rFonts w:ascii="Arial" w:hAnsi="Arial" w:cs="Arial"/>
        </w:rPr>
        <w:t>Veteran</w:t>
      </w:r>
      <w:r w:rsidRPr="009A1E13">
        <w:rPr>
          <w:rFonts w:ascii="Arial" w:hAnsi="Arial" w:cs="Arial"/>
        </w:rPr>
        <w:t xml:space="preserve">’s disability, including the nature and severity of the disability or the treatment, symptoms, and medications related to the disability. </w:t>
      </w:r>
      <w:r w:rsidRPr="009A1E13">
        <w:rPr>
          <w:rFonts w:ascii="Arial" w:hAnsi="Arial" w:cs="Arial"/>
          <w:b/>
          <w:i/>
        </w:rPr>
        <w:t xml:space="preserve">A </w:t>
      </w:r>
      <w:r w:rsidR="00962E6F" w:rsidRPr="009A1E13">
        <w:rPr>
          <w:rFonts w:ascii="Arial" w:hAnsi="Arial" w:cs="Arial"/>
          <w:b/>
          <w:i/>
        </w:rPr>
        <w:t>Veteran</w:t>
      </w:r>
      <w:r w:rsidRPr="009A1E13">
        <w:rPr>
          <w:rFonts w:ascii="Arial" w:hAnsi="Arial" w:cs="Arial"/>
          <w:b/>
          <w:i/>
        </w:rPr>
        <w:t xml:space="preserve"> is not obligated to reveal that s/he has a disability prior to admission. </w:t>
      </w:r>
      <w:r w:rsidR="00962E6F" w:rsidRPr="009A1E13">
        <w:rPr>
          <w:rFonts w:ascii="Arial" w:hAnsi="Arial" w:cs="Arial"/>
        </w:rPr>
        <w:t>Veterans</w:t>
      </w:r>
      <w:r w:rsidRPr="009A1E13">
        <w:rPr>
          <w:rFonts w:ascii="Arial" w:hAnsi="Arial" w:cs="Arial"/>
        </w:rPr>
        <w:t xml:space="preserve"> with disabilities are entitled to reasonable </w:t>
      </w:r>
      <w:proofErr w:type="gramStart"/>
      <w:r w:rsidRPr="009A1E13">
        <w:rPr>
          <w:rFonts w:ascii="Arial" w:hAnsi="Arial" w:cs="Arial"/>
        </w:rPr>
        <w:t>accommodations</w:t>
      </w:r>
      <w:proofErr w:type="gramEnd"/>
      <w:r w:rsidRPr="009A1E13">
        <w:rPr>
          <w:rFonts w:ascii="Arial" w:hAnsi="Arial" w:cs="Arial"/>
        </w:rPr>
        <w:t xml:space="preserve">. If a </w:t>
      </w:r>
      <w:r w:rsidR="00962E6F" w:rsidRPr="009A1E13">
        <w:rPr>
          <w:rFonts w:ascii="Arial" w:hAnsi="Arial" w:cs="Arial"/>
        </w:rPr>
        <w:t>Veteran</w:t>
      </w:r>
      <w:r w:rsidRPr="009A1E13">
        <w:rPr>
          <w:rFonts w:ascii="Arial" w:hAnsi="Arial" w:cs="Arial"/>
        </w:rPr>
        <w:t xml:space="preserve"> requests a change in a program’s policy or procedure as an accommodation of his/her disability, the program should grant the accommodation when the accommodation is both reasonable and necessary because of the individual’s disability. Such an accommodation request must be considered during any stage in the provision of a program, including at intake, during services, and during discharge proceedings. When a reasonable accommodation request is made, the program supervisor may request verification of the individual’s disability. The Contractor is required to develop a written policy for their process for reasonable accommodations within 30 days of the award of this contract.  This will include: 1) All requests for reasonable accommodation, 2) details of all steps taken to accommodate a </w:t>
      </w:r>
      <w:r w:rsidR="00962E6F" w:rsidRPr="009A1E13">
        <w:rPr>
          <w:rFonts w:ascii="Arial" w:hAnsi="Arial" w:cs="Arial"/>
        </w:rPr>
        <w:t>Veteran’s</w:t>
      </w:r>
      <w:r w:rsidRPr="009A1E13">
        <w:rPr>
          <w:rFonts w:ascii="Arial" w:hAnsi="Arial" w:cs="Arial"/>
        </w:rPr>
        <w:t xml:space="preserve"> request for reasonable accommodation, and 3) any explanation for denial of services and/or accommodation, and 4) any appropriate referrals to </w:t>
      </w:r>
      <w:r w:rsidR="00962E6F" w:rsidRPr="009A1E13">
        <w:rPr>
          <w:rFonts w:ascii="Arial" w:hAnsi="Arial" w:cs="Arial"/>
        </w:rPr>
        <w:t>Veterans</w:t>
      </w:r>
      <w:r w:rsidRPr="009A1E13">
        <w:rPr>
          <w:rFonts w:ascii="Arial" w:hAnsi="Arial" w:cs="Arial"/>
        </w:rPr>
        <w:t xml:space="preserve"> who are denied accommodation. All explanations are to be written on formal </w:t>
      </w:r>
      <w:proofErr w:type="gramStart"/>
      <w:r w:rsidRPr="009A1E13">
        <w:rPr>
          <w:rFonts w:ascii="Arial" w:hAnsi="Arial" w:cs="Arial"/>
        </w:rPr>
        <w:t>letterhead</w:t>
      </w:r>
      <w:proofErr w:type="gramEnd"/>
      <w:r w:rsidRPr="009A1E13">
        <w:rPr>
          <w:rFonts w:ascii="Arial" w:hAnsi="Arial" w:cs="Arial"/>
        </w:rPr>
        <w:t xml:space="preserve"> from program management to the </w:t>
      </w:r>
      <w:r w:rsidR="00962E6F" w:rsidRPr="009A1E13">
        <w:rPr>
          <w:rFonts w:ascii="Arial" w:hAnsi="Arial" w:cs="Arial"/>
        </w:rPr>
        <w:t>Veteran</w:t>
      </w:r>
      <w:r w:rsidRPr="009A1E13">
        <w:rPr>
          <w:rFonts w:ascii="Arial" w:hAnsi="Arial" w:cs="Arial"/>
        </w:rPr>
        <w:t xml:space="preserve"> and Liaison at the time of denial for services or accommodation.  </w:t>
      </w:r>
      <w:r w:rsidR="00B357D7" w:rsidRPr="009A1E13">
        <w:rPr>
          <w:rFonts w:ascii="Arial" w:hAnsi="Arial" w:cs="Arial"/>
        </w:rPr>
        <w:t xml:space="preserve">Contractor </w:t>
      </w:r>
      <w:proofErr w:type="gramStart"/>
      <w:r w:rsidR="00B357D7" w:rsidRPr="009A1E13">
        <w:rPr>
          <w:rFonts w:ascii="Arial" w:hAnsi="Arial" w:cs="Arial"/>
        </w:rPr>
        <w:t>shall</w:t>
      </w:r>
      <w:proofErr w:type="gramEnd"/>
      <w:r w:rsidRPr="009A1E13">
        <w:rPr>
          <w:rFonts w:ascii="Arial" w:hAnsi="Arial" w:cs="Arial"/>
        </w:rPr>
        <w:t xml:space="preserve"> be aware that violation of the ADA, Section 504 of the Rehabilitation Act and Fair Housing </w:t>
      </w:r>
      <w:proofErr w:type="gramStart"/>
      <w:r w:rsidRPr="009A1E13">
        <w:rPr>
          <w:rFonts w:ascii="Arial" w:hAnsi="Arial" w:cs="Arial"/>
        </w:rPr>
        <w:t>Laws</w:t>
      </w:r>
      <w:proofErr w:type="gramEnd"/>
      <w:r w:rsidRPr="009A1E13">
        <w:rPr>
          <w:rFonts w:ascii="Arial" w:hAnsi="Arial" w:cs="Arial"/>
        </w:rPr>
        <w:t xml:space="preserve"> may result in stopping admissions and/or termination of contract for convenience.</w:t>
      </w:r>
    </w:p>
    <w:p w14:paraId="558E2D40" w14:textId="77777777" w:rsidR="003F4957" w:rsidRPr="009A1E13" w:rsidRDefault="003F4957" w:rsidP="009402F3">
      <w:pPr>
        <w:keepNext/>
        <w:keepLines/>
        <w:spacing w:after="0" w:line="240" w:lineRule="auto"/>
        <w:ind w:right="90"/>
        <w:rPr>
          <w:rFonts w:ascii="Arial" w:eastAsia="Times New Roman" w:hAnsi="Arial" w:cs="Arial"/>
        </w:rPr>
      </w:pPr>
    </w:p>
    <w:p w14:paraId="545A15A5" w14:textId="5B4E3B5D" w:rsidR="00541072" w:rsidRPr="009A1E13" w:rsidRDefault="003F4957" w:rsidP="007D7F9E">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b/>
          <w:u w:val="single"/>
        </w:rPr>
        <w:t>FACILITY</w:t>
      </w:r>
      <w:proofErr w:type="gramStart"/>
      <w:r w:rsidRPr="009A1E13">
        <w:rPr>
          <w:rFonts w:ascii="Arial" w:eastAsia="Times New Roman" w:hAnsi="Arial" w:cs="Arial"/>
          <w:b/>
          <w:u w:val="single"/>
        </w:rPr>
        <w:t>:</w:t>
      </w:r>
      <w:r w:rsidRPr="009A1E13">
        <w:rPr>
          <w:rFonts w:ascii="Arial" w:eastAsia="Times New Roman" w:hAnsi="Arial" w:cs="Arial"/>
          <w:b/>
        </w:rPr>
        <w:t xml:space="preserve">  </w:t>
      </w:r>
      <w:r w:rsidRPr="009A1E13">
        <w:rPr>
          <w:rFonts w:ascii="Arial" w:eastAsia="Times New Roman" w:hAnsi="Arial" w:cs="Arial"/>
        </w:rPr>
        <w:t>It</w:t>
      </w:r>
      <w:proofErr w:type="gramEnd"/>
      <w:r w:rsidRPr="009A1E13">
        <w:rPr>
          <w:rFonts w:ascii="Arial" w:eastAsia="Times New Roman" w:hAnsi="Arial" w:cs="Arial"/>
        </w:rPr>
        <w:t xml:space="preserve"> is the responsibility of the Contractor to properly maintain its facilities and the VA shall have no responsibility for paying or reimbursing the Contractor for such expenses. </w:t>
      </w:r>
      <w:r w:rsidR="007E256A" w:rsidRPr="009A1E13">
        <w:rPr>
          <w:rFonts w:ascii="Arial" w:eastAsia="Times New Roman" w:hAnsi="Arial" w:cs="Arial"/>
        </w:rPr>
        <w:t>The facility shall not be within 1,000 feet of a school, daycare centers</w:t>
      </w:r>
      <w:r w:rsidR="00B77A93" w:rsidRPr="009A1E13">
        <w:rPr>
          <w:rFonts w:ascii="Arial" w:eastAsia="Times New Roman" w:hAnsi="Arial" w:cs="Arial"/>
        </w:rPr>
        <w:t xml:space="preserve">, playgrounds or other places where children gather </w:t>
      </w:r>
      <w:proofErr w:type="gramStart"/>
      <w:r w:rsidR="00B77A93" w:rsidRPr="009A1E13">
        <w:rPr>
          <w:rFonts w:ascii="Arial" w:eastAsia="Times New Roman" w:hAnsi="Arial" w:cs="Arial"/>
        </w:rPr>
        <w:t>so as to</w:t>
      </w:r>
      <w:proofErr w:type="gramEnd"/>
      <w:r w:rsidR="00B77A93" w:rsidRPr="009A1E13">
        <w:rPr>
          <w:rFonts w:ascii="Arial" w:eastAsia="Times New Roman" w:hAnsi="Arial" w:cs="Arial"/>
        </w:rPr>
        <w:t xml:space="preserve"> </w:t>
      </w:r>
      <w:proofErr w:type="gramStart"/>
      <w:r w:rsidR="00B77A93" w:rsidRPr="009A1E13">
        <w:rPr>
          <w:rFonts w:ascii="Arial" w:eastAsia="Times New Roman" w:hAnsi="Arial" w:cs="Arial"/>
        </w:rPr>
        <w:t xml:space="preserve">be in compliance </w:t>
      </w:r>
      <w:r w:rsidR="00541072" w:rsidRPr="009A1E13">
        <w:rPr>
          <w:rFonts w:ascii="Arial" w:eastAsia="Times New Roman" w:hAnsi="Arial" w:cs="Arial"/>
        </w:rPr>
        <w:t>with</w:t>
      </w:r>
      <w:proofErr w:type="gramEnd"/>
      <w:r w:rsidR="00541072" w:rsidRPr="009A1E13">
        <w:rPr>
          <w:rFonts w:ascii="Arial" w:eastAsia="Times New Roman" w:hAnsi="Arial" w:cs="Arial"/>
        </w:rPr>
        <w:t xml:space="preserve"> the below stated law</w:t>
      </w:r>
      <w:r w:rsidR="007D7F9E" w:rsidRPr="009A1E13">
        <w:rPr>
          <w:rFonts w:ascii="Arial" w:eastAsia="Times New Roman" w:hAnsi="Arial" w:cs="Arial"/>
        </w:rPr>
        <w:t>:</w:t>
      </w:r>
    </w:p>
    <w:p w14:paraId="7D170EB0" w14:textId="488C9B7B" w:rsidR="00C8331B" w:rsidRPr="009A1E13" w:rsidRDefault="00EE3997" w:rsidP="00F56CBC">
      <w:pPr>
        <w:pStyle w:val="Default"/>
        <w:ind w:left="720"/>
        <w:rPr>
          <w:rFonts w:ascii="Arial" w:hAnsi="Arial" w:cs="Arial"/>
          <w:sz w:val="22"/>
          <w:szCs w:val="22"/>
        </w:rPr>
      </w:pPr>
      <w:r w:rsidRPr="009A1E13">
        <w:rPr>
          <w:rFonts w:ascii="Arial" w:eastAsia="Times New Roman" w:hAnsi="Arial" w:cs="Arial"/>
          <w:bCs/>
          <w:color w:val="auto"/>
          <w:sz w:val="22"/>
          <w:szCs w:val="22"/>
        </w:rPr>
        <w:t>Ohio Law States 2950.03.1 Residing within 1,000 feet of school premises is prohibited</w:t>
      </w:r>
      <w:r w:rsidR="00347D7C" w:rsidRPr="009A1E13">
        <w:rPr>
          <w:rFonts w:ascii="Arial" w:eastAsia="Times New Roman" w:hAnsi="Arial" w:cs="Arial"/>
          <w:bCs/>
          <w:color w:val="auto"/>
          <w:sz w:val="22"/>
          <w:szCs w:val="22"/>
        </w:rPr>
        <w:t>; injunctive relief. Part (A)</w:t>
      </w:r>
      <w:r w:rsidR="00C8331B" w:rsidRPr="009A1E13">
        <w:rPr>
          <w:rFonts w:ascii="Arial" w:eastAsia="Times New Roman" w:hAnsi="Arial" w:cs="Arial"/>
          <w:bCs/>
          <w:color w:val="auto"/>
          <w:sz w:val="22"/>
          <w:szCs w:val="22"/>
        </w:rPr>
        <w:t xml:space="preserve"> </w:t>
      </w:r>
      <w:r w:rsidR="00C8331B" w:rsidRPr="009A1E13">
        <w:rPr>
          <w:rFonts w:ascii="Arial" w:hAnsi="Arial" w:cs="Arial"/>
          <w:sz w:val="22"/>
          <w:szCs w:val="22"/>
        </w:rPr>
        <w:t>No person who has been convicted of, is convicted of, has pleaded guilty to, or pleads guilty to either a sexually oriented offense that is not a registration-exempt sexually oriented offense or a child-victim oriented offense shall establish a residence or occupy residential premises within one thousand feet of any school premises. </w:t>
      </w:r>
    </w:p>
    <w:p w14:paraId="6E948DC2" w14:textId="77777777" w:rsidR="0022569A" w:rsidRPr="009A1E13" w:rsidRDefault="0022569A" w:rsidP="00C8331B">
      <w:pPr>
        <w:pStyle w:val="Default"/>
        <w:ind w:left="720"/>
        <w:jc w:val="both"/>
        <w:rPr>
          <w:rFonts w:ascii="Arial" w:hAnsi="Arial" w:cs="Arial"/>
          <w:sz w:val="22"/>
          <w:szCs w:val="22"/>
        </w:rPr>
      </w:pPr>
    </w:p>
    <w:p w14:paraId="3262A66D" w14:textId="0DC2CAB7" w:rsidR="003434D0" w:rsidRPr="009A1E13" w:rsidRDefault="003434D0" w:rsidP="00C8331B">
      <w:pPr>
        <w:pStyle w:val="Default"/>
        <w:ind w:left="720"/>
        <w:jc w:val="both"/>
        <w:rPr>
          <w:rFonts w:ascii="Arial" w:hAnsi="Arial" w:cs="Arial"/>
          <w:sz w:val="22"/>
          <w:szCs w:val="22"/>
        </w:rPr>
      </w:pPr>
      <w:r w:rsidRPr="009A1E13">
        <w:rPr>
          <w:rFonts w:ascii="Arial" w:hAnsi="Arial" w:cs="Arial"/>
          <w:sz w:val="22"/>
          <w:szCs w:val="22"/>
        </w:rPr>
        <w:t>The Ohio Revised Code 2925.01 defines a “School” as: “School”</w:t>
      </w:r>
      <w:r w:rsidRPr="009A1E13">
        <w:rPr>
          <w:rFonts w:ascii="Arial" w:hAnsi="Arial" w:cs="Arial"/>
          <w:color w:val="333333"/>
          <w:sz w:val="22"/>
          <w:szCs w:val="22"/>
          <w:shd w:val="clear" w:color="auto" w:fill="FFFFFF"/>
        </w:rPr>
        <w:t xml:space="preserve"> means any school operated by a board of education, any community school established under Chapter 3314. of the Revised Code, or any nonpublic school for which the director of education and workforce prescribes minimum standards under section </w:t>
      </w:r>
      <w:hyperlink r:id="rId9" w:history="1">
        <w:r w:rsidRPr="009A1E13">
          <w:rPr>
            <w:rFonts w:ascii="Arial" w:hAnsi="Arial" w:cs="Arial"/>
            <w:color w:val="auto"/>
            <w:sz w:val="22"/>
            <w:szCs w:val="22"/>
            <w:shd w:val="clear" w:color="auto" w:fill="FFFFFF"/>
          </w:rPr>
          <w:t>3301.07</w:t>
        </w:r>
      </w:hyperlink>
      <w:r w:rsidRPr="009A1E13">
        <w:rPr>
          <w:rFonts w:ascii="Arial" w:hAnsi="Arial" w:cs="Arial"/>
          <w:color w:val="333333"/>
          <w:sz w:val="22"/>
          <w:szCs w:val="22"/>
          <w:shd w:val="clear" w:color="auto" w:fill="FFFFFF"/>
        </w:rPr>
        <w:t xml:space="preserve"> of the Revised Code, </w:t>
      </w:r>
      <w:r w:rsidRPr="009A1E13">
        <w:rPr>
          <w:rFonts w:ascii="Arial" w:hAnsi="Arial" w:cs="Arial"/>
          <w:color w:val="333333"/>
          <w:sz w:val="22"/>
          <w:szCs w:val="22"/>
          <w:shd w:val="clear" w:color="auto" w:fill="FFFFFF"/>
        </w:rPr>
        <w:lastRenderedPageBreak/>
        <w:t>whether or not any instruction, extracurricular activities, or training provided by the school is being conducted at the time a criminal offense is committed.</w:t>
      </w:r>
    </w:p>
    <w:p w14:paraId="69DCE6BF" w14:textId="77777777" w:rsidR="00F56CBC" w:rsidRPr="009A1E13" w:rsidRDefault="00F56CBC" w:rsidP="00114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p>
    <w:p w14:paraId="79915A36" w14:textId="77777777" w:rsidR="00F56CBC" w:rsidRPr="009A1E13" w:rsidRDefault="003F4957" w:rsidP="00F56C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rPr>
        <w:t>The contract facility must:</w:t>
      </w:r>
    </w:p>
    <w:p w14:paraId="4DC32252"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color w:val="000000"/>
        </w:rPr>
        <w:t>Have a current occupancy permit issued by the local and state governments in the</w:t>
      </w:r>
      <w:r w:rsidR="003A2B6E" w:rsidRPr="009A1E13">
        <w:rPr>
          <w:rFonts w:ascii="Arial" w:eastAsia="Times New Roman" w:hAnsi="Arial" w:cs="Arial"/>
          <w:color w:val="000000"/>
        </w:rPr>
        <w:t xml:space="preserve"> </w:t>
      </w:r>
      <w:r w:rsidRPr="009A1E13">
        <w:rPr>
          <w:rFonts w:ascii="Arial" w:eastAsia="Times New Roman" w:hAnsi="Arial" w:cs="Arial"/>
          <w:color w:val="000000"/>
        </w:rPr>
        <w:t>jurisdiction where the facility is located.</w:t>
      </w:r>
    </w:p>
    <w:p w14:paraId="5B85D317"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proofErr w:type="gramStart"/>
      <w:r w:rsidRPr="009A1E13">
        <w:rPr>
          <w:rFonts w:ascii="Arial" w:eastAsia="Times New Roman" w:hAnsi="Arial" w:cs="Arial"/>
          <w:color w:val="000000"/>
        </w:rPr>
        <w:t>Be in compliance with</w:t>
      </w:r>
      <w:proofErr w:type="gramEnd"/>
      <w:r w:rsidRPr="009A1E13">
        <w:rPr>
          <w:rFonts w:ascii="Arial" w:eastAsia="Times New Roman" w:hAnsi="Arial" w:cs="Arial"/>
          <w:color w:val="000000"/>
        </w:rPr>
        <w:t xml:space="preserve"> existing standards of the National Fire Protection Act (NFPA), State and local safety codes, and/or State health and sanitation codes.</w:t>
      </w:r>
    </w:p>
    <w:p w14:paraId="5BEACB91"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color w:val="000000"/>
        </w:rPr>
        <w:t>Where applicable, be licensed under State or local authority.</w:t>
      </w:r>
    </w:p>
    <w:p w14:paraId="43F9BA02"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color w:val="000000"/>
        </w:rPr>
        <w:t>Where applicable, be accredited by the State.</w:t>
      </w:r>
    </w:p>
    <w:p w14:paraId="041BDDFF"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rPr>
        <w:t>Be equipped with operational air conditioning /heating systems</w:t>
      </w:r>
    </w:p>
    <w:p w14:paraId="32E5FD43"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rPr>
        <w:t>Be kept clean free of dirt, grime, mold, or other hazardous substances and damaged noticeably detract from the overall appearance.</w:t>
      </w:r>
    </w:p>
    <w:p w14:paraId="32195C42"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rPr>
        <w:t>Be equipped with first aid equipment and an evacuation plan in case of emergency.</w:t>
      </w:r>
    </w:p>
    <w:p w14:paraId="26BACA84" w14:textId="77777777" w:rsidR="00F87A0E"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rPr>
        <w:t xml:space="preserve">Have windows and doors that can be opened and closed in accordance with </w:t>
      </w:r>
      <w:proofErr w:type="gramStart"/>
      <w:r w:rsidRPr="009A1E13">
        <w:rPr>
          <w:rFonts w:ascii="Arial" w:eastAsia="Times New Roman" w:hAnsi="Arial" w:cs="Arial"/>
        </w:rPr>
        <w:t>manufacturer</w:t>
      </w:r>
      <w:proofErr w:type="gramEnd"/>
      <w:r w:rsidRPr="009A1E13">
        <w:rPr>
          <w:rFonts w:ascii="Arial" w:eastAsia="Times New Roman" w:hAnsi="Arial" w:cs="Arial"/>
        </w:rPr>
        <w:t xml:space="preserve"> standards.</w:t>
      </w:r>
    </w:p>
    <w:p w14:paraId="78D5651C" w14:textId="1CE20A88" w:rsidR="003F4957" w:rsidRPr="009A1E13" w:rsidRDefault="003F4957" w:rsidP="00F87A0E">
      <w:pPr>
        <w:pStyle w:val="ListParagraph"/>
        <w:numPr>
          <w:ilvl w:val="0"/>
          <w:numId w:val="4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rPr>
        <w:t>Have an aggressive on-going plan to address bed bug infestation</w:t>
      </w:r>
      <w:r w:rsidRPr="009A1E13">
        <w:rPr>
          <w:rFonts w:ascii="Arial" w:eastAsia="Times New Roman" w:hAnsi="Arial" w:cs="Arial"/>
          <w:b/>
          <w:i/>
        </w:rPr>
        <w:t>.  This policy must be a part of your written response to this solicitation.</w:t>
      </w:r>
      <w:r w:rsidRPr="009A1E13">
        <w:rPr>
          <w:rFonts w:ascii="Arial" w:eastAsia="Times New Roman" w:hAnsi="Arial" w:cs="Arial"/>
        </w:rPr>
        <w:t xml:space="preserve">  On-going bed bug infestation will be grounds for immediate discharge of </w:t>
      </w:r>
      <w:r w:rsidR="00962E6F" w:rsidRPr="009A1E13">
        <w:rPr>
          <w:rFonts w:ascii="Arial" w:eastAsia="Times New Roman" w:hAnsi="Arial" w:cs="Arial"/>
        </w:rPr>
        <w:t>Veterans</w:t>
      </w:r>
      <w:r w:rsidRPr="009A1E13">
        <w:rPr>
          <w:rFonts w:ascii="Arial" w:eastAsia="Times New Roman" w:hAnsi="Arial" w:cs="Arial"/>
        </w:rPr>
        <w:t xml:space="preserve"> from the facility </w:t>
      </w:r>
    </w:p>
    <w:p w14:paraId="2D94EE64" w14:textId="4B0F9FE9" w:rsidR="003F4957" w:rsidRPr="009A1E13" w:rsidRDefault="003F4957" w:rsidP="009402F3">
      <w:pPr>
        <w:tabs>
          <w:tab w:val="left" w:pos="990"/>
        </w:tabs>
        <w:spacing w:after="0" w:line="240" w:lineRule="auto"/>
        <w:ind w:left="720" w:right="90" w:firstLine="90"/>
        <w:rPr>
          <w:rFonts w:ascii="Arial" w:eastAsia="Times New Roman" w:hAnsi="Arial" w:cs="Arial"/>
        </w:rPr>
      </w:pPr>
    </w:p>
    <w:p w14:paraId="0B322B91" w14:textId="77777777" w:rsidR="005D7AB3" w:rsidRPr="009A1E13" w:rsidRDefault="003F4957" w:rsidP="005D7AB3">
      <w:p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Arial" w:eastAsia="Times New Roman" w:hAnsi="Arial" w:cs="Arial"/>
        </w:rPr>
      </w:pPr>
      <w:r w:rsidRPr="009A1E13">
        <w:rPr>
          <w:rFonts w:ascii="Arial" w:eastAsia="Times New Roman" w:hAnsi="Arial" w:cs="Arial"/>
          <w:color w:val="000000"/>
        </w:rPr>
        <w:t xml:space="preserve">The </w:t>
      </w:r>
      <w:r w:rsidR="005D7AB3" w:rsidRPr="009A1E13">
        <w:rPr>
          <w:rFonts w:ascii="Arial" w:eastAsia="Times New Roman" w:hAnsi="Arial" w:cs="Arial"/>
          <w:color w:val="000000"/>
        </w:rPr>
        <w:t>contract</w:t>
      </w:r>
      <w:r w:rsidRPr="009A1E13">
        <w:rPr>
          <w:rFonts w:ascii="Arial" w:eastAsia="Times New Roman" w:hAnsi="Arial" w:cs="Arial"/>
          <w:color w:val="000000"/>
        </w:rPr>
        <w:t xml:space="preserve"> facility must meet fire safety requirements, as follows:</w:t>
      </w:r>
    </w:p>
    <w:p w14:paraId="587169D7" w14:textId="77777777" w:rsidR="005D7AB3" w:rsidRPr="009A1E13" w:rsidRDefault="003F4957" w:rsidP="005D7AB3">
      <w:pPr>
        <w:pStyle w:val="ListParagraph"/>
        <w:numPr>
          <w:ilvl w:val="0"/>
          <w:numId w:val="46"/>
        </w:num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Arial" w:eastAsia="Times New Roman" w:hAnsi="Arial" w:cs="Arial"/>
        </w:rPr>
      </w:pPr>
      <w:r w:rsidRPr="009A1E13">
        <w:rPr>
          <w:rFonts w:ascii="Arial" w:eastAsia="Times New Roman" w:hAnsi="Arial" w:cs="Arial"/>
          <w:color w:val="000000"/>
        </w:rPr>
        <w:t xml:space="preserve">The building must meet the requirements of the applicable residential occupancy chapters of the current version of NFPA 101, National Fire Protection Association's Life Safety Code. Any equivalencies or variances must be approved by </w:t>
      </w:r>
      <w:r w:rsidR="00C35D42" w:rsidRPr="009A1E13">
        <w:rPr>
          <w:rFonts w:ascii="Arial" w:eastAsia="Times New Roman" w:hAnsi="Arial" w:cs="Arial"/>
          <w:color w:val="000000"/>
        </w:rPr>
        <w:t>the VA Northeast Ohio Healthcare System’s</w:t>
      </w:r>
      <w:r w:rsidR="00907EEA" w:rsidRPr="009A1E13">
        <w:rPr>
          <w:rFonts w:ascii="Arial" w:eastAsia="Times New Roman" w:hAnsi="Arial" w:cs="Arial"/>
          <w:color w:val="000000"/>
        </w:rPr>
        <w:t xml:space="preserve"> Medical Center</w:t>
      </w:r>
      <w:r w:rsidRPr="009A1E13">
        <w:rPr>
          <w:rFonts w:ascii="Arial" w:eastAsia="Times New Roman" w:hAnsi="Arial" w:cs="Arial"/>
          <w:color w:val="000000"/>
        </w:rPr>
        <w:t xml:space="preserve"> Director</w:t>
      </w:r>
      <w:r w:rsidR="00907EEA" w:rsidRPr="009A1E13">
        <w:rPr>
          <w:rFonts w:ascii="Arial" w:eastAsia="Times New Roman" w:hAnsi="Arial" w:cs="Arial"/>
          <w:color w:val="000000"/>
        </w:rPr>
        <w:t>.</w:t>
      </w:r>
    </w:p>
    <w:p w14:paraId="4B121C0C" w14:textId="77777777" w:rsidR="005D7AB3" w:rsidRPr="009A1E13" w:rsidRDefault="003F4957" w:rsidP="005D7AB3">
      <w:pPr>
        <w:pStyle w:val="ListParagraph"/>
        <w:numPr>
          <w:ilvl w:val="0"/>
          <w:numId w:val="46"/>
        </w:num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Arial" w:eastAsia="Times New Roman" w:hAnsi="Arial" w:cs="Arial"/>
        </w:rPr>
      </w:pPr>
      <w:r w:rsidRPr="009A1E13">
        <w:rPr>
          <w:rFonts w:ascii="Arial" w:eastAsia="Times New Roman" w:hAnsi="Arial" w:cs="Arial"/>
          <w:color w:val="000000"/>
        </w:rPr>
        <w:t xml:space="preserve">All residents in the facility must be mentally and physically capable of leaving the </w:t>
      </w:r>
      <w:proofErr w:type="gramStart"/>
      <w:r w:rsidRPr="009A1E13">
        <w:rPr>
          <w:rFonts w:ascii="Arial" w:eastAsia="Times New Roman" w:hAnsi="Arial" w:cs="Arial"/>
          <w:color w:val="000000"/>
        </w:rPr>
        <w:t>building,</w:t>
      </w:r>
      <w:proofErr w:type="gramEnd"/>
      <w:r w:rsidRPr="009A1E13">
        <w:rPr>
          <w:rFonts w:ascii="Arial" w:eastAsia="Times New Roman" w:hAnsi="Arial" w:cs="Arial"/>
          <w:color w:val="000000"/>
        </w:rPr>
        <w:t xml:space="preserve"> unaided, in the event of an emergency</w:t>
      </w:r>
    </w:p>
    <w:p w14:paraId="1631AC92" w14:textId="77777777" w:rsidR="005D7AB3" w:rsidRPr="009A1E13" w:rsidRDefault="003F4957" w:rsidP="005D7AB3">
      <w:pPr>
        <w:pStyle w:val="ListParagraph"/>
        <w:numPr>
          <w:ilvl w:val="0"/>
          <w:numId w:val="46"/>
        </w:num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Arial" w:eastAsia="Times New Roman" w:hAnsi="Arial" w:cs="Arial"/>
        </w:rPr>
      </w:pPr>
      <w:r w:rsidRPr="009A1E13">
        <w:rPr>
          <w:rFonts w:ascii="Arial" w:eastAsia="Times New Roman" w:hAnsi="Arial" w:cs="Arial"/>
          <w:color w:val="000000"/>
        </w:rPr>
        <w:t xml:space="preserve">Fire exit drills must be held at least quarterly. Residents must be instructed in evacuation procedures. A written fire plan for evacuation in the event of fire shall be developed and reviewed annually. The plan shall outline the duties, responsibilities and actions to be taken by the staff and residents in the event of a fire emergency. </w:t>
      </w:r>
      <w:proofErr w:type="gramStart"/>
      <w:r w:rsidRPr="009A1E13">
        <w:rPr>
          <w:rFonts w:ascii="Arial" w:eastAsia="Times New Roman" w:hAnsi="Arial" w:cs="Arial"/>
          <w:color w:val="000000"/>
        </w:rPr>
        <w:t>Plan</w:t>
      </w:r>
      <w:proofErr w:type="gramEnd"/>
      <w:r w:rsidRPr="009A1E13">
        <w:rPr>
          <w:rFonts w:ascii="Arial" w:eastAsia="Times New Roman" w:hAnsi="Arial" w:cs="Arial"/>
          <w:color w:val="000000"/>
        </w:rPr>
        <w:t xml:space="preserve"> </w:t>
      </w:r>
      <w:proofErr w:type="gramStart"/>
      <w:r w:rsidRPr="009A1E13">
        <w:rPr>
          <w:rFonts w:ascii="Arial" w:eastAsia="Times New Roman" w:hAnsi="Arial" w:cs="Arial"/>
          <w:color w:val="000000"/>
        </w:rPr>
        <w:t>shall</w:t>
      </w:r>
      <w:proofErr w:type="gramEnd"/>
      <w:r w:rsidRPr="009A1E13">
        <w:rPr>
          <w:rFonts w:ascii="Arial" w:eastAsia="Times New Roman" w:hAnsi="Arial" w:cs="Arial"/>
          <w:color w:val="000000"/>
        </w:rPr>
        <w:t xml:space="preserve"> be implemented during fire exit drills.</w:t>
      </w:r>
    </w:p>
    <w:p w14:paraId="68D2AFC4" w14:textId="77777777" w:rsidR="005D7AB3" w:rsidRPr="009A1E13" w:rsidRDefault="003F4957" w:rsidP="005D7AB3">
      <w:pPr>
        <w:pStyle w:val="ListParagraph"/>
        <w:numPr>
          <w:ilvl w:val="0"/>
          <w:numId w:val="46"/>
        </w:num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Arial" w:eastAsia="Times New Roman" w:hAnsi="Arial" w:cs="Arial"/>
        </w:rPr>
      </w:pPr>
      <w:r w:rsidRPr="009A1E13">
        <w:rPr>
          <w:rFonts w:ascii="Arial" w:eastAsia="Times New Roman" w:hAnsi="Arial" w:cs="Arial"/>
          <w:color w:val="000000"/>
        </w:rPr>
        <w:t>A written policy regarding tobacco smoking in the facility shall be established and enforced.</w:t>
      </w:r>
    </w:p>
    <w:p w14:paraId="28AF316C" w14:textId="77777777" w:rsidR="005D7AB3" w:rsidRPr="009A1E13" w:rsidRDefault="003F4957" w:rsidP="005D7AB3">
      <w:pPr>
        <w:pStyle w:val="ListParagraph"/>
        <w:numPr>
          <w:ilvl w:val="0"/>
          <w:numId w:val="46"/>
        </w:num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Arial" w:eastAsia="Times New Roman" w:hAnsi="Arial" w:cs="Arial"/>
        </w:rPr>
      </w:pPr>
      <w:r w:rsidRPr="009A1E13">
        <w:rPr>
          <w:rFonts w:ascii="Arial" w:eastAsia="Times New Roman" w:hAnsi="Arial" w:cs="Arial"/>
          <w:color w:val="000000"/>
        </w:rPr>
        <w:t>NFPA 10 Portable fire extinguishers shall be installed at the facility and NFPA will be used as guidance in selection and location requirements of fire extinguishers.</w:t>
      </w:r>
    </w:p>
    <w:p w14:paraId="4F98D072" w14:textId="77777777" w:rsidR="005D7AB3" w:rsidRPr="009A1E13" w:rsidRDefault="003F4957" w:rsidP="005D7AB3">
      <w:pPr>
        <w:pStyle w:val="ListParagraph"/>
        <w:numPr>
          <w:ilvl w:val="0"/>
          <w:numId w:val="46"/>
        </w:num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Arial" w:eastAsia="Times New Roman" w:hAnsi="Arial" w:cs="Arial"/>
        </w:rPr>
      </w:pPr>
      <w:r w:rsidRPr="009A1E13">
        <w:rPr>
          <w:rFonts w:ascii="Arial" w:eastAsia="Times New Roman" w:hAnsi="Arial" w:cs="Arial"/>
          <w:color w:val="000000"/>
        </w:rPr>
        <w:t>Requirements for fire protection equipment and systems shall be in accordance with NFPA 101. All fire protection systems and equipment, such as the fire alarm system, smoke detectors, and portable extinguishers, shall be inspected, tested and maintained in accordance with the applicable NFPA fire codes and the results documented.</w:t>
      </w:r>
    </w:p>
    <w:p w14:paraId="7863D1BD" w14:textId="30AF4939" w:rsidR="003F4957" w:rsidRPr="005D7AB3" w:rsidRDefault="003F4957" w:rsidP="005D7AB3">
      <w:pPr>
        <w:pStyle w:val="ListParagraph"/>
        <w:numPr>
          <w:ilvl w:val="0"/>
          <w:numId w:val="46"/>
        </w:numPr>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90"/>
        <w:rPr>
          <w:rFonts w:ascii="Times New Roman" w:eastAsia="Times New Roman" w:hAnsi="Times New Roman" w:cs="Times New Roman"/>
          <w:sz w:val="24"/>
          <w:szCs w:val="24"/>
        </w:rPr>
      </w:pPr>
      <w:r w:rsidRPr="009A1E13">
        <w:rPr>
          <w:rFonts w:ascii="Arial" w:eastAsia="Times New Roman" w:hAnsi="Arial" w:cs="Arial"/>
          <w:color w:val="000000"/>
        </w:rPr>
        <w:t xml:space="preserve">The annual inspection by a VA team required by paragraph 7 shall include a fire and safety inspection conducted at the facility unless a review of past Department of </w:t>
      </w:r>
      <w:r w:rsidR="00962E6F" w:rsidRPr="009A1E13">
        <w:rPr>
          <w:rFonts w:ascii="Arial" w:eastAsia="Times New Roman" w:hAnsi="Arial" w:cs="Arial"/>
          <w:color w:val="000000"/>
        </w:rPr>
        <w:t>Veterans</w:t>
      </w:r>
      <w:r w:rsidRPr="009A1E13">
        <w:rPr>
          <w:rFonts w:ascii="Arial" w:eastAsia="Times New Roman" w:hAnsi="Arial" w:cs="Arial"/>
          <w:color w:val="000000"/>
        </w:rPr>
        <w:t xml:space="preserve"> Affairs inspections or inspections made by the local authorities indicates that a fire and safety inspection would not be necessary, in which case the fire and safety inspection may be waived by the VA.</w:t>
      </w:r>
      <w:r w:rsidRPr="009A1E13">
        <w:rPr>
          <w:rFonts w:ascii="Arial" w:eastAsia="Times New Roman" w:hAnsi="Arial" w:cs="Arial"/>
          <w:color w:val="000000"/>
        </w:rPr>
        <w:br/>
      </w:r>
    </w:p>
    <w:p w14:paraId="287243B0" w14:textId="2365CB1B" w:rsidR="003F4957" w:rsidRPr="009A1E13" w:rsidRDefault="003F4957" w:rsidP="009402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b/>
          <w:u w:val="single"/>
        </w:rPr>
        <w:t>INSPECTION OF FACILITY AND PROGRAM</w:t>
      </w:r>
      <w:r w:rsidRPr="009A1E13">
        <w:rPr>
          <w:rFonts w:ascii="Arial" w:eastAsia="Times New Roman" w:hAnsi="Arial" w:cs="Arial"/>
          <w:u w:val="single"/>
        </w:rPr>
        <w:t>:</w:t>
      </w:r>
      <w:r w:rsidRPr="009A1E13">
        <w:rPr>
          <w:rFonts w:ascii="Arial" w:eastAsia="Times New Roman" w:hAnsi="Arial" w:cs="Arial"/>
        </w:rPr>
        <w:t xml:space="preserve"> Prior to the award of a contract and annually during the contract term, a multidisciplinary VA team consisting of a social worker, dietitian, a representative of the VA Police, and a Facilities Management Safety Officer, Nursing and/or other subject matter experts as determined necessary by the </w:t>
      </w:r>
      <w:r w:rsidR="009147A0" w:rsidRPr="009A1E13">
        <w:rPr>
          <w:rFonts w:ascii="Arial" w:eastAsia="Times New Roman" w:hAnsi="Arial" w:cs="Arial"/>
        </w:rPr>
        <w:t>M</w:t>
      </w:r>
      <w:r w:rsidRPr="009A1E13">
        <w:rPr>
          <w:rFonts w:ascii="Arial" w:eastAsia="Times New Roman" w:hAnsi="Arial" w:cs="Arial"/>
        </w:rPr>
        <w:t xml:space="preserve">edical </w:t>
      </w:r>
      <w:r w:rsidR="009147A0" w:rsidRPr="009A1E13">
        <w:rPr>
          <w:rFonts w:ascii="Arial" w:eastAsia="Times New Roman" w:hAnsi="Arial" w:cs="Arial"/>
        </w:rPr>
        <w:t>C</w:t>
      </w:r>
      <w:r w:rsidRPr="009A1E13">
        <w:rPr>
          <w:rFonts w:ascii="Arial" w:eastAsia="Times New Roman" w:hAnsi="Arial" w:cs="Arial"/>
        </w:rPr>
        <w:t xml:space="preserve">enter </w:t>
      </w:r>
      <w:r w:rsidR="009147A0" w:rsidRPr="009A1E13">
        <w:rPr>
          <w:rFonts w:ascii="Arial" w:eastAsia="Times New Roman" w:hAnsi="Arial" w:cs="Arial"/>
        </w:rPr>
        <w:t>D</w:t>
      </w:r>
      <w:r w:rsidRPr="009A1E13">
        <w:rPr>
          <w:rFonts w:ascii="Arial" w:eastAsia="Times New Roman" w:hAnsi="Arial" w:cs="Arial"/>
        </w:rPr>
        <w:t xml:space="preserve">irector or </w:t>
      </w:r>
      <w:r w:rsidR="002110B9" w:rsidRPr="009A1E13">
        <w:rPr>
          <w:rFonts w:ascii="Arial" w:eastAsia="Times New Roman" w:hAnsi="Arial" w:cs="Arial"/>
        </w:rPr>
        <w:t>HCHV Coordinator</w:t>
      </w:r>
      <w:r w:rsidRPr="009A1E13">
        <w:rPr>
          <w:rFonts w:ascii="Arial" w:eastAsia="Times New Roman" w:hAnsi="Arial" w:cs="Arial"/>
        </w:rPr>
        <w:t xml:space="preserve"> shall conduct a survey of the Contractor’s facilities to be used to provide </w:t>
      </w:r>
      <w:r w:rsidR="00962E6F" w:rsidRPr="009A1E13">
        <w:rPr>
          <w:rFonts w:ascii="Arial" w:eastAsia="Times New Roman" w:hAnsi="Arial" w:cs="Arial"/>
        </w:rPr>
        <w:t>Veterans</w:t>
      </w:r>
      <w:r w:rsidRPr="009A1E13">
        <w:rPr>
          <w:rFonts w:ascii="Arial" w:eastAsia="Times New Roman" w:hAnsi="Arial" w:cs="Arial"/>
        </w:rPr>
        <w:t xml:space="preserve"> food, shelter, and therapeutic services to assure the facility </w:t>
      </w:r>
      <w:r w:rsidRPr="009A1E13">
        <w:rPr>
          <w:rFonts w:ascii="Arial" w:eastAsia="Times New Roman" w:hAnsi="Arial" w:cs="Arial"/>
        </w:rPr>
        <w:lastRenderedPageBreak/>
        <w:t>provides quality care in a safe environment.</w:t>
      </w:r>
      <w:r w:rsidRPr="009A1E13">
        <w:rPr>
          <w:rFonts w:ascii="Arial" w:eastAsia="Times New Roman" w:hAnsi="Arial" w:cs="Arial"/>
          <w:color w:val="000000"/>
        </w:rPr>
        <w:t xml:space="preserve"> Inspections may also be carried out at such other times as deemed necessary by the Department of </w:t>
      </w:r>
      <w:r w:rsidR="00962E6F" w:rsidRPr="009A1E13">
        <w:rPr>
          <w:rFonts w:ascii="Arial" w:eastAsia="Times New Roman" w:hAnsi="Arial" w:cs="Arial"/>
          <w:color w:val="000000"/>
        </w:rPr>
        <w:t>Veterans</w:t>
      </w:r>
      <w:r w:rsidRPr="009A1E13">
        <w:rPr>
          <w:rFonts w:ascii="Arial" w:eastAsia="Times New Roman" w:hAnsi="Arial" w:cs="Arial"/>
          <w:color w:val="000000"/>
        </w:rPr>
        <w:t xml:space="preserve"> Affairs.</w:t>
      </w:r>
    </w:p>
    <w:p w14:paraId="429B6C83" w14:textId="77777777"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rPr>
      </w:pPr>
      <w:r w:rsidRPr="009A1E13">
        <w:rPr>
          <w:rFonts w:ascii="Arial" w:eastAsia="Times New Roman" w:hAnsi="Arial" w:cs="Arial"/>
          <w:b/>
        </w:rPr>
        <w:t xml:space="preserve"> </w:t>
      </w:r>
    </w:p>
    <w:p w14:paraId="5F9EB28F" w14:textId="69C3ED86"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90"/>
        <w:rPr>
          <w:rFonts w:ascii="Arial" w:eastAsia="Times New Roman" w:hAnsi="Arial" w:cs="Arial"/>
        </w:rPr>
      </w:pPr>
      <w:r w:rsidRPr="009A1E13">
        <w:rPr>
          <w:rFonts w:ascii="Arial" w:eastAsia="Times New Roman" w:hAnsi="Arial" w:cs="Arial"/>
        </w:rPr>
        <w:t xml:space="preserve">The </w:t>
      </w:r>
      <w:r w:rsidR="00B357D7" w:rsidRPr="009A1E13">
        <w:rPr>
          <w:rFonts w:ascii="Arial" w:eastAsia="Times New Roman" w:hAnsi="Arial" w:cs="Arial"/>
        </w:rPr>
        <w:t>Contractor shall</w:t>
      </w:r>
      <w:r w:rsidRPr="009A1E13">
        <w:rPr>
          <w:rFonts w:ascii="Arial" w:eastAsia="Times New Roman" w:hAnsi="Arial" w:cs="Arial"/>
        </w:rPr>
        <w:t xml:space="preserve"> be advised of the findings of the inspection team.  If deficiencies are noted during any inspection, the </w:t>
      </w:r>
      <w:r w:rsidR="00B357D7" w:rsidRPr="009A1E13">
        <w:rPr>
          <w:rFonts w:ascii="Arial" w:eastAsia="Times New Roman" w:hAnsi="Arial" w:cs="Arial"/>
        </w:rPr>
        <w:t>Contractor shall</w:t>
      </w:r>
      <w:r w:rsidRPr="009A1E13">
        <w:rPr>
          <w:rFonts w:ascii="Arial" w:eastAsia="Times New Roman" w:hAnsi="Arial" w:cs="Arial"/>
        </w:rPr>
        <w:t xml:space="preserve"> be given a reasonable time (90 days) to take corrective action and to notify the Contracting Officer that the corrections have been made. A contract will not be awarded until noted deficiencies have been eliminated.  Failure by the Contractor to take corrective action within a reasonable time (90 days) will be reported to the VA Contracting Officer.  If corrections are not made to the satisfaction of the VA, the Contracting Officer will consult with the appropriate officials so that suitable arrangements can be made to discontinue plans to award a contract, or to discharge or transfer patients and to terminate the existing contract, as appropriate.</w:t>
      </w:r>
    </w:p>
    <w:p w14:paraId="6634F109" w14:textId="77777777"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Arial" w:eastAsia="Times New Roman" w:hAnsi="Arial" w:cs="Arial"/>
        </w:rPr>
      </w:pPr>
      <w:r w:rsidRPr="009A1E13">
        <w:rPr>
          <w:rFonts w:ascii="Arial" w:eastAsia="Times New Roman" w:hAnsi="Arial" w:cs="Arial"/>
        </w:rPr>
        <w:t xml:space="preserve"> </w:t>
      </w:r>
    </w:p>
    <w:p w14:paraId="1572A810" w14:textId="2BDED43D" w:rsidR="001B0A8B" w:rsidRPr="009A1E13" w:rsidRDefault="003F4957" w:rsidP="001B0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90"/>
        <w:rPr>
          <w:rFonts w:ascii="Arial" w:eastAsia="Times New Roman" w:hAnsi="Arial" w:cs="Arial"/>
        </w:rPr>
      </w:pPr>
      <w:r w:rsidRPr="009A1E13">
        <w:rPr>
          <w:rFonts w:ascii="Arial" w:eastAsia="Times New Roman" w:hAnsi="Arial" w:cs="Arial"/>
        </w:rPr>
        <w:t>The inspection of the Contractor facilities will include inspection for conformity to the current Life Safety Code as described in paragraph 5, and will also include the following:</w:t>
      </w:r>
    </w:p>
    <w:p w14:paraId="527F167A" w14:textId="77777777" w:rsidR="001B0A8B" w:rsidRPr="009A1E13" w:rsidRDefault="001B0A8B" w:rsidP="001B0A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ight="90"/>
        <w:rPr>
          <w:rFonts w:ascii="Arial" w:eastAsia="Times New Roman" w:hAnsi="Arial" w:cs="Arial"/>
        </w:rPr>
      </w:pPr>
    </w:p>
    <w:p w14:paraId="5EAAA268" w14:textId="77777777" w:rsidR="001B0A8B" w:rsidRPr="009A1E13" w:rsidRDefault="003F4957" w:rsidP="001B0A8B">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 xml:space="preserve">General observation of residents to determine if they maintain an acceptable level of personal hygiene and grooming.  </w:t>
      </w:r>
    </w:p>
    <w:p w14:paraId="5B7FE5CC" w14:textId="0BBF17A8" w:rsidR="001B0A8B" w:rsidRPr="009A1E13" w:rsidRDefault="003F4957" w:rsidP="001B0A8B">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Assessment of whether the facility meets applicable fire, safety and sanitation</w:t>
      </w:r>
      <w:r w:rsidR="001B0A8B" w:rsidRPr="009A1E13">
        <w:rPr>
          <w:rFonts w:ascii="Arial" w:eastAsia="Times New Roman" w:hAnsi="Arial" w:cs="Arial"/>
        </w:rPr>
        <w:t xml:space="preserve"> </w:t>
      </w:r>
      <w:r w:rsidRPr="009A1E13">
        <w:rPr>
          <w:rFonts w:ascii="Arial" w:eastAsia="Times New Roman" w:hAnsi="Arial" w:cs="Arial"/>
        </w:rPr>
        <w:t>standards.</w:t>
      </w:r>
    </w:p>
    <w:p w14:paraId="57FA82F6" w14:textId="77777777" w:rsidR="001B0A8B" w:rsidRPr="009A1E13" w:rsidRDefault="003F4957" w:rsidP="001B0A8B">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Determining whether the facility is in attractive surroundings conducive to social interaction and the fullest development of the resident's rehabilitative potential.</w:t>
      </w:r>
    </w:p>
    <w:p w14:paraId="34E27FAB" w14:textId="77777777" w:rsidR="00731653" w:rsidRPr="009A1E13" w:rsidRDefault="003F4957" w:rsidP="00731653">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 xml:space="preserve">Observation of facility operations to see if appropriate organized activity programs are available during waking hours (including evenings) </w:t>
      </w:r>
      <w:proofErr w:type="gramStart"/>
      <w:r w:rsidRPr="009A1E13">
        <w:rPr>
          <w:rFonts w:ascii="Arial" w:eastAsia="Times New Roman" w:hAnsi="Arial" w:cs="Arial"/>
        </w:rPr>
        <w:t>and</w:t>
      </w:r>
      <w:proofErr w:type="gramEnd"/>
      <w:r w:rsidRPr="009A1E13">
        <w:rPr>
          <w:rFonts w:ascii="Arial" w:eastAsia="Times New Roman" w:hAnsi="Arial" w:cs="Arial"/>
        </w:rPr>
        <w:t xml:space="preserve"> degree to which a high level of activity is observed in the facility, such as individual professional counseling, physical activities, assistance with health and personal hygiene.</w:t>
      </w:r>
    </w:p>
    <w:p w14:paraId="0FF28A41" w14:textId="77777777" w:rsidR="00731653" w:rsidRPr="009A1E13" w:rsidRDefault="003F4957" w:rsidP="00731653">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Seeking evidence of facility-community interaction, demonstrated by the nature of scheduled activities or by information about resident flow out of the facility, e.g., community activities, volunteers, local consumer services, etc.</w:t>
      </w:r>
    </w:p>
    <w:p w14:paraId="485E4C7E" w14:textId="77777777" w:rsidR="00731653" w:rsidRPr="009A1E13" w:rsidRDefault="003F4957" w:rsidP="00731653">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Observation of staff behavior and interaction with residents to determine if they convey an attitude of genuine concern and caring.</w:t>
      </w:r>
    </w:p>
    <w:p w14:paraId="7A168FEE" w14:textId="77777777" w:rsidR="00731653" w:rsidRPr="009A1E13" w:rsidRDefault="003F4957" w:rsidP="00731653">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Inspecting the types of meals and other nutrition provided to residents to see if appetizing, nutritionally adequate meals are provided in a setting, which encourages social interaction and if nutritious snacks between meals and bedtime are available for those requiring or desiring additional food, when it is not medically contraindicated.</w:t>
      </w:r>
    </w:p>
    <w:p w14:paraId="54588E8F" w14:textId="72E5EF34" w:rsidR="003F4957" w:rsidRPr="009A1E13" w:rsidRDefault="003F4957" w:rsidP="00731653">
      <w:pPr>
        <w:pStyle w:val="ListParagraph"/>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r w:rsidRPr="009A1E13">
        <w:rPr>
          <w:rFonts w:ascii="Arial" w:eastAsia="Times New Roman" w:hAnsi="Arial" w:cs="Arial"/>
        </w:rPr>
        <w:t xml:space="preserve">Making a spot check of </w:t>
      </w:r>
      <w:r w:rsidR="00962E6F" w:rsidRPr="009A1E13">
        <w:rPr>
          <w:rFonts w:ascii="Arial" w:eastAsia="Times New Roman" w:hAnsi="Arial" w:cs="Arial"/>
        </w:rPr>
        <w:t>Veterans’</w:t>
      </w:r>
      <w:r w:rsidRPr="009A1E13">
        <w:rPr>
          <w:rFonts w:ascii="Arial" w:eastAsia="Times New Roman" w:hAnsi="Arial" w:cs="Arial"/>
        </w:rPr>
        <w:t xml:space="preserve"> records to ensure accuracy with respect to </w:t>
      </w:r>
      <w:r w:rsidR="00962E6F" w:rsidRPr="009A1E13">
        <w:rPr>
          <w:rFonts w:ascii="Arial" w:eastAsia="Times New Roman" w:hAnsi="Arial" w:cs="Arial"/>
        </w:rPr>
        <w:t>Veterans’</w:t>
      </w:r>
      <w:r w:rsidRPr="009A1E13">
        <w:rPr>
          <w:rFonts w:ascii="Arial" w:eastAsia="Times New Roman" w:hAnsi="Arial" w:cs="Arial"/>
        </w:rPr>
        <w:t xml:space="preserve"> length of stay and services provided to the </w:t>
      </w:r>
      <w:r w:rsidR="00962E6F" w:rsidRPr="009A1E13">
        <w:rPr>
          <w:rFonts w:ascii="Arial" w:eastAsia="Times New Roman" w:hAnsi="Arial" w:cs="Arial"/>
        </w:rPr>
        <w:t>Veterans</w:t>
      </w:r>
      <w:r w:rsidRPr="009A1E13">
        <w:rPr>
          <w:rFonts w:ascii="Arial" w:eastAsia="Times New Roman" w:hAnsi="Arial" w:cs="Arial"/>
        </w:rPr>
        <w:t>.</w:t>
      </w:r>
    </w:p>
    <w:p w14:paraId="6461D685" w14:textId="77777777"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p>
    <w:p w14:paraId="186F8C9A" w14:textId="43485D35" w:rsidR="003F4957" w:rsidRPr="009A1E1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ight="90"/>
        <w:rPr>
          <w:rFonts w:ascii="Arial" w:eastAsia="Times New Roman" w:hAnsi="Arial" w:cs="Arial"/>
          <w:color w:val="000000"/>
        </w:rPr>
      </w:pPr>
      <w:r w:rsidRPr="009A1E13">
        <w:rPr>
          <w:rFonts w:ascii="Arial" w:eastAsia="Times New Roman" w:hAnsi="Arial" w:cs="Arial"/>
          <w:color w:val="000000"/>
        </w:rPr>
        <w:t xml:space="preserve">All Department of </w:t>
      </w:r>
      <w:r w:rsidR="00962E6F" w:rsidRPr="009A1E13">
        <w:rPr>
          <w:rFonts w:ascii="Arial" w:eastAsia="Times New Roman" w:hAnsi="Arial" w:cs="Arial"/>
          <w:color w:val="000000"/>
        </w:rPr>
        <w:t>Veterans</w:t>
      </w:r>
      <w:r w:rsidRPr="009A1E13">
        <w:rPr>
          <w:rFonts w:ascii="Arial" w:eastAsia="Times New Roman" w:hAnsi="Arial" w:cs="Arial"/>
          <w:color w:val="000000"/>
        </w:rPr>
        <w:t xml:space="preserve"> Affairs reports of inspection of residential facilities furnishing treatment and rehabilitation services to eligible </w:t>
      </w:r>
      <w:r w:rsidR="00962E6F" w:rsidRPr="009A1E13">
        <w:rPr>
          <w:rFonts w:ascii="Arial" w:eastAsia="Times New Roman" w:hAnsi="Arial" w:cs="Arial"/>
          <w:color w:val="000000"/>
        </w:rPr>
        <w:t>Veterans</w:t>
      </w:r>
      <w:r w:rsidRPr="009A1E13">
        <w:rPr>
          <w:rFonts w:ascii="Arial" w:eastAsia="Times New Roman" w:hAnsi="Arial" w:cs="Arial"/>
          <w:color w:val="000000"/>
        </w:rPr>
        <w:t xml:space="preserve"> shall, to the extent possible, be made available to all government agencies charged with the responsibility of licensing or otherwise regulating or inspecting such institutions.</w:t>
      </w:r>
    </w:p>
    <w:p w14:paraId="0A71B316" w14:textId="77777777" w:rsidR="003F4957" w:rsidRPr="009A1E13" w:rsidRDefault="003F4957" w:rsidP="009402F3">
      <w:pPr>
        <w:autoSpaceDE w:val="0"/>
        <w:autoSpaceDN w:val="0"/>
        <w:adjustRightInd w:val="0"/>
        <w:spacing w:after="0" w:line="240" w:lineRule="auto"/>
        <w:rPr>
          <w:rFonts w:ascii="Arial" w:hAnsi="Arial" w:cs="Arial"/>
          <w:b/>
          <w:bCs/>
          <w:color w:val="000000"/>
        </w:rPr>
      </w:pPr>
    </w:p>
    <w:p w14:paraId="45634716" w14:textId="50F8D1E7" w:rsidR="003F4957" w:rsidRPr="009A1E13" w:rsidRDefault="003F4957" w:rsidP="00553DA7">
      <w:pPr>
        <w:pStyle w:val="ListParagraph"/>
        <w:numPr>
          <w:ilvl w:val="0"/>
          <w:numId w:val="1"/>
        </w:numPr>
        <w:autoSpaceDE w:val="0"/>
        <w:autoSpaceDN w:val="0"/>
        <w:adjustRightInd w:val="0"/>
        <w:spacing w:after="0" w:line="240" w:lineRule="auto"/>
        <w:rPr>
          <w:rFonts w:ascii="Arial" w:hAnsi="Arial" w:cs="Arial"/>
        </w:rPr>
      </w:pPr>
      <w:r w:rsidRPr="009A1E13">
        <w:rPr>
          <w:rFonts w:ascii="Arial" w:hAnsi="Arial" w:cs="Arial"/>
          <w:b/>
          <w:bCs/>
          <w:color w:val="000000"/>
          <w:u w:val="single"/>
        </w:rPr>
        <w:t>EMERGENCY PROCEDURES:</w:t>
      </w:r>
      <w:r w:rsidRPr="009A1E13">
        <w:rPr>
          <w:rFonts w:ascii="Arial" w:hAnsi="Arial" w:cs="Arial"/>
          <w:b/>
          <w:bCs/>
          <w:color w:val="000000"/>
        </w:rPr>
        <w:t xml:space="preserve"> </w:t>
      </w:r>
      <w:r w:rsidR="00B357D7" w:rsidRPr="009A1E13">
        <w:rPr>
          <w:rFonts w:ascii="Arial" w:hAnsi="Arial" w:cs="Arial"/>
          <w:bCs/>
          <w:color w:val="000000"/>
        </w:rPr>
        <w:t>Contractor shall</w:t>
      </w:r>
      <w:r w:rsidRPr="009A1E13">
        <w:rPr>
          <w:rFonts w:ascii="Arial" w:hAnsi="Arial" w:cs="Arial"/>
          <w:color w:val="000000"/>
        </w:rPr>
        <w:t xml:space="preserve"> train all staff on emergency procedures and have</w:t>
      </w:r>
      <w:r w:rsidRPr="009A1E13">
        <w:rPr>
          <w:rFonts w:ascii="Arial" w:hAnsi="Arial" w:cs="Arial"/>
        </w:rPr>
        <w:t xml:space="preserve"> written protocols that are posted to guide staff response to crises including, but not limited to, physical injury, resident suicide attempts, overdoses, and domestic or other violence.</w:t>
      </w:r>
      <w:r w:rsidRPr="009A1E13">
        <w:rPr>
          <w:rFonts w:ascii="Arial" w:hAnsi="Arial" w:cs="Arial"/>
          <w:color w:val="000000"/>
        </w:rPr>
        <w:t xml:space="preserve"> </w:t>
      </w:r>
      <w:proofErr w:type="gramStart"/>
      <w:r w:rsidRPr="009A1E13">
        <w:rPr>
          <w:rFonts w:ascii="Arial" w:hAnsi="Arial" w:cs="Arial"/>
          <w:color w:val="000000"/>
        </w:rPr>
        <w:t xml:space="preserve">Contractors </w:t>
      </w:r>
      <w:r w:rsidR="00B357D7" w:rsidRPr="009A1E13">
        <w:rPr>
          <w:rFonts w:ascii="Arial" w:hAnsi="Arial" w:cs="Arial"/>
          <w:color w:val="000000"/>
        </w:rPr>
        <w:t>shall</w:t>
      </w:r>
      <w:proofErr w:type="gramEnd"/>
      <w:r w:rsidRPr="009A1E13">
        <w:rPr>
          <w:rFonts w:ascii="Arial" w:hAnsi="Arial" w:cs="Arial"/>
          <w:color w:val="000000"/>
        </w:rPr>
        <w:t xml:space="preserve"> </w:t>
      </w:r>
      <w:proofErr w:type="gramStart"/>
      <w:r w:rsidRPr="009A1E13">
        <w:rPr>
          <w:rFonts w:ascii="Arial" w:hAnsi="Arial" w:cs="Arial"/>
          <w:color w:val="000000"/>
        </w:rPr>
        <w:t xml:space="preserve">have </w:t>
      </w:r>
      <w:r w:rsidRPr="009A1E13">
        <w:rPr>
          <w:rFonts w:ascii="Arial" w:hAnsi="Arial" w:cs="Arial"/>
          <w:i/>
          <w:color w:val="000000"/>
        </w:rPr>
        <w:t>at least one designated paid staff on site at all times</w:t>
      </w:r>
      <w:proofErr w:type="gramEnd"/>
      <w:r w:rsidRPr="009A1E13">
        <w:rPr>
          <w:rFonts w:ascii="Arial" w:hAnsi="Arial" w:cs="Arial"/>
          <w:color w:val="000000"/>
        </w:rPr>
        <w:t xml:space="preserve"> who has had training and orientation </w:t>
      </w:r>
      <w:proofErr w:type="gramStart"/>
      <w:r w:rsidRPr="009A1E13">
        <w:rPr>
          <w:rFonts w:ascii="Arial" w:hAnsi="Arial" w:cs="Arial"/>
          <w:color w:val="000000"/>
        </w:rPr>
        <w:t>on</w:t>
      </w:r>
      <w:proofErr w:type="gramEnd"/>
      <w:r w:rsidRPr="009A1E13">
        <w:rPr>
          <w:rFonts w:ascii="Arial" w:hAnsi="Arial" w:cs="Arial"/>
          <w:color w:val="000000"/>
        </w:rPr>
        <w:t xml:space="preserve"> emergency procedures. </w:t>
      </w:r>
      <w:r w:rsidR="00B357D7" w:rsidRPr="009A1E13">
        <w:rPr>
          <w:rFonts w:ascii="Arial" w:hAnsi="Arial" w:cs="Arial"/>
          <w:color w:val="000000"/>
        </w:rPr>
        <w:t>Contractor shall</w:t>
      </w:r>
      <w:r w:rsidRPr="009A1E13">
        <w:rPr>
          <w:rFonts w:ascii="Arial" w:hAnsi="Arial" w:cs="Arial"/>
          <w:color w:val="000000"/>
        </w:rPr>
        <w:t xml:space="preserve"> promptly and appropriately respond to the medical/psychiatric problems of </w:t>
      </w:r>
      <w:r w:rsidR="00CD0A94" w:rsidRPr="009A1E13">
        <w:rPr>
          <w:rFonts w:ascii="Arial" w:hAnsi="Arial" w:cs="Arial"/>
          <w:color w:val="000000"/>
        </w:rPr>
        <w:t>Veteran</w:t>
      </w:r>
      <w:r w:rsidRPr="009A1E13">
        <w:rPr>
          <w:rFonts w:ascii="Arial" w:hAnsi="Arial" w:cs="Arial"/>
          <w:color w:val="000000"/>
        </w:rPr>
        <w:t xml:space="preserve">s and staff. There will </w:t>
      </w:r>
      <w:proofErr w:type="gramStart"/>
      <w:r w:rsidRPr="009A1E13">
        <w:rPr>
          <w:rFonts w:ascii="Arial" w:hAnsi="Arial" w:cs="Arial"/>
          <w:color w:val="000000"/>
        </w:rPr>
        <w:t>be first aid equipment and supplies for medical emergencies available at all times</w:t>
      </w:r>
      <w:proofErr w:type="gramEnd"/>
      <w:r w:rsidRPr="009A1E13">
        <w:rPr>
          <w:rFonts w:ascii="Arial" w:hAnsi="Arial" w:cs="Arial"/>
          <w:color w:val="000000"/>
        </w:rPr>
        <w:t xml:space="preserve">. These supplies must be checked regularly to ensure they are up to date and their location in the facility must be clearly marked. </w:t>
      </w:r>
      <w:r w:rsidR="00B357D7" w:rsidRPr="009A1E13">
        <w:rPr>
          <w:rFonts w:ascii="Arial" w:hAnsi="Arial" w:cs="Arial"/>
          <w:color w:val="000000"/>
        </w:rPr>
        <w:t>Contractor shall</w:t>
      </w:r>
      <w:r w:rsidRPr="009A1E13">
        <w:rPr>
          <w:rFonts w:ascii="Arial" w:hAnsi="Arial" w:cs="Arial"/>
          <w:color w:val="000000"/>
        </w:rPr>
        <w:t xml:space="preserve"> have a</w:t>
      </w:r>
      <w:r w:rsidRPr="009A1E13">
        <w:rPr>
          <w:rFonts w:ascii="Arial" w:hAnsi="Arial" w:cs="Arial"/>
        </w:rPr>
        <w:t xml:space="preserve">ll emergency contact numbers </w:t>
      </w:r>
      <w:r w:rsidRPr="009A1E13">
        <w:rPr>
          <w:rFonts w:ascii="Arial" w:hAnsi="Arial" w:cs="Arial"/>
        </w:rPr>
        <w:lastRenderedPageBreak/>
        <w:t>posted.</w:t>
      </w:r>
      <w:r w:rsidR="00553DA7" w:rsidRPr="009A1E13">
        <w:rPr>
          <w:rFonts w:ascii="Arial" w:hAnsi="Arial" w:cs="Arial"/>
        </w:rPr>
        <w:t xml:space="preserve"> </w:t>
      </w:r>
      <w:r w:rsidRPr="009A1E13">
        <w:rPr>
          <w:rFonts w:ascii="Arial" w:hAnsi="Arial" w:cs="Arial"/>
          <w:color w:val="000000"/>
        </w:rPr>
        <w:t xml:space="preserve">Universal precaution practices are used by Contractor to prevent transmission of diseases and are implemented under the presumption that blood and body fluids from any source are to be considered potentially infectious. Supplies necessary for maintaining universal precautions, such as sharps containers, must be available. </w:t>
      </w:r>
    </w:p>
    <w:p w14:paraId="0CAB0211" w14:textId="77777777" w:rsidR="003F4957" w:rsidRPr="009A1E13" w:rsidRDefault="003F4957" w:rsidP="009402F3">
      <w:pPr>
        <w:autoSpaceDE w:val="0"/>
        <w:autoSpaceDN w:val="0"/>
        <w:adjustRightInd w:val="0"/>
        <w:spacing w:after="0" w:line="240" w:lineRule="auto"/>
        <w:rPr>
          <w:rFonts w:ascii="Arial" w:hAnsi="Arial" w:cs="Arial"/>
          <w:color w:val="000000"/>
        </w:rPr>
      </w:pPr>
    </w:p>
    <w:p w14:paraId="177B0F4F" w14:textId="4B7786B7" w:rsidR="003F4957" w:rsidRPr="009A1E13" w:rsidRDefault="003F4957" w:rsidP="009402F3">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color w:val="000000"/>
        </w:rPr>
      </w:pPr>
      <w:r w:rsidRPr="009A1E13">
        <w:rPr>
          <w:rFonts w:ascii="Arial" w:eastAsia="Times New Roman" w:hAnsi="Arial" w:cs="Arial"/>
          <w:b/>
          <w:color w:val="000000"/>
          <w:u w:val="single"/>
        </w:rPr>
        <w:t>BILLING:</w:t>
      </w:r>
      <w:r w:rsidRPr="009A1E13">
        <w:rPr>
          <w:rFonts w:ascii="Arial" w:eastAsia="Times New Roman" w:hAnsi="Arial" w:cs="Arial"/>
          <w:b/>
          <w:color w:val="000000"/>
        </w:rPr>
        <w:t xml:space="preserve"> </w:t>
      </w:r>
      <w:r w:rsidRPr="009A1E13">
        <w:rPr>
          <w:rFonts w:ascii="Arial" w:eastAsia="Times New Roman" w:hAnsi="Arial" w:cs="Arial"/>
          <w:bCs/>
        </w:rPr>
        <w:t xml:space="preserve">Unless specifically excluded in this contract, the per diem rate established will include the services listed in this document and will also include all services or supplies normally </w:t>
      </w:r>
      <w:proofErr w:type="gramStart"/>
      <w:r w:rsidRPr="009A1E13">
        <w:rPr>
          <w:rFonts w:ascii="Arial" w:eastAsia="Times New Roman" w:hAnsi="Arial" w:cs="Arial"/>
          <w:bCs/>
        </w:rPr>
        <w:t>provided</w:t>
      </w:r>
      <w:proofErr w:type="gramEnd"/>
      <w:r w:rsidRPr="009A1E13">
        <w:rPr>
          <w:rFonts w:ascii="Arial" w:eastAsia="Times New Roman" w:hAnsi="Arial" w:cs="Arial"/>
          <w:bCs/>
        </w:rPr>
        <w:t xml:space="preserve"> other residents by the facility without extra charge.</w:t>
      </w:r>
      <w:r w:rsidR="00553DA7" w:rsidRPr="009A1E13">
        <w:rPr>
          <w:rFonts w:ascii="Arial" w:eastAsia="Times New Roman" w:hAnsi="Arial" w:cs="Arial"/>
          <w:bCs/>
        </w:rPr>
        <w:t xml:space="preserve"> </w:t>
      </w:r>
      <w:r w:rsidRPr="009A1E13">
        <w:rPr>
          <w:rFonts w:ascii="Arial" w:eastAsia="Times New Roman" w:hAnsi="Arial" w:cs="Arial"/>
          <w:bCs/>
        </w:rPr>
        <w:t xml:space="preserve">Payments made by the VA under this contract shall constitute the TOTAL cost of care and housing of the homeless </w:t>
      </w:r>
      <w:r w:rsidR="00962E6F" w:rsidRPr="009A1E13">
        <w:rPr>
          <w:rFonts w:ascii="Arial" w:eastAsia="Times New Roman" w:hAnsi="Arial" w:cs="Arial"/>
          <w:bCs/>
        </w:rPr>
        <w:t>Veterans</w:t>
      </w:r>
      <w:r w:rsidRPr="009A1E13">
        <w:rPr>
          <w:rFonts w:ascii="Arial" w:eastAsia="Times New Roman" w:hAnsi="Arial" w:cs="Arial"/>
          <w:bCs/>
        </w:rPr>
        <w:t>. Payment is authorized starting from the first day of admission and does not include the day of discharge.</w:t>
      </w:r>
      <w:r w:rsidR="00553DA7" w:rsidRPr="009A1E13">
        <w:rPr>
          <w:rFonts w:ascii="Arial" w:eastAsia="Times New Roman" w:hAnsi="Arial" w:cs="Arial"/>
          <w:bCs/>
        </w:rPr>
        <w:t xml:space="preserve"> </w:t>
      </w:r>
      <w:r w:rsidRPr="009A1E13">
        <w:rPr>
          <w:rFonts w:ascii="Arial" w:eastAsia="Times New Roman" w:hAnsi="Arial" w:cs="Arial"/>
          <w:bCs/>
        </w:rPr>
        <w:t xml:space="preserve">Absences of the patient from the facility will not be reimbursed after 24 hours but do not have to be discharged unless the absence is unauthorized and there is no expectation that the </w:t>
      </w:r>
      <w:r w:rsidR="00962E6F" w:rsidRPr="009A1E13">
        <w:rPr>
          <w:rFonts w:ascii="Arial" w:eastAsia="Times New Roman" w:hAnsi="Arial" w:cs="Arial"/>
          <w:bCs/>
        </w:rPr>
        <w:t>Veteran</w:t>
      </w:r>
      <w:r w:rsidRPr="009A1E13">
        <w:rPr>
          <w:rFonts w:ascii="Arial" w:eastAsia="Times New Roman" w:hAnsi="Arial" w:cs="Arial"/>
          <w:bCs/>
        </w:rPr>
        <w:t xml:space="preserve"> will return to the facility. The </w:t>
      </w:r>
      <w:r w:rsidR="00B357D7" w:rsidRPr="009A1E13">
        <w:rPr>
          <w:rFonts w:ascii="Arial" w:eastAsia="Times New Roman" w:hAnsi="Arial" w:cs="Arial"/>
          <w:bCs/>
        </w:rPr>
        <w:t>Contractor shall</w:t>
      </w:r>
      <w:r w:rsidRPr="009A1E13">
        <w:rPr>
          <w:rFonts w:ascii="Arial" w:eastAsia="Times New Roman" w:hAnsi="Arial" w:cs="Arial"/>
          <w:bCs/>
        </w:rPr>
        <w:t xml:space="preserve"> submit billing to Austin Payment Center by the </w:t>
      </w:r>
      <w:r w:rsidR="00DC1CF8" w:rsidRPr="009A1E13">
        <w:rPr>
          <w:rFonts w:ascii="Arial" w:eastAsia="Times New Roman" w:hAnsi="Arial" w:cs="Arial"/>
          <w:bCs/>
        </w:rPr>
        <w:t>5</w:t>
      </w:r>
      <w:r w:rsidRPr="009A1E13">
        <w:rPr>
          <w:rFonts w:ascii="Arial" w:eastAsia="Times New Roman" w:hAnsi="Arial" w:cs="Arial"/>
          <w:bCs/>
          <w:vertAlign w:val="superscript"/>
        </w:rPr>
        <w:t>th</w:t>
      </w:r>
      <w:r w:rsidRPr="009A1E13">
        <w:rPr>
          <w:rFonts w:ascii="Arial" w:eastAsia="Times New Roman" w:hAnsi="Arial" w:cs="Arial"/>
          <w:bCs/>
        </w:rPr>
        <w:t xml:space="preserve"> of every month.</w:t>
      </w:r>
      <w:r w:rsidR="00553DA7" w:rsidRPr="009A1E13">
        <w:rPr>
          <w:rFonts w:ascii="Arial" w:eastAsia="Times New Roman" w:hAnsi="Arial" w:cs="Arial"/>
          <w:bCs/>
        </w:rPr>
        <w:t xml:space="preserve"> </w:t>
      </w:r>
      <w:r w:rsidRPr="009A1E13">
        <w:rPr>
          <w:rFonts w:ascii="Arial" w:eastAsia="Times New Roman" w:hAnsi="Arial" w:cs="Arial"/>
          <w:bCs/>
        </w:rPr>
        <w:t xml:space="preserve">Failure to make timely invoice submissions will be cause for a request for a corrective action and if </w:t>
      </w:r>
      <w:proofErr w:type="gramStart"/>
      <w:r w:rsidRPr="009A1E13">
        <w:rPr>
          <w:rFonts w:ascii="Arial" w:eastAsia="Times New Roman" w:hAnsi="Arial" w:cs="Arial"/>
          <w:bCs/>
        </w:rPr>
        <w:t>invoicing</w:t>
      </w:r>
      <w:proofErr w:type="gramEnd"/>
      <w:r w:rsidRPr="009A1E13">
        <w:rPr>
          <w:rFonts w:ascii="Arial" w:eastAsia="Times New Roman" w:hAnsi="Arial" w:cs="Arial"/>
          <w:bCs/>
        </w:rPr>
        <w:t xml:space="preserve"> issues continue to arise it will be grounds for termination for convenience.</w:t>
      </w:r>
    </w:p>
    <w:p w14:paraId="670707F6" w14:textId="77777777" w:rsidR="003F4957" w:rsidRPr="009A1E13" w:rsidRDefault="003F4957" w:rsidP="009402F3">
      <w:pPr>
        <w:spacing w:after="0" w:line="240" w:lineRule="auto"/>
        <w:rPr>
          <w:rFonts w:ascii="Arial" w:eastAsia="Times New Roman" w:hAnsi="Arial" w:cs="Arial"/>
          <w:bCs/>
        </w:rPr>
      </w:pPr>
    </w:p>
    <w:p w14:paraId="13C96666" w14:textId="18B439A5" w:rsidR="003F4957" w:rsidRPr="009A1E13" w:rsidRDefault="003F4957" w:rsidP="009402F3">
      <w:pPr>
        <w:spacing w:after="0" w:line="240" w:lineRule="auto"/>
        <w:ind w:left="810"/>
        <w:rPr>
          <w:rFonts w:ascii="Arial" w:eastAsia="Times New Roman" w:hAnsi="Arial" w:cs="Arial"/>
        </w:rPr>
      </w:pPr>
      <w:r w:rsidRPr="009A1E13">
        <w:rPr>
          <w:rFonts w:ascii="Arial" w:eastAsia="Times New Roman" w:hAnsi="Arial" w:cs="Arial"/>
          <w:color w:val="000000"/>
        </w:rPr>
        <w:t xml:space="preserve">The Contractor shall be expected to utilize nightly sign in logs for the purpose of verifying a </w:t>
      </w:r>
      <w:r w:rsidR="00962E6F" w:rsidRPr="009A1E13">
        <w:rPr>
          <w:rFonts w:ascii="Arial" w:eastAsia="Times New Roman" w:hAnsi="Arial" w:cs="Arial"/>
          <w:color w:val="000000"/>
        </w:rPr>
        <w:t>Veteran’s</w:t>
      </w:r>
      <w:r w:rsidRPr="009A1E13">
        <w:rPr>
          <w:rFonts w:ascii="Arial" w:eastAsia="Times New Roman" w:hAnsi="Arial" w:cs="Arial"/>
          <w:color w:val="000000"/>
        </w:rPr>
        <w:t xml:space="preserve"> attendance in the program </w:t>
      </w:r>
      <w:proofErr w:type="gramStart"/>
      <w:r w:rsidRPr="009A1E13">
        <w:rPr>
          <w:rFonts w:ascii="Arial" w:eastAsia="Times New Roman" w:hAnsi="Arial" w:cs="Arial"/>
          <w:color w:val="000000"/>
        </w:rPr>
        <w:t>on a daily basis</w:t>
      </w:r>
      <w:proofErr w:type="gramEnd"/>
      <w:r w:rsidRPr="009A1E13">
        <w:rPr>
          <w:rFonts w:ascii="Arial" w:eastAsia="Times New Roman" w:hAnsi="Arial" w:cs="Arial"/>
          <w:color w:val="000000"/>
        </w:rPr>
        <w:t xml:space="preserve">. These logs are to be submitted to the </w:t>
      </w:r>
      <w:r w:rsidR="009402F3" w:rsidRPr="009A1E13">
        <w:rPr>
          <w:rFonts w:ascii="Arial" w:eastAsia="Times New Roman" w:hAnsi="Arial" w:cs="Arial"/>
          <w:color w:val="000000"/>
        </w:rPr>
        <w:t>HCHV Liaison</w:t>
      </w:r>
      <w:r w:rsidRPr="009A1E13">
        <w:rPr>
          <w:rFonts w:ascii="Arial" w:eastAsia="Times New Roman" w:hAnsi="Arial" w:cs="Arial"/>
          <w:color w:val="000000"/>
        </w:rPr>
        <w:t xml:space="preserve"> monthly, along with invoices, to ensure accuracy of billing. All excused and unexcused absences will be clearly documented on the monthly attendance log including reason for any excused absence (e.g.</w:t>
      </w:r>
      <w:r w:rsidR="00603679" w:rsidRPr="009A1E13">
        <w:rPr>
          <w:rFonts w:ascii="Arial" w:eastAsia="Times New Roman" w:hAnsi="Arial" w:cs="Arial"/>
          <w:color w:val="000000"/>
        </w:rPr>
        <w:t>,</w:t>
      </w:r>
      <w:r w:rsidRPr="009A1E13">
        <w:rPr>
          <w:rFonts w:ascii="Arial" w:eastAsia="Times New Roman" w:hAnsi="Arial" w:cs="Arial"/>
          <w:color w:val="000000"/>
        </w:rPr>
        <w:t xml:space="preserve"> medical needs).  Payment will not be received for any unexcused absences over 24 hours nor excused absences over 72 hours however, </w:t>
      </w:r>
      <w:r w:rsidR="00962E6F" w:rsidRPr="009A1E13">
        <w:rPr>
          <w:rFonts w:ascii="Arial" w:eastAsia="Times New Roman" w:hAnsi="Arial" w:cs="Arial"/>
          <w:color w:val="000000"/>
        </w:rPr>
        <w:t>Veteran</w:t>
      </w:r>
      <w:r w:rsidRPr="009A1E13">
        <w:rPr>
          <w:rFonts w:ascii="Arial" w:eastAsia="Times New Roman" w:hAnsi="Arial" w:cs="Arial"/>
          <w:color w:val="000000"/>
        </w:rPr>
        <w:t xml:space="preserve"> does not have to be formally discharged and may remain in the program for up to 14 days. No payment will be made without the daily sign-in logs to be verified by VA Staff.</w:t>
      </w:r>
    </w:p>
    <w:p w14:paraId="306A1E76" w14:textId="77777777" w:rsidR="003F4957" w:rsidRPr="009A1E13" w:rsidRDefault="003F4957" w:rsidP="009402F3">
      <w:pPr>
        <w:spacing w:after="0" w:line="240" w:lineRule="auto"/>
        <w:rPr>
          <w:rFonts w:ascii="Arial" w:eastAsia="Times New Roman" w:hAnsi="Arial" w:cs="Arial"/>
          <w:bCs/>
        </w:rPr>
      </w:pPr>
    </w:p>
    <w:p w14:paraId="721F72AD" w14:textId="3E555230" w:rsidR="003F4957" w:rsidRPr="009A1E13" w:rsidRDefault="003F4957" w:rsidP="009402F3">
      <w:pPr>
        <w:pStyle w:val="ListParagraph"/>
        <w:numPr>
          <w:ilvl w:val="0"/>
          <w:numId w:val="1"/>
        </w:numPr>
        <w:spacing w:after="0" w:line="240" w:lineRule="auto"/>
        <w:rPr>
          <w:rFonts w:ascii="Arial" w:eastAsia="Times New Roman" w:hAnsi="Arial" w:cs="Arial"/>
          <w:b/>
          <w:bCs/>
        </w:rPr>
      </w:pPr>
      <w:r w:rsidRPr="009A1E13">
        <w:rPr>
          <w:rFonts w:ascii="Arial" w:eastAsia="Times New Roman" w:hAnsi="Arial" w:cs="Arial"/>
          <w:b/>
          <w:bCs/>
          <w:u w:val="single"/>
        </w:rPr>
        <w:t>QUARTERLY REPORTING:</w:t>
      </w:r>
      <w:r w:rsidRPr="009A1E13">
        <w:rPr>
          <w:rFonts w:ascii="Arial" w:eastAsia="Times New Roman" w:hAnsi="Arial" w:cs="Arial"/>
          <w:b/>
          <w:bCs/>
        </w:rPr>
        <w:t xml:space="preserve"> </w:t>
      </w:r>
      <w:r w:rsidRPr="009A1E13">
        <w:rPr>
          <w:rFonts w:ascii="Arial" w:eastAsia="Times New Roman" w:hAnsi="Arial" w:cs="Arial"/>
        </w:rPr>
        <w:t>The Contractor shall provide the Liaison with a written report of program activities on a Quarterly basis in accordance with the QASP. The report should contain, at minimum, the following information:</w:t>
      </w:r>
    </w:p>
    <w:p w14:paraId="3B7F4092" w14:textId="509EA0D8" w:rsidR="003F4957" w:rsidRPr="009A1E13" w:rsidRDefault="003F4957" w:rsidP="009402F3">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rPr>
      </w:pPr>
      <w:r w:rsidRPr="009A1E13">
        <w:rPr>
          <w:rFonts w:ascii="Arial" w:eastAsia="Times New Roman" w:hAnsi="Arial" w:cs="Arial"/>
        </w:rPr>
        <w:t xml:space="preserve">Total Number of </w:t>
      </w:r>
      <w:r w:rsidR="00962E6F" w:rsidRPr="009A1E13">
        <w:rPr>
          <w:rFonts w:ascii="Arial" w:eastAsia="Times New Roman" w:hAnsi="Arial" w:cs="Arial"/>
        </w:rPr>
        <w:t>Veterans</w:t>
      </w:r>
      <w:r w:rsidRPr="009A1E13">
        <w:rPr>
          <w:rFonts w:ascii="Arial" w:eastAsia="Times New Roman" w:hAnsi="Arial" w:cs="Arial"/>
        </w:rPr>
        <w:t xml:space="preserve"> Served</w:t>
      </w:r>
    </w:p>
    <w:p w14:paraId="1BDD0645" w14:textId="77777777" w:rsidR="003F4957" w:rsidRPr="009A1E13" w:rsidRDefault="003F4957" w:rsidP="009402F3">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rPr>
      </w:pPr>
      <w:r w:rsidRPr="009A1E13">
        <w:rPr>
          <w:rFonts w:ascii="Arial" w:eastAsia="Times New Roman" w:hAnsi="Arial" w:cs="Arial"/>
        </w:rPr>
        <w:t>Data from QASP compliance tool</w:t>
      </w:r>
    </w:p>
    <w:p w14:paraId="094647C2" w14:textId="77777777" w:rsidR="003F4957" w:rsidRPr="009A1E13" w:rsidRDefault="003F4957" w:rsidP="009402F3">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rPr>
      </w:pPr>
      <w:proofErr w:type="gramStart"/>
      <w:r w:rsidRPr="009A1E13">
        <w:rPr>
          <w:rFonts w:ascii="Arial" w:eastAsia="Times New Roman" w:hAnsi="Arial" w:cs="Arial"/>
        </w:rPr>
        <w:t>Program</w:t>
      </w:r>
      <w:proofErr w:type="gramEnd"/>
      <w:r w:rsidRPr="009A1E13">
        <w:rPr>
          <w:rFonts w:ascii="Arial" w:eastAsia="Times New Roman" w:hAnsi="Arial" w:cs="Arial"/>
        </w:rPr>
        <w:t xml:space="preserve"> Completion Rates </w:t>
      </w:r>
    </w:p>
    <w:p w14:paraId="683B83EA" w14:textId="782E6FA1" w:rsidR="003F4957" w:rsidRPr="009A1E13" w:rsidRDefault="003F4957" w:rsidP="009402F3">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rPr>
      </w:pPr>
      <w:r w:rsidRPr="009A1E13">
        <w:rPr>
          <w:rFonts w:ascii="Arial" w:eastAsia="Times New Roman" w:hAnsi="Arial" w:cs="Arial"/>
        </w:rPr>
        <w:t>Outcomes (e.g</w:t>
      </w:r>
      <w:proofErr w:type="gramStart"/>
      <w:r w:rsidRPr="009A1E13">
        <w:rPr>
          <w:rFonts w:ascii="Arial" w:eastAsia="Times New Roman" w:hAnsi="Arial" w:cs="Arial"/>
        </w:rPr>
        <w:t>.</w:t>
      </w:r>
      <w:r w:rsidR="005734C5" w:rsidRPr="009A1E13">
        <w:rPr>
          <w:rFonts w:ascii="Arial" w:eastAsia="Times New Roman" w:hAnsi="Arial" w:cs="Arial"/>
        </w:rPr>
        <w:t>,</w:t>
      </w:r>
      <w:r w:rsidRPr="009A1E13">
        <w:rPr>
          <w:rFonts w:ascii="Arial" w:eastAsia="Times New Roman" w:hAnsi="Arial" w:cs="Arial"/>
        </w:rPr>
        <w:t xml:space="preserve"> #</w:t>
      </w:r>
      <w:proofErr w:type="gramEnd"/>
      <w:r w:rsidRPr="009A1E13">
        <w:rPr>
          <w:rFonts w:ascii="Arial" w:eastAsia="Times New Roman" w:hAnsi="Arial" w:cs="Arial"/>
        </w:rPr>
        <w:t xml:space="preserve"> or % of </w:t>
      </w:r>
      <w:r w:rsidR="00962E6F" w:rsidRPr="009A1E13">
        <w:rPr>
          <w:rFonts w:ascii="Arial" w:eastAsia="Times New Roman" w:hAnsi="Arial" w:cs="Arial"/>
        </w:rPr>
        <w:t>Veterans</w:t>
      </w:r>
      <w:r w:rsidRPr="009A1E13">
        <w:rPr>
          <w:rFonts w:ascii="Arial" w:eastAsia="Times New Roman" w:hAnsi="Arial" w:cs="Arial"/>
        </w:rPr>
        <w:t xml:space="preserve"> discharged to </w:t>
      </w:r>
      <w:r w:rsidRPr="009A1E13">
        <w:rPr>
          <w:rFonts w:ascii="Arial" w:eastAsia="Times New Roman" w:hAnsi="Arial" w:cs="Arial"/>
          <w:i/>
        </w:rPr>
        <w:t>independent</w:t>
      </w:r>
      <w:r w:rsidRPr="009A1E13">
        <w:rPr>
          <w:rFonts w:ascii="Arial" w:eastAsia="Times New Roman" w:hAnsi="Arial" w:cs="Arial"/>
        </w:rPr>
        <w:t xml:space="preserve"> housing, increased income/benefits, occupancy, etc.)</w:t>
      </w:r>
    </w:p>
    <w:p w14:paraId="4E4088D1" w14:textId="54C1142F" w:rsidR="003F4957" w:rsidRPr="009A1E13" w:rsidRDefault="003F4957" w:rsidP="009402F3">
      <w:pPr>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rial" w:eastAsia="Times New Roman" w:hAnsi="Arial" w:cs="Arial"/>
        </w:rPr>
      </w:pPr>
      <w:r w:rsidRPr="009A1E13">
        <w:rPr>
          <w:rFonts w:ascii="Arial" w:eastAsia="Times New Roman" w:hAnsi="Arial" w:cs="Arial"/>
        </w:rPr>
        <w:t xml:space="preserve">Other pertinent information, </w:t>
      </w:r>
      <w:proofErr w:type="gramStart"/>
      <w:r w:rsidRPr="009A1E13">
        <w:rPr>
          <w:rFonts w:ascii="Arial" w:eastAsia="Times New Roman" w:hAnsi="Arial" w:cs="Arial"/>
        </w:rPr>
        <w:t>such as:</w:t>
      </w:r>
      <w:proofErr w:type="gramEnd"/>
      <w:r w:rsidRPr="009A1E13">
        <w:rPr>
          <w:rFonts w:ascii="Arial" w:eastAsia="Times New Roman" w:hAnsi="Arial" w:cs="Arial"/>
        </w:rPr>
        <w:t xml:space="preserve"> quality improvement projects, changes in staffing or business practices, systems</w:t>
      </w:r>
      <w:r w:rsidR="005734C5" w:rsidRPr="009A1E13">
        <w:rPr>
          <w:rFonts w:ascii="Arial" w:eastAsia="Times New Roman" w:hAnsi="Arial" w:cs="Arial"/>
        </w:rPr>
        <w:t>,</w:t>
      </w:r>
      <w:r w:rsidRPr="009A1E13">
        <w:rPr>
          <w:rFonts w:ascii="Arial" w:eastAsia="Times New Roman" w:hAnsi="Arial" w:cs="Arial"/>
        </w:rPr>
        <w:t xml:space="preserve"> or resource concerns, etc.</w:t>
      </w:r>
    </w:p>
    <w:p w14:paraId="1CCD877B" w14:textId="77777777" w:rsidR="003F4957" w:rsidRPr="009A1E13" w:rsidRDefault="003F4957" w:rsidP="009402F3">
      <w:pPr>
        <w:spacing w:after="0" w:line="240" w:lineRule="auto"/>
        <w:ind w:left="720"/>
        <w:rPr>
          <w:rFonts w:ascii="Arial" w:eastAsia="Times New Roman" w:hAnsi="Arial" w:cs="Arial"/>
        </w:rPr>
      </w:pPr>
    </w:p>
    <w:p w14:paraId="13D32D16" w14:textId="6A8BCEFA" w:rsidR="003F4957" w:rsidRPr="009A1E13" w:rsidRDefault="003F4957" w:rsidP="00553DA7">
      <w:pPr>
        <w:spacing w:after="0" w:line="240" w:lineRule="auto"/>
        <w:rPr>
          <w:rFonts w:ascii="Arial" w:eastAsia="Times New Roman" w:hAnsi="Arial" w:cs="Arial"/>
        </w:rPr>
      </w:pPr>
      <w:r w:rsidRPr="009A1E13">
        <w:rPr>
          <w:rFonts w:ascii="Arial" w:eastAsia="Times New Roman" w:hAnsi="Arial" w:cs="Arial"/>
        </w:rPr>
        <w:t xml:space="preserve">These reports shall be maintained by the Liaison in the contract administrative file, and necessary reports shall be submitted as a part of the annual inspection package. </w:t>
      </w:r>
    </w:p>
    <w:p w14:paraId="27756FB3" w14:textId="77777777" w:rsidR="003F4957" w:rsidRPr="009A1E13" w:rsidRDefault="003F4957" w:rsidP="009402F3">
      <w:pPr>
        <w:spacing w:after="0" w:line="240" w:lineRule="auto"/>
        <w:ind w:left="720"/>
        <w:rPr>
          <w:rFonts w:ascii="Arial" w:eastAsia="Times New Roman" w:hAnsi="Arial" w:cs="Arial"/>
        </w:rPr>
      </w:pPr>
    </w:p>
    <w:p w14:paraId="5F4ADD2C" w14:textId="15F808D9" w:rsidR="003F4957" w:rsidRPr="009A1E13" w:rsidRDefault="003F4957" w:rsidP="009402F3">
      <w:pPr>
        <w:pStyle w:val="ListParagraph"/>
        <w:numPr>
          <w:ilvl w:val="0"/>
          <w:numId w:val="1"/>
        </w:numPr>
        <w:spacing w:after="0" w:line="240" w:lineRule="auto"/>
        <w:rPr>
          <w:rFonts w:ascii="Arial" w:eastAsia="Times New Roman" w:hAnsi="Arial" w:cs="Arial"/>
          <w:bCs/>
        </w:rPr>
      </w:pPr>
      <w:r w:rsidRPr="009A1E13">
        <w:rPr>
          <w:rFonts w:ascii="Arial" w:eastAsia="Times New Roman" w:hAnsi="Arial" w:cs="Arial"/>
          <w:b/>
          <w:u w:val="single"/>
        </w:rPr>
        <w:t>Corrective Action Response to Violation (CARV)</w:t>
      </w:r>
      <w:proofErr w:type="gramStart"/>
      <w:r w:rsidRPr="009A1E13">
        <w:rPr>
          <w:rFonts w:ascii="Arial" w:eastAsia="Times New Roman" w:hAnsi="Arial" w:cs="Arial"/>
          <w:b/>
          <w:u w:val="single"/>
        </w:rPr>
        <w:t>:</w:t>
      </w:r>
      <w:r w:rsidRPr="009A1E13">
        <w:rPr>
          <w:rFonts w:ascii="Arial" w:eastAsia="Times New Roman" w:hAnsi="Arial" w:cs="Arial"/>
          <w:b/>
        </w:rPr>
        <w:t xml:space="preserve">  </w:t>
      </w:r>
      <w:r w:rsidR="00B357D7" w:rsidRPr="009A1E13">
        <w:rPr>
          <w:rFonts w:ascii="Arial" w:eastAsia="Times New Roman" w:hAnsi="Arial" w:cs="Arial"/>
        </w:rPr>
        <w:t>Contractor</w:t>
      </w:r>
      <w:proofErr w:type="gramEnd"/>
      <w:r w:rsidR="00B357D7" w:rsidRPr="009A1E13">
        <w:rPr>
          <w:rFonts w:ascii="Arial" w:eastAsia="Times New Roman" w:hAnsi="Arial" w:cs="Arial"/>
        </w:rPr>
        <w:t xml:space="preserve"> shall</w:t>
      </w:r>
      <w:r w:rsidRPr="009A1E13">
        <w:rPr>
          <w:rFonts w:ascii="Arial" w:eastAsia="Times New Roman" w:hAnsi="Arial" w:cs="Arial"/>
        </w:rPr>
        <w:t xml:space="preserve"> be subject to the CARV.  Depending on the nature of the violation </w:t>
      </w:r>
      <w:r w:rsidR="00B357D7" w:rsidRPr="009A1E13">
        <w:rPr>
          <w:rFonts w:ascii="Arial" w:eastAsia="Times New Roman" w:hAnsi="Arial" w:cs="Arial"/>
        </w:rPr>
        <w:t>Contractor shall</w:t>
      </w:r>
      <w:r w:rsidRPr="009A1E13">
        <w:rPr>
          <w:rFonts w:ascii="Arial" w:eastAsia="Times New Roman" w:hAnsi="Arial" w:cs="Arial"/>
        </w:rPr>
        <w:t xml:space="preserve"> submit a corrective action plan to the COR within a timeframe </w:t>
      </w:r>
      <w:r w:rsidRPr="009A1E13">
        <w:rPr>
          <w:rFonts w:ascii="Arial" w:eastAsia="Times New Roman" w:hAnsi="Arial" w:cs="Arial"/>
          <w:i/>
        </w:rPr>
        <w:t>designated</w:t>
      </w:r>
      <w:r w:rsidRPr="009A1E13">
        <w:rPr>
          <w:rFonts w:ascii="Arial" w:eastAsia="Times New Roman" w:hAnsi="Arial" w:cs="Arial"/>
        </w:rPr>
        <w:t xml:space="preserve"> by the COR and based on severity of violation (e.g.</w:t>
      </w:r>
      <w:r w:rsidR="005734C5" w:rsidRPr="009A1E13">
        <w:rPr>
          <w:rFonts w:ascii="Arial" w:eastAsia="Times New Roman" w:hAnsi="Arial" w:cs="Arial"/>
        </w:rPr>
        <w:t>,</w:t>
      </w:r>
      <w:r w:rsidRPr="009A1E13">
        <w:rPr>
          <w:rFonts w:ascii="Arial" w:eastAsia="Times New Roman" w:hAnsi="Arial" w:cs="Arial"/>
        </w:rPr>
        <w:t xml:space="preserve"> Safety issues). </w:t>
      </w:r>
      <w:r w:rsidRPr="009A1E13">
        <w:rPr>
          <w:rFonts w:ascii="Arial" w:eastAsia="Times New Roman" w:hAnsi="Arial" w:cs="Arial"/>
          <w:color w:val="FF0000"/>
        </w:rPr>
        <w:br/>
      </w:r>
    </w:p>
    <w:p w14:paraId="5613D532" w14:textId="77777777" w:rsidR="003F4957" w:rsidRPr="009A1E13" w:rsidRDefault="003F4957" w:rsidP="009402F3">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b/>
          <w:u w:val="single"/>
        </w:rPr>
      </w:pPr>
      <w:r w:rsidRPr="009A1E13">
        <w:rPr>
          <w:rFonts w:ascii="Arial" w:eastAsia="Times New Roman" w:hAnsi="Arial" w:cs="Arial"/>
          <w:b/>
          <w:u w:val="single"/>
        </w:rPr>
        <w:t>ADDITIONAL CONTRACT REQUIREMENTS</w:t>
      </w:r>
    </w:p>
    <w:p w14:paraId="51E6D4CD" w14:textId="77777777" w:rsidR="003F4957" w:rsidRPr="009402F3" w:rsidRDefault="003F4957" w:rsidP="009402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Times New Roman" w:eastAsia="Times New Roman" w:hAnsi="Times New Roman" w:cs="Times New Roman"/>
          <w:sz w:val="24"/>
          <w:szCs w:val="24"/>
        </w:rPr>
      </w:pPr>
    </w:p>
    <w:p w14:paraId="1F7E9D0F" w14:textId="1F114CB6" w:rsidR="003F4957" w:rsidRPr="009A1E13" w:rsidRDefault="003F4957" w:rsidP="00400D5F">
      <w:pPr>
        <w:tabs>
          <w:tab w:val="left" w:pos="916"/>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90"/>
        <w:rPr>
          <w:rFonts w:ascii="Arial" w:eastAsia="Times New Roman" w:hAnsi="Arial" w:cs="Arial"/>
        </w:rPr>
      </w:pPr>
      <w:bookmarkStart w:id="2" w:name="PARA_S0013_P00003"/>
      <w:bookmarkEnd w:id="2"/>
      <w:r w:rsidRPr="009A1E13">
        <w:rPr>
          <w:rFonts w:ascii="Arial" w:eastAsia="Times New Roman" w:hAnsi="Arial" w:cs="Arial"/>
          <w:b/>
          <w:bCs/>
          <w:u w:val="single"/>
        </w:rPr>
        <w:t>SUPPLEMENTAL SERVICES</w:t>
      </w:r>
      <w:proofErr w:type="gramStart"/>
      <w:r w:rsidRPr="009A1E13">
        <w:rPr>
          <w:rFonts w:ascii="Arial" w:eastAsia="Times New Roman" w:hAnsi="Arial" w:cs="Arial"/>
          <w:b/>
        </w:rPr>
        <w:t xml:space="preserve">:  </w:t>
      </w:r>
      <w:r w:rsidRPr="009A1E13">
        <w:rPr>
          <w:rFonts w:ascii="Arial" w:eastAsia="Times New Roman" w:hAnsi="Arial" w:cs="Arial"/>
        </w:rPr>
        <w:t>All</w:t>
      </w:r>
      <w:proofErr w:type="gramEnd"/>
      <w:r w:rsidRPr="009A1E13">
        <w:rPr>
          <w:rFonts w:ascii="Arial" w:eastAsia="Times New Roman" w:hAnsi="Arial" w:cs="Arial"/>
        </w:rPr>
        <w:t xml:space="preserve"> services shall be provided at no additional charge to the stated daily fixed fee, except for those services specifically stated below </w:t>
      </w:r>
      <w:proofErr w:type="gramStart"/>
      <w:r w:rsidRPr="009A1E13">
        <w:rPr>
          <w:rFonts w:ascii="Arial" w:eastAsia="Times New Roman" w:hAnsi="Arial" w:cs="Arial"/>
        </w:rPr>
        <w:t>to be</w:t>
      </w:r>
      <w:proofErr w:type="gramEnd"/>
      <w:r w:rsidRPr="009A1E13">
        <w:rPr>
          <w:rFonts w:ascii="Arial" w:eastAsia="Times New Roman" w:hAnsi="Arial" w:cs="Arial"/>
        </w:rPr>
        <w:t xml:space="preserve"> Supplemental Services.  </w:t>
      </w:r>
    </w:p>
    <w:p w14:paraId="0A8AB90C" w14:textId="5400D5C0" w:rsidR="005734C5" w:rsidRPr="009A1E13" w:rsidDel="00EC142D" w:rsidRDefault="005734C5" w:rsidP="009402F3">
      <w:pPr>
        <w:pStyle w:val="ListParagraph"/>
        <w:tabs>
          <w:tab w:val="left" w:pos="916"/>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10" w:right="90"/>
        <w:rPr>
          <w:del w:id="3" w:author="Jean-Jules, Daleth C" w:date="2023-06-02T11:07:00Z"/>
          <w:rFonts w:ascii="Arial" w:eastAsia="Times New Roman" w:hAnsi="Arial" w:cs="Arial"/>
        </w:rPr>
      </w:pPr>
    </w:p>
    <w:p w14:paraId="4482E904" w14:textId="443D078F" w:rsidR="00663E52" w:rsidRPr="009A1E13" w:rsidDel="00EC142D" w:rsidRDefault="00663E52" w:rsidP="009402F3">
      <w:pPr>
        <w:pStyle w:val="ListParagraph"/>
        <w:tabs>
          <w:tab w:val="left" w:pos="916"/>
          <w:tab w:val="left" w:pos="1832"/>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10" w:right="90"/>
        <w:rPr>
          <w:del w:id="4" w:author="Jean-Jules, Daleth C" w:date="2023-06-02T11:07:00Z"/>
          <w:rFonts w:ascii="Arial" w:eastAsia="Times New Roman" w:hAnsi="Arial" w:cs="Arial"/>
        </w:rPr>
      </w:pPr>
    </w:p>
    <w:p w14:paraId="7DA50B55" w14:textId="4FB5E930" w:rsidR="009837BD" w:rsidRPr="009A1E13" w:rsidRDefault="009837BD" w:rsidP="009402F3">
      <w:pPr>
        <w:pStyle w:val="ListParagraph"/>
        <w:numPr>
          <w:ilvl w:val="0"/>
          <w:numId w:val="1"/>
        </w:numPr>
        <w:snapToGrid w:val="0"/>
        <w:spacing w:after="0" w:line="240" w:lineRule="auto"/>
        <w:rPr>
          <w:rFonts w:ascii="Arial" w:eastAsia="Times New Roman" w:hAnsi="Arial" w:cs="Arial"/>
          <w:b/>
          <w:color w:val="000000"/>
          <w:u w:val="single"/>
        </w:rPr>
      </w:pPr>
      <w:r w:rsidRPr="009A1E13">
        <w:rPr>
          <w:rFonts w:ascii="Arial" w:eastAsia="Times New Roman" w:hAnsi="Arial" w:cs="Arial"/>
          <w:b/>
          <w:color w:val="000000"/>
          <w:u w:val="single"/>
        </w:rPr>
        <w:lastRenderedPageBreak/>
        <w:t>PERFORMANCE STANDARDS, QUALITY ASSURANCE (QA) AND QUALITY IMPROVEMENT(QI)</w:t>
      </w:r>
    </w:p>
    <w:p w14:paraId="3FB0B7E3" w14:textId="77777777" w:rsidR="009837BD" w:rsidRPr="009A1E13" w:rsidRDefault="009837BD" w:rsidP="009402F3">
      <w:pPr>
        <w:pStyle w:val="ListParagraph"/>
        <w:snapToGrid w:val="0"/>
        <w:spacing w:after="0" w:line="240" w:lineRule="auto"/>
        <w:ind w:left="360"/>
        <w:rPr>
          <w:rFonts w:ascii="Arial" w:eastAsia="Times New Roman" w:hAnsi="Arial" w:cs="Arial"/>
          <w:b/>
          <w:color w:val="000000"/>
          <w:u w:val="single"/>
        </w:rPr>
      </w:pPr>
    </w:p>
    <w:p w14:paraId="798B4A9D" w14:textId="10BFE67C" w:rsidR="009837BD" w:rsidRPr="009A1E13" w:rsidRDefault="009837BD" w:rsidP="009402F3">
      <w:pPr>
        <w:spacing w:line="240" w:lineRule="auto"/>
        <w:ind w:left="360"/>
        <w:rPr>
          <w:rFonts w:ascii="Arial" w:hAnsi="Arial" w:cs="Arial"/>
        </w:rPr>
      </w:pPr>
      <w:r w:rsidRPr="009A1E13">
        <w:rPr>
          <w:rFonts w:ascii="Arial" w:eastAsia="Times New Roman" w:hAnsi="Arial" w:cs="Arial"/>
          <w:b/>
          <w:bCs/>
          <w:u w:val="single"/>
        </w:rPr>
        <w:t>Quality Management/Quality Assurance Surveillance</w:t>
      </w:r>
      <w:r w:rsidRPr="009A1E13">
        <w:rPr>
          <w:rFonts w:ascii="Arial" w:eastAsia="Times New Roman" w:hAnsi="Arial" w:cs="Arial"/>
          <w:u w:val="single"/>
        </w:rPr>
        <w:t>:</w:t>
      </w:r>
      <w:r w:rsidRPr="009A1E13">
        <w:rPr>
          <w:rFonts w:ascii="Arial" w:eastAsia="Times New Roman" w:hAnsi="Arial" w:cs="Arial"/>
        </w:rPr>
        <w:t xml:space="preserve"> Contractor (s) shall be subject to Quality Management measures, such as patient satisfaction surveys, staffing and supportive services, timely completion of records and reports, and Social Work Reviews. Methods of Surveillance: </w:t>
      </w:r>
      <w:r w:rsidRPr="009A1E13">
        <w:rPr>
          <w:rFonts w:ascii="Arial" w:hAnsi="Arial" w:cs="Arial"/>
        </w:rPr>
        <w:t>Direct observation shall be performed periodically or through 100% surveillance.  There will be periodic inspections to evaluate outcomes on a periodic basis. Inspections may be scheduled Daily, Weekly, Monthly, Quarterly, Annually</w:t>
      </w:r>
      <w:r w:rsidR="00603679" w:rsidRPr="009A1E13">
        <w:rPr>
          <w:rFonts w:ascii="Arial" w:hAnsi="Arial" w:cs="Arial"/>
        </w:rPr>
        <w:t>,</w:t>
      </w:r>
      <w:r w:rsidRPr="009A1E13">
        <w:rPr>
          <w:rFonts w:ascii="Arial" w:hAnsi="Arial" w:cs="Arial"/>
        </w:rPr>
        <w:t xml:space="preserve"> or unscheduled, as required. There will be progress or status meetings. </w:t>
      </w:r>
    </w:p>
    <w:p w14:paraId="634FF558" w14:textId="77777777" w:rsidR="00E77A82" w:rsidRPr="009A1E13" w:rsidRDefault="009837BD" w:rsidP="009402F3">
      <w:p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360"/>
        <w:rPr>
          <w:rFonts w:ascii="Arial" w:eastAsia="Times New Roman" w:hAnsi="Arial" w:cs="Arial"/>
        </w:rPr>
      </w:pPr>
      <w:r w:rsidRPr="009A1E13">
        <w:rPr>
          <w:rFonts w:ascii="Arial" w:eastAsia="Times New Roman" w:hAnsi="Arial" w:cs="Arial"/>
        </w:rPr>
        <w:t>Contractor performance will be monitored by the government using the standards as outlined in this Performance Work Statement (PWS) and methods of surveillance detailed in the Quality Assurance Surveillance Plan (QASP)</w:t>
      </w:r>
      <w:bookmarkStart w:id="5" w:name="_Hlk131660714"/>
      <w:r w:rsidR="00E77A82" w:rsidRPr="009A1E13">
        <w:rPr>
          <w:rFonts w:ascii="Arial" w:eastAsia="Times New Roman" w:hAnsi="Arial" w:cs="Arial"/>
        </w:rPr>
        <w:t>.</w:t>
      </w:r>
    </w:p>
    <w:p w14:paraId="4BBCE89F" w14:textId="5EBE0072" w:rsidR="00E649C2" w:rsidRPr="009A1E13" w:rsidRDefault="009837BD" w:rsidP="009402F3">
      <w:pPr>
        <w:pStyle w:val="ListParagraph"/>
        <w:numPr>
          <w:ilvl w:val="1"/>
          <w:numId w:val="1"/>
        </w:numPr>
        <w:tabs>
          <w:tab w:val="left" w:pos="36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b/>
          <w:bCs/>
        </w:rPr>
      </w:pPr>
      <w:r w:rsidRPr="009A1E13">
        <w:rPr>
          <w:rFonts w:ascii="Arial" w:eastAsia="Times New Roman" w:hAnsi="Arial" w:cs="Arial"/>
          <w:b/>
          <w:bCs/>
          <w:u w:val="single"/>
        </w:rPr>
        <w:t>Performance Standards</w:t>
      </w:r>
      <w:r w:rsidRPr="009A1E13">
        <w:rPr>
          <w:rFonts w:ascii="Arial" w:eastAsia="Times New Roman" w:hAnsi="Arial" w:cs="Arial"/>
          <w:b/>
          <w:bCs/>
        </w:rPr>
        <w:t>:</w:t>
      </w:r>
    </w:p>
    <w:p w14:paraId="2F597C64" w14:textId="14B9B1FB" w:rsidR="00E649C2" w:rsidRPr="009A1E13" w:rsidRDefault="00874B9B" w:rsidP="009402F3">
      <w:pPr>
        <w:pStyle w:val="ListParagraph"/>
        <w:numPr>
          <w:ilvl w:val="3"/>
          <w:numId w:val="1"/>
        </w:numPr>
        <w:tabs>
          <w:tab w:val="left" w:pos="810"/>
          <w:tab w:val="left" w:pos="1170"/>
          <w:tab w:val="left" w:pos="1440"/>
        </w:tabs>
        <w:snapToGrid w:val="0"/>
        <w:spacing w:after="0" w:line="240" w:lineRule="auto"/>
        <w:rPr>
          <w:rFonts w:ascii="Arial" w:eastAsia="Times New Roman" w:hAnsi="Arial" w:cs="Arial"/>
        </w:rPr>
      </w:pPr>
      <w:r w:rsidRPr="009A1E13">
        <w:rPr>
          <w:rFonts w:ascii="Arial" w:eastAsia="Times New Roman" w:hAnsi="Arial" w:cs="Arial"/>
          <w:u w:val="single"/>
        </w:rPr>
        <w:t>Measure</w:t>
      </w:r>
      <w:r w:rsidR="009837BD" w:rsidRPr="009A1E13">
        <w:rPr>
          <w:rFonts w:ascii="Arial" w:eastAsia="Times New Roman" w:hAnsi="Arial" w:cs="Arial"/>
        </w:rPr>
        <w:t xml:space="preserve">: Housing Facilities &amp; Management  </w:t>
      </w:r>
    </w:p>
    <w:p w14:paraId="681C58A3" w14:textId="6DDDB54A" w:rsidR="00E649C2" w:rsidRPr="009A1E13" w:rsidRDefault="009837BD" w:rsidP="009402F3">
      <w:pPr>
        <w:pStyle w:val="ListParagraph"/>
        <w:tabs>
          <w:tab w:val="left" w:pos="360"/>
          <w:tab w:val="left" w:pos="810"/>
          <w:tab w:val="left" w:pos="1170"/>
          <w:tab w:val="left" w:pos="1440"/>
        </w:tabs>
        <w:snapToGrid w:val="0"/>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(100%) Facility meets fire, safety, Americans with Disabilities Act, licensure, safety and </w:t>
      </w:r>
      <w:r w:rsidR="00962E6F" w:rsidRPr="009A1E13">
        <w:rPr>
          <w:rFonts w:ascii="Arial" w:eastAsia="Times New Roman" w:hAnsi="Arial" w:cs="Arial"/>
        </w:rPr>
        <w:t>Veteran</w:t>
      </w:r>
      <w:r w:rsidRPr="009A1E13">
        <w:rPr>
          <w:rFonts w:ascii="Arial" w:eastAsia="Times New Roman" w:hAnsi="Arial" w:cs="Arial"/>
        </w:rPr>
        <w:t xml:space="preserve"> privacy and additional safety for female </w:t>
      </w:r>
      <w:r w:rsidR="00962E6F" w:rsidRPr="009A1E13">
        <w:rPr>
          <w:rFonts w:ascii="Arial" w:eastAsia="Times New Roman" w:hAnsi="Arial" w:cs="Arial"/>
        </w:rPr>
        <w:t>Veterans</w:t>
      </w:r>
      <w:r w:rsidRPr="009A1E13">
        <w:rPr>
          <w:rFonts w:ascii="Arial" w:eastAsia="Times New Roman" w:hAnsi="Arial" w:cs="Arial"/>
        </w:rPr>
        <w:t>.  Provides sober environment and nutritionally adequate meals</w:t>
      </w:r>
    </w:p>
    <w:p w14:paraId="4C536A19" w14:textId="77777777" w:rsidR="00E649C2" w:rsidRPr="009A1E13" w:rsidRDefault="009837BD" w:rsidP="009402F3">
      <w:pPr>
        <w:pStyle w:val="ListParagraph"/>
        <w:tabs>
          <w:tab w:val="left" w:pos="360"/>
          <w:tab w:val="left" w:pos="810"/>
          <w:tab w:val="left" w:pos="1170"/>
          <w:tab w:val="left" w:pos="1440"/>
        </w:tabs>
        <w:snapToGrid w:val="0"/>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Passing facility inspection and documentation of meeting the performance standards listed above</w:t>
      </w:r>
    </w:p>
    <w:p w14:paraId="40045E7F" w14:textId="77777777" w:rsidR="00E649C2" w:rsidRPr="009A1E13" w:rsidRDefault="009837BD" w:rsidP="009402F3">
      <w:pPr>
        <w:pStyle w:val="ListParagraph"/>
        <w:tabs>
          <w:tab w:val="left" w:pos="360"/>
          <w:tab w:val="left" w:pos="810"/>
          <w:tab w:val="left" w:pos="1170"/>
          <w:tab w:val="left" w:pos="1440"/>
        </w:tabs>
        <w:snapToGrid w:val="0"/>
        <w:spacing w:after="0" w:line="240" w:lineRule="auto"/>
        <w:ind w:left="1440"/>
        <w:rPr>
          <w:rFonts w:ascii="Arial" w:eastAsia="Times New Roman" w:hAnsi="Arial" w:cs="Arial"/>
        </w:rPr>
      </w:pPr>
      <w:r w:rsidRPr="009A1E13">
        <w:rPr>
          <w:rFonts w:ascii="Arial" w:eastAsia="Times New Roman" w:hAnsi="Arial" w:cs="Arial"/>
          <w:u w:val="single"/>
        </w:rPr>
        <w:t>Acceptable Quality Level</w:t>
      </w:r>
      <w:r w:rsidRPr="009A1E13">
        <w:rPr>
          <w:rFonts w:ascii="Arial" w:eastAsia="Times New Roman" w:hAnsi="Arial" w:cs="Arial"/>
        </w:rPr>
        <w:t>: (100%) during annual rating period</w:t>
      </w:r>
    </w:p>
    <w:p w14:paraId="74A0E937" w14:textId="77777777" w:rsidR="00E649C2" w:rsidRPr="009A1E13" w:rsidRDefault="009837BD" w:rsidP="009402F3">
      <w:pPr>
        <w:pStyle w:val="ListParagraph"/>
        <w:tabs>
          <w:tab w:val="left" w:pos="360"/>
          <w:tab w:val="left" w:pos="810"/>
          <w:tab w:val="left" w:pos="1170"/>
          <w:tab w:val="left" w:pos="1440"/>
        </w:tabs>
        <w:snapToGrid w:val="0"/>
        <w:spacing w:after="0" w:line="240" w:lineRule="auto"/>
        <w:ind w:left="1440"/>
        <w:rPr>
          <w:rFonts w:ascii="Arial" w:eastAsia="Times New Roman" w:hAnsi="Arial" w:cs="Arial"/>
          <w:bCs/>
        </w:rPr>
      </w:pPr>
      <w:r w:rsidRPr="009A1E13">
        <w:rPr>
          <w:rFonts w:ascii="Arial" w:eastAsia="Times New Roman" w:hAnsi="Arial" w:cs="Arial"/>
          <w:u w:val="single"/>
        </w:rPr>
        <w:t>Surveillance Method:</w:t>
      </w:r>
      <w:r w:rsidRPr="009A1E13">
        <w:rPr>
          <w:rFonts w:ascii="Arial" w:eastAsia="Times New Roman" w:hAnsi="Arial" w:cs="Arial"/>
        </w:rPr>
        <w:t xml:space="preserve"> </w:t>
      </w:r>
      <w:r w:rsidRPr="009A1E13">
        <w:rPr>
          <w:rFonts w:ascii="Arial" w:eastAsia="Times New Roman" w:hAnsi="Arial" w:cs="Arial"/>
          <w:bCs/>
        </w:rPr>
        <w:t>Random Inspection of records. VA team Inspection</w:t>
      </w:r>
    </w:p>
    <w:p w14:paraId="07959153" w14:textId="17041B12" w:rsidR="009837BD" w:rsidRPr="009A1E13" w:rsidRDefault="009837BD" w:rsidP="009402F3">
      <w:pPr>
        <w:pStyle w:val="ListParagraph"/>
        <w:tabs>
          <w:tab w:val="left" w:pos="360"/>
          <w:tab w:val="left" w:pos="810"/>
          <w:tab w:val="left" w:pos="1170"/>
          <w:tab w:val="left" w:pos="1440"/>
        </w:tabs>
        <w:snapToGrid w:val="0"/>
        <w:spacing w:after="0" w:line="240" w:lineRule="auto"/>
        <w:ind w:left="1440"/>
        <w:rPr>
          <w:rFonts w:ascii="Arial" w:eastAsia="Times New Roman" w:hAnsi="Arial" w:cs="Arial"/>
          <w:u w:val="single"/>
        </w:rPr>
      </w:pPr>
      <w:r w:rsidRPr="009A1E13">
        <w:rPr>
          <w:rFonts w:ascii="Arial" w:eastAsia="Times New Roman" w:hAnsi="Arial" w:cs="Arial"/>
          <w:u w:val="single"/>
        </w:rPr>
        <w:t>Frequency</w:t>
      </w:r>
      <w:r w:rsidR="00874B9B" w:rsidRPr="009A1E13">
        <w:rPr>
          <w:rFonts w:ascii="Arial" w:eastAsia="Times New Roman" w:hAnsi="Arial" w:cs="Arial"/>
          <w:u w:val="single"/>
        </w:rPr>
        <w:t>:</w:t>
      </w:r>
      <w:r w:rsidR="00874B9B" w:rsidRPr="009A1E13">
        <w:rPr>
          <w:rFonts w:ascii="Arial" w:eastAsia="Times New Roman" w:hAnsi="Arial" w:cs="Arial"/>
        </w:rPr>
        <w:t xml:space="preserve"> Quarterly</w:t>
      </w:r>
      <w:r w:rsidRPr="009A1E13">
        <w:rPr>
          <w:rFonts w:ascii="Arial" w:eastAsia="Times New Roman" w:hAnsi="Arial" w:cs="Arial"/>
        </w:rPr>
        <w:t xml:space="preserve"> </w:t>
      </w:r>
    </w:p>
    <w:p w14:paraId="378D2BCC" w14:textId="581D46D5" w:rsidR="009837BD" w:rsidRPr="009A1E13" w:rsidRDefault="009837BD" w:rsidP="009402F3">
      <w:pPr>
        <w:tabs>
          <w:tab w:val="left" w:pos="810"/>
          <w:tab w:val="left" w:pos="1170"/>
          <w:tab w:val="left" w:pos="1440"/>
        </w:tabs>
        <w:snapToGrid w:val="0"/>
        <w:spacing w:after="0" w:line="240" w:lineRule="auto"/>
        <w:rPr>
          <w:rFonts w:ascii="Arial" w:eastAsia="Times New Roman" w:hAnsi="Arial" w:cs="Arial"/>
        </w:rPr>
      </w:pPr>
    </w:p>
    <w:p w14:paraId="3DD5FB37" w14:textId="00E64D3A" w:rsidR="009837BD" w:rsidRPr="009A1E13" w:rsidRDefault="009837BD" w:rsidP="009402F3">
      <w:pPr>
        <w:tabs>
          <w:tab w:val="left" w:pos="720"/>
          <w:tab w:val="left" w:pos="990"/>
        </w:tabs>
        <w:snapToGrid w:val="0"/>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Full-time administrative staff on duty and sufficient case management personnel.  The contractor shall provide evidence of site supervision with at least one staff or security member.  Coordinated case management to include psychosocial assessment and assist </w:t>
      </w:r>
      <w:r w:rsidR="00962E6F" w:rsidRPr="009A1E13">
        <w:rPr>
          <w:rFonts w:ascii="Arial" w:eastAsia="Times New Roman" w:hAnsi="Arial" w:cs="Arial"/>
        </w:rPr>
        <w:t>Veterans</w:t>
      </w:r>
      <w:r w:rsidRPr="009A1E13">
        <w:rPr>
          <w:rFonts w:ascii="Arial" w:eastAsia="Times New Roman" w:hAnsi="Arial" w:cs="Arial"/>
        </w:rPr>
        <w:t xml:space="preserve"> with appointments, paperwork and transportation and structured group activities. </w:t>
      </w:r>
    </w:p>
    <w:p w14:paraId="5513391B" w14:textId="77777777"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Passing random inspection and documentation of meeting the performance standards listed above</w:t>
      </w:r>
    </w:p>
    <w:p w14:paraId="5D82AFA0" w14:textId="77777777"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Acceptable Quality Level</w:t>
      </w:r>
      <w:r w:rsidRPr="009A1E13">
        <w:rPr>
          <w:rFonts w:ascii="Arial" w:eastAsia="Times New Roman" w:hAnsi="Arial" w:cs="Arial"/>
        </w:rPr>
        <w:t xml:space="preserve">: </w:t>
      </w:r>
      <w:r w:rsidRPr="009A1E13">
        <w:rPr>
          <w:rFonts w:ascii="Arial" w:eastAsia="Times New Roman" w:hAnsi="Arial" w:cs="Arial"/>
          <w:bCs/>
        </w:rPr>
        <w:t>100% of randomly selected cases</w:t>
      </w:r>
    </w:p>
    <w:p w14:paraId="79987FC3" w14:textId="5173E38C"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Surveillance Method:</w:t>
      </w:r>
      <w:r w:rsidRPr="009A1E13">
        <w:rPr>
          <w:rFonts w:ascii="Arial" w:eastAsia="Times New Roman" w:hAnsi="Arial" w:cs="Arial"/>
        </w:rPr>
        <w:t xml:space="preserve"> Quarterly</w:t>
      </w:r>
    </w:p>
    <w:p w14:paraId="244566CD" w14:textId="65ED4913" w:rsidR="00EF4370"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Frequency</w:t>
      </w:r>
      <w:proofErr w:type="gramStart"/>
      <w:r w:rsidRPr="009A1E13">
        <w:rPr>
          <w:rFonts w:ascii="Arial" w:eastAsia="Times New Roman" w:hAnsi="Arial" w:cs="Arial"/>
          <w:u w:val="single"/>
        </w:rPr>
        <w:t>:</w:t>
      </w:r>
      <w:r w:rsidRPr="009A1E13">
        <w:rPr>
          <w:rFonts w:ascii="Arial" w:eastAsia="Times New Roman" w:hAnsi="Arial" w:cs="Arial"/>
        </w:rPr>
        <w:t xml:space="preserve">  Quarterly</w:t>
      </w:r>
      <w:proofErr w:type="gramEnd"/>
      <w:r w:rsidRPr="009A1E13">
        <w:rPr>
          <w:rFonts w:ascii="Arial" w:eastAsia="Times New Roman" w:hAnsi="Arial" w:cs="Arial"/>
        </w:rPr>
        <w:t xml:space="preserve"> </w:t>
      </w:r>
    </w:p>
    <w:p w14:paraId="034D6EDE" w14:textId="4CA2E309" w:rsidR="006E44F0" w:rsidRPr="009A1E13" w:rsidRDefault="006E44F0" w:rsidP="009402F3">
      <w:pPr>
        <w:tabs>
          <w:tab w:val="left" w:pos="0"/>
        </w:tabs>
        <w:spacing w:after="0" w:line="240" w:lineRule="auto"/>
        <w:ind w:left="1440"/>
        <w:rPr>
          <w:rFonts w:ascii="Arial" w:eastAsia="Times New Roman" w:hAnsi="Arial" w:cs="Arial"/>
        </w:rPr>
      </w:pPr>
    </w:p>
    <w:p w14:paraId="63636D2A" w14:textId="753B3727" w:rsidR="00E77A82" w:rsidRPr="009A1E13" w:rsidRDefault="006E44F0" w:rsidP="009402F3">
      <w:pPr>
        <w:pStyle w:val="ListParagraph"/>
        <w:numPr>
          <w:ilvl w:val="3"/>
          <w:numId w:val="1"/>
        </w:numPr>
        <w:tabs>
          <w:tab w:val="left" w:pos="360"/>
          <w:tab w:val="left" w:pos="810"/>
          <w:tab w:val="left" w:pos="1170"/>
          <w:tab w:val="left" w:pos="1440"/>
        </w:tabs>
        <w:snapToGrid w:val="0"/>
        <w:spacing w:after="0" w:line="240" w:lineRule="auto"/>
        <w:rPr>
          <w:rFonts w:ascii="Arial" w:eastAsia="Times New Roman" w:hAnsi="Arial" w:cs="Arial"/>
        </w:rPr>
      </w:pPr>
      <w:r w:rsidRPr="009A1E13">
        <w:rPr>
          <w:rFonts w:ascii="Arial" w:eastAsia="Times New Roman" w:hAnsi="Arial" w:cs="Arial"/>
          <w:u w:val="single"/>
        </w:rPr>
        <w:t>M</w:t>
      </w:r>
      <w:bookmarkStart w:id="6" w:name="_Hlk131682486"/>
      <w:r w:rsidR="00E77A82" w:rsidRPr="009A1E13">
        <w:rPr>
          <w:rFonts w:ascii="Arial" w:eastAsia="Times New Roman" w:hAnsi="Arial" w:cs="Arial"/>
          <w:u w:val="single"/>
        </w:rPr>
        <w:t>easure</w:t>
      </w:r>
      <w:r w:rsidR="00E77A82" w:rsidRPr="009A1E13">
        <w:rPr>
          <w:rFonts w:ascii="Arial" w:eastAsia="Times New Roman" w:hAnsi="Arial" w:cs="Arial"/>
        </w:rPr>
        <w:t>: Records and Reports</w:t>
      </w:r>
    </w:p>
    <w:p w14:paraId="54A535FF" w14:textId="4237DCE3" w:rsidR="00E649C2" w:rsidRPr="009A1E13" w:rsidRDefault="009837BD" w:rsidP="009402F3">
      <w:pPr>
        <w:tabs>
          <w:tab w:val="left" w:pos="0"/>
          <w:tab w:val="left" w:pos="990"/>
        </w:tabs>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Daily sign-in sheets signed by </w:t>
      </w:r>
      <w:r w:rsidR="00962E6F" w:rsidRPr="009A1E13">
        <w:rPr>
          <w:rFonts w:ascii="Arial" w:eastAsia="Times New Roman" w:hAnsi="Arial" w:cs="Arial"/>
        </w:rPr>
        <w:t>Veterans</w:t>
      </w:r>
      <w:r w:rsidRPr="009A1E13">
        <w:rPr>
          <w:rFonts w:ascii="Arial" w:eastAsia="Times New Roman" w:hAnsi="Arial" w:cs="Arial"/>
        </w:rPr>
        <w:t xml:space="preserve">.  Psychosocial assessment, individual service plan, progress notes for each </w:t>
      </w:r>
      <w:r w:rsidR="00CD0A94" w:rsidRPr="009A1E13">
        <w:rPr>
          <w:rFonts w:ascii="Arial" w:eastAsia="Times New Roman" w:hAnsi="Arial" w:cs="Arial"/>
        </w:rPr>
        <w:t>Veteran</w:t>
      </w:r>
      <w:r w:rsidRPr="009A1E13">
        <w:rPr>
          <w:rFonts w:ascii="Arial" w:eastAsia="Times New Roman" w:hAnsi="Arial" w:cs="Arial"/>
        </w:rPr>
        <w:t xml:space="preserve">, documentation of </w:t>
      </w:r>
      <w:r w:rsidR="00962E6F" w:rsidRPr="009A1E13">
        <w:rPr>
          <w:rFonts w:ascii="Arial" w:eastAsia="Times New Roman" w:hAnsi="Arial" w:cs="Arial"/>
        </w:rPr>
        <w:t>Veteran</w:t>
      </w:r>
      <w:r w:rsidRPr="009A1E13">
        <w:rPr>
          <w:rFonts w:ascii="Arial" w:eastAsia="Times New Roman" w:hAnsi="Arial" w:cs="Arial"/>
        </w:rPr>
        <w:t xml:space="preserve"> participation in daily group activities and entry of </w:t>
      </w:r>
      <w:r w:rsidR="00962E6F" w:rsidRPr="009A1E13">
        <w:rPr>
          <w:rFonts w:ascii="Arial" w:eastAsia="Times New Roman" w:hAnsi="Arial" w:cs="Arial"/>
        </w:rPr>
        <w:t>Veteran</w:t>
      </w:r>
      <w:r w:rsidRPr="009A1E13">
        <w:rPr>
          <w:rFonts w:ascii="Arial" w:eastAsia="Times New Roman" w:hAnsi="Arial" w:cs="Arial"/>
        </w:rPr>
        <w:t xml:space="preserve"> data into HMIS syste</w:t>
      </w:r>
      <w:r w:rsidR="00EC142D" w:rsidRPr="009A1E13">
        <w:rPr>
          <w:rFonts w:ascii="Arial" w:eastAsia="Times New Roman" w:hAnsi="Arial" w:cs="Arial"/>
        </w:rPr>
        <w:t>m</w:t>
      </w:r>
    </w:p>
    <w:p w14:paraId="35C52476" w14:textId="77777777" w:rsidR="00E649C2" w:rsidRPr="009A1E13" w:rsidRDefault="009837BD" w:rsidP="009402F3">
      <w:pPr>
        <w:tabs>
          <w:tab w:val="left" w:pos="0"/>
          <w:tab w:val="left" w:pos="99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Passing random inspection and documentation of meeting the performance standards listed above</w:t>
      </w:r>
    </w:p>
    <w:p w14:paraId="5D3EDAEB" w14:textId="77777777" w:rsidR="00E649C2" w:rsidRPr="009A1E13" w:rsidRDefault="009837BD" w:rsidP="009402F3">
      <w:pPr>
        <w:tabs>
          <w:tab w:val="left" w:pos="0"/>
          <w:tab w:val="left" w:pos="990"/>
        </w:tabs>
        <w:spacing w:after="0" w:line="240" w:lineRule="auto"/>
        <w:ind w:left="1440"/>
        <w:rPr>
          <w:rFonts w:ascii="Arial" w:eastAsia="Times New Roman" w:hAnsi="Arial" w:cs="Arial"/>
          <w:bCs/>
        </w:rPr>
      </w:pPr>
      <w:r w:rsidRPr="009A1E13">
        <w:rPr>
          <w:rFonts w:ascii="Arial" w:eastAsia="Times New Roman" w:hAnsi="Arial" w:cs="Arial"/>
          <w:u w:val="single"/>
        </w:rPr>
        <w:t>Acceptable Quality Level</w:t>
      </w:r>
      <w:r w:rsidRPr="009A1E13">
        <w:rPr>
          <w:rFonts w:ascii="Arial" w:eastAsia="Times New Roman" w:hAnsi="Arial" w:cs="Arial"/>
        </w:rPr>
        <w:t xml:space="preserve">: </w:t>
      </w:r>
      <w:r w:rsidRPr="009A1E13">
        <w:rPr>
          <w:rFonts w:ascii="Arial" w:eastAsia="Times New Roman" w:hAnsi="Arial" w:cs="Arial"/>
          <w:bCs/>
        </w:rPr>
        <w:t>100% of randomly selected cases</w:t>
      </w:r>
    </w:p>
    <w:p w14:paraId="1E99D1EE" w14:textId="4DCCBDB2" w:rsidR="00E649C2" w:rsidRPr="009A1E13" w:rsidRDefault="009837BD" w:rsidP="009402F3">
      <w:pPr>
        <w:tabs>
          <w:tab w:val="left" w:pos="0"/>
          <w:tab w:val="left" w:pos="990"/>
        </w:tabs>
        <w:spacing w:after="0" w:line="240" w:lineRule="auto"/>
        <w:ind w:left="1440"/>
        <w:rPr>
          <w:rFonts w:ascii="Arial" w:eastAsia="Times New Roman" w:hAnsi="Arial" w:cs="Arial"/>
        </w:rPr>
      </w:pPr>
      <w:r w:rsidRPr="009A1E13">
        <w:rPr>
          <w:rFonts w:ascii="Arial" w:eastAsia="Times New Roman" w:hAnsi="Arial" w:cs="Arial"/>
          <w:u w:val="single"/>
        </w:rPr>
        <w:t>Surveillance Method:</w:t>
      </w:r>
      <w:r w:rsidRPr="009A1E13">
        <w:rPr>
          <w:rFonts w:ascii="Arial" w:eastAsia="Times New Roman" w:hAnsi="Arial" w:cs="Arial"/>
        </w:rPr>
        <w:t xml:space="preserve"> Quarterly</w:t>
      </w:r>
    </w:p>
    <w:p w14:paraId="7B1674D3" w14:textId="42963A98" w:rsidR="006E44F0" w:rsidRPr="009A1E13" w:rsidRDefault="009837BD" w:rsidP="009402F3">
      <w:pPr>
        <w:tabs>
          <w:tab w:val="left" w:pos="0"/>
          <w:tab w:val="left" w:pos="990"/>
        </w:tabs>
        <w:spacing w:after="0" w:line="240" w:lineRule="auto"/>
        <w:ind w:left="1440"/>
        <w:rPr>
          <w:rFonts w:ascii="Arial" w:eastAsia="Times New Roman" w:hAnsi="Arial" w:cs="Arial"/>
        </w:rPr>
      </w:pPr>
      <w:r w:rsidRPr="009A1E13">
        <w:rPr>
          <w:rFonts w:ascii="Arial" w:eastAsia="Times New Roman" w:hAnsi="Arial" w:cs="Arial"/>
          <w:u w:val="single"/>
        </w:rPr>
        <w:t>Frequency</w:t>
      </w:r>
      <w:proofErr w:type="gramStart"/>
      <w:r w:rsidRPr="009A1E13">
        <w:rPr>
          <w:rFonts w:ascii="Arial" w:eastAsia="Times New Roman" w:hAnsi="Arial" w:cs="Arial"/>
          <w:u w:val="single"/>
        </w:rPr>
        <w:t xml:space="preserve">:  </w:t>
      </w:r>
      <w:r w:rsidRPr="009A1E13">
        <w:rPr>
          <w:rFonts w:ascii="Arial" w:eastAsia="Times New Roman" w:hAnsi="Arial" w:cs="Arial"/>
        </w:rPr>
        <w:t>Quarterly</w:t>
      </w:r>
      <w:proofErr w:type="gramEnd"/>
      <w:r w:rsidRPr="009A1E13">
        <w:rPr>
          <w:rFonts w:ascii="Arial" w:eastAsia="Times New Roman" w:hAnsi="Arial" w:cs="Arial"/>
        </w:rPr>
        <w:t xml:space="preserve"> </w:t>
      </w:r>
      <w:bookmarkEnd w:id="6"/>
    </w:p>
    <w:p w14:paraId="7071036E" w14:textId="3A9D8FF1" w:rsidR="006E44F0" w:rsidRPr="009A1E13" w:rsidRDefault="006E44F0" w:rsidP="009402F3">
      <w:pPr>
        <w:tabs>
          <w:tab w:val="left" w:pos="0"/>
          <w:tab w:val="left" w:pos="990"/>
        </w:tabs>
        <w:spacing w:after="0" w:line="240" w:lineRule="auto"/>
        <w:ind w:left="1440"/>
        <w:rPr>
          <w:rFonts w:ascii="Arial" w:eastAsia="Times New Roman" w:hAnsi="Arial" w:cs="Arial"/>
        </w:rPr>
      </w:pPr>
    </w:p>
    <w:p w14:paraId="35C6E51D" w14:textId="442EEC5F" w:rsidR="009837BD" w:rsidRPr="009A1E13" w:rsidRDefault="006E44F0" w:rsidP="009402F3">
      <w:pPr>
        <w:pStyle w:val="ListParagraph"/>
        <w:numPr>
          <w:ilvl w:val="3"/>
          <w:numId w:val="1"/>
        </w:numPr>
        <w:tabs>
          <w:tab w:val="left" w:pos="360"/>
          <w:tab w:val="left" w:pos="810"/>
          <w:tab w:val="left" w:pos="1170"/>
          <w:tab w:val="left" w:pos="1440"/>
        </w:tabs>
        <w:snapToGrid w:val="0"/>
        <w:spacing w:after="0" w:line="240" w:lineRule="auto"/>
        <w:rPr>
          <w:rFonts w:ascii="Arial" w:eastAsia="Times New Roman" w:hAnsi="Arial" w:cs="Arial"/>
        </w:rPr>
      </w:pPr>
      <w:r w:rsidRPr="009A1E13">
        <w:rPr>
          <w:rFonts w:ascii="Arial" w:eastAsia="Times New Roman" w:hAnsi="Arial" w:cs="Arial"/>
          <w:u w:val="single"/>
        </w:rPr>
        <w:t>Measure</w:t>
      </w:r>
      <w:r w:rsidRPr="009A1E13">
        <w:rPr>
          <w:rFonts w:ascii="Arial" w:eastAsia="Times New Roman" w:hAnsi="Arial" w:cs="Arial"/>
        </w:rPr>
        <w:t xml:space="preserve">: </w:t>
      </w:r>
      <w:r w:rsidR="009837BD" w:rsidRPr="009A1E13">
        <w:rPr>
          <w:rFonts w:ascii="Arial" w:eastAsia="Times New Roman" w:hAnsi="Arial" w:cs="Arial"/>
          <w:bCs/>
        </w:rPr>
        <w:t>Mandatory Training</w:t>
      </w:r>
    </w:p>
    <w:p w14:paraId="2A5065A0" w14:textId="77777777" w:rsidR="009837BD" w:rsidRPr="009A1E13" w:rsidRDefault="009837BD" w:rsidP="009402F3">
      <w:pPr>
        <w:tabs>
          <w:tab w:val="left" w:pos="720"/>
          <w:tab w:val="left" w:pos="990"/>
        </w:tabs>
        <w:snapToGrid w:val="0"/>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w:t>
      </w:r>
      <w:r w:rsidRPr="009A1E13">
        <w:rPr>
          <w:rFonts w:ascii="Arial" w:eastAsia="Times New Roman" w:hAnsi="Arial" w:cs="Arial"/>
          <w:bCs/>
        </w:rPr>
        <w:t>Contractor shall complete all required training on time per VAMC policy</w:t>
      </w:r>
    </w:p>
    <w:p w14:paraId="695767AA" w14:textId="6AC5F4C9"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xml:space="preserve">: All (100%) of </w:t>
      </w:r>
      <w:r w:rsidR="00874B9B" w:rsidRPr="009A1E13">
        <w:rPr>
          <w:rFonts w:ascii="Arial" w:eastAsia="Times New Roman" w:hAnsi="Arial" w:cs="Arial"/>
        </w:rPr>
        <w:t>training required</w:t>
      </w:r>
      <w:r w:rsidRPr="009A1E13">
        <w:rPr>
          <w:rFonts w:ascii="Arial" w:eastAsia="Times New Roman" w:hAnsi="Arial" w:cs="Arial"/>
        </w:rPr>
        <w:t xml:space="preserve"> is </w:t>
      </w:r>
      <w:proofErr w:type="gramStart"/>
      <w:r w:rsidRPr="009A1E13">
        <w:rPr>
          <w:rFonts w:ascii="Arial" w:eastAsia="Times New Roman" w:hAnsi="Arial" w:cs="Arial"/>
        </w:rPr>
        <w:t>complete</w:t>
      </w:r>
      <w:proofErr w:type="gramEnd"/>
      <w:r w:rsidRPr="009A1E13">
        <w:rPr>
          <w:rFonts w:ascii="Arial" w:eastAsia="Times New Roman" w:hAnsi="Arial" w:cs="Arial"/>
        </w:rPr>
        <w:t xml:space="preserve"> on time by contractor employees(s).</w:t>
      </w:r>
    </w:p>
    <w:p w14:paraId="5930DBF8" w14:textId="77777777"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lastRenderedPageBreak/>
        <w:t>Acceptable Quality Level</w:t>
      </w:r>
      <w:r w:rsidRPr="009A1E13">
        <w:rPr>
          <w:rFonts w:ascii="Arial" w:eastAsia="Times New Roman" w:hAnsi="Arial" w:cs="Arial"/>
        </w:rPr>
        <w:t>: 100% completions, no deviations.</w:t>
      </w:r>
    </w:p>
    <w:p w14:paraId="4273928F" w14:textId="77777777"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Surveillance Method:</w:t>
      </w:r>
      <w:r w:rsidRPr="009A1E13">
        <w:rPr>
          <w:rFonts w:ascii="Arial" w:eastAsia="Times New Roman" w:hAnsi="Arial" w:cs="Arial"/>
        </w:rPr>
        <w:t xml:space="preserve"> </w:t>
      </w:r>
      <w:r w:rsidRPr="009A1E13">
        <w:rPr>
          <w:rFonts w:ascii="Arial" w:eastAsia="Times New Roman" w:hAnsi="Arial" w:cs="Arial"/>
          <w:bCs/>
        </w:rPr>
        <w:t>Periodic Sampling</w:t>
      </w:r>
    </w:p>
    <w:p w14:paraId="66CA4D24" w14:textId="19196585"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Frequency</w:t>
      </w:r>
      <w:r w:rsidR="00874B9B" w:rsidRPr="009A1E13">
        <w:rPr>
          <w:rFonts w:ascii="Arial" w:eastAsia="Times New Roman" w:hAnsi="Arial" w:cs="Arial"/>
          <w:u w:val="single"/>
        </w:rPr>
        <w:t>:</w:t>
      </w:r>
      <w:r w:rsidR="00874B9B" w:rsidRPr="009A1E13">
        <w:rPr>
          <w:rFonts w:ascii="Arial" w:eastAsia="Times New Roman" w:hAnsi="Arial" w:cs="Arial"/>
        </w:rPr>
        <w:t xml:space="preserve"> Quarterly</w:t>
      </w:r>
      <w:r w:rsidRPr="009A1E13">
        <w:rPr>
          <w:rFonts w:ascii="Arial" w:eastAsia="Times New Roman" w:hAnsi="Arial" w:cs="Arial"/>
        </w:rPr>
        <w:t xml:space="preserve"> </w:t>
      </w:r>
    </w:p>
    <w:p w14:paraId="7D09380C" w14:textId="572ECFF4" w:rsidR="009837BD" w:rsidRPr="009A1E13" w:rsidRDefault="009837BD" w:rsidP="009402F3">
      <w:pPr>
        <w:tabs>
          <w:tab w:val="left" w:pos="0"/>
        </w:tabs>
        <w:spacing w:after="0" w:line="240" w:lineRule="auto"/>
        <w:ind w:left="1440"/>
        <w:rPr>
          <w:rFonts w:ascii="Arial" w:eastAsia="Times New Roman" w:hAnsi="Arial" w:cs="Arial"/>
          <w:b/>
        </w:rPr>
      </w:pPr>
    </w:p>
    <w:p w14:paraId="65B8119A" w14:textId="03D9FCDC" w:rsidR="009837BD" w:rsidRPr="009A1E13" w:rsidRDefault="009837BD" w:rsidP="009402F3">
      <w:pPr>
        <w:pStyle w:val="ListParagraph"/>
        <w:numPr>
          <w:ilvl w:val="3"/>
          <w:numId w:val="1"/>
        </w:numPr>
        <w:tabs>
          <w:tab w:val="left" w:pos="360"/>
          <w:tab w:val="left" w:pos="810"/>
          <w:tab w:val="left" w:pos="1170"/>
          <w:tab w:val="left" w:pos="1440"/>
        </w:tabs>
        <w:snapToGrid w:val="0"/>
        <w:spacing w:after="0" w:line="240" w:lineRule="auto"/>
        <w:rPr>
          <w:rFonts w:ascii="Arial" w:eastAsia="Times New Roman" w:hAnsi="Arial" w:cs="Arial"/>
        </w:rPr>
      </w:pPr>
      <w:r w:rsidRPr="009A1E13">
        <w:rPr>
          <w:rFonts w:ascii="Arial" w:eastAsia="Times New Roman" w:hAnsi="Arial" w:cs="Arial"/>
          <w:u w:val="single"/>
        </w:rPr>
        <w:t>Measure</w:t>
      </w:r>
      <w:r w:rsidRPr="009A1E13">
        <w:rPr>
          <w:rFonts w:ascii="Arial" w:eastAsia="Times New Roman" w:hAnsi="Arial" w:cs="Arial"/>
        </w:rPr>
        <w:t xml:space="preserve">: </w:t>
      </w:r>
      <w:r w:rsidRPr="009A1E13">
        <w:rPr>
          <w:rFonts w:ascii="Arial" w:eastAsia="Times New Roman" w:hAnsi="Arial" w:cs="Arial"/>
          <w:bCs/>
        </w:rPr>
        <w:t>Housing Placement</w:t>
      </w:r>
    </w:p>
    <w:p w14:paraId="61883ADA" w14:textId="7D055519" w:rsidR="009837BD" w:rsidRPr="009A1E13" w:rsidRDefault="009837BD" w:rsidP="009402F3">
      <w:pPr>
        <w:tabs>
          <w:tab w:val="left" w:pos="720"/>
          <w:tab w:val="left" w:pos="990"/>
        </w:tabs>
        <w:snapToGrid w:val="0"/>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In accordance with VA National Performance Monitors </w:t>
      </w:r>
      <w:r w:rsidR="003D0A88" w:rsidRPr="009A1E13">
        <w:rPr>
          <w:rFonts w:ascii="Arial" w:eastAsia="Times New Roman" w:hAnsi="Arial" w:cs="Arial"/>
        </w:rPr>
        <w:t>5</w:t>
      </w:r>
      <w:r w:rsidRPr="009A1E13">
        <w:rPr>
          <w:rFonts w:ascii="Arial" w:eastAsia="Times New Roman" w:hAnsi="Arial" w:cs="Arial"/>
        </w:rPr>
        <w:t>5% exits to permanent housing.  Negative exits will not be greater than 2</w:t>
      </w:r>
      <w:r w:rsidR="003D0A88" w:rsidRPr="009A1E13">
        <w:rPr>
          <w:rFonts w:ascii="Arial" w:eastAsia="Times New Roman" w:hAnsi="Arial" w:cs="Arial"/>
        </w:rPr>
        <w:t>0</w:t>
      </w:r>
      <w:r w:rsidRPr="009A1E13">
        <w:rPr>
          <w:rFonts w:ascii="Arial" w:eastAsia="Times New Roman" w:hAnsi="Arial" w:cs="Arial"/>
        </w:rPr>
        <w:t>%</w:t>
      </w:r>
    </w:p>
    <w:p w14:paraId="4246AB57" w14:textId="77777777"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Passing random inspection and documentation of meeting the performance standards listed above</w:t>
      </w:r>
    </w:p>
    <w:p w14:paraId="2C2802E5" w14:textId="6DCEA0FD"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Acceptable Quality Level</w:t>
      </w:r>
      <w:r w:rsidRPr="009A1E13">
        <w:rPr>
          <w:rFonts w:ascii="Arial" w:eastAsia="Times New Roman" w:hAnsi="Arial" w:cs="Arial"/>
        </w:rPr>
        <w:t xml:space="preserve">: </w:t>
      </w:r>
      <w:r w:rsidR="003D0A88" w:rsidRPr="009A1E13">
        <w:rPr>
          <w:rFonts w:ascii="Arial" w:eastAsia="Times New Roman" w:hAnsi="Arial" w:cs="Arial"/>
          <w:bCs/>
        </w:rPr>
        <w:t>5</w:t>
      </w:r>
      <w:r w:rsidRPr="009A1E13">
        <w:rPr>
          <w:rFonts w:ascii="Arial" w:eastAsia="Times New Roman" w:hAnsi="Arial" w:cs="Arial"/>
          <w:bCs/>
        </w:rPr>
        <w:t>5% or greater of National Performance monitors and not less than 2</w:t>
      </w:r>
      <w:r w:rsidR="003D0A88" w:rsidRPr="009A1E13">
        <w:rPr>
          <w:rFonts w:ascii="Arial" w:eastAsia="Times New Roman" w:hAnsi="Arial" w:cs="Arial"/>
          <w:bCs/>
        </w:rPr>
        <w:t>0</w:t>
      </w:r>
      <w:r w:rsidRPr="009A1E13">
        <w:rPr>
          <w:rFonts w:ascii="Arial" w:eastAsia="Times New Roman" w:hAnsi="Arial" w:cs="Arial"/>
          <w:bCs/>
        </w:rPr>
        <w:t>% of negative exits.</w:t>
      </w:r>
    </w:p>
    <w:p w14:paraId="1603E050" w14:textId="15E376F2" w:rsidR="009837BD"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Surveillance Method:</w:t>
      </w:r>
      <w:r w:rsidRPr="009A1E13">
        <w:rPr>
          <w:rFonts w:ascii="Arial" w:eastAsia="Times New Roman" w:hAnsi="Arial" w:cs="Arial"/>
        </w:rPr>
        <w:t xml:space="preserve"> Quarterly or Random record review &amp; </w:t>
      </w:r>
      <w:r w:rsidR="0067028F" w:rsidRPr="009A1E13">
        <w:rPr>
          <w:rFonts w:ascii="Arial" w:eastAsia="Times New Roman" w:hAnsi="Arial" w:cs="Arial"/>
        </w:rPr>
        <w:t>HOMES</w:t>
      </w:r>
      <w:r w:rsidRPr="009A1E13">
        <w:rPr>
          <w:rFonts w:ascii="Arial" w:eastAsia="Times New Roman" w:hAnsi="Arial" w:cs="Arial"/>
        </w:rPr>
        <w:t xml:space="preserve"> data</w:t>
      </w:r>
    </w:p>
    <w:p w14:paraId="65A0B8C2" w14:textId="2ACE7930" w:rsidR="00D955B0" w:rsidRPr="009A1E13" w:rsidRDefault="009837BD"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Frequency</w:t>
      </w:r>
      <w:proofErr w:type="gramStart"/>
      <w:r w:rsidRPr="009A1E13">
        <w:rPr>
          <w:rFonts w:ascii="Arial" w:eastAsia="Times New Roman" w:hAnsi="Arial" w:cs="Arial"/>
          <w:u w:val="single"/>
        </w:rPr>
        <w:t xml:space="preserve">:  </w:t>
      </w:r>
      <w:r w:rsidRPr="009A1E13">
        <w:rPr>
          <w:rFonts w:ascii="Arial" w:eastAsia="Times New Roman" w:hAnsi="Arial" w:cs="Arial"/>
        </w:rPr>
        <w:t>Quarterly</w:t>
      </w:r>
      <w:proofErr w:type="gramEnd"/>
      <w:r w:rsidRPr="009A1E13">
        <w:rPr>
          <w:rFonts w:ascii="Arial" w:eastAsia="Times New Roman" w:hAnsi="Arial" w:cs="Arial"/>
        </w:rPr>
        <w:t xml:space="preserve"> </w:t>
      </w:r>
    </w:p>
    <w:p w14:paraId="24901EF6" w14:textId="1FB14A85" w:rsidR="00D955B0" w:rsidRPr="009A1E13" w:rsidRDefault="00D955B0" w:rsidP="009402F3">
      <w:pPr>
        <w:tabs>
          <w:tab w:val="left" w:pos="0"/>
        </w:tabs>
        <w:spacing w:after="0" w:line="240" w:lineRule="auto"/>
        <w:ind w:left="1440"/>
        <w:rPr>
          <w:rFonts w:ascii="Arial" w:eastAsia="Times New Roman" w:hAnsi="Arial" w:cs="Arial"/>
        </w:rPr>
      </w:pPr>
    </w:p>
    <w:p w14:paraId="65E5B8A9" w14:textId="5F1780CF" w:rsidR="00D955B0" w:rsidRPr="009A1E13" w:rsidRDefault="00D955B0" w:rsidP="009402F3">
      <w:pPr>
        <w:pStyle w:val="ListParagraph"/>
        <w:numPr>
          <w:ilvl w:val="3"/>
          <w:numId w:val="1"/>
        </w:numPr>
        <w:tabs>
          <w:tab w:val="left" w:pos="0"/>
        </w:tabs>
        <w:spacing w:after="0" w:line="240" w:lineRule="auto"/>
        <w:rPr>
          <w:rFonts w:ascii="Arial" w:eastAsia="Times New Roman" w:hAnsi="Arial" w:cs="Arial"/>
        </w:rPr>
      </w:pPr>
      <w:bookmarkStart w:id="7" w:name="_Hlk134181028"/>
      <w:r w:rsidRPr="009A1E13">
        <w:rPr>
          <w:rFonts w:ascii="Arial" w:eastAsia="Times New Roman" w:hAnsi="Arial" w:cs="Arial"/>
          <w:u w:val="single"/>
        </w:rPr>
        <w:t>Measure</w:t>
      </w:r>
      <w:r w:rsidRPr="009A1E13">
        <w:rPr>
          <w:rFonts w:ascii="Arial" w:eastAsia="Times New Roman" w:hAnsi="Arial" w:cs="Arial"/>
        </w:rPr>
        <w:t xml:space="preserve">: </w:t>
      </w:r>
      <w:bookmarkEnd w:id="7"/>
      <w:r w:rsidRPr="009A1E13">
        <w:rPr>
          <w:rFonts w:ascii="Arial" w:eastAsia="Times New Roman" w:hAnsi="Arial" w:cs="Arial"/>
        </w:rPr>
        <w:t>Therapeutic Services</w:t>
      </w:r>
    </w:p>
    <w:p w14:paraId="71D45C11" w14:textId="245E15DC" w:rsidR="00D955B0" w:rsidRPr="009A1E13" w:rsidRDefault="00D955B0" w:rsidP="009402F3">
      <w:pPr>
        <w:autoSpaceDE w:val="0"/>
        <w:autoSpaceDN w:val="0"/>
        <w:adjustRightInd w:val="0"/>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w:t>
      </w:r>
      <w:r w:rsidRPr="009A1E13">
        <w:rPr>
          <w:rFonts w:ascii="Arial" w:hAnsi="Arial" w:cs="Arial"/>
        </w:rPr>
        <w:t>Therapeutic Services provided by contractor to include group therapy, social skills training, AA, NA, vocational counseling as appropriate</w:t>
      </w:r>
    </w:p>
    <w:p w14:paraId="5746F602" w14:textId="0E8DB441"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100%</w:t>
      </w:r>
    </w:p>
    <w:p w14:paraId="58588A42" w14:textId="526CD37F"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Acceptable Quality Level</w:t>
      </w:r>
      <w:r w:rsidRPr="009A1E13">
        <w:rPr>
          <w:rFonts w:ascii="Arial" w:eastAsia="Times New Roman" w:hAnsi="Arial" w:cs="Arial"/>
        </w:rPr>
        <w:t>: 95%</w:t>
      </w:r>
    </w:p>
    <w:p w14:paraId="57BCF685" w14:textId="77777777"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Surveillance Method:</w:t>
      </w:r>
      <w:r w:rsidRPr="009A1E13">
        <w:rPr>
          <w:rFonts w:ascii="Arial" w:eastAsia="Times New Roman" w:hAnsi="Arial" w:cs="Arial"/>
        </w:rPr>
        <w:t xml:space="preserve"> </w:t>
      </w:r>
      <w:r w:rsidRPr="009A1E13">
        <w:rPr>
          <w:rFonts w:ascii="Arial" w:eastAsia="Times New Roman" w:hAnsi="Arial" w:cs="Arial"/>
          <w:bCs/>
        </w:rPr>
        <w:t>Periodic Sampling</w:t>
      </w:r>
    </w:p>
    <w:p w14:paraId="5A85E338" w14:textId="6CF5BC89" w:rsidR="00165343"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Frequency</w:t>
      </w:r>
      <w:r w:rsidR="00874B9B" w:rsidRPr="009A1E13">
        <w:rPr>
          <w:rFonts w:ascii="Arial" w:eastAsia="Times New Roman" w:hAnsi="Arial" w:cs="Arial"/>
          <w:u w:val="single"/>
        </w:rPr>
        <w:t>:</w:t>
      </w:r>
      <w:r w:rsidR="00874B9B" w:rsidRPr="009A1E13">
        <w:rPr>
          <w:rFonts w:ascii="Arial" w:eastAsia="Times New Roman" w:hAnsi="Arial" w:cs="Arial"/>
        </w:rPr>
        <w:t xml:space="preserve"> Quarterly</w:t>
      </w:r>
      <w:r w:rsidRPr="009A1E13">
        <w:rPr>
          <w:rFonts w:ascii="Arial" w:eastAsia="Times New Roman" w:hAnsi="Arial" w:cs="Arial"/>
        </w:rPr>
        <w:t xml:space="preserve"> </w:t>
      </w:r>
    </w:p>
    <w:p w14:paraId="2B481814" w14:textId="77777777" w:rsidR="00EA1306" w:rsidRPr="009A1E13" w:rsidRDefault="00EA1306" w:rsidP="009402F3">
      <w:pPr>
        <w:tabs>
          <w:tab w:val="left" w:pos="0"/>
        </w:tabs>
        <w:spacing w:after="0" w:line="240" w:lineRule="auto"/>
        <w:ind w:left="1440"/>
        <w:rPr>
          <w:rFonts w:ascii="Arial" w:eastAsia="Times New Roman" w:hAnsi="Arial" w:cs="Arial"/>
        </w:rPr>
      </w:pPr>
    </w:p>
    <w:p w14:paraId="63084BE0" w14:textId="0F590F59" w:rsidR="000D349F" w:rsidRPr="009A1E13" w:rsidRDefault="00EA1306" w:rsidP="009402F3">
      <w:pPr>
        <w:tabs>
          <w:tab w:val="left" w:pos="0"/>
        </w:tabs>
        <w:spacing w:after="0" w:line="240" w:lineRule="auto"/>
        <w:rPr>
          <w:rFonts w:ascii="Arial" w:eastAsia="Times New Roman" w:hAnsi="Arial" w:cs="Arial"/>
        </w:rPr>
      </w:pPr>
      <w:r w:rsidRPr="009A1E13">
        <w:rPr>
          <w:rFonts w:ascii="Arial" w:eastAsia="Times New Roman" w:hAnsi="Arial" w:cs="Arial"/>
        </w:rPr>
        <w:t xml:space="preserve">                  VII. </w:t>
      </w:r>
      <w:r w:rsidR="000D349F" w:rsidRPr="009A1E13">
        <w:rPr>
          <w:rFonts w:ascii="Arial" w:eastAsia="Times New Roman" w:hAnsi="Arial" w:cs="Arial"/>
          <w:u w:val="single"/>
        </w:rPr>
        <w:t>M</w:t>
      </w:r>
      <w:r w:rsidR="00FC0415" w:rsidRPr="009A1E13">
        <w:rPr>
          <w:rFonts w:ascii="Arial" w:eastAsia="Times New Roman" w:hAnsi="Arial" w:cs="Arial"/>
          <w:u w:val="single"/>
        </w:rPr>
        <w:t>e</w:t>
      </w:r>
      <w:r w:rsidR="000D349F" w:rsidRPr="009A1E13">
        <w:rPr>
          <w:rFonts w:ascii="Arial" w:eastAsia="Times New Roman" w:hAnsi="Arial" w:cs="Arial"/>
          <w:u w:val="single"/>
        </w:rPr>
        <w:t>asure</w:t>
      </w:r>
      <w:r w:rsidR="000D349F" w:rsidRPr="009A1E13">
        <w:rPr>
          <w:rFonts w:ascii="Arial" w:eastAsia="Times New Roman" w:hAnsi="Arial" w:cs="Arial"/>
        </w:rPr>
        <w:t>: Staffing</w:t>
      </w:r>
    </w:p>
    <w:p w14:paraId="091E59FB" w14:textId="2843EC0F" w:rsidR="000D349F" w:rsidRPr="009A1E13" w:rsidRDefault="000D349F" w:rsidP="009402F3">
      <w:pPr>
        <w:pStyle w:val="ListParagraph"/>
        <w:tabs>
          <w:tab w:val="left" w:pos="360"/>
          <w:tab w:val="left" w:pos="720"/>
          <w:tab w:val="left" w:pos="810"/>
          <w:tab w:val="left" w:pos="990"/>
          <w:tab w:val="left" w:pos="1170"/>
          <w:tab w:val="left" w:pos="1440"/>
        </w:tabs>
        <w:snapToGrid w:val="0"/>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Sufficient staff in number and position qualifications to carry out the policies, responsibilities and programs of the facility. At a minimum, there must be a full-time administrative staff </w:t>
      </w:r>
      <w:proofErr w:type="gramStart"/>
      <w:r w:rsidRPr="009A1E13">
        <w:rPr>
          <w:rFonts w:ascii="Arial" w:eastAsia="Times New Roman" w:hAnsi="Arial" w:cs="Arial"/>
        </w:rPr>
        <w:t>member</w:t>
      </w:r>
      <w:proofErr w:type="gramEnd"/>
      <w:r w:rsidRPr="009A1E13">
        <w:rPr>
          <w:rFonts w:ascii="Arial" w:eastAsia="Times New Roman" w:hAnsi="Arial" w:cs="Arial"/>
        </w:rPr>
        <w:t xml:space="preserve"> his/her </w:t>
      </w:r>
      <w:proofErr w:type="gramStart"/>
      <w:r w:rsidRPr="009A1E13">
        <w:rPr>
          <w:rFonts w:ascii="Arial" w:eastAsia="Times New Roman" w:hAnsi="Arial" w:cs="Arial"/>
        </w:rPr>
        <w:t>designee</w:t>
      </w:r>
      <w:proofErr w:type="gramEnd"/>
      <w:r w:rsidRPr="009A1E13">
        <w:rPr>
          <w:rFonts w:ascii="Arial" w:eastAsia="Times New Roman" w:hAnsi="Arial" w:cs="Arial"/>
        </w:rPr>
        <w:t xml:space="preserve"> on duty at the premises or residing at the facility and available for emergencies 24 hours a day, 7 days a week</w:t>
      </w:r>
    </w:p>
    <w:p w14:paraId="6C6EBADD" w14:textId="744EDB2B"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100%</w:t>
      </w:r>
    </w:p>
    <w:p w14:paraId="6F039177" w14:textId="04F616A1"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Acceptable Quality Level</w:t>
      </w:r>
      <w:r w:rsidRPr="009A1E13">
        <w:rPr>
          <w:rFonts w:ascii="Arial" w:eastAsia="Times New Roman" w:hAnsi="Arial" w:cs="Arial"/>
        </w:rPr>
        <w:t xml:space="preserve">: </w:t>
      </w:r>
      <w:r w:rsidRPr="009A1E13">
        <w:rPr>
          <w:rFonts w:ascii="Arial" w:eastAsia="Times New Roman" w:hAnsi="Arial" w:cs="Arial"/>
          <w:bCs/>
        </w:rPr>
        <w:t>95%</w:t>
      </w:r>
    </w:p>
    <w:p w14:paraId="76F072B2" w14:textId="6AA4C81D"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Surveillance Method:</w:t>
      </w:r>
      <w:r w:rsidRPr="009A1E13">
        <w:rPr>
          <w:rFonts w:ascii="Arial" w:eastAsia="Times New Roman" w:hAnsi="Arial" w:cs="Arial"/>
        </w:rPr>
        <w:t xml:space="preserve"> </w:t>
      </w:r>
      <w:r w:rsidRPr="009A1E13">
        <w:rPr>
          <w:rFonts w:ascii="Arial" w:eastAsia="Times New Roman" w:hAnsi="Arial" w:cs="Arial"/>
          <w:bCs/>
        </w:rPr>
        <w:t>Periodic Sampling</w:t>
      </w:r>
    </w:p>
    <w:p w14:paraId="016D093C" w14:textId="5E2ADC05"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Frequency</w:t>
      </w:r>
      <w:proofErr w:type="gramStart"/>
      <w:r w:rsidRPr="009A1E13">
        <w:rPr>
          <w:rFonts w:ascii="Arial" w:eastAsia="Times New Roman" w:hAnsi="Arial" w:cs="Arial"/>
        </w:rPr>
        <w:t>:  Quarterly</w:t>
      </w:r>
      <w:proofErr w:type="gramEnd"/>
      <w:r w:rsidRPr="009A1E13">
        <w:rPr>
          <w:rFonts w:ascii="Arial" w:eastAsia="Times New Roman" w:hAnsi="Arial" w:cs="Arial"/>
        </w:rPr>
        <w:t xml:space="preserve"> </w:t>
      </w:r>
    </w:p>
    <w:p w14:paraId="6E2B8E63" w14:textId="77777777" w:rsidR="000D349F" w:rsidRPr="009A1E13" w:rsidRDefault="000D349F" w:rsidP="009402F3">
      <w:pPr>
        <w:tabs>
          <w:tab w:val="left" w:pos="0"/>
        </w:tabs>
        <w:spacing w:after="0" w:line="240" w:lineRule="auto"/>
        <w:ind w:left="1440"/>
        <w:rPr>
          <w:rFonts w:ascii="Arial" w:eastAsia="Times New Roman" w:hAnsi="Arial" w:cs="Arial"/>
        </w:rPr>
      </w:pPr>
    </w:p>
    <w:p w14:paraId="18024B34" w14:textId="66AE76E3" w:rsidR="000D349F" w:rsidRPr="009A1E13" w:rsidRDefault="00FC0415" w:rsidP="009402F3">
      <w:pPr>
        <w:tabs>
          <w:tab w:val="left" w:pos="810"/>
          <w:tab w:val="left" w:pos="1440"/>
        </w:tabs>
        <w:snapToGrid w:val="0"/>
        <w:spacing w:after="0" w:line="240" w:lineRule="auto"/>
        <w:rPr>
          <w:rFonts w:ascii="Arial" w:eastAsia="Times New Roman" w:hAnsi="Arial" w:cs="Arial"/>
        </w:rPr>
      </w:pPr>
      <w:r w:rsidRPr="009A1E13">
        <w:rPr>
          <w:rFonts w:ascii="Arial" w:eastAsia="Times New Roman" w:hAnsi="Arial" w:cs="Arial"/>
        </w:rPr>
        <w:tab/>
        <w:t xml:space="preserve">    </w:t>
      </w:r>
      <w:r w:rsidR="00EA1306" w:rsidRPr="009A1E13">
        <w:rPr>
          <w:rFonts w:ascii="Arial" w:eastAsia="Times New Roman" w:hAnsi="Arial" w:cs="Arial"/>
        </w:rPr>
        <w:t xml:space="preserve"> </w:t>
      </w:r>
      <w:r w:rsidRPr="009A1E13">
        <w:rPr>
          <w:rFonts w:ascii="Arial" w:eastAsia="Times New Roman" w:hAnsi="Arial" w:cs="Arial"/>
        </w:rPr>
        <w:t xml:space="preserve">VIII. </w:t>
      </w:r>
      <w:r w:rsidR="000D349F" w:rsidRPr="009A1E13">
        <w:rPr>
          <w:rFonts w:ascii="Arial" w:eastAsia="Times New Roman" w:hAnsi="Arial" w:cs="Arial"/>
          <w:u w:val="single"/>
        </w:rPr>
        <w:t>Measure</w:t>
      </w:r>
      <w:r w:rsidR="000D349F" w:rsidRPr="009A1E13">
        <w:rPr>
          <w:rFonts w:ascii="Arial" w:eastAsia="Times New Roman" w:hAnsi="Arial" w:cs="Arial"/>
        </w:rPr>
        <w:t xml:space="preserve">: </w:t>
      </w:r>
      <w:r w:rsidR="000D349F" w:rsidRPr="009A1E13">
        <w:rPr>
          <w:rFonts w:ascii="Arial" w:eastAsia="Times New Roman" w:hAnsi="Arial" w:cs="Arial"/>
          <w:bCs/>
        </w:rPr>
        <w:t>Documentation</w:t>
      </w:r>
    </w:p>
    <w:p w14:paraId="3033DAD0" w14:textId="3224F1F8" w:rsidR="000D349F" w:rsidRPr="009A1E13" w:rsidRDefault="000D349F" w:rsidP="009402F3">
      <w:pPr>
        <w:autoSpaceDE w:val="0"/>
        <w:autoSpaceDN w:val="0"/>
        <w:adjustRightInd w:val="0"/>
        <w:spacing w:after="0" w:line="240" w:lineRule="auto"/>
        <w:ind w:left="1440"/>
        <w:rPr>
          <w:rFonts w:ascii="Arial" w:hAnsi="Arial" w:cs="Arial"/>
        </w:rPr>
      </w:pPr>
      <w:bookmarkStart w:id="8" w:name="_Hlk133309917"/>
      <w:r w:rsidRPr="009A1E13">
        <w:rPr>
          <w:rFonts w:ascii="Arial" w:eastAsia="Times New Roman" w:hAnsi="Arial" w:cs="Arial"/>
          <w:u w:val="single"/>
        </w:rPr>
        <w:t>Performance Requirement</w:t>
      </w:r>
      <w:r w:rsidRPr="009A1E13">
        <w:rPr>
          <w:rFonts w:ascii="Arial" w:eastAsia="Times New Roman" w:hAnsi="Arial" w:cs="Arial"/>
        </w:rPr>
        <w:t xml:space="preserve">: </w:t>
      </w:r>
      <w:r w:rsidRPr="009A1E13">
        <w:rPr>
          <w:rFonts w:ascii="Arial" w:hAnsi="Arial" w:cs="Arial"/>
        </w:rPr>
        <w:t>The contractor shall maintain an individual case</w:t>
      </w:r>
    </w:p>
    <w:p w14:paraId="454357C5" w14:textId="36011AA1" w:rsidR="000D349F" w:rsidRPr="009A1E13" w:rsidRDefault="000D349F" w:rsidP="009402F3">
      <w:pPr>
        <w:autoSpaceDE w:val="0"/>
        <w:autoSpaceDN w:val="0"/>
        <w:adjustRightInd w:val="0"/>
        <w:spacing w:after="0" w:line="240" w:lineRule="auto"/>
        <w:ind w:left="1440"/>
        <w:rPr>
          <w:rFonts w:ascii="Arial" w:hAnsi="Arial" w:cs="Arial"/>
        </w:rPr>
      </w:pPr>
      <w:r w:rsidRPr="009A1E13">
        <w:rPr>
          <w:rFonts w:ascii="Arial" w:hAnsi="Arial" w:cs="Arial"/>
        </w:rPr>
        <w:t xml:space="preserve">record on each </w:t>
      </w:r>
      <w:r w:rsidR="00962E6F" w:rsidRPr="009A1E13">
        <w:rPr>
          <w:rFonts w:ascii="Arial" w:hAnsi="Arial" w:cs="Arial"/>
        </w:rPr>
        <w:t>Veteran</w:t>
      </w:r>
      <w:r w:rsidRPr="009A1E13">
        <w:rPr>
          <w:rFonts w:ascii="Arial" w:hAnsi="Arial" w:cs="Arial"/>
        </w:rPr>
        <w:t xml:space="preserve"> under this contract. The contractor must comply with the</w:t>
      </w:r>
    </w:p>
    <w:p w14:paraId="76666AE7" w14:textId="0835BEDC" w:rsidR="000D349F" w:rsidRPr="009A1E13" w:rsidRDefault="000D349F" w:rsidP="009402F3">
      <w:pPr>
        <w:autoSpaceDE w:val="0"/>
        <w:autoSpaceDN w:val="0"/>
        <w:adjustRightInd w:val="0"/>
        <w:spacing w:after="0" w:line="240" w:lineRule="auto"/>
        <w:ind w:left="1440"/>
        <w:rPr>
          <w:rFonts w:ascii="Arial" w:hAnsi="Arial" w:cs="Arial"/>
        </w:rPr>
      </w:pPr>
      <w:r w:rsidRPr="009A1E13">
        <w:rPr>
          <w:rFonts w:ascii="Arial" w:hAnsi="Arial" w:cs="Arial"/>
        </w:rPr>
        <w:t>requirements of the "Confidentiality of Certain Medical Records" (38USC7732),</w:t>
      </w:r>
    </w:p>
    <w:p w14:paraId="2B0BB846" w14:textId="28332250" w:rsidR="000D349F" w:rsidRPr="009A1E13" w:rsidRDefault="000D349F" w:rsidP="009402F3">
      <w:pPr>
        <w:autoSpaceDE w:val="0"/>
        <w:autoSpaceDN w:val="0"/>
        <w:adjustRightInd w:val="0"/>
        <w:spacing w:after="0" w:line="240" w:lineRule="auto"/>
        <w:ind w:left="1440"/>
        <w:rPr>
          <w:rFonts w:ascii="Arial" w:eastAsia="Times New Roman" w:hAnsi="Arial" w:cs="Arial"/>
        </w:rPr>
      </w:pPr>
      <w:r w:rsidRPr="009A1E13">
        <w:rPr>
          <w:rFonts w:ascii="Arial" w:hAnsi="Arial" w:cs="Arial"/>
        </w:rPr>
        <w:t xml:space="preserve">and the "Confidentiality of Alcohol and Drug Abuse Patient Records" (42 CFR, Part II) when </w:t>
      </w:r>
      <w:r w:rsidR="00874B9B" w:rsidRPr="009A1E13">
        <w:rPr>
          <w:rFonts w:ascii="Arial" w:hAnsi="Arial" w:cs="Arial"/>
        </w:rPr>
        <w:t>appropriate and</w:t>
      </w:r>
      <w:r w:rsidRPr="009A1E13">
        <w:rPr>
          <w:rFonts w:ascii="Arial" w:hAnsi="Arial" w:cs="Arial"/>
        </w:rPr>
        <w:t xml:space="preserve"> shall be part of the contract.</w:t>
      </w:r>
    </w:p>
    <w:p w14:paraId="7BA9199C" w14:textId="1D31A7BF"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100%</w:t>
      </w:r>
    </w:p>
    <w:p w14:paraId="2148811E" w14:textId="668CFE43"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Acceptable Quality Level</w:t>
      </w:r>
      <w:r w:rsidRPr="009A1E13">
        <w:rPr>
          <w:rFonts w:ascii="Arial" w:eastAsia="Times New Roman" w:hAnsi="Arial" w:cs="Arial"/>
        </w:rPr>
        <w:t xml:space="preserve">: </w:t>
      </w:r>
      <w:r w:rsidRPr="009A1E13">
        <w:rPr>
          <w:rFonts w:ascii="Arial" w:eastAsia="Times New Roman" w:hAnsi="Arial" w:cs="Arial"/>
          <w:bCs/>
        </w:rPr>
        <w:t>95%</w:t>
      </w:r>
    </w:p>
    <w:p w14:paraId="758E10B8" w14:textId="1FBD564F"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Surveillance Method:</w:t>
      </w:r>
      <w:r w:rsidRPr="009A1E13">
        <w:rPr>
          <w:rFonts w:ascii="Arial" w:eastAsia="Times New Roman" w:hAnsi="Arial" w:cs="Arial"/>
        </w:rPr>
        <w:t xml:space="preserve"> Periodic Sampling</w:t>
      </w:r>
    </w:p>
    <w:p w14:paraId="66246538" w14:textId="4FA391D3"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Frequency</w:t>
      </w:r>
      <w:r w:rsidR="00874B9B" w:rsidRPr="009A1E13">
        <w:rPr>
          <w:rFonts w:ascii="Arial" w:eastAsia="Times New Roman" w:hAnsi="Arial" w:cs="Arial"/>
        </w:rPr>
        <w:t>: Quarterly</w:t>
      </w:r>
      <w:r w:rsidRPr="009A1E13">
        <w:rPr>
          <w:rFonts w:ascii="Arial" w:eastAsia="Times New Roman" w:hAnsi="Arial" w:cs="Arial"/>
        </w:rPr>
        <w:t xml:space="preserve"> </w:t>
      </w:r>
    </w:p>
    <w:bookmarkEnd w:id="8"/>
    <w:p w14:paraId="09F4DFE3" w14:textId="77777777" w:rsidR="000D349F" w:rsidRPr="009A1E13" w:rsidRDefault="000D349F" w:rsidP="009402F3">
      <w:pPr>
        <w:tabs>
          <w:tab w:val="left" w:pos="0"/>
        </w:tabs>
        <w:spacing w:after="0" w:line="240" w:lineRule="auto"/>
        <w:ind w:left="1440"/>
        <w:rPr>
          <w:rFonts w:ascii="Arial" w:eastAsia="Times New Roman" w:hAnsi="Arial" w:cs="Arial"/>
        </w:rPr>
      </w:pPr>
    </w:p>
    <w:p w14:paraId="3D828155" w14:textId="06BD068C" w:rsidR="000D349F" w:rsidRPr="009A1E13" w:rsidRDefault="00EA1306" w:rsidP="009402F3">
      <w:pPr>
        <w:tabs>
          <w:tab w:val="left" w:pos="0"/>
        </w:tabs>
        <w:spacing w:after="0" w:line="240" w:lineRule="auto"/>
        <w:rPr>
          <w:rFonts w:ascii="Arial" w:eastAsia="Times New Roman" w:hAnsi="Arial" w:cs="Arial"/>
        </w:rPr>
      </w:pPr>
      <w:r w:rsidRPr="009A1E13">
        <w:rPr>
          <w:rFonts w:ascii="Arial" w:eastAsia="Times New Roman" w:hAnsi="Arial" w:cs="Arial"/>
        </w:rPr>
        <w:tab/>
        <w:t xml:space="preserve">    </w:t>
      </w:r>
      <w:r w:rsidR="00FC0415" w:rsidRPr="009A1E13">
        <w:rPr>
          <w:rFonts w:ascii="Arial" w:eastAsia="Times New Roman" w:hAnsi="Arial" w:cs="Arial"/>
        </w:rPr>
        <w:t>V1X</w:t>
      </w:r>
      <w:r w:rsidRPr="009A1E13">
        <w:rPr>
          <w:rFonts w:ascii="Arial" w:eastAsia="Times New Roman" w:hAnsi="Arial" w:cs="Arial"/>
        </w:rPr>
        <w:t xml:space="preserve">. </w:t>
      </w:r>
      <w:r w:rsidR="000D349F" w:rsidRPr="009A1E13">
        <w:rPr>
          <w:rFonts w:ascii="Arial" w:eastAsia="Times New Roman" w:hAnsi="Arial" w:cs="Arial"/>
          <w:u w:val="single"/>
        </w:rPr>
        <w:t>Measure</w:t>
      </w:r>
      <w:r w:rsidR="000D349F" w:rsidRPr="009A1E13">
        <w:rPr>
          <w:rFonts w:ascii="Arial" w:eastAsia="Times New Roman" w:hAnsi="Arial" w:cs="Arial"/>
        </w:rPr>
        <w:t xml:space="preserve">: </w:t>
      </w:r>
      <w:r w:rsidR="000D349F" w:rsidRPr="009A1E13">
        <w:rPr>
          <w:rFonts w:ascii="Arial" w:eastAsia="Times New Roman" w:hAnsi="Arial" w:cs="Arial"/>
          <w:bCs/>
        </w:rPr>
        <w:t>Meals</w:t>
      </w:r>
    </w:p>
    <w:p w14:paraId="251B81E2" w14:textId="42FCD7DB" w:rsidR="000D349F" w:rsidRPr="009A1E13" w:rsidRDefault="000D349F" w:rsidP="009402F3">
      <w:pPr>
        <w:autoSpaceDE w:val="0"/>
        <w:autoSpaceDN w:val="0"/>
        <w:adjustRightInd w:val="0"/>
        <w:spacing w:after="0" w:line="240" w:lineRule="auto"/>
        <w:ind w:left="1440"/>
        <w:rPr>
          <w:rFonts w:ascii="Arial" w:eastAsia="Times New Roman" w:hAnsi="Arial" w:cs="Arial"/>
        </w:rPr>
      </w:pPr>
      <w:r w:rsidRPr="009A1E13">
        <w:rPr>
          <w:rFonts w:ascii="Arial" w:eastAsia="Times New Roman" w:hAnsi="Arial" w:cs="Arial"/>
          <w:u w:val="single"/>
        </w:rPr>
        <w:t>Performance Requirement:</w:t>
      </w:r>
      <w:r w:rsidRPr="009A1E13">
        <w:rPr>
          <w:rFonts w:ascii="Arial" w:eastAsia="Times New Roman" w:hAnsi="Arial" w:cs="Arial"/>
        </w:rPr>
        <w:t xml:space="preserve"> </w:t>
      </w:r>
      <w:r w:rsidR="00F325F0" w:rsidRPr="009A1E13">
        <w:rPr>
          <w:rFonts w:ascii="Arial" w:hAnsi="Arial" w:cs="Arial"/>
          <w:color w:val="000000"/>
        </w:rPr>
        <w:t xml:space="preserve">At least </w:t>
      </w:r>
      <w:r w:rsidR="00F325F0" w:rsidRPr="009A1E13">
        <w:rPr>
          <w:rFonts w:ascii="Arial" w:hAnsi="Arial" w:cs="Arial"/>
        </w:rPr>
        <w:t>t</w:t>
      </w:r>
      <w:r w:rsidR="003D0A88" w:rsidRPr="009A1E13">
        <w:rPr>
          <w:rFonts w:ascii="Arial" w:hAnsi="Arial" w:cs="Arial"/>
        </w:rPr>
        <w:t>hree</w:t>
      </w:r>
      <w:r w:rsidR="00F325F0" w:rsidRPr="009A1E13">
        <w:rPr>
          <w:rFonts w:ascii="Arial" w:hAnsi="Arial" w:cs="Arial"/>
        </w:rPr>
        <w:t xml:space="preserve"> (</w:t>
      </w:r>
      <w:r w:rsidR="003D0A88" w:rsidRPr="009A1E13">
        <w:rPr>
          <w:rFonts w:ascii="Arial" w:hAnsi="Arial" w:cs="Arial"/>
        </w:rPr>
        <w:t>3</w:t>
      </w:r>
      <w:r w:rsidR="00F325F0" w:rsidRPr="009A1E13">
        <w:rPr>
          <w:rFonts w:ascii="Arial" w:hAnsi="Arial" w:cs="Arial"/>
        </w:rPr>
        <w:t xml:space="preserve">) </w:t>
      </w:r>
      <w:r w:rsidR="00F325F0" w:rsidRPr="009A1E13">
        <w:rPr>
          <w:rFonts w:ascii="Arial" w:hAnsi="Arial" w:cs="Arial"/>
          <w:color w:val="000000"/>
        </w:rPr>
        <w:t xml:space="preserve">nutritious meals or their equivalent </w:t>
      </w:r>
      <w:proofErr w:type="gramStart"/>
      <w:r w:rsidR="00F325F0" w:rsidRPr="009A1E13">
        <w:rPr>
          <w:rFonts w:ascii="Arial" w:hAnsi="Arial" w:cs="Arial"/>
          <w:color w:val="000000"/>
        </w:rPr>
        <w:t>shall</w:t>
      </w:r>
      <w:proofErr w:type="gramEnd"/>
      <w:r w:rsidR="00F325F0" w:rsidRPr="009A1E13">
        <w:rPr>
          <w:rFonts w:ascii="Arial" w:hAnsi="Arial" w:cs="Arial"/>
          <w:color w:val="000000"/>
        </w:rPr>
        <w:t xml:space="preserve"> be served daily at regular times with not more than a 14</w:t>
      </w:r>
      <w:r w:rsidR="00B120EC" w:rsidRPr="009A1E13">
        <w:rPr>
          <w:rFonts w:ascii="Arial" w:hAnsi="Arial" w:cs="Arial"/>
          <w:color w:val="000000"/>
        </w:rPr>
        <w:t>-</w:t>
      </w:r>
      <w:r w:rsidR="00F325F0" w:rsidRPr="009A1E13">
        <w:rPr>
          <w:rFonts w:ascii="Arial" w:hAnsi="Arial" w:cs="Arial"/>
          <w:color w:val="000000"/>
        </w:rPr>
        <w:t>hour span between evening meal and breakfast of the following day. Nutritious snacks between meals and before bedtime, including weekends, shall be offered.</w:t>
      </w:r>
    </w:p>
    <w:p w14:paraId="2B5287AE" w14:textId="77777777"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Standard:</w:t>
      </w:r>
      <w:r w:rsidRPr="009A1E13">
        <w:rPr>
          <w:rFonts w:ascii="Arial" w:eastAsia="Times New Roman" w:hAnsi="Arial" w:cs="Arial"/>
        </w:rPr>
        <w:t xml:space="preserve"> 100%</w:t>
      </w:r>
    </w:p>
    <w:p w14:paraId="182BEA1E" w14:textId="5F5C9E4F"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Acceptable Quality Level:</w:t>
      </w:r>
      <w:r w:rsidRPr="009A1E13">
        <w:rPr>
          <w:rFonts w:ascii="Arial" w:eastAsia="Times New Roman" w:hAnsi="Arial" w:cs="Arial"/>
        </w:rPr>
        <w:t xml:space="preserve"> 9</w:t>
      </w:r>
      <w:r w:rsidR="00C95135" w:rsidRPr="009A1E13">
        <w:rPr>
          <w:rFonts w:ascii="Arial" w:eastAsia="Times New Roman" w:hAnsi="Arial" w:cs="Arial"/>
        </w:rPr>
        <w:t>5</w:t>
      </w:r>
      <w:r w:rsidRPr="009A1E13">
        <w:rPr>
          <w:rFonts w:ascii="Arial" w:eastAsia="Times New Roman" w:hAnsi="Arial" w:cs="Arial"/>
        </w:rPr>
        <w:t>%</w:t>
      </w:r>
    </w:p>
    <w:p w14:paraId="67C13472" w14:textId="77777777" w:rsidR="000D349F"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lastRenderedPageBreak/>
        <w:t>Surveillance Method:</w:t>
      </w:r>
      <w:r w:rsidRPr="009A1E13">
        <w:rPr>
          <w:rFonts w:ascii="Arial" w:eastAsia="Times New Roman" w:hAnsi="Arial" w:cs="Arial"/>
        </w:rPr>
        <w:t xml:space="preserve"> Periodic Sampling</w:t>
      </w:r>
    </w:p>
    <w:p w14:paraId="062F413C" w14:textId="702A8D42" w:rsidR="00D955B0" w:rsidRPr="009A1E13" w:rsidRDefault="000D349F" w:rsidP="009402F3">
      <w:pPr>
        <w:tabs>
          <w:tab w:val="left" w:pos="0"/>
        </w:tabs>
        <w:spacing w:after="0" w:line="240" w:lineRule="auto"/>
        <w:ind w:left="1440"/>
        <w:rPr>
          <w:rFonts w:ascii="Arial" w:eastAsia="Times New Roman" w:hAnsi="Arial" w:cs="Arial"/>
        </w:rPr>
      </w:pPr>
      <w:r w:rsidRPr="009A1E13">
        <w:rPr>
          <w:rFonts w:ascii="Arial" w:eastAsia="Times New Roman" w:hAnsi="Arial" w:cs="Arial"/>
          <w:u w:val="single"/>
        </w:rPr>
        <w:t>Frequency</w:t>
      </w:r>
      <w:r w:rsidR="00874B9B" w:rsidRPr="009A1E13">
        <w:rPr>
          <w:rFonts w:ascii="Arial" w:eastAsia="Times New Roman" w:hAnsi="Arial" w:cs="Arial"/>
          <w:u w:val="single"/>
        </w:rPr>
        <w:t>:</w:t>
      </w:r>
      <w:r w:rsidR="00874B9B" w:rsidRPr="009A1E13">
        <w:rPr>
          <w:rFonts w:ascii="Arial" w:eastAsia="Times New Roman" w:hAnsi="Arial" w:cs="Arial"/>
        </w:rPr>
        <w:t xml:space="preserve"> Quarterly</w:t>
      </w:r>
      <w:r w:rsidRPr="009A1E13">
        <w:rPr>
          <w:rFonts w:ascii="Arial" w:eastAsia="Times New Roman" w:hAnsi="Arial" w:cs="Arial"/>
          <w:highlight w:val="yellow"/>
        </w:rPr>
        <w:t xml:space="preserve"> </w:t>
      </w:r>
    </w:p>
    <w:p w14:paraId="4F3FE032" w14:textId="1CCC090D" w:rsidR="00F325F0" w:rsidRPr="009402F3" w:rsidRDefault="00F325F0" w:rsidP="009402F3">
      <w:pPr>
        <w:tabs>
          <w:tab w:val="left" w:pos="0"/>
        </w:tabs>
        <w:spacing w:after="0" w:line="240" w:lineRule="auto"/>
        <w:ind w:left="1440"/>
        <w:rPr>
          <w:rFonts w:ascii="Times New Roman" w:eastAsia="Times New Roman" w:hAnsi="Times New Roman" w:cs="Times New Roman"/>
          <w:sz w:val="24"/>
          <w:szCs w:val="24"/>
        </w:rPr>
      </w:pPr>
    </w:p>
    <w:bookmarkEnd w:id="5"/>
    <w:p w14:paraId="781EE6B9" w14:textId="3BB87208" w:rsidR="00F325F0" w:rsidRPr="009402F3" w:rsidRDefault="00F325F0" w:rsidP="009402F3">
      <w:pPr>
        <w:autoSpaceDE w:val="0"/>
        <w:autoSpaceDN w:val="0"/>
        <w:adjustRightInd w:val="0"/>
        <w:spacing w:after="0" w:line="240" w:lineRule="auto"/>
        <w:ind w:left="1440"/>
        <w:rPr>
          <w:rFonts w:ascii="Times New Roman" w:hAnsi="Times New Roman" w:cs="Times New Roman"/>
          <w:sz w:val="24"/>
          <w:szCs w:val="24"/>
        </w:rPr>
      </w:pPr>
    </w:p>
    <w:p w14:paraId="0191255D" w14:textId="38531E74" w:rsidR="003D0A88" w:rsidRPr="009402F3" w:rsidRDefault="003D0A88" w:rsidP="009402F3">
      <w:pPr>
        <w:autoSpaceDE w:val="0"/>
        <w:autoSpaceDN w:val="0"/>
        <w:adjustRightInd w:val="0"/>
        <w:spacing w:after="0" w:line="240" w:lineRule="auto"/>
        <w:ind w:left="1440"/>
        <w:rPr>
          <w:rFonts w:ascii="Times New Roman" w:hAnsi="Times New Roman" w:cs="Times New Roman"/>
          <w:sz w:val="24"/>
          <w:szCs w:val="24"/>
        </w:rPr>
      </w:pPr>
    </w:p>
    <w:p w14:paraId="67C40E6C" w14:textId="5840F724" w:rsidR="003D0A88" w:rsidRPr="009402F3" w:rsidRDefault="003D0A88" w:rsidP="009402F3">
      <w:pPr>
        <w:autoSpaceDE w:val="0"/>
        <w:autoSpaceDN w:val="0"/>
        <w:adjustRightInd w:val="0"/>
        <w:spacing w:after="0" w:line="240" w:lineRule="auto"/>
        <w:rPr>
          <w:rFonts w:ascii="Times New Roman" w:hAnsi="Times New Roman" w:cs="Times New Roman"/>
          <w:sz w:val="24"/>
          <w:szCs w:val="24"/>
        </w:rPr>
      </w:pPr>
    </w:p>
    <w:sectPr w:rsidR="003D0A88" w:rsidRPr="009402F3" w:rsidSect="00272427">
      <w:footerReference w:type="default" r:id="rId10"/>
      <w:pgSz w:w="12240" w:h="15840"/>
      <w:pgMar w:top="108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1B097" w14:textId="77777777" w:rsidR="00405D4A" w:rsidRDefault="00405D4A">
      <w:pPr>
        <w:spacing w:after="0" w:line="240" w:lineRule="auto"/>
      </w:pPr>
      <w:r>
        <w:separator/>
      </w:r>
    </w:p>
  </w:endnote>
  <w:endnote w:type="continuationSeparator" w:id="0">
    <w:p w14:paraId="5BB398B4" w14:textId="77777777" w:rsidR="00405D4A" w:rsidRDefault="00405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263086"/>
      <w:docPartObj>
        <w:docPartGallery w:val="Page Numbers (Bottom of Page)"/>
        <w:docPartUnique/>
      </w:docPartObj>
    </w:sdtPr>
    <w:sdtEndPr>
      <w:rPr>
        <w:noProof/>
      </w:rPr>
    </w:sdtEndPr>
    <w:sdtContent>
      <w:p w14:paraId="282DED51" w14:textId="77777777" w:rsidR="00272427" w:rsidRDefault="003F4957">
        <w:pPr>
          <w:pStyle w:val="Footer"/>
          <w:jc w:val="right"/>
        </w:pPr>
        <w:r>
          <w:fldChar w:fldCharType="begin"/>
        </w:r>
        <w:r>
          <w:instrText xml:space="preserve"> PAGE   \* MERGEFORMAT </w:instrText>
        </w:r>
        <w:r>
          <w:fldChar w:fldCharType="separate"/>
        </w:r>
        <w:r w:rsidR="00303006">
          <w:rPr>
            <w:noProof/>
          </w:rPr>
          <w:t>17</w:t>
        </w:r>
        <w:r>
          <w:rPr>
            <w:noProof/>
          </w:rPr>
          <w:fldChar w:fldCharType="end"/>
        </w:r>
      </w:p>
    </w:sdtContent>
  </w:sdt>
  <w:p w14:paraId="04F5FA18" w14:textId="77777777" w:rsidR="00272427" w:rsidRDefault="00272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07556" w14:textId="77777777" w:rsidR="00405D4A" w:rsidRDefault="00405D4A">
      <w:pPr>
        <w:spacing w:after="0" w:line="240" w:lineRule="auto"/>
      </w:pPr>
      <w:r>
        <w:separator/>
      </w:r>
    </w:p>
  </w:footnote>
  <w:footnote w:type="continuationSeparator" w:id="0">
    <w:p w14:paraId="6EB0D655" w14:textId="77777777" w:rsidR="00405D4A" w:rsidRDefault="00405D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1322"/>
    <w:multiLevelType w:val="hybridMultilevel"/>
    <w:tmpl w:val="7FFC8DCA"/>
    <w:lvl w:ilvl="0" w:tplc="E212874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AB5540"/>
    <w:multiLevelType w:val="hybridMultilevel"/>
    <w:tmpl w:val="0BFE55AA"/>
    <w:lvl w:ilvl="0" w:tplc="116CD60C">
      <w:start w:val="14"/>
      <w:numFmt w:val="decimal"/>
      <w:lvlText w:val="%1."/>
      <w:lvlJc w:val="left"/>
      <w:pPr>
        <w:ind w:left="2160" w:hanging="360"/>
      </w:pPr>
      <w:rPr>
        <w:rFonts w:hint="default"/>
        <w:b/>
        <w:u w:val="single"/>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B5C7C91"/>
    <w:multiLevelType w:val="hybridMultilevel"/>
    <w:tmpl w:val="2636345A"/>
    <w:lvl w:ilvl="0" w:tplc="4032214E">
      <w:start w:val="1"/>
      <w:numFmt w:val="lowerLetter"/>
      <w:lvlText w:val="%1."/>
      <w:lvlJc w:val="left"/>
      <w:pPr>
        <w:tabs>
          <w:tab w:val="num" w:pos="1080"/>
        </w:tabs>
        <w:ind w:left="1080" w:hanging="360"/>
      </w:pPr>
      <w:rPr>
        <w:rFonts w:cs="Times New Roman"/>
      </w:rPr>
    </w:lvl>
    <w:lvl w:ilvl="1" w:tplc="1C7292A6">
      <w:start w:val="1"/>
      <w:numFmt w:val="decimal"/>
      <w:lvlText w:val="(%2)"/>
      <w:lvlJc w:val="left"/>
      <w:pPr>
        <w:tabs>
          <w:tab w:val="num" w:pos="1800"/>
        </w:tabs>
        <w:ind w:left="180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D386088"/>
    <w:multiLevelType w:val="hybridMultilevel"/>
    <w:tmpl w:val="3758943A"/>
    <w:lvl w:ilvl="0" w:tplc="E21287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3287E"/>
    <w:multiLevelType w:val="hybridMultilevel"/>
    <w:tmpl w:val="3564BA96"/>
    <w:lvl w:ilvl="0" w:tplc="E212874A">
      <w:numFmt w:val="bullet"/>
      <w:lvlText w:val="•"/>
      <w:lvlJc w:val="left"/>
      <w:pPr>
        <w:ind w:left="1496" w:hanging="360"/>
      </w:pPr>
      <w:rPr>
        <w:rFonts w:ascii="Times New Roman" w:eastAsiaTheme="minorHAnsi" w:hAnsi="Times New Roman" w:cs="Times New Roman" w:hint="default"/>
      </w:rPr>
    </w:lvl>
    <w:lvl w:ilvl="1" w:tplc="FFFFFFFF" w:tentative="1">
      <w:start w:val="1"/>
      <w:numFmt w:val="bullet"/>
      <w:lvlText w:val="o"/>
      <w:lvlJc w:val="left"/>
      <w:pPr>
        <w:ind w:left="2216" w:hanging="360"/>
      </w:pPr>
      <w:rPr>
        <w:rFonts w:ascii="Courier New" w:hAnsi="Courier New" w:cs="Courier New" w:hint="default"/>
      </w:rPr>
    </w:lvl>
    <w:lvl w:ilvl="2" w:tplc="FFFFFFFF" w:tentative="1">
      <w:start w:val="1"/>
      <w:numFmt w:val="bullet"/>
      <w:lvlText w:val=""/>
      <w:lvlJc w:val="left"/>
      <w:pPr>
        <w:ind w:left="2936" w:hanging="360"/>
      </w:pPr>
      <w:rPr>
        <w:rFonts w:ascii="Wingdings" w:hAnsi="Wingdings" w:hint="default"/>
      </w:rPr>
    </w:lvl>
    <w:lvl w:ilvl="3" w:tplc="FFFFFFFF" w:tentative="1">
      <w:start w:val="1"/>
      <w:numFmt w:val="bullet"/>
      <w:lvlText w:val=""/>
      <w:lvlJc w:val="left"/>
      <w:pPr>
        <w:ind w:left="3656" w:hanging="360"/>
      </w:pPr>
      <w:rPr>
        <w:rFonts w:ascii="Symbol" w:hAnsi="Symbol" w:hint="default"/>
      </w:rPr>
    </w:lvl>
    <w:lvl w:ilvl="4" w:tplc="FFFFFFFF" w:tentative="1">
      <w:start w:val="1"/>
      <w:numFmt w:val="bullet"/>
      <w:lvlText w:val="o"/>
      <w:lvlJc w:val="left"/>
      <w:pPr>
        <w:ind w:left="4376" w:hanging="360"/>
      </w:pPr>
      <w:rPr>
        <w:rFonts w:ascii="Courier New" w:hAnsi="Courier New" w:cs="Courier New" w:hint="default"/>
      </w:rPr>
    </w:lvl>
    <w:lvl w:ilvl="5" w:tplc="FFFFFFFF" w:tentative="1">
      <w:start w:val="1"/>
      <w:numFmt w:val="bullet"/>
      <w:lvlText w:val=""/>
      <w:lvlJc w:val="left"/>
      <w:pPr>
        <w:ind w:left="5096" w:hanging="360"/>
      </w:pPr>
      <w:rPr>
        <w:rFonts w:ascii="Wingdings" w:hAnsi="Wingdings" w:hint="default"/>
      </w:rPr>
    </w:lvl>
    <w:lvl w:ilvl="6" w:tplc="FFFFFFFF" w:tentative="1">
      <w:start w:val="1"/>
      <w:numFmt w:val="bullet"/>
      <w:lvlText w:val=""/>
      <w:lvlJc w:val="left"/>
      <w:pPr>
        <w:ind w:left="5816" w:hanging="360"/>
      </w:pPr>
      <w:rPr>
        <w:rFonts w:ascii="Symbol" w:hAnsi="Symbol" w:hint="default"/>
      </w:rPr>
    </w:lvl>
    <w:lvl w:ilvl="7" w:tplc="FFFFFFFF" w:tentative="1">
      <w:start w:val="1"/>
      <w:numFmt w:val="bullet"/>
      <w:lvlText w:val="o"/>
      <w:lvlJc w:val="left"/>
      <w:pPr>
        <w:ind w:left="6536" w:hanging="360"/>
      </w:pPr>
      <w:rPr>
        <w:rFonts w:ascii="Courier New" w:hAnsi="Courier New" w:cs="Courier New" w:hint="default"/>
      </w:rPr>
    </w:lvl>
    <w:lvl w:ilvl="8" w:tplc="FFFFFFFF" w:tentative="1">
      <w:start w:val="1"/>
      <w:numFmt w:val="bullet"/>
      <w:lvlText w:val=""/>
      <w:lvlJc w:val="left"/>
      <w:pPr>
        <w:ind w:left="7256" w:hanging="360"/>
      </w:pPr>
      <w:rPr>
        <w:rFonts w:ascii="Wingdings" w:hAnsi="Wingdings" w:hint="default"/>
      </w:rPr>
    </w:lvl>
  </w:abstractNum>
  <w:abstractNum w:abstractNumId="5" w15:restartNumberingAfterBreak="0">
    <w:nsid w:val="0FDE6437"/>
    <w:multiLevelType w:val="hybridMultilevel"/>
    <w:tmpl w:val="7F426AEA"/>
    <w:lvl w:ilvl="0" w:tplc="F17A58F0">
      <w:start w:val="7"/>
      <w:numFmt w:val="upperLetter"/>
      <w:lvlText w:val="%1."/>
      <w:lvlJc w:val="left"/>
      <w:pPr>
        <w:ind w:left="450" w:hanging="360"/>
      </w:pPr>
      <w:rPr>
        <w:rFonts w:hint="default"/>
        <w:b w:val="0"/>
        <w:u w:val="none"/>
      </w:rPr>
    </w:lvl>
    <w:lvl w:ilvl="1" w:tplc="68AC2FB8">
      <w:start w:val="1"/>
      <w:numFmt w:val="lowerLetter"/>
      <w:lvlText w:val="%2."/>
      <w:lvlJc w:val="left"/>
      <w:pPr>
        <w:ind w:left="1440" w:hanging="360"/>
      </w:pPr>
    </w:lvl>
    <w:lvl w:ilvl="2" w:tplc="EE9A0C54" w:tentative="1">
      <w:start w:val="1"/>
      <w:numFmt w:val="lowerRoman"/>
      <w:lvlText w:val="%3."/>
      <w:lvlJc w:val="right"/>
      <w:pPr>
        <w:ind w:left="2160" w:hanging="180"/>
      </w:pPr>
    </w:lvl>
    <w:lvl w:ilvl="3" w:tplc="5FDAA792" w:tentative="1">
      <w:start w:val="1"/>
      <w:numFmt w:val="decimal"/>
      <w:lvlText w:val="%4."/>
      <w:lvlJc w:val="left"/>
      <w:pPr>
        <w:ind w:left="2880" w:hanging="360"/>
      </w:pPr>
    </w:lvl>
    <w:lvl w:ilvl="4" w:tplc="3A04F462" w:tentative="1">
      <w:start w:val="1"/>
      <w:numFmt w:val="lowerLetter"/>
      <w:lvlText w:val="%5."/>
      <w:lvlJc w:val="left"/>
      <w:pPr>
        <w:ind w:left="3600" w:hanging="360"/>
      </w:pPr>
    </w:lvl>
    <w:lvl w:ilvl="5" w:tplc="FE141296" w:tentative="1">
      <w:start w:val="1"/>
      <w:numFmt w:val="lowerRoman"/>
      <w:lvlText w:val="%6."/>
      <w:lvlJc w:val="right"/>
      <w:pPr>
        <w:ind w:left="4320" w:hanging="180"/>
      </w:pPr>
    </w:lvl>
    <w:lvl w:ilvl="6" w:tplc="63A63976" w:tentative="1">
      <w:start w:val="1"/>
      <w:numFmt w:val="decimal"/>
      <w:lvlText w:val="%7."/>
      <w:lvlJc w:val="left"/>
      <w:pPr>
        <w:ind w:left="5040" w:hanging="360"/>
      </w:pPr>
    </w:lvl>
    <w:lvl w:ilvl="7" w:tplc="AE663304" w:tentative="1">
      <w:start w:val="1"/>
      <w:numFmt w:val="lowerLetter"/>
      <w:lvlText w:val="%8."/>
      <w:lvlJc w:val="left"/>
      <w:pPr>
        <w:ind w:left="5760" w:hanging="360"/>
      </w:pPr>
    </w:lvl>
    <w:lvl w:ilvl="8" w:tplc="943689E0" w:tentative="1">
      <w:start w:val="1"/>
      <w:numFmt w:val="lowerRoman"/>
      <w:lvlText w:val="%9."/>
      <w:lvlJc w:val="right"/>
      <w:pPr>
        <w:ind w:left="6480" w:hanging="180"/>
      </w:pPr>
    </w:lvl>
  </w:abstractNum>
  <w:abstractNum w:abstractNumId="6" w15:restartNumberingAfterBreak="0">
    <w:nsid w:val="224B4579"/>
    <w:multiLevelType w:val="hybridMultilevel"/>
    <w:tmpl w:val="E39C7E42"/>
    <w:lvl w:ilvl="0" w:tplc="04090013">
      <w:start w:val="1"/>
      <w:numFmt w:val="upp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7" w15:restartNumberingAfterBreak="0">
    <w:nsid w:val="2251296F"/>
    <w:multiLevelType w:val="hybridMultilevel"/>
    <w:tmpl w:val="252C82DA"/>
    <w:lvl w:ilvl="0" w:tplc="A3884C34">
      <w:start w:val="9"/>
      <w:numFmt w:val="upperRoman"/>
      <w:lvlText w:val="%1."/>
      <w:lvlJc w:val="right"/>
      <w:pPr>
        <w:ind w:left="720" w:hanging="360"/>
      </w:pPr>
      <w:rPr>
        <w:rFonts w:hint="default"/>
        <w:b w:val="0"/>
      </w:rPr>
    </w:lvl>
    <w:lvl w:ilvl="1" w:tplc="56E88902">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67F94"/>
    <w:multiLevelType w:val="hybridMultilevel"/>
    <w:tmpl w:val="61EE8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25D65"/>
    <w:multiLevelType w:val="hybridMultilevel"/>
    <w:tmpl w:val="65BC7B08"/>
    <w:lvl w:ilvl="0" w:tplc="D2602E80">
      <w:start w:val="21"/>
      <w:numFmt w:val="lowerLetter"/>
      <w:lvlText w:val="%1."/>
      <w:lvlJc w:val="left"/>
      <w:pPr>
        <w:ind w:left="2790" w:hanging="360"/>
      </w:pPr>
      <w:rPr>
        <w:rFonts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10" w15:restartNumberingAfterBreak="0">
    <w:nsid w:val="282430CB"/>
    <w:multiLevelType w:val="hybridMultilevel"/>
    <w:tmpl w:val="560A12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405BF3"/>
    <w:multiLevelType w:val="hybridMultilevel"/>
    <w:tmpl w:val="90F8EC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B801A8B"/>
    <w:multiLevelType w:val="hybridMultilevel"/>
    <w:tmpl w:val="4C0E1A6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CB84413"/>
    <w:multiLevelType w:val="hybridMultilevel"/>
    <w:tmpl w:val="36B4FF50"/>
    <w:lvl w:ilvl="0" w:tplc="6B3086DA">
      <w:start w:val="8"/>
      <w:numFmt w:val="upperRoman"/>
      <w:lvlText w:val="%1."/>
      <w:lvlJc w:val="left"/>
      <w:pPr>
        <w:ind w:left="2160" w:hanging="72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F14EB9"/>
    <w:multiLevelType w:val="hybridMultilevel"/>
    <w:tmpl w:val="4A60CF00"/>
    <w:lvl w:ilvl="0" w:tplc="85C08BF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D12231"/>
    <w:multiLevelType w:val="hybridMultilevel"/>
    <w:tmpl w:val="ED0202BC"/>
    <w:lvl w:ilvl="0" w:tplc="591848D6">
      <w:start w:val="1"/>
      <w:numFmt w:val="upperRoman"/>
      <w:lvlText w:val="%1."/>
      <w:lvlJc w:val="right"/>
      <w:pPr>
        <w:ind w:left="720" w:hanging="360"/>
      </w:pPr>
      <w:rPr>
        <w:b w:val="0"/>
        <w:i w:val="0"/>
      </w:rPr>
    </w:lvl>
    <w:lvl w:ilvl="1" w:tplc="E212874A">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21164D"/>
    <w:multiLevelType w:val="hybridMultilevel"/>
    <w:tmpl w:val="742C30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EE1605"/>
    <w:multiLevelType w:val="hybridMultilevel"/>
    <w:tmpl w:val="F3D862E0"/>
    <w:lvl w:ilvl="0" w:tplc="E21287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E633E"/>
    <w:multiLevelType w:val="hybridMultilevel"/>
    <w:tmpl w:val="CD6C5B5C"/>
    <w:lvl w:ilvl="0" w:tplc="E212874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94B20D5"/>
    <w:multiLevelType w:val="hybridMultilevel"/>
    <w:tmpl w:val="8B98A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BC24725"/>
    <w:multiLevelType w:val="hybridMultilevel"/>
    <w:tmpl w:val="DDFCA94C"/>
    <w:lvl w:ilvl="0" w:tplc="04090001">
      <w:start w:val="1"/>
      <w:numFmt w:val="bullet"/>
      <w:lvlText w:val=""/>
      <w:lvlJc w:val="left"/>
      <w:pPr>
        <w:ind w:left="1496" w:hanging="360"/>
      </w:pPr>
      <w:rPr>
        <w:rFonts w:ascii="Symbol" w:hAnsi="Symbol" w:hint="default"/>
      </w:rPr>
    </w:lvl>
    <w:lvl w:ilvl="1" w:tplc="04090003" w:tentative="1">
      <w:start w:val="1"/>
      <w:numFmt w:val="bullet"/>
      <w:lvlText w:val="o"/>
      <w:lvlJc w:val="left"/>
      <w:pPr>
        <w:ind w:left="2216" w:hanging="360"/>
      </w:pPr>
      <w:rPr>
        <w:rFonts w:ascii="Courier New" w:hAnsi="Courier New" w:cs="Courier New" w:hint="default"/>
      </w:rPr>
    </w:lvl>
    <w:lvl w:ilvl="2" w:tplc="04090005" w:tentative="1">
      <w:start w:val="1"/>
      <w:numFmt w:val="bullet"/>
      <w:lvlText w:val=""/>
      <w:lvlJc w:val="left"/>
      <w:pPr>
        <w:ind w:left="2936" w:hanging="360"/>
      </w:pPr>
      <w:rPr>
        <w:rFonts w:ascii="Wingdings" w:hAnsi="Wingdings" w:hint="default"/>
      </w:rPr>
    </w:lvl>
    <w:lvl w:ilvl="3" w:tplc="04090001" w:tentative="1">
      <w:start w:val="1"/>
      <w:numFmt w:val="bullet"/>
      <w:lvlText w:val=""/>
      <w:lvlJc w:val="left"/>
      <w:pPr>
        <w:ind w:left="3656" w:hanging="360"/>
      </w:pPr>
      <w:rPr>
        <w:rFonts w:ascii="Symbol" w:hAnsi="Symbol" w:hint="default"/>
      </w:rPr>
    </w:lvl>
    <w:lvl w:ilvl="4" w:tplc="04090003" w:tentative="1">
      <w:start w:val="1"/>
      <w:numFmt w:val="bullet"/>
      <w:lvlText w:val="o"/>
      <w:lvlJc w:val="left"/>
      <w:pPr>
        <w:ind w:left="4376" w:hanging="360"/>
      </w:pPr>
      <w:rPr>
        <w:rFonts w:ascii="Courier New" w:hAnsi="Courier New" w:cs="Courier New" w:hint="default"/>
      </w:rPr>
    </w:lvl>
    <w:lvl w:ilvl="5" w:tplc="04090005" w:tentative="1">
      <w:start w:val="1"/>
      <w:numFmt w:val="bullet"/>
      <w:lvlText w:val=""/>
      <w:lvlJc w:val="left"/>
      <w:pPr>
        <w:ind w:left="5096" w:hanging="360"/>
      </w:pPr>
      <w:rPr>
        <w:rFonts w:ascii="Wingdings" w:hAnsi="Wingdings" w:hint="default"/>
      </w:rPr>
    </w:lvl>
    <w:lvl w:ilvl="6" w:tplc="04090001" w:tentative="1">
      <w:start w:val="1"/>
      <w:numFmt w:val="bullet"/>
      <w:lvlText w:val=""/>
      <w:lvlJc w:val="left"/>
      <w:pPr>
        <w:ind w:left="5816" w:hanging="360"/>
      </w:pPr>
      <w:rPr>
        <w:rFonts w:ascii="Symbol" w:hAnsi="Symbol" w:hint="default"/>
      </w:rPr>
    </w:lvl>
    <w:lvl w:ilvl="7" w:tplc="04090003" w:tentative="1">
      <w:start w:val="1"/>
      <w:numFmt w:val="bullet"/>
      <w:lvlText w:val="o"/>
      <w:lvlJc w:val="left"/>
      <w:pPr>
        <w:ind w:left="6536" w:hanging="360"/>
      </w:pPr>
      <w:rPr>
        <w:rFonts w:ascii="Courier New" w:hAnsi="Courier New" w:cs="Courier New" w:hint="default"/>
      </w:rPr>
    </w:lvl>
    <w:lvl w:ilvl="8" w:tplc="04090005" w:tentative="1">
      <w:start w:val="1"/>
      <w:numFmt w:val="bullet"/>
      <w:lvlText w:val=""/>
      <w:lvlJc w:val="left"/>
      <w:pPr>
        <w:ind w:left="7256" w:hanging="360"/>
      </w:pPr>
      <w:rPr>
        <w:rFonts w:ascii="Wingdings" w:hAnsi="Wingdings" w:hint="default"/>
      </w:rPr>
    </w:lvl>
  </w:abstractNum>
  <w:abstractNum w:abstractNumId="21" w15:restartNumberingAfterBreak="0">
    <w:nsid w:val="3C123EA9"/>
    <w:multiLevelType w:val="hybridMultilevel"/>
    <w:tmpl w:val="AFB06F2C"/>
    <w:lvl w:ilvl="0" w:tplc="0738530C">
      <w:start w:val="1"/>
      <w:numFmt w:val="upperRoman"/>
      <w:lvlText w:val="%1."/>
      <w:lvlJc w:val="righ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5B4B63"/>
    <w:multiLevelType w:val="hybridMultilevel"/>
    <w:tmpl w:val="A8008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0548FE"/>
    <w:multiLevelType w:val="hybridMultilevel"/>
    <w:tmpl w:val="BD0C0BF6"/>
    <w:lvl w:ilvl="0" w:tplc="85C08BF4">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32380E"/>
    <w:multiLevelType w:val="hybridMultilevel"/>
    <w:tmpl w:val="A0D0CA8A"/>
    <w:lvl w:ilvl="0" w:tplc="85C08BF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48132A"/>
    <w:multiLevelType w:val="hybridMultilevel"/>
    <w:tmpl w:val="1A50E75C"/>
    <w:lvl w:ilvl="0" w:tplc="E212874A">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C8135F5"/>
    <w:multiLevelType w:val="hybridMultilevel"/>
    <w:tmpl w:val="1BA4CAAE"/>
    <w:lvl w:ilvl="0" w:tplc="FFFFFFFF">
      <w:start w:val="1"/>
      <w:numFmt w:val="bullet"/>
      <w:lvlText w:val=""/>
      <w:lvlJc w:val="left"/>
      <w:pPr>
        <w:ind w:left="1440" w:hanging="360"/>
      </w:pPr>
      <w:rPr>
        <w:rFonts w:ascii="Wingdings" w:hAnsi="Wingdings" w:hint="default"/>
      </w:rPr>
    </w:lvl>
    <w:lvl w:ilvl="1" w:tplc="85C08BF4">
      <w:numFmt w:val="bullet"/>
      <w:lvlText w:val="•"/>
      <w:lvlJc w:val="left"/>
      <w:pPr>
        <w:ind w:left="720" w:hanging="360"/>
      </w:pPr>
      <w:rPr>
        <w:rFonts w:ascii="Times New Roman" w:eastAsia="Calibr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DE87187"/>
    <w:multiLevelType w:val="hybridMultilevel"/>
    <w:tmpl w:val="12BE4F26"/>
    <w:lvl w:ilvl="0" w:tplc="DEA4CD50">
      <w:start w:val="1"/>
      <w:numFmt w:val="upperRoman"/>
      <w:lvlText w:val="%1."/>
      <w:lvlJc w:val="left"/>
      <w:pPr>
        <w:ind w:left="2430" w:hanging="360"/>
      </w:pPr>
      <w:rPr>
        <w:rFonts w:hint="default"/>
        <w:b/>
        <w:bCs w:val="0"/>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28" w15:restartNumberingAfterBreak="0">
    <w:nsid w:val="50AA560A"/>
    <w:multiLevelType w:val="hybridMultilevel"/>
    <w:tmpl w:val="56A214A2"/>
    <w:lvl w:ilvl="0" w:tplc="85C08BF4">
      <w:numFmt w:val="bullet"/>
      <w:lvlText w:val="•"/>
      <w:lvlJc w:val="left"/>
      <w:pPr>
        <w:ind w:left="1440" w:hanging="360"/>
      </w:pPr>
      <w:rPr>
        <w:rFonts w:ascii="Times New Roman" w:eastAsia="Calibr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5CC41AF"/>
    <w:multiLevelType w:val="multilevel"/>
    <w:tmpl w:val="288E487A"/>
    <w:lvl w:ilvl="0">
      <w:start w:val="1"/>
      <w:numFmt w:val="upperLetter"/>
      <w:lvlText w:val="%1."/>
      <w:lvlJc w:val="left"/>
      <w:pPr>
        <w:tabs>
          <w:tab w:val="num" w:pos="360"/>
        </w:tabs>
        <w:ind w:left="360" w:hanging="360"/>
      </w:pPr>
      <w:rPr>
        <w:rFonts w:ascii="Arial" w:hAnsi="Arial" w:cs="Arial" w:hint="default"/>
        <w:b/>
        <w:bCs/>
        <w:i w:val="0"/>
        <w:iCs w:val="0"/>
        <w:sz w:val="22"/>
        <w:szCs w:val="22"/>
      </w:rPr>
    </w:lvl>
    <w:lvl w:ilvl="1">
      <w:start w:val="1"/>
      <w:numFmt w:val="decimal"/>
      <w:lvlText w:val="%2."/>
      <w:lvlJc w:val="left"/>
      <w:pPr>
        <w:tabs>
          <w:tab w:val="num" w:pos="792"/>
        </w:tabs>
        <w:ind w:left="792" w:hanging="432"/>
      </w:pPr>
      <w:rPr>
        <w:rFonts w:cs="Times New Roman" w:hint="default"/>
        <w:b w:val="0"/>
        <w:bCs/>
      </w:rPr>
    </w:lvl>
    <w:lvl w:ilvl="2">
      <w:start w:val="1"/>
      <w:numFmt w:val="decimal"/>
      <w:lvlText w:val="%3."/>
      <w:lvlJc w:val="left"/>
      <w:pPr>
        <w:tabs>
          <w:tab w:val="num" w:pos="1008"/>
        </w:tabs>
        <w:ind w:left="1008" w:hanging="360"/>
      </w:pPr>
      <w:rPr>
        <w:rFonts w:cs="Times New Roman" w:hint="default"/>
        <w:b w:val="0"/>
      </w:rPr>
    </w:lvl>
    <w:lvl w:ilvl="3">
      <w:start w:val="1"/>
      <w:numFmt w:val="upperRoman"/>
      <w:lvlText w:val="%4."/>
      <w:lvlJc w:val="left"/>
      <w:pPr>
        <w:ind w:left="1512" w:hanging="360"/>
      </w:pPr>
      <w:rPr>
        <w:rFonts w:hint="default"/>
        <w:b w:val="0"/>
        <w:bCs/>
      </w:rPr>
    </w:lvl>
    <w:lvl w:ilvl="4">
      <w:start w:val="1"/>
      <w:numFmt w:val="lowerRoman"/>
      <w:lvlText w:val="%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30" w15:restartNumberingAfterBreak="0">
    <w:nsid w:val="567768F4"/>
    <w:multiLevelType w:val="hybridMultilevel"/>
    <w:tmpl w:val="871E2DB4"/>
    <w:lvl w:ilvl="0" w:tplc="0409000F">
      <w:start w:val="1"/>
      <w:numFmt w:val="decimal"/>
      <w:lvlText w:val="%1."/>
      <w:lvlJc w:val="left"/>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57093195"/>
    <w:multiLevelType w:val="hybridMultilevel"/>
    <w:tmpl w:val="B7CA6818"/>
    <w:lvl w:ilvl="0" w:tplc="DEA4CD50">
      <w:start w:val="1"/>
      <w:numFmt w:val="upperRoman"/>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7B5752E"/>
    <w:multiLevelType w:val="hybridMultilevel"/>
    <w:tmpl w:val="8092DE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7D01CBC"/>
    <w:multiLevelType w:val="hybridMultilevel"/>
    <w:tmpl w:val="F63AC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F5468E"/>
    <w:multiLevelType w:val="hybridMultilevel"/>
    <w:tmpl w:val="D2A23648"/>
    <w:lvl w:ilvl="0" w:tplc="E21287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9125F3"/>
    <w:multiLevelType w:val="hybridMultilevel"/>
    <w:tmpl w:val="430457FC"/>
    <w:lvl w:ilvl="0" w:tplc="85C08BF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D7275D"/>
    <w:multiLevelType w:val="hybridMultilevel"/>
    <w:tmpl w:val="339C7122"/>
    <w:lvl w:ilvl="0" w:tplc="E6E4630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C266FB9"/>
    <w:multiLevelType w:val="hybridMultilevel"/>
    <w:tmpl w:val="71FE94E0"/>
    <w:lvl w:ilvl="0" w:tplc="85C08BF4">
      <w:numFmt w:val="bullet"/>
      <w:lvlText w:val="•"/>
      <w:lvlJc w:val="left"/>
      <w:pPr>
        <w:ind w:left="1440" w:hanging="360"/>
      </w:pPr>
      <w:rPr>
        <w:rFonts w:ascii="Times New Roman" w:eastAsia="Calibr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64526061"/>
    <w:multiLevelType w:val="hybridMultilevel"/>
    <w:tmpl w:val="D9B6C10E"/>
    <w:lvl w:ilvl="0" w:tplc="85C08BF4">
      <w:numFmt w:val="bullet"/>
      <w:lvlText w:val="•"/>
      <w:lvlJc w:val="left"/>
      <w:pPr>
        <w:ind w:left="720" w:hanging="360"/>
      </w:pPr>
      <w:rPr>
        <w:rFonts w:ascii="Times New Roman" w:eastAsia="Calibr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6DB3BE4"/>
    <w:multiLevelType w:val="hybridMultilevel"/>
    <w:tmpl w:val="BF8C050E"/>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9AA7B09"/>
    <w:multiLevelType w:val="hybridMultilevel"/>
    <w:tmpl w:val="09E631E6"/>
    <w:lvl w:ilvl="0" w:tplc="85C08BF4">
      <w:numFmt w:val="bullet"/>
      <w:lvlText w:val="•"/>
      <w:lvlJc w:val="left"/>
      <w:pPr>
        <w:ind w:left="1440" w:hanging="360"/>
      </w:pPr>
      <w:rPr>
        <w:rFonts w:ascii="Times New Roman" w:eastAsia="Calibr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6BB54A55"/>
    <w:multiLevelType w:val="hybridMultilevel"/>
    <w:tmpl w:val="E5B85AC2"/>
    <w:lvl w:ilvl="0" w:tplc="E212874A">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2D36761"/>
    <w:multiLevelType w:val="hybridMultilevel"/>
    <w:tmpl w:val="9D043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41B76BD"/>
    <w:multiLevelType w:val="hybridMultilevel"/>
    <w:tmpl w:val="1AE29084"/>
    <w:lvl w:ilvl="0" w:tplc="04090017">
      <w:start w:val="1"/>
      <w:numFmt w:val="lowerLetter"/>
      <w:lvlText w:val="%1)"/>
      <w:lvlJc w:val="left"/>
      <w:pPr>
        <w:ind w:left="720" w:hanging="360"/>
      </w:pPr>
    </w:lvl>
    <w:lvl w:ilvl="1" w:tplc="B9BCE924">
      <w:start w:val="1"/>
      <w:numFmt w:val="lowerLetter"/>
      <w:lvlText w:val="%2."/>
      <w:lvlJc w:val="left"/>
      <w:pPr>
        <w:ind w:left="1440" w:hanging="360"/>
      </w:pPr>
      <w:rPr>
        <w:b/>
        <w:bCs/>
      </w:rPr>
    </w:lvl>
    <w:lvl w:ilvl="2" w:tplc="BE0A3AB0">
      <w:start w:val="1"/>
      <w:numFmt w:val="upperRoman"/>
      <w:lvlText w:val="%3."/>
      <w:lvlJc w:val="left"/>
      <w:pPr>
        <w:ind w:left="2700" w:hanging="720"/>
      </w:pPr>
      <w:rPr>
        <w:rFonts w:ascii="Arial" w:hAnsi="Arial" w:cs="Arial" w:hint="default"/>
        <w:b/>
        <w:i w:val="0"/>
        <w:iCs w:val="0"/>
        <w:sz w:val="22"/>
        <w:szCs w:val="22"/>
      </w:rPr>
    </w:lvl>
    <w:lvl w:ilvl="3" w:tplc="845AE7C2">
      <w:start w:val="9"/>
      <w:numFmt w:val="decimal"/>
      <w:lvlText w:val="%4."/>
      <w:lvlJc w:val="left"/>
      <w:pPr>
        <w:ind w:left="2880" w:hanging="360"/>
      </w:pPr>
      <w:rPr>
        <w:rFonts w:hint="default"/>
        <w:b/>
        <w:u w:val="single"/>
      </w:rPr>
    </w:lvl>
    <w:lvl w:ilvl="4" w:tplc="07E8B924">
      <w:start w:val="19"/>
      <w:numFmt w:val="decimal"/>
      <w:lvlText w:val="%5."/>
      <w:lvlJc w:val="left"/>
      <w:pPr>
        <w:ind w:left="3600" w:hanging="360"/>
      </w:pPr>
      <w:rPr>
        <w:rFonts w:hint="default"/>
        <w:b/>
        <w:u w:val="single"/>
      </w:r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1549BE"/>
    <w:multiLevelType w:val="hybridMultilevel"/>
    <w:tmpl w:val="74E4A9E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C442103"/>
    <w:multiLevelType w:val="hybridMultilevel"/>
    <w:tmpl w:val="72EE6E1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CF80E4C"/>
    <w:multiLevelType w:val="hybridMultilevel"/>
    <w:tmpl w:val="66BCDBCE"/>
    <w:lvl w:ilvl="0" w:tplc="04090019">
      <w:start w:val="1"/>
      <w:numFmt w:val="lowerLetter"/>
      <w:lvlText w:val="%1."/>
      <w:lvlJc w:val="left"/>
      <w:pPr>
        <w:ind w:left="3108" w:hanging="360"/>
      </w:pPr>
      <w:rPr>
        <w:rFonts w:hint="default"/>
        <w:color w:val="auto"/>
      </w:rPr>
    </w:lvl>
    <w:lvl w:ilvl="1" w:tplc="04090019" w:tentative="1">
      <w:start w:val="1"/>
      <w:numFmt w:val="lowerLetter"/>
      <w:lvlText w:val="%2."/>
      <w:lvlJc w:val="left"/>
      <w:pPr>
        <w:ind w:left="6935" w:hanging="360"/>
      </w:pPr>
    </w:lvl>
    <w:lvl w:ilvl="2" w:tplc="0409001B" w:tentative="1">
      <w:start w:val="1"/>
      <w:numFmt w:val="lowerRoman"/>
      <w:lvlText w:val="%3."/>
      <w:lvlJc w:val="right"/>
      <w:pPr>
        <w:ind w:left="7655" w:hanging="180"/>
      </w:pPr>
    </w:lvl>
    <w:lvl w:ilvl="3" w:tplc="0409000F" w:tentative="1">
      <w:start w:val="1"/>
      <w:numFmt w:val="decimal"/>
      <w:lvlText w:val="%4."/>
      <w:lvlJc w:val="left"/>
      <w:pPr>
        <w:ind w:left="8375" w:hanging="360"/>
      </w:pPr>
    </w:lvl>
    <w:lvl w:ilvl="4" w:tplc="04090019" w:tentative="1">
      <w:start w:val="1"/>
      <w:numFmt w:val="lowerLetter"/>
      <w:lvlText w:val="%5."/>
      <w:lvlJc w:val="left"/>
      <w:pPr>
        <w:ind w:left="9095" w:hanging="360"/>
      </w:pPr>
    </w:lvl>
    <w:lvl w:ilvl="5" w:tplc="0409001B" w:tentative="1">
      <w:start w:val="1"/>
      <w:numFmt w:val="lowerRoman"/>
      <w:lvlText w:val="%6."/>
      <w:lvlJc w:val="right"/>
      <w:pPr>
        <w:ind w:left="9815" w:hanging="180"/>
      </w:pPr>
    </w:lvl>
    <w:lvl w:ilvl="6" w:tplc="0409000F" w:tentative="1">
      <w:start w:val="1"/>
      <w:numFmt w:val="decimal"/>
      <w:lvlText w:val="%7."/>
      <w:lvlJc w:val="left"/>
      <w:pPr>
        <w:ind w:left="10535" w:hanging="360"/>
      </w:pPr>
    </w:lvl>
    <w:lvl w:ilvl="7" w:tplc="04090019" w:tentative="1">
      <w:start w:val="1"/>
      <w:numFmt w:val="lowerLetter"/>
      <w:lvlText w:val="%8."/>
      <w:lvlJc w:val="left"/>
      <w:pPr>
        <w:ind w:left="11255" w:hanging="360"/>
      </w:pPr>
    </w:lvl>
    <w:lvl w:ilvl="8" w:tplc="0409001B" w:tentative="1">
      <w:start w:val="1"/>
      <w:numFmt w:val="lowerRoman"/>
      <w:lvlText w:val="%9."/>
      <w:lvlJc w:val="right"/>
      <w:pPr>
        <w:ind w:left="11975" w:hanging="180"/>
      </w:pPr>
    </w:lvl>
  </w:abstractNum>
  <w:num w:numId="1" w16cid:durableId="265236271">
    <w:abstractNumId w:val="29"/>
  </w:num>
  <w:num w:numId="2" w16cid:durableId="1867136127">
    <w:abstractNumId w:val="2"/>
  </w:num>
  <w:num w:numId="3" w16cid:durableId="217666688">
    <w:abstractNumId w:val="12"/>
  </w:num>
  <w:num w:numId="4" w16cid:durableId="1524249650">
    <w:abstractNumId w:val="21"/>
  </w:num>
  <w:num w:numId="5" w16cid:durableId="1125661185">
    <w:abstractNumId w:val="43"/>
  </w:num>
  <w:num w:numId="6" w16cid:durableId="584732693">
    <w:abstractNumId w:val="45"/>
  </w:num>
  <w:num w:numId="7" w16cid:durableId="864564906">
    <w:abstractNumId w:val="10"/>
  </w:num>
  <w:num w:numId="8" w16cid:durableId="765733626">
    <w:abstractNumId w:val="15"/>
  </w:num>
  <w:num w:numId="9" w16cid:durableId="49967875">
    <w:abstractNumId w:val="39"/>
  </w:num>
  <w:num w:numId="10" w16cid:durableId="804813907">
    <w:abstractNumId w:val="16"/>
  </w:num>
  <w:num w:numId="11" w16cid:durableId="764225896">
    <w:abstractNumId w:val="8"/>
  </w:num>
  <w:num w:numId="12" w16cid:durableId="1886023016">
    <w:abstractNumId w:val="44"/>
  </w:num>
  <w:num w:numId="13" w16cid:durableId="1572502211">
    <w:abstractNumId w:val="7"/>
  </w:num>
  <w:num w:numId="14" w16cid:durableId="1156848161">
    <w:abstractNumId w:val="22"/>
  </w:num>
  <w:num w:numId="15" w16cid:durableId="1186945875">
    <w:abstractNumId w:val="46"/>
  </w:num>
  <w:num w:numId="16" w16cid:durableId="1879118692">
    <w:abstractNumId w:val="30"/>
  </w:num>
  <w:num w:numId="17" w16cid:durableId="906451201">
    <w:abstractNumId w:val="36"/>
  </w:num>
  <w:num w:numId="18" w16cid:durableId="10498166">
    <w:abstractNumId w:val="33"/>
  </w:num>
  <w:num w:numId="19" w16cid:durableId="1060863364">
    <w:abstractNumId w:val="32"/>
  </w:num>
  <w:num w:numId="20" w16cid:durableId="2141142606">
    <w:abstractNumId w:val="20"/>
  </w:num>
  <w:num w:numId="21" w16cid:durableId="1084107222">
    <w:abstractNumId w:val="24"/>
  </w:num>
  <w:num w:numId="22" w16cid:durableId="427165273">
    <w:abstractNumId w:val="14"/>
  </w:num>
  <w:num w:numId="23" w16cid:durableId="422265947">
    <w:abstractNumId w:val="5"/>
  </w:num>
  <w:num w:numId="24" w16cid:durableId="1460146521">
    <w:abstractNumId w:val="11"/>
  </w:num>
  <w:num w:numId="25" w16cid:durableId="1303149608">
    <w:abstractNumId w:val="27"/>
  </w:num>
  <w:num w:numId="26" w16cid:durableId="1714033421">
    <w:abstractNumId w:val="1"/>
  </w:num>
  <w:num w:numId="27" w16cid:durableId="1949315711">
    <w:abstractNumId w:val="9"/>
  </w:num>
  <w:num w:numId="28" w16cid:durableId="97336034">
    <w:abstractNumId w:val="29"/>
    <w:lvlOverride w:ilvl="0">
      <w:lvl w:ilvl="0">
        <w:start w:val="1"/>
        <w:numFmt w:val="upperLetter"/>
        <w:lvlText w:val="%1."/>
        <w:lvlJc w:val="left"/>
        <w:pPr>
          <w:tabs>
            <w:tab w:val="num" w:pos="360"/>
          </w:tabs>
          <w:ind w:left="360" w:hanging="360"/>
        </w:pPr>
        <w:rPr>
          <w:rFonts w:cs="Times New Roman" w:hint="default"/>
          <w:b/>
          <w:bCs/>
          <w:i w:val="0"/>
          <w:iCs w:val="0"/>
        </w:rPr>
      </w:lvl>
    </w:lvlOverride>
    <w:lvlOverride w:ilvl="1">
      <w:lvl w:ilvl="1">
        <w:start w:val="1"/>
        <w:numFmt w:val="decimal"/>
        <w:lvlText w:val="%2."/>
        <w:lvlJc w:val="left"/>
        <w:pPr>
          <w:tabs>
            <w:tab w:val="num" w:pos="792"/>
          </w:tabs>
          <w:ind w:left="792" w:hanging="432"/>
        </w:pPr>
        <w:rPr>
          <w:rFonts w:cs="Times New Roman" w:hint="default"/>
          <w:b w:val="0"/>
          <w:bCs/>
        </w:rPr>
      </w:lvl>
    </w:lvlOverride>
    <w:lvlOverride w:ilvl="2">
      <w:lvl w:ilvl="2">
        <w:start w:val="1"/>
        <w:numFmt w:val="decimal"/>
        <w:lvlText w:val="%3."/>
        <w:lvlJc w:val="left"/>
        <w:pPr>
          <w:tabs>
            <w:tab w:val="num" w:pos="1008"/>
          </w:tabs>
          <w:ind w:left="1008" w:hanging="360"/>
        </w:pPr>
        <w:rPr>
          <w:rFonts w:cs="Times New Roman" w:hint="default"/>
          <w:b w:val="0"/>
        </w:rPr>
      </w:lvl>
    </w:lvlOverride>
    <w:lvlOverride w:ilvl="3">
      <w:lvl w:ilvl="3">
        <w:start w:val="1"/>
        <w:numFmt w:val="lowerRoman"/>
        <w:lvlText w:val="%4."/>
        <w:lvlJc w:val="left"/>
        <w:pPr>
          <w:tabs>
            <w:tab w:val="num" w:pos="2016"/>
          </w:tabs>
          <w:ind w:left="2016" w:hanging="864"/>
        </w:pPr>
        <w:rPr>
          <w:rFonts w:cs="Times New Roman" w:hint="default"/>
        </w:rPr>
      </w:lvl>
    </w:lvlOverride>
    <w:lvlOverride w:ilvl="4">
      <w:lvl w:ilvl="4">
        <w:start w:val="1"/>
        <w:numFmt w:val="lowerRoman"/>
        <w:lvlText w:val="%5."/>
        <w:lvlJc w:val="left"/>
        <w:pPr>
          <w:tabs>
            <w:tab w:val="num" w:pos="2520"/>
          </w:tabs>
          <w:ind w:left="2232" w:hanging="792"/>
        </w:pPr>
        <w:rPr>
          <w:rFonts w:cs="Times New Roman" w:hint="default"/>
        </w:rPr>
      </w:lvl>
    </w:lvlOverride>
    <w:lvlOverride w:ilvl="5">
      <w:lvl w:ilvl="5">
        <w:start w:val="1"/>
        <w:numFmt w:val="decimal"/>
        <w:lvlText w:val="%1.%2.%3.%4.%5.%6."/>
        <w:lvlJc w:val="left"/>
        <w:pPr>
          <w:tabs>
            <w:tab w:val="num" w:pos="2880"/>
          </w:tabs>
          <w:ind w:left="2736" w:hanging="936"/>
        </w:pPr>
        <w:rPr>
          <w:rFonts w:cs="Times New Roman" w:hint="default"/>
        </w:rPr>
      </w:lvl>
    </w:lvlOverride>
    <w:lvlOverride w:ilvl="6">
      <w:lvl w:ilvl="6">
        <w:start w:val="1"/>
        <w:numFmt w:val="decimal"/>
        <w:lvlText w:val="%1.%2.%3.%4.%5.%6.%7."/>
        <w:lvlJc w:val="left"/>
        <w:pPr>
          <w:tabs>
            <w:tab w:val="num" w:pos="3600"/>
          </w:tabs>
          <w:ind w:left="3240" w:hanging="1080"/>
        </w:pPr>
        <w:rPr>
          <w:rFonts w:cs="Times New Roman" w:hint="default"/>
        </w:rPr>
      </w:lvl>
    </w:lvlOverride>
    <w:lvlOverride w:ilvl="7">
      <w:lvl w:ilvl="7">
        <w:start w:val="1"/>
        <w:numFmt w:val="decimal"/>
        <w:lvlText w:val="%1.%2.%3.%4.%5.%6.%7.%8."/>
        <w:lvlJc w:val="left"/>
        <w:pPr>
          <w:tabs>
            <w:tab w:val="num" w:pos="3960"/>
          </w:tabs>
          <w:ind w:left="3744" w:hanging="1224"/>
        </w:pPr>
        <w:rPr>
          <w:rFonts w:cs="Times New Roman" w:hint="default"/>
        </w:rPr>
      </w:lvl>
    </w:lvlOverride>
    <w:lvlOverride w:ilvl="8">
      <w:lvl w:ilvl="8">
        <w:start w:val="1"/>
        <w:numFmt w:val="decimal"/>
        <w:lvlText w:val="%1.%2.%3.%4.%5.%6.%7.%8.%9."/>
        <w:lvlJc w:val="left"/>
        <w:pPr>
          <w:tabs>
            <w:tab w:val="num" w:pos="4680"/>
          </w:tabs>
          <w:ind w:left="4320" w:hanging="1440"/>
        </w:pPr>
        <w:rPr>
          <w:rFonts w:cs="Times New Roman" w:hint="default"/>
        </w:rPr>
      </w:lvl>
    </w:lvlOverride>
  </w:num>
  <w:num w:numId="29" w16cid:durableId="1080256851">
    <w:abstractNumId w:val="31"/>
  </w:num>
  <w:num w:numId="30" w16cid:durableId="875775887">
    <w:abstractNumId w:val="13"/>
  </w:num>
  <w:num w:numId="31" w16cid:durableId="853612508">
    <w:abstractNumId w:val="19"/>
  </w:num>
  <w:num w:numId="32" w16cid:durableId="55125986">
    <w:abstractNumId w:val="42"/>
  </w:num>
  <w:num w:numId="33" w16cid:durableId="534734048">
    <w:abstractNumId w:val="17"/>
  </w:num>
  <w:num w:numId="34" w16cid:durableId="787697536">
    <w:abstractNumId w:val="6"/>
  </w:num>
  <w:num w:numId="35" w16cid:durableId="1700163756">
    <w:abstractNumId w:val="37"/>
  </w:num>
  <w:num w:numId="36" w16cid:durableId="547029829">
    <w:abstractNumId w:val="4"/>
  </w:num>
  <w:num w:numId="37" w16cid:durableId="1399136171">
    <w:abstractNumId w:val="3"/>
  </w:num>
  <w:num w:numId="38" w16cid:durableId="357462986">
    <w:abstractNumId w:val="18"/>
  </w:num>
  <w:num w:numId="39" w16cid:durableId="939993170">
    <w:abstractNumId w:val="26"/>
  </w:num>
  <w:num w:numId="40" w16cid:durableId="682518731">
    <w:abstractNumId w:val="0"/>
  </w:num>
  <w:num w:numId="41" w16cid:durableId="1297836298">
    <w:abstractNumId w:val="40"/>
  </w:num>
  <w:num w:numId="42" w16cid:durableId="1899827906">
    <w:abstractNumId w:val="23"/>
  </w:num>
  <w:num w:numId="43" w16cid:durableId="1775325179">
    <w:abstractNumId w:val="25"/>
  </w:num>
  <w:num w:numId="44" w16cid:durableId="1172256707">
    <w:abstractNumId w:val="38"/>
  </w:num>
  <w:num w:numId="45" w16cid:durableId="587620840">
    <w:abstractNumId w:val="34"/>
  </w:num>
  <w:num w:numId="46" w16cid:durableId="1688558506">
    <w:abstractNumId w:val="35"/>
  </w:num>
  <w:num w:numId="47" w16cid:durableId="1776562371">
    <w:abstractNumId w:val="41"/>
  </w:num>
  <w:num w:numId="48" w16cid:durableId="32513069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Jules, Daleth C">
    <w15:presenceInfo w15:providerId="AD" w15:userId="S::Daleth.Jean-Jules@va.gov::afead682-74ea-4279-9113-01c03a46e9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D6B"/>
    <w:rsid w:val="00003332"/>
    <w:rsid w:val="00007238"/>
    <w:rsid w:val="0001573A"/>
    <w:rsid w:val="00023BF1"/>
    <w:rsid w:val="00044D6B"/>
    <w:rsid w:val="00046657"/>
    <w:rsid w:val="00047A99"/>
    <w:rsid w:val="00060C8F"/>
    <w:rsid w:val="000658D8"/>
    <w:rsid w:val="00065ACD"/>
    <w:rsid w:val="00067DAF"/>
    <w:rsid w:val="00071545"/>
    <w:rsid w:val="00081A48"/>
    <w:rsid w:val="000857D8"/>
    <w:rsid w:val="00094C4B"/>
    <w:rsid w:val="0009508D"/>
    <w:rsid w:val="00097E48"/>
    <w:rsid w:val="000A2133"/>
    <w:rsid w:val="000B2713"/>
    <w:rsid w:val="000B73E7"/>
    <w:rsid w:val="000C75EA"/>
    <w:rsid w:val="000D00F1"/>
    <w:rsid w:val="000D349F"/>
    <w:rsid w:val="000E4616"/>
    <w:rsid w:val="000E4701"/>
    <w:rsid w:val="000E7D7C"/>
    <w:rsid w:val="000F0B21"/>
    <w:rsid w:val="00104ED3"/>
    <w:rsid w:val="00105E19"/>
    <w:rsid w:val="00114389"/>
    <w:rsid w:val="0012133C"/>
    <w:rsid w:val="00127A3F"/>
    <w:rsid w:val="00133EB0"/>
    <w:rsid w:val="00134FCF"/>
    <w:rsid w:val="0014546A"/>
    <w:rsid w:val="00152059"/>
    <w:rsid w:val="00153A79"/>
    <w:rsid w:val="00157867"/>
    <w:rsid w:val="00161558"/>
    <w:rsid w:val="00165343"/>
    <w:rsid w:val="00167273"/>
    <w:rsid w:val="00170963"/>
    <w:rsid w:val="00174765"/>
    <w:rsid w:val="00181319"/>
    <w:rsid w:val="00194CD9"/>
    <w:rsid w:val="001955E5"/>
    <w:rsid w:val="001B0A8B"/>
    <w:rsid w:val="001B25E2"/>
    <w:rsid w:val="001B4464"/>
    <w:rsid w:val="001B7AEC"/>
    <w:rsid w:val="001C2ECD"/>
    <w:rsid w:val="001C3CE0"/>
    <w:rsid w:val="001D1F77"/>
    <w:rsid w:val="001E64BC"/>
    <w:rsid w:val="00200A80"/>
    <w:rsid w:val="002110B9"/>
    <w:rsid w:val="0022569A"/>
    <w:rsid w:val="00231456"/>
    <w:rsid w:val="00251DD0"/>
    <w:rsid w:val="00272427"/>
    <w:rsid w:val="0027349F"/>
    <w:rsid w:val="00276DE6"/>
    <w:rsid w:val="002832EB"/>
    <w:rsid w:val="00284372"/>
    <w:rsid w:val="00287A52"/>
    <w:rsid w:val="00294508"/>
    <w:rsid w:val="002C540C"/>
    <w:rsid w:val="002C7D8A"/>
    <w:rsid w:val="002E05AD"/>
    <w:rsid w:val="002E70B4"/>
    <w:rsid w:val="002E7BF4"/>
    <w:rsid w:val="002E7EA3"/>
    <w:rsid w:val="00303006"/>
    <w:rsid w:val="00306872"/>
    <w:rsid w:val="003071B7"/>
    <w:rsid w:val="00320099"/>
    <w:rsid w:val="00323D4E"/>
    <w:rsid w:val="00332568"/>
    <w:rsid w:val="003376E7"/>
    <w:rsid w:val="00340E55"/>
    <w:rsid w:val="003416C5"/>
    <w:rsid w:val="00342C67"/>
    <w:rsid w:val="003434D0"/>
    <w:rsid w:val="00344911"/>
    <w:rsid w:val="00347C68"/>
    <w:rsid w:val="00347D7C"/>
    <w:rsid w:val="003505BA"/>
    <w:rsid w:val="003575AF"/>
    <w:rsid w:val="003731FA"/>
    <w:rsid w:val="003733F2"/>
    <w:rsid w:val="00380567"/>
    <w:rsid w:val="00384B52"/>
    <w:rsid w:val="00387152"/>
    <w:rsid w:val="0039243B"/>
    <w:rsid w:val="00396FB8"/>
    <w:rsid w:val="003A2B6E"/>
    <w:rsid w:val="003B19AD"/>
    <w:rsid w:val="003B427D"/>
    <w:rsid w:val="003D0A88"/>
    <w:rsid w:val="003E3B52"/>
    <w:rsid w:val="003F4957"/>
    <w:rsid w:val="00400D5F"/>
    <w:rsid w:val="00405D4A"/>
    <w:rsid w:val="004063E2"/>
    <w:rsid w:val="0042036C"/>
    <w:rsid w:val="00422E07"/>
    <w:rsid w:val="00434E7C"/>
    <w:rsid w:val="00444F39"/>
    <w:rsid w:val="00446847"/>
    <w:rsid w:val="004770C0"/>
    <w:rsid w:val="0048039A"/>
    <w:rsid w:val="004917B4"/>
    <w:rsid w:val="00492B57"/>
    <w:rsid w:val="00492DD0"/>
    <w:rsid w:val="004B04C8"/>
    <w:rsid w:val="004B6445"/>
    <w:rsid w:val="004D091E"/>
    <w:rsid w:val="004E29D9"/>
    <w:rsid w:val="00504DDE"/>
    <w:rsid w:val="00521768"/>
    <w:rsid w:val="00541072"/>
    <w:rsid w:val="00542F58"/>
    <w:rsid w:val="00551F48"/>
    <w:rsid w:val="00553DA7"/>
    <w:rsid w:val="005542BD"/>
    <w:rsid w:val="00566182"/>
    <w:rsid w:val="005734C5"/>
    <w:rsid w:val="00576FBC"/>
    <w:rsid w:val="00577864"/>
    <w:rsid w:val="0058209E"/>
    <w:rsid w:val="00587563"/>
    <w:rsid w:val="005929AF"/>
    <w:rsid w:val="00592C6A"/>
    <w:rsid w:val="0059667A"/>
    <w:rsid w:val="005B4ED3"/>
    <w:rsid w:val="005C33F6"/>
    <w:rsid w:val="005C6F52"/>
    <w:rsid w:val="005D17B1"/>
    <w:rsid w:val="005D6522"/>
    <w:rsid w:val="005D766A"/>
    <w:rsid w:val="005D7AB3"/>
    <w:rsid w:val="005F79F7"/>
    <w:rsid w:val="00603156"/>
    <w:rsid w:val="00603679"/>
    <w:rsid w:val="00611218"/>
    <w:rsid w:val="00612ACC"/>
    <w:rsid w:val="00620F70"/>
    <w:rsid w:val="00624699"/>
    <w:rsid w:val="00632FC5"/>
    <w:rsid w:val="00654C5F"/>
    <w:rsid w:val="00663E52"/>
    <w:rsid w:val="00667886"/>
    <w:rsid w:val="0067028F"/>
    <w:rsid w:val="00671346"/>
    <w:rsid w:val="00672BEA"/>
    <w:rsid w:val="006929A5"/>
    <w:rsid w:val="006B18E4"/>
    <w:rsid w:val="006B2F3B"/>
    <w:rsid w:val="006B3ACA"/>
    <w:rsid w:val="006B6709"/>
    <w:rsid w:val="006B6E0A"/>
    <w:rsid w:val="006C2073"/>
    <w:rsid w:val="006C3DBF"/>
    <w:rsid w:val="006D2B61"/>
    <w:rsid w:val="006D2E73"/>
    <w:rsid w:val="006E44F0"/>
    <w:rsid w:val="006E68CE"/>
    <w:rsid w:val="00706743"/>
    <w:rsid w:val="007112EA"/>
    <w:rsid w:val="00714FD8"/>
    <w:rsid w:val="00715652"/>
    <w:rsid w:val="00725084"/>
    <w:rsid w:val="0073148B"/>
    <w:rsid w:val="00731653"/>
    <w:rsid w:val="00731F0E"/>
    <w:rsid w:val="00736CE6"/>
    <w:rsid w:val="0074208D"/>
    <w:rsid w:val="00750708"/>
    <w:rsid w:val="00756AD9"/>
    <w:rsid w:val="00756B8F"/>
    <w:rsid w:val="0076486D"/>
    <w:rsid w:val="00772648"/>
    <w:rsid w:val="007916EB"/>
    <w:rsid w:val="00792B42"/>
    <w:rsid w:val="007A054B"/>
    <w:rsid w:val="007C4406"/>
    <w:rsid w:val="007D7F9E"/>
    <w:rsid w:val="007E256A"/>
    <w:rsid w:val="007F43B1"/>
    <w:rsid w:val="007F57F5"/>
    <w:rsid w:val="00810302"/>
    <w:rsid w:val="00826C89"/>
    <w:rsid w:val="00832246"/>
    <w:rsid w:val="00832916"/>
    <w:rsid w:val="00842D9A"/>
    <w:rsid w:val="008476AE"/>
    <w:rsid w:val="00850CD1"/>
    <w:rsid w:val="008515EB"/>
    <w:rsid w:val="00860E93"/>
    <w:rsid w:val="00872DCB"/>
    <w:rsid w:val="00874B9B"/>
    <w:rsid w:val="00880679"/>
    <w:rsid w:val="00887765"/>
    <w:rsid w:val="00892357"/>
    <w:rsid w:val="00892430"/>
    <w:rsid w:val="008977BA"/>
    <w:rsid w:val="008C24DA"/>
    <w:rsid w:val="008C28FB"/>
    <w:rsid w:val="008C78C0"/>
    <w:rsid w:val="008E6512"/>
    <w:rsid w:val="008F09BD"/>
    <w:rsid w:val="008F29AB"/>
    <w:rsid w:val="00907EEA"/>
    <w:rsid w:val="009147A0"/>
    <w:rsid w:val="009350E0"/>
    <w:rsid w:val="009402F3"/>
    <w:rsid w:val="009503AF"/>
    <w:rsid w:val="00952143"/>
    <w:rsid w:val="0096020F"/>
    <w:rsid w:val="00962E6F"/>
    <w:rsid w:val="009635B0"/>
    <w:rsid w:val="009837BD"/>
    <w:rsid w:val="00985154"/>
    <w:rsid w:val="009919D4"/>
    <w:rsid w:val="00992A49"/>
    <w:rsid w:val="009A076A"/>
    <w:rsid w:val="009A1E13"/>
    <w:rsid w:val="009A5984"/>
    <w:rsid w:val="009B1C4B"/>
    <w:rsid w:val="009B4157"/>
    <w:rsid w:val="009C594C"/>
    <w:rsid w:val="009C7911"/>
    <w:rsid w:val="009D33C7"/>
    <w:rsid w:val="009E72B9"/>
    <w:rsid w:val="009E7EEE"/>
    <w:rsid w:val="00A0358D"/>
    <w:rsid w:val="00A04CA7"/>
    <w:rsid w:val="00A23F27"/>
    <w:rsid w:val="00A245C0"/>
    <w:rsid w:val="00A25882"/>
    <w:rsid w:val="00A276DA"/>
    <w:rsid w:val="00A5022C"/>
    <w:rsid w:val="00A557E6"/>
    <w:rsid w:val="00A63A72"/>
    <w:rsid w:val="00A65A0C"/>
    <w:rsid w:val="00A70510"/>
    <w:rsid w:val="00A73546"/>
    <w:rsid w:val="00AB4ECF"/>
    <w:rsid w:val="00AD7FA5"/>
    <w:rsid w:val="00AE7699"/>
    <w:rsid w:val="00AF46E3"/>
    <w:rsid w:val="00B05A3E"/>
    <w:rsid w:val="00B120EC"/>
    <w:rsid w:val="00B267B0"/>
    <w:rsid w:val="00B268F6"/>
    <w:rsid w:val="00B33C33"/>
    <w:rsid w:val="00B357D7"/>
    <w:rsid w:val="00B63D7E"/>
    <w:rsid w:val="00B706FB"/>
    <w:rsid w:val="00B71692"/>
    <w:rsid w:val="00B77A93"/>
    <w:rsid w:val="00B82E44"/>
    <w:rsid w:val="00B83BC3"/>
    <w:rsid w:val="00B94907"/>
    <w:rsid w:val="00BA7B03"/>
    <w:rsid w:val="00BB4708"/>
    <w:rsid w:val="00BD16EF"/>
    <w:rsid w:val="00C031D7"/>
    <w:rsid w:val="00C1131D"/>
    <w:rsid w:val="00C123F5"/>
    <w:rsid w:val="00C35D42"/>
    <w:rsid w:val="00C42517"/>
    <w:rsid w:val="00C42BEC"/>
    <w:rsid w:val="00C63EA7"/>
    <w:rsid w:val="00C6558A"/>
    <w:rsid w:val="00C75FA3"/>
    <w:rsid w:val="00C77DF5"/>
    <w:rsid w:val="00C8331B"/>
    <w:rsid w:val="00C950ED"/>
    <w:rsid w:val="00C95135"/>
    <w:rsid w:val="00C962E7"/>
    <w:rsid w:val="00CA3BF4"/>
    <w:rsid w:val="00CA7924"/>
    <w:rsid w:val="00CC3A8C"/>
    <w:rsid w:val="00CD0A94"/>
    <w:rsid w:val="00CD65CD"/>
    <w:rsid w:val="00CE0661"/>
    <w:rsid w:val="00D06755"/>
    <w:rsid w:val="00D154B3"/>
    <w:rsid w:val="00D305F4"/>
    <w:rsid w:val="00D47D2A"/>
    <w:rsid w:val="00D53000"/>
    <w:rsid w:val="00D67729"/>
    <w:rsid w:val="00D70D82"/>
    <w:rsid w:val="00D71FFF"/>
    <w:rsid w:val="00D744EE"/>
    <w:rsid w:val="00D7470A"/>
    <w:rsid w:val="00D85E56"/>
    <w:rsid w:val="00D87707"/>
    <w:rsid w:val="00D905ED"/>
    <w:rsid w:val="00D955B0"/>
    <w:rsid w:val="00D96DFB"/>
    <w:rsid w:val="00D974B0"/>
    <w:rsid w:val="00DA5A89"/>
    <w:rsid w:val="00DA6E69"/>
    <w:rsid w:val="00DB6F9B"/>
    <w:rsid w:val="00DC1CF8"/>
    <w:rsid w:val="00DC2D9A"/>
    <w:rsid w:val="00DC5064"/>
    <w:rsid w:val="00DD5E9B"/>
    <w:rsid w:val="00DE3504"/>
    <w:rsid w:val="00DE4BD6"/>
    <w:rsid w:val="00DF1AED"/>
    <w:rsid w:val="00E12095"/>
    <w:rsid w:val="00E21593"/>
    <w:rsid w:val="00E25F6E"/>
    <w:rsid w:val="00E27D54"/>
    <w:rsid w:val="00E30F53"/>
    <w:rsid w:val="00E31E75"/>
    <w:rsid w:val="00E41AEA"/>
    <w:rsid w:val="00E45F6B"/>
    <w:rsid w:val="00E50B95"/>
    <w:rsid w:val="00E61439"/>
    <w:rsid w:val="00E6438D"/>
    <w:rsid w:val="00E649C2"/>
    <w:rsid w:val="00E66A29"/>
    <w:rsid w:val="00E74808"/>
    <w:rsid w:val="00E75ED7"/>
    <w:rsid w:val="00E77A82"/>
    <w:rsid w:val="00E77E88"/>
    <w:rsid w:val="00E87A15"/>
    <w:rsid w:val="00E90D2A"/>
    <w:rsid w:val="00E92995"/>
    <w:rsid w:val="00E94A7B"/>
    <w:rsid w:val="00E970F9"/>
    <w:rsid w:val="00E97FD0"/>
    <w:rsid w:val="00EA1306"/>
    <w:rsid w:val="00EA61A1"/>
    <w:rsid w:val="00EB1B1C"/>
    <w:rsid w:val="00EB5B39"/>
    <w:rsid w:val="00EC0B7F"/>
    <w:rsid w:val="00EC142D"/>
    <w:rsid w:val="00ED5448"/>
    <w:rsid w:val="00EE15D1"/>
    <w:rsid w:val="00EE3997"/>
    <w:rsid w:val="00EE7A0F"/>
    <w:rsid w:val="00EF10B7"/>
    <w:rsid w:val="00EF4370"/>
    <w:rsid w:val="00EF6195"/>
    <w:rsid w:val="00F0095E"/>
    <w:rsid w:val="00F14286"/>
    <w:rsid w:val="00F24789"/>
    <w:rsid w:val="00F325F0"/>
    <w:rsid w:val="00F51EA1"/>
    <w:rsid w:val="00F528E1"/>
    <w:rsid w:val="00F56CBC"/>
    <w:rsid w:val="00F63322"/>
    <w:rsid w:val="00F72A67"/>
    <w:rsid w:val="00F81FA5"/>
    <w:rsid w:val="00F87A0E"/>
    <w:rsid w:val="00F91822"/>
    <w:rsid w:val="00F96872"/>
    <w:rsid w:val="00FA3A51"/>
    <w:rsid w:val="00FA494B"/>
    <w:rsid w:val="00FB48C9"/>
    <w:rsid w:val="00FC036D"/>
    <w:rsid w:val="00FC0415"/>
    <w:rsid w:val="00FC0694"/>
    <w:rsid w:val="00FD4616"/>
    <w:rsid w:val="00FE19CF"/>
    <w:rsid w:val="00FE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86558"/>
  <w15:docId w15:val="{7C609345-DFE9-4F30-A957-130D365A6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957"/>
  </w:style>
  <w:style w:type="paragraph" w:styleId="Heading1">
    <w:name w:val="heading 1"/>
    <w:basedOn w:val="Normal"/>
    <w:next w:val="Normal"/>
    <w:link w:val="Heading1Char"/>
    <w:uiPriority w:val="9"/>
    <w:qFormat/>
    <w:rsid w:val="006D2E7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D2E7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957"/>
    <w:pPr>
      <w:ind w:left="720"/>
      <w:contextualSpacing/>
    </w:pPr>
  </w:style>
  <w:style w:type="paragraph" w:customStyle="1" w:styleId="Default">
    <w:name w:val="Default"/>
    <w:rsid w:val="003F4957"/>
    <w:pPr>
      <w:autoSpaceDE w:val="0"/>
      <w:autoSpaceDN w:val="0"/>
      <w:adjustRightInd w:val="0"/>
      <w:spacing w:after="0" w:line="240" w:lineRule="auto"/>
    </w:pPr>
    <w:rPr>
      <w:rFonts w:ascii="Garamond" w:hAnsi="Garamond" w:cs="Garamond"/>
      <w:color w:val="000000"/>
      <w:sz w:val="24"/>
      <w:szCs w:val="24"/>
    </w:rPr>
  </w:style>
  <w:style w:type="paragraph" w:styleId="Footer">
    <w:name w:val="footer"/>
    <w:basedOn w:val="Normal"/>
    <w:link w:val="FooterChar"/>
    <w:uiPriority w:val="99"/>
    <w:unhideWhenUsed/>
    <w:rsid w:val="003F4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4957"/>
  </w:style>
  <w:style w:type="character" w:styleId="Hyperlink">
    <w:name w:val="Hyperlink"/>
    <w:basedOn w:val="DefaultParagraphFont"/>
    <w:uiPriority w:val="99"/>
    <w:unhideWhenUsed/>
    <w:rsid w:val="00671346"/>
    <w:rPr>
      <w:color w:val="0000FF" w:themeColor="hyperlink"/>
      <w:u w:val="single"/>
    </w:rPr>
  </w:style>
  <w:style w:type="character" w:styleId="UnresolvedMention">
    <w:name w:val="Unresolved Mention"/>
    <w:basedOn w:val="DefaultParagraphFont"/>
    <w:uiPriority w:val="99"/>
    <w:semiHidden/>
    <w:unhideWhenUsed/>
    <w:rsid w:val="00671346"/>
    <w:rPr>
      <w:color w:val="605E5C"/>
      <w:shd w:val="clear" w:color="auto" w:fill="E1DFDD"/>
    </w:rPr>
  </w:style>
  <w:style w:type="character" w:styleId="CommentReference">
    <w:name w:val="annotation reference"/>
    <w:basedOn w:val="DefaultParagraphFont"/>
    <w:uiPriority w:val="99"/>
    <w:semiHidden/>
    <w:unhideWhenUsed/>
    <w:rsid w:val="006929A5"/>
    <w:rPr>
      <w:sz w:val="16"/>
      <w:szCs w:val="16"/>
    </w:rPr>
  </w:style>
  <w:style w:type="paragraph" w:styleId="CommentText">
    <w:name w:val="annotation text"/>
    <w:basedOn w:val="Normal"/>
    <w:link w:val="CommentTextChar"/>
    <w:uiPriority w:val="99"/>
    <w:semiHidden/>
    <w:unhideWhenUsed/>
    <w:rsid w:val="006929A5"/>
    <w:pPr>
      <w:spacing w:line="240" w:lineRule="auto"/>
    </w:pPr>
    <w:rPr>
      <w:sz w:val="20"/>
      <w:szCs w:val="20"/>
    </w:rPr>
  </w:style>
  <w:style w:type="character" w:customStyle="1" w:styleId="CommentTextChar">
    <w:name w:val="Comment Text Char"/>
    <w:basedOn w:val="DefaultParagraphFont"/>
    <w:link w:val="CommentText"/>
    <w:uiPriority w:val="99"/>
    <w:semiHidden/>
    <w:rsid w:val="006929A5"/>
    <w:rPr>
      <w:sz w:val="20"/>
      <w:szCs w:val="20"/>
    </w:rPr>
  </w:style>
  <w:style w:type="paragraph" w:styleId="CommentSubject">
    <w:name w:val="annotation subject"/>
    <w:basedOn w:val="CommentText"/>
    <w:next w:val="CommentText"/>
    <w:link w:val="CommentSubjectChar"/>
    <w:uiPriority w:val="99"/>
    <w:semiHidden/>
    <w:unhideWhenUsed/>
    <w:rsid w:val="006929A5"/>
    <w:rPr>
      <w:b/>
      <w:bCs/>
    </w:rPr>
  </w:style>
  <w:style w:type="character" w:customStyle="1" w:styleId="CommentSubjectChar">
    <w:name w:val="Comment Subject Char"/>
    <w:basedOn w:val="CommentTextChar"/>
    <w:link w:val="CommentSubject"/>
    <w:uiPriority w:val="99"/>
    <w:semiHidden/>
    <w:rsid w:val="006929A5"/>
    <w:rPr>
      <w:b/>
      <w:bCs/>
      <w:sz w:val="20"/>
      <w:szCs w:val="20"/>
    </w:rPr>
  </w:style>
  <w:style w:type="character" w:customStyle="1" w:styleId="Heading1Char">
    <w:name w:val="Heading 1 Char"/>
    <w:basedOn w:val="DefaultParagraphFont"/>
    <w:link w:val="Heading1"/>
    <w:uiPriority w:val="9"/>
    <w:rsid w:val="006D2E73"/>
    <w:rPr>
      <w:rFonts w:asciiTheme="majorHAnsi" w:eastAsiaTheme="majorEastAsia" w:hAnsiTheme="majorHAnsi" w:cstheme="majorBidi"/>
      <w:color w:val="365F91" w:themeColor="accent1" w:themeShade="BF"/>
      <w:sz w:val="32"/>
      <w:szCs w:val="32"/>
    </w:rPr>
  </w:style>
  <w:style w:type="character" w:customStyle="1" w:styleId="AAMSKBSegmentNumberingHighlight">
    <w:name w:val="AAMS KB Segment Numbering Highlight"/>
    <w:basedOn w:val="DefaultParagraphFont"/>
    <w:uiPriority w:val="99"/>
    <w:rsid w:val="006D2E73"/>
    <w:rPr>
      <w:color w:val="00B050"/>
    </w:rPr>
  </w:style>
  <w:style w:type="character" w:customStyle="1" w:styleId="Heading2Char">
    <w:name w:val="Heading 2 Char"/>
    <w:basedOn w:val="DefaultParagraphFont"/>
    <w:link w:val="Heading2"/>
    <w:uiPriority w:val="9"/>
    <w:rsid w:val="006D2E73"/>
    <w:rPr>
      <w:rFonts w:asciiTheme="majorHAnsi" w:eastAsiaTheme="majorEastAsia" w:hAnsiTheme="majorHAnsi" w:cstheme="majorBidi"/>
      <w:color w:val="365F91" w:themeColor="accent1" w:themeShade="BF"/>
      <w:sz w:val="26"/>
      <w:szCs w:val="26"/>
    </w:rPr>
  </w:style>
  <w:style w:type="paragraph" w:styleId="Revision">
    <w:name w:val="Revision"/>
    <w:hidden/>
    <w:uiPriority w:val="99"/>
    <w:semiHidden/>
    <w:rsid w:val="00F325F0"/>
    <w:pPr>
      <w:spacing w:after="0" w:line="240" w:lineRule="auto"/>
    </w:pPr>
  </w:style>
  <w:style w:type="character" w:customStyle="1" w:styleId="normaltextrun">
    <w:name w:val="normaltextrun"/>
    <w:basedOn w:val="DefaultParagraphFont"/>
    <w:rsid w:val="009E7EEE"/>
  </w:style>
  <w:style w:type="character" w:customStyle="1" w:styleId="eop">
    <w:name w:val="eop"/>
    <w:basedOn w:val="DefaultParagraphFont"/>
    <w:rsid w:val="009E7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3677">
      <w:bodyDiv w:val="1"/>
      <w:marLeft w:val="0"/>
      <w:marRight w:val="0"/>
      <w:marTop w:val="0"/>
      <w:marBottom w:val="0"/>
      <w:divBdr>
        <w:top w:val="none" w:sz="0" w:space="0" w:color="auto"/>
        <w:left w:val="none" w:sz="0" w:space="0" w:color="auto"/>
        <w:bottom w:val="none" w:sz="0" w:space="0" w:color="auto"/>
        <w:right w:val="none" w:sz="0" w:space="0" w:color="auto"/>
      </w:divBdr>
    </w:div>
    <w:div w:id="98766162">
      <w:bodyDiv w:val="1"/>
      <w:marLeft w:val="0"/>
      <w:marRight w:val="0"/>
      <w:marTop w:val="0"/>
      <w:marBottom w:val="0"/>
      <w:divBdr>
        <w:top w:val="none" w:sz="0" w:space="0" w:color="auto"/>
        <w:left w:val="none" w:sz="0" w:space="0" w:color="auto"/>
        <w:bottom w:val="none" w:sz="0" w:space="0" w:color="auto"/>
        <w:right w:val="none" w:sz="0" w:space="0" w:color="auto"/>
      </w:divBdr>
    </w:div>
    <w:div w:id="266622418">
      <w:bodyDiv w:val="1"/>
      <w:marLeft w:val="0"/>
      <w:marRight w:val="0"/>
      <w:marTop w:val="0"/>
      <w:marBottom w:val="0"/>
      <w:divBdr>
        <w:top w:val="none" w:sz="0" w:space="0" w:color="auto"/>
        <w:left w:val="none" w:sz="0" w:space="0" w:color="auto"/>
        <w:bottom w:val="none" w:sz="0" w:space="0" w:color="auto"/>
        <w:right w:val="none" w:sz="0" w:space="0" w:color="auto"/>
      </w:divBdr>
    </w:div>
    <w:div w:id="1599017904">
      <w:bodyDiv w:val="1"/>
      <w:marLeft w:val="0"/>
      <w:marRight w:val="0"/>
      <w:marTop w:val="0"/>
      <w:marBottom w:val="0"/>
      <w:divBdr>
        <w:top w:val="none" w:sz="0" w:space="0" w:color="auto"/>
        <w:left w:val="none" w:sz="0" w:space="0" w:color="auto"/>
        <w:bottom w:val="none" w:sz="0" w:space="0" w:color="auto"/>
        <w:right w:val="none" w:sz="0" w:space="0" w:color="auto"/>
      </w:divBdr>
    </w:div>
    <w:div w:id="1672751798">
      <w:bodyDiv w:val="1"/>
      <w:marLeft w:val="0"/>
      <w:marRight w:val="0"/>
      <w:marTop w:val="0"/>
      <w:marBottom w:val="0"/>
      <w:divBdr>
        <w:top w:val="none" w:sz="0" w:space="0" w:color="auto"/>
        <w:left w:val="none" w:sz="0" w:space="0" w:color="auto"/>
        <w:bottom w:val="none" w:sz="0" w:space="0" w:color="auto"/>
        <w:right w:val="none" w:sz="0" w:space="0" w:color="auto"/>
      </w:divBdr>
    </w:div>
    <w:div w:id="18813600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dexchange.info/programs/hmis/hmis-guide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des.ohio.gov/ohio-revised-code/section-330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BB80A-FD72-42C5-A12B-658055C6C90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23</Pages>
  <Words>10312</Words>
  <Characters>59211</Characters>
  <Application>Microsoft Office Word</Application>
  <DocSecurity>0</DocSecurity>
  <Lines>1149</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Jean-Jules, Daleth C</dc:creator>
  <cp:keywords/>
  <dc:description/>
  <cp:lastModifiedBy>Higgins, Angela VHACIN</cp:lastModifiedBy>
  <cp:revision>6</cp:revision>
  <dcterms:created xsi:type="dcterms:W3CDTF">2026-04-07T18:21:00Z</dcterms:created>
  <dcterms:modified xsi:type="dcterms:W3CDTF">2026-04-09T12:36:00Z</dcterms:modified>
</cp:coreProperties>
</file>