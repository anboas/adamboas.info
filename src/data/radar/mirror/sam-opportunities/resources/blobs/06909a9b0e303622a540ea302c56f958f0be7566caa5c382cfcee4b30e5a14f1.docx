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VA Tucson Pharmacy Refrigerators and Freezers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36C26226Q0420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03-18-2026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4110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333415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 Ramirez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Melissa.Ramirez8@va.gov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Tucson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E4C01" w:rsidRPr="00DC529E" w:rsidP="000E4C01">
      <w:pPr>
        <w:jc w:val="both"/>
        <w:rPr>
          <w:rFonts w:ascii="Arial" w:eastAsia="Times New Roman" w:hAnsi="Arial" w:cs="Arial"/>
          <w:b/>
          <w:sz w:val="24"/>
          <w:szCs w:val="24"/>
        </w:rPr>
      </w:pPr>
      <w:bookmarkStart w:id="0" w:name="_Hlk201758253"/>
      <w:r w:rsidRPr="00DC529E">
        <w:rPr>
          <w:rFonts w:ascii="Arial" w:eastAsia="Times New Roman" w:hAnsi="Arial" w:cs="Arial"/>
          <w:b/>
          <w:sz w:val="24"/>
          <w:szCs w:val="24"/>
        </w:rPr>
        <w:t>THIS REQUEST FOR INFORMATION (RFI) /</w:t>
      </w:r>
      <w:ins w:id="1" w:author="Levin, Jared M. (OGC)" w:date="2024-07-01T14:37:00Z">
        <w:r w:rsidRPr="00DC529E">
          <w:rPr>
            <w:rFonts w:ascii="Arial" w:eastAsia="Times New Roman" w:hAnsi="Arial" w:cs="Arial"/>
            <w:b/>
            <w:sz w:val="24"/>
            <w:szCs w:val="24"/>
          </w:rPr>
          <w:t xml:space="preserve"> </w:t>
        </w:r>
      </w:ins>
      <w:r w:rsidRPr="00DC529E">
        <w:rPr>
          <w:rFonts w:ascii="Arial" w:eastAsia="Times New Roman" w:hAnsi="Arial" w:cs="Arial"/>
          <w:b/>
          <w:sz w:val="24"/>
          <w:szCs w:val="24"/>
        </w:rPr>
        <w:t xml:space="preserve">SOURCES SOUGHT NOTICE </w:t>
      </w:r>
      <w:r w:rsidRPr="00DC529E">
        <w:rPr>
          <w:rFonts w:ascii="Arial" w:eastAsia="Times New Roman" w:hAnsi="Arial" w:cs="Arial"/>
          <w:b/>
          <w:sz w:val="24"/>
          <w:szCs w:val="24"/>
        </w:rPr>
        <w:t>IS ISSUED</w:t>
      </w:r>
      <w:r w:rsidRPr="00DC529E">
        <w:rPr>
          <w:rFonts w:ascii="Arial" w:eastAsia="Times New Roman" w:hAnsi="Arial" w:cs="Arial"/>
          <w:b/>
          <w:sz w:val="24"/>
          <w:szCs w:val="24"/>
        </w:rPr>
        <w:t xml:space="preserve"> SOLELY FOR INFORMATION AND PLANNING PURPOSES. </w:t>
      </w:r>
      <w:r w:rsidRPr="00DC529E">
        <w:rPr>
          <w:rFonts w:ascii="Arial" w:eastAsia="Times New Roman" w:hAnsi="Arial" w:cs="Arial"/>
          <w:b/>
          <w:sz w:val="24"/>
          <w:szCs w:val="24"/>
          <w:u w:val="single"/>
        </w:rPr>
        <w:t>THIS IS NOT A SOLICITATION.</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SUBMISSION OF INFORMATION ABOUT PRICING, DELIVERY, THE MARKET, AND CAPABILITIES IS HIGHLY ENCOURAGED AND ALLOWED UNDER THIS RFI FOR PLANNING PURPOSES IN ACCORDANCE WITH (IAW) FAR 15.201(e).</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DISCLAIMER</w:t>
      </w:r>
    </w:p>
    <w:p w:rsidR="000E4C01" w:rsidRPr="00DC529E" w:rsidP="000E4C01">
      <w:pPr>
        <w:jc w:val="both"/>
        <w:rPr>
          <w:rFonts w:ascii="Arial" w:eastAsia="Times New Roman" w:hAnsi="Arial" w:cs="Arial"/>
          <w:sz w:val="24"/>
          <w:szCs w:val="24"/>
        </w:rPr>
      </w:pPr>
      <w:r w:rsidRPr="00DC529E">
        <w:rPr>
          <w:rFonts w:ascii="Arial" w:eastAsia="Times New Roman" w:hAnsi="Arial" w:cs="Arial"/>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SOURCES SOUGHT/RFI DESCRIPTION</w:t>
      </w:r>
    </w:p>
    <w:p w:rsidR="000E4C01" w:rsidRPr="00927D9A" w:rsidP="000E4C01">
      <w:pPr>
        <w:jc w:val="both"/>
        <w:rPr>
          <w:rFonts w:ascii="Arial" w:eastAsia="Times New Roman" w:hAnsi="Arial" w:cs="Arial"/>
          <w:sz w:val="24"/>
          <w:szCs w:val="24"/>
        </w:rPr>
      </w:pPr>
      <w:r w:rsidRPr="00DC529E">
        <w:rPr>
          <w:rFonts w:ascii="Arial" w:eastAsia="Times New Roman" w:hAnsi="Arial" w:cs="Arial"/>
          <w:sz w:val="24"/>
          <w:szCs w:val="24"/>
        </w:rPr>
        <w:t xml:space="preserve">This is NOT a solicitation announcement.  This is a Sources Sought Notice / RFI only.  The purpose of this Sources Sought Notice / RFI is to gain information about potential qualified sources and their size classification relative to </w:t>
      </w:r>
      <w:r w:rsidRPr="00C45ED2">
        <w:rPr>
          <w:rFonts w:ascii="Arial" w:eastAsia="Times New Roman" w:hAnsi="Arial" w:cs="Arial"/>
          <w:sz w:val="24"/>
          <w:szCs w:val="24"/>
        </w:rPr>
        <w:t xml:space="preserve">NAICS </w:t>
      </w:r>
      <w:r w:rsidRPr="00C45ED2">
        <w:t>3</w:t>
      </w:r>
      <w:r>
        <w:t>33415</w:t>
      </w:r>
      <w:r w:rsidRPr="00DC529E">
        <w:rPr>
          <w:rFonts w:ascii="Arial" w:eastAsia="Times New Roman" w:hAnsi="Arial" w:cs="Arial"/>
          <w:sz w:val="24"/>
          <w:szCs w:val="24"/>
        </w:rPr>
        <w:t xml:space="preserve"> (size standard of</w:t>
      </w:r>
      <w:r w:rsidRPr="00C45ED2">
        <w:t xml:space="preserve"> </w:t>
      </w:r>
      <w:r>
        <w:t>1,250</w:t>
      </w:r>
      <w:r w:rsidRPr="00C45ED2">
        <w:t xml:space="preserve"> Employees</w:t>
      </w:r>
      <w:r w:rsidRPr="00C45ED2">
        <w:rPr>
          <w:rFonts w:ascii="Arial" w:eastAsia="Times New Roman" w:hAnsi="Arial" w:cs="Arial"/>
          <w:sz w:val="24"/>
          <w:szCs w:val="24"/>
        </w:rPr>
        <w:t>)</w:t>
      </w:r>
      <w:r w:rsidRPr="00DC529E">
        <w:rPr>
          <w:rFonts w:ascii="Arial" w:eastAsia="Times New Roman" w:hAnsi="Arial" w:cs="Arial"/>
          <w:sz w:val="24"/>
          <w:szCs w:val="24"/>
        </w:rPr>
        <w:t xml:space="preserve">. Responses to this Sources Sought Notice / RFI will be used by the </w:t>
      </w:r>
      <w:r w:rsidRPr="00927D9A">
        <w:rPr>
          <w:rFonts w:ascii="Arial" w:eastAsia="Times New Roman" w:hAnsi="Arial" w:cs="Arial"/>
          <w:sz w:val="24"/>
          <w:szCs w:val="24"/>
        </w:rPr>
        <w:t xml:space="preserve">Government to make appropriate acquisition decisions.  After review of the responses to this Sources Sought Notice / RFI, further RFIs and/or a solicitation or other announcements may be published.  </w:t>
      </w:r>
    </w:p>
    <w:p w:rsidR="000E4C01" w:rsidRPr="009C3649" w:rsidP="000E4C01">
      <w:pPr>
        <w:jc w:val="both"/>
        <w:rPr>
          <w:rFonts w:ascii="Arial" w:eastAsia="Times New Roman" w:hAnsi="Arial" w:cs="Arial"/>
          <w:b/>
          <w:sz w:val="24"/>
          <w:szCs w:val="24"/>
        </w:rPr>
      </w:pPr>
      <w:r w:rsidRPr="009C3649">
        <w:rPr>
          <w:rFonts w:ascii="Arial" w:eastAsia="Times New Roman" w:hAnsi="Arial" w:cs="Arial"/>
          <w:sz w:val="24"/>
          <w:szCs w:val="24"/>
        </w:rPr>
        <w:t xml:space="preserve">The Department of Veterans Affairs (VA) is seeking sources capable of providing </w:t>
      </w:r>
      <w:r>
        <w:rPr>
          <w:rFonts w:ascii="Arial" w:eastAsia="Times New Roman" w:hAnsi="Arial" w:cs="Arial"/>
          <w:sz w:val="24"/>
          <w:szCs w:val="24"/>
        </w:rPr>
        <w:t>pharmacy refrigerators</w:t>
      </w:r>
      <w:r w:rsidRPr="009C3649">
        <w:rPr>
          <w:rFonts w:ascii="Arial" w:eastAsia="Times New Roman" w:hAnsi="Arial" w:cs="Arial"/>
          <w:sz w:val="24"/>
          <w:szCs w:val="24"/>
        </w:rPr>
        <w:t xml:space="preserve"> equivalent to</w:t>
      </w:r>
      <w:r w:rsidRPr="009C3649">
        <w:t xml:space="preserve"> </w:t>
      </w:r>
      <w:r w:rsidRPr="009C3649">
        <w:rPr>
          <w:rFonts w:ascii="Arial" w:eastAsia="Times New Roman" w:hAnsi="Arial" w:cs="Arial"/>
          <w:sz w:val="24"/>
          <w:szCs w:val="24"/>
        </w:rPr>
        <w:t>brand H</w:t>
      </w:r>
      <w:r>
        <w:rPr>
          <w:rFonts w:ascii="Arial" w:eastAsia="Times New Roman" w:hAnsi="Arial" w:cs="Arial"/>
          <w:sz w:val="24"/>
          <w:szCs w:val="24"/>
        </w:rPr>
        <w:t>elmer Scientific</w:t>
      </w:r>
      <w:r w:rsidRPr="009C3649">
        <w:rPr>
          <w:rFonts w:ascii="Arial" w:eastAsia="Times New Roman" w:hAnsi="Arial" w:cs="Arial"/>
          <w:sz w:val="24"/>
          <w:szCs w:val="24"/>
        </w:rPr>
        <w:t>.</w:t>
      </w:r>
    </w:p>
    <w:tbl>
      <w:tblPr>
        <w:tblStyle w:val="PlainTable11"/>
        <w:tblW w:w="0" w:type="auto"/>
        <w:tblLook w:val="04A0"/>
      </w:tblPr>
      <w:tblGrid>
        <w:gridCol w:w="1049"/>
        <w:gridCol w:w="6686"/>
        <w:gridCol w:w="818"/>
        <w:gridCol w:w="797"/>
      </w:tblGrid>
      <w:tr w:rsidTr="00992F50">
        <w:tblPrEx>
          <w:tblW w:w="0" w:type="auto"/>
          <w:tblLook w:val="04A0"/>
        </w:tblPrEx>
        <w:trPr>
          <w:trHeight w:val="625"/>
        </w:trPr>
        <w:tc>
          <w:tcPr>
            <w:tcW w:w="1049" w:type="dxa"/>
            <w:noWrap/>
            <w:hideMark/>
          </w:tcPr>
          <w:p w:rsidR="000E4C01" w:rsidRPr="009C3649" w:rsidP="00992F50">
            <w:pPr>
              <w:spacing w:after="0" w:line="240" w:lineRule="auto"/>
              <w:rPr>
                <w:rFonts w:ascii="Arial" w:eastAsia="Times New Roman" w:hAnsi="Arial" w:cs="Arial"/>
              </w:rPr>
            </w:pPr>
            <w:r w:rsidRPr="009C3649">
              <w:rPr>
                <w:rFonts w:ascii="Arial" w:eastAsia="Times New Roman" w:hAnsi="Arial" w:cs="Arial"/>
              </w:rPr>
              <w:t>CLIN</w:t>
            </w:r>
          </w:p>
        </w:tc>
        <w:tc>
          <w:tcPr>
            <w:tcW w:w="6686" w:type="dxa"/>
            <w:noWrap/>
            <w:hideMark/>
          </w:tcPr>
          <w:p w:rsidR="000E4C01" w:rsidRPr="009C3649" w:rsidP="00992F50">
            <w:pPr>
              <w:spacing w:after="0" w:line="240" w:lineRule="auto"/>
              <w:rPr>
                <w:rFonts w:ascii="Arial" w:eastAsia="Times New Roman" w:hAnsi="Arial" w:cs="Arial"/>
              </w:rPr>
            </w:pPr>
            <w:r w:rsidRPr="009C3649">
              <w:rPr>
                <w:rFonts w:ascii="Arial" w:eastAsia="Times New Roman" w:hAnsi="Arial" w:cs="Arial"/>
              </w:rPr>
              <w:t>DESCRIPTION</w:t>
            </w:r>
          </w:p>
        </w:tc>
        <w:tc>
          <w:tcPr>
            <w:tcW w:w="818" w:type="dxa"/>
            <w:noWrap/>
            <w:hideMark/>
          </w:tcPr>
          <w:p w:rsidR="000E4C01" w:rsidRPr="009C3649" w:rsidP="00992F50">
            <w:pPr>
              <w:spacing w:after="0" w:line="240" w:lineRule="auto"/>
              <w:rPr>
                <w:rFonts w:ascii="Arial" w:eastAsia="Times New Roman" w:hAnsi="Arial" w:cs="Arial"/>
              </w:rPr>
            </w:pPr>
            <w:r w:rsidRPr="009C3649">
              <w:rPr>
                <w:rFonts w:ascii="Arial" w:eastAsia="Times New Roman" w:hAnsi="Arial" w:cs="Arial"/>
              </w:rPr>
              <w:t>QTY</w:t>
            </w:r>
          </w:p>
        </w:tc>
        <w:tc>
          <w:tcPr>
            <w:tcW w:w="797" w:type="dxa"/>
            <w:noWrap/>
            <w:hideMark/>
          </w:tcPr>
          <w:p w:rsidR="000E4C01" w:rsidRPr="009C3649" w:rsidP="00992F50">
            <w:pPr>
              <w:spacing w:after="0" w:line="240" w:lineRule="auto"/>
              <w:rPr>
                <w:rFonts w:ascii="Arial" w:eastAsia="Times New Roman" w:hAnsi="Arial" w:cs="Arial"/>
              </w:rPr>
            </w:pPr>
            <w:r w:rsidRPr="009C3649">
              <w:rPr>
                <w:rFonts w:ascii="Arial" w:eastAsia="Times New Roman" w:hAnsi="Arial" w:cs="Arial"/>
              </w:rPr>
              <w:t>UOM</w:t>
            </w:r>
          </w:p>
        </w:tc>
      </w:tr>
      <w:tr w:rsidTr="00992F50">
        <w:tblPrEx>
          <w:tblW w:w="0" w:type="auto"/>
          <w:tblLook w:val="04A0"/>
        </w:tblPrEx>
        <w:trPr>
          <w:trHeight w:val="625"/>
        </w:trPr>
        <w:tc>
          <w:tcPr>
            <w:tcW w:w="1049" w:type="dxa"/>
            <w:noWrap/>
            <w:hideMark/>
          </w:tcPr>
          <w:p w:rsidR="000E4C01" w:rsidRPr="009C3649" w:rsidP="00992F50">
            <w:pPr>
              <w:spacing w:after="0" w:line="240" w:lineRule="auto"/>
              <w:rPr>
                <w:rFonts w:ascii="Arial" w:eastAsia="Times New Roman" w:hAnsi="Arial" w:cs="Arial"/>
              </w:rPr>
            </w:pPr>
            <w:bookmarkStart w:id="2" w:name="_Hlk223946011"/>
            <w:bookmarkStart w:id="3" w:name="_Hlk221536032"/>
            <w:r w:rsidRPr="009C3649">
              <w:rPr>
                <w:rFonts w:ascii="Arial" w:eastAsia="Times New Roman" w:hAnsi="Arial" w:cs="Arial"/>
              </w:rPr>
              <w:t>0001</w:t>
            </w:r>
          </w:p>
        </w:tc>
        <w:tc>
          <w:tcPr>
            <w:tcW w:w="6686" w:type="dxa"/>
            <w:noWrap/>
            <w:hideMark/>
          </w:tcPr>
          <w:p w:rsidR="000E4C01" w:rsidRPr="009C3649" w:rsidP="00992F50">
            <w:pPr>
              <w:spacing w:after="0" w:line="240" w:lineRule="auto"/>
              <w:rPr>
                <w:rFonts w:ascii="Arial" w:eastAsia="Times New Roman" w:hAnsi="Arial" w:cs="Arial"/>
              </w:rPr>
            </w:pPr>
            <w:r w:rsidRPr="00853654">
              <w:rPr>
                <w:rFonts w:ascii="Arial" w:eastAsia="Times New Roman" w:hAnsi="Arial" w:cs="Arial"/>
              </w:rPr>
              <w:t>Follett Refrigerator</w:t>
            </w:r>
            <w:r>
              <w:rPr>
                <w:rFonts w:ascii="Arial" w:eastAsia="Times New Roman" w:hAnsi="Arial" w:cs="Arial"/>
              </w:rPr>
              <w:t xml:space="preserve"> Model#</w:t>
            </w:r>
            <w:r w:rsidRPr="00853654">
              <w:rPr>
                <w:rFonts w:ascii="Arial" w:eastAsia="Times New Roman" w:hAnsi="Arial" w:cs="Arial"/>
              </w:rPr>
              <w:t xml:space="preserve"> REF20i-4S-R0000G</w:t>
            </w:r>
            <w:r w:rsidRPr="00364704">
              <w:rPr>
                <w:rFonts w:ascii="Arial" w:eastAsia="Times New Roman" w:hAnsi="Arial" w:cs="Arial"/>
              </w:rPr>
              <w:t xml:space="preserve"> or equal</w:t>
            </w:r>
          </w:p>
        </w:tc>
        <w:tc>
          <w:tcPr>
            <w:tcW w:w="818" w:type="dxa"/>
            <w:noWrap/>
            <w:hideMark/>
          </w:tcPr>
          <w:p w:rsidR="000E4C01" w:rsidRPr="009C3649" w:rsidP="00992F50">
            <w:pPr>
              <w:spacing w:after="0" w:line="240" w:lineRule="auto"/>
              <w:jc w:val="right"/>
              <w:rPr>
                <w:rFonts w:ascii="Arial" w:eastAsia="Times New Roman" w:hAnsi="Arial" w:cs="Arial"/>
                <w:color w:val="000000"/>
              </w:rPr>
            </w:pPr>
            <w:r>
              <w:rPr>
                <w:rFonts w:ascii="Arial" w:eastAsia="Times New Roman" w:hAnsi="Arial" w:cs="Arial"/>
                <w:color w:val="000000"/>
              </w:rPr>
              <w:t>1</w:t>
            </w:r>
          </w:p>
        </w:tc>
        <w:tc>
          <w:tcPr>
            <w:tcW w:w="797" w:type="dxa"/>
            <w:noWrap/>
            <w:hideMark/>
          </w:tcPr>
          <w:p w:rsidR="000E4C01" w:rsidRPr="009C3649" w:rsidP="00992F50">
            <w:pPr>
              <w:spacing w:after="0" w:line="240" w:lineRule="auto"/>
              <w:rPr>
                <w:rFonts w:ascii="Arial" w:eastAsia="Times New Roman" w:hAnsi="Arial" w:cs="Arial"/>
              </w:rPr>
            </w:pPr>
            <w:r>
              <w:rPr>
                <w:rFonts w:ascii="Arial" w:eastAsia="Times New Roman" w:hAnsi="Arial" w:cs="Arial"/>
              </w:rPr>
              <w:t>EA</w:t>
            </w:r>
          </w:p>
        </w:tc>
      </w:tr>
      <w:tr w:rsidTr="00992F50">
        <w:tblPrEx>
          <w:tblW w:w="0" w:type="auto"/>
          <w:tblLook w:val="04A0"/>
        </w:tblPrEx>
        <w:trPr>
          <w:trHeight w:val="625"/>
        </w:trPr>
        <w:tc>
          <w:tcPr>
            <w:tcW w:w="1049" w:type="dxa"/>
            <w:noWrap/>
          </w:tcPr>
          <w:p w:rsidR="000E4C01" w:rsidRPr="009C3649" w:rsidP="00992F50">
            <w:pPr>
              <w:spacing w:after="0" w:line="240" w:lineRule="auto"/>
              <w:rPr>
                <w:rFonts w:ascii="Arial" w:eastAsia="Times New Roman" w:hAnsi="Arial" w:cs="Arial"/>
              </w:rPr>
            </w:pPr>
            <w:bookmarkEnd w:id="2"/>
            <w:r>
              <w:rPr>
                <w:rFonts w:ascii="Arial" w:eastAsia="Times New Roman" w:hAnsi="Arial" w:cs="Arial"/>
              </w:rPr>
              <w:t>0002</w:t>
            </w:r>
          </w:p>
        </w:tc>
        <w:tc>
          <w:tcPr>
            <w:tcW w:w="6686" w:type="dxa"/>
            <w:noWrap/>
          </w:tcPr>
          <w:p w:rsidR="000E4C01" w:rsidRPr="00364704" w:rsidP="00992F50">
            <w:pPr>
              <w:spacing w:after="0" w:line="240" w:lineRule="auto"/>
              <w:rPr>
                <w:rFonts w:ascii="Arial" w:eastAsia="Times New Roman" w:hAnsi="Arial" w:cs="Arial"/>
              </w:rPr>
            </w:pPr>
            <w:bookmarkStart w:id="4" w:name="_Hlk223946049"/>
            <w:r w:rsidRPr="00853654">
              <w:rPr>
                <w:rFonts w:ascii="Arial" w:eastAsia="Times New Roman" w:hAnsi="Arial" w:cs="Arial"/>
              </w:rPr>
              <w:t xml:space="preserve">Follett Refrigerator </w:t>
            </w:r>
            <w:r>
              <w:rPr>
                <w:rFonts w:ascii="Arial" w:eastAsia="Times New Roman" w:hAnsi="Arial" w:cs="Arial"/>
              </w:rPr>
              <w:t xml:space="preserve">Model# </w:t>
            </w:r>
            <w:r w:rsidRPr="00853654">
              <w:rPr>
                <w:rFonts w:ascii="Arial" w:eastAsia="Times New Roman" w:hAnsi="Arial" w:cs="Arial"/>
              </w:rPr>
              <w:t>REF20i-4S-R0000S</w:t>
            </w:r>
            <w:r>
              <w:rPr>
                <w:rFonts w:ascii="Arial" w:eastAsia="Times New Roman" w:hAnsi="Arial" w:cs="Arial"/>
              </w:rPr>
              <w:t xml:space="preserve"> or equal</w:t>
            </w:r>
            <w:bookmarkEnd w:id="4"/>
          </w:p>
        </w:tc>
        <w:tc>
          <w:tcPr>
            <w:tcW w:w="818" w:type="dxa"/>
            <w:noWrap/>
          </w:tcPr>
          <w:p w:rsidR="000E4C01" w:rsidP="00992F50">
            <w:pPr>
              <w:spacing w:after="0" w:line="240" w:lineRule="auto"/>
              <w:jc w:val="right"/>
              <w:rPr>
                <w:rFonts w:ascii="Arial" w:eastAsia="Times New Roman" w:hAnsi="Arial" w:cs="Arial"/>
                <w:color w:val="000000"/>
              </w:rPr>
            </w:pPr>
            <w:r>
              <w:rPr>
                <w:rFonts w:ascii="Arial" w:eastAsia="Times New Roman" w:hAnsi="Arial" w:cs="Arial"/>
                <w:color w:val="000000"/>
              </w:rPr>
              <w:t>1</w:t>
            </w:r>
          </w:p>
        </w:tc>
        <w:tc>
          <w:tcPr>
            <w:tcW w:w="797" w:type="dxa"/>
            <w:noWrap/>
          </w:tcPr>
          <w:p w:rsidR="000E4C01" w:rsidP="00992F50">
            <w:pPr>
              <w:spacing w:after="0" w:line="240" w:lineRule="auto"/>
              <w:rPr>
                <w:rFonts w:ascii="Arial" w:eastAsia="Times New Roman" w:hAnsi="Arial" w:cs="Arial"/>
              </w:rPr>
            </w:pPr>
            <w:r>
              <w:rPr>
                <w:rFonts w:ascii="Arial" w:eastAsia="Times New Roman" w:hAnsi="Arial" w:cs="Arial"/>
              </w:rPr>
              <w:t>EA</w:t>
            </w:r>
          </w:p>
        </w:tc>
      </w:tr>
      <w:tr w:rsidTr="00992F50">
        <w:tblPrEx>
          <w:tblW w:w="0" w:type="auto"/>
          <w:tblLook w:val="04A0"/>
        </w:tblPrEx>
        <w:trPr>
          <w:trHeight w:val="625"/>
        </w:trPr>
        <w:tc>
          <w:tcPr>
            <w:tcW w:w="1049" w:type="dxa"/>
            <w:noWrap/>
          </w:tcPr>
          <w:p w:rsidR="000E4C01" w:rsidRPr="009C3649" w:rsidP="00992F50">
            <w:pPr>
              <w:spacing w:after="0" w:line="240" w:lineRule="auto"/>
              <w:rPr>
                <w:rFonts w:ascii="Arial" w:eastAsia="Times New Roman" w:hAnsi="Arial" w:cs="Arial"/>
              </w:rPr>
            </w:pPr>
            <w:r>
              <w:rPr>
                <w:rFonts w:ascii="Arial" w:eastAsia="Times New Roman" w:hAnsi="Arial" w:cs="Arial"/>
              </w:rPr>
              <w:t>0003</w:t>
            </w:r>
          </w:p>
        </w:tc>
        <w:tc>
          <w:tcPr>
            <w:tcW w:w="6686" w:type="dxa"/>
            <w:noWrap/>
          </w:tcPr>
          <w:p w:rsidR="000E4C01" w:rsidRPr="00364704" w:rsidP="00992F50">
            <w:pPr>
              <w:spacing w:after="0" w:line="240" w:lineRule="auto"/>
              <w:rPr>
                <w:rFonts w:ascii="Arial" w:eastAsia="Times New Roman" w:hAnsi="Arial" w:cs="Arial"/>
              </w:rPr>
            </w:pPr>
            <w:bookmarkStart w:id="5" w:name="_Hlk223946503"/>
            <w:r w:rsidRPr="00853654">
              <w:rPr>
                <w:rFonts w:ascii="Arial" w:eastAsia="Times New Roman" w:hAnsi="Arial" w:cs="Arial"/>
              </w:rPr>
              <w:t xml:space="preserve">Follett Refrigerator </w:t>
            </w:r>
            <w:r>
              <w:rPr>
                <w:rFonts w:ascii="Arial" w:eastAsia="Times New Roman" w:hAnsi="Arial" w:cs="Arial"/>
              </w:rPr>
              <w:t xml:space="preserve">Model# </w:t>
            </w:r>
            <w:r w:rsidRPr="00853654">
              <w:rPr>
                <w:rFonts w:ascii="Arial" w:eastAsia="Times New Roman" w:hAnsi="Arial" w:cs="Arial"/>
              </w:rPr>
              <w:t>FZR25i-4S-RHT00S</w:t>
            </w:r>
            <w:r>
              <w:rPr>
                <w:rFonts w:ascii="Arial" w:eastAsia="Times New Roman" w:hAnsi="Arial" w:cs="Arial"/>
              </w:rPr>
              <w:t xml:space="preserve"> or equal</w:t>
            </w:r>
            <w:bookmarkEnd w:id="5"/>
          </w:p>
        </w:tc>
        <w:tc>
          <w:tcPr>
            <w:tcW w:w="818" w:type="dxa"/>
            <w:noWrap/>
          </w:tcPr>
          <w:p w:rsidR="000E4C01" w:rsidP="00992F50">
            <w:pPr>
              <w:spacing w:after="0" w:line="240" w:lineRule="auto"/>
              <w:jc w:val="right"/>
              <w:rPr>
                <w:rFonts w:ascii="Arial" w:eastAsia="Times New Roman" w:hAnsi="Arial" w:cs="Arial"/>
                <w:color w:val="000000"/>
              </w:rPr>
            </w:pPr>
            <w:r>
              <w:rPr>
                <w:rFonts w:ascii="Arial" w:eastAsia="Times New Roman" w:hAnsi="Arial" w:cs="Arial"/>
                <w:color w:val="000000"/>
              </w:rPr>
              <w:t>2</w:t>
            </w:r>
          </w:p>
        </w:tc>
        <w:tc>
          <w:tcPr>
            <w:tcW w:w="797" w:type="dxa"/>
            <w:noWrap/>
          </w:tcPr>
          <w:p w:rsidR="000E4C01" w:rsidP="00992F50">
            <w:pPr>
              <w:spacing w:after="0" w:line="240" w:lineRule="auto"/>
              <w:rPr>
                <w:rFonts w:ascii="Arial" w:eastAsia="Times New Roman" w:hAnsi="Arial" w:cs="Arial"/>
              </w:rPr>
            </w:pPr>
            <w:r>
              <w:rPr>
                <w:rFonts w:ascii="Arial" w:eastAsia="Times New Roman" w:hAnsi="Arial" w:cs="Arial"/>
              </w:rPr>
              <w:t>EA</w:t>
            </w:r>
          </w:p>
        </w:tc>
      </w:tr>
      <w:tr w:rsidTr="00992F50">
        <w:tblPrEx>
          <w:tblW w:w="0" w:type="auto"/>
          <w:tblLook w:val="04A0"/>
        </w:tblPrEx>
        <w:trPr>
          <w:trHeight w:val="625"/>
        </w:trPr>
        <w:tc>
          <w:tcPr>
            <w:tcW w:w="1049" w:type="dxa"/>
            <w:noWrap/>
          </w:tcPr>
          <w:p w:rsidR="000E4C01" w:rsidRPr="009C3649" w:rsidP="00992F50">
            <w:pPr>
              <w:spacing w:after="0" w:line="240" w:lineRule="auto"/>
              <w:rPr>
                <w:rFonts w:ascii="Arial" w:eastAsia="Times New Roman" w:hAnsi="Arial" w:cs="Arial"/>
              </w:rPr>
            </w:pPr>
            <w:r>
              <w:rPr>
                <w:rFonts w:ascii="Arial" w:eastAsia="Times New Roman" w:hAnsi="Arial" w:cs="Arial"/>
              </w:rPr>
              <w:t>0004</w:t>
            </w:r>
          </w:p>
        </w:tc>
        <w:tc>
          <w:tcPr>
            <w:tcW w:w="6686" w:type="dxa"/>
            <w:noWrap/>
          </w:tcPr>
          <w:p w:rsidR="000E4C01" w:rsidRPr="00364704" w:rsidP="00992F50">
            <w:pPr>
              <w:spacing w:after="0" w:line="240" w:lineRule="auto"/>
              <w:rPr>
                <w:rFonts w:ascii="Arial" w:eastAsia="Times New Roman" w:hAnsi="Arial" w:cs="Arial"/>
              </w:rPr>
            </w:pPr>
            <w:bookmarkStart w:id="6" w:name="_Hlk223946565"/>
            <w:r w:rsidRPr="00853654">
              <w:rPr>
                <w:rFonts w:ascii="Arial" w:eastAsia="Times New Roman" w:hAnsi="Arial" w:cs="Arial"/>
              </w:rPr>
              <w:t xml:space="preserve">Follett Refrigerator </w:t>
            </w:r>
            <w:r>
              <w:rPr>
                <w:rFonts w:ascii="Arial" w:eastAsia="Times New Roman" w:hAnsi="Arial" w:cs="Arial"/>
              </w:rPr>
              <w:t xml:space="preserve">Model# </w:t>
            </w:r>
            <w:r w:rsidRPr="00853654">
              <w:rPr>
                <w:rFonts w:ascii="Arial" w:eastAsia="Times New Roman" w:hAnsi="Arial" w:cs="Arial"/>
              </w:rPr>
              <w:t>REF5P-0R-00-00</w:t>
            </w:r>
            <w:r>
              <w:rPr>
                <w:rFonts w:ascii="Arial" w:eastAsia="Times New Roman" w:hAnsi="Arial" w:cs="Arial"/>
              </w:rPr>
              <w:t xml:space="preserve"> or equal</w:t>
            </w:r>
            <w:bookmarkEnd w:id="6"/>
          </w:p>
        </w:tc>
        <w:tc>
          <w:tcPr>
            <w:tcW w:w="818" w:type="dxa"/>
            <w:noWrap/>
          </w:tcPr>
          <w:p w:rsidR="000E4C01" w:rsidP="00992F50">
            <w:pPr>
              <w:spacing w:after="0" w:line="240" w:lineRule="auto"/>
              <w:jc w:val="right"/>
              <w:rPr>
                <w:rFonts w:ascii="Arial" w:eastAsia="Times New Roman" w:hAnsi="Arial" w:cs="Arial"/>
                <w:color w:val="000000"/>
              </w:rPr>
            </w:pPr>
            <w:r>
              <w:rPr>
                <w:rFonts w:ascii="Arial" w:eastAsia="Times New Roman" w:hAnsi="Arial" w:cs="Arial"/>
                <w:color w:val="000000"/>
              </w:rPr>
              <w:t>1</w:t>
            </w:r>
          </w:p>
        </w:tc>
        <w:tc>
          <w:tcPr>
            <w:tcW w:w="797" w:type="dxa"/>
            <w:noWrap/>
          </w:tcPr>
          <w:p w:rsidR="000E4C01" w:rsidP="00992F50">
            <w:pPr>
              <w:spacing w:after="0" w:line="240" w:lineRule="auto"/>
              <w:rPr>
                <w:rFonts w:ascii="Arial" w:eastAsia="Times New Roman" w:hAnsi="Arial" w:cs="Arial"/>
              </w:rPr>
            </w:pPr>
            <w:r>
              <w:rPr>
                <w:rFonts w:ascii="Arial" w:eastAsia="Times New Roman" w:hAnsi="Arial" w:cs="Arial"/>
              </w:rPr>
              <w:t>EA</w:t>
            </w:r>
          </w:p>
        </w:tc>
      </w:tr>
      <w:tr w:rsidTr="00992F50">
        <w:tblPrEx>
          <w:tblW w:w="0" w:type="auto"/>
          <w:tblLook w:val="04A0"/>
        </w:tblPrEx>
        <w:trPr>
          <w:trHeight w:val="625"/>
        </w:trPr>
        <w:tc>
          <w:tcPr>
            <w:tcW w:w="1049" w:type="dxa"/>
            <w:noWrap/>
          </w:tcPr>
          <w:p w:rsidR="000E4C01" w:rsidRPr="009C3649" w:rsidP="00992F50">
            <w:pPr>
              <w:spacing w:after="0" w:line="240" w:lineRule="auto"/>
              <w:rPr>
                <w:rFonts w:ascii="Arial" w:eastAsia="Times New Roman" w:hAnsi="Arial" w:cs="Arial"/>
              </w:rPr>
            </w:pPr>
            <w:bookmarkStart w:id="7" w:name="_Hlk223946592"/>
            <w:r>
              <w:rPr>
                <w:rFonts w:ascii="Arial" w:eastAsia="Times New Roman" w:hAnsi="Arial" w:cs="Arial"/>
              </w:rPr>
              <w:t>0005</w:t>
            </w:r>
          </w:p>
        </w:tc>
        <w:tc>
          <w:tcPr>
            <w:tcW w:w="6686" w:type="dxa"/>
            <w:noWrap/>
          </w:tcPr>
          <w:p w:rsidR="000E4C01" w:rsidRPr="00364704" w:rsidP="00992F50">
            <w:pPr>
              <w:tabs>
                <w:tab w:val="left" w:pos="4125"/>
              </w:tabs>
              <w:spacing w:after="0" w:line="240" w:lineRule="auto"/>
              <w:rPr>
                <w:rFonts w:ascii="Arial" w:eastAsia="Times New Roman" w:hAnsi="Arial" w:cs="Arial"/>
              </w:rPr>
            </w:pPr>
            <w:r w:rsidRPr="00853654">
              <w:rPr>
                <w:rFonts w:ascii="Arial" w:eastAsia="Times New Roman" w:hAnsi="Arial" w:cs="Arial"/>
              </w:rPr>
              <w:t xml:space="preserve">Follett Refrigerator </w:t>
            </w:r>
            <w:r>
              <w:rPr>
                <w:rFonts w:ascii="Arial" w:eastAsia="Times New Roman" w:hAnsi="Arial" w:cs="Arial"/>
              </w:rPr>
              <w:t xml:space="preserve">Model# </w:t>
            </w:r>
            <w:r w:rsidRPr="00853654">
              <w:rPr>
                <w:rFonts w:ascii="Arial" w:eastAsia="Times New Roman" w:hAnsi="Arial" w:cs="Arial"/>
              </w:rPr>
              <w:t>REF5P-0R-KP-00</w:t>
            </w:r>
            <w:r>
              <w:rPr>
                <w:rFonts w:ascii="Arial" w:eastAsia="Times New Roman" w:hAnsi="Arial" w:cs="Arial"/>
              </w:rPr>
              <w:t xml:space="preserve"> or equal</w:t>
            </w:r>
          </w:p>
        </w:tc>
        <w:tc>
          <w:tcPr>
            <w:tcW w:w="818" w:type="dxa"/>
            <w:noWrap/>
          </w:tcPr>
          <w:p w:rsidR="000E4C01" w:rsidP="00992F50">
            <w:pPr>
              <w:spacing w:after="0" w:line="240" w:lineRule="auto"/>
              <w:jc w:val="right"/>
              <w:rPr>
                <w:rFonts w:ascii="Arial" w:eastAsia="Times New Roman" w:hAnsi="Arial" w:cs="Arial"/>
                <w:color w:val="000000"/>
              </w:rPr>
            </w:pPr>
            <w:r>
              <w:rPr>
                <w:rFonts w:ascii="Arial" w:eastAsia="Times New Roman" w:hAnsi="Arial" w:cs="Arial"/>
                <w:color w:val="000000"/>
              </w:rPr>
              <w:t>1</w:t>
            </w:r>
          </w:p>
        </w:tc>
        <w:tc>
          <w:tcPr>
            <w:tcW w:w="797" w:type="dxa"/>
            <w:noWrap/>
          </w:tcPr>
          <w:p w:rsidR="000E4C01" w:rsidP="00992F50">
            <w:pPr>
              <w:spacing w:after="0" w:line="240" w:lineRule="auto"/>
              <w:rPr>
                <w:rFonts w:ascii="Arial" w:eastAsia="Times New Roman" w:hAnsi="Arial" w:cs="Arial"/>
              </w:rPr>
            </w:pPr>
            <w:r>
              <w:rPr>
                <w:rFonts w:ascii="Arial" w:eastAsia="Times New Roman" w:hAnsi="Arial" w:cs="Arial"/>
              </w:rPr>
              <w:t>EA</w:t>
            </w:r>
          </w:p>
        </w:tc>
      </w:tr>
    </w:tbl>
    <w:p w:rsidR="000E4C01" w:rsidRPr="00F40469" w:rsidP="000E4C01">
      <w:pPr>
        <w:widowControl w:val="0"/>
        <w:autoSpaceDE w:val="0"/>
        <w:autoSpaceDN w:val="0"/>
        <w:spacing w:line="240" w:lineRule="auto"/>
        <w:rPr>
          <w:rFonts w:ascii="Arial" w:eastAsia="Arial" w:hAnsi="Arial" w:cs="Arial"/>
          <w:b/>
          <w:sz w:val="24"/>
          <w:szCs w:val="24"/>
          <w:highlight w:val="yellow"/>
          <w:u w:val="single"/>
        </w:rPr>
      </w:pPr>
      <w:bookmarkEnd w:id="3"/>
      <w:bookmarkEnd w:id="7"/>
    </w:p>
    <w:p w:rsidR="000E4C01" w:rsidRPr="00243FE6" w:rsidP="000E4C01">
      <w:pPr>
        <w:autoSpaceDE w:val="0"/>
        <w:autoSpaceDN w:val="0"/>
        <w:adjustRightInd w:val="0"/>
        <w:spacing w:after="0" w:line="240" w:lineRule="auto"/>
        <w:rPr>
          <w:rFonts w:ascii="Arial" w:hAnsi="Arial" w:cs="Arial"/>
          <w:b/>
          <w:bCs/>
          <w:sz w:val="24"/>
          <w:szCs w:val="24"/>
          <w:u w:val="single"/>
        </w:rPr>
      </w:pPr>
      <w:bookmarkStart w:id="8" w:name="_Hlk221872482"/>
      <w:bookmarkStart w:id="9" w:name="_Hlk224047456"/>
      <w:r w:rsidRPr="00243FE6">
        <w:rPr>
          <w:rFonts w:ascii="Arial" w:hAnsi="Arial" w:cs="Arial"/>
          <w:b/>
          <w:bCs/>
          <w:sz w:val="24"/>
          <w:szCs w:val="24"/>
          <w:u w:val="single"/>
        </w:rPr>
        <w:t>SALIENT CHARACTERISTICS</w:t>
      </w:r>
    </w:p>
    <w:p w:rsidR="000E4C01" w:rsidRPr="00243FE6" w:rsidP="000E4C01">
      <w:pPr>
        <w:autoSpaceDE w:val="0"/>
        <w:autoSpaceDN w:val="0"/>
        <w:adjustRightInd w:val="0"/>
        <w:spacing w:after="0" w:line="240" w:lineRule="auto"/>
        <w:rPr>
          <w:rFonts w:ascii="Arial" w:hAnsi="Arial" w:cs="Arial"/>
          <w:sz w:val="24"/>
          <w:szCs w:val="24"/>
        </w:rPr>
      </w:pPr>
    </w:p>
    <w:p w:rsidR="000E4C01" w:rsidP="000E4C01">
      <w:pPr>
        <w:autoSpaceDE w:val="0"/>
        <w:autoSpaceDN w:val="0"/>
        <w:adjustRightInd w:val="0"/>
        <w:spacing w:after="0" w:line="240" w:lineRule="auto"/>
        <w:rPr>
          <w:rFonts w:ascii="Arial" w:hAnsi="Arial" w:eastAsiaTheme="minorHAnsi" w:cs="Arial"/>
          <w:color w:val="262626"/>
          <w:sz w:val="24"/>
          <w:szCs w:val="24"/>
          <w14:ligatures w14:val="standardContextual"/>
        </w:rPr>
      </w:pPr>
      <w:bookmarkEnd w:id="8"/>
      <w:r w:rsidRPr="00243FE6">
        <w:rPr>
          <w:rFonts w:ascii="Arial" w:hAnsi="Arial" w:eastAsiaTheme="minorHAnsi" w:cs="Arial"/>
          <w:color w:val="262626"/>
          <w:sz w:val="24"/>
          <w:szCs w:val="24"/>
          <w14:ligatures w14:val="standardContextual"/>
        </w:rPr>
        <w:t xml:space="preserve">CLIN 0001 Follett Refrigerator Model# </w:t>
      </w:r>
      <w:bookmarkStart w:id="10" w:name="_Hlk224048067"/>
      <w:r w:rsidRPr="00243FE6">
        <w:rPr>
          <w:rFonts w:ascii="Arial" w:hAnsi="Arial" w:eastAsiaTheme="minorHAnsi" w:cs="Arial"/>
          <w:color w:val="262626"/>
          <w:sz w:val="24"/>
          <w:szCs w:val="24"/>
          <w14:ligatures w14:val="standardContextual"/>
        </w:rPr>
        <w:t>REF20i-4S-R0000G</w:t>
      </w:r>
      <w:bookmarkEnd w:id="10"/>
      <w:r w:rsidRPr="00243FE6">
        <w:rPr>
          <w:rFonts w:ascii="Arial" w:hAnsi="Arial" w:eastAsiaTheme="minorHAnsi" w:cs="Arial"/>
          <w:color w:val="262626"/>
          <w:sz w:val="24"/>
          <w:szCs w:val="24"/>
          <w14:ligatures w14:val="standardContextual"/>
        </w:rPr>
        <w:t xml:space="preserve"> or equal–Quantity: 1EA</w:t>
      </w:r>
    </w:p>
    <w:p w:rsidR="000E4C01" w:rsidRPr="00B33D73" w:rsidP="000E4C01">
      <w:pPr>
        <w:numPr>
          <w:ilvl w:val="0"/>
          <w:numId w:val="1"/>
        </w:numPr>
        <w:autoSpaceDE w:val="0"/>
        <w:autoSpaceDN w:val="0"/>
        <w:adjustRightInd w:val="0"/>
        <w:spacing w:after="0" w:line="240" w:lineRule="auto"/>
        <w:contextualSpacing/>
        <w:rPr>
          <w:rFonts w:ascii="Arial" w:hAnsi="Arial" w:eastAsiaTheme="minorHAnsi" w:cs="Arial"/>
          <w:sz w:val="24"/>
          <w:szCs w:val="24"/>
          <w14:ligatures w14:val="standardContextual"/>
        </w:rPr>
      </w:pPr>
      <w:bookmarkStart w:id="11" w:name="_Hlk224040293"/>
      <w:r w:rsidRPr="00B33D73">
        <w:rPr>
          <w:rFonts w:ascii="Arial" w:hAnsi="Arial" w:eastAsiaTheme="minorHAnsi" w:cs="Arial"/>
          <w:sz w:val="24"/>
          <w:szCs w:val="24"/>
          <w14:ligatures w14:val="standardContextual"/>
        </w:rPr>
        <w:t>Refrigerators must be medical grade with controlled temperatures.</w:t>
      </w:r>
    </w:p>
    <w:p w:rsidR="000E4C01" w:rsidRPr="00B33D73" w:rsidP="000E4C01">
      <w:pPr>
        <w:numPr>
          <w:ilvl w:val="0"/>
          <w:numId w:val="1"/>
        </w:numPr>
        <w:autoSpaceDE w:val="0"/>
        <w:autoSpaceDN w:val="0"/>
        <w:adjustRightInd w:val="0"/>
        <w:spacing w:after="0" w:line="240" w:lineRule="auto"/>
        <w:contextualSpacing/>
        <w:rPr>
          <w:rFonts w:ascii="Arial" w:hAnsi="Arial" w:eastAsiaTheme="minorHAnsi" w:cs="Arial"/>
          <w:sz w:val="24"/>
          <w:szCs w:val="24"/>
          <w14:ligatures w14:val="standardContextual"/>
        </w:rPr>
      </w:pPr>
      <w:r w:rsidRPr="00B33D73">
        <w:rPr>
          <w:rFonts w:ascii="Arial" w:hAnsi="Arial" w:eastAsiaTheme="minorHAnsi" w:cs="Arial"/>
          <w:sz w:val="24"/>
          <w:szCs w:val="24"/>
          <w14:ligatures w14:val="standardContextual"/>
        </w:rPr>
        <w:t xml:space="preserve">Must be an upright style refrigerator. </w:t>
      </w:r>
    </w:p>
    <w:p w:rsidR="000E4C01" w:rsidRPr="00B33D73" w:rsidP="000E4C01">
      <w:pPr>
        <w:numPr>
          <w:ilvl w:val="0"/>
          <w:numId w:val="1"/>
        </w:numPr>
        <w:autoSpaceDE w:val="0"/>
        <w:autoSpaceDN w:val="0"/>
        <w:adjustRightInd w:val="0"/>
        <w:spacing w:after="0" w:line="240" w:lineRule="auto"/>
        <w:contextualSpacing/>
        <w:rPr>
          <w:rFonts w:ascii="Arial" w:hAnsi="Arial" w:eastAsiaTheme="minorHAnsi" w:cs="Arial"/>
          <w:sz w:val="24"/>
          <w:szCs w:val="24"/>
          <w14:ligatures w14:val="standardContextual"/>
        </w:rPr>
      </w:pPr>
      <w:r w:rsidRPr="00B33D73">
        <w:rPr>
          <w:rFonts w:ascii="Arial" w:hAnsi="Arial" w:eastAsiaTheme="minorHAnsi" w:cs="Arial"/>
          <w:sz w:val="24"/>
          <w:szCs w:val="24"/>
          <w14:ligatures w14:val="standardContextual"/>
        </w:rPr>
        <w:t>Must be able to display temperature in Celsius or Fahrenheit.</w:t>
      </w:r>
    </w:p>
    <w:p w:rsidR="000E4C01" w:rsidRPr="00B33D73" w:rsidP="000E4C01">
      <w:pPr>
        <w:pStyle w:val="ListParagraph"/>
        <w:numPr>
          <w:ilvl w:val="0"/>
          <w:numId w:val="1"/>
        </w:numPr>
        <w:rPr>
          <w:rFonts w:ascii="Arial" w:hAnsi="Arial" w:eastAsiaTheme="minorHAnsi" w:cs="Arial"/>
          <w:sz w:val="24"/>
          <w:szCs w:val="24"/>
          <w14:ligatures w14:val="standardContextual"/>
        </w:rPr>
      </w:pPr>
      <w:r w:rsidRPr="00B33D73">
        <w:rPr>
          <w:rFonts w:ascii="Arial" w:hAnsi="Arial" w:eastAsiaTheme="minorHAnsi" w:cs="Arial"/>
          <w:sz w:val="24"/>
          <w:szCs w:val="24"/>
          <w14:ligatures w14:val="standardContextual"/>
        </w:rPr>
        <w:t>Must have a touchscreen with user interface that is password protected and provides advanced monitoring and information to ensure protection of stored product.</w:t>
      </w:r>
    </w:p>
    <w:p w:rsidR="000E4C01" w:rsidP="000E4C01">
      <w:pPr>
        <w:pStyle w:val="ListParagraph"/>
        <w:numPr>
          <w:ilvl w:val="0"/>
          <w:numId w:val="1"/>
        </w:numPr>
        <w:rPr>
          <w:rFonts w:ascii="Arial" w:hAnsi="Arial" w:eastAsiaTheme="minorHAnsi" w:cs="Arial"/>
          <w:sz w:val="24"/>
          <w:szCs w:val="24"/>
          <w14:ligatures w14:val="standardContextual"/>
        </w:rPr>
      </w:pPr>
      <w:r w:rsidRPr="004E7632">
        <w:rPr>
          <w:rFonts w:ascii="Arial" w:hAnsi="Arial" w:eastAsiaTheme="minorHAnsi" w:cs="Arial"/>
          <w:sz w:val="24"/>
          <w:szCs w:val="24"/>
          <w14:ligatures w14:val="standardContextual"/>
        </w:rPr>
        <w:t xml:space="preserve">Must have audible and visual alarms that </w:t>
      </w:r>
      <w:r w:rsidRPr="004E7632">
        <w:rPr>
          <w:rFonts w:ascii="Arial" w:hAnsi="Arial" w:eastAsiaTheme="minorHAnsi" w:cs="Arial"/>
          <w:sz w:val="24"/>
          <w:szCs w:val="24"/>
          <w14:ligatures w14:val="standardContextual"/>
        </w:rPr>
        <w:t>include:</w:t>
      </w:r>
      <w:r w:rsidRPr="004E7632">
        <w:rPr>
          <w:rFonts w:ascii="Arial" w:hAnsi="Arial" w:eastAsiaTheme="minorHAnsi" w:cs="Arial"/>
          <w:sz w:val="24"/>
          <w:szCs w:val="24"/>
          <w14:ligatures w14:val="standardContextual"/>
        </w:rPr>
        <w:t xml:space="preserve"> power failure, high and low temperature alarms, door ajar, condenser temperature, and low battery alerts.</w:t>
      </w:r>
    </w:p>
    <w:p w:rsidR="000E4C01" w:rsidP="000E4C01">
      <w:pPr>
        <w:pStyle w:val="ListParagraph"/>
        <w:numPr>
          <w:ilvl w:val="0"/>
          <w:numId w:val="1"/>
        </w:numPr>
        <w:rPr>
          <w:rFonts w:ascii="Arial" w:hAnsi="Arial" w:eastAsiaTheme="minorHAnsi" w:cs="Arial"/>
          <w:sz w:val="24"/>
          <w:szCs w:val="24"/>
          <w14:ligatures w14:val="standardContextual"/>
        </w:rPr>
      </w:pPr>
      <w:r w:rsidRPr="00EB1994">
        <w:rPr>
          <w:rFonts w:ascii="Arial" w:hAnsi="Arial" w:eastAsiaTheme="minorHAnsi" w:cs="Arial"/>
          <w:sz w:val="24"/>
          <w:szCs w:val="24"/>
          <w14:ligatures w14:val="standardContextual"/>
        </w:rPr>
        <w:t>Mu</w:t>
      </w:r>
      <w:r>
        <w:rPr>
          <w:rFonts w:ascii="Arial" w:hAnsi="Arial" w:eastAsiaTheme="minorHAnsi" w:cs="Arial"/>
          <w:sz w:val="24"/>
          <w:szCs w:val="24"/>
          <w14:ligatures w14:val="standardContextual"/>
        </w:rPr>
        <w:t>st have integral data</w:t>
      </w:r>
      <w:r w:rsidRPr="00EB1994">
        <w:rPr>
          <w:rFonts w:ascii="Arial" w:hAnsi="Arial" w:eastAsiaTheme="minorHAnsi" w:cs="Arial"/>
          <w:sz w:val="24"/>
          <w:szCs w:val="24"/>
          <w14:ligatures w14:val="standardContextual"/>
        </w:rPr>
        <w:t xml:space="preserve"> as well as data logging via USB or other</w:t>
      </w:r>
      <w:r>
        <w:rPr>
          <w:rFonts w:ascii="Arial" w:hAnsi="Arial" w:eastAsiaTheme="minorHAnsi" w:cs="Arial"/>
          <w:sz w:val="24"/>
          <w:szCs w:val="24"/>
          <w14:ligatures w14:val="standardContextual"/>
        </w:rPr>
        <w:t xml:space="preserve"> </w:t>
      </w:r>
      <w:r w:rsidRPr="00EB1994">
        <w:rPr>
          <w:rFonts w:ascii="Arial" w:hAnsi="Arial" w:eastAsiaTheme="minorHAnsi" w:cs="Arial"/>
          <w:sz w:val="24"/>
          <w:szCs w:val="24"/>
          <w14:ligatures w14:val="standardContextual"/>
        </w:rPr>
        <w:t>removable media to keep for performance records</w:t>
      </w:r>
      <w:r>
        <w:rPr>
          <w:rFonts w:ascii="Arial" w:hAnsi="Arial" w:eastAsiaTheme="minorHAnsi" w:cs="Arial"/>
          <w:sz w:val="24"/>
          <w:szCs w:val="24"/>
          <w14:ligatures w14:val="standardContextual"/>
        </w:rPr>
        <w:t>.</w:t>
      </w:r>
    </w:p>
    <w:p w:rsidR="000E4C01" w:rsidRPr="00A90CCB" w:rsidP="000E4C01">
      <w:pPr>
        <w:pStyle w:val="ListParagraph"/>
        <w:numPr>
          <w:ilvl w:val="0"/>
          <w:numId w:val="1"/>
        </w:numPr>
        <w:rPr>
          <w:rFonts w:ascii="Arial" w:hAnsi="Arial" w:eastAsiaTheme="minorHAnsi" w:cs="Arial"/>
          <w:sz w:val="24"/>
          <w:szCs w:val="24"/>
          <w14:ligatures w14:val="standardContextual"/>
        </w:rPr>
      </w:pPr>
      <w:r w:rsidRPr="008357DC">
        <w:rPr>
          <w:rFonts w:ascii="Arial" w:hAnsi="Arial" w:eastAsiaTheme="minorHAnsi" w:cs="Arial"/>
          <w:sz w:val="24"/>
          <w:szCs w:val="24"/>
          <w14:ligatures w14:val="standardContextual"/>
        </w:rPr>
        <w:t xml:space="preserve">Sound level must not exceed 40 dBA to avoid noise pollution in hospital </w:t>
      </w:r>
      <w:r w:rsidRPr="00A90CCB">
        <w:rPr>
          <w:rFonts w:ascii="Arial" w:hAnsi="Arial" w:eastAsiaTheme="minorHAnsi" w:cs="Arial"/>
          <w:sz w:val="24"/>
          <w:szCs w:val="24"/>
          <w14:ligatures w14:val="standardContextual"/>
        </w:rPr>
        <w:t>environment.</w:t>
      </w:r>
    </w:p>
    <w:p w:rsidR="000E4C01" w:rsidRPr="00A90CCB" w:rsidP="000E4C01">
      <w:pPr>
        <w:pStyle w:val="ListParagraph"/>
        <w:numPr>
          <w:ilvl w:val="0"/>
          <w:numId w:val="1"/>
        </w:numPr>
        <w:rPr>
          <w:rFonts w:ascii="Arial" w:hAnsi="Arial" w:eastAsiaTheme="minorHAnsi" w:cs="Arial"/>
          <w:sz w:val="24"/>
          <w:szCs w:val="24"/>
          <w14:ligatures w14:val="standardContextual"/>
        </w:rPr>
      </w:pPr>
      <w:r w:rsidRPr="00A90CCB">
        <w:rPr>
          <w:rFonts w:ascii="Arial" w:hAnsi="Arial" w:eastAsiaTheme="minorHAnsi" w:cs="Arial"/>
          <w:sz w:val="24"/>
          <w:szCs w:val="24"/>
          <w14:ligatures w14:val="standardContextual"/>
        </w:rPr>
        <w:t xml:space="preserve">Must have at least/minimum of 19.7 cubic feet capacity to be able to hold </w:t>
      </w:r>
      <w:r w:rsidRPr="00A90CCB">
        <w:rPr>
          <w:rFonts w:ascii="Arial" w:hAnsi="Arial" w:eastAsiaTheme="minorHAnsi" w:cs="Arial"/>
          <w:sz w:val="24"/>
          <w:szCs w:val="24"/>
          <w14:ligatures w14:val="standardContextual"/>
        </w:rPr>
        <w:t>a sufficient amount of</w:t>
      </w:r>
      <w:r w:rsidRPr="00A90CCB">
        <w:rPr>
          <w:rFonts w:ascii="Arial" w:hAnsi="Arial" w:eastAsiaTheme="minorHAnsi" w:cs="Arial"/>
          <w:sz w:val="24"/>
          <w:szCs w:val="24"/>
          <w14:ligatures w14:val="standardContextual"/>
        </w:rPr>
        <w:t xml:space="preserve"> pharmacy medications.</w:t>
      </w:r>
    </w:p>
    <w:p w:rsidR="000E4C01" w:rsidRPr="00376FDB" w:rsidP="000E4C01">
      <w:pPr>
        <w:pStyle w:val="ListParagraph"/>
        <w:numPr>
          <w:ilvl w:val="0"/>
          <w:numId w:val="1"/>
        </w:numPr>
        <w:rPr>
          <w:rFonts w:ascii="Arial" w:hAnsi="Arial" w:eastAsiaTheme="minorHAnsi" w:cs="Arial"/>
          <w:sz w:val="24"/>
          <w:szCs w:val="24"/>
          <w14:ligatures w14:val="standardContextual"/>
        </w:rPr>
      </w:pPr>
      <w:r w:rsidRPr="00A90CCB">
        <w:rPr>
          <w:rFonts w:ascii="Arial" w:hAnsi="Arial" w:eastAsiaTheme="minorHAnsi" w:cs="Arial"/>
          <w:sz w:val="24"/>
          <w:szCs w:val="24"/>
          <w14:ligatures w14:val="standardContextual"/>
        </w:rPr>
        <w:t>Must have a minimum of 4 epoxy-coated sh</w:t>
      </w:r>
      <w:r w:rsidRPr="00376FDB">
        <w:rPr>
          <w:rFonts w:ascii="Arial" w:hAnsi="Arial" w:eastAsiaTheme="minorHAnsi" w:cs="Arial"/>
          <w:sz w:val="24"/>
          <w:szCs w:val="24"/>
          <w14:ligatures w14:val="standardContextual"/>
        </w:rPr>
        <w:t>elves for durable and resistant shelving.</w:t>
      </w:r>
    </w:p>
    <w:p w:rsidR="000E4C01" w:rsidRPr="00376FDB" w:rsidP="000E4C01">
      <w:pPr>
        <w:pStyle w:val="ListParagraph"/>
        <w:numPr>
          <w:ilvl w:val="0"/>
          <w:numId w:val="1"/>
        </w:numPr>
        <w:rPr>
          <w:rFonts w:ascii="Arial" w:hAnsi="Arial" w:eastAsiaTheme="minorHAnsi" w:cs="Arial"/>
          <w:sz w:val="24"/>
          <w:szCs w:val="24"/>
          <w14:ligatures w14:val="standardContextual"/>
        </w:rPr>
      </w:pPr>
      <w:r w:rsidRPr="00376FDB">
        <w:rPr>
          <w:rFonts w:ascii="Arial" w:hAnsi="Arial" w:eastAsiaTheme="minorHAnsi" w:cs="Arial"/>
          <w:sz w:val="24"/>
          <w:szCs w:val="24"/>
          <w14:ligatures w14:val="standardContextual"/>
        </w:rPr>
        <w:t>Must be certified to NSF/ANSI 456 Vaccine Storage Standard.</w:t>
      </w:r>
    </w:p>
    <w:p w:rsidR="000E4C01" w:rsidP="000E4C01">
      <w:pPr>
        <w:pStyle w:val="ListParagraph"/>
        <w:numPr>
          <w:ilvl w:val="0"/>
          <w:numId w:val="1"/>
        </w:numPr>
        <w:rPr>
          <w:rFonts w:ascii="Arial" w:hAnsi="Arial" w:eastAsiaTheme="minorHAnsi" w:cs="Arial"/>
          <w:sz w:val="24"/>
          <w:szCs w:val="24"/>
          <w14:ligatures w14:val="standardContextual"/>
        </w:rPr>
      </w:pPr>
      <w:bookmarkStart w:id="12" w:name="_Hlk224038736"/>
      <w:r w:rsidRPr="00376FDB">
        <w:rPr>
          <w:rFonts w:ascii="Arial" w:hAnsi="Arial" w:eastAsiaTheme="minorHAnsi" w:cs="Arial"/>
          <w:sz w:val="24"/>
          <w:szCs w:val="24"/>
          <w14:ligatures w14:val="standardContextual"/>
        </w:rPr>
        <w:t>Must ENERGY STAR® certified for efficient energy use.</w:t>
      </w:r>
    </w:p>
    <w:p w:rsidR="000E4C01" w:rsidRPr="00376FDB" w:rsidP="000E4C01">
      <w:pPr>
        <w:pStyle w:val="ListParagraph"/>
        <w:numPr>
          <w:ilvl w:val="0"/>
          <w:numId w:val="1"/>
        </w:numPr>
        <w:rPr>
          <w:rFonts w:ascii="Arial" w:hAnsi="Arial" w:eastAsiaTheme="minorHAnsi" w:cs="Arial"/>
          <w:sz w:val="24"/>
          <w:szCs w:val="24"/>
          <w14:ligatures w14:val="standardContextual"/>
        </w:rPr>
      </w:pPr>
      <w:bookmarkEnd w:id="12"/>
      <w:r w:rsidRPr="00376FDB">
        <w:rPr>
          <w:rFonts w:ascii="Arial" w:hAnsi="Arial" w:eastAsiaTheme="minorHAnsi" w:cs="Arial"/>
          <w:sz w:val="24"/>
          <w:szCs w:val="24"/>
          <w14:ligatures w14:val="standardContextual"/>
        </w:rPr>
        <w:t>Must have a modular refrigeration system with a variable capacity compressor and microprocessor controller to control stable and consistent temperature throughout each cabinet with minimal fluctuation of ±1 C (1.8 F) temperature.</w:t>
      </w:r>
    </w:p>
    <w:p w:rsidR="000E4C01" w:rsidP="000E4C01">
      <w:pPr>
        <w:pStyle w:val="ListParagraph"/>
        <w:numPr>
          <w:ilvl w:val="0"/>
          <w:numId w:val="1"/>
        </w:numPr>
        <w:rPr>
          <w:rFonts w:ascii="Arial" w:hAnsi="Arial" w:eastAsiaTheme="minorHAnsi" w:cs="Arial"/>
          <w:sz w:val="24"/>
          <w:szCs w:val="24"/>
          <w14:ligatures w14:val="standardContextual"/>
        </w:rPr>
      </w:pPr>
      <w:r w:rsidRPr="00376FDB">
        <w:rPr>
          <w:rFonts w:ascii="Arial" w:hAnsi="Arial" w:eastAsiaTheme="minorHAnsi" w:cs="Arial"/>
          <w:sz w:val="24"/>
          <w:szCs w:val="24"/>
          <w14:ligatures w14:val="standardContextual"/>
        </w:rPr>
        <w:t xml:space="preserve">Must have a minimum of one </w:t>
      </w:r>
      <w:r>
        <w:rPr>
          <w:rFonts w:ascii="Arial" w:hAnsi="Arial" w:eastAsiaTheme="minorHAnsi" w:cs="Arial"/>
          <w:sz w:val="24"/>
          <w:szCs w:val="24"/>
          <w14:ligatures w14:val="standardContextual"/>
        </w:rPr>
        <w:t xml:space="preserve">right-hinged </w:t>
      </w:r>
      <w:r w:rsidRPr="00376FDB">
        <w:rPr>
          <w:rFonts w:ascii="Arial" w:hAnsi="Arial" w:eastAsiaTheme="minorHAnsi" w:cs="Arial"/>
          <w:sz w:val="24"/>
          <w:szCs w:val="24"/>
          <w14:ligatures w14:val="standardContextual"/>
        </w:rPr>
        <w:t>glass door with ADA compliant full-length handle.</w:t>
      </w:r>
    </w:p>
    <w:p w:rsidR="000E4C01" w:rsidP="000E4C01">
      <w:pPr>
        <w:pStyle w:val="ListParagraph"/>
        <w:numPr>
          <w:ilvl w:val="0"/>
          <w:numId w:val="1"/>
        </w:numPr>
        <w:rPr>
          <w:rFonts w:ascii="Arial" w:hAnsi="Arial" w:eastAsiaTheme="minorHAnsi" w:cs="Arial"/>
          <w:sz w:val="24"/>
          <w:szCs w:val="24"/>
          <w14:ligatures w14:val="standardContextual"/>
        </w:rPr>
      </w:pPr>
      <w:r w:rsidRPr="003D7B71">
        <w:rPr>
          <w:rFonts w:ascii="Arial" w:hAnsi="Arial" w:eastAsiaTheme="minorHAnsi" w:cs="Arial"/>
          <w:sz w:val="24"/>
          <w:szCs w:val="24"/>
          <w14:ligatures w14:val="standardContextual"/>
        </w:rPr>
        <w:t>Must come with a seismic anchoring for safety and to resist the forces exerted by earthquakes.</w:t>
      </w:r>
    </w:p>
    <w:p w:rsidR="000E4C01" w:rsidRPr="003D7B71" w:rsidP="000E4C01">
      <w:pPr>
        <w:pStyle w:val="ListParagraph"/>
        <w:numPr>
          <w:ilvl w:val="0"/>
          <w:numId w:val="1"/>
        </w:numPr>
        <w:rPr>
          <w:rFonts w:ascii="Arial" w:hAnsi="Arial" w:eastAsiaTheme="minorHAnsi" w:cs="Arial"/>
          <w:sz w:val="24"/>
          <w:szCs w:val="24"/>
          <w14:ligatures w14:val="standardContextual"/>
        </w:rPr>
      </w:pPr>
      <w:r w:rsidRPr="006D7DC9">
        <w:rPr>
          <w:rFonts w:ascii="Arial" w:hAnsi="Arial" w:eastAsiaTheme="minorHAnsi" w:cs="Arial"/>
          <w:sz w:val="24"/>
          <w:szCs w:val="24"/>
          <w14:ligatures w14:val="standardContextual"/>
        </w:rPr>
        <w:t>Must have a front-face turn air circulation to maintain consistent internal temperatures, reducing moisture buildup and promotion content preservation</w:t>
      </w:r>
    </w:p>
    <w:p w:rsidR="000E4C01" w:rsidRPr="00B33D73" w:rsidP="000E4C01">
      <w:pPr>
        <w:autoSpaceDE w:val="0"/>
        <w:autoSpaceDN w:val="0"/>
        <w:adjustRightInd w:val="0"/>
        <w:spacing w:after="0" w:line="240" w:lineRule="auto"/>
        <w:rPr>
          <w:rFonts w:ascii="Arial" w:hAnsi="Arial" w:eastAsiaTheme="minorHAnsi" w:cs="Arial"/>
          <w:sz w:val="24"/>
          <w:szCs w:val="24"/>
          <w14:ligatures w14:val="standardContextual"/>
        </w:rPr>
      </w:pPr>
      <w:bookmarkEnd w:id="11"/>
      <w:r w:rsidRPr="00B33D73">
        <w:rPr>
          <w:rFonts w:ascii="Arial" w:hAnsi="Arial" w:eastAsiaTheme="minorHAnsi" w:cs="Arial"/>
          <w:sz w:val="24"/>
          <w:szCs w:val="24"/>
          <w14:ligatures w14:val="standardContextual"/>
        </w:rPr>
        <w:t xml:space="preserve">CLIN 0002 Follett Refrigerator Model# </w:t>
      </w:r>
      <w:bookmarkStart w:id="13" w:name="_Hlk224048086"/>
      <w:r w:rsidRPr="00B33D73">
        <w:rPr>
          <w:rFonts w:ascii="Arial" w:hAnsi="Arial" w:eastAsiaTheme="minorHAnsi" w:cs="Arial"/>
          <w:sz w:val="24"/>
          <w:szCs w:val="24"/>
          <w14:ligatures w14:val="standardContextual"/>
        </w:rPr>
        <w:t>REF20i-4S-R0000S</w:t>
      </w:r>
      <w:bookmarkEnd w:id="13"/>
      <w:r w:rsidRPr="00B33D73">
        <w:rPr>
          <w:rFonts w:ascii="Arial" w:hAnsi="Arial" w:eastAsiaTheme="minorHAnsi" w:cs="Arial"/>
          <w:sz w:val="24"/>
          <w:szCs w:val="24"/>
          <w14:ligatures w14:val="standardContextual"/>
        </w:rPr>
        <w:t xml:space="preserve"> or equal -Quantity: 1EA</w:t>
      </w:r>
    </w:p>
    <w:p w:rsidR="000E4C01" w:rsidRPr="009639F3" w:rsidP="000E4C01">
      <w:pPr>
        <w:numPr>
          <w:ilvl w:val="0"/>
          <w:numId w:val="1"/>
        </w:numPr>
        <w:autoSpaceDE w:val="0"/>
        <w:autoSpaceDN w:val="0"/>
        <w:adjustRightInd w:val="0"/>
        <w:spacing w:after="0" w:line="240" w:lineRule="auto"/>
        <w:contextualSpacing/>
        <w:rPr>
          <w:rFonts w:ascii="Arial" w:hAnsi="Arial" w:eastAsiaTheme="minorHAnsi" w:cs="Arial"/>
          <w:sz w:val="24"/>
          <w:szCs w:val="24"/>
          <w14:ligatures w14:val="standardContextual"/>
        </w:rPr>
      </w:pPr>
      <w:r w:rsidRPr="009639F3">
        <w:rPr>
          <w:rFonts w:ascii="Arial" w:hAnsi="Arial" w:eastAsiaTheme="minorHAnsi" w:cs="Arial"/>
          <w:sz w:val="24"/>
          <w:szCs w:val="24"/>
          <w14:ligatures w14:val="standardContextual"/>
        </w:rPr>
        <w:t>Refrigerators must be medical grade with controlled temperatures.</w:t>
      </w:r>
    </w:p>
    <w:p w:rsidR="000E4C01" w:rsidRPr="009639F3" w:rsidP="000E4C01">
      <w:pPr>
        <w:numPr>
          <w:ilvl w:val="0"/>
          <w:numId w:val="1"/>
        </w:numPr>
        <w:autoSpaceDE w:val="0"/>
        <w:autoSpaceDN w:val="0"/>
        <w:adjustRightInd w:val="0"/>
        <w:spacing w:after="0" w:line="240" w:lineRule="auto"/>
        <w:contextualSpacing/>
        <w:rPr>
          <w:rFonts w:ascii="Arial" w:hAnsi="Arial" w:eastAsiaTheme="minorHAnsi" w:cs="Arial"/>
          <w:sz w:val="24"/>
          <w:szCs w:val="24"/>
          <w14:ligatures w14:val="standardContextual"/>
        </w:rPr>
      </w:pPr>
      <w:r w:rsidRPr="009639F3">
        <w:rPr>
          <w:rFonts w:ascii="Arial" w:hAnsi="Arial" w:eastAsiaTheme="minorHAnsi" w:cs="Arial"/>
          <w:sz w:val="24"/>
          <w:szCs w:val="24"/>
          <w14:ligatures w14:val="standardContextual"/>
        </w:rPr>
        <w:t xml:space="preserve">Must be an upright style refrigerator. </w:t>
      </w:r>
    </w:p>
    <w:p w:rsidR="000E4C01" w:rsidRPr="009639F3" w:rsidP="000E4C01">
      <w:pPr>
        <w:numPr>
          <w:ilvl w:val="0"/>
          <w:numId w:val="1"/>
        </w:numPr>
        <w:autoSpaceDE w:val="0"/>
        <w:autoSpaceDN w:val="0"/>
        <w:adjustRightInd w:val="0"/>
        <w:spacing w:after="0" w:line="240" w:lineRule="auto"/>
        <w:contextualSpacing/>
        <w:rPr>
          <w:rFonts w:ascii="Arial" w:hAnsi="Arial" w:eastAsiaTheme="minorHAnsi" w:cs="Arial"/>
          <w:sz w:val="24"/>
          <w:szCs w:val="24"/>
          <w14:ligatures w14:val="standardContextual"/>
        </w:rPr>
      </w:pPr>
      <w:r w:rsidRPr="009639F3">
        <w:rPr>
          <w:rFonts w:ascii="Arial" w:hAnsi="Arial" w:eastAsiaTheme="minorHAnsi" w:cs="Arial"/>
          <w:sz w:val="24"/>
          <w:szCs w:val="24"/>
          <w14:ligatures w14:val="standardContextual"/>
        </w:rPr>
        <w:t>Must be able to display temperature in Celsius or Fahrenheit.</w:t>
      </w:r>
    </w:p>
    <w:p w:rsidR="000E4C01" w:rsidRPr="00EB1994" w:rsidP="000E4C01">
      <w:pPr>
        <w:pStyle w:val="ListParagraph"/>
        <w:numPr>
          <w:ilvl w:val="0"/>
          <w:numId w:val="1"/>
        </w:numPr>
        <w:rPr>
          <w:rFonts w:ascii="Arial" w:hAnsi="Arial" w:eastAsiaTheme="minorHAnsi" w:cs="Arial"/>
          <w:sz w:val="24"/>
          <w:szCs w:val="24"/>
          <w14:ligatures w14:val="standardContextual"/>
        </w:rPr>
      </w:pPr>
      <w:r w:rsidRPr="009639F3">
        <w:rPr>
          <w:rFonts w:ascii="Arial" w:hAnsi="Arial" w:eastAsiaTheme="minorHAnsi" w:cs="Arial"/>
          <w:sz w:val="24"/>
          <w:szCs w:val="24"/>
          <w14:ligatures w14:val="standardContextual"/>
        </w:rPr>
        <w:t>Must have a touchscreen with user interfa</w:t>
      </w:r>
      <w:r w:rsidRPr="00EB1994">
        <w:rPr>
          <w:rFonts w:ascii="Arial" w:hAnsi="Arial" w:eastAsiaTheme="minorHAnsi" w:cs="Arial"/>
          <w:sz w:val="24"/>
          <w:szCs w:val="24"/>
          <w14:ligatures w14:val="standardContextual"/>
        </w:rPr>
        <w:t>ce that is password protected and provides advanced monitoring and information to ensure protection of stored product.</w:t>
      </w:r>
    </w:p>
    <w:p w:rsidR="000E4C01" w:rsidP="000E4C01">
      <w:pPr>
        <w:pStyle w:val="ListParagraph"/>
        <w:numPr>
          <w:ilvl w:val="0"/>
          <w:numId w:val="1"/>
        </w:numPr>
        <w:rPr>
          <w:rFonts w:ascii="Arial" w:hAnsi="Arial" w:eastAsiaTheme="minorHAnsi" w:cs="Arial"/>
          <w:sz w:val="24"/>
          <w:szCs w:val="24"/>
          <w14:ligatures w14:val="standardContextual"/>
        </w:rPr>
      </w:pPr>
      <w:r w:rsidRPr="004E7632">
        <w:rPr>
          <w:rFonts w:ascii="Arial" w:hAnsi="Arial" w:eastAsiaTheme="minorHAnsi" w:cs="Arial"/>
          <w:sz w:val="24"/>
          <w:szCs w:val="24"/>
          <w14:ligatures w14:val="standardContextual"/>
        </w:rPr>
        <w:t xml:space="preserve">Must have audible and visual alarms that </w:t>
      </w:r>
      <w:r w:rsidRPr="004E7632">
        <w:rPr>
          <w:rFonts w:ascii="Arial" w:hAnsi="Arial" w:eastAsiaTheme="minorHAnsi" w:cs="Arial"/>
          <w:sz w:val="24"/>
          <w:szCs w:val="24"/>
          <w14:ligatures w14:val="standardContextual"/>
        </w:rPr>
        <w:t>include:</w:t>
      </w:r>
      <w:r w:rsidRPr="004E7632">
        <w:rPr>
          <w:rFonts w:ascii="Arial" w:hAnsi="Arial" w:eastAsiaTheme="minorHAnsi" w:cs="Arial"/>
          <w:sz w:val="24"/>
          <w:szCs w:val="24"/>
          <w14:ligatures w14:val="standardContextual"/>
        </w:rPr>
        <w:t xml:space="preserve"> power failure, high and low temperature alarms, door ajar, condenser temperature, and low battery alerts.</w:t>
      </w:r>
    </w:p>
    <w:p w:rsidR="000E4C01" w:rsidRPr="00007358" w:rsidP="000E4C01">
      <w:pPr>
        <w:pStyle w:val="ListParagraph"/>
        <w:numPr>
          <w:ilvl w:val="0"/>
          <w:numId w:val="1"/>
        </w:numPr>
        <w:rPr>
          <w:rFonts w:ascii="Arial" w:hAnsi="Arial" w:eastAsiaTheme="minorHAnsi" w:cs="Arial"/>
          <w:sz w:val="24"/>
          <w:szCs w:val="24"/>
          <w14:ligatures w14:val="standardContextual"/>
        </w:rPr>
      </w:pPr>
      <w:r w:rsidRPr="00007358">
        <w:rPr>
          <w:rFonts w:ascii="Arial" w:hAnsi="Arial" w:eastAsiaTheme="minorHAnsi" w:cs="Arial"/>
          <w:sz w:val="24"/>
          <w:szCs w:val="24"/>
          <w14:ligatures w14:val="standardContextual"/>
        </w:rPr>
        <w:t>Must have Vaccines for Children (VFC)-compliant freestanding touchscreen display data logger with Wi-Fi and Ethernet capability, while also having integral data as well as data logging downloadable via USB or other removable media to keep for performance records.</w:t>
      </w:r>
    </w:p>
    <w:p w:rsidR="000E4C01" w:rsidRPr="008357DC" w:rsidP="000E4C01">
      <w:pPr>
        <w:pStyle w:val="ListParagraph"/>
        <w:numPr>
          <w:ilvl w:val="0"/>
          <w:numId w:val="1"/>
        </w:numPr>
        <w:rPr>
          <w:rFonts w:ascii="Arial" w:hAnsi="Arial" w:eastAsiaTheme="minorHAnsi" w:cs="Arial"/>
          <w:sz w:val="24"/>
          <w:szCs w:val="24"/>
          <w14:ligatures w14:val="standardContextual"/>
        </w:rPr>
      </w:pPr>
      <w:r w:rsidRPr="008357DC">
        <w:rPr>
          <w:rFonts w:ascii="Arial" w:hAnsi="Arial" w:eastAsiaTheme="minorHAnsi" w:cs="Arial"/>
          <w:sz w:val="24"/>
          <w:szCs w:val="24"/>
          <w14:ligatures w14:val="standardContextual"/>
        </w:rPr>
        <w:t>Sound level must not exceed 40 dBA to avoid noise pollution in hospital environment.</w:t>
      </w:r>
    </w:p>
    <w:p w:rsidR="000E4C01" w:rsidRPr="00A90CCB" w:rsidP="000E4C01">
      <w:pPr>
        <w:pStyle w:val="ListParagraph"/>
        <w:numPr>
          <w:ilvl w:val="0"/>
          <w:numId w:val="1"/>
        </w:numPr>
        <w:rPr>
          <w:rFonts w:ascii="Arial" w:hAnsi="Arial" w:eastAsiaTheme="minorHAnsi" w:cs="Arial"/>
          <w:sz w:val="24"/>
          <w:szCs w:val="24"/>
          <w14:ligatures w14:val="standardContextual"/>
        </w:rPr>
      </w:pPr>
      <w:r w:rsidRPr="00A90CCB">
        <w:rPr>
          <w:rFonts w:ascii="Arial" w:hAnsi="Arial" w:eastAsiaTheme="minorHAnsi" w:cs="Arial"/>
          <w:sz w:val="24"/>
          <w:szCs w:val="24"/>
          <w14:ligatures w14:val="standardContextual"/>
        </w:rPr>
        <w:t xml:space="preserve">Must have at least/minimum of 19.7 cubic feet capacity to be able to hold </w:t>
      </w:r>
      <w:r w:rsidRPr="00A90CCB">
        <w:rPr>
          <w:rFonts w:ascii="Arial" w:hAnsi="Arial" w:eastAsiaTheme="minorHAnsi" w:cs="Arial"/>
          <w:sz w:val="24"/>
          <w:szCs w:val="24"/>
          <w14:ligatures w14:val="standardContextual"/>
        </w:rPr>
        <w:t>a sufficient amount of</w:t>
      </w:r>
      <w:r w:rsidRPr="00A90CCB">
        <w:rPr>
          <w:rFonts w:ascii="Arial" w:hAnsi="Arial" w:eastAsiaTheme="minorHAnsi" w:cs="Arial"/>
          <w:sz w:val="24"/>
          <w:szCs w:val="24"/>
          <w14:ligatures w14:val="standardContextual"/>
        </w:rPr>
        <w:t xml:space="preserve"> pharmacy medications.</w:t>
      </w:r>
    </w:p>
    <w:p w:rsidR="000E4C01" w:rsidRPr="00376FDB" w:rsidP="000E4C01">
      <w:pPr>
        <w:pStyle w:val="ListParagraph"/>
        <w:numPr>
          <w:ilvl w:val="0"/>
          <w:numId w:val="1"/>
        </w:numPr>
        <w:rPr>
          <w:rFonts w:ascii="Arial" w:hAnsi="Arial" w:eastAsiaTheme="minorHAnsi" w:cs="Arial"/>
          <w:sz w:val="24"/>
          <w:szCs w:val="24"/>
          <w14:ligatures w14:val="standardContextual"/>
        </w:rPr>
      </w:pPr>
      <w:r w:rsidRPr="00376FDB">
        <w:rPr>
          <w:rFonts w:ascii="Arial" w:hAnsi="Arial" w:eastAsiaTheme="minorHAnsi" w:cs="Arial"/>
          <w:sz w:val="24"/>
          <w:szCs w:val="24"/>
          <w14:ligatures w14:val="standardContextual"/>
        </w:rPr>
        <w:t xml:space="preserve">Must have </w:t>
      </w:r>
      <w:r>
        <w:rPr>
          <w:rFonts w:ascii="Arial" w:hAnsi="Arial" w:eastAsiaTheme="minorHAnsi" w:cs="Arial"/>
          <w:sz w:val="24"/>
          <w:szCs w:val="24"/>
          <w14:ligatures w14:val="standardContextual"/>
        </w:rPr>
        <w:t xml:space="preserve">a minimum of 4 </w:t>
      </w:r>
      <w:r w:rsidRPr="00376FDB">
        <w:rPr>
          <w:rFonts w:ascii="Arial" w:hAnsi="Arial" w:eastAsiaTheme="minorHAnsi" w:cs="Arial"/>
          <w:sz w:val="24"/>
          <w:szCs w:val="24"/>
          <w14:ligatures w14:val="standardContextual"/>
        </w:rPr>
        <w:t>epoxy-coated shelves for durable and resistant shelving.</w:t>
      </w:r>
    </w:p>
    <w:p w:rsidR="000E4C01" w:rsidRPr="00376FDB" w:rsidP="000E4C01">
      <w:pPr>
        <w:pStyle w:val="ListParagraph"/>
        <w:numPr>
          <w:ilvl w:val="0"/>
          <w:numId w:val="1"/>
        </w:numPr>
        <w:rPr>
          <w:rFonts w:ascii="Arial" w:hAnsi="Arial" w:eastAsiaTheme="minorHAnsi" w:cs="Arial"/>
          <w:sz w:val="24"/>
          <w:szCs w:val="24"/>
          <w14:ligatures w14:val="standardContextual"/>
        </w:rPr>
      </w:pPr>
      <w:r w:rsidRPr="00376FDB">
        <w:rPr>
          <w:rFonts w:ascii="Arial" w:hAnsi="Arial" w:eastAsiaTheme="minorHAnsi" w:cs="Arial"/>
          <w:sz w:val="24"/>
          <w:szCs w:val="24"/>
          <w14:ligatures w14:val="standardContextual"/>
        </w:rPr>
        <w:t>Must be certified to NSF/ANSI 456 Vaccine Storage Standard.</w:t>
      </w:r>
    </w:p>
    <w:p w:rsidR="000E4C01" w:rsidP="000E4C01">
      <w:pPr>
        <w:pStyle w:val="ListParagraph"/>
        <w:numPr>
          <w:ilvl w:val="0"/>
          <w:numId w:val="1"/>
        </w:numPr>
        <w:rPr>
          <w:rFonts w:ascii="Arial" w:hAnsi="Arial" w:eastAsiaTheme="minorHAnsi" w:cs="Arial"/>
          <w:sz w:val="24"/>
          <w:szCs w:val="24"/>
          <w14:ligatures w14:val="standardContextual"/>
        </w:rPr>
      </w:pPr>
      <w:r w:rsidRPr="00376FDB">
        <w:rPr>
          <w:rFonts w:ascii="Arial" w:hAnsi="Arial" w:eastAsiaTheme="minorHAnsi" w:cs="Arial"/>
          <w:sz w:val="24"/>
          <w:szCs w:val="24"/>
          <w14:ligatures w14:val="standardContextual"/>
        </w:rPr>
        <w:t>Must ENERGY STAR® certified for efficient energy use.</w:t>
      </w:r>
    </w:p>
    <w:p w:rsidR="000E4C01" w:rsidRPr="00376FDB" w:rsidP="000E4C01">
      <w:pPr>
        <w:pStyle w:val="ListParagraph"/>
        <w:numPr>
          <w:ilvl w:val="0"/>
          <w:numId w:val="1"/>
        </w:numPr>
        <w:rPr>
          <w:rFonts w:ascii="Arial" w:hAnsi="Arial" w:eastAsiaTheme="minorHAnsi" w:cs="Arial"/>
          <w:sz w:val="24"/>
          <w:szCs w:val="24"/>
          <w14:ligatures w14:val="standardContextual"/>
        </w:rPr>
      </w:pPr>
      <w:r w:rsidRPr="00376FDB">
        <w:rPr>
          <w:rFonts w:ascii="Arial" w:hAnsi="Arial" w:eastAsiaTheme="minorHAnsi" w:cs="Arial"/>
          <w:sz w:val="24"/>
          <w:szCs w:val="24"/>
          <w14:ligatures w14:val="standardContextual"/>
        </w:rPr>
        <w:t>Must have a modular refrigeration system with a variable capacity compressor and microprocessor controller to control stable and consistent temperature throughout each cabinet with minimal fluctuation of ±1 C (1.8 F) temperature.</w:t>
      </w:r>
    </w:p>
    <w:p w:rsidR="000E4C01" w:rsidP="000E4C01">
      <w:pPr>
        <w:pStyle w:val="ListParagraph"/>
        <w:numPr>
          <w:ilvl w:val="0"/>
          <w:numId w:val="1"/>
        </w:numPr>
        <w:rPr>
          <w:rFonts w:ascii="Arial" w:hAnsi="Arial" w:eastAsiaTheme="minorHAnsi" w:cs="Arial"/>
          <w:sz w:val="24"/>
          <w:szCs w:val="24"/>
          <w14:ligatures w14:val="standardContextual"/>
        </w:rPr>
      </w:pPr>
      <w:r w:rsidRPr="00376FDB">
        <w:rPr>
          <w:rFonts w:ascii="Arial" w:hAnsi="Arial" w:eastAsiaTheme="minorHAnsi" w:cs="Arial"/>
          <w:sz w:val="24"/>
          <w:szCs w:val="24"/>
          <w14:ligatures w14:val="standardContextual"/>
        </w:rPr>
        <w:t xml:space="preserve">Must have a minimum of one </w:t>
      </w:r>
      <w:r>
        <w:rPr>
          <w:rFonts w:ascii="Arial" w:hAnsi="Arial" w:eastAsiaTheme="minorHAnsi" w:cs="Arial"/>
          <w:sz w:val="24"/>
          <w:szCs w:val="24"/>
          <w14:ligatures w14:val="standardContextual"/>
        </w:rPr>
        <w:t>right-hinged stainless-steel</w:t>
      </w:r>
      <w:r w:rsidRPr="00376FDB">
        <w:rPr>
          <w:rFonts w:ascii="Arial" w:hAnsi="Arial" w:eastAsiaTheme="minorHAnsi" w:cs="Arial"/>
          <w:sz w:val="24"/>
          <w:szCs w:val="24"/>
          <w14:ligatures w14:val="standardContextual"/>
        </w:rPr>
        <w:t xml:space="preserve"> door with ADA compliant full-length handle.</w:t>
      </w:r>
    </w:p>
    <w:p w:rsidR="000E4C01" w:rsidP="000E4C01">
      <w:pPr>
        <w:pStyle w:val="ListParagraph"/>
        <w:numPr>
          <w:ilvl w:val="0"/>
          <w:numId w:val="1"/>
        </w:numPr>
        <w:rPr>
          <w:rFonts w:ascii="Arial" w:hAnsi="Arial" w:eastAsiaTheme="minorHAnsi" w:cs="Arial"/>
          <w:sz w:val="24"/>
          <w:szCs w:val="24"/>
          <w14:ligatures w14:val="standardContextual"/>
        </w:rPr>
      </w:pPr>
      <w:r w:rsidRPr="003D7B71">
        <w:rPr>
          <w:rFonts w:ascii="Arial" w:hAnsi="Arial" w:eastAsiaTheme="minorHAnsi" w:cs="Arial"/>
          <w:sz w:val="24"/>
          <w:szCs w:val="24"/>
          <w14:ligatures w14:val="standardContextual"/>
        </w:rPr>
        <w:t>Must come with a seismic anchoring for safety and to resist the forces exerted by earthquakes.</w:t>
      </w:r>
    </w:p>
    <w:p w:rsidR="000E4C01" w:rsidP="000E4C01">
      <w:pPr>
        <w:pStyle w:val="ListParagraph"/>
        <w:numPr>
          <w:ilvl w:val="0"/>
          <w:numId w:val="1"/>
        </w:numPr>
        <w:rPr>
          <w:rFonts w:ascii="Arial" w:hAnsi="Arial" w:eastAsiaTheme="minorHAnsi" w:cs="Arial"/>
          <w:sz w:val="24"/>
          <w:szCs w:val="24"/>
          <w14:ligatures w14:val="standardContextual"/>
        </w:rPr>
      </w:pPr>
      <w:r w:rsidRPr="006D7DC9">
        <w:rPr>
          <w:rFonts w:ascii="Arial" w:hAnsi="Arial" w:eastAsiaTheme="minorHAnsi" w:cs="Arial"/>
          <w:sz w:val="24"/>
          <w:szCs w:val="24"/>
          <w14:ligatures w14:val="standardContextual"/>
        </w:rPr>
        <w:t>Must have a front-face turn air circulation to maintain consistent internal temperatures, reducing moisture buildup and promotion content preservation</w:t>
      </w:r>
    </w:p>
    <w:p w:rsidR="000E4C01" w:rsidRPr="006D7DC9" w:rsidP="000E4C01">
      <w:pPr>
        <w:pStyle w:val="ListParagraph"/>
        <w:numPr>
          <w:ilvl w:val="0"/>
          <w:numId w:val="1"/>
        </w:numPr>
        <w:rPr>
          <w:rFonts w:ascii="Arial" w:hAnsi="Arial" w:eastAsiaTheme="minorHAnsi" w:cs="Arial"/>
          <w:sz w:val="24"/>
          <w:szCs w:val="24"/>
          <w14:ligatures w14:val="standardContextual"/>
        </w:rPr>
      </w:pPr>
      <w:r w:rsidRPr="006D7DC9">
        <w:rPr>
          <w:rFonts w:ascii="Arial" w:hAnsi="Arial" w:eastAsiaTheme="minorHAnsi" w:cs="Arial"/>
          <w:sz w:val="24"/>
          <w:szCs w:val="24"/>
          <w14:ligatures w14:val="standardContextual"/>
        </w:rPr>
        <w:t>Must have ambient temperature and humidity sensor for use</w:t>
      </w:r>
      <w:r>
        <w:rPr>
          <w:rFonts w:ascii="Arial" w:hAnsi="Arial" w:eastAsiaTheme="minorHAnsi" w:cs="Arial"/>
          <w:sz w:val="24"/>
          <w:szCs w:val="24"/>
          <w14:ligatures w14:val="standardContextual"/>
        </w:rPr>
        <w:t>.</w:t>
      </w:r>
    </w:p>
    <w:p w:rsidR="000E4C01" w:rsidP="000E4C01">
      <w:pPr>
        <w:autoSpaceDE w:val="0"/>
        <w:autoSpaceDN w:val="0"/>
        <w:adjustRightInd w:val="0"/>
        <w:spacing w:after="0" w:line="240" w:lineRule="auto"/>
        <w:rPr>
          <w:rFonts w:ascii="Arial" w:hAnsi="Arial" w:eastAsiaTheme="minorHAnsi" w:cs="Arial"/>
          <w:color w:val="262626"/>
          <w:sz w:val="24"/>
          <w:szCs w:val="24"/>
          <w14:ligatures w14:val="standardContextual"/>
        </w:rPr>
      </w:pPr>
      <w:r w:rsidRPr="00243FE6">
        <w:rPr>
          <w:rFonts w:ascii="Arial" w:hAnsi="Arial" w:eastAsiaTheme="minorHAnsi" w:cs="Arial"/>
          <w:color w:val="262626"/>
          <w:sz w:val="24"/>
          <w:szCs w:val="24"/>
          <w14:ligatures w14:val="standardContextual"/>
        </w:rPr>
        <w:t>CLIN 0003 Follett Refrigerator Model# FZR25i-4S-RHT00S or equal -Quantity: 2EA</w:t>
      </w:r>
    </w:p>
    <w:p w:rsidR="000E4C01" w:rsidP="000E4C01">
      <w:pPr>
        <w:pStyle w:val="ListParagraph"/>
        <w:numPr>
          <w:ilvl w:val="0"/>
          <w:numId w:val="1"/>
        </w:numPr>
        <w:autoSpaceDE w:val="0"/>
        <w:autoSpaceDN w:val="0"/>
        <w:adjustRightInd w:val="0"/>
        <w:spacing w:after="0" w:line="240" w:lineRule="auto"/>
        <w:rPr>
          <w:rFonts w:ascii="Arial" w:hAnsi="Arial" w:eastAsiaTheme="minorHAnsi" w:cs="Arial"/>
          <w:color w:val="262626"/>
          <w:sz w:val="24"/>
          <w:szCs w:val="24"/>
          <w14:ligatures w14:val="standardContextual"/>
        </w:rPr>
      </w:pPr>
      <w:r w:rsidRPr="00BE6934">
        <w:rPr>
          <w:rFonts w:ascii="Arial" w:hAnsi="Arial" w:eastAsiaTheme="minorHAnsi" w:cs="Arial"/>
          <w:color w:val="262626"/>
          <w:sz w:val="24"/>
          <w:szCs w:val="24"/>
          <w14:ligatures w14:val="standardContextual"/>
        </w:rPr>
        <w:t>Must be a medical grade free</w:t>
      </w:r>
      <w:r>
        <w:rPr>
          <w:rFonts w:ascii="Arial" w:hAnsi="Arial" w:eastAsiaTheme="minorHAnsi" w:cs="Arial"/>
          <w:color w:val="262626"/>
          <w:sz w:val="24"/>
          <w:szCs w:val="24"/>
          <w14:ligatures w14:val="standardContextual"/>
        </w:rPr>
        <w:t>zer.</w:t>
      </w:r>
    </w:p>
    <w:p w:rsidR="000E4C01" w:rsidRPr="00212A0E" w:rsidP="000E4C01">
      <w:pPr>
        <w:pStyle w:val="ListParagraph"/>
        <w:numPr>
          <w:ilvl w:val="0"/>
          <w:numId w:val="1"/>
        </w:numPr>
        <w:autoSpaceDE w:val="0"/>
        <w:autoSpaceDN w:val="0"/>
        <w:adjustRightInd w:val="0"/>
        <w:spacing w:after="0" w:line="240" w:lineRule="auto"/>
        <w:rPr>
          <w:rFonts w:ascii="Arial" w:hAnsi="Arial" w:eastAsiaTheme="minorHAnsi" w:cs="Arial"/>
          <w:color w:val="262626"/>
          <w:sz w:val="24"/>
          <w:szCs w:val="24"/>
          <w14:ligatures w14:val="standardContextual"/>
        </w:rPr>
      </w:pPr>
      <w:r w:rsidRPr="00212A0E">
        <w:rPr>
          <w:rFonts w:ascii="Arial" w:hAnsi="Arial" w:eastAsiaTheme="minorHAnsi" w:cs="Arial"/>
          <w:color w:val="262626"/>
          <w:sz w:val="24"/>
          <w:szCs w:val="24"/>
          <w14:ligatures w14:val="standardContextual"/>
        </w:rPr>
        <w:t>Must have energy-efficient LED lights necessary for energy efficiency and maintaining a cooler temperature.</w:t>
      </w:r>
    </w:p>
    <w:p w:rsidR="000E4C01" w:rsidP="000E4C01">
      <w:pPr>
        <w:pStyle w:val="ListParagraph"/>
        <w:numPr>
          <w:ilvl w:val="0"/>
          <w:numId w:val="1"/>
        </w:numPr>
        <w:autoSpaceDE w:val="0"/>
        <w:autoSpaceDN w:val="0"/>
        <w:adjustRightInd w:val="0"/>
        <w:spacing w:after="0" w:line="240" w:lineRule="auto"/>
        <w:rPr>
          <w:rFonts w:ascii="Arial" w:hAnsi="Arial" w:eastAsiaTheme="minorHAnsi" w:cs="Arial"/>
          <w:color w:val="262626"/>
          <w:sz w:val="24"/>
          <w:szCs w:val="24"/>
          <w14:ligatures w14:val="standardContextual"/>
        </w:rPr>
      </w:pPr>
      <w:r w:rsidRPr="00212A0E">
        <w:rPr>
          <w:rFonts w:ascii="Arial" w:hAnsi="Arial" w:eastAsiaTheme="minorHAnsi" w:cs="Arial"/>
          <w:color w:val="262626"/>
          <w:sz w:val="24"/>
          <w:szCs w:val="24"/>
          <w14:ligatures w14:val="standardContextual"/>
        </w:rPr>
        <w:t xml:space="preserve">Must have stainless steel </w:t>
      </w:r>
      <w:r w:rsidRPr="00212A0E">
        <w:rPr>
          <w:rFonts w:ascii="Arial" w:hAnsi="Arial" w:eastAsiaTheme="minorHAnsi" w:cs="Arial"/>
          <w:color w:val="262626"/>
          <w:sz w:val="24"/>
          <w:szCs w:val="24"/>
          <w14:ligatures w14:val="standardContextual"/>
        </w:rPr>
        <w:t>cabinet</w:t>
      </w:r>
      <w:r w:rsidRPr="00212A0E">
        <w:rPr>
          <w:rFonts w:ascii="Arial" w:hAnsi="Arial" w:eastAsiaTheme="minorHAnsi" w:cs="Arial"/>
          <w:color w:val="262626"/>
          <w:sz w:val="24"/>
          <w:szCs w:val="24"/>
          <w14:ligatures w14:val="standardContextual"/>
        </w:rPr>
        <w:t xml:space="preserve"> to provide precise temperature control,</w:t>
      </w:r>
      <w:r>
        <w:rPr>
          <w:rFonts w:ascii="Arial" w:hAnsi="Arial" w:eastAsiaTheme="minorHAnsi" w:cs="Arial"/>
          <w:color w:val="262626"/>
          <w:sz w:val="24"/>
          <w:szCs w:val="24"/>
          <w14:ligatures w14:val="standardContextual"/>
        </w:rPr>
        <w:t xml:space="preserve"> </w:t>
      </w:r>
      <w:r w:rsidRPr="00212A0E">
        <w:rPr>
          <w:rFonts w:ascii="Arial" w:hAnsi="Arial" w:eastAsiaTheme="minorHAnsi" w:cs="Arial"/>
          <w:color w:val="262626"/>
          <w:sz w:val="24"/>
          <w:szCs w:val="24"/>
          <w14:ligatures w14:val="standardContextual"/>
        </w:rPr>
        <w:t>provid</w:t>
      </w:r>
      <w:r>
        <w:rPr>
          <w:rFonts w:ascii="Arial" w:hAnsi="Arial" w:eastAsiaTheme="minorHAnsi" w:cs="Arial"/>
          <w:color w:val="262626"/>
          <w:sz w:val="24"/>
          <w:szCs w:val="24"/>
          <w14:ligatures w14:val="standardContextual"/>
        </w:rPr>
        <w:t>ing</w:t>
      </w:r>
      <w:r>
        <w:rPr>
          <w:rFonts w:ascii="Arial" w:hAnsi="Arial" w:eastAsiaTheme="minorHAnsi" w:cs="Arial"/>
          <w:color w:val="262626"/>
          <w:sz w:val="24"/>
          <w:szCs w:val="24"/>
          <w14:ligatures w14:val="standardContextual"/>
        </w:rPr>
        <w:t xml:space="preserve"> </w:t>
      </w:r>
      <w:r w:rsidRPr="00212A0E">
        <w:rPr>
          <w:rFonts w:ascii="Arial" w:hAnsi="Arial" w:eastAsiaTheme="minorHAnsi" w:cs="Arial"/>
          <w:color w:val="262626"/>
          <w:sz w:val="24"/>
          <w:szCs w:val="24"/>
          <w14:ligatures w14:val="standardContextual"/>
        </w:rPr>
        <w:t>high corrosion resistance, and hygiene, making for safe and cost-effective operations in hospitals.</w:t>
      </w:r>
    </w:p>
    <w:p w:rsidR="000E4C01" w:rsidRPr="00BE6934" w:rsidP="000E4C01">
      <w:pPr>
        <w:pStyle w:val="ListParagraph"/>
        <w:numPr>
          <w:ilvl w:val="0"/>
          <w:numId w:val="1"/>
        </w:numPr>
        <w:rPr>
          <w:rFonts w:ascii="Arial" w:hAnsi="Arial" w:eastAsiaTheme="minorHAnsi" w:cs="Arial"/>
          <w:sz w:val="24"/>
          <w:szCs w:val="24"/>
          <w14:ligatures w14:val="standardContextual"/>
        </w:rPr>
      </w:pPr>
      <w:r w:rsidRPr="00BE6934">
        <w:rPr>
          <w:rFonts w:ascii="Arial" w:hAnsi="Arial" w:eastAsiaTheme="minorHAnsi" w:cs="Arial"/>
          <w:sz w:val="24"/>
          <w:szCs w:val="24"/>
          <w14:ligatures w14:val="standardContextual"/>
        </w:rPr>
        <w:t>Must ENERGY STAR® certified for efficient energy use.</w:t>
      </w:r>
    </w:p>
    <w:p w:rsidR="000E4C01" w:rsidRPr="00BE6934" w:rsidP="000E4C01">
      <w:pPr>
        <w:autoSpaceDE w:val="0"/>
        <w:autoSpaceDN w:val="0"/>
        <w:adjustRightInd w:val="0"/>
        <w:spacing w:after="0" w:line="240" w:lineRule="auto"/>
        <w:rPr>
          <w:rFonts w:ascii="Arial" w:hAnsi="Arial" w:eastAsiaTheme="minorHAnsi" w:cs="Arial"/>
          <w:sz w:val="24"/>
          <w:szCs w:val="24"/>
          <w14:ligatures w14:val="standardContextual"/>
        </w:rPr>
      </w:pPr>
      <w:r w:rsidRPr="00BE6934">
        <w:rPr>
          <w:rFonts w:ascii="Arial" w:hAnsi="Arial" w:eastAsiaTheme="minorHAnsi" w:cs="Arial"/>
          <w:sz w:val="24"/>
          <w:szCs w:val="24"/>
          <w14:ligatures w14:val="standardContextual"/>
        </w:rPr>
        <w:t>CLIN 0004 Follett Refrigerator Model# REF5P-0R-00-00 or equal -Quantity: 1EA</w:t>
      </w:r>
    </w:p>
    <w:p w:rsidR="000E4C01" w:rsidP="000E4C01">
      <w:pPr>
        <w:pStyle w:val="ListParagraph"/>
        <w:numPr>
          <w:ilvl w:val="0"/>
          <w:numId w:val="1"/>
        </w:numPr>
        <w:rPr>
          <w:rFonts w:ascii="Arial" w:hAnsi="Arial" w:eastAsiaTheme="minorHAnsi" w:cs="Arial"/>
          <w:sz w:val="24"/>
          <w:szCs w:val="24"/>
          <w14:ligatures w14:val="standardContextual"/>
        </w:rPr>
      </w:pPr>
      <w:r w:rsidRPr="00BE6934">
        <w:rPr>
          <w:rFonts w:ascii="Arial" w:hAnsi="Arial" w:eastAsiaTheme="minorHAnsi" w:cs="Arial"/>
          <w:sz w:val="24"/>
          <w:szCs w:val="24"/>
          <w14:ligatures w14:val="standardContextual"/>
        </w:rPr>
        <w:t>Refrigerators must be medical grade with controlled temperatures.</w:t>
      </w:r>
    </w:p>
    <w:p w:rsidR="000E4C01" w:rsidP="000E4C01">
      <w:pPr>
        <w:pStyle w:val="ListParagraph"/>
        <w:numPr>
          <w:ilvl w:val="0"/>
          <w:numId w:val="1"/>
        </w:numPr>
        <w:rPr>
          <w:rFonts w:ascii="Arial" w:hAnsi="Arial" w:eastAsiaTheme="minorHAnsi" w:cs="Arial"/>
          <w:sz w:val="24"/>
          <w:szCs w:val="24"/>
          <w14:ligatures w14:val="standardContextual"/>
        </w:rPr>
      </w:pPr>
      <w:r w:rsidRPr="003D7B71">
        <w:rPr>
          <w:rFonts w:ascii="Arial" w:hAnsi="Arial" w:eastAsiaTheme="minorHAnsi" w:cs="Arial"/>
          <w:sz w:val="24"/>
          <w:szCs w:val="24"/>
          <w14:ligatures w14:val="standardContextual"/>
        </w:rPr>
        <w:t>Must be an undercounter refrigerator that can fit below standard countertops.</w:t>
      </w:r>
    </w:p>
    <w:p w:rsidR="000E4C01" w:rsidP="000E4C01">
      <w:pPr>
        <w:pStyle w:val="ListParagraph"/>
        <w:numPr>
          <w:ilvl w:val="0"/>
          <w:numId w:val="1"/>
        </w:numPr>
        <w:rPr>
          <w:rFonts w:ascii="Arial" w:hAnsi="Arial" w:eastAsiaTheme="minorHAnsi" w:cs="Arial"/>
          <w:sz w:val="24"/>
          <w:szCs w:val="24"/>
          <w14:ligatures w14:val="standardContextual"/>
        </w:rPr>
      </w:pPr>
      <w:r w:rsidRPr="003D7B71">
        <w:rPr>
          <w:rFonts w:ascii="Arial" w:hAnsi="Arial" w:eastAsiaTheme="minorHAnsi" w:cs="Arial"/>
          <w:sz w:val="24"/>
          <w:szCs w:val="24"/>
          <w14:ligatures w14:val="standardContextual"/>
        </w:rPr>
        <w:t>Must come with standard solid stainless-steel door.</w:t>
      </w:r>
    </w:p>
    <w:p w:rsidR="000E4C01" w:rsidRPr="006D7DC9" w:rsidP="000E4C01">
      <w:pPr>
        <w:pStyle w:val="ListParagraph"/>
        <w:numPr>
          <w:ilvl w:val="0"/>
          <w:numId w:val="1"/>
        </w:numPr>
        <w:rPr>
          <w:rFonts w:ascii="Arial" w:hAnsi="Arial" w:eastAsiaTheme="minorHAnsi" w:cs="Arial"/>
          <w:sz w:val="24"/>
          <w:szCs w:val="24"/>
          <w14:ligatures w14:val="standardContextual"/>
        </w:rPr>
      </w:pPr>
      <w:r>
        <w:rPr>
          <w:rFonts w:ascii="Arial" w:hAnsi="Arial" w:eastAsiaTheme="minorHAnsi" w:cs="Arial"/>
          <w:sz w:val="24"/>
          <w:szCs w:val="24"/>
          <w14:ligatures w14:val="standardContextual"/>
        </w:rPr>
        <w:t>Must not have a keypad.</w:t>
      </w:r>
    </w:p>
    <w:p w:rsidR="000E4C01" w:rsidRPr="00243FE6" w:rsidP="000E4C01">
      <w:pPr>
        <w:autoSpaceDE w:val="0"/>
        <w:autoSpaceDN w:val="0"/>
        <w:adjustRightInd w:val="0"/>
        <w:spacing w:after="0" w:line="240" w:lineRule="auto"/>
        <w:rPr>
          <w:rFonts w:ascii="Arial" w:hAnsi="Arial" w:eastAsiaTheme="minorHAnsi" w:cs="Arial"/>
          <w:color w:val="262626"/>
          <w:sz w:val="24"/>
          <w:szCs w:val="24"/>
          <w14:ligatures w14:val="standardContextual"/>
        </w:rPr>
      </w:pPr>
      <w:r w:rsidRPr="00F81F63">
        <w:rPr>
          <w:rFonts w:ascii="Arial" w:hAnsi="Arial" w:eastAsiaTheme="minorHAnsi" w:cs="Arial"/>
          <w:sz w:val="24"/>
          <w:szCs w:val="24"/>
          <w14:ligatures w14:val="standardContextual"/>
        </w:rPr>
        <w:t>CLIN 0005 Follett Refrigerator Model# REF5P-0R-KP-00 or equal -Quantity: 1EA</w:t>
      </w:r>
    </w:p>
    <w:p w:rsidR="000E4C01" w:rsidP="000E4C01">
      <w:pPr>
        <w:pStyle w:val="ListParagraph"/>
        <w:numPr>
          <w:ilvl w:val="0"/>
          <w:numId w:val="1"/>
        </w:numPr>
        <w:rPr>
          <w:rFonts w:ascii="Arial" w:hAnsi="Arial" w:eastAsiaTheme="minorHAnsi" w:cs="Arial"/>
          <w:sz w:val="24"/>
          <w:szCs w:val="24"/>
          <w14:ligatures w14:val="standardContextual"/>
        </w:rPr>
      </w:pPr>
      <w:r w:rsidRPr="003D7B71">
        <w:rPr>
          <w:rFonts w:ascii="Arial" w:hAnsi="Arial" w:eastAsiaTheme="minorHAnsi" w:cs="Arial"/>
          <w:sz w:val="24"/>
          <w:szCs w:val="24"/>
          <w14:ligatures w14:val="standardContextual"/>
        </w:rPr>
        <w:t>Refrigerators must be medical grade with controlled temperatures.</w:t>
      </w:r>
    </w:p>
    <w:p w:rsidR="000E4C01" w:rsidP="000E4C01">
      <w:pPr>
        <w:pStyle w:val="ListParagraph"/>
        <w:numPr>
          <w:ilvl w:val="0"/>
          <w:numId w:val="1"/>
        </w:numPr>
        <w:rPr>
          <w:rFonts w:ascii="Arial" w:hAnsi="Arial" w:eastAsiaTheme="minorHAnsi" w:cs="Arial"/>
          <w:sz w:val="24"/>
          <w:szCs w:val="24"/>
          <w14:ligatures w14:val="standardContextual"/>
        </w:rPr>
      </w:pPr>
      <w:r w:rsidRPr="003D7B71">
        <w:rPr>
          <w:rFonts w:ascii="Arial" w:hAnsi="Arial" w:eastAsiaTheme="minorHAnsi" w:cs="Arial"/>
          <w:sz w:val="24"/>
          <w:szCs w:val="24"/>
          <w14:ligatures w14:val="standardContextual"/>
        </w:rPr>
        <w:t>Must be an undercounter refrigerator that can fit below standard countertops.</w:t>
      </w:r>
    </w:p>
    <w:p w:rsidR="000E4C01" w:rsidP="000E4C01">
      <w:pPr>
        <w:pStyle w:val="ListParagraph"/>
        <w:numPr>
          <w:ilvl w:val="0"/>
          <w:numId w:val="1"/>
        </w:numPr>
        <w:rPr>
          <w:rFonts w:ascii="Arial" w:hAnsi="Arial" w:eastAsiaTheme="minorHAnsi" w:cs="Arial"/>
          <w:sz w:val="24"/>
          <w:szCs w:val="24"/>
          <w14:ligatures w14:val="standardContextual"/>
        </w:rPr>
      </w:pPr>
      <w:r w:rsidRPr="003D7B71">
        <w:rPr>
          <w:rFonts w:ascii="Arial" w:hAnsi="Arial" w:eastAsiaTheme="minorHAnsi" w:cs="Arial"/>
          <w:sz w:val="24"/>
          <w:szCs w:val="24"/>
          <w14:ligatures w14:val="standardContextual"/>
        </w:rPr>
        <w:t>Must come with standard solid stainless-steel door.</w:t>
      </w:r>
      <w:bookmarkStart w:id="14" w:name="_Hlk223967200"/>
    </w:p>
    <w:p w:rsidR="000E4C01" w:rsidRPr="00BE6934" w:rsidP="000E4C01">
      <w:pPr>
        <w:pStyle w:val="ListParagraph"/>
        <w:numPr>
          <w:ilvl w:val="0"/>
          <w:numId w:val="1"/>
        </w:numPr>
        <w:rPr>
          <w:rFonts w:ascii="Arial" w:hAnsi="Arial" w:eastAsiaTheme="minorHAnsi" w:cs="Arial"/>
          <w:sz w:val="24"/>
          <w:szCs w:val="24"/>
          <w14:ligatures w14:val="standardContextual"/>
        </w:rPr>
      </w:pPr>
      <w:r w:rsidRPr="003D7B71">
        <w:rPr>
          <w:rFonts w:ascii="Arial" w:hAnsi="Arial" w:eastAsiaTheme="minorHAnsi" w:cs="Arial"/>
          <w:sz w:val="24"/>
          <w:szCs w:val="24"/>
          <w14:ligatures w14:val="standardContextual"/>
        </w:rPr>
        <w:t>Must have a keypad</w:t>
      </w:r>
      <w:bookmarkEnd w:id="14"/>
    </w:p>
    <w:p w:rsidR="000E4C01" w:rsidRPr="00C45ED2" w:rsidP="000E4C01">
      <w:pPr>
        <w:jc w:val="both"/>
        <w:rPr>
          <w:rFonts w:ascii="Arial" w:eastAsia="Times New Roman" w:hAnsi="Arial" w:cs="Arial"/>
          <w:sz w:val="24"/>
          <w:szCs w:val="24"/>
        </w:rPr>
      </w:pPr>
      <w:bookmarkEnd w:id="9"/>
      <w:r w:rsidRPr="00D26A80">
        <w:rPr>
          <w:rFonts w:ascii="Arial" w:eastAsia="Times New Roman" w:hAnsi="Arial" w:cs="Arial"/>
          <w:sz w:val="24"/>
          <w:szCs w:val="24"/>
        </w:rPr>
        <w:t xml:space="preserve">The list of </w:t>
      </w:r>
      <w:r>
        <w:rPr>
          <w:rFonts w:ascii="Arial" w:eastAsia="Times New Roman" w:hAnsi="Arial" w:cs="Arial"/>
          <w:sz w:val="24"/>
          <w:szCs w:val="24"/>
        </w:rPr>
        <w:t>pharmacy refrigerator and freezer</w:t>
      </w:r>
      <w:r w:rsidRPr="00D26A80">
        <w:rPr>
          <w:rFonts w:ascii="Arial" w:eastAsia="Times New Roman" w:hAnsi="Arial" w:cs="Arial"/>
          <w:sz w:val="24"/>
          <w:szCs w:val="24"/>
        </w:rPr>
        <w:t xml:space="preserve"> characteristics is intended to be descriptive, not restrictive, of the supplies/ser</w:t>
      </w:r>
      <w:r w:rsidRPr="00065D33">
        <w:rPr>
          <w:rFonts w:ascii="Arial" w:eastAsia="Times New Roman" w:hAnsi="Arial" w:cs="Arial"/>
          <w:sz w:val="24"/>
          <w:szCs w:val="24"/>
        </w:rPr>
        <w:t>vices that are required.</w:t>
      </w:r>
      <w:r w:rsidRPr="00C45ED2">
        <w:rPr>
          <w:rFonts w:ascii="Arial" w:eastAsia="Times New Roman" w:hAnsi="Arial" w:cs="Arial"/>
          <w:sz w:val="24"/>
          <w:szCs w:val="24"/>
        </w:rPr>
        <w:t xml:space="preserve"> </w:t>
      </w:r>
    </w:p>
    <w:p w:rsidR="000E4C01" w:rsidRPr="00DC529E" w:rsidP="000E4C01">
      <w:pPr>
        <w:jc w:val="both"/>
        <w:rPr>
          <w:rFonts w:ascii="Arial" w:eastAsia="Times New Roman" w:hAnsi="Arial" w:cs="Arial"/>
          <w:b/>
          <w:sz w:val="24"/>
          <w:szCs w:val="24"/>
        </w:rPr>
      </w:pPr>
      <w:r w:rsidRPr="00C45ED2">
        <w:rPr>
          <w:rFonts w:ascii="Arial" w:eastAsia="Times New Roman" w:hAnsi="Arial" w:cs="Arial"/>
          <w:sz w:val="24"/>
          <w:szCs w:val="24"/>
        </w:rPr>
        <w:t xml:space="preserve">If your company is </w:t>
      </w:r>
      <w:r w:rsidRPr="00C45ED2">
        <w:rPr>
          <w:rFonts w:ascii="Arial" w:eastAsia="Times New Roman" w:hAnsi="Arial" w:cs="Arial"/>
          <w:sz w:val="24"/>
          <w:szCs w:val="24"/>
        </w:rPr>
        <w:t>interested</w:t>
      </w:r>
      <w:r w:rsidRPr="00C45ED2">
        <w:rPr>
          <w:rFonts w:ascii="Arial" w:eastAsia="Times New Roman" w:hAnsi="Arial" w:cs="Arial"/>
          <w:sz w:val="24"/>
          <w:szCs w:val="24"/>
        </w:rPr>
        <w:t xml:space="preserve"> and capable of providing the required supplies/services, please provide the information indicated below.</w:t>
      </w:r>
      <w:r w:rsidRPr="00C45ED2">
        <w:rPr>
          <w:rFonts w:ascii="Arial" w:eastAsia="Times New Roman" w:hAnsi="Arial" w:cs="Arial"/>
          <w:b/>
          <w:bCs/>
          <w:sz w:val="24"/>
          <w:szCs w:val="24"/>
          <w:u w:val="single"/>
        </w:rPr>
        <w:t xml:space="preserve"> Incomplete responses to the questions below this notice will not be accepted</w:t>
      </w:r>
      <w:r w:rsidRPr="00C45ED2">
        <w:rPr>
          <w:rFonts w:ascii="Arial" w:eastAsia="Times New Roman" w:hAnsi="Arial" w:cs="Arial"/>
          <w:sz w:val="24"/>
          <w:szCs w:val="24"/>
        </w:rPr>
        <w:t>. Response to this notice should include company name, address, point of contact, size of business pursuant to the following questions:</w:t>
      </w:r>
      <w:r w:rsidRPr="00DC529E">
        <w:rPr>
          <w:rFonts w:ascii="Arial" w:eastAsia="Times New Roman" w:hAnsi="Arial" w:cs="Arial"/>
          <w:b/>
          <w:sz w:val="24"/>
          <w:szCs w:val="24"/>
        </w:rPr>
        <w:t xml:space="preserve">  </w:t>
      </w:r>
    </w:p>
    <w:p w:rsidR="000E4C01" w:rsidRPr="00DC529E" w:rsidP="000E4C01">
      <w:pPr>
        <w:jc w:val="both"/>
        <w:rPr>
          <w:rFonts w:ascii="Arial" w:eastAsia="Times New Roman" w:hAnsi="Arial" w:cs="Arial"/>
          <w:b/>
          <w:sz w:val="24"/>
          <w:szCs w:val="24"/>
          <w:u w:val="single"/>
        </w:rPr>
      </w:pPr>
      <w:r w:rsidRPr="00DC529E">
        <w:rPr>
          <w:rFonts w:ascii="Arial" w:eastAsia="Times New Roman" w:hAnsi="Arial" w:cs="Arial"/>
          <w:b/>
          <w:sz w:val="24"/>
          <w:szCs w:val="24"/>
        </w:rPr>
        <w:t>(1) Submit your capabilities statement illustrating how your organization can/cannot meet t</w:t>
      </w:r>
      <w:r w:rsidRPr="00E028B0">
        <w:rPr>
          <w:rFonts w:ascii="Arial" w:eastAsia="Times New Roman" w:hAnsi="Arial" w:cs="Arial"/>
          <w:b/>
          <w:sz w:val="24"/>
          <w:szCs w:val="24"/>
        </w:rPr>
        <w:t>he SALIENT CHARACTERISTICS</w:t>
      </w:r>
      <w:r w:rsidRPr="00DC1ABA">
        <w:rPr>
          <w:rFonts w:ascii="Arial" w:eastAsia="Times New Roman" w:hAnsi="Arial" w:cs="Arial"/>
          <w:b/>
          <w:sz w:val="24"/>
          <w:szCs w:val="24"/>
        </w:rPr>
        <w:t>.</w:t>
      </w:r>
      <w:r w:rsidRPr="00C45ED2">
        <w:rPr>
          <w:rFonts w:ascii="Arial" w:eastAsia="Times New Roman" w:hAnsi="Arial" w:cs="Arial"/>
          <w:b/>
          <w:sz w:val="24"/>
          <w:szCs w:val="24"/>
        </w:rPr>
        <w:t xml:space="preserve">  For instances where your company cannot meet </w:t>
      </w:r>
      <w:r w:rsidRPr="00C45ED2">
        <w:rPr>
          <w:rFonts w:ascii="Arial" w:eastAsia="Times New Roman" w:hAnsi="Arial" w:cs="Arial"/>
          <w:b/>
          <w:sz w:val="24"/>
          <w:szCs w:val="24"/>
        </w:rPr>
        <w:t>the</w:t>
      </w:r>
      <w:r>
        <w:rPr>
          <w:rFonts w:ascii="Arial" w:eastAsia="Times New Roman" w:hAnsi="Arial" w:cs="Arial"/>
          <w:b/>
          <w:sz w:val="24"/>
          <w:szCs w:val="24"/>
        </w:rPr>
        <w:t xml:space="preserve"> SALIENT</w:t>
      </w:r>
      <w:r>
        <w:rPr>
          <w:rFonts w:ascii="Arial" w:eastAsia="Times New Roman" w:hAnsi="Arial" w:cs="Arial"/>
          <w:b/>
          <w:sz w:val="24"/>
          <w:szCs w:val="24"/>
        </w:rPr>
        <w:t xml:space="preserve"> CHARACTERISTICS</w:t>
      </w:r>
      <w:r w:rsidRPr="00C45ED2">
        <w:rPr>
          <w:rFonts w:ascii="Arial" w:eastAsia="Times New Roman" w:hAnsi="Arial" w:cs="Arial"/>
          <w:b/>
          <w:sz w:val="24"/>
          <w:szCs w:val="24"/>
        </w:rPr>
        <w:t xml:space="preserve">, please explain.  For instances where your company can meet the </w:t>
      </w:r>
      <w:r>
        <w:rPr>
          <w:rFonts w:ascii="Arial" w:eastAsia="Times New Roman" w:hAnsi="Arial" w:cs="Arial"/>
          <w:b/>
          <w:sz w:val="24"/>
          <w:szCs w:val="24"/>
        </w:rPr>
        <w:t>SALIENT CHARACTERISTICS</w:t>
      </w:r>
      <w:r w:rsidRPr="00DC529E">
        <w:rPr>
          <w:rFonts w:ascii="Arial" w:eastAsia="Times New Roman" w:hAnsi="Arial" w:cs="Arial"/>
          <w:b/>
          <w:sz w:val="24"/>
          <w:szCs w:val="24"/>
        </w:rPr>
        <w:t xml:space="preserve"> requirement(s), </w:t>
      </w:r>
      <w:r w:rsidRPr="00DC529E">
        <w:rPr>
          <w:rFonts w:ascii="Arial" w:eastAsia="Times New Roman" w:hAnsi="Arial" w:cs="Arial"/>
          <w:b/>
          <w:sz w:val="24"/>
          <w:szCs w:val="24"/>
          <w:u w:val="single"/>
        </w:rPr>
        <w:t xml:space="preserve">please show how your company meets/exceeds each requirement.  </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 xml:space="preserve">(2) Please review the </w:t>
      </w:r>
      <w:r>
        <w:rPr>
          <w:rFonts w:ascii="Arial" w:eastAsia="Times New Roman" w:hAnsi="Arial" w:cs="Arial"/>
          <w:b/>
          <w:sz w:val="24"/>
          <w:szCs w:val="24"/>
        </w:rPr>
        <w:t>SALIENT CHARACTERISTICS</w:t>
      </w:r>
      <w:r w:rsidRPr="00DC529E">
        <w:rPr>
          <w:rFonts w:ascii="Arial" w:eastAsia="Times New Roman" w:hAnsi="Arial" w:cs="Arial"/>
          <w:b/>
          <w:sz w:val="24"/>
          <w:szCs w:val="24"/>
        </w:rPr>
        <w:t xml:space="preserve"> and provide any additional feedback or suggestions.  If none, please reply as N/A.</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(3) Please indicate the size status and representations of your business, such as but not limited to: Service-Disabled Veteran-Owned Small Business (SDVOSB), Veteran-Owned Small Business (VOSB), HUBZone, Woman Owned Small Business (WOSB), Large Business, etc.</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(4) Is your company considered small under the NAICS code identified in this RFI?</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 xml:space="preserve">(5) Are you the manufacturer, authorized distributor, and/or can your company provide a solution to the required supplies/services described </w:t>
      </w:r>
      <w:r w:rsidRPr="00C45ED2">
        <w:rPr>
          <w:rFonts w:ascii="Arial" w:eastAsia="Times New Roman" w:hAnsi="Arial" w:cs="Arial"/>
          <w:b/>
          <w:sz w:val="24"/>
          <w:szCs w:val="24"/>
        </w:rPr>
        <w:t xml:space="preserve">in the list of </w:t>
      </w:r>
      <w:r>
        <w:rPr>
          <w:rFonts w:ascii="Arial" w:eastAsia="Times New Roman" w:hAnsi="Arial" w:cs="Arial"/>
          <w:b/>
          <w:sz w:val="24"/>
          <w:szCs w:val="24"/>
        </w:rPr>
        <w:t>SALIENT CHARACTERISTICS</w:t>
      </w:r>
      <w:r w:rsidRPr="00C45ED2">
        <w:rPr>
          <w:rFonts w:ascii="Arial" w:eastAsia="Times New Roman" w:hAnsi="Arial" w:cs="Arial"/>
          <w:b/>
          <w:sz w:val="24"/>
          <w:szCs w:val="24"/>
        </w:rPr>
        <w:t>?</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(6) If you are a large business, do you have any designated/authorized distributors? If so, please provide their company name, telephone, point of contact and size status (if available).</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 xml:space="preserve">(7) If you’re a small business and you are an authorized distributor/reseller for the items identified above, do you alter; </w:t>
      </w:r>
      <w:r w:rsidRPr="00DC529E">
        <w:rPr>
          <w:rFonts w:ascii="Arial" w:eastAsia="Times New Roman" w:hAnsi="Arial" w:cs="Arial"/>
          <w:b/>
          <w:sz w:val="24"/>
          <w:szCs w:val="24"/>
        </w:rPr>
        <w:t>assemble</w:t>
      </w:r>
      <w:r w:rsidRPr="00DC529E">
        <w:rPr>
          <w:rFonts w:ascii="Arial" w:eastAsia="Times New Roman" w:hAnsi="Arial" w:cs="Arial"/>
          <w:b/>
          <w:sz w:val="24"/>
          <w:szCs w:val="24"/>
        </w:rPr>
        <w:t>; modify; the items requested in any way? If you do, state how and what is altered; assembled; modified.</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 xml:space="preserve">(8) Limitations on Subcontracting: How does your business ensure compliance with the limitations on subcontracting as outlined in 13 CFR § 125.6? </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 xml:space="preserve">(9) Are the items </w:t>
      </w:r>
      <w:r w:rsidRPr="00DC529E">
        <w:rPr>
          <w:rFonts w:ascii="Arial" w:eastAsia="Times New Roman" w:hAnsi="Arial" w:cs="Arial"/>
          <w:b/>
          <w:sz w:val="24"/>
          <w:szCs w:val="24"/>
        </w:rPr>
        <w:t>you are</w:t>
      </w:r>
      <w:r w:rsidRPr="00DC529E">
        <w:rPr>
          <w:rFonts w:ascii="Arial" w:eastAsia="Times New Roman" w:hAnsi="Arial" w:cs="Arial"/>
          <w:b/>
          <w:sz w:val="24"/>
          <w:szCs w:val="24"/>
        </w:rPr>
        <w:t xml:space="preserve"> identifying/providing considered Commercial of the Shelf (COTS) items as defined in FAR Part 2.101 under commercial items?</w:t>
      </w:r>
    </w:p>
    <w:p w:rsidR="000E4C01" w:rsidRPr="00DC529E" w:rsidP="000E4C01">
      <w:pPr>
        <w:pStyle w:val="indent-3"/>
        <w:rPr>
          <w:rFonts w:ascii="Arial" w:hAnsi="Arial" w:cs="Arial"/>
          <w:b/>
        </w:rPr>
      </w:pPr>
      <w:r w:rsidRPr="00DC529E">
        <w:rPr>
          <w:rFonts w:ascii="Arial" w:hAnsi="Arial" w:cs="Arial"/>
          <w:b/>
        </w:rPr>
        <w:t xml:space="preserve">(10) Non-Manufacturer Rule: If applicable, can you confirm your business complies with the </w:t>
      </w:r>
      <w:r w:rsidRPr="00DC529E">
        <w:rPr>
          <w:rFonts w:ascii="Arial" w:hAnsi="Arial" w:cs="Arial"/>
          <w:b/>
        </w:rPr>
        <w:t>Non-Manufacturer</w:t>
      </w:r>
      <w:r w:rsidRPr="00DC529E">
        <w:rPr>
          <w:rFonts w:ascii="Arial" w:hAnsi="Arial" w:cs="Arial"/>
          <w:b/>
        </w:rPr>
        <w:t xml:space="preserve"> rule? Specifically, does your company: Provide a product from a small business manufacturer or processor? Not exceed 500 employees? Primarily engage in </w:t>
      </w:r>
      <w:r w:rsidRPr="00DC529E">
        <w:rPr>
          <w:rFonts w:ascii="Arial" w:hAnsi="Arial" w:cs="Arial"/>
          <w:b/>
        </w:rPr>
        <w:t>the retail</w:t>
      </w:r>
      <w:r w:rsidRPr="00DC529E">
        <w:rPr>
          <w:rFonts w:ascii="Arial" w:hAnsi="Arial" w:cs="Arial"/>
          <w:b/>
        </w:rPr>
        <w:t xml:space="preserve"> or wholesale trade and normally sell the type of item being supplied? Take ownership or possession of the item(s) with its personnel, equipment or facilities in a manner consistent with industry practice? </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(11) Please indicate whether your product conforms to the requirements of the Buy American Act?</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(12) What is your lead time to deliver a single unit with all components?  Is there scale in lead time with greater quantities? Please elaborate.</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(13) What is estimated life span of your solution?  What support/services does that entail?</w:t>
      </w:r>
    </w:p>
    <w:p w:rsidR="000E4C01" w:rsidRPr="00DC529E" w:rsidP="000E4C01">
      <w:pPr>
        <w:rPr>
          <w:rFonts w:ascii="Arial" w:hAnsi="Arial" w:cs="Arial"/>
          <w:b/>
          <w:bCs/>
          <w:sz w:val="24"/>
          <w:szCs w:val="24"/>
        </w:rPr>
      </w:pPr>
      <w:r w:rsidRPr="00DC529E">
        <w:rPr>
          <w:rFonts w:ascii="Arial" w:hAnsi="Arial" w:cs="Arial"/>
          <w:b/>
          <w:bCs/>
          <w:sz w:val="24"/>
          <w:szCs w:val="24"/>
        </w:rPr>
        <w:t>(14) Does your proposed equipment have FDA clearance?  Please specify what FDA clearance(s) have been obtained.</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(15) Does your organization offer a leasing solution?  Please elaborate.</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(16) Does your company have a Federal Supply Schedule (FSS) GSA/NAC/SAC/BPA/NASA SEWP or any other Federal Government contract? If so, please provide the contract number(s).</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(17) If you are an FSS GSA/NAC/SAC/BPA/NASA SEWP or any other Federal Government contract holder, are all the items/solutions you are providing information about available on your schedule/contract? Please state if all or some items are available on the contract.</w:t>
      </w:r>
    </w:p>
    <w:p w:rsidR="000E4C01" w:rsidRPr="00DC529E" w:rsidP="000E4C01">
      <w:pPr>
        <w:jc w:val="both"/>
        <w:rPr>
          <w:rFonts w:ascii="Arial" w:eastAsia="Times New Roman" w:hAnsi="Arial" w:cs="Arial"/>
          <w:b/>
          <w:sz w:val="24"/>
          <w:szCs w:val="24"/>
        </w:rPr>
      </w:pPr>
      <w:r w:rsidRPr="00DC529E">
        <w:rPr>
          <w:rFonts w:ascii="Arial" w:eastAsia="Times New Roman" w:hAnsi="Arial" w:cs="Arial"/>
          <w:b/>
          <w:sz w:val="24"/>
          <w:szCs w:val="24"/>
        </w:rPr>
        <w:t xml:space="preserve">(18) General pricing of your products/solution is encouraged. Pricing will be used for the purpose of </w:t>
      </w:r>
      <w:r w:rsidRPr="00DC529E">
        <w:rPr>
          <w:rFonts w:ascii="Arial" w:eastAsia="Times New Roman" w:hAnsi="Arial" w:cs="Arial"/>
          <w:b/>
          <w:sz w:val="24"/>
          <w:szCs w:val="24"/>
          <w:u w:val="single"/>
        </w:rPr>
        <w:t>market research only</w:t>
      </w:r>
      <w:r w:rsidRPr="00DC529E">
        <w:rPr>
          <w:rFonts w:ascii="Arial" w:eastAsia="Times New Roman" w:hAnsi="Arial" w:cs="Arial"/>
          <w:b/>
          <w:sz w:val="24"/>
          <w:szCs w:val="24"/>
        </w:rPr>
        <w:t xml:space="preserve">. It will not be used to </w:t>
      </w:r>
      <w:r w:rsidRPr="00DC529E">
        <w:rPr>
          <w:rFonts w:ascii="Arial" w:eastAsia="Times New Roman" w:hAnsi="Arial" w:cs="Arial"/>
          <w:b/>
          <w:sz w:val="24"/>
          <w:szCs w:val="24"/>
        </w:rPr>
        <w:t>evaluate for</w:t>
      </w:r>
      <w:r w:rsidRPr="00DC529E">
        <w:rPr>
          <w:rFonts w:ascii="Arial" w:eastAsia="Times New Roman" w:hAnsi="Arial" w:cs="Arial"/>
          <w:b/>
          <w:sz w:val="24"/>
          <w:szCs w:val="24"/>
        </w:rPr>
        <w:t xml:space="preserve"> any type of award.</w:t>
      </w:r>
    </w:p>
    <w:p w:rsidR="000E4C01" w:rsidRPr="001F7FEF" w:rsidP="000E4C01">
      <w:pPr>
        <w:jc w:val="both"/>
        <w:rPr>
          <w:rFonts w:ascii="Arial" w:eastAsia="Times New Roman" w:hAnsi="Arial" w:cs="Arial"/>
          <w:b/>
          <w:sz w:val="24"/>
          <w:szCs w:val="24"/>
        </w:rPr>
      </w:pPr>
      <w:r w:rsidRPr="001F7FEF">
        <w:rPr>
          <w:rFonts w:ascii="Arial" w:eastAsia="Times New Roman" w:hAnsi="Arial" w:cs="Arial"/>
          <w:b/>
          <w:sz w:val="24"/>
          <w:szCs w:val="24"/>
        </w:rPr>
        <w:t>(19) Please provide your SAM.gov Unique Entity ID/Cage Code number.</w:t>
      </w:r>
    </w:p>
    <w:p w:rsidR="000E4C01" w:rsidRPr="00DC529E" w:rsidP="000E4C01">
      <w:pPr>
        <w:jc w:val="both"/>
        <w:rPr>
          <w:rFonts w:ascii="Arial" w:eastAsia="Times New Roman" w:hAnsi="Arial" w:cs="Arial"/>
          <w:sz w:val="24"/>
          <w:szCs w:val="24"/>
        </w:rPr>
      </w:pPr>
      <w:r w:rsidRPr="001F7FEF">
        <w:rPr>
          <w:rFonts w:ascii="Arial" w:eastAsia="Times New Roman" w:hAnsi="Arial" w:cs="Arial"/>
          <w:sz w:val="24"/>
          <w:szCs w:val="24"/>
        </w:rPr>
        <w:t xml:space="preserve">Responses to this notice shall be submitted via email to </w:t>
      </w:r>
      <w:r w:rsidRPr="001F7FEF">
        <w:t>Melissa.Ramirez8</w:t>
      </w:r>
      <w:r w:rsidRPr="001F7FEF">
        <w:rPr>
          <w:rFonts w:ascii="Arial" w:eastAsia="Times New Roman" w:hAnsi="Arial" w:cs="Arial"/>
          <w:sz w:val="24"/>
          <w:szCs w:val="24"/>
        </w:rPr>
        <w:t xml:space="preserve">@va.gov. </w:t>
      </w:r>
      <w:r w:rsidRPr="001F7FEF">
        <w:rPr>
          <w:rFonts w:ascii="Arial" w:eastAsia="Times New Roman" w:hAnsi="Arial" w:cs="Arial"/>
          <w:b/>
          <w:bCs/>
          <w:sz w:val="24"/>
          <w:szCs w:val="24"/>
          <w:u w:val="single"/>
        </w:rPr>
        <w:t>Telephone responses will not be accepted</w:t>
      </w:r>
      <w:r w:rsidRPr="001F7FEF">
        <w:rPr>
          <w:rFonts w:ascii="Arial" w:eastAsia="Times New Roman" w:hAnsi="Arial" w:cs="Arial"/>
          <w:sz w:val="24"/>
          <w:szCs w:val="24"/>
        </w:rPr>
        <w:t xml:space="preserve">.  Responses must be received no later than </w:t>
      </w:r>
      <w:r w:rsidRPr="006C3BE6">
        <w:t xml:space="preserve">Wednesday, March 18th, </w:t>
      </w:r>
      <w:r w:rsidRPr="006C3BE6">
        <w:t>2026</w:t>
      </w:r>
      <w:r w:rsidRPr="006C3BE6">
        <w:t xml:space="preserve"> by 10:00 AM Pacific Local Time</w:t>
      </w:r>
      <w:r w:rsidRPr="006C3BE6">
        <w:rPr>
          <w:rFonts w:ascii="Arial" w:eastAsia="Times New Roman" w:hAnsi="Arial" w:cs="Arial"/>
          <w:sz w:val="24"/>
          <w:szCs w:val="24"/>
        </w:rPr>
        <w:t>.</w:t>
      </w:r>
      <w:r w:rsidRPr="00DC529E">
        <w:rPr>
          <w:rFonts w:ascii="Arial" w:eastAsia="Times New Roman" w:hAnsi="Arial" w:cs="Arial"/>
          <w:sz w:val="24"/>
          <w:szCs w:val="24"/>
        </w:rPr>
        <w:t xml:space="preserve">  </w:t>
      </w:r>
    </w:p>
    <w:p w:rsidR="00417856" w:rsidRPr="000E4C01" w:rsidP="000E4C01">
      <w:pPr>
        <w:jc w:val="both"/>
        <w:rPr>
          <w:rFonts w:ascii="Arial" w:eastAsia="Times New Roman" w:hAnsi="Arial" w:cs="Arial"/>
          <w:sz w:val="24"/>
          <w:szCs w:val="24"/>
        </w:rPr>
      </w:pPr>
      <w:r w:rsidRPr="00DC529E">
        <w:rPr>
          <w:rFonts w:ascii="Arial" w:eastAsia="Times New Roman" w:hAnsi="Arial" w:cs="Arial"/>
          <w:sz w:val="24"/>
          <w:szCs w:val="24"/>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r w:rsidRPr="00DC529E">
        <w:rPr>
          <w:rFonts w:ascii="Arial" w:eastAsia="Times New Roman" w:hAnsi="Arial" w:cs="Arial"/>
          <w:sz w:val="24"/>
          <w:szCs w:val="24"/>
        </w:rPr>
        <w:t>as a result of</w:t>
      </w:r>
      <w:r w:rsidRPr="00DC529E">
        <w:rPr>
          <w:rFonts w:ascii="Arial" w:eastAsia="Times New Roman" w:hAnsi="Arial" w:cs="Arial"/>
          <w:sz w:val="24"/>
          <w:szCs w:val="24"/>
        </w:rPr>
        <w:t xml:space="preserve"> the information provided from this RFI, all interested parties must respond to the specific posting separately IAW the specifications of that announcement. </w:t>
      </w:r>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04C4231"/>
    <w:multiLevelType w:val="hybridMultilevel"/>
    <w:tmpl w:val="58A8AF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40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40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69E"/>
    <w:rPr>
      <w:rFonts w:eastAsiaTheme="majorEastAsia" w:cstheme="majorBidi"/>
      <w:color w:val="272727" w:themeColor="text1" w:themeTint="D8"/>
    </w:rPr>
  </w:style>
  <w:style w:type="paragraph" w:styleId="Quote">
    <w:name w:val="Quote"/>
    <w:basedOn w:val="Normal"/>
    <w:next w:val="Normal"/>
    <w:link w:val="QuoteChar"/>
    <w:uiPriority w:val="29"/>
    <w:qFormat/>
    <w:rsid w:val="0054069E"/>
    <w:pPr>
      <w:spacing w:before="160"/>
      <w:jc w:val="center"/>
    </w:pPr>
    <w:rPr>
      <w:i/>
      <w:iCs/>
      <w:color w:val="404040" w:themeColor="text1" w:themeTint="BF"/>
    </w:rPr>
  </w:style>
  <w:style w:type="character" w:customStyle="1" w:styleId="QuoteChar">
    <w:name w:val="Quote Char"/>
    <w:basedOn w:val="DefaultParagraphFont"/>
    <w:link w:val="Quote"/>
    <w:uiPriority w:val="29"/>
    <w:rsid w:val="0054069E"/>
    <w:rPr>
      <w:i/>
      <w:iCs/>
      <w:color w:val="404040" w:themeColor="text1" w:themeTint="BF"/>
    </w:rPr>
  </w:style>
  <w:style w:type="paragraph" w:styleId="IntenseQuote">
    <w:name w:val="Intense Quote"/>
    <w:basedOn w:val="Normal"/>
    <w:next w:val="Normal"/>
    <w:link w:val="IntenseQuoteChar"/>
    <w:uiPriority w:val="30"/>
    <w:qFormat/>
    <w:rsid w:val="0054069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4069E"/>
    <w:rPr>
      <w:i/>
      <w:iCs/>
      <w:color w:val="366092" w:themeColor="accent1" w:themeShade="BF"/>
    </w:rPr>
  </w:style>
  <w:style w:type="character" w:styleId="IntenseReference">
    <w:name w:val="Intense Reference"/>
    <w:basedOn w:val="DefaultParagraphFont"/>
    <w:uiPriority w:val="32"/>
    <w:qFormat/>
    <w:rsid w:val="0054069E"/>
    <w:rPr>
      <w:b/>
      <w:bCs/>
      <w:smallCaps/>
      <w:color w:val="366092" w:themeColor="accent1" w:themeShade="BF"/>
      <w:spacing w:val="5"/>
    </w:rPr>
  </w:style>
  <w:style w:type="paragraph" w:customStyle="1" w:styleId="indent-3">
    <w:name w:val="indent-3"/>
    <w:basedOn w:val="Normal"/>
    <w:rsid w:val="000E4C01"/>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PlainTable11">
    <w:name w:val="Plain Table 11"/>
    <w:basedOn w:val="TableNormal"/>
    <w:next w:val="PlainTable1"/>
    <w:uiPriority w:val="41"/>
    <w:rsid w:val="000E4C0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
    <w:name w:val="Plain Table 1"/>
    <w:basedOn w:val="TableNormal"/>
    <w:uiPriority w:val="41"/>
    <w:rsid w:val="000E4C0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2026-03-10T23:29:16Z</dcterms:created>
  <dcterms:modified xsi:type="dcterms:W3CDTF">2026-03-10T23:29:16Z</dcterms:modified>
</cp:coreProperties>
</file>