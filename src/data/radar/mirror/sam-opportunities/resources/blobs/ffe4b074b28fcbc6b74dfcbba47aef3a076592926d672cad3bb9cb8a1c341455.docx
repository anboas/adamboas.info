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E690" w14:textId="77777777" w:rsidR="004D6921" w:rsidRDefault="004D6921" w:rsidP="00D75477">
      <w:pPr>
        <w:pStyle w:val="Tmplt-Head"/>
      </w:pPr>
    </w:p>
    <w:p w14:paraId="49B9C4D4" w14:textId="65FCFA49" w:rsidR="00D75477" w:rsidRPr="002A040C" w:rsidRDefault="00D75477" w:rsidP="00D75477">
      <w:pPr>
        <w:pStyle w:val="Header"/>
        <w:tabs>
          <w:tab w:val="clear" w:pos="4680"/>
          <w:tab w:val="clear" w:pos="9360"/>
          <w:tab w:val="left" w:pos="3150"/>
        </w:tabs>
        <w:jc w:val="center"/>
        <w:rPr>
          <w:rFonts w:asciiTheme="minorHAnsi" w:hAnsiTheme="minorHAnsi" w:cstheme="minorHAnsi"/>
          <w:b/>
        </w:rPr>
      </w:pPr>
      <w:r w:rsidRPr="00D75477">
        <w:rPr>
          <w:rFonts w:asciiTheme="minorHAnsi" w:hAnsiTheme="minorHAnsi" w:cstheme="minorHAnsi"/>
          <w:b/>
        </w:rPr>
        <w:t>Bureau of Alcohol, Tobacco, Firearms and Explosives (ATF)</w:t>
      </w:r>
    </w:p>
    <w:p w14:paraId="1E83A0F1" w14:textId="2342971E" w:rsidR="00EE5515" w:rsidRPr="002A040C" w:rsidRDefault="00D75477" w:rsidP="00EE5515">
      <w:pPr>
        <w:pStyle w:val="Header"/>
        <w:tabs>
          <w:tab w:val="clear" w:pos="4680"/>
          <w:tab w:val="clear" w:pos="9360"/>
          <w:tab w:val="left" w:pos="3150"/>
        </w:tabs>
        <w:jc w:val="center"/>
        <w:rPr>
          <w:rFonts w:asciiTheme="minorHAnsi" w:hAnsiTheme="minorHAnsi" w:cstheme="minorHAnsi"/>
          <w:b/>
        </w:rPr>
      </w:pPr>
      <w:r w:rsidRPr="00D75477">
        <w:rPr>
          <w:rFonts w:asciiTheme="minorHAnsi" w:hAnsiTheme="minorHAnsi" w:cstheme="minorHAnsi"/>
          <w:b/>
        </w:rPr>
        <w:t>Office of Intelligence Operations (OIO)</w:t>
      </w:r>
    </w:p>
    <w:p w14:paraId="3FDDA479" w14:textId="0DB3F0B5" w:rsidR="00EE5515" w:rsidRDefault="00EE5515" w:rsidP="00EE5515">
      <w:pPr>
        <w:pStyle w:val="Header"/>
        <w:tabs>
          <w:tab w:val="clear" w:pos="4680"/>
          <w:tab w:val="clear" w:pos="9360"/>
          <w:tab w:val="left" w:pos="3150"/>
        </w:tabs>
        <w:jc w:val="center"/>
        <w:rPr>
          <w:rFonts w:asciiTheme="minorHAnsi" w:hAnsiTheme="minorHAnsi" w:cstheme="minorHAnsi"/>
          <w:b/>
        </w:rPr>
      </w:pPr>
    </w:p>
    <w:p w14:paraId="33EE9974" w14:textId="4CAC2BA5" w:rsidR="00D75477" w:rsidRDefault="00D75477" w:rsidP="00EE5515">
      <w:pPr>
        <w:pStyle w:val="Header"/>
        <w:tabs>
          <w:tab w:val="clear" w:pos="4680"/>
          <w:tab w:val="clear" w:pos="9360"/>
          <w:tab w:val="left" w:pos="3150"/>
        </w:tabs>
        <w:jc w:val="center"/>
        <w:rPr>
          <w:rFonts w:asciiTheme="minorHAnsi" w:hAnsiTheme="minorHAnsi" w:cstheme="minorHAnsi"/>
          <w:b/>
        </w:rPr>
      </w:pPr>
      <w:r w:rsidRPr="00F76E04">
        <w:rPr>
          <w:noProof/>
        </w:rPr>
        <w:drawing>
          <wp:anchor distT="0" distB="0" distL="0" distR="0" simplePos="0" relativeHeight="251658240" behindDoc="0" locked="0" layoutInCell="1" allowOverlap="1" wp14:anchorId="0E8524AF" wp14:editId="0413394E">
            <wp:simplePos x="0" y="0"/>
            <wp:positionH relativeFrom="margin">
              <wp:align>center</wp:align>
            </wp:positionH>
            <wp:positionV relativeFrom="paragraph">
              <wp:posOffset>218440</wp:posOffset>
            </wp:positionV>
            <wp:extent cx="3479800" cy="3484245"/>
            <wp:effectExtent l="0" t="0" r="6350" b="1905"/>
            <wp:wrapTopAndBottom/>
            <wp:docPr id="1" name="Picture 1" descr="ATFSeal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3479800" cy="3484245"/>
                    </a:xfrm>
                    <a:prstGeom prst="rect">
                      <a:avLst/>
                    </a:prstGeom>
                  </pic:spPr>
                </pic:pic>
              </a:graphicData>
            </a:graphic>
            <wp14:sizeRelV relativeFrom="margin">
              <wp14:pctHeight>0</wp14:pctHeight>
            </wp14:sizeRelV>
          </wp:anchor>
        </w:drawing>
      </w:r>
    </w:p>
    <w:p w14:paraId="01EE1064" w14:textId="77777777" w:rsidR="00D75477" w:rsidRPr="002A040C" w:rsidRDefault="00D75477" w:rsidP="00EE5515">
      <w:pPr>
        <w:pStyle w:val="Header"/>
        <w:tabs>
          <w:tab w:val="clear" w:pos="4680"/>
          <w:tab w:val="clear" w:pos="9360"/>
          <w:tab w:val="left" w:pos="3150"/>
        </w:tabs>
        <w:jc w:val="center"/>
        <w:rPr>
          <w:rFonts w:asciiTheme="minorHAnsi" w:hAnsiTheme="minorHAnsi" w:cstheme="minorHAnsi"/>
          <w:b/>
        </w:rPr>
      </w:pPr>
    </w:p>
    <w:p w14:paraId="34FB9185" w14:textId="77777777" w:rsidR="00EE5515" w:rsidRPr="002A040C" w:rsidRDefault="00EE5515" w:rsidP="00EE5515">
      <w:pPr>
        <w:pStyle w:val="Header"/>
        <w:tabs>
          <w:tab w:val="clear" w:pos="4680"/>
          <w:tab w:val="clear" w:pos="9360"/>
          <w:tab w:val="left" w:pos="3150"/>
        </w:tabs>
        <w:jc w:val="center"/>
        <w:rPr>
          <w:rFonts w:asciiTheme="minorHAnsi" w:hAnsiTheme="minorHAnsi" w:cstheme="minorHAnsi"/>
          <w:b/>
        </w:rPr>
      </w:pPr>
      <w:r w:rsidRPr="002A040C">
        <w:rPr>
          <w:rFonts w:asciiTheme="minorHAnsi" w:hAnsiTheme="minorHAnsi" w:cstheme="minorHAnsi"/>
          <w:b/>
        </w:rPr>
        <w:t>Performance Work Statement</w:t>
      </w:r>
    </w:p>
    <w:p w14:paraId="320A73CF" w14:textId="77777777" w:rsidR="00EE5515" w:rsidRPr="002A040C" w:rsidRDefault="00EE5515" w:rsidP="00EE5515">
      <w:pPr>
        <w:pStyle w:val="Header"/>
        <w:tabs>
          <w:tab w:val="clear" w:pos="4680"/>
          <w:tab w:val="clear" w:pos="9360"/>
          <w:tab w:val="left" w:pos="3150"/>
        </w:tabs>
        <w:jc w:val="center"/>
        <w:rPr>
          <w:rFonts w:asciiTheme="minorHAnsi" w:hAnsiTheme="minorHAnsi" w:cstheme="minorHAnsi"/>
          <w:b/>
        </w:rPr>
      </w:pPr>
      <w:r w:rsidRPr="002A040C">
        <w:rPr>
          <w:rFonts w:asciiTheme="minorHAnsi" w:hAnsiTheme="minorHAnsi" w:cstheme="minorHAnsi"/>
          <w:b/>
        </w:rPr>
        <w:t>for the</w:t>
      </w:r>
    </w:p>
    <w:p w14:paraId="78021334" w14:textId="77777777" w:rsidR="00D75477" w:rsidRPr="002A040C" w:rsidRDefault="00D75477" w:rsidP="00D75477">
      <w:pPr>
        <w:pStyle w:val="Header"/>
        <w:tabs>
          <w:tab w:val="clear" w:pos="4680"/>
          <w:tab w:val="clear" w:pos="9360"/>
          <w:tab w:val="left" w:pos="3150"/>
        </w:tabs>
        <w:jc w:val="center"/>
        <w:rPr>
          <w:rFonts w:asciiTheme="minorHAnsi" w:hAnsiTheme="minorHAnsi" w:cstheme="minorHAnsi"/>
          <w:b/>
        </w:rPr>
      </w:pPr>
      <w:r>
        <w:rPr>
          <w:rFonts w:asciiTheme="minorHAnsi" w:hAnsiTheme="minorHAnsi" w:cstheme="minorHAnsi"/>
          <w:b/>
        </w:rPr>
        <w:t xml:space="preserve">Federated Search </w:t>
      </w:r>
    </w:p>
    <w:p w14:paraId="486D9F3F" w14:textId="77777777" w:rsidR="00EE5515" w:rsidRPr="002A040C" w:rsidRDefault="00EE5515" w:rsidP="00EE5515">
      <w:pPr>
        <w:pStyle w:val="Header"/>
        <w:tabs>
          <w:tab w:val="clear" w:pos="4680"/>
          <w:tab w:val="clear" w:pos="9360"/>
          <w:tab w:val="left" w:pos="3150"/>
        </w:tabs>
        <w:jc w:val="center"/>
        <w:rPr>
          <w:rFonts w:asciiTheme="minorHAnsi" w:hAnsiTheme="minorHAnsi" w:cstheme="minorHAnsi"/>
          <w:b/>
        </w:rPr>
      </w:pPr>
    </w:p>
    <w:p w14:paraId="308321BC" w14:textId="1FABA66F" w:rsidR="00EE5515" w:rsidRPr="002A040C" w:rsidRDefault="00D75477" w:rsidP="00EE5515">
      <w:pPr>
        <w:pStyle w:val="Header"/>
        <w:tabs>
          <w:tab w:val="clear" w:pos="4680"/>
          <w:tab w:val="clear" w:pos="9360"/>
          <w:tab w:val="left" w:pos="3150"/>
        </w:tabs>
        <w:jc w:val="center"/>
        <w:rPr>
          <w:rFonts w:asciiTheme="minorHAnsi" w:hAnsiTheme="minorHAnsi" w:cstheme="minorHAnsi"/>
          <w:b/>
        </w:rPr>
      </w:pPr>
      <w:r>
        <w:rPr>
          <w:rFonts w:asciiTheme="minorHAnsi" w:hAnsiTheme="minorHAnsi" w:cstheme="minorHAnsi"/>
          <w:b/>
        </w:rPr>
        <w:t>0</w:t>
      </w:r>
      <w:r w:rsidR="00B84D34">
        <w:rPr>
          <w:rFonts w:asciiTheme="minorHAnsi" w:hAnsiTheme="minorHAnsi" w:cstheme="minorHAnsi"/>
          <w:b/>
        </w:rPr>
        <w:t>3</w:t>
      </w:r>
      <w:r>
        <w:rPr>
          <w:rFonts w:asciiTheme="minorHAnsi" w:hAnsiTheme="minorHAnsi" w:cstheme="minorHAnsi"/>
          <w:b/>
        </w:rPr>
        <w:t>/</w:t>
      </w:r>
      <w:r w:rsidR="00B84D34">
        <w:rPr>
          <w:rFonts w:asciiTheme="minorHAnsi" w:hAnsiTheme="minorHAnsi" w:cstheme="minorHAnsi"/>
          <w:b/>
        </w:rPr>
        <w:t>05</w:t>
      </w:r>
      <w:r>
        <w:rPr>
          <w:rFonts w:asciiTheme="minorHAnsi" w:hAnsiTheme="minorHAnsi" w:cstheme="minorHAnsi"/>
          <w:b/>
        </w:rPr>
        <w:t>/2026</w:t>
      </w:r>
    </w:p>
    <w:p w14:paraId="6B8D838B" w14:textId="2E4D2449" w:rsidR="0086242E" w:rsidRPr="00B84D34" w:rsidRDefault="00EE5515" w:rsidP="00B84D34">
      <w:pPr>
        <w:spacing w:after="0"/>
        <w:rPr>
          <w:rFonts w:asciiTheme="minorHAnsi" w:hAnsiTheme="minorHAnsi" w:cstheme="minorHAnsi"/>
          <w:b/>
        </w:rPr>
      </w:pPr>
      <w:r>
        <w:br w:type="page"/>
      </w:r>
    </w:p>
    <w:p w14:paraId="2EFC6F12" w14:textId="77777777" w:rsidR="0086242E" w:rsidRDefault="0086242E" w:rsidP="0086242E">
      <w:pPr>
        <w:pStyle w:val="TOCHeading"/>
      </w:pPr>
    </w:p>
    <w:sdt>
      <w:sdtPr>
        <w:rPr>
          <w:rFonts w:ascii="Calibri" w:eastAsia="Calibri" w:hAnsi="Calibri" w:cs="Times New Roman"/>
          <w:color w:val="auto"/>
          <w:sz w:val="22"/>
          <w:szCs w:val="22"/>
        </w:rPr>
        <w:id w:val="1111474040"/>
        <w:docPartObj>
          <w:docPartGallery w:val="Table of Contents"/>
          <w:docPartUnique/>
        </w:docPartObj>
      </w:sdtPr>
      <w:sdtEndPr>
        <w:rPr>
          <w:b/>
          <w:bCs/>
          <w:noProof/>
          <w:sz w:val="24"/>
          <w:szCs w:val="24"/>
        </w:rPr>
      </w:sdtEndPr>
      <w:sdtContent>
        <w:p w14:paraId="253DDDE2" w14:textId="77777777" w:rsidR="0086242E" w:rsidRDefault="0086242E" w:rsidP="0086242E">
          <w:pPr>
            <w:pStyle w:val="TOCHeading"/>
          </w:pPr>
          <w:r>
            <w:t>Table of Contents</w:t>
          </w:r>
        </w:p>
        <w:p w14:paraId="5175E07F" w14:textId="1668659F" w:rsidR="0086242E" w:rsidRDefault="0086242E" w:rsidP="0086242E">
          <w:pPr>
            <w:pStyle w:val="TOC3"/>
            <w:tabs>
              <w:tab w:val="left" w:pos="110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90737355" w:history="1">
            <w:r w:rsidRPr="000A77EA">
              <w:rPr>
                <w:rStyle w:val="Hyperlink"/>
                <w:noProof/>
              </w:rPr>
              <w:t>1.0</w:t>
            </w:r>
            <w:r>
              <w:rPr>
                <w:rFonts w:asciiTheme="minorHAnsi" w:eastAsiaTheme="minorEastAsia" w:hAnsiTheme="minorHAnsi" w:cstheme="minorBidi"/>
                <w:noProof/>
                <w:sz w:val="22"/>
                <w:szCs w:val="22"/>
              </w:rPr>
              <w:tab/>
            </w:r>
            <w:r w:rsidRPr="000A77EA">
              <w:rPr>
                <w:rStyle w:val="Hyperlink"/>
                <w:noProof/>
              </w:rPr>
              <w:t>General</w:t>
            </w:r>
            <w:r>
              <w:rPr>
                <w:noProof/>
                <w:webHidden/>
              </w:rPr>
              <w:tab/>
            </w:r>
            <w:r>
              <w:rPr>
                <w:noProof/>
                <w:webHidden/>
              </w:rPr>
              <w:fldChar w:fldCharType="begin"/>
            </w:r>
            <w:r>
              <w:rPr>
                <w:noProof/>
                <w:webHidden/>
              </w:rPr>
              <w:instrText xml:space="preserve"> PAGEREF _Toc490737355 \h </w:instrText>
            </w:r>
            <w:r>
              <w:rPr>
                <w:noProof/>
                <w:webHidden/>
              </w:rPr>
            </w:r>
            <w:r>
              <w:rPr>
                <w:noProof/>
                <w:webHidden/>
              </w:rPr>
              <w:fldChar w:fldCharType="separate"/>
            </w:r>
            <w:r w:rsidR="001D70ED">
              <w:rPr>
                <w:noProof/>
                <w:webHidden/>
              </w:rPr>
              <w:t>4</w:t>
            </w:r>
            <w:r>
              <w:rPr>
                <w:noProof/>
                <w:webHidden/>
              </w:rPr>
              <w:fldChar w:fldCharType="end"/>
            </w:r>
          </w:hyperlink>
        </w:p>
        <w:p w14:paraId="32324739" w14:textId="18DDC0AB" w:rsidR="0086242E" w:rsidRDefault="0086242E" w:rsidP="0086242E">
          <w:pPr>
            <w:pStyle w:val="TOC3"/>
            <w:tabs>
              <w:tab w:val="left" w:pos="1100"/>
            </w:tabs>
            <w:rPr>
              <w:rFonts w:asciiTheme="minorHAnsi" w:eastAsiaTheme="minorEastAsia" w:hAnsiTheme="minorHAnsi" w:cstheme="minorBidi"/>
              <w:noProof/>
              <w:sz w:val="22"/>
              <w:szCs w:val="22"/>
            </w:rPr>
          </w:pPr>
          <w:hyperlink w:anchor="_Toc490737356" w:history="1">
            <w:r w:rsidRPr="000A77EA">
              <w:rPr>
                <w:rStyle w:val="Hyperlink"/>
                <w:noProof/>
              </w:rPr>
              <w:t>2.0</w:t>
            </w:r>
            <w:r>
              <w:rPr>
                <w:rFonts w:asciiTheme="minorHAnsi" w:eastAsiaTheme="minorEastAsia" w:hAnsiTheme="minorHAnsi" w:cstheme="minorBidi"/>
                <w:noProof/>
                <w:sz w:val="22"/>
                <w:szCs w:val="22"/>
              </w:rPr>
              <w:tab/>
            </w:r>
            <w:r w:rsidRPr="000A77EA">
              <w:rPr>
                <w:rStyle w:val="Hyperlink"/>
                <w:noProof/>
              </w:rPr>
              <w:t>Specific Requirements/Tasks</w:t>
            </w:r>
            <w:r>
              <w:rPr>
                <w:noProof/>
                <w:webHidden/>
              </w:rPr>
              <w:tab/>
            </w:r>
            <w:r>
              <w:rPr>
                <w:noProof/>
                <w:webHidden/>
              </w:rPr>
              <w:fldChar w:fldCharType="begin"/>
            </w:r>
            <w:r>
              <w:rPr>
                <w:noProof/>
                <w:webHidden/>
              </w:rPr>
              <w:instrText xml:space="preserve"> PAGEREF _Toc490737356 \h </w:instrText>
            </w:r>
            <w:r>
              <w:rPr>
                <w:noProof/>
                <w:webHidden/>
              </w:rPr>
            </w:r>
            <w:r>
              <w:rPr>
                <w:noProof/>
                <w:webHidden/>
              </w:rPr>
              <w:fldChar w:fldCharType="separate"/>
            </w:r>
            <w:r w:rsidR="001D70ED">
              <w:rPr>
                <w:noProof/>
                <w:webHidden/>
              </w:rPr>
              <w:t>9</w:t>
            </w:r>
            <w:r>
              <w:rPr>
                <w:noProof/>
                <w:webHidden/>
              </w:rPr>
              <w:fldChar w:fldCharType="end"/>
            </w:r>
          </w:hyperlink>
        </w:p>
        <w:p w14:paraId="4DE31C70" w14:textId="263A9AE0" w:rsidR="0086242E" w:rsidRDefault="0086242E" w:rsidP="0086242E">
          <w:pPr>
            <w:pStyle w:val="TOC3"/>
            <w:tabs>
              <w:tab w:val="left" w:pos="1100"/>
            </w:tabs>
            <w:rPr>
              <w:rFonts w:asciiTheme="minorHAnsi" w:eastAsiaTheme="minorEastAsia" w:hAnsiTheme="minorHAnsi" w:cstheme="minorBidi"/>
              <w:noProof/>
              <w:sz w:val="22"/>
              <w:szCs w:val="22"/>
            </w:rPr>
          </w:pPr>
          <w:hyperlink w:anchor="_Toc490737357" w:history="1">
            <w:r w:rsidRPr="000A77EA">
              <w:rPr>
                <w:rStyle w:val="Hyperlink"/>
                <w:noProof/>
              </w:rPr>
              <w:t>3.0</w:t>
            </w:r>
            <w:r>
              <w:rPr>
                <w:rFonts w:asciiTheme="minorHAnsi" w:eastAsiaTheme="minorEastAsia" w:hAnsiTheme="minorHAnsi" w:cstheme="minorBidi"/>
                <w:noProof/>
                <w:sz w:val="22"/>
                <w:szCs w:val="22"/>
              </w:rPr>
              <w:tab/>
            </w:r>
            <w:r w:rsidRPr="000A77EA">
              <w:rPr>
                <w:rStyle w:val="Hyperlink"/>
                <w:noProof/>
              </w:rPr>
              <w:t>Contractor Quality Assurance</w:t>
            </w:r>
            <w:r>
              <w:rPr>
                <w:noProof/>
                <w:webHidden/>
              </w:rPr>
              <w:tab/>
            </w:r>
            <w:r>
              <w:rPr>
                <w:noProof/>
                <w:webHidden/>
              </w:rPr>
              <w:fldChar w:fldCharType="begin"/>
            </w:r>
            <w:r>
              <w:rPr>
                <w:noProof/>
                <w:webHidden/>
              </w:rPr>
              <w:instrText xml:space="preserve"> PAGEREF _Toc490737357 \h </w:instrText>
            </w:r>
            <w:r>
              <w:rPr>
                <w:noProof/>
                <w:webHidden/>
              </w:rPr>
            </w:r>
            <w:r>
              <w:rPr>
                <w:noProof/>
                <w:webHidden/>
              </w:rPr>
              <w:fldChar w:fldCharType="separate"/>
            </w:r>
            <w:r w:rsidR="001D70ED">
              <w:rPr>
                <w:noProof/>
                <w:webHidden/>
              </w:rPr>
              <w:t>15</w:t>
            </w:r>
            <w:r>
              <w:rPr>
                <w:noProof/>
                <w:webHidden/>
              </w:rPr>
              <w:fldChar w:fldCharType="end"/>
            </w:r>
          </w:hyperlink>
        </w:p>
        <w:p w14:paraId="1CC6E083" w14:textId="7375E614" w:rsidR="0086242E" w:rsidRDefault="0086242E" w:rsidP="0086242E">
          <w:pPr>
            <w:pStyle w:val="TOC3"/>
            <w:tabs>
              <w:tab w:val="left" w:pos="1100"/>
            </w:tabs>
            <w:rPr>
              <w:rFonts w:asciiTheme="minorHAnsi" w:eastAsiaTheme="minorEastAsia" w:hAnsiTheme="minorHAnsi" w:cstheme="minorBidi"/>
              <w:noProof/>
              <w:sz w:val="22"/>
              <w:szCs w:val="22"/>
            </w:rPr>
          </w:pPr>
          <w:hyperlink w:anchor="_Toc490737358" w:history="1">
            <w:r w:rsidRPr="000A77EA">
              <w:rPr>
                <w:rStyle w:val="Hyperlink"/>
                <w:noProof/>
              </w:rPr>
              <w:t>4.0</w:t>
            </w:r>
            <w:r>
              <w:rPr>
                <w:rFonts w:asciiTheme="minorHAnsi" w:eastAsiaTheme="minorEastAsia" w:hAnsiTheme="minorHAnsi" w:cstheme="minorBidi"/>
                <w:noProof/>
                <w:sz w:val="22"/>
                <w:szCs w:val="22"/>
              </w:rPr>
              <w:tab/>
            </w:r>
            <w:r w:rsidRPr="000A77EA">
              <w:rPr>
                <w:rStyle w:val="Hyperlink"/>
                <w:noProof/>
              </w:rPr>
              <w:t>Delivery or Deliverables</w:t>
            </w:r>
            <w:r>
              <w:rPr>
                <w:noProof/>
                <w:webHidden/>
              </w:rPr>
              <w:tab/>
            </w:r>
            <w:r>
              <w:rPr>
                <w:noProof/>
                <w:webHidden/>
              </w:rPr>
              <w:fldChar w:fldCharType="begin"/>
            </w:r>
            <w:r>
              <w:rPr>
                <w:noProof/>
                <w:webHidden/>
              </w:rPr>
              <w:instrText xml:space="preserve"> PAGEREF _Toc490737358 \h </w:instrText>
            </w:r>
            <w:r>
              <w:rPr>
                <w:noProof/>
                <w:webHidden/>
              </w:rPr>
            </w:r>
            <w:r>
              <w:rPr>
                <w:noProof/>
                <w:webHidden/>
              </w:rPr>
              <w:fldChar w:fldCharType="separate"/>
            </w:r>
            <w:r w:rsidR="001D70ED">
              <w:rPr>
                <w:b/>
                <w:bCs/>
                <w:noProof/>
                <w:webHidden/>
              </w:rPr>
              <w:t>Error! Bookmark not defined.</w:t>
            </w:r>
            <w:r>
              <w:rPr>
                <w:noProof/>
                <w:webHidden/>
              </w:rPr>
              <w:fldChar w:fldCharType="end"/>
            </w:r>
          </w:hyperlink>
        </w:p>
        <w:p w14:paraId="149FC3AE" w14:textId="188D4FEF" w:rsidR="0086242E" w:rsidRDefault="0086242E" w:rsidP="0086242E">
          <w:pPr>
            <w:pStyle w:val="TOC3"/>
            <w:tabs>
              <w:tab w:val="left" w:pos="1100"/>
            </w:tabs>
            <w:rPr>
              <w:rFonts w:asciiTheme="minorHAnsi" w:eastAsiaTheme="minorEastAsia" w:hAnsiTheme="minorHAnsi" w:cstheme="minorBidi"/>
              <w:noProof/>
              <w:sz w:val="22"/>
              <w:szCs w:val="22"/>
            </w:rPr>
          </w:pPr>
          <w:hyperlink w:anchor="_Toc490737359" w:history="1">
            <w:r w:rsidRPr="000A77EA">
              <w:rPr>
                <w:rStyle w:val="Hyperlink"/>
                <w:noProof/>
              </w:rPr>
              <w:t>5.0</w:t>
            </w:r>
            <w:r>
              <w:rPr>
                <w:rFonts w:asciiTheme="minorHAnsi" w:eastAsiaTheme="minorEastAsia" w:hAnsiTheme="minorHAnsi" w:cstheme="minorBidi"/>
                <w:noProof/>
                <w:sz w:val="22"/>
                <w:szCs w:val="22"/>
              </w:rPr>
              <w:tab/>
            </w:r>
            <w:r w:rsidRPr="000A77EA">
              <w:rPr>
                <w:rStyle w:val="Hyperlink"/>
                <w:noProof/>
              </w:rPr>
              <w:t>Meetings</w:t>
            </w:r>
            <w:r>
              <w:rPr>
                <w:noProof/>
                <w:webHidden/>
              </w:rPr>
              <w:tab/>
            </w:r>
            <w:r>
              <w:rPr>
                <w:noProof/>
                <w:webHidden/>
              </w:rPr>
              <w:fldChar w:fldCharType="begin"/>
            </w:r>
            <w:r>
              <w:rPr>
                <w:noProof/>
                <w:webHidden/>
              </w:rPr>
              <w:instrText xml:space="preserve"> PAGEREF _Toc490737359 \h </w:instrText>
            </w:r>
            <w:r>
              <w:rPr>
                <w:noProof/>
                <w:webHidden/>
              </w:rPr>
            </w:r>
            <w:r>
              <w:rPr>
                <w:noProof/>
                <w:webHidden/>
              </w:rPr>
              <w:fldChar w:fldCharType="separate"/>
            </w:r>
            <w:r w:rsidR="001D70ED">
              <w:rPr>
                <w:noProof/>
                <w:webHidden/>
              </w:rPr>
              <w:t>18</w:t>
            </w:r>
            <w:r>
              <w:rPr>
                <w:noProof/>
                <w:webHidden/>
              </w:rPr>
              <w:fldChar w:fldCharType="end"/>
            </w:r>
          </w:hyperlink>
        </w:p>
        <w:p w14:paraId="5022A5A1" w14:textId="39A201A3" w:rsidR="0086242E" w:rsidRDefault="0086242E" w:rsidP="0086242E">
          <w:pPr>
            <w:pStyle w:val="TOC3"/>
            <w:tabs>
              <w:tab w:val="left" w:pos="1100"/>
            </w:tabs>
            <w:rPr>
              <w:rFonts w:asciiTheme="minorHAnsi" w:eastAsiaTheme="minorEastAsia" w:hAnsiTheme="minorHAnsi" w:cstheme="minorBidi"/>
              <w:noProof/>
              <w:sz w:val="22"/>
              <w:szCs w:val="22"/>
            </w:rPr>
          </w:pPr>
          <w:hyperlink w:anchor="_Toc490737360" w:history="1">
            <w:r w:rsidRPr="000A77EA">
              <w:rPr>
                <w:rStyle w:val="Hyperlink"/>
                <w:noProof/>
              </w:rPr>
              <w:t>6.0</w:t>
            </w:r>
            <w:r>
              <w:rPr>
                <w:rFonts w:asciiTheme="minorHAnsi" w:eastAsiaTheme="minorEastAsia" w:hAnsiTheme="minorHAnsi" w:cstheme="minorBidi"/>
                <w:noProof/>
                <w:sz w:val="22"/>
                <w:szCs w:val="22"/>
              </w:rPr>
              <w:tab/>
            </w:r>
            <w:r w:rsidRPr="000A77EA">
              <w:rPr>
                <w:rStyle w:val="Hyperlink"/>
                <w:noProof/>
              </w:rPr>
              <w:t>Required Travel and Other Direct Costs (ODCs)</w:t>
            </w:r>
            <w:r>
              <w:rPr>
                <w:noProof/>
                <w:webHidden/>
              </w:rPr>
              <w:tab/>
            </w:r>
            <w:r>
              <w:rPr>
                <w:noProof/>
                <w:webHidden/>
              </w:rPr>
              <w:fldChar w:fldCharType="begin"/>
            </w:r>
            <w:r>
              <w:rPr>
                <w:noProof/>
                <w:webHidden/>
              </w:rPr>
              <w:instrText xml:space="preserve"> PAGEREF _Toc490737360 \h </w:instrText>
            </w:r>
            <w:r>
              <w:rPr>
                <w:noProof/>
                <w:webHidden/>
              </w:rPr>
            </w:r>
            <w:r>
              <w:rPr>
                <w:noProof/>
                <w:webHidden/>
              </w:rPr>
              <w:fldChar w:fldCharType="separate"/>
            </w:r>
            <w:r w:rsidR="001D70ED">
              <w:rPr>
                <w:noProof/>
                <w:webHidden/>
              </w:rPr>
              <w:t>18</w:t>
            </w:r>
            <w:r>
              <w:rPr>
                <w:noProof/>
                <w:webHidden/>
              </w:rPr>
              <w:fldChar w:fldCharType="end"/>
            </w:r>
          </w:hyperlink>
        </w:p>
        <w:p w14:paraId="5C38ECE6" w14:textId="1AC2E542" w:rsidR="0086242E" w:rsidRDefault="0086242E" w:rsidP="0086242E">
          <w:pPr>
            <w:pStyle w:val="TOC3"/>
            <w:tabs>
              <w:tab w:val="left" w:pos="1100"/>
            </w:tabs>
            <w:rPr>
              <w:rFonts w:asciiTheme="minorHAnsi" w:eastAsiaTheme="minorEastAsia" w:hAnsiTheme="minorHAnsi" w:cstheme="minorBidi"/>
              <w:noProof/>
              <w:sz w:val="22"/>
              <w:szCs w:val="22"/>
            </w:rPr>
          </w:pPr>
          <w:hyperlink w:anchor="_Toc490737361" w:history="1">
            <w:r w:rsidRPr="000A77EA">
              <w:rPr>
                <w:rStyle w:val="Hyperlink"/>
                <w:noProof/>
              </w:rPr>
              <w:t>7.0</w:t>
            </w:r>
            <w:r>
              <w:rPr>
                <w:rFonts w:asciiTheme="minorHAnsi" w:eastAsiaTheme="minorEastAsia" w:hAnsiTheme="minorHAnsi" w:cstheme="minorBidi"/>
                <w:noProof/>
                <w:sz w:val="22"/>
                <w:szCs w:val="22"/>
              </w:rPr>
              <w:tab/>
            </w:r>
            <w:r w:rsidRPr="000A77EA">
              <w:rPr>
                <w:rStyle w:val="Hyperlink"/>
                <w:noProof/>
              </w:rPr>
              <w:t>Special Instructions</w:t>
            </w:r>
            <w:r>
              <w:rPr>
                <w:noProof/>
                <w:webHidden/>
              </w:rPr>
              <w:tab/>
            </w:r>
            <w:r>
              <w:rPr>
                <w:noProof/>
                <w:webHidden/>
              </w:rPr>
              <w:fldChar w:fldCharType="begin"/>
            </w:r>
            <w:r>
              <w:rPr>
                <w:noProof/>
                <w:webHidden/>
              </w:rPr>
              <w:instrText xml:space="preserve"> PAGEREF _Toc490737361 \h </w:instrText>
            </w:r>
            <w:r>
              <w:rPr>
                <w:noProof/>
                <w:webHidden/>
              </w:rPr>
            </w:r>
            <w:r>
              <w:rPr>
                <w:noProof/>
                <w:webHidden/>
              </w:rPr>
              <w:fldChar w:fldCharType="separate"/>
            </w:r>
            <w:r w:rsidR="001D70ED">
              <w:rPr>
                <w:noProof/>
                <w:webHidden/>
              </w:rPr>
              <w:t>21</w:t>
            </w:r>
            <w:r>
              <w:rPr>
                <w:noProof/>
                <w:webHidden/>
              </w:rPr>
              <w:fldChar w:fldCharType="end"/>
            </w:r>
          </w:hyperlink>
        </w:p>
        <w:p w14:paraId="0EE5247A" w14:textId="0F9CE741" w:rsidR="0086242E" w:rsidRDefault="0086242E" w:rsidP="0086242E">
          <w:pPr>
            <w:pStyle w:val="TOC3"/>
            <w:tabs>
              <w:tab w:val="left" w:pos="1100"/>
            </w:tabs>
            <w:rPr>
              <w:rFonts w:asciiTheme="minorHAnsi" w:eastAsiaTheme="minorEastAsia" w:hAnsiTheme="minorHAnsi" w:cstheme="minorBidi"/>
              <w:noProof/>
              <w:sz w:val="22"/>
              <w:szCs w:val="22"/>
            </w:rPr>
          </w:pPr>
          <w:hyperlink w:anchor="_Toc490737362" w:history="1">
            <w:r w:rsidRPr="000A77EA">
              <w:rPr>
                <w:rStyle w:val="Hyperlink"/>
                <w:noProof/>
              </w:rPr>
              <w:t>8.0</w:t>
            </w:r>
            <w:r>
              <w:rPr>
                <w:rFonts w:asciiTheme="minorHAnsi" w:eastAsiaTheme="minorEastAsia" w:hAnsiTheme="minorHAnsi" w:cstheme="minorBidi"/>
                <w:noProof/>
                <w:sz w:val="22"/>
                <w:szCs w:val="22"/>
              </w:rPr>
              <w:tab/>
            </w:r>
            <w:r w:rsidRPr="000A77EA">
              <w:rPr>
                <w:rStyle w:val="Hyperlink"/>
                <w:noProof/>
              </w:rPr>
              <w:t>Government Furnished Property/Equipment/Information</w:t>
            </w:r>
            <w:r>
              <w:rPr>
                <w:noProof/>
                <w:webHidden/>
              </w:rPr>
              <w:tab/>
            </w:r>
            <w:r>
              <w:rPr>
                <w:noProof/>
                <w:webHidden/>
              </w:rPr>
              <w:fldChar w:fldCharType="begin"/>
            </w:r>
            <w:r>
              <w:rPr>
                <w:noProof/>
                <w:webHidden/>
              </w:rPr>
              <w:instrText xml:space="preserve"> PAGEREF _Toc490737362 \h </w:instrText>
            </w:r>
            <w:r>
              <w:rPr>
                <w:noProof/>
                <w:webHidden/>
              </w:rPr>
            </w:r>
            <w:r>
              <w:rPr>
                <w:noProof/>
                <w:webHidden/>
              </w:rPr>
              <w:fldChar w:fldCharType="separate"/>
            </w:r>
            <w:r w:rsidR="001D70ED">
              <w:rPr>
                <w:noProof/>
                <w:webHidden/>
              </w:rPr>
              <w:t>21</w:t>
            </w:r>
            <w:r>
              <w:rPr>
                <w:noProof/>
                <w:webHidden/>
              </w:rPr>
              <w:fldChar w:fldCharType="end"/>
            </w:r>
          </w:hyperlink>
        </w:p>
        <w:p w14:paraId="07B50589" w14:textId="3832961B" w:rsidR="0086242E" w:rsidRDefault="0086242E" w:rsidP="0086242E">
          <w:pPr>
            <w:pStyle w:val="TOC3"/>
            <w:tabs>
              <w:tab w:val="left" w:pos="1100"/>
            </w:tabs>
            <w:rPr>
              <w:rFonts w:asciiTheme="minorHAnsi" w:eastAsiaTheme="minorEastAsia" w:hAnsiTheme="minorHAnsi" w:cstheme="minorBidi"/>
              <w:noProof/>
              <w:sz w:val="22"/>
              <w:szCs w:val="22"/>
            </w:rPr>
          </w:pPr>
          <w:hyperlink w:anchor="_Toc490737363" w:history="1">
            <w:r w:rsidRPr="000A77EA">
              <w:rPr>
                <w:rStyle w:val="Hyperlink"/>
                <w:noProof/>
              </w:rPr>
              <w:t>9.0</w:t>
            </w:r>
            <w:r>
              <w:rPr>
                <w:rFonts w:asciiTheme="minorHAnsi" w:eastAsiaTheme="minorEastAsia" w:hAnsiTheme="minorHAnsi" w:cstheme="minorBidi"/>
                <w:noProof/>
                <w:sz w:val="22"/>
                <w:szCs w:val="22"/>
              </w:rPr>
              <w:tab/>
            </w:r>
            <w:r w:rsidRPr="000A77EA">
              <w:rPr>
                <w:rStyle w:val="Hyperlink"/>
                <w:noProof/>
              </w:rPr>
              <w:t>Glossary of Abbreviations and Acronyms</w:t>
            </w:r>
            <w:r>
              <w:rPr>
                <w:noProof/>
                <w:webHidden/>
              </w:rPr>
              <w:tab/>
            </w:r>
            <w:r>
              <w:rPr>
                <w:noProof/>
                <w:webHidden/>
              </w:rPr>
              <w:fldChar w:fldCharType="begin"/>
            </w:r>
            <w:r>
              <w:rPr>
                <w:noProof/>
                <w:webHidden/>
              </w:rPr>
              <w:instrText xml:space="preserve"> PAGEREF _Toc490737363 \h </w:instrText>
            </w:r>
            <w:r>
              <w:rPr>
                <w:noProof/>
                <w:webHidden/>
              </w:rPr>
            </w:r>
            <w:r>
              <w:rPr>
                <w:noProof/>
                <w:webHidden/>
              </w:rPr>
              <w:fldChar w:fldCharType="separate"/>
            </w:r>
            <w:r w:rsidR="001D70ED">
              <w:rPr>
                <w:noProof/>
                <w:webHidden/>
              </w:rPr>
              <w:t>21</w:t>
            </w:r>
            <w:r>
              <w:rPr>
                <w:noProof/>
                <w:webHidden/>
              </w:rPr>
              <w:fldChar w:fldCharType="end"/>
            </w:r>
          </w:hyperlink>
        </w:p>
        <w:p w14:paraId="46A20880" w14:textId="77777777" w:rsidR="0086242E" w:rsidRDefault="0086242E" w:rsidP="0086242E">
          <w:r>
            <w:rPr>
              <w:b/>
              <w:bCs/>
              <w:noProof/>
            </w:rPr>
            <w:fldChar w:fldCharType="end"/>
          </w:r>
        </w:p>
      </w:sdtContent>
    </w:sdt>
    <w:p w14:paraId="512CE506" w14:textId="77777777" w:rsidR="0086242E" w:rsidRPr="002A040C" w:rsidRDefault="0086242E" w:rsidP="002C618B">
      <w:pPr>
        <w:jc w:val="center"/>
        <w:rPr>
          <w:rFonts w:asciiTheme="minorHAnsi" w:hAnsiTheme="minorHAnsi" w:cstheme="minorHAnsi"/>
          <w:noProof/>
        </w:rPr>
      </w:pPr>
    </w:p>
    <w:p w14:paraId="425AFECE" w14:textId="487BB134" w:rsidR="0086242E" w:rsidRPr="002A040C" w:rsidRDefault="0086242E" w:rsidP="0086242E">
      <w:pPr>
        <w:rPr>
          <w:rFonts w:asciiTheme="minorHAnsi" w:hAnsiTheme="minorHAnsi" w:cstheme="minorHAnsi"/>
          <w:b/>
          <w:noProof/>
        </w:rPr>
      </w:pPr>
      <w:r w:rsidRPr="002A040C">
        <w:rPr>
          <w:rFonts w:asciiTheme="minorHAnsi" w:hAnsiTheme="minorHAnsi" w:cstheme="minorHAnsi"/>
          <w:noProof/>
        </w:rPr>
        <w:t xml:space="preserve">Note that while, as a matter of policy, some agencies require the government to prepare the PWS, the guidance at </w:t>
      </w:r>
      <w:hyperlink r:id="rId12" w:anchor="FAR_37_602" w:history="1">
        <w:r w:rsidRPr="001428B2">
          <w:rPr>
            <w:rStyle w:val="Hyperlink"/>
            <w:rFonts w:asciiTheme="minorHAnsi" w:hAnsiTheme="minorHAnsi" w:cstheme="minorHAnsi"/>
            <w:noProof/>
          </w:rPr>
          <w:t>FAR 37.602(a)</w:t>
        </w:r>
      </w:hyperlink>
      <w:r w:rsidRPr="002A040C">
        <w:rPr>
          <w:rFonts w:asciiTheme="minorHAnsi" w:hAnsiTheme="minorHAnsi" w:cstheme="minorHAnsi"/>
          <w:noProof/>
        </w:rPr>
        <w:t xml:space="preserve"> stipulates that “</w:t>
      </w:r>
      <w:bookmarkStart w:id="0" w:name="wp1074649"/>
      <w:bookmarkEnd w:id="0"/>
      <w:r w:rsidRPr="002A040C">
        <w:rPr>
          <w:rFonts w:asciiTheme="minorHAnsi" w:hAnsiTheme="minorHAnsi" w:cstheme="minorHAnsi"/>
          <w:noProof/>
        </w:rPr>
        <w:t xml:space="preserve">a </w:t>
      </w:r>
      <w:r w:rsidRPr="002A040C">
        <w:rPr>
          <w:rFonts w:asciiTheme="minorHAnsi" w:hAnsiTheme="minorHAnsi" w:cstheme="minorHAnsi"/>
          <w:iCs/>
          <w:noProof/>
        </w:rPr>
        <w:t>Performance</w:t>
      </w:r>
      <w:r w:rsidRPr="002A040C">
        <w:rPr>
          <w:rFonts w:asciiTheme="minorHAnsi" w:hAnsiTheme="minorHAnsi" w:cstheme="minorHAnsi"/>
          <w:noProof/>
        </w:rPr>
        <w:t xml:space="preserve"> </w:t>
      </w:r>
      <w:r w:rsidRPr="002A040C">
        <w:rPr>
          <w:rFonts w:asciiTheme="minorHAnsi" w:hAnsiTheme="minorHAnsi" w:cstheme="minorHAnsi"/>
          <w:iCs/>
          <w:noProof/>
        </w:rPr>
        <w:t>work</w:t>
      </w:r>
      <w:r w:rsidRPr="002A040C">
        <w:rPr>
          <w:rFonts w:asciiTheme="minorHAnsi" w:hAnsiTheme="minorHAnsi" w:cstheme="minorHAnsi"/>
          <w:noProof/>
        </w:rPr>
        <w:t xml:space="preserve"> </w:t>
      </w:r>
      <w:r w:rsidRPr="002A040C">
        <w:rPr>
          <w:rFonts w:asciiTheme="minorHAnsi" w:hAnsiTheme="minorHAnsi" w:cstheme="minorHAnsi"/>
          <w:iCs/>
          <w:noProof/>
        </w:rPr>
        <w:t>statement</w:t>
      </w:r>
      <w:r w:rsidRPr="002A040C">
        <w:rPr>
          <w:rFonts w:asciiTheme="minorHAnsi" w:hAnsiTheme="minorHAnsi" w:cstheme="minorHAnsi"/>
          <w:noProof/>
        </w:rPr>
        <w:t xml:space="preserve"> (PWS) may be prepared by the Government or result from a </w:t>
      </w:r>
      <w:r w:rsidRPr="002A040C">
        <w:rPr>
          <w:rFonts w:asciiTheme="minorHAnsi" w:hAnsiTheme="minorHAnsi" w:cstheme="minorHAnsi"/>
          <w:iCs/>
          <w:noProof/>
        </w:rPr>
        <w:t xml:space="preserve">Statement </w:t>
      </w:r>
      <w:r w:rsidRPr="002A040C">
        <w:rPr>
          <w:rFonts w:asciiTheme="minorHAnsi" w:hAnsiTheme="minorHAnsi" w:cstheme="minorHAnsi"/>
          <w:noProof/>
        </w:rPr>
        <w:t>of objectives (SOO) prepared by the Government where the offeror proposes the PWS.”</w:t>
      </w:r>
    </w:p>
    <w:p w14:paraId="09EC06CB" w14:textId="77777777" w:rsidR="00E14633" w:rsidRPr="002A040C" w:rsidRDefault="0086242E" w:rsidP="00E14633">
      <w:pPr>
        <w:pStyle w:val="Header"/>
        <w:tabs>
          <w:tab w:val="clear" w:pos="4680"/>
          <w:tab w:val="clear" w:pos="9360"/>
          <w:tab w:val="left" w:pos="3150"/>
        </w:tabs>
        <w:jc w:val="center"/>
        <w:rPr>
          <w:rFonts w:asciiTheme="minorHAnsi" w:hAnsiTheme="minorHAnsi" w:cstheme="minorHAnsi"/>
          <w:b/>
        </w:rPr>
      </w:pPr>
      <w:bookmarkStart w:id="1" w:name="wp1074650"/>
      <w:bookmarkEnd w:id="1"/>
      <w:r w:rsidRPr="002A040C">
        <w:rPr>
          <w:rFonts w:asciiTheme="minorHAnsi" w:hAnsiTheme="minorHAnsi" w:cstheme="minorHAnsi"/>
        </w:rPr>
        <w:br w:type="page"/>
      </w:r>
      <w:bookmarkStart w:id="2" w:name="_Toc487885921"/>
      <w:r w:rsidR="00E14633" w:rsidRPr="002A040C">
        <w:rPr>
          <w:rFonts w:asciiTheme="minorHAnsi" w:hAnsiTheme="minorHAnsi" w:cstheme="minorHAnsi"/>
          <w:b/>
        </w:rPr>
        <w:lastRenderedPageBreak/>
        <w:t>Performance Work Statement (PWS)</w:t>
      </w:r>
      <w:bookmarkEnd w:id="2"/>
    </w:p>
    <w:p w14:paraId="3ECD4F3F" w14:textId="77777777" w:rsidR="00E14633" w:rsidRPr="002A040C" w:rsidRDefault="00E14633" w:rsidP="00E14633">
      <w:pPr>
        <w:pStyle w:val="Header"/>
        <w:tabs>
          <w:tab w:val="clear" w:pos="4680"/>
          <w:tab w:val="clear" w:pos="9360"/>
          <w:tab w:val="left" w:pos="3150"/>
        </w:tabs>
        <w:jc w:val="center"/>
        <w:rPr>
          <w:rFonts w:asciiTheme="minorHAnsi" w:hAnsiTheme="minorHAnsi" w:cstheme="minorHAnsi"/>
          <w:b/>
        </w:rPr>
      </w:pPr>
      <w:r w:rsidRPr="002A040C">
        <w:rPr>
          <w:rFonts w:asciiTheme="minorHAnsi" w:hAnsiTheme="minorHAnsi" w:cstheme="minorHAnsi"/>
          <w:b/>
        </w:rPr>
        <w:t>for the</w:t>
      </w:r>
    </w:p>
    <w:p w14:paraId="6565F1E3" w14:textId="176DB75E" w:rsidR="00E14633" w:rsidRPr="002A040C" w:rsidRDefault="00D75477" w:rsidP="00631A99">
      <w:pPr>
        <w:pStyle w:val="Header"/>
        <w:tabs>
          <w:tab w:val="clear" w:pos="4680"/>
          <w:tab w:val="clear" w:pos="9360"/>
          <w:tab w:val="left" w:pos="1440"/>
        </w:tabs>
        <w:ind w:left="360"/>
        <w:jc w:val="center"/>
        <w:rPr>
          <w:rFonts w:asciiTheme="minorHAnsi" w:hAnsiTheme="minorHAnsi" w:cstheme="minorHAnsi"/>
          <w:b/>
        </w:rPr>
      </w:pPr>
      <w:r>
        <w:rPr>
          <w:rFonts w:asciiTheme="minorHAnsi" w:hAnsiTheme="minorHAnsi" w:cstheme="minorHAnsi"/>
          <w:b/>
        </w:rPr>
        <w:t>Federated Seach</w:t>
      </w:r>
    </w:p>
    <w:p w14:paraId="12FD6EAE" w14:textId="77777777" w:rsidR="00E14633" w:rsidRPr="002A040C" w:rsidRDefault="00E14633" w:rsidP="00E14633">
      <w:pPr>
        <w:pStyle w:val="Heading3"/>
      </w:pPr>
      <w:bookmarkStart w:id="3" w:name="_Toc295820847"/>
      <w:bookmarkStart w:id="4" w:name="_Toc487885922"/>
      <w:bookmarkStart w:id="5" w:name="_Toc488239656"/>
      <w:bookmarkStart w:id="6" w:name="_Toc490737355"/>
      <w:r w:rsidRPr="002A040C">
        <w:t>1.0</w:t>
      </w:r>
      <w:r w:rsidRPr="002A040C">
        <w:tab/>
        <w:t>General</w:t>
      </w:r>
      <w:bookmarkEnd w:id="3"/>
      <w:bookmarkEnd w:id="4"/>
      <w:bookmarkEnd w:id="5"/>
      <w:bookmarkEnd w:id="6"/>
    </w:p>
    <w:p w14:paraId="1F8BBB31" w14:textId="77777777" w:rsidR="00E14633" w:rsidRPr="002A040C" w:rsidRDefault="00E14633" w:rsidP="00E14633">
      <w:pPr>
        <w:pStyle w:val="Heading4"/>
        <w:ind w:left="720"/>
        <w:rPr>
          <w:rFonts w:cstheme="minorHAnsi"/>
          <w:szCs w:val="24"/>
        </w:rPr>
      </w:pPr>
      <w:r>
        <w:rPr>
          <w:rFonts w:cstheme="minorHAnsi"/>
          <w:szCs w:val="24"/>
        </w:rPr>
        <w:t>1.1</w:t>
      </w:r>
      <w:r>
        <w:rPr>
          <w:rFonts w:cstheme="minorHAnsi"/>
          <w:szCs w:val="24"/>
        </w:rPr>
        <w:tab/>
      </w:r>
      <w:r w:rsidRPr="002A040C">
        <w:rPr>
          <w:rFonts w:cstheme="minorHAnsi"/>
          <w:szCs w:val="24"/>
        </w:rPr>
        <w:t xml:space="preserve">Introduction </w:t>
      </w:r>
    </w:p>
    <w:p w14:paraId="5C23302D" w14:textId="77777777" w:rsidR="00D75477" w:rsidRDefault="00D75477" w:rsidP="00D75477">
      <w:pPr>
        <w:pStyle w:val="Heading4"/>
        <w:spacing w:before="0" w:after="120"/>
        <w:ind w:left="1170"/>
        <w:rPr>
          <w:rFonts w:eastAsia="Calibri" w:cstheme="minorHAnsi"/>
          <w:b w:val="0"/>
          <w:bCs w:val="0"/>
          <w:szCs w:val="24"/>
        </w:rPr>
      </w:pPr>
      <w:bookmarkStart w:id="7" w:name="_Toc487885924"/>
      <w:bookmarkStart w:id="8" w:name="_Toc488239658"/>
      <w:r w:rsidRPr="001456D0">
        <w:rPr>
          <w:rFonts w:eastAsia="Calibri" w:cstheme="minorHAnsi"/>
          <w:b w:val="0"/>
          <w:bCs w:val="0"/>
          <w:szCs w:val="24"/>
        </w:rPr>
        <w:t xml:space="preserve">The Bureau of Alcohol, Tobacco, Firearms and Explosives (ATF) is a law enforcement agency within the United States Department of Justice (DOJ). ATF is dedicated to the reduction of violent crime and the protection of our nation. ATF is responsible for the investigation and prevention of crimes that involve the unlawful use, manufacture, sale, trafficking and possession of firearms, illegal use, and storage of explosives; acts of arson and bombings; acts of terrorism; and illegal trafficking of alcohol and tobacco products. ATF regulates the firearms and explosives industries from manufacture and/or importation through retail sale, and leverages partnerships to enhance its business in regulatory, law enforcement, training, and forensic mission areas. The commitment and skills of ATF’s employees are required to accomplish the Bureau’s critical mission. </w:t>
      </w:r>
      <w:r>
        <w:rPr>
          <w:rFonts w:eastAsia="Calibri" w:cstheme="minorHAnsi"/>
          <w:b w:val="0"/>
          <w:bCs w:val="0"/>
          <w:szCs w:val="24"/>
        </w:rPr>
        <w:br/>
      </w:r>
      <w:r>
        <w:rPr>
          <w:rFonts w:eastAsia="Calibri" w:cstheme="minorHAnsi"/>
          <w:b w:val="0"/>
          <w:bCs w:val="0"/>
          <w:szCs w:val="24"/>
        </w:rPr>
        <w:br/>
      </w:r>
      <w:r w:rsidRPr="001456D0">
        <w:rPr>
          <w:rFonts w:eastAsia="Calibri" w:cstheme="minorHAnsi"/>
          <w:b w:val="0"/>
          <w:bCs w:val="0"/>
          <w:szCs w:val="24"/>
        </w:rPr>
        <w:t xml:space="preserve">The Office of Intelligence Operations (OIO) provides critical law-enforcement (LE) resources in support of reducing violent crime and protecting the public; and its mission has always been to enhance decision-making Bureau-wide by providing timely, accurate and focused intelligence through the collection and analysis of information. It is staffed by dedicated LE intelligence analysts, support professionals, and officials. </w:t>
      </w:r>
    </w:p>
    <w:p w14:paraId="585FBA03" w14:textId="68EDD047" w:rsidR="003D62B6" w:rsidRPr="003D62B6" w:rsidRDefault="00E14633" w:rsidP="003D62B6">
      <w:pPr>
        <w:pStyle w:val="Heading4"/>
        <w:spacing w:before="0" w:after="120"/>
        <w:ind w:left="720"/>
        <w:rPr>
          <w:rFonts w:cstheme="minorHAnsi"/>
          <w:szCs w:val="24"/>
        </w:rPr>
      </w:pPr>
      <w:r>
        <w:rPr>
          <w:rFonts w:cstheme="minorHAnsi"/>
          <w:szCs w:val="24"/>
        </w:rPr>
        <w:t>1.2</w:t>
      </w:r>
      <w:r>
        <w:rPr>
          <w:rFonts w:cstheme="minorHAnsi"/>
          <w:szCs w:val="24"/>
        </w:rPr>
        <w:tab/>
      </w:r>
      <w:r w:rsidRPr="002A040C">
        <w:rPr>
          <w:rFonts w:cstheme="minorHAnsi"/>
          <w:szCs w:val="24"/>
        </w:rPr>
        <w:t>Objective</w:t>
      </w:r>
      <w:bookmarkEnd w:id="7"/>
      <w:bookmarkEnd w:id="8"/>
    </w:p>
    <w:p w14:paraId="1B0E51C1" w14:textId="4928E7F2" w:rsidR="003D62B6" w:rsidRDefault="00D75477" w:rsidP="00D75477">
      <w:pPr>
        <w:ind w:left="1170"/>
      </w:pPr>
      <w:bookmarkStart w:id="9" w:name="_Toc487885925"/>
      <w:bookmarkStart w:id="10" w:name="_Toc488239659"/>
      <w:r>
        <w:t xml:space="preserve">To enable </w:t>
      </w:r>
      <w:r w:rsidR="00B54645">
        <w:t xml:space="preserve">Government </w:t>
      </w:r>
      <w:r>
        <w:t>to</w:t>
      </w:r>
      <w:r w:rsidR="003D62B6">
        <w:t xml:space="preserve"> design, develop and implement a Federated Search solution that enables seamless, real-time information retrieval across the agency’s disparate digital platforms. By integrating multiple internal databases and content repositories into a single, centralized interface, the system will eliminate the need for manual, platform-specific queries, thereby reducing search latency and increasing operational efficiency. The solution must deliver consolidated, high accuracy results through a unified relevancy ranking system, ensuring that personnel can access critical data points instantly from a single point of entry while maintaining the integrity and security protocols of the underlying source </w:t>
      </w:r>
      <w:r w:rsidR="00277C77">
        <w:t>systems</w:t>
      </w:r>
      <w:r w:rsidR="003D62B6">
        <w:t xml:space="preserve">. </w:t>
      </w:r>
    </w:p>
    <w:p w14:paraId="6AB2374E" w14:textId="77777777" w:rsidR="003D62B6" w:rsidRDefault="003D62B6" w:rsidP="00D75477">
      <w:pPr>
        <w:ind w:left="1170"/>
      </w:pPr>
    </w:p>
    <w:p w14:paraId="73987257" w14:textId="77777777" w:rsidR="00E14633" w:rsidRPr="002A040C" w:rsidRDefault="00E14633" w:rsidP="00E14633">
      <w:pPr>
        <w:pStyle w:val="Heading4"/>
        <w:spacing w:before="0" w:after="120"/>
        <w:ind w:left="720"/>
        <w:rPr>
          <w:rFonts w:cstheme="minorHAnsi"/>
          <w:b w:val="0"/>
          <w:szCs w:val="24"/>
        </w:rPr>
      </w:pPr>
      <w:r>
        <w:rPr>
          <w:rFonts w:cstheme="minorHAnsi"/>
          <w:szCs w:val="24"/>
        </w:rPr>
        <w:lastRenderedPageBreak/>
        <w:t>1.3</w:t>
      </w:r>
      <w:r>
        <w:rPr>
          <w:rFonts w:cstheme="minorHAnsi"/>
          <w:szCs w:val="24"/>
        </w:rPr>
        <w:tab/>
      </w:r>
      <w:r w:rsidRPr="002A040C">
        <w:rPr>
          <w:rFonts w:cstheme="minorHAnsi"/>
          <w:szCs w:val="24"/>
        </w:rPr>
        <w:t>Scope of Work</w:t>
      </w:r>
      <w:bookmarkEnd w:id="9"/>
      <w:bookmarkEnd w:id="10"/>
    </w:p>
    <w:p w14:paraId="221D2A28" w14:textId="6EEE7F48" w:rsidR="00D975D1" w:rsidRDefault="00277C77" w:rsidP="00D975D1">
      <w:pPr>
        <w:ind w:left="1080"/>
        <w:rPr>
          <w:rFonts w:asciiTheme="minorHAnsi" w:hAnsiTheme="minorHAnsi" w:cstheme="minorHAnsi"/>
        </w:rPr>
      </w:pPr>
      <w:r>
        <w:rPr>
          <w:rFonts w:asciiTheme="minorHAnsi" w:hAnsiTheme="minorHAnsi" w:cstheme="minorHAnsi"/>
        </w:rPr>
        <w:t xml:space="preserve">This contract will require a multiple disciplinary team of experts proficient in enterprise information architecture, secure API integration and advanced data retrieval algorithms. The contractor team must possess the technical maturity to bridge </w:t>
      </w:r>
      <w:r w:rsidR="00A80709">
        <w:rPr>
          <w:rFonts w:asciiTheme="minorHAnsi" w:hAnsiTheme="minorHAnsi" w:cstheme="minorHAnsi"/>
        </w:rPr>
        <w:t>disparate</w:t>
      </w:r>
      <w:r>
        <w:rPr>
          <w:rFonts w:asciiTheme="minorHAnsi" w:hAnsiTheme="minorHAnsi" w:cstheme="minorHAnsi"/>
        </w:rPr>
        <w:t xml:space="preserve"> data silos-ranging from the legacy </w:t>
      </w:r>
      <w:r w:rsidR="00A80709">
        <w:rPr>
          <w:rFonts w:asciiTheme="minorHAnsi" w:hAnsiTheme="minorHAnsi" w:cstheme="minorHAnsi"/>
        </w:rPr>
        <w:t>on-premises</w:t>
      </w:r>
      <w:r>
        <w:rPr>
          <w:rFonts w:asciiTheme="minorHAnsi" w:hAnsiTheme="minorHAnsi" w:cstheme="minorHAnsi"/>
        </w:rPr>
        <w:t xml:space="preserve"> databases to modern cloud</w:t>
      </w:r>
      <w:r w:rsidR="00A80709">
        <w:rPr>
          <w:rFonts w:asciiTheme="minorHAnsi" w:hAnsiTheme="minorHAnsi" w:cstheme="minorHAnsi"/>
        </w:rPr>
        <w:t xml:space="preserve">-based applications- without compromising the performance of the source systems. Beyond mere software installation, the skill work encompasses the development of customized connectors, the </w:t>
      </w:r>
      <w:r w:rsidR="00896D0F">
        <w:rPr>
          <w:rFonts w:asciiTheme="minorHAnsi" w:hAnsiTheme="minorHAnsi" w:cstheme="minorHAnsi"/>
        </w:rPr>
        <w:t>importation</w:t>
      </w:r>
      <w:r w:rsidR="00A80709">
        <w:rPr>
          <w:rFonts w:asciiTheme="minorHAnsi" w:hAnsiTheme="minorHAnsi" w:cstheme="minorHAnsi"/>
        </w:rPr>
        <w:t xml:space="preserve"> of sophisticated relevancy-ranking-logic, and the design of highly intuitive user interface that mimics modern commercial search experiences. Success in this program relies on the contractor’s ability to harmonize complex backend security protocols (such as single sign-on and role-based access controls) with a frontend that deliveries fast, accurate and actionable results through a single, unified lens. </w:t>
      </w:r>
      <w:r w:rsidR="0085707A">
        <w:rPr>
          <w:rFonts w:asciiTheme="minorHAnsi" w:hAnsiTheme="minorHAnsi" w:cstheme="minorHAnsi"/>
        </w:rPr>
        <w:t>The contr</w:t>
      </w:r>
      <w:r w:rsidR="00D57040">
        <w:rPr>
          <w:rFonts w:asciiTheme="minorHAnsi" w:hAnsiTheme="minorHAnsi" w:cstheme="minorHAnsi"/>
        </w:rPr>
        <w:t xml:space="preserve">actor </w:t>
      </w:r>
      <w:proofErr w:type="gramStart"/>
      <w:r w:rsidR="00D57040">
        <w:rPr>
          <w:rFonts w:asciiTheme="minorHAnsi" w:hAnsiTheme="minorHAnsi" w:cstheme="minorHAnsi"/>
        </w:rPr>
        <w:t>shall</w:t>
      </w:r>
      <w:proofErr w:type="gramEnd"/>
      <w:r w:rsidR="00D57040">
        <w:rPr>
          <w:rFonts w:asciiTheme="minorHAnsi" w:hAnsiTheme="minorHAnsi" w:cstheme="minorHAnsi"/>
        </w:rPr>
        <w:t xml:space="preserve"> provide all </w:t>
      </w:r>
      <w:r w:rsidR="00A22E01">
        <w:rPr>
          <w:rFonts w:asciiTheme="minorHAnsi" w:hAnsiTheme="minorHAnsi" w:cstheme="minorHAnsi"/>
        </w:rPr>
        <w:t>personnel</w:t>
      </w:r>
      <w:r w:rsidR="00D57040">
        <w:rPr>
          <w:rFonts w:asciiTheme="minorHAnsi" w:hAnsiTheme="minorHAnsi" w:cstheme="minorHAnsi"/>
        </w:rPr>
        <w:t xml:space="preserve"> and services </w:t>
      </w:r>
      <w:r w:rsidR="00A22E01">
        <w:rPr>
          <w:rFonts w:asciiTheme="minorHAnsi" w:hAnsiTheme="minorHAnsi" w:cstheme="minorHAnsi"/>
        </w:rPr>
        <w:t>necessary</w:t>
      </w:r>
      <w:r w:rsidR="00D57040">
        <w:rPr>
          <w:rFonts w:asciiTheme="minorHAnsi" w:hAnsiTheme="minorHAnsi" w:cstheme="minorHAnsi"/>
        </w:rPr>
        <w:t xml:space="preserve"> to design, </w:t>
      </w:r>
      <w:r w:rsidR="00A22E01">
        <w:rPr>
          <w:rFonts w:asciiTheme="minorHAnsi" w:hAnsiTheme="minorHAnsi" w:cstheme="minorHAnsi"/>
        </w:rPr>
        <w:t xml:space="preserve">develop, and maintain the Federated Search environment. This includes API development, data isolation protocols, and a comprehensive training program for </w:t>
      </w:r>
      <w:r w:rsidR="004C5678">
        <w:t>Government</w:t>
      </w:r>
      <w:r w:rsidR="00A22E01">
        <w:rPr>
          <w:rFonts w:asciiTheme="minorHAnsi" w:hAnsiTheme="minorHAnsi" w:cstheme="minorHAnsi"/>
        </w:rPr>
        <w:t xml:space="preserve"> personnel.</w:t>
      </w:r>
    </w:p>
    <w:p w14:paraId="45323CAB" w14:textId="07BD365F" w:rsidR="00BD0A58" w:rsidRDefault="00BD0A58" w:rsidP="00C53A0F">
      <w:pPr>
        <w:pStyle w:val="ListParagraph"/>
        <w:numPr>
          <w:ilvl w:val="0"/>
          <w:numId w:val="26"/>
        </w:numPr>
        <w:rPr>
          <w:rFonts w:asciiTheme="minorHAnsi" w:hAnsiTheme="minorHAnsi" w:cstheme="minorHAnsi"/>
          <w:b/>
          <w:bCs/>
        </w:rPr>
      </w:pPr>
      <w:r w:rsidRPr="00C53A0F">
        <w:rPr>
          <w:rFonts w:asciiTheme="minorHAnsi" w:hAnsiTheme="minorHAnsi" w:cstheme="minorHAnsi"/>
          <w:b/>
          <w:bCs/>
        </w:rPr>
        <w:t>Technical Requirements</w:t>
      </w:r>
    </w:p>
    <w:p w14:paraId="603D1BD1" w14:textId="25158309" w:rsidR="00C53A0F" w:rsidRPr="0056570E" w:rsidRDefault="005F62E0" w:rsidP="00C53A0F">
      <w:pPr>
        <w:pStyle w:val="ListParagraph"/>
        <w:numPr>
          <w:ilvl w:val="1"/>
          <w:numId w:val="26"/>
        </w:numPr>
        <w:rPr>
          <w:rFonts w:asciiTheme="minorHAnsi" w:hAnsiTheme="minorHAnsi" w:cstheme="minorHAnsi"/>
          <w:b/>
          <w:bCs/>
        </w:rPr>
      </w:pPr>
      <w:r>
        <w:rPr>
          <w:rFonts w:asciiTheme="minorHAnsi" w:hAnsiTheme="minorHAnsi" w:cstheme="minorHAnsi"/>
        </w:rPr>
        <w:t>API and connector development</w:t>
      </w:r>
    </w:p>
    <w:p w14:paraId="2FFA07D6" w14:textId="149AC7A3" w:rsidR="0056570E" w:rsidRPr="00FF1625" w:rsidRDefault="0056570E" w:rsidP="0056570E">
      <w:pPr>
        <w:pStyle w:val="ListParagraph"/>
        <w:numPr>
          <w:ilvl w:val="2"/>
          <w:numId w:val="26"/>
        </w:numPr>
        <w:rPr>
          <w:rFonts w:asciiTheme="minorHAnsi" w:hAnsiTheme="minorHAnsi" w:cstheme="minorHAnsi"/>
          <w:b/>
          <w:bCs/>
        </w:rPr>
      </w:pPr>
      <w:r w:rsidRPr="003F6364">
        <w:rPr>
          <w:rFonts w:asciiTheme="minorHAnsi" w:hAnsiTheme="minorHAnsi" w:cstheme="minorHAnsi"/>
          <w:b/>
          <w:bCs/>
        </w:rPr>
        <w:t>Internal connectivity:</w:t>
      </w:r>
      <w:r>
        <w:rPr>
          <w:rFonts w:asciiTheme="minorHAnsi" w:hAnsiTheme="minorHAnsi" w:cstheme="minorHAnsi"/>
        </w:rPr>
        <w:t xml:space="preserve"> The contractor shall develop and configure secure connectors for internal agency repositories (e.g. SharePoint, SQL, On-premises Files, shares, AWS, ETC) using industry-standard protocols.</w:t>
      </w:r>
      <w:r w:rsidR="005E03BB">
        <w:rPr>
          <w:rFonts w:asciiTheme="minorHAnsi" w:hAnsiTheme="minorHAnsi" w:cstheme="minorHAnsi"/>
        </w:rPr>
        <w:t xml:space="preserve"> This shall be for ATF programs Spartan, </w:t>
      </w:r>
      <w:proofErr w:type="spellStart"/>
      <w:r w:rsidR="005E03BB">
        <w:rPr>
          <w:rFonts w:asciiTheme="minorHAnsi" w:hAnsiTheme="minorHAnsi" w:cstheme="minorHAnsi"/>
        </w:rPr>
        <w:t>Nforce</w:t>
      </w:r>
      <w:proofErr w:type="spellEnd"/>
      <w:r w:rsidR="005E03BB">
        <w:rPr>
          <w:rFonts w:asciiTheme="minorHAnsi" w:hAnsiTheme="minorHAnsi" w:cstheme="minorHAnsi"/>
        </w:rPr>
        <w:t xml:space="preserve">, </w:t>
      </w:r>
      <w:r w:rsidR="00F14D78">
        <w:rPr>
          <w:rFonts w:asciiTheme="minorHAnsi" w:hAnsiTheme="minorHAnsi" w:cstheme="minorHAnsi"/>
        </w:rPr>
        <w:t xml:space="preserve">Ness, and </w:t>
      </w:r>
      <w:proofErr w:type="spellStart"/>
      <w:r w:rsidR="00F14D78">
        <w:rPr>
          <w:rFonts w:asciiTheme="minorHAnsi" w:hAnsiTheme="minorHAnsi" w:cstheme="minorHAnsi"/>
        </w:rPr>
        <w:t>Etrace</w:t>
      </w:r>
      <w:proofErr w:type="spellEnd"/>
      <w:r w:rsidR="00F14D78">
        <w:rPr>
          <w:rFonts w:asciiTheme="minorHAnsi" w:hAnsiTheme="minorHAnsi" w:cstheme="minorHAnsi"/>
        </w:rPr>
        <w:t>.</w:t>
      </w:r>
    </w:p>
    <w:p w14:paraId="260B6F2A" w14:textId="4592DEB5" w:rsidR="0056570E" w:rsidRPr="003F6364" w:rsidRDefault="0056570E" w:rsidP="0056570E">
      <w:pPr>
        <w:pStyle w:val="ListParagraph"/>
        <w:numPr>
          <w:ilvl w:val="2"/>
          <w:numId w:val="26"/>
        </w:numPr>
        <w:rPr>
          <w:rFonts w:asciiTheme="minorHAnsi" w:hAnsiTheme="minorHAnsi" w:cstheme="minorHAnsi"/>
          <w:b/>
          <w:bCs/>
        </w:rPr>
      </w:pPr>
      <w:r w:rsidRPr="003F6364">
        <w:rPr>
          <w:rFonts w:asciiTheme="minorHAnsi" w:hAnsiTheme="minorHAnsi" w:cstheme="minorHAnsi"/>
          <w:b/>
          <w:bCs/>
        </w:rPr>
        <w:t>External Connectivity:</w:t>
      </w:r>
      <w:r>
        <w:rPr>
          <w:rFonts w:asciiTheme="minorHAnsi" w:hAnsiTheme="minorHAnsi" w:cstheme="minorHAnsi"/>
        </w:rPr>
        <w:t xml:space="preserve"> The contractor shall develop connectors for the authorized external/third</w:t>
      </w:r>
      <w:r w:rsidR="004E1526">
        <w:rPr>
          <w:rFonts w:asciiTheme="minorHAnsi" w:hAnsiTheme="minorHAnsi" w:cstheme="minorHAnsi"/>
        </w:rPr>
        <w:t>-</w:t>
      </w:r>
      <w:r>
        <w:rPr>
          <w:rFonts w:asciiTheme="minorHAnsi" w:hAnsiTheme="minorHAnsi" w:cstheme="minorHAnsi"/>
        </w:rPr>
        <w:t>party data sources.</w:t>
      </w:r>
      <w:r w:rsidR="00F14D78">
        <w:rPr>
          <w:rFonts w:asciiTheme="minorHAnsi" w:hAnsiTheme="minorHAnsi" w:cstheme="minorHAnsi"/>
        </w:rPr>
        <w:t xml:space="preserve"> Thes</w:t>
      </w:r>
      <w:r w:rsidR="009E6219">
        <w:rPr>
          <w:rFonts w:asciiTheme="minorHAnsi" w:hAnsiTheme="minorHAnsi" w:cstheme="minorHAnsi"/>
        </w:rPr>
        <w:t>e</w:t>
      </w:r>
      <w:r w:rsidR="00F14D78">
        <w:rPr>
          <w:rFonts w:asciiTheme="minorHAnsi" w:hAnsiTheme="minorHAnsi" w:cstheme="minorHAnsi"/>
        </w:rPr>
        <w:t xml:space="preserve"> </w:t>
      </w:r>
      <w:r w:rsidR="00393443">
        <w:rPr>
          <w:rFonts w:asciiTheme="minorHAnsi" w:hAnsiTheme="minorHAnsi" w:cstheme="minorHAnsi"/>
        </w:rPr>
        <w:t>sources shall be</w:t>
      </w:r>
      <w:r w:rsidR="00F14D78">
        <w:rPr>
          <w:rFonts w:asciiTheme="minorHAnsi" w:hAnsiTheme="minorHAnsi" w:cstheme="minorHAnsi"/>
        </w:rPr>
        <w:t xml:space="preserve"> Accurint AVCC, </w:t>
      </w:r>
      <w:r w:rsidR="009E6219">
        <w:rPr>
          <w:rFonts w:asciiTheme="minorHAnsi" w:hAnsiTheme="minorHAnsi" w:cstheme="minorHAnsi"/>
        </w:rPr>
        <w:t xml:space="preserve">Clear, </w:t>
      </w:r>
      <w:r w:rsidR="003C1DD2">
        <w:rPr>
          <w:rFonts w:asciiTheme="minorHAnsi" w:hAnsiTheme="minorHAnsi" w:cstheme="minorHAnsi"/>
        </w:rPr>
        <w:t xml:space="preserve">i2 Analyst Notebook, </w:t>
      </w:r>
      <w:r w:rsidR="00F14D78">
        <w:rPr>
          <w:rFonts w:asciiTheme="minorHAnsi" w:hAnsiTheme="minorHAnsi" w:cstheme="minorHAnsi"/>
        </w:rPr>
        <w:t>Transunion TLO, Vigilan</w:t>
      </w:r>
      <w:r w:rsidR="003C1DD2">
        <w:rPr>
          <w:rFonts w:asciiTheme="minorHAnsi" w:hAnsiTheme="minorHAnsi" w:cstheme="minorHAnsi"/>
        </w:rPr>
        <w:t>t</w:t>
      </w:r>
      <w:r w:rsidR="00393443">
        <w:rPr>
          <w:rFonts w:asciiTheme="minorHAnsi" w:hAnsiTheme="minorHAnsi" w:cstheme="minorHAnsi"/>
        </w:rPr>
        <w:t>/</w:t>
      </w:r>
      <w:r w:rsidR="00F14D78">
        <w:rPr>
          <w:rFonts w:asciiTheme="minorHAnsi" w:hAnsiTheme="minorHAnsi" w:cstheme="minorHAnsi"/>
        </w:rPr>
        <w:t xml:space="preserve"> License Plate Reader, </w:t>
      </w:r>
      <w:proofErr w:type="spellStart"/>
      <w:r w:rsidR="009E6219">
        <w:rPr>
          <w:rFonts w:asciiTheme="minorHAnsi" w:hAnsiTheme="minorHAnsi" w:cstheme="minorHAnsi"/>
        </w:rPr>
        <w:t>Pennlink</w:t>
      </w:r>
      <w:proofErr w:type="spellEnd"/>
      <w:r w:rsidR="009E6219">
        <w:rPr>
          <w:rFonts w:asciiTheme="minorHAnsi" w:hAnsiTheme="minorHAnsi" w:cstheme="minorHAnsi"/>
        </w:rPr>
        <w:t xml:space="preserve">, Tangles, and </w:t>
      </w:r>
      <w:proofErr w:type="spellStart"/>
      <w:r w:rsidR="009E6219">
        <w:rPr>
          <w:rFonts w:asciiTheme="minorHAnsi" w:hAnsiTheme="minorHAnsi" w:cstheme="minorHAnsi"/>
        </w:rPr>
        <w:t>Whooster</w:t>
      </w:r>
      <w:proofErr w:type="spellEnd"/>
    </w:p>
    <w:p w14:paraId="1FB4709B" w14:textId="77777777" w:rsidR="0056570E" w:rsidRPr="005633B2" w:rsidRDefault="0056570E" w:rsidP="0056570E">
      <w:pPr>
        <w:pStyle w:val="ListParagraph"/>
        <w:numPr>
          <w:ilvl w:val="2"/>
          <w:numId w:val="26"/>
        </w:numPr>
        <w:rPr>
          <w:rFonts w:asciiTheme="minorHAnsi" w:hAnsiTheme="minorHAnsi" w:cstheme="minorHAnsi"/>
          <w:b/>
          <w:bCs/>
        </w:rPr>
      </w:pPr>
      <w:r>
        <w:rPr>
          <w:rFonts w:asciiTheme="minorHAnsi" w:hAnsiTheme="minorHAnsi" w:cstheme="minorHAnsi"/>
          <w:b/>
          <w:bCs/>
        </w:rPr>
        <w:t xml:space="preserve">Data Segregation: </w:t>
      </w:r>
      <w:r>
        <w:rPr>
          <w:rFonts w:asciiTheme="minorHAnsi" w:hAnsiTheme="minorHAnsi" w:cstheme="minorHAnsi"/>
        </w:rPr>
        <w:t xml:space="preserve">The contractor shall implement a “Search-Time:” aggregation architecture. All data from the internal and external sources shall remain logically and physically separate within the indexing layer to prevent cross-contamination of sensitive data. </w:t>
      </w:r>
    </w:p>
    <w:p w14:paraId="6850B5AF" w14:textId="77777777" w:rsidR="0056570E" w:rsidRPr="0056570E" w:rsidRDefault="0056570E" w:rsidP="0056570E">
      <w:pPr>
        <w:pStyle w:val="ListParagraph"/>
        <w:numPr>
          <w:ilvl w:val="2"/>
          <w:numId w:val="26"/>
        </w:numPr>
        <w:rPr>
          <w:rFonts w:asciiTheme="minorHAnsi" w:hAnsiTheme="minorHAnsi" w:cstheme="minorHAnsi"/>
          <w:b/>
          <w:bCs/>
        </w:rPr>
      </w:pPr>
      <w:r>
        <w:rPr>
          <w:rFonts w:asciiTheme="minorHAnsi" w:hAnsiTheme="minorHAnsi" w:cstheme="minorHAnsi"/>
          <w:b/>
          <w:bCs/>
        </w:rPr>
        <w:t xml:space="preserve">Selective Query Logic: </w:t>
      </w:r>
      <w:r w:rsidRPr="005633B2">
        <w:rPr>
          <w:rFonts w:asciiTheme="minorHAnsi" w:hAnsiTheme="minorHAnsi" w:cstheme="minorHAnsi"/>
        </w:rPr>
        <w:t>The user interface (UI)</w:t>
      </w:r>
      <w:r>
        <w:rPr>
          <w:rFonts w:asciiTheme="minorHAnsi" w:hAnsiTheme="minorHAnsi" w:cstheme="minorHAnsi"/>
          <w:b/>
          <w:bCs/>
        </w:rPr>
        <w:t xml:space="preserve"> </w:t>
      </w:r>
      <w:r>
        <w:rPr>
          <w:rFonts w:asciiTheme="minorHAnsi" w:hAnsiTheme="minorHAnsi" w:cstheme="minorHAnsi"/>
        </w:rPr>
        <w:t>shall provide functional “toggle” or “filter” capabilities allowing users to explicitly select internal, external or hybrid search modes prior to query execution.</w:t>
      </w:r>
    </w:p>
    <w:p w14:paraId="682A3307" w14:textId="77777777" w:rsidR="0056570E" w:rsidRPr="0056570E" w:rsidRDefault="0056570E" w:rsidP="0056570E">
      <w:pPr>
        <w:pStyle w:val="ListParagraph"/>
        <w:ind w:left="2520"/>
        <w:rPr>
          <w:rFonts w:asciiTheme="minorHAnsi" w:hAnsiTheme="minorHAnsi" w:cstheme="minorHAnsi"/>
          <w:b/>
          <w:bCs/>
        </w:rPr>
      </w:pPr>
    </w:p>
    <w:p w14:paraId="5672F22B" w14:textId="232FE5AC" w:rsidR="002E1B19" w:rsidRDefault="00E40FB1" w:rsidP="002E1B19">
      <w:pPr>
        <w:pStyle w:val="ListParagraph"/>
        <w:numPr>
          <w:ilvl w:val="1"/>
          <w:numId w:val="26"/>
        </w:numPr>
        <w:rPr>
          <w:rFonts w:asciiTheme="minorHAnsi" w:hAnsiTheme="minorHAnsi" w:cstheme="minorHAnsi"/>
          <w:b/>
          <w:bCs/>
        </w:rPr>
      </w:pPr>
      <w:r>
        <w:rPr>
          <w:rFonts w:asciiTheme="minorHAnsi" w:hAnsiTheme="minorHAnsi" w:cstheme="minorHAnsi"/>
          <w:b/>
          <w:bCs/>
        </w:rPr>
        <w:t>Security and Compliance</w:t>
      </w:r>
    </w:p>
    <w:p w14:paraId="7EA54DD7" w14:textId="77777777" w:rsidR="002E1B19" w:rsidRPr="00E40FB1" w:rsidRDefault="002E1B19" w:rsidP="002E1B19">
      <w:pPr>
        <w:pStyle w:val="ListParagraph"/>
        <w:numPr>
          <w:ilvl w:val="2"/>
          <w:numId w:val="26"/>
        </w:numPr>
        <w:rPr>
          <w:rFonts w:asciiTheme="minorHAnsi" w:hAnsiTheme="minorHAnsi" w:cstheme="minorHAnsi"/>
          <w:b/>
          <w:bCs/>
        </w:rPr>
      </w:pPr>
      <w:r>
        <w:rPr>
          <w:rFonts w:asciiTheme="minorHAnsi" w:hAnsiTheme="minorHAnsi" w:cstheme="minorHAnsi"/>
          <w:b/>
          <w:bCs/>
        </w:rPr>
        <w:lastRenderedPageBreak/>
        <w:t xml:space="preserve">NIST Compliance: </w:t>
      </w:r>
      <w:r>
        <w:rPr>
          <w:rFonts w:asciiTheme="minorHAnsi" w:hAnsiTheme="minorHAnsi" w:cstheme="minorHAnsi"/>
        </w:rPr>
        <w:t>The solution shall comply with NIST SP 800-53 security controls at the (moderate/high) impact level.</w:t>
      </w:r>
    </w:p>
    <w:p w14:paraId="26A83F52" w14:textId="010EA84C" w:rsidR="002E1B19" w:rsidRPr="008B2B1A" w:rsidRDefault="002E1B19" w:rsidP="002E1B19">
      <w:pPr>
        <w:pStyle w:val="ListParagraph"/>
        <w:numPr>
          <w:ilvl w:val="2"/>
          <w:numId w:val="26"/>
        </w:numPr>
        <w:rPr>
          <w:rFonts w:asciiTheme="minorHAnsi" w:hAnsiTheme="minorHAnsi" w:cstheme="minorHAnsi"/>
          <w:b/>
          <w:bCs/>
        </w:rPr>
      </w:pPr>
      <w:r>
        <w:rPr>
          <w:rFonts w:asciiTheme="minorHAnsi" w:hAnsiTheme="minorHAnsi" w:cstheme="minorHAnsi"/>
          <w:b/>
          <w:bCs/>
        </w:rPr>
        <w:t xml:space="preserve">Identity Management: </w:t>
      </w:r>
      <w:r>
        <w:rPr>
          <w:rFonts w:asciiTheme="minorHAnsi" w:hAnsiTheme="minorHAnsi" w:cstheme="minorHAnsi"/>
        </w:rPr>
        <w:t>The system shall integrate with the Agency’s identity, credential, and access management (ICAM) system (</w:t>
      </w:r>
      <w:proofErr w:type="spellStart"/>
      <w:r w:rsidR="007728D3">
        <w:rPr>
          <w:rFonts w:asciiTheme="minorHAnsi" w:hAnsiTheme="minorHAnsi" w:cstheme="minorHAnsi"/>
        </w:rPr>
        <w:t>e.g</w:t>
      </w:r>
      <w:proofErr w:type="spellEnd"/>
      <w:r>
        <w:rPr>
          <w:rFonts w:asciiTheme="minorHAnsi" w:hAnsiTheme="minorHAnsi" w:cstheme="minorHAnsi"/>
        </w:rPr>
        <w:t xml:space="preserve"> PIVCAC, OKATA, Active Directory) </w:t>
      </w:r>
    </w:p>
    <w:p w14:paraId="1F91FD57" w14:textId="1E1CC417" w:rsidR="002E1B19" w:rsidRPr="002E1B19" w:rsidRDefault="002E1B19" w:rsidP="002E1B19">
      <w:pPr>
        <w:pStyle w:val="ListParagraph"/>
        <w:numPr>
          <w:ilvl w:val="2"/>
          <w:numId w:val="26"/>
        </w:numPr>
        <w:rPr>
          <w:rFonts w:asciiTheme="minorHAnsi" w:hAnsiTheme="minorHAnsi" w:cstheme="minorHAnsi"/>
          <w:b/>
          <w:bCs/>
        </w:rPr>
      </w:pPr>
      <w:r>
        <w:rPr>
          <w:rFonts w:asciiTheme="minorHAnsi" w:hAnsiTheme="minorHAnsi" w:cstheme="minorHAnsi"/>
          <w:b/>
          <w:bCs/>
        </w:rPr>
        <w:t xml:space="preserve">Section 508: </w:t>
      </w:r>
      <w:r>
        <w:rPr>
          <w:rFonts w:asciiTheme="minorHAnsi" w:hAnsiTheme="minorHAnsi" w:cstheme="minorHAnsi"/>
        </w:rPr>
        <w:t xml:space="preserve">The UI shall be </w:t>
      </w:r>
      <w:r w:rsidR="00463281">
        <w:rPr>
          <w:rFonts w:asciiTheme="minorHAnsi" w:hAnsiTheme="minorHAnsi" w:cstheme="minorHAnsi"/>
        </w:rPr>
        <w:t>fully</w:t>
      </w:r>
      <w:r>
        <w:rPr>
          <w:rFonts w:asciiTheme="minorHAnsi" w:hAnsiTheme="minorHAnsi" w:cstheme="minorHAnsi"/>
        </w:rPr>
        <w:t xml:space="preserve"> compliant with Section 508 of the Rehabilitation Act (36 CFR 1194)</w:t>
      </w:r>
    </w:p>
    <w:p w14:paraId="5D6B7646" w14:textId="3C2BA98A" w:rsidR="002E1B19" w:rsidRDefault="002E1B19" w:rsidP="002E1B19">
      <w:pPr>
        <w:pStyle w:val="ListParagraph"/>
        <w:numPr>
          <w:ilvl w:val="1"/>
          <w:numId w:val="26"/>
        </w:numPr>
        <w:rPr>
          <w:rFonts w:asciiTheme="minorHAnsi" w:hAnsiTheme="minorHAnsi" w:cstheme="minorHAnsi"/>
          <w:b/>
          <w:bCs/>
        </w:rPr>
      </w:pPr>
      <w:r>
        <w:rPr>
          <w:rFonts w:asciiTheme="minorHAnsi" w:hAnsiTheme="minorHAnsi" w:cstheme="minorHAnsi"/>
          <w:b/>
          <w:bCs/>
        </w:rPr>
        <w:t>Training and Knowledge Transfer:</w:t>
      </w:r>
    </w:p>
    <w:p w14:paraId="4F67D04D" w14:textId="77777777" w:rsidR="00CE21A4" w:rsidRPr="007D1E5C" w:rsidRDefault="00CE21A4" w:rsidP="00CE21A4">
      <w:pPr>
        <w:pStyle w:val="ListParagraph"/>
        <w:numPr>
          <w:ilvl w:val="2"/>
          <w:numId w:val="26"/>
        </w:numPr>
        <w:rPr>
          <w:rFonts w:asciiTheme="minorHAnsi" w:hAnsiTheme="minorHAnsi" w:cstheme="minorHAnsi"/>
          <w:b/>
          <w:bCs/>
        </w:rPr>
      </w:pPr>
      <w:r>
        <w:rPr>
          <w:rFonts w:asciiTheme="minorHAnsi" w:hAnsiTheme="minorHAnsi" w:cstheme="minorHAnsi"/>
          <w:b/>
          <w:bCs/>
        </w:rPr>
        <w:t xml:space="preserve">General User Training: </w:t>
      </w:r>
      <w:r>
        <w:rPr>
          <w:rFonts w:asciiTheme="minorHAnsi" w:hAnsiTheme="minorHAnsi" w:cstheme="minorHAnsi"/>
        </w:rPr>
        <w:t>Unlimited access to live and virtual training and on-demand web-based training (WBT) for the life of the contract.</w:t>
      </w:r>
    </w:p>
    <w:p w14:paraId="5CAEE7D3" w14:textId="77777777" w:rsidR="00CE21A4" w:rsidRPr="00A941D1" w:rsidRDefault="00CE21A4" w:rsidP="00CE21A4">
      <w:pPr>
        <w:pStyle w:val="ListParagraph"/>
        <w:numPr>
          <w:ilvl w:val="2"/>
          <w:numId w:val="26"/>
        </w:numPr>
        <w:rPr>
          <w:rFonts w:asciiTheme="minorHAnsi" w:hAnsiTheme="minorHAnsi" w:cstheme="minorHAnsi"/>
          <w:b/>
          <w:bCs/>
        </w:rPr>
      </w:pPr>
      <w:r>
        <w:rPr>
          <w:rFonts w:asciiTheme="minorHAnsi" w:hAnsiTheme="minorHAnsi" w:cstheme="minorHAnsi"/>
          <w:b/>
          <w:bCs/>
        </w:rPr>
        <w:t xml:space="preserve">Project Manager (PM) Training: </w:t>
      </w:r>
      <w:r>
        <w:rPr>
          <w:rFonts w:asciiTheme="minorHAnsi" w:hAnsiTheme="minorHAnsi" w:cstheme="minorHAnsi"/>
        </w:rPr>
        <w:t>Technical Orientation on system analytics, vendor performance monitoring, and scalability management.</w:t>
      </w:r>
    </w:p>
    <w:p w14:paraId="002CBD53" w14:textId="06288A73" w:rsidR="00CE21A4" w:rsidRPr="00CE21A4" w:rsidRDefault="00CE21A4" w:rsidP="00CE21A4">
      <w:pPr>
        <w:pStyle w:val="ListParagraph"/>
        <w:numPr>
          <w:ilvl w:val="2"/>
          <w:numId w:val="26"/>
        </w:numPr>
        <w:rPr>
          <w:rFonts w:asciiTheme="minorHAnsi" w:hAnsiTheme="minorHAnsi" w:cstheme="minorHAnsi"/>
          <w:b/>
          <w:bCs/>
        </w:rPr>
      </w:pPr>
      <w:r>
        <w:rPr>
          <w:rFonts w:asciiTheme="minorHAnsi" w:hAnsiTheme="minorHAnsi" w:cstheme="minorHAnsi"/>
          <w:b/>
          <w:bCs/>
        </w:rPr>
        <w:t xml:space="preserve">Designated Security Officer (DSO) Training: </w:t>
      </w:r>
      <w:r>
        <w:rPr>
          <w:rFonts w:asciiTheme="minorHAnsi" w:hAnsiTheme="minorHAnsi" w:cstheme="minorHAnsi"/>
        </w:rPr>
        <w:t>Specialized instruction on audit log retrievals, encryption key management and data isolation verification.</w:t>
      </w:r>
    </w:p>
    <w:p w14:paraId="291A9FFD" w14:textId="77777777" w:rsidR="00174CD9" w:rsidRDefault="00CE21A4" w:rsidP="002E1B19">
      <w:pPr>
        <w:pStyle w:val="ListParagraph"/>
        <w:numPr>
          <w:ilvl w:val="1"/>
          <w:numId w:val="26"/>
        </w:numPr>
        <w:rPr>
          <w:rFonts w:asciiTheme="minorHAnsi" w:hAnsiTheme="minorHAnsi" w:cstheme="minorHAnsi"/>
          <w:b/>
          <w:bCs/>
        </w:rPr>
      </w:pPr>
      <w:r>
        <w:rPr>
          <w:rFonts w:asciiTheme="minorHAnsi" w:hAnsiTheme="minorHAnsi" w:cstheme="minorHAnsi"/>
          <w:b/>
          <w:bCs/>
        </w:rPr>
        <w:t>Environments:</w:t>
      </w:r>
    </w:p>
    <w:p w14:paraId="63DBA9A9" w14:textId="14BFC31A" w:rsidR="00CA2B2E" w:rsidRPr="00174CD9" w:rsidRDefault="00CE21A4" w:rsidP="00174CD9">
      <w:pPr>
        <w:pStyle w:val="ListParagraph"/>
        <w:numPr>
          <w:ilvl w:val="2"/>
          <w:numId w:val="26"/>
        </w:numPr>
        <w:rPr>
          <w:rFonts w:asciiTheme="minorHAnsi" w:hAnsiTheme="minorHAnsi" w:cstheme="minorHAnsi"/>
          <w:b/>
          <w:bCs/>
        </w:rPr>
      </w:pPr>
      <w:r w:rsidRPr="00CE21A4">
        <w:rPr>
          <w:rFonts w:asciiTheme="minorHAnsi" w:hAnsiTheme="minorHAnsi" w:cstheme="minorHAnsi"/>
        </w:rPr>
        <w:t>Production, Training and Testing</w:t>
      </w:r>
      <w:r w:rsidR="00B6149D">
        <w:rPr>
          <w:rFonts w:asciiTheme="minorHAnsi" w:hAnsiTheme="minorHAnsi" w:cstheme="minorHAnsi"/>
        </w:rPr>
        <w:t xml:space="preserve"> and make assure scalability on all environments/platform for future needs</w:t>
      </w:r>
    </w:p>
    <w:p w14:paraId="4CE0F617" w14:textId="67B2036C" w:rsidR="00E14633" w:rsidRPr="002A040C" w:rsidRDefault="00E14633" w:rsidP="00E14633">
      <w:pPr>
        <w:pStyle w:val="Heading4"/>
        <w:spacing w:after="120"/>
        <w:ind w:left="720"/>
        <w:rPr>
          <w:rFonts w:cstheme="minorHAnsi"/>
          <w:b w:val="0"/>
          <w:szCs w:val="24"/>
        </w:rPr>
      </w:pPr>
      <w:bookmarkStart w:id="11" w:name="_Toc488239660"/>
      <w:r>
        <w:rPr>
          <w:rFonts w:cstheme="minorHAnsi"/>
          <w:szCs w:val="24"/>
        </w:rPr>
        <w:t>1.4</w:t>
      </w:r>
      <w:r>
        <w:rPr>
          <w:rFonts w:cstheme="minorHAnsi"/>
          <w:szCs w:val="24"/>
        </w:rPr>
        <w:tab/>
      </w:r>
      <w:r w:rsidRPr="002A040C">
        <w:rPr>
          <w:rFonts w:cstheme="minorHAnsi"/>
          <w:szCs w:val="24"/>
        </w:rPr>
        <w:t>Background</w:t>
      </w:r>
      <w:bookmarkEnd w:id="11"/>
    </w:p>
    <w:p w14:paraId="6D4DA6D2" w14:textId="17E9F676" w:rsidR="00E14633" w:rsidRPr="002A040C" w:rsidRDefault="004C5678" w:rsidP="00E14633">
      <w:pPr>
        <w:ind w:left="1080"/>
        <w:rPr>
          <w:rFonts w:asciiTheme="minorHAnsi" w:hAnsiTheme="minorHAnsi" w:cstheme="minorHAnsi"/>
        </w:rPr>
      </w:pPr>
      <w:r>
        <w:rPr>
          <w:rFonts w:asciiTheme="minorHAnsi" w:hAnsiTheme="minorHAnsi" w:cstheme="minorHAnsi"/>
        </w:rPr>
        <w:t xml:space="preserve">The </w:t>
      </w:r>
      <w:r>
        <w:t>Government</w:t>
      </w:r>
      <w:r w:rsidR="00B72E61">
        <w:rPr>
          <w:rFonts w:asciiTheme="minorHAnsi" w:hAnsiTheme="minorHAnsi" w:cstheme="minorHAnsi"/>
        </w:rPr>
        <w:t xml:space="preserve"> </w:t>
      </w:r>
      <w:r w:rsidR="007961F5">
        <w:rPr>
          <w:rFonts w:asciiTheme="minorHAnsi" w:hAnsiTheme="minorHAnsi" w:cstheme="minorHAnsi"/>
        </w:rPr>
        <w:t>previously</w:t>
      </w:r>
      <w:r w:rsidR="00B72E61">
        <w:rPr>
          <w:rFonts w:asciiTheme="minorHAnsi" w:hAnsiTheme="minorHAnsi" w:cstheme="minorHAnsi"/>
        </w:rPr>
        <w:t xml:space="preserve"> used </w:t>
      </w:r>
      <w:proofErr w:type="spellStart"/>
      <w:r w:rsidR="007961F5">
        <w:rPr>
          <w:rFonts w:asciiTheme="minorHAnsi" w:hAnsiTheme="minorHAnsi" w:cstheme="minorHAnsi"/>
        </w:rPr>
        <w:t>Sematica</w:t>
      </w:r>
      <w:proofErr w:type="spellEnd"/>
      <w:r w:rsidR="00B72E61">
        <w:rPr>
          <w:rFonts w:asciiTheme="minorHAnsi" w:hAnsiTheme="minorHAnsi" w:cstheme="minorHAnsi"/>
        </w:rPr>
        <w:t xml:space="preserve"> pro as a </w:t>
      </w:r>
      <w:r>
        <w:rPr>
          <w:rFonts w:asciiTheme="minorHAnsi" w:hAnsiTheme="minorHAnsi" w:cstheme="minorHAnsi"/>
        </w:rPr>
        <w:t>F</w:t>
      </w:r>
      <w:r w:rsidR="00B72E61">
        <w:rPr>
          <w:rFonts w:asciiTheme="minorHAnsi" w:hAnsiTheme="minorHAnsi" w:cstheme="minorHAnsi"/>
        </w:rPr>
        <w:t>ederate</w:t>
      </w:r>
      <w:r>
        <w:rPr>
          <w:rFonts w:asciiTheme="minorHAnsi" w:hAnsiTheme="minorHAnsi" w:cstheme="minorHAnsi"/>
        </w:rPr>
        <w:t>d</w:t>
      </w:r>
      <w:r w:rsidR="00ED6EBD">
        <w:rPr>
          <w:rFonts w:asciiTheme="minorHAnsi" w:hAnsiTheme="minorHAnsi" w:cstheme="minorHAnsi"/>
        </w:rPr>
        <w:t xml:space="preserve"> S</w:t>
      </w:r>
      <w:r w:rsidR="00B72E61">
        <w:rPr>
          <w:rFonts w:asciiTheme="minorHAnsi" w:hAnsiTheme="minorHAnsi" w:cstheme="minorHAnsi"/>
        </w:rPr>
        <w:t xml:space="preserve">earch and was </w:t>
      </w:r>
      <w:r w:rsidR="0051454A">
        <w:rPr>
          <w:rFonts w:asciiTheme="minorHAnsi" w:hAnsiTheme="minorHAnsi" w:cstheme="minorHAnsi"/>
        </w:rPr>
        <w:t>decommissioned in 2023</w:t>
      </w:r>
      <w:r w:rsidR="00ED6EBD">
        <w:rPr>
          <w:rFonts w:asciiTheme="minorHAnsi" w:hAnsiTheme="minorHAnsi" w:cstheme="minorHAnsi"/>
        </w:rPr>
        <w:t xml:space="preserve"> due maint</w:t>
      </w:r>
      <w:r>
        <w:rPr>
          <w:rFonts w:asciiTheme="minorHAnsi" w:hAnsiTheme="minorHAnsi" w:cstheme="minorHAnsi"/>
        </w:rPr>
        <w:t>enance</w:t>
      </w:r>
      <w:r w:rsidR="00ED6EBD">
        <w:rPr>
          <w:rFonts w:asciiTheme="minorHAnsi" w:hAnsiTheme="minorHAnsi" w:cstheme="minorHAnsi"/>
        </w:rPr>
        <w:t xml:space="preserve"> and user experiences. </w:t>
      </w:r>
    </w:p>
    <w:p w14:paraId="5705B7A8" w14:textId="77777777" w:rsidR="00E14633" w:rsidRPr="002A040C" w:rsidRDefault="00E14633" w:rsidP="00E14633">
      <w:pPr>
        <w:pStyle w:val="Heading4"/>
        <w:spacing w:before="0" w:after="120"/>
        <w:ind w:left="720"/>
        <w:rPr>
          <w:rFonts w:cstheme="minorHAnsi"/>
          <w:b w:val="0"/>
          <w:szCs w:val="24"/>
        </w:rPr>
      </w:pPr>
      <w:bookmarkStart w:id="12" w:name="_Toc488239661"/>
      <w:r>
        <w:rPr>
          <w:rFonts w:cstheme="minorHAnsi"/>
          <w:szCs w:val="24"/>
        </w:rPr>
        <w:t>1.5</w:t>
      </w:r>
      <w:r>
        <w:rPr>
          <w:rFonts w:cstheme="minorHAnsi"/>
          <w:szCs w:val="24"/>
        </w:rPr>
        <w:tab/>
      </w:r>
      <w:r w:rsidRPr="002A040C">
        <w:rPr>
          <w:rFonts w:cstheme="minorHAnsi"/>
          <w:szCs w:val="24"/>
        </w:rPr>
        <w:t>Type of Contract Contemplated</w:t>
      </w:r>
      <w:bookmarkEnd w:id="12"/>
      <w:r w:rsidRPr="002A040C">
        <w:rPr>
          <w:rFonts w:cstheme="minorHAnsi"/>
          <w:szCs w:val="24"/>
        </w:rPr>
        <w:t xml:space="preserve"> </w:t>
      </w:r>
    </w:p>
    <w:p w14:paraId="358457D0" w14:textId="0295666E" w:rsidR="009D465A" w:rsidRDefault="004C5678" w:rsidP="005F6FCE">
      <w:pPr>
        <w:spacing w:after="0"/>
        <w:ind w:left="720" w:firstLine="720"/>
        <w:rPr>
          <w:rFonts w:asciiTheme="minorHAnsi" w:hAnsiTheme="minorHAnsi" w:cstheme="minorHAnsi"/>
          <w:b/>
        </w:rPr>
      </w:pPr>
      <w:r>
        <w:t>Government</w:t>
      </w:r>
      <w:r w:rsidR="005F6FCE" w:rsidRPr="00331050">
        <w:rPr>
          <w:rFonts w:asciiTheme="minorHAnsi" w:hAnsiTheme="minorHAnsi" w:cstheme="minorHAnsi"/>
        </w:rPr>
        <w:t xml:space="preserve"> will issue a firm-fixed price task order for this requirement</w:t>
      </w:r>
      <w:r w:rsidR="005F6FCE">
        <w:rPr>
          <w:rFonts w:asciiTheme="minorHAnsi" w:hAnsiTheme="minorHAnsi" w:cstheme="minorHAnsi"/>
        </w:rPr>
        <w:t>.</w:t>
      </w:r>
      <w:r w:rsidR="00E513C8">
        <w:rPr>
          <w:rFonts w:asciiTheme="minorHAnsi" w:hAnsiTheme="minorHAnsi" w:cstheme="minorHAnsi"/>
        </w:rPr>
        <w:br/>
      </w:r>
    </w:p>
    <w:p w14:paraId="62D8809B" w14:textId="77777777" w:rsidR="00956760" w:rsidRPr="002A040C" w:rsidRDefault="00956760" w:rsidP="00956760">
      <w:pPr>
        <w:pStyle w:val="Heading4"/>
        <w:spacing w:before="0" w:after="120"/>
        <w:ind w:left="720"/>
        <w:rPr>
          <w:rFonts w:cstheme="minorHAnsi"/>
          <w:szCs w:val="24"/>
        </w:rPr>
      </w:pPr>
      <w:bookmarkStart w:id="13" w:name="_Toc488239662"/>
      <w:r>
        <w:rPr>
          <w:rFonts w:cstheme="minorHAnsi"/>
          <w:szCs w:val="24"/>
        </w:rPr>
        <w:t>1.6</w:t>
      </w:r>
      <w:r>
        <w:rPr>
          <w:rFonts w:cstheme="minorHAnsi"/>
          <w:szCs w:val="24"/>
        </w:rPr>
        <w:tab/>
      </w:r>
      <w:r w:rsidRPr="002A040C">
        <w:rPr>
          <w:rFonts w:cstheme="minorHAnsi"/>
          <w:szCs w:val="24"/>
        </w:rPr>
        <w:t>Period of Performance</w:t>
      </w:r>
      <w:bookmarkEnd w:id="13"/>
    </w:p>
    <w:p w14:paraId="6AD5F0EC" w14:textId="51550EF7" w:rsidR="00E56211" w:rsidRPr="00211180" w:rsidRDefault="00E56211" w:rsidP="00ED6EBD">
      <w:pPr>
        <w:ind w:left="1080"/>
      </w:pPr>
      <w:bookmarkStart w:id="14" w:name="_Toc487885927"/>
      <w:bookmarkStart w:id="15" w:name="_Toc488239663"/>
      <w:r w:rsidRPr="00211180">
        <w:t xml:space="preserve">The period of performance of this contract is </w:t>
      </w:r>
      <w:r w:rsidR="00ED6EBD">
        <w:t>a base year (</w:t>
      </w:r>
      <w:r>
        <w:t>12 months</w:t>
      </w:r>
      <w:r w:rsidR="00ED6EBD">
        <w:t>)</w:t>
      </w:r>
      <w:r>
        <w:t xml:space="preserve"> and </w:t>
      </w:r>
      <w:r w:rsidR="00697956">
        <w:t>(</w:t>
      </w:r>
      <w:r>
        <w:t>4</w:t>
      </w:r>
      <w:r w:rsidR="00697956">
        <w:t xml:space="preserve">) </w:t>
      </w:r>
      <w:proofErr w:type="gramStart"/>
      <w:r w:rsidR="00697956">
        <w:t>one year</w:t>
      </w:r>
      <w:proofErr w:type="gramEnd"/>
      <w:r>
        <w:t xml:space="preserve"> optio</w:t>
      </w:r>
      <w:r w:rsidR="00697956">
        <w:t>ns</w:t>
      </w:r>
      <w:r>
        <w:t>.</w:t>
      </w:r>
    </w:p>
    <w:p w14:paraId="00A3039B" w14:textId="77777777" w:rsidR="00683D93" w:rsidRDefault="00956760" w:rsidP="00956760">
      <w:pPr>
        <w:pStyle w:val="Heading4"/>
        <w:spacing w:after="120"/>
        <w:ind w:left="720"/>
        <w:rPr>
          <w:rFonts w:cstheme="minorHAnsi"/>
          <w:szCs w:val="24"/>
        </w:rPr>
      </w:pPr>
      <w:r>
        <w:rPr>
          <w:rFonts w:cstheme="minorHAnsi"/>
          <w:szCs w:val="24"/>
        </w:rPr>
        <w:t>1.7</w:t>
      </w:r>
      <w:r>
        <w:rPr>
          <w:rFonts w:cstheme="minorHAnsi"/>
          <w:szCs w:val="24"/>
        </w:rPr>
        <w:tab/>
      </w:r>
      <w:r w:rsidRPr="002A040C">
        <w:rPr>
          <w:rFonts w:cstheme="minorHAnsi"/>
          <w:szCs w:val="24"/>
        </w:rPr>
        <w:t>Place of Performance</w:t>
      </w:r>
      <w:bookmarkEnd w:id="14"/>
      <w:bookmarkEnd w:id="15"/>
    </w:p>
    <w:p w14:paraId="08CE0CE1" w14:textId="35753D0B" w:rsidR="00683D93" w:rsidRPr="005A689E" w:rsidRDefault="00683D93" w:rsidP="00683D93">
      <w:pPr>
        <w:pStyle w:val="ListParagraph"/>
        <w:ind w:left="1620"/>
        <w:rPr>
          <w:rFonts w:asciiTheme="minorHAnsi" w:hAnsiTheme="minorHAnsi" w:cstheme="minorHAnsi"/>
        </w:rPr>
      </w:pPr>
      <w:r w:rsidRPr="00E31775">
        <w:rPr>
          <w:rFonts w:asciiTheme="minorHAnsi" w:hAnsiTheme="minorHAnsi" w:cstheme="minorHAnsi"/>
        </w:rPr>
        <w:t xml:space="preserve">Will be partially at the contractor’s location, located within the United States and partially at ATF headquarters as needed for meetings and onsite work needed with ATF </w:t>
      </w:r>
      <w:r>
        <w:rPr>
          <w:rFonts w:asciiTheme="minorHAnsi" w:hAnsiTheme="minorHAnsi" w:cstheme="minorHAnsi"/>
        </w:rPr>
        <w:t>OST</w:t>
      </w:r>
      <w:r w:rsidR="00BA5B3F">
        <w:rPr>
          <w:rFonts w:asciiTheme="minorHAnsi" w:hAnsiTheme="minorHAnsi" w:cstheme="minorHAnsi"/>
        </w:rPr>
        <w:t>.</w:t>
      </w:r>
    </w:p>
    <w:p w14:paraId="7AF66AD2" w14:textId="61687DF1" w:rsidR="00314364" w:rsidRPr="005A689E" w:rsidRDefault="00683D93" w:rsidP="00683D93">
      <w:pPr>
        <w:pStyle w:val="Heading4"/>
        <w:spacing w:after="120"/>
        <w:ind w:left="720"/>
        <w:rPr>
          <w:rFonts w:cstheme="minorHAnsi"/>
          <w:b w:val="0"/>
          <w:szCs w:val="24"/>
        </w:rPr>
      </w:pPr>
      <w:r w:rsidRPr="005A689E">
        <w:rPr>
          <w:rFonts w:cstheme="minorHAnsi"/>
          <w:szCs w:val="24"/>
        </w:rPr>
        <w:lastRenderedPageBreak/>
        <w:br/>
      </w:r>
      <w:proofErr w:type="gramStart"/>
      <w:r w:rsidRPr="005A689E">
        <w:rPr>
          <w:rFonts w:cstheme="minorHAnsi"/>
          <w:szCs w:val="24"/>
        </w:rPr>
        <w:t xml:space="preserve">1.8 </w:t>
      </w:r>
      <w:bookmarkStart w:id="16" w:name="_Toc137623881"/>
      <w:bookmarkStart w:id="17" w:name="_Toc200010167"/>
      <w:bookmarkStart w:id="18" w:name="_Toc487885928"/>
      <w:bookmarkStart w:id="19" w:name="_Toc488239664"/>
      <w:r w:rsidRPr="005A689E">
        <w:rPr>
          <w:rFonts w:cstheme="minorHAnsi"/>
          <w:szCs w:val="24"/>
        </w:rPr>
        <w:t xml:space="preserve"> </w:t>
      </w:r>
      <w:r w:rsidRPr="005A689E">
        <w:rPr>
          <w:rFonts w:cstheme="minorHAnsi"/>
          <w:szCs w:val="24"/>
        </w:rPr>
        <w:tab/>
      </w:r>
      <w:proofErr w:type="gramEnd"/>
      <w:r w:rsidR="00314364" w:rsidRPr="005A689E">
        <w:rPr>
          <w:szCs w:val="24"/>
        </w:rPr>
        <w:t xml:space="preserve">Operating Constraints: </w:t>
      </w:r>
    </w:p>
    <w:p w14:paraId="336712F1" w14:textId="3AC81463" w:rsidR="00314364" w:rsidRPr="005A689E" w:rsidRDefault="00314364" w:rsidP="00683D93">
      <w:pPr>
        <w:pStyle w:val="H2"/>
        <w:numPr>
          <w:ilvl w:val="0"/>
          <w:numId w:val="26"/>
        </w:numPr>
        <w:rPr>
          <w:b/>
          <w:bCs/>
          <w:color w:val="auto"/>
          <w:sz w:val="24"/>
          <w:szCs w:val="24"/>
        </w:rPr>
      </w:pPr>
      <w:r w:rsidRPr="005A689E">
        <w:rPr>
          <w:b/>
          <w:bCs/>
          <w:color w:val="auto"/>
          <w:sz w:val="24"/>
          <w:szCs w:val="24"/>
        </w:rPr>
        <w:t>Conformity to ATF’s Agile Scrum Methodology and IT Methodology</w:t>
      </w:r>
      <w:bookmarkEnd w:id="16"/>
      <w:bookmarkEnd w:id="17"/>
      <w:r w:rsidR="005A689E" w:rsidRPr="005A689E">
        <w:rPr>
          <w:b/>
          <w:bCs/>
          <w:color w:val="auto"/>
          <w:sz w:val="24"/>
          <w:szCs w:val="24"/>
        </w:rPr>
        <w:t xml:space="preserve">: </w:t>
      </w:r>
      <w:r w:rsidRPr="005A689E">
        <w:rPr>
          <w:color w:val="auto"/>
          <w:sz w:val="24"/>
          <w:szCs w:val="24"/>
        </w:rPr>
        <w:t>All Contractor provided work shall conform to the applicable policies, procedures, and standards described in the Attachment ATF IT Governance Manual.  OST has developed and implemented an agile development methodology to enable the efficient development and delivery of applications. The ATF methodology is based on the “Agile Scrum” methodology and utilizes industry standard application development principles. This methodology is described in section 5 of Attachment: ATF IT Governance Manual in addition to Attachment</w:t>
      </w:r>
      <w:proofErr w:type="gramStart"/>
      <w:r w:rsidRPr="005A689E">
        <w:rPr>
          <w:color w:val="auto"/>
          <w:sz w:val="24"/>
          <w:szCs w:val="24"/>
        </w:rPr>
        <w:t>:  ATF</w:t>
      </w:r>
      <w:proofErr w:type="gramEnd"/>
      <w:r w:rsidRPr="005A689E">
        <w:rPr>
          <w:color w:val="auto"/>
          <w:sz w:val="24"/>
          <w:szCs w:val="24"/>
        </w:rPr>
        <w:t xml:space="preserve"> Agile Playbook. As part of this ATF Agile Methodology, a continuous integration / continuous delivery environment (CI/CD) has been implemented. The environment, described in section 6 of Attachment</w:t>
      </w:r>
      <w:proofErr w:type="gramStart"/>
      <w:r w:rsidRPr="005A689E">
        <w:rPr>
          <w:color w:val="auto"/>
          <w:sz w:val="24"/>
          <w:szCs w:val="24"/>
        </w:rPr>
        <w:t>:  ATF</w:t>
      </w:r>
      <w:proofErr w:type="gramEnd"/>
      <w:r w:rsidRPr="005A689E">
        <w:rPr>
          <w:color w:val="auto"/>
          <w:sz w:val="24"/>
          <w:szCs w:val="24"/>
        </w:rPr>
        <w:t xml:space="preserve"> IT Governance Manual, provides a complete set of tools to automate the development, testing, and deployment of applications in addition to Attachment</w:t>
      </w:r>
      <w:r w:rsidR="005A689E" w:rsidRPr="005A689E">
        <w:rPr>
          <w:color w:val="auto"/>
          <w:sz w:val="24"/>
          <w:szCs w:val="24"/>
        </w:rPr>
        <w:t>: ATF</w:t>
      </w:r>
      <w:r w:rsidRPr="005A689E">
        <w:rPr>
          <w:color w:val="auto"/>
          <w:sz w:val="24"/>
          <w:szCs w:val="24"/>
        </w:rPr>
        <w:t xml:space="preserve"> Enterprise Standard Technologies </w:t>
      </w:r>
      <w:bookmarkStart w:id="20" w:name="_Toc137623882"/>
    </w:p>
    <w:p w14:paraId="224DF06F" w14:textId="32EA3672" w:rsidR="00314364" w:rsidRPr="005A689E" w:rsidRDefault="00314364" w:rsidP="005A689E">
      <w:pPr>
        <w:pStyle w:val="H2"/>
        <w:numPr>
          <w:ilvl w:val="0"/>
          <w:numId w:val="26"/>
        </w:numPr>
        <w:rPr>
          <w:b/>
          <w:bCs/>
          <w:color w:val="auto"/>
          <w:sz w:val="24"/>
          <w:szCs w:val="24"/>
        </w:rPr>
      </w:pPr>
      <w:bookmarkStart w:id="21" w:name="_Toc200010168"/>
      <w:bookmarkStart w:id="22" w:name="_Toc137623883"/>
      <w:bookmarkEnd w:id="20"/>
      <w:r w:rsidRPr="005A689E">
        <w:rPr>
          <w:b/>
          <w:bCs/>
          <w:color w:val="auto"/>
          <w:sz w:val="24"/>
          <w:szCs w:val="24"/>
        </w:rPr>
        <w:t>Conformity to the Data Management Requirements</w:t>
      </w:r>
      <w:bookmarkEnd w:id="21"/>
      <w:r w:rsidR="005A689E">
        <w:rPr>
          <w:b/>
          <w:bCs/>
          <w:color w:val="auto"/>
          <w:sz w:val="24"/>
          <w:szCs w:val="24"/>
        </w:rPr>
        <w:t xml:space="preserve">: </w:t>
      </w:r>
      <w:r w:rsidRPr="005A689E">
        <w:rPr>
          <w:color w:val="auto"/>
          <w:sz w:val="24"/>
          <w:szCs w:val="24"/>
        </w:rPr>
        <w:t>The Contractor shall conform to the data management requirements as prescribed by the ATF Data Management Division, refer to Attachment</w:t>
      </w:r>
      <w:r w:rsidR="003E406B" w:rsidRPr="005A689E">
        <w:rPr>
          <w:color w:val="auto"/>
          <w:sz w:val="24"/>
          <w:szCs w:val="24"/>
        </w:rPr>
        <w:t>: Data</w:t>
      </w:r>
      <w:r w:rsidRPr="005A689E">
        <w:rPr>
          <w:color w:val="auto"/>
          <w:sz w:val="24"/>
          <w:szCs w:val="24"/>
        </w:rPr>
        <w:t xml:space="preserve"> Governance Handbook, version 4.2</w:t>
      </w:r>
    </w:p>
    <w:p w14:paraId="5BB2BA09" w14:textId="146685F6" w:rsidR="00314364" w:rsidRPr="005A689E" w:rsidRDefault="00314364" w:rsidP="005A689E">
      <w:pPr>
        <w:pStyle w:val="H2"/>
        <w:numPr>
          <w:ilvl w:val="0"/>
          <w:numId w:val="26"/>
        </w:numPr>
        <w:rPr>
          <w:b/>
          <w:bCs/>
          <w:color w:val="auto"/>
          <w:sz w:val="24"/>
          <w:szCs w:val="24"/>
        </w:rPr>
      </w:pPr>
      <w:bookmarkStart w:id="23" w:name="_Toc200010169"/>
      <w:r w:rsidRPr="005A689E">
        <w:rPr>
          <w:b/>
          <w:bCs/>
          <w:color w:val="auto"/>
          <w:sz w:val="24"/>
          <w:szCs w:val="24"/>
        </w:rPr>
        <w:t>Conformity to ATF Enterprise Standard Technologies</w:t>
      </w:r>
      <w:bookmarkEnd w:id="22"/>
      <w:bookmarkEnd w:id="23"/>
      <w:r w:rsidR="005A689E">
        <w:rPr>
          <w:b/>
          <w:bCs/>
          <w:color w:val="auto"/>
          <w:sz w:val="24"/>
          <w:szCs w:val="24"/>
        </w:rPr>
        <w:t xml:space="preserve">: </w:t>
      </w:r>
      <w:r w:rsidRPr="005A689E">
        <w:rPr>
          <w:color w:val="auto"/>
          <w:sz w:val="24"/>
          <w:szCs w:val="24"/>
        </w:rPr>
        <w:t xml:space="preserve">Current technologies are listed in Attachment: ATF Enterprise Standard Technologies and Attachment.  The tools listed in the attachment are subject to change with approval by the Chief Technology Officer (CTO).  The contractor shall design, develop, and iteratively deploy a fully integrated </w:t>
      </w:r>
      <w:r w:rsidR="00F0228F">
        <w:rPr>
          <w:color w:val="auto"/>
          <w:sz w:val="24"/>
          <w:szCs w:val="24"/>
        </w:rPr>
        <w:t xml:space="preserve">Federated Search </w:t>
      </w:r>
      <w:r w:rsidRPr="005A689E">
        <w:rPr>
          <w:color w:val="auto"/>
          <w:sz w:val="24"/>
          <w:szCs w:val="24"/>
        </w:rPr>
        <w:t>application that leverages ATF’s Application Architecture, DevOps framework and Attachment</w:t>
      </w:r>
      <w:proofErr w:type="gramStart"/>
      <w:r w:rsidRPr="005A689E">
        <w:rPr>
          <w:color w:val="auto"/>
          <w:sz w:val="24"/>
          <w:szCs w:val="24"/>
        </w:rPr>
        <w:t>:  SPARTAN</w:t>
      </w:r>
      <w:proofErr w:type="gramEnd"/>
      <w:r w:rsidRPr="005A689E">
        <w:rPr>
          <w:color w:val="auto"/>
          <w:sz w:val="24"/>
          <w:szCs w:val="24"/>
        </w:rPr>
        <w:t xml:space="preserve"> UI &amp; UX Style Guide</w:t>
      </w:r>
      <w:bookmarkStart w:id="24" w:name="_Toc137623887"/>
      <w:r w:rsidRPr="005A689E">
        <w:rPr>
          <w:color w:val="auto"/>
          <w:sz w:val="24"/>
          <w:szCs w:val="24"/>
        </w:rPr>
        <w:t>.</w:t>
      </w:r>
    </w:p>
    <w:p w14:paraId="7297D7D6" w14:textId="77777777" w:rsidR="00314364" w:rsidRPr="00B51CD3" w:rsidRDefault="00314364" w:rsidP="00683D93">
      <w:pPr>
        <w:pStyle w:val="H2"/>
        <w:numPr>
          <w:ilvl w:val="0"/>
          <w:numId w:val="0"/>
        </w:numPr>
        <w:rPr>
          <w:color w:val="auto"/>
          <w:sz w:val="24"/>
          <w:szCs w:val="24"/>
        </w:rPr>
      </w:pPr>
      <w:bookmarkStart w:id="25" w:name="_Toc200010170"/>
      <w:r w:rsidRPr="00B51CD3">
        <w:rPr>
          <w:color w:val="auto"/>
          <w:sz w:val="24"/>
          <w:szCs w:val="24"/>
        </w:rPr>
        <w:t>Other Administrative Requirements</w:t>
      </w:r>
      <w:bookmarkEnd w:id="24"/>
      <w:bookmarkEnd w:id="25"/>
    </w:p>
    <w:p w14:paraId="46403483" w14:textId="77777777" w:rsidR="00314364" w:rsidRDefault="00314364" w:rsidP="00314364">
      <w:r>
        <w:t>The contractor shall:</w:t>
      </w:r>
    </w:p>
    <w:p w14:paraId="282B6487" w14:textId="77777777" w:rsidR="00314364" w:rsidRDefault="00314364" w:rsidP="00314364">
      <w:pPr>
        <w:pStyle w:val="OList1"/>
        <w:numPr>
          <w:ilvl w:val="0"/>
          <w:numId w:val="29"/>
        </w:numPr>
      </w:pPr>
      <w:r>
        <w:t xml:space="preserve">Act as an independent contractor and not as an agent of the Government.  </w:t>
      </w:r>
      <w:proofErr w:type="gramStart"/>
      <w:r>
        <w:t>Furnish</w:t>
      </w:r>
      <w:proofErr w:type="gramEnd"/>
      <w:r>
        <w:t xml:space="preserve"> management and labor </w:t>
      </w:r>
      <w:proofErr w:type="gramStart"/>
      <w:r>
        <w:t>necessary</w:t>
      </w:r>
      <w:proofErr w:type="gramEnd"/>
      <w:r>
        <w:t xml:space="preserve"> to perform the requirements in this statement of work and in partnership with government Product Owners. Examples of Government furnished equipment include workstations and enterprise software tools. </w:t>
      </w:r>
    </w:p>
    <w:p w14:paraId="23BC47D7" w14:textId="77777777" w:rsidR="00314364" w:rsidRDefault="00314364" w:rsidP="00314364">
      <w:pPr>
        <w:pStyle w:val="OList1"/>
      </w:pPr>
      <w:r>
        <w:lastRenderedPageBreak/>
        <w:t>Obtain Government approval prior to use of contractor provided hardware and software in the performance of this work. Hardware, Commercial Off-the-Shelf (COTS) software, custom-developed software, and data provided during the execution of this contract shall become property of the Government.</w:t>
      </w:r>
    </w:p>
    <w:p w14:paraId="091CD0CF" w14:textId="59DA58D3" w:rsidR="00314364" w:rsidRDefault="00314364" w:rsidP="00314364">
      <w:pPr>
        <w:pStyle w:val="OList1"/>
      </w:pPr>
      <w:r>
        <w:t xml:space="preserve">Build the solution within </w:t>
      </w:r>
      <w:r w:rsidR="003E406B">
        <w:t>Government</w:t>
      </w:r>
      <w:r>
        <w:t xml:space="preserve"> approved GovCloud environments.  The solution shall be built within </w:t>
      </w:r>
      <w:r w:rsidR="003E406B">
        <w:t>Government</w:t>
      </w:r>
      <w:r>
        <w:t xml:space="preserve"> authorized development, testing, training and production environments. </w:t>
      </w:r>
    </w:p>
    <w:p w14:paraId="3183568A" w14:textId="63A38400" w:rsidR="00314364" w:rsidRDefault="00314364" w:rsidP="00314364">
      <w:pPr>
        <w:pStyle w:val="OList1"/>
      </w:pPr>
      <w:r>
        <w:t xml:space="preserve">Collaborate with </w:t>
      </w:r>
      <w:r w:rsidR="003E406B">
        <w:t xml:space="preserve">Government </w:t>
      </w:r>
      <w:r>
        <w:t xml:space="preserve">cloud support teams, the Information System Security Office (ISSO), ATF’s privacy office, the Government Task Monitor (GTM), the System Owner, and Product Owner before deploying to production.  </w:t>
      </w:r>
    </w:p>
    <w:p w14:paraId="169BAE99" w14:textId="77777777" w:rsidR="00314364" w:rsidRDefault="00314364" w:rsidP="00314364">
      <w:pPr>
        <w:pStyle w:val="OList1"/>
      </w:pPr>
      <w:r>
        <w:t>Utilize commercial best practices when delivering services, including but not limited to:</w:t>
      </w:r>
    </w:p>
    <w:p w14:paraId="6D85DB7A" w14:textId="77777777" w:rsidR="00314364" w:rsidRPr="00D051BD" w:rsidRDefault="00314364" w:rsidP="00314364">
      <w:pPr>
        <w:pStyle w:val="OList2"/>
        <w:ind w:left="1890"/>
      </w:pPr>
      <w:r w:rsidRPr="00D051BD">
        <w:t xml:space="preserve">Agile Scrum </w:t>
      </w:r>
      <w:r w:rsidRPr="00E210DE">
        <w:t>Methodology</w:t>
      </w:r>
    </w:p>
    <w:p w14:paraId="4341C47E" w14:textId="77777777" w:rsidR="00314364" w:rsidRPr="00D051BD" w:rsidRDefault="00314364" w:rsidP="00314364">
      <w:pPr>
        <w:pStyle w:val="OList2"/>
        <w:ind w:left="1890"/>
      </w:pPr>
      <w:r w:rsidRPr="00D051BD">
        <w:t>Continuous Integration/Continuous Delivery (CI/CD)</w:t>
      </w:r>
    </w:p>
    <w:p w14:paraId="4D1BE246" w14:textId="77777777" w:rsidR="00314364" w:rsidRPr="00D051BD" w:rsidRDefault="00314364" w:rsidP="00314364">
      <w:pPr>
        <w:pStyle w:val="OList2"/>
        <w:ind w:left="1890"/>
      </w:pPr>
      <w:r w:rsidRPr="00D051BD">
        <w:t>Automated Testing</w:t>
      </w:r>
    </w:p>
    <w:p w14:paraId="41C482BA" w14:textId="77777777" w:rsidR="00314364" w:rsidRDefault="00314364" w:rsidP="00314364">
      <w:pPr>
        <w:pStyle w:val="OList2"/>
        <w:ind w:left="1890"/>
      </w:pPr>
      <w:r w:rsidRPr="00D051BD">
        <w:t>Automated Deployments</w:t>
      </w:r>
    </w:p>
    <w:p w14:paraId="2AD7F79B" w14:textId="3105D935" w:rsidR="00314364" w:rsidRDefault="00314364" w:rsidP="00314364">
      <w:pPr>
        <w:pStyle w:val="OList1"/>
      </w:pPr>
      <w:r>
        <w:t>Use Government provided tools to accurately document, administer, maintain code, configuration settings, system documentation, project artifacts, and user guides. (Refer to Attachment</w:t>
      </w:r>
      <w:r w:rsidR="00B95B93">
        <w:t>s</w:t>
      </w:r>
      <w:proofErr w:type="gramStart"/>
      <w:r>
        <w:t>:  ATF</w:t>
      </w:r>
      <w:proofErr w:type="gramEnd"/>
      <w:r>
        <w:t xml:space="preserve"> IT Governance </w:t>
      </w:r>
      <w:proofErr w:type="gramStart"/>
      <w:r>
        <w:t>Manual;:</w:t>
      </w:r>
      <w:proofErr w:type="gramEnd"/>
      <w:r>
        <w:t xml:space="preserve"> ATF Enterprise Standard Technologies; Definition of Done User Story and Sprint Checklist; Attachment</w:t>
      </w:r>
      <w:proofErr w:type="gramStart"/>
      <w:r w:rsidR="003E406B">
        <w:t>:</w:t>
      </w:r>
      <w:r>
        <w:t xml:space="preserve">  ATF</w:t>
      </w:r>
      <w:proofErr w:type="gramEnd"/>
      <w:r>
        <w:t xml:space="preserve"> Governance Manual ver.4.2</w:t>
      </w:r>
      <w:r w:rsidR="00B95B93">
        <w:t xml:space="preserve"> </w:t>
      </w:r>
      <w:r>
        <w:t>ATF Agile Playbook;</w:t>
      </w:r>
      <w:r w:rsidRPr="00AC511A" w:rsidDel="00AC511A">
        <w:t xml:space="preserve"> </w:t>
      </w:r>
      <w:proofErr w:type="gramStart"/>
      <w:r w:rsidRPr="008447E2">
        <w:t xml:space="preserve">Attachment </w:t>
      </w:r>
      <w:r>
        <w:t xml:space="preserve"> SPARTAN</w:t>
      </w:r>
      <w:proofErr w:type="gramEnd"/>
      <w:r>
        <w:t xml:space="preserve"> UI &amp; UX Style Guide.  </w:t>
      </w:r>
    </w:p>
    <w:p w14:paraId="3A42CD93" w14:textId="7F0CC2E3" w:rsidR="00314364" w:rsidRDefault="00314364" w:rsidP="00314364">
      <w:pPr>
        <w:pStyle w:val="OList1"/>
      </w:pPr>
      <w:r>
        <w:t>Use ATF CI/CD tools for system integration and stress testing. Refer to Attachment</w:t>
      </w:r>
      <w:proofErr w:type="gramStart"/>
      <w:r>
        <w:t>:  ATF</w:t>
      </w:r>
      <w:proofErr w:type="gramEnd"/>
      <w:r>
        <w:t xml:space="preserve"> IT Governance Manual; Attachment: ATF Enterprise Standard Technologies</w:t>
      </w:r>
    </w:p>
    <w:p w14:paraId="2FD55932" w14:textId="14B76F81" w:rsidR="00314364" w:rsidRDefault="00314364" w:rsidP="00314364">
      <w:pPr>
        <w:pStyle w:val="OList1"/>
      </w:pPr>
      <w:r>
        <w:t xml:space="preserve">Prepare and present </w:t>
      </w:r>
      <w:r w:rsidR="00B95B93">
        <w:t>written</w:t>
      </w:r>
      <w:r>
        <w:t xml:space="preserve"> oral briefings on progress of work as requested by the Government.</w:t>
      </w:r>
    </w:p>
    <w:p w14:paraId="26CB9002" w14:textId="22BF4660" w:rsidR="00314364" w:rsidRDefault="00314364" w:rsidP="00314364">
      <w:pPr>
        <w:pStyle w:val="OList1"/>
      </w:pPr>
      <w:r>
        <w:t xml:space="preserve">Be able to interface effectively and professionally with </w:t>
      </w:r>
      <w:r w:rsidR="00995B24">
        <w:t>Government</w:t>
      </w:r>
      <w:r>
        <w:t xml:space="preserve"> personnel, DOJ and other component personnel, other </w:t>
      </w:r>
      <w:r w:rsidR="00995B24">
        <w:t>Government</w:t>
      </w:r>
      <w:r>
        <w:t xml:space="preserve"> contractors, and industry representatives.  Maintaining proper business relationships with other contractor employees in a cooperative effort involving the Contacting Officer (CO), Contracting Officer’s Representative (COR), GTM, and appropriate project leads </w:t>
      </w:r>
      <w:r w:rsidR="00573C28">
        <w:t>are</w:t>
      </w:r>
      <w:r>
        <w:t xml:space="preserve"> critical to the success of this effort.</w:t>
      </w:r>
    </w:p>
    <w:p w14:paraId="6A606315" w14:textId="376984CF" w:rsidR="00314364" w:rsidRDefault="00314364" w:rsidP="00314364">
      <w:pPr>
        <w:pStyle w:val="OList1"/>
      </w:pPr>
      <w:r>
        <w:t xml:space="preserve">Comply with all </w:t>
      </w:r>
      <w:r w:rsidR="00995B24">
        <w:t>Government</w:t>
      </w:r>
      <w:r>
        <w:t xml:space="preserve"> Personnel and IT Security policies and procedures.</w:t>
      </w:r>
    </w:p>
    <w:p w14:paraId="0EC60BFA" w14:textId="2A8F5630" w:rsidR="00314364" w:rsidRDefault="00314364" w:rsidP="00314364">
      <w:pPr>
        <w:pStyle w:val="OList1"/>
      </w:pPr>
      <w:r>
        <w:t xml:space="preserve">Perform and conduct work by contractor personnel who have completed a suitability determination by </w:t>
      </w:r>
      <w:r w:rsidR="00995B24">
        <w:t>Government’s</w:t>
      </w:r>
      <w:r>
        <w:t xml:space="preserve"> Personnel Security Division (PSD)</w:t>
      </w:r>
    </w:p>
    <w:p w14:paraId="5EC62626" w14:textId="6C727064" w:rsidR="00314364" w:rsidRDefault="00314364" w:rsidP="00314364">
      <w:pPr>
        <w:pStyle w:val="OList1"/>
      </w:pPr>
      <w:r>
        <w:t xml:space="preserve">Use industry standards and best practices where applicable to ensure the delivered product/service meets </w:t>
      </w:r>
      <w:r w:rsidR="00995B24">
        <w:t>Government’s</w:t>
      </w:r>
      <w:r>
        <w:t xml:space="preserve"> expectations.</w:t>
      </w:r>
    </w:p>
    <w:p w14:paraId="72B25FB6" w14:textId="67DC2733" w:rsidR="00314364" w:rsidRDefault="00314364" w:rsidP="00314364">
      <w:pPr>
        <w:pStyle w:val="OList1"/>
      </w:pPr>
      <w:proofErr w:type="gramStart"/>
      <w:r>
        <w:t>If and when</w:t>
      </w:r>
      <w:proofErr w:type="gramEnd"/>
      <w:r>
        <w:t xml:space="preserve"> the </w:t>
      </w:r>
      <w:r w:rsidR="00573C28">
        <w:t>Federated Search</w:t>
      </w:r>
      <w:r>
        <w:t xml:space="preserve"> Application is transferred to a different contractor, conduct knowledge transfer sessions with the Government and new Contractor teams.  Provide system documentation and any other artifacts as required by the Government </w:t>
      </w:r>
      <w:r>
        <w:lastRenderedPageBreak/>
        <w:t xml:space="preserve">and the teams assuming responsibility </w:t>
      </w:r>
      <w:proofErr w:type="gramStart"/>
      <w:r>
        <w:t>of</w:t>
      </w:r>
      <w:proofErr w:type="gramEnd"/>
      <w:r>
        <w:t xml:space="preserve"> the system.  These actions shall be completed prior to the end of the contract period and any transition.  </w:t>
      </w:r>
    </w:p>
    <w:p w14:paraId="400EB623" w14:textId="77777777" w:rsidR="00314364" w:rsidRDefault="00314364" w:rsidP="00314364">
      <w:pPr>
        <w:pStyle w:val="OList1"/>
      </w:pPr>
      <w:r>
        <w:t xml:space="preserve">Agree to perform work during a normal work schedule.  A normal work schedule consists of 8-hour workdays plus one-half hour or one hour for lunch, Monday through Friday, between the hours of 6:30 AM and 6:00 PM.  If a contractor employee chooses to take a one-hour lunch, then the contractor employee must work a 9-hour day.  A full-time resource shall not perform more than 1,912 hours per year unless approved in advance by the CO or COR/GTM.  The core hours for contractor personnel shall be 9:00 AM – 3:00 PM Central time zone. The Government reserves the right to check the network logs to ensure contractor personnel are working the proper hours.  If there is any evidence the contractor employee is not working the proper hours, the Government will reject any invoice that is invalid for hours claimed worked.  </w:t>
      </w:r>
    </w:p>
    <w:p w14:paraId="0F6E41A6" w14:textId="77777777" w:rsidR="00314364" w:rsidRDefault="00314364" w:rsidP="00314364">
      <w:pPr>
        <w:pStyle w:val="OList1"/>
      </w:pPr>
      <w:r>
        <w:t xml:space="preserve">Implement all necessary work and time management control processes to endure timely accurate accomplishment of work requirements as well to permit tracking work in progress.  </w:t>
      </w:r>
    </w:p>
    <w:p w14:paraId="6CC1EBEB" w14:textId="7CB9F0F3" w:rsidR="00314364" w:rsidRPr="008E4584" w:rsidRDefault="00314364" w:rsidP="008E4584">
      <w:pPr>
        <w:pStyle w:val="OList1"/>
      </w:pPr>
      <w:r>
        <w:t>Any uses of artificial intelligence (AI) in the provided capabilities, whether they involve standalone AI capabilities or AI that is embedded within third-party products or services, must comply with the requirements set forth in ATF Executive Order 14110, Safe Secure and Trustworthy Development and Use of Artificial Intelligence, and Office of Management and Budget (OMB) memorandum M-24-10, Advancing Governance, Innovation, and Risk Management for Agency Use of Artificial Intelligence.</w:t>
      </w:r>
    </w:p>
    <w:p w14:paraId="74F802FF" w14:textId="6C72F30B" w:rsidR="00857828" w:rsidRPr="00857828" w:rsidRDefault="00956760" w:rsidP="00857828">
      <w:pPr>
        <w:pStyle w:val="Heading4"/>
        <w:numPr>
          <w:ilvl w:val="0"/>
          <w:numId w:val="17"/>
        </w:numPr>
        <w:spacing w:after="120"/>
        <w:ind w:left="1080" w:hanging="720"/>
        <w:rPr>
          <w:rFonts w:cstheme="minorHAnsi"/>
          <w:b w:val="0"/>
          <w:szCs w:val="24"/>
        </w:rPr>
      </w:pPr>
      <w:r w:rsidRPr="002A040C">
        <w:rPr>
          <w:rFonts w:cstheme="minorHAnsi"/>
          <w:szCs w:val="24"/>
        </w:rPr>
        <w:t>Applicable Documents</w:t>
      </w:r>
      <w:bookmarkStart w:id="26" w:name="_Toc295820848"/>
      <w:bookmarkStart w:id="27" w:name="_Toc487885929"/>
      <w:bookmarkStart w:id="28" w:name="_Toc488239665"/>
      <w:bookmarkStart w:id="29" w:name="_Toc490737356"/>
      <w:bookmarkEnd w:id="18"/>
      <w:bookmarkEnd w:id="19"/>
    </w:p>
    <w:tbl>
      <w:tblPr>
        <w:tblStyle w:val="TableGrid"/>
        <w:tblW w:w="9355" w:type="dxa"/>
        <w:tblLook w:val="04A0" w:firstRow="1" w:lastRow="0" w:firstColumn="1" w:lastColumn="0" w:noHBand="0" w:noVBand="1"/>
      </w:tblPr>
      <w:tblGrid>
        <w:gridCol w:w="2335"/>
        <w:gridCol w:w="7020"/>
      </w:tblGrid>
      <w:tr w:rsidR="00857828" w14:paraId="44D8CC3C" w14:textId="77777777" w:rsidTr="0026251D">
        <w:tc>
          <w:tcPr>
            <w:tcW w:w="2335" w:type="dxa"/>
            <w:shd w:val="clear" w:color="auto" w:fill="95B3D7" w:themeFill="accent1" w:themeFillTint="99"/>
          </w:tcPr>
          <w:p w14:paraId="6997E35A" w14:textId="77777777" w:rsidR="00857828" w:rsidRPr="009F3F68" w:rsidRDefault="00857828" w:rsidP="0026251D">
            <w:r>
              <w:t>Attachment Number</w:t>
            </w:r>
          </w:p>
        </w:tc>
        <w:tc>
          <w:tcPr>
            <w:tcW w:w="7020" w:type="dxa"/>
            <w:shd w:val="clear" w:color="auto" w:fill="95B3D7" w:themeFill="accent1" w:themeFillTint="99"/>
          </w:tcPr>
          <w:p w14:paraId="02F9D123" w14:textId="77777777" w:rsidR="00857828" w:rsidRPr="009F3F68" w:rsidRDefault="00857828" w:rsidP="0026251D">
            <w:r>
              <w:t>Name of Attachment</w:t>
            </w:r>
          </w:p>
        </w:tc>
      </w:tr>
      <w:tr w:rsidR="00857828" w14:paraId="1F32148E" w14:textId="77777777" w:rsidTr="0026251D">
        <w:tc>
          <w:tcPr>
            <w:tcW w:w="2335" w:type="dxa"/>
          </w:tcPr>
          <w:p w14:paraId="4C1FED32" w14:textId="77777777" w:rsidR="00857828" w:rsidRPr="009F3F68" w:rsidRDefault="00857828" w:rsidP="0026251D">
            <w:r>
              <w:t>1</w:t>
            </w:r>
          </w:p>
        </w:tc>
        <w:tc>
          <w:tcPr>
            <w:tcW w:w="7020" w:type="dxa"/>
          </w:tcPr>
          <w:p w14:paraId="7FDB6802" w14:textId="77777777" w:rsidR="00857828" w:rsidRPr="009F3F68" w:rsidRDefault="00857828" w:rsidP="0026251D">
            <w:r>
              <w:t>ATF IT Governance Manual</w:t>
            </w:r>
          </w:p>
        </w:tc>
      </w:tr>
      <w:tr w:rsidR="00857828" w14:paraId="46BAD704" w14:textId="77777777" w:rsidTr="0026251D">
        <w:trPr>
          <w:trHeight w:val="305"/>
        </w:trPr>
        <w:tc>
          <w:tcPr>
            <w:tcW w:w="2335" w:type="dxa"/>
          </w:tcPr>
          <w:p w14:paraId="5F4B60ED" w14:textId="77777777" w:rsidR="00857828" w:rsidRPr="009F3F68" w:rsidRDefault="00857828" w:rsidP="0026251D">
            <w:r>
              <w:t>2</w:t>
            </w:r>
          </w:p>
        </w:tc>
        <w:tc>
          <w:tcPr>
            <w:tcW w:w="7020" w:type="dxa"/>
          </w:tcPr>
          <w:p w14:paraId="69D26007" w14:textId="77777777" w:rsidR="00857828" w:rsidRPr="009F3F68" w:rsidRDefault="00857828" w:rsidP="0026251D">
            <w:r w:rsidRPr="009F3F68">
              <w:t xml:space="preserve">ATF </w:t>
            </w:r>
            <w:r>
              <w:t>Enterprise Standard Technologies</w:t>
            </w:r>
          </w:p>
        </w:tc>
      </w:tr>
      <w:tr w:rsidR="00857828" w14:paraId="19C33888" w14:textId="77777777" w:rsidTr="0026251D">
        <w:tc>
          <w:tcPr>
            <w:tcW w:w="2335" w:type="dxa"/>
          </w:tcPr>
          <w:p w14:paraId="08D79291" w14:textId="77902C91" w:rsidR="00857828" w:rsidRPr="009F3F68" w:rsidRDefault="00857828" w:rsidP="0026251D">
            <w:r>
              <w:t>3</w:t>
            </w:r>
          </w:p>
        </w:tc>
        <w:tc>
          <w:tcPr>
            <w:tcW w:w="7020" w:type="dxa"/>
          </w:tcPr>
          <w:p w14:paraId="511E7D8C" w14:textId="77777777" w:rsidR="00857828" w:rsidRPr="009F3F68" w:rsidRDefault="00857828" w:rsidP="0026251D">
            <w:r>
              <w:t>Definition of Done User Story and Sprint Checklist</w:t>
            </w:r>
          </w:p>
        </w:tc>
      </w:tr>
      <w:tr w:rsidR="00857828" w14:paraId="3A28AA1B" w14:textId="77777777" w:rsidTr="0026251D">
        <w:tc>
          <w:tcPr>
            <w:tcW w:w="2335" w:type="dxa"/>
          </w:tcPr>
          <w:p w14:paraId="715C769F" w14:textId="41F174AD" w:rsidR="00857828" w:rsidRDefault="00857828" w:rsidP="0026251D">
            <w:r>
              <w:t>4</w:t>
            </w:r>
          </w:p>
        </w:tc>
        <w:tc>
          <w:tcPr>
            <w:tcW w:w="7020" w:type="dxa"/>
          </w:tcPr>
          <w:p w14:paraId="033F9AF7" w14:textId="77777777" w:rsidR="00857828" w:rsidRDefault="00857828" w:rsidP="0026251D">
            <w:r w:rsidRPr="00C95576">
              <w:rPr>
                <w:lang w:val="pt-PT"/>
              </w:rPr>
              <w:t>ATF Data Governance Manual, ver.4.2</w:t>
            </w:r>
          </w:p>
        </w:tc>
      </w:tr>
      <w:tr w:rsidR="00857828" w:rsidRPr="00C95576" w14:paraId="5ADF2C5D" w14:textId="77777777" w:rsidTr="0026251D">
        <w:tc>
          <w:tcPr>
            <w:tcW w:w="2335" w:type="dxa"/>
          </w:tcPr>
          <w:p w14:paraId="4512A660" w14:textId="01B0FE6D" w:rsidR="00857828" w:rsidRDefault="00857828" w:rsidP="0026251D">
            <w:r>
              <w:t>5</w:t>
            </w:r>
          </w:p>
        </w:tc>
        <w:tc>
          <w:tcPr>
            <w:tcW w:w="7020" w:type="dxa"/>
          </w:tcPr>
          <w:p w14:paraId="7785962D" w14:textId="77777777" w:rsidR="00857828" w:rsidRPr="00C95576" w:rsidRDefault="00857828" w:rsidP="0026251D">
            <w:pPr>
              <w:rPr>
                <w:lang w:val="pt-PT"/>
              </w:rPr>
            </w:pPr>
            <w:r>
              <w:t>ATF Agile Playbook</w:t>
            </w:r>
          </w:p>
        </w:tc>
      </w:tr>
      <w:tr w:rsidR="00857828" w14:paraId="2DF15073" w14:textId="77777777" w:rsidTr="0026251D">
        <w:tc>
          <w:tcPr>
            <w:tcW w:w="2335" w:type="dxa"/>
          </w:tcPr>
          <w:p w14:paraId="3EB5DAE7" w14:textId="43027983" w:rsidR="00857828" w:rsidRDefault="00857828" w:rsidP="0026251D">
            <w:r>
              <w:t>6</w:t>
            </w:r>
          </w:p>
        </w:tc>
        <w:tc>
          <w:tcPr>
            <w:tcW w:w="7020" w:type="dxa"/>
          </w:tcPr>
          <w:p w14:paraId="619BB811" w14:textId="77777777" w:rsidR="00857828" w:rsidRDefault="00857828" w:rsidP="0026251D">
            <w:r>
              <w:t>SPARTAN UI &amp; UX Style Guide</w:t>
            </w:r>
          </w:p>
        </w:tc>
      </w:tr>
    </w:tbl>
    <w:p w14:paraId="51FBEC62" w14:textId="100E54C7" w:rsidR="008B207F" w:rsidRPr="00C50B2E" w:rsidRDefault="008B207F" w:rsidP="00C50B2E">
      <w:pPr>
        <w:pStyle w:val="Heading3"/>
        <w:numPr>
          <w:ilvl w:val="0"/>
          <w:numId w:val="36"/>
        </w:numPr>
      </w:pPr>
      <w:r w:rsidRPr="00C50B2E">
        <w:t>Specific Requirements/Tasks</w:t>
      </w:r>
      <w:bookmarkEnd w:id="26"/>
      <w:bookmarkEnd w:id="27"/>
      <w:bookmarkEnd w:id="28"/>
      <w:bookmarkEnd w:id="29"/>
    </w:p>
    <w:p w14:paraId="08415A1D" w14:textId="3C877AF7" w:rsidR="00CE122B" w:rsidRPr="00CE122B" w:rsidRDefault="00D2769D" w:rsidP="00CE122B">
      <w:pPr>
        <w:pStyle w:val="BList1"/>
        <w:numPr>
          <w:ilvl w:val="0"/>
          <w:numId w:val="0"/>
        </w:numPr>
        <w:rPr>
          <w:b/>
          <w:bCs/>
        </w:rPr>
      </w:pPr>
      <w:r w:rsidRPr="00CE122B">
        <w:rPr>
          <w:b/>
          <w:bCs/>
        </w:rPr>
        <w:t>Task 1</w:t>
      </w:r>
      <w:r w:rsidR="00CE122B" w:rsidRPr="00CE122B">
        <w:rPr>
          <w:b/>
          <w:bCs/>
        </w:rPr>
        <w:t xml:space="preserve">: </w:t>
      </w:r>
      <w:r w:rsidR="00CE122B">
        <w:rPr>
          <w:b/>
          <w:bCs/>
        </w:rPr>
        <w:t>Project Management</w:t>
      </w:r>
    </w:p>
    <w:p w14:paraId="2F9F1FE6" w14:textId="7317ABFA" w:rsidR="00DB7A0B" w:rsidRDefault="00DB7A0B" w:rsidP="00CE122B">
      <w:pPr>
        <w:pStyle w:val="ListParagraph"/>
      </w:pPr>
      <w:r>
        <w:lastRenderedPageBreak/>
        <w:t xml:space="preserve">The contractor shall provide project management services (i.e., planning, direction, coordination, and control of contractor resources) to oversee and ensure the execution of the contract and deliver the stated required contract services and deliverables.  </w:t>
      </w:r>
    </w:p>
    <w:p w14:paraId="069775D4" w14:textId="77777777" w:rsidR="00DB7A0B" w:rsidRDefault="00DB7A0B" w:rsidP="00DB7A0B">
      <w:pPr>
        <w:ind w:firstLine="360"/>
      </w:pPr>
      <w:r>
        <w:t>The contractor shall:</w:t>
      </w:r>
    </w:p>
    <w:p w14:paraId="7B8FED20" w14:textId="77777777" w:rsidR="00DB7A0B" w:rsidRDefault="00DB7A0B" w:rsidP="00DB7A0B">
      <w:pPr>
        <w:pStyle w:val="BList1"/>
      </w:pPr>
      <w:r>
        <w:t xml:space="preserve">Provide a Project Manager that will act as the primary point of contact for resolving all contract execution issues between the contractor and the Government. </w:t>
      </w:r>
    </w:p>
    <w:p w14:paraId="5B88DDC8" w14:textId="77777777" w:rsidR="00DB7A0B" w:rsidRDefault="00DB7A0B" w:rsidP="00DB7A0B">
      <w:pPr>
        <w:pStyle w:val="BList1"/>
      </w:pPr>
      <w:r>
        <w:t xml:space="preserve">Provide project management staff with full company authority to oversee the assigned resources and enable rapid resolution of day-to-day service delivery issues. </w:t>
      </w:r>
    </w:p>
    <w:p w14:paraId="2CB136EC" w14:textId="77777777" w:rsidR="00DB7A0B" w:rsidRDefault="00DB7A0B" w:rsidP="00DB7A0B">
      <w:pPr>
        <w:pStyle w:val="BList1"/>
      </w:pPr>
      <w:r>
        <w:t>Report issues affecting the performance of Contractor personnel to the immediate attention of the GTM/COR.</w:t>
      </w:r>
    </w:p>
    <w:p w14:paraId="2594B97A" w14:textId="77777777" w:rsidR="00DB7A0B" w:rsidRDefault="00DB7A0B" w:rsidP="00DB7A0B">
      <w:pPr>
        <w:pStyle w:val="BList1"/>
      </w:pPr>
      <w:r>
        <w:t>Provide project team with guidance on all areas of engagement and a primary customer contact for all major support issues through the length of the project.</w:t>
      </w:r>
    </w:p>
    <w:p w14:paraId="559C4A92" w14:textId="77777777" w:rsidR="00DB7A0B" w:rsidRDefault="00DB7A0B" w:rsidP="00DB7A0B">
      <w:pPr>
        <w:pStyle w:val="BList1"/>
      </w:pPr>
      <w:r>
        <w:t>Develop a Project Familiarization brief to demonstrate an understanding of the project.</w:t>
      </w:r>
    </w:p>
    <w:p w14:paraId="67E5A74A" w14:textId="6A794A43" w:rsidR="00DB7A0B" w:rsidRDefault="00DB7A0B" w:rsidP="00DB7A0B">
      <w:pPr>
        <w:pStyle w:val="BList1"/>
      </w:pPr>
      <w:r>
        <w:t xml:space="preserve">Work in partnership with </w:t>
      </w:r>
      <w:r w:rsidR="00926F30">
        <w:t xml:space="preserve">Government </w:t>
      </w:r>
      <w:r>
        <w:t xml:space="preserve">COR/GTM in conjunction with OST and the </w:t>
      </w:r>
      <w:r w:rsidRPr="00485B44">
        <w:t>Product Owner</w:t>
      </w:r>
      <w:r>
        <w:t xml:space="preserve"> to document and verify user stories (business requirements), and to identify the best approach or solution for implementing each user story.</w:t>
      </w:r>
    </w:p>
    <w:p w14:paraId="704FC36E" w14:textId="77777777" w:rsidR="00DB7A0B" w:rsidRDefault="00DB7A0B" w:rsidP="00DB7A0B">
      <w:pPr>
        <w:pStyle w:val="BList1"/>
      </w:pPr>
      <w:r>
        <w:t>Attend and provide leadership during routine management meetings.</w:t>
      </w:r>
    </w:p>
    <w:p w14:paraId="3F095556" w14:textId="77777777" w:rsidR="00DB7A0B" w:rsidRDefault="00DB7A0B" w:rsidP="00DB7A0B">
      <w:pPr>
        <w:pStyle w:val="BList1"/>
      </w:pPr>
      <w:r>
        <w:t>Provide input during Sprint reviews on accomplishments and Product status.</w:t>
      </w:r>
    </w:p>
    <w:p w14:paraId="641BA02D" w14:textId="77777777" w:rsidR="00DB7A0B" w:rsidRDefault="00DB7A0B" w:rsidP="00DB7A0B">
      <w:pPr>
        <w:pStyle w:val="BList1"/>
      </w:pPr>
      <w:r>
        <w:t>Identify risks or issues during Sprint retrospectives.</w:t>
      </w:r>
    </w:p>
    <w:p w14:paraId="12DCD9AF" w14:textId="77777777" w:rsidR="00DB7A0B" w:rsidRDefault="00DB7A0B" w:rsidP="00DB7A0B">
      <w:pPr>
        <w:pStyle w:val="BList1"/>
      </w:pPr>
      <w:r>
        <w:t>Provide an Action Item list at each Sprint planning meeting.</w:t>
      </w:r>
    </w:p>
    <w:p w14:paraId="3D97C14D" w14:textId="77777777" w:rsidR="00DB7A0B" w:rsidRDefault="00DB7A0B" w:rsidP="00DB7A0B">
      <w:pPr>
        <w:pStyle w:val="BList1"/>
      </w:pPr>
      <w:r>
        <w:t>Provide staffing updates at each Sprint retrospective.</w:t>
      </w:r>
    </w:p>
    <w:p w14:paraId="01DF7FB1" w14:textId="77777777" w:rsidR="00DB7A0B" w:rsidRDefault="00DB7A0B" w:rsidP="00DB7A0B">
      <w:pPr>
        <w:pStyle w:val="BList1"/>
      </w:pPr>
      <w:r>
        <w:t xml:space="preserve">Provide all reports and meeting notes stipulated in the SOW along with any other reports the Government deems necessary following the schedule outlined in Section 7.0, Deliverables. </w:t>
      </w:r>
    </w:p>
    <w:p w14:paraId="76325F2C" w14:textId="1CF598E8" w:rsidR="00DB7A0B" w:rsidRDefault="00DB7A0B" w:rsidP="00DB7A0B">
      <w:pPr>
        <w:pStyle w:val="BList1"/>
      </w:pPr>
      <w:r>
        <w:t xml:space="preserve">Provide meeting notes as applicable across all tasks contained within the </w:t>
      </w:r>
      <w:r w:rsidR="002B7ADF">
        <w:t>PWS</w:t>
      </w:r>
      <w:r>
        <w:t xml:space="preserve">. </w:t>
      </w:r>
    </w:p>
    <w:p w14:paraId="057A0BD5" w14:textId="77777777" w:rsidR="00DB7A0B" w:rsidRPr="003A4470" w:rsidRDefault="00DB7A0B" w:rsidP="00DB7A0B">
      <w:pPr>
        <w:pStyle w:val="OList1"/>
        <w:numPr>
          <w:ilvl w:val="0"/>
          <w:numId w:val="0"/>
        </w:numPr>
        <w:ind w:left="1260"/>
      </w:pPr>
      <w:r>
        <w:t xml:space="preserve">Reports include: </w:t>
      </w:r>
    </w:p>
    <w:p w14:paraId="3624A3B3" w14:textId="77777777" w:rsidR="00DB7A0B" w:rsidRDefault="00DB7A0B" w:rsidP="00DB7A0B">
      <w:pPr>
        <w:pStyle w:val="BList1"/>
        <w:ind w:left="1980"/>
      </w:pPr>
      <w:r>
        <w:t xml:space="preserve">Sprint Progress Report – This report shall include a burn down chart and velocity of the sprint. Include a count of backlog items broken down by severity/priority (i.e., Critical, High, Medium, Low) and type (i.e., </w:t>
      </w:r>
      <w:proofErr w:type="gramStart"/>
      <w:r>
        <w:t>new,</w:t>
      </w:r>
      <w:proofErr w:type="gramEnd"/>
      <w:r>
        <w:t xml:space="preserve"> defect, repeat defect) which may be generated from Digital AI within three (3) business days of the request of the Government. </w:t>
      </w:r>
    </w:p>
    <w:p w14:paraId="36A8E225" w14:textId="77777777" w:rsidR="00DB7A0B" w:rsidRDefault="00DB7A0B" w:rsidP="00DB7A0B">
      <w:pPr>
        <w:pStyle w:val="BList1"/>
        <w:ind w:left="1980"/>
      </w:pPr>
      <w:r>
        <w:t xml:space="preserve">Release Report – This report shall include the epic/user story and release burn down for any defined multi-sprint releases including technical information about changes, contributors, and potential issues within three (3) business days of the request of the Government. </w:t>
      </w:r>
    </w:p>
    <w:p w14:paraId="07F8704C" w14:textId="77777777" w:rsidR="00DB7A0B" w:rsidRDefault="00DB7A0B" w:rsidP="00DB7A0B">
      <w:pPr>
        <w:pStyle w:val="BList1"/>
        <w:ind w:left="1980"/>
      </w:pPr>
      <w:r>
        <w:t xml:space="preserve">Release Notes – This report shall include a summary of new features, bug fixes, and improvements within three (3) business days of the request of the Government. </w:t>
      </w:r>
    </w:p>
    <w:p w14:paraId="60F8D8B1" w14:textId="77777777" w:rsidR="00DB7A0B" w:rsidRDefault="00DB7A0B" w:rsidP="00DB7A0B">
      <w:pPr>
        <w:pStyle w:val="BList1"/>
        <w:ind w:left="1980"/>
      </w:pPr>
      <w:r>
        <w:lastRenderedPageBreak/>
        <w:t xml:space="preserve">Periodic reports and meetings related to project management, </w:t>
      </w:r>
      <w:proofErr w:type="gramStart"/>
      <w:r>
        <w:t>velocity</w:t>
      </w:r>
      <w:proofErr w:type="gramEnd"/>
      <w:r>
        <w:t xml:space="preserve">, timelines, milestones, development, or other matters pertaining to the project, as determined by the </w:t>
      </w:r>
      <w:proofErr w:type="gramStart"/>
      <w:r>
        <w:t>Government</w:t>
      </w:r>
      <w:proofErr w:type="gramEnd"/>
      <w:r>
        <w:t xml:space="preserve"> shall be provided within three (3) business days </w:t>
      </w:r>
      <w:proofErr w:type="gramStart"/>
      <w:r>
        <w:t>of</w:t>
      </w:r>
      <w:proofErr w:type="gramEnd"/>
      <w:r>
        <w:t xml:space="preserve"> the request of the Government. </w:t>
      </w:r>
    </w:p>
    <w:p w14:paraId="459DEA46" w14:textId="4A098BA0" w:rsidR="00DB7A0B" w:rsidRPr="00CE122B" w:rsidRDefault="00DB7A0B" w:rsidP="00CE122B">
      <w:pPr>
        <w:pStyle w:val="BList1"/>
        <w:numPr>
          <w:ilvl w:val="0"/>
          <w:numId w:val="0"/>
        </w:numPr>
        <w:rPr>
          <w:b/>
          <w:bCs/>
        </w:rPr>
      </w:pPr>
      <w:bookmarkStart w:id="30" w:name="_Toc200010175"/>
      <w:bookmarkStart w:id="31" w:name="_Toc137623893"/>
      <w:r w:rsidRPr="00CE122B">
        <w:rPr>
          <w:b/>
          <w:bCs/>
        </w:rPr>
        <w:t xml:space="preserve">Task </w:t>
      </w:r>
      <w:r w:rsidR="00D2769D" w:rsidRPr="00CE122B">
        <w:rPr>
          <w:b/>
          <w:bCs/>
        </w:rPr>
        <w:t>2</w:t>
      </w:r>
      <w:r w:rsidRPr="00CE122B">
        <w:rPr>
          <w:b/>
          <w:bCs/>
        </w:rPr>
        <w:t>: Application Development</w:t>
      </w:r>
      <w:bookmarkEnd w:id="30"/>
      <w:r w:rsidRPr="00CE122B">
        <w:rPr>
          <w:b/>
          <w:bCs/>
        </w:rPr>
        <w:t xml:space="preserve"> </w:t>
      </w:r>
      <w:bookmarkEnd w:id="31"/>
    </w:p>
    <w:p w14:paraId="56314F74" w14:textId="03AEAC80" w:rsidR="00DB7A0B" w:rsidRPr="006E6D51" w:rsidRDefault="00DB7A0B" w:rsidP="00DB7A0B">
      <w:r>
        <w:t xml:space="preserve">The </w:t>
      </w:r>
      <w:r w:rsidRPr="006E6D51">
        <w:t xml:space="preserve">Contractor shall provide </w:t>
      </w:r>
      <w:r w:rsidR="00832624">
        <w:t xml:space="preserve">Federated </w:t>
      </w:r>
      <w:r w:rsidR="00CE122B">
        <w:t>Search</w:t>
      </w:r>
      <w:r w:rsidRPr="006E6D51">
        <w:t xml:space="preserve"> </w:t>
      </w:r>
      <w:r>
        <w:t>development</w:t>
      </w:r>
      <w:r w:rsidRPr="006E6D51">
        <w:t xml:space="preserve"> support overseeing the tasks and activities necessary to manage product backlogs, perform application development</w:t>
      </w:r>
      <w:r>
        <w:t xml:space="preserve"> with security practices in place, deployment,</w:t>
      </w:r>
      <w:r w:rsidRPr="006E6D51">
        <w:t xml:space="preserve"> and enhancements, as well as address defects, issues, and security findings as prioritized by the </w:t>
      </w:r>
      <w:r>
        <w:t xml:space="preserve">COR/GTM in conjunction with OST and the </w:t>
      </w:r>
      <w:r w:rsidRPr="00485B44">
        <w:t>Product Owner</w:t>
      </w:r>
      <w:r w:rsidRPr="006E6D51">
        <w:t xml:space="preserve">.  </w:t>
      </w:r>
    </w:p>
    <w:p w14:paraId="3CC1EEAE" w14:textId="77777777" w:rsidR="00DB7A0B" w:rsidRPr="006E6D51" w:rsidRDefault="00DB7A0B" w:rsidP="00DB7A0B">
      <w:r w:rsidRPr="006E6D51">
        <w:t>Deployments of application development or enhanced functionality sh</w:t>
      </w:r>
      <w:r>
        <w:t>all</w:t>
      </w:r>
      <w:r w:rsidRPr="006E6D51">
        <w:t xml:space="preserve"> be made to production as frequently as is practical, as determined by the </w:t>
      </w:r>
      <w:r>
        <w:t xml:space="preserve">COR/GTM in conjunction with OST and the </w:t>
      </w:r>
      <w:r w:rsidRPr="00485B44">
        <w:t>Product Owner</w:t>
      </w:r>
      <w:r>
        <w:t xml:space="preserve"> </w:t>
      </w:r>
      <w:r w:rsidRPr="006E6D51">
        <w:t>and terms of any approved Deployment Automation Plan.</w:t>
      </w:r>
    </w:p>
    <w:p w14:paraId="76EE655F" w14:textId="3B683CD5" w:rsidR="00DB7A0B" w:rsidRDefault="00DB7A0B" w:rsidP="00DB7A0B">
      <w:r w:rsidRPr="006E6D51">
        <w:t xml:space="preserve">The Contractor shall develop, test, and support deployment of the </w:t>
      </w:r>
      <w:r w:rsidR="00832624">
        <w:t xml:space="preserve">Federated Search </w:t>
      </w:r>
      <w:r w:rsidRPr="006E6D51">
        <w:t>application following the ATF Agile methodology, so that new functionality can continue being deployed to production through frequent releases</w:t>
      </w:r>
      <w:r>
        <w:t xml:space="preserve"> following the CI/CD pipeline</w:t>
      </w:r>
      <w:r w:rsidRPr="006E6D51">
        <w:t>. User stories (business requirements) will be captured in ATF’s Agile Project Management Tool (currently Digital</w:t>
      </w:r>
      <w:r>
        <w:t>.ai</w:t>
      </w:r>
      <w:r w:rsidRPr="006E6D51">
        <w:t xml:space="preserve">) to be placed in a product backlog. </w:t>
      </w:r>
      <w:r>
        <w:t xml:space="preserve">The COR/GTM in conjunction with OST and the </w:t>
      </w:r>
      <w:r w:rsidRPr="00485B44">
        <w:t>Product Owner</w:t>
      </w:r>
      <w:r>
        <w:t xml:space="preserve"> will be accountable for ensuring user stories are created, prioritized, and clearly communicated to the scrum team.</w:t>
      </w:r>
      <w:r w:rsidRPr="006E6D51">
        <w:t xml:space="preserve">  </w:t>
      </w:r>
      <w:r>
        <w:t>As part of the delivery of the Task 3, the Contractor shall:</w:t>
      </w:r>
    </w:p>
    <w:p w14:paraId="32B3D763" w14:textId="77777777" w:rsidR="00DB7A0B" w:rsidRDefault="00DB7A0B" w:rsidP="00DB7A0B">
      <w:pPr>
        <w:pStyle w:val="OList1"/>
        <w:numPr>
          <w:ilvl w:val="0"/>
          <w:numId w:val="41"/>
        </w:numPr>
      </w:pPr>
      <w:r>
        <w:t>Create a plan for the Sprint, Sprint backlog.</w:t>
      </w:r>
    </w:p>
    <w:p w14:paraId="385ABDC4" w14:textId="66E3647D" w:rsidR="00DB7A0B" w:rsidRDefault="00DB7A0B" w:rsidP="00DB7A0B">
      <w:pPr>
        <w:pStyle w:val="OList1"/>
        <w:numPr>
          <w:ilvl w:val="0"/>
          <w:numId w:val="41"/>
        </w:numPr>
      </w:pPr>
      <w:r>
        <w:t>Instill quality by adhering to the Definition of Done - Refer to Attachment: Definition of Done User Story and Sprint Checklist.</w:t>
      </w:r>
    </w:p>
    <w:p w14:paraId="0C2EE904" w14:textId="736E577F" w:rsidR="00DB7A0B" w:rsidRDefault="00DB7A0B" w:rsidP="00DB7A0B">
      <w:pPr>
        <w:pStyle w:val="OList1"/>
        <w:numPr>
          <w:ilvl w:val="0"/>
          <w:numId w:val="41"/>
        </w:numPr>
      </w:pPr>
      <w:r>
        <w:t xml:space="preserve">Adapt their plan each day toward the Sprint Goal defined by the COR/GTM in conjunction with OST and the </w:t>
      </w:r>
      <w:r w:rsidRPr="00485B44">
        <w:t>Product Owner</w:t>
      </w:r>
      <w:r w:rsidR="00F603FF">
        <w:t>.</w:t>
      </w:r>
    </w:p>
    <w:p w14:paraId="7EADE5A3" w14:textId="77777777" w:rsidR="00DB7A0B" w:rsidRDefault="00DB7A0B" w:rsidP="00DB7A0B">
      <w:pPr>
        <w:pStyle w:val="OList1"/>
        <w:numPr>
          <w:ilvl w:val="0"/>
          <w:numId w:val="41"/>
        </w:numPr>
      </w:pPr>
      <w:r>
        <w:t>Leverage the ATF Agile Development Methodology to assess existing functionality and software architecture; plan iterative enhancement strategies to evolve products to the desired state; then design, develop, and deploy incremental product updates.</w:t>
      </w:r>
    </w:p>
    <w:p w14:paraId="704F9E57" w14:textId="1664D493" w:rsidR="00DB7A0B" w:rsidRPr="00262223" w:rsidRDefault="00DB7A0B" w:rsidP="00DB7A0B">
      <w:pPr>
        <w:pStyle w:val="OList1"/>
        <w:numPr>
          <w:ilvl w:val="0"/>
          <w:numId w:val="41"/>
        </w:numPr>
      </w:pPr>
      <w:r w:rsidRPr="00262223">
        <w:t xml:space="preserve">Size story points </w:t>
      </w:r>
      <w:r>
        <w:t xml:space="preserve">based on complexity or risk utilizing the Fibonacci sequence or </w:t>
      </w:r>
      <w:r w:rsidRPr="00262223">
        <w:t xml:space="preserve">using a standard approach agreed upon by the </w:t>
      </w:r>
      <w:r>
        <w:t xml:space="preserve">COR/GTM in conjunction with OST and the </w:t>
      </w:r>
      <w:r w:rsidRPr="00485B44">
        <w:t>Product Owner</w:t>
      </w:r>
      <w:r w:rsidR="00A33767">
        <w:t>.</w:t>
      </w:r>
    </w:p>
    <w:p w14:paraId="397A60D3" w14:textId="77777777" w:rsidR="00DB7A0B" w:rsidRPr="00262223" w:rsidRDefault="00DB7A0B" w:rsidP="00DB7A0B">
      <w:pPr>
        <w:pStyle w:val="OList1"/>
        <w:numPr>
          <w:ilvl w:val="0"/>
          <w:numId w:val="41"/>
        </w:numPr>
      </w:pPr>
      <w:r w:rsidRPr="00262223">
        <w:t>Forecast backlog items and/or accompanying milestones, as appropriate</w:t>
      </w:r>
      <w:r>
        <w:t>.</w:t>
      </w:r>
    </w:p>
    <w:p w14:paraId="26E143D0" w14:textId="77777777" w:rsidR="00DB7A0B" w:rsidRDefault="00DB7A0B" w:rsidP="00DB7A0B">
      <w:pPr>
        <w:pStyle w:val="OList1"/>
        <w:numPr>
          <w:ilvl w:val="0"/>
          <w:numId w:val="41"/>
        </w:numPr>
      </w:pPr>
      <w:r>
        <w:t xml:space="preserve">Develop and assist the COR/GTM in conjunction with OST and the </w:t>
      </w:r>
      <w:r w:rsidRPr="00485B44">
        <w:t>Product Owner</w:t>
      </w:r>
      <w:r>
        <w:t xml:space="preserve"> with verification of product backlog items.  </w:t>
      </w:r>
    </w:p>
    <w:p w14:paraId="2AF34F24" w14:textId="77777777" w:rsidR="00DB7A0B" w:rsidRDefault="00DB7A0B" w:rsidP="00DB7A0B">
      <w:pPr>
        <w:pStyle w:val="OList1"/>
        <w:numPr>
          <w:ilvl w:val="0"/>
          <w:numId w:val="41"/>
        </w:numPr>
      </w:pPr>
      <w:r>
        <w:t>Develop a presentation of Engineering Practices geared for Automation of CI/CD pipeline.</w:t>
      </w:r>
    </w:p>
    <w:p w14:paraId="532FE3FB" w14:textId="77777777" w:rsidR="00DB7A0B" w:rsidRDefault="00DB7A0B" w:rsidP="00DB7A0B">
      <w:pPr>
        <w:pStyle w:val="OList1"/>
        <w:numPr>
          <w:ilvl w:val="0"/>
          <w:numId w:val="41"/>
        </w:numPr>
      </w:pPr>
      <w:r>
        <w:t>Create a Deployment Automation Plan.</w:t>
      </w:r>
    </w:p>
    <w:p w14:paraId="6F49EE18" w14:textId="77777777" w:rsidR="00DB7A0B" w:rsidRPr="00696979" w:rsidRDefault="00DB7A0B" w:rsidP="00DB7A0B">
      <w:pPr>
        <w:pStyle w:val="BList1"/>
        <w:ind w:left="1260"/>
      </w:pPr>
      <w:r w:rsidRPr="00F87239">
        <w:t xml:space="preserve">Create features without existing </w:t>
      </w:r>
      <w:proofErr w:type="gramStart"/>
      <w:r w:rsidRPr="00F87239">
        <w:t>open source</w:t>
      </w:r>
      <w:proofErr w:type="gramEnd"/>
      <w:r w:rsidRPr="00F87239">
        <w:t xml:space="preserve"> drop in components</w:t>
      </w:r>
      <w:r>
        <w:t>:</w:t>
      </w:r>
    </w:p>
    <w:p w14:paraId="02400DBA" w14:textId="6B1F8930" w:rsidR="00DB7A0B" w:rsidRPr="00696979" w:rsidRDefault="00DB7A0B" w:rsidP="00DB7A0B">
      <w:pPr>
        <w:pStyle w:val="BList1"/>
        <w:ind w:left="1260"/>
      </w:pPr>
      <w:r w:rsidRPr="00696979">
        <w:lastRenderedPageBreak/>
        <w:t>Clean photo upload/thumbnail display</w:t>
      </w:r>
      <w:r w:rsidR="00F603FF">
        <w:t>.</w:t>
      </w:r>
    </w:p>
    <w:p w14:paraId="6E5B478C" w14:textId="77777777" w:rsidR="00DB7A0B" w:rsidRPr="00696979" w:rsidRDefault="00DB7A0B" w:rsidP="00DB7A0B">
      <w:pPr>
        <w:pStyle w:val="BList1"/>
        <w:ind w:left="1260"/>
      </w:pPr>
      <w:r w:rsidRPr="00696979">
        <w:t>Attach images to system generated e-mails with a queuing system to handle performance</w:t>
      </w:r>
    </w:p>
    <w:p w14:paraId="3ED4C1CB" w14:textId="77777777" w:rsidR="00DB7A0B" w:rsidRDefault="00DB7A0B" w:rsidP="00DB7A0B">
      <w:pPr>
        <w:pStyle w:val="BList1"/>
        <w:ind w:left="1260"/>
      </w:pPr>
      <w:r w:rsidRPr="00696979">
        <w:t>Develop a robust text edit</w:t>
      </w:r>
      <w:r>
        <w:t>or</w:t>
      </w:r>
      <w:r w:rsidRPr="00696979">
        <w:t xml:space="preserve"> with solution to allow formatting and images in line with text within the narrative sections.</w:t>
      </w:r>
    </w:p>
    <w:p w14:paraId="031B63F0" w14:textId="77777777" w:rsidR="00DB7A0B" w:rsidRDefault="00DB7A0B" w:rsidP="00DB7A0B">
      <w:pPr>
        <w:pStyle w:val="BList1"/>
        <w:ind w:left="1260"/>
      </w:pPr>
      <w:r>
        <w:t xml:space="preserve">Evaluate and update existing databases, structures, and schemas to optimize, eliminate redundancies, and inconsistencies while improving performance. </w:t>
      </w:r>
    </w:p>
    <w:p w14:paraId="4CD5A3D6" w14:textId="6CDCB8F8" w:rsidR="00DB7A0B" w:rsidRDefault="00DB7A0B" w:rsidP="00DB7A0B">
      <w:pPr>
        <w:pStyle w:val="BList1"/>
        <w:ind w:left="1260"/>
      </w:pPr>
      <w:r>
        <w:t>Develop APIs using industry standards and Attachment</w:t>
      </w:r>
      <w:proofErr w:type="gramStart"/>
      <w:r>
        <w:t>:  ATF</w:t>
      </w:r>
      <w:proofErr w:type="gramEnd"/>
      <w:r>
        <w:t xml:space="preserve"> Data Governance Manual, ver. 4.2 to allow data sharing within all relevant ATF applications as well with other government agencies.  </w:t>
      </w:r>
    </w:p>
    <w:p w14:paraId="3AFB24AF" w14:textId="39BEA62B" w:rsidR="00DB7A0B" w:rsidRDefault="00DB7A0B" w:rsidP="00DB7A0B">
      <w:pPr>
        <w:pStyle w:val="BList1"/>
        <w:ind w:left="1260"/>
      </w:pPr>
      <w:r>
        <w:t xml:space="preserve">Update the </w:t>
      </w:r>
      <w:r w:rsidR="00926F30">
        <w:t xml:space="preserve">Government </w:t>
      </w:r>
      <w:r>
        <w:t>data dictionary for each data element used by the API and develop data flow diagrams of core data used by each application.</w:t>
      </w:r>
    </w:p>
    <w:p w14:paraId="4FBB132F" w14:textId="77777777" w:rsidR="00DB7A0B" w:rsidRDefault="00DB7A0B" w:rsidP="00DB7A0B">
      <w:pPr>
        <w:pStyle w:val="BList1"/>
        <w:ind w:left="1260"/>
      </w:pPr>
      <w:r>
        <w:t>Create /update table and column level description/definition (used by the API) using best practices to the authoritative database.</w:t>
      </w:r>
    </w:p>
    <w:p w14:paraId="56DBC219" w14:textId="77777777" w:rsidR="00DB7A0B" w:rsidRDefault="00DB7A0B" w:rsidP="00DB7A0B">
      <w:pPr>
        <w:pStyle w:val="BList1"/>
        <w:ind w:left="1260"/>
      </w:pPr>
      <w:r>
        <w:t>Develop application code to optimize performance.</w:t>
      </w:r>
    </w:p>
    <w:p w14:paraId="47B2129F" w14:textId="77777777" w:rsidR="00DB7A0B" w:rsidRDefault="00DB7A0B" w:rsidP="00DB7A0B">
      <w:pPr>
        <w:pStyle w:val="BList1"/>
        <w:ind w:left="1260"/>
      </w:pPr>
      <w:r>
        <w:t>Develop automated release package for all code deployment.</w:t>
      </w:r>
    </w:p>
    <w:p w14:paraId="158139ED" w14:textId="6F0C0718" w:rsidR="00DB7A0B" w:rsidRDefault="00DB7A0B" w:rsidP="00DB7A0B">
      <w:pPr>
        <w:pStyle w:val="BList1"/>
        <w:ind w:left="1260"/>
      </w:pPr>
      <w:r w:rsidRPr="00E02D58">
        <w:t xml:space="preserve">Make use of </w:t>
      </w:r>
      <w:r w:rsidR="00926F30">
        <w:t xml:space="preserve">Government’s </w:t>
      </w:r>
      <w:r w:rsidRPr="00E02D58">
        <w:t>standard containerization platform for all deployments that can be containerized.</w:t>
      </w:r>
    </w:p>
    <w:p w14:paraId="1997FC9C" w14:textId="77777777" w:rsidR="00DB7A0B" w:rsidRDefault="00DB7A0B" w:rsidP="00DB7A0B">
      <w:pPr>
        <w:pStyle w:val="BList1"/>
        <w:ind w:left="1260"/>
      </w:pPr>
      <w:r>
        <w:t>Automate the deployment using CI/CD pipeline.</w:t>
      </w:r>
    </w:p>
    <w:p w14:paraId="76C2B965" w14:textId="77777777" w:rsidR="00DB7A0B" w:rsidRPr="00262223" w:rsidRDefault="00DB7A0B" w:rsidP="00DB7A0B">
      <w:pPr>
        <w:pStyle w:val="BList1"/>
        <w:ind w:left="1260"/>
      </w:pPr>
      <w:r w:rsidRPr="00262223">
        <w:t>Provide documentation stating which tests are run in the automated pipeline</w:t>
      </w:r>
      <w:r>
        <w:t>.</w:t>
      </w:r>
    </w:p>
    <w:p w14:paraId="274F57E5" w14:textId="77777777" w:rsidR="00DB7A0B" w:rsidRDefault="00DB7A0B" w:rsidP="00DB7A0B">
      <w:pPr>
        <w:pStyle w:val="BList1"/>
        <w:ind w:left="1260"/>
      </w:pPr>
      <w:r>
        <w:t xml:space="preserve">Ensure application is cluster-able and can be load balanced. </w:t>
      </w:r>
    </w:p>
    <w:p w14:paraId="29EBBDF1" w14:textId="77777777" w:rsidR="00DB7A0B" w:rsidRDefault="00DB7A0B" w:rsidP="00DB7A0B">
      <w:pPr>
        <w:pStyle w:val="BList1"/>
        <w:ind w:left="1260"/>
      </w:pPr>
      <w:r>
        <w:t>Ensure production deployments can be made with zero downtime, while users are using the application, to the maximum extent possible.</w:t>
      </w:r>
    </w:p>
    <w:p w14:paraId="53E2808B" w14:textId="77777777" w:rsidR="00DB7A0B" w:rsidRDefault="00DB7A0B" w:rsidP="00DB7A0B">
      <w:pPr>
        <w:pStyle w:val="BList1"/>
        <w:ind w:left="1260"/>
      </w:pPr>
      <w:r>
        <w:t>Automate application specific technology stack configurations using scripts and provided tools for the specific component.</w:t>
      </w:r>
    </w:p>
    <w:p w14:paraId="336A44F7" w14:textId="21508AC7" w:rsidR="00DB7A0B" w:rsidRDefault="00DB7A0B" w:rsidP="00DB7A0B">
      <w:pPr>
        <w:pStyle w:val="BList1"/>
        <w:ind w:left="1260"/>
      </w:pPr>
      <w:proofErr w:type="gramStart"/>
      <w:r>
        <w:t>Develop</w:t>
      </w:r>
      <w:proofErr w:type="gramEnd"/>
      <w:r>
        <w:t xml:space="preserve"> documentation outlined in Attachment: ATF IT Governance Manual, section IT Software/Systems Development Lifecycle.  Refer to the Deliverables table. (Section 7)</w:t>
      </w:r>
    </w:p>
    <w:p w14:paraId="0EE483DC" w14:textId="77777777" w:rsidR="00DB7A0B" w:rsidRDefault="00DB7A0B" w:rsidP="00DB7A0B">
      <w:pPr>
        <w:pStyle w:val="BList1"/>
        <w:ind w:left="1260"/>
      </w:pPr>
      <w:r>
        <w:t>Enhance and maintain application to effectively handle usability and growth.</w:t>
      </w:r>
    </w:p>
    <w:p w14:paraId="6FA35760" w14:textId="2D8712F8" w:rsidR="00DB7A0B" w:rsidRDefault="00DB7A0B" w:rsidP="00DB7A0B">
      <w:pPr>
        <w:pStyle w:val="BList1"/>
        <w:ind w:left="1260"/>
      </w:pPr>
      <w:r>
        <w:t xml:space="preserve">Address application related production issues/defects within 24-48 hours unless the issues/defects are with the servers, </w:t>
      </w:r>
      <w:r w:rsidR="00926F30">
        <w:t>Government</w:t>
      </w:r>
      <w:r>
        <w:t xml:space="preserve"> network, DNS, or other issues outside of contractor control.</w:t>
      </w:r>
    </w:p>
    <w:p w14:paraId="685BF083" w14:textId="77777777" w:rsidR="00DB7A0B" w:rsidRDefault="00DB7A0B" w:rsidP="00DB7A0B">
      <w:pPr>
        <w:pStyle w:val="BList1"/>
        <w:ind w:left="1260"/>
      </w:pPr>
      <w:r>
        <w:t xml:space="preserve">Address application related security findings within the </w:t>
      </w:r>
      <w:proofErr w:type="gramStart"/>
      <w:r>
        <w:t>agreed upon</w:t>
      </w:r>
      <w:proofErr w:type="gramEnd"/>
      <w:r>
        <w:t xml:space="preserve"> timeline by the Product Owners. </w:t>
      </w:r>
    </w:p>
    <w:p w14:paraId="2A26CE7F" w14:textId="77777777" w:rsidR="00DB7A0B" w:rsidRDefault="00DB7A0B" w:rsidP="00DB7A0B">
      <w:pPr>
        <w:pStyle w:val="BList1"/>
        <w:ind w:left="1260"/>
      </w:pPr>
      <w:r>
        <w:t>Work closely with the OST Server Team, Database Administration (DBA) Team, and the Network Team to maintain the application.</w:t>
      </w:r>
    </w:p>
    <w:p w14:paraId="2DCCB01C" w14:textId="77777777" w:rsidR="00DB7A0B" w:rsidRDefault="00DB7A0B" w:rsidP="00DB7A0B">
      <w:pPr>
        <w:pStyle w:val="BList1"/>
        <w:ind w:left="1260"/>
      </w:pPr>
      <w:r>
        <w:t xml:space="preserve">Develop </w:t>
      </w:r>
      <w:r w:rsidRPr="0015446E">
        <w:t xml:space="preserve">SQL Server Integration Services </w:t>
      </w:r>
      <w:r>
        <w:t>(SSIS) packages for Data Migration.</w:t>
      </w:r>
    </w:p>
    <w:p w14:paraId="208CF113" w14:textId="77777777" w:rsidR="00DB7A0B" w:rsidRDefault="00DB7A0B" w:rsidP="00DB7A0B">
      <w:pPr>
        <w:pStyle w:val="BList1"/>
        <w:ind w:left="1260"/>
      </w:pPr>
      <w:r>
        <w:t xml:space="preserve">Maintain application infrastructure with timely upgrades of the development platform. </w:t>
      </w:r>
    </w:p>
    <w:p w14:paraId="5A0923A4" w14:textId="4ED9F359" w:rsidR="00DB7A0B" w:rsidRDefault="00DB7A0B" w:rsidP="00DB7A0B">
      <w:pPr>
        <w:pStyle w:val="BList1"/>
        <w:ind w:left="1260"/>
      </w:pPr>
      <w:r>
        <w:t xml:space="preserve">Comply with all Federal, DOJ and </w:t>
      </w:r>
      <w:r w:rsidR="00926F30">
        <w:t>Government</w:t>
      </w:r>
      <w:r>
        <w:t xml:space="preserve"> standards for application and system development.  </w:t>
      </w:r>
    </w:p>
    <w:p w14:paraId="2BA93E32" w14:textId="05F75812" w:rsidR="00DB7A0B" w:rsidRDefault="00DB7A0B" w:rsidP="00DB7A0B">
      <w:pPr>
        <w:pStyle w:val="BList1"/>
        <w:ind w:left="1260"/>
      </w:pPr>
      <w:r>
        <w:t xml:space="preserve">Comply with </w:t>
      </w:r>
      <w:r w:rsidR="00926F30">
        <w:t xml:space="preserve">Government </w:t>
      </w:r>
      <w:r>
        <w:t xml:space="preserve">configuration management policies and procedures.  </w:t>
      </w:r>
    </w:p>
    <w:p w14:paraId="16C3C20F" w14:textId="77777777" w:rsidR="00DB7A0B" w:rsidRDefault="00DB7A0B" w:rsidP="00DB7A0B">
      <w:pPr>
        <w:pStyle w:val="BList1"/>
        <w:ind w:left="1260"/>
      </w:pPr>
      <w:r>
        <w:t>Update and provide the Section 508 checklist within ten (10) business days after each release.</w:t>
      </w:r>
    </w:p>
    <w:p w14:paraId="6EF86E45" w14:textId="77777777" w:rsidR="00DB7A0B" w:rsidRDefault="00DB7A0B" w:rsidP="00DB7A0B">
      <w:pPr>
        <w:pStyle w:val="BList1"/>
        <w:ind w:left="1260"/>
      </w:pPr>
      <w:r>
        <w:lastRenderedPageBreak/>
        <w:t>Develop 508 compliance code.</w:t>
      </w:r>
    </w:p>
    <w:p w14:paraId="4BAB4F71" w14:textId="2A6CD9B5" w:rsidR="00DB7A0B" w:rsidRDefault="00DB7A0B" w:rsidP="00DB7A0B">
      <w:pPr>
        <w:pStyle w:val="BList1"/>
        <w:ind w:left="1260"/>
      </w:pPr>
      <w:r>
        <w:t xml:space="preserve">Assist with completing the </w:t>
      </w:r>
      <w:r w:rsidR="00586DE3">
        <w:t>Federated Search</w:t>
      </w:r>
      <w:r>
        <w:t xml:space="preserve"> application ISSO paperwork.  </w:t>
      </w:r>
    </w:p>
    <w:p w14:paraId="06137DFE" w14:textId="77777777" w:rsidR="00DB7A0B" w:rsidRDefault="00DB7A0B" w:rsidP="00DB7A0B">
      <w:pPr>
        <w:pStyle w:val="OList1"/>
        <w:numPr>
          <w:ilvl w:val="0"/>
          <w:numId w:val="40"/>
        </w:numPr>
      </w:pPr>
      <w:r>
        <w:t xml:space="preserve">Provide expertise with the NIST 800-53 Rev 5 requirements, create, deliver, and maintain various system documentation in support of complying with </w:t>
      </w:r>
      <w:r w:rsidRPr="00D47570">
        <w:t>Federal Information Security Management Act (FISMA)</w:t>
      </w:r>
      <w:r>
        <w:t xml:space="preserve"> requirements to minimize cybersecurity risk. </w:t>
      </w:r>
    </w:p>
    <w:p w14:paraId="34D527E1" w14:textId="77777777" w:rsidR="00DB7A0B" w:rsidRDefault="00DB7A0B" w:rsidP="00DB7A0B">
      <w:pPr>
        <w:pStyle w:val="OList1"/>
        <w:numPr>
          <w:ilvl w:val="0"/>
          <w:numId w:val="40"/>
        </w:numPr>
      </w:pPr>
      <w:r>
        <w:t>Apply security practices throughout the software development lifecycle.</w:t>
      </w:r>
    </w:p>
    <w:p w14:paraId="7067BBD3" w14:textId="77777777" w:rsidR="00DB7A0B" w:rsidRDefault="00DB7A0B" w:rsidP="00DB7A0B">
      <w:pPr>
        <w:pStyle w:val="OList1"/>
        <w:numPr>
          <w:ilvl w:val="0"/>
          <w:numId w:val="40"/>
        </w:numPr>
      </w:pPr>
      <w:r>
        <w:t xml:space="preserve">Work with the COR/GTM in conjunction with OST and the </w:t>
      </w:r>
      <w:r w:rsidRPr="00485B44">
        <w:t>Product Owner</w:t>
      </w:r>
      <w:r>
        <w:t xml:space="preserve"> to balance feature development </w:t>
      </w:r>
      <w:proofErr w:type="gramStart"/>
      <w:r>
        <w:t>with</w:t>
      </w:r>
      <w:proofErr w:type="gramEnd"/>
      <w:r>
        <w:t xml:space="preserve"> paying off technical debt, shoring up CI/CD, tooling, and architecture with a Technical Roadmap.</w:t>
      </w:r>
    </w:p>
    <w:p w14:paraId="569D8CBB" w14:textId="4EC974FC" w:rsidR="00DB7A0B" w:rsidRDefault="00DB7A0B" w:rsidP="00DB7A0B">
      <w:pPr>
        <w:pStyle w:val="OList1"/>
        <w:numPr>
          <w:ilvl w:val="0"/>
          <w:numId w:val="40"/>
        </w:numPr>
      </w:pPr>
      <w:r>
        <w:t>The government shall retain ownership of the product backlog and may reprioritize, add, remove, or alter work items at any time</w:t>
      </w:r>
      <w:r w:rsidR="00671943">
        <w:t>.</w:t>
      </w:r>
    </w:p>
    <w:p w14:paraId="752CBE2B" w14:textId="1D0E4296" w:rsidR="00DB7A0B" w:rsidRDefault="00DB7A0B" w:rsidP="00DB7A0B">
      <w:pPr>
        <w:pStyle w:val="OList1"/>
        <w:numPr>
          <w:ilvl w:val="0"/>
          <w:numId w:val="40"/>
        </w:numPr>
      </w:pPr>
      <w:r>
        <w:t xml:space="preserve">Changes to backlog items shall not constitute a contract modification provided the overall level of effort and team size remains within the agreed </w:t>
      </w:r>
      <w:r w:rsidR="00BC4978">
        <w:t>scope.</w:t>
      </w:r>
    </w:p>
    <w:p w14:paraId="50886876" w14:textId="5DF215A1" w:rsidR="00DB7A0B" w:rsidRPr="00CE122B" w:rsidRDefault="00DB7A0B" w:rsidP="00CE122B">
      <w:pPr>
        <w:pStyle w:val="H2"/>
        <w:numPr>
          <w:ilvl w:val="0"/>
          <w:numId w:val="0"/>
        </w:numPr>
        <w:rPr>
          <w:b/>
          <w:bCs/>
          <w:color w:val="auto"/>
        </w:rPr>
      </w:pPr>
      <w:bookmarkStart w:id="32" w:name="_Toc200010176"/>
      <w:bookmarkStart w:id="33" w:name="_Toc137623894"/>
      <w:r w:rsidRPr="00CE122B">
        <w:rPr>
          <w:b/>
          <w:bCs/>
          <w:color w:val="auto"/>
        </w:rPr>
        <w:t xml:space="preserve">Task </w:t>
      </w:r>
      <w:r w:rsidR="00CE122B" w:rsidRPr="00CE122B">
        <w:rPr>
          <w:b/>
          <w:bCs/>
          <w:color w:val="auto"/>
        </w:rPr>
        <w:t>3</w:t>
      </w:r>
      <w:r w:rsidRPr="00CE122B">
        <w:rPr>
          <w:b/>
          <w:bCs/>
          <w:color w:val="auto"/>
        </w:rPr>
        <w:t>: UX Development</w:t>
      </w:r>
      <w:bookmarkEnd w:id="32"/>
    </w:p>
    <w:p w14:paraId="1C1C65FD" w14:textId="28940B70" w:rsidR="00DB7A0B" w:rsidRDefault="00DB7A0B" w:rsidP="00DB7A0B">
      <w:r>
        <w:t xml:space="preserve">The Contractor shall provide UI/UX expertise to design and develop high fidelity wireframes or pages utilizing Adobe XD in the </w:t>
      </w:r>
      <w:r w:rsidR="00586DE3">
        <w:t>Federated Seach</w:t>
      </w:r>
      <w:r>
        <w:t xml:space="preserve"> Application as prioritized by the COR/GTM in conjunction with OST and the </w:t>
      </w:r>
      <w:r w:rsidRPr="00485B44">
        <w:t>Product Owner</w:t>
      </w:r>
      <w:r>
        <w:t>.</w:t>
      </w:r>
    </w:p>
    <w:p w14:paraId="08815CB3" w14:textId="77777777" w:rsidR="00DB7A0B" w:rsidRDefault="00DB7A0B" w:rsidP="00DB7A0B">
      <w:r>
        <w:t>The Contractor shall:</w:t>
      </w:r>
    </w:p>
    <w:p w14:paraId="65CE04EF" w14:textId="77777777" w:rsidR="00DB7A0B" w:rsidRDefault="00DB7A0B" w:rsidP="00DB7A0B">
      <w:pPr>
        <w:pStyle w:val="BList1"/>
      </w:pPr>
      <w:proofErr w:type="gramStart"/>
      <w:r>
        <w:t>Translate</w:t>
      </w:r>
      <w:proofErr w:type="gramEnd"/>
      <w:r>
        <w:t xml:space="preserve"> business needs and optimize the look and usability of the application without affecting performance.</w:t>
      </w:r>
    </w:p>
    <w:p w14:paraId="2BA030B9" w14:textId="77777777" w:rsidR="00DB7A0B" w:rsidRDefault="00DB7A0B" w:rsidP="00DB7A0B">
      <w:pPr>
        <w:pStyle w:val="BList1"/>
      </w:pPr>
      <w:r>
        <w:t>Illustrate design ideas using storyboards, process flows, and sitemaps.</w:t>
      </w:r>
    </w:p>
    <w:p w14:paraId="3B79F243" w14:textId="77777777" w:rsidR="00DB7A0B" w:rsidRDefault="00DB7A0B" w:rsidP="00DB7A0B">
      <w:pPr>
        <w:pStyle w:val="BList1"/>
      </w:pPr>
      <w:r>
        <w:t>Develop UI mockups, wireframes, and prototypes that clearly illustrate usability.</w:t>
      </w:r>
    </w:p>
    <w:p w14:paraId="504FD200" w14:textId="77777777" w:rsidR="00DB7A0B" w:rsidRDefault="00DB7A0B" w:rsidP="00DB7A0B">
      <w:pPr>
        <w:pStyle w:val="BList1"/>
      </w:pPr>
      <w:r>
        <w:t>Develop graphic user interface elements, web pages, menus, tabs, widgets, and application navigation to meet Section 508 compliance.</w:t>
      </w:r>
    </w:p>
    <w:p w14:paraId="213825CA" w14:textId="0E845492" w:rsidR="00DB7A0B" w:rsidRDefault="00DB7A0B" w:rsidP="00DB7A0B">
      <w:pPr>
        <w:pStyle w:val="BList1"/>
      </w:pPr>
      <w:r>
        <w:t>Ensure style standards are consistent on fonts, colors, and images, refer to Attachment</w:t>
      </w:r>
      <w:proofErr w:type="gramStart"/>
      <w:r>
        <w:t>:  SPARTAN</w:t>
      </w:r>
      <w:proofErr w:type="gramEnd"/>
      <w:r>
        <w:t xml:space="preserve"> UI &amp; UX Style Guide.</w:t>
      </w:r>
    </w:p>
    <w:p w14:paraId="020E7D6B" w14:textId="77777777" w:rsidR="00DB7A0B" w:rsidRDefault="00DB7A0B" w:rsidP="00DB7A0B">
      <w:pPr>
        <w:pStyle w:val="BList1"/>
      </w:pPr>
      <w:r>
        <w:t>Prepare and present improvement ideas to scrum team and key stakeholders.</w:t>
      </w:r>
    </w:p>
    <w:p w14:paraId="00EE2CD8" w14:textId="77777777" w:rsidR="00DB7A0B" w:rsidRDefault="00DB7A0B" w:rsidP="00DB7A0B">
      <w:pPr>
        <w:pStyle w:val="BList1"/>
      </w:pPr>
      <w:r>
        <w:t>Identify and troubleshoot UI/UX problems.</w:t>
      </w:r>
    </w:p>
    <w:p w14:paraId="4C3B0C13" w14:textId="77777777" w:rsidR="00DB7A0B" w:rsidRDefault="00DB7A0B" w:rsidP="00DB7A0B">
      <w:pPr>
        <w:pStyle w:val="BList1"/>
      </w:pPr>
      <w:r>
        <w:t>Conduct layout adjustments based on stakeholder’s feedback.</w:t>
      </w:r>
    </w:p>
    <w:p w14:paraId="104B08D2" w14:textId="77777777" w:rsidR="00DB7A0B" w:rsidRDefault="00DB7A0B" w:rsidP="00DB7A0B">
      <w:pPr>
        <w:pStyle w:val="BList1"/>
      </w:pPr>
      <w:r>
        <w:t xml:space="preserve">Develop mobile prototype(s), as prioritized by the COR/GTM in conjunction with OST and the </w:t>
      </w:r>
      <w:r w:rsidRPr="00485B44">
        <w:t>Product Owner</w:t>
      </w:r>
      <w:r>
        <w:t>.</w:t>
      </w:r>
    </w:p>
    <w:p w14:paraId="299E1172" w14:textId="77777777" w:rsidR="00DB7A0B" w:rsidRDefault="00DB7A0B" w:rsidP="00DB7A0B">
      <w:pPr>
        <w:pStyle w:val="BList1"/>
      </w:pPr>
      <w:r>
        <w:t>Develop a presentation of UX Designer Basic Design Principles.</w:t>
      </w:r>
    </w:p>
    <w:p w14:paraId="300FFBE3" w14:textId="77777777" w:rsidR="00DB7A0B" w:rsidRDefault="00DB7A0B" w:rsidP="00DB7A0B">
      <w:pPr>
        <w:pStyle w:val="BList1"/>
      </w:pPr>
      <w:r>
        <w:t>Verify and validate that user experience requirements are met through user testing</w:t>
      </w:r>
      <w:ins w:id="34" w:author="Froutz, Paul F. (ATF)" w:date="2025-05-29T14:04:00Z" w16du:dateUtc="2025-05-29T18:04:00Z">
        <w:r>
          <w:t>.</w:t>
        </w:r>
      </w:ins>
    </w:p>
    <w:p w14:paraId="703EF327" w14:textId="70A15923" w:rsidR="00DB7A0B" w:rsidRPr="0081211A" w:rsidRDefault="00DB7A0B" w:rsidP="0081211A">
      <w:pPr>
        <w:pStyle w:val="H2"/>
        <w:numPr>
          <w:ilvl w:val="0"/>
          <w:numId w:val="0"/>
        </w:numPr>
        <w:rPr>
          <w:color w:val="auto"/>
        </w:rPr>
      </w:pPr>
      <w:bookmarkStart w:id="35" w:name="_Toc200010177"/>
      <w:r w:rsidRPr="0081211A">
        <w:rPr>
          <w:color w:val="auto"/>
        </w:rPr>
        <w:lastRenderedPageBreak/>
        <w:t xml:space="preserve">Task </w:t>
      </w:r>
      <w:r w:rsidR="0081211A" w:rsidRPr="0081211A">
        <w:rPr>
          <w:color w:val="auto"/>
        </w:rPr>
        <w:t>4</w:t>
      </w:r>
      <w:bookmarkEnd w:id="33"/>
      <w:bookmarkEnd w:id="35"/>
      <w:r w:rsidR="0081211A" w:rsidRPr="0081211A">
        <w:rPr>
          <w:color w:val="auto"/>
        </w:rPr>
        <w:t>: Testing</w:t>
      </w:r>
    </w:p>
    <w:p w14:paraId="3A030825" w14:textId="008AA428" w:rsidR="00DB7A0B" w:rsidRDefault="00DB7A0B" w:rsidP="00DB7A0B">
      <w:r>
        <w:t>The contractor shall provide system testing support for the</w:t>
      </w:r>
      <w:r w:rsidR="00586DE3" w:rsidRPr="00586DE3">
        <w:t xml:space="preserve"> </w:t>
      </w:r>
      <w:r w:rsidR="00586DE3">
        <w:t xml:space="preserve">Federated Seach </w:t>
      </w:r>
      <w:r>
        <w:t xml:space="preserve">application.  The Tester(s) assigned shall work closely with the development team, and COR/GTM in conjunction with OST and the </w:t>
      </w:r>
      <w:r w:rsidRPr="00485B44">
        <w:t>Product Owner</w:t>
      </w:r>
      <w:r>
        <w:t xml:space="preserve"> to develop automated repeatable tests for end-to-end </w:t>
      </w:r>
      <w:r w:rsidR="00586DE3">
        <w:t>Federated Seach</w:t>
      </w:r>
      <w:r>
        <w:t xml:space="preserve"> application functionalities, effectively identify defects, and report to the development team for timely resolution.  The Contractor shall:</w:t>
      </w:r>
    </w:p>
    <w:p w14:paraId="215C395A" w14:textId="77777777" w:rsidR="00DB7A0B" w:rsidRDefault="00DB7A0B" w:rsidP="00DB7A0B">
      <w:pPr>
        <w:pStyle w:val="BList1"/>
      </w:pPr>
      <w:r>
        <w:t>Automate testing using tools available in ATF CI/CD environment.</w:t>
      </w:r>
    </w:p>
    <w:p w14:paraId="6A10F73A" w14:textId="77777777" w:rsidR="00DB7A0B" w:rsidRDefault="00DB7A0B" w:rsidP="00DB7A0B">
      <w:pPr>
        <w:pStyle w:val="BList1"/>
      </w:pPr>
      <w:r>
        <w:t>Create and maintain end to end automated test scripts throughout the period of performance.</w:t>
      </w:r>
    </w:p>
    <w:p w14:paraId="27E95B7E" w14:textId="77777777" w:rsidR="00DB7A0B" w:rsidRDefault="00DB7A0B" w:rsidP="00DB7A0B">
      <w:pPr>
        <w:pStyle w:val="BList1"/>
      </w:pPr>
      <w:r>
        <w:t>Conduct automated regression testing which includes functional testing.</w:t>
      </w:r>
    </w:p>
    <w:p w14:paraId="3E67A812" w14:textId="77777777" w:rsidR="00DB7A0B" w:rsidRDefault="00DB7A0B" w:rsidP="00DB7A0B">
      <w:pPr>
        <w:pStyle w:val="BList1"/>
      </w:pPr>
      <w:r>
        <w:t>Conduct load testing where applicable.</w:t>
      </w:r>
    </w:p>
    <w:p w14:paraId="29A79654" w14:textId="77777777" w:rsidR="00DB7A0B" w:rsidRDefault="00DB7A0B" w:rsidP="00DB7A0B">
      <w:pPr>
        <w:pStyle w:val="BList1"/>
      </w:pPr>
      <w:r>
        <w:t>Identify ways to optimize and streamline application testing.</w:t>
      </w:r>
    </w:p>
    <w:p w14:paraId="1D3EDB8D" w14:textId="77777777" w:rsidR="00DB7A0B" w:rsidRDefault="00DB7A0B" w:rsidP="00DB7A0B">
      <w:pPr>
        <w:pStyle w:val="BList1"/>
      </w:pPr>
      <w:r>
        <w:t>Identify and document application defects as user stories in ATF’s Agile project management tool.</w:t>
      </w:r>
    </w:p>
    <w:p w14:paraId="0F796B32" w14:textId="77777777" w:rsidR="00DB7A0B" w:rsidRDefault="00DB7A0B" w:rsidP="00DB7A0B">
      <w:pPr>
        <w:pStyle w:val="BList1"/>
      </w:pPr>
      <w:r>
        <w:t>Assist with smoke testing in conjunction with scheduled deployments.</w:t>
      </w:r>
    </w:p>
    <w:p w14:paraId="40120EC4" w14:textId="073DB6A1" w:rsidR="00DB7A0B" w:rsidRDefault="00DB7A0B" w:rsidP="00DB7A0B">
      <w:pPr>
        <w:pStyle w:val="BList1"/>
      </w:pPr>
      <w:r>
        <w:t xml:space="preserve">Work with the </w:t>
      </w:r>
      <w:r w:rsidR="00586DE3">
        <w:t>Federated Seach</w:t>
      </w:r>
      <w:r>
        <w:t xml:space="preserve"> application development team and Scrum Master to identify additional quality assurance and/or testing requirements for the </w:t>
      </w:r>
      <w:r w:rsidR="00586DE3">
        <w:t>Federated Seach</w:t>
      </w:r>
      <w:r>
        <w:t xml:space="preserve"> application.</w:t>
      </w:r>
    </w:p>
    <w:p w14:paraId="0FCD587D" w14:textId="0C6D6FFB" w:rsidR="00DB7A0B" w:rsidRDefault="00DB7A0B" w:rsidP="00DB7A0B">
      <w:pPr>
        <w:pStyle w:val="BList1"/>
      </w:pPr>
      <w:r>
        <w:t xml:space="preserve">Develop User Acceptance Testing (UAT) criteria and work with COR/GTM in conjunction with the </w:t>
      </w:r>
      <w:r w:rsidRPr="00485B44">
        <w:t>Product Owner</w:t>
      </w:r>
      <w:r>
        <w:t xml:space="preserve"> on behalf of </w:t>
      </w:r>
      <w:r w:rsidR="00E46F34">
        <w:t>Government</w:t>
      </w:r>
      <w:r>
        <w:t xml:space="preserve"> &amp; external users to ensure defects identified by UAT personnel are documented and provided to the </w:t>
      </w:r>
      <w:r w:rsidR="00586DE3">
        <w:t xml:space="preserve">Federated Seach </w:t>
      </w:r>
      <w:r>
        <w:t>application development team.</w:t>
      </w:r>
    </w:p>
    <w:p w14:paraId="53C85A5F" w14:textId="77777777" w:rsidR="00DB7A0B" w:rsidRDefault="00DB7A0B" w:rsidP="00DB7A0B">
      <w:pPr>
        <w:pStyle w:val="BList1"/>
      </w:pPr>
      <w:r>
        <w:t xml:space="preserve">Work with COR/GTM in conjunction with OST and the </w:t>
      </w:r>
      <w:r w:rsidRPr="00485B44">
        <w:t>Product Owner</w:t>
      </w:r>
      <w:r>
        <w:t xml:space="preserve"> to verify that all user stories pass all associated tests and acceptance criteria before they are accepted as complete.</w:t>
      </w:r>
    </w:p>
    <w:p w14:paraId="483FD9BC" w14:textId="77777777" w:rsidR="00DB7A0B" w:rsidRDefault="00DB7A0B" w:rsidP="00DB7A0B">
      <w:pPr>
        <w:pStyle w:val="BList1"/>
      </w:pPr>
      <w:r>
        <w:t>Conduct System Integration testing.</w:t>
      </w:r>
    </w:p>
    <w:p w14:paraId="5490D85D" w14:textId="77777777" w:rsidR="00DB7A0B" w:rsidRDefault="00DB7A0B" w:rsidP="00DB7A0B">
      <w:pPr>
        <w:pStyle w:val="BList1"/>
      </w:pPr>
      <w:r>
        <w:t>Conduct security testing.</w:t>
      </w:r>
    </w:p>
    <w:p w14:paraId="53C9442C" w14:textId="77777777" w:rsidR="00DB7A0B" w:rsidRDefault="00DB7A0B" w:rsidP="00DB7A0B">
      <w:pPr>
        <w:pStyle w:val="BList1"/>
      </w:pPr>
      <w:r>
        <w:t>Conduct Section 508 testing.</w:t>
      </w:r>
    </w:p>
    <w:p w14:paraId="6B492466" w14:textId="77777777" w:rsidR="00DB7A0B" w:rsidRDefault="00DB7A0B" w:rsidP="00DB7A0B">
      <w:pPr>
        <w:pStyle w:val="BList1"/>
      </w:pPr>
      <w:r>
        <w:t>Develop and utilize scripts for unit testing.</w:t>
      </w:r>
    </w:p>
    <w:p w14:paraId="700643C7" w14:textId="77777777" w:rsidR="00DB7A0B" w:rsidRDefault="00DB7A0B" w:rsidP="00DB7A0B">
      <w:pPr>
        <w:pStyle w:val="BList1"/>
      </w:pPr>
      <w:r>
        <w:t>Conduct static code analysis.</w:t>
      </w:r>
    </w:p>
    <w:p w14:paraId="3B632AB2" w14:textId="77777777" w:rsidR="00DB7A0B" w:rsidRDefault="00DB7A0B" w:rsidP="00DB7A0B">
      <w:pPr>
        <w:pStyle w:val="BList1"/>
      </w:pPr>
      <w:r>
        <w:t>Conduct integration testing.</w:t>
      </w:r>
    </w:p>
    <w:p w14:paraId="6669BCD0" w14:textId="18C1E30E" w:rsidR="00DB7A0B" w:rsidRPr="0081211A" w:rsidRDefault="00DB7A0B" w:rsidP="0081211A">
      <w:pPr>
        <w:pStyle w:val="H2"/>
        <w:numPr>
          <w:ilvl w:val="0"/>
          <w:numId w:val="0"/>
        </w:numPr>
        <w:rPr>
          <w:b/>
          <w:bCs/>
          <w:color w:val="auto"/>
        </w:rPr>
      </w:pPr>
      <w:bookmarkStart w:id="36" w:name="_Toc200010178"/>
      <w:r w:rsidRPr="0081211A">
        <w:rPr>
          <w:b/>
          <w:bCs/>
          <w:color w:val="auto"/>
        </w:rPr>
        <w:t xml:space="preserve">Task </w:t>
      </w:r>
      <w:r w:rsidR="0081211A" w:rsidRPr="0081211A">
        <w:rPr>
          <w:b/>
          <w:bCs/>
          <w:color w:val="auto"/>
        </w:rPr>
        <w:t>5</w:t>
      </w:r>
      <w:r w:rsidRPr="0081211A">
        <w:rPr>
          <w:b/>
          <w:bCs/>
          <w:color w:val="auto"/>
        </w:rPr>
        <w:t>: Transition Out</w:t>
      </w:r>
      <w:bookmarkEnd w:id="36"/>
    </w:p>
    <w:p w14:paraId="017D62B7" w14:textId="5F010C3D" w:rsidR="00DB7A0B" w:rsidRDefault="00DB7A0B" w:rsidP="00DB7A0B">
      <w:r>
        <w:t xml:space="preserve">During the final </w:t>
      </w:r>
      <w:r w:rsidR="0020622D">
        <w:t>60</w:t>
      </w:r>
      <w:r>
        <w:t xml:space="preserve"> days of the contract period, the Contractor shall work with COR/GTM, product owner and OST which is assuming responsibility for the </w:t>
      </w:r>
      <w:r w:rsidR="00586DE3">
        <w:t xml:space="preserve">Federated Seach </w:t>
      </w:r>
      <w:r>
        <w:t xml:space="preserve">application, to ensure proper hand-off and minimize operational impact to the </w:t>
      </w:r>
      <w:r w:rsidR="00586DE3">
        <w:t>Federated Seach</w:t>
      </w:r>
      <w:r>
        <w:t xml:space="preserve"> application. </w:t>
      </w:r>
    </w:p>
    <w:p w14:paraId="4240B037" w14:textId="65B8FB7F" w:rsidR="00DB7A0B" w:rsidRDefault="00DB7A0B" w:rsidP="00DB7A0B">
      <w:pPr>
        <w:pStyle w:val="BList1"/>
      </w:pPr>
      <w:r>
        <w:t xml:space="preserve">The Contractor shall provide a Transition plan as requested by the government to transition tasks from the last exercised option period to </w:t>
      </w:r>
      <w:r w:rsidR="00E46F34">
        <w:t xml:space="preserve">Government </w:t>
      </w:r>
      <w:r>
        <w:t xml:space="preserve">designated resources and any </w:t>
      </w:r>
      <w:r>
        <w:lastRenderedPageBreak/>
        <w:t xml:space="preserve">pertinent updates to documentation including but not limited to the development activities and operations and maintenance. </w:t>
      </w:r>
    </w:p>
    <w:p w14:paraId="46B50E7D" w14:textId="6645F227" w:rsidR="00DB7A0B" w:rsidRDefault="00DB7A0B" w:rsidP="00DB7A0B">
      <w:pPr>
        <w:pStyle w:val="BList1"/>
      </w:pPr>
      <w:r>
        <w:t xml:space="preserve">This plan shall include system management roles, systems access, technical overview of environments, environment builds, microservices, Application Programming Interfaces Schemas, CI/CD Pipeline, testing processes, GitLab repositories and data management, system technologies, libraries, and document libraries. The plan shall be reviewed and </w:t>
      </w:r>
      <w:proofErr w:type="gramStart"/>
      <w:r>
        <w:t>require</w:t>
      </w:r>
      <w:proofErr w:type="gramEnd"/>
      <w:r>
        <w:t xml:space="preserve"> </w:t>
      </w:r>
      <w:r w:rsidR="00E46F34">
        <w:t>Government</w:t>
      </w:r>
      <w:r>
        <w:t xml:space="preserve"> acceptance before scheduling. </w:t>
      </w:r>
    </w:p>
    <w:p w14:paraId="2AF9B4EB" w14:textId="15DD2D7F" w:rsidR="00DB7A0B" w:rsidRPr="0081211A" w:rsidRDefault="00DB7A0B" w:rsidP="0081211A">
      <w:pPr>
        <w:pStyle w:val="H2"/>
        <w:numPr>
          <w:ilvl w:val="0"/>
          <w:numId w:val="0"/>
        </w:numPr>
        <w:rPr>
          <w:b/>
          <w:bCs/>
        </w:rPr>
      </w:pPr>
      <w:bookmarkStart w:id="37" w:name="_Toc200010179"/>
      <w:r w:rsidRPr="0081211A">
        <w:rPr>
          <w:b/>
          <w:bCs/>
          <w:color w:val="auto"/>
        </w:rPr>
        <w:t xml:space="preserve">Task </w:t>
      </w:r>
      <w:r w:rsidR="0081211A" w:rsidRPr="0081211A">
        <w:rPr>
          <w:b/>
          <w:bCs/>
          <w:color w:val="auto"/>
        </w:rPr>
        <w:t>6</w:t>
      </w:r>
      <w:proofErr w:type="gramStart"/>
      <w:r w:rsidRPr="0081211A">
        <w:rPr>
          <w:b/>
          <w:bCs/>
          <w:color w:val="auto"/>
        </w:rPr>
        <w:t>:  Post</w:t>
      </w:r>
      <w:proofErr w:type="gramEnd"/>
      <w:r w:rsidRPr="0081211A">
        <w:rPr>
          <w:b/>
          <w:bCs/>
          <w:color w:val="auto"/>
        </w:rPr>
        <w:t>-Production Support and Operations &amp; Maintenance (Optional)</w:t>
      </w:r>
      <w:bookmarkEnd w:id="37"/>
    </w:p>
    <w:p w14:paraId="489E573D" w14:textId="77777777" w:rsidR="00DB7A0B" w:rsidRPr="00DE1DBD" w:rsidRDefault="00DB7A0B" w:rsidP="00DB7A0B">
      <w:pPr>
        <w:pStyle w:val="BList1"/>
        <w:rPr>
          <w:b/>
          <w:bCs/>
        </w:rPr>
      </w:pPr>
      <w:r w:rsidRPr="00DE1DBD">
        <w:t xml:space="preserve">This </w:t>
      </w:r>
      <w:r>
        <w:t>optional support may be exercised</w:t>
      </w:r>
      <w:r w:rsidRPr="00DE1DBD">
        <w:t xml:space="preserve"> at any time during the period of performance based on the government’s needs, available funding, and/or satisfactory</w:t>
      </w:r>
      <w:r w:rsidRPr="00491126">
        <w:t xml:space="preserve"> acceptance</w:t>
      </w:r>
      <w:r>
        <w:rPr>
          <w:b/>
          <w:bCs/>
        </w:rPr>
        <w:t>.</w:t>
      </w:r>
    </w:p>
    <w:p w14:paraId="7D859E04" w14:textId="77777777" w:rsidR="00DB7A0B" w:rsidRDefault="00DB7A0B" w:rsidP="00DB7A0B">
      <w:pPr>
        <w:pStyle w:val="BList1"/>
        <w:rPr>
          <w:b/>
          <w:bCs/>
        </w:rPr>
      </w:pPr>
      <w:r>
        <w:t xml:space="preserve">The </w:t>
      </w:r>
      <w:r w:rsidRPr="00DE1DBD">
        <w:t xml:space="preserve">Contractor will provide post-production support break-fix and minor enhancements (as determined by the Integrated Project Team).  </w:t>
      </w:r>
    </w:p>
    <w:p w14:paraId="0A0BFE03" w14:textId="77777777" w:rsidR="00DB7A0B" w:rsidRPr="00553CD5" w:rsidRDefault="00DB7A0B" w:rsidP="00DB7A0B">
      <w:pPr>
        <w:pStyle w:val="BList1"/>
      </w:pPr>
      <w:r>
        <w:t>The Contractor shall provide an O&amp;M plan when/if this support is exercised at any point during the contract period of</w:t>
      </w:r>
      <w:r w:rsidRPr="005A0346">
        <w:t xml:space="preserve"> performance.</w:t>
      </w:r>
    </w:p>
    <w:p w14:paraId="5188A1FC" w14:textId="79E8FF8F" w:rsidR="008B207F" w:rsidRDefault="008B207F" w:rsidP="00DB7A0B">
      <w:pPr>
        <w:pStyle w:val="H2"/>
        <w:numPr>
          <w:ilvl w:val="0"/>
          <w:numId w:val="0"/>
        </w:numPr>
        <w:rPr>
          <w:rFonts w:cstheme="minorHAnsi"/>
        </w:rPr>
      </w:pPr>
      <w:r w:rsidRPr="00C50B2E">
        <w:rPr>
          <w:color w:val="auto"/>
          <w:sz w:val="24"/>
          <w:szCs w:val="24"/>
        </w:rPr>
        <w:tab/>
      </w:r>
    </w:p>
    <w:p w14:paraId="19CBDAA7" w14:textId="77777777" w:rsidR="00415E01" w:rsidRPr="002A040C" w:rsidRDefault="00415E01" w:rsidP="00415E01">
      <w:pPr>
        <w:pStyle w:val="Heading3"/>
      </w:pPr>
      <w:bookmarkStart w:id="38" w:name="_Toc490737357"/>
      <w:r w:rsidRPr="002A040C">
        <w:t>3.0</w:t>
      </w:r>
      <w:r w:rsidRPr="002A040C">
        <w:tab/>
        <w:t>Contractor Quality Assurance.</w:t>
      </w:r>
      <w:bookmarkEnd w:id="38"/>
      <w:r w:rsidRPr="002A040C">
        <w:t xml:space="preserve"> </w:t>
      </w:r>
    </w:p>
    <w:p w14:paraId="4F6BFEC8" w14:textId="4F280AAC" w:rsidR="00A748B7" w:rsidRPr="00A748B7" w:rsidRDefault="00A748B7" w:rsidP="00A748B7">
      <w:pPr>
        <w:pStyle w:val="ListParagraph"/>
        <w:numPr>
          <w:ilvl w:val="0"/>
          <w:numId w:val="43"/>
        </w:numPr>
        <w:autoSpaceDE w:val="0"/>
        <w:autoSpaceDN w:val="0"/>
        <w:adjustRightInd w:val="0"/>
        <w:spacing w:after="0"/>
        <w:rPr>
          <w:rFonts w:cs="Calibri"/>
          <w:color w:val="000000"/>
          <w:sz w:val="23"/>
          <w:szCs w:val="23"/>
        </w:rPr>
      </w:pPr>
      <w:r w:rsidRPr="00A748B7">
        <w:rPr>
          <w:rFonts w:cs="Calibri"/>
          <w:color w:val="000000"/>
          <w:sz w:val="23"/>
          <w:szCs w:val="23"/>
        </w:rPr>
        <w:t xml:space="preserve">Supplies or services delivered under this contract shall be inspected and accepted by COR. The Contractor shall only tender for acceptance those items that conform to the requirements </w:t>
      </w:r>
      <w:r w:rsidR="00B63C8D">
        <w:rPr>
          <w:rFonts w:cs="Calibri"/>
          <w:color w:val="000000"/>
          <w:sz w:val="23"/>
          <w:szCs w:val="23"/>
        </w:rPr>
        <w:t xml:space="preserve">of </w:t>
      </w:r>
      <w:r w:rsidRPr="00A748B7">
        <w:rPr>
          <w:rFonts w:cs="Calibri"/>
          <w:color w:val="000000"/>
          <w:sz w:val="23"/>
          <w:szCs w:val="23"/>
        </w:rPr>
        <w:t xml:space="preserve">this task order. The Government reserves the right to inspect or test any supplies or services that have been tendered for acceptance in accordance with the appropriate inspection and acceptance clause. </w:t>
      </w:r>
    </w:p>
    <w:p w14:paraId="7D1A2BE6" w14:textId="6BE0DED8" w:rsidR="00A748B7" w:rsidRDefault="00A748B7" w:rsidP="00A748B7">
      <w:pPr>
        <w:pStyle w:val="ListParagraph"/>
        <w:numPr>
          <w:ilvl w:val="0"/>
          <w:numId w:val="42"/>
        </w:numPr>
        <w:autoSpaceDE w:val="0"/>
        <w:autoSpaceDN w:val="0"/>
        <w:adjustRightInd w:val="0"/>
        <w:spacing w:after="0"/>
        <w:ind w:left="2070"/>
        <w:rPr>
          <w:rFonts w:cs="Calibri"/>
          <w:color w:val="000000"/>
          <w:sz w:val="23"/>
          <w:szCs w:val="23"/>
        </w:rPr>
      </w:pPr>
      <w:r w:rsidRPr="00B40473">
        <w:rPr>
          <w:rFonts w:cs="Calibri"/>
          <w:color w:val="000000"/>
          <w:sz w:val="23"/>
          <w:szCs w:val="23"/>
        </w:rPr>
        <w:t xml:space="preserve">The basis for acceptance shall </w:t>
      </w:r>
      <w:proofErr w:type="gramStart"/>
      <w:r w:rsidRPr="00B40473">
        <w:rPr>
          <w:rFonts w:cs="Calibri"/>
          <w:color w:val="000000"/>
          <w:sz w:val="23"/>
          <w:szCs w:val="23"/>
        </w:rPr>
        <w:t>be</w:t>
      </w:r>
      <w:r w:rsidR="002A14EE">
        <w:rPr>
          <w:rFonts w:cs="Calibri"/>
          <w:color w:val="000000"/>
          <w:sz w:val="23"/>
          <w:szCs w:val="23"/>
        </w:rPr>
        <w:t xml:space="preserve"> in</w:t>
      </w:r>
      <w:r w:rsidRPr="00B40473">
        <w:rPr>
          <w:rFonts w:cs="Calibri"/>
          <w:color w:val="000000"/>
          <w:sz w:val="23"/>
          <w:szCs w:val="23"/>
        </w:rPr>
        <w:t xml:space="preserve"> compliance with</w:t>
      </w:r>
      <w:proofErr w:type="gramEnd"/>
      <w:r w:rsidRPr="00B40473">
        <w:rPr>
          <w:rFonts w:cs="Calibri"/>
          <w:color w:val="000000"/>
          <w:sz w:val="23"/>
          <w:szCs w:val="23"/>
        </w:rPr>
        <w:t xml:space="preserve"> the requirements set forth in th</w:t>
      </w:r>
      <w:r w:rsidR="002A14EE">
        <w:rPr>
          <w:rFonts w:cs="Calibri"/>
          <w:color w:val="000000"/>
          <w:sz w:val="23"/>
          <w:szCs w:val="23"/>
        </w:rPr>
        <w:t>is</w:t>
      </w:r>
      <w:r w:rsidRPr="00B40473">
        <w:rPr>
          <w:rFonts w:cs="Calibri"/>
          <w:color w:val="000000"/>
          <w:sz w:val="23"/>
          <w:szCs w:val="23"/>
        </w:rPr>
        <w:t xml:space="preserve"> task order, and other terms and conditions. Deliverable items rejected shall be corrected in accordance with applicable clauses. </w:t>
      </w:r>
    </w:p>
    <w:p w14:paraId="70131050" w14:textId="057E7A5A" w:rsidR="00A748B7" w:rsidRPr="00B40473" w:rsidRDefault="00A748B7" w:rsidP="00A748B7">
      <w:pPr>
        <w:pStyle w:val="ListParagraph"/>
        <w:autoSpaceDE w:val="0"/>
        <w:autoSpaceDN w:val="0"/>
        <w:adjustRightInd w:val="0"/>
        <w:spacing w:after="0"/>
        <w:ind w:left="2070"/>
        <w:rPr>
          <w:rFonts w:cs="Calibri"/>
          <w:color w:val="000000"/>
          <w:sz w:val="23"/>
          <w:szCs w:val="23"/>
        </w:rPr>
      </w:pPr>
    </w:p>
    <w:p w14:paraId="2665AD59" w14:textId="77777777" w:rsidR="00A748B7" w:rsidRDefault="00A748B7" w:rsidP="00A748B7">
      <w:pPr>
        <w:pStyle w:val="ListParagraph"/>
        <w:numPr>
          <w:ilvl w:val="0"/>
          <w:numId w:val="42"/>
        </w:numPr>
        <w:autoSpaceDE w:val="0"/>
        <w:autoSpaceDN w:val="0"/>
        <w:adjustRightInd w:val="0"/>
        <w:spacing w:after="0"/>
        <w:ind w:left="2070"/>
        <w:rPr>
          <w:rFonts w:cs="Calibri"/>
          <w:color w:val="000000"/>
          <w:sz w:val="23"/>
          <w:szCs w:val="23"/>
        </w:rPr>
      </w:pPr>
      <w:r w:rsidRPr="008B2B37">
        <w:rPr>
          <w:rFonts w:cs="Calibri"/>
          <w:b/>
          <w:bCs/>
          <w:color w:val="000000"/>
          <w:sz w:val="23"/>
          <w:szCs w:val="23"/>
        </w:rPr>
        <w:t>Acceptance Criteria</w:t>
      </w:r>
    </w:p>
    <w:p w14:paraId="25B7F28B" w14:textId="77777777" w:rsidR="00A748B7" w:rsidRDefault="00A748B7" w:rsidP="00A748B7">
      <w:pPr>
        <w:pStyle w:val="ListParagraph"/>
        <w:numPr>
          <w:ilvl w:val="2"/>
          <w:numId w:val="42"/>
        </w:numPr>
        <w:autoSpaceDE w:val="0"/>
        <w:autoSpaceDN w:val="0"/>
        <w:adjustRightInd w:val="0"/>
        <w:spacing w:after="0"/>
        <w:ind w:left="2610"/>
        <w:rPr>
          <w:rFonts w:cs="Calibri"/>
          <w:color w:val="000000"/>
          <w:sz w:val="23"/>
          <w:szCs w:val="23"/>
        </w:rPr>
      </w:pPr>
      <w:r w:rsidRPr="008B2B37">
        <w:rPr>
          <w:rFonts w:cs="Calibri"/>
          <w:color w:val="000000"/>
          <w:sz w:val="23"/>
          <w:szCs w:val="23"/>
        </w:rPr>
        <w:t>The COR will review all draft and final deliverables to ensure accuracy, functionality,</w:t>
      </w:r>
      <w:r>
        <w:rPr>
          <w:rFonts w:cs="Calibri"/>
          <w:color w:val="000000"/>
          <w:sz w:val="23"/>
          <w:szCs w:val="23"/>
        </w:rPr>
        <w:t xml:space="preserve"> </w:t>
      </w:r>
      <w:r w:rsidRPr="008B2B37">
        <w:rPr>
          <w:rFonts w:cs="Calibri"/>
          <w:color w:val="000000"/>
          <w:sz w:val="23"/>
          <w:szCs w:val="23"/>
        </w:rPr>
        <w:t>completeness, professional quality, and overall compliance within the</w:t>
      </w:r>
      <w:r>
        <w:rPr>
          <w:rFonts w:cs="Calibri"/>
          <w:color w:val="000000"/>
          <w:sz w:val="23"/>
          <w:szCs w:val="23"/>
        </w:rPr>
        <w:t xml:space="preserve"> </w:t>
      </w:r>
      <w:r w:rsidRPr="008B2B37">
        <w:rPr>
          <w:rFonts w:cs="Calibri"/>
          <w:color w:val="000000"/>
          <w:sz w:val="23"/>
          <w:szCs w:val="23"/>
        </w:rPr>
        <w:t>guidelines/requirements of the delivery order.</w:t>
      </w:r>
    </w:p>
    <w:p w14:paraId="1CE095B7" w14:textId="010B9D11" w:rsidR="00A748B7" w:rsidRDefault="00A748B7" w:rsidP="00A748B7">
      <w:pPr>
        <w:pStyle w:val="ListParagraph"/>
        <w:numPr>
          <w:ilvl w:val="2"/>
          <w:numId w:val="42"/>
        </w:numPr>
        <w:autoSpaceDE w:val="0"/>
        <w:autoSpaceDN w:val="0"/>
        <w:adjustRightInd w:val="0"/>
        <w:spacing w:after="0"/>
        <w:ind w:left="2610"/>
        <w:rPr>
          <w:rFonts w:cs="Calibri"/>
          <w:color w:val="000000"/>
          <w:sz w:val="23"/>
          <w:szCs w:val="23"/>
        </w:rPr>
      </w:pPr>
      <w:r w:rsidRPr="008B2B37">
        <w:rPr>
          <w:rFonts w:cs="Calibri"/>
          <w:color w:val="000000"/>
          <w:sz w:val="23"/>
          <w:szCs w:val="23"/>
        </w:rPr>
        <w:t>The Contractor shall ensure the</w:t>
      </w:r>
      <w:r>
        <w:rPr>
          <w:rFonts w:cs="Calibri"/>
          <w:color w:val="000000"/>
          <w:sz w:val="23"/>
          <w:szCs w:val="23"/>
        </w:rPr>
        <w:t xml:space="preserve"> </w:t>
      </w:r>
      <w:r w:rsidRPr="008B2B37">
        <w:rPr>
          <w:rFonts w:cs="Calibri"/>
          <w:color w:val="000000"/>
          <w:sz w:val="23"/>
          <w:szCs w:val="23"/>
        </w:rPr>
        <w:t>accuracy and completeness of all deliverables. Errors, misleading or unclear</w:t>
      </w:r>
      <w:r>
        <w:rPr>
          <w:rFonts w:cs="Calibri"/>
          <w:color w:val="000000"/>
          <w:sz w:val="23"/>
          <w:szCs w:val="23"/>
        </w:rPr>
        <w:t xml:space="preserve"> </w:t>
      </w:r>
      <w:r w:rsidRPr="008B2B37">
        <w:rPr>
          <w:rFonts w:cs="Calibri"/>
          <w:color w:val="000000"/>
          <w:sz w:val="23"/>
          <w:szCs w:val="23"/>
        </w:rPr>
        <w:t>statements, incomplete or irrelevant information, and or excessive rhetoric,</w:t>
      </w:r>
      <w:r>
        <w:rPr>
          <w:rFonts w:cs="Calibri"/>
          <w:color w:val="000000"/>
          <w:sz w:val="23"/>
          <w:szCs w:val="23"/>
        </w:rPr>
        <w:t xml:space="preserve"> </w:t>
      </w:r>
      <w:r w:rsidRPr="008B2B37">
        <w:rPr>
          <w:rFonts w:cs="Calibri"/>
          <w:color w:val="000000"/>
          <w:sz w:val="23"/>
          <w:szCs w:val="23"/>
        </w:rPr>
        <w:t>repetition, and “padding”, shall be considered deficiencies and shall be subject to</w:t>
      </w:r>
      <w:r>
        <w:rPr>
          <w:rFonts w:cs="Calibri"/>
          <w:color w:val="000000"/>
          <w:sz w:val="23"/>
          <w:szCs w:val="23"/>
        </w:rPr>
        <w:t xml:space="preserve"> </w:t>
      </w:r>
      <w:r w:rsidRPr="008B2B37">
        <w:rPr>
          <w:rFonts w:cs="Calibri"/>
          <w:color w:val="000000"/>
          <w:sz w:val="23"/>
          <w:szCs w:val="23"/>
        </w:rPr>
        <w:t>correction by the Contractor, at no additional cost to the</w:t>
      </w:r>
      <w:r>
        <w:rPr>
          <w:rFonts w:cs="Calibri"/>
          <w:color w:val="000000"/>
          <w:sz w:val="23"/>
          <w:szCs w:val="23"/>
        </w:rPr>
        <w:t xml:space="preserve"> </w:t>
      </w:r>
      <w:r w:rsidRPr="008B2B37">
        <w:rPr>
          <w:rFonts w:cs="Calibri"/>
          <w:color w:val="000000"/>
          <w:sz w:val="23"/>
          <w:szCs w:val="23"/>
        </w:rPr>
        <w:t>Government.</w:t>
      </w:r>
      <w:r w:rsidRPr="008B2B37">
        <w:rPr>
          <w:rFonts w:cs="Calibri"/>
          <w:color w:val="000000"/>
          <w:sz w:val="23"/>
          <w:szCs w:val="23"/>
        </w:rPr>
        <w:br/>
        <w:t>Unless otherwise indicated, the government will require 10 business days to review</w:t>
      </w:r>
      <w:r>
        <w:rPr>
          <w:rFonts w:cs="Calibri"/>
          <w:color w:val="000000"/>
          <w:sz w:val="23"/>
          <w:szCs w:val="23"/>
        </w:rPr>
        <w:t xml:space="preserve"> </w:t>
      </w:r>
      <w:r w:rsidRPr="008B2B37">
        <w:rPr>
          <w:rFonts w:cs="Calibri"/>
          <w:color w:val="000000"/>
          <w:sz w:val="23"/>
          <w:szCs w:val="23"/>
        </w:rPr>
        <w:t xml:space="preserve">and comment on deliverables. If the </w:t>
      </w:r>
      <w:proofErr w:type="gramStart"/>
      <w:r w:rsidRPr="008B2B37">
        <w:rPr>
          <w:rFonts w:cs="Calibri"/>
          <w:color w:val="000000"/>
          <w:sz w:val="23"/>
          <w:szCs w:val="23"/>
        </w:rPr>
        <w:t>deliverable</w:t>
      </w:r>
      <w:proofErr w:type="gramEnd"/>
      <w:r w:rsidRPr="008B2B37">
        <w:rPr>
          <w:rFonts w:cs="Calibri"/>
          <w:color w:val="000000"/>
          <w:sz w:val="23"/>
          <w:szCs w:val="23"/>
        </w:rPr>
        <w:t xml:space="preserve"> does not meet the noted criteria,</w:t>
      </w:r>
      <w:r>
        <w:rPr>
          <w:rFonts w:cs="Calibri"/>
          <w:color w:val="000000"/>
          <w:sz w:val="23"/>
          <w:szCs w:val="23"/>
        </w:rPr>
        <w:t xml:space="preserve"> </w:t>
      </w:r>
      <w:r w:rsidRPr="008B2B37">
        <w:rPr>
          <w:rFonts w:cs="Calibri"/>
          <w:color w:val="000000"/>
          <w:sz w:val="23"/>
          <w:szCs w:val="23"/>
        </w:rPr>
        <w:t xml:space="preserve">the Government will return it. If the </w:t>
      </w:r>
      <w:r w:rsidRPr="008B2B37">
        <w:rPr>
          <w:rFonts w:cs="Calibri"/>
          <w:color w:val="000000"/>
          <w:sz w:val="23"/>
          <w:szCs w:val="23"/>
        </w:rPr>
        <w:lastRenderedPageBreak/>
        <w:t xml:space="preserve">Government does not respond in the </w:t>
      </w:r>
      <w:proofErr w:type="gramStart"/>
      <w:r w:rsidRPr="008B2B37">
        <w:rPr>
          <w:rFonts w:cs="Calibri"/>
          <w:color w:val="000000"/>
          <w:sz w:val="23"/>
          <w:szCs w:val="23"/>
        </w:rPr>
        <w:t>10</w:t>
      </w:r>
      <w:r>
        <w:rPr>
          <w:rFonts w:cs="Calibri"/>
          <w:color w:val="000000"/>
          <w:sz w:val="23"/>
          <w:szCs w:val="23"/>
        </w:rPr>
        <w:t xml:space="preserve"> </w:t>
      </w:r>
      <w:r w:rsidRPr="008B2B37">
        <w:rPr>
          <w:rFonts w:cs="Calibri"/>
          <w:color w:val="000000"/>
          <w:sz w:val="23"/>
          <w:szCs w:val="23"/>
        </w:rPr>
        <w:t>business</w:t>
      </w:r>
      <w:proofErr w:type="gramEnd"/>
      <w:r w:rsidRPr="008B2B37">
        <w:rPr>
          <w:rFonts w:cs="Calibri"/>
          <w:color w:val="000000"/>
          <w:sz w:val="23"/>
          <w:szCs w:val="23"/>
        </w:rPr>
        <w:t xml:space="preserve"> day period, the contractor </w:t>
      </w:r>
      <w:r w:rsidR="0011417B">
        <w:rPr>
          <w:rFonts w:cs="Calibri"/>
          <w:color w:val="000000"/>
          <w:sz w:val="23"/>
          <w:szCs w:val="23"/>
        </w:rPr>
        <w:t>should verify</w:t>
      </w:r>
      <w:r w:rsidRPr="008B2B37">
        <w:rPr>
          <w:rFonts w:cs="Calibri"/>
          <w:color w:val="000000"/>
          <w:sz w:val="23"/>
          <w:szCs w:val="23"/>
        </w:rPr>
        <w:t xml:space="preserve"> that the </w:t>
      </w:r>
      <w:proofErr w:type="gramStart"/>
      <w:r w:rsidRPr="008B2B37">
        <w:rPr>
          <w:rFonts w:cs="Calibri"/>
          <w:color w:val="000000"/>
          <w:sz w:val="23"/>
          <w:szCs w:val="23"/>
        </w:rPr>
        <w:t>deliverable</w:t>
      </w:r>
      <w:proofErr w:type="gramEnd"/>
      <w:r w:rsidRPr="008B2B37">
        <w:rPr>
          <w:rFonts w:cs="Calibri"/>
          <w:color w:val="000000"/>
          <w:sz w:val="23"/>
          <w:szCs w:val="23"/>
        </w:rPr>
        <w:t xml:space="preserve"> has been</w:t>
      </w:r>
      <w:r>
        <w:rPr>
          <w:rFonts w:cs="Calibri"/>
          <w:color w:val="000000"/>
          <w:sz w:val="23"/>
          <w:szCs w:val="23"/>
        </w:rPr>
        <w:t xml:space="preserve"> </w:t>
      </w:r>
      <w:r w:rsidRPr="008B2B37">
        <w:rPr>
          <w:rFonts w:cs="Calibri"/>
          <w:color w:val="000000"/>
          <w:sz w:val="23"/>
          <w:szCs w:val="23"/>
        </w:rPr>
        <w:t>accepted as delivered unless the government requests a delay in writing.</w:t>
      </w:r>
      <w:ins w:id="39" w:author="Froutz, Paul F. (ATF)" w:date="2025-09-10T11:16:00Z" w16du:dateUtc="2025-09-10T15:16:00Z">
        <w:r>
          <w:rPr>
            <w:rFonts w:cs="Calibri"/>
            <w:color w:val="000000"/>
            <w:sz w:val="23"/>
            <w:szCs w:val="23"/>
          </w:rPr>
          <w:t xml:space="preserve"> </w:t>
        </w:r>
      </w:ins>
    </w:p>
    <w:p w14:paraId="6EDC5170" w14:textId="6BEAE6E4" w:rsidR="00A748B7" w:rsidRPr="008B2B37" w:rsidRDefault="00A748B7" w:rsidP="00A748B7">
      <w:pPr>
        <w:pStyle w:val="ListParagraph"/>
        <w:numPr>
          <w:ilvl w:val="2"/>
          <w:numId w:val="42"/>
        </w:numPr>
        <w:autoSpaceDE w:val="0"/>
        <w:autoSpaceDN w:val="0"/>
        <w:adjustRightInd w:val="0"/>
        <w:spacing w:after="0"/>
        <w:ind w:left="2070"/>
        <w:rPr>
          <w:rFonts w:cs="Calibri"/>
          <w:color w:val="000000"/>
          <w:sz w:val="23"/>
          <w:szCs w:val="23"/>
        </w:rPr>
      </w:pPr>
      <w:r w:rsidRPr="008B2B37">
        <w:rPr>
          <w:rFonts w:cs="Calibri"/>
          <w:b/>
          <w:bCs/>
          <w:color w:val="000000"/>
          <w:sz w:val="23"/>
          <w:szCs w:val="23"/>
        </w:rPr>
        <w:t xml:space="preserve">Rejection Procedures. </w:t>
      </w:r>
      <w:r w:rsidRPr="008B2B37">
        <w:rPr>
          <w:rFonts w:cs="Calibri"/>
          <w:color w:val="000000"/>
          <w:sz w:val="23"/>
          <w:szCs w:val="23"/>
        </w:rPr>
        <w:t xml:space="preserve">If the GTM/COR rejects any Deliverable, that rejected document will be handled in the following manner: (1) After notification the deliverable did not meet the acceptance criteria, the Contractor shall resubmit an updated/corrected version within three (3) business days after receipt of Government comments. (2) Upon re-submission by the Contractor, the Government will reapply the same acceptance criteria. If the </w:t>
      </w:r>
      <w:proofErr w:type="gramStart"/>
      <w:r w:rsidRPr="008B2B37">
        <w:rPr>
          <w:rFonts w:cs="Calibri"/>
          <w:color w:val="000000"/>
          <w:sz w:val="23"/>
          <w:szCs w:val="23"/>
        </w:rPr>
        <w:t>deliverable</w:t>
      </w:r>
      <w:proofErr w:type="gramEnd"/>
      <w:r w:rsidRPr="008B2B37">
        <w:rPr>
          <w:rFonts w:cs="Calibri"/>
          <w:color w:val="000000"/>
          <w:sz w:val="23"/>
          <w:szCs w:val="23"/>
        </w:rPr>
        <w:t xml:space="preserve"> does not meet the acceptance criteria a second time, the Government m</w:t>
      </w:r>
      <w:r w:rsidR="00BB0579">
        <w:rPr>
          <w:rFonts w:cs="Calibri"/>
          <w:color w:val="000000"/>
          <w:sz w:val="23"/>
          <w:szCs w:val="23"/>
        </w:rPr>
        <w:t>ay</w:t>
      </w:r>
      <w:r w:rsidRPr="008B2B37">
        <w:rPr>
          <w:rFonts w:cs="Calibri"/>
          <w:color w:val="000000"/>
          <w:sz w:val="23"/>
          <w:szCs w:val="23"/>
        </w:rPr>
        <w:t xml:space="preserve"> consider the Contractor as having deficient performance with respect to the subject task. </w:t>
      </w:r>
    </w:p>
    <w:p w14:paraId="152D2C3A" w14:textId="77777777" w:rsidR="00A748B7" w:rsidRPr="00DD647D" w:rsidRDefault="00A748B7" w:rsidP="00A748B7">
      <w:pPr>
        <w:pStyle w:val="ListParagraph"/>
        <w:numPr>
          <w:ilvl w:val="0"/>
          <w:numId w:val="42"/>
        </w:numPr>
        <w:spacing w:after="160" w:line="259" w:lineRule="auto"/>
        <w:ind w:left="2070"/>
        <w:rPr>
          <w:rFonts w:cs="Calibri"/>
          <w:color w:val="000000"/>
          <w:sz w:val="23"/>
          <w:szCs w:val="23"/>
        </w:rPr>
      </w:pPr>
      <w:r w:rsidRPr="00DD647D">
        <w:rPr>
          <w:rFonts w:cs="Calibri"/>
          <w:color w:val="000000"/>
          <w:sz w:val="23"/>
          <w:szCs w:val="23"/>
        </w:rPr>
        <w:t xml:space="preserve">Any rework or rejected deliverables will be completed at no additional cost to the government. </w:t>
      </w:r>
    </w:p>
    <w:p w14:paraId="01066E56" w14:textId="77777777" w:rsidR="00A748B7" w:rsidRDefault="00A748B7" w:rsidP="00A748B7">
      <w:pPr>
        <w:pStyle w:val="ListParagraph"/>
        <w:numPr>
          <w:ilvl w:val="0"/>
          <w:numId w:val="42"/>
        </w:numPr>
        <w:autoSpaceDE w:val="0"/>
        <w:autoSpaceDN w:val="0"/>
        <w:adjustRightInd w:val="0"/>
        <w:spacing w:after="0"/>
        <w:ind w:left="2070"/>
        <w:rPr>
          <w:rFonts w:cs="Calibri"/>
          <w:color w:val="000000"/>
          <w:sz w:val="23"/>
          <w:szCs w:val="23"/>
        </w:rPr>
      </w:pPr>
      <w:r w:rsidRPr="00DD647D">
        <w:rPr>
          <w:rFonts w:cs="Calibri"/>
          <w:color w:val="000000"/>
          <w:sz w:val="23"/>
          <w:szCs w:val="23"/>
        </w:rPr>
        <w:t>No payments will be issued against rejected deliverables, until they are corrected and accepted by the government. The contractor will not receive additional compensation for any additional work needed to correct rejected deliverables.</w:t>
      </w:r>
    </w:p>
    <w:p w14:paraId="15DF183A" w14:textId="77777777" w:rsidR="003F094E" w:rsidRPr="002A040C" w:rsidRDefault="003F094E" w:rsidP="003F094E">
      <w:pPr>
        <w:pStyle w:val="Heading3"/>
      </w:pPr>
      <w:r w:rsidRPr="002A040C">
        <w:t>4.0</w:t>
      </w:r>
      <w:r w:rsidRPr="002A040C">
        <w:tab/>
        <w:t xml:space="preserve">Delivery or Deliverables </w:t>
      </w:r>
    </w:p>
    <w:tbl>
      <w:tblPr>
        <w:tblW w:w="10170" w:type="dxa"/>
        <w:tblInd w:w="-185" w:type="dxa"/>
        <w:tblCellMar>
          <w:top w:w="29" w:type="dxa"/>
          <w:left w:w="43" w:type="dxa"/>
          <w:bottom w:w="29" w:type="dxa"/>
          <w:right w:w="43" w:type="dxa"/>
        </w:tblCellMar>
        <w:tblLook w:val="04A0" w:firstRow="1" w:lastRow="0" w:firstColumn="1" w:lastColumn="0" w:noHBand="0" w:noVBand="1"/>
      </w:tblPr>
      <w:tblGrid>
        <w:gridCol w:w="810"/>
        <w:gridCol w:w="1350"/>
        <w:gridCol w:w="3330"/>
        <w:gridCol w:w="4680"/>
      </w:tblGrid>
      <w:tr w:rsidR="00D4678F" w:rsidRPr="005F11C8" w14:paraId="52F2B098" w14:textId="77777777" w:rsidTr="0056421C">
        <w:trPr>
          <w:cantSplit/>
          <w:trHeight w:val="290"/>
          <w:tblHeader/>
        </w:trPr>
        <w:tc>
          <w:tcPr>
            <w:tcW w:w="810"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center"/>
            <w:hideMark/>
          </w:tcPr>
          <w:p w14:paraId="2C07A783" w14:textId="77777777" w:rsidR="00D4678F" w:rsidRPr="005F11C8" w:rsidRDefault="00D4678F" w:rsidP="0056421C">
            <w:pPr>
              <w:keepNext/>
              <w:spacing w:after="0"/>
              <w:rPr>
                <w:sz w:val="20"/>
                <w:szCs w:val="20"/>
              </w:rPr>
            </w:pPr>
            <w:bookmarkStart w:id="40" w:name="_Toc488239667"/>
            <w:bookmarkStart w:id="41" w:name="_Toc490737359"/>
            <w:r w:rsidRPr="005F11C8">
              <w:rPr>
                <w:sz w:val="20"/>
                <w:szCs w:val="20"/>
              </w:rPr>
              <w:t>Task #</w:t>
            </w:r>
          </w:p>
        </w:tc>
        <w:tc>
          <w:tcPr>
            <w:tcW w:w="1350" w:type="dxa"/>
            <w:tcBorders>
              <w:top w:val="single" w:sz="4" w:space="0" w:color="auto"/>
              <w:left w:val="nil"/>
              <w:bottom w:val="single" w:sz="4" w:space="0" w:color="auto"/>
              <w:right w:val="single" w:sz="4" w:space="0" w:color="auto"/>
            </w:tcBorders>
            <w:shd w:val="clear" w:color="auto" w:fill="8DB3E2" w:themeFill="text2" w:themeFillTint="66"/>
            <w:noWrap/>
            <w:vAlign w:val="center"/>
            <w:hideMark/>
          </w:tcPr>
          <w:p w14:paraId="3CB2224F" w14:textId="77777777" w:rsidR="00D4678F" w:rsidRPr="005F11C8" w:rsidRDefault="00D4678F" w:rsidP="0056421C">
            <w:pPr>
              <w:spacing w:after="0"/>
              <w:rPr>
                <w:sz w:val="20"/>
                <w:szCs w:val="20"/>
              </w:rPr>
            </w:pPr>
            <w:r w:rsidRPr="005F11C8">
              <w:rPr>
                <w:sz w:val="20"/>
                <w:szCs w:val="20"/>
              </w:rPr>
              <w:t>Deliverable #</w:t>
            </w:r>
          </w:p>
        </w:tc>
        <w:tc>
          <w:tcPr>
            <w:tcW w:w="3330" w:type="dxa"/>
            <w:tcBorders>
              <w:top w:val="single" w:sz="4" w:space="0" w:color="auto"/>
              <w:left w:val="nil"/>
              <w:bottom w:val="single" w:sz="4" w:space="0" w:color="auto"/>
              <w:right w:val="single" w:sz="4" w:space="0" w:color="auto"/>
            </w:tcBorders>
            <w:shd w:val="clear" w:color="auto" w:fill="8DB3E2" w:themeFill="text2" w:themeFillTint="66"/>
            <w:vAlign w:val="center"/>
            <w:hideMark/>
          </w:tcPr>
          <w:p w14:paraId="18DB02C0" w14:textId="77777777" w:rsidR="00D4678F" w:rsidRPr="005F11C8" w:rsidRDefault="00D4678F" w:rsidP="0056421C">
            <w:pPr>
              <w:spacing w:after="0"/>
              <w:rPr>
                <w:sz w:val="20"/>
                <w:szCs w:val="20"/>
              </w:rPr>
            </w:pPr>
            <w:r w:rsidRPr="005F11C8">
              <w:rPr>
                <w:sz w:val="20"/>
                <w:szCs w:val="20"/>
              </w:rPr>
              <w:t>Deliverable</w:t>
            </w:r>
          </w:p>
        </w:tc>
        <w:tc>
          <w:tcPr>
            <w:tcW w:w="4680" w:type="dxa"/>
            <w:tcBorders>
              <w:top w:val="single" w:sz="4" w:space="0" w:color="auto"/>
              <w:left w:val="nil"/>
              <w:bottom w:val="single" w:sz="4" w:space="0" w:color="auto"/>
              <w:right w:val="single" w:sz="4" w:space="0" w:color="auto"/>
            </w:tcBorders>
            <w:shd w:val="clear" w:color="auto" w:fill="8DB3E2" w:themeFill="text2" w:themeFillTint="66"/>
            <w:vAlign w:val="center"/>
            <w:hideMark/>
          </w:tcPr>
          <w:p w14:paraId="25052F42" w14:textId="77777777" w:rsidR="00D4678F" w:rsidRPr="005F11C8" w:rsidRDefault="00D4678F" w:rsidP="0056421C">
            <w:pPr>
              <w:spacing w:after="0"/>
              <w:rPr>
                <w:sz w:val="20"/>
                <w:szCs w:val="20"/>
              </w:rPr>
            </w:pPr>
            <w:r w:rsidRPr="005F11C8">
              <w:rPr>
                <w:sz w:val="20"/>
                <w:szCs w:val="20"/>
              </w:rPr>
              <w:t>Schedule</w:t>
            </w:r>
          </w:p>
        </w:tc>
      </w:tr>
      <w:tr w:rsidR="00D4678F" w:rsidRPr="005F11C8" w14:paraId="5CCA60B9"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hideMark/>
          </w:tcPr>
          <w:p w14:paraId="436DAB35" w14:textId="77777777" w:rsidR="00D4678F" w:rsidRPr="005F11C8" w:rsidRDefault="00D4678F" w:rsidP="0056421C">
            <w:pPr>
              <w:spacing w:after="0"/>
              <w:rPr>
                <w:sz w:val="20"/>
                <w:szCs w:val="20"/>
              </w:rPr>
            </w:pPr>
            <w:r w:rsidRPr="005F11C8">
              <w:rPr>
                <w:sz w:val="20"/>
                <w:szCs w:val="20"/>
              </w:rPr>
              <w:t>1</w:t>
            </w:r>
          </w:p>
        </w:tc>
        <w:tc>
          <w:tcPr>
            <w:tcW w:w="1350" w:type="dxa"/>
            <w:tcBorders>
              <w:top w:val="nil"/>
              <w:left w:val="nil"/>
              <w:bottom w:val="single" w:sz="4" w:space="0" w:color="auto"/>
              <w:right w:val="single" w:sz="4" w:space="0" w:color="auto"/>
            </w:tcBorders>
            <w:noWrap/>
            <w:vAlign w:val="center"/>
            <w:hideMark/>
          </w:tcPr>
          <w:p w14:paraId="614DF0FC" w14:textId="77777777" w:rsidR="00D4678F" w:rsidRPr="005F11C8" w:rsidRDefault="00D4678F" w:rsidP="0056421C">
            <w:pPr>
              <w:spacing w:after="0"/>
              <w:rPr>
                <w:sz w:val="20"/>
                <w:szCs w:val="20"/>
              </w:rPr>
            </w:pPr>
            <w:r w:rsidRPr="005F11C8">
              <w:rPr>
                <w:sz w:val="20"/>
                <w:szCs w:val="20"/>
              </w:rPr>
              <w:t>T1-D1</w:t>
            </w:r>
          </w:p>
        </w:tc>
        <w:tc>
          <w:tcPr>
            <w:tcW w:w="3330" w:type="dxa"/>
            <w:tcBorders>
              <w:top w:val="nil"/>
              <w:left w:val="nil"/>
              <w:bottom w:val="single" w:sz="4" w:space="0" w:color="auto"/>
              <w:right w:val="single" w:sz="4" w:space="0" w:color="auto"/>
            </w:tcBorders>
            <w:vAlign w:val="center"/>
            <w:hideMark/>
          </w:tcPr>
          <w:p w14:paraId="0622E07F" w14:textId="77777777" w:rsidR="00D4678F" w:rsidRPr="005F11C8" w:rsidRDefault="00D4678F" w:rsidP="0056421C">
            <w:pPr>
              <w:spacing w:after="0"/>
              <w:rPr>
                <w:sz w:val="20"/>
                <w:szCs w:val="20"/>
              </w:rPr>
            </w:pPr>
            <w:r w:rsidRPr="005F11C8">
              <w:rPr>
                <w:sz w:val="20"/>
                <w:szCs w:val="20"/>
              </w:rPr>
              <w:t xml:space="preserve">Security Packages </w:t>
            </w:r>
          </w:p>
        </w:tc>
        <w:tc>
          <w:tcPr>
            <w:tcW w:w="4680" w:type="dxa"/>
            <w:tcBorders>
              <w:top w:val="nil"/>
              <w:left w:val="nil"/>
              <w:bottom w:val="single" w:sz="4" w:space="0" w:color="auto"/>
              <w:right w:val="single" w:sz="4" w:space="0" w:color="auto"/>
            </w:tcBorders>
            <w:vAlign w:val="center"/>
            <w:hideMark/>
          </w:tcPr>
          <w:p w14:paraId="030B1FAA" w14:textId="77777777" w:rsidR="00D4678F" w:rsidRPr="005F11C8" w:rsidRDefault="00D4678F" w:rsidP="0056421C">
            <w:pPr>
              <w:spacing w:after="0"/>
              <w:rPr>
                <w:sz w:val="20"/>
                <w:szCs w:val="20"/>
              </w:rPr>
            </w:pPr>
            <w:r w:rsidRPr="005F11C8">
              <w:rPr>
                <w:sz w:val="20"/>
                <w:szCs w:val="20"/>
              </w:rPr>
              <w:t xml:space="preserve">All personnel within </w:t>
            </w:r>
            <w:r>
              <w:rPr>
                <w:sz w:val="20"/>
                <w:szCs w:val="20"/>
              </w:rPr>
              <w:t>fifteen (</w:t>
            </w:r>
            <w:r w:rsidRPr="005F11C8">
              <w:rPr>
                <w:sz w:val="20"/>
                <w:szCs w:val="20"/>
              </w:rPr>
              <w:t>1</w:t>
            </w:r>
            <w:r>
              <w:rPr>
                <w:sz w:val="20"/>
                <w:szCs w:val="20"/>
              </w:rPr>
              <w:t>5)</w:t>
            </w:r>
            <w:r w:rsidRPr="005F11C8">
              <w:rPr>
                <w:sz w:val="20"/>
                <w:szCs w:val="20"/>
              </w:rPr>
              <w:t xml:space="preserve"> business days after contract award.</w:t>
            </w:r>
          </w:p>
        </w:tc>
      </w:tr>
      <w:tr w:rsidR="00D4678F" w:rsidRPr="005F11C8" w14:paraId="5DCE013E"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AED7A3D" w14:textId="77777777" w:rsidR="00D4678F" w:rsidRPr="005F11C8" w:rsidRDefault="00D4678F" w:rsidP="0056421C">
            <w:pPr>
              <w:spacing w:after="0"/>
              <w:rPr>
                <w:sz w:val="20"/>
                <w:szCs w:val="20"/>
              </w:rPr>
            </w:pPr>
            <w:r w:rsidRPr="005F11C8">
              <w:rPr>
                <w:sz w:val="20"/>
                <w:szCs w:val="20"/>
              </w:rPr>
              <w:t>1</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63776F9E" w14:textId="77777777" w:rsidR="00D4678F" w:rsidRPr="005F11C8" w:rsidRDefault="00D4678F" w:rsidP="0056421C">
            <w:pPr>
              <w:spacing w:after="0"/>
              <w:rPr>
                <w:sz w:val="20"/>
                <w:szCs w:val="20"/>
              </w:rPr>
            </w:pPr>
            <w:r w:rsidRPr="005F11C8">
              <w:rPr>
                <w:sz w:val="20"/>
                <w:szCs w:val="20"/>
              </w:rPr>
              <w:t>T1-D2</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7801EB18" w14:textId="77777777" w:rsidR="00D4678F" w:rsidRPr="005F11C8" w:rsidRDefault="00D4678F" w:rsidP="0056421C">
            <w:pPr>
              <w:spacing w:after="0"/>
              <w:rPr>
                <w:sz w:val="20"/>
                <w:szCs w:val="20"/>
              </w:rPr>
            </w:pPr>
            <w:r w:rsidRPr="005F11C8">
              <w:rPr>
                <w:sz w:val="20"/>
                <w:szCs w:val="20"/>
              </w:rPr>
              <w:t>Kick-Off Briefing w/Agenda</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7CA4EABB" w14:textId="77777777" w:rsidR="00D4678F" w:rsidRPr="005F11C8" w:rsidRDefault="00D4678F" w:rsidP="0056421C">
            <w:pPr>
              <w:spacing w:after="0"/>
              <w:rPr>
                <w:sz w:val="20"/>
                <w:szCs w:val="20"/>
              </w:rPr>
            </w:pPr>
            <w:r w:rsidRPr="0063629B">
              <w:rPr>
                <w:sz w:val="20"/>
                <w:szCs w:val="20"/>
              </w:rPr>
              <w:t>Within five (5) business days of Key Personnel security packages being approved</w:t>
            </w:r>
          </w:p>
        </w:tc>
      </w:tr>
      <w:tr w:rsidR="00D4678F" w:rsidRPr="005F11C8" w14:paraId="6FBDFD61"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hideMark/>
          </w:tcPr>
          <w:p w14:paraId="4312845C" w14:textId="77777777" w:rsidR="00D4678F" w:rsidRPr="005F11C8" w:rsidRDefault="00D4678F" w:rsidP="0056421C">
            <w:pPr>
              <w:spacing w:after="0"/>
              <w:rPr>
                <w:sz w:val="20"/>
                <w:szCs w:val="20"/>
              </w:rPr>
            </w:pPr>
            <w:r w:rsidRPr="005F11C8">
              <w:rPr>
                <w:sz w:val="20"/>
                <w:szCs w:val="20"/>
              </w:rPr>
              <w:t>1</w:t>
            </w:r>
          </w:p>
        </w:tc>
        <w:tc>
          <w:tcPr>
            <w:tcW w:w="1350" w:type="dxa"/>
            <w:tcBorders>
              <w:top w:val="nil"/>
              <w:left w:val="nil"/>
              <w:bottom w:val="single" w:sz="4" w:space="0" w:color="auto"/>
              <w:right w:val="single" w:sz="4" w:space="0" w:color="auto"/>
            </w:tcBorders>
            <w:noWrap/>
            <w:vAlign w:val="center"/>
            <w:hideMark/>
          </w:tcPr>
          <w:p w14:paraId="386C9949" w14:textId="77777777" w:rsidR="00D4678F" w:rsidRPr="005F11C8" w:rsidRDefault="00D4678F" w:rsidP="0056421C">
            <w:pPr>
              <w:spacing w:after="0"/>
              <w:rPr>
                <w:sz w:val="20"/>
                <w:szCs w:val="20"/>
              </w:rPr>
            </w:pPr>
            <w:r w:rsidRPr="005F11C8">
              <w:rPr>
                <w:sz w:val="20"/>
                <w:szCs w:val="20"/>
              </w:rPr>
              <w:t>T1-D3</w:t>
            </w:r>
          </w:p>
        </w:tc>
        <w:tc>
          <w:tcPr>
            <w:tcW w:w="3330" w:type="dxa"/>
            <w:tcBorders>
              <w:top w:val="nil"/>
              <w:left w:val="nil"/>
              <w:bottom w:val="single" w:sz="4" w:space="0" w:color="auto"/>
              <w:right w:val="single" w:sz="4" w:space="0" w:color="auto"/>
            </w:tcBorders>
            <w:vAlign w:val="center"/>
            <w:hideMark/>
          </w:tcPr>
          <w:p w14:paraId="39415385" w14:textId="77777777" w:rsidR="00D4678F" w:rsidRPr="005F11C8" w:rsidRDefault="00D4678F" w:rsidP="0056421C">
            <w:pPr>
              <w:spacing w:after="0"/>
              <w:rPr>
                <w:sz w:val="20"/>
                <w:szCs w:val="20"/>
              </w:rPr>
            </w:pPr>
            <w:r w:rsidRPr="005F11C8">
              <w:rPr>
                <w:sz w:val="20"/>
                <w:szCs w:val="20"/>
              </w:rPr>
              <w:t xml:space="preserve">Kick-Off Meeting Notes </w:t>
            </w:r>
          </w:p>
        </w:tc>
        <w:tc>
          <w:tcPr>
            <w:tcW w:w="4680" w:type="dxa"/>
            <w:tcBorders>
              <w:top w:val="nil"/>
              <w:left w:val="nil"/>
              <w:bottom w:val="single" w:sz="4" w:space="0" w:color="auto"/>
              <w:right w:val="single" w:sz="4" w:space="0" w:color="auto"/>
            </w:tcBorders>
            <w:vAlign w:val="center"/>
            <w:hideMark/>
          </w:tcPr>
          <w:p w14:paraId="1A2DF288" w14:textId="77777777" w:rsidR="00D4678F" w:rsidRPr="005F11C8" w:rsidRDefault="00D4678F" w:rsidP="0056421C">
            <w:pPr>
              <w:spacing w:after="0"/>
              <w:rPr>
                <w:sz w:val="20"/>
                <w:szCs w:val="20"/>
              </w:rPr>
            </w:pPr>
            <w:r w:rsidRPr="005F11C8">
              <w:rPr>
                <w:sz w:val="20"/>
                <w:szCs w:val="20"/>
              </w:rPr>
              <w:t xml:space="preserve">Within </w:t>
            </w:r>
            <w:r>
              <w:rPr>
                <w:sz w:val="20"/>
                <w:szCs w:val="20"/>
              </w:rPr>
              <w:t>three (</w:t>
            </w:r>
            <w:r w:rsidRPr="005F11C8">
              <w:rPr>
                <w:sz w:val="20"/>
                <w:szCs w:val="20"/>
              </w:rPr>
              <w:t>3</w:t>
            </w:r>
            <w:r>
              <w:rPr>
                <w:sz w:val="20"/>
                <w:szCs w:val="20"/>
              </w:rPr>
              <w:t>)</w:t>
            </w:r>
            <w:r w:rsidRPr="005F11C8">
              <w:rPr>
                <w:sz w:val="20"/>
                <w:szCs w:val="20"/>
              </w:rPr>
              <w:t xml:space="preserve"> business days of the meeting</w:t>
            </w:r>
          </w:p>
        </w:tc>
      </w:tr>
      <w:tr w:rsidR="00D4678F" w:rsidRPr="005F11C8" w14:paraId="55A64A82"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6AE785C" w14:textId="77777777" w:rsidR="00D4678F" w:rsidRPr="005F11C8" w:rsidRDefault="00D4678F" w:rsidP="0056421C">
            <w:pPr>
              <w:spacing w:after="0"/>
              <w:rPr>
                <w:sz w:val="20"/>
                <w:szCs w:val="20"/>
              </w:rPr>
            </w:pPr>
            <w:r w:rsidRPr="005F11C8">
              <w:rPr>
                <w:sz w:val="20"/>
                <w:szCs w:val="20"/>
              </w:rPr>
              <w:t>2</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4E4C40A8" w14:textId="77777777" w:rsidR="00D4678F" w:rsidRPr="005F11C8" w:rsidRDefault="00D4678F" w:rsidP="0056421C">
            <w:pPr>
              <w:spacing w:after="0"/>
              <w:rPr>
                <w:sz w:val="20"/>
                <w:szCs w:val="20"/>
              </w:rPr>
            </w:pPr>
            <w:r w:rsidRPr="005F11C8">
              <w:rPr>
                <w:sz w:val="20"/>
                <w:szCs w:val="20"/>
              </w:rPr>
              <w:t>T2-D1</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5E5941B3" w14:textId="77777777" w:rsidR="00D4678F" w:rsidRPr="005F11C8" w:rsidRDefault="00D4678F" w:rsidP="0056421C">
            <w:pPr>
              <w:spacing w:after="0"/>
              <w:rPr>
                <w:sz w:val="20"/>
                <w:szCs w:val="20"/>
              </w:rPr>
            </w:pPr>
            <w:r w:rsidRPr="005F11C8">
              <w:rPr>
                <w:sz w:val="20"/>
                <w:szCs w:val="20"/>
              </w:rPr>
              <w:t>Sprint Cadence and Product Roadmap</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213A539C" w14:textId="77777777" w:rsidR="00D4678F" w:rsidRPr="005F11C8" w:rsidRDefault="00D4678F" w:rsidP="0056421C">
            <w:pPr>
              <w:spacing w:after="0"/>
              <w:rPr>
                <w:sz w:val="20"/>
                <w:szCs w:val="20"/>
              </w:rPr>
            </w:pPr>
            <w:r>
              <w:rPr>
                <w:sz w:val="20"/>
                <w:szCs w:val="20"/>
              </w:rPr>
              <w:t>After each Sprint review</w:t>
            </w:r>
          </w:p>
        </w:tc>
      </w:tr>
      <w:tr w:rsidR="00D4678F" w14:paraId="0F6B12E1"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678537F6" w14:textId="77777777" w:rsidR="00D4678F" w:rsidRPr="005F11C8" w:rsidRDefault="00D4678F" w:rsidP="0056421C">
            <w:pPr>
              <w:spacing w:after="0"/>
              <w:rPr>
                <w:sz w:val="20"/>
                <w:szCs w:val="20"/>
              </w:rPr>
            </w:pPr>
            <w:r>
              <w:rPr>
                <w:sz w:val="20"/>
                <w:szCs w:val="20"/>
              </w:rPr>
              <w:t>2</w:t>
            </w:r>
          </w:p>
        </w:tc>
        <w:tc>
          <w:tcPr>
            <w:tcW w:w="1350" w:type="dxa"/>
            <w:tcBorders>
              <w:top w:val="nil"/>
              <w:left w:val="nil"/>
              <w:bottom w:val="single" w:sz="4" w:space="0" w:color="auto"/>
              <w:right w:val="single" w:sz="4" w:space="0" w:color="auto"/>
            </w:tcBorders>
            <w:noWrap/>
            <w:vAlign w:val="center"/>
          </w:tcPr>
          <w:p w14:paraId="7CC0D74B" w14:textId="77777777" w:rsidR="00D4678F" w:rsidRPr="005F11C8" w:rsidRDefault="00D4678F" w:rsidP="0056421C">
            <w:pPr>
              <w:spacing w:after="0"/>
              <w:rPr>
                <w:sz w:val="20"/>
                <w:szCs w:val="20"/>
              </w:rPr>
            </w:pPr>
            <w:r>
              <w:rPr>
                <w:sz w:val="20"/>
                <w:szCs w:val="20"/>
              </w:rPr>
              <w:t>T2-D2</w:t>
            </w:r>
          </w:p>
        </w:tc>
        <w:tc>
          <w:tcPr>
            <w:tcW w:w="3330" w:type="dxa"/>
            <w:tcBorders>
              <w:top w:val="nil"/>
              <w:left w:val="nil"/>
              <w:bottom w:val="single" w:sz="4" w:space="0" w:color="auto"/>
              <w:right w:val="single" w:sz="4" w:space="0" w:color="auto"/>
            </w:tcBorders>
            <w:vAlign w:val="center"/>
          </w:tcPr>
          <w:p w14:paraId="0D104CEA" w14:textId="77777777" w:rsidR="00D4678F" w:rsidRPr="005F11C8" w:rsidRDefault="00D4678F" w:rsidP="0056421C">
            <w:pPr>
              <w:spacing w:after="0"/>
              <w:rPr>
                <w:sz w:val="20"/>
                <w:szCs w:val="20"/>
              </w:rPr>
            </w:pPr>
            <w:r>
              <w:rPr>
                <w:sz w:val="20"/>
                <w:szCs w:val="20"/>
              </w:rPr>
              <w:t>Action Items List</w:t>
            </w:r>
          </w:p>
        </w:tc>
        <w:tc>
          <w:tcPr>
            <w:tcW w:w="4680" w:type="dxa"/>
            <w:tcBorders>
              <w:top w:val="nil"/>
              <w:left w:val="nil"/>
              <w:bottom w:val="single" w:sz="4" w:space="0" w:color="auto"/>
              <w:right w:val="single" w:sz="4" w:space="0" w:color="auto"/>
            </w:tcBorders>
            <w:vAlign w:val="center"/>
          </w:tcPr>
          <w:p w14:paraId="45635971" w14:textId="77777777" w:rsidR="00D4678F" w:rsidRDefault="00D4678F" w:rsidP="0056421C">
            <w:pPr>
              <w:spacing w:after="0"/>
              <w:rPr>
                <w:sz w:val="20"/>
                <w:szCs w:val="20"/>
              </w:rPr>
            </w:pPr>
            <w:r>
              <w:rPr>
                <w:sz w:val="20"/>
                <w:szCs w:val="20"/>
              </w:rPr>
              <w:t>At Sprint Planning</w:t>
            </w:r>
          </w:p>
        </w:tc>
      </w:tr>
      <w:tr w:rsidR="00D4678F" w14:paraId="6FBC85B4"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19BFF883" w14:textId="77777777" w:rsidR="00D4678F" w:rsidRPr="005F11C8" w:rsidRDefault="00D4678F" w:rsidP="0056421C">
            <w:pPr>
              <w:spacing w:after="0"/>
              <w:rPr>
                <w:sz w:val="20"/>
                <w:szCs w:val="20"/>
              </w:rPr>
            </w:pPr>
            <w:r>
              <w:rPr>
                <w:sz w:val="20"/>
                <w:szCs w:val="20"/>
              </w:rPr>
              <w:t>2</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tcPr>
          <w:p w14:paraId="74AD8AF6" w14:textId="77777777" w:rsidR="00D4678F" w:rsidRPr="005F11C8" w:rsidRDefault="00D4678F" w:rsidP="0056421C">
            <w:pPr>
              <w:spacing w:after="0"/>
              <w:rPr>
                <w:sz w:val="20"/>
                <w:szCs w:val="20"/>
              </w:rPr>
            </w:pPr>
            <w:r>
              <w:rPr>
                <w:sz w:val="20"/>
                <w:szCs w:val="20"/>
              </w:rPr>
              <w:t>T2-D3</w:t>
            </w:r>
          </w:p>
        </w:tc>
        <w:tc>
          <w:tcPr>
            <w:tcW w:w="3330" w:type="dxa"/>
            <w:tcBorders>
              <w:top w:val="nil"/>
              <w:left w:val="nil"/>
              <w:bottom w:val="single" w:sz="4" w:space="0" w:color="auto"/>
              <w:right w:val="single" w:sz="4" w:space="0" w:color="auto"/>
            </w:tcBorders>
            <w:shd w:val="clear" w:color="auto" w:fill="F2F2F2" w:themeFill="background1" w:themeFillShade="F2"/>
            <w:vAlign w:val="center"/>
          </w:tcPr>
          <w:p w14:paraId="40B8E33F" w14:textId="77777777" w:rsidR="00D4678F" w:rsidRDefault="00D4678F" w:rsidP="0056421C">
            <w:pPr>
              <w:spacing w:after="0"/>
              <w:rPr>
                <w:sz w:val="20"/>
                <w:szCs w:val="20"/>
              </w:rPr>
            </w:pPr>
            <w:r>
              <w:rPr>
                <w:sz w:val="20"/>
                <w:szCs w:val="20"/>
              </w:rPr>
              <w:t>Staffing Updates</w:t>
            </w:r>
          </w:p>
        </w:tc>
        <w:tc>
          <w:tcPr>
            <w:tcW w:w="4680" w:type="dxa"/>
            <w:tcBorders>
              <w:top w:val="nil"/>
              <w:left w:val="nil"/>
              <w:bottom w:val="single" w:sz="4" w:space="0" w:color="auto"/>
              <w:right w:val="single" w:sz="4" w:space="0" w:color="auto"/>
            </w:tcBorders>
            <w:shd w:val="clear" w:color="auto" w:fill="F2F2F2" w:themeFill="background1" w:themeFillShade="F2"/>
            <w:vAlign w:val="center"/>
          </w:tcPr>
          <w:p w14:paraId="0FF2C6AD" w14:textId="77777777" w:rsidR="00D4678F" w:rsidRDefault="00D4678F" w:rsidP="0056421C">
            <w:pPr>
              <w:spacing w:after="0"/>
              <w:rPr>
                <w:sz w:val="20"/>
                <w:szCs w:val="20"/>
              </w:rPr>
            </w:pPr>
            <w:r>
              <w:rPr>
                <w:sz w:val="20"/>
                <w:szCs w:val="20"/>
              </w:rPr>
              <w:t>At each Sprint Retrospective</w:t>
            </w:r>
          </w:p>
        </w:tc>
      </w:tr>
      <w:tr w:rsidR="00D4678F" w14:paraId="1436EDCF"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2E6246B3" w14:textId="77777777" w:rsidR="00D4678F" w:rsidRDefault="00D4678F" w:rsidP="0056421C">
            <w:pPr>
              <w:spacing w:after="0"/>
              <w:rPr>
                <w:sz w:val="20"/>
                <w:szCs w:val="20"/>
              </w:rPr>
            </w:pPr>
            <w:r>
              <w:rPr>
                <w:sz w:val="20"/>
                <w:szCs w:val="20"/>
              </w:rPr>
              <w:t>2</w:t>
            </w:r>
          </w:p>
        </w:tc>
        <w:tc>
          <w:tcPr>
            <w:tcW w:w="1350" w:type="dxa"/>
            <w:tcBorders>
              <w:top w:val="nil"/>
              <w:left w:val="nil"/>
              <w:bottom w:val="single" w:sz="4" w:space="0" w:color="auto"/>
              <w:right w:val="single" w:sz="4" w:space="0" w:color="auto"/>
            </w:tcBorders>
            <w:noWrap/>
            <w:vAlign w:val="center"/>
          </w:tcPr>
          <w:p w14:paraId="0B3F01B2" w14:textId="77777777" w:rsidR="00D4678F" w:rsidRDefault="00D4678F" w:rsidP="0056421C">
            <w:pPr>
              <w:spacing w:after="0"/>
              <w:rPr>
                <w:sz w:val="20"/>
                <w:szCs w:val="20"/>
              </w:rPr>
            </w:pPr>
            <w:r>
              <w:rPr>
                <w:sz w:val="20"/>
                <w:szCs w:val="20"/>
              </w:rPr>
              <w:t>T2-D4</w:t>
            </w:r>
          </w:p>
        </w:tc>
        <w:tc>
          <w:tcPr>
            <w:tcW w:w="3330" w:type="dxa"/>
            <w:tcBorders>
              <w:top w:val="nil"/>
              <w:left w:val="nil"/>
              <w:bottom w:val="single" w:sz="4" w:space="0" w:color="auto"/>
              <w:right w:val="single" w:sz="4" w:space="0" w:color="auto"/>
            </w:tcBorders>
            <w:vAlign w:val="center"/>
          </w:tcPr>
          <w:p w14:paraId="0B30B3C7" w14:textId="77777777" w:rsidR="00D4678F" w:rsidRDefault="00D4678F" w:rsidP="0056421C">
            <w:pPr>
              <w:spacing w:after="0"/>
              <w:rPr>
                <w:sz w:val="20"/>
                <w:szCs w:val="20"/>
              </w:rPr>
            </w:pPr>
            <w:r w:rsidRPr="0048419B">
              <w:rPr>
                <w:sz w:val="20"/>
                <w:szCs w:val="20"/>
              </w:rPr>
              <w:t>Accomplishments (Product &amp; Recent Activities)</w:t>
            </w:r>
          </w:p>
        </w:tc>
        <w:tc>
          <w:tcPr>
            <w:tcW w:w="4680" w:type="dxa"/>
            <w:tcBorders>
              <w:top w:val="nil"/>
              <w:left w:val="nil"/>
              <w:bottom w:val="single" w:sz="4" w:space="0" w:color="auto"/>
              <w:right w:val="single" w:sz="4" w:space="0" w:color="auto"/>
            </w:tcBorders>
            <w:vAlign w:val="center"/>
          </w:tcPr>
          <w:p w14:paraId="666D8FEA" w14:textId="77777777" w:rsidR="00D4678F" w:rsidRDefault="00D4678F" w:rsidP="0056421C">
            <w:pPr>
              <w:spacing w:after="0"/>
              <w:rPr>
                <w:sz w:val="20"/>
                <w:szCs w:val="20"/>
              </w:rPr>
            </w:pPr>
            <w:r w:rsidRPr="0048419B">
              <w:rPr>
                <w:sz w:val="20"/>
                <w:szCs w:val="20"/>
              </w:rPr>
              <w:t>At each Sprint Review</w:t>
            </w:r>
          </w:p>
        </w:tc>
      </w:tr>
      <w:tr w:rsidR="00D4678F" w14:paraId="7EA65DF8"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1A4DE3F6" w14:textId="77777777" w:rsidR="00D4678F" w:rsidRDefault="00D4678F" w:rsidP="0056421C">
            <w:pPr>
              <w:spacing w:after="0"/>
              <w:rPr>
                <w:sz w:val="20"/>
                <w:szCs w:val="20"/>
              </w:rPr>
            </w:pPr>
            <w:r>
              <w:rPr>
                <w:sz w:val="20"/>
                <w:szCs w:val="20"/>
              </w:rPr>
              <w:t>2</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tcPr>
          <w:p w14:paraId="392F0BF7" w14:textId="77777777" w:rsidR="00D4678F" w:rsidRDefault="00D4678F" w:rsidP="0056421C">
            <w:pPr>
              <w:spacing w:after="0"/>
              <w:rPr>
                <w:sz w:val="20"/>
                <w:szCs w:val="20"/>
              </w:rPr>
            </w:pPr>
            <w:r>
              <w:rPr>
                <w:sz w:val="20"/>
                <w:szCs w:val="20"/>
              </w:rPr>
              <w:t>T2-D5</w:t>
            </w:r>
          </w:p>
        </w:tc>
        <w:tc>
          <w:tcPr>
            <w:tcW w:w="3330" w:type="dxa"/>
            <w:tcBorders>
              <w:top w:val="nil"/>
              <w:left w:val="nil"/>
              <w:bottom w:val="single" w:sz="4" w:space="0" w:color="auto"/>
              <w:right w:val="single" w:sz="4" w:space="0" w:color="auto"/>
            </w:tcBorders>
            <w:shd w:val="clear" w:color="auto" w:fill="F2F2F2" w:themeFill="background1" w:themeFillShade="F2"/>
            <w:vAlign w:val="center"/>
          </w:tcPr>
          <w:p w14:paraId="5CEAD407" w14:textId="77777777" w:rsidR="00D4678F" w:rsidRDefault="00D4678F" w:rsidP="0056421C">
            <w:pPr>
              <w:spacing w:after="0"/>
              <w:rPr>
                <w:sz w:val="20"/>
                <w:szCs w:val="20"/>
              </w:rPr>
            </w:pPr>
            <w:r w:rsidRPr="0048419B">
              <w:rPr>
                <w:sz w:val="20"/>
                <w:szCs w:val="20"/>
              </w:rPr>
              <w:t>Risk Register</w:t>
            </w:r>
          </w:p>
        </w:tc>
        <w:tc>
          <w:tcPr>
            <w:tcW w:w="4680" w:type="dxa"/>
            <w:tcBorders>
              <w:top w:val="nil"/>
              <w:left w:val="nil"/>
              <w:bottom w:val="single" w:sz="4" w:space="0" w:color="auto"/>
              <w:right w:val="single" w:sz="4" w:space="0" w:color="auto"/>
            </w:tcBorders>
            <w:shd w:val="clear" w:color="auto" w:fill="F2F2F2" w:themeFill="background1" w:themeFillShade="F2"/>
            <w:vAlign w:val="center"/>
          </w:tcPr>
          <w:p w14:paraId="37D4ED74" w14:textId="77777777" w:rsidR="00D4678F" w:rsidRDefault="00D4678F" w:rsidP="0056421C">
            <w:pPr>
              <w:spacing w:after="0"/>
              <w:rPr>
                <w:sz w:val="20"/>
                <w:szCs w:val="20"/>
              </w:rPr>
            </w:pPr>
            <w:r w:rsidRPr="0048419B">
              <w:rPr>
                <w:sz w:val="20"/>
                <w:szCs w:val="20"/>
              </w:rPr>
              <w:t>At each Sprint Retrospective</w:t>
            </w:r>
          </w:p>
        </w:tc>
      </w:tr>
      <w:tr w:rsidR="00D4678F" w14:paraId="37E2F28E"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4F6FE356" w14:textId="77777777" w:rsidR="00D4678F" w:rsidRDefault="00D4678F" w:rsidP="0056421C">
            <w:pPr>
              <w:spacing w:after="0"/>
              <w:rPr>
                <w:sz w:val="20"/>
                <w:szCs w:val="20"/>
              </w:rPr>
            </w:pPr>
            <w:r>
              <w:rPr>
                <w:sz w:val="20"/>
                <w:szCs w:val="20"/>
              </w:rPr>
              <w:t>2</w:t>
            </w:r>
          </w:p>
        </w:tc>
        <w:tc>
          <w:tcPr>
            <w:tcW w:w="1350" w:type="dxa"/>
            <w:tcBorders>
              <w:top w:val="nil"/>
              <w:left w:val="nil"/>
              <w:bottom w:val="single" w:sz="4" w:space="0" w:color="auto"/>
              <w:right w:val="single" w:sz="4" w:space="0" w:color="auto"/>
            </w:tcBorders>
            <w:noWrap/>
            <w:vAlign w:val="center"/>
          </w:tcPr>
          <w:p w14:paraId="127137FB" w14:textId="77777777" w:rsidR="00D4678F" w:rsidRDefault="00D4678F" w:rsidP="0056421C">
            <w:pPr>
              <w:spacing w:after="0"/>
              <w:rPr>
                <w:sz w:val="20"/>
                <w:szCs w:val="20"/>
              </w:rPr>
            </w:pPr>
            <w:r>
              <w:rPr>
                <w:sz w:val="20"/>
                <w:szCs w:val="20"/>
              </w:rPr>
              <w:t>T2-D6</w:t>
            </w:r>
          </w:p>
        </w:tc>
        <w:tc>
          <w:tcPr>
            <w:tcW w:w="3330" w:type="dxa"/>
            <w:tcBorders>
              <w:top w:val="nil"/>
              <w:left w:val="nil"/>
              <w:bottom w:val="single" w:sz="4" w:space="0" w:color="auto"/>
              <w:right w:val="single" w:sz="4" w:space="0" w:color="auto"/>
            </w:tcBorders>
            <w:vAlign w:val="center"/>
          </w:tcPr>
          <w:p w14:paraId="1C7D5494" w14:textId="77777777" w:rsidR="00D4678F" w:rsidRDefault="00D4678F" w:rsidP="0056421C">
            <w:pPr>
              <w:spacing w:after="0"/>
              <w:rPr>
                <w:sz w:val="20"/>
                <w:szCs w:val="20"/>
              </w:rPr>
            </w:pPr>
            <w:r w:rsidRPr="0048419B">
              <w:rPr>
                <w:sz w:val="20"/>
                <w:szCs w:val="20"/>
              </w:rPr>
              <w:t>Upcoming Activities</w:t>
            </w:r>
          </w:p>
        </w:tc>
        <w:tc>
          <w:tcPr>
            <w:tcW w:w="4680" w:type="dxa"/>
            <w:tcBorders>
              <w:top w:val="nil"/>
              <w:left w:val="nil"/>
              <w:bottom w:val="single" w:sz="4" w:space="0" w:color="auto"/>
              <w:right w:val="single" w:sz="4" w:space="0" w:color="auto"/>
            </w:tcBorders>
            <w:vAlign w:val="center"/>
          </w:tcPr>
          <w:p w14:paraId="0F2274AE" w14:textId="77777777" w:rsidR="00D4678F" w:rsidRDefault="00D4678F" w:rsidP="0056421C">
            <w:pPr>
              <w:spacing w:after="0"/>
              <w:rPr>
                <w:sz w:val="20"/>
                <w:szCs w:val="20"/>
              </w:rPr>
            </w:pPr>
            <w:r w:rsidRPr="0048419B">
              <w:rPr>
                <w:sz w:val="20"/>
                <w:szCs w:val="20"/>
              </w:rPr>
              <w:t>At Sprint Planning</w:t>
            </w:r>
          </w:p>
        </w:tc>
      </w:tr>
      <w:tr w:rsidR="00D4678F" w:rsidRPr="0048419B" w14:paraId="245A0220"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18800608" w14:textId="77777777" w:rsidR="00D4678F" w:rsidRDefault="00D4678F" w:rsidP="0056421C">
            <w:pPr>
              <w:spacing w:after="0"/>
              <w:rPr>
                <w:sz w:val="20"/>
                <w:szCs w:val="20"/>
              </w:rPr>
            </w:pPr>
            <w:r>
              <w:rPr>
                <w:sz w:val="20"/>
                <w:szCs w:val="20"/>
              </w:rPr>
              <w:t>2</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tcPr>
          <w:p w14:paraId="02742F96" w14:textId="77777777" w:rsidR="00D4678F" w:rsidRDefault="00D4678F" w:rsidP="0056421C">
            <w:pPr>
              <w:spacing w:after="0"/>
              <w:rPr>
                <w:sz w:val="20"/>
                <w:szCs w:val="20"/>
              </w:rPr>
            </w:pPr>
            <w:r>
              <w:rPr>
                <w:sz w:val="20"/>
                <w:szCs w:val="20"/>
              </w:rPr>
              <w:t>T2-D7</w:t>
            </w:r>
          </w:p>
        </w:tc>
        <w:tc>
          <w:tcPr>
            <w:tcW w:w="3330" w:type="dxa"/>
            <w:tcBorders>
              <w:top w:val="nil"/>
              <w:left w:val="nil"/>
              <w:bottom w:val="single" w:sz="4" w:space="0" w:color="auto"/>
              <w:right w:val="single" w:sz="4" w:space="0" w:color="auto"/>
            </w:tcBorders>
            <w:shd w:val="clear" w:color="auto" w:fill="F2F2F2" w:themeFill="background1" w:themeFillShade="F2"/>
            <w:vAlign w:val="center"/>
          </w:tcPr>
          <w:p w14:paraId="3E523654" w14:textId="77777777" w:rsidR="00D4678F" w:rsidRPr="0048419B" w:rsidRDefault="00D4678F" w:rsidP="0056421C">
            <w:pPr>
              <w:spacing w:after="0"/>
              <w:rPr>
                <w:sz w:val="20"/>
                <w:szCs w:val="20"/>
              </w:rPr>
            </w:pPr>
            <w:r>
              <w:rPr>
                <w:sz w:val="20"/>
                <w:szCs w:val="20"/>
              </w:rPr>
              <w:t>Priorities List</w:t>
            </w:r>
          </w:p>
        </w:tc>
        <w:tc>
          <w:tcPr>
            <w:tcW w:w="4680" w:type="dxa"/>
            <w:tcBorders>
              <w:top w:val="nil"/>
              <w:left w:val="nil"/>
              <w:bottom w:val="single" w:sz="4" w:space="0" w:color="auto"/>
              <w:right w:val="single" w:sz="4" w:space="0" w:color="auto"/>
            </w:tcBorders>
            <w:shd w:val="clear" w:color="auto" w:fill="F2F2F2" w:themeFill="background1" w:themeFillShade="F2"/>
            <w:vAlign w:val="center"/>
          </w:tcPr>
          <w:p w14:paraId="72FB0E21" w14:textId="77777777" w:rsidR="00D4678F" w:rsidRPr="0048419B" w:rsidRDefault="00D4678F" w:rsidP="0056421C">
            <w:pPr>
              <w:spacing w:after="0"/>
              <w:rPr>
                <w:sz w:val="20"/>
                <w:szCs w:val="20"/>
              </w:rPr>
            </w:pPr>
            <w:r>
              <w:rPr>
                <w:sz w:val="20"/>
                <w:szCs w:val="20"/>
              </w:rPr>
              <w:t>Sprint Planning</w:t>
            </w:r>
          </w:p>
        </w:tc>
      </w:tr>
      <w:tr w:rsidR="00D4678F" w:rsidRPr="0048419B" w14:paraId="49EE09AF"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2C103C19" w14:textId="77777777" w:rsidR="00D4678F" w:rsidRDefault="00D4678F" w:rsidP="0056421C">
            <w:pPr>
              <w:spacing w:after="0"/>
              <w:rPr>
                <w:sz w:val="20"/>
                <w:szCs w:val="20"/>
              </w:rPr>
            </w:pPr>
            <w:r>
              <w:rPr>
                <w:sz w:val="20"/>
                <w:szCs w:val="20"/>
              </w:rPr>
              <w:t>2</w:t>
            </w:r>
          </w:p>
        </w:tc>
        <w:tc>
          <w:tcPr>
            <w:tcW w:w="1350" w:type="dxa"/>
            <w:tcBorders>
              <w:top w:val="nil"/>
              <w:left w:val="nil"/>
              <w:bottom w:val="single" w:sz="4" w:space="0" w:color="auto"/>
              <w:right w:val="single" w:sz="4" w:space="0" w:color="auto"/>
            </w:tcBorders>
            <w:noWrap/>
            <w:vAlign w:val="center"/>
          </w:tcPr>
          <w:p w14:paraId="05DE66F3" w14:textId="77777777" w:rsidR="00D4678F" w:rsidRDefault="00D4678F" w:rsidP="0056421C">
            <w:pPr>
              <w:spacing w:after="0"/>
              <w:rPr>
                <w:sz w:val="20"/>
                <w:szCs w:val="20"/>
              </w:rPr>
            </w:pPr>
            <w:r>
              <w:rPr>
                <w:sz w:val="20"/>
                <w:szCs w:val="20"/>
              </w:rPr>
              <w:t>T2-D8</w:t>
            </w:r>
          </w:p>
        </w:tc>
        <w:tc>
          <w:tcPr>
            <w:tcW w:w="3330" w:type="dxa"/>
            <w:tcBorders>
              <w:top w:val="nil"/>
              <w:left w:val="nil"/>
              <w:bottom w:val="single" w:sz="4" w:space="0" w:color="auto"/>
              <w:right w:val="single" w:sz="4" w:space="0" w:color="auto"/>
            </w:tcBorders>
            <w:vAlign w:val="center"/>
          </w:tcPr>
          <w:p w14:paraId="40201FEA" w14:textId="77777777" w:rsidR="00D4678F" w:rsidRPr="0048419B" w:rsidRDefault="00D4678F" w:rsidP="0056421C">
            <w:pPr>
              <w:spacing w:after="0"/>
              <w:rPr>
                <w:sz w:val="20"/>
                <w:szCs w:val="20"/>
              </w:rPr>
            </w:pPr>
            <w:r>
              <w:rPr>
                <w:sz w:val="20"/>
                <w:szCs w:val="20"/>
              </w:rPr>
              <w:t>Sprint Progress Report</w:t>
            </w:r>
          </w:p>
        </w:tc>
        <w:tc>
          <w:tcPr>
            <w:tcW w:w="4680" w:type="dxa"/>
            <w:tcBorders>
              <w:top w:val="nil"/>
              <w:left w:val="nil"/>
              <w:bottom w:val="single" w:sz="4" w:space="0" w:color="auto"/>
              <w:right w:val="single" w:sz="4" w:space="0" w:color="auto"/>
            </w:tcBorders>
            <w:vAlign w:val="center"/>
          </w:tcPr>
          <w:p w14:paraId="2B753138" w14:textId="77777777" w:rsidR="00D4678F" w:rsidRPr="0048419B" w:rsidRDefault="00D4678F" w:rsidP="0056421C">
            <w:pPr>
              <w:spacing w:after="0"/>
              <w:rPr>
                <w:sz w:val="20"/>
                <w:szCs w:val="20"/>
              </w:rPr>
            </w:pPr>
            <w:r>
              <w:rPr>
                <w:sz w:val="20"/>
                <w:szCs w:val="20"/>
              </w:rPr>
              <w:t xml:space="preserve">As </w:t>
            </w:r>
            <w:r w:rsidRPr="005F11C8">
              <w:rPr>
                <w:sz w:val="20"/>
                <w:szCs w:val="20"/>
              </w:rPr>
              <w:t>determined by ATF</w:t>
            </w:r>
            <w:r>
              <w:rPr>
                <w:sz w:val="20"/>
                <w:szCs w:val="20"/>
              </w:rPr>
              <w:t xml:space="preserve"> and within three (3) business days of request </w:t>
            </w:r>
          </w:p>
        </w:tc>
      </w:tr>
      <w:tr w:rsidR="00D4678F" w:rsidRPr="005F11C8" w14:paraId="7FE79962"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4BF65E55" w14:textId="77777777" w:rsidR="00D4678F" w:rsidRPr="005F11C8" w:rsidRDefault="00D4678F" w:rsidP="0056421C">
            <w:pPr>
              <w:spacing w:after="0"/>
              <w:rPr>
                <w:sz w:val="20"/>
                <w:szCs w:val="20"/>
              </w:rPr>
            </w:pPr>
            <w:r>
              <w:rPr>
                <w:sz w:val="20"/>
                <w:szCs w:val="20"/>
              </w:rPr>
              <w:t>2</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tcPr>
          <w:p w14:paraId="458DC1F7" w14:textId="77777777" w:rsidR="00D4678F" w:rsidRPr="005F11C8" w:rsidRDefault="00D4678F" w:rsidP="0056421C">
            <w:pPr>
              <w:spacing w:after="0"/>
              <w:rPr>
                <w:sz w:val="20"/>
                <w:szCs w:val="20"/>
              </w:rPr>
            </w:pPr>
            <w:r>
              <w:rPr>
                <w:sz w:val="20"/>
                <w:szCs w:val="20"/>
              </w:rPr>
              <w:t>T2-D9</w:t>
            </w:r>
          </w:p>
        </w:tc>
        <w:tc>
          <w:tcPr>
            <w:tcW w:w="3330" w:type="dxa"/>
            <w:tcBorders>
              <w:top w:val="nil"/>
              <w:left w:val="nil"/>
              <w:bottom w:val="single" w:sz="4" w:space="0" w:color="auto"/>
              <w:right w:val="single" w:sz="4" w:space="0" w:color="auto"/>
            </w:tcBorders>
            <w:shd w:val="clear" w:color="auto" w:fill="F2F2F2" w:themeFill="background1" w:themeFillShade="F2"/>
            <w:vAlign w:val="center"/>
          </w:tcPr>
          <w:p w14:paraId="6A56E776" w14:textId="77777777" w:rsidR="00D4678F" w:rsidRPr="005F11C8" w:rsidRDefault="00D4678F" w:rsidP="0056421C">
            <w:pPr>
              <w:spacing w:after="0"/>
              <w:rPr>
                <w:sz w:val="20"/>
                <w:szCs w:val="20"/>
              </w:rPr>
            </w:pPr>
            <w:r>
              <w:rPr>
                <w:sz w:val="20"/>
                <w:szCs w:val="20"/>
              </w:rPr>
              <w:t>Release Notes</w:t>
            </w:r>
          </w:p>
        </w:tc>
        <w:tc>
          <w:tcPr>
            <w:tcW w:w="4680" w:type="dxa"/>
            <w:tcBorders>
              <w:top w:val="nil"/>
              <w:left w:val="nil"/>
              <w:bottom w:val="single" w:sz="4" w:space="0" w:color="auto"/>
              <w:right w:val="single" w:sz="4" w:space="0" w:color="auto"/>
            </w:tcBorders>
            <w:shd w:val="clear" w:color="auto" w:fill="F2F2F2" w:themeFill="background1" w:themeFillShade="F2"/>
            <w:vAlign w:val="center"/>
          </w:tcPr>
          <w:p w14:paraId="22FA85B1" w14:textId="77777777" w:rsidR="00D4678F" w:rsidRPr="005F11C8" w:rsidRDefault="00D4678F" w:rsidP="0056421C">
            <w:pPr>
              <w:spacing w:after="0"/>
              <w:rPr>
                <w:sz w:val="20"/>
                <w:szCs w:val="20"/>
              </w:rPr>
            </w:pPr>
            <w:r>
              <w:rPr>
                <w:sz w:val="20"/>
                <w:szCs w:val="20"/>
              </w:rPr>
              <w:t>On the day of the deployment for any Sprint releases</w:t>
            </w:r>
          </w:p>
        </w:tc>
      </w:tr>
      <w:tr w:rsidR="00D4678F" w14:paraId="425B4416"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72F44CBE" w14:textId="77777777" w:rsidR="00D4678F" w:rsidRPr="005F11C8" w:rsidRDefault="00D4678F" w:rsidP="0056421C">
            <w:pPr>
              <w:spacing w:after="0"/>
              <w:rPr>
                <w:sz w:val="20"/>
                <w:szCs w:val="20"/>
              </w:rPr>
            </w:pPr>
            <w:r>
              <w:rPr>
                <w:sz w:val="20"/>
                <w:szCs w:val="20"/>
              </w:rPr>
              <w:t>2</w:t>
            </w:r>
          </w:p>
        </w:tc>
        <w:tc>
          <w:tcPr>
            <w:tcW w:w="1350" w:type="dxa"/>
            <w:tcBorders>
              <w:top w:val="nil"/>
              <w:left w:val="nil"/>
              <w:bottom w:val="single" w:sz="4" w:space="0" w:color="auto"/>
              <w:right w:val="single" w:sz="4" w:space="0" w:color="auto"/>
            </w:tcBorders>
            <w:noWrap/>
            <w:vAlign w:val="center"/>
          </w:tcPr>
          <w:p w14:paraId="213116E0" w14:textId="77777777" w:rsidR="00D4678F" w:rsidRPr="005F11C8" w:rsidRDefault="00D4678F" w:rsidP="0056421C">
            <w:pPr>
              <w:spacing w:after="0"/>
              <w:rPr>
                <w:sz w:val="20"/>
                <w:szCs w:val="20"/>
              </w:rPr>
            </w:pPr>
            <w:r>
              <w:rPr>
                <w:sz w:val="20"/>
                <w:szCs w:val="20"/>
              </w:rPr>
              <w:t>T2-D10</w:t>
            </w:r>
          </w:p>
        </w:tc>
        <w:tc>
          <w:tcPr>
            <w:tcW w:w="3330" w:type="dxa"/>
            <w:tcBorders>
              <w:top w:val="nil"/>
              <w:left w:val="nil"/>
              <w:bottom w:val="single" w:sz="4" w:space="0" w:color="auto"/>
              <w:right w:val="single" w:sz="4" w:space="0" w:color="auto"/>
            </w:tcBorders>
            <w:vAlign w:val="center"/>
          </w:tcPr>
          <w:p w14:paraId="734760F8" w14:textId="77777777" w:rsidR="00D4678F" w:rsidRDefault="00D4678F" w:rsidP="0056421C">
            <w:pPr>
              <w:spacing w:after="0"/>
              <w:rPr>
                <w:sz w:val="20"/>
                <w:szCs w:val="20"/>
              </w:rPr>
            </w:pPr>
            <w:r>
              <w:rPr>
                <w:sz w:val="20"/>
                <w:szCs w:val="20"/>
              </w:rPr>
              <w:t>Release Report</w:t>
            </w:r>
          </w:p>
        </w:tc>
        <w:tc>
          <w:tcPr>
            <w:tcW w:w="4680" w:type="dxa"/>
            <w:tcBorders>
              <w:top w:val="nil"/>
              <w:left w:val="nil"/>
              <w:bottom w:val="single" w:sz="4" w:space="0" w:color="auto"/>
              <w:right w:val="single" w:sz="4" w:space="0" w:color="auto"/>
            </w:tcBorders>
            <w:vAlign w:val="center"/>
          </w:tcPr>
          <w:p w14:paraId="146002E2" w14:textId="77777777" w:rsidR="00D4678F" w:rsidRDefault="00D4678F" w:rsidP="0056421C">
            <w:pPr>
              <w:spacing w:after="0"/>
              <w:rPr>
                <w:sz w:val="20"/>
                <w:szCs w:val="20"/>
              </w:rPr>
            </w:pPr>
            <w:r>
              <w:rPr>
                <w:sz w:val="20"/>
                <w:szCs w:val="20"/>
              </w:rPr>
              <w:t>On the day of the deployment for any Sprint releases</w:t>
            </w:r>
          </w:p>
        </w:tc>
      </w:tr>
      <w:tr w:rsidR="00D4678F" w:rsidRPr="005F11C8" w14:paraId="02077A61"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24FCB5F" w14:textId="77777777" w:rsidR="00D4678F" w:rsidRPr="005F11C8" w:rsidRDefault="00D4678F" w:rsidP="0056421C">
            <w:pPr>
              <w:spacing w:after="0"/>
              <w:rPr>
                <w:sz w:val="20"/>
                <w:szCs w:val="20"/>
              </w:rPr>
            </w:pPr>
            <w:r w:rsidRPr="005F11C8">
              <w:rPr>
                <w:sz w:val="20"/>
                <w:szCs w:val="20"/>
              </w:rPr>
              <w:t>2</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0A39CB04" w14:textId="77777777" w:rsidR="00D4678F" w:rsidRPr="005F11C8" w:rsidRDefault="00D4678F" w:rsidP="0056421C">
            <w:pPr>
              <w:spacing w:after="0"/>
              <w:rPr>
                <w:sz w:val="20"/>
                <w:szCs w:val="20"/>
              </w:rPr>
            </w:pPr>
            <w:r w:rsidRPr="005F11C8">
              <w:rPr>
                <w:sz w:val="20"/>
                <w:szCs w:val="20"/>
              </w:rPr>
              <w:t>T2-D</w:t>
            </w:r>
            <w:r>
              <w:rPr>
                <w:sz w:val="20"/>
                <w:szCs w:val="20"/>
              </w:rPr>
              <w:t>11</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662E0136" w14:textId="77777777" w:rsidR="00D4678F" w:rsidRPr="005F11C8" w:rsidRDefault="00D4678F" w:rsidP="0056421C">
            <w:pPr>
              <w:spacing w:after="0"/>
              <w:rPr>
                <w:sz w:val="20"/>
                <w:szCs w:val="20"/>
              </w:rPr>
            </w:pPr>
            <w:r w:rsidRPr="005F11C8">
              <w:rPr>
                <w:sz w:val="20"/>
                <w:szCs w:val="20"/>
              </w:rPr>
              <w:t>Periodic Reports</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0DF16DA1" w14:textId="77777777" w:rsidR="00D4678F" w:rsidRPr="005F11C8" w:rsidRDefault="00D4678F" w:rsidP="0056421C">
            <w:pPr>
              <w:spacing w:after="0"/>
              <w:rPr>
                <w:sz w:val="20"/>
                <w:szCs w:val="20"/>
              </w:rPr>
            </w:pPr>
            <w:r>
              <w:rPr>
                <w:sz w:val="20"/>
                <w:szCs w:val="20"/>
              </w:rPr>
              <w:t xml:space="preserve">As </w:t>
            </w:r>
            <w:r w:rsidRPr="005F11C8">
              <w:rPr>
                <w:sz w:val="20"/>
                <w:szCs w:val="20"/>
              </w:rPr>
              <w:t>determined by ATF</w:t>
            </w:r>
            <w:r>
              <w:rPr>
                <w:sz w:val="20"/>
                <w:szCs w:val="20"/>
              </w:rPr>
              <w:t xml:space="preserve"> and within three (3) business days of request</w:t>
            </w:r>
          </w:p>
        </w:tc>
      </w:tr>
      <w:tr w:rsidR="00D4678F" w:rsidRPr="005F11C8" w14:paraId="455B6840"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hideMark/>
          </w:tcPr>
          <w:p w14:paraId="73EE9A40" w14:textId="77777777" w:rsidR="00D4678F" w:rsidRPr="005F11C8" w:rsidRDefault="00D4678F" w:rsidP="0056421C">
            <w:pPr>
              <w:spacing w:after="0"/>
              <w:rPr>
                <w:sz w:val="20"/>
                <w:szCs w:val="20"/>
              </w:rPr>
            </w:pPr>
            <w:r w:rsidRPr="005F11C8">
              <w:rPr>
                <w:sz w:val="20"/>
                <w:szCs w:val="20"/>
              </w:rPr>
              <w:lastRenderedPageBreak/>
              <w:t>2</w:t>
            </w:r>
          </w:p>
        </w:tc>
        <w:tc>
          <w:tcPr>
            <w:tcW w:w="1350" w:type="dxa"/>
            <w:tcBorders>
              <w:top w:val="nil"/>
              <w:left w:val="nil"/>
              <w:bottom w:val="single" w:sz="4" w:space="0" w:color="auto"/>
              <w:right w:val="single" w:sz="4" w:space="0" w:color="auto"/>
            </w:tcBorders>
            <w:noWrap/>
            <w:vAlign w:val="center"/>
            <w:hideMark/>
          </w:tcPr>
          <w:p w14:paraId="23A0803E" w14:textId="77777777" w:rsidR="00D4678F" w:rsidRPr="005F11C8" w:rsidRDefault="00D4678F" w:rsidP="0056421C">
            <w:pPr>
              <w:spacing w:after="0"/>
              <w:rPr>
                <w:sz w:val="20"/>
                <w:szCs w:val="20"/>
              </w:rPr>
            </w:pPr>
            <w:r w:rsidRPr="005F11C8">
              <w:rPr>
                <w:sz w:val="20"/>
                <w:szCs w:val="20"/>
              </w:rPr>
              <w:t>T2-D</w:t>
            </w:r>
            <w:r>
              <w:rPr>
                <w:sz w:val="20"/>
                <w:szCs w:val="20"/>
              </w:rPr>
              <w:t>12</w:t>
            </w:r>
          </w:p>
        </w:tc>
        <w:tc>
          <w:tcPr>
            <w:tcW w:w="3330" w:type="dxa"/>
            <w:tcBorders>
              <w:top w:val="nil"/>
              <w:left w:val="nil"/>
              <w:bottom w:val="single" w:sz="4" w:space="0" w:color="auto"/>
              <w:right w:val="single" w:sz="4" w:space="0" w:color="auto"/>
            </w:tcBorders>
            <w:vAlign w:val="center"/>
            <w:hideMark/>
          </w:tcPr>
          <w:p w14:paraId="5F647FCC" w14:textId="77777777" w:rsidR="00D4678F" w:rsidRPr="005F11C8" w:rsidRDefault="00D4678F" w:rsidP="0056421C">
            <w:pPr>
              <w:spacing w:after="0"/>
              <w:rPr>
                <w:sz w:val="20"/>
                <w:szCs w:val="20"/>
              </w:rPr>
            </w:pPr>
            <w:r w:rsidRPr="005F11C8">
              <w:rPr>
                <w:sz w:val="20"/>
                <w:szCs w:val="20"/>
              </w:rPr>
              <w:t>Meeting Notes (Applicable across all tasks)</w:t>
            </w:r>
          </w:p>
        </w:tc>
        <w:tc>
          <w:tcPr>
            <w:tcW w:w="4680" w:type="dxa"/>
            <w:tcBorders>
              <w:top w:val="nil"/>
              <w:left w:val="nil"/>
              <w:bottom w:val="single" w:sz="4" w:space="0" w:color="auto"/>
              <w:right w:val="single" w:sz="4" w:space="0" w:color="auto"/>
            </w:tcBorders>
            <w:vAlign w:val="center"/>
            <w:hideMark/>
          </w:tcPr>
          <w:p w14:paraId="2D879492" w14:textId="77777777" w:rsidR="00D4678F" w:rsidRPr="005F11C8" w:rsidRDefault="00D4678F" w:rsidP="0056421C">
            <w:pPr>
              <w:spacing w:after="0"/>
              <w:rPr>
                <w:sz w:val="20"/>
                <w:szCs w:val="20"/>
              </w:rPr>
            </w:pPr>
            <w:r w:rsidRPr="005F11C8">
              <w:rPr>
                <w:sz w:val="20"/>
                <w:szCs w:val="20"/>
              </w:rPr>
              <w:t>As determined by ATF</w:t>
            </w:r>
            <w:r>
              <w:rPr>
                <w:sz w:val="20"/>
                <w:szCs w:val="20"/>
              </w:rPr>
              <w:t xml:space="preserve"> and within three (3) business days of request</w:t>
            </w:r>
          </w:p>
        </w:tc>
      </w:tr>
      <w:tr w:rsidR="00D4678F" w:rsidRPr="005F11C8" w14:paraId="3988B990"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EBB3677" w14:textId="77777777" w:rsidR="00D4678F" w:rsidRPr="005F11C8" w:rsidRDefault="00D4678F" w:rsidP="0056421C">
            <w:pPr>
              <w:spacing w:after="0"/>
              <w:rPr>
                <w:sz w:val="20"/>
                <w:szCs w:val="20"/>
              </w:rPr>
            </w:pPr>
            <w:r>
              <w:rPr>
                <w:sz w:val="20"/>
                <w:szCs w:val="20"/>
              </w:rPr>
              <w:t>2</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tcPr>
          <w:p w14:paraId="4F255D8E" w14:textId="77777777" w:rsidR="00D4678F" w:rsidRPr="005F11C8" w:rsidRDefault="00D4678F" w:rsidP="0056421C">
            <w:pPr>
              <w:spacing w:after="0"/>
              <w:rPr>
                <w:sz w:val="20"/>
                <w:szCs w:val="20"/>
              </w:rPr>
            </w:pPr>
            <w:r>
              <w:rPr>
                <w:sz w:val="20"/>
                <w:szCs w:val="20"/>
              </w:rPr>
              <w:t>T2-D13</w:t>
            </w:r>
          </w:p>
        </w:tc>
        <w:tc>
          <w:tcPr>
            <w:tcW w:w="3330" w:type="dxa"/>
            <w:tcBorders>
              <w:top w:val="nil"/>
              <w:left w:val="nil"/>
              <w:bottom w:val="single" w:sz="4" w:space="0" w:color="auto"/>
              <w:right w:val="single" w:sz="4" w:space="0" w:color="auto"/>
            </w:tcBorders>
            <w:shd w:val="clear" w:color="auto" w:fill="F2F2F2" w:themeFill="background1" w:themeFillShade="F2"/>
            <w:vAlign w:val="center"/>
          </w:tcPr>
          <w:p w14:paraId="6782E0C2" w14:textId="77777777" w:rsidR="00D4678F" w:rsidRPr="005F11C8" w:rsidRDefault="00D4678F" w:rsidP="0056421C">
            <w:pPr>
              <w:spacing w:after="0"/>
              <w:rPr>
                <w:sz w:val="20"/>
                <w:szCs w:val="20"/>
              </w:rPr>
            </w:pPr>
            <w:r>
              <w:rPr>
                <w:sz w:val="20"/>
                <w:szCs w:val="20"/>
              </w:rPr>
              <w:t>Project Familiarization Brief</w:t>
            </w:r>
          </w:p>
        </w:tc>
        <w:tc>
          <w:tcPr>
            <w:tcW w:w="4680" w:type="dxa"/>
            <w:tcBorders>
              <w:top w:val="nil"/>
              <w:left w:val="nil"/>
              <w:bottom w:val="single" w:sz="4" w:space="0" w:color="auto"/>
              <w:right w:val="single" w:sz="4" w:space="0" w:color="auto"/>
            </w:tcBorders>
            <w:shd w:val="clear" w:color="auto" w:fill="F2F2F2" w:themeFill="background1" w:themeFillShade="F2"/>
            <w:vAlign w:val="center"/>
          </w:tcPr>
          <w:p w14:paraId="22F559F4" w14:textId="77777777" w:rsidR="00D4678F" w:rsidRPr="005F11C8" w:rsidRDefault="00D4678F" w:rsidP="0056421C">
            <w:pPr>
              <w:spacing w:after="0"/>
              <w:rPr>
                <w:sz w:val="20"/>
                <w:szCs w:val="20"/>
              </w:rPr>
            </w:pPr>
            <w:r>
              <w:rPr>
                <w:sz w:val="20"/>
                <w:szCs w:val="20"/>
              </w:rPr>
              <w:t>Withing five (5) business days after the Kick-off meeting</w:t>
            </w:r>
          </w:p>
        </w:tc>
      </w:tr>
      <w:tr w:rsidR="00D4678F" w:rsidRPr="005F11C8" w14:paraId="169EE845"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hideMark/>
          </w:tcPr>
          <w:p w14:paraId="4D438D92" w14:textId="77777777" w:rsidR="00D4678F" w:rsidRPr="005F11C8" w:rsidRDefault="00D4678F" w:rsidP="0056421C">
            <w:pPr>
              <w:spacing w:after="0"/>
              <w:rPr>
                <w:sz w:val="20"/>
                <w:szCs w:val="20"/>
              </w:rPr>
            </w:pPr>
            <w:r w:rsidRPr="005F11C8">
              <w:rPr>
                <w:sz w:val="20"/>
                <w:szCs w:val="20"/>
              </w:rPr>
              <w:t>3</w:t>
            </w:r>
          </w:p>
        </w:tc>
        <w:tc>
          <w:tcPr>
            <w:tcW w:w="1350" w:type="dxa"/>
            <w:tcBorders>
              <w:top w:val="nil"/>
              <w:left w:val="nil"/>
              <w:bottom w:val="single" w:sz="4" w:space="0" w:color="auto"/>
              <w:right w:val="single" w:sz="4" w:space="0" w:color="auto"/>
            </w:tcBorders>
            <w:noWrap/>
            <w:vAlign w:val="center"/>
            <w:hideMark/>
          </w:tcPr>
          <w:p w14:paraId="339B0616" w14:textId="77777777" w:rsidR="00D4678F" w:rsidRPr="005F11C8" w:rsidRDefault="00D4678F" w:rsidP="0056421C">
            <w:pPr>
              <w:spacing w:after="0"/>
              <w:rPr>
                <w:sz w:val="20"/>
                <w:szCs w:val="20"/>
              </w:rPr>
            </w:pPr>
            <w:r w:rsidRPr="005F11C8">
              <w:rPr>
                <w:sz w:val="20"/>
                <w:szCs w:val="20"/>
              </w:rPr>
              <w:t>T3-D1</w:t>
            </w:r>
          </w:p>
        </w:tc>
        <w:tc>
          <w:tcPr>
            <w:tcW w:w="3330" w:type="dxa"/>
            <w:tcBorders>
              <w:top w:val="nil"/>
              <w:left w:val="nil"/>
              <w:bottom w:val="single" w:sz="4" w:space="0" w:color="auto"/>
              <w:right w:val="single" w:sz="4" w:space="0" w:color="auto"/>
            </w:tcBorders>
            <w:vAlign w:val="center"/>
            <w:hideMark/>
          </w:tcPr>
          <w:p w14:paraId="5D4550FC" w14:textId="77777777" w:rsidR="00D4678F" w:rsidRPr="005F11C8" w:rsidRDefault="00D4678F" w:rsidP="0056421C">
            <w:pPr>
              <w:spacing w:after="0"/>
              <w:rPr>
                <w:sz w:val="20"/>
                <w:szCs w:val="20"/>
              </w:rPr>
            </w:pPr>
            <w:r w:rsidRPr="005F11C8">
              <w:rPr>
                <w:sz w:val="20"/>
                <w:szCs w:val="20"/>
              </w:rPr>
              <w:t>Related Agile Documentation</w:t>
            </w:r>
          </w:p>
        </w:tc>
        <w:tc>
          <w:tcPr>
            <w:tcW w:w="4680" w:type="dxa"/>
            <w:tcBorders>
              <w:top w:val="nil"/>
              <w:left w:val="nil"/>
              <w:bottom w:val="single" w:sz="4" w:space="0" w:color="auto"/>
              <w:right w:val="single" w:sz="4" w:space="0" w:color="auto"/>
            </w:tcBorders>
            <w:vAlign w:val="center"/>
            <w:hideMark/>
          </w:tcPr>
          <w:p w14:paraId="4740A8F7" w14:textId="77777777" w:rsidR="00D4678F" w:rsidRPr="005F11C8" w:rsidRDefault="00D4678F" w:rsidP="0056421C">
            <w:pPr>
              <w:spacing w:after="0"/>
              <w:rPr>
                <w:sz w:val="20"/>
                <w:szCs w:val="20"/>
              </w:rPr>
            </w:pPr>
            <w:r w:rsidRPr="005F11C8">
              <w:rPr>
                <w:sz w:val="20"/>
                <w:szCs w:val="20"/>
              </w:rPr>
              <w:t>Outlined in Attachment 1</w:t>
            </w:r>
            <w:r>
              <w:rPr>
                <w:sz w:val="20"/>
                <w:szCs w:val="20"/>
              </w:rPr>
              <w:t>: ATF IT Governance Manual, Section 5: IT Software/Systems Development Lifecycle within three (3) business days at the end of every Sprint</w:t>
            </w:r>
          </w:p>
        </w:tc>
      </w:tr>
      <w:tr w:rsidR="00D4678F" w:rsidRPr="005F11C8" w14:paraId="48AB1DE0" w14:textId="77777777" w:rsidTr="0056421C">
        <w:trPr>
          <w:cantSplit/>
          <w:trHeight w:val="58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9415F0E" w14:textId="77777777" w:rsidR="00D4678F" w:rsidRPr="005F11C8" w:rsidRDefault="00D4678F" w:rsidP="0056421C">
            <w:pPr>
              <w:spacing w:after="0"/>
              <w:rPr>
                <w:sz w:val="20"/>
                <w:szCs w:val="20"/>
              </w:rPr>
            </w:pPr>
            <w:r w:rsidRPr="005F11C8">
              <w:rPr>
                <w:sz w:val="20"/>
                <w:szCs w:val="20"/>
              </w:rPr>
              <w:t>3</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0BE87A93" w14:textId="77777777" w:rsidR="00D4678F" w:rsidRPr="005F11C8" w:rsidRDefault="00D4678F" w:rsidP="0056421C">
            <w:pPr>
              <w:spacing w:after="0"/>
              <w:rPr>
                <w:sz w:val="20"/>
                <w:szCs w:val="20"/>
              </w:rPr>
            </w:pPr>
            <w:r w:rsidRPr="005F11C8">
              <w:rPr>
                <w:sz w:val="20"/>
                <w:szCs w:val="20"/>
              </w:rPr>
              <w:t>T3-D2</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70B30EC0" w14:textId="77777777" w:rsidR="00D4678F" w:rsidRPr="005F11C8" w:rsidRDefault="00D4678F" w:rsidP="0056421C">
            <w:pPr>
              <w:spacing w:after="0"/>
              <w:rPr>
                <w:sz w:val="20"/>
                <w:szCs w:val="20"/>
              </w:rPr>
            </w:pPr>
            <w:r w:rsidRPr="005F11C8">
              <w:rPr>
                <w:sz w:val="20"/>
                <w:szCs w:val="20"/>
              </w:rPr>
              <w:t>DB Schemas, Data Model (Logical and Physical) of Core Data Elements</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2049C22E" w14:textId="77777777" w:rsidR="00D4678F" w:rsidRPr="005F11C8" w:rsidRDefault="00D4678F" w:rsidP="0056421C">
            <w:pPr>
              <w:spacing w:after="0"/>
              <w:rPr>
                <w:sz w:val="20"/>
                <w:szCs w:val="20"/>
              </w:rPr>
            </w:pPr>
            <w:r>
              <w:rPr>
                <w:sz w:val="20"/>
                <w:szCs w:val="20"/>
              </w:rPr>
              <w:t>Within three (3) business days of the end of every Sprint</w:t>
            </w:r>
          </w:p>
        </w:tc>
      </w:tr>
      <w:tr w:rsidR="00D4678F" w:rsidRPr="005F11C8" w14:paraId="7007D0D8" w14:textId="77777777" w:rsidTr="0056421C">
        <w:trPr>
          <w:cantSplit/>
          <w:trHeight w:val="580"/>
        </w:trPr>
        <w:tc>
          <w:tcPr>
            <w:tcW w:w="81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7A5F8EF" w14:textId="77777777" w:rsidR="00D4678F" w:rsidRPr="005F11C8" w:rsidRDefault="00D4678F" w:rsidP="0056421C">
            <w:pPr>
              <w:spacing w:after="0"/>
              <w:rPr>
                <w:sz w:val="20"/>
                <w:szCs w:val="20"/>
              </w:rPr>
            </w:pPr>
            <w:r w:rsidRPr="005F11C8">
              <w:rPr>
                <w:sz w:val="20"/>
                <w:szCs w:val="20"/>
              </w:rPr>
              <w:t>3</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654BCB81" w14:textId="77777777" w:rsidR="00D4678F" w:rsidRPr="005F11C8" w:rsidRDefault="00D4678F" w:rsidP="0056421C">
            <w:pPr>
              <w:spacing w:after="0"/>
              <w:rPr>
                <w:sz w:val="20"/>
                <w:szCs w:val="20"/>
              </w:rPr>
            </w:pPr>
            <w:r w:rsidRPr="005F11C8">
              <w:rPr>
                <w:sz w:val="20"/>
                <w:szCs w:val="20"/>
              </w:rPr>
              <w:t>T3-D3</w:t>
            </w:r>
          </w:p>
        </w:tc>
        <w:tc>
          <w:tcPr>
            <w:tcW w:w="3330" w:type="dxa"/>
            <w:tcBorders>
              <w:top w:val="nil"/>
              <w:left w:val="nil"/>
              <w:bottom w:val="single" w:sz="4" w:space="0" w:color="auto"/>
              <w:right w:val="single" w:sz="4" w:space="0" w:color="auto"/>
            </w:tcBorders>
            <w:shd w:val="clear" w:color="auto" w:fill="FFFFFF" w:themeFill="background1"/>
            <w:vAlign w:val="center"/>
            <w:hideMark/>
          </w:tcPr>
          <w:p w14:paraId="27CAF62C" w14:textId="77777777" w:rsidR="00D4678F" w:rsidRPr="005F11C8" w:rsidRDefault="00D4678F" w:rsidP="0056421C">
            <w:pPr>
              <w:spacing w:after="0"/>
              <w:rPr>
                <w:sz w:val="20"/>
                <w:szCs w:val="20"/>
              </w:rPr>
            </w:pPr>
            <w:r w:rsidRPr="005F11C8">
              <w:rPr>
                <w:sz w:val="20"/>
                <w:szCs w:val="20"/>
              </w:rPr>
              <w:t>Data Dictionary (including table and column level description) of Core Data Elements</w:t>
            </w:r>
          </w:p>
        </w:tc>
        <w:tc>
          <w:tcPr>
            <w:tcW w:w="4680" w:type="dxa"/>
            <w:tcBorders>
              <w:top w:val="nil"/>
              <w:left w:val="nil"/>
              <w:bottom w:val="single" w:sz="4" w:space="0" w:color="auto"/>
              <w:right w:val="single" w:sz="4" w:space="0" w:color="auto"/>
            </w:tcBorders>
            <w:shd w:val="clear" w:color="auto" w:fill="FFFFFF" w:themeFill="background1"/>
            <w:vAlign w:val="center"/>
            <w:hideMark/>
          </w:tcPr>
          <w:p w14:paraId="3052B573" w14:textId="77777777" w:rsidR="00D4678F" w:rsidRPr="005F11C8" w:rsidRDefault="00D4678F" w:rsidP="0056421C">
            <w:pPr>
              <w:spacing w:after="0"/>
              <w:rPr>
                <w:sz w:val="20"/>
                <w:szCs w:val="20"/>
              </w:rPr>
            </w:pPr>
            <w:r>
              <w:rPr>
                <w:sz w:val="20"/>
                <w:szCs w:val="20"/>
              </w:rPr>
              <w:t>Within three (3) business days of the end of every Sprint</w:t>
            </w:r>
          </w:p>
        </w:tc>
      </w:tr>
      <w:tr w:rsidR="00D4678F" w:rsidRPr="005F11C8" w14:paraId="7E6E4792"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6E3E706" w14:textId="77777777" w:rsidR="00D4678F" w:rsidRPr="005F11C8" w:rsidRDefault="00D4678F" w:rsidP="0056421C">
            <w:pPr>
              <w:spacing w:after="0"/>
              <w:rPr>
                <w:sz w:val="20"/>
                <w:szCs w:val="20"/>
              </w:rPr>
            </w:pPr>
            <w:r w:rsidRPr="005F11C8">
              <w:rPr>
                <w:sz w:val="20"/>
                <w:szCs w:val="20"/>
              </w:rPr>
              <w:t>3</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2022DB6D" w14:textId="77777777" w:rsidR="00D4678F" w:rsidRPr="005F11C8" w:rsidRDefault="00D4678F" w:rsidP="0056421C">
            <w:pPr>
              <w:spacing w:after="0"/>
              <w:rPr>
                <w:sz w:val="20"/>
                <w:szCs w:val="20"/>
              </w:rPr>
            </w:pPr>
            <w:r w:rsidRPr="005F11C8">
              <w:rPr>
                <w:sz w:val="20"/>
                <w:szCs w:val="20"/>
              </w:rPr>
              <w:t>T3-D4</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74489D04" w14:textId="77777777" w:rsidR="00D4678F" w:rsidRPr="005F11C8" w:rsidRDefault="00D4678F" w:rsidP="0056421C">
            <w:pPr>
              <w:spacing w:after="0"/>
              <w:rPr>
                <w:sz w:val="20"/>
                <w:szCs w:val="20"/>
              </w:rPr>
            </w:pPr>
            <w:r w:rsidRPr="005F11C8">
              <w:rPr>
                <w:sz w:val="20"/>
                <w:szCs w:val="20"/>
              </w:rPr>
              <w:t>Data Flow Diagram</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20BC9A0A" w14:textId="77777777" w:rsidR="00D4678F" w:rsidRPr="005F11C8" w:rsidRDefault="00D4678F" w:rsidP="0056421C">
            <w:pPr>
              <w:spacing w:after="0"/>
              <w:rPr>
                <w:color w:val="000000"/>
                <w:sz w:val="20"/>
                <w:szCs w:val="20"/>
              </w:rPr>
            </w:pPr>
            <w:r>
              <w:rPr>
                <w:sz w:val="20"/>
                <w:szCs w:val="20"/>
              </w:rPr>
              <w:t>Within three (3) business days of the end of every Sprint</w:t>
            </w:r>
          </w:p>
        </w:tc>
      </w:tr>
      <w:tr w:rsidR="00D4678F" w14:paraId="3FF5B94C"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67BCB95A" w14:textId="77777777" w:rsidR="00D4678F" w:rsidRPr="005F11C8" w:rsidRDefault="00D4678F" w:rsidP="0056421C">
            <w:pPr>
              <w:spacing w:after="0"/>
              <w:rPr>
                <w:sz w:val="20"/>
                <w:szCs w:val="20"/>
              </w:rPr>
            </w:pPr>
            <w:r>
              <w:rPr>
                <w:sz w:val="20"/>
                <w:szCs w:val="20"/>
              </w:rPr>
              <w:t>3</w:t>
            </w:r>
          </w:p>
        </w:tc>
        <w:tc>
          <w:tcPr>
            <w:tcW w:w="1350" w:type="dxa"/>
            <w:tcBorders>
              <w:top w:val="nil"/>
              <w:left w:val="nil"/>
              <w:bottom w:val="single" w:sz="4" w:space="0" w:color="auto"/>
              <w:right w:val="single" w:sz="4" w:space="0" w:color="auto"/>
            </w:tcBorders>
            <w:noWrap/>
            <w:vAlign w:val="center"/>
          </w:tcPr>
          <w:p w14:paraId="4E1FA1B6" w14:textId="77777777" w:rsidR="00D4678F" w:rsidRPr="005F11C8" w:rsidRDefault="00D4678F" w:rsidP="0056421C">
            <w:pPr>
              <w:spacing w:after="0"/>
              <w:rPr>
                <w:sz w:val="20"/>
                <w:szCs w:val="20"/>
              </w:rPr>
            </w:pPr>
            <w:r>
              <w:rPr>
                <w:sz w:val="20"/>
                <w:szCs w:val="20"/>
              </w:rPr>
              <w:t>T3-D5</w:t>
            </w:r>
          </w:p>
        </w:tc>
        <w:tc>
          <w:tcPr>
            <w:tcW w:w="3330" w:type="dxa"/>
            <w:tcBorders>
              <w:top w:val="nil"/>
              <w:left w:val="nil"/>
              <w:bottom w:val="single" w:sz="4" w:space="0" w:color="auto"/>
              <w:right w:val="single" w:sz="4" w:space="0" w:color="auto"/>
            </w:tcBorders>
            <w:vAlign w:val="center"/>
          </w:tcPr>
          <w:p w14:paraId="2E8BB22A" w14:textId="77777777" w:rsidR="00D4678F" w:rsidRPr="005F11C8" w:rsidRDefault="00D4678F" w:rsidP="0056421C">
            <w:pPr>
              <w:spacing w:after="0"/>
              <w:rPr>
                <w:sz w:val="20"/>
                <w:szCs w:val="20"/>
              </w:rPr>
            </w:pPr>
            <w:r>
              <w:rPr>
                <w:sz w:val="20"/>
                <w:szCs w:val="20"/>
              </w:rPr>
              <w:t>SSIS packages for Data Migration</w:t>
            </w:r>
          </w:p>
        </w:tc>
        <w:tc>
          <w:tcPr>
            <w:tcW w:w="4680" w:type="dxa"/>
            <w:tcBorders>
              <w:top w:val="nil"/>
              <w:left w:val="nil"/>
              <w:bottom w:val="single" w:sz="4" w:space="0" w:color="auto"/>
              <w:right w:val="single" w:sz="4" w:space="0" w:color="auto"/>
            </w:tcBorders>
            <w:vAlign w:val="center"/>
          </w:tcPr>
          <w:p w14:paraId="403EB014" w14:textId="77777777" w:rsidR="00D4678F" w:rsidRDefault="00D4678F" w:rsidP="0056421C">
            <w:pPr>
              <w:spacing w:after="0"/>
              <w:rPr>
                <w:sz w:val="20"/>
                <w:szCs w:val="20"/>
              </w:rPr>
            </w:pPr>
            <w:r>
              <w:rPr>
                <w:sz w:val="20"/>
                <w:szCs w:val="20"/>
              </w:rPr>
              <w:t xml:space="preserve">As </w:t>
            </w:r>
            <w:r w:rsidRPr="005F11C8">
              <w:rPr>
                <w:sz w:val="20"/>
                <w:szCs w:val="20"/>
              </w:rPr>
              <w:t>determined by ATF</w:t>
            </w:r>
            <w:r>
              <w:rPr>
                <w:sz w:val="20"/>
                <w:szCs w:val="20"/>
              </w:rPr>
              <w:t xml:space="preserve"> and within three (3) business days of request</w:t>
            </w:r>
          </w:p>
        </w:tc>
      </w:tr>
      <w:tr w:rsidR="00D4678F" w:rsidRPr="009D0F26" w14:paraId="72A7D1BD" w14:textId="77777777" w:rsidTr="0056421C">
        <w:trPr>
          <w:cantSplit/>
          <w:trHeight w:val="58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0D25DC4" w14:textId="77777777" w:rsidR="00D4678F" w:rsidRPr="009D0F26" w:rsidRDefault="00D4678F" w:rsidP="0056421C">
            <w:pPr>
              <w:spacing w:after="0"/>
              <w:rPr>
                <w:sz w:val="20"/>
                <w:szCs w:val="20"/>
              </w:rPr>
            </w:pPr>
            <w:r w:rsidRPr="009D0F26">
              <w:rPr>
                <w:sz w:val="20"/>
                <w:szCs w:val="20"/>
              </w:rPr>
              <w:t>3</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31641B25" w14:textId="77777777" w:rsidR="00D4678F" w:rsidRPr="009D0F26" w:rsidRDefault="00D4678F" w:rsidP="0056421C">
            <w:pPr>
              <w:spacing w:after="0"/>
              <w:rPr>
                <w:sz w:val="20"/>
                <w:szCs w:val="20"/>
              </w:rPr>
            </w:pPr>
            <w:r w:rsidRPr="009D0F26">
              <w:rPr>
                <w:sz w:val="20"/>
                <w:szCs w:val="20"/>
              </w:rPr>
              <w:t>T3-D6</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68722657" w14:textId="77777777" w:rsidR="00D4678F" w:rsidRPr="009D0F26" w:rsidRDefault="00D4678F" w:rsidP="0056421C">
            <w:pPr>
              <w:spacing w:after="0"/>
              <w:rPr>
                <w:sz w:val="20"/>
                <w:szCs w:val="20"/>
              </w:rPr>
            </w:pPr>
            <w:r w:rsidRPr="009D0F26">
              <w:rPr>
                <w:sz w:val="20"/>
                <w:szCs w:val="20"/>
              </w:rPr>
              <w:t>API Standard and Best Practices used for each application</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7E35D7E1" w14:textId="77777777" w:rsidR="00D4678F" w:rsidRPr="009D0F26" w:rsidRDefault="00D4678F" w:rsidP="0056421C">
            <w:pPr>
              <w:spacing w:after="0"/>
              <w:rPr>
                <w:sz w:val="20"/>
                <w:szCs w:val="20"/>
              </w:rPr>
            </w:pPr>
            <w:r w:rsidRPr="009D0F26">
              <w:rPr>
                <w:sz w:val="20"/>
                <w:szCs w:val="20"/>
              </w:rPr>
              <w:t>Within three (3) business days after each deployment (if applicable)</w:t>
            </w:r>
          </w:p>
        </w:tc>
      </w:tr>
      <w:tr w:rsidR="00D4678F" w:rsidRPr="005F11C8" w14:paraId="55FFF2ED"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B263B5E" w14:textId="77777777" w:rsidR="00D4678F" w:rsidRPr="005F11C8" w:rsidRDefault="00D4678F" w:rsidP="0056421C">
            <w:pPr>
              <w:spacing w:after="0"/>
              <w:rPr>
                <w:sz w:val="20"/>
                <w:szCs w:val="20"/>
              </w:rPr>
            </w:pPr>
            <w:r w:rsidRPr="005F11C8">
              <w:rPr>
                <w:sz w:val="20"/>
                <w:szCs w:val="20"/>
              </w:rPr>
              <w:t>3</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74C05ACA" w14:textId="77777777" w:rsidR="00D4678F" w:rsidRPr="005F11C8" w:rsidRDefault="00D4678F" w:rsidP="0056421C">
            <w:pPr>
              <w:spacing w:after="0"/>
              <w:rPr>
                <w:sz w:val="20"/>
                <w:szCs w:val="20"/>
              </w:rPr>
            </w:pPr>
            <w:r w:rsidRPr="005F11C8">
              <w:rPr>
                <w:sz w:val="20"/>
                <w:szCs w:val="20"/>
              </w:rPr>
              <w:t>T3-D</w:t>
            </w:r>
            <w:r>
              <w:rPr>
                <w:sz w:val="20"/>
                <w:szCs w:val="20"/>
              </w:rPr>
              <w:t>7</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1267E8D4" w14:textId="77777777" w:rsidR="00D4678F" w:rsidRPr="005F11C8" w:rsidRDefault="00D4678F" w:rsidP="0056421C">
            <w:pPr>
              <w:spacing w:after="0"/>
              <w:rPr>
                <w:sz w:val="20"/>
                <w:szCs w:val="20"/>
              </w:rPr>
            </w:pPr>
            <w:r w:rsidRPr="005F11C8">
              <w:rPr>
                <w:sz w:val="20"/>
                <w:szCs w:val="20"/>
              </w:rPr>
              <w:t>Source Code and Binary Code</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375BC0CB" w14:textId="77777777" w:rsidR="00D4678F" w:rsidRPr="005F11C8" w:rsidRDefault="00D4678F" w:rsidP="0056421C">
            <w:pPr>
              <w:spacing w:after="0"/>
              <w:rPr>
                <w:color w:val="000000"/>
                <w:sz w:val="20"/>
                <w:szCs w:val="20"/>
              </w:rPr>
            </w:pPr>
            <w:r w:rsidRPr="005F11C8">
              <w:rPr>
                <w:sz w:val="20"/>
                <w:szCs w:val="20"/>
              </w:rPr>
              <w:t xml:space="preserve">Daily as updated during development </w:t>
            </w:r>
          </w:p>
        </w:tc>
      </w:tr>
      <w:tr w:rsidR="00D4678F" w:rsidRPr="005F11C8" w14:paraId="75F83551"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57175D5D" w14:textId="77777777" w:rsidR="00D4678F" w:rsidRPr="005F11C8" w:rsidRDefault="00D4678F" w:rsidP="0056421C">
            <w:pPr>
              <w:spacing w:after="0"/>
              <w:rPr>
                <w:sz w:val="20"/>
                <w:szCs w:val="20"/>
              </w:rPr>
            </w:pPr>
            <w:r>
              <w:rPr>
                <w:sz w:val="20"/>
                <w:szCs w:val="20"/>
              </w:rPr>
              <w:t>3</w:t>
            </w:r>
          </w:p>
        </w:tc>
        <w:tc>
          <w:tcPr>
            <w:tcW w:w="1350" w:type="dxa"/>
            <w:tcBorders>
              <w:top w:val="nil"/>
              <w:left w:val="nil"/>
              <w:bottom w:val="single" w:sz="4" w:space="0" w:color="auto"/>
              <w:right w:val="single" w:sz="4" w:space="0" w:color="auto"/>
            </w:tcBorders>
            <w:noWrap/>
            <w:vAlign w:val="center"/>
          </w:tcPr>
          <w:p w14:paraId="3665AEE0" w14:textId="77777777" w:rsidR="00D4678F" w:rsidRPr="005F11C8" w:rsidRDefault="00D4678F" w:rsidP="0056421C">
            <w:pPr>
              <w:spacing w:after="0"/>
              <w:rPr>
                <w:sz w:val="20"/>
                <w:szCs w:val="20"/>
              </w:rPr>
            </w:pPr>
            <w:r w:rsidRPr="005F11C8">
              <w:rPr>
                <w:sz w:val="20"/>
                <w:szCs w:val="20"/>
              </w:rPr>
              <w:t>T3-D</w:t>
            </w:r>
            <w:r>
              <w:rPr>
                <w:sz w:val="20"/>
                <w:szCs w:val="20"/>
              </w:rPr>
              <w:t>8</w:t>
            </w:r>
          </w:p>
        </w:tc>
        <w:tc>
          <w:tcPr>
            <w:tcW w:w="3330" w:type="dxa"/>
            <w:tcBorders>
              <w:top w:val="nil"/>
              <w:left w:val="nil"/>
              <w:bottom w:val="single" w:sz="4" w:space="0" w:color="auto"/>
              <w:right w:val="single" w:sz="4" w:space="0" w:color="auto"/>
            </w:tcBorders>
            <w:vAlign w:val="center"/>
          </w:tcPr>
          <w:p w14:paraId="75F2850A" w14:textId="77777777" w:rsidR="00D4678F" w:rsidRPr="005F11C8" w:rsidRDefault="00D4678F" w:rsidP="0056421C">
            <w:pPr>
              <w:spacing w:after="0"/>
              <w:rPr>
                <w:sz w:val="20"/>
                <w:szCs w:val="20"/>
              </w:rPr>
            </w:pPr>
            <w:r>
              <w:rPr>
                <w:sz w:val="20"/>
                <w:szCs w:val="20"/>
              </w:rPr>
              <w:t>Source Code and Binary Code that is Section 508 Compliant</w:t>
            </w:r>
          </w:p>
        </w:tc>
        <w:tc>
          <w:tcPr>
            <w:tcW w:w="4680" w:type="dxa"/>
            <w:tcBorders>
              <w:top w:val="nil"/>
              <w:left w:val="nil"/>
              <w:bottom w:val="single" w:sz="4" w:space="0" w:color="auto"/>
              <w:right w:val="single" w:sz="4" w:space="0" w:color="auto"/>
            </w:tcBorders>
            <w:vAlign w:val="center"/>
          </w:tcPr>
          <w:p w14:paraId="73E6BD47" w14:textId="77777777" w:rsidR="00D4678F" w:rsidRPr="005F11C8" w:rsidRDefault="00D4678F" w:rsidP="0056421C">
            <w:pPr>
              <w:spacing w:after="0"/>
              <w:rPr>
                <w:sz w:val="20"/>
                <w:szCs w:val="20"/>
              </w:rPr>
            </w:pPr>
            <w:r w:rsidRPr="005F11C8">
              <w:rPr>
                <w:sz w:val="20"/>
                <w:szCs w:val="20"/>
              </w:rPr>
              <w:t>Daily as updated during development</w:t>
            </w:r>
          </w:p>
        </w:tc>
      </w:tr>
      <w:tr w:rsidR="00D4678F" w:rsidRPr="005F11C8" w14:paraId="2CCB1238"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4E224D40" w14:textId="77777777" w:rsidR="00D4678F" w:rsidRDefault="00D4678F" w:rsidP="0056421C">
            <w:pPr>
              <w:spacing w:after="0"/>
              <w:rPr>
                <w:sz w:val="20"/>
                <w:szCs w:val="20"/>
              </w:rPr>
            </w:pPr>
            <w:r>
              <w:rPr>
                <w:sz w:val="20"/>
                <w:szCs w:val="20"/>
              </w:rPr>
              <w:t>3</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tcPr>
          <w:p w14:paraId="14FA6E96" w14:textId="77777777" w:rsidR="00D4678F" w:rsidRPr="005F11C8" w:rsidRDefault="00D4678F" w:rsidP="0056421C">
            <w:pPr>
              <w:spacing w:after="0"/>
              <w:rPr>
                <w:sz w:val="20"/>
                <w:szCs w:val="20"/>
              </w:rPr>
            </w:pPr>
            <w:r>
              <w:rPr>
                <w:sz w:val="20"/>
                <w:szCs w:val="20"/>
              </w:rPr>
              <w:t>T3-D9</w:t>
            </w:r>
          </w:p>
        </w:tc>
        <w:tc>
          <w:tcPr>
            <w:tcW w:w="3330" w:type="dxa"/>
            <w:tcBorders>
              <w:top w:val="nil"/>
              <w:left w:val="nil"/>
              <w:bottom w:val="single" w:sz="4" w:space="0" w:color="auto"/>
              <w:right w:val="single" w:sz="4" w:space="0" w:color="auto"/>
            </w:tcBorders>
            <w:shd w:val="clear" w:color="auto" w:fill="F2F2F2" w:themeFill="background1" w:themeFillShade="F2"/>
            <w:vAlign w:val="center"/>
          </w:tcPr>
          <w:p w14:paraId="66713E44" w14:textId="77777777" w:rsidR="00D4678F" w:rsidRDefault="00D4678F" w:rsidP="0056421C">
            <w:pPr>
              <w:spacing w:after="0"/>
              <w:rPr>
                <w:sz w:val="20"/>
                <w:szCs w:val="20"/>
              </w:rPr>
            </w:pPr>
            <w:r>
              <w:rPr>
                <w:sz w:val="20"/>
                <w:szCs w:val="20"/>
              </w:rPr>
              <w:t>Section 508 Checklist</w:t>
            </w:r>
          </w:p>
        </w:tc>
        <w:tc>
          <w:tcPr>
            <w:tcW w:w="4680" w:type="dxa"/>
            <w:tcBorders>
              <w:top w:val="nil"/>
              <w:left w:val="nil"/>
              <w:bottom w:val="single" w:sz="4" w:space="0" w:color="auto"/>
              <w:right w:val="single" w:sz="4" w:space="0" w:color="auto"/>
            </w:tcBorders>
            <w:shd w:val="clear" w:color="auto" w:fill="F2F2F2" w:themeFill="background1" w:themeFillShade="F2"/>
            <w:vAlign w:val="center"/>
          </w:tcPr>
          <w:p w14:paraId="216EA560" w14:textId="77777777" w:rsidR="00D4678F" w:rsidRPr="005F11C8" w:rsidRDefault="00D4678F" w:rsidP="0056421C">
            <w:pPr>
              <w:spacing w:after="0"/>
              <w:rPr>
                <w:sz w:val="20"/>
                <w:szCs w:val="20"/>
              </w:rPr>
            </w:pPr>
            <w:r>
              <w:rPr>
                <w:sz w:val="20"/>
                <w:szCs w:val="20"/>
              </w:rPr>
              <w:t>Within ten (10) business days after each Release</w:t>
            </w:r>
          </w:p>
        </w:tc>
      </w:tr>
      <w:tr w:rsidR="00D4678F" w14:paraId="49CFC0C2"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0586A69E" w14:textId="77777777" w:rsidR="00D4678F" w:rsidRDefault="00D4678F" w:rsidP="0056421C">
            <w:pPr>
              <w:spacing w:after="0"/>
              <w:rPr>
                <w:sz w:val="20"/>
                <w:szCs w:val="20"/>
              </w:rPr>
            </w:pPr>
            <w:r>
              <w:rPr>
                <w:sz w:val="20"/>
                <w:szCs w:val="20"/>
              </w:rPr>
              <w:t>3</w:t>
            </w:r>
          </w:p>
        </w:tc>
        <w:tc>
          <w:tcPr>
            <w:tcW w:w="1350" w:type="dxa"/>
            <w:tcBorders>
              <w:top w:val="nil"/>
              <w:left w:val="nil"/>
              <w:bottom w:val="single" w:sz="4" w:space="0" w:color="auto"/>
              <w:right w:val="single" w:sz="4" w:space="0" w:color="auto"/>
            </w:tcBorders>
            <w:noWrap/>
            <w:vAlign w:val="center"/>
          </w:tcPr>
          <w:p w14:paraId="19B2BEB0" w14:textId="77777777" w:rsidR="00D4678F" w:rsidRPr="005F11C8" w:rsidDel="00EA3E3A" w:rsidRDefault="00D4678F" w:rsidP="0056421C">
            <w:pPr>
              <w:spacing w:after="0"/>
              <w:rPr>
                <w:sz w:val="20"/>
                <w:szCs w:val="20"/>
              </w:rPr>
            </w:pPr>
            <w:r>
              <w:rPr>
                <w:sz w:val="20"/>
                <w:szCs w:val="20"/>
              </w:rPr>
              <w:t>T3-D10</w:t>
            </w:r>
          </w:p>
        </w:tc>
        <w:tc>
          <w:tcPr>
            <w:tcW w:w="3330" w:type="dxa"/>
            <w:tcBorders>
              <w:top w:val="nil"/>
              <w:left w:val="nil"/>
              <w:bottom w:val="single" w:sz="4" w:space="0" w:color="auto"/>
              <w:right w:val="single" w:sz="4" w:space="0" w:color="auto"/>
            </w:tcBorders>
            <w:vAlign w:val="center"/>
          </w:tcPr>
          <w:p w14:paraId="794A1DC2" w14:textId="77777777" w:rsidR="00D4678F" w:rsidRDefault="00D4678F" w:rsidP="0056421C">
            <w:pPr>
              <w:spacing w:after="0"/>
              <w:rPr>
                <w:sz w:val="20"/>
                <w:szCs w:val="20"/>
              </w:rPr>
            </w:pPr>
            <w:r w:rsidRPr="005F11C8">
              <w:rPr>
                <w:sz w:val="20"/>
                <w:szCs w:val="20"/>
              </w:rPr>
              <w:t>Automated Deployment Plan</w:t>
            </w:r>
          </w:p>
        </w:tc>
        <w:tc>
          <w:tcPr>
            <w:tcW w:w="4680" w:type="dxa"/>
            <w:tcBorders>
              <w:top w:val="nil"/>
              <w:left w:val="nil"/>
              <w:bottom w:val="single" w:sz="4" w:space="0" w:color="auto"/>
              <w:right w:val="single" w:sz="4" w:space="0" w:color="auto"/>
            </w:tcBorders>
            <w:vAlign w:val="center"/>
          </w:tcPr>
          <w:p w14:paraId="2B6481AE" w14:textId="77777777" w:rsidR="00D4678F" w:rsidRDefault="00D4678F" w:rsidP="0056421C">
            <w:pPr>
              <w:spacing w:after="0"/>
              <w:rPr>
                <w:sz w:val="20"/>
                <w:szCs w:val="20"/>
              </w:rPr>
            </w:pPr>
            <w:r>
              <w:rPr>
                <w:sz w:val="20"/>
                <w:szCs w:val="20"/>
              </w:rPr>
              <w:t>Within thirty -forty-five (30-45) calendar days prior to going live</w:t>
            </w:r>
          </w:p>
        </w:tc>
      </w:tr>
      <w:tr w:rsidR="00D4678F" w:rsidRPr="005F11C8" w14:paraId="5B6926A4"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222B66E" w14:textId="77777777" w:rsidR="00D4678F" w:rsidRPr="005F11C8" w:rsidRDefault="00D4678F" w:rsidP="0056421C">
            <w:pPr>
              <w:spacing w:after="0"/>
              <w:rPr>
                <w:sz w:val="20"/>
                <w:szCs w:val="20"/>
              </w:rPr>
            </w:pPr>
            <w:r w:rsidRPr="005F11C8">
              <w:rPr>
                <w:sz w:val="20"/>
                <w:szCs w:val="20"/>
              </w:rPr>
              <w:t>3</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48BD7FA3" w14:textId="77777777" w:rsidR="00D4678F" w:rsidRPr="005F11C8" w:rsidRDefault="00D4678F" w:rsidP="0056421C">
            <w:pPr>
              <w:spacing w:after="0"/>
              <w:rPr>
                <w:sz w:val="20"/>
                <w:szCs w:val="20"/>
              </w:rPr>
            </w:pPr>
            <w:r w:rsidRPr="005F11C8">
              <w:rPr>
                <w:sz w:val="20"/>
                <w:szCs w:val="20"/>
              </w:rPr>
              <w:t>T3-D</w:t>
            </w:r>
            <w:r>
              <w:rPr>
                <w:sz w:val="20"/>
                <w:szCs w:val="20"/>
              </w:rPr>
              <w:t>11</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28D67CB6" w14:textId="77777777" w:rsidR="00D4678F" w:rsidRPr="005F11C8" w:rsidRDefault="00D4678F" w:rsidP="0056421C">
            <w:pPr>
              <w:spacing w:after="0"/>
              <w:rPr>
                <w:sz w:val="20"/>
                <w:szCs w:val="20"/>
              </w:rPr>
            </w:pPr>
            <w:r w:rsidRPr="005F11C8">
              <w:rPr>
                <w:sz w:val="20"/>
                <w:szCs w:val="20"/>
              </w:rPr>
              <w:t>Design Documentation</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477B2C8E" w14:textId="77777777" w:rsidR="00D4678F" w:rsidRPr="005F11C8" w:rsidRDefault="00D4678F" w:rsidP="0056421C">
            <w:pPr>
              <w:spacing w:after="0"/>
              <w:rPr>
                <w:sz w:val="20"/>
                <w:szCs w:val="20"/>
              </w:rPr>
            </w:pPr>
            <w:r>
              <w:rPr>
                <w:sz w:val="20"/>
                <w:szCs w:val="20"/>
              </w:rPr>
              <w:t>Within three (3) business days after each Epic or major design changes.</w:t>
            </w:r>
          </w:p>
        </w:tc>
      </w:tr>
      <w:tr w:rsidR="00D4678F" w:rsidRPr="005F11C8" w14:paraId="25806469"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6BFC405C" w14:textId="77777777" w:rsidR="00D4678F" w:rsidRPr="005F11C8" w:rsidRDefault="00D4678F" w:rsidP="0056421C">
            <w:pPr>
              <w:spacing w:after="0"/>
              <w:rPr>
                <w:sz w:val="20"/>
                <w:szCs w:val="20"/>
              </w:rPr>
            </w:pPr>
            <w:r>
              <w:rPr>
                <w:sz w:val="20"/>
                <w:szCs w:val="20"/>
              </w:rPr>
              <w:t>3</w:t>
            </w:r>
          </w:p>
        </w:tc>
        <w:tc>
          <w:tcPr>
            <w:tcW w:w="1350" w:type="dxa"/>
            <w:tcBorders>
              <w:top w:val="nil"/>
              <w:left w:val="nil"/>
              <w:bottom w:val="single" w:sz="4" w:space="0" w:color="auto"/>
              <w:right w:val="single" w:sz="4" w:space="0" w:color="auto"/>
            </w:tcBorders>
            <w:noWrap/>
            <w:vAlign w:val="center"/>
          </w:tcPr>
          <w:p w14:paraId="473E0102" w14:textId="77777777" w:rsidR="00D4678F" w:rsidRPr="005F11C8" w:rsidRDefault="00D4678F" w:rsidP="0056421C">
            <w:pPr>
              <w:spacing w:after="0"/>
              <w:rPr>
                <w:sz w:val="20"/>
                <w:szCs w:val="20"/>
              </w:rPr>
            </w:pPr>
            <w:r>
              <w:rPr>
                <w:sz w:val="20"/>
                <w:szCs w:val="20"/>
              </w:rPr>
              <w:t>T3-D12</w:t>
            </w:r>
          </w:p>
        </w:tc>
        <w:tc>
          <w:tcPr>
            <w:tcW w:w="3330" w:type="dxa"/>
            <w:tcBorders>
              <w:top w:val="nil"/>
              <w:left w:val="nil"/>
              <w:bottom w:val="single" w:sz="4" w:space="0" w:color="auto"/>
              <w:right w:val="single" w:sz="4" w:space="0" w:color="auto"/>
            </w:tcBorders>
            <w:vAlign w:val="center"/>
          </w:tcPr>
          <w:p w14:paraId="30B97FAC" w14:textId="77777777" w:rsidR="00D4678F" w:rsidRPr="005F11C8" w:rsidRDefault="00D4678F" w:rsidP="0056421C">
            <w:pPr>
              <w:spacing w:after="0"/>
              <w:rPr>
                <w:sz w:val="20"/>
                <w:szCs w:val="20"/>
              </w:rPr>
            </w:pPr>
            <w:r>
              <w:rPr>
                <w:sz w:val="20"/>
                <w:szCs w:val="20"/>
              </w:rPr>
              <w:t>Operations &amp; Maintenance Plan</w:t>
            </w:r>
          </w:p>
        </w:tc>
        <w:tc>
          <w:tcPr>
            <w:tcW w:w="4680" w:type="dxa"/>
            <w:tcBorders>
              <w:top w:val="nil"/>
              <w:left w:val="nil"/>
              <w:bottom w:val="single" w:sz="4" w:space="0" w:color="auto"/>
              <w:right w:val="single" w:sz="4" w:space="0" w:color="auto"/>
            </w:tcBorders>
            <w:vAlign w:val="center"/>
          </w:tcPr>
          <w:p w14:paraId="5763AA12" w14:textId="77777777" w:rsidR="00D4678F" w:rsidRPr="005F11C8" w:rsidRDefault="00D4678F" w:rsidP="0056421C">
            <w:pPr>
              <w:spacing w:after="0"/>
              <w:rPr>
                <w:sz w:val="20"/>
                <w:szCs w:val="20"/>
              </w:rPr>
            </w:pPr>
            <w:r>
              <w:rPr>
                <w:sz w:val="20"/>
                <w:szCs w:val="20"/>
              </w:rPr>
              <w:t>Within three (3) business days after each Epic or major design changes.</w:t>
            </w:r>
          </w:p>
        </w:tc>
      </w:tr>
      <w:tr w:rsidR="00D4678F" w:rsidRPr="005F11C8" w14:paraId="5B12974C"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998CAE3" w14:textId="77777777" w:rsidR="00D4678F" w:rsidRPr="005F11C8" w:rsidRDefault="00D4678F" w:rsidP="0056421C">
            <w:pPr>
              <w:spacing w:after="0"/>
              <w:rPr>
                <w:sz w:val="20"/>
                <w:szCs w:val="20"/>
              </w:rPr>
            </w:pPr>
            <w:r w:rsidRPr="005F11C8">
              <w:rPr>
                <w:sz w:val="20"/>
                <w:szCs w:val="20"/>
              </w:rPr>
              <w:t>3</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05AC4FE5" w14:textId="77777777" w:rsidR="00D4678F" w:rsidRPr="005F11C8" w:rsidRDefault="00D4678F" w:rsidP="0056421C">
            <w:pPr>
              <w:spacing w:after="0"/>
              <w:rPr>
                <w:sz w:val="20"/>
                <w:szCs w:val="20"/>
              </w:rPr>
            </w:pPr>
            <w:r w:rsidRPr="005F11C8">
              <w:rPr>
                <w:sz w:val="20"/>
                <w:szCs w:val="20"/>
              </w:rPr>
              <w:t>T3-D</w:t>
            </w:r>
            <w:r>
              <w:rPr>
                <w:sz w:val="20"/>
                <w:szCs w:val="20"/>
              </w:rPr>
              <w:t>13</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3E81A71C" w14:textId="77777777" w:rsidR="00D4678F" w:rsidRPr="005F11C8" w:rsidRDefault="00D4678F" w:rsidP="0056421C">
            <w:pPr>
              <w:spacing w:after="0"/>
              <w:rPr>
                <w:sz w:val="20"/>
                <w:szCs w:val="20"/>
              </w:rPr>
            </w:pPr>
            <w:r w:rsidRPr="005F11C8">
              <w:rPr>
                <w:sz w:val="20"/>
                <w:szCs w:val="20"/>
              </w:rPr>
              <w:t>Related Cybersecurity Documentation</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0EF4A961" w14:textId="77777777" w:rsidR="00D4678F" w:rsidRPr="005F11C8" w:rsidRDefault="00D4678F" w:rsidP="0056421C">
            <w:pPr>
              <w:spacing w:after="0"/>
              <w:rPr>
                <w:sz w:val="20"/>
                <w:szCs w:val="20"/>
              </w:rPr>
            </w:pPr>
            <w:r>
              <w:rPr>
                <w:sz w:val="20"/>
                <w:szCs w:val="20"/>
              </w:rPr>
              <w:t xml:space="preserve">As </w:t>
            </w:r>
            <w:r w:rsidRPr="005F11C8">
              <w:rPr>
                <w:sz w:val="20"/>
                <w:szCs w:val="20"/>
              </w:rPr>
              <w:t>determined by ATF</w:t>
            </w:r>
            <w:r>
              <w:rPr>
                <w:sz w:val="20"/>
                <w:szCs w:val="20"/>
              </w:rPr>
              <w:t xml:space="preserve"> and within three (3) business days of request</w:t>
            </w:r>
          </w:p>
        </w:tc>
      </w:tr>
      <w:tr w:rsidR="00D4678F" w14:paraId="4AC96F14"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73432D20" w14:textId="77777777" w:rsidR="00D4678F" w:rsidRPr="005F11C8" w:rsidRDefault="00D4678F" w:rsidP="0056421C">
            <w:pPr>
              <w:spacing w:after="0"/>
              <w:rPr>
                <w:sz w:val="20"/>
                <w:szCs w:val="20"/>
              </w:rPr>
            </w:pPr>
            <w:r>
              <w:rPr>
                <w:sz w:val="20"/>
                <w:szCs w:val="20"/>
              </w:rPr>
              <w:t>3</w:t>
            </w:r>
          </w:p>
        </w:tc>
        <w:tc>
          <w:tcPr>
            <w:tcW w:w="1350" w:type="dxa"/>
            <w:tcBorders>
              <w:top w:val="nil"/>
              <w:left w:val="nil"/>
              <w:bottom w:val="single" w:sz="4" w:space="0" w:color="auto"/>
              <w:right w:val="single" w:sz="4" w:space="0" w:color="auto"/>
            </w:tcBorders>
            <w:noWrap/>
            <w:vAlign w:val="center"/>
          </w:tcPr>
          <w:p w14:paraId="732721C1" w14:textId="77777777" w:rsidR="00D4678F" w:rsidRPr="005F11C8" w:rsidRDefault="00D4678F" w:rsidP="0056421C">
            <w:pPr>
              <w:spacing w:after="0"/>
              <w:rPr>
                <w:sz w:val="20"/>
                <w:szCs w:val="20"/>
              </w:rPr>
            </w:pPr>
            <w:r>
              <w:rPr>
                <w:sz w:val="20"/>
                <w:szCs w:val="20"/>
              </w:rPr>
              <w:t>T3-D14</w:t>
            </w:r>
          </w:p>
        </w:tc>
        <w:tc>
          <w:tcPr>
            <w:tcW w:w="3330" w:type="dxa"/>
            <w:tcBorders>
              <w:top w:val="nil"/>
              <w:left w:val="nil"/>
              <w:bottom w:val="single" w:sz="4" w:space="0" w:color="auto"/>
              <w:right w:val="single" w:sz="4" w:space="0" w:color="auto"/>
            </w:tcBorders>
            <w:vAlign w:val="center"/>
          </w:tcPr>
          <w:p w14:paraId="3F46D024" w14:textId="77777777" w:rsidR="00D4678F" w:rsidRPr="005F11C8" w:rsidRDefault="00D4678F" w:rsidP="0056421C">
            <w:pPr>
              <w:spacing w:after="0"/>
              <w:rPr>
                <w:sz w:val="20"/>
                <w:szCs w:val="20"/>
              </w:rPr>
            </w:pPr>
            <w:r>
              <w:rPr>
                <w:sz w:val="20"/>
                <w:szCs w:val="20"/>
              </w:rPr>
              <w:t>Presentation of Engineering Practices geared for Automation of CI/CD Pipeline</w:t>
            </w:r>
          </w:p>
        </w:tc>
        <w:tc>
          <w:tcPr>
            <w:tcW w:w="4680" w:type="dxa"/>
            <w:tcBorders>
              <w:top w:val="nil"/>
              <w:left w:val="nil"/>
              <w:bottom w:val="single" w:sz="4" w:space="0" w:color="auto"/>
              <w:right w:val="single" w:sz="4" w:space="0" w:color="auto"/>
            </w:tcBorders>
            <w:vAlign w:val="center"/>
          </w:tcPr>
          <w:p w14:paraId="1AABC5A1" w14:textId="77777777" w:rsidR="00D4678F" w:rsidRDefault="00D4678F" w:rsidP="0056421C">
            <w:pPr>
              <w:spacing w:after="0"/>
              <w:rPr>
                <w:sz w:val="20"/>
                <w:szCs w:val="20"/>
              </w:rPr>
            </w:pPr>
            <w:r>
              <w:rPr>
                <w:sz w:val="20"/>
                <w:szCs w:val="20"/>
              </w:rPr>
              <w:t>Within five (5) business days after the Kick-off meeting</w:t>
            </w:r>
          </w:p>
        </w:tc>
      </w:tr>
      <w:tr w:rsidR="00D4678F" w:rsidRPr="005F11C8" w14:paraId="04C31A0C"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2CB737F2" w14:textId="77777777" w:rsidR="00D4678F" w:rsidRPr="005F11C8" w:rsidRDefault="00D4678F" w:rsidP="0056421C">
            <w:pPr>
              <w:spacing w:after="0"/>
              <w:rPr>
                <w:sz w:val="20"/>
                <w:szCs w:val="20"/>
              </w:rPr>
            </w:pPr>
            <w:r>
              <w:rPr>
                <w:sz w:val="20"/>
                <w:szCs w:val="20"/>
              </w:rPr>
              <w:t>4</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tcPr>
          <w:p w14:paraId="0BEA050D" w14:textId="77777777" w:rsidR="00D4678F" w:rsidRPr="005F11C8" w:rsidRDefault="00D4678F" w:rsidP="0056421C">
            <w:pPr>
              <w:spacing w:after="0"/>
              <w:rPr>
                <w:sz w:val="20"/>
                <w:szCs w:val="20"/>
              </w:rPr>
            </w:pPr>
            <w:r>
              <w:rPr>
                <w:sz w:val="20"/>
                <w:szCs w:val="20"/>
              </w:rPr>
              <w:t>T4-D1</w:t>
            </w:r>
          </w:p>
        </w:tc>
        <w:tc>
          <w:tcPr>
            <w:tcW w:w="3330" w:type="dxa"/>
            <w:tcBorders>
              <w:top w:val="nil"/>
              <w:left w:val="nil"/>
              <w:bottom w:val="single" w:sz="4" w:space="0" w:color="auto"/>
              <w:right w:val="single" w:sz="4" w:space="0" w:color="auto"/>
            </w:tcBorders>
            <w:shd w:val="clear" w:color="auto" w:fill="F2F2F2" w:themeFill="background1" w:themeFillShade="F2"/>
            <w:vAlign w:val="center"/>
          </w:tcPr>
          <w:p w14:paraId="2BD077CD" w14:textId="77777777" w:rsidR="00D4678F" w:rsidRPr="005F11C8" w:rsidRDefault="00D4678F" w:rsidP="0056421C">
            <w:pPr>
              <w:spacing w:after="0"/>
              <w:rPr>
                <w:sz w:val="20"/>
                <w:szCs w:val="20"/>
              </w:rPr>
            </w:pPr>
            <w:r>
              <w:rPr>
                <w:sz w:val="20"/>
                <w:szCs w:val="20"/>
              </w:rPr>
              <w:t>High Fidelity Wireframes in Adobe XD</w:t>
            </w:r>
          </w:p>
        </w:tc>
        <w:tc>
          <w:tcPr>
            <w:tcW w:w="4680" w:type="dxa"/>
            <w:tcBorders>
              <w:top w:val="nil"/>
              <w:left w:val="nil"/>
              <w:bottom w:val="single" w:sz="4" w:space="0" w:color="auto"/>
              <w:right w:val="single" w:sz="4" w:space="0" w:color="auto"/>
            </w:tcBorders>
            <w:shd w:val="clear" w:color="auto" w:fill="F2F2F2" w:themeFill="background1" w:themeFillShade="F2"/>
            <w:vAlign w:val="center"/>
          </w:tcPr>
          <w:p w14:paraId="7790B029" w14:textId="77777777" w:rsidR="00D4678F" w:rsidRPr="005F11C8" w:rsidRDefault="00D4678F" w:rsidP="0056421C">
            <w:pPr>
              <w:spacing w:after="0"/>
              <w:rPr>
                <w:sz w:val="20"/>
                <w:szCs w:val="20"/>
              </w:rPr>
            </w:pPr>
            <w:r>
              <w:rPr>
                <w:sz w:val="20"/>
                <w:szCs w:val="20"/>
              </w:rPr>
              <w:t xml:space="preserve">As </w:t>
            </w:r>
            <w:r w:rsidRPr="005F11C8">
              <w:rPr>
                <w:sz w:val="20"/>
                <w:szCs w:val="20"/>
              </w:rPr>
              <w:t>determined by ATF</w:t>
            </w:r>
            <w:r>
              <w:rPr>
                <w:sz w:val="20"/>
                <w:szCs w:val="20"/>
              </w:rPr>
              <w:t xml:space="preserve"> and within three (3) business days of request</w:t>
            </w:r>
          </w:p>
        </w:tc>
      </w:tr>
      <w:tr w:rsidR="00D4678F" w:rsidRPr="005F11C8" w14:paraId="6A70F057"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4BCAE94B" w14:textId="77777777" w:rsidR="00D4678F" w:rsidRDefault="00D4678F" w:rsidP="0056421C">
            <w:pPr>
              <w:spacing w:after="0"/>
              <w:rPr>
                <w:sz w:val="20"/>
                <w:szCs w:val="20"/>
              </w:rPr>
            </w:pPr>
            <w:r>
              <w:rPr>
                <w:sz w:val="20"/>
                <w:szCs w:val="20"/>
              </w:rPr>
              <w:t>4</w:t>
            </w:r>
          </w:p>
        </w:tc>
        <w:tc>
          <w:tcPr>
            <w:tcW w:w="1350" w:type="dxa"/>
            <w:tcBorders>
              <w:top w:val="nil"/>
              <w:left w:val="nil"/>
              <w:bottom w:val="single" w:sz="4" w:space="0" w:color="auto"/>
              <w:right w:val="single" w:sz="4" w:space="0" w:color="auto"/>
            </w:tcBorders>
            <w:noWrap/>
            <w:vAlign w:val="center"/>
          </w:tcPr>
          <w:p w14:paraId="4264BF28" w14:textId="77777777" w:rsidR="00D4678F" w:rsidRDefault="00D4678F" w:rsidP="0056421C">
            <w:pPr>
              <w:spacing w:after="0"/>
              <w:rPr>
                <w:sz w:val="20"/>
                <w:szCs w:val="20"/>
              </w:rPr>
            </w:pPr>
            <w:r>
              <w:rPr>
                <w:sz w:val="20"/>
                <w:szCs w:val="20"/>
              </w:rPr>
              <w:t>T4-D2</w:t>
            </w:r>
          </w:p>
        </w:tc>
        <w:tc>
          <w:tcPr>
            <w:tcW w:w="3330" w:type="dxa"/>
            <w:tcBorders>
              <w:top w:val="nil"/>
              <w:left w:val="nil"/>
              <w:bottom w:val="single" w:sz="4" w:space="0" w:color="auto"/>
              <w:right w:val="single" w:sz="4" w:space="0" w:color="auto"/>
            </w:tcBorders>
            <w:vAlign w:val="center"/>
          </w:tcPr>
          <w:p w14:paraId="2E06445D" w14:textId="77777777" w:rsidR="00D4678F" w:rsidRDefault="00D4678F" w:rsidP="0056421C">
            <w:pPr>
              <w:spacing w:after="0"/>
              <w:rPr>
                <w:sz w:val="20"/>
                <w:szCs w:val="20"/>
              </w:rPr>
            </w:pPr>
            <w:r>
              <w:rPr>
                <w:sz w:val="20"/>
                <w:szCs w:val="20"/>
              </w:rPr>
              <w:t>Graphic User Interface Elements</w:t>
            </w:r>
          </w:p>
        </w:tc>
        <w:tc>
          <w:tcPr>
            <w:tcW w:w="4680" w:type="dxa"/>
            <w:tcBorders>
              <w:top w:val="nil"/>
              <w:left w:val="nil"/>
              <w:bottom w:val="single" w:sz="4" w:space="0" w:color="auto"/>
              <w:right w:val="single" w:sz="4" w:space="0" w:color="auto"/>
            </w:tcBorders>
            <w:vAlign w:val="center"/>
          </w:tcPr>
          <w:p w14:paraId="41796DAA" w14:textId="77777777" w:rsidR="00D4678F" w:rsidRPr="005F11C8" w:rsidRDefault="00D4678F" w:rsidP="0056421C">
            <w:pPr>
              <w:spacing w:after="0"/>
              <w:rPr>
                <w:sz w:val="20"/>
                <w:szCs w:val="20"/>
              </w:rPr>
            </w:pPr>
            <w:r w:rsidRPr="005F11C8">
              <w:rPr>
                <w:sz w:val="20"/>
                <w:szCs w:val="20"/>
              </w:rPr>
              <w:t>Daily as updated during development</w:t>
            </w:r>
          </w:p>
        </w:tc>
      </w:tr>
      <w:tr w:rsidR="00D4678F" w:rsidRPr="005F11C8" w14:paraId="229E6C0C"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09C134CB" w14:textId="77777777" w:rsidR="00D4678F" w:rsidRDefault="00D4678F" w:rsidP="0056421C">
            <w:pPr>
              <w:spacing w:after="0"/>
              <w:rPr>
                <w:sz w:val="20"/>
                <w:szCs w:val="20"/>
              </w:rPr>
            </w:pPr>
            <w:r>
              <w:rPr>
                <w:sz w:val="20"/>
                <w:szCs w:val="20"/>
              </w:rPr>
              <w:t>4</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tcPr>
          <w:p w14:paraId="5412F489" w14:textId="77777777" w:rsidR="00D4678F" w:rsidRDefault="00D4678F" w:rsidP="0056421C">
            <w:pPr>
              <w:spacing w:after="0"/>
              <w:rPr>
                <w:sz w:val="20"/>
                <w:szCs w:val="20"/>
              </w:rPr>
            </w:pPr>
            <w:r>
              <w:rPr>
                <w:sz w:val="20"/>
                <w:szCs w:val="20"/>
              </w:rPr>
              <w:t>T4-D3</w:t>
            </w:r>
          </w:p>
        </w:tc>
        <w:tc>
          <w:tcPr>
            <w:tcW w:w="3330" w:type="dxa"/>
            <w:tcBorders>
              <w:top w:val="nil"/>
              <w:left w:val="nil"/>
              <w:bottom w:val="single" w:sz="4" w:space="0" w:color="auto"/>
              <w:right w:val="single" w:sz="4" w:space="0" w:color="auto"/>
            </w:tcBorders>
            <w:shd w:val="clear" w:color="auto" w:fill="F2F2F2" w:themeFill="background1" w:themeFillShade="F2"/>
            <w:vAlign w:val="center"/>
          </w:tcPr>
          <w:p w14:paraId="763C0CB9" w14:textId="77777777" w:rsidR="00D4678F" w:rsidRDefault="00D4678F" w:rsidP="0056421C">
            <w:pPr>
              <w:spacing w:after="0"/>
              <w:rPr>
                <w:sz w:val="20"/>
                <w:szCs w:val="20"/>
              </w:rPr>
            </w:pPr>
            <w:r>
              <w:rPr>
                <w:sz w:val="20"/>
                <w:szCs w:val="20"/>
              </w:rPr>
              <w:t>UI Mockups and Prototypes</w:t>
            </w:r>
          </w:p>
        </w:tc>
        <w:tc>
          <w:tcPr>
            <w:tcW w:w="4680" w:type="dxa"/>
            <w:tcBorders>
              <w:top w:val="nil"/>
              <w:left w:val="nil"/>
              <w:bottom w:val="single" w:sz="4" w:space="0" w:color="auto"/>
              <w:right w:val="single" w:sz="4" w:space="0" w:color="auto"/>
            </w:tcBorders>
            <w:shd w:val="clear" w:color="auto" w:fill="F2F2F2" w:themeFill="background1" w:themeFillShade="F2"/>
            <w:vAlign w:val="center"/>
          </w:tcPr>
          <w:p w14:paraId="78C1170E" w14:textId="77777777" w:rsidR="00D4678F" w:rsidRPr="005F11C8" w:rsidRDefault="00D4678F" w:rsidP="0056421C">
            <w:pPr>
              <w:spacing w:after="0"/>
              <w:rPr>
                <w:sz w:val="20"/>
                <w:szCs w:val="20"/>
              </w:rPr>
            </w:pPr>
            <w:r>
              <w:rPr>
                <w:sz w:val="20"/>
                <w:szCs w:val="20"/>
              </w:rPr>
              <w:t xml:space="preserve">As </w:t>
            </w:r>
            <w:r w:rsidRPr="005F11C8">
              <w:rPr>
                <w:sz w:val="20"/>
                <w:szCs w:val="20"/>
              </w:rPr>
              <w:t>determined by ATF</w:t>
            </w:r>
            <w:r>
              <w:rPr>
                <w:sz w:val="20"/>
                <w:szCs w:val="20"/>
              </w:rPr>
              <w:t xml:space="preserve"> and within five (5) business days of request</w:t>
            </w:r>
          </w:p>
        </w:tc>
      </w:tr>
      <w:tr w:rsidR="00D4678F" w:rsidRPr="005F11C8" w14:paraId="06700D2D"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32A3DADB" w14:textId="77777777" w:rsidR="00D4678F" w:rsidRDefault="00D4678F" w:rsidP="0056421C">
            <w:pPr>
              <w:spacing w:after="0"/>
              <w:rPr>
                <w:sz w:val="20"/>
                <w:szCs w:val="20"/>
              </w:rPr>
            </w:pPr>
            <w:r>
              <w:rPr>
                <w:sz w:val="20"/>
                <w:szCs w:val="20"/>
              </w:rPr>
              <w:t>4</w:t>
            </w:r>
          </w:p>
        </w:tc>
        <w:tc>
          <w:tcPr>
            <w:tcW w:w="1350" w:type="dxa"/>
            <w:tcBorders>
              <w:top w:val="nil"/>
              <w:left w:val="nil"/>
              <w:bottom w:val="single" w:sz="4" w:space="0" w:color="auto"/>
              <w:right w:val="single" w:sz="4" w:space="0" w:color="auto"/>
            </w:tcBorders>
            <w:noWrap/>
            <w:vAlign w:val="center"/>
          </w:tcPr>
          <w:p w14:paraId="530FDCDF" w14:textId="77777777" w:rsidR="00D4678F" w:rsidRDefault="00D4678F" w:rsidP="0056421C">
            <w:pPr>
              <w:spacing w:after="0"/>
              <w:rPr>
                <w:sz w:val="20"/>
                <w:szCs w:val="20"/>
              </w:rPr>
            </w:pPr>
            <w:r>
              <w:rPr>
                <w:sz w:val="20"/>
                <w:szCs w:val="20"/>
              </w:rPr>
              <w:t>T4-D4</w:t>
            </w:r>
          </w:p>
        </w:tc>
        <w:tc>
          <w:tcPr>
            <w:tcW w:w="3330" w:type="dxa"/>
            <w:tcBorders>
              <w:top w:val="nil"/>
              <w:left w:val="nil"/>
              <w:bottom w:val="single" w:sz="4" w:space="0" w:color="auto"/>
              <w:right w:val="single" w:sz="4" w:space="0" w:color="auto"/>
            </w:tcBorders>
            <w:vAlign w:val="center"/>
          </w:tcPr>
          <w:p w14:paraId="229944A2" w14:textId="77777777" w:rsidR="00D4678F" w:rsidRDefault="00D4678F" w:rsidP="0056421C">
            <w:pPr>
              <w:spacing w:after="0"/>
              <w:rPr>
                <w:sz w:val="20"/>
                <w:szCs w:val="20"/>
              </w:rPr>
            </w:pPr>
            <w:r>
              <w:rPr>
                <w:sz w:val="20"/>
                <w:szCs w:val="20"/>
              </w:rPr>
              <w:t>Presentation of UX Designer Basic Design Principles</w:t>
            </w:r>
          </w:p>
        </w:tc>
        <w:tc>
          <w:tcPr>
            <w:tcW w:w="4680" w:type="dxa"/>
            <w:tcBorders>
              <w:top w:val="nil"/>
              <w:left w:val="nil"/>
              <w:bottom w:val="single" w:sz="4" w:space="0" w:color="auto"/>
              <w:right w:val="single" w:sz="4" w:space="0" w:color="auto"/>
            </w:tcBorders>
            <w:vAlign w:val="center"/>
          </w:tcPr>
          <w:p w14:paraId="6CEACAB9" w14:textId="77777777" w:rsidR="00D4678F" w:rsidRPr="005F11C8" w:rsidRDefault="00D4678F" w:rsidP="0056421C">
            <w:pPr>
              <w:spacing w:after="0"/>
              <w:rPr>
                <w:sz w:val="20"/>
                <w:szCs w:val="20"/>
              </w:rPr>
            </w:pPr>
            <w:r>
              <w:rPr>
                <w:sz w:val="20"/>
                <w:szCs w:val="20"/>
              </w:rPr>
              <w:t>Within five (5) business days after the Kick-off meeting</w:t>
            </w:r>
          </w:p>
        </w:tc>
      </w:tr>
      <w:tr w:rsidR="00D4678F" w:rsidRPr="005F11C8" w14:paraId="3C5FA05C" w14:textId="77777777" w:rsidTr="0056421C">
        <w:trPr>
          <w:cantSplit/>
          <w:trHeight w:val="58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3B63577" w14:textId="77777777" w:rsidR="00D4678F" w:rsidRPr="005F11C8" w:rsidRDefault="00D4678F" w:rsidP="0056421C">
            <w:pPr>
              <w:spacing w:after="0"/>
              <w:rPr>
                <w:sz w:val="20"/>
                <w:szCs w:val="20"/>
              </w:rPr>
            </w:pPr>
            <w:r>
              <w:rPr>
                <w:sz w:val="20"/>
                <w:szCs w:val="20"/>
              </w:rPr>
              <w:t>5</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502DDFF6" w14:textId="77777777" w:rsidR="00D4678F" w:rsidRPr="005F11C8" w:rsidRDefault="00D4678F" w:rsidP="0056421C">
            <w:pPr>
              <w:spacing w:after="0"/>
              <w:rPr>
                <w:sz w:val="20"/>
                <w:szCs w:val="20"/>
              </w:rPr>
            </w:pPr>
            <w:r w:rsidRPr="005F11C8">
              <w:rPr>
                <w:sz w:val="20"/>
                <w:szCs w:val="20"/>
              </w:rPr>
              <w:t>T</w:t>
            </w:r>
            <w:r>
              <w:rPr>
                <w:sz w:val="20"/>
                <w:szCs w:val="20"/>
              </w:rPr>
              <w:t>5</w:t>
            </w:r>
            <w:r w:rsidRPr="005F11C8">
              <w:rPr>
                <w:sz w:val="20"/>
                <w:szCs w:val="20"/>
              </w:rPr>
              <w:t>-D1</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0AF5B005" w14:textId="77777777" w:rsidR="00D4678F" w:rsidRPr="005F11C8" w:rsidRDefault="00D4678F" w:rsidP="0056421C">
            <w:pPr>
              <w:spacing w:after="0"/>
              <w:rPr>
                <w:sz w:val="20"/>
                <w:szCs w:val="20"/>
              </w:rPr>
            </w:pPr>
            <w:r w:rsidRPr="005F11C8">
              <w:rPr>
                <w:sz w:val="20"/>
                <w:szCs w:val="20"/>
              </w:rPr>
              <w:t>Automated Test Scripts for user stories and regression tests</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0E6E6684" w14:textId="77777777" w:rsidR="00D4678F" w:rsidRPr="005F11C8" w:rsidRDefault="00D4678F" w:rsidP="0056421C">
            <w:pPr>
              <w:spacing w:after="0"/>
              <w:rPr>
                <w:sz w:val="20"/>
                <w:szCs w:val="20"/>
              </w:rPr>
            </w:pPr>
            <w:r w:rsidRPr="005F11C8">
              <w:rPr>
                <w:sz w:val="20"/>
                <w:szCs w:val="20"/>
              </w:rPr>
              <w:t>As developed, maintained, and used for each deployment</w:t>
            </w:r>
          </w:p>
        </w:tc>
      </w:tr>
      <w:tr w:rsidR="00D4678F" w:rsidRPr="005F11C8" w14:paraId="4BBAF136"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hideMark/>
          </w:tcPr>
          <w:p w14:paraId="3B97AB0F" w14:textId="77777777" w:rsidR="00D4678F" w:rsidRPr="005F11C8" w:rsidRDefault="00D4678F" w:rsidP="0056421C">
            <w:pPr>
              <w:spacing w:after="0"/>
              <w:rPr>
                <w:sz w:val="20"/>
                <w:szCs w:val="20"/>
              </w:rPr>
            </w:pPr>
            <w:r>
              <w:rPr>
                <w:sz w:val="20"/>
                <w:szCs w:val="20"/>
              </w:rPr>
              <w:t>5</w:t>
            </w:r>
          </w:p>
        </w:tc>
        <w:tc>
          <w:tcPr>
            <w:tcW w:w="1350" w:type="dxa"/>
            <w:tcBorders>
              <w:top w:val="nil"/>
              <w:left w:val="nil"/>
              <w:bottom w:val="single" w:sz="4" w:space="0" w:color="auto"/>
              <w:right w:val="single" w:sz="4" w:space="0" w:color="auto"/>
            </w:tcBorders>
            <w:noWrap/>
            <w:vAlign w:val="center"/>
            <w:hideMark/>
          </w:tcPr>
          <w:p w14:paraId="448A3CC9" w14:textId="77777777" w:rsidR="00D4678F" w:rsidRPr="005F11C8" w:rsidRDefault="00D4678F" w:rsidP="0056421C">
            <w:pPr>
              <w:spacing w:after="0"/>
              <w:rPr>
                <w:sz w:val="20"/>
                <w:szCs w:val="20"/>
              </w:rPr>
            </w:pPr>
            <w:r w:rsidRPr="005F11C8">
              <w:rPr>
                <w:sz w:val="20"/>
                <w:szCs w:val="20"/>
              </w:rPr>
              <w:t>T</w:t>
            </w:r>
            <w:r>
              <w:rPr>
                <w:sz w:val="20"/>
                <w:szCs w:val="20"/>
              </w:rPr>
              <w:t>5</w:t>
            </w:r>
            <w:r w:rsidRPr="005F11C8">
              <w:rPr>
                <w:sz w:val="20"/>
                <w:szCs w:val="20"/>
              </w:rPr>
              <w:t>-D2</w:t>
            </w:r>
          </w:p>
        </w:tc>
        <w:tc>
          <w:tcPr>
            <w:tcW w:w="3330" w:type="dxa"/>
            <w:tcBorders>
              <w:top w:val="nil"/>
              <w:left w:val="nil"/>
              <w:bottom w:val="single" w:sz="4" w:space="0" w:color="auto"/>
              <w:right w:val="single" w:sz="4" w:space="0" w:color="auto"/>
            </w:tcBorders>
            <w:vAlign w:val="center"/>
            <w:hideMark/>
          </w:tcPr>
          <w:p w14:paraId="064AB8CD" w14:textId="77777777" w:rsidR="00D4678F" w:rsidRPr="005F11C8" w:rsidRDefault="00D4678F" w:rsidP="0056421C">
            <w:pPr>
              <w:spacing w:after="0"/>
              <w:rPr>
                <w:sz w:val="20"/>
                <w:szCs w:val="20"/>
              </w:rPr>
            </w:pPr>
            <w:r w:rsidRPr="005F11C8">
              <w:rPr>
                <w:sz w:val="20"/>
                <w:szCs w:val="20"/>
              </w:rPr>
              <w:t>User Acceptance Test Plan/Script</w:t>
            </w:r>
          </w:p>
        </w:tc>
        <w:tc>
          <w:tcPr>
            <w:tcW w:w="4680" w:type="dxa"/>
            <w:tcBorders>
              <w:top w:val="nil"/>
              <w:left w:val="nil"/>
              <w:bottom w:val="single" w:sz="4" w:space="0" w:color="auto"/>
              <w:right w:val="single" w:sz="4" w:space="0" w:color="auto"/>
            </w:tcBorders>
            <w:vAlign w:val="center"/>
            <w:hideMark/>
          </w:tcPr>
          <w:p w14:paraId="7BA03269" w14:textId="77777777" w:rsidR="00D4678F" w:rsidRPr="005F11C8" w:rsidRDefault="00D4678F" w:rsidP="0056421C">
            <w:pPr>
              <w:spacing w:after="0"/>
              <w:rPr>
                <w:sz w:val="20"/>
                <w:szCs w:val="20"/>
              </w:rPr>
            </w:pPr>
            <w:r>
              <w:rPr>
                <w:sz w:val="20"/>
                <w:szCs w:val="20"/>
              </w:rPr>
              <w:t xml:space="preserve"> Within 45 days of start of development </w:t>
            </w:r>
          </w:p>
        </w:tc>
      </w:tr>
      <w:tr w:rsidR="00D4678F" w:rsidRPr="005F11C8" w14:paraId="65F676D5"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5DC48340" w14:textId="77777777" w:rsidR="00D4678F" w:rsidRPr="005F11C8" w:rsidRDefault="00D4678F" w:rsidP="0056421C">
            <w:pPr>
              <w:spacing w:after="0"/>
              <w:rPr>
                <w:sz w:val="20"/>
                <w:szCs w:val="20"/>
              </w:rPr>
            </w:pPr>
            <w:r w:rsidRPr="005F11C8">
              <w:rPr>
                <w:sz w:val="20"/>
                <w:szCs w:val="20"/>
              </w:rPr>
              <w:lastRenderedPageBreak/>
              <w:t>6</w:t>
            </w:r>
          </w:p>
        </w:tc>
        <w:tc>
          <w:tcPr>
            <w:tcW w:w="1350" w:type="dxa"/>
            <w:tcBorders>
              <w:top w:val="nil"/>
              <w:left w:val="nil"/>
              <w:bottom w:val="single" w:sz="4" w:space="0" w:color="auto"/>
              <w:right w:val="single" w:sz="4" w:space="0" w:color="auto"/>
            </w:tcBorders>
            <w:noWrap/>
            <w:vAlign w:val="center"/>
          </w:tcPr>
          <w:p w14:paraId="56EC17E6" w14:textId="77777777" w:rsidR="00D4678F" w:rsidRPr="005F11C8" w:rsidRDefault="00D4678F" w:rsidP="0056421C">
            <w:pPr>
              <w:spacing w:after="0"/>
              <w:rPr>
                <w:sz w:val="20"/>
                <w:szCs w:val="20"/>
              </w:rPr>
            </w:pPr>
            <w:r w:rsidRPr="005F11C8">
              <w:rPr>
                <w:sz w:val="20"/>
                <w:szCs w:val="20"/>
              </w:rPr>
              <w:t>T6-D1</w:t>
            </w:r>
          </w:p>
        </w:tc>
        <w:tc>
          <w:tcPr>
            <w:tcW w:w="3330" w:type="dxa"/>
            <w:tcBorders>
              <w:top w:val="nil"/>
              <w:left w:val="nil"/>
              <w:bottom w:val="single" w:sz="4" w:space="0" w:color="auto"/>
              <w:right w:val="single" w:sz="4" w:space="0" w:color="auto"/>
            </w:tcBorders>
            <w:vAlign w:val="center"/>
          </w:tcPr>
          <w:p w14:paraId="3A5DB0BD" w14:textId="77777777" w:rsidR="00D4678F" w:rsidRPr="005F11C8" w:rsidRDefault="00D4678F" w:rsidP="0056421C">
            <w:pPr>
              <w:spacing w:after="0"/>
              <w:rPr>
                <w:sz w:val="20"/>
                <w:szCs w:val="20"/>
              </w:rPr>
            </w:pPr>
            <w:r w:rsidRPr="005F11C8">
              <w:rPr>
                <w:sz w:val="20"/>
                <w:szCs w:val="20"/>
              </w:rPr>
              <w:t>Transition Out Phase Plan</w:t>
            </w:r>
          </w:p>
        </w:tc>
        <w:tc>
          <w:tcPr>
            <w:tcW w:w="4680" w:type="dxa"/>
            <w:tcBorders>
              <w:top w:val="nil"/>
              <w:left w:val="nil"/>
              <w:bottom w:val="single" w:sz="4" w:space="0" w:color="auto"/>
              <w:right w:val="single" w:sz="4" w:space="0" w:color="auto"/>
            </w:tcBorders>
            <w:vAlign w:val="center"/>
          </w:tcPr>
          <w:p w14:paraId="375228DD" w14:textId="77777777" w:rsidR="00D4678F" w:rsidRPr="005F11C8" w:rsidRDefault="00D4678F" w:rsidP="0056421C">
            <w:pPr>
              <w:spacing w:after="0"/>
              <w:rPr>
                <w:sz w:val="20"/>
                <w:szCs w:val="20"/>
              </w:rPr>
            </w:pPr>
            <w:r>
              <w:rPr>
                <w:sz w:val="20"/>
                <w:szCs w:val="20"/>
              </w:rPr>
              <w:t xml:space="preserve">Within forty-five (45) calendar days to the end of the </w:t>
            </w:r>
            <w:proofErr w:type="spellStart"/>
            <w:r>
              <w:rPr>
                <w:sz w:val="20"/>
                <w:szCs w:val="20"/>
              </w:rPr>
              <w:t>PoP</w:t>
            </w:r>
            <w:proofErr w:type="spellEnd"/>
          </w:p>
        </w:tc>
      </w:tr>
      <w:tr w:rsidR="00D4678F" w:rsidRPr="005F11C8" w14:paraId="6CDFAA3B"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B39AD55" w14:textId="77777777" w:rsidR="00D4678F" w:rsidRPr="005F11C8" w:rsidRDefault="00D4678F" w:rsidP="0056421C">
            <w:pPr>
              <w:spacing w:after="0"/>
              <w:rPr>
                <w:sz w:val="20"/>
                <w:szCs w:val="20"/>
              </w:rPr>
            </w:pPr>
            <w:r w:rsidRPr="005F11C8">
              <w:rPr>
                <w:sz w:val="20"/>
                <w:szCs w:val="20"/>
              </w:rPr>
              <w:t>6</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tcPr>
          <w:p w14:paraId="2EBB7B8F" w14:textId="77777777" w:rsidR="00D4678F" w:rsidRPr="005F11C8" w:rsidRDefault="00D4678F" w:rsidP="0056421C">
            <w:pPr>
              <w:spacing w:after="0"/>
              <w:rPr>
                <w:sz w:val="20"/>
                <w:szCs w:val="20"/>
              </w:rPr>
            </w:pPr>
            <w:r w:rsidRPr="005F11C8">
              <w:rPr>
                <w:sz w:val="20"/>
                <w:szCs w:val="20"/>
              </w:rPr>
              <w:t xml:space="preserve"> T6-D2</w:t>
            </w:r>
          </w:p>
        </w:tc>
        <w:tc>
          <w:tcPr>
            <w:tcW w:w="3330" w:type="dxa"/>
            <w:tcBorders>
              <w:top w:val="nil"/>
              <w:left w:val="nil"/>
              <w:bottom w:val="single" w:sz="4" w:space="0" w:color="auto"/>
              <w:right w:val="single" w:sz="4" w:space="0" w:color="auto"/>
            </w:tcBorders>
            <w:shd w:val="clear" w:color="auto" w:fill="F2F2F2" w:themeFill="background1" w:themeFillShade="F2"/>
            <w:vAlign w:val="center"/>
            <w:hideMark/>
          </w:tcPr>
          <w:p w14:paraId="697FE314" w14:textId="77777777" w:rsidR="00D4678F" w:rsidRPr="005F11C8" w:rsidRDefault="00D4678F" w:rsidP="0056421C">
            <w:pPr>
              <w:spacing w:after="0"/>
              <w:rPr>
                <w:sz w:val="20"/>
                <w:szCs w:val="20"/>
              </w:rPr>
            </w:pPr>
            <w:r w:rsidRPr="005F11C8">
              <w:rPr>
                <w:sz w:val="20"/>
                <w:szCs w:val="20"/>
              </w:rPr>
              <w:t>Transition Activities to ATF-designated Resources</w:t>
            </w:r>
            <w:r w:rsidRPr="005F11C8" w:rsidDel="00932A48">
              <w:rPr>
                <w:sz w:val="20"/>
                <w:szCs w:val="20"/>
              </w:rPr>
              <w:t xml:space="preserve"> </w:t>
            </w:r>
          </w:p>
        </w:tc>
        <w:tc>
          <w:tcPr>
            <w:tcW w:w="4680" w:type="dxa"/>
            <w:tcBorders>
              <w:top w:val="nil"/>
              <w:left w:val="nil"/>
              <w:bottom w:val="single" w:sz="4" w:space="0" w:color="auto"/>
              <w:right w:val="single" w:sz="4" w:space="0" w:color="auto"/>
            </w:tcBorders>
            <w:shd w:val="clear" w:color="auto" w:fill="F2F2F2" w:themeFill="background1" w:themeFillShade="F2"/>
            <w:vAlign w:val="center"/>
            <w:hideMark/>
          </w:tcPr>
          <w:p w14:paraId="6A377711" w14:textId="77777777" w:rsidR="00D4678F" w:rsidRPr="005F11C8" w:rsidRDefault="00D4678F" w:rsidP="0056421C">
            <w:pPr>
              <w:spacing w:after="0"/>
              <w:rPr>
                <w:sz w:val="20"/>
                <w:szCs w:val="20"/>
              </w:rPr>
            </w:pPr>
            <w:r w:rsidRPr="005F11C8">
              <w:rPr>
                <w:sz w:val="20"/>
                <w:szCs w:val="20"/>
              </w:rPr>
              <w:t xml:space="preserve"> To be determined by the GTM</w:t>
            </w:r>
          </w:p>
        </w:tc>
      </w:tr>
      <w:tr w:rsidR="00D4678F" w:rsidRPr="005F11C8" w:rsidDel="00932A48" w14:paraId="23C96B68" w14:textId="77777777" w:rsidTr="0056421C">
        <w:trPr>
          <w:cantSplit/>
          <w:trHeight w:val="290"/>
        </w:trPr>
        <w:tc>
          <w:tcPr>
            <w:tcW w:w="810" w:type="dxa"/>
            <w:tcBorders>
              <w:top w:val="nil"/>
              <w:left w:val="single" w:sz="4" w:space="0" w:color="auto"/>
              <w:bottom w:val="single" w:sz="4" w:space="0" w:color="auto"/>
              <w:right w:val="single" w:sz="4" w:space="0" w:color="auto"/>
            </w:tcBorders>
            <w:noWrap/>
            <w:vAlign w:val="center"/>
          </w:tcPr>
          <w:p w14:paraId="5B927837" w14:textId="77777777" w:rsidR="00D4678F" w:rsidRPr="005F11C8" w:rsidDel="00932A48" w:rsidRDefault="00D4678F" w:rsidP="0056421C">
            <w:pPr>
              <w:spacing w:after="0"/>
              <w:rPr>
                <w:sz w:val="20"/>
                <w:szCs w:val="20"/>
              </w:rPr>
            </w:pPr>
            <w:r>
              <w:rPr>
                <w:sz w:val="20"/>
                <w:szCs w:val="20"/>
              </w:rPr>
              <w:t>7</w:t>
            </w:r>
          </w:p>
        </w:tc>
        <w:tc>
          <w:tcPr>
            <w:tcW w:w="1350" w:type="dxa"/>
            <w:tcBorders>
              <w:top w:val="nil"/>
              <w:left w:val="nil"/>
              <w:bottom w:val="single" w:sz="4" w:space="0" w:color="auto"/>
              <w:right w:val="single" w:sz="4" w:space="0" w:color="auto"/>
            </w:tcBorders>
            <w:noWrap/>
            <w:vAlign w:val="center"/>
          </w:tcPr>
          <w:p w14:paraId="1D1ACDA5" w14:textId="77777777" w:rsidR="00D4678F" w:rsidRPr="005F11C8" w:rsidDel="00932A48" w:rsidRDefault="00D4678F" w:rsidP="0056421C">
            <w:pPr>
              <w:spacing w:after="0"/>
              <w:rPr>
                <w:sz w:val="20"/>
                <w:szCs w:val="20"/>
              </w:rPr>
            </w:pPr>
            <w:r>
              <w:rPr>
                <w:sz w:val="20"/>
                <w:szCs w:val="20"/>
              </w:rPr>
              <w:t>T7-D1</w:t>
            </w:r>
          </w:p>
        </w:tc>
        <w:tc>
          <w:tcPr>
            <w:tcW w:w="3330" w:type="dxa"/>
            <w:tcBorders>
              <w:top w:val="nil"/>
              <w:left w:val="nil"/>
              <w:bottom w:val="single" w:sz="4" w:space="0" w:color="auto"/>
              <w:right w:val="single" w:sz="4" w:space="0" w:color="auto"/>
            </w:tcBorders>
            <w:vAlign w:val="center"/>
          </w:tcPr>
          <w:p w14:paraId="284FE97E" w14:textId="77777777" w:rsidR="00D4678F" w:rsidRPr="005F11C8" w:rsidRDefault="00D4678F" w:rsidP="0056421C">
            <w:pPr>
              <w:spacing w:after="0"/>
              <w:rPr>
                <w:sz w:val="20"/>
                <w:szCs w:val="20"/>
              </w:rPr>
            </w:pPr>
            <w:r>
              <w:rPr>
                <w:sz w:val="20"/>
                <w:szCs w:val="20"/>
              </w:rPr>
              <w:t>Operations and Maintenance Plan</w:t>
            </w:r>
          </w:p>
        </w:tc>
        <w:tc>
          <w:tcPr>
            <w:tcW w:w="4680" w:type="dxa"/>
            <w:tcBorders>
              <w:top w:val="nil"/>
              <w:left w:val="nil"/>
              <w:bottom w:val="single" w:sz="4" w:space="0" w:color="auto"/>
              <w:right w:val="single" w:sz="4" w:space="0" w:color="auto"/>
            </w:tcBorders>
            <w:vAlign w:val="center"/>
          </w:tcPr>
          <w:p w14:paraId="1CBD433E" w14:textId="77777777" w:rsidR="00D4678F" w:rsidRPr="005F11C8" w:rsidDel="00932A48" w:rsidRDefault="00D4678F" w:rsidP="0056421C">
            <w:pPr>
              <w:spacing w:after="0"/>
              <w:rPr>
                <w:sz w:val="20"/>
                <w:szCs w:val="20"/>
              </w:rPr>
            </w:pPr>
            <w:r>
              <w:rPr>
                <w:sz w:val="20"/>
                <w:szCs w:val="20"/>
              </w:rPr>
              <w:t xml:space="preserve">Within ten (10) business days of this task being added during the </w:t>
            </w:r>
            <w:proofErr w:type="spellStart"/>
            <w:r>
              <w:rPr>
                <w:sz w:val="20"/>
                <w:szCs w:val="20"/>
              </w:rPr>
              <w:t>PoP</w:t>
            </w:r>
            <w:proofErr w:type="spellEnd"/>
          </w:p>
        </w:tc>
      </w:tr>
      <w:tr w:rsidR="00D4678F" w:rsidRPr="005F11C8" w:rsidDel="00932A48" w14:paraId="11DE0CB4" w14:textId="77777777" w:rsidTr="0056421C">
        <w:trPr>
          <w:cantSplit/>
          <w:trHeight w:val="290"/>
        </w:trPr>
        <w:tc>
          <w:tcPr>
            <w:tcW w:w="81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012A2C02" w14:textId="77777777" w:rsidR="00D4678F" w:rsidRPr="005F11C8" w:rsidDel="00932A48" w:rsidRDefault="00D4678F" w:rsidP="0056421C">
            <w:pPr>
              <w:spacing w:after="0"/>
              <w:rPr>
                <w:sz w:val="20"/>
                <w:szCs w:val="20"/>
              </w:rPr>
            </w:pPr>
            <w:r w:rsidRPr="005F11C8">
              <w:rPr>
                <w:sz w:val="20"/>
                <w:szCs w:val="20"/>
              </w:rPr>
              <w:t>7</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tcPr>
          <w:p w14:paraId="49E6F72F" w14:textId="77777777" w:rsidR="00D4678F" w:rsidRPr="005F11C8" w:rsidDel="00932A48" w:rsidRDefault="00D4678F" w:rsidP="0056421C">
            <w:pPr>
              <w:spacing w:after="0"/>
              <w:rPr>
                <w:sz w:val="20"/>
                <w:szCs w:val="20"/>
              </w:rPr>
            </w:pPr>
            <w:r w:rsidRPr="005F11C8">
              <w:rPr>
                <w:sz w:val="20"/>
                <w:szCs w:val="20"/>
              </w:rPr>
              <w:t>T7-D2</w:t>
            </w:r>
          </w:p>
        </w:tc>
        <w:tc>
          <w:tcPr>
            <w:tcW w:w="3330" w:type="dxa"/>
            <w:tcBorders>
              <w:top w:val="nil"/>
              <w:left w:val="nil"/>
              <w:bottom w:val="single" w:sz="4" w:space="0" w:color="auto"/>
              <w:right w:val="single" w:sz="4" w:space="0" w:color="auto"/>
            </w:tcBorders>
            <w:shd w:val="clear" w:color="auto" w:fill="F2F2F2" w:themeFill="background1" w:themeFillShade="F2"/>
            <w:vAlign w:val="center"/>
          </w:tcPr>
          <w:p w14:paraId="3CA5913B" w14:textId="77777777" w:rsidR="00D4678F" w:rsidRPr="005F11C8" w:rsidRDefault="00D4678F" w:rsidP="0056421C">
            <w:pPr>
              <w:spacing w:after="0"/>
              <w:rPr>
                <w:sz w:val="20"/>
                <w:szCs w:val="20"/>
              </w:rPr>
            </w:pPr>
            <w:r>
              <w:rPr>
                <w:sz w:val="20"/>
                <w:szCs w:val="20"/>
              </w:rPr>
              <w:t>All deliverables from task 3</w:t>
            </w:r>
          </w:p>
        </w:tc>
        <w:tc>
          <w:tcPr>
            <w:tcW w:w="4680" w:type="dxa"/>
            <w:tcBorders>
              <w:top w:val="nil"/>
              <w:left w:val="nil"/>
              <w:bottom w:val="single" w:sz="4" w:space="0" w:color="auto"/>
              <w:right w:val="single" w:sz="4" w:space="0" w:color="auto"/>
            </w:tcBorders>
            <w:shd w:val="clear" w:color="auto" w:fill="F2F2F2" w:themeFill="background1" w:themeFillShade="F2"/>
            <w:vAlign w:val="center"/>
          </w:tcPr>
          <w:p w14:paraId="36C14A7E" w14:textId="77777777" w:rsidR="00D4678F" w:rsidRDefault="00D4678F" w:rsidP="0056421C">
            <w:pPr>
              <w:spacing w:after="0"/>
              <w:rPr>
                <w:rFonts w:cstheme="minorHAnsi"/>
                <w:sz w:val="20"/>
                <w:szCs w:val="20"/>
              </w:rPr>
            </w:pPr>
            <w:r>
              <w:rPr>
                <w:rFonts w:cstheme="minorHAnsi"/>
                <w:sz w:val="20"/>
                <w:szCs w:val="20"/>
              </w:rPr>
              <w:t>Within 3 business days after each deployment to production</w:t>
            </w:r>
          </w:p>
          <w:p w14:paraId="3053973F" w14:textId="77777777" w:rsidR="00D4678F" w:rsidRPr="005F11C8" w:rsidDel="00932A48" w:rsidRDefault="00D4678F" w:rsidP="0056421C">
            <w:pPr>
              <w:spacing w:after="0"/>
              <w:rPr>
                <w:sz w:val="20"/>
                <w:szCs w:val="20"/>
              </w:rPr>
            </w:pPr>
          </w:p>
        </w:tc>
      </w:tr>
      <w:tr w:rsidR="00D4678F" w:rsidRPr="005F11C8" w14:paraId="74BA2F72" w14:textId="77777777" w:rsidTr="0056421C">
        <w:trPr>
          <w:cantSplit/>
          <w:trHeight w:val="368"/>
        </w:trPr>
        <w:tc>
          <w:tcPr>
            <w:tcW w:w="810" w:type="dxa"/>
            <w:tcBorders>
              <w:top w:val="nil"/>
              <w:left w:val="single" w:sz="4" w:space="0" w:color="auto"/>
              <w:bottom w:val="single" w:sz="4" w:space="0" w:color="auto"/>
              <w:right w:val="single" w:sz="4" w:space="0" w:color="auto"/>
            </w:tcBorders>
            <w:noWrap/>
            <w:vAlign w:val="center"/>
            <w:hideMark/>
          </w:tcPr>
          <w:p w14:paraId="0E9A0D71" w14:textId="77777777" w:rsidR="00D4678F" w:rsidRPr="005F11C8" w:rsidRDefault="00D4678F" w:rsidP="0056421C">
            <w:pPr>
              <w:spacing w:after="0"/>
              <w:rPr>
                <w:sz w:val="20"/>
                <w:szCs w:val="20"/>
              </w:rPr>
            </w:pPr>
            <w:r w:rsidRPr="005F11C8">
              <w:rPr>
                <w:sz w:val="20"/>
                <w:szCs w:val="20"/>
              </w:rPr>
              <w:t>7</w:t>
            </w:r>
          </w:p>
        </w:tc>
        <w:tc>
          <w:tcPr>
            <w:tcW w:w="1350" w:type="dxa"/>
            <w:tcBorders>
              <w:top w:val="nil"/>
              <w:left w:val="nil"/>
              <w:bottom w:val="single" w:sz="4" w:space="0" w:color="auto"/>
              <w:right w:val="single" w:sz="4" w:space="0" w:color="auto"/>
            </w:tcBorders>
            <w:noWrap/>
            <w:vAlign w:val="center"/>
            <w:hideMark/>
          </w:tcPr>
          <w:p w14:paraId="4702566E" w14:textId="77777777" w:rsidR="00D4678F" w:rsidRPr="005F11C8" w:rsidRDefault="00D4678F" w:rsidP="0056421C">
            <w:pPr>
              <w:spacing w:after="0"/>
              <w:rPr>
                <w:sz w:val="20"/>
                <w:szCs w:val="20"/>
              </w:rPr>
            </w:pPr>
            <w:r w:rsidRPr="005F11C8">
              <w:rPr>
                <w:sz w:val="20"/>
                <w:szCs w:val="20"/>
              </w:rPr>
              <w:t>T7-D3</w:t>
            </w:r>
          </w:p>
        </w:tc>
        <w:tc>
          <w:tcPr>
            <w:tcW w:w="3330" w:type="dxa"/>
            <w:tcBorders>
              <w:top w:val="nil"/>
              <w:left w:val="nil"/>
              <w:bottom w:val="single" w:sz="4" w:space="0" w:color="auto"/>
              <w:right w:val="single" w:sz="4" w:space="0" w:color="auto"/>
            </w:tcBorders>
            <w:vAlign w:val="center"/>
            <w:hideMark/>
          </w:tcPr>
          <w:p w14:paraId="3FBAA482" w14:textId="77777777" w:rsidR="00D4678F" w:rsidRPr="005F11C8" w:rsidRDefault="00D4678F" w:rsidP="0056421C">
            <w:pPr>
              <w:spacing w:after="0"/>
              <w:rPr>
                <w:sz w:val="20"/>
                <w:szCs w:val="20"/>
              </w:rPr>
            </w:pPr>
            <w:r w:rsidRPr="005F11C8">
              <w:rPr>
                <w:rFonts w:cstheme="minorHAnsi"/>
                <w:sz w:val="20"/>
                <w:szCs w:val="20"/>
              </w:rPr>
              <w:t xml:space="preserve"> Ongoing O&amp;M activities</w:t>
            </w:r>
          </w:p>
        </w:tc>
        <w:tc>
          <w:tcPr>
            <w:tcW w:w="4680" w:type="dxa"/>
            <w:tcBorders>
              <w:top w:val="nil"/>
              <w:left w:val="nil"/>
              <w:bottom w:val="single" w:sz="4" w:space="0" w:color="auto"/>
              <w:right w:val="single" w:sz="4" w:space="0" w:color="auto"/>
            </w:tcBorders>
            <w:vAlign w:val="center"/>
          </w:tcPr>
          <w:p w14:paraId="7645F44D" w14:textId="77777777" w:rsidR="00D4678F" w:rsidRPr="005F11C8" w:rsidRDefault="00D4678F" w:rsidP="0056421C">
            <w:pPr>
              <w:spacing w:after="0"/>
              <w:rPr>
                <w:sz w:val="20"/>
                <w:szCs w:val="20"/>
              </w:rPr>
            </w:pPr>
            <w:r w:rsidRPr="005F11C8">
              <w:rPr>
                <w:sz w:val="20"/>
                <w:szCs w:val="20"/>
              </w:rPr>
              <w:t>As determined by ATF</w:t>
            </w:r>
            <w:r>
              <w:rPr>
                <w:sz w:val="20"/>
                <w:szCs w:val="20"/>
              </w:rPr>
              <w:t xml:space="preserve"> and within three (3) business days of request</w:t>
            </w:r>
          </w:p>
        </w:tc>
      </w:tr>
    </w:tbl>
    <w:p w14:paraId="663CC8F5" w14:textId="3CA54689" w:rsidR="003F094E" w:rsidRPr="002A040C" w:rsidRDefault="003F094E" w:rsidP="003F094E">
      <w:pPr>
        <w:pStyle w:val="Heading3"/>
      </w:pPr>
      <w:r w:rsidRPr="002A040C">
        <w:t>5.0</w:t>
      </w:r>
      <w:r w:rsidRPr="002A040C">
        <w:tab/>
        <w:t>Meetings</w:t>
      </w:r>
      <w:bookmarkEnd w:id="40"/>
      <w:bookmarkEnd w:id="41"/>
    </w:p>
    <w:p w14:paraId="6EC1F9DD" w14:textId="77777777" w:rsidR="00A748B7" w:rsidRPr="00C50B2E" w:rsidRDefault="00A748B7" w:rsidP="00A748B7">
      <w:pPr>
        <w:pStyle w:val="H2"/>
        <w:numPr>
          <w:ilvl w:val="0"/>
          <w:numId w:val="0"/>
        </w:numPr>
        <w:rPr>
          <w:color w:val="auto"/>
          <w:sz w:val="24"/>
          <w:szCs w:val="24"/>
        </w:rPr>
      </w:pPr>
      <w:bookmarkStart w:id="42" w:name="_Toc490737360"/>
      <w:bookmarkStart w:id="43" w:name="_Toc488239668"/>
      <w:r w:rsidRPr="00C50B2E">
        <w:rPr>
          <w:color w:val="auto"/>
          <w:sz w:val="24"/>
          <w:szCs w:val="24"/>
        </w:rPr>
        <w:t>Task One</w:t>
      </w:r>
      <w:bookmarkStart w:id="44" w:name="_Toc137623889"/>
      <w:bookmarkStart w:id="45" w:name="_Toc200010173"/>
      <w:r w:rsidRPr="00C50B2E">
        <w:rPr>
          <w:color w:val="auto"/>
          <w:sz w:val="24"/>
          <w:szCs w:val="24"/>
        </w:rPr>
        <w:t xml:space="preserve"> Task 1: Transition In</w:t>
      </w:r>
      <w:bookmarkEnd w:id="44"/>
      <w:bookmarkEnd w:id="45"/>
    </w:p>
    <w:p w14:paraId="229B8D0C" w14:textId="77777777" w:rsidR="00A748B7" w:rsidRPr="00C50B2E" w:rsidRDefault="00A748B7" w:rsidP="00A748B7">
      <w:pPr>
        <w:pStyle w:val="H3"/>
        <w:numPr>
          <w:ilvl w:val="2"/>
          <w:numId w:val="35"/>
        </w:numPr>
        <w:ind w:left="1350"/>
        <w:rPr>
          <w:sz w:val="24"/>
          <w:szCs w:val="24"/>
        </w:rPr>
      </w:pPr>
      <w:bookmarkStart w:id="46" w:name="_Toc137623890"/>
      <w:r w:rsidRPr="00C50B2E">
        <w:rPr>
          <w:sz w:val="24"/>
          <w:szCs w:val="24"/>
        </w:rPr>
        <w:t>Contract Kick-Off Meeting</w:t>
      </w:r>
      <w:bookmarkEnd w:id="46"/>
    </w:p>
    <w:p w14:paraId="447EBF47" w14:textId="77777777" w:rsidR="00A748B7" w:rsidRPr="00C50B2E" w:rsidRDefault="00A748B7" w:rsidP="00A748B7">
      <w:pPr>
        <w:pStyle w:val="OList1"/>
        <w:numPr>
          <w:ilvl w:val="0"/>
          <w:numId w:val="35"/>
        </w:numPr>
        <w:ind w:left="1890"/>
        <w:rPr>
          <w:sz w:val="24"/>
          <w:szCs w:val="24"/>
        </w:rPr>
      </w:pPr>
      <w:r w:rsidRPr="00C50B2E">
        <w:rPr>
          <w:sz w:val="24"/>
          <w:szCs w:val="24"/>
        </w:rPr>
        <w:t>Within five (5) business days of the contract being awarded the Contractor shall schedule a kick-off meeting. This includes the Contracting Officer (CO), Contracting Officer’s Representative, (COR), Government Task Monitor (GTM)</w:t>
      </w:r>
      <w:proofErr w:type="gramStart"/>
      <w:r w:rsidRPr="00C50B2E">
        <w:rPr>
          <w:sz w:val="24"/>
          <w:szCs w:val="24"/>
        </w:rPr>
        <w:t>, the</w:t>
      </w:r>
      <w:proofErr w:type="gramEnd"/>
      <w:r w:rsidRPr="00C50B2E">
        <w:rPr>
          <w:sz w:val="24"/>
          <w:szCs w:val="24"/>
        </w:rPr>
        <w:t xml:space="preserve"> Product Owner. The purpose of the meeting is to ensure a complete understanding and agreement of the scope </w:t>
      </w:r>
      <w:proofErr w:type="gramStart"/>
      <w:r w:rsidRPr="00C50B2E">
        <w:rPr>
          <w:sz w:val="24"/>
          <w:szCs w:val="24"/>
        </w:rPr>
        <w:t>by</w:t>
      </w:r>
      <w:proofErr w:type="gramEnd"/>
      <w:r w:rsidRPr="00C50B2E">
        <w:rPr>
          <w:sz w:val="24"/>
          <w:szCs w:val="24"/>
        </w:rPr>
        <w:t xml:space="preserve"> both the Government and the contractor. This meeting will be conducted virtually via Microsoft Teams or </w:t>
      </w:r>
      <w:proofErr w:type="spellStart"/>
      <w:r w:rsidRPr="00C50B2E">
        <w:rPr>
          <w:sz w:val="24"/>
          <w:szCs w:val="24"/>
        </w:rPr>
        <w:t>WebEx</w:t>
      </w:r>
      <w:proofErr w:type="spellEnd"/>
      <w:r w:rsidRPr="00C50B2E">
        <w:rPr>
          <w:sz w:val="24"/>
          <w:szCs w:val="24"/>
        </w:rPr>
        <w:t>.</w:t>
      </w:r>
    </w:p>
    <w:p w14:paraId="4D7CF04B" w14:textId="77777777" w:rsidR="00A748B7" w:rsidRPr="00C50B2E" w:rsidRDefault="00A748B7" w:rsidP="00A748B7">
      <w:pPr>
        <w:pStyle w:val="OList1"/>
        <w:numPr>
          <w:ilvl w:val="0"/>
          <w:numId w:val="35"/>
        </w:numPr>
        <w:ind w:left="1890"/>
        <w:rPr>
          <w:sz w:val="24"/>
          <w:szCs w:val="24"/>
        </w:rPr>
      </w:pPr>
      <w:r w:rsidRPr="00C50B2E">
        <w:rPr>
          <w:sz w:val="24"/>
          <w:szCs w:val="24"/>
        </w:rPr>
        <w:t xml:space="preserve">The Contractor shall provide a kickoff briefing with an agenda and high-level approach for all tasks outlined within the SOW.  </w:t>
      </w:r>
    </w:p>
    <w:p w14:paraId="4D1B3D7E" w14:textId="537998C5" w:rsidR="00A748B7" w:rsidRPr="00C50B2E" w:rsidRDefault="00A748B7" w:rsidP="00A748B7">
      <w:pPr>
        <w:pStyle w:val="OList1"/>
        <w:numPr>
          <w:ilvl w:val="0"/>
          <w:numId w:val="35"/>
        </w:numPr>
        <w:ind w:left="1890"/>
        <w:rPr>
          <w:sz w:val="24"/>
          <w:szCs w:val="24"/>
        </w:rPr>
      </w:pPr>
      <w:r w:rsidRPr="00C50B2E">
        <w:rPr>
          <w:sz w:val="24"/>
          <w:szCs w:val="24"/>
        </w:rPr>
        <w:t xml:space="preserve">The Contractor shall also document the kick-off meeting discussion and provide meeting minutes within three (3) business days of the meeting for review.  Comments and clarifications from the Government shall be incorporated in the final version and are due back to </w:t>
      </w:r>
      <w:r w:rsidR="00F04F30">
        <w:rPr>
          <w:sz w:val="24"/>
          <w:szCs w:val="24"/>
        </w:rPr>
        <w:t xml:space="preserve">the Government </w:t>
      </w:r>
      <w:r w:rsidRPr="00C50B2E">
        <w:rPr>
          <w:sz w:val="24"/>
          <w:szCs w:val="24"/>
        </w:rPr>
        <w:t xml:space="preserve">within three (3) business days of receipt of comments from </w:t>
      </w:r>
      <w:r w:rsidR="00F04F30">
        <w:rPr>
          <w:sz w:val="24"/>
          <w:szCs w:val="24"/>
        </w:rPr>
        <w:t xml:space="preserve">the </w:t>
      </w:r>
      <w:proofErr w:type="spellStart"/>
      <w:r w:rsidR="00F04F30">
        <w:rPr>
          <w:sz w:val="24"/>
          <w:szCs w:val="24"/>
        </w:rPr>
        <w:t>Goverment</w:t>
      </w:r>
      <w:proofErr w:type="spellEnd"/>
      <w:r w:rsidRPr="00C50B2E">
        <w:rPr>
          <w:sz w:val="24"/>
          <w:szCs w:val="24"/>
        </w:rPr>
        <w:t xml:space="preserve">.  </w:t>
      </w:r>
    </w:p>
    <w:p w14:paraId="2912F938" w14:textId="77777777" w:rsidR="00A748B7" w:rsidRPr="00C50B2E" w:rsidRDefault="00A748B7" w:rsidP="00A748B7">
      <w:pPr>
        <w:pStyle w:val="OList1"/>
        <w:numPr>
          <w:ilvl w:val="2"/>
          <w:numId w:val="35"/>
        </w:numPr>
        <w:ind w:left="2790"/>
        <w:rPr>
          <w:sz w:val="24"/>
          <w:szCs w:val="24"/>
        </w:rPr>
      </w:pPr>
      <w:r w:rsidRPr="00C50B2E">
        <w:rPr>
          <w:sz w:val="24"/>
          <w:szCs w:val="24"/>
        </w:rPr>
        <w:t>Meeting topics shall include:</w:t>
      </w:r>
    </w:p>
    <w:p w14:paraId="57EFA924" w14:textId="77777777" w:rsidR="00A748B7" w:rsidRPr="00C50B2E" w:rsidRDefault="00A748B7" w:rsidP="00A748B7">
      <w:pPr>
        <w:pStyle w:val="BList1"/>
        <w:ind w:left="3420"/>
        <w:rPr>
          <w:sz w:val="24"/>
          <w:szCs w:val="24"/>
        </w:rPr>
      </w:pPr>
      <w:r w:rsidRPr="00C50B2E">
        <w:rPr>
          <w:sz w:val="24"/>
          <w:szCs w:val="24"/>
        </w:rPr>
        <w:t xml:space="preserve">Introduction of key Contractor and Government personnel </w:t>
      </w:r>
    </w:p>
    <w:p w14:paraId="2038B514" w14:textId="77777777" w:rsidR="00A748B7" w:rsidRPr="00C50B2E" w:rsidRDefault="00A748B7" w:rsidP="00A748B7">
      <w:pPr>
        <w:pStyle w:val="BList1"/>
        <w:ind w:left="3420"/>
        <w:rPr>
          <w:sz w:val="24"/>
          <w:szCs w:val="24"/>
        </w:rPr>
      </w:pPr>
      <w:r w:rsidRPr="00C50B2E">
        <w:rPr>
          <w:sz w:val="24"/>
          <w:szCs w:val="24"/>
        </w:rPr>
        <w:t>Team Structure Chart</w:t>
      </w:r>
    </w:p>
    <w:p w14:paraId="3A87826E" w14:textId="5DC155C5" w:rsidR="00A748B7" w:rsidRPr="00C50B2E" w:rsidRDefault="00774577" w:rsidP="00A748B7">
      <w:pPr>
        <w:pStyle w:val="BList1"/>
        <w:ind w:left="3420"/>
        <w:rPr>
          <w:sz w:val="24"/>
          <w:szCs w:val="24"/>
        </w:rPr>
      </w:pPr>
      <w:r>
        <w:rPr>
          <w:sz w:val="24"/>
          <w:szCs w:val="24"/>
        </w:rPr>
        <w:t>Government</w:t>
      </w:r>
      <w:r w:rsidR="00A748B7" w:rsidRPr="00C50B2E">
        <w:rPr>
          <w:sz w:val="24"/>
          <w:szCs w:val="24"/>
        </w:rPr>
        <w:t>-furnished information</w:t>
      </w:r>
    </w:p>
    <w:p w14:paraId="7BA37858" w14:textId="77777777" w:rsidR="00A748B7" w:rsidRPr="00C50B2E" w:rsidRDefault="00A748B7" w:rsidP="00A748B7">
      <w:pPr>
        <w:pStyle w:val="BList1"/>
        <w:ind w:left="3420"/>
        <w:rPr>
          <w:sz w:val="24"/>
          <w:szCs w:val="24"/>
        </w:rPr>
      </w:pPr>
      <w:r w:rsidRPr="00C50B2E">
        <w:rPr>
          <w:sz w:val="24"/>
          <w:szCs w:val="24"/>
        </w:rPr>
        <w:t>Points of Contact</w:t>
      </w:r>
    </w:p>
    <w:p w14:paraId="494CC5A0" w14:textId="77777777" w:rsidR="00A748B7" w:rsidRPr="00C50B2E" w:rsidRDefault="00A748B7" w:rsidP="00A748B7">
      <w:pPr>
        <w:pStyle w:val="BList1"/>
        <w:ind w:left="3420"/>
        <w:rPr>
          <w:sz w:val="24"/>
          <w:szCs w:val="24"/>
        </w:rPr>
      </w:pPr>
      <w:r w:rsidRPr="00C50B2E">
        <w:rPr>
          <w:sz w:val="24"/>
          <w:szCs w:val="24"/>
        </w:rPr>
        <w:t>Prioritization of Contractor activities (if applicable)</w:t>
      </w:r>
    </w:p>
    <w:p w14:paraId="21465621" w14:textId="77777777" w:rsidR="00A748B7" w:rsidRPr="00C50B2E" w:rsidRDefault="00A748B7" w:rsidP="00A748B7">
      <w:pPr>
        <w:pStyle w:val="BList1"/>
        <w:ind w:left="3420"/>
        <w:rPr>
          <w:sz w:val="24"/>
          <w:szCs w:val="24"/>
        </w:rPr>
      </w:pPr>
      <w:r w:rsidRPr="00C50B2E">
        <w:rPr>
          <w:sz w:val="24"/>
          <w:szCs w:val="24"/>
        </w:rPr>
        <w:t>Review of Assumptions (if applicable)</w:t>
      </w:r>
    </w:p>
    <w:p w14:paraId="22630303" w14:textId="4A496890" w:rsidR="00A748B7" w:rsidRPr="00C50B2E" w:rsidRDefault="00A748B7" w:rsidP="00A748B7">
      <w:pPr>
        <w:pStyle w:val="BList1"/>
        <w:ind w:left="3420"/>
        <w:rPr>
          <w:sz w:val="24"/>
          <w:szCs w:val="24"/>
        </w:rPr>
      </w:pPr>
      <w:r w:rsidRPr="00C50B2E">
        <w:rPr>
          <w:sz w:val="24"/>
          <w:szCs w:val="24"/>
        </w:rPr>
        <w:lastRenderedPageBreak/>
        <w:t>Discuss personnel security requirements and designated security officer</w:t>
      </w:r>
    </w:p>
    <w:p w14:paraId="4B774775" w14:textId="77777777" w:rsidR="00A748B7" w:rsidRPr="00C50B2E" w:rsidRDefault="00A748B7" w:rsidP="00A748B7">
      <w:pPr>
        <w:pStyle w:val="ListParagraph"/>
        <w:numPr>
          <w:ilvl w:val="2"/>
          <w:numId w:val="35"/>
        </w:numPr>
        <w:spacing w:after="160" w:line="259" w:lineRule="auto"/>
        <w:ind w:left="1350"/>
      </w:pPr>
      <w:r w:rsidRPr="00C50B2E">
        <w:t>Project Kick off meeting</w:t>
      </w:r>
    </w:p>
    <w:p w14:paraId="39FD2447" w14:textId="77777777" w:rsidR="00A748B7" w:rsidRPr="00C50B2E" w:rsidRDefault="00A748B7" w:rsidP="00A748B7">
      <w:pPr>
        <w:pStyle w:val="OList1"/>
        <w:numPr>
          <w:ilvl w:val="0"/>
          <w:numId w:val="35"/>
        </w:numPr>
        <w:ind w:left="1890"/>
        <w:rPr>
          <w:sz w:val="24"/>
          <w:szCs w:val="24"/>
        </w:rPr>
      </w:pPr>
      <w:r w:rsidRPr="00C50B2E">
        <w:rPr>
          <w:sz w:val="24"/>
          <w:szCs w:val="24"/>
        </w:rPr>
        <w:t xml:space="preserve">Within five (5) business days of Key Personnel security packages being approved by PSD, the Contractor shall schedule a kick-off meeting with key personnel who will be assigned to the contract.  This includes the Contracting Officer (CO), Contracting Officer’s Representative, (COR), Government Task Monitor (GTM), the Product Owner, and representatives from the Infrastructure, Data Governance, and </w:t>
      </w:r>
      <w:proofErr w:type="spellStart"/>
      <w:r w:rsidRPr="00C50B2E">
        <w:rPr>
          <w:sz w:val="24"/>
          <w:szCs w:val="24"/>
        </w:rPr>
        <w:t>CyberSecurity</w:t>
      </w:r>
      <w:proofErr w:type="spellEnd"/>
      <w:r w:rsidRPr="00C50B2E">
        <w:rPr>
          <w:sz w:val="24"/>
          <w:szCs w:val="24"/>
        </w:rPr>
        <w:t xml:space="preserve"> teams to review their understanding of the requirements, business norms, discuss the project/scoping approach, policies, procedures, project planning, metrics, deliverables, and milestones.  The purpose of the meeting is to ensure a complete understanding and agreement of the scope </w:t>
      </w:r>
      <w:proofErr w:type="gramStart"/>
      <w:r w:rsidRPr="00C50B2E">
        <w:rPr>
          <w:sz w:val="24"/>
          <w:szCs w:val="24"/>
        </w:rPr>
        <w:t>by</w:t>
      </w:r>
      <w:proofErr w:type="gramEnd"/>
      <w:r w:rsidRPr="00C50B2E">
        <w:rPr>
          <w:sz w:val="24"/>
          <w:szCs w:val="24"/>
        </w:rPr>
        <w:t xml:space="preserve"> both the Government and the contractor. This meeting will be conducted virtually via Microsoft Teams or </w:t>
      </w:r>
      <w:proofErr w:type="spellStart"/>
      <w:r w:rsidRPr="00C50B2E">
        <w:rPr>
          <w:sz w:val="24"/>
          <w:szCs w:val="24"/>
        </w:rPr>
        <w:t>WebEx</w:t>
      </w:r>
      <w:proofErr w:type="spellEnd"/>
      <w:r w:rsidRPr="00C50B2E">
        <w:rPr>
          <w:sz w:val="24"/>
          <w:szCs w:val="24"/>
        </w:rPr>
        <w:t>.</w:t>
      </w:r>
    </w:p>
    <w:p w14:paraId="3F658A4A" w14:textId="4F63D154" w:rsidR="00A748B7" w:rsidRPr="00C50B2E" w:rsidRDefault="00A748B7" w:rsidP="00A748B7">
      <w:pPr>
        <w:pStyle w:val="OList1"/>
        <w:numPr>
          <w:ilvl w:val="0"/>
          <w:numId w:val="35"/>
        </w:numPr>
        <w:ind w:left="1890"/>
        <w:rPr>
          <w:sz w:val="24"/>
          <w:szCs w:val="24"/>
        </w:rPr>
      </w:pPr>
      <w:r w:rsidRPr="00C50B2E">
        <w:rPr>
          <w:sz w:val="24"/>
          <w:szCs w:val="24"/>
        </w:rPr>
        <w:t xml:space="preserve">The Contractor shall provide a kickoff briefing with an agenda and high-level approach for all tasks outlined within the </w:t>
      </w:r>
      <w:r w:rsidR="00694396">
        <w:rPr>
          <w:sz w:val="24"/>
          <w:szCs w:val="24"/>
        </w:rPr>
        <w:t>PWS</w:t>
      </w:r>
      <w:r w:rsidRPr="00C50B2E">
        <w:rPr>
          <w:sz w:val="24"/>
          <w:szCs w:val="24"/>
        </w:rPr>
        <w:t xml:space="preserve">.  </w:t>
      </w:r>
    </w:p>
    <w:p w14:paraId="35771233" w14:textId="06609C84" w:rsidR="00A748B7" w:rsidRPr="00C50B2E" w:rsidRDefault="00A748B7" w:rsidP="00A748B7">
      <w:pPr>
        <w:pStyle w:val="OList1"/>
        <w:numPr>
          <w:ilvl w:val="0"/>
          <w:numId w:val="35"/>
        </w:numPr>
        <w:ind w:left="1890"/>
        <w:rPr>
          <w:sz w:val="24"/>
          <w:szCs w:val="24"/>
        </w:rPr>
      </w:pPr>
      <w:r w:rsidRPr="00C50B2E">
        <w:rPr>
          <w:sz w:val="24"/>
          <w:szCs w:val="24"/>
        </w:rPr>
        <w:t>The Contractor shall also document the kick-off meeting discussion and provide meeting minutes within three (3) business days of the meeting for review.  Comments and clarifications from the Government shall be incorporated in the final version and are due back to</w:t>
      </w:r>
      <w:r w:rsidR="007428B6">
        <w:rPr>
          <w:sz w:val="24"/>
          <w:szCs w:val="24"/>
        </w:rPr>
        <w:t xml:space="preserve"> </w:t>
      </w:r>
      <w:r w:rsidR="002C78C0">
        <w:rPr>
          <w:sz w:val="24"/>
          <w:szCs w:val="24"/>
        </w:rPr>
        <w:t xml:space="preserve">the </w:t>
      </w:r>
      <w:proofErr w:type="gramStart"/>
      <w:r w:rsidR="007428B6">
        <w:rPr>
          <w:sz w:val="24"/>
          <w:szCs w:val="24"/>
        </w:rPr>
        <w:t xml:space="preserve">Government </w:t>
      </w:r>
      <w:r w:rsidRPr="00C50B2E">
        <w:rPr>
          <w:sz w:val="24"/>
          <w:szCs w:val="24"/>
        </w:rPr>
        <w:t xml:space="preserve"> within</w:t>
      </w:r>
      <w:proofErr w:type="gramEnd"/>
      <w:r w:rsidRPr="00C50B2E">
        <w:rPr>
          <w:sz w:val="24"/>
          <w:szCs w:val="24"/>
        </w:rPr>
        <w:t xml:space="preserve"> three (3) business days of receipt </w:t>
      </w:r>
      <w:proofErr w:type="gramStart"/>
      <w:r w:rsidRPr="00C50B2E">
        <w:rPr>
          <w:sz w:val="24"/>
          <w:szCs w:val="24"/>
        </w:rPr>
        <w:t>of comments from</w:t>
      </w:r>
      <w:proofErr w:type="gramEnd"/>
      <w:r w:rsidR="002C78C0">
        <w:rPr>
          <w:sz w:val="24"/>
          <w:szCs w:val="24"/>
        </w:rPr>
        <w:t xml:space="preserve"> the</w:t>
      </w:r>
      <w:r w:rsidRPr="00C50B2E">
        <w:rPr>
          <w:sz w:val="24"/>
          <w:szCs w:val="24"/>
        </w:rPr>
        <w:t xml:space="preserve"> </w:t>
      </w:r>
      <w:r w:rsidR="002C78C0">
        <w:rPr>
          <w:sz w:val="24"/>
          <w:szCs w:val="24"/>
        </w:rPr>
        <w:t>Government</w:t>
      </w:r>
      <w:r w:rsidRPr="00C50B2E">
        <w:rPr>
          <w:sz w:val="24"/>
          <w:szCs w:val="24"/>
        </w:rPr>
        <w:t xml:space="preserve">.  </w:t>
      </w:r>
    </w:p>
    <w:p w14:paraId="3401F5C9" w14:textId="77777777" w:rsidR="00A748B7" w:rsidRPr="00C50B2E" w:rsidRDefault="00A748B7" w:rsidP="00A748B7">
      <w:pPr>
        <w:pStyle w:val="BList1"/>
        <w:ind w:left="2970"/>
        <w:rPr>
          <w:sz w:val="24"/>
          <w:szCs w:val="24"/>
        </w:rPr>
      </w:pPr>
      <w:r w:rsidRPr="00C50B2E">
        <w:rPr>
          <w:sz w:val="24"/>
          <w:szCs w:val="24"/>
        </w:rPr>
        <w:t>Meeting topics shall include:</w:t>
      </w:r>
    </w:p>
    <w:p w14:paraId="4A3EEFE5" w14:textId="77777777" w:rsidR="00A748B7" w:rsidRPr="00C50B2E" w:rsidRDefault="00A748B7" w:rsidP="00A748B7">
      <w:pPr>
        <w:pStyle w:val="BList1"/>
        <w:ind w:left="3510"/>
        <w:rPr>
          <w:sz w:val="24"/>
          <w:szCs w:val="24"/>
        </w:rPr>
      </w:pPr>
      <w:r w:rsidRPr="00C50B2E">
        <w:rPr>
          <w:sz w:val="24"/>
          <w:szCs w:val="24"/>
        </w:rPr>
        <w:t>Introduction of key Contractor and Government personnel performing work under the various tasks in this contract.</w:t>
      </w:r>
    </w:p>
    <w:p w14:paraId="6B85EFCB" w14:textId="77777777" w:rsidR="00A748B7" w:rsidRPr="00C50B2E" w:rsidRDefault="00A748B7" w:rsidP="00A748B7">
      <w:pPr>
        <w:pStyle w:val="BList1"/>
        <w:ind w:left="3510"/>
        <w:rPr>
          <w:sz w:val="24"/>
          <w:szCs w:val="24"/>
        </w:rPr>
      </w:pPr>
      <w:r w:rsidRPr="00C50B2E">
        <w:rPr>
          <w:sz w:val="24"/>
          <w:szCs w:val="24"/>
        </w:rPr>
        <w:t>Team Structure Chart</w:t>
      </w:r>
    </w:p>
    <w:p w14:paraId="0C4D2327" w14:textId="0834FEB9" w:rsidR="00A748B7" w:rsidRPr="00C50B2E" w:rsidRDefault="002C78C0" w:rsidP="00A748B7">
      <w:pPr>
        <w:pStyle w:val="BList1"/>
        <w:ind w:left="3510"/>
        <w:rPr>
          <w:sz w:val="24"/>
          <w:szCs w:val="24"/>
        </w:rPr>
      </w:pPr>
      <w:r>
        <w:rPr>
          <w:sz w:val="24"/>
          <w:szCs w:val="24"/>
        </w:rPr>
        <w:t xml:space="preserve">Government </w:t>
      </w:r>
      <w:r w:rsidR="00A748B7" w:rsidRPr="00C50B2E">
        <w:rPr>
          <w:sz w:val="24"/>
          <w:szCs w:val="24"/>
        </w:rPr>
        <w:t>furnished information</w:t>
      </w:r>
    </w:p>
    <w:p w14:paraId="064A51EF" w14:textId="77777777" w:rsidR="00A748B7" w:rsidRPr="00C50B2E" w:rsidRDefault="00A748B7" w:rsidP="00A748B7">
      <w:pPr>
        <w:pStyle w:val="BList1"/>
        <w:ind w:left="3510"/>
        <w:rPr>
          <w:sz w:val="24"/>
          <w:szCs w:val="24"/>
        </w:rPr>
      </w:pPr>
      <w:r w:rsidRPr="00C50B2E">
        <w:rPr>
          <w:sz w:val="24"/>
          <w:szCs w:val="24"/>
        </w:rPr>
        <w:t>Status Reporting at Sprint Reviews, Sprint Retrospectives</w:t>
      </w:r>
    </w:p>
    <w:p w14:paraId="6C35EB3A" w14:textId="77777777" w:rsidR="00A748B7" w:rsidRPr="00C50B2E" w:rsidRDefault="00A748B7" w:rsidP="00A748B7">
      <w:pPr>
        <w:pStyle w:val="BList1"/>
        <w:ind w:left="3510"/>
        <w:rPr>
          <w:sz w:val="24"/>
          <w:szCs w:val="24"/>
        </w:rPr>
      </w:pPr>
      <w:r w:rsidRPr="00C50B2E">
        <w:rPr>
          <w:sz w:val="24"/>
          <w:szCs w:val="24"/>
        </w:rPr>
        <w:t>Points of Contact</w:t>
      </w:r>
    </w:p>
    <w:p w14:paraId="6B8E131E" w14:textId="77777777" w:rsidR="00A748B7" w:rsidRPr="00C50B2E" w:rsidRDefault="00A748B7" w:rsidP="00A748B7">
      <w:pPr>
        <w:pStyle w:val="BList1"/>
        <w:ind w:left="3510"/>
        <w:rPr>
          <w:sz w:val="24"/>
          <w:szCs w:val="24"/>
        </w:rPr>
      </w:pPr>
      <w:r w:rsidRPr="00C50B2E">
        <w:rPr>
          <w:sz w:val="24"/>
          <w:szCs w:val="24"/>
        </w:rPr>
        <w:t>Prioritization of Contractor activities (if applicable)</w:t>
      </w:r>
    </w:p>
    <w:p w14:paraId="44805A43" w14:textId="77777777" w:rsidR="00A748B7" w:rsidRPr="00C50B2E" w:rsidRDefault="00A748B7" w:rsidP="00A748B7">
      <w:pPr>
        <w:pStyle w:val="BList1"/>
        <w:ind w:left="3510"/>
        <w:rPr>
          <w:sz w:val="24"/>
          <w:szCs w:val="24"/>
        </w:rPr>
      </w:pPr>
      <w:r w:rsidRPr="00C50B2E">
        <w:rPr>
          <w:sz w:val="24"/>
          <w:szCs w:val="24"/>
        </w:rPr>
        <w:t>Review of Assumptions (if applicable)</w:t>
      </w:r>
    </w:p>
    <w:p w14:paraId="0B1399A1" w14:textId="7D3D28BC" w:rsidR="00A748B7" w:rsidRPr="00C50B2E" w:rsidRDefault="00A748B7" w:rsidP="00A748B7">
      <w:pPr>
        <w:pStyle w:val="BList1"/>
        <w:ind w:left="2970"/>
        <w:rPr>
          <w:sz w:val="24"/>
          <w:szCs w:val="24"/>
        </w:rPr>
      </w:pPr>
      <w:r w:rsidRPr="00C50B2E">
        <w:rPr>
          <w:rStyle w:val="BList1Char"/>
          <w:sz w:val="24"/>
          <w:szCs w:val="24"/>
        </w:rPr>
        <w:t>The government is amenable to adding other topics to the meeting as suggested by the Contractor</w:t>
      </w:r>
      <w:r w:rsidRPr="00C50B2E">
        <w:rPr>
          <w:sz w:val="24"/>
          <w:szCs w:val="24"/>
        </w:rPr>
        <w:t xml:space="preserve">  </w:t>
      </w:r>
    </w:p>
    <w:p w14:paraId="09F96E70" w14:textId="39309E70" w:rsidR="00A748B7" w:rsidRPr="00A3324F" w:rsidRDefault="00A748B7" w:rsidP="00A748B7">
      <w:pPr>
        <w:pStyle w:val="H3"/>
        <w:numPr>
          <w:ilvl w:val="0"/>
          <w:numId w:val="0"/>
        </w:numPr>
        <w:rPr>
          <w:b/>
          <w:bCs/>
          <w:sz w:val="24"/>
          <w:szCs w:val="24"/>
        </w:rPr>
      </w:pPr>
      <w:bookmarkStart w:id="47" w:name="_Toc137623891"/>
      <w:r>
        <w:rPr>
          <w:b/>
          <w:bCs/>
          <w:sz w:val="24"/>
          <w:szCs w:val="24"/>
        </w:rPr>
        <w:tab/>
      </w:r>
      <w:r w:rsidRPr="00A3324F">
        <w:rPr>
          <w:b/>
          <w:bCs/>
          <w:sz w:val="24"/>
          <w:szCs w:val="24"/>
        </w:rPr>
        <w:t>Security &amp; Background Investigations</w:t>
      </w:r>
      <w:bookmarkEnd w:id="47"/>
    </w:p>
    <w:p w14:paraId="410E73F6" w14:textId="4C470861" w:rsidR="00A748B7" w:rsidRPr="00C50B2E" w:rsidRDefault="00A748B7" w:rsidP="00A748B7">
      <w:pPr>
        <w:pStyle w:val="BList1"/>
        <w:rPr>
          <w:sz w:val="24"/>
          <w:szCs w:val="24"/>
        </w:rPr>
      </w:pPr>
      <w:proofErr w:type="gramStart"/>
      <w:r w:rsidRPr="00C50B2E">
        <w:rPr>
          <w:sz w:val="24"/>
          <w:szCs w:val="24"/>
        </w:rPr>
        <w:lastRenderedPageBreak/>
        <w:t>The COR</w:t>
      </w:r>
      <w:proofErr w:type="gramEnd"/>
      <w:r w:rsidRPr="00C50B2E">
        <w:rPr>
          <w:sz w:val="24"/>
          <w:szCs w:val="24"/>
        </w:rPr>
        <w:t xml:space="preserve">/GTM will provide the required forms and information to the contractor immediately upon contract award.  Security packages for all contractor staff that will work on this contract shall be submitted within </w:t>
      </w:r>
      <w:r w:rsidR="004C4A4A" w:rsidRPr="00C50B2E">
        <w:rPr>
          <w:sz w:val="24"/>
          <w:szCs w:val="24"/>
        </w:rPr>
        <w:t>f</w:t>
      </w:r>
      <w:r w:rsidR="004C4A4A">
        <w:rPr>
          <w:sz w:val="24"/>
          <w:szCs w:val="24"/>
        </w:rPr>
        <w:t>ifteen</w:t>
      </w:r>
      <w:r w:rsidRPr="00C50B2E">
        <w:rPr>
          <w:sz w:val="24"/>
          <w:szCs w:val="24"/>
        </w:rPr>
        <w:t xml:space="preserve"> (15) business days of contract award.  The person responsible for interfacing with the Contractor on security related matters will be identified during the Contract’s Kick-Off meeting.  </w:t>
      </w:r>
    </w:p>
    <w:p w14:paraId="628383D3" w14:textId="01E51AA5" w:rsidR="00A748B7" w:rsidRDefault="00A748B7" w:rsidP="00A748B7">
      <w:pPr>
        <w:pStyle w:val="BList1"/>
        <w:rPr>
          <w:sz w:val="24"/>
          <w:szCs w:val="24"/>
        </w:rPr>
      </w:pPr>
      <w:r w:rsidRPr="00C50B2E">
        <w:rPr>
          <w:sz w:val="24"/>
          <w:szCs w:val="24"/>
        </w:rPr>
        <w:t xml:space="preserve">Please note it may take 60-120 days for individuals to be successfully adjudicated via a full </w:t>
      </w:r>
      <w:r w:rsidR="00E46F34">
        <w:t>Government</w:t>
      </w:r>
      <w:r w:rsidR="00E46F34" w:rsidRPr="00C50B2E">
        <w:rPr>
          <w:sz w:val="24"/>
          <w:szCs w:val="24"/>
        </w:rPr>
        <w:t xml:space="preserve"> </w:t>
      </w:r>
      <w:r w:rsidRPr="00C50B2E">
        <w:rPr>
          <w:sz w:val="24"/>
          <w:szCs w:val="24"/>
        </w:rPr>
        <w:t>background investigation. There are times whe</w:t>
      </w:r>
      <w:r w:rsidR="0055011B">
        <w:rPr>
          <w:sz w:val="24"/>
          <w:szCs w:val="24"/>
        </w:rPr>
        <w:t>n</w:t>
      </w:r>
      <w:r w:rsidRPr="00C50B2E">
        <w:rPr>
          <w:sz w:val="24"/>
          <w:szCs w:val="24"/>
        </w:rPr>
        <w:t xml:space="preserve"> waivers may be granted or reciprocity </w:t>
      </w:r>
      <w:proofErr w:type="gramStart"/>
      <w:r w:rsidRPr="00C50B2E">
        <w:rPr>
          <w:sz w:val="24"/>
          <w:szCs w:val="24"/>
        </w:rPr>
        <w:t>applied,</w:t>
      </w:r>
      <w:proofErr w:type="gramEnd"/>
      <w:r w:rsidRPr="00C50B2E">
        <w:rPr>
          <w:sz w:val="24"/>
          <w:szCs w:val="24"/>
        </w:rPr>
        <w:t xml:space="preserve"> if a previous background investigation has been completed that meets </w:t>
      </w:r>
      <w:r w:rsidR="00E46F34">
        <w:t>Government’s</w:t>
      </w:r>
      <w:r w:rsidRPr="00C50B2E">
        <w:rPr>
          <w:sz w:val="24"/>
          <w:szCs w:val="24"/>
        </w:rPr>
        <w:t xml:space="preserve"> personnel security requirements, but the contractor should expect up to at least 120 days for the background investigation process to be completed. The Government will make every effort possible to expedite this process. Individuals may be granted permission to work on tasks that do not require access to </w:t>
      </w:r>
      <w:r w:rsidR="00E46F34">
        <w:t>Government</w:t>
      </w:r>
      <w:r w:rsidRPr="00C50B2E">
        <w:rPr>
          <w:sz w:val="24"/>
          <w:szCs w:val="24"/>
        </w:rPr>
        <w:t xml:space="preserve"> systems or information. The Government Task Manager (GTM) or Contracting Officer’s Representative (COR) will make this determination as needed. As individuals are cleared, the Government expects them to begin work immediately.</w:t>
      </w:r>
    </w:p>
    <w:p w14:paraId="4F10933A" w14:textId="5E857E20" w:rsidR="00F00325" w:rsidRPr="002A040C" w:rsidRDefault="00B9639C" w:rsidP="00F00325">
      <w:pPr>
        <w:pStyle w:val="Heading3"/>
      </w:pPr>
      <w:bookmarkStart w:id="48" w:name="_Toc488239670"/>
      <w:bookmarkStart w:id="49" w:name="_Toc490737362"/>
      <w:bookmarkEnd w:id="42"/>
      <w:bookmarkEnd w:id="43"/>
      <w:r>
        <w:rPr>
          <w:bCs/>
        </w:rPr>
        <w:t>6</w:t>
      </w:r>
      <w:r w:rsidR="00F00325" w:rsidRPr="002A040C">
        <w:rPr>
          <w:bCs/>
        </w:rPr>
        <w:t>.0</w:t>
      </w:r>
      <w:r w:rsidR="00F00325" w:rsidRPr="002A040C">
        <w:rPr>
          <w:bCs/>
        </w:rPr>
        <w:tab/>
      </w:r>
      <w:r w:rsidR="00F00325" w:rsidRPr="002A040C">
        <w:t>Government Furnished Property/Equipment/Information</w:t>
      </w:r>
      <w:bookmarkEnd w:id="48"/>
      <w:bookmarkEnd w:id="49"/>
    </w:p>
    <w:p w14:paraId="268AC6C2" w14:textId="29AA56E9" w:rsidR="008E4584" w:rsidRPr="00D03B24" w:rsidRDefault="00E46F34" w:rsidP="008E4584">
      <w:pPr>
        <w:pStyle w:val="OList1"/>
        <w:numPr>
          <w:ilvl w:val="0"/>
          <w:numId w:val="32"/>
        </w:numPr>
      </w:pPr>
      <w:r>
        <w:t>The Government</w:t>
      </w:r>
      <w:r w:rsidR="008E4584" w:rsidRPr="00D03B24">
        <w:t xml:space="preserve"> will provide the following government furnished items:</w:t>
      </w:r>
    </w:p>
    <w:p w14:paraId="34F7B514" w14:textId="77777777" w:rsidR="008E4584" w:rsidRPr="00D03B24" w:rsidRDefault="008E4584" w:rsidP="008E4584">
      <w:pPr>
        <w:pStyle w:val="OList1"/>
        <w:numPr>
          <w:ilvl w:val="0"/>
          <w:numId w:val="31"/>
        </w:numPr>
      </w:pPr>
      <w:r w:rsidRPr="00D03B24">
        <w:t xml:space="preserve">Laptops or similar devices with keyboard, mouse, and docking station </w:t>
      </w:r>
    </w:p>
    <w:p w14:paraId="1DEA8760" w14:textId="77777777" w:rsidR="008E4584" w:rsidRPr="00D03B24" w:rsidRDefault="008E4584" w:rsidP="008E4584">
      <w:pPr>
        <w:pStyle w:val="OList1"/>
        <w:numPr>
          <w:ilvl w:val="0"/>
          <w:numId w:val="31"/>
        </w:numPr>
      </w:pPr>
      <w:r w:rsidRPr="00D03B24">
        <w:t>Computer monitor(s)</w:t>
      </w:r>
    </w:p>
    <w:p w14:paraId="49582FD0" w14:textId="77777777" w:rsidR="008E4584" w:rsidRPr="00D03B24" w:rsidRDefault="008E4584" w:rsidP="008E4584">
      <w:pPr>
        <w:pStyle w:val="OList1"/>
        <w:numPr>
          <w:ilvl w:val="0"/>
          <w:numId w:val="31"/>
        </w:numPr>
      </w:pPr>
      <w:r w:rsidRPr="00D03B24">
        <w:t>ATF Contractor ID</w:t>
      </w:r>
      <w:r>
        <w:t xml:space="preserve"> and </w:t>
      </w:r>
      <w:r w:rsidRPr="00D03B24">
        <w:t>PIV card</w:t>
      </w:r>
    </w:p>
    <w:p w14:paraId="08D6F813" w14:textId="3B18CAB9" w:rsidR="004E52F6" w:rsidRPr="004E52F6" w:rsidRDefault="005A0BAB" w:rsidP="004E52F6">
      <w:pPr>
        <w:pStyle w:val="Heading3"/>
      </w:pPr>
      <w:bookmarkStart w:id="50" w:name="_Toc488239671"/>
      <w:bookmarkStart w:id="51" w:name="_Toc490737363"/>
      <w:r w:rsidRPr="002A040C">
        <w:t>9.0</w:t>
      </w:r>
      <w:r w:rsidRPr="002A040C">
        <w:tab/>
        <w:t>Glossary of Abbreviations and Acronyms</w:t>
      </w:r>
      <w:bookmarkEnd w:id="50"/>
      <w:bookmarkEnd w:id="51"/>
    </w:p>
    <w:tbl>
      <w:tblPr>
        <w:tblW w:w="8970" w:type="dxa"/>
        <w:tblInd w:w="360" w:type="dxa"/>
        <w:tblBorders>
          <w:top w:val="outset" w:sz="6" w:space="0" w:color="auto"/>
          <w:left w:val="outset" w:sz="6" w:space="0" w:color="auto"/>
          <w:bottom w:val="outset" w:sz="6" w:space="0" w:color="auto"/>
          <w:right w:val="outset" w:sz="6" w:space="0" w:color="auto"/>
        </w:tblBorders>
        <w:tblLayout w:type="fixed"/>
        <w:tblCellMar>
          <w:top w:w="29" w:type="dxa"/>
          <w:bottom w:w="29" w:type="dxa"/>
          <w:right w:w="58" w:type="dxa"/>
        </w:tblCellMar>
        <w:tblLook w:val="04A0" w:firstRow="1" w:lastRow="0" w:firstColumn="1" w:lastColumn="0" w:noHBand="0" w:noVBand="1"/>
      </w:tblPr>
      <w:tblGrid>
        <w:gridCol w:w="2595"/>
        <w:gridCol w:w="6375"/>
      </w:tblGrid>
      <w:tr w:rsidR="004E52F6" w:rsidRPr="004E52F6" w14:paraId="7E23CCAF"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39F79A57" w14:textId="77777777" w:rsidR="004E52F6" w:rsidRPr="004E52F6" w:rsidRDefault="004E52F6" w:rsidP="0026251D">
            <w:pPr>
              <w:spacing w:after="0"/>
              <w:rPr>
                <w:rFonts w:ascii="Segoe UI" w:hAnsi="Segoe UI" w:cs="Segoe UI"/>
              </w:rPr>
            </w:pPr>
            <w:r w:rsidRPr="004E52F6">
              <w:t>ATF </w:t>
            </w:r>
          </w:p>
        </w:tc>
        <w:tc>
          <w:tcPr>
            <w:tcW w:w="6375" w:type="dxa"/>
            <w:tcBorders>
              <w:top w:val="single" w:sz="6" w:space="0" w:color="auto"/>
              <w:left w:val="single" w:sz="6" w:space="0" w:color="auto"/>
              <w:bottom w:val="single" w:sz="6" w:space="0" w:color="auto"/>
              <w:right w:val="single" w:sz="6" w:space="0" w:color="auto"/>
            </w:tcBorders>
            <w:hideMark/>
          </w:tcPr>
          <w:p w14:paraId="6AE8C03D" w14:textId="77777777" w:rsidR="004E52F6" w:rsidRPr="004E52F6" w:rsidRDefault="004E52F6" w:rsidP="0026251D">
            <w:pPr>
              <w:spacing w:after="0"/>
              <w:rPr>
                <w:rFonts w:ascii="Segoe UI" w:hAnsi="Segoe UI" w:cs="Segoe UI"/>
              </w:rPr>
            </w:pPr>
            <w:r w:rsidRPr="004E52F6">
              <w:t>Bureau of Alcohol, Tobacco, Firearms &amp; Explosives </w:t>
            </w:r>
          </w:p>
        </w:tc>
      </w:tr>
      <w:tr w:rsidR="004E52F6" w:rsidRPr="004E52F6" w14:paraId="4806A31B"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3E703E66" w14:textId="77777777" w:rsidR="004E52F6" w:rsidRPr="004E52F6" w:rsidRDefault="004E52F6" w:rsidP="0026251D">
            <w:pPr>
              <w:spacing w:after="0"/>
              <w:rPr>
                <w:rFonts w:ascii="Segoe UI" w:hAnsi="Segoe UI" w:cs="Segoe UI"/>
              </w:rPr>
            </w:pPr>
            <w:r w:rsidRPr="004E52F6">
              <w:t>APG </w:t>
            </w:r>
          </w:p>
        </w:tc>
        <w:tc>
          <w:tcPr>
            <w:tcW w:w="6375" w:type="dxa"/>
            <w:tcBorders>
              <w:top w:val="single" w:sz="6" w:space="0" w:color="auto"/>
              <w:left w:val="single" w:sz="6" w:space="0" w:color="auto"/>
              <w:bottom w:val="single" w:sz="6" w:space="0" w:color="auto"/>
              <w:right w:val="single" w:sz="6" w:space="0" w:color="auto"/>
            </w:tcBorders>
            <w:hideMark/>
          </w:tcPr>
          <w:p w14:paraId="7316AD63" w14:textId="77777777" w:rsidR="004E52F6" w:rsidRPr="004E52F6" w:rsidRDefault="004E52F6" w:rsidP="0026251D">
            <w:pPr>
              <w:spacing w:after="0"/>
              <w:rPr>
                <w:rFonts w:ascii="Segoe UI" w:hAnsi="Segoe UI" w:cs="Segoe UI"/>
              </w:rPr>
            </w:pPr>
            <w:r w:rsidRPr="004E52F6">
              <w:t>Agency Priority Goals </w:t>
            </w:r>
          </w:p>
        </w:tc>
      </w:tr>
      <w:tr w:rsidR="004E52F6" w:rsidRPr="004E52F6" w14:paraId="2527A294"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41AC0B44" w14:textId="77777777" w:rsidR="004E52F6" w:rsidRPr="004E52F6" w:rsidRDefault="004E52F6" w:rsidP="0026251D">
            <w:pPr>
              <w:spacing w:after="0"/>
            </w:pPr>
            <w:r w:rsidRPr="004E52F6">
              <w:t xml:space="preserve"> API </w:t>
            </w:r>
          </w:p>
        </w:tc>
        <w:tc>
          <w:tcPr>
            <w:tcW w:w="6375" w:type="dxa"/>
            <w:tcBorders>
              <w:top w:val="single" w:sz="6" w:space="0" w:color="auto"/>
              <w:left w:val="single" w:sz="6" w:space="0" w:color="auto"/>
              <w:bottom w:val="single" w:sz="6" w:space="0" w:color="auto"/>
              <w:right w:val="single" w:sz="6" w:space="0" w:color="auto"/>
            </w:tcBorders>
          </w:tcPr>
          <w:p w14:paraId="0038FBFC" w14:textId="77777777" w:rsidR="004E52F6" w:rsidRPr="004E52F6" w:rsidRDefault="004E52F6" w:rsidP="0026251D">
            <w:pPr>
              <w:spacing w:after="0"/>
            </w:pPr>
            <w:r w:rsidRPr="004E52F6">
              <w:t>Application Programming Interface </w:t>
            </w:r>
          </w:p>
        </w:tc>
      </w:tr>
      <w:tr w:rsidR="004E52F6" w:rsidRPr="004E52F6" w14:paraId="130BA7A3"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7C94CBCC" w14:textId="77777777" w:rsidR="004E52F6" w:rsidRPr="004E52F6" w:rsidRDefault="004E52F6" w:rsidP="0026251D">
            <w:pPr>
              <w:spacing w:after="0"/>
              <w:rPr>
                <w:rFonts w:ascii="Segoe UI" w:hAnsi="Segoe UI" w:cs="Segoe UI"/>
              </w:rPr>
            </w:pPr>
            <w:r w:rsidRPr="004E52F6">
              <w:t>CI/CD </w:t>
            </w:r>
          </w:p>
        </w:tc>
        <w:tc>
          <w:tcPr>
            <w:tcW w:w="6375" w:type="dxa"/>
            <w:tcBorders>
              <w:top w:val="single" w:sz="6" w:space="0" w:color="auto"/>
              <w:left w:val="single" w:sz="6" w:space="0" w:color="auto"/>
              <w:bottom w:val="single" w:sz="6" w:space="0" w:color="auto"/>
              <w:right w:val="single" w:sz="6" w:space="0" w:color="auto"/>
            </w:tcBorders>
            <w:hideMark/>
          </w:tcPr>
          <w:p w14:paraId="735B5CFF" w14:textId="77777777" w:rsidR="004E52F6" w:rsidRPr="004E52F6" w:rsidRDefault="004E52F6" w:rsidP="0026251D">
            <w:pPr>
              <w:spacing w:after="0"/>
              <w:rPr>
                <w:rFonts w:ascii="Segoe UI" w:hAnsi="Segoe UI" w:cs="Segoe UI"/>
              </w:rPr>
            </w:pPr>
            <w:r w:rsidRPr="004E52F6">
              <w:t>Continuous Integration/Continuous Delivery </w:t>
            </w:r>
          </w:p>
        </w:tc>
      </w:tr>
      <w:tr w:rsidR="004E52F6" w:rsidRPr="004E52F6" w14:paraId="592ED8AA"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412ADB93" w14:textId="77777777" w:rsidR="004E52F6" w:rsidRPr="004E52F6" w:rsidRDefault="004E52F6" w:rsidP="0026251D">
            <w:pPr>
              <w:spacing w:after="0"/>
              <w:rPr>
                <w:rFonts w:ascii="Segoe UI" w:hAnsi="Segoe UI" w:cs="Segoe UI"/>
              </w:rPr>
            </w:pPr>
            <w:r w:rsidRPr="004E52F6">
              <w:t>CO </w:t>
            </w:r>
          </w:p>
        </w:tc>
        <w:tc>
          <w:tcPr>
            <w:tcW w:w="6375" w:type="dxa"/>
            <w:tcBorders>
              <w:top w:val="single" w:sz="6" w:space="0" w:color="auto"/>
              <w:left w:val="single" w:sz="6" w:space="0" w:color="auto"/>
              <w:bottom w:val="single" w:sz="6" w:space="0" w:color="auto"/>
              <w:right w:val="single" w:sz="6" w:space="0" w:color="auto"/>
            </w:tcBorders>
            <w:hideMark/>
          </w:tcPr>
          <w:p w14:paraId="24367B8F" w14:textId="77777777" w:rsidR="004E52F6" w:rsidRPr="004E52F6" w:rsidRDefault="004E52F6" w:rsidP="0026251D">
            <w:pPr>
              <w:spacing w:after="0"/>
              <w:rPr>
                <w:rFonts w:ascii="Segoe UI" w:hAnsi="Segoe UI" w:cs="Segoe UI"/>
              </w:rPr>
            </w:pPr>
            <w:r w:rsidRPr="004E52F6">
              <w:t>Contracting Officer </w:t>
            </w:r>
          </w:p>
        </w:tc>
      </w:tr>
      <w:tr w:rsidR="004E52F6" w:rsidRPr="004E52F6" w14:paraId="778DEC1B"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753AE90A" w14:textId="77777777" w:rsidR="004E52F6" w:rsidRPr="004E52F6" w:rsidRDefault="004E52F6" w:rsidP="0026251D">
            <w:pPr>
              <w:spacing w:after="0"/>
              <w:rPr>
                <w:rFonts w:ascii="Segoe UI" w:hAnsi="Segoe UI" w:cs="Segoe UI"/>
              </w:rPr>
            </w:pPr>
            <w:r w:rsidRPr="004E52F6">
              <w:t>COR </w:t>
            </w:r>
          </w:p>
        </w:tc>
        <w:tc>
          <w:tcPr>
            <w:tcW w:w="6375" w:type="dxa"/>
            <w:tcBorders>
              <w:top w:val="single" w:sz="6" w:space="0" w:color="auto"/>
              <w:left w:val="single" w:sz="6" w:space="0" w:color="auto"/>
              <w:bottom w:val="single" w:sz="6" w:space="0" w:color="auto"/>
              <w:right w:val="single" w:sz="6" w:space="0" w:color="auto"/>
            </w:tcBorders>
            <w:hideMark/>
          </w:tcPr>
          <w:p w14:paraId="700B2B6D" w14:textId="77777777" w:rsidR="004E52F6" w:rsidRPr="004E52F6" w:rsidRDefault="004E52F6" w:rsidP="0026251D">
            <w:pPr>
              <w:spacing w:after="0"/>
              <w:rPr>
                <w:rFonts w:ascii="Segoe UI" w:hAnsi="Segoe UI" w:cs="Segoe UI"/>
              </w:rPr>
            </w:pPr>
            <w:r w:rsidRPr="004E52F6">
              <w:t>Contracting Officer’s Representative </w:t>
            </w:r>
          </w:p>
        </w:tc>
      </w:tr>
      <w:tr w:rsidR="004E52F6" w:rsidRPr="004E52F6" w14:paraId="63DF1DD8"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1AA7BD39" w14:textId="77777777" w:rsidR="004E52F6" w:rsidRPr="004E52F6" w:rsidRDefault="004E52F6" w:rsidP="0026251D">
            <w:pPr>
              <w:spacing w:after="0"/>
              <w:rPr>
                <w:rFonts w:ascii="Segoe UI" w:hAnsi="Segoe UI" w:cs="Segoe UI"/>
              </w:rPr>
            </w:pPr>
            <w:r w:rsidRPr="004E52F6">
              <w:t>COTS </w:t>
            </w:r>
          </w:p>
        </w:tc>
        <w:tc>
          <w:tcPr>
            <w:tcW w:w="6375" w:type="dxa"/>
            <w:tcBorders>
              <w:top w:val="single" w:sz="6" w:space="0" w:color="auto"/>
              <w:left w:val="single" w:sz="6" w:space="0" w:color="auto"/>
              <w:bottom w:val="single" w:sz="6" w:space="0" w:color="auto"/>
              <w:right w:val="single" w:sz="6" w:space="0" w:color="auto"/>
            </w:tcBorders>
            <w:hideMark/>
          </w:tcPr>
          <w:p w14:paraId="3012FF76" w14:textId="77777777" w:rsidR="004E52F6" w:rsidRPr="004E52F6" w:rsidRDefault="004E52F6" w:rsidP="0026251D">
            <w:pPr>
              <w:spacing w:after="0"/>
              <w:rPr>
                <w:rFonts w:ascii="Segoe UI" w:hAnsi="Segoe UI" w:cs="Segoe UI"/>
              </w:rPr>
            </w:pPr>
            <w:r w:rsidRPr="004E52F6">
              <w:t>Commercial Off-the-Shelf </w:t>
            </w:r>
          </w:p>
        </w:tc>
      </w:tr>
      <w:tr w:rsidR="004E52F6" w:rsidRPr="004E52F6" w14:paraId="43B788A0"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0188C85B" w14:textId="77777777" w:rsidR="004E52F6" w:rsidRPr="004E52F6" w:rsidRDefault="004E52F6" w:rsidP="0026251D">
            <w:pPr>
              <w:spacing w:after="0"/>
            </w:pPr>
            <w:bookmarkStart w:id="52" w:name="_Hlk181820716"/>
            <w:r w:rsidRPr="004E52F6">
              <w:t>CPARS</w:t>
            </w:r>
          </w:p>
        </w:tc>
        <w:tc>
          <w:tcPr>
            <w:tcW w:w="6375" w:type="dxa"/>
            <w:tcBorders>
              <w:top w:val="single" w:sz="6" w:space="0" w:color="auto"/>
              <w:left w:val="single" w:sz="6" w:space="0" w:color="auto"/>
              <w:bottom w:val="single" w:sz="6" w:space="0" w:color="auto"/>
              <w:right w:val="single" w:sz="6" w:space="0" w:color="auto"/>
            </w:tcBorders>
          </w:tcPr>
          <w:p w14:paraId="777AF936" w14:textId="77777777" w:rsidR="004E52F6" w:rsidRPr="004E52F6" w:rsidRDefault="004E52F6" w:rsidP="0026251D">
            <w:pPr>
              <w:spacing w:after="0"/>
            </w:pPr>
            <w:r w:rsidRPr="004E52F6">
              <w:t>Contractor Performance Assessment Reporting System</w:t>
            </w:r>
          </w:p>
        </w:tc>
      </w:tr>
      <w:bookmarkEnd w:id="52"/>
      <w:tr w:rsidR="004E52F6" w:rsidRPr="004E52F6" w14:paraId="03CD9D67"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730138D0" w14:textId="77777777" w:rsidR="004E52F6" w:rsidRPr="004E52F6" w:rsidRDefault="004E52F6" w:rsidP="0026251D">
            <w:pPr>
              <w:spacing w:after="0"/>
              <w:rPr>
                <w:rFonts w:ascii="Segoe UI" w:hAnsi="Segoe UI" w:cs="Segoe UI"/>
              </w:rPr>
            </w:pPr>
            <w:r w:rsidRPr="004E52F6">
              <w:t>DBA </w:t>
            </w:r>
          </w:p>
        </w:tc>
        <w:tc>
          <w:tcPr>
            <w:tcW w:w="6375" w:type="dxa"/>
            <w:tcBorders>
              <w:top w:val="single" w:sz="6" w:space="0" w:color="auto"/>
              <w:left w:val="single" w:sz="6" w:space="0" w:color="auto"/>
              <w:bottom w:val="single" w:sz="6" w:space="0" w:color="auto"/>
              <w:right w:val="single" w:sz="6" w:space="0" w:color="auto"/>
            </w:tcBorders>
            <w:hideMark/>
          </w:tcPr>
          <w:p w14:paraId="10ED89D6" w14:textId="77777777" w:rsidR="004E52F6" w:rsidRPr="004E52F6" w:rsidRDefault="004E52F6" w:rsidP="0026251D">
            <w:pPr>
              <w:spacing w:after="0"/>
              <w:rPr>
                <w:rFonts w:ascii="Segoe UI" w:hAnsi="Segoe UI" w:cs="Segoe UI"/>
              </w:rPr>
            </w:pPr>
            <w:r w:rsidRPr="004E52F6">
              <w:t>Database Administration Team </w:t>
            </w:r>
          </w:p>
        </w:tc>
      </w:tr>
      <w:tr w:rsidR="004E52F6" w:rsidRPr="004E52F6" w14:paraId="55A4E29A"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021C36EA" w14:textId="77777777" w:rsidR="004E52F6" w:rsidRPr="004E52F6" w:rsidRDefault="004E52F6" w:rsidP="0026251D">
            <w:pPr>
              <w:spacing w:after="0"/>
              <w:rPr>
                <w:rFonts w:ascii="Segoe UI" w:hAnsi="Segoe UI" w:cs="Segoe UI"/>
              </w:rPr>
            </w:pPr>
            <w:r w:rsidRPr="004E52F6">
              <w:t>DOJ </w:t>
            </w:r>
          </w:p>
        </w:tc>
        <w:tc>
          <w:tcPr>
            <w:tcW w:w="6375" w:type="dxa"/>
            <w:tcBorders>
              <w:top w:val="single" w:sz="6" w:space="0" w:color="auto"/>
              <w:left w:val="single" w:sz="6" w:space="0" w:color="auto"/>
              <w:bottom w:val="single" w:sz="6" w:space="0" w:color="auto"/>
              <w:right w:val="single" w:sz="6" w:space="0" w:color="auto"/>
            </w:tcBorders>
            <w:hideMark/>
          </w:tcPr>
          <w:p w14:paraId="0F734EDB" w14:textId="77777777" w:rsidR="004E52F6" w:rsidRPr="004E52F6" w:rsidRDefault="004E52F6" w:rsidP="0026251D">
            <w:pPr>
              <w:spacing w:after="0"/>
              <w:rPr>
                <w:rFonts w:ascii="Segoe UI" w:hAnsi="Segoe UI" w:cs="Segoe UI"/>
              </w:rPr>
            </w:pPr>
            <w:r w:rsidRPr="004E52F6">
              <w:t>Department of Justice </w:t>
            </w:r>
          </w:p>
        </w:tc>
      </w:tr>
      <w:tr w:rsidR="004E52F6" w:rsidRPr="004E52F6" w14:paraId="4D7C2BB0"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319623E2" w14:textId="77777777" w:rsidR="004E52F6" w:rsidRPr="004E52F6" w:rsidRDefault="004E52F6" w:rsidP="0026251D">
            <w:pPr>
              <w:spacing w:after="0"/>
            </w:pPr>
            <w:r w:rsidRPr="004E52F6">
              <w:t>FISMA</w:t>
            </w:r>
          </w:p>
        </w:tc>
        <w:tc>
          <w:tcPr>
            <w:tcW w:w="6375" w:type="dxa"/>
            <w:tcBorders>
              <w:top w:val="single" w:sz="6" w:space="0" w:color="auto"/>
              <w:left w:val="single" w:sz="6" w:space="0" w:color="auto"/>
              <w:bottom w:val="single" w:sz="6" w:space="0" w:color="auto"/>
              <w:right w:val="single" w:sz="6" w:space="0" w:color="auto"/>
            </w:tcBorders>
          </w:tcPr>
          <w:p w14:paraId="67EB6B31" w14:textId="77777777" w:rsidR="004E52F6" w:rsidRPr="004E52F6" w:rsidRDefault="004E52F6" w:rsidP="0026251D">
            <w:pPr>
              <w:spacing w:after="0"/>
            </w:pPr>
            <w:r w:rsidRPr="004E52F6">
              <w:t>Federal Information Security Management Act</w:t>
            </w:r>
          </w:p>
        </w:tc>
      </w:tr>
      <w:tr w:rsidR="004E52F6" w:rsidRPr="004E52F6" w14:paraId="5462C800"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2FA4E691" w14:textId="77777777" w:rsidR="004E52F6" w:rsidRPr="004E52F6" w:rsidRDefault="004E52F6" w:rsidP="0026251D">
            <w:pPr>
              <w:spacing w:after="0"/>
            </w:pPr>
            <w:r w:rsidRPr="004E52F6">
              <w:t>FOC</w:t>
            </w:r>
          </w:p>
        </w:tc>
        <w:tc>
          <w:tcPr>
            <w:tcW w:w="6375" w:type="dxa"/>
            <w:tcBorders>
              <w:top w:val="single" w:sz="6" w:space="0" w:color="auto"/>
              <w:left w:val="single" w:sz="6" w:space="0" w:color="auto"/>
              <w:bottom w:val="single" w:sz="6" w:space="0" w:color="auto"/>
              <w:right w:val="single" w:sz="6" w:space="0" w:color="auto"/>
            </w:tcBorders>
          </w:tcPr>
          <w:p w14:paraId="642E042B" w14:textId="77777777" w:rsidR="004E52F6" w:rsidRPr="004E52F6" w:rsidRDefault="004E52F6" w:rsidP="0026251D">
            <w:pPr>
              <w:spacing w:after="0"/>
            </w:pPr>
            <w:r w:rsidRPr="004E52F6">
              <w:t>Full Operating Capability</w:t>
            </w:r>
          </w:p>
        </w:tc>
      </w:tr>
      <w:tr w:rsidR="004E52F6" w:rsidRPr="004E52F6" w14:paraId="6FECE018"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6C9F94CB" w14:textId="77777777" w:rsidR="004E52F6" w:rsidRPr="004E52F6" w:rsidRDefault="004E52F6" w:rsidP="0026251D">
            <w:pPr>
              <w:spacing w:after="0"/>
            </w:pPr>
            <w:r w:rsidRPr="004E52F6">
              <w:lastRenderedPageBreak/>
              <w:t>FTE</w:t>
            </w:r>
          </w:p>
        </w:tc>
        <w:tc>
          <w:tcPr>
            <w:tcW w:w="6375" w:type="dxa"/>
            <w:tcBorders>
              <w:top w:val="single" w:sz="6" w:space="0" w:color="auto"/>
              <w:left w:val="single" w:sz="6" w:space="0" w:color="auto"/>
              <w:bottom w:val="single" w:sz="6" w:space="0" w:color="auto"/>
              <w:right w:val="single" w:sz="6" w:space="0" w:color="auto"/>
            </w:tcBorders>
          </w:tcPr>
          <w:p w14:paraId="411C260F" w14:textId="77777777" w:rsidR="004E52F6" w:rsidRPr="004E52F6" w:rsidRDefault="004E52F6" w:rsidP="0026251D">
            <w:pPr>
              <w:spacing w:after="0"/>
            </w:pPr>
            <w:r w:rsidRPr="004E52F6">
              <w:t xml:space="preserve">Full Time Equivalent </w:t>
            </w:r>
          </w:p>
        </w:tc>
      </w:tr>
      <w:tr w:rsidR="004E52F6" w:rsidRPr="004E52F6" w14:paraId="77E53C65"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6D5DDFF8" w14:textId="77777777" w:rsidR="004E52F6" w:rsidRPr="004E52F6" w:rsidRDefault="004E52F6" w:rsidP="0026251D">
            <w:pPr>
              <w:spacing w:after="0"/>
            </w:pPr>
            <w:r w:rsidRPr="004E52F6">
              <w:t>GOTS</w:t>
            </w:r>
          </w:p>
        </w:tc>
        <w:tc>
          <w:tcPr>
            <w:tcW w:w="6375" w:type="dxa"/>
            <w:tcBorders>
              <w:top w:val="single" w:sz="6" w:space="0" w:color="auto"/>
              <w:left w:val="single" w:sz="6" w:space="0" w:color="auto"/>
              <w:bottom w:val="single" w:sz="6" w:space="0" w:color="auto"/>
              <w:right w:val="single" w:sz="6" w:space="0" w:color="auto"/>
            </w:tcBorders>
          </w:tcPr>
          <w:p w14:paraId="4566129F" w14:textId="77777777" w:rsidR="004E52F6" w:rsidRPr="004E52F6" w:rsidRDefault="004E52F6" w:rsidP="0026251D">
            <w:pPr>
              <w:spacing w:after="0"/>
            </w:pPr>
            <w:r w:rsidRPr="004E52F6">
              <w:t>Government Off the Shelf</w:t>
            </w:r>
          </w:p>
        </w:tc>
      </w:tr>
      <w:tr w:rsidR="004E52F6" w:rsidRPr="004E52F6" w14:paraId="201F6E54"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304AD857" w14:textId="77777777" w:rsidR="004E52F6" w:rsidRPr="004E52F6" w:rsidRDefault="004E52F6" w:rsidP="0026251D">
            <w:pPr>
              <w:spacing w:after="0"/>
              <w:rPr>
                <w:rFonts w:ascii="Segoe UI" w:hAnsi="Segoe UI" w:cs="Segoe UI"/>
              </w:rPr>
            </w:pPr>
            <w:r w:rsidRPr="004E52F6">
              <w:t>GTM </w:t>
            </w:r>
          </w:p>
        </w:tc>
        <w:tc>
          <w:tcPr>
            <w:tcW w:w="6375" w:type="dxa"/>
            <w:tcBorders>
              <w:top w:val="single" w:sz="6" w:space="0" w:color="auto"/>
              <w:left w:val="single" w:sz="6" w:space="0" w:color="auto"/>
              <w:bottom w:val="single" w:sz="6" w:space="0" w:color="auto"/>
              <w:right w:val="single" w:sz="6" w:space="0" w:color="auto"/>
            </w:tcBorders>
            <w:hideMark/>
          </w:tcPr>
          <w:p w14:paraId="425A5FF1" w14:textId="77777777" w:rsidR="004E52F6" w:rsidRPr="004E52F6" w:rsidRDefault="004E52F6" w:rsidP="0026251D">
            <w:pPr>
              <w:spacing w:after="0"/>
              <w:rPr>
                <w:rFonts w:ascii="Segoe UI" w:hAnsi="Segoe UI" w:cs="Segoe UI"/>
              </w:rPr>
            </w:pPr>
            <w:r w:rsidRPr="004E52F6">
              <w:t>Government Task Manager </w:t>
            </w:r>
          </w:p>
        </w:tc>
      </w:tr>
      <w:tr w:rsidR="004E52F6" w:rsidRPr="004E52F6" w14:paraId="0BD64EE9"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70D854D2" w14:textId="77777777" w:rsidR="004E52F6" w:rsidRPr="004E52F6" w:rsidRDefault="004E52F6" w:rsidP="0026251D">
            <w:pPr>
              <w:spacing w:after="0"/>
            </w:pPr>
            <w:r w:rsidRPr="004E52F6">
              <w:t>IED</w:t>
            </w:r>
          </w:p>
        </w:tc>
        <w:tc>
          <w:tcPr>
            <w:tcW w:w="6375" w:type="dxa"/>
            <w:tcBorders>
              <w:top w:val="single" w:sz="6" w:space="0" w:color="auto"/>
              <w:left w:val="single" w:sz="6" w:space="0" w:color="auto"/>
              <w:bottom w:val="single" w:sz="6" w:space="0" w:color="auto"/>
              <w:right w:val="single" w:sz="6" w:space="0" w:color="auto"/>
            </w:tcBorders>
          </w:tcPr>
          <w:p w14:paraId="363AE0FE" w14:textId="77777777" w:rsidR="004E52F6" w:rsidRPr="004E52F6" w:rsidRDefault="004E52F6" w:rsidP="0026251D">
            <w:pPr>
              <w:spacing w:after="0"/>
            </w:pPr>
            <w:r w:rsidRPr="004E52F6">
              <w:t>Improvised Explosive Device</w:t>
            </w:r>
          </w:p>
        </w:tc>
      </w:tr>
      <w:tr w:rsidR="004E52F6" w:rsidRPr="004E52F6" w14:paraId="403E6325"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379E03EE" w14:textId="77777777" w:rsidR="004E52F6" w:rsidRPr="004E52F6" w:rsidRDefault="004E52F6" w:rsidP="0026251D">
            <w:pPr>
              <w:spacing w:after="0"/>
            </w:pPr>
            <w:r w:rsidRPr="004E52F6">
              <w:t>IOC</w:t>
            </w:r>
          </w:p>
        </w:tc>
        <w:tc>
          <w:tcPr>
            <w:tcW w:w="6375" w:type="dxa"/>
            <w:tcBorders>
              <w:top w:val="single" w:sz="6" w:space="0" w:color="auto"/>
              <w:left w:val="single" w:sz="6" w:space="0" w:color="auto"/>
              <w:bottom w:val="single" w:sz="6" w:space="0" w:color="auto"/>
              <w:right w:val="single" w:sz="6" w:space="0" w:color="auto"/>
            </w:tcBorders>
          </w:tcPr>
          <w:p w14:paraId="44099FA5" w14:textId="77777777" w:rsidR="004E52F6" w:rsidRPr="004E52F6" w:rsidRDefault="004E52F6" w:rsidP="0026251D">
            <w:pPr>
              <w:spacing w:after="0"/>
            </w:pPr>
            <w:r w:rsidRPr="004E52F6">
              <w:t>Initial Operating Capability</w:t>
            </w:r>
          </w:p>
        </w:tc>
      </w:tr>
      <w:tr w:rsidR="004E52F6" w:rsidRPr="004E52F6" w14:paraId="5238DEF6"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346E52FE" w14:textId="77777777" w:rsidR="004E52F6" w:rsidRPr="004E52F6" w:rsidRDefault="004E52F6" w:rsidP="0026251D">
            <w:pPr>
              <w:spacing w:after="0"/>
              <w:rPr>
                <w:rFonts w:ascii="Segoe UI" w:hAnsi="Segoe UI" w:cs="Segoe UI"/>
              </w:rPr>
            </w:pPr>
            <w:r w:rsidRPr="004E52F6">
              <w:t>ISSO </w:t>
            </w:r>
          </w:p>
        </w:tc>
        <w:tc>
          <w:tcPr>
            <w:tcW w:w="6375" w:type="dxa"/>
            <w:tcBorders>
              <w:top w:val="single" w:sz="6" w:space="0" w:color="auto"/>
              <w:left w:val="single" w:sz="6" w:space="0" w:color="auto"/>
              <w:bottom w:val="single" w:sz="6" w:space="0" w:color="auto"/>
              <w:right w:val="single" w:sz="6" w:space="0" w:color="auto"/>
            </w:tcBorders>
            <w:hideMark/>
          </w:tcPr>
          <w:p w14:paraId="077297DE" w14:textId="77777777" w:rsidR="004E52F6" w:rsidRPr="004E52F6" w:rsidRDefault="004E52F6" w:rsidP="0026251D">
            <w:pPr>
              <w:spacing w:after="0"/>
              <w:rPr>
                <w:rFonts w:ascii="Segoe UI" w:hAnsi="Segoe UI" w:cs="Segoe UI"/>
              </w:rPr>
            </w:pPr>
            <w:r w:rsidRPr="004E52F6">
              <w:t>Information System Security Officer </w:t>
            </w:r>
          </w:p>
        </w:tc>
      </w:tr>
      <w:tr w:rsidR="004E52F6" w:rsidRPr="004E52F6" w14:paraId="62B3DB56"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6ACE6FDC" w14:textId="77777777" w:rsidR="004E52F6" w:rsidRPr="004E52F6" w:rsidRDefault="004E52F6" w:rsidP="0026251D">
            <w:pPr>
              <w:spacing w:after="0"/>
              <w:rPr>
                <w:rFonts w:ascii="Segoe UI" w:hAnsi="Segoe UI" w:cs="Segoe UI"/>
              </w:rPr>
            </w:pPr>
            <w:r w:rsidRPr="004E52F6">
              <w:t>KPI </w:t>
            </w:r>
          </w:p>
        </w:tc>
        <w:tc>
          <w:tcPr>
            <w:tcW w:w="6375" w:type="dxa"/>
            <w:tcBorders>
              <w:top w:val="single" w:sz="6" w:space="0" w:color="auto"/>
              <w:left w:val="single" w:sz="6" w:space="0" w:color="auto"/>
              <w:bottom w:val="single" w:sz="6" w:space="0" w:color="auto"/>
              <w:right w:val="single" w:sz="6" w:space="0" w:color="auto"/>
            </w:tcBorders>
            <w:hideMark/>
          </w:tcPr>
          <w:p w14:paraId="0CA64BBA" w14:textId="77777777" w:rsidR="004E52F6" w:rsidRPr="004E52F6" w:rsidRDefault="004E52F6" w:rsidP="0026251D">
            <w:pPr>
              <w:spacing w:after="0"/>
              <w:rPr>
                <w:rFonts w:ascii="Segoe UI" w:hAnsi="Segoe UI" w:cs="Segoe UI"/>
              </w:rPr>
            </w:pPr>
            <w:r w:rsidRPr="004E52F6">
              <w:t>Key Performance Indicator </w:t>
            </w:r>
          </w:p>
        </w:tc>
      </w:tr>
      <w:tr w:rsidR="004E52F6" w:rsidRPr="004E52F6" w14:paraId="08A48EFB"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28F257FF" w14:textId="77777777" w:rsidR="004E52F6" w:rsidRPr="004E52F6" w:rsidRDefault="004E52F6" w:rsidP="0026251D">
            <w:pPr>
              <w:spacing w:after="0"/>
            </w:pPr>
            <w:r w:rsidRPr="004E52F6">
              <w:t>MVC</w:t>
            </w:r>
          </w:p>
        </w:tc>
        <w:tc>
          <w:tcPr>
            <w:tcW w:w="6375" w:type="dxa"/>
            <w:tcBorders>
              <w:top w:val="single" w:sz="6" w:space="0" w:color="auto"/>
              <w:left w:val="single" w:sz="6" w:space="0" w:color="auto"/>
              <w:bottom w:val="single" w:sz="6" w:space="0" w:color="auto"/>
              <w:right w:val="single" w:sz="6" w:space="0" w:color="auto"/>
            </w:tcBorders>
          </w:tcPr>
          <w:p w14:paraId="74269EBC" w14:textId="77777777" w:rsidR="004E52F6" w:rsidRPr="004E52F6" w:rsidRDefault="004E52F6" w:rsidP="0026251D">
            <w:pPr>
              <w:spacing w:after="0"/>
            </w:pPr>
            <w:r w:rsidRPr="004E52F6">
              <w:t>Model-View-Controller</w:t>
            </w:r>
          </w:p>
        </w:tc>
      </w:tr>
      <w:tr w:rsidR="004E52F6" w:rsidRPr="004E52F6" w14:paraId="38555E92"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2C0DF040" w14:textId="77777777" w:rsidR="004E52F6" w:rsidRPr="004E52F6" w:rsidRDefault="004E52F6" w:rsidP="0026251D">
            <w:pPr>
              <w:spacing w:after="0"/>
            </w:pPr>
            <w:r w:rsidRPr="004E52F6">
              <w:t>MVP</w:t>
            </w:r>
          </w:p>
        </w:tc>
        <w:tc>
          <w:tcPr>
            <w:tcW w:w="6375" w:type="dxa"/>
            <w:tcBorders>
              <w:top w:val="single" w:sz="6" w:space="0" w:color="auto"/>
              <w:left w:val="single" w:sz="6" w:space="0" w:color="auto"/>
              <w:bottom w:val="single" w:sz="6" w:space="0" w:color="auto"/>
              <w:right w:val="single" w:sz="6" w:space="0" w:color="auto"/>
            </w:tcBorders>
          </w:tcPr>
          <w:p w14:paraId="2DC6A284" w14:textId="77777777" w:rsidR="004E52F6" w:rsidRPr="004E52F6" w:rsidRDefault="004E52F6" w:rsidP="0026251D">
            <w:pPr>
              <w:spacing w:after="0"/>
            </w:pPr>
            <w:r w:rsidRPr="004E52F6">
              <w:t>Minimum Viable Product</w:t>
            </w:r>
          </w:p>
        </w:tc>
      </w:tr>
      <w:tr w:rsidR="004E52F6" w:rsidRPr="004E52F6" w14:paraId="3E9E0F7D"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3E19DEDB" w14:textId="77777777" w:rsidR="004E52F6" w:rsidRPr="004E52F6" w:rsidRDefault="004E52F6" w:rsidP="0026251D">
            <w:pPr>
              <w:spacing w:after="0"/>
              <w:rPr>
                <w:rFonts w:ascii="Segoe UI" w:hAnsi="Segoe UI" w:cs="Segoe UI"/>
              </w:rPr>
            </w:pPr>
            <w:r w:rsidRPr="004E52F6">
              <w:t>NIST </w:t>
            </w:r>
          </w:p>
        </w:tc>
        <w:tc>
          <w:tcPr>
            <w:tcW w:w="6375" w:type="dxa"/>
            <w:tcBorders>
              <w:top w:val="single" w:sz="6" w:space="0" w:color="auto"/>
              <w:left w:val="single" w:sz="6" w:space="0" w:color="auto"/>
              <w:bottom w:val="single" w:sz="6" w:space="0" w:color="auto"/>
              <w:right w:val="single" w:sz="6" w:space="0" w:color="auto"/>
            </w:tcBorders>
            <w:hideMark/>
          </w:tcPr>
          <w:p w14:paraId="01874CE8" w14:textId="77777777" w:rsidR="004E52F6" w:rsidRPr="004E52F6" w:rsidRDefault="004E52F6" w:rsidP="0026251D">
            <w:pPr>
              <w:spacing w:after="0"/>
              <w:rPr>
                <w:rFonts w:ascii="Segoe UI" w:hAnsi="Segoe UI" w:cs="Segoe UI"/>
              </w:rPr>
            </w:pPr>
            <w:r w:rsidRPr="004E52F6">
              <w:t>National Institute of Standards </w:t>
            </w:r>
          </w:p>
        </w:tc>
      </w:tr>
      <w:tr w:rsidR="004E52F6" w:rsidRPr="004E52F6" w14:paraId="35531F0C"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50C4F285" w14:textId="77777777" w:rsidR="004E52F6" w:rsidRPr="004E52F6" w:rsidRDefault="004E52F6" w:rsidP="0026251D">
            <w:pPr>
              <w:spacing w:after="0"/>
              <w:rPr>
                <w:rFonts w:ascii="Segoe UI" w:hAnsi="Segoe UI" w:cs="Segoe UI"/>
              </w:rPr>
            </w:pPr>
            <w:r w:rsidRPr="004E52F6">
              <w:t>O&amp;M </w:t>
            </w:r>
          </w:p>
        </w:tc>
        <w:tc>
          <w:tcPr>
            <w:tcW w:w="6375" w:type="dxa"/>
            <w:tcBorders>
              <w:top w:val="single" w:sz="6" w:space="0" w:color="auto"/>
              <w:left w:val="single" w:sz="6" w:space="0" w:color="auto"/>
              <w:bottom w:val="single" w:sz="6" w:space="0" w:color="auto"/>
              <w:right w:val="single" w:sz="6" w:space="0" w:color="auto"/>
            </w:tcBorders>
            <w:hideMark/>
          </w:tcPr>
          <w:p w14:paraId="2E98C1E4" w14:textId="77777777" w:rsidR="004E52F6" w:rsidRPr="004E52F6" w:rsidRDefault="004E52F6" w:rsidP="0026251D">
            <w:pPr>
              <w:spacing w:after="0"/>
              <w:rPr>
                <w:rFonts w:ascii="Segoe UI" w:hAnsi="Segoe UI" w:cs="Segoe UI"/>
              </w:rPr>
            </w:pPr>
            <w:r w:rsidRPr="004E52F6">
              <w:t>Operations and Maintenance </w:t>
            </w:r>
          </w:p>
        </w:tc>
      </w:tr>
      <w:tr w:rsidR="004E52F6" w:rsidRPr="004E52F6" w14:paraId="239C84D8"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50DAD352" w14:textId="77777777" w:rsidR="004E52F6" w:rsidRPr="004E52F6" w:rsidRDefault="004E52F6" w:rsidP="0026251D">
            <w:pPr>
              <w:spacing w:after="0"/>
            </w:pPr>
            <w:r w:rsidRPr="004E52F6">
              <w:t>OIO</w:t>
            </w:r>
          </w:p>
        </w:tc>
        <w:tc>
          <w:tcPr>
            <w:tcW w:w="6375" w:type="dxa"/>
            <w:tcBorders>
              <w:top w:val="single" w:sz="6" w:space="0" w:color="auto"/>
              <w:left w:val="single" w:sz="6" w:space="0" w:color="auto"/>
              <w:bottom w:val="single" w:sz="6" w:space="0" w:color="auto"/>
              <w:right w:val="single" w:sz="6" w:space="0" w:color="auto"/>
            </w:tcBorders>
          </w:tcPr>
          <w:p w14:paraId="75E9C0F6" w14:textId="77777777" w:rsidR="004E52F6" w:rsidRPr="004E52F6" w:rsidRDefault="004E52F6" w:rsidP="0026251D">
            <w:pPr>
              <w:spacing w:after="0"/>
            </w:pPr>
            <w:r w:rsidRPr="004E52F6">
              <w:t>Office Intelligence Operations</w:t>
            </w:r>
          </w:p>
        </w:tc>
      </w:tr>
      <w:tr w:rsidR="004E52F6" w:rsidRPr="004E52F6" w14:paraId="4893666E"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46A12677" w14:textId="77777777" w:rsidR="004E52F6" w:rsidRPr="004E52F6" w:rsidRDefault="004E52F6" w:rsidP="0026251D">
            <w:pPr>
              <w:spacing w:after="0"/>
              <w:rPr>
                <w:rFonts w:ascii="Segoe UI" w:hAnsi="Segoe UI" w:cs="Segoe UI"/>
              </w:rPr>
            </w:pPr>
            <w:r w:rsidRPr="004E52F6">
              <w:t>OST </w:t>
            </w:r>
          </w:p>
        </w:tc>
        <w:tc>
          <w:tcPr>
            <w:tcW w:w="6375" w:type="dxa"/>
            <w:tcBorders>
              <w:top w:val="single" w:sz="6" w:space="0" w:color="auto"/>
              <w:left w:val="single" w:sz="6" w:space="0" w:color="auto"/>
              <w:bottom w:val="single" w:sz="6" w:space="0" w:color="auto"/>
              <w:right w:val="single" w:sz="6" w:space="0" w:color="auto"/>
            </w:tcBorders>
            <w:hideMark/>
          </w:tcPr>
          <w:p w14:paraId="2F4D6E76" w14:textId="77777777" w:rsidR="004E52F6" w:rsidRPr="004E52F6" w:rsidRDefault="004E52F6" w:rsidP="0026251D">
            <w:pPr>
              <w:spacing w:after="0"/>
              <w:rPr>
                <w:rFonts w:ascii="Segoe UI" w:hAnsi="Segoe UI" w:cs="Segoe UI"/>
              </w:rPr>
            </w:pPr>
            <w:r w:rsidRPr="004E52F6">
              <w:t>Office of Science and Technology </w:t>
            </w:r>
          </w:p>
        </w:tc>
      </w:tr>
      <w:tr w:rsidR="004E52F6" w:rsidRPr="004E52F6" w14:paraId="3AA59B71"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59CD6153" w14:textId="77777777" w:rsidR="004E52F6" w:rsidRPr="004E52F6" w:rsidRDefault="004E52F6" w:rsidP="0026251D">
            <w:pPr>
              <w:spacing w:after="0"/>
              <w:rPr>
                <w:rFonts w:ascii="Segoe UI" w:hAnsi="Segoe UI" w:cs="Segoe UI"/>
              </w:rPr>
            </w:pPr>
            <w:r w:rsidRPr="004E52F6">
              <w:t>PSD </w:t>
            </w:r>
          </w:p>
        </w:tc>
        <w:tc>
          <w:tcPr>
            <w:tcW w:w="6375" w:type="dxa"/>
            <w:tcBorders>
              <w:top w:val="single" w:sz="6" w:space="0" w:color="auto"/>
              <w:left w:val="single" w:sz="6" w:space="0" w:color="auto"/>
              <w:bottom w:val="single" w:sz="6" w:space="0" w:color="auto"/>
              <w:right w:val="single" w:sz="6" w:space="0" w:color="auto"/>
            </w:tcBorders>
            <w:hideMark/>
          </w:tcPr>
          <w:p w14:paraId="371BA56A" w14:textId="77777777" w:rsidR="004E52F6" w:rsidRPr="004E52F6" w:rsidRDefault="004E52F6" w:rsidP="0026251D">
            <w:pPr>
              <w:spacing w:after="0"/>
              <w:rPr>
                <w:rFonts w:ascii="Segoe UI" w:hAnsi="Segoe UI" w:cs="Segoe UI"/>
              </w:rPr>
            </w:pPr>
            <w:r w:rsidRPr="004E52F6">
              <w:t>Personnel Security Division </w:t>
            </w:r>
          </w:p>
        </w:tc>
      </w:tr>
      <w:tr w:rsidR="004E52F6" w:rsidRPr="004E52F6" w14:paraId="62F34606"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7E48FFE9" w14:textId="77777777" w:rsidR="004E52F6" w:rsidRPr="004E52F6" w:rsidRDefault="004E52F6" w:rsidP="0026251D">
            <w:pPr>
              <w:spacing w:after="0"/>
              <w:rPr>
                <w:rFonts w:ascii="Segoe UI" w:hAnsi="Segoe UI" w:cs="Segoe UI"/>
              </w:rPr>
            </w:pPr>
            <w:r w:rsidRPr="004E52F6">
              <w:t>SME </w:t>
            </w:r>
          </w:p>
        </w:tc>
        <w:tc>
          <w:tcPr>
            <w:tcW w:w="6375" w:type="dxa"/>
            <w:tcBorders>
              <w:top w:val="single" w:sz="6" w:space="0" w:color="auto"/>
              <w:left w:val="single" w:sz="6" w:space="0" w:color="auto"/>
              <w:bottom w:val="single" w:sz="6" w:space="0" w:color="auto"/>
              <w:right w:val="single" w:sz="6" w:space="0" w:color="auto"/>
            </w:tcBorders>
            <w:hideMark/>
          </w:tcPr>
          <w:p w14:paraId="518E80E2" w14:textId="77777777" w:rsidR="004E52F6" w:rsidRPr="004E52F6" w:rsidRDefault="004E52F6" w:rsidP="0026251D">
            <w:pPr>
              <w:spacing w:after="0"/>
              <w:rPr>
                <w:rFonts w:ascii="Segoe UI" w:hAnsi="Segoe UI" w:cs="Segoe UI"/>
              </w:rPr>
            </w:pPr>
            <w:r w:rsidRPr="004E52F6">
              <w:t>Subject Matter Expert </w:t>
            </w:r>
          </w:p>
        </w:tc>
      </w:tr>
      <w:tr w:rsidR="004E52F6" w:rsidRPr="004E52F6" w14:paraId="1C4F816E"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29D251E9" w14:textId="77777777" w:rsidR="004E52F6" w:rsidRPr="004E52F6" w:rsidRDefault="004E52F6" w:rsidP="0026251D">
            <w:pPr>
              <w:spacing w:after="0"/>
              <w:rPr>
                <w:rFonts w:ascii="Segoe UI" w:hAnsi="Segoe UI" w:cs="Segoe UI"/>
              </w:rPr>
            </w:pPr>
            <w:r w:rsidRPr="004E52F6">
              <w:t>SOW </w:t>
            </w:r>
          </w:p>
        </w:tc>
        <w:tc>
          <w:tcPr>
            <w:tcW w:w="6375" w:type="dxa"/>
            <w:tcBorders>
              <w:top w:val="single" w:sz="6" w:space="0" w:color="auto"/>
              <w:left w:val="single" w:sz="6" w:space="0" w:color="auto"/>
              <w:bottom w:val="single" w:sz="6" w:space="0" w:color="auto"/>
              <w:right w:val="single" w:sz="6" w:space="0" w:color="auto"/>
            </w:tcBorders>
            <w:hideMark/>
          </w:tcPr>
          <w:p w14:paraId="049D298C" w14:textId="77777777" w:rsidR="004E52F6" w:rsidRPr="004E52F6" w:rsidRDefault="004E52F6" w:rsidP="0026251D">
            <w:pPr>
              <w:spacing w:after="0"/>
              <w:rPr>
                <w:rFonts w:ascii="Segoe UI" w:hAnsi="Segoe UI" w:cs="Segoe UI"/>
              </w:rPr>
            </w:pPr>
            <w:r w:rsidRPr="004E52F6">
              <w:t>Statement of Work </w:t>
            </w:r>
          </w:p>
        </w:tc>
      </w:tr>
      <w:tr w:rsidR="004E52F6" w:rsidRPr="004E52F6" w14:paraId="72796BD1"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31251AD3" w14:textId="77777777" w:rsidR="004E52F6" w:rsidRPr="004E52F6" w:rsidRDefault="004E52F6" w:rsidP="0026251D">
            <w:pPr>
              <w:spacing w:after="0"/>
            </w:pPr>
            <w:r w:rsidRPr="004E52F6">
              <w:t>SQL</w:t>
            </w:r>
          </w:p>
        </w:tc>
        <w:tc>
          <w:tcPr>
            <w:tcW w:w="6375" w:type="dxa"/>
            <w:tcBorders>
              <w:top w:val="single" w:sz="6" w:space="0" w:color="auto"/>
              <w:left w:val="single" w:sz="6" w:space="0" w:color="auto"/>
              <w:bottom w:val="single" w:sz="6" w:space="0" w:color="auto"/>
              <w:right w:val="single" w:sz="6" w:space="0" w:color="auto"/>
            </w:tcBorders>
          </w:tcPr>
          <w:p w14:paraId="7782DD87" w14:textId="77777777" w:rsidR="004E52F6" w:rsidRPr="004E52F6" w:rsidRDefault="004E52F6" w:rsidP="0026251D">
            <w:pPr>
              <w:spacing w:after="0"/>
            </w:pPr>
            <w:r w:rsidRPr="004E52F6">
              <w:t>Structured Query Language</w:t>
            </w:r>
          </w:p>
        </w:tc>
      </w:tr>
      <w:tr w:rsidR="004E52F6" w:rsidRPr="004E52F6" w14:paraId="30E6307E"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tcPr>
          <w:p w14:paraId="372A20CB" w14:textId="77777777" w:rsidR="004E52F6" w:rsidRPr="004E52F6" w:rsidRDefault="004E52F6" w:rsidP="0026251D">
            <w:pPr>
              <w:spacing w:after="0"/>
            </w:pPr>
            <w:r w:rsidRPr="004E52F6">
              <w:t>SSIS</w:t>
            </w:r>
          </w:p>
        </w:tc>
        <w:tc>
          <w:tcPr>
            <w:tcW w:w="6375" w:type="dxa"/>
            <w:tcBorders>
              <w:top w:val="single" w:sz="6" w:space="0" w:color="auto"/>
              <w:left w:val="single" w:sz="6" w:space="0" w:color="auto"/>
              <w:bottom w:val="single" w:sz="6" w:space="0" w:color="auto"/>
              <w:right w:val="single" w:sz="6" w:space="0" w:color="auto"/>
            </w:tcBorders>
          </w:tcPr>
          <w:p w14:paraId="6638ECED" w14:textId="77777777" w:rsidR="004E52F6" w:rsidRPr="004E52F6" w:rsidRDefault="004E52F6" w:rsidP="0026251D">
            <w:pPr>
              <w:spacing w:after="0"/>
            </w:pPr>
            <w:r w:rsidRPr="004E52F6">
              <w:t>SQL Server Integration Services</w:t>
            </w:r>
          </w:p>
        </w:tc>
      </w:tr>
      <w:tr w:rsidR="004E52F6" w:rsidRPr="004E52F6" w14:paraId="10798A53"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09DF16F0" w14:textId="77777777" w:rsidR="004E52F6" w:rsidRPr="004E52F6" w:rsidRDefault="004E52F6" w:rsidP="0026251D">
            <w:pPr>
              <w:spacing w:after="0"/>
              <w:rPr>
                <w:rFonts w:ascii="Segoe UI" w:hAnsi="Segoe UI" w:cs="Segoe UI"/>
              </w:rPr>
            </w:pPr>
            <w:r w:rsidRPr="004E52F6">
              <w:t>TE </w:t>
            </w:r>
          </w:p>
        </w:tc>
        <w:tc>
          <w:tcPr>
            <w:tcW w:w="6375" w:type="dxa"/>
            <w:tcBorders>
              <w:top w:val="single" w:sz="6" w:space="0" w:color="auto"/>
              <w:left w:val="single" w:sz="6" w:space="0" w:color="auto"/>
              <w:bottom w:val="single" w:sz="6" w:space="0" w:color="auto"/>
              <w:right w:val="single" w:sz="6" w:space="0" w:color="auto"/>
            </w:tcBorders>
            <w:hideMark/>
          </w:tcPr>
          <w:p w14:paraId="4E7F9B66" w14:textId="77777777" w:rsidR="004E52F6" w:rsidRPr="004E52F6" w:rsidRDefault="004E52F6" w:rsidP="0026251D">
            <w:pPr>
              <w:spacing w:after="0"/>
              <w:rPr>
                <w:rFonts w:ascii="Segoe UI" w:hAnsi="Segoe UI" w:cs="Segoe UI"/>
              </w:rPr>
            </w:pPr>
            <w:r w:rsidRPr="004E52F6">
              <w:t>Temporary Employment Eligibility </w:t>
            </w:r>
          </w:p>
        </w:tc>
      </w:tr>
      <w:tr w:rsidR="004E52F6" w:rsidRPr="003A3FF1" w14:paraId="58747F2C"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21BC45B5" w14:textId="77777777" w:rsidR="004E52F6" w:rsidRPr="003A3FF1" w:rsidRDefault="004E52F6" w:rsidP="0026251D">
            <w:pPr>
              <w:spacing w:after="0"/>
              <w:rPr>
                <w:rFonts w:ascii="Segoe UI" w:hAnsi="Segoe UI" w:cs="Segoe UI"/>
                <w:sz w:val="18"/>
                <w:szCs w:val="18"/>
              </w:rPr>
            </w:pPr>
            <w:r w:rsidRPr="003A3FF1">
              <w:t>UAT </w:t>
            </w:r>
          </w:p>
        </w:tc>
        <w:tc>
          <w:tcPr>
            <w:tcW w:w="6375" w:type="dxa"/>
            <w:tcBorders>
              <w:top w:val="single" w:sz="6" w:space="0" w:color="auto"/>
              <w:left w:val="single" w:sz="6" w:space="0" w:color="auto"/>
              <w:bottom w:val="single" w:sz="6" w:space="0" w:color="auto"/>
              <w:right w:val="single" w:sz="6" w:space="0" w:color="auto"/>
            </w:tcBorders>
            <w:hideMark/>
          </w:tcPr>
          <w:p w14:paraId="4ECAE308" w14:textId="77777777" w:rsidR="004E52F6" w:rsidRPr="003A3FF1" w:rsidRDefault="004E52F6" w:rsidP="0026251D">
            <w:pPr>
              <w:spacing w:after="0"/>
              <w:rPr>
                <w:rFonts w:ascii="Segoe UI" w:hAnsi="Segoe UI" w:cs="Segoe UI"/>
                <w:sz w:val="18"/>
                <w:szCs w:val="18"/>
              </w:rPr>
            </w:pPr>
            <w:r w:rsidRPr="003A3FF1">
              <w:t>User Acceptance Testing </w:t>
            </w:r>
          </w:p>
        </w:tc>
      </w:tr>
      <w:tr w:rsidR="004E52F6" w:rsidRPr="003A3FF1" w14:paraId="589EE9F6" w14:textId="77777777" w:rsidTr="0026251D">
        <w:trPr>
          <w:trHeight w:val="300"/>
        </w:trPr>
        <w:tc>
          <w:tcPr>
            <w:tcW w:w="2595" w:type="dxa"/>
            <w:tcBorders>
              <w:top w:val="single" w:sz="6" w:space="0" w:color="auto"/>
              <w:left w:val="single" w:sz="6" w:space="0" w:color="auto"/>
              <w:bottom w:val="single" w:sz="6" w:space="0" w:color="auto"/>
              <w:right w:val="single" w:sz="6" w:space="0" w:color="auto"/>
            </w:tcBorders>
            <w:hideMark/>
          </w:tcPr>
          <w:p w14:paraId="083FAFF3" w14:textId="77777777" w:rsidR="004E52F6" w:rsidRPr="003A3FF1" w:rsidRDefault="004E52F6" w:rsidP="0026251D">
            <w:pPr>
              <w:spacing w:after="0"/>
              <w:rPr>
                <w:rFonts w:ascii="Segoe UI" w:hAnsi="Segoe UI" w:cs="Segoe UI"/>
                <w:sz w:val="18"/>
                <w:szCs w:val="18"/>
              </w:rPr>
            </w:pPr>
            <w:r w:rsidRPr="003A3FF1">
              <w:t>UI/UX </w:t>
            </w:r>
          </w:p>
        </w:tc>
        <w:tc>
          <w:tcPr>
            <w:tcW w:w="6375" w:type="dxa"/>
            <w:tcBorders>
              <w:top w:val="single" w:sz="6" w:space="0" w:color="auto"/>
              <w:left w:val="single" w:sz="6" w:space="0" w:color="auto"/>
              <w:bottom w:val="single" w:sz="6" w:space="0" w:color="auto"/>
              <w:right w:val="single" w:sz="6" w:space="0" w:color="auto"/>
            </w:tcBorders>
            <w:hideMark/>
          </w:tcPr>
          <w:p w14:paraId="0E4DC583" w14:textId="77777777" w:rsidR="004E52F6" w:rsidRPr="003A3FF1" w:rsidRDefault="004E52F6" w:rsidP="0026251D">
            <w:pPr>
              <w:spacing w:after="0"/>
              <w:rPr>
                <w:rFonts w:ascii="Segoe UI" w:hAnsi="Segoe UI" w:cs="Segoe UI"/>
                <w:sz w:val="18"/>
                <w:szCs w:val="18"/>
              </w:rPr>
            </w:pPr>
            <w:r w:rsidRPr="003A3FF1">
              <w:t>User Interface/User Experience </w:t>
            </w:r>
          </w:p>
        </w:tc>
      </w:tr>
    </w:tbl>
    <w:p w14:paraId="56329853" w14:textId="77777777" w:rsidR="00DF03EC" w:rsidRDefault="00DF03EC" w:rsidP="00F20002">
      <w:pPr>
        <w:spacing w:after="160" w:line="259" w:lineRule="auto"/>
        <w:jc w:val="center"/>
        <w:rPr>
          <w:b/>
        </w:rPr>
        <w:sectPr w:rsidR="00DF03EC" w:rsidSect="004D6921">
          <w:headerReference w:type="default" r:id="rId13"/>
          <w:footerReference w:type="default" r:id="rId14"/>
          <w:footerReference w:type="first" r:id="rId15"/>
          <w:pgSz w:w="12240" w:h="15840"/>
          <w:pgMar w:top="1440" w:right="1440" w:bottom="2070" w:left="1440" w:header="450" w:footer="720" w:gutter="0"/>
          <w:cols w:space="720"/>
          <w:titlePg/>
          <w:docGrid w:linePitch="360"/>
        </w:sectPr>
      </w:pPr>
    </w:p>
    <w:p w14:paraId="6A8D936D" w14:textId="77777777" w:rsidR="00EB1578" w:rsidRDefault="00EB1578" w:rsidP="00F20002">
      <w:pPr>
        <w:spacing w:after="160" w:line="259" w:lineRule="auto"/>
        <w:jc w:val="center"/>
        <w:rPr>
          <w:b/>
        </w:rPr>
      </w:pPr>
    </w:p>
    <w:p w14:paraId="274F821E" w14:textId="77777777" w:rsidR="00EB1578" w:rsidRDefault="00EB1578" w:rsidP="00F20002">
      <w:pPr>
        <w:spacing w:after="160" w:line="259" w:lineRule="auto"/>
        <w:jc w:val="center"/>
        <w:rPr>
          <w:b/>
        </w:rPr>
      </w:pPr>
    </w:p>
    <w:p w14:paraId="0F1E8EAB" w14:textId="77777777" w:rsidR="00EB1578" w:rsidRDefault="00EB1578" w:rsidP="00F20002">
      <w:pPr>
        <w:spacing w:after="160" w:line="259" w:lineRule="auto"/>
        <w:jc w:val="center"/>
        <w:rPr>
          <w:b/>
        </w:rPr>
      </w:pPr>
    </w:p>
    <w:p w14:paraId="7031FFFF" w14:textId="303F8002" w:rsidR="00F20002" w:rsidRPr="002A3028" w:rsidRDefault="00F20002" w:rsidP="00F20002">
      <w:pPr>
        <w:spacing w:after="160" w:line="259" w:lineRule="auto"/>
        <w:jc w:val="center"/>
        <w:rPr>
          <w:b/>
        </w:rPr>
      </w:pPr>
      <w:r w:rsidRPr="002A3028">
        <w:rPr>
          <w:b/>
        </w:rPr>
        <w:t>Table 1: Model for List of Deliverables</w:t>
      </w:r>
    </w:p>
    <w:p w14:paraId="4936C8C1" w14:textId="77777777" w:rsidR="00F20002" w:rsidRPr="002A3028" w:rsidRDefault="00F20002" w:rsidP="00F20002">
      <w:pPr>
        <w:spacing w:after="160" w:line="259" w:lineRule="auto"/>
      </w:pPr>
      <w:r w:rsidRPr="002A3028">
        <w:t>For fixed-price line items:</w:t>
      </w:r>
    </w:p>
    <w:tbl>
      <w:tblPr>
        <w:tblStyle w:val="TableGrid1"/>
        <w:tblW w:w="13495" w:type="dxa"/>
        <w:tblLook w:val="04A0" w:firstRow="1" w:lastRow="0" w:firstColumn="1" w:lastColumn="0" w:noHBand="0" w:noVBand="1"/>
      </w:tblPr>
      <w:tblGrid>
        <w:gridCol w:w="622"/>
        <w:gridCol w:w="1206"/>
        <w:gridCol w:w="1497"/>
        <w:gridCol w:w="1585"/>
        <w:gridCol w:w="977"/>
        <w:gridCol w:w="1402"/>
        <w:gridCol w:w="1108"/>
        <w:gridCol w:w="921"/>
        <w:gridCol w:w="1303"/>
        <w:gridCol w:w="1291"/>
        <w:gridCol w:w="1583"/>
      </w:tblGrid>
      <w:tr w:rsidR="00F20002" w:rsidRPr="002A3028" w14:paraId="7C166521" w14:textId="77777777" w:rsidTr="00B75DFB">
        <w:tc>
          <w:tcPr>
            <w:tcW w:w="622" w:type="dxa"/>
          </w:tcPr>
          <w:p w14:paraId="55C07C56" w14:textId="77777777" w:rsidR="00F20002" w:rsidRPr="002A3028" w:rsidRDefault="00F20002" w:rsidP="00167BD1">
            <w:pPr>
              <w:spacing w:after="0"/>
              <w:rPr>
                <w:b/>
                <w:sz w:val="20"/>
                <w:szCs w:val="20"/>
              </w:rPr>
            </w:pPr>
            <w:r w:rsidRPr="002A3028">
              <w:rPr>
                <w:b/>
                <w:sz w:val="20"/>
                <w:szCs w:val="20"/>
              </w:rPr>
              <w:t>Line Item #</w:t>
            </w:r>
          </w:p>
        </w:tc>
        <w:tc>
          <w:tcPr>
            <w:tcW w:w="1206" w:type="dxa"/>
          </w:tcPr>
          <w:p w14:paraId="546EE27B" w14:textId="77777777" w:rsidR="00F20002" w:rsidRPr="002A3028" w:rsidRDefault="00F20002" w:rsidP="00167BD1">
            <w:pPr>
              <w:spacing w:after="0"/>
              <w:rPr>
                <w:b/>
                <w:sz w:val="20"/>
                <w:szCs w:val="20"/>
              </w:rPr>
            </w:pPr>
            <w:r w:rsidRPr="002A3028">
              <w:rPr>
                <w:b/>
                <w:sz w:val="20"/>
                <w:szCs w:val="20"/>
              </w:rPr>
              <w:t>Description</w:t>
            </w:r>
          </w:p>
        </w:tc>
        <w:tc>
          <w:tcPr>
            <w:tcW w:w="1497" w:type="dxa"/>
          </w:tcPr>
          <w:p w14:paraId="3CF37076" w14:textId="77777777" w:rsidR="00F20002" w:rsidRPr="002A3028" w:rsidRDefault="00F20002" w:rsidP="00167BD1">
            <w:pPr>
              <w:spacing w:after="0"/>
              <w:rPr>
                <w:b/>
                <w:sz w:val="20"/>
                <w:szCs w:val="20"/>
              </w:rPr>
            </w:pPr>
            <w:r w:rsidRPr="002A3028">
              <w:rPr>
                <w:b/>
                <w:sz w:val="20"/>
                <w:szCs w:val="20"/>
              </w:rPr>
              <w:t>Product or Service Code (PSC)</w:t>
            </w:r>
          </w:p>
        </w:tc>
        <w:tc>
          <w:tcPr>
            <w:tcW w:w="1585" w:type="dxa"/>
          </w:tcPr>
          <w:p w14:paraId="622E284C" w14:textId="77777777" w:rsidR="00F20002" w:rsidRPr="002A3028" w:rsidRDefault="00F20002" w:rsidP="00167BD1">
            <w:pPr>
              <w:spacing w:after="0"/>
              <w:rPr>
                <w:b/>
                <w:sz w:val="20"/>
                <w:szCs w:val="20"/>
              </w:rPr>
            </w:pPr>
            <w:r w:rsidRPr="002A3028">
              <w:rPr>
                <w:b/>
                <w:sz w:val="20"/>
                <w:szCs w:val="20"/>
              </w:rPr>
              <w:t>Accounting classification</w:t>
            </w:r>
          </w:p>
        </w:tc>
        <w:tc>
          <w:tcPr>
            <w:tcW w:w="977" w:type="dxa"/>
          </w:tcPr>
          <w:p w14:paraId="1FCCC5C0" w14:textId="77777777" w:rsidR="00F20002" w:rsidRPr="002A3028" w:rsidRDefault="00F20002" w:rsidP="00167BD1">
            <w:pPr>
              <w:spacing w:after="0"/>
              <w:rPr>
                <w:b/>
                <w:sz w:val="20"/>
                <w:szCs w:val="20"/>
              </w:rPr>
            </w:pPr>
            <w:r w:rsidRPr="002A3028">
              <w:rPr>
                <w:b/>
                <w:sz w:val="20"/>
                <w:szCs w:val="20"/>
              </w:rPr>
              <w:t xml:space="preserve">Unit of measure </w:t>
            </w:r>
          </w:p>
        </w:tc>
        <w:tc>
          <w:tcPr>
            <w:tcW w:w="1402" w:type="dxa"/>
          </w:tcPr>
          <w:p w14:paraId="0DCB1DEF" w14:textId="77777777" w:rsidR="00F20002" w:rsidRPr="002A3028" w:rsidRDefault="00F20002" w:rsidP="00167BD1">
            <w:pPr>
              <w:spacing w:after="0"/>
              <w:rPr>
                <w:b/>
                <w:sz w:val="20"/>
                <w:szCs w:val="20"/>
              </w:rPr>
            </w:pPr>
            <w:r w:rsidRPr="002A3028">
              <w:rPr>
                <w:b/>
                <w:sz w:val="20"/>
                <w:szCs w:val="20"/>
              </w:rPr>
              <w:t>Quantity</w:t>
            </w:r>
          </w:p>
        </w:tc>
        <w:tc>
          <w:tcPr>
            <w:tcW w:w="1108" w:type="dxa"/>
          </w:tcPr>
          <w:p w14:paraId="444822BB" w14:textId="77777777" w:rsidR="00F20002" w:rsidRPr="002A3028" w:rsidRDefault="00F20002" w:rsidP="00167BD1">
            <w:pPr>
              <w:spacing w:after="0"/>
              <w:rPr>
                <w:b/>
                <w:sz w:val="20"/>
                <w:szCs w:val="20"/>
              </w:rPr>
            </w:pPr>
            <w:r w:rsidRPr="002A3028">
              <w:rPr>
                <w:b/>
                <w:sz w:val="20"/>
                <w:szCs w:val="20"/>
              </w:rPr>
              <w:t xml:space="preserve">Unit price (FP) </w:t>
            </w:r>
          </w:p>
        </w:tc>
        <w:tc>
          <w:tcPr>
            <w:tcW w:w="921" w:type="dxa"/>
          </w:tcPr>
          <w:p w14:paraId="1E692FA9" w14:textId="77777777" w:rsidR="00F20002" w:rsidRPr="002A3028" w:rsidRDefault="00F20002" w:rsidP="00167BD1">
            <w:pPr>
              <w:spacing w:after="0"/>
              <w:rPr>
                <w:b/>
                <w:sz w:val="20"/>
                <w:szCs w:val="20"/>
              </w:rPr>
            </w:pPr>
            <w:r w:rsidRPr="002A3028">
              <w:rPr>
                <w:b/>
                <w:sz w:val="20"/>
                <w:szCs w:val="20"/>
              </w:rPr>
              <w:t>Total price</w:t>
            </w:r>
          </w:p>
        </w:tc>
        <w:tc>
          <w:tcPr>
            <w:tcW w:w="1303" w:type="dxa"/>
          </w:tcPr>
          <w:p w14:paraId="44562410" w14:textId="77777777" w:rsidR="00F20002" w:rsidRPr="002A3028" w:rsidRDefault="00F20002" w:rsidP="00167BD1">
            <w:pPr>
              <w:spacing w:after="0"/>
              <w:rPr>
                <w:b/>
                <w:sz w:val="20"/>
                <w:szCs w:val="20"/>
              </w:rPr>
            </w:pPr>
            <w:r w:rsidRPr="002A3028">
              <w:rPr>
                <w:b/>
                <w:sz w:val="20"/>
                <w:szCs w:val="20"/>
              </w:rPr>
              <w:t xml:space="preserve">Delivery schedule </w:t>
            </w:r>
          </w:p>
          <w:p w14:paraId="37B24019" w14:textId="77777777" w:rsidR="00F20002" w:rsidRPr="002A3028" w:rsidRDefault="00F20002" w:rsidP="00167BD1">
            <w:pPr>
              <w:spacing w:after="0"/>
              <w:rPr>
                <w:b/>
                <w:sz w:val="20"/>
                <w:szCs w:val="20"/>
              </w:rPr>
            </w:pPr>
            <w:r w:rsidRPr="002A3028">
              <w:rPr>
                <w:b/>
                <w:i/>
                <w:sz w:val="20"/>
                <w:szCs w:val="20"/>
              </w:rPr>
              <w:t>OR</w:t>
            </w:r>
          </w:p>
          <w:p w14:paraId="4C51C118" w14:textId="77777777" w:rsidR="00F20002" w:rsidRPr="002A3028" w:rsidRDefault="00F20002" w:rsidP="00167BD1">
            <w:pPr>
              <w:spacing w:after="0"/>
              <w:rPr>
                <w:b/>
                <w:sz w:val="20"/>
                <w:szCs w:val="20"/>
              </w:rPr>
            </w:pPr>
            <w:r w:rsidRPr="002A3028">
              <w:rPr>
                <w:b/>
                <w:sz w:val="20"/>
                <w:szCs w:val="20"/>
              </w:rPr>
              <w:t>Period of performance</w:t>
            </w:r>
          </w:p>
        </w:tc>
        <w:tc>
          <w:tcPr>
            <w:tcW w:w="1291" w:type="dxa"/>
          </w:tcPr>
          <w:p w14:paraId="77699087" w14:textId="77777777" w:rsidR="00F20002" w:rsidRPr="002A3028" w:rsidRDefault="00F20002" w:rsidP="00167BD1">
            <w:pPr>
              <w:spacing w:after="0"/>
              <w:rPr>
                <w:b/>
                <w:sz w:val="20"/>
                <w:szCs w:val="20"/>
              </w:rPr>
            </w:pPr>
            <w:r w:rsidRPr="002A3028">
              <w:rPr>
                <w:b/>
                <w:sz w:val="20"/>
                <w:szCs w:val="20"/>
              </w:rPr>
              <w:t>Destination</w:t>
            </w:r>
          </w:p>
          <w:p w14:paraId="27DA90F1" w14:textId="77777777" w:rsidR="00F20002" w:rsidRPr="002A3028" w:rsidRDefault="00F20002" w:rsidP="00167BD1">
            <w:pPr>
              <w:spacing w:after="0"/>
              <w:rPr>
                <w:b/>
                <w:i/>
                <w:sz w:val="20"/>
                <w:szCs w:val="20"/>
              </w:rPr>
            </w:pPr>
            <w:r w:rsidRPr="002A3028">
              <w:rPr>
                <w:b/>
                <w:i/>
                <w:sz w:val="20"/>
                <w:szCs w:val="20"/>
              </w:rPr>
              <w:t>OR</w:t>
            </w:r>
          </w:p>
          <w:p w14:paraId="06F737CF" w14:textId="77777777" w:rsidR="00F20002" w:rsidRPr="002A3028" w:rsidRDefault="00F20002" w:rsidP="00167BD1">
            <w:pPr>
              <w:spacing w:after="0"/>
              <w:rPr>
                <w:b/>
                <w:sz w:val="20"/>
                <w:szCs w:val="20"/>
              </w:rPr>
            </w:pPr>
            <w:r w:rsidRPr="002A3028">
              <w:rPr>
                <w:b/>
                <w:sz w:val="20"/>
                <w:szCs w:val="20"/>
              </w:rPr>
              <w:t>Place of performance</w:t>
            </w:r>
          </w:p>
        </w:tc>
        <w:tc>
          <w:tcPr>
            <w:tcW w:w="1583" w:type="dxa"/>
          </w:tcPr>
          <w:p w14:paraId="5524B3E6" w14:textId="77777777" w:rsidR="00F20002" w:rsidRPr="002A3028" w:rsidRDefault="00F20002" w:rsidP="00167BD1">
            <w:pPr>
              <w:spacing w:after="0"/>
              <w:rPr>
                <w:b/>
                <w:sz w:val="20"/>
                <w:szCs w:val="20"/>
              </w:rPr>
            </w:pPr>
            <w:r w:rsidRPr="002A3028">
              <w:rPr>
                <w:b/>
                <w:sz w:val="20"/>
                <w:szCs w:val="20"/>
              </w:rPr>
              <w:t>SOW reference*</w:t>
            </w:r>
          </w:p>
        </w:tc>
      </w:tr>
      <w:tr w:rsidR="00F20002" w:rsidRPr="002A3028" w14:paraId="26FC04EE" w14:textId="77777777" w:rsidTr="00B75DFB">
        <w:tc>
          <w:tcPr>
            <w:tcW w:w="622" w:type="dxa"/>
          </w:tcPr>
          <w:p w14:paraId="02329662" w14:textId="77777777" w:rsidR="00F20002" w:rsidRPr="002A3028" w:rsidRDefault="00F20002" w:rsidP="00167BD1">
            <w:pPr>
              <w:spacing w:after="0"/>
              <w:rPr>
                <w:sz w:val="20"/>
                <w:szCs w:val="20"/>
              </w:rPr>
            </w:pPr>
            <w:r w:rsidRPr="002A3028">
              <w:rPr>
                <w:sz w:val="20"/>
                <w:szCs w:val="20"/>
              </w:rPr>
              <w:t>001</w:t>
            </w:r>
          </w:p>
        </w:tc>
        <w:tc>
          <w:tcPr>
            <w:tcW w:w="1206" w:type="dxa"/>
          </w:tcPr>
          <w:p w14:paraId="69BFD696" w14:textId="77777777" w:rsidR="00F20002" w:rsidRPr="002A3028" w:rsidRDefault="00F20002" w:rsidP="00167BD1">
            <w:pPr>
              <w:spacing w:after="0"/>
              <w:rPr>
                <w:sz w:val="20"/>
                <w:szCs w:val="20"/>
              </w:rPr>
            </w:pPr>
          </w:p>
        </w:tc>
        <w:tc>
          <w:tcPr>
            <w:tcW w:w="1497" w:type="dxa"/>
          </w:tcPr>
          <w:p w14:paraId="7F98200B" w14:textId="77777777" w:rsidR="00F20002" w:rsidRPr="002A3028" w:rsidRDefault="00F20002" w:rsidP="00167BD1">
            <w:pPr>
              <w:spacing w:after="0"/>
              <w:rPr>
                <w:sz w:val="20"/>
                <w:szCs w:val="20"/>
              </w:rPr>
            </w:pPr>
          </w:p>
        </w:tc>
        <w:tc>
          <w:tcPr>
            <w:tcW w:w="1585" w:type="dxa"/>
          </w:tcPr>
          <w:p w14:paraId="0A1237E4" w14:textId="77777777" w:rsidR="00F20002" w:rsidRPr="002A3028" w:rsidRDefault="00F20002" w:rsidP="00167BD1">
            <w:pPr>
              <w:spacing w:after="0"/>
              <w:rPr>
                <w:sz w:val="20"/>
                <w:szCs w:val="20"/>
              </w:rPr>
            </w:pPr>
            <w:proofErr w:type="gramStart"/>
            <w:r w:rsidRPr="002A3028">
              <w:rPr>
                <w:sz w:val="20"/>
                <w:szCs w:val="20"/>
              </w:rPr>
              <w:t>Typically</w:t>
            </w:r>
            <w:proofErr w:type="gramEnd"/>
            <w:r w:rsidRPr="002A3028">
              <w:rPr>
                <w:sz w:val="20"/>
                <w:szCs w:val="20"/>
              </w:rPr>
              <w:t xml:space="preserve"> one, but </w:t>
            </w:r>
            <w:proofErr w:type="gramStart"/>
            <w:r w:rsidRPr="002A3028">
              <w:rPr>
                <w:sz w:val="20"/>
                <w:szCs w:val="20"/>
              </w:rPr>
              <w:t>If</w:t>
            </w:r>
            <w:proofErr w:type="gramEnd"/>
            <w:r w:rsidRPr="002A3028">
              <w:rPr>
                <w:sz w:val="20"/>
                <w:szCs w:val="20"/>
              </w:rPr>
              <w:t xml:space="preserve"> multiple accounting classifications for a single deliverable apply, include the dollar amount for each</w:t>
            </w:r>
          </w:p>
        </w:tc>
        <w:tc>
          <w:tcPr>
            <w:tcW w:w="977" w:type="dxa"/>
          </w:tcPr>
          <w:p w14:paraId="77F6DCE6" w14:textId="77777777" w:rsidR="00F20002" w:rsidRPr="002A3028" w:rsidRDefault="00F20002" w:rsidP="00167BD1">
            <w:pPr>
              <w:spacing w:after="0"/>
              <w:rPr>
                <w:sz w:val="20"/>
                <w:szCs w:val="20"/>
              </w:rPr>
            </w:pPr>
          </w:p>
        </w:tc>
        <w:tc>
          <w:tcPr>
            <w:tcW w:w="1402" w:type="dxa"/>
          </w:tcPr>
          <w:p w14:paraId="548550CD" w14:textId="77777777" w:rsidR="00F20002" w:rsidRPr="002A3028" w:rsidRDefault="00F20002" w:rsidP="00167BD1">
            <w:pPr>
              <w:spacing w:after="0"/>
              <w:rPr>
                <w:sz w:val="20"/>
                <w:szCs w:val="20"/>
              </w:rPr>
            </w:pPr>
          </w:p>
        </w:tc>
        <w:tc>
          <w:tcPr>
            <w:tcW w:w="1108" w:type="dxa"/>
          </w:tcPr>
          <w:p w14:paraId="19799C05" w14:textId="77777777" w:rsidR="00F20002" w:rsidRPr="002A3028" w:rsidRDefault="00F20002" w:rsidP="00167BD1">
            <w:pPr>
              <w:spacing w:after="0"/>
              <w:rPr>
                <w:sz w:val="20"/>
                <w:szCs w:val="20"/>
              </w:rPr>
            </w:pPr>
          </w:p>
        </w:tc>
        <w:tc>
          <w:tcPr>
            <w:tcW w:w="921" w:type="dxa"/>
          </w:tcPr>
          <w:p w14:paraId="69633398" w14:textId="77777777" w:rsidR="00F20002" w:rsidRPr="002A3028" w:rsidRDefault="00F20002" w:rsidP="00167BD1">
            <w:pPr>
              <w:spacing w:after="0"/>
              <w:rPr>
                <w:sz w:val="20"/>
                <w:szCs w:val="20"/>
              </w:rPr>
            </w:pPr>
          </w:p>
        </w:tc>
        <w:tc>
          <w:tcPr>
            <w:tcW w:w="1303" w:type="dxa"/>
          </w:tcPr>
          <w:p w14:paraId="1DBF4EDF" w14:textId="77777777" w:rsidR="00F20002" w:rsidRPr="002A3028" w:rsidRDefault="00F20002" w:rsidP="00167BD1">
            <w:pPr>
              <w:spacing w:after="0"/>
              <w:rPr>
                <w:sz w:val="20"/>
                <w:szCs w:val="20"/>
              </w:rPr>
            </w:pPr>
            <w:r w:rsidRPr="002A3028">
              <w:rPr>
                <w:sz w:val="20"/>
                <w:szCs w:val="20"/>
              </w:rPr>
              <w:t>Due date or frequency</w:t>
            </w:r>
          </w:p>
        </w:tc>
        <w:tc>
          <w:tcPr>
            <w:tcW w:w="1291" w:type="dxa"/>
          </w:tcPr>
          <w:p w14:paraId="4F419621" w14:textId="77777777" w:rsidR="00F20002" w:rsidRPr="002A3028" w:rsidRDefault="00F20002" w:rsidP="00167BD1">
            <w:pPr>
              <w:spacing w:after="0"/>
              <w:rPr>
                <w:sz w:val="20"/>
                <w:szCs w:val="20"/>
              </w:rPr>
            </w:pPr>
          </w:p>
        </w:tc>
        <w:tc>
          <w:tcPr>
            <w:tcW w:w="1583" w:type="dxa"/>
          </w:tcPr>
          <w:p w14:paraId="22295704" w14:textId="77777777" w:rsidR="00F20002" w:rsidRPr="002A3028" w:rsidRDefault="00F20002" w:rsidP="00167BD1">
            <w:pPr>
              <w:spacing w:after="0"/>
              <w:rPr>
                <w:sz w:val="20"/>
                <w:szCs w:val="20"/>
              </w:rPr>
            </w:pPr>
          </w:p>
        </w:tc>
      </w:tr>
      <w:tr w:rsidR="00F20002" w:rsidRPr="002A3028" w14:paraId="6391D25D" w14:textId="77777777" w:rsidTr="00B75DFB">
        <w:tc>
          <w:tcPr>
            <w:tcW w:w="622" w:type="dxa"/>
          </w:tcPr>
          <w:p w14:paraId="2D55D516" w14:textId="77777777" w:rsidR="00F20002" w:rsidRPr="002A3028" w:rsidRDefault="00F20002" w:rsidP="00167BD1">
            <w:pPr>
              <w:spacing w:after="0"/>
              <w:rPr>
                <w:sz w:val="20"/>
                <w:szCs w:val="20"/>
              </w:rPr>
            </w:pPr>
            <w:r w:rsidRPr="002A3028">
              <w:rPr>
                <w:sz w:val="20"/>
                <w:szCs w:val="20"/>
              </w:rPr>
              <w:t>002</w:t>
            </w:r>
          </w:p>
        </w:tc>
        <w:tc>
          <w:tcPr>
            <w:tcW w:w="1206" w:type="dxa"/>
          </w:tcPr>
          <w:p w14:paraId="50DC706D" w14:textId="77777777" w:rsidR="00F20002" w:rsidRPr="002A3028" w:rsidRDefault="00F20002" w:rsidP="00167BD1">
            <w:pPr>
              <w:spacing w:after="0"/>
              <w:rPr>
                <w:sz w:val="20"/>
                <w:szCs w:val="20"/>
              </w:rPr>
            </w:pPr>
          </w:p>
        </w:tc>
        <w:tc>
          <w:tcPr>
            <w:tcW w:w="1497" w:type="dxa"/>
          </w:tcPr>
          <w:p w14:paraId="33D1F1B8" w14:textId="77777777" w:rsidR="00F20002" w:rsidRPr="002A3028" w:rsidRDefault="00F20002" w:rsidP="00167BD1">
            <w:pPr>
              <w:spacing w:after="0"/>
              <w:rPr>
                <w:sz w:val="20"/>
                <w:szCs w:val="20"/>
              </w:rPr>
            </w:pPr>
            <w:r w:rsidRPr="002A3028">
              <w:rPr>
                <w:sz w:val="20"/>
                <w:szCs w:val="20"/>
              </w:rPr>
              <w:t>Not required in the line item if there are associated deliverable subline items that include the actual detailed identification</w:t>
            </w:r>
          </w:p>
        </w:tc>
        <w:tc>
          <w:tcPr>
            <w:tcW w:w="1585" w:type="dxa"/>
          </w:tcPr>
          <w:p w14:paraId="1832FDCE" w14:textId="77777777" w:rsidR="00F20002" w:rsidRPr="002A3028" w:rsidRDefault="00F20002" w:rsidP="00167BD1">
            <w:pPr>
              <w:spacing w:after="0"/>
              <w:rPr>
                <w:sz w:val="20"/>
                <w:szCs w:val="20"/>
              </w:rPr>
            </w:pPr>
          </w:p>
        </w:tc>
        <w:tc>
          <w:tcPr>
            <w:tcW w:w="977" w:type="dxa"/>
          </w:tcPr>
          <w:p w14:paraId="773F9921" w14:textId="77777777" w:rsidR="00F20002" w:rsidRPr="002A3028" w:rsidRDefault="00F20002" w:rsidP="00167BD1">
            <w:pPr>
              <w:spacing w:after="0"/>
              <w:rPr>
                <w:sz w:val="20"/>
                <w:szCs w:val="20"/>
              </w:rPr>
            </w:pPr>
          </w:p>
        </w:tc>
        <w:tc>
          <w:tcPr>
            <w:tcW w:w="1402" w:type="dxa"/>
          </w:tcPr>
          <w:p w14:paraId="5DE28A43" w14:textId="77777777" w:rsidR="00F20002" w:rsidRPr="002A3028" w:rsidRDefault="00F20002" w:rsidP="00167BD1">
            <w:pPr>
              <w:spacing w:after="0"/>
              <w:rPr>
                <w:sz w:val="20"/>
                <w:szCs w:val="20"/>
              </w:rPr>
            </w:pPr>
          </w:p>
        </w:tc>
        <w:tc>
          <w:tcPr>
            <w:tcW w:w="1108" w:type="dxa"/>
          </w:tcPr>
          <w:p w14:paraId="56DF0F2B" w14:textId="77777777" w:rsidR="00F20002" w:rsidRPr="002A3028" w:rsidRDefault="00F20002" w:rsidP="00167BD1">
            <w:pPr>
              <w:spacing w:after="0"/>
              <w:rPr>
                <w:sz w:val="20"/>
                <w:szCs w:val="20"/>
              </w:rPr>
            </w:pPr>
          </w:p>
        </w:tc>
        <w:tc>
          <w:tcPr>
            <w:tcW w:w="921" w:type="dxa"/>
          </w:tcPr>
          <w:p w14:paraId="4655D4DD" w14:textId="77777777" w:rsidR="00F20002" w:rsidRPr="002A3028" w:rsidRDefault="00F20002" w:rsidP="00167BD1">
            <w:pPr>
              <w:spacing w:after="0"/>
              <w:rPr>
                <w:sz w:val="20"/>
                <w:szCs w:val="20"/>
              </w:rPr>
            </w:pPr>
          </w:p>
        </w:tc>
        <w:tc>
          <w:tcPr>
            <w:tcW w:w="1303" w:type="dxa"/>
          </w:tcPr>
          <w:p w14:paraId="65D3FFDE" w14:textId="77777777" w:rsidR="00F20002" w:rsidRPr="002A3028" w:rsidRDefault="00F20002" w:rsidP="00167BD1">
            <w:pPr>
              <w:spacing w:after="0"/>
              <w:rPr>
                <w:sz w:val="20"/>
                <w:szCs w:val="20"/>
              </w:rPr>
            </w:pPr>
          </w:p>
        </w:tc>
        <w:tc>
          <w:tcPr>
            <w:tcW w:w="1291" w:type="dxa"/>
          </w:tcPr>
          <w:p w14:paraId="110BE2D5" w14:textId="77777777" w:rsidR="00F20002" w:rsidRPr="002A3028" w:rsidRDefault="00F20002" w:rsidP="00167BD1">
            <w:pPr>
              <w:spacing w:after="0"/>
              <w:rPr>
                <w:sz w:val="20"/>
                <w:szCs w:val="20"/>
              </w:rPr>
            </w:pPr>
          </w:p>
        </w:tc>
        <w:tc>
          <w:tcPr>
            <w:tcW w:w="1583" w:type="dxa"/>
          </w:tcPr>
          <w:p w14:paraId="1009D089" w14:textId="77777777" w:rsidR="00F20002" w:rsidRPr="002A3028" w:rsidRDefault="00F20002" w:rsidP="00167BD1">
            <w:pPr>
              <w:spacing w:after="0"/>
              <w:rPr>
                <w:sz w:val="20"/>
                <w:szCs w:val="20"/>
              </w:rPr>
            </w:pPr>
          </w:p>
        </w:tc>
      </w:tr>
      <w:tr w:rsidR="00F20002" w:rsidRPr="002A3028" w14:paraId="53C96C90" w14:textId="77777777" w:rsidTr="00B75DFB">
        <w:tc>
          <w:tcPr>
            <w:tcW w:w="622" w:type="dxa"/>
          </w:tcPr>
          <w:p w14:paraId="6C401545" w14:textId="77777777" w:rsidR="00F20002" w:rsidRPr="002A3028" w:rsidRDefault="00F20002" w:rsidP="00167BD1">
            <w:pPr>
              <w:spacing w:after="0"/>
              <w:rPr>
                <w:sz w:val="20"/>
                <w:szCs w:val="20"/>
              </w:rPr>
            </w:pPr>
            <w:r w:rsidRPr="002A3028">
              <w:rPr>
                <w:sz w:val="20"/>
                <w:szCs w:val="20"/>
              </w:rPr>
              <w:lastRenderedPageBreak/>
              <w:t>002-01</w:t>
            </w:r>
          </w:p>
        </w:tc>
        <w:tc>
          <w:tcPr>
            <w:tcW w:w="1206" w:type="dxa"/>
          </w:tcPr>
          <w:p w14:paraId="717CEFF3" w14:textId="77777777" w:rsidR="00F20002" w:rsidRPr="002A3028" w:rsidRDefault="00F20002" w:rsidP="00167BD1">
            <w:pPr>
              <w:spacing w:after="0"/>
              <w:rPr>
                <w:sz w:val="20"/>
                <w:szCs w:val="20"/>
              </w:rPr>
            </w:pPr>
          </w:p>
        </w:tc>
        <w:tc>
          <w:tcPr>
            <w:tcW w:w="1497" w:type="dxa"/>
          </w:tcPr>
          <w:p w14:paraId="610E2F17" w14:textId="77777777" w:rsidR="00F20002" w:rsidRPr="002A3028" w:rsidRDefault="00F20002" w:rsidP="00167BD1">
            <w:pPr>
              <w:spacing w:after="0"/>
              <w:rPr>
                <w:sz w:val="20"/>
                <w:szCs w:val="20"/>
              </w:rPr>
            </w:pPr>
          </w:p>
        </w:tc>
        <w:tc>
          <w:tcPr>
            <w:tcW w:w="1585" w:type="dxa"/>
          </w:tcPr>
          <w:p w14:paraId="78318242" w14:textId="77777777" w:rsidR="00F20002" w:rsidRPr="002A3028" w:rsidRDefault="00F20002" w:rsidP="00167BD1">
            <w:pPr>
              <w:spacing w:after="0"/>
              <w:rPr>
                <w:sz w:val="20"/>
                <w:szCs w:val="20"/>
              </w:rPr>
            </w:pPr>
          </w:p>
        </w:tc>
        <w:tc>
          <w:tcPr>
            <w:tcW w:w="977" w:type="dxa"/>
          </w:tcPr>
          <w:p w14:paraId="1E5F1650" w14:textId="77777777" w:rsidR="00F20002" w:rsidRPr="002A3028" w:rsidRDefault="00F20002" w:rsidP="00167BD1">
            <w:pPr>
              <w:spacing w:after="0"/>
              <w:rPr>
                <w:sz w:val="20"/>
                <w:szCs w:val="20"/>
              </w:rPr>
            </w:pPr>
          </w:p>
        </w:tc>
        <w:tc>
          <w:tcPr>
            <w:tcW w:w="1402" w:type="dxa"/>
          </w:tcPr>
          <w:p w14:paraId="40E7CA1D" w14:textId="77777777" w:rsidR="00F20002" w:rsidRPr="002A3028" w:rsidRDefault="00F20002" w:rsidP="00167BD1">
            <w:pPr>
              <w:spacing w:after="0"/>
              <w:rPr>
                <w:sz w:val="20"/>
                <w:szCs w:val="20"/>
              </w:rPr>
            </w:pPr>
          </w:p>
        </w:tc>
        <w:tc>
          <w:tcPr>
            <w:tcW w:w="1108" w:type="dxa"/>
          </w:tcPr>
          <w:p w14:paraId="17418637" w14:textId="77777777" w:rsidR="00F20002" w:rsidRPr="002A3028" w:rsidRDefault="00F20002" w:rsidP="00167BD1">
            <w:pPr>
              <w:spacing w:after="0"/>
              <w:rPr>
                <w:sz w:val="20"/>
                <w:szCs w:val="20"/>
              </w:rPr>
            </w:pPr>
          </w:p>
        </w:tc>
        <w:tc>
          <w:tcPr>
            <w:tcW w:w="921" w:type="dxa"/>
          </w:tcPr>
          <w:p w14:paraId="47C6B0FD" w14:textId="77777777" w:rsidR="00F20002" w:rsidRPr="002A3028" w:rsidRDefault="00F20002" w:rsidP="00167BD1">
            <w:pPr>
              <w:spacing w:after="0"/>
              <w:rPr>
                <w:sz w:val="20"/>
                <w:szCs w:val="20"/>
              </w:rPr>
            </w:pPr>
          </w:p>
        </w:tc>
        <w:tc>
          <w:tcPr>
            <w:tcW w:w="1303" w:type="dxa"/>
          </w:tcPr>
          <w:p w14:paraId="2C80BEEA" w14:textId="77777777" w:rsidR="00F20002" w:rsidRPr="002A3028" w:rsidRDefault="00F20002" w:rsidP="00167BD1">
            <w:pPr>
              <w:spacing w:after="0"/>
              <w:rPr>
                <w:sz w:val="20"/>
                <w:szCs w:val="20"/>
              </w:rPr>
            </w:pPr>
          </w:p>
        </w:tc>
        <w:tc>
          <w:tcPr>
            <w:tcW w:w="1291" w:type="dxa"/>
          </w:tcPr>
          <w:p w14:paraId="6228EB27" w14:textId="77777777" w:rsidR="00F20002" w:rsidRPr="002A3028" w:rsidRDefault="00F20002" w:rsidP="00167BD1">
            <w:pPr>
              <w:spacing w:after="0"/>
              <w:rPr>
                <w:sz w:val="20"/>
                <w:szCs w:val="20"/>
              </w:rPr>
            </w:pPr>
          </w:p>
        </w:tc>
        <w:tc>
          <w:tcPr>
            <w:tcW w:w="1583" w:type="dxa"/>
          </w:tcPr>
          <w:p w14:paraId="56D21055" w14:textId="77777777" w:rsidR="00F20002" w:rsidRPr="002A3028" w:rsidRDefault="00F20002" w:rsidP="00167BD1">
            <w:pPr>
              <w:spacing w:after="0"/>
              <w:rPr>
                <w:sz w:val="20"/>
                <w:szCs w:val="20"/>
              </w:rPr>
            </w:pPr>
          </w:p>
        </w:tc>
      </w:tr>
      <w:tr w:rsidR="0017041C" w:rsidRPr="002A3028" w14:paraId="6DC83D46" w14:textId="77777777" w:rsidTr="00B75DFB">
        <w:tc>
          <w:tcPr>
            <w:tcW w:w="622" w:type="dxa"/>
          </w:tcPr>
          <w:p w14:paraId="6AFA839A" w14:textId="72E253BA" w:rsidR="0017041C" w:rsidRPr="002A3028" w:rsidRDefault="0017041C" w:rsidP="0017041C">
            <w:pPr>
              <w:spacing w:after="0"/>
              <w:rPr>
                <w:sz w:val="20"/>
                <w:szCs w:val="20"/>
              </w:rPr>
            </w:pPr>
            <w:r w:rsidRPr="002A3028">
              <w:rPr>
                <w:sz w:val="20"/>
                <w:szCs w:val="20"/>
              </w:rPr>
              <w:t>002-02</w:t>
            </w:r>
          </w:p>
        </w:tc>
        <w:tc>
          <w:tcPr>
            <w:tcW w:w="1206" w:type="dxa"/>
          </w:tcPr>
          <w:p w14:paraId="2797A6BB" w14:textId="77777777" w:rsidR="0017041C" w:rsidRPr="002A3028" w:rsidRDefault="0017041C" w:rsidP="0017041C">
            <w:pPr>
              <w:spacing w:after="0"/>
              <w:rPr>
                <w:sz w:val="20"/>
                <w:szCs w:val="20"/>
              </w:rPr>
            </w:pPr>
          </w:p>
        </w:tc>
        <w:tc>
          <w:tcPr>
            <w:tcW w:w="1497" w:type="dxa"/>
          </w:tcPr>
          <w:p w14:paraId="7FE40A1A" w14:textId="77777777" w:rsidR="0017041C" w:rsidRPr="002A3028" w:rsidRDefault="0017041C" w:rsidP="0017041C">
            <w:pPr>
              <w:spacing w:after="0"/>
              <w:rPr>
                <w:sz w:val="20"/>
                <w:szCs w:val="20"/>
              </w:rPr>
            </w:pPr>
          </w:p>
        </w:tc>
        <w:tc>
          <w:tcPr>
            <w:tcW w:w="1585" w:type="dxa"/>
          </w:tcPr>
          <w:p w14:paraId="6A649429" w14:textId="6FB2FB4E" w:rsidR="0017041C" w:rsidRPr="002A3028" w:rsidRDefault="0017041C" w:rsidP="0017041C">
            <w:pPr>
              <w:spacing w:after="0"/>
              <w:rPr>
                <w:sz w:val="20"/>
                <w:szCs w:val="20"/>
              </w:rPr>
            </w:pPr>
            <w:r w:rsidRPr="002A3028">
              <w:rPr>
                <w:sz w:val="20"/>
                <w:szCs w:val="20"/>
              </w:rPr>
              <w:t>For informational (administrative) subline items, an accounting classification citation is not required</w:t>
            </w:r>
          </w:p>
        </w:tc>
        <w:tc>
          <w:tcPr>
            <w:tcW w:w="977" w:type="dxa"/>
          </w:tcPr>
          <w:p w14:paraId="2F94C788" w14:textId="77777777" w:rsidR="0017041C" w:rsidRPr="002A3028" w:rsidRDefault="0017041C" w:rsidP="0017041C">
            <w:pPr>
              <w:spacing w:after="0"/>
              <w:rPr>
                <w:sz w:val="20"/>
                <w:szCs w:val="20"/>
              </w:rPr>
            </w:pPr>
          </w:p>
        </w:tc>
        <w:tc>
          <w:tcPr>
            <w:tcW w:w="1402" w:type="dxa"/>
          </w:tcPr>
          <w:p w14:paraId="79B76FB0" w14:textId="77777777" w:rsidR="0017041C" w:rsidRPr="002A3028" w:rsidRDefault="0017041C" w:rsidP="0017041C">
            <w:pPr>
              <w:spacing w:after="0"/>
              <w:rPr>
                <w:sz w:val="20"/>
                <w:szCs w:val="20"/>
              </w:rPr>
            </w:pPr>
          </w:p>
        </w:tc>
        <w:tc>
          <w:tcPr>
            <w:tcW w:w="1108" w:type="dxa"/>
          </w:tcPr>
          <w:p w14:paraId="0D44B77D" w14:textId="77777777" w:rsidR="0017041C" w:rsidRPr="002A3028" w:rsidRDefault="0017041C" w:rsidP="0017041C">
            <w:pPr>
              <w:spacing w:after="0"/>
              <w:rPr>
                <w:sz w:val="20"/>
                <w:szCs w:val="20"/>
              </w:rPr>
            </w:pPr>
          </w:p>
        </w:tc>
        <w:tc>
          <w:tcPr>
            <w:tcW w:w="921" w:type="dxa"/>
          </w:tcPr>
          <w:p w14:paraId="203FF654" w14:textId="77777777" w:rsidR="0017041C" w:rsidRPr="002A3028" w:rsidRDefault="0017041C" w:rsidP="0017041C">
            <w:pPr>
              <w:spacing w:after="0"/>
              <w:rPr>
                <w:sz w:val="20"/>
                <w:szCs w:val="20"/>
              </w:rPr>
            </w:pPr>
          </w:p>
        </w:tc>
        <w:tc>
          <w:tcPr>
            <w:tcW w:w="1303" w:type="dxa"/>
          </w:tcPr>
          <w:p w14:paraId="50D9A5AB" w14:textId="77777777" w:rsidR="0017041C" w:rsidRPr="002A3028" w:rsidRDefault="0017041C" w:rsidP="0017041C">
            <w:pPr>
              <w:spacing w:after="0"/>
              <w:rPr>
                <w:sz w:val="20"/>
                <w:szCs w:val="20"/>
              </w:rPr>
            </w:pPr>
          </w:p>
        </w:tc>
        <w:tc>
          <w:tcPr>
            <w:tcW w:w="1291" w:type="dxa"/>
          </w:tcPr>
          <w:p w14:paraId="48B570F4" w14:textId="77777777" w:rsidR="0017041C" w:rsidRPr="002A3028" w:rsidRDefault="0017041C" w:rsidP="0017041C">
            <w:pPr>
              <w:spacing w:after="0"/>
              <w:rPr>
                <w:sz w:val="20"/>
                <w:szCs w:val="20"/>
              </w:rPr>
            </w:pPr>
          </w:p>
        </w:tc>
        <w:tc>
          <w:tcPr>
            <w:tcW w:w="1583" w:type="dxa"/>
          </w:tcPr>
          <w:p w14:paraId="73BB26B1" w14:textId="77777777" w:rsidR="0017041C" w:rsidRPr="002A3028" w:rsidRDefault="0017041C" w:rsidP="0017041C">
            <w:pPr>
              <w:spacing w:after="0"/>
              <w:jc w:val="center"/>
              <w:rPr>
                <w:sz w:val="20"/>
                <w:szCs w:val="20"/>
              </w:rPr>
            </w:pPr>
          </w:p>
        </w:tc>
      </w:tr>
      <w:tr w:rsidR="0017041C" w:rsidRPr="002A3028" w14:paraId="60ADAC42" w14:textId="77777777" w:rsidTr="00B75DFB">
        <w:tc>
          <w:tcPr>
            <w:tcW w:w="622" w:type="dxa"/>
          </w:tcPr>
          <w:p w14:paraId="2D29768B" w14:textId="77777777" w:rsidR="0017041C" w:rsidRPr="002A3028" w:rsidRDefault="0017041C" w:rsidP="0017041C">
            <w:pPr>
              <w:spacing w:after="0"/>
              <w:rPr>
                <w:sz w:val="20"/>
                <w:szCs w:val="20"/>
              </w:rPr>
            </w:pPr>
          </w:p>
        </w:tc>
        <w:tc>
          <w:tcPr>
            <w:tcW w:w="1206" w:type="dxa"/>
          </w:tcPr>
          <w:p w14:paraId="2AB57350" w14:textId="405FDF8A" w:rsidR="0017041C" w:rsidRPr="002A3028" w:rsidRDefault="0017041C" w:rsidP="0017041C">
            <w:pPr>
              <w:spacing w:after="0"/>
              <w:rPr>
                <w:sz w:val="20"/>
                <w:szCs w:val="20"/>
              </w:rPr>
            </w:pPr>
            <w:r w:rsidRPr="002A3028">
              <w:rPr>
                <w:sz w:val="20"/>
                <w:szCs w:val="20"/>
              </w:rPr>
              <w:t>Add rows as needed</w:t>
            </w:r>
          </w:p>
        </w:tc>
        <w:tc>
          <w:tcPr>
            <w:tcW w:w="1497" w:type="dxa"/>
          </w:tcPr>
          <w:p w14:paraId="0E157C1D" w14:textId="77777777" w:rsidR="0017041C" w:rsidRPr="002A3028" w:rsidRDefault="0017041C" w:rsidP="0017041C">
            <w:pPr>
              <w:spacing w:after="0"/>
              <w:rPr>
                <w:sz w:val="20"/>
                <w:szCs w:val="20"/>
              </w:rPr>
            </w:pPr>
          </w:p>
        </w:tc>
        <w:tc>
          <w:tcPr>
            <w:tcW w:w="1585" w:type="dxa"/>
          </w:tcPr>
          <w:p w14:paraId="694712EA" w14:textId="77777777" w:rsidR="0017041C" w:rsidRPr="002A3028" w:rsidRDefault="0017041C" w:rsidP="0017041C">
            <w:pPr>
              <w:spacing w:after="0"/>
              <w:rPr>
                <w:sz w:val="20"/>
                <w:szCs w:val="20"/>
              </w:rPr>
            </w:pPr>
          </w:p>
        </w:tc>
        <w:tc>
          <w:tcPr>
            <w:tcW w:w="977" w:type="dxa"/>
          </w:tcPr>
          <w:p w14:paraId="66AD858E" w14:textId="77777777" w:rsidR="0017041C" w:rsidRPr="002A3028" w:rsidRDefault="0017041C" w:rsidP="0017041C">
            <w:pPr>
              <w:spacing w:after="0"/>
              <w:rPr>
                <w:sz w:val="20"/>
                <w:szCs w:val="20"/>
              </w:rPr>
            </w:pPr>
          </w:p>
        </w:tc>
        <w:tc>
          <w:tcPr>
            <w:tcW w:w="1402" w:type="dxa"/>
          </w:tcPr>
          <w:p w14:paraId="29E97DAA" w14:textId="77777777" w:rsidR="0017041C" w:rsidRPr="002A3028" w:rsidRDefault="0017041C" w:rsidP="0017041C">
            <w:pPr>
              <w:spacing w:after="0"/>
              <w:rPr>
                <w:sz w:val="20"/>
                <w:szCs w:val="20"/>
              </w:rPr>
            </w:pPr>
          </w:p>
        </w:tc>
        <w:tc>
          <w:tcPr>
            <w:tcW w:w="1108" w:type="dxa"/>
          </w:tcPr>
          <w:p w14:paraId="7D86BDDE" w14:textId="77777777" w:rsidR="0017041C" w:rsidRPr="002A3028" w:rsidRDefault="0017041C" w:rsidP="0017041C">
            <w:pPr>
              <w:spacing w:after="0"/>
              <w:rPr>
                <w:sz w:val="20"/>
                <w:szCs w:val="20"/>
              </w:rPr>
            </w:pPr>
          </w:p>
        </w:tc>
        <w:tc>
          <w:tcPr>
            <w:tcW w:w="921" w:type="dxa"/>
          </w:tcPr>
          <w:p w14:paraId="352EE90E" w14:textId="77777777" w:rsidR="0017041C" w:rsidRPr="002A3028" w:rsidRDefault="0017041C" w:rsidP="0017041C">
            <w:pPr>
              <w:spacing w:after="0"/>
              <w:rPr>
                <w:sz w:val="20"/>
                <w:szCs w:val="20"/>
              </w:rPr>
            </w:pPr>
          </w:p>
        </w:tc>
        <w:tc>
          <w:tcPr>
            <w:tcW w:w="1303" w:type="dxa"/>
          </w:tcPr>
          <w:p w14:paraId="63AF9E38" w14:textId="77777777" w:rsidR="0017041C" w:rsidRPr="002A3028" w:rsidRDefault="0017041C" w:rsidP="0017041C">
            <w:pPr>
              <w:spacing w:after="0"/>
              <w:rPr>
                <w:sz w:val="20"/>
                <w:szCs w:val="20"/>
              </w:rPr>
            </w:pPr>
          </w:p>
        </w:tc>
        <w:tc>
          <w:tcPr>
            <w:tcW w:w="1291" w:type="dxa"/>
          </w:tcPr>
          <w:p w14:paraId="6355A5E7" w14:textId="77777777" w:rsidR="0017041C" w:rsidRPr="002A3028" w:rsidRDefault="0017041C" w:rsidP="0017041C">
            <w:pPr>
              <w:spacing w:after="0"/>
              <w:rPr>
                <w:sz w:val="20"/>
                <w:szCs w:val="20"/>
              </w:rPr>
            </w:pPr>
          </w:p>
        </w:tc>
        <w:tc>
          <w:tcPr>
            <w:tcW w:w="1583" w:type="dxa"/>
          </w:tcPr>
          <w:p w14:paraId="67CA8DC5" w14:textId="77777777" w:rsidR="0017041C" w:rsidRPr="002A3028" w:rsidRDefault="0017041C" w:rsidP="0017041C">
            <w:pPr>
              <w:spacing w:after="0"/>
              <w:jc w:val="center"/>
              <w:rPr>
                <w:sz w:val="20"/>
                <w:szCs w:val="20"/>
              </w:rPr>
            </w:pPr>
          </w:p>
        </w:tc>
      </w:tr>
    </w:tbl>
    <w:p w14:paraId="6D31EBAD" w14:textId="77777777" w:rsidR="00412BE2" w:rsidRPr="002A3028" w:rsidRDefault="00412BE2" w:rsidP="00412BE2">
      <w:pPr>
        <w:spacing w:after="160" w:line="259" w:lineRule="auto"/>
      </w:pPr>
    </w:p>
    <w:p w14:paraId="2F2B2E14" w14:textId="77777777" w:rsidR="00412BE2" w:rsidRPr="002A3028" w:rsidRDefault="00412BE2" w:rsidP="00412BE2">
      <w:pPr>
        <w:spacing w:after="160" w:line="259" w:lineRule="auto"/>
      </w:pPr>
      <w:r w:rsidRPr="002A3028">
        <w:t>For cost-reimbursement line items:</w:t>
      </w:r>
    </w:p>
    <w:tbl>
      <w:tblPr>
        <w:tblStyle w:val="TableGrid1"/>
        <w:tblW w:w="13495" w:type="dxa"/>
        <w:tblLook w:val="04A0" w:firstRow="1" w:lastRow="0" w:firstColumn="1" w:lastColumn="0" w:noHBand="0" w:noVBand="1"/>
      </w:tblPr>
      <w:tblGrid>
        <w:gridCol w:w="603"/>
        <w:gridCol w:w="1190"/>
        <w:gridCol w:w="1296"/>
        <w:gridCol w:w="1602"/>
        <w:gridCol w:w="1014"/>
        <w:gridCol w:w="1040"/>
        <w:gridCol w:w="1239"/>
        <w:gridCol w:w="592"/>
        <w:gridCol w:w="1054"/>
        <w:gridCol w:w="1291"/>
        <w:gridCol w:w="1291"/>
        <w:gridCol w:w="1283"/>
      </w:tblGrid>
      <w:tr w:rsidR="00412BE2" w:rsidRPr="002A3028" w14:paraId="0BAB707C" w14:textId="77777777" w:rsidTr="00345E37">
        <w:tc>
          <w:tcPr>
            <w:tcW w:w="603" w:type="dxa"/>
          </w:tcPr>
          <w:p w14:paraId="26939434" w14:textId="77777777" w:rsidR="00412BE2" w:rsidRPr="002A3028" w:rsidRDefault="00412BE2" w:rsidP="00167BD1">
            <w:pPr>
              <w:spacing w:after="160" w:line="259" w:lineRule="auto"/>
              <w:rPr>
                <w:b/>
                <w:sz w:val="20"/>
                <w:szCs w:val="20"/>
              </w:rPr>
            </w:pPr>
            <w:r w:rsidRPr="002A3028">
              <w:rPr>
                <w:b/>
                <w:sz w:val="20"/>
                <w:szCs w:val="20"/>
              </w:rPr>
              <w:t>Line Item #</w:t>
            </w:r>
          </w:p>
        </w:tc>
        <w:tc>
          <w:tcPr>
            <w:tcW w:w="1190" w:type="dxa"/>
          </w:tcPr>
          <w:p w14:paraId="06A947B1" w14:textId="77777777" w:rsidR="00412BE2" w:rsidRPr="002A3028" w:rsidRDefault="00412BE2" w:rsidP="00167BD1">
            <w:pPr>
              <w:spacing w:after="160" w:line="259" w:lineRule="auto"/>
              <w:rPr>
                <w:b/>
                <w:sz w:val="20"/>
                <w:szCs w:val="20"/>
              </w:rPr>
            </w:pPr>
            <w:r w:rsidRPr="002A3028">
              <w:rPr>
                <w:b/>
                <w:sz w:val="20"/>
                <w:szCs w:val="20"/>
              </w:rPr>
              <w:t>Description</w:t>
            </w:r>
          </w:p>
        </w:tc>
        <w:tc>
          <w:tcPr>
            <w:tcW w:w="1296" w:type="dxa"/>
          </w:tcPr>
          <w:p w14:paraId="272FF8A4" w14:textId="77777777" w:rsidR="00412BE2" w:rsidRPr="002A3028" w:rsidRDefault="00412BE2" w:rsidP="00167BD1">
            <w:pPr>
              <w:spacing w:after="160" w:line="259" w:lineRule="auto"/>
              <w:rPr>
                <w:b/>
                <w:sz w:val="20"/>
                <w:szCs w:val="20"/>
              </w:rPr>
            </w:pPr>
            <w:r w:rsidRPr="002A3028">
              <w:rPr>
                <w:b/>
                <w:sz w:val="20"/>
                <w:szCs w:val="20"/>
              </w:rPr>
              <w:t>Product or Service Code (PSC)</w:t>
            </w:r>
          </w:p>
        </w:tc>
        <w:tc>
          <w:tcPr>
            <w:tcW w:w="1602" w:type="dxa"/>
          </w:tcPr>
          <w:p w14:paraId="76626CEA" w14:textId="77777777" w:rsidR="00412BE2" w:rsidRPr="002A3028" w:rsidRDefault="00412BE2" w:rsidP="00167BD1">
            <w:pPr>
              <w:spacing w:after="160" w:line="259" w:lineRule="auto"/>
              <w:rPr>
                <w:b/>
                <w:sz w:val="20"/>
                <w:szCs w:val="20"/>
              </w:rPr>
            </w:pPr>
            <w:r w:rsidRPr="002A3028">
              <w:rPr>
                <w:b/>
                <w:sz w:val="20"/>
                <w:szCs w:val="20"/>
              </w:rPr>
              <w:t>Accounting classification</w:t>
            </w:r>
          </w:p>
        </w:tc>
        <w:tc>
          <w:tcPr>
            <w:tcW w:w="1014" w:type="dxa"/>
          </w:tcPr>
          <w:p w14:paraId="38F935D5" w14:textId="77777777" w:rsidR="00412BE2" w:rsidRPr="002A3028" w:rsidRDefault="00412BE2" w:rsidP="00167BD1">
            <w:pPr>
              <w:spacing w:after="160" w:line="259" w:lineRule="auto"/>
              <w:rPr>
                <w:b/>
                <w:sz w:val="20"/>
                <w:szCs w:val="20"/>
              </w:rPr>
            </w:pPr>
            <w:r w:rsidRPr="002A3028">
              <w:rPr>
                <w:b/>
                <w:sz w:val="20"/>
                <w:szCs w:val="20"/>
              </w:rPr>
              <w:t xml:space="preserve">Unit of measure </w:t>
            </w:r>
          </w:p>
        </w:tc>
        <w:tc>
          <w:tcPr>
            <w:tcW w:w="1040" w:type="dxa"/>
          </w:tcPr>
          <w:p w14:paraId="4B930AB7" w14:textId="77777777" w:rsidR="00412BE2" w:rsidRPr="002A3028" w:rsidRDefault="00412BE2" w:rsidP="00167BD1">
            <w:pPr>
              <w:spacing w:after="160" w:line="259" w:lineRule="auto"/>
              <w:rPr>
                <w:b/>
                <w:sz w:val="20"/>
                <w:szCs w:val="20"/>
              </w:rPr>
            </w:pPr>
            <w:r w:rsidRPr="002A3028">
              <w:rPr>
                <w:b/>
                <w:sz w:val="20"/>
                <w:szCs w:val="20"/>
              </w:rPr>
              <w:t>Quantity</w:t>
            </w:r>
          </w:p>
        </w:tc>
        <w:tc>
          <w:tcPr>
            <w:tcW w:w="1239" w:type="dxa"/>
          </w:tcPr>
          <w:p w14:paraId="630EDC41" w14:textId="77777777" w:rsidR="00412BE2" w:rsidRPr="002A3028" w:rsidRDefault="00412BE2" w:rsidP="00167BD1">
            <w:pPr>
              <w:spacing w:after="160" w:line="259" w:lineRule="auto"/>
              <w:rPr>
                <w:b/>
                <w:sz w:val="20"/>
                <w:szCs w:val="20"/>
              </w:rPr>
            </w:pPr>
            <w:r w:rsidRPr="002A3028">
              <w:rPr>
                <w:b/>
                <w:sz w:val="20"/>
                <w:szCs w:val="20"/>
              </w:rPr>
              <w:t>Estimated cost</w:t>
            </w:r>
          </w:p>
        </w:tc>
        <w:tc>
          <w:tcPr>
            <w:tcW w:w="592" w:type="dxa"/>
          </w:tcPr>
          <w:p w14:paraId="4C249848" w14:textId="77777777" w:rsidR="00412BE2" w:rsidRPr="002A3028" w:rsidRDefault="00412BE2" w:rsidP="00167BD1">
            <w:pPr>
              <w:spacing w:after="160" w:line="259" w:lineRule="auto"/>
              <w:rPr>
                <w:b/>
                <w:sz w:val="20"/>
                <w:szCs w:val="20"/>
              </w:rPr>
            </w:pPr>
            <w:r w:rsidRPr="002A3028">
              <w:rPr>
                <w:b/>
                <w:sz w:val="20"/>
                <w:szCs w:val="20"/>
              </w:rPr>
              <w:t>Fee (if any)</w:t>
            </w:r>
          </w:p>
        </w:tc>
        <w:tc>
          <w:tcPr>
            <w:tcW w:w="1054" w:type="dxa"/>
          </w:tcPr>
          <w:p w14:paraId="32F2E6DC" w14:textId="77777777" w:rsidR="00412BE2" w:rsidRPr="002A3028" w:rsidRDefault="00412BE2" w:rsidP="00167BD1">
            <w:pPr>
              <w:spacing w:after="0"/>
              <w:rPr>
                <w:b/>
                <w:sz w:val="20"/>
                <w:szCs w:val="20"/>
              </w:rPr>
            </w:pPr>
            <w:r w:rsidRPr="002A3028">
              <w:rPr>
                <w:b/>
                <w:sz w:val="20"/>
                <w:szCs w:val="20"/>
              </w:rPr>
              <w:t>Total estimated cost plus any fee</w:t>
            </w:r>
          </w:p>
        </w:tc>
        <w:tc>
          <w:tcPr>
            <w:tcW w:w="1291" w:type="dxa"/>
          </w:tcPr>
          <w:p w14:paraId="2B8F648F" w14:textId="77777777" w:rsidR="00412BE2" w:rsidRPr="002A3028" w:rsidRDefault="00412BE2" w:rsidP="00167BD1">
            <w:pPr>
              <w:spacing w:after="0"/>
              <w:rPr>
                <w:b/>
                <w:sz w:val="20"/>
                <w:szCs w:val="20"/>
              </w:rPr>
            </w:pPr>
            <w:r w:rsidRPr="002A3028">
              <w:rPr>
                <w:b/>
                <w:sz w:val="20"/>
                <w:szCs w:val="20"/>
              </w:rPr>
              <w:t xml:space="preserve">Delivery schedule </w:t>
            </w:r>
          </w:p>
          <w:p w14:paraId="3711853C" w14:textId="77777777" w:rsidR="00412BE2" w:rsidRPr="002A3028" w:rsidRDefault="00412BE2" w:rsidP="00167BD1">
            <w:pPr>
              <w:spacing w:after="0"/>
              <w:rPr>
                <w:b/>
                <w:sz w:val="20"/>
                <w:szCs w:val="20"/>
              </w:rPr>
            </w:pPr>
            <w:r w:rsidRPr="002A3028">
              <w:rPr>
                <w:b/>
                <w:i/>
                <w:sz w:val="20"/>
                <w:szCs w:val="20"/>
              </w:rPr>
              <w:t>OR</w:t>
            </w:r>
          </w:p>
          <w:p w14:paraId="36312CFC" w14:textId="77777777" w:rsidR="00412BE2" w:rsidRPr="002A3028" w:rsidRDefault="00412BE2" w:rsidP="00167BD1">
            <w:pPr>
              <w:spacing w:after="0"/>
              <w:rPr>
                <w:b/>
                <w:sz w:val="20"/>
                <w:szCs w:val="20"/>
              </w:rPr>
            </w:pPr>
            <w:r w:rsidRPr="002A3028">
              <w:rPr>
                <w:b/>
                <w:sz w:val="20"/>
                <w:szCs w:val="20"/>
              </w:rPr>
              <w:t>Period of performance</w:t>
            </w:r>
          </w:p>
        </w:tc>
        <w:tc>
          <w:tcPr>
            <w:tcW w:w="1291" w:type="dxa"/>
          </w:tcPr>
          <w:p w14:paraId="17977F63" w14:textId="77777777" w:rsidR="00412BE2" w:rsidRPr="002A3028" w:rsidRDefault="00412BE2" w:rsidP="00167BD1">
            <w:pPr>
              <w:spacing w:after="0"/>
              <w:rPr>
                <w:b/>
                <w:sz w:val="20"/>
                <w:szCs w:val="20"/>
              </w:rPr>
            </w:pPr>
            <w:r w:rsidRPr="002A3028">
              <w:rPr>
                <w:b/>
                <w:sz w:val="20"/>
                <w:szCs w:val="20"/>
              </w:rPr>
              <w:t>Destination</w:t>
            </w:r>
          </w:p>
          <w:p w14:paraId="29FEC984" w14:textId="77777777" w:rsidR="00412BE2" w:rsidRPr="002A3028" w:rsidRDefault="00412BE2" w:rsidP="00167BD1">
            <w:pPr>
              <w:spacing w:after="0"/>
              <w:rPr>
                <w:b/>
                <w:i/>
                <w:sz w:val="20"/>
                <w:szCs w:val="20"/>
              </w:rPr>
            </w:pPr>
            <w:r w:rsidRPr="002A3028">
              <w:rPr>
                <w:b/>
                <w:i/>
                <w:sz w:val="20"/>
                <w:szCs w:val="20"/>
              </w:rPr>
              <w:t>OR</w:t>
            </w:r>
          </w:p>
          <w:p w14:paraId="2E858A8C" w14:textId="77777777" w:rsidR="00412BE2" w:rsidRPr="002A3028" w:rsidRDefault="00412BE2" w:rsidP="00167BD1">
            <w:pPr>
              <w:spacing w:after="0"/>
              <w:rPr>
                <w:b/>
                <w:sz w:val="20"/>
                <w:szCs w:val="20"/>
              </w:rPr>
            </w:pPr>
            <w:r w:rsidRPr="002A3028">
              <w:rPr>
                <w:b/>
                <w:sz w:val="20"/>
                <w:szCs w:val="20"/>
              </w:rPr>
              <w:t>Place of performance</w:t>
            </w:r>
          </w:p>
        </w:tc>
        <w:tc>
          <w:tcPr>
            <w:tcW w:w="1283" w:type="dxa"/>
          </w:tcPr>
          <w:p w14:paraId="5420DC2C" w14:textId="77777777" w:rsidR="00412BE2" w:rsidRPr="002A3028" w:rsidRDefault="00412BE2" w:rsidP="00167BD1">
            <w:pPr>
              <w:spacing w:after="0"/>
              <w:rPr>
                <w:b/>
                <w:sz w:val="20"/>
                <w:szCs w:val="20"/>
              </w:rPr>
            </w:pPr>
            <w:r w:rsidRPr="002A3028">
              <w:rPr>
                <w:b/>
                <w:sz w:val="20"/>
                <w:szCs w:val="20"/>
              </w:rPr>
              <w:t>SOW reference*</w:t>
            </w:r>
          </w:p>
        </w:tc>
      </w:tr>
      <w:tr w:rsidR="00412BE2" w:rsidRPr="002A3028" w14:paraId="5CBDFF0F" w14:textId="77777777" w:rsidTr="00345E37">
        <w:tc>
          <w:tcPr>
            <w:tcW w:w="603" w:type="dxa"/>
          </w:tcPr>
          <w:p w14:paraId="4B06F91F" w14:textId="77777777" w:rsidR="00412BE2" w:rsidRPr="002A3028" w:rsidRDefault="00412BE2" w:rsidP="00167BD1">
            <w:pPr>
              <w:spacing w:after="160" w:line="259" w:lineRule="auto"/>
              <w:rPr>
                <w:sz w:val="20"/>
                <w:szCs w:val="20"/>
              </w:rPr>
            </w:pPr>
            <w:r w:rsidRPr="002A3028">
              <w:rPr>
                <w:sz w:val="20"/>
                <w:szCs w:val="20"/>
              </w:rPr>
              <w:t>001</w:t>
            </w:r>
          </w:p>
        </w:tc>
        <w:tc>
          <w:tcPr>
            <w:tcW w:w="1190" w:type="dxa"/>
          </w:tcPr>
          <w:p w14:paraId="658FFD51" w14:textId="77777777" w:rsidR="00412BE2" w:rsidRPr="002A3028" w:rsidRDefault="00412BE2" w:rsidP="00167BD1">
            <w:pPr>
              <w:spacing w:after="160" w:line="259" w:lineRule="auto"/>
              <w:rPr>
                <w:sz w:val="20"/>
                <w:szCs w:val="20"/>
              </w:rPr>
            </w:pPr>
          </w:p>
        </w:tc>
        <w:tc>
          <w:tcPr>
            <w:tcW w:w="1296" w:type="dxa"/>
          </w:tcPr>
          <w:p w14:paraId="5FF5EB35" w14:textId="77777777" w:rsidR="00412BE2" w:rsidRPr="002A3028" w:rsidRDefault="00412BE2" w:rsidP="00167BD1">
            <w:pPr>
              <w:spacing w:after="160" w:line="259" w:lineRule="auto"/>
              <w:rPr>
                <w:sz w:val="20"/>
                <w:szCs w:val="20"/>
              </w:rPr>
            </w:pPr>
          </w:p>
        </w:tc>
        <w:tc>
          <w:tcPr>
            <w:tcW w:w="1602" w:type="dxa"/>
          </w:tcPr>
          <w:p w14:paraId="784D47D6" w14:textId="77777777" w:rsidR="00412BE2" w:rsidRPr="002A3028" w:rsidRDefault="00412BE2" w:rsidP="00167BD1">
            <w:pPr>
              <w:spacing w:after="160" w:line="259" w:lineRule="auto"/>
              <w:rPr>
                <w:sz w:val="20"/>
                <w:szCs w:val="20"/>
              </w:rPr>
            </w:pPr>
            <w:proofErr w:type="gramStart"/>
            <w:r w:rsidRPr="002A3028">
              <w:rPr>
                <w:sz w:val="20"/>
                <w:szCs w:val="20"/>
              </w:rPr>
              <w:t>Typically</w:t>
            </w:r>
            <w:proofErr w:type="gramEnd"/>
            <w:r w:rsidRPr="002A3028">
              <w:rPr>
                <w:sz w:val="20"/>
                <w:szCs w:val="20"/>
              </w:rPr>
              <w:t xml:space="preserve"> one, but if multiple accounting classifications for a single deliverable apply, include the dollar amount for each</w:t>
            </w:r>
          </w:p>
        </w:tc>
        <w:tc>
          <w:tcPr>
            <w:tcW w:w="1014" w:type="dxa"/>
          </w:tcPr>
          <w:p w14:paraId="47C9D90C" w14:textId="77777777" w:rsidR="00412BE2" w:rsidRPr="002A3028" w:rsidRDefault="00412BE2" w:rsidP="00167BD1">
            <w:pPr>
              <w:spacing w:after="160" w:line="259" w:lineRule="auto"/>
              <w:rPr>
                <w:sz w:val="20"/>
                <w:szCs w:val="20"/>
              </w:rPr>
            </w:pPr>
          </w:p>
        </w:tc>
        <w:tc>
          <w:tcPr>
            <w:tcW w:w="1040" w:type="dxa"/>
          </w:tcPr>
          <w:p w14:paraId="25988863" w14:textId="77777777" w:rsidR="00412BE2" w:rsidRPr="002A3028" w:rsidRDefault="00412BE2" w:rsidP="00167BD1">
            <w:pPr>
              <w:spacing w:after="160" w:line="259" w:lineRule="auto"/>
              <w:rPr>
                <w:sz w:val="20"/>
                <w:szCs w:val="20"/>
              </w:rPr>
            </w:pPr>
          </w:p>
        </w:tc>
        <w:tc>
          <w:tcPr>
            <w:tcW w:w="1239" w:type="dxa"/>
          </w:tcPr>
          <w:p w14:paraId="67B50E70" w14:textId="77777777" w:rsidR="00412BE2" w:rsidRPr="002A3028" w:rsidRDefault="00412BE2" w:rsidP="00167BD1">
            <w:pPr>
              <w:spacing w:after="160" w:line="259" w:lineRule="auto"/>
              <w:rPr>
                <w:sz w:val="20"/>
                <w:szCs w:val="20"/>
              </w:rPr>
            </w:pPr>
          </w:p>
        </w:tc>
        <w:tc>
          <w:tcPr>
            <w:tcW w:w="592" w:type="dxa"/>
          </w:tcPr>
          <w:p w14:paraId="27F7BBAD" w14:textId="77777777" w:rsidR="00412BE2" w:rsidRPr="002A3028" w:rsidRDefault="00412BE2" w:rsidP="00167BD1">
            <w:pPr>
              <w:spacing w:after="160" w:line="259" w:lineRule="auto"/>
              <w:rPr>
                <w:sz w:val="20"/>
                <w:szCs w:val="20"/>
              </w:rPr>
            </w:pPr>
          </w:p>
        </w:tc>
        <w:tc>
          <w:tcPr>
            <w:tcW w:w="1054" w:type="dxa"/>
          </w:tcPr>
          <w:p w14:paraId="65E79F48" w14:textId="77777777" w:rsidR="00412BE2" w:rsidRPr="002A3028" w:rsidRDefault="00412BE2" w:rsidP="00167BD1">
            <w:pPr>
              <w:spacing w:after="0"/>
              <w:rPr>
                <w:sz w:val="20"/>
                <w:szCs w:val="20"/>
              </w:rPr>
            </w:pPr>
          </w:p>
        </w:tc>
        <w:tc>
          <w:tcPr>
            <w:tcW w:w="1291" w:type="dxa"/>
          </w:tcPr>
          <w:p w14:paraId="01D67948" w14:textId="77777777" w:rsidR="00412BE2" w:rsidRPr="002A3028" w:rsidRDefault="00412BE2" w:rsidP="00167BD1">
            <w:pPr>
              <w:spacing w:after="0"/>
              <w:rPr>
                <w:sz w:val="20"/>
                <w:szCs w:val="20"/>
              </w:rPr>
            </w:pPr>
            <w:r w:rsidRPr="002A3028">
              <w:rPr>
                <w:sz w:val="20"/>
                <w:szCs w:val="20"/>
              </w:rPr>
              <w:t>Due date or frequency</w:t>
            </w:r>
          </w:p>
        </w:tc>
        <w:tc>
          <w:tcPr>
            <w:tcW w:w="1291" w:type="dxa"/>
          </w:tcPr>
          <w:p w14:paraId="1BF776C1" w14:textId="77777777" w:rsidR="00412BE2" w:rsidRPr="002A3028" w:rsidRDefault="00412BE2" w:rsidP="00167BD1">
            <w:pPr>
              <w:spacing w:after="0"/>
              <w:rPr>
                <w:sz w:val="20"/>
                <w:szCs w:val="20"/>
              </w:rPr>
            </w:pPr>
          </w:p>
        </w:tc>
        <w:tc>
          <w:tcPr>
            <w:tcW w:w="1283" w:type="dxa"/>
          </w:tcPr>
          <w:p w14:paraId="7F939B69" w14:textId="77777777" w:rsidR="00412BE2" w:rsidRPr="002A3028" w:rsidRDefault="00412BE2" w:rsidP="00167BD1">
            <w:pPr>
              <w:spacing w:after="0"/>
              <w:rPr>
                <w:sz w:val="20"/>
                <w:szCs w:val="20"/>
              </w:rPr>
            </w:pPr>
          </w:p>
        </w:tc>
      </w:tr>
      <w:tr w:rsidR="00412BE2" w:rsidRPr="002A3028" w14:paraId="48B03C6C" w14:textId="77777777" w:rsidTr="00345E37">
        <w:tc>
          <w:tcPr>
            <w:tcW w:w="603" w:type="dxa"/>
          </w:tcPr>
          <w:p w14:paraId="7FEEBC49" w14:textId="77777777" w:rsidR="00412BE2" w:rsidRPr="002A3028" w:rsidRDefault="00412BE2" w:rsidP="00167BD1">
            <w:pPr>
              <w:spacing w:after="160" w:line="259" w:lineRule="auto"/>
              <w:rPr>
                <w:sz w:val="20"/>
                <w:szCs w:val="20"/>
              </w:rPr>
            </w:pPr>
            <w:r w:rsidRPr="002A3028">
              <w:rPr>
                <w:sz w:val="20"/>
                <w:szCs w:val="20"/>
              </w:rPr>
              <w:t>002</w:t>
            </w:r>
          </w:p>
        </w:tc>
        <w:tc>
          <w:tcPr>
            <w:tcW w:w="1190" w:type="dxa"/>
          </w:tcPr>
          <w:p w14:paraId="04BA348F" w14:textId="77777777" w:rsidR="00412BE2" w:rsidRPr="002A3028" w:rsidRDefault="00412BE2" w:rsidP="00167BD1">
            <w:pPr>
              <w:spacing w:after="160" w:line="259" w:lineRule="auto"/>
              <w:rPr>
                <w:sz w:val="20"/>
                <w:szCs w:val="20"/>
              </w:rPr>
            </w:pPr>
          </w:p>
        </w:tc>
        <w:tc>
          <w:tcPr>
            <w:tcW w:w="1296" w:type="dxa"/>
          </w:tcPr>
          <w:p w14:paraId="767F051F" w14:textId="77777777" w:rsidR="00412BE2" w:rsidRPr="002A3028" w:rsidRDefault="00412BE2" w:rsidP="00167BD1">
            <w:pPr>
              <w:spacing w:after="160" w:line="259" w:lineRule="auto"/>
              <w:rPr>
                <w:sz w:val="20"/>
                <w:szCs w:val="20"/>
              </w:rPr>
            </w:pPr>
            <w:r w:rsidRPr="002A3028">
              <w:rPr>
                <w:sz w:val="20"/>
                <w:szCs w:val="20"/>
              </w:rPr>
              <w:t xml:space="preserve">Not required in the line item if there are associated deliverable </w:t>
            </w:r>
            <w:r w:rsidRPr="002A3028">
              <w:rPr>
                <w:sz w:val="20"/>
                <w:szCs w:val="20"/>
              </w:rPr>
              <w:lastRenderedPageBreak/>
              <w:t>subline items that include the actual detailed identification</w:t>
            </w:r>
          </w:p>
        </w:tc>
        <w:tc>
          <w:tcPr>
            <w:tcW w:w="1602" w:type="dxa"/>
          </w:tcPr>
          <w:p w14:paraId="01F478CA" w14:textId="77777777" w:rsidR="00412BE2" w:rsidRPr="002A3028" w:rsidRDefault="00412BE2" w:rsidP="00167BD1">
            <w:pPr>
              <w:spacing w:after="0"/>
              <w:rPr>
                <w:sz w:val="20"/>
                <w:szCs w:val="20"/>
              </w:rPr>
            </w:pPr>
            <w:r w:rsidRPr="002A3028">
              <w:rPr>
                <w:sz w:val="20"/>
                <w:szCs w:val="20"/>
              </w:rPr>
              <w:lastRenderedPageBreak/>
              <w:t xml:space="preserve">For informational (administrative) subline items, an accounting classification </w:t>
            </w:r>
            <w:r w:rsidRPr="002A3028">
              <w:rPr>
                <w:sz w:val="20"/>
                <w:szCs w:val="20"/>
              </w:rPr>
              <w:lastRenderedPageBreak/>
              <w:t>citation is not required</w:t>
            </w:r>
          </w:p>
        </w:tc>
        <w:tc>
          <w:tcPr>
            <w:tcW w:w="1014" w:type="dxa"/>
          </w:tcPr>
          <w:p w14:paraId="1ACAA10C" w14:textId="77777777" w:rsidR="00412BE2" w:rsidRPr="002A3028" w:rsidRDefault="00412BE2" w:rsidP="00167BD1">
            <w:pPr>
              <w:spacing w:after="160" w:line="259" w:lineRule="auto"/>
              <w:rPr>
                <w:sz w:val="20"/>
                <w:szCs w:val="20"/>
              </w:rPr>
            </w:pPr>
          </w:p>
        </w:tc>
        <w:tc>
          <w:tcPr>
            <w:tcW w:w="1040" w:type="dxa"/>
          </w:tcPr>
          <w:p w14:paraId="6A90FDA9" w14:textId="77777777" w:rsidR="00412BE2" w:rsidRPr="002A3028" w:rsidRDefault="00412BE2" w:rsidP="00167BD1">
            <w:pPr>
              <w:spacing w:after="160" w:line="259" w:lineRule="auto"/>
              <w:rPr>
                <w:sz w:val="20"/>
                <w:szCs w:val="20"/>
              </w:rPr>
            </w:pPr>
          </w:p>
        </w:tc>
        <w:tc>
          <w:tcPr>
            <w:tcW w:w="1239" w:type="dxa"/>
          </w:tcPr>
          <w:p w14:paraId="576024FE" w14:textId="77777777" w:rsidR="00412BE2" w:rsidRPr="002A3028" w:rsidRDefault="00412BE2" w:rsidP="00167BD1">
            <w:pPr>
              <w:spacing w:after="160" w:line="259" w:lineRule="auto"/>
              <w:rPr>
                <w:sz w:val="20"/>
                <w:szCs w:val="20"/>
              </w:rPr>
            </w:pPr>
          </w:p>
        </w:tc>
        <w:tc>
          <w:tcPr>
            <w:tcW w:w="592" w:type="dxa"/>
          </w:tcPr>
          <w:p w14:paraId="1E7813FE" w14:textId="77777777" w:rsidR="00412BE2" w:rsidRPr="002A3028" w:rsidRDefault="00412BE2" w:rsidP="00167BD1">
            <w:pPr>
              <w:spacing w:after="160" w:line="259" w:lineRule="auto"/>
              <w:rPr>
                <w:sz w:val="20"/>
                <w:szCs w:val="20"/>
              </w:rPr>
            </w:pPr>
          </w:p>
        </w:tc>
        <w:tc>
          <w:tcPr>
            <w:tcW w:w="1054" w:type="dxa"/>
          </w:tcPr>
          <w:p w14:paraId="7FA3CA71" w14:textId="77777777" w:rsidR="00412BE2" w:rsidRPr="002A3028" w:rsidRDefault="00412BE2" w:rsidP="00167BD1">
            <w:pPr>
              <w:spacing w:after="0"/>
              <w:rPr>
                <w:sz w:val="20"/>
                <w:szCs w:val="20"/>
              </w:rPr>
            </w:pPr>
          </w:p>
        </w:tc>
        <w:tc>
          <w:tcPr>
            <w:tcW w:w="1291" w:type="dxa"/>
          </w:tcPr>
          <w:p w14:paraId="499A42B7" w14:textId="77777777" w:rsidR="00412BE2" w:rsidRPr="002A3028" w:rsidRDefault="00412BE2" w:rsidP="00167BD1">
            <w:pPr>
              <w:spacing w:after="0"/>
              <w:rPr>
                <w:sz w:val="20"/>
                <w:szCs w:val="20"/>
              </w:rPr>
            </w:pPr>
          </w:p>
        </w:tc>
        <w:tc>
          <w:tcPr>
            <w:tcW w:w="1291" w:type="dxa"/>
          </w:tcPr>
          <w:p w14:paraId="3DFE5573" w14:textId="77777777" w:rsidR="00412BE2" w:rsidRPr="002A3028" w:rsidRDefault="00412BE2" w:rsidP="00167BD1">
            <w:pPr>
              <w:spacing w:after="0"/>
              <w:rPr>
                <w:sz w:val="20"/>
                <w:szCs w:val="20"/>
              </w:rPr>
            </w:pPr>
          </w:p>
        </w:tc>
        <w:tc>
          <w:tcPr>
            <w:tcW w:w="1283" w:type="dxa"/>
          </w:tcPr>
          <w:p w14:paraId="6120F6FD" w14:textId="77777777" w:rsidR="00412BE2" w:rsidRPr="002A3028" w:rsidRDefault="00412BE2" w:rsidP="00167BD1">
            <w:pPr>
              <w:spacing w:after="0"/>
              <w:rPr>
                <w:sz w:val="20"/>
                <w:szCs w:val="20"/>
              </w:rPr>
            </w:pPr>
          </w:p>
        </w:tc>
      </w:tr>
      <w:tr w:rsidR="00345E37" w:rsidRPr="002A3028" w14:paraId="7FF770FE" w14:textId="77777777" w:rsidTr="00345E37">
        <w:tc>
          <w:tcPr>
            <w:tcW w:w="603" w:type="dxa"/>
          </w:tcPr>
          <w:p w14:paraId="3718B6AE" w14:textId="2FD262E7" w:rsidR="00345E37" w:rsidRPr="002A3028" w:rsidRDefault="00345E37" w:rsidP="00345E37">
            <w:pPr>
              <w:spacing w:after="160" w:line="259" w:lineRule="auto"/>
              <w:rPr>
                <w:sz w:val="20"/>
                <w:szCs w:val="20"/>
              </w:rPr>
            </w:pPr>
            <w:r w:rsidRPr="002A3028">
              <w:rPr>
                <w:sz w:val="20"/>
                <w:szCs w:val="20"/>
              </w:rPr>
              <w:t>002-01</w:t>
            </w:r>
          </w:p>
        </w:tc>
        <w:tc>
          <w:tcPr>
            <w:tcW w:w="1190" w:type="dxa"/>
          </w:tcPr>
          <w:p w14:paraId="4A250282" w14:textId="77777777" w:rsidR="00345E37" w:rsidRPr="002A3028" w:rsidRDefault="00345E37" w:rsidP="00345E37">
            <w:pPr>
              <w:spacing w:after="160" w:line="259" w:lineRule="auto"/>
              <w:rPr>
                <w:sz w:val="20"/>
                <w:szCs w:val="20"/>
              </w:rPr>
            </w:pPr>
          </w:p>
        </w:tc>
        <w:tc>
          <w:tcPr>
            <w:tcW w:w="1296" w:type="dxa"/>
          </w:tcPr>
          <w:p w14:paraId="08DE1224" w14:textId="77777777" w:rsidR="00345E37" w:rsidRPr="002A3028" w:rsidRDefault="00345E37" w:rsidP="00345E37">
            <w:pPr>
              <w:spacing w:after="160" w:line="259" w:lineRule="auto"/>
              <w:rPr>
                <w:sz w:val="20"/>
                <w:szCs w:val="20"/>
              </w:rPr>
            </w:pPr>
          </w:p>
        </w:tc>
        <w:tc>
          <w:tcPr>
            <w:tcW w:w="1602" w:type="dxa"/>
          </w:tcPr>
          <w:p w14:paraId="4A6AAB8C" w14:textId="77777777" w:rsidR="00345E37" w:rsidRPr="002A3028" w:rsidRDefault="00345E37" w:rsidP="00345E37">
            <w:pPr>
              <w:spacing w:after="0"/>
              <w:rPr>
                <w:sz w:val="20"/>
                <w:szCs w:val="20"/>
              </w:rPr>
            </w:pPr>
          </w:p>
        </w:tc>
        <w:tc>
          <w:tcPr>
            <w:tcW w:w="1014" w:type="dxa"/>
          </w:tcPr>
          <w:p w14:paraId="7943E3BC" w14:textId="77777777" w:rsidR="00345E37" w:rsidRPr="002A3028" w:rsidRDefault="00345E37" w:rsidP="00345E37">
            <w:pPr>
              <w:spacing w:after="160" w:line="259" w:lineRule="auto"/>
              <w:rPr>
                <w:sz w:val="20"/>
                <w:szCs w:val="20"/>
              </w:rPr>
            </w:pPr>
          </w:p>
        </w:tc>
        <w:tc>
          <w:tcPr>
            <w:tcW w:w="1040" w:type="dxa"/>
          </w:tcPr>
          <w:p w14:paraId="3C84A73F" w14:textId="77777777" w:rsidR="00345E37" w:rsidRPr="002A3028" w:rsidRDefault="00345E37" w:rsidP="00345E37">
            <w:pPr>
              <w:spacing w:after="160" w:line="259" w:lineRule="auto"/>
              <w:rPr>
                <w:sz w:val="20"/>
                <w:szCs w:val="20"/>
              </w:rPr>
            </w:pPr>
          </w:p>
        </w:tc>
        <w:tc>
          <w:tcPr>
            <w:tcW w:w="1239" w:type="dxa"/>
          </w:tcPr>
          <w:p w14:paraId="4810F0C8" w14:textId="77777777" w:rsidR="00345E37" w:rsidRPr="002A3028" w:rsidRDefault="00345E37" w:rsidP="00345E37">
            <w:pPr>
              <w:spacing w:after="160" w:line="259" w:lineRule="auto"/>
              <w:rPr>
                <w:sz w:val="20"/>
                <w:szCs w:val="20"/>
              </w:rPr>
            </w:pPr>
          </w:p>
        </w:tc>
        <w:tc>
          <w:tcPr>
            <w:tcW w:w="592" w:type="dxa"/>
          </w:tcPr>
          <w:p w14:paraId="4CF1FAC7" w14:textId="77777777" w:rsidR="00345E37" w:rsidRPr="002A3028" w:rsidRDefault="00345E37" w:rsidP="00345E37">
            <w:pPr>
              <w:spacing w:after="160" w:line="259" w:lineRule="auto"/>
              <w:rPr>
                <w:sz w:val="20"/>
                <w:szCs w:val="20"/>
              </w:rPr>
            </w:pPr>
          </w:p>
        </w:tc>
        <w:tc>
          <w:tcPr>
            <w:tcW w:w="1054" w:type="dxa"/>
          </w:tcPr>
          <w:p w14:paraId="7A2E8120" w14:textId="77777777" w:rsidR="00345E37" w:rsidRPr="002A3028" w:rsidRDefault="00345E37" w:rsidP="00345E37">
            <w:pPr>
              <w:spacing w:after="0"/>
              <w:rPr>
                <w:sz w:val="20"/>
                <w:szCs w:val="20"/>
              </w:rPr>
            </w:pPr>
          </w:p>
        </w:tc>
        <w:tc>
          <w:tcPr>
            <w:tcW w:w="1291" w:type="dxa"/>
          </w:tcPr>
          <w:p w14:paraId="651CAAD9" w14:textId="77777777" w:rsidR="00345E37" w:rsidRPr="002A3028" w:rsidRDefault="00345E37" w:rsidP="00345E37">
            <w:pPr>
              <w:spacing w:after="0"/>
              <w:rPr>
                <w:sz w:val="20"/>
                <w:szCs w:val="20"/>
              </w:rPr>
            </w:pPr>
          </w:p>
        </w:tc>
        <w:tc>
          <w:tcPr>
            <w:tcW w:w="1291" w:type="dxa"/>
          </w:tcPr>
          <w:p w14:paraId="17D33B59" w14:textId="77777777" w:rsidR="00345E37" w:rsidRPr="002A3028" w:rsidRDefault="00345E37" w:rsidP="00345E37">
            <w:pPr>
              <w:spacing w:after="0"/>
              <w:rPr>
                <w:sz w:val="20"/>
                <w:szCs w:val="20"/>
              </w:rPr>
            </w:pPr>
          </w:p>
        </w:tc>
        <w:tc>
          <w:tcPr>
            <w:tcW w:w="1283" w:type="dxa"/>
          </w:tcPr>
          <w:p w14:paraId="1D988A1E" w14:textId="77777777" w:rsidR="00345E37" w:rsidRPr="002A3028" w:rsidRDefault="00345E37" w:rsidP="00345E37">
            <w:pPr>
              <w:spacing w:after="0"/>
              <w:rPr>
                <w:sz w:val="20"/>
                <w:szCs w:val="20"/>
              </w:rPr>
            </w:pPr>
          </w:p>
        </w:tc>
      </w:tr>
      <w:tr w:rsidR="00345E37" w:rsidRPr="002A3028" w14:paraId="71BB0206" w14:textId="77777777" w:rsidTr="00345E37">
        <w:tc>
          <w:tcPr>
            <w:tcW w:w="603" w:type="dxa"/>
          </w:tcPr>
          <w:p w14:paraId="22398625" w14:textId="3528F416" w:rsidR="00345E37" w:rsidRPr="002A3028" w:rsidRDefault="00345E37" w:rsidP="00345E37">
            <w:pPr>
              <w:spacing w:after="160" w:line="259" w:lineRule="auto"/>
              <w:rPr>
                <w:sz w:val="20"/>
                <w:szCs w:val="20"/>
              </w:rPr>
            </w:pPr>
            <w:r w:rsidRPr="002A3028">
              <w:rPr>
                <w:sz w:val="20"/>
                <w:szCs w:val="20"/>
              </w:rPr>
              <w:t>002-01</w:t>
            </w:r>
          </w:p>
        </w:tc>
        <w:tc>
          <w:tcPr>
            <w:tcW w:w="1190" w:type="dxa"/>
          </w:tcPr>
          <w:p w14:paraId="13DBFF34" w14:textId="77777777" w:rsidR="00345E37" w:rsidRPr="002A3028" w:rsidRDefault="00345E37" w:rsidP="00345E37">
            <w:pPr>
              <w:spacing w:after="160" w:line="259" w:lineRule="auto"/>
              <w:rPr>
                <w:sz w:val="20"/>
                <w:szCs w:val="20"/>
              </w:rPr>
            </w:pPr>
          </w:p>
        </w:tc>
        <w:tc>
          <w:tcPr>
            <w:tcW w:w="1296" w:type="dxa"/>
          </w:tcPr>
          <w:p w14:paraId="79DA257C" w14:textId="77777777" w:rsidR="00345E37" w:rsidRPr="002A3028" w:rsidRDefault="00345E37" w:rsidP="00345E37">
            <w:pPr>
              <w:spacing w:after="160" w:line="259" w:lineRule="auto"/>
              <w:rPr>
                <w:sz w:val="20"/>
                <w:szCs w:val="20"/>
              </w:rPr>
            </w:pPr>
          </w:p>
        </w:tc>
        <w:tc>
          <w:tcPr>
            <w:tcW w:w="1602" w:type="dxa"/>
          </w:tcPr>
          <w:p w14:paraId="40DCFDB5" w14:textId="77777777" w:rsidR="00345E37" w:rsidRPr="002A3028" w:rsidRDefault="00345E37" w:rsidP="00345E37">
            <w:pPr>
              <w:spacing w:after="0"/>
              <w:rPr>
                <w:sz w:val="20"/>
                <w:szCs w:val="20"/>
              </w:rPr>
            </w:pPr>
          </w:p>
        </w:tc>
        <w:tc>
          <w:tcPr>
            <w:tcW w:w="1014" w:type="dxa"/>
          </w:tcPr>
          <w:p w14:paraId="78FDE5BD" w14:textId="77777777" w:rsidR="00345E37" w:rsidRPr="002A3028" w:rsidRDefault="00345E37" w:rsidP="00345E37">
            <w:pPr>
              <w:spacing w:after="160" w:line="259" w:lineRule="auto"/>
              <w:rPr>
                <w:sz w:val="20"/>
                <w:szCs w:val="20"/>
              </w:rPr>
            </w:pPr>
          </w:p>
        </w:tc>
        <w:tc>
          <w:tcPr>
            <w:tcW w:w="1040" w:type="dxa"/>
          </w:tcPr>
          <w:p w14:paraId="3F636D76" w14:textId="77777777" w:rsidR="00345E37" w:rsidRPr="002A3028" w:rsidRDefault="00345E37" w:rsidP="00345E37">
            <w:pPr>
              <w:spacing w:after="160" w:line="259" w:lineRule="auto"/>
              <w:rPr>
                <w:sz w:val="20"/>
                <w:szCs w:val="20"/>
              </w:rPr>
            </w:pPr>
          </w:p>
        </w:tc>
        <w:tc>
          <w:tcPr>
            <w:tcW w:w="1239" w:type="dxa"/>
          </w:tcPr>
          <w:p w14:paraId="646B0DA0" w14:textId="77777777" w:rsidR="00345E37" w:rsidRPr="002A3028" w:rsidRDefault="00345E37" w:rsidP="00345E37">
            <w:pPr>
              <w:spacing w:after="160" w:line="259" w:lineRule="auto"/>
              <w:rPr>
                <w:sz w:val="20"/>
                <w:szCs w:val="20"/>
              </w:rPr>
            </w:pPr>
          </w:p>
        </w:tc>
        <w:tc>
          <w:tcPr>
            <w:tcW w:w="592" w:type="dxa"/>
          </w:tcPr>
          <w:p w14:paraId="79F69115" w14:textId="77777777" w:rsidR="00345E37" w:rsidRPr="002A3028" w:rsidRDefault="00345E37" w:rsidP="00345E37">
            <w:pPr>
              <w:spacing w:after="160" w:line="259" w:lineRule="auto"/>
              <w:rPr>
                <w:sz w:val="20"/>
                <w:szCs w:val="20"/>
              </w:rPr>
            </w:pPr>
          </w:p>
        </w:tc>
        <w:tc>
          <w:tcPr>
            <w:tcW w:w="1054" w:type="dxa"/>
          </w:tcPr>
          <w:p w14:paraId="0328CA4B" w14:textId="77777777" w:rsidR="00345E37" w:rsidRPr="002A3028" w:rsidRDefault="00345E37" w:rsidP="00345E37">
            <w:pPr>
              <w:spacing w:after="0"/>
              <w:rPr>
                <w:sz w:val="20"/>
                <w:szCs w:val="20"/>
              </w:rPr>
            </w:pPr>
          </w:p>
        </w:tc>
        <w:tc>
          <w:tcPr>
            <w:tcW w:w="1291" w:type="dxa"/>
          </w:tcPr>
          <w:p w14:paraId="4EE555DE" w14:textId="77777777" w:rsidR="00345E37" w:rsidRPr="002A3028" w:rsidRDefault="00345E37" w:rsidP="00345E37">
            <w:pPr>
              <w:spacing w:after="0"/>
              <w:rPr>
                <w:sz w:val="20"/>
                <w:szCs w:val="20"/>
              </w:rPr>
            </w:pPr>
          </w:p>
        </w:tc>
        <w:tc>
          <w:tcPr>
            <w:tcW w:w="1291" w:type="dxa"/>
          </w:tcPr>
          <w:p w14:paraId="4F1C0F73" w14:textId="77777777" w:rsidR="00345E37" w:rsidRPr="002A3028" w:rsidRDefault="00345E37" w:rsidP="00345E37">
            <w:pPr>
              <w:spacing w:after="0"/>
              <w:rPr>
                <w:sz w:val="20"/>
                <w:szCs w:val="20"/>
              </w:rPr>
            </w:pPr>
          </w:p>
        </w:tc>
        <w:tc>
          <w:tcPr>
            <w:tcW w:w="1283" w:type="dxa"/>
          </w:tcPr>
          <w:p w14:paraId="02898B8B" w14:textId="77777777" w:rsidR="00345E37" w:rsidRPr="002A3028" w:rsidRDefault="00345E37" w:rsidP="00345E37">
            <w:pPr>
              <w:spacing w:after="0"/>
              <w:rPr>
                <w:sz w:val="20"/>
                <w:szCs w:val="20"/>
              </w:rPr>
            </w:pPr>
          </w:p>
        </w:tc>
      </w:tr>
      <w:tr w:rsidR="00345E37" w:rsidRPr="002A3028" w14:paraId="1EFD32A6" w14:textId="77777777" w:rsidTr="00345E37">
        <w:tc>
          <w:tcPr>
            <w:tcW w:w="603" w:type="dxa"/>
          </w:tcPr>
          <w:p w14:paraId="633F55DF" w14:textId="77777777" w:rsidR="00345E37" w:rsidRPr="002A3028" w:rsidRDefault="00345E37" w:rsidP="00345E37">
            <w:pPr>
              <w:spacing w:after="160" w:line="259" w:lineRule="auto"/>
              <w:rPr>
                <w:sz w:val="20"/>
                <w:szCs w:val="20"/>
              </w:rPr>
            </w:pPr>
          </w:p>
        </w:tc>
        <w:tc>
          <w:tcPr>
            <w:tcW w:w="1190" w:type="dxa"/>
          </w:tcPr>
          <w:p w14:paraId="0FCE3C08" w14:textId="7F28C45C" w:rsidR="00345E37" w:rsidRPr="002A3028" w:rsidRDefault="00345E37" w:rsidP="00345E37">
            <w:pPr>
              <w:spacing w:after="160" w:line="259" w:lineRule="auto"/>
              <w:rPr>
                <w:sz w:val="20"/>
                <w:szCs w:val="20"/>
              </w:rPr>
            </w:pPr>
            <w:r w:rsidRPr="002A3028">
              <w:rPr>
                <w:sz w:val="20"/>
                <w:szCs w:val="20"/>
              </w:rPr>
              <w:t>Add rows as needed</w:t>
            </w:r>
          </w:p>
        </w:tc>
        <w:tc>
          <w:tcPr>
            <w:tcW w:w="1296" w:type="dxa"/>
          </w:tcPr>
          <w:p w14:paraId="75E1C795" w14:textId="77777777" w:rsidR="00345E37" w:rsidRPr="002A3028" w:rsidRDefault="00345E37" w:rsidP="00345E37">
            <w:pPr>
              <w:spacing w:after="160" w:line="259" w:lineRule="auto"/>
              <w:rPr>
                <w:sz w:val="20"/>
                <w:szCs w:val="20"/>
              </w:rPr>
            </w:pPr>
          </w:p>
        </w:tc>
        <w:tc>
          <w:tcPr>
            <w:tcW w:w="1602" w:type="dxa"/>
          </w:tcPr>
          <w:p w14:paraId="71B2A6AC" w14:textId="77777777" w:rsidR="00345E37" w:rsidRPr="002A3028" w:rsidRDefault="00345E37" w:rsidP="00345E37">
            <w:pPr>
              <w:spacing w:after="0"/>
              <w:rPr>
                <w:sz w:val="20"/>
                <w:szCs w:val="20"/>
              </w:rPr>
            </w:pPr>
          </w:p>
        </w:tc>
        <w:tc>
          <w:tcPr>
            <w:tcW w:w="1014" w:type="dxa"/>
          </w:tcPr>
          <w:p w14:paraId="6DB104F3" w14:textId="77777777" w:rsidR="00345E37" w:rsidRPr="002A3028" w:rsidRDefault="00345E37" w:rsidP="00345E37">
            <w:pPr>
              <w:spacing w:after="160" w:line="259" w:lineRule="auto"/>
              <w:rPr>
                <w:sz w:val="20"/>
                <w:szCs w:val="20"/>
              </w:rPr>
            </w:pPr>
          </w:p>
        </w:tc>
        <w:tc>
          <w:tcPr>
            <w:tcW w:w="1040" w:type="dxa"/>
          </w:tcPr>
          <w:p w14:paraId="3B17D0D8" w14:textId="77777777" w:rsidR="00345E37" w:rsidRPr="002A3028" w:rsidRDefault="00345E37" w:rsidP="00345E37">
            <w:pPr>
              <w:spacing w:after="160" w:line="259" w:lineRule="auto"/>
              <w:rPr>
                <w:sz w:val="20"/>
                <w:szCs w:val="20"/>
              </w:rPr>
            </w:pPr>
          </w:p>
        </w:tc>
        <w:tc>
          <w:tcPr>
            <w:tcW w:w="1239" w:type="dxa"/>
          </w:tcPr>
          <w:p w14:paraId="1BB3BDF8" w14:textId="77777777" w:rsidR="00345E37" w:rsidRPr="002A3028" w:rsidRDefault="00345E37" w:rsidP="00345E37">
            <w:pPr>
              <w:spacing w:after="160" w:line="259" w:lineRule="auto"/>
              <w:rPr>
                <w:sz w:val="20"/>
                <w:szCs w:val="20"/>
              </w:rPr>
            </w:pPr>
          </w:p>
        </w:tc>
        <w:tc>
          <w:tcPr>
            <w:tcW w:w="592" w:type="dxa"/>
          </w:tcPr>
          <w:p w14:paraId="598BA237" w14:textId="77777777" w:rsidR="00345E37" w:rsidRPr="002A3028" w:rsidRDefault="00345E37" w:rsidP="00345E37">
            <w:pPr>
              <w:spacing w:after="160" w:line="259" w:lineRule="auto"/>
              <w:rPr>
                <w:sz w:val="20"/>
                <w:szCs w:val="20"/>
              </w:rPr>
            </w:pPr>
          </w:p>
        </w:tc>
        <w:tc>
          <w:tcPr>
            <w:tcW w:w="1054" w:type="dxa"/>
          </w:tcPr>
          <w:p w14:paraId="5CDB10FD" w14:textId="77777777" w:rsidR="00345E37" w:rsidRPr="002A3028" w:rsidRDefault="00345E37" w:rsidP="00345E37">
            <w:pPr>
              <w:spacing w:after="0"/>
              <w:rPr>
                <w:sz w:val="20"/>
                <w:szCs w:val="20"/>
              </w:rPr>
            </w:pPr>
          </w:p>
        </w:tc>
        <w:tc>
          <w:tcPr>
            <w:tcW w:w="1291" w:type="dxa"/>
          </w:tcPr>
          <w:p w14:paraId="5B27A129" w14:textId="77777777" w:rsidR="00345E37" w:rsidRPr="002A3028" w:rsidRDefault="00345E37" w:rsidP="00345E37">
            <w:pPr>
              <w:spacing w:after="0"/>
              <w:rPr>
                <w:sz w:val="20"/>
                <w:szCs w:val="20"/>
              </w:rPr>
            </w:pPr>
          </w:p>
        </w:tc>
        <w:tc>
          <w:tcPr>
            <w:tcW w:w="1291" w:type="dxa"/>
          </w:tcPr>
          <w:p w14:paraId="1A5E8746" w14:textId="77777777" w:rsidR="00345E37" w:rsidRPr="002A3028" w:rsidRDefault="00345E37" w:rsidP="00345E37">
            <w:pPr>
              <w:spacing w:after="0"/>
              <w:rPr>
                <w:sz w:val="20"/>
                <w:szCs w:val="20"/>
              </w:rPr>
            </w:pPr>
          </w:p>
        </w:tc>
        <w:tc>
          <w:tcPr>
            <w:tcW w:w="1283" w:type="dxa"/>
          </w:tcPr>
          <w:p w14:paraId="3778590E" w14:textId="77777777" w:rsidR="00345E37" w:rsidRPr="002A3028" w:rsidRDefault="00345E37" w:rsidP="00345E37">
            <w:pPr>
              <w:spacing w:after="0"/>
              <w:rPr>
                <w:sz w:val="20"/>
                <w:szCs w:val="20"/>
              </w:rPr>
            </w:pPr>
          </w:p>
        </w:tc>
      </w:tr>
    </w:tbl>
    <w:p w14:paraId="25829AF9" w14:textId="77777777" w:rsidR="00633B5B" w:rsidRPr="00F41A86" w:rsidRDefault="00633B5B" w:rsidP="00F00325">
      <w:pPr>
        <w:pStyle w:val="Tmplt-Head"/>
      </w:pPr>
    </w:p>
    <w:sectPr w:rsidR="00633B5B" w:rsidRPr="00F41A86" w:rsidSect="00EB1578">
      <w:headerReference w:type="default" r:id="rId16"/>
      <w:headerReference w:type="first" r:id="rId17"/>
      <w:pgSz w:w="15840" w:h="12240" w:orient="landscape"/>
      <w:pgMar w:top="1440" w:right="907" w:bottom="1440"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F81CD" w14:textId="77777777" w:rsidR="00C170FE" w:rsidRDefault="00C170FE" w:rsidP="00FF397D">
      <w:pPr>
        <w:spacing w:after="0"/>
      </w:pPr>
      <w:r>
        <w:separator/>
      </w:r>
    </w:p>
  </w:endnote>
  <w:endnote w:type="continuationSeparator" w:id="0">
    <w:p w14:paraId="05393142" w14:textId="77777777" w:rsidR="00C170FE" w:rsidRDefault="00C170FE" w:rsidP="00FF39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ndale Sans UI">
    <w:altName w:val="Segoe UI"/>
    <w:charset w:val="00"/>
    <w:family w:val="swiss"/>
    <w:pitch w:val="variable"/>
    <w:sig w:usb0="00000001"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798863"/>
      <w:docPartObj>
        <w:docPartGallery w:val="Page Numbers (Bottom of Page)"/>
        <w:docPartUnique/>
      </w:docPartObj>
    </w:sdtPr>
    <w:sdtContent>
      <w:p w14:paraId="573C0521" w14:textId="4537DE37" w:rsidR="001A7398" w:rsidRDefault="001A7398">
        <w:pPr>
          <w:pStyle w:val="Footer"/>
          <w:jc w:val="center"/>
          <w:rPr>
            <w:noProof/>
          </w:rPr>
        </w:pPr>
      </w:p>
      <w:p w14:paraId="13E62164" w14:textId="5E551768" w:rsidR="00AF1D7C" w:rsidRDefault="00B84D34" w:rsidP="001A7398">
        <w:pPr>
          <w:pStyle w:val="Footer"/>
          <w:jc w:val="center"/>
        </w:pPr>
      </w:p>
    </w:sdtContent>
  </w:sdt>
  <w:p w14:paraId="3235F990" w14:textId="77777777" w:rsidR="0006787E" w:rsidRPr="00C7354E" w:rsidRDefault="0006787E" w:rsidP="00C7354E">
    <w:pPr>
      <w:spacing w:after="0"/>
      <w:jc w:val="center"/>
      <w:rPr>
        <w:rFonts w:ascii="Arial" w:eastAsia="Times New Roman" w:hAnsi="Arial"/>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760328"/>
      <w:docPartObj>
        <w:docPartGallery w:val="Page Numbers (Bottom of Page)"/>
        <w:docPartUnique/>
      </w:docPartObj>
    </w:sdtPr>
    <w:sdtEndPr>
      <w:rPr>
        <w:noProof/>
      </w:rPr>
    </w:sdtEndPr>
    <w:sdtContent>
      <w:p w14:paraId="64894CCD" w14:textId="77777777" w:rsidR="001A7398" w:rsidRDefault="001A7398">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
        <w:sdtPr>
          <w:id w:val="1999149994"/>
          <w:docPartObj>
            <w:docPartGallery w:val="Page Numbers (Bottom of Page)"/>
            <w:docPartUnique/>
          </w:docPartObj>
        </w:sdtPr>
        <w:sdtEndPr/>
        <w:sdtContent>
          <w:p w14:paraId="1A37F838" w14:textId="54ED4DD0" w:rsidR="00AF1D7C" w:rsidRDefault="00AF1D7C" w:rsidP="001A7398">
            <w:pPr>
              <w:pStyle w:val="Footer"/>
              <w:jc w:val="center"/>
            </w:pPr>
          </w:p>
          <w:p w14:paraId="24FA1981" w14:textId="77777777" w:rsidR="00AF1D7C" w:rsidRDefault="00AF1D7C" w:rsidP="001A7398">
            <w:pPr>
              <w:pStyle w:val="Footer"/>
              <w:jc w:val="center"/>
            </w:pPr>
            <w:r>
              <w:t>Source Selection Information – See FAR 2.101 and 3.104.</w:t>
            </w:r>
          </w:p>
          <w:p w14:paraId="1D2C2852" w14:textId="0BDE4C1C" w:rsidR="001A7398" w:rsidRDefault="00B84D34" w:rsidP="001A7398">
            <w:pPr>
              <w:pStyle w:val="Footer"/>
              <w:jc w:val="center"/>
            </w:pPr>
          </w:p>
        </w:sdtContent>
      </w:sdt>
    </w:sdtContent>
  </w:sdt>
  <w:p w14:paraId="4C59695E" w14:textId="77777777" w:rsidR="001A7398" w:rsidRDefault="001A7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EEDC9" w14:textId="77777777" w:rsidR="00C170FE" w:rsidRDefault="00C170FE" w:rsidP="00FF397D">
      <w:pPr>
        <w:spacing w:after="0"/>
      </w:pPr>
      <w:r>
        <w:separator/>
      </w:r>
    </w:p>
  </w:footnote>
  <w:footnote w:type="continuationSeparator" w:id="0">
    <w:p w14:paraId="12E69730" w14:textId="77777777" w:rsidR="00C170FE" w:rsidRDefault="00C170FE" w:rsidP="00FF39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CAEBE" w14:textId="2A181099" w:rsidR="004D6921" w:rsidRDefault="004D6921" w:rsidP="004D6921">
    <w:pPr>
      <w:pStyle w:val="Header"/>
      <w:jc w:val="center"/>
    </w:pPr>
    <w:r>
      <w:t xml:space="preserve">PWS for </w:t>
    </w:r>
    <w:r w:rsidR="0081211A">
      <w:t>Federated Search</w:t>
    </w:r>
    <w:r>
      <w:t xml:space="preserve"> </w:t>
    </w:r>
    <w:r w:rsidRPr="00C149BC">
      <w:t xml:space="preserve">Page </w:t>
    </w:r>
    <w:r w:rsidRPr="00C149BC">
      <w:fldChar w:fldCharType="begin"/>
    </w:r>
    <w:r w:rsidRPr="00C149BC">
      <w:instrText xml:space="preserve"> PAGE  \* Arabic  \* MERGEFORMAT </w:instrText>
    </w:r>
    <w:r w:rsidRPr="00C149BC">
      <w:fldChar w:fldCharType="separate"/>
    </w:r>
    <w:r>
      <w:t>2</w:t>
    </w:r>
    <w:r w:rsidRPr="00C149BC">
      <w:fldChar w:fldCharType="end"/>
    </w:r>
    <w:r w:rsidRPr="00C149BC">
      <w:t xml:space="preserve"> of </w:t>
    </w:r>
    <w:fldSimple w:instr=" NUMPAGES  \* Arabic  \* MERGEFORMAT ">
      <w:r>
        <w:t>17</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1CC8" w14:textId="77777777" w:rsidR="00EB1578" w:rsidRDefault="00EB1578" w:rsidP="004D6921">
    <w:pPr>
      <w:pStyle w:val="Header"/>
      <w:jc w:val="center"/>
    </w:pPr>
    <w:r>
      <w:t xml:space="preserve">PWS for &lt;Project&gt; </w:t>
    </w:r>
    <w:r w:rsidRPr="00C149BC">
      <w:t xml:space="preserve">Page </w:t>
    </w:r>
    <w:r w:rsidRPr="00C149BC">
      <w:fldChar w:fldCharType="begin"/>
    </w:r>
    <w:r w:rsidRPr="00C149BC">
      <w:instrText xml:space="preserve"> PAGE  \* Arabic  \* MERGEFORMAT </w:instrText>
    </w:r>
    <w:r w:rsidRPr="00C149BC">
      <w:fldChar w:fldCharType="separate"/>
    </w:r>
    <w:r>
      <w:t>2</w:t>
    </w:r>
    <w:r w:rsidRPr="00C149BC">
      <w:fldChar w:fldCharType="end"/>
    </w:r>
    <w:r w:rsidRPr="00C149BC">
      <w:t xml:space="preserve"> of </w:t>
    </w:r>
    <w:fldSimple w:instr=" NUMPAGES  \* Arabic  \* MERGEFORMAT ">
      <w:r>
        <w:t>17</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6C7F" w14:textId="670907CB" w:rsidR="004D6921" w:rsidRDefault="004D6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E902A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004C4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304C93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0EAF9E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1E2309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D423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E5A067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32FD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0103CB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697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53FDD"/>
    <w:multiLevelType w:val="multilevel"/>
    <w:tmpl w:val="AB2649DC"/>
    <w:lvl w:ilvl="0">
      <w:start w:val="1"/>
      <w:numFmt w:val="decimal"/>
      <w:lvlText w:val="%1"/>
      <w:lvlJc w:val="left"/>
      <w:pPr>
        <w:ind w:left="375" w:hanging="375"/>
      </w:pPr>
      <w:rPr>
        <w:rFonts w:hint="default"/>
      </w:rPr>
    </w:lvl>
    <w:lvl w:ilvl="1">
      <w:start w:val="8"/>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85003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317EEF"/>
    <w:multiLevelType w:val="hybridMultilevel"/>
    <w:tmpl w:val="B91AB7E2"/>
    <w:lvl w:ilvl="0" w:tplc="52B2CBD4">
      <w:start w:val="1"/>
      <w:numFmt w:val="decimal"/>
      <w:pStyle w:val="TmpltBodyLISTNUMB"/>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FD85CFB"/>
    <w:multiLevelType w:val="multilevel"/>
    <w:tmpl w:val="601C8FB8"/>
    <w:lvl w:ilvl="0">
      <w:start w:val="1"/>
      <w:numFmt w:val="bullet"/>
      <w:lvlText w:val=""/>
      <w:lvlJc w:val="left"/>
      <w:pPr>
        <w:ind w:left="1260" w:hanging="360"/>
      </w:pPr>
      <w:rPr>
        <w:rFonts w:ascii="Symbol" w:hAnsi="Symbol" w:hint="default"/>
      </w:rPr>
    </w:lvl>
    <w:lvl w:ilvl="1">
      <w:start w:val="1"/>
      <w:numFmt w:val="decimal"/>
      <w:lvlText w:val="%2."/>
      <w:lvlJc w:val="left"/>
      <w:pPr>
        <w:ind w:left="720" w:firstLine="0"/>
      </w:pPr>
      <w:rPr>
        <w:rFonts w:hint="default"/>
      </w:rPr>
    </w:lvl>
    <w:lvl w:ilvl="2">
      <w:start w:val="1"/>
      <w:numFmt w:val="bullet"/>
      <w:lvlText w:val=""/>
      <w:lvlJc w:val="left"/>
      <w:pPr>
        <w:ind w:left="4140" w:hanging="360"/>
      </w:pPr>
      <w:rPr>
        <w:rFonts w:ascii="Symbol" w:hAnsi="Symbol" w:hint="default"/>
      </w:rPr>
    </w:lvl>
    <w:lvl w:ilvl="3">
      <w:start w:val="1"/>
      <w:numFmt w:val="bullet"/>
      <w:lvlText w:val=""/>
      <w:lvlJc w:val="left"/>
      <w:pPr>
        <w:ind w:left="3330" w:hanging="360"/>
      </w:pPr>
      <w:rPr>
        <w:rFonts w:ascii="Symbol" w:hAnsi="Symbol" w:hint="default"/>
      </w:rPr>
    </w:lvl>
    <w:lvl w:ilvl="4">
      <w:start w:val="1"/>
      <w:numFmt w:val="bullet"/>
      <w:lvlText w:val=""/>
      <w:lvlJc w:val="left"/>
      <w:pPr>
        <w:ind w:left="1170" w:hanging="360"/>
      </w:pPr>
      <w:rPr>
        <w:rFonts w:ascii="Symbol" w:hAnsi="Symbol" w:hint="default"/>
      </w:rPr>
    </w:lvl>
    <w:lvl w:ilvl="5">
      <w:start w:val="1"/>
      <w:numFmt w:val="bullet"/>
      <w:lvlText w:val=""/>
      <w:lvlJc w:val="left"/>
      <w:pPr>
        <w:ind w:left="2880" w:hanging="360"/>
      </w:pPr>
      <w:rPr>
        <w:rFonts w:ascii="Symbol" w:hAnsi="Symbol"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4" w15:restartNumberingAfterBreak="0">
    <w:nsid w:val="213D49C3"/>
    <w:multiLevelType w:val="multilevel"/>
    <w:tmpl w:val="49E67A54"/>
    <w:lvl w:ilvl="0">
      <w:start w:val="1"/>
      <w:numFmt w:val="bullet"/>
      <w:lvlText w:val=""/>
      <w:lvlJc w:val="left"/>
      <w:pPr>
        <w:ind w:left="1260" w:hanging="360"/>
      </w:pPr>
      <w:rPr>
        <w:rFonts w:ascii="Symbol" w:hAnsi="Symbol" w:hint="default"/>
      </w:rPr>
    </w:lvl>
    <w:lvl w:ilvl="1">
      <w:start w:val="1"/>
      <w:numFmt w:val="decimal"/>
      <w:lvlText w:val="%2."/>
      <w:lvlJc w:val="left"/>
      <w:pPr>
        <w:ind w:left="720" w:firstLine="0"/>
      </w:pPr>
      <w:rPr>
        <w:rFonts w:hint="default"/>
      </w:rPr>
    </w:lvl>
    <w:lvl w:ilvl="2">
      <w:start w:val="1"/>
      <w:numFmt w:val="bullet"/>
      <w:lvlText w:val=""/>
      <w:lvlJc w:val="left"/>
      <w:pPr>
        <w:ind w:left="4140" w:hanging="360"/>
      </w:pPr>
      <w:rPr>
        <w:rFonts w:ascii="Symbol" w:hAnsi="Symbol" w:hint="default"/>
      </w:rPr>
    </w:lvl>
    <w:lvl w:ilvl="3">
      <w:start w:val="1"/>
      <w:numFmt w:val="bullet"/>
      <w:lvlText w:val=""/>
      <w:lvlJc w:val="left"/>
      <w:pPr>
        <w:ind w:left="3330" w:hanging="360"/>
      </w:pPr>
      <w:rPr>
        <w:rFonts w:ascii="Symbol" w:hAnsi="Symbol" w:hint="default"/>
      </w:rPr>
    </w:lvl>
    <w:lvl w:ilvl="4">
      <w:start w:val="1"/>
      <w:numFmt w:val="bullet"/>
      <w:lvlText w:val=""/>
      <w:lvlJc w:val="left"/>
      <w:pPr>
        <w:ind w:left="1170" w:hanging="360"/>
      </w:pPr>
      <w:rPr>
        <w:rFonts w:ascii="Symbol" w:hAnsi="Symbol" w:hint="default"/>
      </w:rPr>
    </w:lvl>
    <w:lvl w:ilvl="5">
      <w:start w:val="1"/>
      <w:numFmt w:val="bullet"/>
      <w:lvlText w:val=""/>
      <w:lvlJc w:val="left"/>
      <w:pPr>
        <w:ind w:left="2880" w:hanging="360"/>
      </w:pPr>
      <w:rPr>
        <w:rFonts w:ascii="Symbol" w:hAnsi="Symbol"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5" w15:restartNumberingAfterBreak="0">
    <w:nsid w:val="23070569"/>
    <w:multiLevelType w:val="hybridMultilevel"/>
    <w:tmpl w:val="635664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7756986"/>
    <w:multiLevelType w:val="hybridMultilevel"/>
    <w:tmpl w:val="0862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625591"/>
    <w:multiLevelType w:val="multilevel"/>
    <w:tmpl w:val="381AA118"/>
    <w:lvl w:ilvl="0">
      <w:start w:val="1"/>
      <w:numFmt w:val="bullet"/>
      <w:lvlText w:val=""/>
      <w:lvlJc w:val="left"/>
      <w:pPr>
        <w:ind w:left="12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4140" w:hanging="360"/>
      </w:pPr>
      <w:rPr>
        <w:rFonts w:ascii="Symbol" w:hAnsi="Symbol" w:hint="default"/>
      </w:rPr>
    </w:lvl>
    <w:lvl w:ilvl="3">
      <w:start w:val="1"/>
      <w:numFmt w:val="bullet"/>
      <w:lvlText w:val=""/>
      <w:lvlJc w:val="left"/>
      <w:pPr>
        <w:ind w:left="3330" w:hanging="360"/>
      </w:pPr>
      <w:rPr>
        <w:rFonts w:ascii="Symbol" w:hAnsi="Symbol" w:hint="default"/>
      </w:rPr>
    </w:lvl>
    <w:lvl w:ilvl="4">
      <w:start w:val="1"/>
      <w:numFmt w:val="bullet"/>
      <w:lvlText w:val=""/>
      <w:lvlJc w:val="left"/>
      <w:pPr>
        <w:ind w:left="1170" w:hanging="360"/>
      </w:pPr>
      <w:rPr>
        <w:rFonts w:ascii="Symbol" w:hAnsi="Symbol" w:hint="default"/>
      </w:rPr>
    </w:lvl>
    <w:lvl w:ilvl="5">
      <w:start w:val="1"/>
      <w:numFmt w:val="bullet"/>
      <w:lvlText w:val=""/>
      <w:lvlJc w:val="left"/>
      <w:pPr>
        <w:ind w:left="2880" w:hanging="360"/>
      </w:pPr>
      <w:rPr>
        <w:rFonts w:ascii="Symbol" w:hAnsi="Symbol"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8" w15:restartNumberingAfterBreak="0">
    <w:nsid w:val="2B383F65"/>
    <w:multiLevelType w:val="hybridMultilevel"/>
    <w:tmpl w:val="EAD24268"/>
    <w:lvl w:ilvl="0" w:tplc="18FA6FC4">
      <w:start w:val="1"/>
      <w:numFmt w:val="decimal"/>
      <w:lvlText w:val="1.%1."/>
      <w:lvlJc w:val="left"/>
      <w:pPr>
        <w:ind w:left="1620" w:hanging="360"/>
      </w:pPr>
      <w:rPr>
        <w:rFonts w:hint="default"/>
        <w:b/>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9" w15:restartNumberingAfterBreak="0">
    <w:nsid w:val="319E487D"/>
    <w:multiLevelType w:val="multilevel"/>
    <w:tmpl w:val="1BFAC912"/>
    <w:lvl w:ilvl="0">
      <w:start w:val="1"/>
      <w:numFmt w:val="bullet"/>
      <w:lvlText w:val=""/>
      <w:lvlJc w:val="left"/>
      <w:pPr>
        <w:ind w:left="1260" w:hanging="360"/>
      </w:pPr>
      <w:rPr>
        <w:rFonts w:ascii="Symbol" w:hAnsi="Symbol" w:hint="default"/>
      </w:rPr>
    </w:lvl>
    <w:lvl w:ilvl="1">
      <w:start w:val="1"/>
      <w:numFmt w:val="decimal"/>
      <w:lvlText w:val="%2."/>
      <w:lvlJc w:val="left"/>
      <w:pPr>
        <w:ind w:left="720" w:firstLine="0"/>
      </w:pPr>
      <w:rPr>
        <w:rFonts w:hint="default"/>
      </w:rPr>
    </w:lvl>
    <w:lvl w:ilvl="2">
      <w:start w:val="1"/>
      <w:numFmt w:val="bullet"/>
      <w:lvlText w:val=""/>
      <w:lvlJc w:val="left"/>
      <w:pPr>
        <w:ind w:left="4140" w:hanging="360"/>
      </w:pPr>
      <w:rPr>
        <w:rFonts w:ascii="Symbol" w:hAnsi="Symbol" w:hint="default"/>
      </w:rPr>
    </w:lvl>
    <w:lvl w:ilvl="3">
      <w:start w:val="1"/>
      <w:numFmt w:val="bullet"/>
      <w:lvlText w:val=""/>
      <w:lvlJc w:val="left"/>
      <w:pPr>
        <w:ind w:left="3330" w:hanging="360"/>
      </w:pPr>
      <w:rPr>
        <w:rFonts w:ascii="Symbol" w:hAnsi="Symbol" w:hint="default"/>
      </w:rPr>
    </w:lvl>
    <w:lvl w:ilvl="4">
      <w:start w:val="1"/>
      <w:numFmt w:val="bullet"/>
      <w:lvlText w:val=""/>
      <w:lvlJc w:val="left"/>
      <w:pPr>
        <w:ind w:left="1170" w:hanging="360"/>
      </w:pPr>
      <w:rPr>
        <w:rFonts w:ascii="Symbol" w:hAnsi="Symbol" w:hint="default"/>
      </w:rPr>
    </w:lvl>
    <w:lvl w:ilvl="5">
      <w:start w:val="1"/>
      <w:numFmt w:val="bullet"/>
      <w:lvlText w:val=""/>
      <w:lvlJc w:val="left"/>
      <w:pPr>
        <w:ind w:left="2880" w:hanging="360"/>
      </w:pPr>
      <w:rPr>
        <w:rFonts w:ascii="Symbol" w:hAnsi="Symbol"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0" w15:restartNumberingAfterBreak="0">
    <w:nsid w:val="31E260F1"/>
    <w:multiLevelType w:val="hybridMultilevel"/>
    <w:tmpl w:val="1C10085E"/>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1F26028"/>
    <w:multiLevelType w:val="hybridMultilevel"/>
    <w:tmpl w:val="45926F2C"/>
    <w:lvl w:ilvl="0" w:tplc="04090001">
      <w:start w:val="1"/>
      <w:numFmt w:val="bullet"/>
      <w:lvlText w:val=""/>
      <w:lvlJc w:val="left"/>
      <w:pPr>
        <w:ind w:left="1800" w:hanging="360"/>
      </w:pPr>
      <w:rPr>
        <w:rFonts w:ascii="Symbol" w:hAnsi="Symbol" w:hint="default"/>
      </w:rPr>
    </w:lvl>
    <w:lvl w:ilvl="1" w:tplc="7D84C990">
      <w:start w:val="3"/>
      <w:numFmt w:val="bullet"/>
      <w:lvlText w:val="•"/>
      <w:lvlJc w:val="left"/>
      <w:pPr>
        <w:ind w:left="2520" w:hanging="360"/>
      </w:pPr>
      <w:rPr>
        <w:rFonts w:ascii="Calibri" w:eastAsia="Calibri" w:hAnsi="Calibri" w:cs="Calibri"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63146D7"/>
    <w:multiLevelType w:val="multilevel"/>
    <w:tmpl w:val="D7267D8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A76010F"/>
    <w:multiLevelType w:val="hybridMultilevel"/>
    <w:tmpl w:val="D96462EE"/>
    <w:lvl w:ilvl="0" w:tplc="04090017">
      <w:start w:val="1"/>
      <w:numFmt w:val="lowerLetter"/>
      <w:lvlText w:val="%1)"/>
      <w:lvlJc w:val="left"/>
      <w:pPr>
        <w:ind w:left="2520" w:hanging="360"/>
      </w:pPr>
    </w:lvl>
    <w:lvl w:ilvl="1" w:tplc="9A9CD2D6">
      <w:start w:val="1"/>
      <w:numFmt w:val="lowerLetter"/>
      <w:lvlText w:val="%2."/>
      <w:lvlJc w:val="left"/>
      <w:pPr>
        <w:ind w:left="3240" w:hanging="360"/>
      </w:pPr>
      <w:rPr>
        <w:rFonts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3FF7241F"/>
    <w:multiLevelType w:val="hybridMultilevel"/>
    <w:tmpl w:val="088AEFC6"/>
    <w:lvl w:ilvl="0" w:tplc="338AB534">
      <w:start w:val="1"/>
      <w:numFmt w:val="decimal"/>
      <w:lvlText w:val="2.1.%1."/>
      <w:lvlJc w:val="left"/>
      <w:pPr>
        <w:ind w:left="2160" w:hanging="360"/>
      </w:pPr>
      <w:rPr>
        <w:rFonts w:asciiTheme="minorHAnsi" w:hAnsiTheme="minorHAnsi" w:hint="default"/>
        <w:b w:val="0"/>
        <w:i w:val="0"/>
        <w:sz w:val="22"/>
        <w:szCs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40454B3A"/>
    <w:multiLevelType w:val="hybridMultilevel"/>
    <w:tmpl w:val="CC0C8B8A"/>
    <w:lvl w:ilvl="0" w:tplc="9870A596">
      <w:start w:val="1"/>
      <w:numFmt w:val="lowerLetter"/>
      <w:pStyle w:val="Tmplt-BodyLIST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A35004"/>
    <w:multiLevelType w:val="hybridMultilevel"/>
    <w:tmpl w:val="F40E55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6806E2C"/>
    <w:multiLevelType w:val="hybridMultilevel"/>
    <w:tmpl w:val="55E808A6"/>
    <w:lvl w:ilvl="0" w:tplc="C31EDDF6">
      <w:start w:val="1"/>
      <w:numFmt w:val="decimal"/>
      <w:lvlText w:val="2.2.%1."/>
      <w:lvlJc w:val="left"/>
      <w:pPr>
        <w:ind w:left="1440" w:hanging="360"/>
      </w:pPr>
      <w:rPr>
        <w:rFonts w:ascii="Times New Roman" w:hAnsi="Times New Roman" w:hint="default"/>
        <w:b w:val="0"/>
        <w:i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6DD4D3E"/>
    <w:multiLevelType w:val="hybridMultilevel"/>
    <w:tmpl w:val="F2ECD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F41D76"/>
    <w:multiLevelType w:val="hybridMultilevel"/>
    <w:tmpl w:val="7AD270E8"/>
    <w:lvl w:ilvl="0" w:tplc="43B29A86">
      <w:start w:val="1"/>
      <w:numFmt w:val="bullet"/>
      <w:pStyle w:val="BList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ADE7C50"/>
    <w:multiLevelType w:val="multilevel"/>
    <w:tmpl w:val="8B826686"/>
    <w:lvl w:ilvl="0">
      <w:start w:val="1"/>
      <w:numFmt w:val="lowerLetter"/>
      <w:lvlText w:val="%1.)"/>
      <w:lvlJc w:val="left"/>
      <w:pPr>
        <w:ind w:left="1260" w:hanging="360"/>
      </w:pPr>
    </w:lvl>
    <w:lvl w:ilvl="1">
      <w:start w:val="1"/>
      <w:numFmt w:val="decimal"/>
      <w:lvlText w:val="%2."/>
      <w:lvlJc w:val="left"/>
      <w:pPr>
        <w:ind w:left="720" w:firstLine="0"/>
      </w:pPr>
      <w:rPr>
        <w:rFonts w:hint="default"/>
      </w:rPr>
    </w:lvl>
    <w:lvl w:ilvl="2">
      <w:start w:val="1"/>
      <w:numFmt w:val="decimal"/>
      <w:lvlText w:val="%1.%2.%3"/>
      <w:lvlJc w:val="left"/>
      <w:pPr>
        <w:ind w:left="3690" w:firstLine="0"/>
      </w:pPr>
      <w:rPr>
        <w:rFonts w:hint="default"/>
      </w:rPr>
    </w:lvl>
    <w:lvl w:ilvl="3">
      <w:start w:val="1"/>
      <w:numFmt w:val="bullet"/>
      <w:lvlText w:val=""/>
      <w:lvlJc w:val="left"/>
      <w:pPr>
        <w:ind w:left="3330" w:hanging="360"/>
      </w:pPr>
      <w:rPr>
        <w:rFonts w:ascii="Symbol" w:hAnsi="Symbol" w:hint="default"/>
      </w:rPr>
    </w:lvl>
    <w:lvl w:ilvl="4">
      <w:start w:val="1"/>
      <w:numFmt w:val="decimal"/>
      <w:lvlText w:val="%1.%2.%3.%4.%5"/>
      <w:lvlJc w:val="left"/>
      <w:pPr>
        <w:ind w:left="810" w:firstLine="0"/>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1" w15:restartNumberingAfterBreak="0">
    <w:nsid w:val="4EE320D5"/>
    <w:multiLevelType w:val="hybridMultilevel"/>
    <w:tmpl w:val="845AF786"/>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2" w15:restartNumberingAfterBreak="0">
    <w:nsid w:val="58B44D08"/>
    <w:multiLevelType w:val="hybridMultilevel"/>
    <w:tmpl w:val="04023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082572"/>
    <w:multiLevelType w:val="hybridMultilevel"/>
    <w:tmpl w:val="87765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3D56EC"/>
    <w:multiLevelType w:val="multilevel"/>
    <w:tmpl w:val="D37CF33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5" w15:restartNumberingAfterBreak="0">
    <w:nsid w:val="6196700B"/>
    <w:multiLevelType w:val="multilevel"/>
    <w:tmpl w:val="511ABA32"/>
    <w:lvl w:ilvl="0">
      <w:start w:val="1"/>
      <w:numFmt w:val="lowerLetter"/>
      <w:pStyle w:val="OList1"/>
      <w:lvlText w:val="%1.)"/>
      <w:lvlJc w:val="left"/>
      <w:pPr>
        <w:ind w:left="1260" w:hanging="360"/>
      </w:pPr>
    </w:lvl>
    <w:lvl w:ilvl="1">
      <w:start w:val="1"/>
      <w:numFmt w:val="decimal"/>
      <w:pStyle w:val="OList2"/>
      <w:lvlText w:val="%2."/>
      <w:lvlJc w:val="left"/>
      <w:pPr>
        <w:ind w:left="720" w:firstLine="0"/>
      </w:pPr>
      <w:rPr>
        <w:rFonts w:hint="default"/>
      </w:rPr>
    </w:lvl>
    <w:lvl w:ilvl="2">
      <w:start w:val="1"/>
      <w:numFmt w:val="bullet"/>
      <w:lvlText w:val=""/>
      <w:lvlJc w:val="left"/>
      <w:pPr>
        <w:ind w:left="4140" w:hanging="360"/>
      </w:pPr>
      <w:rPr>
        <w:rFonts w:ascii="Symbol" w:hAnsi="Symbol" w:hint="default"/>
      </w:rPr>
    </w:lvl>
    <w:lvl w:ilvl="3">
      <w:start w:val="1"/>
      <w:numFmt w:val="bullet"/>
      <w:lvlText w:val=""/>
      <w:lvlJc w:val="left"/>
      <w:pPr>
        <w:ind w:left="3330" w:hanging="360"/>
      </w:pPr>
      <w:rPr>
        <w:rFonts w:ascii="Symbol" w:hAnsi="Symbol" w:hint="default"/>
      </w:rPr>
    </w:lvl>
    <w:lvl w:ilvl="4">
      <w:start w:val="1"/>
      <w:numFmt w:val="bullet"/>
      <w:lvlText w:val=""/>
      <w:lvlJc w:val="left"/>
      <w:pPr>
        <w:ind w:left="1170" w:hanging="360"/>
      </w:pPr>
      <w:rPr>
        <w:rFonts w:ascii="Symbol" w:hAnsi="Symbol" w:hint="default"/>
      </w:rPr>
    </w:lvl>
    <w:lvl w:ilvl="5">
      <w:start w:val="1"/>
      <w:numFmt w:val="bullet"/>
      <w:lvlText w:val=""/>
      <w:lvlJc w:val="left"/>
      <w:pPr>
        <w:ind w:left="2880" w:hanging="360"/>
      </w:pPr>
      <w:rPr>
        <w:rFonts w:ascii="Symbol" w:hAnsi="Symbol"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6" w15:restartNumberingAfterBreak="0">
    <w:nsid w:val="6B310457"/>
    <w:multiLevelType w:val="multilevel"/>
    <w:tmpl w:val="6FE6379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C927B3D"/>
    <w:multiLevelType w:val="hybridMultilevel"/>
    <w:tmpl w:val="B678CA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DC4445E"/>
    <w:multiLevelType w:val="hybridMultilevel"/>
    <w:tmpl w:val="03CE5C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0582A71"/>
    <w:multiLevelType w:val="multilevel"/>
    <w:tmpl w:val="2CFC2CDE"/>
    <w:lvl w:ilvl="0">
      <w:start w:val="1"/>
      <w:numFmt w:val="decimal"/>
      <w:pStyle w:val="H1"/>
      <w:lvlText w:val="%1."/>
      <w:lvlJc w:val="left"/>
      <w:pPr>
        <w:ind w:left="450" w:hanging="360"/>
      </w:pPr>
      <w:rPr>
        <w:rFonts w:hint="default"/>
      </w:rPr>
    </w:lvl>
    <w:lvl w:ilvl="1">
      <w:start w:val="1"/>
      <w:numFmt w:val="decimal"/>
      <w:pStyle w:val="H2"/>
      <w:lvlText w:val="%1.%2"/>
      <w:lvlJc w:val="left"/>
      <w:pPr>
        <w:ind w:left="0" w:firstLine="0"/>
      </w:pPr>
      <w:rPr>
        <w:rFonts w:hint="default"/>
      </w:rPr>
    </w:lvl>
    <w:lvl w:ilvl="2">
      <w:start w:val="1"/>
      <w:numFmt w:val="decimal"/>
      <w:pStyle w:val="H3"/>
      <w:lvlText w:val="%1.%2.%3"/>
      <w:lvlJc w:val="left"/>
      <w:pPr>
        <w:ind w:left="0" w:firstLine="0"/>
      </w:pPr>
      <w:rPr>
        <w:rFonts w:hint="default"/>
      </w:rPr>
    </w:lvl>
    <w:lvl w:ilvl="3">
      <w:start w:val="1"/>
      <w:numFmt w:val="decimal"/>
      <w:pStyle w:val="H4"/>
      <w:lvlText w:val="%1.%2.%3.%4"/>
      <w:lvlJc w:val="left"/>
      <w:pPr>
        <w:ind w:left="0" w:firstLine="0"/>
      </w:pPr>
      <w:rPr>
        <w:rFonts w:hint="default"/>
      </w:rPr>
    </w:lvl>
    <w:lvl w:ilvl="4">
      <w:start w:val="1"/>
      <w:numFmt w:val="decimal"/>
      <w:pStyle w:val="H5"/>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3060E9B"/>
    <w:multiLevelType w:val="hybridMultilevel"/>
    <w:tmpl w:val="39281B5A"/>
    <w:lvl w:ilvl="0" w:tplc="B4F818C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E7533C"/>
    <w:multiLevelType w:val="multilevel"/>
    <w:tmpl w:val="C21AFC34"/>
    <w:lvl w:ilvl="0">
      <w:start w:val="1"/>
      <w:numFmt w:val="bullet"/>
      <w:lvlText w:val=""/>
      <w:lvlJc w:val="left"/>
      <w:pPr>
        <w:tabs>
          <w:tab w:val="num" w:pos="1800"/>
        </w:tabs>
        <w:ind w:left="1800" w:hanging="360"/>
      </w:pPr>
      <w:rPr>
        <w:rFonts w:ascii="Symbol" w:hAnsi="Symbol" w:hint="default"/>
      </w:rPr>
    </w:lvl>
    <w:lvl w:ilvl="1">
      <w:start w:val="1"/>
      <w:numFmt w:val="decimal"/>
      <w:lvlText w:val="%2."/>
      <w:lvlJc w:val="left"/>
      <w:pPr>
        <w:tabs>
          <w:tab w:val="num" w:pos="360"/>
        </w:tabs>
        <w:ind w:left="360" w:hanging="36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2" w15:restartNumberingAfterBreak="0">
    <w:nsid w:val="796F5E26"/>
    <w:multiLevelType w:val="hybridMultilevel"/>
    <w:tmpl w:val="482E9A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6E11B7"/>
    <w:multiLevelType w:val="hybridMultilevel"/>
    <w:tmpl w:val="89DAE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1038766">
    <w:abstractNumId w:val="16"/>
  </w:num>
  <w:num w:numId="2" w16cid:durableId="1608387493">
    <w:abstractNumId w:val="32"/>
  </w:num>
  <w:num w:numId="3" w16cid:durableId="1847211887">
    <w:abstractNumId w:val="40"/>
  </w:num>
  <w:num w:numId="4" w16cid:durableId="519927802">
    <w:abstractNumId w:val="25"/>
  </w:num>
  <w:num w:numId="5" w16cid:durableId="71978161">
    <w:abstractNumId w:val="12"/>
  </w:num>
  <w:num w:numId="6" w16cid:durableId="1232034468">
    <w:abstractNumId w:val="9"/>
  </w:num>
  <w:num w:numId="7" w16cid:durableId="1673949580">
    <w:abstractNumId w:val="8"/>
  </w:num>
  <w:num w:numId="8" w16cid:durableId="1992440361">
    <w:abstractNumId w:val="7"/>
  </w:num>
  <w:num w:numId="9" w16cid:durableId="60368179">
    <w:abstractNumId w:val="6"/>
  </w:num>
  <w:num w:numId="10" w16cid:durableId="619799816">
    <w:abstractNumId w:val="5"/>
  </w:num>
  <w:num w:numId="11" w16cid:durableId="985280383">
    <w:abstractNumId w:val="4"/>
  </w:num>
  <w:num w:numId="12" w16cid:durableId="1538815708">
    <w:abstractNumId w:val="3"/>
  </w:num>
  <w:num w:numId="13" w16cid:durableId="51780024">
    <w:abstractNumId w:val="2"/>
  </w:num>
  <w:num w:numId="14" w16cid:durableId="577980703">
    <w:abstractNumId w:val="1"/>
  </w:num>
  <w:num w:numId="15" w16cid:durableId="1613440119">
    <w:abstractNumId w:val="0"/>
  </w:num>
  <w:num w:numId="16" w16cid:durableId="98527125">
    <w:abstractNumId w:val="21"/>
  </w:num>
  <w:num w:numId="17" w16cid:durableId="919095821">
    <w:abstractNumId w:val="18"/>
  </w:num>
  <w:num w:numId="18" w16cid:durableId="584848553">
    <w:abstractNumId w:val="24"/>
  </w:num>
  <w:num w:numId="19" w16cid:durableId="932936465">
    <w:abstractNumId w:val="33"/>
  </w:num>
  <w:num w:numId="20" w16cid:durableId="1759984375">
    <w:abstractNumId w:val="42"/>
  </w:num>
  <w:num w:numId="21" w16cid:durableId="206456530">
    <w:abstractNumId w:val="26"/>
  </w:num>
  <w:num w:numId="22" w16cid:durableId="1417555096">
    <w:abstractNumId w:val="23"/>
  </w:num>
  <w:num w:numId="23" w16cid:durableId="82192149">
    <w:abstractNumId w:val="27"/>
  </w:num>
  <w:num w:numId="24" w16cid:durableId="1226837282">
    <w:abstractNumId w:val="11"/>
  </w:num>
  <w:num w:numId="25" w16cid:durableId="43801735">
    <w:abstractNumId w:val="38"/>
  </w:num>
  <w:num w:numId="26" w16cid:durableId="1043287544">
    <w:abstractNumId w:val="37"/>
  </w:num>
  <w:num w:numId="27" w16cid:durableId="307973624">
    <w:abstractNumId w:val="39"/>
  </w:num>
  <w:num w:numId="28" w16cid:durableId="282460635">
    <w:abstractNumId w:val="35"/>
  </w:num>
  <w:num w:numId="29" w16cid:durableId="106891700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49686677">
    <w:abstractNumId w:val="30"/>
  </w:num>
  <w:num w:numId="31" w16cid:durableId="993022817">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24613901">
    <w:abstractNumId w:val="13"/>
  </w:num>
  <w:num w:numId="33" w16cid:durableId="60447652">
    <w:abstractNumId w:val="10"/>
  </w:num>
  <w:num w:numId="34" w16cid:durableId="1534460802">
    <w:abstractNumId w:val="29"/>
  </w:num>
  <w:num w:numId="35" w16cid:durableId="1301762563">
    <w:abstractNumId w:val="43"/>
  </w:num>
  <w:num w:numId="36" w16cid:durableId="1014919304">
    <w:abstractNumId w:val="34"/>
  </w:num>
  <w:num w:numId="37" w16cid:durableId="106512274">
    <w:abstractNumId w:val="36"/>
  </w:num>
  <w:num w:numId="38" w16cid:durableId="395709530">
    <w:abstractNumId w:val="22"/>
  </w:num>
  <w:num w:numId="39" w16cid:durableId="982975955">
    <w:abstractNumId w:val="20"/>
  </w:num>
  <w:num w:numId="40" w16cid:durableId="963459088">
    <w:abstractNumId w:val="19"/>
  </w:num>
  <w:num w:numId="41" w16cid:durableId="2124418436">
    <w:abstractNumId w:val="14"/>
  </w:num>
  <w:num w:numId="42" w16cid:durableId="1328827534">
    <w:abstractNumId w:val="17"/>
  </w:num>
  <w:num w:numId="43" w16cid:durableId="32195502">
    <w:abstractNumId w:val="15"/>
  </w:num>
  <w:num w:numId="44" w16cid:durableId="208686273">
    <w:abstractNumId w:val="31"/>
  </w:num>
  <w:num w:numId="45" w16cid:durableId="399909374">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outz, Paul F. (ATF)">
    <w15:presenceInfo w15:providerId="AD" w15:userId="S::Paul.Froutz@atf.gov::3f8e327c-6c4f-4718-8c38-d28f57e1be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stylePaneSortMethod w:val="0002"/>
  <w:doNotTrackFormatting/>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163"/>
    <w:rsid w:val="00010EDB"/>
    <w:rsid w:val="000236F3"/>
    <w:rsid w:val="00030F98"/>
    <w:rsid w:val="00032649"/>
    <w:rsid w:val="0003688B"/>
    <w:rsid w:val="0006755A"/>
    <w:rsid w:val="0006787E"/>
    <w:rsid w:val="000709CF"/>
    <w:rsid w:val="000737FE"/>
    <w:rsid w:val="00080D4B"/>
    <w:rsid w:val="000A1081"/>
    <w:rsid w:val="000C6820"/>
    <w:rsid w:val="000E265D"/>
    <w:rsid w:val="00101D0C"/>
    <w:rsid w:val="00107B99"/>
    <w:rsid w:val="0011027A"/>
    <w:rsid w:val="0011417B"/>
    <w:rsid w:val="001274E1"/>
    <w:rsid w:val="001428B2"/>
    <w:rsid w:val="00143B89"/>
    <w:rsid w:val="0014627C"/>
    <w:rsid w:val="00160FA4"/>
    <w:rsid w:val="0017041C"/>
    <w:rsid w:val="00174CD9"/>
    <w:rsid w:val="00182AE9"/>
    <w:rsid w:val="001856CA"/>
    <w:rsid w:val="0018748B"/>
    <w:rsid w:val="001904C5"/>
    <w:rsid w:val="001956AF"/>
    <w:rsid w:val="001A7398"/>
    <w:rsid w:val="001B66D4"/>
    <w:rsid w:val="001D35C7"/>
    <w:rsid w:val="001D70ED"/>
    <w:rsid w:val="001F5919"/>
    <w:rsid w:val="0020622D"/>
    <w:rsid w:val="00206D43"/>
    <w:rsid w:val="0021266F"/>
    <w:rsid w:val="00214892"/>
    <w:rsid w:val="00225B2F"/>
    <w:rsid w:val="002341AB"/>
    <w:rsid w:val="00236D91"/>
    <w:rsid w:val="002410AC"/>
    <w:rsid w:val="0025096C"/>
    <w:rsid w:val="0026656C"/>
    <w:rsid w:val="002678DA"/>
    <w:rsid w:val="0027093E"/>
    <w:rsid w:val="00277C77"/>
    <w:rsid w:val="00280074"/>
    <w:rsid w:val="002868DF"/>
    <w:rsid w:val="0029384C"/>
    <w:rsid w:val="00294217"/>
    <w:rsid w:val="002A14EE"/>
    <w:rsid w:val="002A6268"/>
    <w:rsid w:val="002A6C9E"/>
    <w:rsid w:val="002B7ADF"/>
    <w:rsid w:val="002C618B"/>
    <w:rsid w:val="002C78C0"/>
    <w:rsid w:val="002D1FE6"/>
    <w:rsid w:val="002D3564"/>
    <w:rsid w:val="002E1B19"/>
    <w:rsid w:val="002E51D1"/>
    <w:rsid w:val="002E7C31"/>
    <w:rsid w:val="0030331A"/>
    <w:rsid w:val="00305C2A"/>
    <w:rsid w:val="00313260"/>
    <w:rsid w:val="00314364"/>
    <w:rsid w:val="003162E0"/>
    <w:rsid w:val="0032152A"/>
    <w:rsid w:val="00332C70"/>
    <w:rsid w:val="00345E37"/>
    <w:rsid w:val="00350479"/>
    <w:rsid w:val="00360341"/>
    <w:rsid w:val="00380519"/>
    <w:rsid w:val="00385625"/>
    <w:rsid w:val="00385775"/>
    <w:rsid w:val="00393443"/>
    <w:rsid w:val="00395A0D"/>
    <w:rsid w:val="00396DEC"/>
    <w:rsid w:val="003A45EF"/>
    <w:rsid w:val="003A462C"/>
    <w:rsid w:val="003A5236"/>
    <w:rsid w:val="003B55F7"/>
    <w:rsid w:val="003C1DD2"/>
    <w:rsid w:val="003C1FCC"/>
    <w:rsid w:val="003C4D9D"/>
    <w:rsid w:val="003D20CE"/>
    <w:rsid w:val="003D62B6"/>
    <w:rsid w:val="003E406B"/>
    <w:rsid w:val="003F094E"/>
    <w:rsid w:val="003F2FE2"/>
    <w:rsid w:val="003F6364"/>
    <w:rsid w:val="003F76B6"/>
    <w:rsid w:val="004103D9"/>
    <w:rsid w:val="004116E3"/>
    <w:rsid w:val="00412BE2"/>
    <w:rsid w:val="00415E01"/>
    <w:rsid w:val="00417989"/>
    <w:rsid w:val="0042327F"/>
    <w:rsid w:val="0043784B"/>
    <w:rsid w:val="00440168"/>
    <w:rsid w:val="00456209"/>
    <w:rsid w:val="00462282"/>
    <w:rsid w:val="00463281"/>
    <w:rsid w:val="004659AB"/>
    <w:rsid w:val="004662C1"/>
    <w:rsid w:val="00473DAE"/>
    <w:rsid w:val="004910A9"/>
    <w:rsid w:val="004C2A72"/>
    <w:rsid w:val="004C4A4A"/>
    <w:rsid w:val="004C5678"/>
    <w:rsid w:val="004C799E"/>
    <w:rsid w:val="004D6921"/>
    <w:rsid w:val="004D6D2F"/>
    <w:rsid w:val="004E1526"/>
    <w:rsid w:val="004E52F6"/>
    <w:rsid w:val="004F21CA"/>
    <w:rsid w:val="004F2314"/>
    <w:rsid w:val="00513900"/>
    <w:rsid w:val="0051454A"/>
    <w:rsid w:val="0054145E"/>
    <w:rsid w:val="00541542"/>
    <w:rsid w:val="0055011B"/>
    <w:rsid w:val="0055260D"/>
    <w:rsid w:val="0055535F"/>
    <w:rsid w:val="005633B2"/>
    <w:rsid w:val="0056570E"/>
    <w:rsid w:val="00572F04"/>
    <w:rsid w:val="00573C28"/>
    <w:rsid w:val="00577059"/>
    <w:rsid w:val="00586DE3"/>
    <w:rsid w:val="00590740"/>
    <w:rsid w:val="00591537"/>
    <w:rsid w:val="00593B8B"/>
    <w:rsid w:val="005950CD"/>
    <w:rsid w:val="005A0A6F"/>
    <w:rsid w:val="005A0BAB"/>
    <w:rsid w:val="005A4250"/>
    <w:rsid w:val="005A6487"/>
    <w:rsid w:val="005A689E"/>
    <w:rsid w:val="005B1600"/>
    <w:rsid w:val="005B5DE1"/>
    <w:rsid w:val="005C71F8"/>
    <w:rsid w:val="005D045F"/>
    <w:rsid w:val="005D67C8"/>
    <w:rsid w:val="005E03BB"/>
    <w:rsid w:val="005F62E0"/>
    <w:rsid w:val="005F6300"/>
    <w:rsid w:val="005F6FCE"/>
    <w:rsid w:val="006264B4"/>
    <w:rsid w:val="00631A99"/>
    <w:rsid w:val="00633B5B"/>
    <w:rsid w:val="006518F3"/>
    <w:rsid w:val="00655002"/>
    <w:rsid w:val="00656323"/>
    <w:rsid w:val="006657E9"/>
    <w:rsid w:val="0066657B"/>
    <w:rsid w:val="006708CE"/>
    <w:rsid w:val="00671943"/>
    <w:rsid w:val="006749C1"/>
    <w:rsid w:val="006774AE"/>
    <w:rsid w:val="00683D93"/>
    <w:rsid w:val="00686BBA"/>
    <w:rsid w:val="00694396"/>
    <w:rsid w:val="00695C5E"/>
    <w:rsid w:val="00697956"/>
    <w:rsid w:val="006A4914"/>
    <w:rsid w:val="006D76B9"/>
    <w:rsid w:val="006D782F"/>
    <w:rsid w:val="006F56A0"/>
    <w:rsid w:val="007044DB"/>
    <w:rsid w:val="00705652"/>
    <w:rsid w:val="00710CD4"/>
    <w:rsid w:val="00712590"/>
    <w:rsid w:val="007168DE"/>
    <w:rsid w:val="00723F23"/>
    <w:rsid w:val="007276C8"/>
    <w:rsid w:val="007341C7"/>
    <w:rsid w:val="00734BA1"/>
    <w:rsid w:val="00734DBC"/>
    <w:rsid w:val="00735E1C"/>
    <w:rsid w:val="007428B6"/>
    <w:rsid w:val="0076434D"/>
    <w:rsid w:val="007728D3"/>
    <w:rsid w:val="00774577"/>
    <w:rsid w:val="00782ED1"/>
    <w:rsid w:val="00783DF9"/>
    <w:rsid w:val="007843B6"/>
    <w:rsid w:val="00786C6A"/>
    <w:rsid w:val="0079151C"/>
    <w:rsid w:val="007961F5"/>
    <w:rsid w:val="007A2174"/>
    <w:rsid w:val="007D1E5C"/>
    <w:rsid w:val="007D54A8"/>
    <w:rsid w:val="007E27D7"/>
    <w:rsid w:val="007E3EB1"/>
    <w:rsid w:val="007E4586"/>
    <w:rsid w:val="008103B4"/>
    <w:rsid w:val="0081211A"/>
    <w:rsid w:val="00816A33"/>
    <w:rsid w:val="00832624"/>
    <w:rsid w:val="008418B3"/>
    <w:rsid w:val="0085707A"/>
    <w:rsid w:val="00857828"/>
    <w:rsid w:val="00857F87"/>
    <w:rsid w:val="0086242E"/>
    <w:rsid w:val="00864586"/>
    <w:rsid w:val="00865329"/>
    <w:rsid w:val="008705D2"/>
    <w:rsid w:val="0087211E"/>
    <w:rsid w:val="00882435"/>
    <w:rsid w:val="00887C78"/>
    <w:rsid w:val="00896D0F"/>
    <w:rsid w:val="008A5C5C"/>
    <w:rsid w:val="008B207F"/>
    <w:rsid w:val="008B25B5"/>
    <w:rsid w:val="008B2B1A"/>
    <w:rsid w:val="008B38A2"/>
    <w:rsid w:val="008B4D52"/>
    <w:rsid w:val="008C3EE0"/>
    <w:rsid w:val="008D5B90"/>
    <w:rsid w:val="008D6961"/>
    <w:rsid w:val="008D7A68"/>
    <w:rsid w:val="008E4584"/>
    <w:rsid w:val="00902FA4"/>
    <w:rsid w:val="0090471A"/>
    <w:rsid w:val="00904899"/>
    <w:rsid w:val="009124F1"/>
    <w:rsid w:val="009128BD"/>
    <w:rsid w:val="00912F2D"/>
    <w:rsid w:val="00926F30"/>
    <w:rsid w:val="009312A5"/>
    <w:rsid w:val="00941C12"/>
    <w:rsid w:val="00954C50"/>
    <w:rsid w:val="00956760"/>
    <w:rsid w:val="00961CDA"/>
    <w:rsid w:val="009724E7"/>
    <w:rsid w:val="0098228A"/>
    <w:rsid w:val="0099542F"/>
    <w:rsid w:val="00995B24"/>
    <w:rsid w:val="009B7025"/>
    <w:rsid w:val="009D465A"/>
    <w:rsid w:val="009E54B8"/>
    <w:rsid w:val="009E6219"/>
    <w:rsid w:val="009F0D30"/>
    <w:rsid w:val="009F37A3"/>
    <w:rsid w:val="00A00277"/>
    <w:rsid w:val="00A12B92"/>
    <w:rsid w:val="00A1340C"/>
    <w:rsid w:val="00A1437A"/>
    <w:rsid w:val="00A153DD"/>
    <w:rsid w:val="00A21ECF"/>
    <w:rsid w:val="00A22E01"/>
    <w:rsid w:val="00A325E5"/>
    <w:rsid w:val="00A3324F"/>
    <w:rsid w:val="00A33767"/>
    <w:rsid w:val="00A3512D"/>
    <w:rsid w:val="00A41346"/>
    <w:rsid w:val="00A730BB"/>
    <w:rsid w:val="00A748B7"/>
    <w:rsid w:val="00A80709"/>
    <w:rsid w:val="00A941D1"/>
    <w:rsid w:val="00A9450F"/>
    <w:rsid w:val="00A95E27"/>
    <w:rsid w:val="00AA0926"/>
    <w:rsid w:val="00AD6707"/>
    <w:rsid w:val="00AE29C8"/>
    <w:rsid w:val="00AE3EF7"/>
    <w:rsid w:val="00AF1D7C"/>
    <w:rsid w:val="00AF209A"/>
    <w:rsid w:val="00B153DC"/>
    <w:rsid w:val="00B17C56"/>
    <w:rsid w:val="00B20393"/>
    <w:rsid w:val="00B27FB6"/>
    <w:rsid w:val="00B456C1"/>
    <w:rsid w:val="00B51CD3"/>
    <w:rsid w:val="00B54645"/>
    <w:rsid w:val="00B6149D"/>
    <w:rsid w:val="00B63C8D"/>
    <w:rsid w:val="00B6755D"/>
    <w:rsid w:val="00B723C2"/>
    <w:rsid w:val="00B72E61"/>
    <w:rsid w:val="00B751DB"/>
    <w:rsid w:val="00B75DFB"/>
    <w:rsid w:val="00B84D34"/>
    <w:rsid w:val="00B90F5D"/>
    <w:rsid w:val="00B932AA"/>
    <w:rsid w:val="00B9506F"/>
    <w:rsid w:val="00B95B93"/>
    <w:rsid w:val="00B95F8D"/>
    <w:rsid w:val="00B9639C"/>
    <w:rsid w:val="00BA03B3"/>
    <w:rsid w:val="00BA0D0E"/>
    <w:rsid w:val="00BA5B3F"/>
    <w:rsid w:val="00BB0579"/>
    <w:rsid w:val="00BB4DD6"/>
    <w:rsid w:val="00BB7B85"/>
    <w:rsid w:val="00BC16A6"/>
    <w:rsid w:val="00BC4978"/>
    <w:rsid w:val="00BD0A58"/>
    <w:rsid w:val="00BD10E7"/>
    <w:rsid w:val="00BD6370"/>
    <w:rsid w:val="00BE63C8"/>
    <w:rsid w:val="00BF1EB9"/>
    <w:rsid w:val="00C149BC"/>
    <w:rsid w:val="00C15E20"/>
    <w:rsid w:val="00C170FE"/>
    <w:rsid w:val="00C20155"/>
    <w:rsid w:val="00C34163"/>
    <w:rsid w:val="00C50B2E"/>
    <w:rsid w:val="00C53A0F"/>
    <w:rsid w:val="00C7354E"/>
    <w:rsid w:val="00C76295"/>
    <w:rsid w:val="00C8051D"/>
    <w:rsid w:val="00C8371C"/>
    <w:rsid w:val="00C85148"/>
    <w:rsid w:val="00C879B2"/>
    <w:rsid w:val="00C9264E"/>
    <w:rsid w:val="00C94A67"/>
    <w:rsid w:val="00CA2B2E"/>
    <w:rsid w:val="00CA5BE2"/>
    <w:rsid w:val="00CB0D2F"/>
    <w:rsid w:val="00CB4015"/>
    <w:rsid w:val="00CD2CDE"/>
    <w:rsid w:val="00CE122B"/>
    <w:rsid w:val="00CE21A4"/>
    <w:rsid w:val="00D046DF"/>
    <w:rsid w:val="00D07667"/>
    <w:rsid w:val="00D24BD4"/>
    <w:rsid w:val="00D2769D"/>
    <w:rsid w:val="00D311CE"/>
    <w:rsid w:val="00D345DB"/>
    <w:rsid w:val="00D3499F"/>
    <w:rsid w:val="00D34FB4"/>
    <w:rsid w:val="00D4678F"/>
    <w:rsid w:val="00D57040"/>
    <w:rsid w:val="00D75477"/>
    <w:rsid w:val="00D84DD7"/>
    <w:rsid w:val="00D85126"/>
    <w:rsid w:val="00D975D1"/>
    <w:rsid w:val="00DA2AC9"/>
    <w:rsid w:val="00DB215F"/>
    <w:rsid w:val="00DB2814"/>
    <w:rsid w:val="00DB4FC8"/>
    <w:rsid w:val="00DB7A0B"/>
    <w:rsid w:val="00DC0443"/>
    <w:rsid w:val="00DC2637"/>
    <w:rsid w:val="00DC4FFF"/>
    <w:rsid w:val="00DD5296"/>
    <w:rsid w:val="00DD54B1"/>
    <w:rsid w:val="00DF03EC"/>
    <w:rsid w:val="00DF504B"/>
    <w:rsid w:val="00E03C4D"/>
    <w:rsid w:val="00E063E6"/>
    <w:rsid w:val="00E06427"/>
    <w:rsid w:val="00E14633"/>
    <w:rsid w:val="00E15531"/>
    <w:rsid w:val="00E2251E"/>
    <w:rsid w:val="00E31775"/>
    <w:rsid w:val="00E366B9"/>
    <w:rsid w:val="00E40FB1"/>
    <w:rsid w:val="00E46F34"/>
    <w:rsid w:val="00E513C8"/>
    <w:rsid w:val="00E55938"/>
    <w:rsid w:val="00E56211"/>
    <w:rsid w:val="00E6166A"/>
    <w:rsid w:val="00E64725"/>
    <w:rsid w:val="00E70C8B"/>
    <w:rsid w:val="00E77E71"/>
    <w:rsid w:val="00E859B3"/>
    <w:rsid w:val="00E85C8A"/>
    <w:rsid w:val="00EB1578"/>
    <w:rsid w:val="00ED08D1"/>
    <w:rsid w:val="00ED6EBD"/>
    <w:rsid w:val="00EE5515"/>
    <w:rsid w:val="00F00325"/>
    <w:rsid w:val="00F0228F"/>
    <w:rsid w:val="00F04F30"/>
    <w:rsid w:val="00F14D78"/>
    <w:rsid w:val="00F20002"/>
    <w:rsid w:val="00F342DC"/>
    <w:rsid w:val="00F41A86"/>
    <w:rsid w:val="00F603FF"/>
    <w:rsid w:val="00F62B68"/>
    <w:rsid w:val="00F91A96"/>
    <w:rsid w:val="00F947D9"/>
    <w:rsid w:val="00F97AA3"/>
    <w:rsid w:val="00FB7F49"/>
    <w:rsid w:val="00FC0F0B"/>
    <w:rsid w:val="00FC27FF"/>
    <w:rsid w:val="00FE5FD7"/>
    <w:rsid w:val="00FF1625"/>
    <w:rsid w:val="00FF26C4"/>
    <w:rsid w:val="00FF3070"/>
    <w:rsid w:val="00FF397D"/>
    <w:rsid w:val="00FF4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53B11"/>
  <w15:docId w15:val="{CE7B5569-B45E-42D2-A898-90BCF76D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4145E"/>
    <w:pPr>
      <w:spacing w:after="200"/>
    </w:pPr>
    <w:rPr>
      <w:sz w:val="24"/>
      <w:szCs w:val="24"/>
    </w:rPr>
  </w:style>
  <w:style w:type="paragraph" w:styleId="Heading1">
    <w:name w:val="heading 1"/>
    <w:basedOn w:val="Normal"/>
    <w:next w:val="Normal"/>
    <w:link w:val="Heading1Char"/>
    <w:uiPriority w:val="9"/>
    <w:semiHidden/>
    <w:qFormat/>
    <w:rsid w:val="00E6472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autoRedefine/>
    <w:qFormat/>
    <w:rsid w:val="00E14633"/>
    <w:pPr>
      <w:keepNext/>
      <w:keepLines/>
      <w:adjustRightInd w:val="0"/>
      <w:spacing w:before="240" w:after="120"/>
      <w:outlineLvl w:val="2"/>
    </w:pPr>
    <w:rPr>
      <w:rFonts w:asciiTheme="minorHAnsi" w:hAnsiTheme="minorHAnsi" w:cstheme="minorHAnsi"/>
      <w:b/>
    </w:rPr>
  </w:style>
  <w:style w:type="paragraph" w:styleId="Heading4">
    <w:name w:val="heading 4"/>
    <w:basedOn w:val="Normal"/>
    <w:next w:val="Normal"/>
    <w:link w:val="Heading4Char"/>
    <w:qFormat/>
    <w:rsid w:val="00E14633"/>
    <w:pPr>
      <w:keepNext/>
      <w:adjustRightInd w:val="0"/>
      <w:spacing w:before="240" w:after="60"/>
      <w:outlineLvl w:val="3"/>
    </w:pPr>
    <w:rPr>
      <w:rFonts w:asciiTheme="minorHAnsi" w:eastAsia="Times New Roman" w:hAnsiTheme="minorHAns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Paragraph"/>
    <w:basedOn w:val="Normal"/>
    <w:link w:val="ListParagraphChar"/>
    <w:uiPriority w:val="34"/>
    <w:qFormat/>
    <w:rsid w:val="00AD6707"/>
    <w:pPr>
      <w:ind w:left="720"/>
      <w:contextualSpacing/>
    </w:pPr>
  </w:style>
  <w:style w:type="paragraph" w:styleId="BalloonText">
    <w:name w:val="Balloon Text"/>
    <w:basedOn w:val="Normal"/>
    <w:link w:val="BalloonTextChar"/>
    <w:uiPriority w:val="99"/>
    <w:semiHidden/>
    <w:unhideWhenUsed/>
    <w:rsid w:val="00786C6A"/>
    <w:pPr>
      <w:spacing w:after="0"/>
    </w:pPr>
    <w:rPr>
      <w:rFonts w:ascii="Tahoma" w:hAnsi="Tahoma" w:cs="Tahoma"/>
      <w:sz w:val="16"/>
      <w:szCs w:val="16"/>
    </w:rPr>
  </w:style>
  <w:style w:type="character" w:customStyle="1" w:styleId="BalloonTextChar">
    <w:name w:val="Balloon Text Char"/>
    <w:link w:val="BalloonText"/>
    <w:uiPriority w:val="99"/>
    <w:semiHidden/>
    <w:rsid w:val="00786C6A"/>
    <w:rPr>
      <w:rFonts w:ascii="Tahoma" w:hAnsi="Tahoma" w:cs="Tahoma"/>
      <w:sz w:val="16"/>
      <w:szCs w:val="16"/>
    </w:rPr>
  </w:style>
  <w:style w:type="paragraph" w:styleId="Header">
    <w:name w:val="header"/>
    <w:basedOn w:val="Normal"/>
    <w:link w:val="HeaderChar"/>
    <w:uiPriority w:val="99"/>
    <w:unhideWhenUsed/>
    <w:rsid w:val="00FF397D"/>
    <w:pPr>
      <w:tabs>
        <w:tab w:val="center" w:pos="4680"/>
        <w:tab w:val="right" w:pos="9360"/>
      </w:tabs>
    </w:pPr>
  </w:style>
  <w:style w:type="character" w:customStyle="1" w:styleId="HeaderChar">
    <w:name w:val="Header Char"/>
    <w:link w:val="Header"/>
    <w:uiPriority w:val="99"/>
    <w:rsid w:val="0054145E"/>
    <w:rPr>
      <w:sz w:val="24"/>
      <w:szCs w:val="24"/>
    </w:rPr>
  </w:style>
  <w:style w:type="character" w:styleId="UnresolvedMention">
    <w:name w:val="Unresolved Mention"/>
    <w:basedOn w:val="DefaultParagraphFont"/>
    <w:uiPriority w:val="99"/>
    <w:semiHidden/>
    <w:unhideWhenUsed/>
    <w:rsid w:val="007168DE"/>
    <w:rPr>
      <w:color w:val="808080"/>
      <w:shd w:val="clear" w:color="auto" w:fill="E6E6E6"/>
    </w:rPr>
  </w:style>
  <w:style w:type="character" w:styleId="CommentReference">
    <w:name w:val="annotation reference"/>
    <w:basedOn w:val="DefaultParagraphFont"/>
    <w:uiPriority w:val="99"/>
    <w:semiHidden/>
    <w:unhideWhenUsed/>
    <w:rsid w:val="00864586"/>
    <w:rPr>
      <w:sz w:val="16"/>
      <w:szCs w:val="16"/>
    </w:rPr>
  </w:style>
  <w:style w:type="paragraph" w:styleId="CommentText">
    <w:name w:val="annotation text"/>
    <w:basedOn w:val="Normal"/>
    <w:link w:val="CommentTextChar"/>
    <w:uiPriority w:val="99"/>
    <w:semiHidden/>
    <w:unhideWhenUsed/>
    <w:rsid w:val="00864586"/>
    <w:rPr>
      <w:sz w:val="20"/>
      <w:szCs w:val="20"/>
    </w:rPr>
  </w:style>
  <w:style w:type="character" w:customStyle="1" w:styleId="CommentTextChar">
    <w:name w:val="Comment Text Char"/>
    <w:basedOn w:val="DefaultParagraphFont"/>
    <w:link w:val="CommentText"/>
    <w:uiPriority w:val="99"/>
    <w:semiHidden/>
    <w:rsid w:val="00864586"/>
  </w:style>
  <w:style w:type="paragraph" w:styleId="CommentSubject">
    <w:name w:val="annotation subject"/>
    <w:basedOn w:val="CommentText"/>
    <w:next w:val="CommentText"/>
    <w:link w:val="CommentSubjectChar"/>
    <w:uiPriority w:val="99"/>
    <w:semiHidden/>
    <w:unhideWhenUsed/>
    <w:rsid w:val="00864586"/>
    <w:rPr>
      <w:b/>
      <w:bCs/>
    </w:rPr>
  </w:style>
  <w:style w:type="character" w:customStyle="1" w:styleId="CommentSubjectChar">
    <w:name w:val="Comment Subject Char"/>
    <w:basedOn w:val="CommentTextChar"/>
    <w:link w:val="CommentSubject"/>
    <w:uiPriority w:val="99"/>
    <w:semiHidden/>
    <w:rsid w:val="00864586"/>
    <w:rPr>
      <w:b/>
      <w:bCs/>
    </w:rPr>
  </w:style>
  <w:style w:type="character" w:customStyle="1" w:styleId="Heading1Char">
    <w:name w:val="Heading 1 Char"/>
    <w:basedOn w:val="DefaultParagraphFont"/>
    <w:link w:val="Heading1"/>
    <w:uiPriority w:val="9"/>
    <w:semiHidden/>
    <w:rsid w:val="0054145E"/>
    <w:rPr>
      <w:rFonts w:asciiTheme="majorHAnsi" w:eastAsiaTheme="majorEastAsia" w:hAnsiTheme="majorHAnsi" w:cstheme="majorBidi"/>
      <w:color w:val="365F91" w:themeColor="accent1" w:themeShade="BF"/>
      <w:sz w:val="32"/>
      <w:szCs w:val="32"/>
    </w:rPr>
  </w:style>
  <w:style w:type="paragraph" w:customStyle="1" w:styleId="Tmplt-Head">
    <w:name w:val="Tmplt-Head"/>
    <w:basedOn w:val="Normal"/>
    <w:link w:val="Tmplt-HeadChar"/>
    <w:uiPriority w:val="4"/>
    <w:qFormat/>
    <w:rsid w:val="00591537"/>
    <w:rPr>
      <w:rFonts w:asciiTheme="minorHAnsi" w:hAnsiTheme="minorHAnsi" w:cstheme="minorHAnsi"/>
      <w:b/>
    </w:rPr>
  </w:style>
  <w:style w:type="paragraph" w:customStyle="1" w:styleId="Tmplt-Body">
    <w:name w:val="Tmplt-Body"/>
    <w:basedOn w:val="Normal"/>
    <w:link w:val="Tmplt-BodyChar"/>
    <w:qFormat/>
    <w:rsid w:val="00591537"/>
    <w:rPr>
      <w:rFonts w:asciiTheme="minorHAnsi" w:hAnsiTheme="minorHAnsi" w:cstheme="minorHAnsi"/>
    </w:rPr>
  </w:style>
  <w:style w:type="character" w:customStyle="1" w:styleId="Tmplt-HeadChar">
    <w:name w:val="Tmplt-Head Char"/>
    <w:basedOn w:val="DefaultParagraphFont"/>
    <w:link w:val="Tmplt-Head"/>
    <w:uiPriority w:val="4"/>
    <w:rsid w:val="0054145E"/>
    <w:rPr>
      <w:rFonts w:asciiTheme="minorHAnsi" w:hAnsiTheme="minorHAnsi" w:cstheme="minorHAnsi"/>
      <w:b/>
      <w:sz w:val="24"/>
      <w:szCs w:val="24"/>
    </w:rPr>
  </w:style>
  <w:style w:type="paragraph" w:customStyle="1" w:styleId="Tmplt-italics">
    <w:name w:val="Tmplt-italics"/>
    <w:basedOn w:val="ListParagraph"/>
    <w:link w:val="Tmplt-italicsChar"/>
    <w:uiPriority w:val="1"/>
    <w:qFormat/>
    <w:rsid w:val="00591537"/>
    <w:pPr>
      <w:ind w:left="0"/>
    </w:pPr>
    <w:rPr>
      <w:rFonts w:asciiTheme="minorHAnsi" w:hAnsiTheme="minorHAnsi" w:cstheme="minorHAnsi"/>
      <w:i/>
    </w:rPr>
  </w:style>
  <w:style w:type="character" w:customStyle="1" w:styleId="Tmplt-BodyChar">
    <w:name w:val="Tmplt-Body Char"/>
    <w:basedOn w:val="DefaultParagraphFont"/>
    <w:link w:val="Tmplt-Body"/>
    <w:rsid w:val="00591537"/>
    <w:rPr>
      <w:rFonts w:asciiTheme="minorHAnsi" w:hAnsiTheme="minorHAnsi" w:cstheme="minorHAnsi"/>
      <w:sz w:val="24"/>
      <w:szCs w:val="24"/>
    </w:rPr>
  </w:style>
  <w:style w:type="paragraph" w:customStyle="1" w:styleId="Tmplt-BodyLISTLETTER">
    <w:name w:val="Tmplt-BodyLISTLETTER"/>
    <w:basedOn w:val="ListParagraph"/>
    <w:link w:val="Tmplt-BodyLISTLETTERChar"/>
    <w:uiPriority w:val="2"/>
    <w:qFormat/>
    <w:rsid w:val="00DA2AC9"/>
    <w:pPr>
      <w:numPr>
        <w:numId w:val="4"/>
      </w:numPr>
      <w:contextualSpacing w:val="0"/>
    </w:pPr>
    <w:rPr>
      <w:rFonts w:asciiTheme="minorHAnsi" w:hAnsiTheme="minorHAnsi" w:cstheme="minorHAnsi"/>
    </w:rPr>
  </w:style>
  <w:style w:type="character" w:customStyle="1" w:styleId="ListParagraphChar">
    <w:name w:val="List Paragraph Char"/>
    <w:aliases w:val="Bullet Paragraph Char"/>
    <w:basedOn w:val="DefaultParagraphFont"/>
    <w:link w:val="ListParagraph"/>
    <w:uiPriority w:val="34"/>
    <w:rsid w:val="0054145E"/>
    <w:rPr>
      <w:sz w:val="24"/>
      <w:szCs w:val="24"/>
    </w:rPr>
  </w:style>
  <w:style w:type="character" w:customStyle="1" w:styleId="Tmplt-italicsChar">
    <w:name w:val="Tmplt-italics Char"/>
    <w:basedOn w:val="ListParagraphChar"/>
    <w:link w:val="Tmplt-italics"/>
    <w:uiPriority w:val="1"/>
    <w:rsid w:val="0054145E"/>
    <w:rPr>
      <w:rFonts w:asciiTheme="minorHAnsi" w:hAnsiTheme="minorHAnsi" w:cstheme="minorHAnsi"/>
      <w:i/>
      <w:sz w:val="24"/>
      <w:szCs w:val="24"/>
    </w:rPr>
  </w:style>
  <w:style w:type="paragraph" w:customStyle="1" w:styleId="TmpltBodyLISTNUMB">
    <w:name w:val="Tmplt_BodyLISTNUMB"/>
    <w:basedOn w:val="Tmplt-BodyLISTLETTER"/>
    <w:link w:val="TmpltBodyLISTNUMBChar"/>
    <w:uiPriority w:val="3"/>
    <w:qFormat/>
    <w:rsid w:val="002341AB"/>
    <w:pPr>
      <w:numPr>
        <w:numId w:val="5"/>
      </w:numPr>
    </w:pPr>
  </w:style>
  <w:style w:type="character" w:customStyle="1" w:styleId="Tmplt-BodyLISTLETTERChar">
    <w:name w:val="Tmplt-BodyLISTLETTER Char"/>
    <w:basedOn w:val="ListParagraphChar"/>
    <w:link w:val="Tmplt-BodyLISTLETTER"/>
    <w:uiPriority w:val="2"/>
    <w:rsid w:val="0054145E"/>
    <w:rPr>
      <w:rFonts w:asciiTheme="minorHAnsi" w:hAnsiTheme="minorHAnsi" w:cstheme="minorHAnsi"/>
      <w:sz w:val="24"/>
      <w:szCs w:val="24"/>
    </w:rPr>
  </w:style>
  <w:style w:type="character" w:customStyle="1" w:styleId="TmpltBodyLISTNUMBChar">
    <w:name w:val="Tmplt_BodyLISTNUMB Char"/>
    <w:basedOn w:val="Tmplt-BodyLISTLETTERChar"/>
    <w:link w:val="TmpltBodyLISTNUMB"/>
    <w:uiPriority w:val="3"/>
    <w:rsid w:val="0054145E"/>
    <w:rPr>
      <w:rFonts w:asciiTheme="minorHAnsi" w:hAnsiTheme="minorHAnsi" w:cstheme="minorHAnsi"/>
      <w:sz w:val="24"/>
      <w:szCs w:val="24"/>
    </w:rPr>
  </w:style>
  <w:style w:type="character" w:styleId="Hyperlink">
    <w:name w:val="Hyperlink"/>
    <w:basedOn w:val="DefaultParagraphFont"/>
    <w:uiPriority w:val="99"/>
    <w:rsid w:val="0086242E"/>
    <w:rPr>
      <w:color w:val="0000FF"/>
      <w:u w:val="single"/>
    </w:rPr>
  </w:style>
  <w:style w:type="paragraph" w:styleId="TOC3">
    <w:name w:val="toc 3"/>
    <w:basedOn w:val="Normal"/>
    <w:uiPriority w:val="39"/>
    <w:rsid w:val="0086242E"/>
    <w:pPr>
      <w:widowControl w:val="0"/>
      <w:suppressLineNumbers/>
      <w:tabs>
        <w:tab w:val="right" w:leader="dot" w:pos="8640"/>
      </w:tabs>
      <w:suppressAutoHyphens/>
      <w:adjustRightInd w:val="0"/>
      <w:spacing w:after="0"/>
      <w:ind w:left="566"/>
    </w:pPr>
    <w:rPr>
      <w:rFonts w:ascii="Palatino Linotype" w:eastAsia="Andale Sans UI" w:hAnsi="Palatino Linotype" w:cs="Tahoma"/>
    </w:rPr>
  </w:style>
  <w:style w:type="paragraph" w:styleId="TOCHeading">
    <w:name w:val="TOC Heading"/>
    <w:basedOn w:val="Heading1"/>
    <w:next w:val="Normal"/>
    <w:uiPriority w:val="39"/>
    <w:unhideWhenUsed/>
    <w:qFormat/>
    <w:rsid w:val="0086242E"/>
    <w:pPr>
      <w:spacing w:line="259" w:lineRule="auto"/>
      <w:outlineLvl w:val="9"/>
    </w:pPr>
  </w:style>
  <w:style w:type="character" w:customStyle="1" w:styleId="Heading3Char">
    <w:name w:val="Heading 3 Char"/>
    <w:basedOn w:val="DefaultParagraphFont"/>
    <w:link w:val="Heading3"/>
    <w:rsid w:val="00E14633"/>
    <w:rPr>
      <w:rFonts w:asciiTheme="minorHAnsi" w:hAnsiTheme="minorHAnsi" w:cstheme="minorHAnsi"/>
      <w:b/>
      <w:sz w:val="24"/>
      <w:szCs w:val="24"/>
    </w:rPr>
  </w:style>
  <w:style w:type="character" w:customStyle="1" w:styleId="Heading4Char">
    <w:name w:val="Heading 4 Char"/>
    <w:basedOn w:val="DefaultParagraphFont"/>
    <w:link w:val="Heading4"/>
    <w:rsid w:val="00E14633"/>
    <w:rPr>
      <w:rFonts w:asciiTheme="minorHAnsi" w:eastAsia="Times New Roman" w:hAnsiTheme="minorHAnsi"/>
      <w:b/>
      <w:bCs/>
      <w:sz w:val="24"/>
      <w:szCs w:val="28"/>
    </w:rPr>
  </w:style>
  <w:style w:type="table" w:customStyle="1" w:styleId="TableGrid1">
    <w:name w:val="Table Grid1"/>
    <w:basedOn w:val="TableNormal"/>
    <w:next w:val="TableGrid"/>
    <w:uiPriority w:val="39"/>
    <w:rsid w:val="00F2000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200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06D43"/>
    <w:rPr>
      <w:color w:val="800080" w:themeColor="followedHyperlink"/>
      <w:u w:val="single"/>
    </w:rPr>
  </w:style>
  <w:style w:type="paragraph" w:styleId="Footer">
    <w:name w:val="footer"/>
    <w:basedOn w:val="Normal"/>
    <w:link w:val="FooterChar"/>
    <w:uiPriority w:val="99"/>
    <w:unhideWhenUsed/>
    <w:rsid w:val="001A7398"/>
    <w:pPr>
      <w:tabs>
        <w:tab w:val="center" w:pos="4680"/>
        <w:tab w:val="right" w:pos="9360"/>
      </w:tabs>
      <w:spacing w:after="0"/>
    </w:pPr>
  </w:style>
  <w:style w:type="character" w:customStyle="1" w:styleId="FooterChar">
    <w:name w:val="Footer Char"/>
    <w:basedOn w:val="DefaultParagraphFont"/>
    <w:link w:val="Footer"/>
    <w:uiPriority w:val="99"/>
    <w:rsid w:val="001A7398"/>
    <w:rPr>
      <w:sz w:val="24"/>
      <w:szCs w:val="24"/>
    </w:rPr>
  </w:style>
  <w:style w:type="paragraph" w:styleId="Revision">
    <w:name w:val="Revision"/>
    <w:hidden/>
    <w:uiPriority w:val="99"/>
    <w:semiHidden/>
    <w:rsid w:val="0003688B"/>
    <w:rPr>
      <w:sz w:val="24"/>
      <w:szCs w:val="24"/>
    </w:rPr>
  </w:style>
  <w:style w:type="paragraph" w:customStyle="1" w:styleId="H1">
    <w:name w:val="H1"/>
    <w:basedOn w:val="Normal"/>
    <w:next w:val="Normal"/>
    <w:qFormat/>
    <w:rsid w:val="00857828"/>
    <w:pPr>
      <w:keepNext/>
      <w:numPr>
        <w:numId w:val="27"/>
      </w:numPr>
      <w:tabs>
        <w:tab w:val="left" w:pos="900"/>
      </w:tabs>
      <w:spacing w:before="480" w:after="240" w:line="259" w:lineRule="auto"/>
    </w:pPr>
    <w:rPr>
      <w:rFonts w:asciiTheme="minorHAnsi" w:eastAsiaTheme="minorHAnsi" w:hAnsiTheme="minorHAnsi" w:cstheme="minorBidi"/>
      <w:b/>
      <w:bCs/>
      <w:color w:val="365F91" w:themeColor="accent1" w:themeShade="BF"/>
      <w:sz w:val="32"/>
      <w:szCs w:val="32"/>
    </w:rPr>
  </w:style>
  <w:style w:type="paragraph" w:customStyle="1" w:styleId="H2">
    <w:name w:val="H2"/>
    <w:basedOn w:val="Normal"/>
    <w:next w:val="Normal"/>
    <w:qFormat/>
    <w:rsid w:val="00857828"/>
    <w:pPr>
      <w:keepNext/>
      <w:numPr>
        <w:ilvl w:val="1"/>
        <w:numId w:val="27"/>
      </w:numPr>
      <w:tabs>
        <w:tab w:val="left" w:pos="900"/>
      </w:tabs>
      <w:spacing w:before="240" w:after="160" w:line="259" w:lineRule="auto"/>
    </w:pPr>
    <w:rPr>
      <w:rFonts w:asciiTheme="minorHAnsi" w:eastAsiaTheme="minorHAnsi" w:hAnsiTheme="minorHAnsi" w:cstheme="minorBidi"/>
      <w:color w:val="365F91" w:themeColor="accent1" w:themeShade="BF"/>
      <w:sz w:val="28"/>
      <w:szCs w:val="28"/>
    </w:rPr>
  </w:style>
  <w:style w:type="paragraph" w:customStyle="1" w:styleId="H3">
    <w:name w:val="H3"/>
    <w:basedOn w:val="Normal"/>
    <w:next w:val="Normal"/>
    <w:link w:val="H3Char"/>
    <w:qFormat/>
    <w:rsid w:val="00857828"/>
    <w:pPr>
      <w:numPr>
        <w:ilvl w:val="2"/>
        <w:numId w:val="27"/>
      </w:numPr>
      <w:tabs>
        <w:tab w:val="left" w:pos="900"/>
      </w:tabs>
      <w:spacing w:before="160" w:after="160" w:line="259" w:lineRule="auto"/>
    </w:pPr>
    <w:rPr>
      <w:rFonts w:asciiTheme="minorHAnsi" w:eastAsiaTheme="minorHAnsi" w:hAnsiTheme="minorHAnsi" w:cstheme="minorBidi"/>
      <w:sz w:val="26"/>
      <w:szCs w:val="26"/>
    </w:rPr>
  </w:style>
  <w:style w:type="paragraph" w:customStyle="1" w:styleId="H4">
    <w:name w:val="H4"/>
    <w:basedOn w:val="Normal"/>
    <w:next w:val="Normal"/>
    <w:qFormat/>
    <w:rsid w:val="00857828"/>
    <w:pPr>
      <w:numPr>
        <w:ilvl w:val="3"/>
        <w:numId w:val="27"/>
      </w:numPr>
      <w:tabs>
        <w:tab w:val="left" w:pos="900"/>
      </w:tabs>
      <w:spacing w:after="160" w:line="259" w:lineRule="auto"/>
    </w:pPr>
    <w:rPr>
      <w:rFonts w:asciiTheme="minorHAnsi" w:eastAsiaTheme="minorHAnsi" w:hAnsiTheme="minorHAnsi" w:cstheme="minorBidi"/>
      <w:sz w:val="26"/>
      <w:szCs w:val="26"/>
    </w:rPr>
  </w:style>
  <w:style w:type="paragraph" w:customStyle="1" w:styleId="H5">
    <w:name w:val="H5"/>
    <w:basedOn w:val="H4"/>
    <w:qFormat/>
    <w:rsid w:val="00857828"/>
    <w:pPr>
      <w:numPr>
        <w:ilvl w:val="4"/>
      </w:numPr>
      <w:tabs>
        <w:tab w:val="clear" w:pos="900"/>
        <w:tab w:val="left" w:pos="1080"/>
      </w:tabs>
    </w:pPr>
  </w:style>
  <w:style w:type="paragraph" w:customStyle="1" w:styleId="OList1">
    <w:name w:val="OList1"/>
    <w:basedOn w:val="Normal"/>
    <w:link w:val="OList1Char"/>
    <w:qFormat/>
    <w:rsid w:val="00314364"/>
    <w:pPr>
      <w:numPr>
        <w:numId w:val="28"/>
      </w:numPr>
      <w:spacing w:after="60" w:line="259" w:lineRule="auto"/>
    </w:pPr>
    <w:rPr>
      <w:rFonts w:asciiTheme="minorHAnsi" w:eastAsiaTheme="minorHAnsi" w:hAnsiTheme="minorHAnsi" w:cstheme="minorBidi"/>
      <w:sz w:val="22"/>
      <w:szCs w:val="22"/>
    </w:rPr>
  </w:style>
  <w:style w:type="paragraph" w:customStyle="1" w:styleId="OList2">
    <w:name w:val="OList2"/>
    <w:basedOn w:val="Normal"/>
    <w:link w:val="OList2Char"/>
    <w:qFormat/>
    <w:rsid w:val="00314364"/>
    <w:pPr>
      <w:numPr>
        <w:ilvl w:val="1"/>
        <w:numId w:val="28"/>
      </w:numPr>
      <w:spacing w:after="60" w:line="259" w:lineRule="auto"/>
    </w:pPr>
    <w:rPr>
      <w:rFonts w:asciiTheme="minorHAnsi" w:eastAsiaTheme="minorHAnsi" w:hAnsiTheme="minorHAnsi" w:cstheme="minorBidi"/>
      <w:sz w:val="22"/>
      <w:szCs w:val="22"/>
    </w:rPr>
  </w:style>
  <w:style w:type="character" w:customStyle="1" w:styleId="OList1Char">
    <w:name w:val="OList1 Char"/>
    <w:basedOn w:val="DefaultParagraphFont"/>
    <w:link w:val="OList1"/>
    <w:rsid w:val="00314364"/>
    <w:rPr>
      <w:rFonts w:asciiTheme="minorHAnsi" w:eastAsiaTheme="minorHAnsi" w:hAnsiTheme="minorHAnsi" w:cstheme="minorBidi"/>
      <w:sz w:val="22"/>
      <w:szCs w:val="22"/>
    </w:rPr>
  </w:style>
  <w:style w:type="character" w:customStyle="1" w:styleId="OList2Char">
    <w:name w:val="OList2 Char"/>
    <w:basedOn w:val="DefaultParagraphFont"/>
    <w:link w:val="OList2"/>
    <w:rsid w:val="00314364"/>
    <w:rPr>
      <w:rFonts w:asciiTheme="minorHAnsi" w:eastAsiaTheme="minorHAnsi" w:hAnsiTheme="minorHAnsi" w:cstheme="minorBidi"/>
      <w:sz w:val="22"/>
      <w:szCs w:val="22"/>
    </w:rPr>
  </w:style>
  <w:style w:type="character" w:customStyle="1" w:styleId="H3Char">
    <w:name w:val="H3 Char"/>
    <w:basedOn w:val="DefaultParagraphFont"/>
    <w:link w:val="H3"/>
    <w:rsid w:val="00C50B2E"/>
    <w:rPr>
      <w:rFonts w:asciiTheme="minorHAnsi" w:eastAsiaTheme="minorHAnsi" w:hAnsiTheme="minorHAnsi" w:cstheme="minorBidi"/>
      <w:sz w:val="26"/>
      <w:szCs w:val="26"/>
    </w:rPr>
  </w:style>
  <w:style w:type="paragraph" w:customStyle="1" w:styleId="BList1">
    <w:name w:val="BList1"/>
    <w:basedOn w:val="ListParagraph"/>
    <w:link w:val="BList1Char"/>
    <w:qFormat/>
    <w:rsid w:val="00C50B2E"/>
    <w:pPr>
      <w:numPr>
        <w:numId w:val="34"/>
      </w:numPr>
      <w:spacing w:before="40" w:after="120" w:line="259" w:lineRule="auto"/>
    </w:pPr>
    <w:rPr>
      <w:rFonts w:asciiTheme="minorHAnsi" w:eastAsiaTheme="minorHAnsi" w:hAnsiTheme="minorHAnsi" w:cstheme="minorBidi"/>
      <w:sz w:val="22"/>
      <w:szCs w:val="22"/>
    </w:rPr>
  </w:style>
  <w:style w:type="character" w:customStyle="1" w:styleId="BList1Char">
    <w:name w:val="BList1 Char"/>
    <w:basedOn w:val="ListParagraphChar"/>
    <w:link w:val="BList1"/>
    <w:rsid w:val="00C50B2E"/>
    <w:rPr>
      <w:rFonts w:asciiTheme="minorHAnsi" w:eastAsiaTheme="minorHAnsi" w:hAnsiTheme="minorHAnsi" w:cstheme="minorBidi"/>
      <w:sz w:val="22"/>
      <w:szCs w:val="22"/>
    </w:rPr>
  </w:style>
  <w:style w:type="paragraph" w:styleId="NoSpacing">
    <w:name w:val="No Spacing"/>
    <w:uiPriority w:val="1"/>
    <w:qFormat/>
    <w:rsid w:val="009124F1"/>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676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uisition.gov/far/part-37"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ustian\OneDrive%20-%20Compusearch%20Software%20Systems%20Inc\TEMPLATE_VA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0976647480934C811E5276485B28F9" ma:contentTypeVersion="2" ma:contentTypeDescription="Create a new document." ma:contentTypeScope="" ma:versionID="19bbcada9d65f9c4625549bec664c022">
  <xsd:schema xmlns:xsd="http://www.w3.org/2001/XMLSchema" xmlns:xs="http://www.w3.org/2001/XMLSchema" xmlns:p="http://schemas.microsoft.com/office/2006/metadata/properties" xmlns:ns2="683b3044-6a8e-4f0e-8284-68c4e81de69c" targetNamespace="http://schemas.microsoft.com/office/2006/metadata/properties" ma:root="true" ma:fieldsID="49c7d4cc9f7c1cfac83d22f88bd4b91d" ns2:_="">
    <xsd:import namespace="683b3044-6a8e-4f0e-8284-68c4e81de69c"/>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b3044-6a8e-4f0e-8284-68c4e81de69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F803BD-F9B6-487C-8568-CA43E6849DE6}">
  <ds:schemaRefs>
    <ds:schemaRef ds:uri="http://schemas.microsoft.com/sharepoint/v3/contenttype/forms"/>
  </ds:schemaRefs>
</ds:datastoreItem>
</file>

<file path=customXml/itemProps2.xml><?xml version="1.0" encoding="utf-8"?>
<ds:datastoreItem xmlns:ds="http://schemas.openxmlformats.org/officeDocument/2006/customXml" ds:itemID="{D5F051B8-9D02-47AF-80FE-67EC50AD4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b3044-6a8e-4f0e-8284-68c4e81de6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133781-B313-48F8-9319-BC482C09CB97}">
  <ds:schemaRefs>
    <ds:schemaRef ds:uri="http://schemas.openxmlformats.org/officeDocument/2006/bibliography"/>
  </ds:schemaRefs>
</ds:datastoreItem>
</file>

<file path=customXml/itemProps4.xml><?xml version="1.0" encoding="utf-8"?>
<ds:datastoreItem xmlns:ds="http://schemas.openxmlformats.org/officeDocument/2006/customXml" ds:itemID="{65081B73-827D-4F22-9678-024265779EBA}">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5ef12a1-af58-44c4-b029-712fc0605570}" enabled="0" method="" siteId="{15ef12a1-af58-44c4-b029-712fc0605570}" removed="1"/>
</clbl:labelList>
</file>

<file path=docProps/app.xml><?xml version="1.0" encoding="utf-8"?>
<Properties xmlns="http://schemas.openxmlformats.org/officeDocument/2006/extended-properties" xmlns:vt="http://schemas.openxmlformats.org/officeDocument/2006/docPropsVTypes">
  <Template>TEMPLATE_VAO Template</Template>
  <TotalTime>2</TotalTime>
  <Pages>23</Pages>
  <Words>6605</Words>
  <Characters>34880</Characters>
  <Application>Microsoft Office Word</Application>
  <DocSecurity>0</DocSecurity>
  <Lines>850</Lines>
  <Paragraphs>545</Paragraphs>
  <ScaleCrop>false</ScaleCrop>
  <HeadingPairs>
    <vt:vector size="2" baseType="variant">
      <vt:variant>
        <vt:lpstr>Title</vt:lpstr>
      </vt:variant>
      <vt:variant>
        <vt:i4>1</vt:i4>
      </vt:variant>
    </vt:vector>
  </HeadingPairs>
  <TitlesOfParts>
    <vt:vector size="1" baseType="lpstr">
      <vt:lpstr>ASI Template: Determination that Bundling is Necessary and Justified</vt:lpstr>
    </vt:vector>
  </TitlesOfParts>
  <Company>Acquisition Solutions Inc.</Company>
  <LinksUpToDate>false</LinksUpToDate>
  <CharactersWithSpaces>40940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 Template: Determination that Bundling is Necessary and Justified</dc:title>
  <dc:creator>Jill Ryan</dc:creator>
  <dc:description>Downloaded from ASI Government's Virtual Acquisition Office (VAO) database of acquisition samples and templates.  Learn more at asigovernment.com.</dc:description>
  <cp:lastModifiedBy>Jaimes, Steven D. (ATF)</cp:lastModifiedBy>
  <cp:revision>3</cp:revision>
  <cp:lastPrinted>2026-02-20T15:37:00Z</cp:lastPrinted>
  <dcterms:created xsi:type="dcterms:W3CDTF">2026-03-02T17:50:00Z</dcterms:created>
  <dcterms:modified xsi:type="dcterms:W3CDTF">2026-03-05T18:24:00Z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0x010100E20976647480934C811E5276485B28F9</vt:lpwstr>
  </property>
</Properties>
</file>