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3AC3" w14:textId="77777777" w:rsidR="001F7AC8" w:rsidRDefault="001F7AC8" w:rsidP="006B64EB">
      <w:pPr>
        <w:jc w:val="center"/>
        <w:rPr>
          <w:b/>
          <w:sz w:val="24"/>
          <w:szCs w:val="24"/>
        </w:rPr>
      </w:pPr>
    </w:p>
    <w:p w14:paraId="550E7E72" w14:textId="1B0C33BB" w:rsidR="00F138F7" w:rsidRPr="001F7AC8" w:rsidRDefault="00F138F7" w:rsidP="001F7AC8">
      <w:pPr>
        <w:pStyle w:val="ListParagraph"/>
        <w:numPr>
          <w:ilvl w:val="1"/>
          <w:numId w:val="15"/>
        </w:numPr>
        <w:jc w:val="center"/>
        <w:rPr>
          <w:b/>
          <w:sz w:val="24"/>
          <w:szCs w:val="24"/>
        </w:rPr>
      </w:pPr>
      <w:r w:rsidRPr="001F7AC8">
        <w:rPr>
          <w:b/>
          <w:sz w:val="24"/>
          <w:szCs w:val="24"/>
        </w:rPr>
        <w:t>GENERAL INFORMATION</w:t>
      </w:r>
    </w:p>
    <w:p w14:paraId="2815BEEC" w14:textId="77777777" w:rsidR="006B64EB" w:rsidRPr="002608A5" w:rsidRDefault="006B64EB" w:rsidP="006B64EB">
      <w:pPr>
        <w:jc w:val="center"/>
        <w:rPr>
          <w:sz w:val="24"/>
          <w:szCs w:val="24"/>
        </w:rPr>
      </w:pPr>
    </w:p>
    <w:p w14:paraId="2E3BF807" w14:textId="5E327AE6" w:rsidR="008D4181" w:rsidRPr="001F7AC8" w:rsidRDefault="008D4181" w:rsidP="001F7AC8">
      <w:pPr>
        <w:pStyle w:val="ListParagraph"/>
        <w:numPr>
          <w:ilvl w:val="1"/>
          <w:numId w:val="15"/>
        </w:numPr>
        <w:rPr>
          <w:sz w:val="24"/>
          <w:szCs w:val="24"/>
        </w:rPr>
      </w:pPr>
      <w:r w:rsidRPr="001F7AC8">
        <w:rPr>
          <w:b/>
          <w:sz w:val="24"/>
          <w:szCs w:val="24"/>
        </w:rPr>
        <w:t>This is a non-</w:t>
      </w:r>
      <w:r w:rsidR="006C0827" w:rsidRPr="001F7AC8">
        <w:rPr>
          <w:b/>
          <w:sz w:val="24"/>
          <w:szCs w:val="24"/>
        </w:rPr>
        <w:t xml:space="preserve">personal </w:t>
      </w:r>
      <w:r w:rsidRPr="001F7AC8">
        <w:rPr>
          <w:b/>
          <w:sz w:val="24"/>
          <w:szCs w:val="24"/>
        </w:rPr>
        <w:t>s</w:t>
      </w:r>
      <w:r w:rsidR="000A5F52">
        <w:rPr>
          <w:b/>
          <w:sz w:val="24"/>
          <w:szCs w:val="24"/>
        </w:rPr>
        <w:t>upply</w:t>
      </w:r>
      <w:r w:rsidRPr="001F7AC8">
        <w:rPr>
          <w:b/>
          <w:sz w:val="24"/>
          <w:szCs w:val="24"/>
        </w:rPr>
        <w:t xml:space="preserve"> contract to provide</w:t>
      </w:r>
      <w:r w:rsidR="001F7AC8">
        <w:rPr>
          <w:b/>
          <w:sz w:val="24"/>
          <w:szCs w:val="24"/>
        </w:rPr>
        <w:t xml:space="preserve"> </w:t>
      </w:r>
      <w:r w:rsidR="00EE33E5" w:rsidRPr="00EE33E5">
        <w:rPr>
          <w:bCs/>
          <w:sz w:val="24"/>
          <w:szCs w:val="24"/>
        </w:rPr>
        <w:t>delivery of</w:t>
      </w:r>
      <w:r w:rsidR="00D66022" w:rsidRPr="001F7AC8">
        <w:rPr>
          <w:sz w:val="24"/>
          <w:szCs w:val="24"/>
        </w:rPr>
        <w:t xml:space="preserve"> </w:t>
      </w:r>
      <w:r w:rsidR="001F7AC8">
        <w:rPr>
          <w:sz w:val="24"/>
          <w:szCs w:val="24"/>
        </w:rPr>
        <w:t>Human Cadavers</w:t>
      </w:r>
      <w:r w:rsidR="006931DA" w:rsidRPr="001F7AC8">
        <w:rPr>
          <w:sz w:val="24"/>
          <w:szCs w:val="24"/>
        </w:rPr>
        <w:t xml:space="preserve">. </w:t>
      </w:r>
      <w:r w:rsidR="00A25319" w:rsidRPr="001F7AC8">
        <w:rPr>
          <w:sz w:val="24"/>
          <w:szCs w:val="24"/>
        </w:rPr>
        <w:t xml:space="preserve"> </w:t>
      </w:r>
    </w:p>
    <w:p w14:paraId="4DA6F65D" w14:textId="77777777" w:rsidR="008D4181" w:rsidRPr="002608A5" w:rsidRDefault="008D4181" w:rsidP="008D4181">
      <w:pPr>
        <w:rPr>
          <w:sz w:val="24"/>
          <w:szCs w:val="24"/>
        </w:rPr>
      </w:pPr>
    </w:p>
    <w:p w14:paraId="1946351D" w14:textId="16F6F647" w:rsidR="004F3FAA" w:rsidRPr="002608A5" w:rsidRDefault="00DB0AF3" w:rsidP="005051EB">
      <w:pPr>
        <w:rPr>
          <w:sz w:val="24"/>
          <w:szCs w:val="24"/>
        </w:rPr>
      </w:pPr>
      <w:r w:rsidRPr="00122E28">
        <w:rPr>
          <w:sz w:val="24"/>
          <w:szCs w:val="24"/>
        </w:rPr>
        <w:t>1.</w:t>
      </w:r>
      <w:r w:rsidR="003210D5">
        <w:rPr>
          <w:sz w:val="24"/>
          <w:szCs w:val="24"/>
        </w:rPr>
        <w:t>1.1</w:t>
      </w:r>
      <w:r w:rsidR="00F01D6E" w:rsidRPr="00122E28">
        <w:rPr>
          <w:sz w:val="24"/>
          <w:szCs w:val="24"/>
        </w:rPr>
        <w:t xml:space="preserve"> </w:t>
      </w:r>
      <w:r w:rsidR="004F3FAA" w:rsidRPr="00122E28">
        <w:rPr>
          <w:b/>
          <w:sz w:val="24"/>
          <w:szCs w:val="24"/>
        </w:rPr>
        <w:t xml:space="preserve">Description of </w:t>
      </w:r>
      <w:r w:rsidR="00BD2A68" w:rsidRPr="00122E28">
        <w:rPr>
          <w:b/>
          <w:sz w:val="24"/>
          <w:szCs w:val="24"/>
        </w:rPr>
        <w:t>s</w:t>
      </w:r>
      <w:r w:rsidR="004F3FAA" w:rsidRPr="00122E28">
        <w:rPr>
          <w:b/>
          <w:sz w:val="24"/>
          <w:szCs w:val="24"/>
        </w:rPr>
        <w:t>ervices/</w:t>
      </w:r>
      <w:r w:rsidR="00BD2A68" w:rsidRPr="00122E28">
        <w:rPr>
          <w:b/>
          <w:sz w:val="24"/>
          <w:szCs w:val="24"/>
        </w:rPr>
        <w:t>i</w:t>
      </w:r>
      <w:r w:rsidR="004F3FAA" w:rsidRPr="00122E28">
        <w:rPr>
          <w:b/>
          <w:sz w:val="24"/>
          <w:szCs w:val="24"/>
        </w:rPr>
        <w:t xml:space="preserve">ntroduction: </w:t>
      </w:r>
      <w:r w:rsidR="004F3FAA" w:rsidRPr="002608A5">
        <w:rPr>
          <w:sz w:val="24"/>
          <w:szCs w:val="24"/>
        </w:rPr>
        <w:t xml:space="preserve">The </w:t>
      </w:r>
      <w:r w:rsidR="005339D3">
        <w:rPr>
          <w:sz w:val="24"/>
          <w:szCs w:val="24"/>
        </w:rPr>
        <w:t>contractor</w:t>
      </w:r>
      <w:r w:rsidR="004F3FAA" w:rsidRPr="002608A5">
        <w:rPr>
          <w:sz w:val="24"/>
          <w:szCs w:val="24"/>
        </w:rPr>
        <w:t xml:space="preserve"> shall provide all personnel, equip</w:t>
      </w:r>
      <w:r w:rsidR="00D64E0A" w:rsidRPr="002608A5">
        <w:rPr>
          <w:sz w:val="24"/>
          <w:szCs w:val="24"/>
        </w:rPr>
        <w:t>m</w:t>
      </w:r>
      <w:r w:rsidR="004F3FAA" w:rsidRPr="002608A5">
        <w:rPr>
          <w:sz w:val="24"/>
          <w:szCs w:val="24"/>
        </w:rPr>
        <w:t xml:space="preserve">ent, </w:t>
      </w:r>
      <w:r w:rsidR="005051EB" w:rsidRPr="002608A5">
        <w:rPr>
          <w:sz w:val="24"/>
          <w:szCs w:val="24"/>
        </w:rPr>
        <w:t xml:space="preserve">supplies, facilities, transportation, </w:t>
      </w:r>
      <w:r w:rsidR="004F3FAA" w:rsidRPr="002608A5">
        <w:rPr>
          <w:sz w:val="24"/>
          <w:szCs w:val="24"/>
        </w:rPr>
        <w:t>tool</w:t>
      </w:r>
      <w:r w:rsidR="003D6CBB" w:rsidRPr="002608A5">
        <w:rPr>
          <w:sz w:val="24"/>
          <w:szCs w:val="24"/>
        </w:rPr>
        <w:t xml:space="preserve">s, materials, supervision, and </w:t>
      </w:r>
      <w:r w:rsidR="004F3FAA" w:rsidRPr="002608A5">
        <w:rPr>
          <w:sz w:val="24"/>
          <w:szCs w:val="24"/>
        </w:rPr>
        <w:t>other items and non-personal services necessary to</w:t>
      </w:r>
      <w:r w:rsidR="00D66022" w:rsidRPr="002608A5">
        <w:rPr>
          <w:sz w:val="24"/>
          <w:szCs w:val="24"/>
        </w:rPr>
        <w:t xml:space="preserve"> perform</w:t>
      </w:r>
      <w:r w:rsidR="004F3FAA" w:rsidRPr="002608A5">
        <w:rPr>
          <w:sz w:val="24"/>
          <w:szCs w:val="24"/>
        </w:rPr>
        <w:t xml:space="preserve"> </w:t>
      </w:r>
      <w:r w:rsidR="001F7AC8">
        <w:rPr>
          <w:sz w:val="24"/>
          <w:szCs w:val="24"/>
        </w:rPr>
        <w:t>delivery of human cadavers/cadaver specimens</w:t>
      </w:r>
      <w:r w:rsidR="004F3FAA" w:rsidRPr="002608A5">
        <w:rPr>
          <w:sz w:val="24"/>
          <w:szCs w:val="24"/>
        </w:rPr>
        <w:t xml:space="preserve"> as defined in </w:t>
      </w:r>
      <w:r w:rsidR="007D3E76" w:rsidRPr="002608A5">
        <w:rPr>
          <w:sz w:val="24"/>
          <w:szCs w:val="24"/>
        </w:rPr>
        <w:t xml:space="preserve">this </w:t>
      </w:r>
      <w:r w:rsidR="00210D19" w:rsidRPr="002608A5">
        <w:rPr>
          <w:sz w:val="24"/>
          <w:szCs w:val="24"/>
        </w:rPr>
        <w:t>Statement</w:t>
      </w:r>
      <w:r w:rsidR="00741E9B">
        <w:rPr>
          <w:sz w:val="24"/>
          <w:szCs w:val="24"/>
        </w:rPr>
        <w:t xml:space="preserve"> of Work</w:t>
      </w:r>
      <w:r w:rsidR="00210D19" w:rsidRPr="002608A5">
        <w:rPr>
          <w:sz w:val="24"/>
          <w:szCs w:val="24"/>
        </w:rPr>
        <w:t xml:space="preserve"> (S</w:t>
      </w:r>
      <w:r w:rsidR="00741E9B">
        <w:rPr>
          <w:sz w:val="24"/>
          <w:szCs w:val="24"/>
        </w:rPr>
        <w:t>OW</w:t>
      </w:r>
      <w:r w:rsidR="00210D19" w:rsidRPr="002608A5">
        <w:rPr>
          <w:sz w:val="24"/>
          <w:szCs w:val="24"/>
        </w:rPr>
        <w:t>)</w:t>
      </w:r>
      <w:r w:rsidR="000811F9">
        <w:rPr>
          <w:sz w:val="24"/>
          <w:szCs w:val="24"/>
        </w:rPr>
        <w:t xml:space="preserve">. </w:t>
      </w:r>
    </w:p>
    <w:p w14:paraId="35705F85" w14:textId="77777777" w:rsidR="004F3FAA" w:rsidRPr="002608A5" w:rsidRDefault="004F3FAA" w:rsidP="004F3FAA">
      <w:pPr>
        <w:rPr>
          <w:sz w:val="24"/>
          <w:szCs w:val="24"/>
        </w:rPr>
      </w:pPr>
    </w:p>
    <w:p w14:paraId="330D3DD2" w14:textId="79F61DE1" w:rsidR="004F3FAA" w:rsidRPr="002608A5" w:rsidRDefault="004F3FAA" w:rsidP="004F3FAA">
      <w:pPr>
        <w:rPr>
          <w:sz w:val="24"/>
          <w:szCs w:val="24"/>
        </w:rPr>
      </w:pPr>
      <w:r w:rsidRPr="00122E28">
        <w:rPr>
          <w:sz w:val="24"/>
          <w:szCs w:val="24"/>
        </w:rPr>
        <w:t>1.</w:t>
      </w:r>
      <w:r w:rsidR="003210D5">
        <w:rPr>
          <w:sz w:val="24"/>
          <w:szCs w:val="24"/>
        </w:rPr>
        <w:t>1.2</w:t>
      </w:r>
      <w:r w:rsidRPr="00122E28">
        <w:rPr>
          <w:sz w:val="24"/>
          <w:szCs w:val="24"/>
        </w:rPr>
        <w:t xml:space="preserve"> </w:t>
      </w:r>
      <w:r w:rsidRPr="00122E28">
        <w:rPr>
          <w:b/>
          <w:sz w:val="24"/>
          <w:szCs w:val="24"/>
        </w:rPr>
        <w:t>Background</w:t>
      </w:r>
      <w:r w:rsidR="00A25319" w:rsidRPr="00122E28">
        <w:rPr>
          <w:b/>
          <w:sz w:val="24"/>
          <w:szCs w:val="24"/>
        </w:rPr>
        <w:t>:</w:t>
      </w:r>
      <w:r w:rsidRPr="002608A5">
        <w:rPr>
          <w:sz w:val="24"/>
          <w:szCs w:val="24"/>
        </w:rPr>
        <w:t xml:space="preserve"> </w:t>
      </w:r>
      <w:r w:rsidR="00E27786">
        <w:rPr>
          <w:sz w:val="24"/>
          <w:szCs w:val="24"/>
        </w:rPr>
        <w:t xml:space="preserve">Historically DPE </w:t>
      </w:r>
      <w:r w:rsidR="009716F0">
        <w:rPr>
          <w:sz w:val="24"/>
          <w:szCs w:val="24"/>
        </w:rPr>
        <w:t xml:space="preserve">(Directorate for Professional Education) </w:t>
      </w:r>
      <w:r w:rsidR="00E27786">
        <w:rPr>
          <w:sz w:val="24"/>
          <w:szCs w:val="24"/>
        </w:rPr>
        <w:t xml:space="preserve">physician / residency programs at Naval Medical Center Portsmouth require human cadavers for the residency program, the absence of this contract would make the GME program </w:t>
      </w:r>
      <w:proofErr w:type="gramStart"/>
      <w:r w:rsidR="00E27786">
        <w:rPr>
          <w:sz w:val="24"/>
          <w:szCs w:val="24"/>
        </w:rPr>
        <w:t>non-existent</w:t>
      </w:r>
      <w:proofErr w:type="gramEnd"/>
      <w:r w:rsidR="00E27786">
        <w:rPr>
          <w:sz w:val="24"/>
          <w:szCs w:val="24"/>
        </w:rPr>
        <w:t xml:space="preserve"> and they would not be able to graduate with the Hands-On Experience needed to graduate. </w:t>
      </w:r>
    </w:p>
    <w:p w14:paraId="1E09663A" w14:textId="77777777" w:rsidR="004F3FAA" w:rsidRPr="002608A5" w:rsidRDefault="004F3FAA" w:rsidP="004F3FAA">
      <w:pPr>
        <w:rPr>
          <w:sz w:val="24"/>
          <w:szCs w:val="24"/>
        </w:rPr>
      </w:pPr>
    </w:p>
    <w:p w14:paraId="49F163B0" w14:textId="0EED953A" w:rsidR="004F3FAA" w:rsidRDefault="004F3FAA" w:rsidP="004F3FAA">
      <w:pPr>
        <w:rPr>
          <w:sz w:val="24"/>
          <w:szCs w:val="24"/>
        </w:rPr>
      </w:pPr>
      <w:r w:rsidRPr="00122E28">
        <w:rPr>
          <w:sz w:val="24"/>
          <w:szCs w:val="24"/>
        </w:rPr>
        <w:t>1.</w:t>
      </w:r>
      <w:r w:rsidR="003210D5">
        <w:rPr>
          <w:sz w:val="24"/>
          <w:szCs w:val="24"/>
        </w:rPr>
        <w:t>1.3</w:t>
      </w:r>
      <w:r w:rsidR="00F01D6E" w:rsidRPr="00122E28">
        <w:rPr>
          <w:sz w:val="24"/>
          <w:szCs w:val="24"/>
        </w:rPr>
        <w:t xml:space="preserve"> </w:t>
      </w:r>
      <w:r w:rsidRPr="00122E28">
        <w:rPr>
          <w:b/>
          <w:sz w:val="24"/>
          <w:szCs w:val="24"/>
        </w:rPr>
        <w:t xml:space="preserve">Scope: </w:t>
      </w:r>
      <w:r w:rsidR="001F7AC8">
        <w:rPr>
          <w:sz w:val="24"/>
          <w:szCs w:val="24"/>
        </w:rPr>
        <w:t xml:space="preserve">Purchase and delivery of </w:t>
      </w:r>
      <w:r w:rsidR="003C120D" w:rsidRPr="003C120D">
        <w:rPr>
          <w:sz w:val="24"/>
          <w:szCs w:val="24"/>
        </w:rPr>
        <w:t xml:space="preserve">soft cure, flushed, and embalmed </w:t>
      </w:r>
      <w:r w:rsidR="001F7AC8">
        <w:rPr>
          <w:sz w:val="24"/>
          <w:szCs w:val="24"/>
        </w:rPr>
        <w:t>human cadavers.</w:t>
      </w:r>
      <w:r w:rsidR="006B64EB" w:rsidRPr="002608A5">
        <w:rPr>
          <w:i/>
          <w:iCs/>
          <w:sz w:val="24"/>
          <w:szCs w:val="24"/>
        </w:rPr>
        <w:t xml:space="preserve">  </w:t>
      </w:r>
    </w:p>
    <w:p w14:paraId="18D091D6" w14:textId="77777777" w:rsidR="0099532F" w:rsidRPr="002608A5" w:rsidRDefault="0099532F" w:rsidP="004F3FAA">
      <w:pPr>
        <w:rPr>
          <w:sz w:val="24"/>
          <w:szCs w:val="24"/>
        </w:rPr>
      </w:pPr>
    </w:p>
    <w:p w14:paraId="4C8A43A8" w14:textId="574FAC90" w:rsidR="004F3FAA" w:rsidRPr="002608A5" w:rsidRDefault="00847064" w:rsidP="00A675D1">
      <w:pPr>
        <w:tabs>
          <w:tab w:val="left" w:pos="360"/>
        </w:tabs>
        <w:rPr>
          <w:sz w:val="24"/>
          <w:szCs w:val="24"/>
        </w:rPr>
      </w:pPr>
      <w:r w:rsidRPr="00122E28">
        <w:rPr>
          <w:sz w:val="24"/>
          <w:szCs w:val="24"/>
        </w:rPr>
        <w:t>1.</w:t>
      </w:r>
      <w:r w:rsidR="003210D5">
        <w:rPr>
          <w:sz w:val="24"/>
          <w:szCs w:val="24"/>
        </w:rPr>
        <w:t>1.4</w:t>
      </w:r>
      <w:r w:rsidR="00C02EBA" w:rsidRPr="00122E28">
        <w:rPr>
          <w:sz w:val="24"/>
          <w:szCs w:val="24"/>
        </w:rPr>
        <w:t xml:space="preserve"> </w:t>
      </w:r>
      <w:r w:rsidR="00BD2A68" w:rsidRPr="00122E28">
        <w:rPr>
          <w:b/>
          <w:sz w:val="24"/>
          <w:szCs w:val="24"/>
        </w:rPr>
        <w:t>Period o</w:t>
      </w:r>
      <w:r w:rsidR="004F3FAA" w:rsidRPr="00122E28">
        <w:rPr>
          <w:b/>
          <w:sz w:val="24"/>
          <w:szCs w:val="24"/>
        </w:rPr>
        <w:t>f Performance</w:t>
      </w:r>
      <w:r w:rsidR="00BD2A68" w:rsidRPr="00122E28">
        <w:rPr>
          <w:b/>
          <w:sz w:val="24"/>
          <w:szCs w:val="24"/>
        </w:rPr>
        <w:t xml:space="preserve"> (PoP)</w:t>
      </w:r>
      <w:r w:rsidR="004F3FAA" w:rsidRPr="00122E28">
        <w:rPr>
          <w:b/>
          <w:sz w:val="24"/>
          <w:szCs w:val="24"/>
        </w:rPr>
        <w:t>:</w:t>
      </w:r>
      <w:r w:rsidR="004F3FAA" w:rsidRPr="002608A5">
        <w:rPr>
          <w:sz w:val="24"/>
          <w:szCs w:val="24"/>
        </w:rPr>
        <w:t xml:space="preserve">  </w:t>
      </w:r>
      <w:r w:rsidR="00626BFA">
        <w:rPr>
          <w:sz w:val="24"/>
          <w:szCs w:val="24"/>
        </w:rPr>
        <w:t>01 July 2026 – 30 June 2029</w:t>
      </w:r>
    </w:p>
    <w:p w14:paraId="6F52735F" w14:textId="5C261759" w:rsidR="0038224C" w:rsidRDefault="005A200F" w:rsidP="004F3FAA">
      <w:pPr>
        <w:rPr>
          <w:sz w:val="24"/>
          <w:szCs w:val="24"/>
        </w:rPr>
      </w:pPr>
      <w:r>
        <w:rPr>
          <w:sz w:val="24"/>
          <w:szCs w:val="24"/>
        </w:rPr>
        <w:tab/>
        <w:t xml:space="preserve">Base Year: </w:t>
      </w:r>
      <w:r w:rsidR="002E4289">
        <w:rPr>
          <w:sz w:val="24"/>
          <w:szCs w:val="24"/>
        </w:rPr>
        <w:t>01</w:t>
      </w:r>
      <w:r w:rsidR="00626BFA">
        <w:rPr>
          <w:sz w:val="24"/>
          <w:szCs w:val="24"/>
        </w:rPr>
        <w:t xml:space="preserve"> </w:t>
      </w:r>
      <w:r w:rsidR="002E4289">
        <w:rPr>
          <w:sz w:val="24"/>
          <w:szCs w:val="24"/>
        </w:rPr>
        <w:t>J</w:t>
      </w:r>
      <w:r w:rsidR="00626BFA">
        <w:rPr>
          <w:sz w:val="24"/>
          <w:szCs w:val="24"/>
        </w:rPr>
        <w:t xml:space="preserve">uly </w:t>
      </w:r>
      <w:r w:rsidR="002E4289">
        <w:rPr>
          <w:sz w:val="24"/>
          <w:szCs w:val="24"/>
        </w:rPr>
        <w:t>2026 – 30</w:t>
      </w:r>
      <w:r w:rsidR="00626BFA">
        <w:rPr>
          <w:sz w:val="24"/>
          <w:szCs w:val="24"/>
        </w:rPr>
        <w:t xml:space="preserve"> June </w:t>
      </w:r>
      <w:r w:rsidR="002E4289">
        <w:rPr>
          <w:sz w:val="24"/>
          <w:szCs w:val="24"/>
        </w:rPr>
        <w:t>2027</w:t>
      </w:r>
    </w:p>
    <w:p w14:paraId="0678197B" w14:textId="1EB71072" w:rsidR="005A200F" w:rsidRDefault="005A200F" w:rsidP="004F3FAA">
      <w:pPr>
        <w:rPr>
          <w:sz w:val="24"/>
          <w:szCs w:val="24"/>
        </w:rPr>
      </w:pPr>
      <w:r>
        <w:rPr>
          <w:sz w:val="24"/>
          <w:szCs w:val="24"/>
        </w:rPr>
        <w:tab/>
        <w:t>Option Year</w:t>
      </w:r>
      <w:r w:rsidR="002E4289">
        <w:rPr>
          <w:sz w:val="24"/>
          <w:szCs w:val="24"/>
        </w:rPr>
        <w:t xml:space="preserve"> 1</w:t>
      </w:r>
      <w:r>
        <w:rPr>
          <w:sz w:val="24"/>
          <w:szCs w:val="24"/>
        </w:rPr>
        <w:t>: 01 July 202</w:t>
      </w:r>
      <w:r w:rsidR="002E4289">
        <w:rPr>
          <w:sz w:val="24"/>
          <w:szCs w:val="24"/>
        </w:rPr>
        <w:t>7</w:t>
      </w:r>
      <w:r>
        <w:rPr>
          <w:sz w:val="24"/>
          <w:szCs w:val="24"/>
        </w:rPr>
        <w:t xml:space="preserve"> – 30 June 202</w:t>
      </w:r>
      <w:r w:rsidR="002E4289">
        <w:rPr>
          <w:sz w:val="24"/>
          <w:szCs w:val="24"/>
        </w:rPr>
        <w:t>8</w:t>
      </w:r>
    </w:p>
    <w:p w14:paraId="15CBEE09" w14:textId="1F744041" w:rsidR="002E4289" w:rsidRDefault="002E4289" w:rsidP="004F3FAA">
      <w:pPr>
        <w:rPr>
          <w:sz w:val="24"/>
          <w:szCs w:val="24"/>
        </w:rPr>
      </w:pPr>
      <w:r>
        <w:rPr>
          <w:sz w:val="24"/>
          <w:szCs w:val="24"/>
        </w:rPr>
        <w:tab/>
        <w:t>Option Year 2: 01</w:t>
      </w:r>
      <w:r w:rsidR="00626BFA">
        <w:rPr>
          <w:sz w:val="24"/>
          <w:szCs w:val="24"/>
        </w:rPr>
        <w:t xml:space="preserve"> </w:t>
      </w:r>
      <w:r>
        <w:rPr>
          <w:sz w:val="24"/>
          <w:szCs w:val="24"/>
        </w:rPr>
        <w:t>J</w:t>
      </w:r>
      <w:r w:rsidR="00626BFA">
        <w:rPr>
          <w:sz w:val="24"/>
          <w:szCs w:val="24"/>
        </w:rPr>
        <w:t xml:space="preserve">uly </w:t>
      </w:r>
      <w:r>
        <w:rPr>
          <w:sz w:val="24"/>
          <w:szCs w:val="24"/>
        </w:rPr>
        <w:t>2028 – 30</w:t>
      </w:r>
      <w:r w:rsidR="00626BFA">
        <w:rPr>
          <w:sz w:val="24"/>
          <w:szCs w:val="24"/>
        </w:rPr>
        <w:t xml:space="preserve"> June </w:t>
      </w:r>
      <w:r>
        <w:rPr>
          <w:sz w:val="24"/>
          <w:szCs w:val="24"/>
        </w:rPr>
        <w:t>2029</w:t>
      </w:r>
    </w:p>
    <w:p w14:paraId="3B4C118F" w14:textId="77777777" w:rsidR="005A200F" w:rsidRPr="002608A5" w:rsidRDefault="005A200F" w:rsidP="004F3FAA">
      <w:pPr>
        <w:rPr>
          <w:sz w:val="24"/>
          <w:szCs w:val="24"/>
        </w:rPr>
      </w:pPr>
    </w:p>
    <w:p w14:paraId="5B122200" w14:textId="4B82816D" w:rsidR="00573AF9" w:rsidRPr="00122E28" w:rsidRDefault="00847064" w:rsidP="00A76809">
      <w:pPr>
        <w:pStyle w:val="BodyText2"/>
        <w:spacing w:after="0" w:line="240" w:lineRule="auto"/>
        <w:rPr>
          <w:b/>
          <w:sz w:val="24"/>
          <w:szCs w:val="24"/>
        </w:rPr>
      </w:pPr>
      <w:r w:rsidRPr="00122E28">
        <w:rPr>
          <w:sz w:val="24"/>
          <w:szCs w:val="24"/>
        </w:rPr>
        <w:t>1.</w:t>
      </w:r>
      <w:r w:rsidR="003210D5">
        <w:rPr>
          <w:sz w:val="24"/>
          <w:szCs w:val="24"/>
        </w:rPr>
        <w:t>2</w:t>
      </w:r>
      <w:r w:rsidR="00C02EBA" w:rsidRPr="00122E28">
        <w:rPr>
          <w:sz w:val="24"/>
          <w:szCs w:val="24"/>
        </w:rPr>
        <w:t xml:space="preserve"> </w:t>
      </w:r>
      <w:r w:rsidR="003A2B55" w:rsidRPr="00122E28">
        <w:rPr>
          <w:b/>
          <w:sz w:val="24"/>
          <w:szCs w:val="24"/>
        </w:rPr>
        <w:t>Administrative specifications</w:t>
      </w:r>
    </w:p>
    <w:p w14:paraId="61AF53AF" w14:textId="77777777" w:rsidR="00573AF9" w:rsidRPr="002608A5" w:rsidRDefault="00573AF9" w:rsidP="00A76809">
      <w:pPr>
        <w:pStyle w:val="BodyText2"/>
        <w:spacing w:after="0" w:line="240" w:lineRule="auto"/>
        <w:rPr>
          <w:sz w:val="24"/>
          <w:szCs w:val="24"/>
        </w:rPr>
      </w:pPr>
    </w:p>
    <w:p w14:paraId="1E2A39D1" w14:textId="2A3B03D0" w:rsidR="007872FC" w:rsidRPr="002608A5" w:rsidRDefault="00573AF9" w:rsidP="00A76809">
      <w:pPr>
        <w:pStyle w:val="BodyText2"/>
        <w:spacing w:after="0" w:line="240" w:lineRule="auto"/>
        <w:rPr>
          <w:sz w:val="24"/>
          <w:szCs w:val="24"/>
        </w:rPr>
      </w:pPr>
      <w:r w:rsidRPr="002608A5">
        <w:rPr>
          <w:sz w:val="24"/>
          <w:szCs w:val="24"/>
        </w:rPr>
        <w:t>1.</w:t>
      </w:r>
      <w:r w:rsidR="003210D5">
        <w:rPr>
          <w:sz w:val="24"/>
          <w:szCs w:val="24"/>
        </w:rPr>
        <w:t>2.1</w:t>
      </w:r>
      <w:r w:rsidRPr="002608A5">
        <w:rPr>
          <w:sz w:val="24"/>
          <w:szCs w:val="24"/>
        </w:rPr>
        <w:t xml:space="preserve"> </w:t>
      </w:r>
      <w:r w:rsidR="00BD2A68" w:rsidRPr="002608A5">
        <w:rPr>
          <w:sz w:val="24"/>
          <w:szCs w:val="24"/>
        </w:rPr>
        <w:t>Place of p</w:t>
      </w:r>
      <w:r w:rsidR="007872FC" w:rsidRPr="002608A5">
        <w:rPr>
          <w:sz w:val="24"/>
          <w:szCs w:val="24"/>
        </w:rPr>
        <w:t>erformance</w:t>
      </w:r>
      <w:r w:rsidR="00961086">
        <w:rPr>
          <w:sz w:val="24"/>
          <w:szCs w:val="24"/>
        </w:rPr>
        <w:t>:</w:t>
      </w:r>
      <w:r w:rsidR="007872FC" w:rsidRPr="002608A5">
        <w:rPr>
          <w:sz w:val="24"/>
          <w:szCs w:val="24"/>
        </w:rPr>
        <w:t xml:space="preserve"> The work </w:t>
      </w:r>
      <w:r w:rsidR="00A675D1" w:rsidRPr="002608A5">
        <w:rPr>
          <w:sz w:val="24"/>
          <w:szCs w:val="24"/>
        </w:rPr>
        <w:t>shall</w:t>
      </w:r>
      <w:r w:rsidR="007872FC" w:rsidRPr="002608A5">
        <w:rPr>
          <w:sz w:val="24"/>
          <w:szCs w:val="24"/>
        </w:rPr>
        <w:t xml:space="preserve"> be performed at </w:t>
      </w:r>
      <w:r w:rsidR="00EE33E5">
        <w:rPr>
          <w:sz w:val="24"/>
          <w:szCs w:val="24"/>
        </w:rPr>
        <w:t xml:space="preserve">Naval Medical Center Portsmouth, 620 John Paul Jones Circle, </w:t>
      </w:r>
      <w:proofErr w:type="gramStart"/>
      <w:r w:rsidR="00EE33E5">
        <w:rPr>
          <w:sz w:val="24"/>
          <w:szCs w:val="24"/>
        </w:rPr>
        <w:t>Building</w:t>
      </w:r>
      <w:proofErr w:type="gramEnd"/>
      <w:r w:rsidR="00EE33E5">
        <w:rPr>
          <w:sz w:val="24"/>
          <w:szCs w:val="24"/>
        </w:rPr>
        <w:t xml:space="preserve"> 3, 1</w:t>
      </w:r>
      <w:r w:rsidR="00EE33E5" w:rsidRPr="00EE33E5">
        <w:rPr>
          <w:sz w:val="24"/>
          <w:szCs w:val="24"/>
          <w:vertAlign w:val="superscript"/>
        </w:rPr>
        <w:t>st</w:t>
      </w:r>
      <w:r w:rsidR="00EE33E5">
        <w:rPr>
          <w:sz w:val="24"/>
          <w:szCs w:val="24"/>
        </w:rPr>
        <w:t xml:space="preserve"> Floor, Room 1.3 134B, Bioskills Cadaver Lab, Portsmouth, VA 23708. </w:t>
      </w:r>
    </w:p>
    <w:p w14:paraId="54F8C737" w14:textId="77777777" w:rsidR="00573AF9" w:rsidRPr="002608A5" w:rsidRDefault="00573AF9" w:rsidP="00A76809">
      <w:pPr>
        <w:pStyle w:val="BodyText2"/>
        <w:spacing w:after="0" w:line="240" w:lineRule="auto"/>
        <w:rPr>
          <w:sz w:val="24"/>
          <w:szCs w:val="24"/>
        </w:rPr>
      </w:pPr>
    </w:p>
    <w:p w14:paraId="66FF5CF9" w14:textId="350DFC2F" w:rsidR="00573AF9" w:rsidRPr="002608A5" w:rsidRDefault="00573AF9" w:rsidP="00573AF9">
      <w:pPr>
        <w:pStyle w:val="BodyText2"/>
        <w:spacing w:line="240" w:lineRule="auto"/>
        <w:rPr>
          <w:b/>
          <w:bCs/>
          <w:iCs/>
          <w:sz w:val="24"/>
          <w:szCs w:val="24"/>
        </w:rPr>
      </w:pPr>
      <w:r w:rsidRPr="002608A5">
        <w:rPr>
          <w:sz w:val="24"/>
          <w:szCs w:val="24"/>
        </w:rPr>
        <w:t>1.</w:t>
      </w:r>
      <w:r w:rsidR="003210D5">
        <w:rPr>
          <w:sz w:val="24"/>
          <w:szCs w:val="24"/>
        </w:rPr>
        <w:t>2.2</w:t>
      </w:r>
      <w:r w:rsidRPr="002608A5">
        <w:rPr>
          <w:sz w:val="24"/>
          <w:szCs w:val="24"/>
        </w:rPr>
        <w:t xml:space="preserve"> </w:t>
      </w:r>
      <w:r w:rsidR="00F01D6E" w:rsidRPr="002608A5">
        <w:rPr>
          <w:sz w:val="24"/>
          <w:szCs w:val="24"/>
        </w:rPr>
        <w:t xml:space="preserve"> </w:t>
      </w:r>
      <w:r w:rsidRPr="002608A5">
        <w:rPr>
          <w:sz w:val="24"/>
          <w:szCs w:val="24"/>
        </w:rPr>
        <w:t xml:space="preserve">Recognized </w:t>
      </w:r>
      <w:r w:rsidR="00F7593B" w:rsidRPr="002608A5">
        <w:rPr>
          <w:sz w:val="24"/>
          <w:szCs w:val="24"/>
        </w:rPr>
        <w:t xml:space="preserve">Federal </w:t>
      </w:r>
      <w:r w:rsidR="00BD2A68" w:rsidRPr="002608A5">
        <w:rPr>
          <w:sz w:val="24"/>
          <w:szCs w:val="24"/>
        </w:rPr>
        <w:t>h</w:t>
      </w:r>
      <w:r w:rsidRPr="002608A5">
        <w:rPr>
          <w:sz w:val="24"/>
          <w:szCs w:val="24"/>
        </w:rPr>
        <w:t>olidays</w:t>
      </w:r>
      <w:r w:rsidR="00961086">
        <w:rPr>
          <w:sz w:val="24"/>
          <w:szCs w:val="24"/>
        </w:rPr>
        <w:t>:</w:t>
      </w:r>
      <w:r w:rsidRPr="002608A5">
        <w:rPr>
          <w:iCs/>
          <w:sz w:val="24"/>
          <w:szCs w:val="24"/>
        </w:rPr>
        <w:t xml:space="preserve"> </w:t>
      </w:r>
      <w:r w:rsidR="00EE33E5">
        <w:rPr>
          <w:sz w:val="24"/>
          <w:szCs w:val="24"/>
        </w:rPr>
        <w:t xml:space="preserve">Vendor’s services are not required on federal holidays. </w:t>
      </w:r>
    </w:p>
    <w:p w14:paraId="6D9EAE0C" w14:textId="77777777" w:rsidR="00573AF9" w:rsidRPr="002608A5" w:rsidRDefault="00573AF9" w:rsidP="00573AF9">
      <w:pPr>
        <w:jc w:val="both"/>
        <w:rPr>
          <w:sz w:val="24"/>
          <w:szCs w:val="24"/>
        </w:rPr>
      </w:pPr>
      <w:r w:rsidRPr="002608A5">
        <w:rPr>
          <w:sz w:val="24"/>
          <w:szCs w:val="24"/>
        </w:rPr>
        <w:t>New Year’s Day</w:t>
      </w:r>
      <w:r w:rsidRPr="002608A5">
        <w:rPr>
          <w:sz w:val="24"/>
          <w:szCs w:val="24"/>
        </w:rPr>
        <w:tab/>
      </w:r>
      <w:r w:rsidRPr="002608A5">
        <w:rPr>
          <w:sz w:val="24"/>
          <w:szCs w:val="24"/>
        </w:rPr>
        <w:tab/>
      </w:r>
      <w:r w:rsidRPr="002608A5">
        <w:rPr>
          <w:sz w:val="24"/>
          <w:szCs w:val="24"/>
        </w:rPr>
        <w:tab/>
      </w:r>
      <w:r w:rsidRPr="002608A5">
        <w:rPr>
          <w:sz w:val="24"/>
          <w:szCs w:val="24"/>
        </w:rPr>
        <w:tab/>
        <w:t>Labor Day</w:t>
      </w:r>
    </w:p>
    <w:p w14:paraId="7B87EA48" w14:textId="77777777" w:rsidR="00573AF9" w:rsidRPr="002608A5" w:rsidRDefault="00573AF9" w:rsidP="00573AF9">
      <w:pPr>
        <w:jc w:val="both"/>
        <w:rPr>
          <w:sz w:val="24"/>
          <w:szCs w:val="24"/>
        </w:rPr>
      </w:pPr>
      <w:r w:rsidRPr="002608A5">
        <w:rPr>
          <w:sz w:val="24"/>
          <w:szCs w:val="24"/>
        </w:rPr>
        <w:t>Martin Luther King Jr.’s Birthday</w:t>
      </w:r>
      <w:r w:rsidRPr="002608A5">
        <w:rPr>
          <w:sz w:val="24"/>
          <w:szCs w:val="24"/>
        </w:rPr>
        <w:tab/>
      </w:r>
      <w:r w:rsidRPr="002608A5">
        <w:rPr>
          <w:sz w:val="24"/>
          <w:szCs w:val="24"/>
        </w:rPr>
        <w:tab/>
        <w:t>Columbus Day</w:t>
      </w:r>
    </w:p>
    <w:p w14:paraId="2833C9F6" w14:textId="6B1DA893" w:rsidR="00573AF9" w:rsidRPr="002608A5" w:rsidRDefault="00573AF9" w:rsidP="00573AF9">
      <w:pPr>
        <w:jc w:val="both"/>
        <w:rPr>
          <w:sz w:val="24"/>
          <w:szCs w:val="24"/>
        </w:rPr>
      </w:pPr>
      <w:r w:rsidRPr="002608A5">
        <w:rPr>
          <w:sz w:val="24"/>
          <w:szCs w:val="24"/>
        </w:rPr>
        <w:t>President’s Day</w:t>
      </w:r>
      <w:r w:rsidRPr="002608A5">
        <w:rPr>
          <w:sz w:val="24"/>
          <w:szCs w:val="24"/>
        </w:rPr>
        <w:tab/>
      </w:r>
      <w:r w:rsidRPr="002608A5">
        <w:rPr>
          <w:sz w:val="24"/>
          <w:szCs w:val="24"/>
        </w:rPr>
        <w:tab/>
      </w:r>
      <w:r w:rsidRPr="002608A5">
        <w:rPr>
          <w:sz w:val="24"/>
          <w:szCs w:val="24"/>
        </w:rPr>
        <w:tab/>
      </w:r>
      <w:r w:rsidRPr="002608A5">
        <w:rPr>
          <w:sz w:val="24"/>
          <w:szCs w:val="24"/>
        </w:rPr>
        <w:tab/>
        <w:t>Veteran’s Day</w:t>
      </w:r>
    </w:p>
    <w:p w14:paraId="65D7BB4E" w14:textId="77777777" w:rsidR="00573AF9" w:rsidRPr="002608A5" w:rsidRDefault="00573AF9" w:rsidP="00573AF9">
      <w:pPr>
        <w:jc w:val="both"/>
        <w:rPr>
          <w:sz w:val="24"/>
          <w:szCs w:val="24"/>
        </w:rPr>
      </w:pPr>
      <w:r w:rsidRPr="002608A5">
        <w:rPr>
          <w:sz w:val="24"/>
          <w:szCs w:val="24"/>
        </w:rPr>
        <w:t>Memorial Day</w:t>
      </w:r>
      <w:r w:rsidRPr="002608A5">
        <w:rPr>
          <w:sz w:val="24"/>
          <w:szCs w:val="24"/>
        </w:rPr>
        <w:tab/>
      </w:r>
      <w:r w:rsidRPr="002608A5">
        <w:rPr>
          <w:sz w:val="24"/>
          <w:szCs w:val="24"/>
        </w:rPr>
        <w:tab/>
      </w:r>
      <w:r w:rsidRPr="002608A5">
        <w:rPr>
          <w:sz w:val="24"/>
          <w:szCs w:val="24"/>
        </w:rPr>
        <w:tab/>
      </w:r>
      <w:r w:rsidRPr="002608A5">
        <w:rPr>
          <w:sz w:val="24"/>
          <w:szCs w:val="24"/>
        </w:rPr>
        <w:tab/>
      </w:r>
      <w:r w:rsidRPr="002608A5">
        <w:rPr>
          <w:sz w:val="24"/>
          <w:szCs w:val="24"/>
        </w:rPr>
        <w:tab/>
        <w:t>Thanksgiving Day</w:t>
      </w:r>
    </w:p>
    <w:p w14:paraId="353469A3" w14:textId="48B2F6C5" w:rsidR="009302D4" w:rsidRDefault="009302D4" w:rsidP="00573AF9">
      <w:pPr>
        <w:jc w:val="both"/>
        <w:rPr>
          <w:sz w:val="24"/>
          <w:szCs w:val="24"/>
        </w:rPr>
      </w:pPr>
      <w:r>
        <w:rPr>
          <w:sz w:val="24"/>
          <w:szCs w:val="24"/>
        </w:rPr>
        <w:t>Juneteenth</w:t>
      </w:r>
      <w:r w:rsidR="00805973">
        <w:rPr>
          <w:sz w:val="24"/>
          <w:szCs w:val="24"/>
        </w:rPr>
        <w:t xml:space="preserve"> Day</w:t>
      </w:r>
      <w:r>
        <w:rPr>
          <w:sz w:val="24"/>
          <w:szCs w:val="24"/>
        </w:rPr>
        <w:tab/>
      </w:r>
      <w:r>
        <w:rPr>
          <w:sz w:val="24"/>
          <w:szCs w:val="24"/>
        </w:rPr>
        <w:tab/>
      </w:r>
      <w:r>
        <w:rPr>
          <w:sz w:val="24"/>
          <w:szCs w:val="24"/>
        </w:rPr>
        <w:tab/>
      </w:r>
      <w:r>
        <w:rPr>
          <w:sz w:val="24"/>
          <w:szCs w:val="24"/>
        </w:rPr>
        <w:tab/>
        <w:t>Christmas Day</w:t>
      </w:r>
    </w:p>
    <w:p w14:paraId="2039907B" w14:textId="487B8356" w:rsidR="00573AF9" w:rsidRPr="002608A5" w:rsidRDefault="00573AF9" w:rsidP="00573AF9">
      <w:pPr>
        <w:jc w:val="both"/>
        <w:rPr>
          <w:sz w:val="24"/>
          <w:szCs w:val="24"/>
        </w:rPr>
      </w:pPr>
      <w:r w:rsidRPr="002608A5">
        <w:rPr>
          <w:sz w:val="24"/>
          <w:szCs w:val="24"/>
        </w:rPr>
        <w:t>Independence Day</w:t>
      </w:r>
      <w:r w:rsidRPr="002608A5">
        <w:rPr>
          <w:sz w:val="24"/>
          <w:szCs w:val="24"/>
        </w:rPr>
        <w:tab/>
      </w:r>
      <w:r w:rsidRPr="002608A5">
        <w:rPr>
          <w:sz w:val="24"/>
          <w:szCs w:val="24"/>
        </w:rPr>
        <w:tab/>
      </w:r>
      <w:r w:rsidRPr="002608A5">
        <w:rPr>
          <w:sz w:val="24"/>
          <w:szCs w:val="24"/>
        </w:rPr>
        <w:tab/>
      </w:r>
      <w:r w:rsidRPr="002608A5">
        <w:rPr>
          <w:sz w:val="24"/>
          <w:szCs w:val="24"/>
        </w:rPr>
        <w:tab/>
      </w:r>
    </w:p>
    <w:p w14:paraId="5B687CCC" w14:textId="77777777" w:rsidR="00573AF9" w:rsidRPr="002608A5" w:rsidRDefault="00573AF9" w:rsidP="00573AF9">
      <w:pPr>
        <w:jc w:val="both"/>
        <w:rPr>
          <w:b/>
          <w:sz w:val="24"/>
          <w:szCs w:val="24"/>
        </w:rPr>
      </w:pPr>
    </w:p>
    <w:p w14:paraId="52888E34" w14:textId="7DEA5189" w:rsidR="00573AF9" w:rsidRPr="002608A5" w:rsidRDefault="009D7706" w:rsidP="009D7706">
      <w:pPr>
        <w:pStyle w:val="BodyText2"/>
        <w:spacing w:after="0" w:line="240" w:lineRule="auto"/>
        <w:rPr>
          <w:sz w:val="24"/>
          <w:szCs w:val="24"/>
        </w:rPr>
      </w:pPr>
      <w:r w:rsidRPr="002608A5">
        <w:rPr>
          <w:sz w:val="24"/>
          <w:szCs w:val="24"/>
        </w:rPr>
        <w:t>1.</w:t>
      </w:r>
      <w:r w:rsidR="003210D5">
        <w:rPr>
          <w:sz w:val="24"/>
          <w:szCs w:val="24"/>
        </w:rPr>
        <w:t>2.3</w:t>
      </w:r>
      <w:r w:rsidR="00F01D6E" w:rsidRPr="002608A5">
        <w:rPr>
          <w:sz w:val="24"/>
          <w:szCs w:val="24"/>
        </w:rPr>
        <w:t xml:space="preserve"> </w:t>
      </w:r>
      <w:r w:rsidR="00573AF9" w:rsidRPr="002608A5">
        <w:rPr>
          <w:sz w:val="24"/>
          <w:szCs w:val="24"/>
        </w:rPr>
        <w:t xml:space="preserve">Hours of </w:t>
      </w:r>
      <w:r w:rsidR="00BD2A68" w:rsidRPr="002608A5">
        <w:rPr>
          <w:sz w:val="24"/>
          <w:szCs w:val="24"/>
        </w:rPr>
        <w:t>o</w:t>
      </w:r>
      <w:r w:rsidR="00573AF9" w:rsidRPr="002608A5">
        <w:rPr>
          <w:sz w:val="24"/>
          <w:szCs w:val="24"/>
        </w:rPr>
        <w:t>peration</w:t>
      </w:r>
      <w:r w:rsidR="00961086">
        <w:rPr>
          <w:sz w:val="24"/>
          <w:szCs w:val="24"/>
        </w:rPr>
        <w:t>:</w:t>
      </w:r>
      <w:r w:rsidR="00501042" w:rsidRPr="002608A5">
        <w:rPr>
          <w:sz w:val="24"/>
          <w:szCs w:val="24"/>
        </w:rPr>
        <w:t xml:space="preserve">  </w:t>
      </w:r>
      <w:r w:rsidR="00573AF9" w:rsidRPr="002608A5">
        <w:rPr>
          <w:sz w:val="24"/>
          <w:szCs w:val="24"/>
        </w:rPr>
        <w:t xml:space="preserve">The </w:t>
      </w:r>
      <w:r w:rsidR="005339D3">
        <w:rPr>
          <w:sz w:val="24"/>
          <w:szCs w:val="24"/>
        </w:rPr>
        <w:t>contractor</w:t>
      </w:r>
      <w:r w:rsidR="00573AF9" w:rsidRPr="002608A5">
        <w:rPr>
          <w:sz w:val="24"/>
          <w:szCs w:val="24"/>
        </w:rPr>
        <w:t xml:space="preserve"> is responsible for conducting</w:t>
      </w:r>
      <w:r w:rsidR="00897B70" w:rsidRPr="002608A5">
        <w:rPr>
          <w:sz w:val="24"/>
          <w:szCs w:val="24"/>
        </w:rPr>
        <w:t xml:space="preserve"> business </w:t>
      </w:r>
      <w:r w:rsidR="00573AF9" w:rsidRPr="002608A5">
        <w:rPr>
          <w:sz w:val="24"/>
          <w:szCs w:val="24"/>
        </w:rPr>
        <w:t xml:space="preserve">Monday thru Friday </w:t>
      </w:r>
      <w:r w:rsidR="00C77E15">
        <w:rPr>
          <w:sz w:val="24"/>
          <w:szCs w:val="24"/>
        </w:rPr>
        <w:t xml:space="preserve">0700 – 1530 </w:t>
      </w:r>
      <w:r w:rsidR="00573AF9" w:rsidRPr="002608A5">
        <w:rPr>
          <w:sz w:val="24"/>
          <w:szCs w:val="24"/>
        </w:rPr>
        <w:t xml:space="preserve">except Federal holidays or when the Government facility is closed due to local or national emergencies, administrative closings, or similar Government directed facility closings.  The </w:t>
      </w:r>
      <w:r w:rsidR="005339D3">
        <w:rPr>
          <w:sz w:val="24"/>
          <w:szCs w:val="24"/>
        </w:rPr>
        <w:t>contractor</w:t>
      </w:r>
      <w:r w:rsidR="00573AF9" w:rsidRPr="002608A5">
        <w:rPr>
          <w:sz w:val="24"/>
          <w:szCs w:val="24"/>
        </w:rPr>
        <w:t xml:space="preserve"> must </w:t>
      </w:r>
      <w:proofErr w:type="gramStart"/>
      <w:r w:rsidR="00573AF9" w:rsidRPr="002608A5">
        <w:rPr>
          <w:sz w:val="24"/>
          <w:szCs w:val="24"/>
        </w:rPr>
        <w:t>at all times</w:t>
      </w:r>
      <w:proofErr w:type="gramEnd"/>
      <w:r w:rsidR="00573AF9" w:rsidRPr="002608A5">
        <w:rPr>
          <w:sz w:val="24"/>
          <w:szCs w:val="24"/>
        </w:rPr>
        <w:t xml:space="preserve"> maintain an adequate workforce for the uninterrupted performance of all tasks defined within this </w:t>
      </w:r>
      <w:r w:rsidR="00342784">
        <w:rPr>
          <w:sz w:val="24"/>
          <w:szCs w:val="24"/>
        </w:rPr>
        <w:t>SOW</w:t>
      </w:r>
      <w:r w:rsidR="00573AF9" w:rsidRPr="002608A5">
        <w:rPr>
          <w:sz w:val="24"/>
          <w:szCs w:val="24"/>
        </w:rPr>
        <w:t xml:space="preserve"> when the Government facility is not closed for the above reasons. </w:t>
      </w:r>
    </w:p>
    <w:p w14:paraId="5BC4308A" w14:textId="77777777" w:rsidR="003E6323" w:rsidRPr="002608A5" w:rsidRDefault="003E6323" w:rsidP="009D7706">
      <w:pPr>
        <w:pStyle w:val="BodyText2"/>
        <w:spacing w:after="0" w:line="240" w:lineRule="auto"/>
        <w:rPr>
          <w:sz w:val="24"/>
          <w:szCs w:val="24"/>
        </w:rPr>
      </w:pPr>
    </w:p>
    <w:p w14:paraId="255F7792" w14:textId="48BBD6F5" w:rsidR="003E6323" w:rsidRDefault="003E6323" w:rsidP="009D7706">
      <w:pPr>
        <w:pStyle w:val="BodyText2"/>
        <w:spacing w:after="0" w:line="240" w:lineRule="auto"/>
        <w:rPr>
          <w:sz w:val="24"/>
          <w:szCs w:val="24"/>
        </w:rPr>
      </w:pPr>
      <w:r w:rsidRPr="002608A5">
        <w:rPr>
          <w:sz w:val="24"/>
          <w:szCs w:val="24"/>
        </w:rPr>
        <w:t>1.</w:t>
      </w:r>
      <w:r w:rsidR="003210D5">
        <w:rPr>
          <w:sz w:val="24"/>
          <w:szCs w:val="24"/>
        </w:rPr>
        <w:t>2.4</w:t>
      </w:r>
      <w:r w:rsidRPr="002608A5">
        <w:rPr>
          <w:sz w:val="24"/>
          <w:szCs w:val="24"/>
        </w:rPr>
        <w:t xml:space="preserve"> Emergency Services</w:t>
      </w:r>
      <w:r w:rsidR="00961086">
        <w:rPr>
          <w:sz w:val="24"/>
          <w:szCs w:val="24"/>
        </w:rPr>
        <w:t>:</w:t>
      </w:r>
      <w:r w:rsidRPr="002608A5">
        <w:rPr>
          <w:bCs/>
          <w:i/>
          <w:iCs/>
          <w:color w:val="0000FF"/>
          <w:sz w:val="24"/>
          <w:szCs w:val="24"/>
        </w:rPr>
        <w:t xml:space="preserve"> </w:t>
      </w:r>
      <w:r w:rsidRPr="002608A5">
        <w:rPr>
          <w:sz w:val="24"/>
          <w:szCs w:val="24"/>
        </w:rPr>
        <w:t xml:space="preserve">On occasion, services may be required to support an activation or exercise of contingency plans outside </w:t>
      </w:r>
      <w:r w:rsidR="0025009E" w:rsidRPr="002608A5">
        <w:rPr>
          <w:sz w:val="24"/>
          <w:szCs w:val="24"/>
        </w:rPr>
        <w:t>the</w:t>
      </w:r>
      <w:r w:rsidRPr="002608A5">
        <w:rPr>
          <w:sz w:val="24"/>
          <w:szCs w:val="24"/>
        </w:rPr>
        <w:t xml:space="preserve"> normal duty hours.</w:t>
      </w:r>
      <w:r w:rsidR="00C1250A">
        <w:rPr>
          <w:sz w:val="24"/>
          <w:szCs w:val="24"/>
        </w:rPr>
        <w:t xml:space="preserve"> </w:t>
      </w:r>
    </w:p>
    <w:p w14:paraId="202B58C8" w14:textId="77777777" w:rsidR="005A200F" w:rsidRPr="002608A5" w:rsidRDefault="005A200F" w:rsidP="009D7706">
      <w:pPr>
        <w:pStyle w:val="BodyText2"/>
        <w:spacing w:after="0" w:line="240" w:lineRule="auto"/>
        <w:rPr>
          <w:sz w:val="24"/>
          <w:szCs w:val="24"/>
        </w:rPr>
      </w:pPr>
    </w:p>
    <w:p w14:paraId="35C4E632" w14:textId="185A8A80" w:rsidR="00AE62A0" w:rsidRPr="001F0DCC" w:rsidRDefault="00AE62A0" w:rsidP="00AE62A0">
      <w:pPr>
        <w:pStyle w:val="BodyText2"/>
        <w:tabs>
          <w:tab w:val="left" w:pos="540"/>
        </w:tabs>
        <w:spacing w:before="90" w:line="274" w:lineRule="exact"/>
        <w:rPr>
          <w:b/>
          <w:sz w:val="24"/>
          <w:szCs w:val="24"/>
        </w:rPr>
      </w:pPr>
      <w:r w:rsidRPr="001F0DCC">
        <w:rPr>
          <w:sz w:val="24"/>
          <w:szCs w:val="24"/>
        </w:rPr>
        <w:lastRenderedPageBreak/>
        <w:t>1.</w:t>
      </w:r>
      <w:r w:rsidR="003210D5">
        <w:rPr>
          <w:sz w:val="24"/>
          <w:szCs w:val="24"/>
        </w:rPr>
        <w:t>3</w:t>
      </w:r>
      <w:r w:rsidR="001112A9" w:rsidRPr="001F0DCC">
        <w:rPr>
          <w:sz w:val="24"/>
          <w:szCs w:val="24"/>
        </w:rPr>
        <w:t xml:space="preserve"> </w:t>
      </w:r>
      <w:r w:rsidR="005339D3">
        <w:rPr>
          <w:b/>
          <w:sz w:val="24"/>
          <w:szCs w:val="24"/>
        </w:rPr>
        <w:t>Contractor</w:t>
      </w:r>
      <w:r w:rsidRPr="001F0DCC">
        <w:rPr>
          <w:b/>
          <w:sz w:val="24"/>
          <w:szCs w:val="24"/>
        </w:rPr>
        <w:t xml:space="preserve"> Identification</w:t>
      </w:r>
    </w:p>
    <w:p w14:paraId="39F6F754" w14:textId="4227E689" w:rsidR="007B08B2" w:rsidRDefault="00AE62A0" w:rsidP="00AF441C">
      <w:pPr>
        <w:pStyle w:val="BodyText2"/>
        <w:spacing w:before="240" w:line="274" w:lineRule="exact"/>
        <w:rPr>
          <w:sz w:val="24"/>
          <w:szCs w:val="24"/>
        </w:rPr>
      </w:pPr>
      <w:r w:rsidRPr="001F0DCC">
        <w:rPr>
          <w:sz w:val="24"/>
          <w:szCs w:val="24"/>
        </w:rPr>
        <w:t>1.</w:t>
      </w:r>
      <w:r w:rsidR="003210D5">
        <w:rPr>
          <w:sz w:val="24"/>
          <w:szCs w:val="24"/>
        </w:rPr>
        <w:t>3</w:t>
      </w:r>
      <w:r w:rsidRPr="001F0DCC">
        <w:rPr>
          <w:sz w:val="24"/>
          <w:szCs w:val="24"/>
        </w:rPr>
        <w:t xml:space="preserve">.1 </w:t>
      </w:r>
      <w:r w:rsidR="00AF441C" w:rsidRPr="00AF441C">
        <w:rPr>
          <w:sz w:val="24"/>
          <w:szCs w:val="24"/>
        </w:rPr>
        <w:t xml:space="preserve">Contractor personnel performing services in a contractor capacity in a </w:t>
      </w:r>
      <w:proofErr w:type="gramStart"/>
      <w:r w:rsidR="00AF441C" w:rsidRPr="00AF441C">
        <w:rPr>
          <w:sz w:val="24"/>
          <w:szCs w:val="24"/>
        </w:rPr>
        <w:t>Government</w:t>
      </w:r>
      <w:proofErr w:type="gramEnd"/>
      <w:r w:rsidR="00AF441C" w:rsidRPr="00AF441C">
        <w:rPr>
          <w:sz w:val="24"/>
          <w:szCs w:val="24"/>
        </w:rPr>
        <w:t xml:space="preserve"> facility are required to possess and wear an identification badge that displays his or her name and the name of their company. All contractor personnel shall identify themselves as contractor support personnel in all forms of communication with all entities with whom DHA/Deputy Assistant Director for Acquisition (DAD-A)/Head of the Contracting Activity (HCA) has business dealings. The contractor shall: Answer all telephone calls and have a personalized voice message with an introductory statement that includes the fact that the person is contractor support personnel. Ensure all those with whom the person interacts in any face-to-face dealings while supporting the DAD-A </w:t>
      </w:r>
      <w:proofErr w:type="gramStart"/>
      <w:r w:rsidR="00AF441C" w:rsidRPr="00AF441C">
        <w:rPr>
          <w:sz w:val="24"/>
          <w:szCs w:val="24"/>
        </w:rPr>
        <w:t>understands</w:t>
      </w:r>
      <w:proofErr w:type="gramEnd"/>
      <w:r w:rsidR="00AF441C" w:rsidRPr="00AF441C">
        <w:rPr>
          <w:sz w:val="24"/>
          <w:szCs w:val="24"/>
        </w:rPr>
        <w:t xml:space="preserve"> that the person is contractor support personnel.  Include a title block in all emails that states the fact that the person is contractor support personnel. Ensure all those with whom the person interacts in any face-to-face dealings while supporting DHA/DAD-A/HCA </w:t>
      </w:r>
      <w:proofErr w:type="gramStart"/>
      <w:r w:rsidR="00AF441C" w:rsidRPr="00AF441C">
        <w:rPr>
          <w:sz w:val="24"/>
          <w:szCs w:val="24"/>
        </w:rPr>
        <w:t>understands</w:t>
      </w:r>
      <w:proofErr w:type="gramEnd"/>
      <w:r w:rsidR="00AF441C" w:rsidRPr="00AF441C">
        <w:rPr>
          <w:sz w:val="24"/>
          <w:szCs w:val="24"/>
        </w:rPr>
        <w:t xml:space="preserve"> that the person is contractor support personnel.</w:t>
      </w:r>
    </w:p>
    <w:p w14:paraId="5297A7CA" w14:textId="77777777" w:rsidR="00AF441C" w:rsidRPr="00AF441C" w:rsidRDefault="00AF441C" w:rsidP="00AF441C">
      <w:pPr>
        <w:pStyle w:val="BodyText2"/>
        <w:spacing w:before="240" w:line="274" w:lineRule="exact"/>
        <w:rPr>
          <w:sz w:val="24"/>
          <w:szCs w:val="24"/>
        </w:rPr>
      </w:pPr>
      <w:r>
        <w:rPr>
          <w:sz w:val="24"/>
          <w:szCs w:val="24"/>
        </w:rPr>
        <w:t xml:space="preserve">1.3.2 </w:t>
      </w:r>
      <w:r w:rsidRPr="00AF441C">
        <w:rPr>
          <w:sz w:val="24"/>
          <w:szCs w:val="24"/>
        </w:rPr>
        <w:t>Contractor personnel will be required to attend meetings or otherwise communicate with Government and/or other contract representatives to meet the requirements of this order.  Contractor personnel shall make their contractor status known during introductions.</w:t>
      </w:r>
    </w:p>
    <w:p w14:paraId="6B41E00A" w14:textId="51A96F6A" w:rsidR="00AF441C" w:rsidRDefault="00AF441C" w:rsidP="00AF441C">
      <w:pPr>
        <w:pStyle w:val="BodyText2"/>
        <w:spacing w:before="240" w:line="274" w:lineRule="exact"/>
        <w:rPr>
          <w:sz w:val="24"/>
          <w:szCs w:val="24"/>
        </w:rPr>
      </w:pPr>
      <w:r w:rsidRPr="00AF441C">
        <w:rPr>
          <w:sz w:val="24"/>
          <w:szCs w:val="24"/>
        </w:rPr>
        <w:t>1.</w:t>
      </w:r>
      <w:r>
        <w:rPr>
          <w:sz w:val="24"/>
          <w:szCs w:val="24"/>
        </w:rPr>
        <w:t>3</w:t>
      </w:r>
      <w:r w:rsidRPr="00AF441C">
        <w:rPr>
          <w:sz w:val="24"/>
          <w:szCs w:val="24"/>
        </w:rPr>
        <w:t>.3 Contractor personnel, while performing in a contractor capacity, are prohibited from using their retired or reserve component military rank or title in any written or verbal communications associated with the contracts in which they provide services.</w:t>
      </w:r>
    </w:p>
    <w:p w14:paraId="3E119F25" w14:textId="77777777" w:rsidR="00AF441C" w:rsidRPr="001F0DCC" w:rsidRDefault="00AF441C" w:rsidP="00AF441C">
      <w:pPr>
        <w:pStyle w:val="BodyText2"/>
        <w:spacing w:before="240" w:line="274" w:lineRule="exact"/>
        <w:rPr>
          <w:sz w:val="24"/>
          <w:szCs w:val="24"/>
        </w:rPr>
      </w:pPr>
    </w:p>
    <w:p w14:paraId="0508913D" w14:textId="2101615B" w:rsidR="00605A63" w:rsidRPr="001F0DCC" w:rsidRDefault="0049609A"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Pr>
          <w:b/>
          <w:sz w:val="24"/>
          <w:szCs w:val="24"/>
        </w:rPr>
        <w:t>2</w:t>
      </w:r>
      <w:r w:rsidR="00D21D0A" w:rsidRPr="001F0DCC">
        <w:rPr>
          <w:b/>
          <w:sz w:val="24"/>
          <w:szCs w:val="24"/>
        </w:rPr>
        <w:t xml:space="preserve">.0 </w:t>
      </w:r>
      <w:r w:rsidR="00605A63" w:rsidRPr="001F0DCC">
        <w:rPr>
          <w:b/>
          <w:sz w:val="24"/>
          <w:szCs w:val="24"/>
        </w:rPr>
        <w:t>SPECIFIC TASKS</w:t>
      </w:r>
    </w:p>
    <w:p w14:paraId="134B2174" w14:textId="77777777" w:rsidR="001B7328" w:rsidRPr="001F0DCC" w:rsidRDefault="001B7328" w:rsidP="00605A63">
      <w:pPr>
        <w:rPr>
          <w:i/>
          <w:color w:val="0000FF"/>
          <w:sz w:val="24"/>
          <w:szCs w:val="24"/>
        </w:rPr>
      </w:pPr>
    </w:p>
    <w:p w14:paraId="1E13EF90" w14:textId="1FCBEC7C" w:rsidR="00E6735D" w:rsidRPr="004232D9" w:rsidRDefault="00D41608" w:rsidP="00F138F7">
      <w:pPr>
        <w:rPr>
          <w:bCs/>
          <w:i/>
          <w:color w:val="0000FF"/>
          <w:sz w:val="24"/>
          <w:szCs w:val="24"/>
        </w:rPr>
      </w:pPr>
      <w:r>
        <w:rPr>
          <w:sz w:val="24"/>
          <w:szCs w:val="24"/>
        </w:rPr>
        <w:t>2.</w:t>
      </w:r>
      <w:r w:rsidR="000B20AD" w:rsidRPr="002608A5">
        <w:rPr>
          <w:sz w:val="24"/>
          <w:szCs w:val="24"/>
        </w:rPr>
        <w:t>1</w:t>
      </w:r>
      <w:r w:rsidR="0038224C" w:rsidRPr="002608A5">
        <w:rPr>
          <w:sz w:val="24"/>
          <w:szCs w:val="24"/>
        </w:rPr>
        <w:t xml:space="preserve"> </w:t>
      </w:r>
      <w:r w:rsidR="00E27786">
        <w:rPr>
          <w:b/>
          <w:bCs/>
          <w:sz w:val="24"/>
          <w:szCs w:val="24"/>
        </w:rPr>
        <w:t>Cadaver Order</w:t>
      </w:r>
    </w:p>
    <w:p w14:paraId="7DDA3828" w14:textId="77777777" w:rsidR="00C01CE7" w:rsidRPr="002608A5" w:rsidRDefault="00C01CE7" w:rsidP="00F138F7">
      <w:pPr>
        <w:rPr>
          <w:i/>
          <w:color w:val="0000FF"/>
          <w:sz w:val="24"/>
          <w:szCs w:val="24"/>
        </w:rPr>
      </w:pPr>
    </w:p>
    <w:p w14:paraId="37A9565C" w14:textId="42A52709" w:rsidR="00C01CE7" w:rsidRDefault="00D41608" w:rsidP="00F138F7">
      <w:pPr>
        <w:rPr>
          <w:sz w:val="24"/>
          <w:szCs w:val="24"/>
        </w:rPr>
      </w:pPr>
      <w:r>
        <w:rPr>
          <w:sz w:val="24"/>
          <w:szCs w:val="24"/>
        </w:rPr>
        <w:t>2</w:t>
      </w:r>
      <w:r w:rsidR="00C01CE7" w:rsidRPr="002608A5">
        <w:rPr>
          <w:sz w:val="24"/>
          <w:szCs w:val="24"/>
        </w:rPr>
        <w:t xml:space="preserve">.1.1 </w:t>
      </w:r>
      <w:r w:rsidR="00E27786">
        <w:rPr>
          <w:sz w:val="24"/>
          <w:szCs w:val="24"/>
        </w:rPr>
        <w:t xml:space="preserve">Cadaver </w:t>
      </w:r>
      <w:r w:rsidR="00A8580F">
        <w:rPr>
          <w:sz w:val="24"/>
          <w:szCs w:val="24"/>
        </w:rPr>
        <w:t xml:space="preserve">Contract </w:t>
      </w:r>
      <w:r w:rsidR="00E27786">
        <w:rPr>
          <w:sz w:val="24"/>
          <w:szCs w:val="24"/>
        </w:rPr>
        <w:t xml:space="preserve">Order Purchase </w:t>
      </w:r>
      <w:r w:rsidR="00A8580F">
        <w:rPr>
          <w:sz w:val="24"/>
          <w:szCs w:val="24"/>
        </w:rPr>
        <w:t xml:space="preserve">for </w:t>
      </w:r>
      <w:r w:rsidR="002E4289">
        <w:rPr>
          <w:sz w:val="24"/>
          <w:szCs w:val="24"/>
        </w:rPr>
        <w:t>2</w:t>
      </w:r>
      <w:r w:rsidR="006259F3">
        <w:rPr>
          <w:sz w:val="24"/>
          <w:szCs w:val="24"/>
        </w:rPr>
        <w:t>6</w:t>
      </w:r>
      <w:r w:rsidR="00A8580F">
        <w:rPr>
          <w:sz w:val="24"/>
          <w:szCs w:val="24"/>
        </w:rPr>
        <w:t xml:space="preserve"> </w:t>
      </w:r>
      <w:r w:rsidR="005A200F">
        <w:rPr>
          <w:sz w:val="24"/>
          <w:szCs w:val="24"/>
        </w:rPr>
        <w:t>H</w:t>
      </w:r>
      <w:r w:rsidR="00A8580F">
        <w:rPr>
          <w:sz w:val="24"/>
          <w:szCs w:val="24"/>
        </w:rPr>
        <w:t xml:space="preserve">uman </w:t>
      </w:r>
      <w:r w:rsidR="005A200F">
        <w:rPr>
          <w:sz w:val="24"/>
          <w:szCs w:val="24"/>
        </w:rPr>
        <w:t>C</w:t>
      </w:r>
      <w:r w:rsidR="00A8580F">
        <w:rPr>
          <w:sz w:val="24"/>
          <w:szCs w:val="24"/>
        </w:rPr>
        <w:t>adavers</w:t>
      </w:r>
      <w:r w:rsidR="005A200F">
        <w:rPr>
          <w:sz w:val="24"/>
          <w:szCs w:val="24"/>
        </w:rPr>
        <w:t xml:space="preserve"> for Base Year and </w:t>
      </w:r>
      <w:r w:rsidR="009716F0">
        <w:rPr>
          <w:sz w:val="24"/>
          <w:szCs w:val="24"/>
        </w:rPr>
        <w:t>26</w:t>
      </w:r>
      <w:r w:rsidR="005A200F">
        <w:rPr>
          <w:sz w:val="24"/>
          <w:szCs w:val="24"/>
        </w:rPr>
        <w:t xml:space="preserve"> Human Cadavers for Option Year One</w:t>
      </w:r>
      <w:r w:rsidR="002E4289">
        <w:rPr>
          <w:sz w:val="24"/>
          <w:szCs w:val="24"/>
        </w:rPr>
        <w:t xml:space="preserve"> and </w:t>
      </w:r>
      <w:r w:rsidR="00E52108">
        <w:rPr>
          <w:sz w:val="24"/>
          <w:szCs w:val="24"/>
        </w:rPr>
        <w:t xml:space="preserve">26 Human Cadavers for </w:t>
      </w:r>
      <w:r w:rsidR="002E4289">
        <w:rPr>
          <w:sz w:val="24"/>
          <w:szCs w:val="24"/>
        </w:rPr>
        <w:t xml:space="preserve">Option Year </w:t>
      </w:r>
      <w:r w:rsidR="00E52108">
        <w:rPr>
          <w:sz w:val="24"/>
          <w:szCs w:val="24"/>
        </w:rPr>
        <w:t>2</w:t>
      </w:r>
      <w:r w:rsidR="00A8580F">
        <w:rPr>
          <w:sz w:val="24"/>
          <w:szCs w:val="24"/>
        </w:rPr>
        <w:t xml:space="preserve">. </w:t>
      </w:r>
    </w:p>
    <w:p w14:paraId="2B1AA06E" w14:textId="19496344" w:rsidR="005422BC" w:rsidRDefault="005422BC" w:rsidP="00F138F7">
      <w:pPr>
        <w:rPr>
          <w:sz w:val="24"/>
          <w:szCs w:val="24"/>
        </w:rPr>
      </w:pPr>
    </w:p>
    <w:p w14:paraId="06A86119" w14:textId="19F85318" w:rsidR="005422BC" w:rsidRDefault="00D41608" w:rsidP="005422BC">
      <w:pPr>
        <w:rPr>
          <w:sz w:val="24"/>
          <w:szCs w:val="24"/>
        </w:rPr>
      </w:pPr>
      <w:r>
        <w:rPr>
          <w:sz w:val="24"/>
          <w:szCs w:val="24"/>
        </w:rPr>
        <w:t>2</w:t>
      </w:r>
      <w:r w:rsidR="005422BC" w:rsidRPr="002608A5">
        <w:rPr>
          <w:sz w:val="24"/>
          <w:szCs w:val="24"/>
        </w:rPr>
        <w:t>.1.</w:t>
      </w:r>
      <w:r w:rsidR="005422BC">
        <w:rPr>
          <w:sz w:val="24"/>
          <w:szCs w:val="24"/>
        </w:rPr>
        <w:t>2</w:t>
      </w:r>
      <w:r w:rsidR="005422BC" w:rsidRPr="002608A5">
        <w:rPr>
          <w:sz w:val="24"/>
          <w:szCs w:val="24"/>
        </w:rPr>
        <w:t xml:space="preserve"> </w:t>
      </w:r>
      <w:r w:rsidR="00A8580F">
        <w:rPr>
          <w:sz w:val="24"/>
          <w:szCs w:val="24"/>
        </w:rPr>
        <w:t>Types of Human Cadavers: Within this order there is a variety of human cadavers, the types of cadavers are the following: (</w:t>
      </w:r>
      <w:r w:rsidR="00E52108">
        <w:rPr>
          <w:sz w:val="24"/>
          <w:szCs w:val="24"/>
        </w:rPr>
        <w:t>63</w:t>
      </w:r>
      <w:r w:rsidR="00A8580F">
        <w:rPr>
          <w:sz w:val="24"/>
          <w:szCs w:val="24"/>
        </w:rPr>
        <w:t xml:space="preserve">) </w:t>
      </w:r>
      <w:r w:rsidR="00342784">
        <w:rPr>
          <w:sz w:val="24"/>
          <w:szCs w:val="24"/>
        </w:rPr>
        <w:t>S</w:t>
      </w:r>
      <w:r w:rsidR="00A8580F">
        <w:rPr>
          <w:sz w:val="24"/>
          <w:szCs w:val="24"/>
        </w:rPr>
        <w:t xml:space="preserve">oft </w:t>
      </w:r>
      <w:r w:rsidR="00342784">
        <w:rPr>
          <w:sz w:val="24"/>
          <w:szCs w:val="24"/>
        </w:rPr>
        <w:t>C</w:t>
      </w:r>
      <w:r w:rsidR="00A8580F">
        <w:rPr>
          <w:sz w:val="24"/>
          <w:szCs w:val="24"/>
        </w:rPr>
        <w:t>ure</w:t>
      </w:r>
      <w:r w:rsidR="002B4B29">
        <w:rPr>
          <w:sz w:val="24"/>
          <w:szCs w:val="24"/>
        </w:rPr>
        <w:t xml:space="preserve"> Thiel Method</w:t>
      </w:r>
      <w:r w:rsidR="00A8580F">
        <w:rPr>
          <w:sz w:val="24"/>
          <w:szCs w:val="24"/>
        </w:rPr>
        <w:t>, (</w:t>
      </w:r>
      <w:r w:rsidR="00E52108">
        <w:rPr>
          <w:sz w:val="24"/>
          <w:szCs w:val="24"/>
        </w:rPr>
        <w:t>12</w:t>
      </w:r>
      <w:r w:rsidR="00A8580F">
        <w:rPr>
          <w:sz w:val="24"/>
          <w:szCs w:val="24"/>
        </w:rPr>
        <w:t xml:space="preserve">) </w:t>
      </w:r>
      <w:r w:rsidR="00342784">
        <w:rPr>
          <w:sz w:val="24"/>
          <w:szCs w:val="24"/>
        </w:rPr>
        <w:t>F</w:t>
      </w:r>
      <w:r w:rsidR="00A8580F">
        <w:rPr>
          <w:sz w:val="24"/>
          <w:szCs w:val="24"/>
        </w:rPr>
        <w:t>lushed,</w:t>
      </w:r>
      <w:r w:rsidR="00555911">
        <w:rPr>
          <w:sz w:val="24"/>
          <w:szCs w:val="24"/>
        </w:rPr>
        <w:t xml:space="preserve"> </w:t>
      </w:r>
      <w:r w:rsidR="00A8580F">
        <w:rPr>
          <w:sz w:val="24"/>
          <w:szCs w:val="24"/>
        </w:rPr>
        <w:t>and (</w:t>
      </w:r>
      <w:r w:rsidR="00E52108">
        <w:rPr>
          <w:sz w:val="24"/>
          <w:szCs w:val="24"/>
        </w:rPr>
        <w:t>3</w:t>
      </w:r>
      <w:r w:rsidR="00A8580F">
        <w:rPr>
          <w:sz w:val="24"/>
          <w:szCs w:val="24"/>
        </w:rPr>
        <w:t xml:space="preserve">) </w:t>
      </w:r>
      <w:r w:rsidR="00342784">
        <w:rPr>
          <w:sz w:val="24"/>
          <w:szCs w:val="24"/>
        </w:rPr>
        <w:t>E</w:t>
      </w:r>
      <w:r w:rsidR="00A8580F">
        <w:rPr>
          <w:sz w:val="24"/>
          <w:szCs w:val="24"/>
        </w:rPr>
        <w:t>mbalmed.</w:t>
      </w:r>
    </w:p>
    <w:p w14:paraId="440252E2" w14:textId="4E1FEDC6" w:rsidR="00D41608" w:rsidRDefault="00D41608" w:rsidP="00986D30">
      <w:pPr>
        <w:rPr>
          <w:bCs/>
          <w:i/>
          <w:color w:val="0000FF"/>
          <w:sz w:val="24"/>
          <w:szCs w:val="24"/>
        </w:rPr>
      </w:pPr>
    </w:p>
    <w:p w14:paraId="23C0D38D" w14:textId="0FE56A05" w:rsidR="00E27786" w:rsidRDefault="00D41608" w:rsidP="00E27786">
      <w:pPr>
        <w:rPr>
          <w:sz w:val="24"/>
          <w:szCs w:val="24"/>
        </w:rPr>
      </w:pPr>
      <w:r>
        <w:rPr>
          <w:sz w:val="24"/>
          <w:szCs w:val="24"/>
        </w:rPr>
        <w:t>2.2</w:t>
      </w:r>
      <w:r w:rsidRPr="002608A5">
        <w:rPr>
          <w:sz w:val="24"/>
          <w:szCs w:val="24"/>
        </w:rPr>
        <w:t xml:space="preserve"> </w:t>
      </w:r>
      <w:r w:rsidR="00E27786" w:rsidRPr="00E27786">
        <w:rPr>
          <w:b/>
          <w:bCs/>
          <w:sz w:val="24"/>
          <w:szCs w:val="24"/>
        </w:rPr>
        <w:t>Delivery</w:t>
      </w:r>
      <w:r>
        <w:rPr>
          <w:sz w:val="24"/>
          <w:szCs w:val="24"/>
        </w:rPr>
        <w:t xml:space="preserve"> </w:t>
      </w:r>
      <w:r w:rsidR="00E27786">
        <w:rPr>
          <w:sz w:val="24"/>
          <w:szCs w:val="24"/>
        </w:rPr>
        <w:t>Human Cadavers / Specimens: V</w:t>
      </w:r>
      <w:r w:rsidR="00316E25">
        <w:rPr>
          <w:sz w:val="24"/>
          <w:szCs w:val="24"/>
        </w:rPr>
        <w:t>endor</w:t>
      </w:r>
      <w:r w:rsidR="00E27786">
        <w:rPr>
          <w:sz w:val="24"/>
          <w:szCs w:val="24"/>
        </w:rPr>
        <w:t xml:space="preserve"> is to deliver </w:t>
      </w:r>
      <w:r w:rsidR="00321F14">
        <w:rPr>
          <w:sz w:val="24"/>
          <w:szCs w:val="24"/>
        </w:rPr>
        <w:t>2</w:t>
      </w:r>
      <w:r w:rsidR="006259F3">
        <w:rPr>
          <w:sz w:val="24"/>
          <w:szCs w:val="24"/>
        </w:rPr>
        <w:t>6</w:t>
      </w:r>
      <w:r w:rsidR="00E27786">
        <w:rPr>
          <w:sz w:val="24"/>
          <w:szCs w:val="24"/>
        </w:rPr>
        <w:t xml:space="preserve"> cadavers</w:t>
      </w:r>
      <w:r w:rsidR="009716F0">
        <w:rPr>
          <w:sz w:val="24"/>
          <w:szCs w:val="24"/>
        </w:rPr>
        <w:t xml:space="preserve"> for the base year and 26 for the option year</w:t>
      </w:r>
      <w:r w:rsidR="00321F14">
        <w:rPr>
          <w:sz w:val="24"/>
          <w:szCs w:val="24"/>
        </w:rPr>
        <w:t xml:space="preserve"> 1 and 26 for the option year 2</w:t>
      </w:r>
      <w:r w:rsidR="009716F0">
        <w:rPr>
          <w:sz w:val="24"/>
          <w:szCs w:val="24"/>
        </w:rPr>
        <w:t>.</w:t>
      </w:r>
      <w:r w:rsidR="002B4B29">
        <w:rPr>
          <w:sz w:val="24"/>
          <w:szCs w:val="24"/>
        </w:rPr>
        <w:t xml:space="preserve"> Cadavers shall be delivered within 2 hours of leaving the vendor’s facility, via refrigerated ground transportation.</w:t>
      </w:r>
    </w:p>
    <w:p w14:paraId="4A7CAA93" w14:textId="37807ABA" w:rsidR="00D41608" w:rsidRPr="002608A5" w:rsidRDefault="00D41608" w:rsidP="00D41608">
      <w:pPr>
        <w:rPr>
          <w:i/>
          <w:color w:val="0000FF"/>
          <w:sz w:val="24"/>
          <w:szCs w:val="24"/>
        </w:rPr>
      </w:pPr>
    </w:p>
    <w:p w14:paraId="2BA897DB" w14:textId="6932457A" w:rsidR="00D41608" w:rsidRDefault="00D41608" w:rsidP="00D41608">
      <w:pPr>
        <w:rPr>
          <w:sz w:val="24"/>
          <w:szCs w:val="24"/>
        </w:rPr>
      </w:pPr>
      <w:r>
        <w:rPr>
          <w:sz w:val="24"/>
          <w:szCs w:val="24"/>
        </w:rPr>
        <w:t>2</w:t>
      </w:r>
      <w:r w:rsidRPr="002608A5">
        <w:rPr>
          <w:sz w:val="24"/>
          <w:szCs w:val="24"/>
        </w:rPr>
        <w:t>.</w:t>
      </w:r>
      <w:r>
        <w:rPr>
          <w:sz w:val="24"/>
          <w:szCs w:val="24"/>
        </w:rPr>
        <w:t>2.1</w:t>
      </w:r>
      <w:r w:rsidRPr="002608A5">
        <w:rPr>
          <w:sz w:val="24"/>
          <w:szCs w:val="24"/>
        </w:rPr>
        <w:t xml:space="preserve"> </w:t>
      </w:r>
      <w:r w:rsidR="00A8580F">
        <w:rPr>
          <w:sz w:val="24"/>
          <w:szCs w:val="24"/>
        </w:rPr>
        <w:t>Schedule of Delivery</w:t>
      </w:r>
      <w:r w:rsidRPr="00122E28">
        <w:rPr>
          <w:sz w:val="24"/>
          <w:szCs w:val="24"/>
        </w:rPr>
        <w:t>:</w:t>
      </w:r>
      <w:r w:rsidR="00A8580F">
        <w:rPr>
          <w:sz w:val="24"/>
          <w:szCs w:val="24"/>
        </w:rPr>
        <w:t xml:space="preserve"> The delivery varies upon classes being taught and what type of cadaver is needed for the training. The soft cure cadavers are delivered monthly, usually two at a time</w:t>
      </w:r>
      <w:r w:rsidR="00453B39">
        <w:rPr>
          <w:sz w:val="24"/>
          <w:szCs w:val="24"/>
        </w:rPr>
        <w:t>,</w:t>
      </w:r>
      <w:r w:rsidR="00321F14">
        <w:rPr>
          <w:sz w:val="24"/>
          <w:szCs w:val="24"/>
        </w:rPr>
        <w:t xml:space="preserve"> sometimes more</w:t>
      </w:r>
      <w:r w:rsidR="00A8580F">
        <w:rPr>
          <w:sz w:val="24"/>
          <w:szCs w:val="24"/>
        </w:rPr>
        <w:t xml:space="preserve">. The formaldehyde cadaver is </w:t>
      </w:r>
      <w:proofErr w:type="gramStart"/>
      <w:r w:rsidR="00A8580F">
        <w:rPr>
          <w:sz w:val="24"/>
          <w:szCs w:val="24"/>
        </w:rPr>
        <w:t>delivered</w:t>
      </w:r>
      <w:proofErr w:type="gramEnd"/>
      <w:r w:rsidR="00A8580F">
        <w:rPr>
          <w:sz w:val="24"/>
          <w:szCs w:val="24"/>
        </w:rPr>
        <w:t xml:space="preserve"> June/July timeframe. The four flushed cadavers are delivered when required training is scheduled. </w:t>
      </w:r>
    </w:p>
    <w:p w14:paraId="7DD666D9" w14:textId="77777777" w:rsidR="00D41608" w:rsidRDefault="00D41608" w:rsidP="00D41608">
      <w:pPr>
        <w:rPr>
          <w:sz w:val="24"/>
          <w:szCs w:val="24"/>
        </w:rPr>
      </w:pPr>
    </w:p>
    <w:p w14:paraId="25349F2D" w14:textId="549FA531" w:rsidR="00D41608" w:rsidRDefault="00F34157" w:rsidP="00D41608">
      <w:pPr>
        <w:rPr>
          <w:sz w:val="24"/>
          <w:szCs w:val="24"/>
        </w:rPr>
      </w:pPr>
      <w:r>
        <w:rPr>
          <w:sz w:val="24"/>
          <w:szCs w:val="24"/>
        </w:rPr>
        <w:t>2.2.2</w:t>
      </w:r>
      <w:r w:rsidR="00D41608" w:rsidRPr="002608A5">
        <w:rPr>
          <w:sz w:val="24"/>
          <w:szCs w:val="24"/>
        </w:rPr>
        <w:t xml:space="preserve"> </w:t>
      </w:r>
      <w:r w:rsidR="00A8580F">
        <w:rPr>
          <w:sz w:val="24"/>
          <w:szCs w:val="24"/>
        </w:rPr>
        <w:t xml:space="preserve">Turnaround Time: The turnaround time for delivery of cadavers is </w:t>
      </w:r>
      <w:r w:rsidR="00AA19DD">
        <w:rPr>
          <w:sz w:val="24"/>
          <w:szCs w:val="24"/>
        </w:rPr>
        <w:t>dependent</w:t>
      </w:r>
      <w:r w:rsidR="00A8580F">
        <w:rPr>
          <w:sz w:val="24"/>
          <w:szCs w:val="24"/>
        </w:rPr>
        <w:t xml:space="preserve"> upon the availability of V</w:t>
      </w:r>
      <w:r w:rsidR="00316E25">
        <w:rPr>
          <w:sz w:val="24"/>
          <w:szCs w:val="24"/>
        </w:rPr>
        <w:t>endor</w:t>
      </w:r>
      <w:r w:rsidR="00A8580F">
        <w:rPr>
          <w:sz w:val="24"/>
          <w:szCs w:val="24"/>
        </w:rPr>
        <w:t xml:space="preserve"> and the availability of the Bioskills Lab, however, it is usually scheduled two months prior to delivery date. </w:t>
      </w:r>
    </w:p>
    <w:p w14:paraId="6ECB3D10" w14:textId="77777777" w:rsidR="00D41608" w:rsidRDefault="00D41608" w:rsidP="00D41608">
      <w:pPr>
        <w:rPr>
          <w:sz w:val="24"/>
          <w:szCs w:val="24"/>
        </w:rPr>
      </w:pPr>
    </w:p>
    <w:p w14:paraId="05F2861A" w14:textId="0A18D7C5" w:rsidR="00D41608" w:rsidRDefault="00F34157" w:rsidP="00D41608">
      <w:pPr>
        <w:rPr>
          <w:sz w:val="24"/>
          <w:szCs w:val="24"/>
        </w:rPr>
      </w:pPr>
      <w:r>
        <w:rPr>
          <w:sz w:val="24"/>
          <w:szCs w:val="24"/>
        </w:rPr>
        <w:t>2.2.</w:t>
      </w:r>
      <w:r w:rsidR="00D41608">
        <w:rPr>
          <w:sz w:val="24"/>
          <w:szCs w:val="24"/>
        </w:rPr>
        <w:t>3</w:t>
      </w:r>
      <w:r w:rsidR="00D41608" w:rsidRPr="002608A5">
        <w:rPr>
          <w:sz w:val="24"/>
          <w:szCs w:val="24"/>
        </w:rPr>
        <w:t xml:space="preserve"> </w:t>
      </w:r>
      <w:r w:rsidR="00A8580F">
        <w:rPr>
          <w:sz w:val="24"/>
          <w:szCs w:val="24"/>
        </w:rPr>
        <w:t>Return of Cadaver Ashes</w:t>
      </w:r>
      <w:r w:rsidR="00C41C57">
        <w:rPr>
          <w:sz w:val="24"/>
          <w:szCs w:val="24"/>
        </w:rPr>
        <w:t xml:space="preserve"> (Remains)</w:t>
      </w:r>
      <w:ins w:id="0" w:author="Wilk, Lisa C CIV DHA ACQ STAFF (USA)" w:date="2024-12-16T10:38:00Z">
        <w:r w:rsidR="00DA714E">
          <w:rPr>
            <w:sz w:val="24"/>
            <w:szCs w:val="24"/>
          </w:rPr>
          <w:t>:</w:t>
        </w:r>
      </w:ins>
      <w:r w:rsidR="00C41C57">
        <w:rPr>
          <w:sz w:val="24"/>
          <w:szCs w:val="24"/>
        </w:rPr>
        <w:t xml:space="preserve"> </w:t>
      </w:r>
      <w:r w:rsidR="002377D0" w:rsidRPr="002377D0">
        <w:rPr>
          <w:sz w:val="24"/>
          <w:szCs w:val="24"/>
        </w:rPr>
        <w:t>According to Virginia Code 32.1-301</w:t>
      </w:r>
      <w:r w:rsidR="008045B5">
        <w:rPr>
          <w:sz w:val="24"/>
          <w:szCs w:val="24"/>
        </w:rPr>
        <w:t xml:space="preserve"> </w:t>
      </w:r>
      <w:r w:rsidR="008045B5" w:rsidRPr="008045B5">
        <w:rPr>
          <w:sz w:val="24"/>
          <w:szCs w:val="24"/>
        </w:rPr>
        <w:t>Burial, cremation, or return of bodies after scientific study</w:t>
      </w:r>
      <w:r w:rsidR="002377D0" w:rsidRPr="002377D0">
        <w:rPr>
          <w:sz w:val="24"/>
          <w:szCs w:val="24"/>
        </w:rPr>
        <w:t>, at completion of program usage, it is the responsibility of the user program</w:t>
      </w:r>
      <w:r w:rsidR="002377D0">
        <w:rPr>
          <w:sz w:val="24"/>
          <w:szCs w:val="24"/>
        </w:rPr>
        <w:t xml:space="preserve"> </w:t>
      </w:r>
      <w:r w:rsidR="002377D0" w:rsidRPr="002377D0">
        <w:rPr>
          <w:sz w:val="24"/>
          <w:szCs w:val="24"/>
        </w:rPr>
        <w:t xml:space="preserve">to return the cremated remains to the designated next of kin or another designated individual. </w:t>
      </w:r>
      <w:r w:rsidR="002377D0">
        <w:rPr>
          <w:sz w:val="24"/>
          <w:szCs w:val="24"/>
        </w:rPr>
        <w:t>The V</w:t>
      </w:r>
      <w:r w:rsidR="00316E25">
        <w:rPr>
          <w:sz w:val="24"/>
          <w:szCs w:val="24"/>
        </w:rPr>
        <w:t>endor</w:t>
      </w:r>
      <w:r w:rsidR="002377D0" w:rsidRPr="002377D0">
        <w:rPr>
          <w:sz w:val="24"/>
          <w:szCs w:val="24"/>
        </w:rPr>
        <w:t xml:space="preserve"> will provide any necessary information for the mailing of cremated remains back to the donor's legal representative at the appropriate time.</w:t>
      </w:r>
    </w:p>
    <w:p w14:paraId="4A6B78B7" w14:textId="77777777" w:rsidR="00C41C57" w:rsidRDefault="00C41C57" w:rsidP="004232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p>
    <w:p w14:paraId="43D521E8" w14:textId="77777777" w:rsidR="00C41C57" w:rsidRDefault="00C41C57" w:rsidP="004232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p>
    <w:p w14:paraId="0923C0E7" w14:textId="4B982CFE" w:rsidR="00C263F8" w:rsidRDefault="003B4851" w:rsidP="004232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Pr>
          <w:b/>
          <w:sz w:val="24"/>
          <w:szCs w:val="24"/>
        </w:rPr>
        <w:t>3</w:t>
      </w:r>
      <w:r w:rsidRPr="001F0DCC">
        <w:rPr>
          <w:b/>
          <w:sz w:val="24"/>
          <w:szCs w:val="24"/>
        </w:rPr>
        <w:t xml:space="preserve">.0 </w:t>
      </w:r>
      <w:r>
        <w:rPr>
          <w:b/>
          <w:sz w:val="24"/>
          <w:szCs w:val="24"/>
        </w:rPr>
        <w:t>Q</w:t>
      </w:r>
      <w:r w:rsidR="00AF441C">
        <w:rPr>
          <w:b/>
          <w:sz w:val="24"/>
          <w:szCs w:val="24"/>
        </w:rPr>
        <w:t>UALIFICATIONS/</w:t>
      </w:r>
      <w:r>
        <w:rPr>
          <w:b/>
          <w:sz w:val="24"/>
          <w:szCs w:val="24"/>
        </w:rPr>
        <w:t>C</w:t>
      </w:r>
      <w:r w:rsidR="00AF441C">
        <w:rPr>
          <w:b/>
          <w:sz w:val="24"/>
          <w:szCs w:val="24"/>
        </w:rPr>
        <w:t>ONSIDERACTIONS</w:t>
      </w:r>
    </w:p>
    <w:p w14:paraId="1E702CE9" w14:textId="77777777" w:rsidR="00F34157" w:rsidRDefault="00F34157" w:rsidP="00F34157">
      <w:pPr>
        <w:rPr>
          <w:sz w:val="24"/>
          <w:szCs w:val="24"/>
        </w:rPr>
      </w:pPr>
    </w:p>
    <w:p w14:paraId="6DFA78BA" w14:textId="70391BD1" w:rsidR="00CD1847" w:rsidRDefault="003B4851" w:rsidP="004232D9">
      <w:pPr>
        <w:rPr>
          <w:sz w:val="24"/>
          <w:szCs w:val="24"/>
        </w:rPr>
      </w:pPr>
      <w:r>
        <w:rPr>
          <w:sz w:val="24"/>
          <w:szCs w:val="24"/>
        </w:rPr>
        <w:t>3</w:t>
      </w:r>
      <w:r w:rsidR="004D0905" w:rsidRPr="002608A5">
        <w:rPr>
          <w:sz w:val="24"/>
          <w:szCs w:val="24"/>
        </w:rPr>
        <w:t>.</w:t>
      </w:r>
      <w:r w:rsidR="00CD1847">
        <w:rPr>
          <w:sz w:val="24"/>
          <w:szCs w:val="24"/>
        </w:rPr>
        <w:t>1</w:t>
      </w:r>
      <w:r w:rsidR="0038224C" w:rsidRPr="002608A5">
        <w:rPr>
          <w:sz w:val="24"/>
          <w:szCs w:val="24"/>
        </w:rPr>
        <w:t xml:space="preserve"> </w:t>
      </w:r>
      <w:r w:rsidR="0038224C" w:rsidRPr="00122E28">
        <w:rPr>
          <w:b/>
          <w:sz w:val="24"/>
          <w:szCs w:val="24"/>
        </w:rPr>
        <w:t>Special Qualifications</w:t>
      </w:r>
      <w:r w:rsidR="001066D6">
        <w:rPr>
          <w:b/>
          <w:sz w:val="24"/>
          <w:szCs w:val="24"/>
        </w:rPr>
        <w:t>/Considerations</w:t>
      </w:r>
      <w:r w:rsidR="0038224C" w:rsidRPr="00122E28">
        <w:rPr>
          <w:b/>
          <w:sz w:val="24"/>
          <w:szCs w:val="24"/>
        </w:rPr>
        <w:t>:</w:t>
      </w:r>
      <w:r w:rsidR="0038224C" w:rsidRPr="002608A5">
        <w:rPr>
          <w:sz w:val="24"/>
          <w:szCs w:val="24"/>
        </w:rPr>
        <w:t xml:space="preserve"> </w:t>
      </w:r>
      <w:r w:rsidR="00C41C57">
        <w:rPr>
          <w:sz w:val="24"/>
          <w:szCs w:val="24"/>
        </w:rPr>
        <w:t xml:space="preserve">Due to being located on government facility, Contractor must obtain base access through DBIS. </w:t>
      </w:r>
      <w:r w:rsidR="007641F8" w:rsidRPr="007641F8">
        <w:rPr>
          <w:sz w:val="24"/>
          <w:szCs w:val="24"/>
        </w:rPr>
        <w:t xml:space="preserve">This can be done at </w:t>
      </w:r>
      <w:hyperlink r:id="rId12" w:history="1">
        <w:r w:rsidR="007641F8" w:rsidRPr="00065C08">
          <w:rPr>
            <w:rStyle w:val="Hyperlink"/>
            <w:sz w:val="24"/>
            <w:szCs w:val="24"/>
          </w:rPr>
          <w:t>https://dbids-global.dmdc.mil/home/</w:t>
        </w:r>
      </w:hyperlink>
      <w:r w:rsidR="007641F8">
        <w:rPr>
          <w:sz w:val="24"/>
          <w:szCs w:val="24"/>
        </w:rPr>
        <w:t xml:space="preserve">. </w:t>
      </w:r>
    </w:p>
    <w:p w14:paraId="20B2B563" w14:textId="77777777" w:rsidR="00C41C57" w:rsidRDefault="00C41C57" w:rsidP="004232D9">
      <w:pPr>
        <w:rPr>
          <w:bCs/>
          <w:i/>
          <w:color w:val="0000FF"/>
          <w:sz w:val="24"/>
          <w:szCs w:val="24"/>
        </w:rPr>
      </w:pPr>
    </w:p>
    <w:p w14:paraId="5245FB5D" w14:textId="01ECFA05" w:rsidR="00CD1847" w:rsidRDefault="00CD1847" w:rsidP="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Pr>
          <w:b/>
          <w:sz w:val="24"/>
          <w:szCs w:val="24"/>
        </w:rPr>
        <w:t>4</w:t>
      </w:r>
      <w:r w:rsidRPr="001F0DCC">
        <w:rPr>
          <w:b/>
          <w:sz w:val="24"/>
          <w:szCs w:val="24"/>
        </w:rPr>
        <w:t xml:space="preserve">.0 </w:t>
      </w:r>
      <w:r>
        <w:rPr>
          <w:b/>
          <w:sz w:val="24"/>
          <w:szCs w:val="24"/>
        </w:rPr>
        <w:t>P</w:t>
      </w:r>
      <w:r w:rsidR="00AF441C">
        <w:rPr>
          <w:b/>
          <w:sz w:val="24"/>
          <w:szCs w:val="24"/>
        </w:rPr>
        <w:t>OINTS OF CONTACT</w:t>
      </w:r>
    </w:p>
    <w:p w14:paraId="4A911955" w14:textId="0D61858B" w:rsidR="00CD1847" w:rsidRDefault="00CD1847" w:rsidP="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p>
    <w:p w14:paraId="6AC3C24A" w14:textId="3BED9821" w:rsidR="003E52CC" w:rsidRDefault="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4</w:t>
      </w:r>
      <w:r w:rsidRPr="002608A5">
        <w:rPr>
          <w:sz w:val="24"/>
          <w:szCs w:val="24"/>
        </w:rPr>
        <w:t>.</w:t>
      </w:r>
      <w:r>
        <w:rPr>
          <w:sz w:val="24"/>
          <w:szCs w:val="24"/>
        </w:rPr>
        <w:t>1</w:t>
      </w:r>
      <w:r w:rsidRPr="002608A5">
        <w:rPr>
          <w:sz w:val="24"/>
          <w:szCs w:val="24"/>
        </w:rPr>
        <w:t xml:space="preserve"> </w:t>
      </w:r>
      <w:r>
        <w:rPr>
          <w:b/>
          <w:sz w:val="24"/>
          <w:szCs w:val="24"/>
        </w:rPr>
        <w:t>Points of Contact</w:t>
      </w:r>
      <w:r w:rsidRPr="00122E28">
        <w:rPr>
          <w:b/>
          <w:sz w:val="24"/>
          <w:szCs w:val="24"/>
        </w:rPr>
        <w:t>:</w:t>
      </w:r>
      <w:r w:rsidRPr="002608A5">
        <w:rPr>
          <w:sz w:val="24"/>
          <w:szCs w:val="24"/>
        </w:rPr>
        <w:t xml:space="preserve">  </w:t>
      </w:r>
    </w:p>
    <w:p w14:paraId="3ED86706" w14:textId="77777777" w:rsidR="00C41C57" w:rsidRDefault="00C41C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56AC13AD" w14:textId="161FBB76" w:rsidR="00C41C57" w:rsidRDefault="00321F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Clinton Rombaoa</w:t>
      </w:r>
      <w:r w:rsidR="00C41C57">
        <w:rPr>
          <w:sz w:val="24"/>
          <w:szCs w:val="24"/>
        </w:rPr>
        <w:t xml:space="preserve">, </w:t>
      </w:r>
      <w:r>
        <w:rPr>
          <w:sz w:val="24"/>
          <w:szCs w:val="24"/>
        </w:rPr>
        <w:t xml:space="preserve">HSBTC </w:t>
      </w:r>
      <w:r w:rsidR="00C41C57">
        <w:rPr>
          <w:sz w:val="24"/>
          <w:szCs w:val="24"/>
        </w:rPr>
        <w:t>Manager, 757-953-</w:t>
      </w:r>
      <w:r>
        <w:rPr>
          <w:sz w:val="24"/>
          <w:szCs w:val="24"/>
        </w:rPr>
        <w:t>4830</w:t>
      </w:r>
      <w:r w:rsidR="00C41C57">
        <w:rPr>
          <w:sz w:val="24"/>
          <w:szCs w:val="24"/>
        </w:rPr>
        <w:t xml:space="preserve"> </w:t>
      </w:r>
      <w:hyperlink r:id="rId13" w:history="1">
        <w:r w:rsidR="00626BFA" w:rsidRPr="002D038C">
          <w:rPr>
            <w:rStyle w:val="Hyperlink"/>
            <w:sz w:val="24"/>
            <w:szCs w:val="24"/>
          </w:rPr>
          <w:t>clinton.r.rombaoa2.civ@health.mil</w:t>
        </w:r>
      </w:hyperlink>
      <w:r w:rsidR="00626BFA">
        <w:rPr>
          <w:sz w:val="24"/>
          <w:szCs w:val="24"/>
        </w:rPr>
        <w:t xml:space="preserve"> </w:t>
      </w:r>
      <w:r w:rsidR="00C41C57">
        <w:rPr>
          <w:sz w:val="24"/>
          <w:szCs w:val="24"/>
        </w:rPr>
        <w:t xml:space="preserve"> </w:t>
      </w:r>
    </w:p>
    <w:p w14:paraId="3BF74890" w14:textId="77777777" w:rsidR="00C41C57" w:rsidRDefault="00C41C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3390CB07" w14:textId="704B2666" w:rsidR="00C41C57" w:rsidRDefault="00321F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HM1 Emily Day</w:t>
      </w:r>
      <w:r w:rsidR="00C41C57">
        <w:rPr>
          <w:sz w:val="24"/>
          <w:szCs w:val="24"/>
        </w:rPr>
        <w:t>,</w:t>
      </w:r>
      <w:r>
        <w:rPr>
          <w:sz w:val="24"/>
          <w:szCs w:val="24"/>
        </w:rPr>
        <w:t xml:space="preserve"> </w:t>
      </w:r>
      <w:proofErr w:type="spellStart"/>
      <w:r w:rsidR="008A20B8">
        <w:rPr>
          <w:sz w:val="24"/>
          <w:szCs w:val="24"/>
        </w:rPr>
        <w:t>BioSkills</w:t>
      </w:r>
      <w:proofErr w:type="spellEnd"/>
      <w:r>
        <w:rPr>
          <w:sz w:val="24"/>
          <w:szCs w:val="24"/>
        </w:rPr>
        <w:t xml:space="preserve"> Tech</w:t>
      </w:r>
      <w:r w:rsidR="00626BFA">
        <w:rPr>
          <w:sz w:val="24"/>
          <w:szCs w:val="24"/>
        </w:rPr>
        <w:t>,</w:t>
      </w:r>
      <w:r w:rsidR="00C41C57">
        <w:rPr>
          <w:sz w:val="24"/>
          <w:szCs w:val="24"/>
        </w:rPr>
        <w:t xml:space="preserve"> 757-953-4871 </w:t>
      </w:r>
      <w:hyperlink r:id="rId14" w:history="1">
        <w:r w:rsidRPr="003510B6">
          <w:rPr>
            <w:rStyle w:val="Hyperlink"/>
            <w:sz w:val="24"/>
            <w:szCs w:val="24"/>
          </w:rPr>
          <w:t>emily.a.day5.mil@health.mil</w:t>
        </w:r>
      </w:hyperlink>
      <w:r w:rsidR="00C41C57">
        <w:rPr>
          <w:sz w:val="24"/>
          <w:szCs w:val="24"/>
        </w:rPr>
        <w:t xml:space="preserve"> </w:t>
      </w:r>
    </w:p>
    <w:p w14:paraId="49BF4219" w14:textId="77777777" w:rsidR="00626BFA" w:rsidRDefault="00626B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3D30F5FD" w14:textId="20DE714B" w:rsidR="00626BFA" w:rsidRDefault="00626B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 xml:space="preserve">LS1 Aniyah Bibbs, Centralized Contract Administration, 575-953-4871 </w:t>
      </w:r>
      <w:hyperlink r:id="rId15" w:history="1">
        <w:r w:rsidRPr="002D038C">
          <w:rPr>
            <w:rStyle w:val="Hyperlink"/>
            <w:sz w:val="24"/>
            <w:szCs w:val="24"/>
          </w:rPr>
          <w:t>aniyah.k.bibbs.mil@health.mil</w:t>
        </w:r>
      </w:hyperlink>
      <w:r>
        <w:rPr>
          <w:sz w:val="24"/>
          <w:szCs w:val="24"/>
        </w:rPr>
        <w:t xml:space="preserve"> </w:t>
      </w:r>
    </w:p>
    <w:p w14:paraId="5FB4CB87" w14:textId="30BFA081" w:rsidR="00C41C57" w:rsidRDefault="00C41C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2"/>
          <w:szCs w:val="22"/>
        </w:rPr>
      </w:pPr>
    </w:p>
    <w:p w14:paraId="0F264B81" w14:textId="3F8877F7" w:rsidR="00B26627" w:rsidRDefault="00B26627" w:rsidP="00B266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Pr>
          <w:b/>
          <w:sz w:val="24"/>
          <w:szCs w:val="24"/>
        </w:rPr>
        <w:t>5</w:t>
      </w:r>
      <w:r w:rsidRPr="001F0DCC">
        <w:rPr>
          <w:b/>
          <w:sz w:val="24"/>
          <w:szCs w:val="24"/>
        </w:rPr>
        <w:t xml:space="preserve">.0 </w:t>
      </w:r>
      <w:r>
        <w:rPr>
          <w:b/>
          <w:sz w:val="24"/>
          <w:szCs w:val="24"/>
        </w:rPr>
        <w:t>Attachments</w:t>
      </w:r>
    </w:p>
    <w:p w14:paraId="596078F9" w14:textId="3132AD02" w:rsidR="005A136A" w:rsidRDefault="005A13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2"/>
          <w:szCs w:val="22"/>
        </w:rPr>
      </w:pPr>
    </w:p>
    <w:p w14:paraId="17218E79" w14:textId="66426645" w:rsidR="00B26627" w:rsidRDefault="00BD34EF" w:rsidP="00B26627">
      <w:pPr>
        <w:rPr>
          <w:sz w:val="22"/>
          <w:szCs w:val="22"/>
        </w:rPr>
      </w:pPr>
      <w:r>
        <w:rPr>
          <w:sz w:val="22"/>
          <w:szCs w:val="22"/>
        </w:rPr>
        <w:t xml:space="preserve">Order Form </w:t>
      </w:r>
      <w:r w:rsidR="00B26627">
        <w:rPr>
          <w:sz w:val="22"/>
          <w:szCs w:val="22"/>
        </w:rPr>
        <w:t xml:space="preserve">Base Year Period of Performance: </w:t>
      </w:r>
      <w:r w:rsidR="008A20B8">
        <w:rPr>
          <w:sz w:val="22"/>
          <w:szCs w:val="22"/>
        </w:rPr>
        <w:t>01JULY2026 – 30JUN2027</w:t>
      </w:r>
    </w:p>
    <w:p w14:paraId="69061376" w14:textId="5103B24F" w:rsidR="00316E25" w:rsidRDefault="00316E25" w:rsidP="00B26627">
      <w:pPr>
        <w:rPr>
          <w:sz w:val="22"/>
          <w:szCs w:val="22"/>
        </w:rPr>
      </w:pPr>
      <w:r w:rsidRPr="00316E25">
        <w:rPr>
          <w:sz w:val="22"/>
          <w:szCs w:val="22"/>
        </w:rPr>
        <w:drawing>
          <wp:inline distT="0" distB="0" distL="0" distR="0" wp14:anchorId="15DC5718" wp14:editId="77010C63">
            <wp:extent cx="5943600" cy="2071370"/>
            <wp:effectExtent l="0" t="0" r="0" b="5080"/>
            <wp:docPr id="128786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62642" name=""/>
                    <pic:cNvPicPr/>
                  </pic:nvPicPr>
                  <pic:blipFill>
                    <a:blip r:embed="rId16"/>
                    <a:stretch>
                      <a:fillRect/>
                    </a:stretch>
                  </pic:blipFill>
                  <pic:spPr>
                    <a:xfrm>
                      <a:off x="0" y="0"/>
                      <a:ext cx="5943600" cy="2071370"/>
                    </a:xfrm>
                    <a:prstGeom prst="rect">
                      <a:avLst/>
                    </a:prstGeom>
                  </pic:spPr>
                </pic:pic>
              </a:graphicData>
            </a:graphic>
          </wp:inline>
        </w:drawing>
      </w:r>
    </w:p>
    <w:p w14:paraId="32AE2615" w14:textId="77777777" w:rsidR="00316E25" w:rsidRDefault="00316E25" w:rsidP="00316E25"/>
    <w:p w14:paraId="0043ED06" w14:textId="77777777" w:rsidR="00316E25" w:rsidRDefault="00316E25" w:rsidP="00316E25"/>
    <w:p w14:paraId="226B3375" w14:textId="77777777" w:rsidR="00316E25" w:rsidRDefault="00316E25" w:rsidP="00316E25"/>
    <w:p w14:paraId="2DD559E9" w14:textId="77777777" w:rsidR="00316E25" w:rsidRDefault="00316E25" w:rsidP="00316E25"/>
    <w:p w14:paraId="78C0DC1B" w14:textId="77777777" w:rsidR="00316E25" w:rsidRDefault="00316E25" w:rsidP="00316E25"/>
    <w:p w14:paraId="49EB8A5C" w14:textId="77777777" w:rsidR="00316E25" w:rsidRDefault="00316E25" w:rsidP="00316E25"/>
    <w:p w14:paraId="4CAD8E2D" w14:textId="77777777" w:rsidR="00316E25" w:rsidRDefault="00316E25" w:rsidP="00316E25"/>
    <w:p w14:paraId="219D7BF5" w14:textId="77777777" w:rsidR="00316E25" w:rsidRDefault="00316E25" w:rsidP="00316E25"/>
    <w:p w14:paraId="4148BE14" w14:textId="77777777" w:rsidR="00316E25" w:rsidRDefault="00316E25" w:rsidP="00316E25"/>
    <w:p w14:paraId="006C3781" w14:textId="77777777" w:rsidR="00316E25" w:rsidRDefault="00316E25" w:rsidP="00316E25"/>
    <w:p w14:paraId="7A1FEB08" w14:textId="77777777" w:rsidR="00316E25" w:rsidRDefault="00316E25" w:rsidP="00316E25"/>
    <w:p w14:paraId="54E99C04" w14:textId="77777777" w:rsidR="00316E25" w:rsidRDefault="00316E25" w:rsidP="00316E25"/>
    <w:p w14:paraId="5FE883A3" w14:textId="35889C86" w:rsidR="00B26627" w:rsidRDefault="00BD34EF" w:rsidP="00316E25">
      <w:r>
        <w:t xml:space="preserve">Order Form </w:t>
      </w:r>
      <w:r w:rsidR="00B26627">
        <w:t>Option Year 1 Period of Performance: 01 July 202</w:t>
      </w:r>
      <w:r w:rsidR="00C00088">
        <w:t>7</w:t>
      </w:r>
      <w:r w:rsidR="00B26627">
        <w:t xml:space="preserve"> – 30 June 202</w:t>
      </w:r>
      <w:r w:rsidR="00C00088">
        <w:t>8</w:t>
      </w:r>
    </w:p>
    <w:p w14:paraId="780E561C" w14:textId="77777777" w:rsidR="00316E25" w:rsidRDefault="00316E25" w:rsidP="00316E25"/>
    <w:p w14:paraId="04284213" w14:textId="3AAC2E0F" w:rsidR="00316E25" w:rsidRPr="00316E25" w:rsidRDefault="00316E25" w:rsidP="00316E25">
      <w:pPr>
        <w:rPr>
          <w:sz w:val="24"/>
          <w:szCs w:val="24"/>
        </w:rPr>
      </w:pPr>
      <w:r w:rsidRPr="00316E25">
        <w:rPr>
          <w:sz w:val="24"/>
          <w:szCs w:val="24"/>
        </w:rPr>
        <w:drawing>
          <wp:inline distT="0" distB="0" distL="0" distR="0" wp14:anchorId="7A6FB8BB" wp14:editId="336C7FF0">
            <wp:extent cx="5943600" cy="2080260"/>
            <wp:effectExtent l="0" t="0" r="0" b="0"/>
            <wp:docPr id="122220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00011" name=""/>
                    <pic:cNvPicPr/>
                  </pic:nvPicPr>
                  <pic:blipFill>
                    <a:blip r:embed="rId17"/>
                    <a:stretch>
                      <a:fillRect/>
                    </a:stretch>
                  </pic:blipFill>
                  <pic:spPr>
                    <a:xfrm>
                      <a:off x="0" y="0"/>
                      <a:ext cx="5943600" cy="2080260"/>
                    </a:xfrm>
                    <a:prstGeom prst="rect">
                      <a:avLst/>
                    </a:prstGeom>
                  </pic:spPr>
                </pic:pic>
              </a:graphicData>
            </a:graphic>
          </wp:inline>
        </w:drawing>
      </w:r>
    </w:p>
    <w:p w14:paraId="1A5FD18B" w14:textId="6474D9E0" w:rsidR="00B26627" w:rsidRPr="00B26627" w:rsidRDefault="00B26627" w:rsidP="00B26627">
      <w:pPr>
        <w:rPr>
          <w:sz w:val="22"/>
          <w:szCs w:val="22"/>
        </w:rPr>
      </w:pPr>
    </w:p>
    <w:p w14:paraId="5E7D8A20" w14:textId="30E7B408" w:rsidR="00C00088" w:rsidRDefault="00BD34EF" w:rsidP="00316E25">
      <w:r>
        <w:t xml:space="preserve">Order Form </w:t>
      </w:r>
      <w:r w:rsidR="00C00088">
        <w:t xml:space="preserve">Option Year </w:t>
      </w:r>
      <w:r w:rsidR="00626BFA">
        <w:t>2</w:t>
      </w:r>
      <w:r w:rsidR="00C00088">
        <w:t xml:space="preserve"> Period of Performance: 01 July 2028 – 30 June 2029</w:t>
      </w:r>
    </w:p>
    <w:p w14:paraId="7FE7CBA8" w14:textId="48C27CE0" w:rsidR="00316E25" w:rsidRDefault="00316E25" w:rsidP="00C00088">
      <w:pPr>
        <w:pStyle w:val="NormalWeb"/>
      </w:pPr>
      <w:r w:rsidRPr="00316E25">
        <w:drawing>
          <wp:inline distT="0" distB="0" distL="0" distR="0" wp14:anchorId="683D714B" wp14:editId="14374D74">
            <wp:extent cx="5943600" cy="2089150"/>
            <wp:effectExtent l="0" t="0" r="0" b="6350"/>
            <wp:docPr id="192286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65004" name=""/>
                    <pic:cNvPicPr/>
                  </pic:nvPicPr>
                  <pic:blipFill>
                    <a:blip r:embed="rId18"/>
                    <a:stretch>
                      <a:fillRect/>
                    </a:stretch>
                  </pic:blipFill>
                  <pic:spPr>
                    <a:xfrm>
                      <a:off x="0" y="0"/>
                      <a:ext cx="5943600" cy="2089150"/>
                    </a:xfrm>
                    <a:prstGeom prst="rect">
                      <a:avLst/>
                    </a:prstGeom>
                  </pic:spPr>
                </pic:pic>
              </a:graphicData>
            </a:graphic>
          </wp:inline>
        </w:drawing>
      </w:r>
    </w:p>
    <w:p w14:paraId="122D1A9D" w14:textId="28A31151" w:rsidR="00B26627" w:rsidRPr="00626BFA" w:rsidRDefault="00B26627" w:rsidP="00626BFA">
      <w:pPr>
        <w:rPr>
          <w:sz w:val="22"/>
          <w:szCs w:val="22"/>
        </w:rPr>
      </w:pPr>
    </w:p>
    <w:sectPr w:rsidR="00B26627" w:rsidRPr="00626BFA" w:rsidSect="00975887">
      <w:footerReference w:type="default" r:id="rId19"/>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42A2" w14:textId="77777777" w:rsidR="006F7720" w:rsidRDefault="006F7720" w:rsidP="00B74ED3">
      <w:r>
        <w:separator/>
      </w:r>
    </w:p>
  </w:endnote>
  <w:endnote w:type="continuationSeparator" w:id="0">
    <w:p w14:paraId="45947A62" w14:textId="77777777" w:rsidR="006F7720" w:rsidRDefault="006F7720" w:rsidP="00B7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26D2" w14:textId="13E2AFC8" w:rsidR="005A136A" w:rsidRDefault="005A136A" w:rsidP="005A136A">
    <w:pPr>
      <w:pStyle w:val="Footer"/>
      <w:jc w:val="right"/>
    </w:pPr>
  </w:p>
  <w:p w14:paraId="537433D7" w14:textId="1CF591AF" w:rsidR="00C02EBA" w:rsidRPr="004F38E6" w:rsidRDefault="00C02EBA" w:rsidP="00C9323C">
    <w:pPr>
      <w:pStyle w:val="Footer"/>
      <w:tabs>
        <w:tab w:val="clear" w:pos="4680"/>
        <w:tab w:val="clear" w:pos="9360"/>
        <w:tab w:val="left" w:pos="2304"/>
      </w:tabs>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30044" w14:textId="77777777" w:rsidR="006F7720" w:rsidRDefault="006F7720" w:rsidP="00B74ED3">
      <w:r>
        <w:separator/>
      </w:r>
    </w:p>
  </w:footnote>
  <w:footnote w:type="continuationSeparator" w:id="0">
    <w:p w14:paraId="1F96CBCB" w14:textId="77777777" w:rsidR="006F7720" w:rsidRDefault="006F7720" w:rsidP="00B74E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952"/>
    <w:multiLevelType w:val="hybridMultilevel"/>
    <w:tmpl w:val="E3D86E64"/>
    <w:lvl w:ilvl="0" w:tplc="889428B4">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A592CBC"/>
    <w:multiLevelType w:val="multilevel"/>
    <w:tmpl w:val="F870871E"/>
    <w:lvl w:ilvl="0">
      <w:start w:val="1"/>
      <w:numFmt w:val="decimal"/>
      <w:lvlText w:val="%1"/>
      <w:lvlJc w:val="left"/>
      <w:pPr>
        <w:ind w:left="420" w:hanging="420"/>
      </w:pPr>
      <w:rPr>
        <w:rFonts w:hint="default"/>
      </w:rPr>
    </w:lvl>
    <w:lvl w:ilv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080245B"/>
    <w:multiLevelType w:val="hybridMultilevel"/>
    <w:tmpl w:val="ED58C690"/>
    <w:lvl w:ilvl="0" w:tplc="27D6B7B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874DFF"/>
    <w:multiLevelType w:val="hybridMultilevel"/>
    <w:tmpl w:val="02FCF46C"/>
    <w:lvl w:ilvl="0" w:tplc="65562F4E">
      <w:start w:val="1"/>
      <w:numFmt w:val="upperRoman"/>
      <w:pStyle w:val="Heading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87079"/>
    <w:multiLevelType w:val="hybridMultilevel"/>
    <w:tmpl w:val="E9701604"/>
    <w:lvl w:ilvl="0" w:tplc="4CEC5B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839D5"/>
    <w:multiLevelType w:val="hybridMultilevel"/>
    <w:tmpl w:val="271E0C44"/>
    <w:lvl w:ilvl="0" w:tplc="D694A2A2">
      <w:start w:val="1"/>
      <w:numFmt w:val="upperLetter"/>
      <w:pStyle w:val="Sub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755D7C"/>
    <w:multiLevelType w:val="multilevel"/>
    <w:tmpl w:val="3E06E3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645CDF"/>
    <w:multiLevelType w:val="hybridMultilevel"/>
    <w:tmpl w:val="E77C28BE"/>
    <w:lvl w:ilvl="0" w:tplc="676610B6">
      <w:start w:val="1"/>
      <w:numFmt w:val="bullet"/>
      <w:pStyle w:val="BulletLis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6F2B2719"/>
    <w:multiLevelType w:val="hybridMultilevel"/>
    <w:tmpl w:val="D7103FB8"/>
    <w:lvl w:ilvl="0" w:tplc="E2B0FB08">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2450B7"/>
    <w:multiLevelType w:val="hybridMultilevel"/>
    <w:tmpl w:val="2138C018"/>
    <w:lvl w:ilvl="0" w:tplc="0AC20EBA">
      <w:start w:val="1"/>
      <w:numFmt w:val="decimal"/>
      <w:pStyle w:val="Subheading2"/>
      <w:lvlText w:val="%1."/>
      <w:lvlJc w:val="left"/>
      <w:pPr>
        <w:ind w:left="720" w:hanging="360"/>
      </w:pPr>
      <w:rPr>
        <w:b w:val="0"/>
      </w:rPr>
    </w:lvl>
    <w:lvl w:ilvl="1" w:tplc="AB20793A">
      <w:start w:val="1"/>
      <w:numFmt w:val="decimal"/>
      <w:lvlText w:val="(%2)"/>
      <w:lvlJc w:val="left"/>
      <w:pPr>
        <w:ind w:left="1860" w:hanging="7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FC3101"/>
    <w:multiLevelType w:val="hybridMultilevel"/>
    <w:tmpl w:val="45622AB0"/>
    <w:lvl w:ilvl="0" w:tplc="197E7904">
      <w:start w:val="1"/>
      <w:numFmt w:val="lowerLetter"/>
      <w:pStyle w:val="Subheading3"/>
      <w:lvlText w:val="%1."/>
      <w:lvlJc w:val="left"/>
      <w:pPr>
        <w:ind w:left="1260" w:hanging="360"/>
      </w:pPr>
    </w:lvl>
    <w:lvl w:ilvl="1" w:tplc="F8E40D7E">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599754904">
    <w:abstractNumId w:val="11"/>
  </w:num>
  <w:num w:numId="2" w16cid:durableId="2630474">
    <w:abstractNumId w:val="3"/>
  </w:num>
  <w:num w:numId="3" w16cid:durableId="1965193843">
    <w:abstractNumId w:val="9"/>
  </w:num>
  <w:num w:numId="4" w16cid:durableId="1526677394">
    <w:abstractNumId w:val="7"/>
  </w:num>
  <w:num w:numId="5" w16cid:durableId="1215852201">
    <w:abstractNumId w:val="5"/>
  </w:num>
  <w:num w:numId="6" w16cid:durableId="1949507645">
    <w:abstractNumId w:val="10"/>
  </w:num>
  <w:num w:numId="7" w16cid:durableId="139814392">
    <w:abstractNumId w:val="0"/>
  </w:num>
  <w:num w:numId="8" w16cid:durableId="1358119645">
    <w:abstractNumId w:val="8"/>
  </w:num>
  <w:num w:numId="9" w16cid:durableId="2022973039">
    <w:abstractNumId w:val="2"/>
  </w:num>
  <w:num w:numId="10" w16cid:durableId="493684973">
    <w:abstractNumId w:val="4"/>
  </w:num>
  <w:num w:numId="11" w16cid:durableId="856116661">
    <w:abstractNumId w:val="6"/>
  </w:num>
  <w:num w:numId="12" w16cid:durableId="580976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0016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47023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2240362">
    <w:abstractNumId w:val="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k, Lisa C CIV DHA ACQ STAFF (USA)">
    <w15:presenceInfo w15:providerId="AD" w15:userId="S::lisa.c.wilk.civ@health.mil::e321fd90-b429-4ac7-8ee0-5a85b55cd6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65B"/>
    <w:rsid w:val="00002A3A"/>
    <w:rsid w:val="000035EC"/>
    <w:rsid w:val="00004786"/>
    <w:rsid w:val="000059B5"/>
    <w:rsid w:val="00007A8D"/>
    <w:rsid w:val="00007F35"/>
    <w:rsid w:val="000118A2"/>
    <w:rsid w:val="00011B74"/>
    <w:rsid w:val="000126F3"/>
    <w:rsid w:val="0001370D"/>
    <w:rsid w:val="00013DEE"/>
    <w:rsid w:val="00023023"/>
    <w:rsid w:val="0002511A"/>
    <w:rsid w:val="000300E3"/>
    <w:rsid w:val="00032529"/>
    <w:rsid w:val="00033CE9"/>
    <w:rsid w:val="00034462"/>
    <w:rsid w:val="0003696A"/>
    <w:rsid w:val="000417B4"/>
    <w:rsid w:val="00044590"/>
    <w:rsid w:val="00045F51"/>
    <w:rsid w:val="000468B7"/>
    <w:rsid w:val="000469BA"/>
    <w:rsid w:val="00047786"/>
    <w:rsid w:val="00050CCF"/>
    <w:rsid w:val="0005103A"/>
    <w:rsid w:val="000513BE"/>
    <w:rsid w:val="0005190B"/>
    <w:rsid w:val="000524AD"/>
    <w:rsid w:val="00053323"/>
    <w:rsid w:val="00054928"/>
    <w:rsid w:val="0005691D"/>
    <w:rsid w:val="00056A93"/>
    <w:rsid w:val="00056EC6"/>
    <w:rsid w:val="00061796"/>
    <w:rsid w:val="0006212F"/>
    <w:rsid w:val="000623D7"/>
    <w:rsid w:val="00066DFC"/>
    <w:rsid w:val="00067D84"/>
    <w:rsid w:val="00067DF1"/>
    <w:rsid w:val="00073828"/>
    <w:rsid w:val="000752DC"/>
    <w:rsid w:val="00076D69"/>
    <w:rsid w:val="00077858"/>
    <w:rsid w:val="00077C22"/>
    <w:rsid w:val="000811F9"/>
    <w:rsid w:val="00081CDE"/>
    <w:rsid w:val="0008352B"/>
    <w:rsid w:val="0008554E"/>
    <w:rsid w:val="00091C0F"/>
    <w:rsid w:val="0009383D"/>
    <w:rsid w:val="00095A45"/>
    <w:rsid w:val="00097B9A"/>
    <w:rsid w:val="000A0C80"/>
    <w:rsid w:val="000A3C3C"/>
    <w:rsid w:val="000A5F52"/>
    <w:rsid w:val="000B14A8"/>
    <w:rsid w:val="000B20AD"/>
    <w:rsid w:val="000B2A2D"/>
    <w:rsid w:val="000B7382"/>
    <w:rsid w:val="000B773F"/>
    <w:rsid w:val="000B7E1D"/>
    <w:rsid w:val="000C0F8C"/>
    <w:rsid w:val="000C3E61"/>
    <w:rsid w:val="000C49A0"/>
    <w:rsid w:val="000C6219"/>
    <w:rsid w:val="000D14A0"/>
    <w:rsid w:val="000D5128"/>
    <w:rsid w:val="000D6397"/>
    <w:rsid w:val="000E04AD"/>
    <w:rsid w:val="000E5161"/>
    <w:rsid w:val="000E581D"/>
    <w:rsid w:val="000E6DB1"/>
    <w:rsid w:val="000E716E"/>
    <w:rsid w:val="000F129A"/>
    <w:rsid w:val="000F2881"/>
    <w:rsid w:val="000F4002"/>
    <w:rsid w:val="000F4C0D"/>
    <w:rsid w:val="000F7D4E"/>
    <w:rsid w:val="001003B8"/>
    <w:rsid w:val="00100B88"/>
    <w:rsid w:val="00100C2E"/>
    <w:rsid w:val="001025EA"/>
    <w:rsid w:val="00102C0B"/>
    <w:rsid w:val="00105200"/>
    <w:rsid w:val="001066D6"/>
    <w:rsid w:val="001102E4"/>
    <w:rsid w:val="001112A9"/>
    <w:rsid w:val="001112E9"/>
    <w:rsid w:val="0011313D"/>
    <w:rsid w:val="001137FD"/>
    <w:rsid w:val="0011426B"/>
    <w:rsid w:val="00115F3A"/>
    <w:rsid w:val="00116CFD"/>
    <w:rsid w:val="00120BD2"/>
    <w:rsid w:val="00120D4E"/>
    <w:rsid w:val="00121493"/>
    <w:rsid w:val="00121895"/>
    <w:rsid w:val="00122E28"/>
    <w:rsid w:val="001233B0"/>
    <w:rsid w:val="00124BB5"/>
    <w:rsid w:val="0012784B"/>
    <w:rsid w:val="001304F2"/>
    <w:rsid w:val="0013135D"/>
    <w:rsid w:val="00131843"/>
    <w:rsid w:val="00136435"/>
    <w:rsid w:val="001368CC"/>
    <w:rsid w:val="0014103A"/>
    <w:rsid w:val="0014310A"/>
    <w:rsid w:val="001450BA"/>
    <w:rsid w:val="00146A8C"/>
    <w:rsid w:val="00150074"/>
    <w:rsid w:val="00154236"/>
    <w:rsid w:val="00154E1C"/>
    <w:rsid w:val="00154EB3"/>
    <w:rsid w:val="001551E5"/>
    <w:rsid w:val="001576A6"/>
    <w:rsid w:val="0016262A"/>
    <w:rsid w:val="0016654C"/>
    <w:rsid w:val="00166C1D"/>
    <w:rsid w:val="00167733"/>
    <w:rsid w:val="00171374"/>
    <w:rsid w:val="0017385C"/>
    <w:rsid w:val="00181007"/>
    <w:rsid w:val="00181022"/>
    <w:rsid w:val="00184BCE"/>
    <w:rsid w:val="00186D68"/>
    <w:rsid w:val="00192166"/>
    <w:rsid w:val="00194873"/>
    <w:rsid w:val="001A3A18"/>
    <w:rsid w:val="001B0938"/>
    <w:rsid w:val="001B0A73"/>
    <w:rsid w:val="001B4FD0"/>
    <w:rsid w:val="001B7328"/>
    <w:rsid w:val="001C0C2D"/>
    <w:rsid w:val="001C0EB8"/>
    <w:rsid w:val="001C2E7A"/>
    <w:rsid w:val="001C37B5"/>
    <w:rsid w:val="001C60A3"/>
    <w:rsid w:val="001D0144"/>
    <w:rsid w:val="001D1CE4"/>
    <w:rsid w:val="001D30B7"/>
    <w:rsid w:val="001D3F96"/>
    <w:rsid w:val="001D6353"/>
    <w:rsid w:val="001E1A37"/>
    <w:rsid w:val="001E2CF0"/>
    <w:rsid w:val="001E3300"/>
    <w:rsid w:val="001E6198"/>
    <w:rsid w:val="001E6D7E"/>
    <w:rsid w:val="001E73BF"/>
    <w:rsid w:val="001F0DCC"/>
    <w:rsid w:val="001F10D7"/>
    <w:rsid w:val="001F16F8"/>
    <w:rsid w:val="001F72A0"/>
    <w:rsid w:val="001F7AC8"/>
    <w:rsid w:val="00202422"/>
    <w:rsid w:val="00203646"/>
    <w:rsid w:val="00203F3B"/>
    <w:rsid w:val="00204355"/>
    <w:rsid w:val="00210D19"/>
    <w:rsid w:val="00211FCF"/>
    <w:rsid w:val="00217723"/>
    <w:rsid w:val="002207B9"/>
    <w:rsid w:val="0022086F"/>
    <w:rsid w:val="00221289"/>
    <w:rsid w:val="002232AE"/>
    <w:rsid w:val="002243D5"/>
    <w:rsid w:val="00225856"/>
    <w:rsid w:val="00226482"/>
    <w:rsid w:val="00236657"/>
    <w:rsid w:val="002377D0"/>
    <w:rsid w:val="00240046"/>
    <w:rsid w:val="00242C98"/>
    <w:rsid w:val="00243679"/>
    <w:rsid w:val="00245992"/>
    <w:rsid w:val="002465FE"/>
    <w:rsid w:val="00246E75"/>
    <w:rsid w:val="0024778B"/>
    <w:rsid w:val="0025009E"/>
    <w:rsid w:val="0025034A"/>
    <w:rsid w:val="00252A87"/>
    <w:rsid w:val="00252DAC"/>
    <w:rsid w:val="00253325"/>
    <w:rsid w:val="002547DD"/>
    <w:rsid w:val="0025495C"/>
    <w:rsid w:val="00254E53"/>
    <w:rsid w:val="00257C70"/>
    <w:rsid w:val="002608A5"/>
    <w:rsid w:val="00262B4F"/>
    <w:rsid w:val="00262E76"/>
    <w:rsid w:val="00262EBB"/>
    <w:rsid w:val="0026335E"/>
    <w:rsid w:val="002637CF"/>
    <w:rsid w:val="0026426B"/>
    <w:rsid w:val="00264E08"/>
    <w:rsid w:val="002670CD"/>
    <w:rsid w:val="00267F06"/>
    <w:rsid w:val="00272108"/>
    <w:rsid w:val="00274195"/>
    <w:rsid w:val="00274E82"/>
    <w:rsid w:val="002768A5"/>
    <w:rsid w:val="00280E78"/>
    <w:rsid w:val="00281074"/>
    <w:rsid w:val="00284E17"/>
    <w:rsid w:val="00286DF0"/>
    <w:rsid w:val="00291DF0"/>
    <w:rsid w:val="00292831"/>
    <w:rsid w:val="00295EAD"/>
    <w:rsid w:val="00296736"/>
    <w:rsid w:val="00297065"/>
    <w:rsid w:val="00297A6A"/>
    <w:rsid w:val="002A03FB"/>
    <w:rsid w:val="002A2DDE"/>
    <w:rsid w:val="002A5251"/>
    <w:rsid w:val="002A5D07"/>
    <w:rsid w:val="002A6753"/>
    <w:rsid w:val="002A78B7"/>
    <w:rsid w:val="002A7C96"/>
    <w:rsid w:val="002B4B29"/>
    <w:rsid w:val="002B4CA4"/>
    <w:rsid w:val="002B54F5"/>
    <w:rsid w:val="002B611A"/>
    <w:rsid w:val="002C295D"/>
    <w:rsid w:val="002C30F0"/>
    <w:rsid w:val="002C4E08"/>
    <w:rsid w:val="002C5F44"/>
    <w:rsid w:val="002C6A10"/>
    <w:rsid w:val="002D0F8C"/>
    <w:rsid w:val="002D2D20"/>
    <w:rsid w:val="002D3516"/>
    <w:rsid w:val="002D5E6B"/>
    <w:rsid w:val="002E0E5C"/>
    <w:rsid w:val="002E2363"/>
    <w:rsid w:val="002E25AB"/>
    <w:rsid w:val="002E4289"/>
    <w:rsid w:val="002E5D62"/>
    <w:rsid w:val="002E738B"/>
    <w:rsid w:val="002E77BD"/>
    <w:rsid w:val="002F034B"/>
    <w:rsid w:val="002F0481"/>
    <w:rsid w:val="002F0FFB"/>
    <w:rsid w:val="002F52E5"/>
    <w:rsid w:val="002F70CB"/>
    <w:rsid w:val="00300FAA"/>
    <w:rsid w:val="00303FCE"/>
    <w:rsid w:val="0030504B"/>
    <w:rsid w:val="003074A5"/>
    <w:rsid w:val="00307B63"/>
    <w:rsid w:val="003102A4"/>
    <w:rsid w:val="0031221F"/>
    <w:rsid w:val="00316BBA"/>
    <w:rsid w:val="00316E25"/>
    <w:rsid w:val="003210D5"/>
    <w:rsid w:val="00321823"/>
    <w:rsid w:val="00321C6E"/>
    <w:rsid w:val="00321F14"/>
    <w:rsid w:val="003254CA"/>
    <w:rsid w:val="00326062"/>
    <w:rsid w:val="003321A9"/>
    <w:rsid w:val="003341D4"/>
    <w:rsid w:val="00334FEE"/>
    <w:rsid w:val="00335273"/>
    <w:rsid w:val="00337FD4"/>
    <w:rsid w:val="00340075"/>
    <w:rsid w:val="00340224"/>
    <w:rsid w:val="00342784"/>
    <w:rsid w:val="00344075"/>
    <w:rsid w:val="00344372"/>
    <w:rsid w:val="003500A2"/>
    <w:rsid w:val="003570FC"/>
    <w:rsid w:val="003575A9"/>
    <w:rsid w:val="0036216C"/>
    <w:rsid w:val="00362EB5"/>
    <w:rsid w:val="0036422B"/>
    <w:rsid w:val="00364CCF"/>
    <w:rsid w:val="0036676A"/>
    <w:rsid w:val="00367A01"/>
    <w:rsid w:val="0037074B"/>
    <w:rsid w:val="00370FE6"/>
    <w:rsid w:val="00371426"/>
    <w:rsid w:val="00371C59"/>
    <w:rsid w:val="00373FF2"/>
    <w:rsid w:val="0037416E"/>
    <w:rsid w:val="00374C33"/>
    <w:rsid w:val="00374C35"/>
    <w:rsid w:val="0038051A"/>
    <w:rsid w:val="0038224C"/>
    <w:rsid w:val="003837B7"/>
    <w:rsid w:val="00391144"/>
    <w:rsid w:val="00394F35"/>
    <w:rsid w:val="00395570"/>
    <w:rsid w:val="00396BD8"/>
    <w:rsid w:val="00397C01"/>
    <w:rsid w:val="003A198A"/>
    <w:rsid w:val="003A2B55"/>
    <w:rsid w:val="003A3EDC"/>
    <w:rsid w:val="003A51C7"/>
    <w:rsid w:val="003B0FFF"/>
    <w:rsid w:val="003B1C04"/>
    <w:rsid w:val="003B1C78"/>
    <w:rsid w:val="003B4851"/>
    <w:rsid w:val="003B637C"/>
    <w:rsid w:val="003B7051"/>
    <w:rsid w:val="003B7CBD"/>
    <w:rsid w:val="003C120D"/>
    <w:rsid w:val="003C2174"/>
    <w:rsid w:val="003C22F9"/>
    <w:rsid w:val="003C2482"/>
    <w:rsid w:val="003C290E"/>
    <w:rsid w:val="003C33CC"/>
    <w:rsid w:val="003C5ED2"/>
    <w:rsid w:val="003C6E45"/>
    <w:rsid w:val="003C7C8E"/>
    <w:rsid w:val="003D0A33"/>
    <w:rsid w:val="003D1FF9"/>
    <w:rsid w:val="003D3C37"/>
    <w:rsid w:val="003D4D4B"/>
    <w:rsid w:val="003D5286"/>
    <w:rsid w:val="003D6CBB"/>
    <w:rsid w:val="003E43F8"/>
    <w:rsid w:val="003E52CC"/>
    <w:rsid w:val="003E6323"/>
    <w:rsid w:val="003E6B34"/>
    <w:rsid w:val="003E78B2"/>
    <w:rsid w:val="003F0BA8"/>
    <w:rsid w:val="003F2430"/>
    <w:rsid w:val="003F250B"/>
    <w:rsid w:val="003F2F6F"/>
    <w:rsid w:val="003F4E32"/>
    <w:rsid w:val="003F537E"/>
    <w:rsid w:val="003F74B1"/>
    <w:rsid w:val="003F7E70"/>
    <w:rsid w:val="0040131B"/>
    <w:rsid w:val="004020AF"/>
    <w:rsid w:val="00402EF4"/>
    <w:rsid w:val="0040336F"/>
    <w:rsid w:val="004043E8"/>
    <w:rsid w:val="004069CF"/>
    <w:rsid w:val="00406DEC"/>
    <w:rsid w:val="004077B9"/>
    <w:rsid w:val="00413458"/>
    <w:rsid w:val="00414085"/>
    <w:rsid w:val="00414456"/>
    <w:rsid w:val="00417143"/>
    <w:rsid w:val="004232D9"/>
    <w:rsid w:val="00423C79"/>
    <w:rsid w:val="00424CA2"/>
    <w:rsid w:val="00425D9E"/>
    <w:rsid w:val="004260B0"/>
    <w:rsid w:val="004262E6"/>
    <w:rsid w:val="00426DB5"/>
    <w:rsid w:val="0042794F"/>
    <w:rsid w:val="00427960"/>
    <w:rsid w:val="004304E3"/>
    <w:rsid w:val="00431641"/>
    <w:rsid w:val="004320D7"/>
    <w:rsid w:val="00433698"/>
    <w:rsid w:val="0043596C"/>
    <w:rsid w:val="00436E95"/>
    <w:rsid w:val="00437E1B"/>
    <w:rsid w:val="004408DA"/>
    <w:rsid w:val="00441809"/>
    <w:rsid w:val="0044373A"/>
    <w:rsid w:val="00445B1D"/>
    <w:rsid w:val="00447F09"/>
    <w:rsid w:val="00452700"/>
    <w:rsid w:val="00452AAA"/>
    <w:rsid w:val="00453B39"/>
    <w:rsid w:val="00453EE5"/>
    <w:rsid w:val="00455EEA"/>
    <w:rsid w:val="0045626F"/>
    <w:rsid w:val="00460E64"/>
    <w:rsid w:val="00461B4A"/>
    <w:rsid w:val="004624B3"/>
    <w:rsid w:val="004646FC"/>
    <w:rsid w:val="004666B4"/>
    <w:rsid w:val="00470A22"/>
    <w:rsid w:val="00474157"/>
    <w:rsid w:val="004743DA"/>
    <w:rsid w:val="00474607"/>
    <w:rsid w:val="004773F8"/>
    <w:rsid w:val="00477FDE"/>
    <w:rsid w:val="00480CC2"/>
    <w:rsid w:val="004810C0"/>
    <w:rsid w:val="00483AA0"/>
    <w:rsid w:val="004848FF"/>
    <w:rsid w:val="004849F3"/>
    <w:rsid w:val="00485A73"/>
    <w:rsid w:val="0048708D"/>
    <w:rsid w:val="004907AE"/>
    <w:rsid w:val="004908DB"/>
    <w:rsid w:val="004913AD"/>
    <w:rsid w:val="0049155A"/>
    <w:rsid w:val="00493032"/>
    <w:rsid w:val="0049543C"/>
    <w:rsid w:val="0049609A"/>
    <w:rsid w:val="00496D5E"/>
    <w:rsid w:val="004A144E"/>
    <w:rsid w:val="004A4958"/>
    <w:rsid w:val="004A699F"/>
    <w:rsid w:val="004A6EE9"/>
    <w:rsid w:val="004B2A6E"/>
    <w:rsid w:val="004B2BAD"/>
    <w:rsid w:val="004B55F6"/>
    <w:rsid w:val="004C151E"/>
    <w:rsid w:val="004C4D56"/>
    <w:rsid w:val="004C575A"/>
    <w:rsid w:val="004C6328"/>
    <w:rsid w:val="004D0905"/>
    <w:rsid w:val="004D2B60"/>
    <w:rsid w:val="004D5D4E"/>
    <w:rsid w:val="004D6E2A"/>
    <w:rsid w:val="004E070C"/>
    <w:rsid w:val="004E18A5"/>
    <w:rsid w:val="004E4AA7"/>
    <w:rsid w:val="004E5B6C"/>
    <w:rsid w:val="004E773A"/>
    <w:rsid w:val="004F133D"/>
    <w:rsid w:val="004F270C"/>
    <w:rsid w:val="004F38E6"/>
    <w:rsid w:val="004F3CB2"/>
    <w:rsid w:val="004F3FAA"/>
    <w:rsid w:val="004F7C11"/>
    <w:rsid w:val="00501042"/>
    <w:rsid w:val="00503CFD"/>
    <w:rsid w:val="005051EB"/>
    <w:rsid w:val="0051056C"/>
    <w:rsid w:val="005152B5"/>
    <w:rsid w:val="0051539E"/>
    <w:rsid w:val="00517E5B"/>
    <w:rsid w:val="00517FD0"/>
    <w:rsid w:val="00526B28"/>
    <w:rsid w:val="00527825"/>
    <w:rsid w:val="00531229"/>
    <w:rsid w:val="0053306F"/>
    <w:rsid w:val="005339D3"/>
    <w:rsid w:val="00534397"/>
    <w:rsid w:val="00534EEC"/>
    <w:rsid w:val="00536D51"/>
    <w:rsid w:val="00542020"/>
    <w:rsid w:val="005422BC"/>
    <w:rsid w:val="0054470D"/>
    <w:rsid w:val="005455CC"/>
    <w:rsid w:val="00545EC0"/>
    <w:rsid w:val="00552595"/>
    <w:rsid w:val="00554585"/>
    <w:rsid w:val="00555911"/>
    <w:rsid w:val="00555996"/>
    <w:rsid w:val="00560256"/>
    <w:rsid w:val="00561F67"/>
    <w:rsid w:val="00564A1D"/>
    <w:rsid w:val="00566A8D"/>
    <w:rsid w:val="0056731E"/>
    <w:rsid w:val="0057152A"/>
    <w:rsid w:val="00573AF9"/>
    <w:rsid w:val="005743E8"/>
    <w:rsid w:val="00575CBD"/>
    <w:rsid w:val="00577FA6"/>
    <w:rsid w:val="005801FD"/>
    <w:rsid w:val="00581F2F"/>
    <w:rsid w:val="00584E51"/>
    <w:rsid w:val="00585EE4"/>
    <w:rsid w:val="00587B72"/>
    <w:rsid w:val="00592516"/>
    <w:rsid w:val="00592556"/>
    <w:rsid w:val="0059311F"/>
    <w:rsid w:val="00593553"/>
    <w:rsid w:val="00596517"/>
    <w:rsid w:val="0059693E"/>
    <w:rsid w:val="00597E7F"/>
    <w:rsid w:val="005A0BD0"/>
    <w:rsid w:val="005A1289"/>
    <w:rsid w:val="005A136A"/>
    <w:rsid w:val="005A200F"/>
    <w:rsid w:val="005A3016"/>
    <w:rsid w:val="005A799C"/>
    <w:rsid w:val="005B043E"/>
    <w:rsid w:val="005B1625"/>
    <w:rsid w:val="005B1C15"/>
    <w:rsid w:val="005B5B7B"/>
    <w:rsid w:val="005B73D1"/>
    <w:rsid w:val="005C0ABA"/>
    <w:rsid w:val="005C0DB5"/>
    <w:rsid w:val="005C215B"/>
    <w:rsid w:val="005C3247"/>
    <w:rsid w:val="005C3BE6"/>
    <w:rsid w:val="005C5A08"/>
    <w:rsid w:val="005C5E7E"/>
    <w:rsid w:val="005C6C67"/>
    <w:rsid w:val="005C7906"/>
    <w:rsid w:val="005C7DC0"/>
    <w:rsid w:val="005D0691"/>
    <w:rsid w:val="005D1794"/>
    <w:rsid w:val="005D67C4"/>
    <w:rsid w:val="005D7D34"/>
    <w:rsid w:val="005E111B"/>
    <w:rsid w:val="005E2AD4"/>
    <w:rsid w:val="005E4CEE"/>
    <w:rsid w:val="005E6015"/>
    <w:rsid w:val="005E6BA6"/>
    <w:rsid w:val="005E6EF9"/>
    <w:rsid w:val="005F233F"/>
    <w:rsid w:val="005F2786"/>
    <w:rsid w:val="005F5DB2"/>
    <w:rsid w:val="0060011D"/>
    <w:rsid w:val="006040F5"/>
    <w:rsid w:val="00604562"/>
    <w:rsid w:val="00605A63"/>
    <w:rsid w:val="006123DF"/>
    <w:rsid w:val="00615102"/>
    <w:rsid w:val="006153E0"/>
    <w:rsid w:val="00616F08"/>
    <w:rsid w:val="00620731"/>
    <w:rsid w:val="00622A67"/>
    <w:rsid w:val="00623727"/>
    <w:rsid w:val="006243DB"/>
    <w:rsid w:val="00624BF0"/>
    <w:rsid w:val="006259F3"/>
    <w:rsid w:val="00625B40"/>
    <w:rsid w:val="0062620F"/>
    <w:rsid w:val="00626841"/>
    <w:rsid w:val="00626AB8"/>
    <w:rsid w:val="00626BFA"/>
    <w:rsid w:val="006319D3"/>
    <w:rsid w:val="00632CE0"/>
    <w:rsid w:val="00635A8F"/>
    <w:rsid w:val="0063700C"/>
    <w:rsid w:val="00637C54"/>
    <w:rsid w:val="00640300"/>
    <w:rsid w:val="00641B5B"/>
    <w:rsid w:val="00644298"/>
    <w:rsid w:val="006444C6"/>
    <w:rsid w:val="006459FE"/>
    <w:rsid w:val="00645B1E"/>
    <w:rsid w:val="00651031"/>
    <w:rsid w:val="00655CD5"/>
    <w:rsid w:val="00656AE0"/>
    <w:rsid w:val="00657240"/>
    <w:rsid w:val="00660A65"/>
    <w:rsid w:val="00661769"/>
    <w:rsid w:val="00661D3D"/>
    <w:rsid w:val="006627BF"/>
    <w:rsid w:val="00664F24"/>
    <w:rsid w:val="006650C8"/>
    <w:rsid w:val="00666BB5"/>
    <w:rsid w:val="00670439"/>
    <w:rsid w:val="00670E98"/>
    <w:rsid w:val="00671459"/>
    <w:rsid w:val="00672E87"/>
    <w:rsid w:val="00681672"/>
    <w:rsid w:val="00681D4A"/>
    <w:rsid w:val="00683364"/>
    <w:rsid w:val="00685304"/>
    <w:rsid w:val="00685E42"/>
    <w:rsid w:val="00685EBE"/>
    <w:rsid w:val="006869DC"/>
    <w:rsid w:val="006877E9"/>
    <w:rsid w:val="00690675"/>
    <w:rsid w:val="006913EB"/>
    <w:rsid w:val="00692891"/>
    <w:rsid w:val="006931DA"/>
    <w:rsid w:val="00695C18"/>
    <w:rsid w:val="006A28AA"/>
    <w:rsid w:val="006A657D"/>
    <w:rsid w:val="006B049F"/>
    <w:rsid w:val="006B3969"/>
    <w:rsid w:val="006B3B26"/>
    <w:rsid w:val="006B4AF1"/>
    <w:rsid w:val="006B510A"/>
    <w:rsid w:val="006B64EB"/>
    <w:rsid w:val="006B7C42"/>
    <w:rsid w:val="006C0827"/>
    <w:rsid w:val="006C0975"/>
    <w:rsid w:val="006C13DC"/>
    <w:rsid w:val="006C36DD"/>
    <w:rsid w:val="006C6DD9"/>
    <w:rsid w:val="006C7DD4"/>
    <w:rsid w:val="006D2EF4"/>
    <w:rsid w:val="006D3139"/>
    <w:rsid w:val="006D56B6"/>
    <w:rsid w:val="006E1798"/>
    <w:rsid w:val="006E5894"/>
    <w:rsid w:val="006E6A3F"/>
    <w:rsid w:val="006E757F"/>
    <w:rsid w:val="006F0844"/>
    <w:rsid w:val="006F4234"/>
    <w:rsid w:val="006F4ED3"/>
    <w:rsid w:val="006F595E"/>
    <w:rsid w:val="006F7720"/>
    <w:rsid w:val="00700F21"/>
    <w:rsid w:val="007017B8"/>
    <w:rsid w:val="00701A04"/>
    <w:rsid w:val="007031B4"/>
    <w:rsid w:val="0070354A"/>
    <w:rsid w:val="0070391C"/>
    <w:rsid w:val="007041F1"/>
    <w:rsid w:val="007043CE"/>
    <w:rsid w:val="0070464F"/>
    <w:rsid w:val="007051DD"/>
    <w:rsid w:val="00705D02"/>
    <w:rsid w:val="00707AD8"/>
    <w:rsid w:val="00710F1C"/>
    <w:rsid w:val="0071261D"/>
    <w:rsid w:val="00713D12"/>
    <w:rsid w:val="00715CFD"/>
    <w:rsid w:val="00717187"/>
    <w:rsid w:val="00717A70"/>
    <w:rsid w:val="007204E1"/>
    <w:rsid w:val="00721A13"/>
    <w:rsid w:val="00725EA5"/>
    <w:rsid w:val="00726A5F"/>
    <w:rsid w:val="00726CCC"/>
    <w:rsid w:val="0072794D"/>
    <w:rsid w:val="00727FA2"/>
    <w:rsid w:val="00732767"/>
    <w:rsid w:val="00735316"/>
    <w:rsid w:val="0073717E"/>
    <w:rsid w:val="00737A0D"/>
    <w:rsid w:val="00741E9B"/>
    <w:rsid w:val="00744B3E"/>
    <w:rsid w:val="00745453"/>
    <w:rsid w:val="00745962"/>
    <w:rsid w:val="0074744C"/>
    <w:rsid w:val="00747470"/>
    <w:rsid w:val="0075160C"/>
    <w:rsid w:val="0075241F"/>
    <w:rsid w:val="00753C36"/>
    <w:rsid w:val="00754885"/>
    <w:rsid w:val="00755619"/>
    <w:rsid w:val="00755E25"/>
    <w:rsid w:val="00757291"/>
    <w:rsid w:val="00760A6E"/>
    <w:rsid w:val="007628F5"/>
    <w:rsid w:val="007641F8"/>
    <w:rsid w:val="007654EC"/>
    <w:rsid w:val="0077075B"/>
    <w:rsid w:val="00770E3D"/>
    <w:rsid w:val="007716AC"/>
    <w:rsid w:val="007723B3"/>
    <w:rsid w:val="00772F70"/>
    <w:rsid w:val="007731D5"/>
    <w:rsid w:val="007732E7"/>
    <w:rsid w:val="00773413"/>
    <w:rsid w:val="00773EB0"/>
    <w:rsid w:val="00781F73"/>
    <w:rsid w:val="0078280C"/>
    <w:rsid w:val="00783AD2"/>
    <w:rsid w:val="0078608F"/>
    <w:rsid w:val="00786A9B"/>
    <w:rsid w:val="00787155"/>
    <w:rsid w:val="007872FC"/>
    <w:rsid w:val="00787E60"/>
    <w:rsid w:val="00787FA1"/>
    <w:rsid w:val="007904AF"/>
    <w:rsid w:val="00791262"/>
    <w:rsid w:val="00793621"/>
    <w:rsid w:val="00793D09"/>
    <w:rsid w:val="00795FF7"/>
    <w:rsid w:val="00796B09"/>
    <w:rsid w:val="00796EA2"/>
    <w:rsid w:val="007A667B"/>
    <w:rsid w:val="007A6A39"/>
    <w:rsid w:val="007B08B2"/>
    <w:rsid w:val="007B0FC1"/>
    <w:rsid w:val="007B31D4"/>
    <w:rsid w:val="007B4EE7"/>
    <w:rsid w:val="007B53B2"/>
    <w:rsid w:val="007B5D56"/>
    <w:rsid w:val="007C150A"/>
    <w:rsid w:val="007C1B3F"/>
    <w:rsid w:val="007C260C"/>
    <w:rsid w:val="007C285D"/>
    <w:rsid w:val="007C2E22"/>
    <w:rsid w:val="007C319A"/>
    <w:rsid w:val="007C6EB7"/>
    <w:rsid w:val="007C6EF2"/>
    <w:rsid w:val="007D3E76"/>
    <w:rsid w:val="007D4663"/>
    <w:rsid w:val="007D4E8C"/>
    <w:rsid w:val="007E01B2"/>
    <w:rsid w:val="007E08C0"/>
    <w:rsid w:val="007E2F88"/>
    <w:rsid w:val="007E3DBC"/>
    <w:rsid w:val="007E4658"/>
    <w:rsid w:val="007F0C6D"/>
    <w:rsid w:val="007F1155"/>
    <w:rsid w:val="007F2CA8"/>
    <w:rsid w:val="007F37D0"/>
    <w:rsid w:val="007F53F9"/>
    <w:rsid w:val="00800D0B"/>
    <w:rsid w:val="00801AE9"/>
    <w:rsid w:val="0080212B"/>
    <w:rsid w:val="00802D0D"/>
    <w:rsid w:val="00803B9E"/>
    <w:rsid w:val="0080439F"/>
    <w:rsid w:val="008045B5"/>
    <w:rsid w:val="00804A4D"/>
    <w:rsid w:val="00805973"/>
    <w:rsid w:val="0080757F"/>
    <w:rsid w:val="008077CC"/>
    <w:rsid w:val="00807F7C"/>
    <w:rsid w:val="008106B8"/>
    <w:rsid w:val="00810E1B"/>
    <w:rsid w:val="00811A40"/>
    <w:rsid w:val="00815C67"/>
    <w:rsid w:val="00815DEF"/>
    <w:rsid w:val="00815FBC"/>
    <w:rsid w:val="00816FEF"/>
    <w:rsid w:val="008175DE"/>
    <w:rsid w:val="00817C8B"/>
    <w:rsid w:val="00820EA2"/>
    <w:rsid w:val="00820F85"/>
    <w:rsid w:val="00823C46"/>
    <w:rsid w:val="0082439A"/>
    <w:rsid w:val="00824426"/>
    <w:rsid w:val="00824C9A"/>
    <w:rsid w:val="008260BB"/>
    <w:rsid w:val="0082761F"/>
    <w:rsid w:val="00827BDF"/>
    <w:rsid w:val="00837A9D"/>
    <w:rsid w:val="00845C3B"/>
    <w:rsid w:val="00846491"/>
    <w:rsid w:val="00847064"/>
    <w:rsid w:val="00847DC7"/>
    <w:rsid w:val="008502CA"/>
    <w:rsid w:val="00851F07"/>
    <w:rsid w:val="00854C26"/>
    <w:rsid w:val="00857F38"/>
    <w:rsid w:val="008626F6"/>
    <w:rsid w:val="00863DC5"/>
    <w:rsid w:val="0086424F"/>
    <w:rsid w:val="00864E26"/>
    <w:rsid w:val="008659C2"/>
    <w:rsid w:val="008729B9"/>
    <w:rsid w:val="008730AC"/>
    <w:rsid w:val="00874D57"/>
    <w:rsid w:val="00875234"/>
    <w:rsid w:val="00877562"/>
    <w:rsid w:val="008801FE"/>
    <w:rsid w:val="00882416"/>
    <w:rsid w:val="00882A5D"/>
    <w:rsid w:val="008836E1"/>
    <w:rsid w:val="00890DA9"/>
    <w:rsid w:val="00891C61"/>
    <w:rsid w:val="0089202A"/>
    <w:rsid w:val="00896497"/>
    <w:rsid w:val="00897206"/>
    <w:rsid w:val="00897B70"/>
    <w:rsid w:val="008A118C"/>
    <w:rsid w:val="008A1FC4"/>
    <w:rsid w:val="008A20B8"/>
    <w:rsid w:val="008A397A"/>
    <w:rsid w:val="008A3AC4"/>
    <w:rsid w:val="008A54B9"/>
    <w:rsid w:val="008A79B0"/>
    <w:rsid w:val="008B072C"/>
    <w:rsid w:val="008B1840"/>
    <w:rsid w:val="008B1E22"/>
    <w:rsid w:val="008B2EFE"/>
    <w:rsid w:val="008B3901"/>
    <w:rsid w:val="008B51BB"/>
    <w:rsid w:val="008B56F7"/>
    <w:rsid w:val="008B5A55"/>
    <w:rsid w:val="008B6606"/>
    <w:rsid w:val="008B741F"/>
    <w:rsid w:val="008B7ADD"/>
    <w:rsid w:val="008C040F"/>
    <w:rsid w:val="008C09F2"/>
    <w:rsid w:val="008C0E36"/>
    <w:rsid w:val="008C0FAC"/>
    <w:rsid w:val="008C158C"/>
    <w:rsid w:val="008C1DCB"/>
    <w:rsid w:val="008C2945"/>
    <w:rsid w:val="008C6186"/>
    <w:rsid w:val="008D078A"/>
    <w:rsid w:val="008D0C24"/>
    <w:rsid w:val="008D3B36"/>
    <w:rsid w:val="008D4181"/>
    <w:rsid w:val="008D4C65"/>
    <w:rsid w:val="008D4D7A"/>
    <w:rsid w:val="008D5F62"/>
    <w:rsid w:val="008D640A"/>
    <w:rsid w:val="008D6B5B"/>
    <w:rsid w:val="008D764E"/>
    <w:rsid w:val="008E33AF"/>
    <w:rsid w:val="008E3B95"/>
    <w:rsid w:val="008E4156"/>
    <w:rsid w:val="008E4B25"/>
    <w:rsid w:val="008F25C0"/>
    <w:rsid w:val="008F4634"/>
    <w:rsid w:val="008F48DE"/>
    <w:rsid w:val="008F5596"/>
    <w:rsid w:val="0090117F"/>
    <w:rsid w:val="00906DBF"/>
    <w:rsid w:val="00907858"/>
    <w:rsid w:val="00914BB3"/>
    <w:rsid w:val="00914C01"/>
    <w:rsid w:val="00916161"/>
    <w:rsid w:val="00916632"/>
    <w:rsid w:val="009167FE"/>
    <w:rsid w:val="009177C0"/>
    <w:rsid w:val="009207F7"/>
    <w:rsid w:val="00921EBA"/>
    <w:rsid w:val="00922E09"/>
    <w:rsid w:val="009242D9"/>
    <w:rsid w:val="00924B11"/>
    <w:rsid w:val="00924E25"/>
    <w:rsid w:val="009255D2"/>
    <w:rsid w:val="00927134"/>
    <w:rsid w:val="009302D4"/>
    <w:rsid w:val="009329E3"/>
    <w:rsid w:val="00935413"/>
    <w:rsid w:val="00937571"/>
    <w:rsid w:val="009375DA"/>
    <w:rsid w:val="009416FB"/>
    <w:rsid w:val="00942CBD"/>
    <w:rsid w:val="00943D55"/>
    <w:rsid w:val="00945C14"/>
    <w:rsid w:val="009477C2"/>
    <w:rsid w:val="00953192"/>
    <w:rsid w:val="00955960"/>
    <w:rsid w:val="00960276"/>
    <w:rsid w:val="00961086"/>
    <w:rsid w:val="00963ED0"/>
    <w:rsid w:val="00965398"/>
    <w:rsid w:val="00970E2B"/>
    <w:rsid w:val="009716F0"/>
    <w:rsid w:val="00971A44"/>
    <w:rsid w:val="009723F9"/>
    <w:rsid w:val="00975887"/>
    <w:rsid w:val="00976F45"/>
    <w:rsid w:val="00981E12"/>
    <w:rsid w:val="00982F77"/>
    <w:rsid w:val="00985985"/>
    <w:rsid w:val="00985B47"/>
    <w:rsid w:val="00985E21"/>
    <w:rsid w:val="00986D30"/>
    <w:rsid w:val="00991064"/>
    <w:rsid w:val="009911DD"/>
    <w:rsid w:val="009912E7"/>
    <w:rsid w:val="0099532F"/>
    <w:rsid w:val="009962D2"/>
    <w:rsid w:val="009A10F0"/>
    <w:rsid w:val="009A4A4D"/>
    <w:rsid w:val="009A53C7"/>
    <w:rsid w:val="009A5A77"/>
    <w:rsid w:val="009B23C5"/>
    <w:rsid w:val="009B30FC"/>
    <w:rsid w:val="009B31B5"/>
    <w:rsid w:val="009C21C5"/>
    <w:rsid w:val="009C2707"/>
    <w:rsid w:val="009C477B"/>
    <w:rsid w:val="009C5166"/>
    <w:rsid w:val="009C73BF"/>
    <w:rsid w:val="009D29A3"/>
    <w:rsid w:val="009D37F5"/>
    <w:rsid w:val="009D745E"/>
    <w:rsid w:val="009D7706"/>
    <w:rsid w:val="009E19C4"/>
    <w:rsid w:val="009E47FC"/>
    <w:rsid w:val="009E6A06"/>
    <w:rsid w:val="009E78F5"/>
    <w:rsid w:val="009F1760"/>
    <w:rsid w:val="009F1C23"/>
    <w:rsid w:val="009F3AA8"/>
    <w:rsid w:val="009F78AC"/>
    <w:rsid w:val="00A00128"/>
    <w:rsid w:val="00A01791"/>
    <w:rsid w:val="00A044CB"/>
    <w:rsid w:val="00A05941"/>
    <w:rsid w:val="00A06169"/>
    <w:rsid w:val="00A070A9"/>
    <w:rsid w:val="00A13FD7"/>
    <w:rsid w:val="00A14D2A"/>
    <w:rsid w:val="00A15103"/>
    <w:rsid w:val="00A1570D"/>
    <w:rsid w:val="00A176E1"/>
    <w:rsid w:val="00A21151"/>
    <w:rsid w:val="00A25319"/>
    <w:rsid w:val="00A272CB"/>
    <w:rsid w:val="00A278E7"/>
    <w:rsid w:val="00A301D8"/>
    <w:rsid w:val="00A334B8"/>
    <w:rsid w:val="00A33946"/>
    <w:rsid w:val="00A34B61"/>
    <w:rsid w:val="00A4049C"/>
    <w:rsid w:val="00A40602"/>
    <w:rsid w:val="00A41445"/>
    <w:rsid w:val="00A4586A"/>
    <w:rsid w:val="00A46412"/>
    <w:rsid w:val="00A4677D"/>
    <w:rsid w:val="00A4751F"/>
    <w:rsid w:val="00A47E34"/>
    <w:rsid w:val="00A47F19"/>
    <w:rsid w:val="00A53BB3"/>
    <w:rsid w:val="00A54E32"/>
    <w:rsid w:val="00A5634C"/>
    <w:rsid w:val="00A60440"/>
    <w:rsid w:val="00A61178"/>
    <w:rsid w:val="00A636C5"/>
    <w:rsid w:val="00A644A9"/>
    <w:rsid w:val="00A64C18"/>
    <w:rsid w:val="00A661A8"/>
    <w:rsid w:val="00A67090"/>
    <w:rsid w:val="00A6719B"/>
    <w:rsid w:val="00A675D1"/>
    <w:rsid w:val="00A70ABE"/>
    <w:rsid w:val="00A71BF2"/>
    <w:rsid w:val="00A737ED"/>
    <w:rsid w:val="00A750CA"/>
    <w:rsid w:val="00A75FDF"/>
    <w:rsid w:val="00A76809"/>
    <w:rsid w:val="00A7753C"/>
    <w:rsid w:val="00A77598"/>
    <w:rsid w:val="00A80E0F"/>
    <w:rsid w:val="00A819DC"/>
    <w:rsid w:val="00A829A7"/>
    <w:rsid w:val="00A841EB"/>
    <w:rsid w:val="00A8580F"/>
    <w:rsid w:val="00A85CBA"/>
    <w:rsid w:val="00A87052"/>
    <w:rsid w:val="00A922D5"/>
    <w:rsid w:val="00A92DC7"/>
    <w:rsid w:val="00A94D36"/>
    <w:rsid w:val="00A957FC"/>
    <w:rsid w:val="00A978BB"/>
    <w:rsid w:val="00AA04D5"/>
    <w:rsid w:val="00AA1788"/>
    <w:rsid w:val="00AA19DD"/>
    <w:rsid w:val="00AA2038"/>
    <w:rsid w:val="00AA44A3"/>
    <w:rsid w:val="00AA525F"/>
    <w:rsid w:val="00AA6F38"/>
    <w:rsid w:val="00AB0A9E"/>
    <w:rsid w:val="00AB0C2D"/>
    <w:rsid w:val="00AB1122"/>
    <w:rsid w:val="00AB1551"/>
    <w:rsid w:val="00AB6701"/>
    <w:rsid w:val="00AB733B"/>
    <w:rsid w:val="00AC1D72"/>
    <w:rsid w:val="00AC1F47"/>
    <w:rsid w:val="00AC2410"/>
    <w:rsid w:val="00AC4E52"/>
    <w:rsid w:val="00AD2EAE"/>
    <w:rsid w:val="00AD421F"/>
    <w:rsid w:val="00AD477F"/>
    <w:rsid w:val="00AD47DD"/>
    <w:rsid w:val="00AD540E"/>
    <w:rsid w:val="00AE0397"/>
    <w:rsid w:val="00AE03CA"/>
    <w:rsid w:val="00AE3757"/>
    <w:rsid w:val="00AE4047"/>
    <w:rsid w:val="00AE4765"/>
    <w:rsid w:val="00AE4881"/>
    <w:rsid w:val="00AE60FA"/>
    <w:rsid w:val="00AE62A0"/>
    <w:rsid w:val="00AE7A4D"/>
    <w:rsid w:val="00AF123D"/>
    <w:rsid w:val="00AF441C"/>
    <w:rsid w:val="00B00D19"/>
    <w:rsid w:val="00B00D89"/>
    <w:rsid w:val="00B05E65"/>
    <w:rsid w:val="00B077D2"/>
    <w:rsid w:val="00B10829"/>
    <w:rsid w:val="00B13D68"/>
    <w:rsid w:val="00B14043"/>
    <w:rsid w:val="00B16658"/>
    <w:rsid w:val="00B16805"/>
    <w:rsid w:val="00B260F8"/>
    <w:rsid w:val="00B26627"/>
    <w:rsid w:val="00B269F3"/>
    <w:rsid w:val="00B31631"/>
    <w:rsid w:val="00B33389"/>
    <w:rsid w:val="00B338ED"/>
    <w:rsid w:val="00B33C17"/>
    <w:rsid w:val="00B346D1"/>
    <w:rsid w:val="00B352A4"/>
    <w:rsid w:val="00B36BDB"/>
    <w:rsid w:val="00B42228"/>
    <w:rsid w:val="00B46A16"/>
    <w:rsid w:val="00B50CF3"/>
    <w:rsid w:val="00B53B65"/>
    <w:rsid w:val="00B546DC"/>
    <w:rsid w:val="00B54CA9"/>
    <w:rsid w:val="00B558DB"/>
    <w:rsid w:val="00B5639E"/>
    <w:rsid w:val="00B571B0"/>
    <w:rsid w:val="00B62FAE"/>
    <w:rsid w:val="00B67B04"/>
    <w:rsid w:val="00B70691"/>
    <w:rsid w:val="00B70ABA"/>
    <w:rsid w:val="00B70C1D"/>
    <w:rsid w:val="00B71767"/>
    <w:rsid w:val="00B72326"/>
    <w:rsid w:val="00B74289"/>
    <w:rsid w:val="00B7481C"/>
    <w:rsid w:val="00B74ED3"/>
    <w:rsid w:val="00B7566F"/>
    <w:rsid w:val="00B75FC4"/>
    <w:rsid w:val="00B770DD"/>
    <w:rsid w:val="00B80B0A"/>
    <w:rsid w:val="00B8359A"/>
    <w:rsid w:val="00B86C7A"/>
    <w:rsid w:val="00B9109A"/>
    <w:rsid w:val="00B91392"/>
    <w:rsid w:val="00B91775"/>
    <w:rsid w:val="00B93199"/>
    <w:rsid w:val="00B949C8"/>
    <w:rsid w:val="00BA0829"/>
    <w:rsid w:val="00BA0860"/>
    <w:rsid w:val="00BA0A10"/>
    <w:rsid w:val="00BA0B8C"/>
    <w:rsid w:val="00BA0D80"/>
    <w:rsid w:val="00BA4162"/>
    <w:rsid w:val="00BA499A"/>
    <w:rsid w:val="00BA4F1E"/>
    <w:rsid w:val="00BA6783"/>
    <w:rsid w:val="00BA6FDA"/>
    <w:rsid w:val="00BB036E"/>
    <w:rsid w:val="00BB4321"/>
    <w:rsid w:val="00BB46AD"/>
    <w:rsid w:val="00BB4CDD"/>
    <w:rsid w:val="00BB51E5"/>
    <w:rsid w:val="00BB6FEA"/>
    <w:rsid w:val="00BB722B"/>
    <w:rsid w:val="00BC1A6C"/>
    <w:rsid w:val="00BC1B01"/>
    <w:rsid w:val="00BC2396"/>
    <w:rsid w:val="00BC298F"/>
    <w:rsid w:val="00BC30C7"/>
    <w:rsid w:val="00BC3330"/>
    <w:rsid w:val="00BC4E07"/>
    <w:rsid w:val="00BD1422"/>
    <w:rsid w:val="00BD2A68"/>
    <w:rsid w:val="00BD34EF"/>
    <w:rsid w:val="00BD36A3"/>
    <w:rsid w:val="00BD6E7F"/>
    <w:rsid w:val="00BD78F2"/>
    <w:rsid w:val="00BE20D9"/>
    <w:rsid w:val="00BE79E3"/>
    <w:rsid w:val="00BF1555"/>
    <w:rsid w:val="00BF2F31"/>
    <w:rsid w:val="00BF372A"/>
    <w:rsid w:val="00C00088"/>
    <w:rsid w:val="00C01CE7"/>
    <w:rsid w:val="00C02EBA"/>
    <w:rsid w:val="00C02FEE"/>
    <w:rsid w:val="00C034EB"/>
    <w:rsid w:val="00C03EA7"/>
    <w:rsid w:val="00C04CA3"/>
    <w:rsid w:val="00C063AD"/>
    <w:rsid w:val="00C0650A"/>
    <w:rsid w:val="00C1049E"/>
    <w:rsid w:val="00C10628"/>
    <w:rsid w:val="00C121DD"/>
    <w:rsid w:val="00C1250A"/>
    <w:rsid w:val="00C12823"/>
    <w:rsid w:val="00C14CC5"/>
    <w:rsid w:val="00C16825"/>
    <w:rsid w:val="00C21098"/>
    <w:rsid w:val="00C2367D"/>
    <w:rsid w:val="00C244C0"/>
    <w:rsid w:val="00C24BAF"/>
    <w:rsid w:val="00C24CA6"/>
    <w:rsid w:val="00C2620B"/>
    <w:rsid w:val="00C263F8"/>
    <w:rsid w:val="00C27369"/>
    <w:rsid w:val="00C27C6D"/>
    <w:rsid w:val="00C27DB3"/>
    <w:rsid w:val="00C308F9"/>
    <w:rsid w:val="00C3126C"/>
    <w:rsid w:val="00C316D0"/>
    <w:rsid w:val="00C32FF5"/>
    <w:rsid w:val="00C334EE"/>
    <w:rsid w:val="00C351BC"/>
    <w:rsid w:val="00C353F2"/>
    <w:rsid w:val="00C409B9"/>
    <w:rsid w:val="00C414C7"/>
    <w:rsid w:val="00C41C57"/>
    <w:rsid w:val="00C43141"/>
    <w:rsid w:val="00C44D83"/>
    <w:rsid w:val="00C4589F"/>
    <w:rsid w:val="00C45D49"/>
    <w:rsid w:val="00C52ACA"/>
    <w:rsid w:val="00C53CD6"/>
    <w:rsid w:val="00C54BAE"/>
    <w:rsid w:val="00C54CA0"/>
    <w:rsid w:val="00C55959"/>
    <w:rsid w:val="00C5700B"/>
    <w:rsid w:val="00C60486"/>
    <w:rsid w:val="00C61B07"/>
    <w:rsid w:val="00C61D50"/>
    <w:rsid w:val="00C63667"/>
    <w:rsid w:val="00C64243"/>
    <w:rsid w:val="00C66E03"/>
    <w:rsid w:val="00C670DF"/>
    <w:rsid w:val="00C73FE0"/>
    <w:rsid w:val="00C74454"/>
    <w:rsid w:val="00C771A2"/>
    <w:rsid w:val="00C77E15"/>
    <w:rsid w:val="00C77FFC"/>
    <w:rsid w:val="00C81896"/>
    <w:rsid w:val="00C821E7"/>
    <w:rsid w:val="00C84C5A"/>
    <w:rsid w:val="00C92FEC"/>
    <w:rsid w:val="00C9323C"/>
    <w:rsid w:val="00C93828"/>
    <w:rsid w:val="00C9523B"/>
    <w:rsid w:val="00C97445"/>
    <w:rsid w:val="00CA1139"/>
    <w:rsid w:val="00CA1DF4"/>
    <w:rsid w:val="00CA2C3B"/>
    <w:rsid w:val="00CA3516"/>
    <w:rsid w:val="00CA3969"/>
    <w:rsid w:val="00CA6009"/>
    <w:rsid w:val="00CA7D44"/>
    <w:rsid w:val="00CB11A3"/>
    <w:rsid w:val="00CB18AC"/>
    <w:rsid w:val="00CB24EA"/>
    <w:rsid w:val="00CB7349"/>
    <w:rsid w:val="00CB7B02"/>
    <w:rsid w:val="00CC1387"/>
    <w:rsid w:val="00CC26EF"/>
    <w:rsid w:val="00CC2945"/>
    <w:rsid w:val="00CC3BCF"/>
    <w:rsid w:val="00CC487F"/>
    <w:rsid w:val="00CC5D88"/>
    <w:rsid w:val="00CD0EFA"/>
    <w:rsid w:val="00CD1847"/>
    <w:rsid w:val="00CD4E92"/>
    <w:rsid w:val="00CD52EC"/>
    <w:rsid w:val="00CE39AD"/>
    <w:rsid w:val="00CE4828"/>
    <w:rsid w:val="00CE690B"/>
    <w:rsid w:val="00CE71C3"/>
    <w:rsid w:val="00CE72B8"/>
    <w:rsid w:val="00CF14F1"/>
    <w:rsid w:val="00CF214C"/>
    <w:rsid w:val="00CF34CE"/>
    <w:rsid w:val="00CF395A"/>
    <w:rsid w:val="00CF747C"/>
    <w:rsid w:val="00CF77D6"/>
    <w:rsid w:val="00D0406B"/>
    <w:rsid w:val="00D05425"/>
    <w:rsid w:val="00D07D0D"/>
    <w:rsid w:val="00D10CB9"/>
    <w:rsid w:val="00D10E7B"/>
    <w:rsid w:val="00D10FF8"/>
    <w:rsid w:val="00D13248"/>
    <w:rsid w:val="00D142EB"/>
    <w:rsid w:val="00D21061"/>
    <w:rsid w:val="00D21D0A"/>
    <w:rsid w:val="00D24A65"/>
    <w:rsid w:val="00D24B73"/>
    <w:rsid w:val="00D27532"/>
    <w:rsid w:val="00D3256E"/>
    <w:rsid w:val="00D35EEA"/>
    <w:rsid w:val="00D368AF"/>
    <w:rsid w:val="00D40545"/>
    <w:rsid w:val="00D41608"/>
    <w:rsid w:val="00D42027"/>
    <w:rsid w:val="00D42BFB"/>
    <w:rsid w:val="00D43C85"/>
    <w:rsid w:val="00D442DE"/>
    <w:rsid w:val="00D45E49"/>
    <w:rsid w:val="00D460CF"/>
    <w:rsid w:val="00D4645F"/>
    <w:rsid w:val="00D46D0E"/>
    <w:rsid w:val="00D46F22"/>
    <w:rsid w:val="00D472D7"/>
    <w:rsid w:val="00D514BF"/>
    <w:rsid w:val="00D54DB7"/>
    <w:rsid w:val="00D555E7"/>
    <w:rsid w:val="00D57CF0"/>
    <w:rsid w:val="00D605C1"/>
    <w:rsid w:val="00D60744"/>
    <w:rsid w:val="00D61D0F"/>
    <w:rsid w:val="00D62FC7"/>
    <w:rsid w:val="00D64E0A"/>
    <w:rsid w:val="00D6534D"/>
    <w:rsid w:val="00D65695"/>
    <w:rsid w:val="00D66022"/>
    <w:rsid w:val="00D66D09"/>
    <w:rsid w:val="00D671DE"/>
    <w:rsid w:val="00D70372"/>
    <w:rsid w:val="00D710DB"/>
    <w:rsid w:val="00D72A56"/>
    <w:rsid w:val="00D752CA"/>
    <w:rsid w:val="00D773E9"/>
    <w:rsid w:val="00D82B40"/>
    <w:rsid w:val="00D836F3"/>
    <w:rsid w:val="00D85191"/>
    <w:rsid w:val="00D86810"/>
    <w:rsid w:val="00D86D39"/>
    <w:rsid w:val="00D92886"/>
    <w:rsid w:val="00D9463B"/>
    <w:rsid w:val="00D949C6"/>
    <w:rsid w:val="00D94A58"/>
    <w:rsid w:val="00D96FB3"/>
    <w:rsid w:val="00DA1CA0"/>
    <w:rsid w:val="00DA3C5A"/>
    <w:rsid w:val="00DA5FCF"/>
    <w:rsid w:val="00DA6FAB"/>
    <w:rsid w:val="00DA714E"/>
    <w:rsid w:val="00DA7758"/>
    <w:rsid w:val="00DB0AF3"/>
    <w:rsid w:val="00DB4B81"/>
    <w:rsid w:val="00DB5F91"/>
    <w:rsid w:val="00DB65EB"/>
    <w:rsid w:val="00DC0E60"/>
    <w:rsid w:val="00DC4C02"/>
    <w:rsid w:val="00DC4D73"/>
    <w:rsid w:val="00DC4F29"/>
    <w:rsid w:val="00DC56E7"/>
    <w:rsid w:val="00DC5FC0"/>
    <w:rsid w:val="00DC6F27"/>
    <w:rsid w:val="00DD0750"/>
    <w:rsid w:val="00DD17CA"/>
    <w:rsid w:val="00DD33F2"/>
    <w:rsid w:val="00DD36D1"/>
    <w:rsid w:val="00DD3C41"/>
    <w:rsid w:val="00DD563A"/>
    <w:rsid w:val="00DD57AB"/>
    <w:rsid w:val="00DD5B18"/>
    <w:rsid w:val="00DD6293"/>
    <w:rsid w:val="00DD636D"/>
    <w:rsid w:val="00DD67C5"/>
    <w:rsid w:val="00DE0703"/>
    <w:rsid w:val="00DE213B"/>
    <w:rsid w:val="00DE2FCA"/>
    <w:rsid w:val="00DE7737"/>
    <w:rsid w:val="00DE7B2B"/>
    <w:rsid w:val="00DF2AB1"/>
    <w:rsid w:val="00DF47EC"/>
    <w:rsid w:val="00DF59CB"/>
    <w:rsid w:val="00DF737A"/>
    <w:rsid w:val="00E04263"/>
    <w:rsid w:val="00E051C9"/>
    <w:rsid w:val="00E11043"/>
    <w:rsid w:val="00E1328A"/>
    <w:rsid w:val="00E13EEB"/>
    <w:rsid w:val="00E1418E"/>
    <w:rsid w:val="00E153C1"/>
    <w:rsid w:val="00E2132E"/>
    <w:rsid w:val="00E22AB0"/>
    <w:rsid w:val="00E240FF"/>
    <w:rsid w:val="00E258D6"/>
    <w:rsid w:val="00E2717F"/>
    <w:rsid w:val="00E27786"/>
    <w:rsid w:val="00E27D01"/>
    <w:rsid w:val="00E31F63"/>
    <w:rsid w:val="00E32092"/>
    <w:rsid w:val="00E33188"/>
    <w:rsid w:val="00E33DE9"/>
    <w:rsid w:val="00E34F3F"/>
    <w:rsid w:val="00E35D55"/>
    <w:rsid w:val="00E372BB"/>
    <w:rsid w:val="00E41762"/>
    <w:rsid w:val="00E435DD"/>
    <w:rsid w:val="00E4464B"/>
    <w:rsid w:val="00E478CD"/>
    <w:rsid w:val="00E5050A"/>
    <w:rsid w:val="00E52108"/>
    <w:rsid w:val="00E52CCB"/>
    <w:rsid w:val="00E60546"/>
    <w:rsid w:val="00E633FD"/>
    <w:rsid w:val="00E6385A"/>
    <w:rsid w:val="00E65F58"/>
    <w:rsid w:val="00E6735D"/>
    <w:rsid w:val="00E7075B"/>
    <w:rsid w:val="00E710E6"/>
    <w:rsid w:val="00E71D5F"/>
    <w:rsid w:val="00E72B51"/>
    <w:rsid w:val="00E72B65"/>
    <w:rsid w:val="00E738D4"/>
    <w:rsid w:val="00E73942"/>
    <w:rsid w:val="00E74189"/>
    <w:rsid w:val="00E76698"/>
    <w:rsid w:val="00E81C68"/>
    <w:rsid w:val="00E8208B"/>
    <w:rsid w:val="00E83BB7"/>
    <w:rsid w:val="00E86663"/>
    <w:rsid w:val="00E91794"/>
    <w:rsid w:val="00E94030"/>
    <w:rsid w:val="00E94515"/>
    <w:rsid w:val="00E96CCD"/>
    <w:rsid w:val="00E97064"/>
    <w:rsid w:val="00EA0C16"/>
    <w:rsid w:val="00EA213E"/>
    <w:rsid w:val="00EA2B7F"/>
    <w:rsid w:val="00EA354E"/>
    <w:rsid w:val="00EA35DB"/>
    <w:rsid w:val="00EA3768"/>
    <w:rsid w:val="00EA3AB2"/>
    <w:rsid w:val="00EA5696"/>
    <w:rsid w:val="00EA7150"/>
    <w:rsid w:val="00EB0087"/>
    <w:rsid w:val="00EB0F28"/>
    <w:rsid w:val="00EB267A"/>
    <w:rsid w:val="00EB2FAD"/>
    <w:rsid w:val="00EB33C4"/>
    <w:rsid w:val="00EB42B5"/>
    <w:rsid w:val="00EB6562"/>
    <w:rsid w:val="00EB727E"/>
    <w:rsid w:val="00EC15A1"/>
    <w:rsid w:val="00EC421D"/>
    <w:rsid w:val="00EC4FC0"/>
    <w:rsid w:val="00ED022E"/>
    <w:rsid w:val="00ED3F7B"/>
    <w:rsid w:val="00ED51D4"/>
    <w:rsid w:val="00ED7DDF"/>
    <w:rsid w:val="00EE0D6E"/>
    <w:rsid w:val="00EE298C"/>
    <w:rsid w:val="00EE33E5"/>
    <w:rsid w:val="00EE5329"/>
    <w:rsid w:val="00EE577D"/>
    <w:rsid w:val="00EF1FF8"/>
    <w:rsid w:val="00EF3410"/>
    <w:rsid w:val="00EF496F"/>
    <w:rsid w:val="00EF57C0"/>
    <w:rsid w:val="00EF5C39"/>
    <w:rsid w:val="00EF5E8F"/>
    <w:rsid w:val="00EF68AD"/>
    <w:rsid w:val="00F01D6E"/>
    <w:rsid w:val="00F0412B"/>
    <w:rsid w:val="00F04192"/>
    <w:rsid w:val="00F04B20"/>
    <w:rsid w:val="00F138F7"/>
    <w:rsid w:val="00F14062"/>
    <w:rsid w:val="00F14657"/>
    <w:rsid w:val="00F14C4C"/>
    <w:rsid w:val="00F1520B"/>
    <w:rsid w:val="00F162E1"/>
    <w:rsid w:val="00F167E8"/>
    <w:rsid w:val="00F17754"/>
    <w:rsid w:val="00F20CCC"/>
    <w:rsid w:val="00F22D7F"/>
    <w:rsid w:val="00F34157"/>
    <w:rsid w:val="00F35FB8"/>
    <w:rsid w:val="00F3661A"/>
    <w:rsid w:val="00F3681A"/>
    <w:rsid w:val="00F43F9E"/>
    <w:rsid w:val="00F43FDD"/>
    <w:rsid w:val="00F44B3A"/>
    <w:rsid w:val="00F50071"/>
    <w:rsid w:val="00F52505"/>
    <w:rsid w:val="00F5477D"/>
    <w:rsid w:val="00F552D7"/>
    <w:rsid w:val="00F565DE"/>
    <w:rsid w:val="00F56CCD"/>
    <w:rsid w:val="00F61D7A"/>
    <w:rsid w:val="00F63635"/>
    <w:rsid w:val="00F658CD"/>
    <w:rsid w:val="00F71780"/>
    <w:rsid w:val="00F746ED"/>
    <w:rsid w:val="00F756FE"/>
    <w:rsid w:val="00F7593B"/>
    <w:rsid w:val="00F760F8"/>
    <w:rsid w:val="00F7681F"/>
    <w:rsid w:val="00F77577"/>
    <w:rsid w:val="00F77C38"/>
    <w:rsid w:val="00F8026E"/>
    <w:rsid w:val="00F80BBA"/>
    <w:rsid w:val="00F80C38"/>
    <w:rsid w:val="00F81D62"/>
    <w:rsid w:val="00F8539B"/>
    <w:rsid w:val="00F900F6"/>
    <w:rsid w:val="00F9184E"/>
    <w:rsid w:val="00F9215B"/>
    <w:rsid w:val="00F94ABF"/>
    <w:rsid w:val="00F9606C"/>
    <w:rsid w:val="00FA15BB"/>
    <w:rsid w:val="00FA36B2"/>
    <w:rsid w:val="00FA3B8B"/>
    <w:rsid w:val="00FA478B"/>
    <w:rsid w:val="00FA55EA"/>
    <w:rsid w:val="00FA5E64"/>
    <w:rsid w:val="00FA664A"/>
    <w:rsid w:val="00FA67C6"/>
    <w:rsid w:val="00FB0397"/>
    <w:rsid w:val="00FB25C9"/>
    <w:rsid w:val="00FB2682"/>
    <w:rsid w:val="00FB36AF"/>
    <w:rsid w:val="00FB3C0C"/>
    <w:rsid w:val="00FB5422"/>
    <w:rsid w:val="00FB759A"/>
    <w:rsid w:val="00FC3B8B"/>
    <w:rsid w:val="00FC4891"/>
    <w:rsid w:val="00FC5E3E"/>
    <w:rsid w:val="00FC6136"/>
    <w:rsid w:val="00FC6C6D"/>
    <w:rsid w:val="00FD1F5D"/>
    <w:rsid w:val="00FE03A3"/>
    <w:rsid w:val="00FE0E0C"/>
    <w:rsid w:val="00FE1147"/>
    <w:rsid w:val="00FE121C"/>
    <w:rsid w:val="00FE12F5"/>
    <w:rsid w:val="00FE1B9F"/>
    <w:rsid w:val="00FE3C90"/>
    <w:rsid w:val="00FE534B"/>
    <w:rsid w:val="00FE6315"/>
    <w:rsid w:val="00FF07D6"/>
    <w:rsid w:val="00FF1443"/>
    <w:rsid w:val="00FF4FDA"/>
    <w:rsid w:val="00F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318C6"/>
  <w15:docId w15:val="{940B0BD6-FF96-42A9-9424-B0462F6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uiPriority w:val="1"/>
    <w:qFormat/>
    <w:rsid w:val="00685304"/>
    <w:pPr>
      <w:keepNext/>
      <w:jc w:val="center"/>
      <w:outlineLvl w:val="0"/>
    </w:pPr>
    <w:rPr>
      <w:b/>
      <w:sz w:val="22"/>
    </w:rPr>
  </w:style>
  <w:style w:type="paragraph" w:styleId="Heading2">
    <w:name w:val="heading 2"/>
    <w:basedOn w:val="Normal"/>
    <w:next w:val="Normal"/>
    <w:link w:val="Heading2Char"/>
    <w:uiPriority w:val="9"/>
    <w:qFormat/>
    <w:rsid w:val="00685304"/>
    <w:pPr>
      <w:keepNext/>
      <w:spacing w:before="240"/>
      <w:jc w:val="both"/>
      <w:outlineLvl w:val="1"/>
    </w:pPr>
    <w:rPr>
      <w:b/>
      <w:sz w:val="24"/>
    </w:rPr>
  </w:style>
  <w:style w:type="paragraph" w:styleId="Heading3">
    <w:name w:val="heading 3"/>
    <w:basedOn w:val="Normal"/>
    <w:next w:val="Normal"/>
    <w:link w:val="Heading3Char"/>
    <w:uiPriority w:val="9"/>
    <w:semiHidden/>
    <w:unhideWhenUsed/>
    <w:qFormat/>
    <w:rsid w:val="002F0FFB"/>
    <w:pPr>
      <w:keepNext/>
      <w:keepLines/>
      <w:spacing w:before="200" w:line="276" w:lineRule="auto"/>
      <w:outlineLvl w:val="2"/>
    </w:pPr>
    <w:rPr>
      <w:rFonts w:asciiTheme="majorHAnsi" w:eastAsiaTheme="majorEastAsia" w:hAnsiTheme="majorHAnsi"/>
      <w:b/>
      <w:bCs/>
      <w:color w:val="4F81BD" w:themeColor="accent1"/>
      <w:sz w:val="22"/>
      <w:szCs w:val="22"/>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0FFB"/>
    <w:rPr>
      <w:b/>
      <w:sz w:val="22"/>
    </w:rPr>
  </w:style>
  <w:style w:type="character" w:customStyle="1" w:styleId="Heading2Char">
    <w:name w:val="Heading 2 Char"/>
    <w:basedOn w:val="DefaultParagraphFont"/>
    <w:link w:val="Heading2"/>
    <w:uiPriority w:val="9"/>
    <w:rsid w:val="002F0FFB"/>
    <w:rPr>
      <w:b/>
      <w:sz w:val="24"/>
    </w:rPr>
  </w:style>
  <w:style w:type="paragraph" w:styleId="BodyText">
    <w:name w:val="Body Text"/>
    <w:basedOn w:val="Normal"/>
    <w:link w:val="BodyTextChar"/>
    <w:uiPriority w:val="1"/>
    <w:qFormat/>
    <w:rsid w:val="008D4181"/>
    <w:rPr>
      <w:rFonts w:ascii="Arial" w:hAnsi="Arial" w:cs="Arial"/>
      <w:sz w:val="24"/>
      <w:szCs w:val="24"/>
    </w:rPr>
  </w:style>
  <w:style w:type="character" w:customStyle="1" w:styleId="BodyTextChar">
    <w:name w:val="Body Text Char"/>
    <w:basedOn w:val="DefaultParagraphFont"/>
    <w:link w:val="BodyText"/>
    <w:uiPriority w:val="1"/>
    <w:rsid w:val="002F0FFB"/>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uiPriority w:val="99"/>
    <w:rsid w:val="004F3FAA"/>
    <w:pPr>
      <w:tabs>
        <w:tab w:val="center" w:pos="4320"/>
        <w:tab w:val="right" w:pos="8640"/>
      </w:tabs>
    </w:pPr>
    <w:rPr>
      <w:sz w:val="24"/>
    </w:rPr>
  </w:style>
  <w:style w:type="character" w:customStyle="1" w:styleId="HeaderChar">
    <w:name w:val="Header Char"/>
    <w:basedOn w:val="DefaultParagraphFont"/>
    <w:link w:val="Header"/>
    <w:uiPriority w:val="99"/>
    <w:rsid w:val="002F0FFB"/>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jc w:val="left"/>
    </w:pPr>
    <w:rPr>
      <w:rFonts w:cs="Arial"/>
      <w:b w:val="0"/>
      <w:bCs/>
      <w:caps/>
      <w:smallCaps/>
      <w:kern w:val="32"/>
      <w:sz w:val="25"/>
      <w:szCs w:val="32"/>
    </w:rPr>
  </w:style>
  <w:style w:type="character" w:styleId="Hyperlink">
    <w:name w:val="Hyperlink"/>
    <w:basedOn w:val="DefaultParagraphFont"/>
    <w:uiPriority w:val="99"/>
    <w:rsid w:val="00AA6F38"/>
    <w:rPr>
      <w:color w:val="0000FF" w:themeColor="hyperlink"/>
      <w:u w:val="single"/>
    </w:rPr>
  </w:style>
  <w:style w:type="paragraph" w:styleId="NoSpacing">
    <w:name w:val="No Spacing"/>
    <w:uiPriority w:val="1"/>
    <w:qFormat/>
    <w:rsid w:val="004A144E"/>
  </w:style>
  <w:style w:type="paragraph" w:styleId="BalloonText">
    <w:name w:val="Balloon Text"/>
    <w:basedOn w:val="Normal"/>
    <w:link w:val="BalloonTextChar"/>
    <w:uiPriority w:val="99"/>
    <w:rsid w:val="00A7753C"/>
    <w:rPr>
      <w:rFonts w:ascii="Tahoma" w:hAnsi="Tahoma" w:cs="Tahoma"/>
      <w:sz w:val="16"/>
      <w:szCs w:val="16"/>
    </w:rPr>
  </w:style>
  <w:style w:type="character" w:customStyle="1" w:styleId="BalloonTextChar">
    <w:name w:val="Balloon Text Char"/>
    <w:basedOn w:val="DefaultParagraphFont"/>
    <w:link w:val="BalloonText"/>
    <w:uiPriority w:val="99"/>
    <w:rsid w:val="00A7753C"/>
    <w:rPr>
      <w:rFonts w:ascii="Tahoma" w:hAnsi="Tahoma" w:cs="Tahoma"/>
      <w:sz w:val="16"/>
      <w:szCs w:val="16"/>
    </w:rPr>
  </w:style>
  <w:style w:type="character" w:styleId="CommentReference">
    <w:name w:val="annotation reference"/>
    <w:basedOn w:val="DefaultParagraphFont"/>
    <w:uiPriority w:val="99"/>
    <w:rsid w:val="00A7753C"/>
    <w:rPr>
      <w:sz w:val="16"/>
      <w:szCs w:val="16"/>
    </w:rPr>
  </w:style>
  <w:style w:type="paragraph" w:styleId="CommentText">
    <w:name w:val="annotation text"/>
    <w:basedOn w:val="Normal"/>
    <w:link w:val="CommentTextChar"/>
    <w:uiPriority w:val="99"/>
    <w:rsid w:val="00A7753C"/>
  </w:style>
  <w:style w:type="character" w:customStyle="1" w:styleId="CommentTextChar">
    <w:name w:val="Comment Text Char"/>
    <w:basedOn w:val="DefaultParagraphFont"/>
    <w:link w:val="CommentText"/>
    <w:uiPriority w:val="99"/>
    <w:rsid w:val="00A7753C"/>
  </w:style>
  <w:style w:type="paragraph" w:styleId="CommentSubject">
    <w:name w:val="annotation subject"/>
    <w:basedOn w:val="CommentText"/>
    <w:next w:val="CommentText"/>
    <w:link w:val="CommentSubjectChar"/>
    <w:uiPriority w:val="99"/>
    <w:rsid w:val="00A7753C"/>
    <w:rPr>
      <w:b/>
      <w:bCs/>
    </w:rPr>
  </w:style>
  <w:style w:type="character" w:customStyle="1" w:styleId="CommentSubjectChar">
    <w:name w:val="Comment Subject Char"/>
    <w:basedOn w:val="CommentTextChar"/>
    <w:link w:val="CommentSubject"/>
    <w:uiPriority w:val="99"/>
    <w:rsid w:val="00A7753C"/>
    <w:rPr>
      <w:b/>
      <w:bCs/>
    </w:rPr>
  </w:style>
  <w:style w:type="character" w:customStyle="1" w:styleId="Heading3Char">
    <w:name w:val="Heading 3 Char"/>
    <w:basedOn w:val="DefaultParagraphFont"/>
    <w:link w:val="Heading3"/>
    <w:uiPriority w:val="9"/>
    <w:semiHidden/>
    <w:rsid w:val="002F0FFB"/>
    <w:rPr>
      <w:rFonts w:asciiTheme="majorHAnsi" w:eastAsiaTheme="majorEastAsia" w:hAnsiTheme="majorHAnsi"/>
      <w:b/>
      <w:bCs/>
      <w:color w:val="4F81BD" w:themeColor="accent1"/>
      <w:sz w:val="22"/>
      <w:szCs w:val="22"/>
    </w:rPr>
  </w:style>
  <w:style w:type="character" w:customStyle="1" w:styleId="FooterChar">
    <w:name w:val="Footer Char"/>
    <w:basedOn w:val="DefaultParagraphFont"/>
    <w:link w:val="Footer"/>
    <w:uiPriority w:val="99"/>
    <w:rsid w:val="002F0FFB"/>
    <w:rPr>
      <w:rFonts w:asciiTheme="minorHAnsi" w:hAnsiTheme="minorHAnsi"/>
      <w:sz w:val="22"/>
      <w:szCs w:val="22"/>
    </w:rPr>
  </w:style>
  <w:style w:type="paragraph" w:styleId="Footer">
    <w:name w:val="footer"/>
    <w:basedOn w:val="Normal"/>
    <w:link w:val="FooterChar"/>
    <w:uiPriority w:val="99"/>
    <w:unhideWhenUsed/>
    <w:rsid w:val="002F0FFB"/>
    <w:pPr>
      <w:tabs>
        <w:tab w:val="center" w:pos="4680"/>
        <w:tab w:val="right" w:pos="9360"/>
      </w:tabs>
    </w:pPr>
    <w:rPr>
      <w:rFonts w:asciiTheme="minorHAnsi" w:hAnsiTheme="minorHAnsi"/>
      <w:sz w:val="22"/>
      <w:szCs w:val="22"/>
    </w:rPr>
  </w:style>
  <w:style w:type="character" w:customStyle="1" w:styleId="PlainTextChar">
    <w:name w:val="Plain Text Char"/>
    <w:basedOn w:val="DefaultParagraphFont"/>
    <w:link w:val="PlainText"/>
    <w:uiPriority w:val="99"/>
    <w:rsid w:val="002F0FFB"/>
    <w:rPr>
      <w:rFonts w:ascii="Calibri" w:hAnsi="Calibri"/>
      <w:sz w:val="22"/>
      <w:szCs w:val="21"/>
    </w:rPr>
  </w:style>
  <w:style w:type="paragraph" w:styleId="PlainText">
    <w:name w:val="Plain Text"/>
    <w:basedOn w:val="Normal"/>
    <w:link w:val="PlainTextChar"/>
    <w:uiPriority w:val="99"/>
    <w:unhideWhenUsed/>
    <w:rsid w:val="002F0FFB"/>
    <w:rPr>
      <w:rFonts w:ascii="Calibri" w:hAnsi="Calibri"/>
      <w:sz w:val="22"/>
      <w:szCs w:val="21"/>
    </w:rPr>
  </w:style>
  <w:style w:type="character" w:customStyle="1" w:styleId="TableTextChar">
    <w:name w:val="Table Text Char"/>
    <w:link w:val="TableText"/>
    <w:semiHidden/>
    <w:locked/>
    <w:rsid w:val="002F0FFB"/>
    <w:rPr>
      <w:rFonts w:ascii="Arial" w:hAnsi="Arial"/>
      <w:bCs/>
      <w:sz w:val="18"/>
      <w:szCs w:val="24"/>
    </w:rPr>
  </w:style>
  <w:style w:type="paragraph" w:customStyle="1" w:styleId="TableText">
    <w:name w:val="Table Text"/>
    <w:link w:val="TableTextChar"/>
    <w:semiHidden/>
    <w:qFormat/>
    <w:rsid w:val="002F0FFB"/>
    <w:pPr>
      <w:spacing w:before="40" w:after="40"/>
    </w:pPr>
    <w:rPr>
      <w:rFonts w:ascii="Arial" w:hAnsi="Arial"/>
      <w:bCs/>
      <w:sz w:val="18"/>
      <w:szCs w:val="24"/>
    </w:rPr>
  </w:style>
  <w:style w:type="character" w:customStyle="1" w:styleId="BodyTextIndentChar">
    <w:name w:val="Body Text Indent Char"/>
    <w:basedOn w:val="DefaultParagraphFont"/>
    <w:link w:val="BodyTextIndent"/>
    <w:uiPriority w:val="99"/>
    <w:rsid w:val="002F0FFB"/>
    <w:rPr>
      <w:rFonts w:asciiTheme="minorHAnsi" w:eastAsiaTheme="minorHAnsi" w:hAnsiTheme="minorHAnsi" w:cstheme="minorBidi"/>
      <w:sz w:val="22"/>
      <w:szCs w:val="22"/>
    </w:rPr>
  </w:style>
  <w:style w:type="paragraph" w:styleId="BodyTextIndent">
    <w:name w:val="Body Text Indent"/>
    <w:basedOn w:val="Normal"/>
    <w:link w:val="BodyTextIndentChar"/>
    <w:uiPriority w:val="99"/>
    <w:unhideWhenUsed/>
    <w:rsid w:val="002F0FFB"/>
    <w:pPr>
      <w:spacing w:after="120" w:line="276" w:lineRule="auto"/>
      <w:ind w:left="360"/>
    </w:pPr>
    <w:rPr>
      <w:rFonts w:asciiTheme="minorHAnsi" w:eastAsiaTheme="minorHAnsi" w:hAnsiTheme="minorHAnsi" w:cstheme="minorBidi"/>
      <w:sz w:val="22"/>
      <w:szCs w:val="22"/>
    </w:rPr>
  </w:style>
  <w:style w:type="paragraph" w:styleId="ListParagraph">
    <w:name w:val="List Paragraph"/>
    <w:basedOn w:val="Normal"/>
    <w:uiPriority w:val="34"/>
    <w:qFormat/>
    <w:rsid w:val="00D72A56"/>
    <w:pPr>
      <w:ind w:left="720"/>
      <w:contextualSpacing/>
    </w:pPr>
  </w:style>
  <w:style w:type="character" w:customStyle="1" w:styleId="highlight1">
    <w:name w:val="highlight1"/>
    <w:basedOn w:val="DefaultParagraphFont"/>
    <w:rsid w:val="00701A04"/>
    <w:rPr>
      <w:shd w:val="clear" w:color="auto" w:fill="FFFF40"/>
    </w:rPr>
  </w:style>
  <w:style w:type="character" w:styleId="PlaceholderText">
    <w:name w:val="Placeholder Text"/>
    <w:basedOn w:val="DefaultParagraphFont"/>
    <w:uiPriority w:val="99"/>
    <w:semiHidden/>
    <w:rsid w:val="00D66022"/>
    <w:rPr>
      <w:color w:val="808080"/>
    </w:rPr>
  </w:style>
  <w:style w:type="paragraph" w:customStyle="1" w:styleId="Subheading3">
    <w:name w:val="Subheading 3"/>
    <w:basedOn w:val="ListParagraph"/>
    <w:qFormat/>
    <w:rsid w:val="0011426B"/>
    <w:pPr>
      <w:numPr>
        <w:numId w:val="6"/>
      </w:numPr>
      <w:spacing w:after="120"/>
      <w:contextualSpacing w:val="0"/>
    </w:pPr>
    <w:rPr>
      <w:rFonts w:eastAsiaTheme="minorHAnsi"/>
      <w:sz w:val="22"/>
      <w:szCs w:val="22"/>
    </w:rPr>
  </w:style>
  <w:style w:type="paragraph" w:customStyle="1" w:styleId="Headings">
    <w:name w:val="Headings"/>
    <w:basedOn w:val="ListParagraph"/>
    <w:qFormat/>
    <w:rsid w:val="0011426B"/>
    <w:pPr>
      <w:numPr>
        <w:numId w:val="2"/>
      </w:numPr>
      <w:spacing w:after="240"/>
      <w:ind w:left="360"/>
      <w:contextualSpacing w:val="0"/>
    </w:pPr>
    <w:rPr>
      <w:rFonts w:eastAsiaTheme="minorHAnsi"/>
      <w:b/>
      <w:sz w:val="22"/>
      <w:szCs w:val="22"/>
      <w:u w:val="single"/>
    </w:rPr>
  </w:style>
  <w:style w:type="paragraph" w:styleId="Title">
    <w:name w:val="Title"/>
    <w:basedOn w:val="Normal"/>
    <w:next w:val="Normal"/>
    <w:link w:val="TitleChar"/>
    <w:uiPriority w:val="10"/>
    <w:qFormat/>
    <w:rsid w:val="0011426B"/>
    <w:pPr>
      <w:jc w:val="center"/>
    </w:pPr>
    <w:rPr>
      <w:rFonts w:eastAsiaTheme="minorHAnsi"/>
      <w:b/>
      <w:sz w:val="22"/>
      <w:szCs w:val="22"/>
    </w:rPr>
  </w:style>
  <w:style w:type="character" w:customStyle="1" w:styleId="TitleChar">
    <w:name w:val="Title Char"/>
    <w:basedOn w:val="DefaultParagraphFont"/>
    <w:link w:val="Title"/>
    <w:uiPriority w:val="10"/>
    <w:rsid w:val="0011426B"/>
    <w:rPr>
      <w:rFonts w:eastAsiaTheme="minorHAnsi"/>
      <w:b/>
      <w:sz w:val="22"/>
      <w:szCs w:val="22"/>
    </w:rPr>
  </w:style>
  <w:style w:type="paragraph" w:customStyle="1" w:styleId="Subheading1">
    <w:name w:val="Subheading 1"/>
    <w:basedOn w:val="ListParagraph"/>
    <w:qFormat/>
    <w:rsid w:val="0011426B"/>
    <w:pPr>
      <w:numPr>
        <w:numId w:val="5"/>
      </w:numPr>
      <w:spacing w:after="120"/>
      <w:ind w:left="360"/>
    </w:pPr>
    <w:rPr>
      <w:rFonts w:eastAsiaTheme="minorHAnsi"/>
      <w:b/>
      <w:sz w:val="22"/>
      <w:szCs w:val="22"/>
    </w:rPr>
  </w:style>
  <w:style w:type="paragraph" w:customStyle="1" w:styleId="Subheading2">
    <w:name w:val="Subheading 2"/>
    <w:basedOn w:val="ListParagraph"/>
    <w:qFormat/>
    <w:rsid w:val="0011426B"/>
    <w:pPr>
      <w:numPr>
        <w:numId w:val="3"/>
      </w:numPr>
      <w:spacing w:after="120"/>
    </w:pPr>
    <w:rPr>
      <w:rFonts w:eastAsiaTheme="minorHAnsi"/>
      <w:sz w:val="22"/>
      <w:szCs w:val="22"/>
    </w:rPr>
  </w:style>
  <w:style w:type="paragraph" w:customStyle="1" w:styleId="BulletList">
    <w:name w:val="Bullet List"/>
    <w:basedOn w:val="ListParagraph"/>
    <w:qFormat/>
    <w:rsid w:val="0011426B"/>
    <w:pPr>
      <w:numPr>
        <w:numId w:val="4"/>
      </w:numPr>
      <w:spacing w:after="120"/>
    </w:pPr>
    <w:rPr>
      <w:rFonts w:eastAsiaTheme="minorHAnsi"/>
      <w:sz w:val="22"/>
      <w:szCs w:val="22"/>
    </w:rPr>
  </w:style>
  <w:style w:type="paragraph" w:customStyle="1" w:styleId="Subheading2Text">
    <w:name w:val="Subheading 2 Text"/>
    <w:basedOn w:val="Normal"/>
    <w:qFormat/>
    <w:rsid w:val="0011426B"/>
    <w:pPr>
      <w:spacing w:after="120"/>
      <w:ind w:left="360"/>
    </w:pPr>
    <w:rPr>
      <w:rFonts w:eastAsiaTheme="minorHAnsi"/>
      <w:sz w:val="22"/>
      <w:szCs w:val="22"/>
    </w:rPr>
  </w:style>
  <w:style w:type="character" w:styleId="FollowedHyperlink">
    <w:name w:val="FollowedHyperlink"/>
    <w:basedOn w:val="DefaultParagraphFont"/>
    <w:uiPriority w:val="99"/>
    <w:semiHidden/>
    <w:unhideWhenUsed/>
    <w:rsid w:val="00820EA2"/>
    <w:rPr>
      <w:color w:val="800080" w:themeColor="followedHyperlink"/>
      <w:u w:val="single"/>
    </w:rPr>
  </w:style>
  <w:style w:type="paragraph" w:styleId="Revision">
    <w:name w:val="Revision"/>
    <w:hidden/>
    <w:uiPriority w:val="99"/>
    <w:semiHidden/>
    <w:rsid w:val="0024778B"/>
  </w:style>
  <w:style w:type="character" w:customStyle="1" w:styleId="BodyText2Char">
    <w:name w:val="Body Text 2 Char"/>
    <w:basedOn w:val="DefaultParagraphFont"/>
    <w:link w:val="BodyText2"/>
    <w:rsid w:val="00AE62A0"/>
  </w:style>
  <w:style w:type="table" w:styleId="TableGrid">
    <w:name w:val="Table Grid"/>
    <w:basedOn w:val="TableNormal"/>
    <w:uiPriority w:val="39"/>
    <w:rsid w:val="00F80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36F3"/>
    <w:rPr>
      <w:b/>
      <w:bCs/>
    </w:rPr>
  </w:style>
  <w:style w:type="character" w:styleId="UnresolvedMention">
    <w:name w:val="Unresolved Mention"/>
    <w:basedOn w:val="DefaultParagraphFont"/>
    <w:uiPriority w:val="99"/>
    <w:semiHidden/>
    <w:unhideWhenUsed/>
    <w:rsid w:val="00C41C57"/>
    <w:rPr>
      <w:color w:val="605E5C"/>
      <w:shd w:val="clear" w:color="auto" w:fill="E1DFDD"/>
    </w:rPr>
  </w:style>
  <w:style w:type="paragraph" w:styleId="NormalWeb">
    <w:name w:val="Normal (Web)"/>
    <w:basedOn w:val="Normal"/>
    <w:uiPriority w:val="99"/>
    <w:unhideWhenUsed/>
    <w:rsid w:val="00B2662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7512">
      <w:bodyDiv w:val="1"/>
      <w:marLeft w:val="0"/>
      <w:marRight w:val="0"/>
      <w:marTop w:val="0"/>
      <w:marBottom w:val="0"/>
      <w:divBdr>
        <w:top w:val="none" w:sz="0" w:space="0" w:color="auto"/>
        <w:left w:val="none" w:sz="0" w:space="0" w:color="auto"/>
        <w:bottom w:val="none" w:sz="0" w:space="0" w:color="auto"/>
        <w:right w:val="none" w:sz="0" w:space="0" w:color="auto"/>
      </w:divBdr>
    </w:div>
    <w:div w:id="118377757">
      <w:bodyDiv w:val="1"/>
      <w:marLeft w:val="0"/>
      <w:marRight w:val="0"/>
      <w:marTop w:val="0"/>
      <w:marBottom w:val="0"/>
      <w:divBdr>
        <w:top w:val="none" w:sz="0" w:space="0" w:color="auto"/>
        <w:left w:val="none" w:sz="0" w:space="0" w:color="auto"/>
        <w:bottom w:val="none" w:sz="0" w:space="0" w:color="auto"/>
        <w:right w:val="none" w:sz="0" w:space="0" w:color="auto"/>
      </w:divBdr>
      <w:divsChild>
        <w:div w:id="536088644">
          <w:marLeft w:val="0"/>
          <w:marRight w:val="0"/>
          <w:marTop w:val="0"/>
          <w:marBottom w:val="0"/>
          <w:divBdr>
            <w:top w:val="none" w:sz="0" w:space="0" w:color="auto"/>
            <w:left w:val="none" w:sz="0" w:space="0" w:color="auto"/>
            <w:bottom w:val="none" w:sz="0" w:space="0" w:color="auto"/>
            <w:right w:val="none" w:sz="0" w:space="0" w:color="auto"/>
          </w:divBdr>
          <w:divsChild>
            <w:div w:id="1136070224">
              <w:marLeft w:val="0"/>
              <w:marRight w:val="0"/>
              <w:marTop w:val="0"/>
              <w:marBottom w:val="0"/>
              <w:divBdr>
                <w:top w:val="none" w:sz="0" w:space="0" w:color="auto"/>
                <w:left w:val="none" w:sz="0" w:space="0" w:color="auto"/>
                <w:bottom w:val="none" w:sz="0" w:space="0" w:color="auto"/>
                <w:right w:val="none" w:sz="0" w:space="0" w:color="auto"/>
              </w:divBdr>
              <w:divsChild>
                <w:div w:id="839544504">
                  <w:marLeft w:val="0"/>
                  <w:marRight w:val="0"/>
                  <w:marTop w:val="100"/>
                  <w:marBottom w:val="100"/>
                  <w:divBdr>
                    <w:top w:val="none" w:sz="0" w:space="0" w:color="auto"/>
                    <w:left w:val="none" w:sz="0" w:space="0" w:color="auto"/>
                    <w:bottom w:val="none" w:sz="0" w:space="0" w:color="auto"/>
                    <w:right w:val="none" w:sz="0" w:space="0" w:color="auto"/>
                  </w:divBdr>
                  <w:divsChild>
                    <w:div w:id="1574971814">
                      <w:marLeft w:val="0"/>
                      <w:marRight w:val="0"/>
                      <w:marTop w:val="0"/>
                      <w:marBottom w:val="0"/>
                      <w:divBdr>
                        <w:top w:val="none" w:sz="0" w:space="0" w:color="auto"/>
                        <w:left w:val="none" w:sz="0" w:space="0" w:color="auto"/>
                        <w:bottom w:val="none" w:sz="0" w:space="0" w:color="auto"/>
                        <w:right w:val="none" w:sz="0" w:space="0" w:color="auto"/>
                      </w:divBdr>
                      <w:divsChild>
                        <w:div w:id="392509029">
                          <w:marLeft w:val="0"/>
                          <w:marRight w:val="0"/>
                          <w:marTop w:val="0"/>
                          <w:marBottom w:val="0"/>
                          <w:divBdr>
                            <w:top w:val="none" w:sz="0" w:space="0" w:color="auto"/>
                            <w:left w:val="none" w:sz="0" w:space="0" w:color="auto"/>
                            <w:bottom w:val="none" w:sz="0" w:space="0" w:color="auto"/>
                            <w:right w:val="none" w:sz="0" w:space="0" w:color="auto"/>
                          </w:divBdr>
                          <w:divsChild>
                            <w:div w:id="1647130398">
                              <w:marLeft w:val="0"/>
                              <w:marRight w:val="0"/>
                              <w:marTop w:val="0"/>
                              <w:marBottom w:val="0"/>
                              <w:divBdr>
                                <w:top w:val="none" w:sz="0" w:space="0" w:color="auto"/>
                                <w:left w:val="none" w:sz="0" w:space="0" w:color="auto"/>
                                <w:bottom w:val="none" w:sz="0" w:space="0" w:color="auto"/>
                                <w:right w:val="none" w:sz="0" w:space="0" w:color="auto"/>
                              </w:divBdr>
                              <w:divsChild>
                                <w:div w:id="1902792695">
                                  <w:marLeft w:val="0"/>
                                  <w:marRight w:val="0"/>
                                  <w:marTop w:val="0"/>
                                  <w:marBottom w:val="0"/>
                                  <w:divBdr>
                                    <w:top w:val="none" w:sz="0" w:space="0" w:color="auto"/>
                                    <w:left w:val="none" w:sz="0" w:space="0" w:color="auto"/>
                                    <w:bottom w:val="none" w:sz="0" w:space="0" w:color="auto"/>
                                    <w:right w:val="none" w:sz="0" w:space="0" w:color="auto"/>
                                  </w:divBdr>
                                  <w:divsChild>
                                    <w:div w:id="674842665">
                                      <w:marLeft w:val="0"/>
                                      <w:marRight w:val="0"/>
                                      <w:marTop w:val="0"/>
                                      <w:marBottom w:val="0"/>
                                      <w:divBdr>
                                        <w:top w:val="none" w:sz="0" w:space="0" w:color="auto"/>
                                        <w:left w:val="none" w:sz="0" w:space="0" w:color="auto"/>
                                        <w:bottom w:val="none" w:sz="0" w:space="0" w:color="auto"/>
                                        <w:right w:val="none" w:sz="0" w:space="0" w:color="auto"/>
                                      </w:divBdr>
                                      <w:divsChild>
                                        <w:div w:id="561520289">
                                          <w:marLeft w:val="0"/>
                                          <w:marRight w:val="0"/>
                                          <w:marTop w:val="0"/>
                                          <w:marBottom w:val="0"/>
                                          <w:divBdr>
                                            <w:top w:val="none" w:sz="0" w:space="0" w:color="auto"/>
                                            <w:left w:val="none" w:sz="0" w:space="0" w:color="auto"/>
                                            <w:bottom w:val="none" w:sz="0" w:space="0" w:color="auto"/>
                                            <w:right w:val="none" w:sz="0" w:space="0" w:color="auto"/>
                                          </w:divBdr>
                                          <w:divsChild>
                                            <w:div w:id="5224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309734">
      <w:bodyDiv w:val="1"/>
      <w:marLeft w:val="0"/>
      <w:marRight w:val="0"/>
      <w:marTop w:val="0"/>
      <w:marBottom w:val="0"/>
      <w:divBdr>
        <w:top w:val="none" w:sz="0" w:space="0" w:color="auto"/>
        <w:left w:val="none" w:sz="0" w:space="0" w:color="auto"/>
        <w:bottom w:val="none" w:sz="0" w:space="0" w:color="auto"/>
        <w:right w:val="none" w:sz="0" w:space="0" w:color="auto"/>
      </w:divBdr>
    </w:div>
    <w:div w:id="597299766">
      <w:bodyDiv w:val="1"/>
      <w:marLeft w:val="0"/>
      <w:marRight w:val="0"/>
      <w:marTop w:val="0"/>
      <w:marBottom w:val="0"/>
      <w:divBdr>
        <w:top w:val="none" w:sz="0" w:space="0" w:color="auto"/>
        <w:left w:val="none" w:sz="0" w:space="0" w:color="auto"/>
        <w:bottom w:val="none" w:sz="0" w:space="0" w:color="auto"/>
        <w:right w:val="none" w:sz="0" w:space="0" w:color="auto"/>
      </w:divBdr>
    </w:div>
    <w:div w:id="700790098">
      <w:bodyDiv w:val="1"/>
      <w:marLeft w:val="0"/>
      <w:marRight w:val="0"/>
      <w:marTop w:val="0"/>
      <w:marBottom w:val="0"/>
      <w:divBdr>
        <w:top w:val="none" w:sz="0" w:space="0" w:color="auto"/>
        <w:left w:val="none" w:sz="0" w:space="0" w:color="auto"/>
        <w:bottom w:val="none" w:sz="0" w:space="0" w:color="auto"/>
        <w:right w:val="none" w:sz="0" w:space="0" w:color="auto"/>
      </w:divBdr>
    </w:div>
    <w:div w:id="730662147">
      <w:bodyDiv w:val="1"/>
      <w:marLeft w:val="0"/>
      <w:marRight w:val="0"/>
      <w:marTop w:val="0"/>
      <w:marBottom w:val="0"/>
      <w:divBdr>
        <w:top w:val="none" w:sz="0" w:space="0" w:color="auto"/>
        <w:left w:val="none" w:sz="0" w:space="0" w:color="auto"/>
        <w:bottom w:val="none" w:sz="0" w:space="0" w:color="auto"/>
        <w:right w:val="none" w:sz="0" w:space="0" w:color="auto"/>
      </w:divBdr>
    </w:div>
    <w:div w:id="783501648">
      <w:bodyDiv w:val="1"/>
      <w:marLeft w:val="0"/>
      <w:marRight w:val="0"/>
      <w:marTop w:val="0"/>
      <w:marBottom w:val="0"/>
      <w:divBdr>
        <w:top w:val="none" w:sz="0" w:space="0" w:color="auto"/>
        <w:left w:val="none" w:sz="0" w:space="0" w:color="auto"/>
        <w:bottom w:val="none" w:sz="0" w:space="0" w:color="auto"/>
        <w:right w:val="none" w:sz="0" w:space="0" w:color="auto"/>
      </w:divBdr>
    </w:div>
    <w:div w:id="811169138">
      <w:bodyDiv w:val="1"/>
      <w:marLeft w:val="0"/>
      <w:marRight w:val="0"/>
      <w:marTop w:val="0"/>
      <w:marBottom w:val="0"/>
      <w:divBdr>
        <w:top w:val="none" w:sz="0" w:space="0" w:color="auto"/>
        <w:left w:val="none" w:sz="0" w:space="0" w:color="auto"/>
        <w:bottom w:val="none" w:sz="0" w:space="0" w:color="auto"/>
        <w:right w:val="none" w:sz="0" w:space="0" w:color="auto"/>
      </w:divBdr>
    </w:div>
    <w:div w:id="883565348">
      <w:bodyDiv w:val="1"/>
      <w:marLeft w:val="0"/>
      <w:marRight w:val="0"/>
      <w:marTop w:val="0"/>
      <w:marBottom w:val="0"/>
      <w:divBdr>
        <w:top w:val="none" w:sz="0" w:space="0" w:color="auto"/>
        <w:left w:val="none" w:sz="0" w:space="0" w:color="auto"/>
        <w:bottom w:val="none" w:sz="0" w:space="0" w:color="auto"/>
        <w:right w:val="none" w:sz="0" w:space="0" w:color="auto"/>
      </w:divBdr>
    </w:div>
    <w:div w:id="958071279">
      <w:bodyDiv w:val="1"/>
      <w:marLeft w:val="0"/>
      <w:marRight w:val="0"/>
      <w:marTop w:val="0"/>
      <w:marBottom w:val="0"/>
      <w:divBdr>
        <w:top w:val="none" w:sz="0" w:space="0" w:color="auto"/>
        <w:left w:val="none" w:sz="0" w:space="0" w:color="auto"/>
        <w:bottom w:val="none" w:sz="0" w:space="0" w:color="auto"/>
        <w:right w:val="none" w:sz="0" w:space="0" w:color="auto"/>
      </w:divBdr>
    </w:div>
    <w:div w:id="1191534701">
      <w:bodyDiv w:val="1"/>
      <w:marLeft w:val="0"/>
      <w:marRight w:val="0"/>
      <w:marTop w:val="0"/>
      <w:marBottom w:val="0"/>
      <w:divBdr>
        <w:top w:val="none" w:sz="0" w:space="0" w:color="auto"/>
        <w:left w:val="none" w:sz="0" w:space="0" w:color="auto"/>
        <w:bottom w:val="none" w:sz="0" w:space="0" w:color="auto"/>
        <w:right w:val="none" w:sz="0" w:space="0" w:color="auto"/>
      </w:divBdr>
    </w:div>
    <w:div w:id="1294218534">
      <w:bodyDiv w:val="1"/>
      <w:marLeft w:val="0"/>
      <w:marRight w:val="0"/>
      <w:marTop w:val="0"/>
      <w:marBottom w:val="0"/>
      <w:divBdr>
        <w:top w:val="none" w:sz="0" w:space="0" w:color="auto"/>
        <w:left w:val="none" w:sz="0" w:space="0" w:color="auto"/>
        <w:bottom w:val="none" w:sz="0" w:space="0" w:color="auto"/>
        <w:right w:val="none" w:sz="0" w:space="0" w:color="auto"/>
      </w:divBdr>
    </w:div>
    <w:div w:id="1317756558">
      <w:bodyDiv w:val="1"/>
      <w:marLeft w:val="0"/>
      <w:marRight w:val="0"/>
      <w:marTop w:val="0"/>
      <w:marBottom w:val="0"/>
      <w:divBdr>
        <w:top w:val="none" w:sz="0" w:space="0" w:color="auto"/>
        <w:left w:val="none" w:sz="0" w:space="0" w:color="auto"/>
        <w:bottom w:val="none" w:sz="0" w:space="0" w:color="auto"/>
        <w:right w:val="none" w:sz="0" w:space="0" w:color="auto"/>
      </w:divBdr>
    </w:div>
    <w:div w:id="1466922399">
      <w:bodyDiv w:val="1"/>
      <w:marLeft w:val="0"/>
      <w:marRight w:val="0"/>
      <w:marTop w:val="0"/>
      <w:marBottom w:val="0"/>
      <w:divBdr>
        <w:top w:val="none" w:sz="0" w:space="0" w:color="auto"/>
        <w:left w:val="none" w:sz="0" w:space="0" w:color="auto"/>
        <w:bottom w:val="none" w:sz="0" w:space="0" w:color="auto"/>
        <w:right w:val="none" w:sz="0" w:space="0" w:color="auto"/>
      </w:divBdr>
    </w:div>
    <w:div w:id="1473205769">
      <w:bodyDiv w:val="1"/>
      <w:marLeft w:val="0"/>
      <w:marRight w:val="0"/>
      <w:marTop w:val="0"/>
      <w:marBottom w:val="0"/>
      <w:divBdr>
        <w:top w:val="none" w:sz="0" w:space="0" w:color="auto"/>
        <w:left w:val="none" w:sz="0" w:space="0" w:color="auto"/>
        <w:bottom w:val="none" w:sz="0" w:space="0" w:color="auto"/>
        <w:right w:val="none" w:sz="0" w:space="0" w:color="auto"/>
      </w:divBdr>
    </w:div>
    <w:div w:id="1537768629">
      <w:bodyDiv w:val="1"/>
      <w:marLeft w:val="0"/>
      <w:marRight w:val="0"/>
      <w:marTop w:val="0"/>
      <w:marBottom w:val="0"/>
      <w:divBdr>
        <w:top w:val="none" w:sz="0" w:space="0" w:color="auto"/>
        <w:left w:val="none" w:sz="0" w:space="0" w:color="auto"/>
        <w:bottom w:val="none" w:sz="0" w:space="0" w:color="auto"/>
        <w:right w:val="none" w:sz="0" w:space="0" w:color="auto"/>
      </w:divBdr>
    </w:div>
    <w:div w:id="1685593291">
      <w:bodyDiv w:val="1"/>
      <w:marLeft w:val="0"/>
      <w:marRight w:val="0"/>
      <w:marTop w:val="0"/>
      <w:marBottom w:val="0"/>
      <w:divBdr>
        <w:top w:val="none" w:sz="0" w:space="0" w:color="auto"/>
        <w:left w:val="none" w:sz="0" w:space="0" w:color="auto"/>
        <w:bottom w:val="none" w:sz="0" w:space="0" w:color="auto"/>
        <w:right w:val="none" w:sz="0" w:space="0" w:color="auto"/>
      </w:divBdr>
    </w:div>
    <w:div w:id="1692224810">
      <w:bodyDiv w:val="1"/>
      <w:marLeft w:val="0"/>
      <w:marRight w:val="0"/>
      <w:marTop w:val="0"/>
      <w:marBottom w:val="0"/>
      <w:divBdr>
        <w:top w:val="none" w:sz="0" w:space="0" w:color="auto"/>
        <w:left w:val="none" w:sz="0" w:space="0" w:color="auto"/>
        <w:bottom w:val="none" w:sz="0" w:space="0" w:color="auto"/>
        <w:right w:val="none" w:sz="0" w:space="0" w:color="auto"/>
      </w:divBdr>
    </w:div>
    <w:div w:id="1882478726">
      <w:bodyDiv w:val="1"/>
      <w:marLeft w:val="0"/>
      <w:marRight w:val="0"/>
      <w:marTop w:val="0"/>
      <w:marBottom w:val="0"/>
      <w:divBdr>
        <w:top w:val="none" w:sz="0" w:space="0" w:color="auto"/>
        <w:left w:val="none" w:sz="0" w:space="0" w:color="auto"/>
        <w:bottom w:val="none" w:sz="0" w:space="0" w:color="auto"/>
        <w:right w:val="none" w:sz="0" w:space="0" w:color="auto"/>
      </w:divBdr>
    </w:div>
    <w:div w:id="2029795136">
      <w:bodyDiv w:val="1"/>
      <w:marLeft w:val="0"/>
      <w:marRight w:val="0"/>
      <w:marTop w:val="0"/>
      <w:marBottom w:val="0"/>
      <w:divBdr>
        <w:top w:val="none" w:sz="0" w:space="0" w:color="auto"/>
        <w:left w:val="none" w:sz="0" w:space="0" w:color="auto"/>
        <w:bottom w:val="none" w:sz="0" w:space="0" w:color="auto"/>
        <w:right w:val="none" w:sz="0" w:space="0" w:color="auto"/>
      </w:divBdr>
    </w:div>
    <w:div w:id="206124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linton.r.rombaoa2.civ@health.mil"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yperlink" Target="https://dbids-global.dmdc.mil/home/"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aniyah.k.bibbs.mil@health.mil"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emily.a.day5.mil@health.mi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C0A0EEA1BB1DC429A255BA2B4253FAF" ma:contentTypeVersion="18" ma:contentTypeDescription="Create a new document." ma:contentTypeScope="" ma:versionID="1c569d7aaf233454620e1dd687ac31f4">
  <xsd:schema xmlns:xsd="http://www.w3.org/2001/XMLSchema" xmlns:xs="http://www.w3.org/2001/XMLSchema" xmlns:p="http://schemas.microsoft.com/office/2006/metadata/properties" xmlns:ns2="57db5ca3-9fc4-4b6e-92ea-16b9c5f56af0" xmlns:ns3="f7d31dc7-2950-4e29-a05c-23245d2bb619" targetNamespace="http://schemas.microsoft.com/office/2006/metadata/properties" ma:root="true" ma:fieldsID="64c9cc2c633bd06ebf2314f2d7adcf49" ns2:_="" ns3:_="">
    <xsd:import namespace="57db5ca3-9fc4-4b6e-92ea-16b9c5f56af0"/>
    <xsd:import namespace="f7d31dc7-2950-4e29-a05c-23245d2bb619"/>
    <xsd:element name="properties">
      <xsd:complexType>
        <xsd:sequence>
          <xsd:element name="documentManagement">
            <xsd:complexType>
              <xsd:all>
                <xsd:element ref="ns2:Additional_x0020_Section" minOccurs="0"/>
                <xsd:element ref="ns2:Part" minOccurs="0"/>
                <xsd:element ref="ns3:Row"/>
                <xsd:element ref="ns3:Column"/>
                <xsd:element ref="ns2:Revision_x0020_Date" minOccurs="0"/>
                <xsd:element ref="ns2:Revision_x0020_Number" minOccurs="0"/>
                <xsd:element ref="ns2:_dlc_DocIdUrl" minOccurs="0"/>
                <xsd:element ref="ns2:_dlc_DocIdPersistId" minOccurs="0"/>
                <xsd:element ref="ns2:Part_x003a_Section" minOccurs="0"/>
                <xsd:element ref="ns2:Part_x003a_Part" minOccurs="0"/>
                <xsd:element ref="ns2:_dlc_DocId" minOccurs="0"/>
                <xsd:element ref="ns3:Removed" minOccurs="0"/>
                <xsd:element ref="ns3:Chart_x0020_Title"/>
                <xsd:element ref="ns2:TaxCatchAll" minOccurs="0"/>
                <xsd:element ref="ns2:TaxCatchAllLabel" minOccurs="0"/>
                <xsd:element ref="ns3:MoveToArch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5ca3-9fc4-4b6e-92ea-16b9c5f56af0" elementFormDefault="qualified">
    <xsd:import namespace="http://schemas.microsoft.com/office/2006/documentManagement/types"/>
    <xsd:import namespace="http://schemas.microsoft.com/office/infopath/2007/PartnerControls"/>
    <xsd:element name="Additional_x0020_Section" ma:index="2" nillable="true" ma:displayName="Additional Links" ma:internalName="Additional_x0020_Section">
      <xsd:complexType>
        <xsd:complexContent>
          <xsd:extension base="dms:MultiChoiceFillIn">
            <xsd:sequence>
              <xsd:element name="Value" maxOccurs="unbounded" minOccurs="0" nillable="true">
                <xsd:simpleType>
                  <xsd:union memberTypes="dms:Text">
                    <xsd:simpleType>
                      <xsd:restriction base="dms:Choice">
                        <xsd:enumeration value="MHS Portal"/>
                        <xsd:enumeration value="Step Home"/>
                        <xsd:enumeration value="Step 1"/>
                        <xsd:enumeration value="Step 2"/>
                        <xsd:enumeration value="Step 3"/>
                        <xsd:enumeration value="Step 4"/>
                        <xsd:enumeration value="Step 5"/>
                        <xsd:enumeration value="Step 6"/>
                        <xsd:enumeration value="Step 7"/>
                        <xsd:enumeration value="Step 8"/>
                        <xsd:enumeration value="Step 9"/>
                        <xsd:enumeration value="Step 10"/>
                        <xsd:enumeration value="Government Purchase Card Program Site"/>
                        <xsd:enumeration value="APP Part 1 - Functional Independence of Contracting Officers"/>
                        <xsd:enumeration value="APP Part 1 - Business and Contract Clearance"/>
                        <xsd:enumeration value="APP Part 1 - Implementation of Regulations"/>
                        <xsd:enumeration value="APP Part 1 - Contracting Officer Warrant Program"/>
                        <xsd:enumeration value="APP Part 1 - Clause Control"/>
                        <xsd:enumeration value="APP Part 1 - Legal Review"/>
                        <xsd:enumeration value="APP Part 1 - Contracting Officer's Representative"/>
                        <xsd:enumeration value="APP Part 1 - Unauthorized Commitments"/>
                        <xsd:enumeration value="APP Part 1 - Peer Reviews"/>
                        <xsd:enumeration value="APP Part 3 - Non-Disclosure Agreement"/>
                        <xsd:enumeration value="APP Part 3 - Safeguarding Release of Contract Documents, Data, and Information to Third Party Entities"/>
                        <xsd:enumeration value="APP Part 3 - Conflicts of Interest and Related Matters"/>
                        <xsd:enumeration value="APP Part 4 - Contract Documents Filing System"/>
                        <xsd:enumeration value="APP Part 4 - Contract Security Requirements"/>
                        <xsd:enumeration value="APP Part 4 - Annual Representations and Certification"/>
                        <xsd:enumeration value="APP Part 4 - electronic Contract File Management System"/>
                        <xsd:enumeration value="APP Part 4 - Use of PIEE Contract Closeout Module Application to Closeout DHA Contracts"/>
                        <xsd:enumeration value="APP Part 5 - Contract Award Public Announcements"/>
                        <xsd:enumeration value="APP Part 6 - Competition Advocate"/>
                        <xsd:enumeration value="APP Part 6 - Other Than Full and Open Competition - Justification and Approval"/>
                        <xsd:enumeration value="APP Part 6 - AS/AP/J&amp;A Chart"/>
                        <xsd:enumeration value="APP Part 7 - Acquisition Planning"/>
                        <xsd:enumeration value="APP Part 7 - AS/AP/J&amp;A Chart"/>
                        <xsd:enumeration value="APP Part 7 - Procurement Acquisition Lead Time"/>
                        <xsd:enumeration value="APP Part 7 - DHA – Services Contract Approval Request"/>
                        <xsd:enumeration value="APP Part 8 - Procurement of Information Technology Products and Services"/>
                        <xsd:enumeration value="APP Part 8 - GSA Reduction Fee"/>
                        <xsd:enumeration value="APP Part 8 - FAR 8.405-6 Limited Sources - Justifications &amp; Requests for Bridge Action"/>
                        <xsd:enumeration value="APP Part 8 - AS/AP/J&amp;A Chart"/>
                        <xsd:enumeration value="APP Part 9 - Organizational and Consultant Conflicts of Interest"/>
                        <xsd:enumeration value="APP Part 10 - Request for Information"/>
                        <xsd:enumeration value="APP Part 10 - Conducting Market Research"/>
                        <xsd:enumeration value="APP Part 10 - Market Research Documentation"/>
                        <xsd:enumeration value="APP Part 11 - Proper Identification of Service Contractors"/>
                        <xsd:enumeration value="APP Part 13 - Government Purchase Card Program"/>
                        <xsd:enumeration value="APP Part 13 - FAR 13.5 Simplified Procedures for Certain Commercial Items - Justifications &amp; Requests for Bridge Action"/>
                        <xsd:enumeration value="APP Part 13 - AS/AP/J&amp;A Chart"/>
                        <xsd:enumeration value="APP Part 15 - Unsolicited Proposals"/>
                        <xsd:enumeration value="APP Part 15 - Price Negotiation Memorandum"/>
                        <xsd:enumeration value="APP Part 15 - Source Selection"/>
                        <xsd:enumeration value="APP Part 15 - Resolving Contract Audit Recommendations"/>
                        <xsd:enumeration value="APP Part 15 - Cost Estimates"/>
                        <xsd:enumeration value="APP Part 16 - Contract Types"/>
                        <xsd:enumeration value="APP Part 16 - Task and Delivery Order Ombudsman"/>
                        <xsd:enumeration value="APP Part 16 - FAR 16.505 Indefinite-Delivery Contracts - Justifications &amp; Requests for Bridge Action"/>
                        <xsd:enumeration value="APP Part 16 - AS/AP/J&amp;A Chart"/>
                        <xsd:enumeration value="APP Part 17 - Assisted Interagency Acquisitions Using Economy / Non-Economy Act Authority"/>
                        <xsd:enumeration value="APP Part 17 - Contracts"/>
                        <xsd:enumeration value="APP Part 19 - ​Small Business Coordination Record"/>
                        <xsd:enumeration value="APP Part 19 - Subcontracting Plan Review"/>
                        <xsd:enumeration value="APP Part 19 - DHA Small Business Programs website"/>
                        <xsd:enumeration value="APP Part 19 - Small Business Innovation Research (SBIR) / Small Business Technology Transfer Phase III Awards"/>
                        <xsd:enumeration value="APP Part 24 - Freedom of Information Act"/>
                        <xsd:enumeration value="APP Part 24 - Personally Identifiable Information (PII), Protected Health Information (PHI), and Federal Information Requirement"/>
                        <xsd:enumeration value="APP Part 32 - Demand for Payments"/>
                        <xsd:enumeration value="APP Part 33 - Agency Level Protests"/>
                        <xsd:enumeration value="APP Part 33 - Disputes and Appeals"/>
                        <xsd:enumeration value="APP Part 37 - AS/AP/J&amp;A Chart"/>
                        <xsd:enumeration value="APP Part 37 - Acquisition of Services"/>
                        <xsd:enumeration value="APP Part 37 - ​Personal Services Contracts"/>
                        <xsd:enumeration value="APP Part 37 - ​Customer Requirements Development Process Tools"/>
                        <xsd:enumeration value="APP Part 37 - Performance Work Statement"/>
                        <xsd:enumeration value="APP Part 37 - Services Acquisition Workshop (SAW)"/>
                        <xsd:enumeration value="APP Part 37 - Continuation of Essential Contractor Services"/>
                        <xsd:enumeration value="APP Part 42 - Contractor Past Performance Information"/>
                        <xsd:enumeration value="APP Part 42 - Monitoring Contractor Performance"/>
                        <xsd:enumeration value="APP Part 42 - Contract Audit Follow-Up"/>
                        <xsd:enumeration value="APP Part 43 - Change Review Team Process"/>
                        <xsd:enumeration value="APP Part 45 - Government Furnished Property"/>
                        <xsd:enumeration value="APP Part 46 - Government Contract Quality Assurance"/>
                        <xsd:enumeration value="APP Part 54 - Contracting Determinations and Findings/Waivers"/>
                        <xsd:enumeration value="APP Part 54 - Procurement Management Program"/>
                        <xsd:enumeration value="APP Part 54 - Common Letters"/>
                        <xsd:enumeration value="APP Part 54 - The Government-Contractor Relationship"/>
                        <xsd:enumeration value="APP Part 54 - Other Resources"/>
                        <xsd:enumeration value="CWP AP-01"/>
                        <xsd:enumeration value="CWP AP-02"/>
                        <xsd:enumeration value="CWP AP-03"/>
                        <xsd:enumeration value="CWP AP-04"/>
                        <xsd:enumeration value="CWP AP-05"/>
                        <xsd:enumeration value="CWP AP-06"/>
                        <xsd:enumeration value="CWP AP-07"/>
                        <xsd:enumeration value="CWP AP-08"/>
                        <xsd:enumeration value="CWP AP-09"/>
                        <xsd:enumeration value="CWP AP-10"/>
                        <xsd:enumeration value="CWP AP-11"/>
                        <xsd:enumeration value="CWP AP-12"/>
                        <xsd:enumeration value="CWP AP-13"/>
                        <xsd:enumeration value="CWP AP-14"/>
                        <xsd:enumeration value="CWP CE-15"/>
                        <xsd:enumeration value="CWP CE-16"/>
                        <xsd:enumeration value="CWP CE-17"/>
                        <xsd:enumeration value="CWP CE-18"/>
                        <xsd:enumeration value="CWP CE-19"/>
                        <xsd:enumeration value="CWP CE-20"/>
                        <xsd:enumeration value="CWP CE-21"/>
                        <xsd:enumeration value="CWP CE-22"/>
                        <xsd:enumeration value="CWP CE-23"/>
                        <xsd:enumeration value="CWP CE-24"/>
                        <xsd:enumeration value="CWP CE-25"/>
                        <xsd:enumeration value="CWP CE-26"/>
                        <xsd:enumeration value="CWP CE-27"/>
                        <xsd:enumeration value="CWP CE-28"/>
                        <xsd:enumeration value="CWP CE-29"/>
                        <xsd:enumeration value="CWP CE-30"/>
                        <xsd:enumeration value="CWP CE-31"/>
                        <xsd:enumeration value="CWP CE-32"/>
                        <xsd:enumeration value="CWP CE-33"/>
                        <xsd:enumeration value="CWP CE-34"/>
                        <xsd:enumeration value="CWP CE-35"/>
                        <xsd:enumeration value="CWP CE-36"/>
                        <xsd:enumeration value="CWP CE-37"/>
                        <xsd:enumeration value="CWP CE-38"/>
                        <xsd:enumeration value="CWP CE-39"/>
                        <xsd:enumeration value="CWP CE-40"/>
                        <xsd:enumeration value="CWP CE-41"/>
                        <xsd:enumeration value="CWP CE-42"/>
                        <xsd:enumeration value="CWP CE-43"/>
                        <xsd:enumeration value="CWP CE-44"/>
                        <xsd:enumeration value="CWP CA-45"/>
                        <xsd:enumeration value="CWP CA-46"/>
                        <xsd:enumeration value="CWP CA-47"/>
                        <xsd:enumeration value="CWP CA-48"/>
                        <xsd:enumeration value="CWP CA-49"/>
                        <xsd:enumeration value="CWP CA-50"/>
                        <xsd:enumeration value="CWP CA-51"/>
                        <xsd:enumeration value="CWP CA-52"/>
                        <xsd:enumeration value="CWP CA-53"/>
                        <xsd:enumeration value="CWP CA-54"/>
                        <xsd:enumeration value="CWP CA-55"/>
                        <xsd:enumeration value="CWP CA-56"/>
                        <xsd:enumeration value="CWP CA-57"/>
                        <xsd:enumeration value="CWP CA-58"/>
                        <xsd:enumeration value="CWP CA-59"/>
                        <xsd:enumeration value="CWP CA-60"/>
                        <xsd:enumeration value="CWP CA-61"/>
                        <xsd:enumeration value="CWP CA-62"/>
                        <xsd:enumeration value="CWP CA-63"/>
                        <xsd:enumeration value="CWP CA-64"/>
                        <xsd:enumeration value="CWP CA-65"/>
                        <xsd:enumeration value="CWP CA-66"/>
                        <xsd:enumeration value="CWP CA-67"/>
                        <xsd:enumeration value="CAE CORT tab"/>
                        <xsd:enumeration value="CAE DAW tab"/>
                        <xsd:enumeration value="CAE P&amp;G tab"/>
                        <xsd:enumeration value="IPT Home"/>
                      </xsd:restriction>
                    </xsd:simpleType>
                  </xsd:union>
                </xsd:simpleType>
              </xsd:element>
            </xsd:sequence>
          </xsd:extension>
        </xsd:complexContent>
      </xsd:complexType>
    </xsd:element>
    <xsd:element name="Part" ma:index="3" nillable="true" ma:displayName="Part" ma:hidden="true" ma:list="{08b8a959-fc90-405a-9e3e-93633804e191}" ma:internalName="Part" ma:readOnly="false" ma:showField="Title" ma:web="57db5ca3-9fc4-4b6e-92ea-16b9c5f56af0">
      <xsd:simpleType>
        <xsd:restriction base="dms:Lookup"/>
      </xsd:simpleType>
    </xsd:element>
    <xsd:element name="Revision_x0020_Date" ma:index="6" nillable="true" ma:displayName="Revision Date" ma:format="DateOnly" ma:internalName="Revision_x0020_Date">
      <xsd:simpleType>
        <xsd:restriction base="dms:DateTime"/>
      </xsd:simpleType>
    </xsd:element>
    <xsd:element name="Revision_x0020_Number" ma:index="7" nillable="true" ma:displayName="Revision Number" ma:internalName="Revision_x0020_Number">
      <xsd:simpleType>
        <xsd:restriction base="dms:Text">
          <xsd:maxLength value="255"/>
        </xsd:restriction>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Part_x003a_Section" ma:index="13" nillable="true" ma:displayName="Part:Section" ma:list="{08b8a959-fc90-405a-9e3e-93633804e191}" ma:internalName="Part_x003A_Section" ma:readOnly="true" ma:showField="Title" ma:web="57db5ca3-9fc4-4b6e-92ea-16b9c5f56af0">
      <xsd:simpleType>
        <xsd:restriction base="dms:Lookup"/>
      </xsd:simpleType>
    </xsd:element>
    <xsd:element name="Part_x003a_Part" ma:index="14" nillable="true" ma:displayName="Part:Part" ma:list="{08b8a959-fc90-405a-9e3e-93633804e191}" ma:internalName="Part_x003A_Part" ma:readOnly="true" ma:showField="Section" ma:web="57db5ca3-9fc4-4b6e-92ea-16b9c5f56af0">
      <xsd:simpleType>
        <xsd:restriction base="dms:Lookup"/>
      </xsd:simpleType>
    </xsd:element>
    <xsd:element name="_dlc_DocId" ma:index="18" nillable="true" ma:displayName="Document ID Value" ma:description="The value of the document ID assigned to this item." ma:internalName="_dlc_DocId" ma:readOnly="true">
      <xsd:simpleType>
        <xsd:restriction base="dms:Text"/>
      </xsd:simpleType>
    </xsd:element>
    <xsd:element name="TaxCatchAll" ma:index="21" nillable="true" ma:displayName="Taxonomy Catch All Column" ma:hidden="true" ma:list="{4b9afd63-c3e2-4087-bd94-baee469e2127}" ma:internalName="TaxCatchAll" ma:showField="CatchAllData" ma:web="57db5ca3-9fc4-4b6e-92ea-16b9c5f56af0">
      <xsd:complexType>
        <xsd:complexContent>
          <xsd:extension base="dms:MultiChoiceLookup">
            <xsd:sequence>
              <xsd:element name="Value" type="dms:Lookup" maxOccurs="unbounded" minOccurs="0" nillable="true"/>
            </xsd:sequence>
          </xsd:extension>
        </xsd:complexContent>
      </xsd:complexType>
    </xsd:element>
    <xsd:element name="TaxCatchAllLabel" ma:index="22" nillable="true" ma:displayName="Taxonomy Catch All Column1" ma:hidden="true" ma:list="{4b9afd63-c3e2-4087-bd94-baee469e2127}" ma:internalName="TaxCatchAllLabel" ma:readOnly="true" ma:showField="CatchAllDataLabel" ma:web="57db5ca3-9fc4-4b6e-92ea-16b9c5f56a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d31dc7-2950-4e29-a05c-23245d2bb619" elementFormDefault="qualified">
    <xsd:import namespace="http://schemas.microsoft.com/office/2006/documentManagement/types"/>
    <xsd:import namespace="http://schemas.microsoft.com/office/infopath/2007/PartnerControls"/>
    <xsd:element name="Row" ma:index="4" ma:displayName="Row" ma:format="Dropdown" ma:internalName="Row" ma:readOnly="false">
      <xsd:simpleType>
        <xsd:restriction base="dms:Choice">
          <xsd:enumeration value="01-01 Functional Independence of Contracting Officers"/>
          <xsd:enumeration value="01-02 Business and Contract Clearance"/>
          <xsd:enumeration value="01-02N Implementation of Regulations"/>
          <xsd:enumeration value="01-03 Contracting Officer Warrant Program"/>
          <xsd:enumeration value="01-04 Clause Control"/>
          <xsd:enumeration value="01-05 Legal Review"/>
          <xsd:enumeration value="01-06 Contracting Officer's Representative"/>
          <xsd:enumeration value="01-07 Unauthorized Commitments"/>
          <xsd:enumeration value="01-08 Peer Reviews"/>
          <xsd:enumeration value="03-01 Non-Disclosure Agreement"/>
          <xsd:enumeration value="03-02 Safeguarding Release of Contract Documents, Data, and Information to Third Party Entities"/>
          <xsd:enumeration value="03-03 Conflicts of Interest and Related Matters"/>
          <xsd:enumeration value="04-01 Contract Documents Filing System"/>
          <xsd:enumeration value="04-02 Contract Security Requirements"/>
          <xsd:enumeration value="04-03 Annual Representations and Certification"/>
          <xsd:enumeration value="04-04 electronic Contract File Management System"/>
          <xsd:enumeration value="04-05 Use of PIEE Contract Closeout Module Application to Closeout DHA Contracts"/>
          <xsd:enumeration value="05-01 Contract Award Public Announcements"/>
          <xsd:enumeration value="06-01 Competition Advocate"/>
          <xsd:enumeration value="06-02 Other Than Full and Open Competition - Justification and Approval"/>
          <xsd:enumeration value="06-03 Acq Strategy / Acq Plan / J&amp;A Threshold Approval Comparison Chart"/>
          <xsd:enumeration value="07-01 Acquisition Planning"/>
          <xsd:enumeration value="07-02 Acq Strategy / Acq Plan / J&amp;A Threshold Approval Comparison Chart"/>
          <xsd:enumeration value="07-03 Procurement Acquisition Lead Time"/>
          <xsd:enumeration value="07-04 DHA – Services Contract Approval Request"/>
          <xsd:enumeration value="08-01 Procurement of Information Technology Products and Services"/>
          <xsd:enumeration value="08-02 GSA Reduction Fee"/>
          <xsd:enumeration value="08-03 FAR 8.405-6 Limited Sources - Justifications &amp; Requests for Bridge Action"/>
          <xsd:enumeration value="08-04 Acq Strategy / Acq Plan / J&amp;A Threshold Approval Comparison Chart"/>
          <xsd:enumeration value="09-01 Organizational and Consultant Conflicts of Interest"/>
          <xsd:enumeration value="10-01 Request for Information"/>
          <xsd:enumeration value="10-02 Conducting Market Research"/>
          <xsd:enumeration value="10-03 Market Research Documentation"/>
          <xsd:enumeration value="11-01 Proper Identification of Service Contractors"/>
          <xsd:enumeration value="13-01 Government Purchase Card Program"/>
          <xsd:enumeration value="13-02 FAR 13.5 Simplified Procedures for Certain Commercial Items - Justifications &amp; Requests for Bridge Action"/>
          <xsd:enumeration value="13-03 Acq Strategy / Acq Plan / J&amp;A Threshold Approval Comparison Chart"/>
          <xsd:enumeration value="15-01 Unsolicited Proposals"/>
          <xsd:enumeration value="15-02 Price Negotiation Memorandum"/>
          <xsd:enumeration value="15-03 Source Selection"/>
          <xsd:enumeration value="15-04 Resolving Contract Audit Recommendations"/>
          <xsd:enumeration value="15-05 Cost Estimates"/>
          <xsd:enumeration value="16-01 Contract Types"/>
          <xsd:enumeration value="16-02 Task and Delivery Order Ombudsman"/>
          <xsd:enumeration value="16-03 FAR 16.505 Indefinite-Delivery Contracts - Justifications &amp; Requests for Bridge Action"/>
          <xsd:enumeration value="16-04 Acq Strategy / Acq Plan / J&amp;A Threshold Approval Comparison Chart"/>
          <xsd:enumeration value="17-01 Assisted Interagency Acquisitions Using Economy / Non-Economy Act Authority"/>
          <xsd:enumeration value="17-02 Contracts"/>
          <xsd:enumeration value="19-01 ​Small Business Coordination Record"/>
          <xsd:enumeration value="19-02 Subcontracting Plan Review"/>
          <xsd:enumeration value="19-03 DHA Small Business Programs website"/>
          <xsd:enumeration value="19-04 Small Business Innovation Research (SBIR) / Small Business Technology Transfer Phase III Awards"/>
          <xsd:enumeration value="24-01 Freedom of Information Act"/>
          <xsd:enumeration value="24-02 Personally Identifiable Information (PII), Protected Health Information (PHI), and Federal Information Requirement"/>
          <xsd:enumeration value="32-01 Demand for Payments"/>
          <xsd:enumeration value="33-01 Agency Level Protests"/>
          <xsd:enumeration value="33-02 Disputes and Appeals"/>
          <xsd:enumeration value="37-00A Acq Strategy / Acq Plan / J&amp;A Threshold Approval Comparison Chart"/>
          <xsd:enumeration value="37-00B DHA Acquisition Strategy Template"/>
          <xsd:enumeration value="37-01 ​Personal Services Contracts"/>
          <xsd:enumeration value="37-03 ​Customer Requirements Development Process Tools"/>
          <xsd:enumeration value="37-03N Performance Work Statement"/>
          <xsd:enumeration value="37-04 Services Acquisition Workshop (SAW)"/>
          <xsd:enumeration value="37-04N Continuation of Essential Contractor Services"/>
          <xsd:enumeration value="42-01 Contractor Past Performance Information"/>
          <xsd:enumeration value="42-02 Monitoring Contractor Performance"/>
          <xsd:enumeration value="42-03 Contract Audit Follow-Up"/>
          <xsd:enumeration value="43-01 Change Review Team Process"/>
          <xsd:enumeration value="45-01 Government Furnished Property"/>
          <xsd:enumeration value="46-01 Government Contract Quality Assurance"/>
          <xsd:enumeration value="52-00 DFARS Clause Matrix"/>
          <xsd:enumeration value="54-00 Contracting Determinations and Findings/Waivers"/>
          <xsd:enumeration value="54-01 Procurement Management Program"/>
          <xsd:enumeration value="54-02 Common Letters"/>
          <xsd:enumeration value="54-03 The Government-Contractor Relationship"/>
          <xsd:enumeration value="54-04 Other Resources"/>
        </xsd:restriction>
      </xsd:simpleType>
    </xsd:element>
    <xsd:element name="Column" ma:index="5" ma:displayName="Column" ma:format="Dropdown" ma:internalName="Column" ma:readOnly="false">
      <xsd:simpleType>
        <xsd:restriction base="dms:Choice">
          <xsd:enumeration value="1. Policy Memo"/>
          <xsd:enumeration value="2. Atch to Memo"/>
          <xsd:enumeration value="3. PD"/>
          <xsd:enumeration value="4. PGI"/>
          <xsd:enumeration value="5. Guide"/>
          <xsd:enumeration value="6. Forms/ Templates"/>
          <xsd:enumeration value="7. Plan"/>
          <xsd:enumeration value="8. Briefing"/>
        </xsd:restriction>
      </xsd:simpleType>
    </xsd:element>
    <xsd:element name="Removed" ma:index="19" nillable="true" ma:displayName="Removed" ma:default="0" ma:internalName="Removed">
      <xsd:simpleType>
        <xsd:restriction base="dms:Boolean"/>
      </xsd:simpleType>
    </xsd:element>
    <xsd:element name="Chart_x0020_Title" ma:index="20" ma:displayName="Chart Title" ma:internalName="Chart_x0020_Title" ma:readOnly="false">
      <xsd:simpleType>
        <xsd:restriction base="dms:Text">
          <xsd:maxLength value="255"/>
        </xsd:restriction>
      </xsd:simpleType>
    </xsd:element>
    <xsd:element name="MoveToArchive" ma:index="23" nillable="true" ma:displayName="MoveToArchive" ma:internalName="MoveToArchive">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dditional_x0020_Section xmlns="57db5ca3-9fc4-4b6e-92ea-16b9c5f56af0">
      <Value>APP Part 37 - Performance Work Statement</Value>
    </Additional_x0020_Section>
    <Part xmlns="57db5ca3-9fc4-4b6e-92ea-16b9c5f56af0">57</Part>
    <_dlc_DocId xmlns="57db5ca3-9fc4-4b6e-92ea-16b9c5f56af0">NVMPDMHV7F7X-782788591-238</_dlc_DocId>
    <_dlc_DocIdUrl xmlns="57db5ca3-9fc4-4b6e-92ea-16b9c5f56af0">
      <Url>https://info.health.mil/sites/DOP/PAC/_layouts/DocIdRedir.aspx?ID=NVMPDMHV7F7X-782788591-238</Url>
      <Description>NVMPDMHV7F7X-782788591-238</Description>
    </_dlc_DocIdUrl>
    <Row xmlns="f7d31dc7-2950-4e29-a05c-23245d2bb619">37-03N Performance Work Statement</Row>
    <Revision_x0020_Number xmlns="57db5ca3-9fc4-4b6e-92ea-16b9c5f56af0">Rev 2.0</Revision_x0020_Number>
    <Removed xmlns="f7d31dc7-2950-4e29-a05c-23245d2bb619">false</Removed>
    <Column xmlns="f7d31dc7-2950-4e29-a05c-23245d2bb619">6. Forms/ Templates</Column>
    <Chart_x0020_Title xmlns="f7d31dc7-2950-4e29-a05c-23245d2bb619">PWS Template</Chart_x0020_Title>
    <TaxCatchAll xmlns="57db5ca3-9fc4-4b6e-92ea-16b9c5f56af0"/>
    <Revision_x0020_Date xmlns="57db5ca3-9fc4-4b6e-92ea-16b9c5f56af0">2021-11-16T05:00:00+00:00</Revision_x0020_Date>
    <MoveToArchive xmlns="f7d31dc7-2950-4e29-a05c-23245d2bb619">
      <Url xsi:nil="true"/>
      <Description xsi:nil="true"/>
    </MoveToArchiv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D57B4-69BA-4853-85F0-C950EA569FF8}">
  <ds:schemaRefs>
    <ds:schemaRef ds:uri="http://schemas.microsoft.com/sharepoint/events"/>
  </ds:schemaRefs>
</ds:datastoreItem>
</file>

<file path=customXml/itemProps2.xml><?xml version="1.0" encoding="utf-8"?>
<ds:datastoreItem xmlns:ds="http://schemas.openxmlformats.org/officeDocument/2006/customXml" ds:itemID="{ADB615B8-EE93-47C1-BBEA-F5F073AA9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5ca3-9fc4-4b6e-92ea-16b9c5f56af0"/>
    <ds:schemaRef ds:uri="f7d31dc7-2950-4e29-a05c-23245d2bb6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AC7589-20D3-4A25-97C7-B779B2AFB14B}">
  <ds:schemaRefs>
    <ds:schemaRef ds:uri="http://schemas.microsoft.com/sharepoint/v3/contenttype/forms"/>
  </ds:schemaRefs>
</ds:datastoreItem>
</file>

<file path=customXml/itemProps4.xml><?xml version="1.0" encoding="utf-8"?>
<ds:datastoreItem xmlns:ds="http://schemas.openxmlformats.org/officeDocument/2006/customXml" ds:itemID="{45E9A59B-0739-4BD0-AFC6-C2D4BED8348F}">
  <ds:schemaRefs>
    <ds:schemaRef ds:uri="http://schemas.microsoft.com/office/2006/metadata/properties"/>
    <ds:schemaRef ds:uri="http://schemas.microsoft.com/office/infopath/2007/PartnerControls"/>
    <ds:schemaRef ds:uri="57db5ca3-9fc4-4b6e-92ea-16b9c5f56af0"/>
    <ds:schemaRef ds:uri="f7d31dc7-2950-4e29-a05c-23245d2bb619"/>
  </ds:schemaRefs>
</ds:datastoreItem>
</file>

<file path=customXml/itemProps5.xml><?xml version="1.0" encoding="utf-8"?>
<ds:datastoreItem xmlns:ds="http://schemas.openxmlformats.org/officeDocument/2006/customXml" ds:itemID="{0C0F3D4C-91C0-4293-9CF5-796AE872DFC9}">
  <ds:schemaRefs>
    <ds:schemaRef ds:uri="http://schemas.openxmlformats.org/officeDocument/2006/bibliography"/>
  </ds:schemaRefs>
</ds:datastoreItem>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923</Words>
  <Characters>5676</Characters>
  <Application>Microsoft Office Word</Application>
  <DocSecurity>0</DocSecurity>
  <Lines>172</Lines>
  <Paragraphs>58</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dc:description/>
  <cp:lastModifiedBy>Wilk, Lisa C CIV DHA ACQ STAFF (USA)</cp:lastModifiedBy>
  <cp:revision>5</cp:revision>
  <cp:lastPrinted>2019-07-24T19:36:00Z</cp:lastPrinted>
  <dcterms:created xsi:type="dcterms:W3CDTF">2026-03-02T19:05:00Z</dcterms:created>
  <dcterms:modified xsi:type="dcterms:W3CDTF">2026-03-02T19:12:00Z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0x0101004C0A0EEA1BB1DC429A255BA2B4253FAF</vt:lpwstr>
  </property>
  <property fmtid="{D5CDD505-2E9C-101B-9397-08002B2CF9AE}" pid="3" name="Order">
    <vt:r8>23800</vt:r8>
  </property>
  <property fmtid="{D5CDD505-2E9C-101B-9397-08002B2CF9AE}" pid="4" name="Revision Date">
    <vt:filetime>2016-10-11T04:00:00Z</vt:filetime>
  </property>
  <property fmtid="{D5CDD505-2E9C-101B-9397-08002B2CF9AE}" pid="5" name="10 Step">
    <vt:lpwstr>Step 5</vt:lpwstr>
  </property>
  <property fmtid="{D5CDD505-2E9C-101B-9397-08002B2CF9AE}" pid="6" name="_dlc_DocIdItemGuid">
    <vt:lpwstr>23c0c3a9-8e1d-46eb-9ab0-db6f4c944018</vt:lpwstr>
  </property>
  <property fmtid="{D5CDD505-2E9C-101B-9397-08002B2CF9AE}" pid="7" name="Revision Number">
    <vt:lpwstr>Rev 2.0</vt:lpwstr>
  </property>
  <property fmtid="{D5CDD505-2E9C-101B-9397-08002B2CF9AE}" pid="8" name="Document Type">
    <vt:lpwstr>Template</vt:lpwstr>
  </property>
  <property fmtid="{D5CDD505-2E9C-101B-9397-08002B2CF9AE}" pid="9" name="Document Status">
    <vt:lpwstr/>
  </property>
  <property fmtid="{D5CDD505-2E9C-101B-9397-08002B2CF9AE}" pid="10" name="Organization">
    <vt:lpwstr/>
  </property>
  <property fmtid="{D5CDD505-2E9C-101B-9397-08002B2CF9AE}" pid="11" name="Dup">
    <vt:bool>false</vt:bool>
  </property>
</Properties>
</file>