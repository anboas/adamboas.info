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D13A" w14:textId="77777777" w:rsidR="0086029F" w:rsidRPr="004C7C18" w:rsidRDefault="0086029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87A2E" w14:paraId="70FAD13D" w14:textId="77777777" w:rsidTr="00917C3B">
        <w:tc>
          <w:tcPr>
            <w:tcW w:w="1098" w:type="dxa"/>
          </w:tcPr>
          <w:p w14:paraId="70FAD13B" w14:textId="77777777" w:rsidR="0086029F" w:rsidRPr="000762B6" w:rsidRDefault="0086029F">
            <w:pPr>
              <w:rPr>
                <w:rFonts w:cstheme="minorHAnsi"/>
                <w:b/>
                <w:szCs w:val="20"/>
              </w:rPr>
            </w:pPr>
            <w:r w:rsidRPr="000762B6">
              <w:rPr>
                <w:rFonts w:cstheme="minorHAnsi"/>
                <w:b/>
                <w:szCs w:val="20"/>
              </w:rPr>
              <w:t>SUBJECT*</w:t>
            </w:r>
          </w:p>
        </w:tc>
        <w:tc>
          <w:tcPr>
            <w:tcW w:w="8820" w:type="dxa"/>
          </w:tcPr>
          <w:p w14:paraId="70FAD13C" w14:textId="77777777" w:rsidR="0086029F" w:rsidRPr="000104D7" w:rsidRDefault="0086029F">
            <w:pPr>
              <w:rPr>
                <w:rStyle w:val="AAMSKBFill-InHighlight"/>
                <w:color w:val="auto"/>
              </w:rPr>
            </w:pPr>
            <w:r>
              <w:rPr>
                <w:rStyle w:val="AAMSKBFill-InHighlight"/>
                <w:color w:val="auto"/>
              </w:rPr>
              <w:t>Street Sweeper-(</w:t>
            </w:r>
            <w:proofErr w:type="gramStart"/>
            <w:r>
              <w:rPr>
                <w:rStyle w:val="AAMSKBFill-InHighlight"/>
                <w:color w:val="auto"/>
              </w:rPr>
              <w:t>Grounds)</w:t>
            </w:r>
            <w:r w:rsidRPr="000104D7">
              <w:rPr>
                <w:rStyle w:val="AAMSKBFill-InHighlight"/>
                <w:color w:val="auto"/>
              </w:rPr>
              <w:t xml:space="preserve">   </w:t>
            </w:r>
            <w:proofErr w:type="gramEnd"/>
          </w:p>
        </w:tc>
      </w:tr>
    </w:tbl>
    <w:p w14:paraId="70FAD13E" w14:textId="77777777" w:rsidR="0086029F" w:rsidRPr="004C7C18" w:rsidRDefault="0086029F" w:rsidP="00783A50">
      <w:pPr>
        <w:spacing w:after="160" w:line="254" w:lineRule="auto"/>
        <w:rPr>
          <w:rFonts w:eastAsia="Calibri" w:cstheme="minorHAnsi"/>
          <w:szCs w:val="20"/>
        </w:rPr>
      </w:pPr>
    </w:p>
    <w:p w14:paraId="70FAD13F" w14:textId="77777777" w:rsidR="0086029F" w:rsidRPr="004C7C18" w:rsidRDefault="0086029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87A2E" w14:paraId="70FAD142" w14:textId="77777777" w:rsidTr="006E6FE5">
        <w:tc>
          <w:tcPr>
            <w:tcW w:w="4698" w:type="dxa"/>
            <w:hideMark/>
          </w:tcPr>
          <w:p w14:paraId="70FAD140" w14:textId="77777777" w:rsidR="0086029F" w:rsidRPr="000762B6" w:rsidRDefault="0086029F">
            <w:pPr>
              <w:rPr>
                <w:rFonts w:cstheme="minorHAnsi"/>
                <w:b/>
                <w:szCs w:val="20"/>
              </w:rPr>
            </w:pPr>
            <w:r w:rsidRPr="000762B6">
              <w:rPr>
                <w:rFonts w:cstheme="minorHAnsi"/>
                <w:b/>
                <w:szCs w:val="20"/>
              </w:rPr>
              <w:t>CONTRACTING OFFICE’S ZIP CODE*</w:t>
            </w:r>
          </w:p>
        </w:tc>
        <w:tc>
          <w:tcPr>
            <w:tcW w:w="5220" w:type="dxa"/>
            <w:hideMark/>
          </w:tcPr>
          <w:p w14:paraId="70FAD141" w14:textId="77777777" w:rsidR="0086029F" w:rsidRPr="000762B6" w:rsidRDefault="0086029F">
            <w:pPr>
              <w:rPr>
                <w:rFonts w:cstheme="minorHAnsi"/>
              </w:rPr>
            </w:pPr>
            <w:r>
              <w:rPr>
                <w:rFonts w:cstheme="minorHAnsi"/>
              </w:rPr>
              <w:t>85297</w:t>
            </w:r>
          </w:p>
        </w:tc>
      </w:tr>
      <w:tr w:rsidR="00387A2E" w14:paraId="70FAD145" w14:textId="77777777" w:rsidTr="006E6FE5">
        <w:tc>
          <w:tcPr>
            <w:tcW w:w="4698" w:type="dxa"/>
            <w:hideMark/>
          </w:tcPr>
          <w:p w14:paraId="70FAD143" w14:textId="77777777" w:rsidR="0086029F" w:rsidRPr="000762B6" w:rsidRDefault="0086029F">
            <w:pPr>
              <w:rPr>
                <w:rFonts w:cstheme="minorHAnsi"/>
                <w:b/>
                <w:szCs w:val="20"/>
              </w:rPr>
            </w:pPr>
            <w:r w:rsidRPr="000762B6">
              <w:rPr>
                <w:rFonts w:cstheme="minorHAnsi"/>
                <w:b/>
                <w:szCs w:val="20"/>
              </w:rPr>
              <w:t>SOLICITATION NUMBER*</w:t>
            </w:r>
          </w:p>
        </w:tc>
        <w:tc>
          <w:tcPr>
            <w:tcW w:w="5220" w:type="dxa"/>
            <w:hideMark/>
          </w:tcPr>
          <w:p w14:paraId="70FAD144" w14:textId="77777777" w:rsidR="0086029F" w:rsidRPr="000762B6" w:rsidRDefault="0086029F">
            <w:pPr>
              <w:rPr>
                <w:rFonts w:cstheme="minorHAnsi"/>
              </w:rPr>
            </w:pPr>
            <w:r>
              <w:rPr>
                <w:rFonts w:cstheme="minorHAnsi"/>
              </w:rPr>
              <w:t>36C26226Q0641</w:t>
            </w:r>
          </w:p>
        </w:tc>
      </w:tr>
      <w:tr w:rsidR="00387A2E" w14:paraId="70FAD148" w14:textId="77777777" w:rsidTr="006E6FE5">
        <w:tc>
          <w:tcPr>
            <w:tcW w:w="4698" w:type="dxa"/>
            <w:hideMark/>
          </w:tcPr>
          <w:p w14:paraId="70FAD146" w14:textId="77777777" w:rsidR="0086029F" w:rsidRPr="000762B6" w:rsidRDefault="0086029F">
            <w:pPr>
              <w:rPr>
                <w:rFonts w:cstheme="minorHAnsi"/>
                <w:b/>
                <w:szCs w:val="20"/>
              </w:rPr>
            </w:pPr>
            <w:r w:rsidRPr="000762B6">
              <w:rPr>
                <w:rFonts w:cstheme="minorHAnsi"/>
                <w:b/>
                <w:szCs w:val="20"/>
              </w:rPr>
              <w:t>RESPONSE DATE/TIME/ZONE</w:t>
            </w:r>
          </w:p>
        </w:tc>
        <w:tc>
          <w:tcPr>
            <w:tcW w:w="5220" w:type="dxa"/>
            <w:hideMark/>
          </w:tcPr>
          <w:p w14:paraId="70FAD147" w14:textId="77777777" w:rsidR="0086029F" w:rsidRPr="004C7C18" w:rsidRDefault="0086029F">
            <w:pPr>
              <w:rPr>
                <w:rFonts w:cstheme="minorHAnsi"/>
                <w:szCs w:val="20"/>
              </w:rPr>
            </w:pPr>
            <w:r>
              <w:rPr>
                <w:rFonts w:cstheme="minorHAnsi"/>
                <w:szCs w:val="20"/>
              </w:rPr>
              <w:t>04-27-2026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PACIFIC TIME, LOS ANGELES, USA</w:t>
            </w:r>
          </w:p>
        </w:tc>
      </w:tr>
      <w:tr w:rsidR="00387A2E" w14:paraId="70FAD14B" w14:textId="77777777" w:rsidTr="006E6FE5">
        <w:tc>
          <w:tcPr>
            <w:tcW w:w="4698" w:type="dxa"/>
          </w:tcPr>
          <w:p w14:paraId="70FAD149" w14:textId="77777777" w:rsidR="0086029F" w:rsidRPr="000762B6" w:rsidRDefault="0086029F">
            <w:pPr>
              <w:rPr>
                <w:rFonts w:cstheme="minorHAnsi"/>
                <w:b/>
                <w:szCs w:val="20"/>
              </w:rPr>
            </w:pPr>
            <w:r w:rsidRPr="000762B6">
              <w:rPr>
                <w:rFonts w:cstheme="minorHAnsi"/>
                <w:b/>
                <w:szCs w:val="20"/>
              </w:rPr>
              <w:t>ARCHIVE</w:t>
            </w:r>
          </w:p>
        </w:tc>
        <w:tc>
          <w:tcPr>
            <w:tcW w:w="5220" w:type="dxa"/>
            <w:hideMark/>
          </w:tcPr>
          <w:p w14:paraId="70FAD14A" w14:textId="77777777" w:rsidR="0086029F" w:rsidRPr="004C7C18" w:rsidRDefault="0086029F">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87A2E" w14:paraId="70FAD14E" w14:textId="77777777" w:rsidTr="006E6FE5">
        <w:tc>
          <w:tcPr>
            <w:tcW w:w="4698" w:type="dxa"/>
          </w:tcPr>
          <w:p w14:paraId="70FAD14C" w14:textId="77777777" w:rsidR="0086029F" w:rsidRPr="000762B6" w:rsidRDefault="0086029F">
            <w:pPr>
              <w:rPr>
                <w:rFonts w:cstheme="minorHAnsi"/>
                <w:b/>
                <w:szCs w:val="20"/>
              </w:rPr>
            </w:pPr>
            <w:r w:rsidRPr="000762B6">
              <w:rPr>
                <w:rFonts w:cstheme="minorHAnsi"/>
                <w:b/>
                <w:szCs w:val="20"/>
              </w:rPr>
              <w:t>RECOVERY ACT FUNDS</w:t>
            </w:r>
          </w:p>
        </w:tc>
        <w:tc>
          <w:tcPr>
            <w:tcW w:w="5220" w:type="dxa"/>
            <w:hideMark/>
          </w:tcPr>
          <w:p w14:paraId="70FAD14D" w14:textId="77777777" w:rsidR="0086029F" w:rsidRPr="004C7C18" w:rsidRDefault="0086029F">
            <w:pPr>
              <w:rPr>
                <w:rFonts w:cstheme="minorHAnsi"/>
                <w:szCs w:val="20"/>
              </w:rPr>
            </w:pPr>
            <w:r>
              <w:rPr>
                <w:rFonts w:cstheme="minorHAnsi"/>
                <w:szCs w:val="20"/>
              </w:rPr>
              <w:t>N</w:t>
            </w:r>
          </w:p>
        </w:tc>
      </w:tr>
      <w:tr w:rsidR="00387A2E" w14:paraId="70FAD151" w14:textId="77777777" w:rsidTr="006E6FE5">
        <w:tc>
          <w:tcPr>
            <w:tcW w:w="4698" w:type="dxa"/>
          </w:tcPr>
          <w:p w14:paraId="70FAD14F" w14:textId="77777777" w:rsidR="0086029F" w:rsidRPr="000762B6" w:rsidRDefault="0086029F">
            <w:pPr>
              <w:rPr>
                <w:rFonts w:cstheme="minorHAnsi"/>
                <w:b/>
                <w:szCs w:val="20"/>
              </w:rPr>
            </w:pPr>
            <w:r w:rsidRPr="000762B6">
              <w:rPr>
                <w:rFonts w:cstheme="minorHAnsi"/>
                <w:b/>
                <w:szCs w:val="20"/>
              </w:rPr>
              <w:t>SET-ASIDE</w:t>
            </w:r>
          </w:p>
        </w:tc>
        <w:tc>
          <w:tcPr>
            <w:tcW w:w="5220" w:type="dxa"/>
            <w:hideMark/>
          </w:tcPr>
          <w:p w14:paraId="70FAD150" w14:textId="77777777" w:rsidR="0086029F" w:rsidRPr="00C838FE" w:rsidRDefault="0086029F">
            <w:pPr>
              <w:rPr>
                <w:rFonts w:cstheme="minorHAnsi"/>
                <w:szCs w:val="20"/>
              </w:rPr>
            </w:pPr>
          </w:p>
        </w:tc>
      </w:tr>
      <w:tr w:rsidR="00387A2E" w14:paraId="70FAD154" w14:textId="77777777" w:rsidTr="006E6FE5">
        <w:tc>
          <w:tcPr>
            <w:tcW w:w="4698" w:type="dxa"/>
          </w:tcPr>
          <w:p w14:paraId="70FAD152" w14:textId="77777777" w:rsidR="0086029F" w:rsidRPr="000762B6" w:rsidRDefault="0086029F">
            <w:pPr>
              <w:rPr>
                <w:rFonts w:cstheme="minorHAnsi"/>
                <w:b/>
                <w:szCs w:val="20"/>
              </w:rPr>
            </w:pPr>
            <w:r w:rsidRPr="000762B6">
              <w:rPr>
                <w:rFonts w:cstheme="minorHAnsi"/>
                <w:b/>
                <w:szCs w:val="20"/>
              </w:rPr>
              <w:t>PRODUCT SERVICE CODE*</w:t>
            </w:r>
          </w:p>
        </w:tc>
        <w:tc>
          <w:tcPr>
            <w:tcW w:w="5220" w:type="dxa"/>
          </w:tcPr>
          <w:p w14:paraId="70FAD153" w14:textId="77777777" w:rsidR="0086029F" w:rsidRPr="00C71F9E" w:rsidRDefault="0086029F">
            <w:pPr>
              <w:rPr>
                <w:rStyle w:val="AAMSKBFill-InHighlight"/>
                <w:color w:val="auto"/>
              </w:rPr>
            </w:pPr>
            <w:r>
              <w:rPr>
                <w:rStyle w:val="AAMSKBFill-InHighlight"/>
                <w:color w:val="auto"/>
              </w:rPr>
              <w:t>3825</w:t>
            </w:r>
          </w:p>
        </w:tc>
      </w:tr>
      <w:tr w:rsidR="00387A2E" w14:paraId="70FAD157" w14:textId="77777777" w:rsidTr="006E6FE5">
        <w:tc>
          <w:tcPr>
            <w:tcW w:w="4698" w:type="dxa"/>
          </w:tcPr>
          <w:p w14:paraId="70FAD155" w14:textId="77777777" w:rsidR="0086029F" w:rsidRPr="000762B6" w:rsidRDefault="0086029F">
            <w:pPr>
              <w:rPr>
                <w:rFonts w:cstheme="minorHAnsi"/>
                <w:b/>
                <w:szCs w:val="20"/>
              </w:rPr>
            </w:pPr>
            <w:r w:rsidRPr="000762B6">
              <w:rPr>
                <w:rFonts w:cstheme="minorHAnsi"/>
                <w:b/>
                <w:szCs w:val="20"/>
              </w:rPr>
              <w:t>NAICS CODE*</w:t>
            </w:r>
          </w:p>
        </w:tc>
        <w:tc>
          <w:tcPr>
            <w:tcW w:w="5220" w:type="dxa"/>
            <w:hideMark/>
          </w:tcPr>
          <w:p w14:paraId="70FAD156" w14:textId="77777777" w:rsidR="0086029F" w:rsidRPr="004C7C18" w:rsidRDefault="0086029F">
            <w:pPr>
              <w:rPr>
                <w:rFonts w:cstheme="minorHAnsi"/>
                <w:szCs w:val="20"/>
              </w:rPr>
            </w:pPr>
            <w:r>
              <w:rPr>
                <w:rFonts w:cstheme="minorHAnsi"/>
                <w:szCs w:val="20"/>
              </w:rPr>
              <w:t>333120</w:t>
            </w:r>
          </w:p>
        </w:tc>
      </w:tr>
      <w:tr w:rsidR="00387A2E" w14:paraId="70FAD15F" w14:textId="77777777" w:rsidTr="006E6FE5">
        <w:tc>
          <w:tcPr>
            <w:tcW w:w="4698" w:type="dxa"/>
            <w:hideMark/>
          </w:tcPr>
          <w:p w14:paraId="70FAD158" w14:textId="77777777" w:rsidR="0086029F" w:rsidRPr="000762B6" w:rsidRDefault="0086029F">
            <w:pPr>
              <w:rPr>
                <w:rFonts w:cstheme="minorHAnsi"/>
                <w:b/>
                <w:szCs w:val="20"/>
              </w:rPr>
            </w:pPr>
            <w:r w:rsidRPr="000762B6">
              <w:rPr>
                <w:rFonts w:cstheme="minorHAnsi"/>
                <w:b/>
                <w:szCs w:val="20"/>
              </w:rPr>
              <w:t>CONTRACTING OFFICE ADDRESS</w:t>
            </w:r>
          </w:p>
        </w:tc>
        <w:tc>
          <w:tcPr>
            <w:tcW w:w="5220" w:type="dxa"/>
          </w:tcPr>
          <w:p w14:paraId="70FAD159" w14:textId="77777777" w:rsidR="0086029F" w:rsidRPr="004C7C18" w:rsidRDefault="0086029F">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70FAD15A" w14:textId="77777777" w:rsidR="0086029F" w:rsidRPr="004C7C18" w:rsidRDefault="0086029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0FAD15B" w14:textId="77777777" w:rsidR="0086029F" w:rsidRPr="004C7C18" w:rsidRDefault="0086029F">
            <w:pPr>
              <w:rPr>
                <w:rFonts w:eastAsiaTheme="minorHAnsi" w:cstheme="minorHAnsi"/>
                <w:szCs w:val="20"/>
                <w:bdr w:val="none" w:sz="0" w:space="0" w:color="auto" w:frame="1"/>
              </w:rPr>
            </w:pPr>
            <w:r>
              <w:rPr>
                <w:rFonts w:eastAsiaTheme="minorHAnsi" w:cstheme="minorHAnsi"/>
                <w:szCs w:val="20"/>
                <w:bdr w:val="none" w:sz="0" w:space="0" w:color="auto" w:frame="1"/>
              </w:rPr>
              <w:t>NCO 22 - Gilbert Network Contracting</w:t>
            </w:r>
            <w:r w:rsidRPr="004C7C18">
              <w:rPr>
                <w:rStyle w:val="AAMSKBFill-InHighlight"/>
                <w:rFonts w:cstheme="minorHAnsi"/>
              </w:rPr>
              <w:t xml:space="preserve"> </w:t>
            </w:r>
          </w:p>
          <w:p w14:paraId="70FAD15C" w14:textId="77777777" w:rsidR="0086029F" w:rsidRPr="004C7C18" w:rsidRDefault="0086029F">
            <w:pPr>
              <w:rPr>
                <w:rFonts w:eastAsiaTheme="minorHAnsi" w:cstheme="minorHAnsi"/>
                <w:szCs w:val="20"/>
                <w:bdr w:val="none" w:sz="0" w:space="0" w:color="auto" w:frame="1"/>
              </w:rPr>
            </w:pPr>
            <w:r>
              <w:rPr>
                <w:rFonts w:eastAsiaTheme="minorHAnsi" w:cstheme="minorHAnsi"/>
                <w:szCs w:val="20"/>
                <w:bdr w:val="none" w:sz="0" w:space="0" w:color="auto" w:frame="1"/>
              </w:rPr>
              <w:t>335 East Germann Road</w:t>
            </w:r>
          </w:p>
          <w:p w14:paraId="70FAD15D" w14:textId="77777777" w:rsidR="0086029F" w:rsidRPr="004C7C18" w:rsidRDefault="0086029F">
            <w:pPr>
              <w:rPr>
                <w:rFonts w:eastAsiaTheme="minorHAnsi" w:cstheme="minorHAnsi"/>
                <w:szCs w:val="20"/>
                <w:bdr w:val="none" w:sz="0" w:space="0" w:color="auto" w:frame="1"/>
              </w:rPr>
            </w:pPr>
            <w:r>
              <w:rPr>
                <w:rFonts w:eastAsiaTheme="minorHAnsi" w:cstheme="minorHAnsi"/>
                <w:szCs w:val="20"/>
                <w:bdr w:val="none" w:sz="0" w:space="0" w:color="auto" w:frame="1"/>
              </w:rPr>
              <w:t>Gilbert AZ  85297</w:t>
            </w:r>
            <w:r w:rsidRPr="004C7C18">
              <w:rPr>
                <w:rStyle w:val="AAMSKBFill-InHighlight"/>
                <w:rFonts w:cstheme="minorHAnsi"/>
              </w:rPr>
              <w:t xml:space="preserve"> </w:t>
            </w:r>
          </w:p>
          <w:p w14:paraId="70FAD15E" w14:textId="77777777" w:rsidR="0086029F" w:rsidRPr="004C7C18" w:rsidRDefault="0086029F">
            <w:pPr>
              <w:rPr>
                <w:rFonts w:cstheme="minorHAnsi"/>
                <w:szCs w:val="20"/>
              </w:rPr>
            </w:pPr>
          </w:p>
        </w:tc>
      </w:tr>
      <w:tr w:rsidR="00387A2E" w14:paraId="70FAD169" w14:textId="77777777" w:rsidTr="006E6FE5">
        <w:tc>
          <w:tcPr>
            <w:tcW w:w="4698" w:type="dxa"/>
          </w:tcPr>
          <w:p w14:paraId="70FAD160" w14:textId="77777777" w:rsidR="0086029F" w:rsidRPr="000762B6" w:rsidRDefault="0086029F">
            <w:pPr>
              <w:rPr>
                <w:rFonts w:cstheme="minorHAnsi"/>
                <w:b/>
                <w:szCs w:val="20"/>
              </w:rPr>
            </w:pPr>
            <w:r w:rsidRPr="000762B6">
              <w:rPr>
                <w:rFonts w:cstheme="minorHAnsi"/>
                <w:b/>
                <w:szCs w:val="20"/>
              </w:rPr>
              <w:t>POINT OF CONTACT*</w:t>
            </w:r>
          </w:p>
          <w:p w14:paraId="70FAD161" w14:textId="77777777" w:rsidR="0086029F" w:rsidRPr="000762B6" w:rsidRDefault="0086029F">
            <w:pPr>
              <w:rPr>
                <w:rFonts w:cstheme="minorHAnsi"/>
                <w:b/>
                <w:szCs w:val="20"/>
              </w:rPr>
            </w:pPr>
          </w:p>
          <w:p w14:paraId="70FAD162" w14:textId="77777777" w:rsidR="0086029F" w:rsidRPr="000762B6" w:rsidRDefault="0086029F" w:rsidP="000762B6">
            <w:pPr>
              <w:rPr>
                <w:rFonts w:cstheme="minorHAnsi"/>
                <w:b/>
                <w:szCs w:val="20"/>
              </w:rPr>
            </w:pPr>
          </w:p>
        </w:tc>
        <w:tc>
          <w:tcPr>
            <w:tcW w:w="5220" w:type="dxa"/>
            <w:hideMark/>
          </w:tcPr>
          <w:p w14:paraId="70FAD163" w14:textId="77777777" w:rsidR="0086029F" w:rsidRPr="004C7C18" w:rsidRDefault="0086029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0FAD164" w14:textId="77777777" w:rsidR="0086029F" w:rsidRPr="004C7C18" w:rsidRDefault="0086029F">
            <w:pPr>
              <w:rPr>
                <w:rFonts w:eastAsiaTheme="minorHAnsi" w:cstheme="minorHAnsi"/>
                <w:szCs w:val="20"/>
                <w:bdr w:val="none" w:sz="0" w:space="0" w:color="auto" w:frame="1"/>
              </w:rPr>
            </w:pPr>
            <w:r>
              <w:rPr>
                <w:rFonts w:eastAsiaTheme="minorHAnsi" w:cstheme="minorHAnsi"/>
                <w:szCs w:val="20"/>
                <w:bdr w:val="none" w:sz="0" w:space="0" w:color="auto" w:frame="1"/>
              </w:rPr>
              <w:t>Victor Oliveros</w:t>
            </w:r>
          </w:p>
          <w:p w14:paraId="70FAD165" w14:textId="77777777" w:rsidR="0086029F" w:rsidRPr="004C7C18" w:rsidRDefault="0086029F">
            <w:pPr>
              <w:rPr>
                <w:rFonts w:eastAsiaTheme="minorHAnsi" w:cstheme="minorHAnsi"/>
                <w:szCs w:val="20"/>
                <w:bdr w:val="none" w:sz="0" w:space="0" w:color="auto" w:frame="1"/>
              </w:rPr>
            </w:pPr>
            <w:r>
              <w:rPr>
                <w:rFonts w:eastAsiaTheme="minorHAnsi" w:cstheme="minorHAnsi"/>
                <w:szCs w:val="20"/>
                <w:bdr w:val="none" w:sz="0" w:space="0" w:color="auto" w:frame="1"/>
              </w:rPr>
              <w:t>victor.oliveros@va.gov</w:t>
            </w:r>
          </w:p>
          <w:p w14:paraId="70FAD166" w14:textId="77777777" w:rsidR="0086029F" w:rsidRPr="004C7C18" w:rsidRDefault="0086029F">
            <w:pPr>
              <w:rPr>
                <w:rFonts w:eastAsiaTheme="minorHAnsi" w:cstheme="minorHAnsi"/>
                <w:szCs w:val="20"/>
                <w:bdr w:val="none" w:sz="0" w:space="0" w:color="auto" w:frame="1"/>
              </w:rPr>
            </w:pPr>
          </w:p>
          <w:p w14:paraId="70FAD167" w14:textId="77777777" w:rsidR="0086029F" w:rsidRPr="004C7C18" w:rsidRDefault="0086029F">
            <w:pPr>
              <w:rPr>
                <w:rFonts w:eastAsiaTheme="minorHAnsi" w:cstheme="minorHAnsi"/>
                <w:szCs w:val="20"/>
                <w:bdr w:val="none" w:sz="0" w:space="0" w:color="auto" w:frame="1"/>
              </w:rPr>
            </w:pPr>
          </w:p>
          <w:p w14:paraId="70FAD168" w14:textId="77777777" w:rsidR="0086029F" w:rsidRPr="004C7C18" w:rsidRDefault="0086029F">
            <w:pPr>
              <w:rPr>
                <w:rFonts w:cstheme="minorHAnsi"/>
                <w:szCs w:val="20"/>
              </w:rPr>
            </w:pPr>
          </w:p>
        </w:tc>
      </w:tr>
    </w:tbl>
    <w:p w14:paraId="70FAD16A" w14:textId="77777777" w:rsidR="0086029F" w:rsidRPr="004C7C18" w:rsidRDefault="0086029F" w:rsidP="00783A50">
      <w:pPr>
        <w:rPr>
          <w:rFonts w:cstheme="minorHAnsi"/>
          <w:szCs w:val="20"/>
        </w:rPr>
      </w:pPr>
    </w:p>
    <w:p w14:paraId="70FAD16B" w14:textId="77777777" w:rsidR="0086029F" w:rsidRPr="004C7C18" w:rsidRDefault="0086029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87A2E" w14:paraId="70FAD16E" w14:textId="77777777" w:rsidTr="000E2EDD">
        <w:tc>
          <w:tcPr>
            <w:tcW w:w="4675" w:type="dxa"/>
          </w:tcPr>
          <w:p w14:paraId="70FAD16C" w14:textId="77777777" w:rsidR="0086029F" w:rsidRPr="000762B6" w:rsidRDefault="0086029F">
            <w:pPr>
              <w:rPr>
                <w:rFonts w:cstheme="minorHAnsi"/>
                <w:b/>
                <w:szCs w:val="20"/>
              </w:rPr>
            </w:pPr>
            <w:r w:rsidRPr="000762B6">
              <w:rPr>
                <w:rFonts w:cstheme="minorHAnsi"/>
                <w:b/>
                <w:szCs w:val="20"/>
              </w:rPr>
              <w:t>ADDRESS</w:t>
            </w:r>
          </w:p>
        </w:tc>
        <w:tc>
          <w:tcPr>
            <w:tcW w:w="5243" w:type="dxa"/>
          </w:tcPr>
          <w:p w14:paraId="70FAD16D" w14:textId="77777777" w:rsidR="0086029F" w:rsidRPr="00CB2EE9" w:rsidRDefault="0086029F">
            <w:pPr>
              <w:rPr>
                <w:rStyle w:val="AAMSKBFill-InHighlight"/>
                <w:rFonts w:cstheme="minorHAnsi"/>
                <w:color w:val="auto"/>
              </w:rPr>
            </w:pPr>
            <w:r>
              <w:rPr>
                <w:rStyle w:val="AAMSKBFill-InHighlight"/>
                <w:rFonts w:cstheme="minorHAnsi"/>
                <w:color w:val="auto"/>
              </w:rPr>
              <w:t>VA Loma Linda Healthcare System</w:t>
            </w:r>
          </w:p>
        </w:tc>
      </w:tr>
      <w:tr w:rsidR="00387A2E" w14:paraId="70FAD171" w14:textId="77777777" w:rsidTr="000E2EDD">
        <w:tc>
          <w:tcPr>
            <w:tcW w:w="4675" w:type="dxa"/>
          </w:tcPr>
          <w:p w14:paraId="70FAD16F" w14:textId="77777777" w:rsidR="0086029F" w:rsidRPr="000762B6" w:rsidRDefault="0086029F">
            <w:pPr>
              <w:rPr>
                <w:rFonts w:cstheme="minorHAnsi"/>
                <w:b/>
                <w:szCs w:val="20"/>
              </w:rPr>
            </w:pPr>
          </w:p>
        </w:tc>
        <w:tc>
          <w:tcPr>
            <w:tcW w:w="5243" w:type="dxa"/>
          </w:tcPr>
          <w:p w14:paraId="70FAD170" w14:textId="77777777" w:rsidR="0086029F" w:rsidRPr="00CB2EE9" w:rsidRDefault="0086029F">
            <w:pPr>
              <w:rPr>
                <w:rStyle w:val="AAMSKBFill-InHighlight"/>
                <w:rFonts w:cstheme="minorHAnsi"/>
                <w:color w:val="auto"/>
              </w:rPr>
            </w:pPr>
          </w:p>
        </w:tc>
      </w:tr>
      <w:tr w:rsidR="00387A2E" w14:paraId="70FAD174" w14:textId="77777777" w:rsidTr="000E2EDD">
        <w:tc>
          <w:tcPr>
            <w:tcW w:w="4675" w:type="dxa"/>
          </w:tcPr>
          <w:p w14:paraId="70FAD172" w14:textId="77777777" w:rsidR="0086029F" w:rsidRPr="000762B6" w:rsidRDefault="0086029F">
            <w:pPr>
              <w:rPr>
                <w:rFonts w:cstheme="minorHAnsi"/>
                <w:b/>
                <w:szCs w:val="20"/>
              </w:rPr>
            </w:pPr>
          </w:p>
        </w:tc>
        <w:tc>
          <w:tcPr>
            <w:tcW w:w="5243" w:type="dxa"/>
          </w:tcPr>
          <w:p w14:paraId="70FAD173" w14:textId="77777777" w:rsidR="0086029F" w:rsidRPr="00CB2EE9" w:rsidRDefault="0086029F">
            <w:pPr>
              <w:rPr>
                <w:rStyle w:val="AAMSKBFill-InHighlight"/>
                <w:rFonts w:cstheme="minorHAnsi"/>
                <w:color w:val="auto"/>
              </w:rPr>
            </w:pPr>
          </w:p>
        </w:tc>
      </w:tr>
      <w:tr w:rsidR="00387A2E" w14:paraId="70FAD177" w14:textId="77777777" w:rsidTr="000E2EDD">
        <w:tc>
          <w:tcPr>
            <w:tcW w:w="4675" w:type="dxa"/>
          </w:tcPr>
          <w:p w14:paraId="70FAD175" w14:textId="77777777" w:rsidR="0086029F" w:rsidRPr="000762B6" w:rsidRDefault="0086029F">
            <w:pPr>
              <w:rPr>
                <w:rFonts w:cstheme="minorHAnsi"/>
                <w:b/>
                <w:szCs w:val="20"/>
              </w:rPr>
            </w:pPr>
          </w:p>
        </w:tc>
        <w:tc>
          <w:tcPr>
            <w:tcW w:w="5243" w:type="dxa"/>
          </w:tcPr>
          <w:p w14:paraId="70FAD176" w14:textId="77777777" w:rsidR="0086029F" w:rsidRPr="00CB2EE9" w:rsidRDefault="0086029F">
            <w:pPr>
              <w:rPr>
                <w:rStyle w:val="AAMSKBFill-InHighlight"/>
                <w:rFonts w:cstheme="minorHAnsi"/>
                <w:color w:val="auto"/>
              </w:rPr>
            </w:pPr>
            <w:r>
              <w:rPr>
                <w:rStyle w:val="AAMSKBFill-InHighlight"/>
                <w:rFonts w:cstheme="minorHAnsi"/>
                <w:color w:val="auto"/>
              </w:rPr>
              <w:t>11201 Benton Street</w:t>
            </w:r>
          </w:p>
        </w:tc>
      </w:tr>
      <w:tr w:rsidR="00387A2E" w14:paraId="70FAD17A" w14:textId="77777777" w:rsidTr="000E2EDD">
        <w:tc>
          <w:tcPr>
            <w:tcW w:w="4675" w:type="dxa"/>
          </w:tcPr>
          <w:p w14:paraId="70FAD178" w14:textId="77777777" w:rsidR="0086029F" w:rsidRPr="000762B6" w:rsidRDefault="0086029F">
            <w:pPr>
              <w:rPr>
                <w:rFonts w:cstheme="minorHAnsi"/>
                <w:b/>
                <w:szCs w:val="20"/>
              </w:rPr>
            </w:pPr>
          </w:p>
        </w:tc>
        <w:tc>
          <w:tcPr>
            <w:tcW w:w="5243" w:type="dxa"/>
          </w:tcPr>
          <w:p w14:paraId="70FAD179" w14:textId="77777777" w:rsidR="0086029F" w:rsidRPr="00CB2EE9" w:rsidRDefault="0086029F">
            <w:pPr>
              <w:rPr>
                <w:rStyle w:val="AAMSKBFill-InHighlight"/>
                <w:rFonts w:cstheme="minorHAnsi"/>
                <w:color w:val="auto"/>
              </w:rPr>
            </w:pPr>
            <w:r>
              <w:rPr>
                <w:rStyle w:val="AAMSKBFill-InHighlight"/>
                <w:rFonts w:cstheme="minorHAnsi"/>
                <w:color w:val="auto"/>
              </w:rPr>
              <w:t>Loma Linda</w:t>
            </w:r>
            <w:r w:rsidRPr="004C7C18">
              <w:rPr>
                <w:rFonts w:cstheme="minorHAnsi"/>
                <w:szCs w:val="20"/>
              </w:rPr>
              <w:t xml:space="preserve"> </w:t>
            </w:r>
            <w:r>
              <w:rPr>
                <w:rStyle w:val="AAMSKBFill-InHighlight"/>
                <w:rFonts w:cstheme="minorHAnsi"/>
                <w:color w:val="auto"/>
              </w:rPr>
              <w:t>CA</w:t>
            </w:r>
          </w:p>
        </w:tc>
      </w:tr>
      <w:tr w:rsidR="00387A2E" w14:paraId="70FAD17D" w14:textId="77777777" w:rsidTr="000E2EDD">
        <w:tc>
          <w:tcPr>
            <w:tcW w:w="4675" w:type="dxa"/>
            <w:hideMark/>
          </w:tcPr>
          <w:p w14:paraId="70FAD17B" w14:textId="77777777" w:rsidR="0086029F" w:rsidRPr="000762B6" w:rsidRDefault="0086029F">
            <w:pPr>
              <w:rPr>
                <w:rFonts w:cstheme="minorHAnsi"/>
                <w:b/>
                <w:szCs w:val="20"/>
              </w:rPr>
            </w:pPr>
            <w:r w:rsidRPr="000762B6">
              <w:rPr>
                <w:rFonts w:cstheme="minorHAnsi"/>
                <w:b/>
                <w:szCs w:val="20"/>
              </w:rPr>
              <w:t>POSTAL CODE</w:t>
            </w:r>
          </w:p>
        </w:tc>
        <w:tc>
          <w:tcPr>
            <w:tcW w:w="5243" w:type="dxa"/>
            <w:hideMark/>
          </w:tcPr>
          <w:p w14:paraId="70FAD17C" w14:textId="77777777" w:rsidR="0086029F" w:rsidRPr="00CB2EE9" w:rsidRDefault="0086029F">
            <w:pPr>
              <w:rPr>
                <w:rFonts w:cstheme="minorHAnsi"/>
                <w:szCs w:val="20"/>
              </w:rPr>
            </w:pPr>
            <w:r>
              <w:rPr>
                <w:rFonts w:cstheme="minorHAnsi"/>
                <w:szCs w:val="20"/>
              </w:rPr>
              <w:t>92357</w:t>
            </w:r>
          </w:p>
        </w:tc>
      </w:tr>
      <w:tr w:rsidR="00387A2E" w14:paraId="70FAD180" w14:textId="77777777" w:rsidTr="000E2EDD">
        <w:tc>
          <w:tcPr>
            <w:tcW w:w="4675" w:type="dxa"/>
            <w:hideMark/>
          </w:tcPr>
          <w:p w14:paraId="70FAD17E" w14:textId="77777777" w:rsidR="0086029F" w:rsidRPr="000762B6" w:rsidRDefault="0086029F">
            <w:pPr>
              <w:rPr>
                <w:rFonts w:cstheme="minorHAnsi"/>
                <w:b/>
                <w:szCs w:val="20"/>
              </w:rPr>
            </w:pPr>
            <w:r w:rsidRPr="000762B6">
              <w:rPr>
                <w:rFonts w:cstheme="minorHAnsi"/>
                <w:b/>
                <w:szCs w:val="20"/>
              </w:rPr>
              <w:t>COUNTRY</w:t>
            </w:r>
          </w:p>
        </w:tc>
        <w:tc>
          <w:tcPr>
            <w:tcW w:w="5243" w:type="dxa"/>
            <w:hideMark/>
          </w:tcPr>
          <w:p w14:paraId="70FAD17F" w14:textId="77777777" w:rsidR="0086029F" w:rsidRPr="00CB2EE9" w:rsidRDefault="0086029F">
            <w:pPr>
              <w:rPr>
                <w:rFonts w:cstheme="minorHAnsi"/>
                <w:szCs w:val="20"/>
              </w:rPr>
            </w:pPr>
          </w:p>
        </w:tc>
      </w:tr>
    </w:tbl>
    <w:p w14:paraId="70FAD181" w14:textId="77777777" w:rsidR="0086029F" w:rsidRPr="004C7C18" w:rsidRDefault="0086029F" w:rsidP="004C7C18">
      <w:pPr>
        <w:spacing w:after="160" w:line="252" w:lineRule="auto"/>
        <w:jc w:val="center"/>
        <w:rPr>
          <w:rFonts w:eastAsia="Calibri" w:cstheme="minorHAnsi"/>
          <w:b/>
        </w:rPr>
      </w:pPr>
    </w:p>
    <w:p w14:paraId="70FAD182" w14:textId="77777777" w:rsidR="0086029F" w:rsidRPr="004C7C18" w:rsidRDefault="0086029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87A2E" w14:paraId="70FAD185" w14:textId="77777777" w:rsidTr="009C37D0">
        <w:tc>
          <w:tcPr>
            <w:tcW w:w="4675" w:type="dxa"/>
            <w:hideMark/>
          </w:tcPr>
          <w:p w14:paraId="70FAD183" w14:textId="77777777" w:rsidR="0086029F" w:rsidRPr="000762B6" w:rsidRDefault="0086029F">
            <w:pPr>
              <w:rPr>
                <w:rFonts w:cstheme="minorHAnsi"/>
                <w:b/>
              </w:rPr>
            </w:pPr>
            <w:r w:rsidRPr="000762B6">
              <w:rPr>
                <w:rFonts w:cstheme="minorHAnsi"/>
                <w:b/>
              </w:rPr>
              <w:t>AGENCY’S URL</w:t>
            </w:r>
          </w:p>
        </w:tc>
        <w:tc>
          <w:tcPr>
            <w:tcW w:w="5243" w:type="dxa"/>
            <w:hideMark/>
          </w:tcPr>
          <w:p w14:paraId="70FAD184" w14:textId="77777777" w:rsidR="0086029F" w:rsidRPr="004C7C18" w:rsidRDefault="0086029F">
            <w:pPr>
              <w:rPr>
                <w:rFonts w:cstheme="minorHAnsi"/>
              </w:rPr>
            </w:pPr>
          </w:p>
        </w:tc>
      </w:tr>
      <w:tr w:rsidR="00387A2E" w14:paraId="70FAD188" w14:textId="77777777" w:rsidTr="009C37D0">
        <w:tc>
          <w:tcPr>
            <w:tcW w:w="4675" w:type="dxa"/>
            <w:hideMark/>
          </w:tcPr>
          <w:p w14:paraId="70FAD186" w14:textId="77777777" w:rsidR="0086029F" w:rsidRPr="000762B6" w:rsidRDefault="0086029F">
            <w:pPr>
              <w:rPr>
                <w:rFonts w:cstheme="minorHAnsi"/>
                <w:b/>
              </w:rPr>
            </w:pPr>
            <w:r w:rsidRPr="000762B6">
              <w:rPr>
                <w:rFonts w:cstheme="minorHAnsi"/>
                <w:b/>
              </w:rPr>
              <w:t>URL DESCRIPTION</w:t>
            </w:r>
          </w:p>
        </w:tc>
        <w:tc>
          <w:tcPr>
            <w:tcW w:w="5243" w:type="dxa"/>
            <w:hideMark/>
          </w:tcPr>
          <w:p w14:paraId="70FAD187" w14:textId="77777777" w:rsidR="0086029F" w:rsidRPr="004C7C18" w:rsidRDefault="0086029F">
            <w:pPr>
              <w:rPr>
                <w:rFonts w:cstheme="minorHAnsi"/>
                <w:szCs w:val="20"/>
              </w:rPr>
            </w:pPr>
          </w:p>
        </w:tc>
      </w:tr>
      <w:tr w:rsidR="00387A2E" w14:paraId="70FAD18B" w14:textId="77777777" w:rsidTr="009C37D0">
        <w:tc>
          <w:tcPr>
            <w:tcW w:w="4675" w:type="dxa"/>
            <w:hideMark/>
          </w:tcPr>
          <w:p w14:paraId="70FAD189" w14:textId="77777777" w:rsidR="0086029F" w:rsidRPr="000762B6" w:rsidRDefault="0086029F">
            <w:pPr>
              <w:rPr>
                <w:rFonts w:cstheme="minorHAnsi"/>
                <w:b/>
              </w:rPr>
            </w:pPr>
            <w:r w:rsidRPr="000762B6">
              <w:rPr>
                <w:rFonts w:cstheme="minorHAnsi"/>
                <w:b/>
              </w:rPr>
              <w:t>AGENCY CONTACT’S EMAIL ADDRESS</w:t>
            </w:r>
          </w:p>
        </w:tc>
        <w:tc>
          <w:tcPr>
            <w:tcW w:w="5243" w:type="dxa"/>
            <w:hideMark/>
          </w:tcPr>
          <w:p w14:paraId="70FAD18A" w14:textId="77777777" w:rsidR="0086029F" w:rsidRPr="004C7C18" w:rsidRDefault="0086029F">
            <w:pPr>
              <w:rPr>
                <w:rFonts w:cstheme="minorHAnsi"/>
                <w:szCs w:val="20"/>
              </w:rPr>
            </w:pPr>
          </w:p>
        </w:tc>
      </w:tr>
      <w:tr w:rsidR="00387A2E" w14:paraId="70FAD18E" w14:textId="77777777" w:rsidTr="009C37D0">
        <w:trPr>
          <w:trHeight w:val="233"/>
        </w:trPr>
        <w:tc>
          <w:tcPr>
            <w:tcW w:w="4675" w:type="dxa"/>
            <w:hideMark/>
          </w:tcPr>
          <w:p w14:paraId="70FAD18C" w14:textId="77777777" w:rsidR="0086029F" w:rsidRPr="000762B6" w:rsidRDefault="0086029F">
            <w:pPr>
              <w:rPr>
                <w:rFonts w:cstheme="minorHAnsi"/>
                <w:b/>
              </w:rPr>
            </w:pPr>
            <w:r w:rsidRPr="000762B6">
              <w:rPr>
                <w:rFonts w:cstheme="minorHAnsi"/>
                <w:b/>
              </w:rPr>
              <w:t>EMAIL DESCRIPTION</w:t>
            </w:r>
          </w:p>
        </w:tc>
        <w:tc>
          <w:tcPr>
            <w:tcW w:w="5243" w:type="dxa"/>
            <w:hideMark/>
          </w:tcPr>
          <w:p w14:paraId="70FAD18D" w14:textId="77777777" w:rsidR="0086029F" w:rsidRPr="004C7C18" w:rsidRDefault="0086029F">
            <w:pPr>
              <w:rPr>
                <w:rFonts w:cstheme="minorHAnsi"/>
                <w:szCs w:val="20"/>
              </w:rPr>
            </w:pPr>
          </w:p>
        </w:tc>
      </w:tr>
    </w:tbl>
    <w:p w14:paraId="70FAD18F" w14:textId="77777777" w:rsidR="0086029F" w:rsidRDefault="0086029F">
      <w:r>
        <w:br w:type="page"/>
      </w:r>
    </w:p>
    <w:p w14:paraId="70FAD190" w14:textId="77777777" w:rsidR="0086029F" w:rsidRPr="00917C3B" w:rsidRDefault="0086029F" w:rsidP="00917C3B">
      <w:pPr>
        <w:pBdr>
          <w:top w:val="single" w:sz="4" w:space="1" w:color="auto"/>
          <w:bottom w:val="single" w:sz="4" w:space="1" w:color="auto"/>
        </w:pBdr>
        <w:jc w:val="center"/>
        <w:rPr>
          <w:rFonts w:cstheme="minorHAnsi"/>
          <w:b/>
        </w:rPr>
        <w:sectPr w:rsidR="00D4347A" w:rsidRPr="00917C3B">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70FAD191" w14:textId="77777777" w:rsidR="0086029F" w:rsidRPr="00CD68D6" w:rsidRDefault="0086029F" w:rsidP="00DE3653">
      <w:pPr>
        <w:jc w:val="both"/>
        <w:rPr>
          <w:rFonts w:ascii="Times New Roman" w:eastAsia="Times New Roman" w:hAnsi="Times New Roman" w:cs="Times New Roman"/>
          <w:b/>
          <w:sz w:val="24"/>
          <w:szCs w:val="24"/>
        </w:rPr>
      </w:pPr>
      <w:bookmarkStart w:id="0" w:name="_Hlk171919309"/>
      <w:r w:rsidRPr="00CD68D6">
        <w:rPr>
          <w:rFonts w:ascii="Times New Roman" w:eastAsia="Times New Roman" w:hAnsi="Times New Roman" w:cs="Times New Roman"/>
          <w:b/>
          <w:sz w:val="24"/>
          <w:szCs w:val="24"/>
        </w:rPr>
        <w:t>THIS REQUEST FOR INFORMATION (RFI)</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w:t>
      </w:r>
      <w:ins w:id="1" w:author="Levin, Jared M. (OGC)" w:date="2024-07-01T14:37:00Z">
        <w:r>
          <w:rPr>
            <w:rFonts w:ascii="Times New Roman" w:eastAsia="Times New Roman" w:hAnsi="Times New Roman" w:cs="Times New Roman"/>
            <w:b/>
            <w:sz w:val="24"/>
            <w:szCs w:val="24"/>
          </w:rPr>
          <w:t xml:space="preserve"> </w:t>
        </w:r>
      </w:ins>
      <w:r>
        <w:rPr>
          <w:rFonts w:ascii="Times New Roman" w:eastAsia="Times New Roman" w:hAnsi="Times New Roman" w:cs="Times New Roman"/>
          <w:b/>
          <w:sz w:val="24"/>
          <w:szCs w:val="24"/>
        </w:rPr>
        <w:t>SOURCES SOUGHT</w:t>
      </w:r>
      <w:r w:rsidRPr="00CD68D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NOTICE </w:t>
      </w:r>
      <w:proofErr w:type="gramStart"/>
      <w:r w:rsidRPr="00CD68D6">
        <w:rPr>
          <w:rFonts w:ascii="Times New Roman" w:eastAsia="Times New Roman" w:hAnsi="Times New Roman" w:cs="Times New Roman"/>
          <w:b/>
          <w:sz w:val="24"/>
          <w:szCs w:val="24"/>
        </w:rPr>
        <w:t>IS ISSUED</w:t>
      </w:r>
      <w:proofErr w:type="gramEnd"/>
      <w:r w:rsidRPr="00CD68D6">
        <w:rPr>
          <w:rFonts w:ascii="Times New Roman" w:eastAsia="Times New Roman" w:hAnsi="Times New Roman" w:cs="Times New Roman"/>
          <w:b/>
          <w:sz w:val="24"/>
          <w:szCs w:val="24"/>
        </w:rPr>
        <w:t xml:space="preserve"> SOLELY FOR INFORMATION AND PLANNING PURPOSES</w:t>
      </w:r>
      <w:r>
        <w:rPr>
          <w:rFonts w:ascii="Times New Roman" w:eastAsia="Times New Roman" w:hAnsi="Times New Roman" w:cs="Times New Roman"/>
          <w:b/>
          <w:sz w:val="24"/>
          <w:szCs w:val="24"/>
        </w:rPr>
        <w:t xml:space="preserve">. </w:t>
      </w:r>
      <w:r w:rsidRPr="00FC4E72">
        <w:rPr>
          <w:rFonts w:ascii="Times New Roman" w:eastAsia="Times New Roman" w:hAnsi="Times New Roman" w:cs="Times New Roman"/>
          <w:b/>
          <w:sz w:val="24"/>
          <w:szCs w:val="24"/>
          <w:u w:val="single"/>
        </w:rPr>
        <w:t>THIS IS NOT A SOLICITATION.</w:t>
      </w:r>
    </w:p>
    <w:p w14:paraId="70FAD192" w14:textId="77777777" w:rsidR="0086029F" w:rsidRPr="00CD68D6"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 xml:space="preserve">SUBMISSION OF </w:t>
      </w:r>
      <w:r>
        <w:rPr>
          <w:rFonts w:ascii="Times New Roman" w:eastAsia="Times New Roman" w:hAnsi="Times New Roman" w:cs="Times New Roman"/>
          <w:b/>
          <w:sz w:val="24"/>
          <w:szCs w:val="24"/>
        </w:rPr>
        <w:t xml:space="preserve">INFORMATION ABOUT </w:t>
      </w:r>
      <w:r w:rsidRPr="00CD68D6">
        <w:rPr>
          <w:rFonts w:ascii="Times New Roman" w:eastAsia="Times New Roman" w:hAnsi="Times New Roman" w:cs="Times New Roman"/>
          <w:b/>
          <w:sz w:val="24"/>
          <w:szCs w:val="24"/>
        </w:rPr>
        <w:t xml:space="preserve">PRICING, </w:t>
      </w:r>
      <w:r>
        <w:rPr>
          <w:rFonts w:ascii="Times New Roman" w:eastAsia="Times New Roman" w:hAnsi="Times New Roman" w:cs="Times New Roman"/>
          <w:b/>
          <w:sz w:val="24"/>
          <w:szCs w:val="24"/>
        </w:rPr>
        <w:t xml:space="preserve">DELIVERY, THE MARKET, AND </w:t>
      </w:r>
      <w:r w:rsidRPr="00CD68D6">
        <w:rPr>
          <w:rFonts w:ascii="Times New Roman" w:eastAsia="Times New Roman" w:hAnsi="Times New Roman" w:cs="Times New Roman"/>
          <w:b/>
          <w:sz w:val="24"/>
          <w:szCs w:val="24"/>
        </w:rPr>
        <w:t>CAPABILITIES</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IS HIGHLY ENCOURAGED AND ALLOWED UNDER THIS RFI FOR PLANNING PURPOSES</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IN ACCORDANCE WITH (IAW) FAR 15.201(e).</w:t>
      </w:r>
    </w:p>
    <w:p w14:paraId="70FAD193" w14:textId="77777777" w:rsidR="0086029F" w:rsidRPr="00CD68D6"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14:paraId="70FAD194" w14:textId="77777777" w:rsidR="0086029F" w:rsidRPr="00FF4032" w:rsidRDefault="0086029F" w:rsidP="00DE3653">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70FAD195" w14:textId="77777777" w:rsidR="0086029F" w:rsidRPr="00CD68D6" w:rsidRDefault="0086029F" w:rsidP="00DE365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14:paraId="70FAD196" w14:textId="77777777" w:rsidR="0086029F" w:rsidRPr="00D1225B" w:rsidRDefault="0086029F" w:rsidP="00DE3653">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is to gain </w:t>
      </w:r>
      <w:r>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814C2">
        <w:rPr>
          <w:rFonts w:ascii="Times New Roman" w:eastAsia="Times New Roman" w:hAnsi="Times New Roman" w:cs="Times New Roman"/>
          <w:color w:val="FF0000"/>
          <w:sz w:val="24"/>
          <w:szCs w:val="24"/>
        </w:rPr>
        <w:t xml:space="preserve">NAICS </w:t>
      </w:r>
      <w:r>
        <w:t>333120</w:t>
      </w:r>
      <w:r w:rsidRPr="00B814C2">
        <w:rPr>
          <w:rFonts w:ascii="Times New Roman" w:eastAsia="Times New Roman" w:hAnsi="Times New Roman" w:cs="Times New Roman"/>
          <w:color w:val="FF0000"/>
          <w:sz w:val="24"/>
          <w:szCs w:val="24"/>
        </w:rPr>
        <w:t xml:space="preserve"> (size standard of</w:t>
      </w:r>
      <w:r w:rsidRPr="00B814C2">
        <w:t xml:space="preserve"> </w:t>
      </w:r>
      <w:r>
        <w:t>1250</w:t>
      </w:r>
      <w:r w:rsidRPr="00B814C2">
        <w:t xml:space="preserve"> Employees</w:t>
      </w:r>
      <w:r w:rsidRPr="00B814C2">
        <w:rPr>
          <w:rFonts w:ascii="Times New Roman" w:eastAsia="Times New Roman" w:hAnsi="Times New Roman" w:cs="Times New Roman"/>
          <w:color w:val="FF0000"/>
          <w:sz w:val="24"/>
          <w:szCs w:val="24"/>
        </w:rPr>
        <w:t xml:space="preserve">). </w:t>
      </w:r>
      <w:r w:rsidRPr="00D1225B">
        <w:rPr>
          <w:rFonts w:ascii="Times New Roman" w:eastAsia="Times New Roman" w:hAnsi="Times New Roman" w:cs="Times New Roman"/>
          <w:sz w:val="24"/>
          <w:szCs w:val="24"/>
        </w:rPr>
        <w:t>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further RFIs and/or a solicitation or other announcement</w:t>
      </w:r>
      <w:r>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14:paraId="70FAD197" w14:textId="77777777" w:rsidR="0086029F" w:rsidRPr="00CD68D6" w:rsidRDefault="0086029F" w:rsidP="00DE3653">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 xml:space="preserve">The Department of Veterans Affairs (VA) is seeking sources </w:t>
      </w:r>
      <w:r>
        <w:rPr>
          <w:rFonts w:ascii="Times New Roman" w:eastAsia="Times New Roman" w:hAnsi="Times New Roman" w:cs="Times New Roman"/>
          <w:sz w:val="24"/>
          <w:szCs w:val="24"/>
        </w:rPr>
        <w:t>capable of providing</w:t>
      </w:r>
      <w:r w:rsidRPr="00D1225B">
        <w:rPr>
          <w:rFonts w:ascii="Times New Roman" w:eastAsia="Times New Roman" w:hAnsi="Times New Roman" w:cs="Times New Roman"/>
          <w:sz w:val="24"/>
          <w:szCs w:val="24"/>
        </w:rPr>
        <w:t xml:space="preserve"> </w:t>
      </w:r>
      <w:r>
        <w:t xml:space="preserve">A Street Sweeper for </w:t>
      </w:r>
      <w:r>
        <w:t>Loma Linda</w:t>
      </w:r>
      <w:r w:rsidRPr="00B814C2">
        <w:t xml:space="preserve"> VA Medical Centers.  </w:t>
      </w:r>
    </w:p>
    <w:p w14:paraId="70FAD198" w14:textId="77777777" w:rsidR="0086029F" w:rsidRPr="00FF4032" w:rsidRDefault="0086029F" w:rsidP="00DE36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list of DRAFT characteristics </w:t>
      </w:r>
      <w:r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Pr="00FF4032">
        <w:rPr>
          <w:rFonts w:ascii="Times New Roman" w:eastAsia="Times New Roman" w:hAnsi="Times New Roman" w:cs="Times New Roman"/>
          <w:sz w:val="24"/>
          <w:szCs w:val="24"/>
        </w:rPr>
        <w:t xml:space="preserve">. </w:t>
      </w:r>
    </w:p>
    <w:p w14:paraId="70FAD199" w14:textId="77777777" w:rsidR="0086029F" w:rsidRPr="00CD68D6" w:rsidRDefault="0086029F" w:rsidP="00DE3653">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w:t>
      </w:r>
      <w:proofErr w:type="gramStart"/>
      <w:r w:rsidRPr="00FF4032">
        <w:rPr>
          <w:rFonts w:ascii="Times New Roman" w:eastAsia="Times New Roman" w:hAnsi="Times New Roman" w:cs="Times New Roman"/>
          <w:sz w:val="24"/>
          <w:szCs w:val="24"/>
        </w:rPr>
        <w:t>interested</w:t>
      </w:r>
      <w:proofErr w:type="gramEnd"/>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Pr>
          <w:rFonts w:ascii="Times New Roman" w:eastAsia="Times New Roman" w:hAnsi="Times New Roman" w:cs="Times New Roman"/>
          <w:sz w:val="24"/>
          <w:szCs w:val="24"/>
        </w:rPr>
        <w:t xml:space="preserve">required </w:t>
      </w:r>
      <w:r w:rsidRPr="00FF4032">
        <w:rPr>
          <w:rFonts w:ascii="Times New Roman" w:eastAsia="Times New Roman" w:hAnsi="Times New Roman" w:cs="Times New Roman"/>
          <w:sz w:val="24"/>
          <w:szCs w:val="24"/>
        </w:rPr>
        <w:t>supplies/services,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14:paraId="70FAD19A" w14:textId="77777777" w:rsidR="0086029F" w:rsidRPr="00680B24" w:rsidRDefault="0086029F" w:rsidP="00DE3653">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(1)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w:t>
      </w:r>
      <w:proofErr w:type="gramStart"/>
      <w:r>
        <w:rPr>
          <w:rFonts w:ascii="Times New Roman" w:eastAsia="Times New Roman" w:hAnsi="Times New Roman" w:cs="Times New Roman"/>
          <w:b/>
          <w:sz w:val="24"/>
          <w:szCs w:val="24"/>
        </w:rPr>
        <w:t>can/cannot</w:t>
      </w:r>
      <w:proofErr w:type="gramEnd"/>
      <w:r>
        <w:rPr>
          <w:rFonts w:ascii="Times New Roman" w:eastAsia="Times New Roman" w:hAnsi="Times New Roman" w:cs="Times New Roman"/>
          <w:b/>
          <w:sz w:val="24"/>
          <w:szCs w:val="24"/>
        </w:rPr>
        <w:t xml:space="preserve"> meet the list of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For instances where your company cannot meet the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please explain.  For instances where your company can meet the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w:t>
      </w:r>
      <w:r>
        <w:rPr>
          <w:rFonts w:ascii="Times New Roman" w:eastAsia="Times New Roman" w:hAnsi="Times New Roman" w:cs="Times New Roman"/>
          <w:b/>
          <w:sz w:val="24"/>
          <w:szCs w:val="24"/>
          <w:u w:val="single"/>
        </w:rPr>
        <w:t>please 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 xml:space="preserve">how your company meets/exceeds each requirement.  </w:t>
      </w:r>
    </w:p>
    <w:p w14:paraId="70FAD19B" w14:textId="77777777" w:rsidR="0086029F"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2</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 xml:space="preserve">review the list of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and provide any additional feedback or suggestions.  If none, please reply as N/A.</w:t>
      </w:r>
    </w:p>
    <w:p w14:paraId="70FAD19C" w14:textId="77777777" w:rsidR="0086029F" w:rsidRPr="00CD68D6"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lastRenderedPageBreak/>
        <w:t>(</w:t>
      </w:r>
      <w:r>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Please indicate the size status and representations of your business, such as but not limited to: Service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(VOSB), HUBZone, Woman Owned Small Business (WOSB), Large Business, etc</w:t>
      </w:r>
      <w:r>
        <w:rPr>
          <w:rFonts w:ascii="Times New Roman" w:eastAsia="Times New Roman" w:hAnsi="Times New Roman" w:cs="Times New Roman"/>
          <w:b/>
          <w:sz w:val="24"/>
          <w:szCs w:val="24"/>
        </w:rPr>
        <w:t>.</w:t>
      </w:r>
    </w:p>
    <w:p w14:paraId="70FAD19D" w14:textId="77777777" w:rsidR="0086029F" w:rsidRPr="00CD68D6"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14:paraId="70FAD19E" w14:textId="77777777" w:rsidR="0086029F"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Are you the manufacturer, </w:t>
      </w:r>
      <w:r>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Pr>
          <w:rFonts w:ascii="Times New Roman" w:eastAsia="Times New Roman" w:hAnsi="Times New Roman" w:cs="Times New Roman"/>
          <w:b/>
          <w:sz w:val="24"/>
          <w:szCs w:val="24"/>
        </w:rPr>
        <w:t>your company provide a</w:t>
      </w:r>
      <w:r w:rsidRPr="00CD68D6">
        <w:rPr>
          <w:rFonts w:ascii="Times New Roman" w:eastAsia="Times New Roman" w:hAnsi="Times New Roman" w:cs="Times New Roman"/>
          <w:b/>
          <w:sz w:val="24"/>
          <w:szCs w:val="24"/>
        </w:rPr>
        <w:t xml:space="preserve"> solution to the </w:t>
      </w:r>
      <w:r w:rsidRPr="00FE170E">
        <w:rPr>
          <w:rFonts w:ascii="Times New Roman" w:eastAsia="Times New Roman" w:hAnsi="Times New Roman" w:cs="Times New Roman"/>
          <w:b/>
          <w:sz w:val="24"/>
          <w:szCs w:val="24"/>
        </w:rPr>
        <w:t xml:space="preserve">required supplies/services </w:t>
      </w:r>
      <w:r>
        <w:rPr>
          <w:rFonts w:ascii="Times New Roman" w:eastAsia="Times New Roman" w:hAnsi="Times New Roman" w:cs="Times New Roman"/>
          <w:b/>
          <w:sz w:val="24"/>
          <w:szCs w:val="24"/>
        </w:rPr>
        <w:t xml:space="preserve">described in the </w:t>
      </w:r>
      <w:r w:rsidRPr="00FE170E">
        <w:rPr>
          <w:rFonts w:ascii="Times New Roman" w:eastAsia="Times New Roman" w:hAnsi="Times New Roman" w:cs="Times New Roman"/>
          <w:b/>
          <w:sz w:val="24"/>
          <w:szCs w:val="24"/>
        </w:rPr>
        <w:t xml:space="preserve">list </w:t>
      </w:r>
      <w:r w:rsidRPr="00A43D5D">
        <w:rPr>
          <w:rFonts w:ascii="Times New Roman" w:eastAsia="Times New Roman" w:hAnsi="Times New Roman" w:cs="Times New Roman"/>
          <w:b/>
          <w:sz w:val="24"/>
          <w:szCs w:val="24"/>
          <w:highlight w:val="yellow"/>
        </w:rPr>
        <w:t>of DRAFT/SALIENT CHARACTERISTICS/SOW</w:t>
      </w:r>
      <w:r w:rsidRPr="00CD68D6">
        <w:rPr>
          <w:rFonts w:ascii="Times New Roman" w:eastAsia="Times New Roman" w:hAnsi="Times New Roman" w:cs="Times New Roman"/>
          <w:b/>
          <w:sz w:val="24"/>
          <w:szCs w:val="24"/>
        </w:rPr>
        <w:t>?</w:t>
      </w:r>
    </w:p>
    <w:p w14:paraId="70FAD19F" w14:textId="77777777" w:rsidR="0086029F" w:rsidRDefault="0086029F" w:rsidP="00DE3653">
      <w:pPr>
        <w:pStyle w:val="Default"/>
        <w:rPr>
          <w:rFonts w:ascii="Arial" w:hAnsi="Arial" w:cs="Arial"/>
          <w:color w:val="auto"/>
        </w:rPr>
      </w:pPr>
      <w:bookmarkStart w:id="2" w:name="_Hlk163809131"/>
      <w:bookmarkStart w:id="3" w:name="_Hlk152571329"/>
      <w:bookmarkStart w:id="4" w:name="_Hlk152575522"/>
      <w:bookmarkStart w:id="5" w:name="_Hlk137635210"/>
      <w:bookmarkStart w:id="6" w:name="_Hlk157590889"/>
      <w:r w:rsidRPr="00245ECB">
        <w:rPr>
          <w:rFonts w:ascii="Arial" w:hAnsi="Arial" w:cs="Arial"/>
          <w:b/>
          <w:bCs/>
          <w:color w:val="auto"/>
        </w:rPr>
        <w:t>SCOPE:</w:t>
      </w:r>
      <w:r w:rsidRPr="00245ECB">
        <w:rPr>
          <w:rFonts w:ascii="Arial" w:hAnsi="Arial" w:cs="Arial"/>
          <w:color w:val="auto"/>
        </w:rPr>
        <w:t xml:space="preserve"> The </w:t>
      </w:r>
      <w:r>
        <w:rPr>
          <w:rFonts w:ascii="Arial" w:hAnsi="Arial" w:cs="Arial"/>
        </w:rPr>
        <w:t xml:space="preserve">Loma Linda </w:t>
      </w:r>
      <w:r w:rsidRPr="00E41F41">
        <w:rPr>
          <w:rStyle w:val="AAMSKBFill-InHighlight"/>
          <w:rFonts w:ascii="Arial" w:hAnsi="Arial" w:cs="Arial"/>
          <w:color w:val="auto"/>
        </w:rPr>
        <w:t>VA Healthcare System</w:t>
      </w:r>
      <w:r w:rsidRPr="00E41F41">
        <w:rPr>
          <w:rFonts w:ascii="Arial" w:hAnsi="Arial" w:cs="Arial"/>
        </w:rPr>
        <w:t xml:space="preserve"> </w:t>
      </w:r>
      <w:r w:rsidRPr="00245ECB">
        <w:rPr>
          <w:rFonts w:ascii="Arial" w:hAnsi="Arial" w:cs="Arial"/>
          <w:color w:val="auto"/>
        </w:rPr>
        <w:t xml:space="preserve">is seeking a contractor for </w:t>
      </w:r>
      <w:r w:rsidRPr="00E41F41">
        <w:rPr>
          <w:rFonts w:ascii="Arial" w:hAnsi="Arial" w:cs="Arial"/>
          <w:color w:val="auto"/>
        </w:rPr>
        <w:t xml:space="preserve">the </w:t>
      </w:r>
      <w:r>
        <w:rPr>
          <w:rFonts w:ascii="Arial" w:hAnsi="Arial" w:cs="Arial"/>
          <w:color w:val="auto"/>
        </w:rPr>
        <w:t>PMRS Treadmill</w:t>
      </w:r>
      <w:r w:rsidRPr="00245ECB">
        <w:rPr>
          <w:rFonts w:ascii="Arial" w:eastAsia="Times New Roman" w:hAnsi="Arial" w:cs="Arial"/>
          <w:color w:val="auto"/>
        </w:rPr>
        <w:t>.</w:t>
      </w:r>
      <w:r w:rsidRPr="00245ECB">
        <w:rPr>
          <w:rFonts w:ascii="Arial" w:hAnsi="Arial" w:cs="Arial"/>
          <w:color w:val="auto"/>
        </w:rPr>
        <w:t xml:space="preserve"> The prospective contractor must meet </w:t>
      </w:r>
      <w:r w:rsidRPr="00245ECB">
        <w:rPr>
          <w:rFonts w:ascii="Arial" w:eastAsiaTheme="minorEastAsia" w:hAnsi="Arial" w:cs="Arial"/>
          <w:bCs/>
          <w:color w:val="auto"/>
        </w:rPr>
        <w:t xml:space="preserve">Salient </w:t>
      </w:r>
      <w:r w:rsidRPr="00245ECB">
        <w:rPr>
          <w:rFonts w:ascii="Arial" w:hAnsi="Arial" w:cs="Arial"/>
          <w:color w:val="auto"/>
        </w:rPr>
        <w:t xml:space="preserve">characteristics listed below Brand Name or Equal </w:t>
      </w:r>
      <w:r>
        <w:rPr>
          <w:rFonts w:ascii="Arial" w:hAnsi="Arial" w:cs="Arial"/>
          <w:color w:val="auto"/>
        </w:rPr>
        <w:t>Green Machines model GM636HS</w:t>
      </w:r>
      <w:r w:rsidRPr="00245ECB">
        <w:rPr>
          <w:rFonts w:ascii="Arial" w:hAnsi="Arial" w:cs="Arial"/>
          <w:color w:val="auto"/>
        </w:rPr>
        <w:t>:</w:t>
      </w:r>
    </w:p>
    <w:p w14:paraId="70FAD1A0" w14:textId="77777777" w:rsidR="0086029F" w:rsidRDefault="0086029F" w:rsidP="00DE3653">
      <w:pPr>
        <w:pStyle w:val="Default"/>
        <w:rPr>
          <w:rFonts w:ascii="Arial" w:hAnsi="Arial" w:cs="Arial"/>
          <w:color w:val="auto"/>
        </w:rPr>
      </w:pPr>
    </w:p>
    <w:p w14:paraId="70FAD1A1" w14:textId="77777777" w:rsidR="0086029F" w:rsidRPr="001B18E9" w:rsidRDefault="0086029F" w:rsidP="00DE3653">
      <w:pPr>
        <w:rPr>
          <w:rFonts w:ascii="Arial" w:hAnsi="Arial" w:cs="Arial"/>
          <w:b/>
          <w:bCs/>
          <w:sz w:val="24"/>
          <w:szCs w:val="24"/>
        </w:rPr>
      </w:pPr>
      <w:r w:rsidRPr="001B18E9">
        <w:rPr>
          <w:rFonts w:ascii="Arial" w:hAnsi="Arial" w:cs="Arial"/>
          <w:b/>
          <w:bCs/>
          <w:sz w:val="24"/>
          <w:szCs w:val="24"/>
        </w:rPr>
        <w:t>Sweeper Salient Characteristics</w:t>
      </w:r>
    </w:p>
    <w:p w14:paraId="70FAD1A2" w14:textId="77777777" w:rsidR="0086029F" w:rsidRDefault="0086029F" w:rsidP="00DE3653">
      <w:pPr>
        <w:rPr>
          <w:b/>
          <w:bCs/>
        </w:rPr>
      </w:pPr>
      <w:r>
        <w:rPr>
          <w:b/>
          <w:bCs/>
        </w:rPr>
        <w:t>Dimensions:</w:t>
      </w:r>
    </w:p>
    <w:p w14:paraId="70FAD1A3" w14:textId="77777777" w:rsidR="0086029F" w:rsidRDefault="0086029F" w:rsidP="00DE3653">
      <w:pPr>
        <w:spacing w:after="0" w:line="240" w:lineRule="auto"/>
      </w:pPr>
      <w:r>
        <w:t xml:space="preserve">The Street Sweeper must not exceed the specified dimensions; otherwise, it will not be suitable for the intended areas of </w:t>
      </w:r>
      <w:r w:rsidRPr="008D51F3">
        <w:t xml:space="preserve">use. </w:t>
      </w:r>
    </w:p>
    <w:p w14:paraId="70FAD1A4" w14:textId="77777777" w:rsidR="0086029F" w:rsidRDefault="0086029F" w:rsidP="00DE3653">
      <w:pPr>
        <w:spacing w:after="0" w:line="240" w:lineRule="auto"/>
      </w:pPr>
      <w:r w:rsidRPr="00C072A9">
        <w:t xml:space="preserve">Must </w:t>
      </w:r>
      <w:r>
        <w:t>be Max Length 138in</w:t>
      </w:r>
    </w:p>
    <w:p w14:paraId="70FAD1A5" w14:textId="77777777" w:rsidR="0086029F" w:rsidRDefault="0086029F" w:rsidP="00DE3653">
      <w:pPr>
        <w:spacing w:after="0" w:line="240" w:lineRule="auto"/>
      </w:pPr>
      <w:r w:rsidRPr="00C072A9">
        <w:t xml:space="preserve">Must be </w:t>
      </w:r>
      <w:r>
        <w:t>Width 44.5in</w:t>
      </w:r>
    </w:p>
    <w:p w14:paraId="70FAD1A6" w14:textId="77777777" w:rsidR="0086029F" w:rsidRDefault="0086029F" w:rsidP="00DE3653">
      <w:pPr>
        <w:spacing w:after="0" w:line="240" w:lineRule="auto"/>
      </w:pPr>
      <w:r w:rsidRPr="00C072A9">
        <w:t xml:space="preserve">Must be </w:t>
      </w:r>
      <w:r>
        <w:t xml:space="preserve">Max Height 78 in </w:t>
      </w:r>
    </w:p>
    <w:p w14:paraId="70FAD1A7" w14:textId="77777777" w:rsidR="0086029F" w:rsidRDefault="0086029F" w:rsidP="00DE3653">
      <w:pPr>
        <w:spacing w:after="0" w:line="240" w:lineRule="auto"/>
      </w:pPr>
      <w:r w:rsidRPr="00C072A9">
        <w:t xml:space="preserve">Must have </w:t>
      </w:r>
      <w:r>
        <w:t>Radio, air ride seat/ adjustable seat</w:t>
      </w:r>
    </w:p>
    <w:p w14:paraId="70FAD1A8" w14:textId="77777777" w:rsidR="0086029F" w:rsidRDefault="0086029F" w:rsidP="00DE3653">
      <w:pPr>
        <w:spacing w:after="0" w:line="240" w:lineRule="auto"/>
      </w:pPr>
      <w:r w:rsidRPr="00C072A9">
        <w:t xml:space="preserve">Must have </w:t>
      </w:r>
      <w:r>
        <w:t>Climate control, Heating/ AC</w:t>
      </w:r>
    </w:p>
    <w:p w14:paraId="70FAD1A9" w14:textId="77777777" w:rsidR="0086029F" w:rsidRDefault="0086029F" w:rsidP="00DE3653">
      <w:pPr>
        <w:spacing w:after="0" w:line="240" w:lineRule="auto"/>
      </w:pPr>
      <w:r w:rsidRPr="00C072A9">
        <w:t xml:space="preserve">Must have </w:t>
      </w:r>
      <w:r>
        <w:t>an audio engine warning buzzer system</w:t>
      </w:r>
    </w:p>
    <w:p w14:paraId="70FAD1AA" w14:textId="77777777" w:rsidR="0086029F" w:rsidRDefault="0086029F" w:rsidP="00DE3653">
      <w:pPr>
        <w:spacing w:after="0" w:line="240" w:lineRule="auto"/>
      </w:pPr>
      <w:r w:rsidRPr="00C072A9">
        <w:t xml:space="preserve">Must have </w:t>
      </w:r>
      <w:r>
        <w:t>an audio backup alarm</w:t>
      </w:r>
    </w:p>
    <w:p w14:paraId="70FAD1AB" w14:textId="77777777" w:rsidR="0086029F" w:rsidRDefault="0086029F" w:rsidP="00DE3653">
      <w:pPr>
        <w:spacing w:after="0" w:line="240" w:lineRule="auto"/>
      </w:pPr>
      <w:r w:rsidRPr="00C072A9">
        <w:t xml:space="preserve">Must have </w:t>
      </w:r>
      <w:r>
        <w:t xml:space="preserve">WINDSHIELD defrost, </w:t>
      </w:r>
    </w:p>
    <w:p w14:paraId="70FAD1AC" w14:textId="77777777" w:rsidR="0086029F" w:rsidRDefault="0086029F" w:rsidP="00DE3653">
      <w:pPr>
        <w:spacing w:after="0" w:line="240" w:lineRule="auto"/>
      </w:pPr>
      <w:r w:rsidRPr="00C072A9">
        <w:t xml:space="preserve">Must have </w:t>
      </w:r>
      <w:r>
        <w:t>independent suspension</w:t>
      </w:r>
    </w:p>
    <w:p w14:paraId="70FAD1AD" w14:textId="77777777" w:rsidR="0086029F" w:rsidRPr="008D51F3" w:rsidRDefault="0086029F" w:rsidP="00DE3653">
      <w:pPr>
        <w:spacing w:after="0" w:line="240" w:lineRule="auto"/>
      </w:pPr>
    </w:p>
    <w:p w14:paraId="70FAD1AE" w14:textId="77777777" w:rsidR="0086029F" w:rsidRDefault="0086029F" w:rsidP="00DE3653">
      <w:pPr>
        <w:rPr>
          <w:b/>
          <w:bCs/>
        </w:rPr>
      </w:pPr>
      <w:r w:rsidRPr="00C072A9">
        <w:rPr>
          <w:b/>
          <w:bCs/>
        </w:rPr>
        <w:t xml:space="preserve">Must have </w:t>
      </w:r>
      <w:r>
        <w:rPr>
          <w:b/>
          <w:bCs/>
        </w:rPr>
        <w:t>Water System:</w:t>
      </w:r>
    </w:p>
    <w:p w14:paraId="70FAD1AF" w14:textId="77777777" w:rsidR="0086029F" w:rsidRDefault="0086029F" w:rsidP="00DE3653">
      <w:pPr>
        <w:spacing w:after="0" w:line="240" w:lineRule="auto"/>
        <w:rPr>
          <w:b/>
          <w:bCs/>
        </w:rPr>
      </w:pPr>
      <w:r>
        <w:t>Must have a minimum of 51-gallon water tank capacity</w:t>
      </w:r>
    </w:p>
    <w:p w14:paraId="70FAD1B0" w14:textId="77777777" w:rsidR="0086029F" w:rsidRDefault="0086029F" w:rsidP="00DE3653">
      <w:pPr>
        <w:spacing w:after="0" w:line="240" w:lineRule="auto"/>
      </w:pPr>
      <w:r>
        <w:t xml:space="preserve">Must have a high-Pressure washer with a minimum 1300 psi. </w:t>
      </w:r>
    </w:p>
    <w:p w14:paraId="70FAD1B1" w14:textId="77777777" w:rsidR="0086029F" w:rsidRDefault="0086029F" w:rsidP="00DE3653">
      <w:pPr>
        <w:spacing w:after="0" w:line="240" w:lineRule="auto"/>
      </w:pPr>
    </w:p>
    <w:p w14:paraId="70FAD1B2" w14:textId="77777777" w:rsidR="0086029F" w:rsidRPr="002F3A8F" w:rsidRDefault="0086029F" w:rsidP="00DE3653">
      <w:pPr>
        <w:rPr>
          <w:b/>
          <w:bCs/>
        </w:rPr>
      </w:pPr>
      <w:r w:rsidRPr="002F3A8F">
        <w:rPr>
          <w:b/>
          <w:bCs/>
        </w:rPr>
        <w:t>Engine Type:</w:t>
      </w:r>
    </w:p>
    <w:p w14:paraId="70FAD1B3" w14:textId="77777777" w:rsidR="0086029F" w:rsidRDefault="0086029F" w:rsidP="00DE3653">
      <w:pPr>
        <w:spacing w:after="0"/>
      </w:pPr>
      <w:r>
        <w:t>It must be a Kubota diesel engine.</w:t>
      </w:r>
    </w:p>
    <w:p w14:paraId="70FAD1B4" w14:textId="77777777" w:rsidR="0086029F" w:rsidRDefault="0086029F" w:rsidP="00DE3653">
      <w:pPr>
        <w:spacing w:after="0"/>
      </w:pPr>
      <w:proofErr w:type="gramStart"/>
      <w:r>
        <w:t>Must</w:t>
      </w:r>
      <w:proofErr w:type="gramEnd"/>
      <w:r>
        <w:t xml:space="preserve"> have a full engine and parts warranty.</w:t>
      </w:r>
    </w:p>
    <w:p w14:paraId="70FAD1B5" w14:textId="77777777" w:rsidR="0086029F" w:rsidRDefault="0086029F" w:rsidP="00DE3653">
      <w:pPr>
        <w:spacing w:after="0"/>
      </w:pPr>
      <w:r w:rsidRPr="00C072A9">
        <w:t xml:space="preserve">Must have </w:t>
      </w:r>
      <w:r>
        <w:t xml:space="preserve">Minimum 4 cylinders </w:t>
      </w:r>
    </w:p>
    <w:p w14:paraId="70FAD1B6" w14:textId="77777777" w:rsidR="0086029F" w:rsidRDefault="0086029F" w:rsidP="00DE3653">
      <w:pPr>
        <w:spacing w:after="0"/>
      </w:pPr>
    </w:p>
    <w:p w14:paraId="70FAD1B7" w14:textId="77777777" w:rsidR="0086029F" w:rsidRDefault="0086029F" w:rsidP="00DE3653">
      <w:pPr>
        <w:rPr>
          <w:b/>
          <w:bCs/>
        </w:rPr>
      </w:pPr>
      <w:r w:rsidRPr="002F3A8F">
        <w:rPr>
          <w:b/>
          <w:bCs/>
        </w:rPr>
        <w:t xml:space="preserve">Sweeping </w:t>
      </w:r>
      <w:r>
        <w:rPr>
          <w:b/>
          <w:bCs/>
        </w:rPr>
        <w:t>S</w:t>
      </w:r>
      <w:r w:rsidRPr="002F3A8F">
        <w:rPr>
          <w:b/>
          <w:bCs/>
        </w:rPr>
        <w:t>ystem</w:t>
      </w:r>
    </w:p>
    <w:p w14:paraId="70FAD1B8" w14:textId="77777777" w:rsidR="0086029F" w:rsidRDefault="0086029F" w:rsidP="00DE3653">
      <w:pPr>
        <w:spacing w:after="0"/>
        <w:rPr>
          <w:b/>
          <w:bCs/>
        </w:rPr>
      </w:pPr>
      <w:r>
        <w:t>Must contain a retractable wander hose</w:t>
      </w:r>
    </w:p>
    <w:p w14:paraId="70FAD1B9" w14:textId="77777777" w:rsidR="0086029F" w:rsidRDefault="0086029F" w:rsidP="00DE3653">
      <w:pPr>
        <w:spacing w:after="0"/>
        <w:rPr>
          <w:b/>
          <w:bCs/>
        </w:rPr>
      </w:pPr>
      <w:r>
        <w:t>Must have a variable sweeping width</w:t>
      </w:r>
    </w:p>
    <w:p w14:paraId="70FAD1BA" w14:textId="77777777" w:rsidR="0086029F" w:rsidRPr="002F3A8F" w:rsidRDefault="0086029F" w:rsidP="00DE3653">
      <w:pPr>
        <w:spacing w:after="0"/>
      </w:pPr>
      <w:r w:rsidRPr="00C072A9">
        <w:t xml:space="preserve">Must have </w:t>
      </w:r>
      <w:r>
        <w:t>a working</w:t>
      </w:r>
      <w:r w:rsidRPr="002F3A8F">
        <w:t xml:space="preserve"> width minimum Brush retracted 54in</w:t>
      </w:r>
    </w:p>
    <w:p w14:paraId="70FAD1BB" w14:textId="77777777" w:rsidR="0086029F" w:rsidRPr="002F3A8F" w:rsidRDefault="0086029F" w:rsidP="00DE3653">
      <w:pPr>
        <w:spacing w:after="0"/>
      </w:pPr>
      <w:r w:rsidRPr="00C072A9">
        <w:t xml:space="preserve">Must have </w:t>
      </w:r>
      <w:r>
        <w:t>a working</w:t>
      </w:r>
      <w:r w:rsidRPr="002F3A8F">
        <w:t xml:space="preserve"> width maximum </w:t>
      </w:r>
      <w:r>
        <w:t xml:space="preserve">of </w:t>
      </w:r>
      <w:r w:rsidRPr="002F3A8F">
        <w:t xml:space="preserve">75in </w:t>
      </w:r>
    </w:p>
    <w:p w14:paraId="70FAD1BC" w14:textId="77777777" w:rsidR="0086029F" w:rsidRDefault="0086029F" w:rsidP="00DE3653">
      <w:pPr>
        <w:spacing w:after="0"/>
      </w:pPr>
      <w:r w:rsidRPr="00C072A9">
        <w:t xml:space="preserve">Must have </w:t>
      </w:r>
      <w:r w:rsidRPr="002F3A8F">
        <w:t xml:space="preserve">Hopper Capacity 396 gallons </w:t>
      </w:r>
      <w:r>
        <w:t>minimum</w:t>
      </w:r>
    </w:p>
    <w:p w14:paraId="70FAD1BD" w14:textId="77777777" w:rsidR="0086029F" w:rsidRDefault="0086029F" w:rsidP="00DE3653">
      <w:pPr>
        <w:spacing w:after="0"/>
      </w:pPr>
      <w:r w:rsidRPr="00C072A9">
        <w:t xml:space="preserve">Must have </w:t>
      </w:r>
      <w:r>
        <w:t xml:space="preserve">Water flow 3.5 gallons per minute maximum </w:t>
      </w:r>
    </w:p>
    <w:p w14:paraId="70FAD1BE" w14:textId="77777777" w:rsidR="0086029F" w:rsidRDefault="0086029F" w:rsidP="00DE3653">
      <w:pPr>
        <w:spacing w:after="0"/>
        <w:ind w:left="90" w:hanging="180"/>
      </w:pPr>
      <w:r>
        <w:lastRenderedPageBreak/>
        <w:t xml:space="preserve">  </w:t>
      </w:r>
      <w:r w:rsidRPr="00C072A9">
        <w:t xml:space="preserve">Must have </w:t>
      </w:r>
      <w:r>
        <w:t>a pressure washer with a minimum 1500 PSI</w:t>
      </w:r>
    </w:p>
    <w:p w14:paraId="70FAD1BF" w14:textId="77777777" w:rsidR="0086029F" w:rsidRDefault="0086029F" w:rsidP="00DE3653">
      <w:pPr>
        <w:spacing w:after="0"/>
        <w:ind w:left="90" w:hanging="180"/>
      </w:pPr>
      <w:r>
        <w:t xml:space="preserve">  </w:t>
      </w:r>
      <w:r w:rsidRPr="00C072A9">
        <w:t xml:space="preserve">Must have </w:t>
      </w:r>
      <w:r>
        <w:t>a vacuum sweeper design rather than a mechanical broom design, hopper capacity minimum 2,0 cu yd to reduce the need for frequent dumping</w:t>
      </w:r>
    </w:p>
    <w:p w14:paraId="70FAD1C0" w14:textId="77777777" w:rsidR="0086029F" w:rsidRDefault="0086029F" w:rsidP="00DE3653">
      <w:pPr>
        <w:spacing w:after="0"/>
        <w:ind w:left="90" w:hanging="180"/>
      </w:pPr>
      <w:r>
        <w:t xml:space="preserve">  </w:t>
      </w:r>
      <w:r w:rsidRPr="009C12AC">
        <w:t>Must have this feature to significantly reduce water consumption and extend the time between</w:t>
      </w:r>
      <w:r>
        <w:t xml:space="preserve"> </w:t>
      </w:r>
      <w:r w:rsidRPr="009C12AC">
        <w:t>refills.</w:t>
      </w:r>
    </w:p>
    <w:p w14:paraId="70FAD1C1" w14:textId="77777777" w:rsidR="0086029F" w:rsidRPr="002F3A8F" w:rsidRDefault="0086029F" w:rsidP="00DE3653">
      <w:pPr>
        <w:spacing w:after="0"/>
        <w:ind w:left="90" w:hanging="180"/>
      </w:pPr>
      <w:r>
        <w:t xml:space="preserve">  </w:t>
      </w:r>
      <w:r w:rsidRPr="00C072A9">
        <w:t xml:space="preserve">Must have </w:t>
      </w:r>
      <w:r>
        <w:t>Misting</w:t>
      </w:r>
      <w:r w:rsidRPr="009C12AC">
        <w:t xml:space="preserve"> system must efficiently suppress dust, contributing to cleaner streets and improved air quality</w:t>
      </w:r>
      <w:r>
        <w:t>.</w:t>
      </w:r>
    </w:p>
    <w:p w14:paraId="70FAD1C2" w14:textId="77777777" w:rsidR="0086029F" w:rsidRDefault="0086029F" w:rsidP="00DE3653">
      <w:pPr>
        <w:spacing w:after="0"/>
      </w:pPr>
      <w:r>
        <w:t>Must have a fire extinguisher to maintain safety.</w:t>
      </w:r>
    </w:p>
    <w:p w14:paraId="70FAD1C3" w14:textId="77777777" w:rsidR="0086029F" w:rsidRDefault="0086029F" w:rsidP="00DE3653">
      <w:pPr>
        <w:spacing w:after="0"/>
      </w:pPr>
      <w:r>
        <w:t>Must have a rear safety camera to assist with safety and blind spots.</w:t>
      </w:r>
    </w:p>
    <w:p w14:paraId="70FAD1C4" w14:textId="77777777" w:rsidR="0086029F" w:rsidRDefault="0086029F" w:rsidP="00DE3653">
      <w:pPr>
        <w:spacing w:after="0"/>
      </w:pPr>
      <w:proofErr w:type="gramStart"/>
      <w:r>
        <w:t>Must</w:t>
      </w:r>
      <w:proofErr w:type="gramEnd"/>
      <w:r>
        <w:t xml:space="preserve"> have fully legal street lighting.</w:t>
      </w:r>
    </w:p>
    <w:p w14:paraId="70FAD1C5" w14:textId="77777777" w:rsidR="0086029F" w:rsidRDefault="0086029F" w:rsidP="00DE3653">
      <w:pPr>
        <w:spacing w:after="0"/>
      </w:pPr>
      <w:r>
        <w:t>Must have Air Conditioning.</w:t>
      </w:r>
    </w:p>
    <w:p w14:paraId="70FAD1C6" w14:textId="77777777" w:rsidR="0086029F" w:rsidRDefault="0086029F" w:rsidP="00DE3653">
      <w:pPr>
        <w:spacing w:after="0"/>
      </w:pPr>
      <w:r>
        <w:t>Must have a dust control system (cloud maker)</w:t>
      </w:r>
    </w:p>
    <w:p w14:paraId="70FAD1C7" w14:textId="77777777" w:rsidR="0086029F" w:rsidRDefault="0086029F" w:rsidP="00DE3653">
      <w:pPr>
        <w:spacing w:after="0"/>
      </w:pPr>
    </w:p>
    <w:p w14:paraId="70FAD1C8" w14:textId="77777777" w:rsidR="0086029F" w:rsidRDefault="0086029F" w:rsidP="00DE3653">
      <w:pPr>
        <w:spacing w:after="0"/>
      </w:pPr>
    </w:p>
    <w:p w14:paraId="70FAD1C9" w14:textId="77777777" w:rsidR="0086029F" w:rsidRPr="00A51A09" w:rsidRDefault="0086029F" w:rsidP="00DE3653">
      <w:pPr>
        <w:spacing w:after="0"/>
      </w:pPr>
    </w:p>
    <w:p w14:paraId="70FAD1CA" w14:textId="77777777" w:rsidR="0086029F" w:rsidRDefault="0086029F" w:rsidP="00DE3653">
      <w:pPr>
        <w:spacing w:after="0"/>
      </w:pPr>
      <w:r w:rsidRPr="001B18E9">
        <w:rPr>
          <w:noProof/>
        </w:rPr>
        <w:drawing>
          <wp:inline distT="0" distB="0" distL="0" distR="0" wp14:anchorId="70FAD1EC" wp14:editId="70FAD1ED">
            <wp:extent cx="1657581" cy="1409897"/>
            <wp:effectExtent l="0" t="0" r="0" b="0"/>
            <wp:docPr id="839444640" name="Picture 1" descr="A picture containing truck, transport, trai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44640" name="Picture 1" descr="A picture containing truck, transport, trailer&#10;&#10;AI-generated content may be incorrect."/>
                    <pic:cNvPicPr/>
                  </pic:nvPicPr>
                  <pic:blipFill>
                    <a:blip r:embed="rId10"/>
                    <a:stretch>
                      <a:fillRect/>
                    </a:stretch>
                  </pic:blipFill>
                  <pic:spPr>
                    <a:xfrm>
                      <a:off x="0" y="0"/>
                      <a:ext cx="1657581" cy="1409897"/>
                    </a:xfrm>
                    <a:prstGeom prst="rect">
                      <a:avLst/>
                    </a:prstGeom>
                  </pic:spPr>
                </pic:pic>
              </a:graphicData>
            </a:graphic>
          </wp:inline>
        </w:drawing>
      </w:r>
      <w:r>
        <w:t>Illustration is for visual purposes.</w:t>
      </w:r>
    </w:p>
    <w:p w14:paraId="70FAD1CB" w14:textId="77777777" w:rsidR="0086029F" w:rsidRPr="002E6762" w:rsidRDefault="0086029F" w:rsidP="00DE3653">
      <w:pPr>
        <w:rPr>
          <w:rFonts w:ascii="Arial" w:hAnsi="Arial" w:cs="Arial"/>
        </w:rPr>
      </w:pPr>
    </w:p>
    <w:p w14:paraId="70FAD1CC" w14:textId="77777777" w:rsidR="0086029F" w:rsidRPr="0040135C" w:rsidRDefault="0086029F" w:rsidP="0040135C">
      <w:pPr>
        <w:autoSpaceDE w:val="0"/>
        <w:autoSpaceDN w:val="0"/>
        <w:adjustRightInd w:val="0"/>
        <w:spacing w:after="0" w:line="240" w:lineRule="auto"/>
        <w:rPr>
          <w:rFonts w:ascii="Arial" w:hAnsi="Arial" w:cs="Arial"/>
          <w:color w:val="000000"/>
        </w:rPr>
      </w:pPr>
      <w:r w:rsidRPr="002E6762">
        <w:rPr>
          <w:rFonts w:ascii="Arial" w:hAnsi="Arial" w:cs="Arial"/>
          <w:color w:val="000000"/>
        </w:rPr>
        <w:t xml:space="preserve"> </w:t>
      </w:r>
      <w:bookmarkEnd w:id="2"/>
    </w:p>
    <w:bookmarkEnd w:id="3"/>
    <w:bookmarkEnd w:id="4"/>
    <w:p w14:paraId="70FAD1CD" w14:textId="77777777" w:rsidR="0086029F" w:rsidRPr="00245ECB" w:rsidRDefault="0086029F" w:rsidP="00DE3653">
      <w:pPr>
        <w:rPr>
          <w:rFonts w:ascii="Arial" w:hAnsi="Arial" w:cs="Arial"/>
          <w:sz w:val="24"/>
          <w:szCs w:val="24"/>
        </w:rPr>
      </w:pPr>
      <w:r w:rsidRPr="00245ECB">
        <w:rPr>
          <w:rFonts w:ascii="Arial" w:hAnsi="Arial" w:cs="Arial"/>
          <w:b/>
          <w:bCs/>
          <w:sz w:val="24"/>
          <w:szCs w:val="24"/>
        </w:rPr>
        <w:t>Installation:</w:t>
      </w:r>
      <w:r w:rsidRPr="00245ECB">
        <w:rPr>
          <w:rFonts w:ascii="Arial" w:hAnsi="Arial" w:cs="Arial"/>
          <w:sz w:val="24"/>
          <w:szCs w:val="24"/>
        </w:rPr>
        <w:t xml:space="preserve"> </w:t>
      </w:r>
      <w:proofErr w:type="gramStart"/>
      <w:r w:rsidRPr="00245ECB">
        <w:rPr>
          <w:rFonts w:ascii="Arial" w:hAnsi="Arial" w:cs="Arial"/>
          <w:sz w:val="24"/>
          <w:szCs w:val="24"/>
        </w:rPr>
        <w:t>is</w:t>
      </w:r>
      <w:proofErr w:type="gramEnd"/>
      <w:r w:rsidRPr="00245ECB">
        <w:rPr>
          <w:rFonts w:ascii="Arial" w:hAnsi="Arial" w:cs="Arial"/>
          <w:sz w:val="24"/>
          <w:szCs w:val="24"/>
        </w:rPr>
        <w:t xml:space="preserve"> </w:t>
      </w:r>
      <w:r>
        <w:rPr>
          <w:rFonts w:ascii="Arial" w:hAnsi="Arial" w:cs="Arial"/>
          <w:sz w:val="24"/>
          <w:szCs w:val="24"/>
        </w:rPr>
        <w:t xml:space="preserve">not </w:t>
      </w:r>
      <w:r w:rsidRPr="00245ECB">
        <w:rPr>
          <w:rFonts w:ascii="Arial" w:hAnsi="Arial" w:cs="Arial"/>
          <w:sz w:val="24"/>
          <w:szCs w:val="24"/>
        </w:rPr>
        <w:t>required.</w:t>
      </w:r>
    </w:p>
    <w:p w14:paraId="70FAD1CE" w14:textId="77777777" w:rsidR="0086029F" w:rsidRDefault="0086029F" w:rsidP="00DE3653">
      <w:pPr>
        <w:rPr>
          <w:rFonts w:ascii="Arial" w:hAnsi="Arial" w:cs="Arial"/>
          <w:sz w:val="24"/>
          <w:szCs w:val="24"/>
        </w:rPr>
      </w:pPr>
      <w:r w:rsidRPr="00245ECB">
        <w:rPr>
          <w:rFonts w:ascii="Arial" w:hAnsi="Arial" w:cs="Arial"/>
          <w:b/>
          <w:bCs/>
          <w:sz w:val="24"/>
          <w:szCs w:val="24"/>
        </w:rPr>
        <w:t>SALIENT CHARACTERISTICS:</w:t>
      </w:r>
      <w:r w:rsidRPr="00245ECB">
        <w:rPr>
          <w:rFonts w:ascii="Arial" w:hAnsi="Arial" w:cs="Arial"/>
          <w:sz w:val="24"/>
          <w:szCs w:val="24"/>
        </w:rPr>
        <w:t xml:space="preserve"> Equipment must have salient characteristics to enable the government to perform the capabilities</w:t>
      </w:r>
      <w:r>
        <w:rPr>
          <w:rFonts w:ascii="Arial" w:hAnsi="Arial" w:cs="Arial"/>
          <w:sz w:val="24"/>
          <w:szCs w:val="24"/>
        </w:rPr>
        <w:t>.</w:t>
      </w:r>
    </w:p>
    <w:p w14:paraId="70FAD1CF" w14:textId="77777777" w:rsidR="0086029F" w:rsidRPr="00245ECB" w:rsidRDefault="0086029F" w:rsidP="00DE3653">
      <w:pPr>
        <w:pStyle w:val="Default"/>
        <w:rPr>
          <w:rFonts w:ascii="Arial" w:hAnsi="Arial" w:cs="Arial"/>
          <w:color w:val="auto"/>
        </w:rPr>
      </w:pPr>
    </w:p>
    <w:p w14:paraId="70FAD1D0" w14:textId="77777777" w:rsidR="0086029F" w:rsidRPr="00245ECB" w:rsidRDefault="0086029F" w:rsidP="00DE3653">
      <w:pPr>
        <w:autoSpaceDE w:val="0"/>
        <w:autoSpaceDN w:val="0"/>
        <w:adjustRightInd w:val="0"/>
        <w:spacing w:after="0" w:line="240" w:lineRule="auto"/>
        <w:rPr>
          <w:rFonts w:ascii="Arial" w:hAnsi="Arial" w:cs="Arial"/>
          <w:sz w:val="24"/>
          <w:szCs w:val="24"/>
        </w:rPr>
      </w:pPr>
      <w:r w:rsidRPr="00245ECB">
        <w:rPr>
          <w:rFonts w:ascii="Arial" w:hAnsi="Arial" w:cs="Arial"/>
          <w:b/>
          <w:bCs/>
          <w:sz w:val="24"/>
          <w:szCs w:val="24"/>
        </w:rPr>
        <w:t>WARRANTY OF EQUIPMENT:</w:t>
      </w:r>
      <w:r w:rsidRPr="00245ECB">
        <w:rPr>
          <w:rFonts w:ascii="Arial" w:hAnsi="Arial" w:cs="Arial"/>
          <w:sz w:val="24"/>
          <w:szCs w:val="24"/>
        </w:rPr>
        <w:t xml:space="preserve"> Government requirement for standard manufacturer industry warranty term. </w:t>
      </w:r>
    </w:p>
    <w:p w14:paraId="70FAD1D1" w14:textId="77777777" w:rsidR="0086029F" w:rsidRDefault="0086029F" w:rsidP="00DE3653">
      <w:pPr>
        <w:autoSpaceDE w:val="0"/>
        <w:autoSpaceDN w:val="0"/>
        <w:adjustRightInd w:val="0"/>
        <w:spacing w:after="0" w:line="240" w:lineRule="auto"/>
        <w:rPr>
          <w:rFonts w:ascii="Arial" w:hAnsi="Arial" w:cs="Arial"/>
          <w:sz w:val="24"/>
          <w:szCs w:val="24"/>
        </w:rPr>
      </w:pPr>
    </w:p>
    <w:p w14:paraId="70FAD1D2" w14:textId="77777777" w:rsidR="0086029F" w:rsidRPr="00245ECB" w:rsidRDefault="0086029F" w:rsidP="00DE3653">
      <w:pPr>
        <w:rPr>
          <w:rFonts w:ascii="Arial" w:hAnsi="Arial" w:cs="Arial"/>
          <w:sz w:val="24"/>
          <w:szCs w:val="24"/>
        </w:rPr>
      </w:pPr>
      <w:r>
        <w:rPr>
          <w:rFonts w:ascii="Arial" w:hAnsi="Arial" w:cs="Arial"/>
          <w:sz w:val="24"/>
          <w:szCs w:val="24"/>
        </w:rPr>
        <w:t xml:space="preserve">Additional One Year Warranty with Full Coverage is also required. </w:t>
      </w:r>
    </w:p>
    <w:p w14:paraId="70FAD1D3" w14:textId="77777777" w:rsidR="0086029F" w:rsidRPr="00245ECB" w:rsidRDefault="0086029F" w:rsidP="00DE3653">
      <w:pPr>
        <w:autoSpaceDE w:val="0"/>
        <w:autoSpaceDN w:val="0"/>
        <w:adjustRightInd w:val="0"/>
        <w:spacing w:after="0" w:line="240" w:lineRule="auto"/>
        <w:rPr>
          <w:rFonts w:ascii="Arial" w:hAnsi="Arial" w:cs="Arial"/>
          <w:sz w:val="24"/>
          <w:szCs w:val="24"/>
        </w:rPr>
      </w:pPr>
    </w:p>
    <w:p w14:paraId="70FAD1D4" w14:textId="77777777" w:rsidR="0086029F" w:rsidRPr="00245ECB" w:rsidRDefault="0086029F" w:rsidP="00DE3653">
      <w:pPr>
        <w:autoSpaceDE w:val="0"/>
        <w:autoSpaceDN w:val="0"/>
        <w:adjustRightInd w:val="0"/>
        <w:spacing w:after="0" w:line="240" w:lineRule="auto"/>
        <w:rPr>
          <w:rFonts w:ascii="Arial" w:hAnsi="Arial" w:cs="Arial"/>
          <w:sz w:val="24"/>
          <w:szCs w:val="24"/>
        </w:rPr>
      </w:pPr>
      <w:r w:rsidRPr="00245ECB">
        <w:rPr>
          <w:rFonts w:ascii="Arial" w:hAnsi="Arial" w:cs="Arial"/>
          <w:b/>
          <w:bCs/>
          <w:sz w:val="24"/>
          <w:szCs w:val="24"/>
        </w:rPr>
        <w:t>PERFORMANCE:</w:t>
      </w:r>
      <w:r w:rsidRPr="00245ECB">
        <w:rPr>
          <w:rFonts w:ascii="Arial" w:hAnsi="Arial" w:cs="Arial"/>
          <w:sz w:val="24"/>
          <w:szCs w:val="24"/>
        </w:rPr>
        <w:t xml:space="preserve"> </w:t>
      </w:r>
      <w:r>
        <w:rPr>
          <w:rFonts w:ascii="Arial" w:hAnsi="Arial" w:cs="Arial"/>
          <w:sz w:val="24"/>
          <w:szCs w:val="24"/>
        </w:rPr>
        <w:t>180 days</w:t>
      </w:r>
      <w:r w:rsidRPr="003C7B15">
        <w:rPr>
          <w:rFonts w:ascii="Arial" w:hAnsi="Arial" w:cs="Arial"/>
          <w:sz w:val="24"/>
          <w:szCs w:val="24"/>
        </w:rPr>
        <w:t xml:space="preserve"> ARO</w:t>
      </w:r>
    </w:p>
    <w:p w14:paraId="70FAD1D5" w14:textId="77777777" w:rsidR="0086029F" w:rsidRPr="00245ECB" w:rsidRDefault="0086029F" w:rsidP="00DE3653">
      <w:pPr>
        <w:tabs>
          <w:tab w:val="left" w:pos="360"/>
          <w:tab w:val="left" w:pos="720"/>
        </w:tabs>
        <w:spacing w:after="0" w:line="240" w:lineRule="auto"/>
        <w:rPr>
          <w:rFonts w:ascii="Arial" w:hAnsi="Arial" w:cs="Arial"/>
          <w:sz w:val="24"/>
          <w:szCs w:val="24"/>
        </w:rPr>
      </w:pPr>
    </w:p>
    <w:p w14:paraId="70FAD1D6" w14:textId="77777777" w:rsidR="0086029F" w:rsidRPr="001B18E9" w:rsidRDefault="0086029F" w:rsidP="00DE3653">
      <w:pPr>
        <w:spacing w:after="120" w:line="240" w:lineRule="auto"/>
        <w:rPr>
          <w:rFonts w:ascii="Arial" w:hAnsi="Arial" w:cs="Arial"/>
          <w:sz w:val="24"/>
          <w:szCs w:val="24"/>
          <w:shd w:val="clear" w:color="auto" w:fill="FFFFFF"/>
        </w:rPr>
      </w:pPr>
      <w:r w:rsidRPr="00245ECB">
        <w:rPr>
          <w:rFonts w:ascii="Arial" w:hAnsi="Arial" w:cs="Arial"/>
          <w:b/>
          <w:bCs/>
          <w:sz w:val="24"/>
          <w:szCs w:val="24"/>
        </w:rPr>
        <w:t>DELIVER TO</w:t>
      </w:r>
      <w:bookmarkStart w:id="7" w:name="_Hlk129075134"/>
      <w:r w:rsidRPr="00245ECB">
        <w:rPr>
          <w:rFonts w:ascii="Arial" w:hAnsi="Arial" w:cs="Arial"/>
          <w:sz w:val="24"/>
          <w:szCs w:val="24"/>
        </w:rPr>
        <w:t xml:space="preserve">: </w:t>
      </w:r>
      <w:bookmarkEnd w:id="5"/>
      <w:bookmarkEnd w:id="6"/>
      <w:bookmarkEnd w:id="7"/>
      <w:r>
        <w:rPr>
          <w:rFonts w:ascii="Arial" w:hAnsi="Arial" w:cs="Arial"/>
          <w:sz w:val="24"/>
          <w:szCs w:val="24"/>
        </w:rPr>
        <w:t xml:space="preserve">Loma Linda </w:t>
      </w:r>
      <w:r w:rsidRPr="001B18E9">
        <w:rPr>
          <w:rFonts w:ascii="Arial" w:hAnsi="Arial" w:cs="Arial"/>
          <w:sz w:val="24"/>
          <w:szCs w:val="24"/>
          <w:shd w:val="clear" w:color="auto" w:fill="FFFFFF"/>
        </w:rPr>
        <w:t>VA Health</w:t>
      </w:r>
      <w:r w:rsidRPr="001B18E9">
        <w:rPr>
          <w:rFonts w:ascii="Arial" w:hAnsi="Arial" w:cs="Arial"/>
          <w:sz w:val="24"/>
          <w:szCs w:val="24"/>
          <w:shd w:val="clear" w:color="auto" w:fill="FFFFFF"/>
        </w:rPr>
        <w:t xml:space="preserve"> Care System</w:t>
      </w:r>
      <w:r w:rsidRPr="001B18E9">
        <w:rPr>
          <w:rFonts w:ascii="Arial" w:hAnsi="Arial" w:cs="Arial"/>
          <w:sz w:val="24"/>
          <w:szCs w:val="24"/>
        </w:rPr>
        <w:t xml:space="preserve">, </w:t>
      </w:r>
      <w:r>
        <w:rPr>
          <w:rFonts w:ascii="Arial" w:hAnsi="Arial" w:cs="Arial"/>
          <w:sz w:val="24"/>
          <w:szCs w:val="24"/>
        </w:rPr>
        <w:t>11201 Benton St</w:t>
      </w:r>
      <w:r w:rsidRPr="001B18E9">
        <w:rPr>
          <w:rFonts w:ascii="Arial" w:hAnsi="Arial" w:cs="Arial"/>
          <w:sz w:val="24"/>
          <w:szCs w:val="24"/>
          <w:shd w:val="clear" w:color="auto" w:fill="FFFFFF"/>
        </w:rPr>
        <w:t xml:space="preserve">, </w:t>
      </w:r>
      <w:r>
        <w:rPr>
          <w:rFonts w:ascii="Arial" w:hAnsi="Arial" w:cs="Arial"/>
          <w:sz w:val="24"/>
          <w:szCs w:val="24"/>
          <w:shd w:val="clear" w:color="auto" w:fill="FFFFFF"/>
        </w:rPr>
        <w:t>Loma Linda</w:t>
      </w:r>
      <w:r w:rsidRPr="001B18E9">
        <w:rPr>
          <w:rFonts w:ascii="Arial" w:hAnsi="Arial" w:cs="Arial"/>
          <w:sz w:val="24"/>
          <w:szCs w:val="24"/>
          <w:shd w:val="clear" w:color="auto" w:fill="FFFFFF"/>
        </w:rPr>
        <w:t xml:space="preserve">, </w:t>
      </w:r>
      <w:r>
        <w:rPr>
          <w:rFonts w:ascii="Arial" w:hAnsi="Arial" w:cs="Arial"/>
          <w:sz w:val="24"/>
          <w:szCs w:val="24"/>
          <w:shd w:val="clear" w:color="auto" w:fill="FFFFFF"/>
        </w:rPr>
        <w:t>CA</w:t>
      </w:r>
      <w:r w:rsidRPr="001B18E9">
        <w:rPr>
          <w:rFonts w:ascii="Arial" w:hAnsi="Arial" w:cs="Arial"/>
          <w:sz w:val="24"/>
          <w:szCs w:val="24"/>
          <w:shd w:val="clear" w:color="auto" w:fill="FFFFFF"/>
        </w:rPr>
        <w:t xml:space="preserve"> </w:t>
      </w:r>
      <w:r>
        <w:rPr>
          <w:rFonts w:ascii="Arial" w:hAnsi="Arial" w:cs="Arial"/>
          <w:sz w:val="24"/>
          <w:szCs w:val="24"/>
          <w:shd w:val="clear" w:color="auto" w:fill="FFFFFF"/>
        </w:rPr>
        <w:t>92357</w:t>
      </w:r>
    </w:p>
    <w:p w14:paraId="70FAD1D7" w14:textId="77777777" w:rsidR="0086029F" w:rsidRPr="001B18E9" w:rsidRDefault="0086029F" w:rsidP="00DE3653">
      <w:pPr>
        <w:spacing w:after="120" w:line="240" w:lineRule="auto"/>
        <w:rPr>
          <w:rFonts w:ascii="Arial" w:hAnsi="Arial" w:cs="Arial"/>
          <w:sz w:val="24"/>
          <w:szCs w:val="24"/>
        </w:rPr>
      </w:pPr>
      <w:r w:rsidRPr="001B18E9">
        <w:rPr>
          <w:rFonts w:ascii="Arial" w:hAnsi="Arial" w:cs="Arial"/>
          <w:sz w:val="24"/>
          <w:szCs w:val="24"/>
          <w:shd w:val="clear" w:color="auto" w:fill="FFFFFF"/>
        </w:rPr>
        <w:t xml:space="preserve">Delivery is FOB Destination. </w:t>
      </w:r>
    </w:p>
    <w:p w14:paraId="70FAD1D8" w14:textId="77777777" w:rsidR="0086029F" w:rsidRPr="00CD68D6" w:rsidRDefault="0086029F" w:rsidP="00DE3653">
      <w:pPr>
        <w:jc w:val="both"/>
        <w:rPr>
          <w:rFonts w:ascii="Times New Roman" w:eastAsia="Times New Roman" w:hAnsi="Times New Roman" w:cs="Times New Roman"/>
          <w:b/>
          <w:sz w:val="24"/>
          <w:szCs w:val="24"/>
        </w:rPr>
      </w:pPr>
    </w:p>
    <w:p w14:paraId="70FAD1D9" w14:textId="77777777" w:rsidR="0086029F"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lastRenderedPageBreak/>
        <w:t>(</w:t>
      </w:r>
      <w:r>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If you are a large business, do you have any designated</w:t>
      </w:r>
      <w:r>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14:paraId="70FAD1DA" w14:textId="77777777" w:rsidR="0086029F" w:rsidRPr="00CD68D6"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you’re a small business and you are an authorized distributor/reseller for the items identified above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w:t>
      </w:r>
      <w:proofErr w:type="gramStart"/>
      <w:r w:rsidRPr="00CD68D6">
        <w:rPr>
          <w:rFonts w:ascii="Times New Roman" w:eastAsia="Times New Roman" w:hAnsi="Times New Roman" w:cs="Times New Roman"/>
          <w:b/>
          <w:sz w:val="24"/>
          <w:szCs w:val="24"/>
        </w:rPr>
        <w:t>assemble</w:t>
      </w:r>
      <w:proofErr w:type="gramEnd"/>
      <w:r w:rsidRPr="00CD68D6">
        <w:rPr>
          <w:rFonts w:ascii="Times New Roman" w:eastAsia="Times New Roman" w:hAnsi="Times New Roman" w:cs="Times New Roman"/>
          <w:b/>
          <w:sz w:val="24"/>
          <w:szCs w:val="24"/>
        </w:rPr>
        <w:t>; modify; the items requested in any way? If you do, state how and what is altered; assembled; modified</w:t>
      </w:r>
      <w:r>
        <w:rPr>
          <w:rFonts w:ascii="Times New Roman" w:eastAsia="Times New Roman" w:hAnsi="Times New Roman" w:cs="Times New Roman"/>
          <w:b/>
          <w:sz w:val="24"/>
          <w:szCs w:val="24"/>
        </w:rPr>
        <w:t>.</w:t>
      </w:r>
    </w:p>
    <w:p w14:paraId="70FAD1DB" w14:textId="77777777" w:rsidR="0086029F"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Pr>
          <w:rFonts w:ascii="Times New Roman" w:eastAsia="Times New Roman" w:hAnsi="Times New Roman" w:cs="Times New Roman"/>
          <w:b/>
          <w:sz w:val="24"/>
          <w:szCs w:val="24"/>
        </w:rPr>
        <w:t>13 CFR § 125.6</w:t>
      </w:r>
      <w:r w:rsidRPr="001432EC">
        <w:rPr>
          <w:rFonts w:ascii="Times New Roman" w:eastAsia="Times New Roman" w:hAnsi="Times New Roman" w:cs="Times New Roman"/>
          <w:b/>
          <w:sz w:val="24"/>
          <w:szCs w:val="24"/>
        </w:rPr>
        <w:t xml:space="preserve">? </w:t>
      </w:r>
    </w:p>
    <w:p w14:paraId="70FAD1DC" w14:textId="77777777" w:rsidR="0086029F" w:rsidRDefault="0086029F" w:rsidP="00DE365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 </w:t>
      </w:r>
      <w:r w:rsidRPr="001432EC">
        <w:rPr>
          <w:rFonts w:ascii="Times New Roman" w:eastAsia="Times New Roman" w:hAnsi="Times New Roman" w:cs="Times New Roman"/>
          <w:b/>
          <w:sz w:val="24"/>
          <w:szCs w:val="24"/>
        </w:rPr>
        <w:t xml:space="preserve">Are the items </w:t>
      </w:r>
      <w:proofErr w:type="gramStart"/>
      <w:r w:rsidRPr="001432EC">
        <w:rPr>
          <w:rFonts w:ascii="Times New Roman" w:eastAsia="Times New Roman" w:hAnsi="Times New Roman" w:cs="Times New Roman"/>
          <w:b/>
          <w:sz w:val="24"/>
          <w:szCs w:val="24"/>
        </w:rPr>
        <w:t>you are</w:t>
      </w:r>
      <w:proofErr w:type="gramEnd"/>
      <w:r w:rsidRPr="001432EC">
        <w:rPr>
          <w:rFonts w:ascii="Times New Roman" w:eastAsia="Times New Roman" w:hAnsi="Times New Roman" w:cs="Times New Roman"/>
          <w:b/>
          <w:sz w:val="24"/>
          <w:szCs w:val="24"/>
        </w:rPr>
        <w:t xml:space="preserve"> identifying/providing considered Commercial of the Shelf (COTS) items as defined in FAR Part 2.101 under commercial items</w:t>
      </w:r>
      <w:r>
        <w:rPr>
          <w:rFonts w:ascii="Times New Roman" w:eastAsia="Times New Roman" w:hAnsi="Times New Roman" w:cs="Times New Roman"/>
          <w:b/>
          <w:sz w:val="24"/>
          <w:szCs w:val="24"/>
        </w:rPr>
        <w:t>?</w:t>
      </w:r>
    </w:p>
    <w:p w14:paraId="70FAD1DD" w14:textId="77777777" w:rsidR="0086029F" w:rsidRPr="001432EC" w:rsidRDefault="0086029F" w:rsidP="00DE3653">
      <w:pPr>
        <w:pStyle w:val="indent-3"/>
        <w:rPr>
          <w:b/>
        </w:rPr>
      </w:pPr>
      <w:r>
        <w:rPr>
          <w:b/>
        </w:rPr>
        <w:t xml:space="preserve">(10) </w:t>
      </w:r>
      <w:r w:rsidRPr="001432EC">
        <w:rPr>
          <w:b/>
        </w:rPr>
        <w:t xml:space="preserve">Non-Manufacturer Rule: If applicable, can you confirm your business complies with the </w:t>
      </w:r>
      <w:proofErr w:type="gramStart"/>
      <w:r w:rsidRPr="001432EC">
        <w:rPr>
          <w:b/>
        </w:rPr>
        <w:t>Non-Manufacturer</w:t>
      </w:r>
      <w:proofErr w:type="gramEnd"/>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Not exceed 500 employees? Primarily engage in the retail or wholesale trade and normally sell the type of item being supplied? Take ownership or possession of the item(s) with its personnel, equipment or facilities in a manner consistent with industry practice? </w:t>
      </w:r>
    </w:p>
    <w:p w14:paraId="70FAD1DE" w14:textId="77777777" w:rsidR="0086029F" w:rsidRDefault="0086029F" w:rsidP="00DE3653">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11</w:t>
      </w:r>
      <w:r w:rsidRPr="001432EC">
        <w:rPr>
          <w:rFonts w:ascii="Times New Roman" w:eastAsia="Times New Roman" w:hAnsi="Times New Roman" w:cs="Times New Roman"/>
          <w:b/>
          <w:sz w:val="24"/>
          <w:szCs w:val="24"/>
        </w:rPr>
        <w:t>) Please indicate whether your product conforms to the requirements of the Buy American Act?</w:t>
      </w:r>
    </w:p>
    <w:p w14:paraId="70FAD1DF" w14:textId="77777777" w:rsidR="0086029F" w:rsidRDefault="0086029F" w:rsidP="00DE365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What is your lead time to deliver a single unit with all components?  Is there scale in lead time with greater quantities? Please elaborate.</w:t>
      </w:r>
    </w:p>
    <w:p w14:paraId="70FAD1E0" w14:textId="77777777" w:rsidR="0086029F" w:rsidRDefault="0086029F" w:rsidP="00DE365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What is estimated life span of your solution?  What support/services does that entail?</w:t>
      </w:r>
    </w:p>
    <w:p w14:paraId="70FAD1E1" w14:textId="77777777" w:rsidR="0086029F" w:rsidRPr="000E5386" w:rsidRDefault="0086029F" w:rsidP="00DE3653">
      <w:pPr>
        <w:rPr>
          <w:rFonts w:ascii="Times New Roman" w:hAnsi="Times New Roman" w:cs="Times New Roman"/>
          <w:b/>
          <w:bCs/>
          <w:sz w:val="24"/>
          <w:szCs w:val="24"/>
        </w:rPr>
      </w:pPr>
      <w:r w:rsidRPr="000E5386">
        <w:rPr>
          <w:rFonts w:ascii="Times New Roman" w:hAnsi="Times New Roman" w:cs="Times New Roman"/>
          <w:b/>
          <w:bCs/>
          <w:sz w:val="24"/>
          <w:szCs w:val="24"/>
        </w:rPr>
        <w:t>(14) Does your proposed equipment have FDA clearance?  Please specify what FDA clearance(s) have been obtained</w:t>
      </w:r>
      <w:r>
        <w:rPr>
          <w:rFonts w:ascii="Times New Roman" w:hAnsi="Times New Roman" w:cs="Times New Roman"/>
          <w:b/>
          <w:bCs/>
          <w:sz w:val="24"/>
          <w:szCs w:val="24"/>
        </w:rPr>
        <w:t>.</w:t>
      </w:r>
    </w:p>
    <w:p w14:paraId="70FAD1E2" w14:textId="77777777" w:rsidR="0086029F" w:rsidRPr="00CD68D6" w:rsidRDefault="0086029F" w:rsidP="00DE365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Does your organization offer a leasing solution?  Please elaborate.</w:t>
      </w:r>
    </w:p>
    <w:p w14:paraId="70FAD1E3" w14:textId="77777777" w:rsidR="0086029F" w:rsidRPr="00CD68D6"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chedule (FSS) </w:t>
      </w:r>
      <w:r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14:paraId="70FAD1E4" w14:textId="77777777" w:rsidR="0086029F"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/SAC/BPA/</w:t>
      </w:r>
      <w:r w:rsidRPr="00CD68D6">
        <w:rPr>
          <w:rFonts w:ascii="Times New Roman" w:eastAsia="Times New Roman" w:hAnsi="Times New Roman" w:cs="Times New Roman"/>
          <w:b/>
          <w:sz w:val="24"/>
          <w:szCs w:val="24"/>
        </w:rPr>
        <w:t xml:space="preserve">NASA SEWP </w:t>
      </w:r>
      <w:r>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Pr>
          <w:rFonts w:ascii="Times New Roman" w:eastAsia="Times New Roman" w:hAnsi="Times New Roman" w:cs="Times New Roman"/>
          <w:b/>
          <w:sz w:val="24"/>
          <w:szCs w:val="24"/>
        </w:rPr>
        <w:t>about</w:t>
      </w:r>
      <w:r w:rsidRPr="00CD68D6">
        <w:rPr>
          <w:rFonts w:ascii="Times New Roman" w:eastAsia="Times New Roman" w:hAnsi="Times New Roman" w:cs="Times New Roman"/>
          <w:b/>
          <w:sz w:val="24"/>
          <w:szCs w:val="24"/>
        </w:rPr>
        <w:t xml:space="preserve"> available on your schedule/contract?</w:t>
      </w:r>
      <w:r>
        <w:rPr>
          <w:rFonts w:ascii="Times New Roman" w:eastAsia="Times New Roman" w:hAnsi="Times New Roman" w:cs="Times New Roman"/>
          <w:b/>
          <w:sz w:val="24"/>
          <w:szCs w:val="24"/>
        </w:rPr>
        <w:t xml:space="preserve"> Please state if all or some items are available on the contract.</w:t>
      </w:r>
    </w:p>
    <w:p w14:paraId="70FAD1E5" w14:textId="77777777" w:rsidR="0086029F" w:rsidRPr="00CD68D6" w:rsidRDefault="0086029F" w:rsidP="00DE365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(18)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proofErr w:type="gramStart"/>
      <w:r w:rsidRPr="000B5844">
        <w:rPr>
          <w:rFonts w:ascii="Times New Roman" w:eastAsia="Times New Roman" w:hAnsi="Times New Roman" w:cs="Times New Roman"/>
          <w:b/>
          <w:sz w:val="24"/>
          <w:szCs w:val="24"/>
        </w:rPr>
        <w:t>evaluate for</w:t>
      </w:r>
      <w:proofErr w:type="gramEnd"/>
      <w:r w:rsidRPr="000B5844">
        <w:rPr>
          <w:rFonts w:ascii="Times New Roman" w:eastAsia="Times New Roman" w:hAnsi="Times New Roman" w:cs="Times New Roman"/>
          <w:b/>
          <w:sz w:val="24"/>
          <w:szCs w:val="24"/>
        </w:rPr>
        <w:t xml:space="preserve"> any type of award.</w:t>
      </w:r>
    </w:p>
    <w:p w14:paraId="70FAD1E6" w14:textId="77777777" w:rsidR="0086029F" w:rsidRDefault="0086029F" w:rsidP="00DE365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14:paraId="70FAD1E7" w14:textId="77777777" w:rsidR="0086029F" w:rsidRPr="00520A35" w:rsidRDefault="0086029F" w:rsidP="00DE3653">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lastRenderedPageBreak/>
        <w:t xml:space="preserve">Responses to this notice shall be submitted via email </w:t>
      </w:r>
      <w:r w:rsidRPr="00B814C2">
        <w:rPr>
          <w:rFonts w:ascii="Times New Roman" w:eastAsia="Times New Roman" w:hAnsi="Times New Roman" w:cs="Times New Roman"/>
          <w:sz w:val="24"/>
          <w:szCs w:val="24"/>
        </w:rPr>
        <w:t xml:space="preserve">to </w:t>
      </w:r>
      <w:hyperlink r:id="rId11" w:history="1">
        <w:r w:rsidRPr="0031720C">
          <w:rPr>
            <w:rStyle w:val="Hyperlink"/>
          </w:rPr>
          <w:t>victor.oliveros@va.gov</w:t>
        </w:r>
      </w:hyperlink>
      <w:r>
        <w:t xml:space="preserve"> </w:t>
      </w:r>
      <w:r w:rsidRPr="00CD68D6">
        <w:rPr>
          <w:rFonts w:ascii="Times New Roman" w:eastAsia="Times New Roman" w:hAnsi="Times New Roman" w:cs="Times New Roman"/>
          <w:sz w:val="24"/>
          <w:szCs w:val="24"/>
        </w:rPr>
        <w:t xml:space="preserve">.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r>
        <w:t>April 27</w:t>
      </w:r>
      <w:r w:rsidRPr="00520A35">
        <w:t xml:space="preserve">, </w:t>
      </w:r>
      <w:proofErr w:type="gramStart"/>
      <w:r w:rsidRPr="00520A35">
        <w:t>202</w:t>
      </w:r>
      <w:r>
        <w:t>6</w:t>
      </w:r>
      <w:proofErr w:type="gramEnd"/>
      <w:r w:rsidRPr="00520A35">
        <w:t xml:space="preserve"> by </w:t>
      </w:r>
      <w:r>
        <w:t>15</w:t>
      </w:r>
      <w:r w:rsidRPr="00520A35">
        <w:t xml:space="preserve">:00 </w:t>
      </w:r>
      <w:r>
        <w:t>P</w:t>
      </w:r>
      <w:r w:rsidRPr="00520A35">
        <w:t>ST</w:t>
      </w:r>
      <w:r w:rsidRPr="00520A35">
        <w:rPr>
          <w:rFonts w:ascii="Times New Roman" w:eastAsia="Times New Roman" w:hAnsi="Times New Roman" w:cs="Times New Roman"/>
          <w:sz w:val="24"/>
          <w:szCs w:val="24"/>
        </w:rPr>
        <w:t xml:space="preserve">.  </w:t>
      </w:r>
    </w:p>
    <w:p w14:paraId="70FAD1E8" w14:textId="77777777" w:rsidR="0086029F" w:rsidRDefault="0086029F" w:rsidP="00DE3653">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further RFIs and/or </w:t>
      </w:r>
      <w:r w:rsidRPr="00FF4032">
        <w:rPr>
          <w:rFonts w:ascii="Times New Roman" w:eastAsia="Times New Roman" w:hAnsi="Times New Roman" w:cs="Times New Roman"/>
          <w:sz w:val="24"/>
          <w:szCs w:val="24"/>
        </w:rPr>
        <w:t>a solicitation</w:t>
      </w:r>
      <w:r>
        <w:rPr>
          <w:rFonts w:ascii="Times New Roman" w:eastAsia="Times New Roman" w:hAnsi="Times New Roman" w:cs="Times New Roman"/>
          <w:sz w:val="24"/>
          <w:szCs w:val="24"/>
        </w:rPr>
        <w:t xml:space="preserve"> or other</w:t>
      </w:r>
      <w:r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xml:space="preserve"> the information provided from this RFI, all interested parties must respond to the specific posting separately IAW the specifications of that announcement. </w:t>
      </w:r>
    </w:p>
    <w:bookmarkEnd w:id="0"/>
    <w:p w14:paraId="70FAD1E9" w14:textId="77777777" w:rsidR="0086029F" w:rsidRPr="00F34B76" w:rsidRDefault="0086029F" w:rsidP="00DE3653">
      <w:pPr>
        <w:jc w:val="both"/>
        <w:rPr>
          <w:rFonts w:ascii="Times New Roman" w:eastAsia="Times New Roman" w:hAnsi="Times New Roman" w:cs="Times New Roman"/>
          <w:sz w:val="24"/>
          <w:szCs w:val="24"/>
        </w:rPr>
      </w:pPr>
    </w:p>
    <w:p w14:paraId="70FAD1EA" w14:textId="77777777" w:rsidR="0086029F" w:rsidRDefault="0086029F" w:rsidP="00DE3653"/>
    <w:p w14:paraId="70FAD1EB" w14:textId="77777777" w:rsidR="0086029F" w:rsidRDefault="0086029F"/>
    <w:sectPr w:rsidR="00B82E0D">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AD20C" w14:textId="77777777" w:rsidR="0086029F" w:rsidRDefault="0086029F">
      <w:pPr>
        <w:spacing w:after="0" w:line="240" w:lineRule="auto"/>
      </w:pPr>
      <w:r>
        <w:separator/>
      </w:r>
    </w:p>
  </w:endnote>
  <w:endnote w:type="continuationSeparator" w:id="0">
    <w:p w14:paraId="70FAD20E" w14:textId="77777777" w:rsidR="0086029F" w:rsidRDefault="00860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Lat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87A2E" w14:paraId="70FAD1F1" w14:textId="77777777" w:rsidTr="009C37D0">
      <w:tc>
        <w:tcPr>
          <w:tcW w:w="4788" w:type="dxa"/>
        </w:tcPr>
        <w:p w14:paraId="70FAD1EF" w14:textId="77777777" w:rsidR="0086029F" w:rsidRDefault="0086029F" w:rsidP="009C37D0">
          <w:pPr>
            <w:pStyle w:val="Footer"/>
          </w:pPr>
        </w:p>
      </w:tc>
      <w:tc>
        <w:tcPr>
          <w:tcW w:w="4788" w:type="dxa"/>
        </w:tcPr>
        <w:p w14:paraId="70FAD1F0" w14:textId="77777777" w:rsidR="0086029F" w:rsidRDefault="0086029F" w:rsidP="009C37D0">
          <w:pPr>
            <w:pStyle w:val="Footer"/>
            <w:jc w:val="right"/>
          </w:pPr>
          <w:r>
            <w:t>Sources Sought Notice</w:t>
          </w:r>
        </w:p>
      </w:tc>
    </w:tr>
  </w:tbl>
  <w:p w14:paraId="70FAD1F2" w14:textId="77777777" w:rsidR="0086029F" w:rsidRDefault="0086029F" w:rsidP="00C838FE">
    <w:pPr>
      <w:pStyle w:val="Footer"/>
    </w:pPr>
  </w:p>
  <w:p w14:paraId="70FAD1F3" w14:textId="77777777" w:rsidR="00387A2E" w:rsidRDefault="0086029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87A2E" w14:paraId="70FAD1F7" w14:textId="77777777" w:rsidTr="009C37D0">
      <w:tc>
        <w:tcPr>
          <w:tcW w:w="4788" w:type="dxa"/>
        </w:tcPr>
        <w:p w14:paraId="70FAD1F5" w14:textId="77777777" w:rsidR="0086029F" w:rsidRDefault="0086029F">
          <w:pPr>
            <w:pStyle w:val="Footer"/>
          </w:pPr>
          <w:r w:rsidRPr="009C37D0">
            <w:t>*= Required Field</w:t>
          </w:r>
        </w:p>
      </w:tc>
      <w:tc>
        <w:tcPr>
          <w:tcW w:w="4788" w:type="dxa"/>
        </w:tcPr>
        <w:p w14:paraId="70FAD1F6" w14:textId="77777777" w:rsidR="0086029F" w:rsidRDefault="0086029F" w:rsidP="009C37D0">
          <w:pPr>
            <w:pStyle w:val="Footer"/>
            <w:jc w:val="right"/>
          </w:pPr>
          <w:r>
            <w:t>Sources Sought Notice</w:t>
          </w:r>
        </w:p>
      </w:tc>
    </w:tr>
  </w:tbl>
  <w:p w14:paraId="70FAD1F8" w14:textId="77777777" w:rsidR="0086029F" w:rsidRDefault="0086029F">
    <w:pPr>
      <w:pStyle w:val="Footer"/>
    </w:pPr>
  </w:p>
  <w:p w14:paraId="70FAD1F9" w14:textId="77777777" w:rsidR="00387A2E" w:rsidRDefault="0086029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87A2E" w14:paraId="70FAD1FD" w14:textId="77777777" w:rsidTr="00A93DAB">
      <w:tc>
        <w:tcPr>
          <w:tcW w:w="4788" w:type="dxa"/>
        </w:tcPr>
        <w:p w14:paraId="70FAD1FB" w14:textId="77777777" w:rsidR="0086029F" w:rsidRDefault="0086029F" w:rsidP="00240FCD">
          <w:pPr>
            <w:pStyle w:val="Footer"/>
          </w:pPr>
        </w:p>
      </w:tc>
      <w:tc>
        <w:tcPr>
          <w:tcW w:w="4788" w:type="dxa"/>
        </w:tcPr>
        <w:p w14:paraId="70FAD1FC" w14:textId="77777777" w:rsidR="0086029F" w:rsidRDefault="0086029F" w:rsidP="00240FCD">
          <w:pPr>
            <w:pStyle w:val="Footer"/>
            <w:jc w:val="right"/>
          </w:pPr>
          <w:proofErr w:type="spellStart"/>
          <w:r>
            <w:t>Presolicitation</w:t>
          </w:r>
          <w:proofErr w:type="spellEnd"/>
          <w:r>
            <w:t xml:space="preserve"> Notice</w:t>
          </w:r>
        </w:p>
      </w:tc>
    </w:tr>
  </w:tbl>
  <w:p w14:paraId="70FAD1FE" w14:textId="77777777" w:rsidR="0086029F" w:rsidRPr="00240FCD" w:rsidRDefault="0086029F" w:rsidP="00240FCD">
    <w:pPr>
      <w:pStyle w:val="Footer"/>
    </w:pPr>
  </w:p>
  <w:p w14:paraId="70FAD1FF" w14:textId="2852F714" w:rsidR="0086029F" w:rsidRDefault="0086029F">
    <w:pPr>
      <w:pStyle w:val="Header"/>
      <w:jc w:val="right"/>
    </w:pPr>
  </w:p>
  <w:p w14:paraId="70FAD200" w14:textId="77777777" w:rsidR="00387A2E" w:rsidRDefault="0086029F">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87A2E" w14:paraId="70FAD204" w14:textId="77777777" w:rsidTr="009B0DC6">
      <w:tc>
        <w:tcPr>
          <w:tcW w:w="4788" w:type="dxa"/>
        </w:tcPr>
        <w:p w14:paraId="70FAD202" w14:textId="77777777" w:rsidR="0086029F" w:rsidRDefault="0086029F">
          <w:pPr>
            <w:pStyle w:val="Footer"/>
          </w:pPr>
          <w:r>
            <w:t>*=Required Field</w:t>
          </w:r>
        </w:p>
      </w:tc>
      <w:tc>
        <w:tcPr>
          <w:tcW w:w="4788" w:type="dxa"/>
        </w:tcPr>
        <w:p w14:paraId="70FAD203" w14:textId="77777777" w:rsidR="0086029F" w:rsidRDefault="0086029F" w:rsidP="009B0DC6">
          <w:pPr>
            <w:pStyle w:val="Footer"/>
            <w:jc w:val="right"/>
          </w:pPr>
          <w:proofErr w:type="spellStart"/>
          <w:r>
            <w:t>Presolicitation</w:t>
          </w:r>
          <w:proofErr w:type="spellEnd"/>
          <w:r>
            <w:t xml:space="preserve"> Notice</w:t>
          </w:r>
        </w:p>
      </w:tc>
    </w:tr>
  </w:tbl>
  <w:p w14:paraId="70FAD205" w14:textId="77777777" w:rsidR="0086029F" w:rsidRPr="00041EE5" w:rsidRDefault="0086029F" w:rsidP="009B0DC6">
    <w:pPr>
      <w:pStyle w:val="Footer"/>
    </w:pPr>
  </w:p>
  <w:p w14:paraId="70FAD206" w14:textId="77777777" w:rsidR="0086029F" w:rsidRDefault="0086029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p w14:paraId="70FAD207" w14:textId="77777777" w:rsidR="00387A2E" w:rsidRDefault="0086029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AD208" w14:textId="77777777" w:rsidR="0086029F" w:rsidRDefault="0086029F">
      <w:pPr>
        <w:spacing w:after="0" w:line="240" w:lineRule="auto"/>
      </w:pPr>
      <w:r>
        <w:separator/>
      </w:r>
    </w:p>
  </w:footnote>
  <w:footnote w:type="continuationSeparator" w:id="0">
    <w:p w14:paraId="70FAD20A" w14:textId="77777777" w:rsidR="0086029F" w:rsidRDefault="00860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D1EE" w14:textId="77777777" w:rsidR="0086029F" w:rsidRPr="00B830CF" w:rsidRDefault="0086029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D1F4" w14:textId="77777777" w:rsidR="0086029F" w:rsidRPr="003D4081" w:rsidRDefault="0086029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D1FA" w14:textId="77777777" w:rsidR="0086029F" w:rsidRPr="000758A6" w:rsidRDefault="0086029F"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D201" w14:textId="77777777" w:rsidR="0086029F" w:rsidRPr="000F59BB" w:rsidRDefault="0086029F"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A2E"/>
    <w:rsid w:val="00387A2E"/>
    <w:rsid w:val="00530287"/>
    <w:rsid w:val="00860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AD13A"/>
  <w15:docId w15:val="{F718CE8B-18C9-4F7D-9CC0-0378F6A6440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11F5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11F5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11F5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11F5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1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F50"/>
    <w:rPr>
      <w:rFonts w:eastAsiaTheme="majorEastAsia" w:cstheme="majorBidi"/>
      <w:color w:val="272727" w:themeColor="text1" w:themeTint="D8"/>
    </w:rPr>
  </w:style>
  <w:style w:type="paragraph" w:styleId="Quote">
    <w:name w:val="Quote"/>
    <w:basedOn w:val="Normal"/>
    <w:next w:val="Normal"/>
    <w:link w:val="QuoteChar"/>
    <w:uiPriority w:val="29"/>
    <w:qFormat/>
    <w:rsid w:val="00411F5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11F50"/>
    <w:rPr>
      <w:i/>
      <w:iCs/>
      <w:color w:val="404040" w:themeColor="text1" w:themeTint="BF"/>
    </w:rPr>
  </w:style>
  <w:style w:type="paragraph" w:styleId="IntenseQuote">
    <w:name w:val="Intense Quote"/>
    <w:basedOn w:val="Normal"/>
    <w:next w:val="Normal"/>
    <w:link w:val="IntenseQuoteChar"/>
    <w:uiPriority w:val="30"/>
    <w:qFormat/>
    <w:rsid w:val="00411F5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11F50"/>
    <w:rPr>
      <w:i/>
      <w:iCs/>
      <w:color w:val="365F91" w:themeColor="accent1" w:themeShade="BF"/>
    </w:rPr>
  </w:style>
  <w:style w:type="character" w:styleId="IntenseReference">
    <w:name w:val="Intense Reference"/>
    <w:basedOn w:val="DefaultParagraphFont"/>
    <w:uiPriority w:val="32"/>
    <w:qFormat/>
    <w:rsid w:val="00411F50"/>
    <w:rPr>
      <w:b/>
      <w:bCs/>
      <w:smallCaps/>
      <w:color w:val="365F91" w:themeColor="accent1" w:themeShade="BF"/>
      <w:spacing w:val="5"/>
    </w:rPr>
  </w:style>
  <w:style w:type="paragraph" w:customStyle="1" w:styleId="indent-3">
    <w:name w:val="indent-3"/>
    <w:basedOn w:val="Normal"/>
    <w:rsid w:val="00DE365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DE3653"/>
    <w:pPr>
      <w:autoSpaceDE w:val="0"/>
      <w:autoSpaceDN w:val="0"/>
      <w:adjustRightInd w:val="0"/>
      <w:spacing w:after="0" w:line="240" w:lineRule="auto"/>
    </w:pPr>
    <w:rPr>
      <w:rFonts w:ascii="Lato" w:hAnsi="Lato" w:cs="Lato"/>
      <w:color w:val="000000"/>
    </w:rPr>
  </w:style>
  <w:style w:type="character" w:styleId="Hyperlink">
    <w:name w:val="Hyperlink"/>
    <w:basedOn w:val="DefaultParagraphFont"/>
    <w:uiPriority w:val="99"/>
    <w:unhideWhenUsed/>
    <w:rsid w:val="00DE3653"/>
    <w:rPr>
      <w:color w:val="0000FF" w:themeColor="hyperlink"/>
      <w:u w:val="single"/>
    </w:rPr>
  </w:style>
  <w:style w:type="character" w:customStyle="1" w:styleId="UnresolvedMention1">
    <w:name w:val="Unresolved Mention1"/>
    <w:basedOn w:val="DefaultParagraphFont"/>
    <w:uiPriority w:val="99"/>
    <w:semiHidden/>
    <w:unhideWhenUsed/>
    <w:rsid w:val="00DE3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mailto:victor.oliveros@va.gov" TargetMode="Externa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1410</Words>
  <Characters>7958</Characters>
  <Application>Microsoft Office Word</Application>
  <DocSecurity>0</DocSecurity>
  <Lines>227</Lines>
  <Paragraphs>137</Paragraphs>
  <ScaleCrop>false</ScaleCrop>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Oliveros, Victor H.</cp:lastModifiedBy>
  <cp:revision>2</cp:revision>
  <dcterms:created xsi:type="dcterms:W3CDTF">2026-04-15T16:27:00Z</dcterms:created>
  <dcterms:modified xsi:type="dcterms:W3CDTF">2026-04-15T16:28:00Z</dcterms:modified>
</cp:coreProperties>
</file>