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6DAD1CD0" w14:textId="59E76647" w:rsidR="00F56581" w:rsidRPr="00F56581" w:rsidRDefault="006B066B" w:rsidP="00F56581">
      <w:pPr>
        <w:pStyle w:val="NoSpacing"/>
        <w:jc w:val="center"/>
        <w:rPr>
          <w:b/>
        </w:rPr>
      </w:pPr>
      <w:bookmarkStart w:id="0" w:name="_Hlk208383389"/>
      <w:r>
        <w:rPr>
          <w:b/>
        </w:rPr>
        <w:t xml:space="preserve">Veteran Health </w:t>
      </w:r>
      <w:r w:rsidR="00C35B21">
        <w:rPr>
          <w:b/>
        </w:rPr>
        <w:t xml:space="preserve">Administration </w:t>
      </w:r>
      <w:r w:rsidR="00E62595">
        <w:rPr>
          <w:b/>
        </w:rPr>
        <w:t>(VHA)</w:t>
      </w:r>
    </w:p>
    <w:p w14:paraId="25373AFF" w14:textId="6C0A49D6" w:rsidR="00F56581" w:rsidRPr="00F56581" w:rsidRDefault="00857B87" w:rsidP="00F56581">
      <w:pPr>
        <w:pStyle w:val="NoSpacing"/>
        <w:jc w:val="center"/>
        <w:rPr>
          <w:b/>
        </w:rPr>
      </w:pPr>
      <w:r>
        <w:rPr>
          <w:b/>
        </w:rPr>
        <w:t xml:space="preserve">Office </w:t>
      </w:r>
      <w:r w:rsidR="00855C08">
        <w:rPr>
          <w:b/>
        </w:rPr>
        <w:t>of Information and Technology (OIT)</w:t>
      </w:r>
      <w:r w:rsidR="00E62595">
        <w:rPr>
          <w:b/>
        </w:rPr>
        <w:t xml:space="preserve"> </w:t>
      </w:r>
    </w:p>
    <w:p w14:paraId="29F5DF2A" w14:textId="77777777" w:rsidR="00877C0F" w:rsidRPr="005B199E" w:rsidRDefault="00877C0F" w:rsidP="00877C0F">
      <w:pPr>
        <w:pStyle w:val="NoSpacing"/>
        <w:rPr>
          <w:rStyle w:val="Emphasis"/>
        </w:rPr>
      </w:pPr>
    </w:p>
    <w:p w14:paraId="7D5BDD8E" w14:textId="77777777" w:rsidR="00413E66" w:rsidRDefault="00413E66" w:rsidP="00877C0F">
      <w:pPr>
        <w:pStyle w:val="PlainText"/>
        <w:jc w:val="center"/>
        <w:rPr>
          <w:rStyle w:val="Emphasis"/>
          <w:i w:val="0"/>
          <w:iCs w:val="0"/>
          <w:color w:val="auto"/>
          <w:sz w:val="24"/>
          <w:szCs w:val="24"/>
        </w:rPr>
      </w:pPr>
      <w:bookmarkStart w:id="1" w:name="_Hlk223336876"/>
      <w:r w:rsidRPr="00413E66">
        <w:rPr>
          <w:rStyle w:val="Emphasis"/>
          <w:i w:val="0"/>
          <w:iCs w:val="0"/>
          <w:color w:val="auto"/>
          <w:sz w:val="24"/>
          <w:szCs w:val="24"/>
        </w:rPr>
        <w:t xml:space="preserve">VA Enterprise Contact Center </w:t>
      </w:r>
    </w:p>
    <w:p w14:paraId="587F0F12" w14:textId="1C40CF42" w:rsidR="00877C0F" w:rsidRPr="00AC302B" w:rsidRDefault="00413E66" w:rsidP="00877C0F">
      <w:pPr>
        <w:pStyle w:val="PlainText"/>
        <w:jc w:val="center"/>
        <w:rPr>
          <w:rStyle w:val="Emphasis"/>
          <w:i w:val="0"/>
          <w:iCs w:val="0"/>
          <w:color w:val="auto"/>
          <w:sz w:val="24"/>
          <w:szCs w:val="24"/>
        </w:rPr>
      </w:pPr>
      <w:r w:rsidRPr="00413E66">
        <w:rPr>
          <w:rStyle w:val="Emphasis"/>
          <w:i w:val="0"/>
          <w:iCs w:val="0"/>
          <w:color w:val="auto"/>
          <w:sz w:val="24"/>
          <w:szCs w:val="24"/>
        </w:rPr>
        <w:t>Consolidation (CCC) Support</w:t>
      </w:r>
    </w:p>
    <w:bookmarkEnd w:id="1"/>
    <w:p w14:paraId="1D7203F3" w14:textId="77777777" w:rsidR="00877C0F" w:rsidRPr="005B199E" w:rsidRDefault="00877C0F" w:rsidP="00877C0F">
      <w:pPr>
        <w:pStyle w:val="NoSpacing"/>
        <w:rPr>
          <w:rStyle w:val="Emphasis"/>
        </w:rPr>
      </w:pPr>
    </w:p>
    <w:p w14:paraId="3A0E5606" w14:textId="59D6129A" w:rsidR="00877C0F" w:rsidRPr="003D2A4B" w:rsidRDefault="00877C0F" w:rsidP="00877C0F">
      <w:pPr>
        <w:pStyle w:val="NoSpacing"/>
        <w:jc w:val="center"/>
        <w:rPr>
          <w:rStyle w:val="Emphasis"/>
          <w:color w:val="auto"/>
        </w:rPr>
      </w:pPr>
      <w:r w:rsidRPr="003D2A4B">
        <w:rPr>
          <w:rStyle w:val="TitleChar"/>
          <w:rFonts w:eastAsia="Calibri"/>
          <w:sz w:val="24"/>
          <w:szCs w:val="24"/>
        </w:rPr>
        <w:t>Date</w:t>
      </w:r>
      <w:r w:rsidRPr="003D2A4B">
        <w:rPr>
          <w:b/>
        </w:rPr>
        <w:t>:</w:t>
      </w:r>
      <w:r w:rsidRPr="003D2A4B">
        <w:t xml:space="preserve"> </w:t>
      </w:r>
      <w:r w:rsidR="00E615D5" w:rsidRPr="00E615D5">
        <w:rPr>
          <w:b/>
          <w:bCs/>
        </w:rPr>
        <w:t>3</w:t>
      </w:r>
      <w:r w:rsidRPr="00AC302B">
        <w:rPr>
          <w:rStyle w:val="Emphasis"/>
          <w:i w:val="0"/>
          <w:iCs w:val="0"/>
          <w:color w:val="auto"/>
        </w:rPr>
        <w:t>/</w:t>
      </w:r>
      <w:r w:rsidR="00E615D5">
        <w:rPr>
          <w:rStyle w:val="Emphasis"/>
          <w:i w:val="0"/>
          <w:iCs w:val="0"/>
          <w:color w:val="auto"/>
        </w:rPr>
        <w:t>2</w:t>
      </w:r>
      <w:r w:rsidRPr="00AC302B">
        <w:rPr>
          <w:rStyle w:val="Emphasis"/>
          <w:i w:val="0"/>
          <w:iCs w:val="0"/>
          <w:color w:val="auto"/>
        </w:rPr>
        <w:t>/2025</w:t>
      </w:r>
    </w:p>
    <w:p w14:paraId="5306E85D" w14:textId="1E6D68F4" w:rsidR="00877C0F" w:rsidRPr="00AC302B" w:rsidRDefault="00925E72" w:rsidP="00925E72">
      <w:pPr>
        <w:pStyle w:val="NoSpacing"/>
        <w:tabs>
          <w:tab w:val="center" w:pos="4680"/>
          <w:tab w:val="left" w:pos="7764"/>
        </w:tabs>
        <w:rPr>
          <w:rStyle w:val="Emphasis"/>
          <w:i w:val="0"/>
          <w:iCs w:val="0"/>
          <w:color w:val="auto"/>
        </w:rPr>
      </w:pPr>
      <w:r>
        <w:rPr>
          <w:rStyle w:val="Emphasis"/>
          <w:i w:val="0"/>
          <w:iCs w:val="0"/>
          <w:color w:val="auto"/>
        </w:rPr>
        <w:tab/>
      </w:r>
      <w:r w:rsidR="00877C0F" w:rsidRPr="00AC302B">
        <w:rPr>
          <w:rStyle w:val="Emphasis"/>
          <w:i w:val="0"/>
          <w:iCs w:val="0"/>
          <w:color w:val="auto"/>
        </w:rPr>
        <w:t>VA-2</w:t>
      </w:r>
      <w:r>
        <w:rPr>
          <w:rStyle w:val="Emphasis"/>
          <w:i w:val="0"/>
          <w:iCs w:val="0"/>
          <w:color w:val="auto"/>
        </w:rPr>
        <w:t>6</w:t>
      </w:r>
      <w:r w:rsidR="00877C0F" w:rsidRPr="00AC302B">
        <w:rPr>
          <w:rStyle w:val="Emphasis"/>
          <w:i w:val="0"/>
          <w:iCs w:val="0"/>
          <w:color w:val="auto"/>
        </w:rPr>
        <w:t>-</w:t>
      </w:r>
      <w:r>
        <w:rPr>
          <w:rStyle w:val="Emphasis"/>
          <w:i w:val="0"/>
          <w:iCs w:val="0"/>
          <w:color w:val="auto"/>
        </w:rPr>
        <w:t>TBD</w:t>
      </w:r>
    </w:p>
    <w:p w14:paraId="4B0D1CDD" w14:textId="11C2BE46" w:rsidR="00877C0F" w:rsidRPr="003D2A4B" w:rsidRDefault="00877C0F" w:rsidP="00877C0F">
      <w:pPr>
        <w:pStyle w:val="NoSpacing"/>
        <w:spacing w:after="3200"/>
        <w:jc w:val="center"/>
        <w:rPr>
          <w:rStyle w:val="Emphasis"/>
          <w:color w:val="auto"/>
        </w:rPr>
      </w:pPr>
      <w:r w:rsidRPr="003D2A4B">
        <w:rPr>
          <w:b/>
        </w:rPr>
        <w:t>PWS Version Number:</w:t>
      </w:r>
      <w:r w:rsidR="00746042">
        <w:rPr>
          <w:b/>
        </w:rPr>
        <w:t xml:space="preserve"> </w:t>
      </w:r>
      <w:r w:rsidR="00925E72">
        <w:rPr>
          <w:b/>
          <w:bCs/>
        </w:rPr>
        <w:t>2.0</w:t>
      </w:r>
    </w:p>
    <w:bookmarkEnd w:id="0"/>
    <w:p w14:paraId="0DD19F37" w14:textId="1B25B14E" w:rsidR="008C59FD" w:rsidRDefault="00E47F5F" w:rsidP="004F1BE0">
      <w:pPr>
        <w:pStyle w:val="Title"/>
        <w:jc w:val="center"/>
        <w:rPr>
          <w:iCs/>
        </w:rPr>
      </w:pPr>
      <w:r>
        <w:br w:type="page"/>
      </w:r>
      <w:bookmarkStart w:id="2" w:name="_Ref252798100"/>
    </w:p>
    <w:bookmarkEnd w:id="2"/>
    <w:p w14:paraId="0DD19FFB" w14:textId="27020B73" w:rsidR="00E47F5F" w:rsidRPr="005F770A" w:rsidRDefault="00E47F5F" w:rsidP="00E47F5F">
      <w:pPr>
        <w:pStyle w:val="Title"/>
        <w:rPr>
          <w:rFonts w:cs="Arial"/>
        </w:rPr>
      </w:pPr>
      <w:r w:rsidRPr="005F770A">
        <w:rPr>
          <w:rFonts w:cs="Arial"/>
        </w:rPr>
        <w:lastRenderedPageBreak/>
        <w:t>Contents</w:t>
      </w:r>
    </w:p>
    <w:p w14:paraId="28382197" w14:textId="05D6B8B6" w:rsidR="00421C63"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3329896" w:history="1">
        <w:r w:rsidR="00421C63" w:rsidRPr="00F851D9">
          <w:rPr>
            <w:rStyle w:val="Hyperlink"/>
            <w:noProof/>
          </w:rPr>
          <w:t>1.0</w:t>
        </w:r>
        <w:r w:rsidR="00421C63">
          <w:rPr>
            <w:rFonts w:asciiTheme="minorHAnsi" w:eastAsiaTheme="minorEastAsia" w:hAnsiTheme="minorHAnsi" w:cstheme="minorBidi"/>
            <w:noProof/>
            <w:kern w:val="2"/>
            <w14:ligatures w14:val="standardContextual"/>
          </w:rPr>
          <w:tab/>
        </w:r>
        <w:r w:rsidR="00421C63" w:rsidRPr="00F851D9">
          <w:rPr>
            <w:rStyle w:val="Hyperlink"/>
            <w:noProof/>
          </w:rPr>
          <w:t>BACKGROUND</w:t>
        </w:r>
        <w:r w:rsidR="00421C63">
          <w:rPr>
            <w:noProof/>
            <w:webHidden/>
          </w:rPr>
          <w:tab/>
        </w:r>
        <w:r w:rsidR="00421C63">
          <w:rPr>
            <w:noProof/>
            <w:webHidden/>
          </w:rPr>
          <w:fldChar w:fldCharType="begin"/>
        </w:r>
        <w:r w:rsidR="00421C63">
          <w:rPr>
            <w:noProof/>
            <w:webHidden/>
          </w:rPr>
          <w:instrText xml:space="preserve"> PAGEREF _Toc223329896 \h </w:instrText>
        </w:r>
        <w:r w:rsidR="00421C63">
          <w:rPr>
            <w:noProof/>
            <w:webHidden/>
          </w:rPr>
        </w:r>
        <w:r w:rsidR="00421C63">
          <w:rPr>
            <w:noProof/>
            <w:webHidden/>
          </w:rPr>
          <w:fldChar w:fldCharType="separate"/>
        </w:r>
        <w:r w:rsidR="00421C63">
          <w:rPr>
            <w:noProof/>
            <w:webHidden/>
          </w:rPr>
          <w:t>3</w:t>
        </w:r>
        <w:r w:rsidR="00421C63">
          <w:rPr>
            <w:noProof/>
            <w:webHidden/>
          </w:rPr>
          <w:fldChar w:fldCharType="end"/>
        </w:r>
      </w:hyperlink>
    </w:p>
    <w:p w14:paraId="0C6D6929" w14:textId="4A8F0B95" w:rsidR="00421C63" w:rsidRDefault="00421C6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3329897" w:history="1">
        <w:r w:rsidRPr="00F851D9">
          <w:rPr>
            <w:rStyle w:val="Hyperlink"/>
            <w:noProof/>
          </w:rPr>
          <w:t>2.0</w:t>
        </w:r>
        <w:r>
          <w:rPr>
            <w:rFonts w:asciiTheme="minorHAnsi" w:eastAsiaTheme="minorEastAsia" w:hAnsiTheme="minorHAnsi" w:cstheme="minorBidi"/>
            <w:noProof/>
            <w:kern w:val="2"/>
            <w14:ligatures w14:val="standardContextual"/>
          </w:rPr>
          <w:tab/>
        </w:r>
        <w:r w:rsidRPr="00F851D9">
          <w:rPr>
            <w:rStyle w:val="Hyperlink"/>
            <w:noProof/>
          </w:rPr>
          <w:t>APPLICABLE DOCUMENTS</w:t>
        </w:r>
        <w:r>
          <w:rPr>
            <w:noProof/>
            <w:webHidden/>
          </w:rPr>
          <w:tab/>
        </w:r>
        <w:r>
          <w:rPr>
            <w:noProof/>
            <w:webHidden/>
          </w:rPr>
          <w:fldChar w:fldCharType="begin"/>
        </w:r>
        <w:r>
          <w:rPr>
            <w:noProof/>
            <w:webHidden/>
          </w:rPr>
          <w:instrText xml:space="preserve"> PAGEREF _Toc223329897 \h </w:instrText>
        </w:r>
        <w:r>
          <w:rPr>
            <w:noProof/>
            <w:webHidden/>
          </w:rPr>
        </w:r>
        <w:r>
          <w:rPr>
            <w:noProof/>
            <w:webHidden/>
          </w:rPr>
          <w:fldChar w:fldCharType="separate"/>
        </w:r>
        <w:r>
          <w:rPr>
            <w:noProof/>
            <w:webHidden/>
          </w:rPr>
          <w:t>3</w:t>
        </w:r>
        <w:r>
          <w:rPr>
            <w:noProof/>
            <w:webHidden/>
          </w:rPr>
          <w:fldChar w:fldCharType="end"/>
        </w:r>
      </w:hyperlink>
    </w:p>
    <w:p w14:paraId="5C68126C" w14:textId="08724AA7" w:rsidR="00421C63" w:rsidRDefault="00421C6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3329898" w:history="1">
        <w:r w:rsidRPr="00F851D9">
          <w:rPr>
            <w:rStyle w:val="Hyperlink"/>
            <w:noProof/>
          </w:rPr>
          <w:t>3.0</w:t>
        </w:r>
        <w:r>
          <w:rPr>
            <w:rFonts w:asciiTheme="minorHAnsi" w:eastAsiaTheme="minorEastAsia" w:hAnsiTheme="minorHAnsi" w:cstheme="minorBidi"/>
            <w:noProof/>
            <w:kern w:val="2"/>
            <w14:ligatures w14:val="standardContextual"/>
          </w:rPr>
          <w:tab/>
        </w:r>
        <w:r w:rsidRPr="00F851D9">
          <w:rPr>
            <w:rStyle w:val="Hyperlink"/>
            <w:noProof/>
          </w:rPr>
          <w:t>SCOPE OF WORK</w:t>
        </w:r>
        <w:r>
          <w:rPr>
            <w:noProof/>
            <w:webHidden/>
          </w:rPr>
          <w:tab/>
        </w:r>
        <w:r>
          <w:rPr>
            <w:noProof/>
            <w:webHidden/>
          </w:rPr>
          <w:fldChar w:fldCharType="begin"/>
        </w:r>
        <w:r>
          <w:rPr>
            <w:noProof/>
            <w:webHidden/>
          </w:rPr>
          <w:instrText xml:space="preserve"> PAGEREF _Toc223329898 \h </w:instrText>
        </w:r>
        <w:r>
          <w:rPr>
            <w:noProof/>
            <w:webHidden/>
          </w:rPr>
        </w:r>
        <w:r>
          <w:rPr>
            <w:noProof/>
            <w:webHidden/>
          </w:rPr>
          <w:fldChar w:fldCharType="separate"/>
        </w:r>
        <w:r>
          <w:rPr>
            <w:noProof/>
            <w:webHidden/>
          </w:rPr>
          <w:t>7</w:t>
        </w:r>
        <w:r>
          <w:rPr>
            <w:noProof/>
            <w:webHidden/>
          </w:rPr>
          <w:fldChar w:fldCharType="end"/>
        </w:r>
      </w:hyperlink>
    </w:p>
    <w:p w14:paraId="1F97B2D8" w14:textId="47DE1ED7" w:rsidR="00421C63" w:rsidRDefault="00421C6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3329899" w:history="1">
        <w:r w:rsidRPr="00F851D9">
          <w:rPr>
            <w:rStyle w:val="Hyperlink"/>
            <w:noProof/>
          </w:rPr>
          <w:t>4.0</w:t>
        </w:r>
        <w:r>
          <w:rPr>
            <w:rFonts w:asciiTheme="minorHAnsi" w:eastAsiaTheme="minorEastAsia" w:hAnsiTheme="minorHAnsi" w:cstheme="minorBidi"/>
            <w:noProof/>
            <w:kern w:val="2"/>
            <w14:ligatures w14:val="standardContextual"/>
          </w:rPr>
          <w:tab/>
        </w:r>
        <w:r w:rsidRPr="00F851D9">
          <w:rPr>
            <w:rStyle w:val="Hyperlink"/>
            <w:noProof/>
          </w:rPr>
          <w:t>PERFORMANCE DETAILS</w:t>
        </w:r>
        <w:r>
          <w:rPr>
            <w:noProof/>
            <w:webHidden/>
          </w:rPr>
          <w:tab/>
        </w:r>
        <w:r>
          <w:rPr>
            <w:noProof/>
            <w:webHidden/>
          </w:rPr>
          <w:fldChar w:fldCharType="begin"/>
        </w:r>
        <w:r>
          <w:rPr>
            <w:noProof/>
            <w:webHidden/>
          </w:rPr>
          <w:instrText xml:space="preserve"> PAGEREF _Toc223329899 \h </w:instrText>
        </w:r>
        <w:r>
          <w:rPr>
            <w:noProof/>
            <w:webHidden/>
          </w:rPr>
        </w:r>
        <w:r>
          <w:rPr>
            <w:noProof/>
            <w:webHidden/>
          </w:rPr>
          <w:fldChar w:fldCharType="separate"/>
        </w:r>
        <w:r>
          <w:rPr>
            <w:noProof/>
            <w:webHidden/>
          </w:rPr>
          <w:t>8</w:t>
        </w:r>
        <w:r>
          <w:rPr>
            <w:noProof/>
            <w:webHidden/>
          </w:rPr>
          <w:fldChar w:fldCharType="end"/>
        </w:r>
      </w:hyperlink>
    </w:p>
    <w:p w14:paraId="19B4DABE" w14:textId="76D58E41"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00" w:history="1">
        <w:r w:rsidRPr="00F851D9">
          <w:rPr>
            <w:rStyle w:val="Hyperlink"/>
            <w:noProof/>
          </w:rPr>
          <w:t>4.1</w:t>
        </w:r>
        <w:r>
          <w:rPr>
            <w:rFonts w:asciiTheme="minorHAnsi" w:eastAsiaTheme="minorEastAsia" w:hAnsiTheme="minorHAnsi" w:cstheme="minorBidi"/>
            <w:noProof/>
            <w:kern w:val="2"/>
            <w14:ligatures w14:val="standardContextual"/>
          </w:rPr>
          <w:tab/>
        </w:r>
        <w:r w:rsidRPr="00F851D9">
          <w:rPr>
            <w:rStyle w:val="Hyperlink"/>
            <w:noProof/>
          </w:rPr>
          <w:t>PERFORMANCE PERIOD</w:t>
        </w:r>
        <w:r>
          <w:rPr>
            <w:noProof/>
            <w:webHidden/>
          </w:rPr>
          <w:tab/>
        </w:r>
        <w:r>
          <w:rPr>
            <w:noProof/>
            <w:webHidden/>
          </w:rPr>
          <w:fldChar w:fldCharType="begin"/>
        </w:r>
        <w:r>
          <w:rPr>
            <w:noProof/>
            <w:webHidden/>
          </w:rPr>
          <w:instrText xml:space="preserve"> PAGEREF _Toc223329900 \h </w:instrText>
        </w:r>
        <w:r>
          <w:rPr>
            <w:noProof/>
            <w:webHidden/>
          </w:rPr>
        </w:r>
        <w:r>
          <w:rPr>
            <w:noProof/>
            <w:webHidden/>
          </w:rPr>
          <w:fldChar w:fldCharType="separate"/>
        </w:r>
        <w:r>
          <w:rPr>
            <w:noProof/>
            <w:webHidden/>
          </w:rPr>
          <w:t>8</w:t>
        </w:r>
        <w:r>
          <w:rPr>
            <w:noProof/>
            <w:webHidden/>
          </w:rPr>
          <w:fldChar w:fldCharType="end"/>
        </w:r>
      </w:hyperlink>
    </w:p>
    <w:p w14:paraId="4A386F6F" w14:textId="3C4FC70D"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01" w:history="1">
        <w:r w:rsidRPr="00F851D9">
          <w:rPr>
            <w:rStyle w:val="Hyperlink"/>
            <w:noProof/>
          </w:rPr>
          <w:t>4.2</w:t>
        </w:r>
        <w:r>
          <w:rPr>
            <w:rFonts w:asciiTheme="minorHAnsi" w:eastAsiaTheme="minorEastAsia" w:hAnsiTheme="minorHAnsi" w:cstheme="minorBidi"/>
            <w:noProof/>
            <w:kern w:val="2"/>
            <w14:ligatures w14:val="standardContextual"/>
          </w:rPr>
          <w:tab/>
        </w:r>
        <w:r w:rsidRPr="00F851D9">
          <w:rPr>
            <w:rStyle w:val="Hyperlink"/>
            <w:noProof/>
          </w:rPr>
          <w:t>PLACE OF PERFORMANCE</w:t>
        </w:r>
        <w:r>
          <w:rPr>
            <w:noProof/>
            <w:webHidden/>
          </w:rPr>
          <w:tab/>
        </w:r>
        <w:r>
          <w:rPr>
            <w:noProof/>
            <w:webHidden/>
          </w:rPr>
          <w:fldChar w:fldCharType="begin"/>
        </w:r>
        <w:r>
          <w:rPr>
            <w:noProof/>
            <w:webHidden/>
          </w:rPr>
          <w:instrText xml:space="preserve"> PAGEREF _Toc223329901 \h </w:instrText>
        </w:r>
        <w:r>
          <w:rPr>
            <w:noProof/>
            <w:webHidden/>
          </w:rPr>
        </w:r>
        <w:r>
          <w:rPr>
            <w:noProof/>
            <w:webHidden/>
          </w:rPr>
          <w:fldChar w:fldCharType="separate"/>
        </w:r>
        <w:r>
          <w:rPr>
            <w:noProof/>
            <w:webHidden/>
          </w:rPr>
          <w:t>8</w:t>
        </w:r>
        <w:r>
          <w:rPr>
            <w:noProof/>
            <w:webHidden/>
          </w:rPr>
          <w:fldChar w:fldCharType="end"/>
        </w:r>
      </w:hyperlink>
    </w:p>
    <w:p w14:paraId="7217C8F1" w14:textId="5C4A361F"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02" w:history="1">
        <w:r w:rsidRPr="00F851D9">
          <w:rPr>
            <w:rStyle w:val="Hyperlink"/>
            <w:noProof/>
          </w:rPr>
          <w:t>4.3</w:t>
        </w:r>
        <w:r>
          <w:rPr>
            <w:rFonts w:asciiTheme="minorHAnsi" w:eastAsiaTheme="minorEastAsia" w:hAnsiTheme="minorHAnsi" w:cstheme="minorBidi"/>
            <w:noProof/>
            <w:kern w:val="2"/>
            <w14:ligatures w14:val="standardContextual"/>
          </w:rPr>
          <w:tab/>
        </w:r>
        <w:r w:rsidRPr="00F851D9">
          <w:rPr>
            <w:rStyle w:val="Hyperlink"/>
            <w:noProof/>
          </w:rPr>
          <w:t>TRAVEL</w:t>
        </w:r>
        <w:r>
          <w:rPr>
            <w:noProof/>
            <w:webHidden/>
          </w:rPr>
          <w:tab/>
        </w:r>
        <w:r>
          <w:rPr>
            <w:noProof/>
            <w:webHidden/>
          </w:rPr>
          <w:fldChar w:fldCharType="begin"/>
        </w:r>
        <w:r>
          <w:rPr>
            <w:noProof/>
            <w:webHidden/>
          </w:rPr>
          <w:instrText xml:space="preserve"> PAGEREF _Toc223329902 \h </w:instrText>
        </w:r>
        <w:r>
          <w:rPr>
            <w:noProof/>
            <w:webHidden/>
          </w:rPr>
        </w:r>
        <w:r>
          <w:rPr>
            <w:noProof/>
            <w:webHidden/>
          </w:rPr>
          <w:fldChar w:fldCharType="separate"/>
        </w:r>
        <w:r>
          <w:rPr>
            <w:noProof/>
            <w:webHidden/>
          </w:rPr>
          <w:t>8</w:t>
        </w:r>
        <w:r>
          <w:rPr>
            <w:noProof/>
            <w:webHidden/>
          </w:rPr>
          <w:fldChar w:fldCharType="end"/>
        </w:r>
      </w:hyperlink>
    </w:p>
    <w:p w14:paraId="1584BAAB" w14:textId="13348273" w:rsidR="00421C63" w:rsidRDefault="00421C6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3329903" w:history="1">
        <w:r w:rsidRPr="00F851D9">
          <w:rPr>
            <w:rStyle w:val="Hyperlink"/>
            <w:noProof/>
          </w:rPr>
          <w:t>5.0</w:t>
        </w:r>
        <w:r>
          <w:rPr>
            <w:rFonts w:asciiTheme="minorHAnsi" w:eastAsiaTheme="minorEastAsia" w:hAnsiTheme="minorHAnsi" w:cstheme="minorBidi"/>
            <w:noProof/>
            <w:kern w:val="2"/>
            <w14:ligatures w14:val="standardContextual"/>
          </w:rPr>
          <w:tab/>
        </w:r>
        <w:r w:rsidRPr="00F851D9">
          <w:rPr>
            <w:rStyle w:val="Hyperlink"/>
            <w:noProof/>
          </w:rPr>
          <w:t>SPECIFIC TASKS AND DELIVERABLES</w:t>
        </w:r>
        <w:r>
          <w:rPr>
            <w:noProof/>
            <w:webHidden/>
          </w:rPr>
          <w:tab/>
        </w:r>
        <w:r>
          <w:rPr>
            <w:noProof/>
            <w:webHidden/>
          </w:rPr>
          <w:fldChar w:fldCharType="begin"/>
        </w:r>
        <w:r>
          <w:rPr>
            <w:noProof/>
            <w:webHidden/>
          </w:rPr>
          <w:instrText xml:space="preserve"> PAGEREF _Toc223329903 \h </w:instrText>
        </w:r>
        <w:r>
          <w:rPr>
            <w:noProof/>
            <w:webHidden/>
          </w:rPr>
        </w:r>
        <w:r>
          <w:rPr>
            <w:noProof/>
            <w:webHidden/>
          </w:rPr>
          <w:fldChar w:fldCharType="separate"/>
        </w:r>
        <w:r>
          <w:rPr>
            <w:noProof/>
            <w:webHidden/>
          </w:rPr>
          <w:t>9</w:t>
        </w:r>
        <w:r>
          <w:rPr>
            <w:noProof/>
            <w:webHidden/>
          </w:rPr>
          <w:fldChar w:fldCharType="end"/>
        </w:r>
      </w:hyperlink>
    </w:p>
    <w:p w14:paraId="1FF9E201" w14:textId="3C317975"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04" w:history="1">
        <w:r w:rsidRPr="00F851D9">
          <w:rPr>
            <w:rStyle w:val="Hyperlink"/>
            <w:noProof/>
          </w:rPr>
          <w:t>5.1</w:t>
        </w:r>
        <w:r>
          <w:rPr>
            <w:rFonts w:asciiTheme="minorHAnsi" w:eastAsiaTheme="minorEastAsia" w:hAnsiTheme="minorHAnsi" w:cstheme="minorBidi"/>
            <w:noProof/>
            <w:kern w:val="2"/>
            <w14:ligatures w14:val="standardContextual"/>
          </w:rPr>
          <w:tab/>
        </w:r>
        <w:r w:rsidRPr="00F851D9">
          <w:rPr>
            <w:rStyle w:val="Hyperlink"/>
            <w:noProof/>
          </w:rPr>
          <w:t>PROJECT MANAGEMENT</w:t>
        </w:r>
        <w:r>
          <w:rPr>
            <w:noProof/>
            <w:webHidden/>
          </w:rPr>
          <w:tab/>
        </w:r>
        <w:r>
          <w:rPr>
            <w:noProof/>
            <w:webHidden/>
          </w:rPr>
          <w:fldChar w:fldCharType="begin"/>
        </w:r>
        <w:r>
          <w:rPr>
            <w:noProof/>
            <w:webHidden/>
          </w:rPr>
          <w:instrText xml:space="preserve"> PAGEREF _Toc223329904 \h </w:instrText>
        </w:r>
        <w:r>
          <w:rPr>
            <w:noProof/>
            <w:webHidden/>
          </w:rPr>
        </w:r>
        <w:r>
          <w:rPr>
            <w:noProof/>
            <w:webHidden/>
          </w:rPr>
          <w:fldChar w:fldCharType="separate"/>
        </w:r>
        <w:r>
          <w:rPr>
            <w:noProof/>
            <w:webHidden/>
          </w:rPr>
          <w:t>9</w:t>
        </w:r>
        <w:r>
          <w:rPr>
            <w:noProof/>
            <w:webHidden/>
          </w:rPr>
          <w:fldChar w:fldCharType="end"/>
        </w:r>
      </w:hyperlink>
    </w:p>
    <w:p w14:paraId="505FF676" w14:textId="098049C3" w:rsidR="00421C63" w:rsidRDefault="00421C63">
      <w:pPr>
        <w:pStyle w:val="TOC3"/>
        <w:rPr>
          <w:rFonts w:asciiTheme="minorHAnsi" w:eastAsiaTheme="minorEastAsia" w:hAnsiTheme="minorHAnsi" w:cstheme="minorBidi"/>
          <w:noProof/>
          <w:kern w:val="2"/>
          <w14:ligatures w14:val="standardContextual"/>
        </w:rPr>
      </w:pPr>
      <w:hyperlink w:anchor="_Toc223329905" w:history="1">
        <w:r w:rsidRPr="00F851D9">
          <w:rPr>
            <w:rStyle w:val="Hyperlink"/>
            <w:noProof/>
          </w:rPr>
          <w:t>5.1.1</w:t>
        </w:r>
        <w:r>
          <w:rPr>
            <w:rFonts w:asciiTheme="minorHAnsi" w:eastAsiaTheme="minorEastAsia" w:hAnsiTheme="minorHAnsi" w:cstheme="minorBidi"/>
            <w:noProof/>
            <w:kern w:val="2"/>
            <w14:ligatures w14:val="standardContextual"/>
          </w:rPr>
          <w:tab/>
        </w:r>
        <w:r w:rsidRPr="00F851D9">
          <w:rPr>
            <w:rStyle w:val="Hyperlink"/>
            <w:noProof/>
          </w:rPr>
          <w:t>CONTRACTOR PROJECT MANAGEMENT PLAN</w:t>
        </w:r>
        <w:r>
          <w:rPr>
            <w:noProof/>
            <w:webHidden/>
          </w:rPr>
          <w:tab/>
        </w:r>
        <w:r>
          <w:rPr>
            <w:noProof/>
            <w:webHidden/>
          </w:rPr>
          <w:fldChar w:fldCharType="begin"/>
        </w:r>
        <w:r>
          <w:rPr>
            <w:noProof/>
            <w:webHidden/>
          </w:rPr>
          <w:instrText xml:space="preserve"> PAGEREF _Toc223329905 \h </w:instrText>
        </w:r>
        <w:r>
          <w:rPr>
            <w:noProof/>
            <w:webHidden/>
          </w:rPr>
        </w:r>
        <w:r>
          <w:rPr>
            <w:noProof/>
            <w:webHidden/>
          </w:rPr>
          <w:fldChar w:fldCharType="separate"/>
        </w:r>
        <w:r>
          <w:rPr>
            <w:noProof/>
            <w:webHidden/>
          </w:rPr>
          <w:t>9</w:t>
        </w:r>
        <w:r>
          <w:rPr>
            <w:noProof/>
            <w:webHidden/>
          </w:rPr>
          <w:fldChar w:fldCharType="end"/>
        </w:r>
      </w:hyperlink>
    </w:p>
    <w:p w14:paraId="0C7EEC41" w14:textId="56BA6DEC" w:rsidR="00421C63" w:rsidRDefault="00421C63">
      <w:pPr>
        <w:pStyle w:val="TOC3"/>
        <w:rPr>
          <w:rFonts w:asciiTheme="minorHAnsi" w:eastAsiaTheme="minorEastAsia" w:hAnsiTheme="minorHAnsi" w:cstheme="minorBidi"/>
          <w:noProof/>
          <w:kern w:val="2"/>
          <w14:ligatures w14:val="standardContextual"/>
        </w:rPr>
      </w:pPr>
      <w:hyperlink w:anchor="_Toc223329906" w:history="1">
        <w:r w:rsidRPr="00F851D9">
          <w:rPr>
            <w:rStyle w:val="Hyperlink"/>
            <w:noProof/>
          </w:rPr>
          <w:t>5.1.2</w:t>
        </w:r>
        <w:r>
          <w:rPr>
            <w:rFonts w:asciiTheme="minorHAnsi" w:eastAsiaTheme="minorEastAsia" w:hAnsiTheme="minorHAnsi" w:cstheme="minorBidi"/>
            <w:noProof/>
            <w:kern w:val="2"/>
            <w14:ligatures w14:val="standardContextual"/>
          </w:rPr>
          <w:tab/>
        </w:r>
        <w:r w:rsidRPr="00F851D9">
          <w:rPr>
            <w:rStyle w:val="Hyperlink"/>
            <w:noProof/>
          </w:rPr>
          <w:t>REPORTING REQUIREMENTS</w:t>
        </w:r>
        <w:r>
          <w:rPr>
            <w:noProof/>
            <w:webHidden/>
          </w:rPr>
          <w:tab/>
        </w:r>
        <w:r>
          <w:rPr>
            <w:noProof/>
            <w:webHidden/>
          </w:rPr>
          <w:fldChar w:fldCharType="begin"/>
        </w:r>
        <w:r>
          <w:rPr>
            <w:noProof/>
            <w:webHidden/>
          </w:rPr>
          <w:instrText xml:space="preserve"> PAGEREF _Toc223329906 \h </w:instrText>
        </w:r>
        <w:r>
          <w:rPr>
            <w:noProof/>
            <w:webHidden/>
          </w:rPr>
        </w:r>
        <w:r>
          <w:rPr>
            <w:noProof/>
            <w:webHidden/>
          </w:rPr>
          <w:fldChar w:fldCharType="separate"/>
        </w:r>
        <w:r>
          <w:rPr>
            <w:noProof/>
            <w:webHidden/>
          </w:rPr>
          <w:t>9</w:t>
        </w:r>
        <w:r>
          <w:rPr>
            <w:noProof/>
            <w:webHidden/>
          </w:rPr>
          <w:fldChar w:fldCharType="end"/>
        </w:r>
      </w:hyperlink>
    </w:p>
    <w:p w14:paraId="7C3A35DA" w14:textId="32FC99D1"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07" w:history="1">
        <w:r w:rsidRPr="00F851D9">
          <w:rPr>
            <w:rStyle w:val="Hyperlink"/>
            <w:noProof/>
          </w:rPr>
          <w:t>5.2</w:t>
        </w:r>
        <w:r>
          <w:rPr>
            <w:rFonts w:asciiTheme="minorHAnsi" w:eastAsiaTheme="minorEastAsia" w:hAnsiTheme="minorHAnsi" w:cstheme="minorBidi"/>
            <w:noProof/>
            <w:kern w:val="2"/>
            <w14:ligatures w14:val="standardContextual"/>
          </w:rPr>
          <w:tab/>
        </w:r>
        <w:r w:rsidRPr="00F851D9">
          <w:rPr>
            <w:rStyle w:val="Hyperlink"/>
            <w:noProof/>
          </w:rPr>
          <w:t>PROGRAM MANAGEMENT OFFICE (PMO) SUPPORT</w:t>
        </w:r>
        <w:r>
          <w:rPr>
            <w:noProof/>
            <w:webHidden/>
          </w:rPr>
          <w:tab/>
        </w:r>
        <w:r>
          <w:rPr>
            <w:noProof/>
            <w:webHidden/>
          </w:rPr>
          <w:fldChar w:fldCharType="begin"/>
        </w:r>
        <w:r>
          <w:rPr>
            <w:noProof/>
            <w:webHidden/>
          </w:rPr>
          <w:instrText xml:space="preserve"> PAGEREF _Toc223329907 \h </w:instrText>
        </w:r>
        <w:r>
          <w:rPr>
            <w:noProof/>
            <w:webHidden/>
          </w:rPr>
        </w:r>
        <w:r>
          <w:rPr>
            <w:noProof/>
            <w:webHidden/>
          </w:rPr>
          <w:fldChar w:fldCharType="separate"/>
        </w:r>
        <w:r>
          <w:rPr>
            <w:noProof/>
            <w:webHidden/>
          </w:rPr>
          <w:t>10</w:t>
        </w:r>
        <w:r>
          <w:rPr>
            <w:noProof/>
            <w:webHidden/>
          </w:rPr>
          <w:fldChar w:fldCharType="end"/>
        </w:r>
      </w:hyperlink>
    </w:p>
    <w:p w14:paraId="6030EDE5" w14:textId="30ED1E66"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08" w:history="1">
        <w:r w:rsidRPr="00F851D9">
          <w:rPr>
            <w:rStyle w:val="Hyperlink"/>
            <w:noProof/>
          </w:rPr>
          <w:t>5.3</w:t>
        </w:r>
        <w:r>
          <w:rPr>
            <w:rFonts w:asciiTheme="minorHAnsi" w:eastAsiaTheme="minorEastAsia" w:hAnsiTheme="minorHAnsi" w:cstheme="minorBidi"/>
            <w:noProof/>
            <w:kern w:val="2"/>
            <w14:ligatures w14:val="standardContextual"/>
          </w:rPr>
          <w:tab/>
        </w:r>
        <w:r w:rsidRPr="00F851D9">
          <w:rPr>
            <w:rStyle w:val="Hyperlink"/>
            <w:noProof/>
          </w:rPr>
          <w:t>CONTACT CENTER OPERATIONS ANALYSIS &amp; STANDARDIZATION</w:t>
        </w:r>
        <w:r>
          <w:rPr>
            <w:noProof/>
            <w:webHidden/>
          </w:rPr>
          <w:tab/>
        </w:r>
        <w:r>
          <w:rPr>
            <w:noProof/>
            <w:webHidden/>
          </w:rPr>
          <w:fldChar w:fldCharType="begin"/>
        </w:r>
        <w:r>
          <w:rPr>
            <w:noProof/>
            <w:webHidden/>
          </w:rPr>
          <w:instrText xml:space="preserve"> PAGEREF _Toc223329908 \h </w:instrText>
        </w:r>
        <w:r>
          <w:rPr>
            <w:noProof/>
            <w:webHidden/>
          </w:rPr>
        </w:r>
        <w:r>
          <w:rPr>
            <w:noProof/>
            <w:webHidden/>
          </w:rPr>
          <w:fldChar w:fldCharType="separate"/>
        </w:r>
        <w:r>
          <w:rPr>
            <w:noProof/>
            <w:webHidden/>
          </w:rPr>
          <w:t>10</w:t>
        </w:r>
        <w:r>
          <w:rPr>
            <w:noProof/>
            <w:webHidden/>
          </w:rPr>
          <w:fldChar w:fldCharType="end"/>
        </w:r>
      </w:hyperlink>
    </w:p>
    <w:p w14:paraId="50235437" w14:textId="7BA0D80D"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09" w:history="1">
        <w:r w:rsidRPr="00F851D9">
          <w:rPr>
            <w:rStyle w:val="Hyperlink"/>
            <w:noProof/>
          </w:rPr>
          <w:t>5.4</w:t>
        </w:r>
        <w:r>
          <w:rPr>
            <w:rFonts w:asciiTheme="minorHAnsi" w:eastAsiaTheme="minorEastAsia" w:hAnsiTheme="minorHAnsi" w:cstheme="minorBidi"/>
            <w:noProof/>
            <w:kern w:val="2"/>
            <w14:ligatures w14:val="standardContextual"/>
          </w:rPr>
          <w:tab/>
        </w:r>
        <w:r w:rsidRPr="00F851D9">
          <w:rPr>
            <w:rStyle w:val="Hyperlink"/>
            <w:noProof/>
          </w:rPr>
          <w:t>WORKFORCE PLANNING AND TRAINING SUPPORT</w:t>
        </w:r>
        <w:r>
          <w:rPr>
            <w:noProof/>
            <w:webHidden/>
          </w:rPr>
          <w:tab/>
        </w:r>
        <w:r>
          <w:rPr>
            <w:noProof/>
            <w:webHidden/>
          </w:rPr>
          <w:fldChar w:fldCharType="begin"/>
        </w:r>
        <w:r>
          <w:rPr>
            <w:noProof/>
            <w:webHidden/>
          </w:rPr>
          <w:instrText xml:space="preserve"> PAGEREF _Toc223329909 \h </w:instrText>
        </w:r>
        <w:r>
          <w:rPr>
            <w:noProof/>
            <w:webHidden/>
          </w:rPr>
        </w:r>
        <w:r>
          <w:rPr>
            <w:noProof/>
            <w:webHidden/>
          </w:rPr>
          <w:fldChar w:fldCharType="separate"/>
        </w:r>
        <w:r>
          <w:rPr>
            <w:noProof/>
            <w:webHidden/>
          </w:rPr>
          <w:t>12</w:t>
        </w:r>
        <w:r>
          <w:rPr>
            <w:noProof/>
            <w:webHidden/>
          </w:rPr>
          <w:fldChar w:fldCharType="end"/>
        </w:r>
      </w:hyperlink>
    </w:p>
    <w:p w14:paraId="76629CA4" w14:textId="1FFB5B78"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10" w:history="1">
        <w:r w:rsidRPr="00F851D9">
          <w:rPr>
            <w:rStyle w:val="Hyperlink"/>
            <w:noProof/>
          </w:rPr>
          <w:t>5.5</w:t>
        </w:r>
        <w:r>
          <w:rPr>
            <w:rFonts w:asciiTheme="minorHAnsi" w:eastAsiaTheme="minorEastAsia" w:hAnsiTheme="minorHAnsi" w:cstheme="minorBidi"/>
            <w:noProof/>
            <w:kern w:val="2"/>
            <w14:ligatures w14:val="standardContextual"/>
          </w:rPr>
          <w:tab/>
        </w:r>
        <w:r w:rsidRPr="00F851D9">
          <w:rPr>
            <w:rStyle w:val="Hyperlink"/>
            <w:noProof/>
          </w:rPr>
          <w:t>ORGANIZATIONAL CHANGE MANAGEMENT (OCM)</w:t>
        </w:r>
        <w:r>
          <w:rPr>
            <w:noProof/>
            <w:webHidden/>
          </w:rPr>
          <w:tab/>
        </w:r>
        <w:r>
          <w:rPr>
            <w:noProof/>
            <w:webHidden/>
          </w:rPr>
          <w:fldChar w:fldCharType="begin"/>
        </w:r>
        <w:r>
          <w:rPr>
            <w:noProof/>
            <w:webHidden/>
          </w:rPr>
          <w:instrText xml:space="preserve"> PAGEREF _Toc223329910 \h </w:instrText>
        </w:r>
        <w:r>
          <w:rPr>
            <w:noProof/>
            <w:webHidden/>
          </w:rPr>
        </w:r>
        <w:r>
          <w:rPr>
            <w:noProof/>
            <w:webHidden/>
          </w:rPr>
          <w:fldChar w:fldCharType="separate"/>
        </w:r>
        <w:r>
          <w:rPr>
            <w:noProof/>
            <w:webHidden/>
          </w:rPr>
          <w:t>12</w:t>
        </w:r>
        <w:r>
          <w:rPr>
            <w:noProof/>
            <w:webHidden/>
          </w:rPr>
          <w:fldChar w:fldCharType="end"/>
        </w:r>
      </w:hyperlink>
    </w:p>
    <w:p w14:paraId="4020378A" w14:textId="17BE1E72"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11" w:history="1">
        <w:r w:rsidRPr="00F851D9">
          <w:rPr>
            <w:rStyle w:val="Hyperlink"/>
            <w:noProof/>
          </w:rPr>
          <w:t>5.6</w:t>
        </w:r>
        <w:r>
          <w:rPr>
            <w:rFonts w:asciiTheme="minorHAnsi" w:eastAsiaTheme="minorEastAsia" w:hAnsiTheme="minorHAnsi" w:cstheme="minorBidi"/>
            <w:noProof/>
            <w:kern w:val="2"/>
            <w14:ligatures w14:val="standardContextual"/>
          </w:rPr>
          <w:tab/>
        </w:r>
        <w:r w:rsidRPr="00F851D9">
          <w:rPr>
            <w:rStyle w:val="Hyperlink"/>
            <w:noProof/>
          </w:rPr>
          <w:t>CONTINUOUS IMPROVEMENT AND PERFORMANCE MONITORING</w:t>
        </w:r>
        <w:r>
          <w:rPr>
            <w:noProof/>
            <w:webHidden/>
          </w:rPr>
          <w:tab/>
        </w:r>
        <w:r>
          <w:rPr>
            <w:noProof/>
            <w:webHidden/>
          </w:rPr>
          <w:fldChar w:fldCharType="begin"/>
        </w:r>
        <w:r>
          <w:rPr>
            <w:noProof/>
            <w:webHidden/>
          </w:rPr>
          <w:instrText xml:space="preserve"> PAGEREF _Toc223329911 \h </w:instrText>
        </w:r>
        <w:r>
          <w:rPr>
            <w:noProof/>
            <w:webHidden/>
          </w:rPr>
        </w:r>
        <w:r>
          <w:rPr>
            <w:noProof/>
            <w:webHidden/>
          </w:rPr>
          <w:fldChar w:fldCharType="separate"/>
        </w:r>
        <w:r>
          <w:rPr>
            <w:noProof/>
            <w:webHidden/>
          </w:rPr>
          <w:t>13</w:t>
        </w:r>
        <w:r>
          <w:rPr>
            <w:noProof/>
            <w:webHidden/>
          </w:rPr>
          <w:fldChar w:fldCharType="end"/>
        </w:r>
      </w:hyperlink>
    </w:p>
    <w:p w14:paraId="2EFF7BA1" w14:textId="44558467" w:rsidR="00421C63" w:rsidRDefault="00421C6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3329912" w:history="1">
        <w:r w:rsidRPr="00F851D9">
          <w:rPr>
            <w:rStyle w:val="Hyperlink"/>
            <w:noProof/>
          </w:rPr>
          <w:t>6.0</w:t>
        </w:r>
        <w:r>
          <w:rPr>
            <w:rFonts w:asciiTheme="minorHAnsi" w:eastAsiaTheme="minorEastAsia" w:hAnsiTheme="minorHAnsi" w:cstheme="minorBidi"/>
            <w:noProof/>
            <w:kern w:val="2"/>
            <w14:ligatures w14:val="standardContextual"/>
          </w:rPr>
          <w:tab/>
        </w:r>
        <w:r w:rsidRPr="00F851D9">
          <w:rPr>
            <w:rStyle w:val="Hyperlink"/>
            <w:noProof/>
          </w:rPr>
          <w:t>GENERAL REQUIREMENTS</w:t>
        </w:r>
        <w:r>
          <w:rPr>
            <w:noProof/>
            <w:webHidden/>
          </w:rPr>
          <w:tab/>
        </w:r>
        <w:r>
          <w:rPr>
            <w:noProof/>
            <w:webHidden/>
          </w:rPr>
          <w:fldChar w:fldCharType="begin"/>
        </w:r>
        <w:r>
          <w:rPr>
            <w:noProof/>
            <w:webHidden/>
          </w:rPr>
          <w:instrText xml:space="preserve"> PAGEREF _Toc223329912 \h </w:instrText>
        </w:r>
        <w:r>
          <w:rPr>
            <w:noProof/>
            <w:webHidden/>
          </w:rPr>
        </w:r>
        <w:r>
          <w:rPr>
            <w:noProof/>
            <w:webHidden/>
          </w:rPr>
          <w:fldChar w:fldCharType="separate"/>
        </w:r>
        <w:r>
          <w:rPr>
            <w:noProof/>
            <w:webHidden/>
          </w:rPr>
          <w:t>13</w:t>
        </w:r>
        <w:r>
          <w:rPr>
            <w:noProof/>
            <w:webHidden/>
          </w:rPr>
          <w:fldChar w:fldCharType="end"/>
        </w:r>
      </w:hyperlink>
    </w:p>
    <w:p w14:paraId="1A36A8CE" w14:textId="6E69CC06"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13" w:history="1">
        <w:r w:rsidRPr="00F851D9">
          <w:rPr>
            <w:rStyle w:val="Hyperlink"/>
            <w:noProof/>
          </w:rPr>
          <w:t>6.1</w:t>
        </w:r>
        <w:r>
          <w:rPr>
            <w:rFonts w:asciiTheme="minorHAnsi" w:eastAsiaTheme="minorEastAsia" w:hAnsiTheme="minorHAnsi" w:cstheme="minorBidi"/>
            <w:noProof/>
            <w:kern w:val="2"/>
            <w14:ligatures w14:val="standardContextual"/>
          </w:rPr>
          <w:tab/>
        </w:r>
        <w:r w:rsidRPr="00F851D9">
          <w:rPr>
            <w:rStyle w:val="Hyperlink"/>
            <w:noProof/>
          </w:rPr>
          <w:t>ENTERPRISE AND IT FRAMEWORK</w:t>
        </w:r>
        <w:r>
          <w:rPr>
            <w:noProof/>
            <w:webHidden/>
          </w:rPr>
          <w:tab/>
        </w:r>
        <w:r>
          <w:rPr>
            <w:noProof/>
            <w:webHidden/>
          </w:rPr>
          <w:fldChar w:fldCharType="begin"/>
        </w:r>
        <w:r>
          <w:rPr>
            <w:noProof/>
            <w:webHidden/>
          </w:rPr>
          <w:instrText xml:space="preserve"> PAGEREF _Toc223329913 \h </w:instrText>
        </w:r>
        <w:r>
          <w:rPr>
            <w:noProof/>
            <w:webHidden/>
          </w:rPr>
        </w:r>
        <w:r>
          <w:rPr>
            <w:noProof/>
            <w:webHidden/>
          </w:rPr>
          <w:fldChar w:fldCharType="separate"/>
        </w:r>
        <w:r>
          <w:rPr>
            <w:noProof/>
            <w:webHidden/>
          </w:rPr>
          <w:t>13</w:t>
        </w:r>
        <w:r>
          <w:rPr>
            <w:noProof/>
            <w:webHidden/>
          </w:rPr>
          <w:fldChar w:fldCharType="end"/>
        </w:r>
      </w:hyperlink>
    </w:p>
    <w:p w14:paraId="3DF6AE18" w14:textId="7D361B29" w:rsidR="00421C63" w:rsidRDefault="00421C63">
      <w:pPr>
        <w:pStyle w:val="TOC3"/>
        <w:rPr>
          <w:rFonts w:asciiTheme="minorHAnsi" w:eastAsiaTheme="minorEastAsia" w:hAnsiTheme="minorHAnsi" w:cstheme="minorBidi"/>
          <w:noProof/>
          <w:kern w:val="2"/>
          <w14:ligatures w14:val="standardContextual"/>
        </w:rPr>
      </w:pPr>
      <w:hyperlink w:anchor="_Toc223329914" w:history="1">
        <w:r w:rsidRPr="00F851D9">
          <w:rPr>
            <w:rStyle w:val="Hyperlink"/>
            <w:noProof/>
          </w:rPr>
          <w:t>6.1.1</w:t>
        </w:r>
        <w:r>
          <w:rPr>
            <w:rFonts w:asciiTheme="minorHAnsi" w:eastAsiaTheme="minorEastAsia" w:hAnsiTheme="minorHAnsi" w:cstheme="minorBidi"/>
            <w:noProof/>
            <w:kern w:val="2"/>
            <w14:ligatures w14:val="standardContextual"/>
          </w:rPr>
          <w:tab/>
        </w:r>
        <w:r w:rsidRPr="00F851D9">
          <w:rPr>
            <w:rStyle w:val="Hyperlink"/>
            <w:noProof/>
          </w:rPr>
          <w:t>VA TECHNICAL REFERENCE MODEL</w:t>
        </w:r>
        <w:r>
          <w:rPr>
            <w:noProof/>
            <w:webHidden/>
          </w:rPr>
          <w:tab/>
        </w:r>
        <w:r>
          <w:rPr>
            <w:noProof/>
            <w:webHidden/>
          </w:rPr>
          <w:fldChar w:fldCharType="begin"/>
        </w:r>
        <w:r>
          <w:rPr>
            <w:noProof/>
            <w:webHidden/>
          </w:rPr>
          <w:instrText xml:space="preserve"> PAGEREF _Toc223329914 \h </w:instrText>
        </w:r>
        <w:r>
          <w:rPr>
            <w:noProof/>
            <w:webHidden/>
          </w:rPr>
        </w:r>
        <w:r>
          <w:rPr>
            <w:noProof/>
            <w:webHidden/>
          </w:rPr>
          <w:fldChar w:fldCharType="separate"/>
        </w:r>
        <w:r>
          <w:rPr>
            <w:noProof/>
            <w:webHidden/>
          </w:rPr>
          <w:t>13</w:t>
        </w:r>
        <w:r>
          <w:rPr>
            <w:noProof/>
            <w:webHidden/>
          </w:rPr>
          <w:fldChar w:fldCharType="end"/>
        </w:r>
      </w:hyperlink>
    </w:p>
    <w:p w14:paraId="3B819E98" w14:textId="2C9D0F79" w:rsidR="00421C63" w:rsidRDefault="00421C63">
      <w:pPr>
        <w:pStyle w:val="TOC3"/>
        <w:rPr>
          <w:rFonts w:asciiTheme="minorHAnsi" w:eastAsiaTheme="minorEastAsia" w:hAnsiTheme="minorHAnsi" w:cstheme="minorBidi"/>
          <w:noProof/>
          <w:kern w:val="2"/>
          <w14:ligatures w14:val="standardContextual"/>
        </w:rPr>
      </w:pPr>
      <w:hyperlink w:anchor="_Toc223329915" w:history="1">
        <w:r w:rsidRPr="00F851D9">
          <w:rPr>
            <w:rStyle w:val="Hyperlink"/>
            <w:noProof/>
          </w:rPr>
          <w:t>6.1.2</w:t>
        </w:r>
        <w:r>
          <w:rPr>
            <w:rFonts w:asciiTheme="minorHAnsi" w:eastAsiaTheme="minorEastAsia" w:hAnsiTheme="minorHAnsi" w:cstheme="minorBidi"/>
            <w:noProof/>
            <w:kern w:val="2"/>
            <w14:ligatures w14:val="standardContextual"/>
          </w:rPr>
          <w:tab/>
        </w:r>
        <w:r w:rsidRPr="00F851D9">
          <w:rPr>
            <w:rStyle w:val="Hyperlink"/>
            <w:noProof/>
          </w:rPr>
          <w:t>ZERO TRUST – VA CRITICAL SECURITY CONTROLS</w:t>
        </w:r>
        <w:r>
          <w:rPr>
            <w:noProof/>
            <w:webHidden/>
          </w:rPr>
          <w:tab/>
        </w:r>
        <w:r>
          <w:rPr>
            <w:noProof/>
            <w:webHidden/>
          </w:rPr>
          <w:fldChar w:fldCharType="begin"/>
        </w:r>
        <w:r>
          <w:rPr>
            <w:noProof/>
            <w:webHidden/>
          </w:rPr>
          <w:instrText xml:space="preserve"> PAGEREF _Toc223329915 \h </w:instrText>
        </w:r>
        <w:r>
          <w:rPr>
            <w:noProof/>
            <w:webHidden/>
          </w:rPr>
        </w:r>
        <w:r>
          <w:rPr>
            <w:noProof/>
            <w:webHidden/>
          </w:rPr>
          <w:fldChar w:fldCharType="separate"/>
        </w:r>
        <w:r>
          <w:rPr>
            <w:noProof/>
            <w:webHidden/>
          </w:rPr>
          <w:t>14</w:t>
        </w:r>
        <w:r>
          <w:rPr>
            <w:noProof/>
            <w:webHidden/>
          </w:rPr>
          <w:fldChar w:fldCharType="end"/>
        </w:r>
      </w:hyperlink>
    </w:p>
    <w:p w14:paraId="76ADF8D2" w14:textId="370A6836" w:rsidR="00421C63" w:rsidRDefault="00421C63">
      <w:pPr>
        <w:pStyle w:val="TOC3"/>
        <w:rPr>
          <w:rFonts w:asciiTheme="minorHAnsi" w:eastAsiaTheme="minorEastAsia" w:hAnsiTheme="minorHAnsi" w:cstheme="minorBidi"/>
          <w:noProof/>
          <w:kern w:val="2"/>
          <w14:ligatures w14:val="standardContextual"/>
        </w:rPr>
      </w:pPr>
      <w:hyperlink w:anchor="_Toc223329916" w:history="1">
        <w:r w:rsidRPr="00F851D9">
          <w:rPr>
            <w:rStyle w:val="Hyperlink"/>
            <w:noProof/>
          </w:rPr>
          <w:t>6.1.3</w:t>
        </w:r>
        <w:r>
          <w:rPr>
            <w:rFonts w:asciiTheme="minorHAnsi" w:eastAsiaTheme="minorEastAsia" w:hAnsiTheme="minorHAnsi" w:cstheme="minorBidi"/>
            <w:noProof/>
            <w:kern w:val="2"/>
            <w14:ligatures w14:val="standardContextual"/>
          </w:rPr>
          <w:tab/>
        </w:r>
        <w:r w:rsidRPr="00F851D9">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_Toc223329916 \h </w:instrText>
        </w:r>
        <w:r>
          <w:rPr>
            <w:noProof/>
            <w:webHidden/>
          </w:rPr>
        </w:r>
        <w:r>
          <w:rPr>
            <w:noProof/>
            <w:webHidden/>
          </w:rPr>
          <w:fldChar w:fldCharType="separate"/>
        </w:r>
        <w:r>
          <w:rPr>
            <w:noProof/>
            <w:webHidden/>
          </w:rPr>
          <w:t>14</w:t>
        </w:r>
        <w:r>
          <w:rPr>
            <w:noProof/>
            <w:webHidden/>
          </w:rPr>
          <w:fldChar w:fldCharType="end"/>
        </w:r>
      </w:hyperlink>
    </w:p>
    <w:p w14:paraId="0B2F74B2" w14:textId="08E14CCC" w:rsidR="00421C63" w:rsidRDefault="00421C63">
      <w:pPr>
        <w:pStyle w:val="TOC3"/>
        <w:rPr>
          <w:rFonts w:asciiTheme="minorHAnsi" w:eastAsiaTheme="minorEastAsia" w:hAnsiTheme="minorHAnsi" w:cstheme="minorBidi"/>
          <w:noProof/>
          <w:kern w:val="2"/>
          <w14:ligatures w14:val="standardContextual"/>
        </w:rPr>
      </w:pPr>
      <w:hyperlink w:anchor="_Toc223329917" w:history="1">
        <w:r w:rsidRPr="00F851D9">
          <w:rPr>
            <w:rStyle w:val="Hyperlink"/>
            <w:noProof/>
          </w:rPr>
          <w:t>6.1.4</w:t>
        </w:r>
        <w:r>
          <w:rPr>
            <w:rFonts w:asciiTheme="minorHAnsi" w:eastAsiaTheme="minorEastAsia" w:hAnsiTheme="minorHAnsi" w:cstheme="minorBidi"/>
            <w:noProof/>
            <w:kern w:val="2"/>
            <w14:ligatures w14:val="standardContextual"/>
          </w:rPr>
          <w:tab/>
        </w:r>
        <w:r w:rsidRPr="00F851D9">
          <w:rPr>
            <w:rStyle w:val="Hyperlink"/>
            <w:noProof/>
          </w:rPr>
          <w:t>INTERNET PROTOCOL VERSION 6 (IPv6)</w:t>
        </w:r>
        <w:r>
          <w:rPr>
            <w:noProof/>
            <w:webHidden/>
          </w:rPr>
          <w:tab/>
        </w:r>
        <w:r>
          <w:rPr>
            <w:noProof/>
            <w:webHidden/>
          </w:rPr>
          <w:fldChar w:fldCharType="begin"/>
        </w:r>
        <w:r>
          <w:rPr>
            <w:noProof/>
            <w:webHidden/>
          </w:rPr>
          <w:instrText xml:space="preserve"> PAGEREF _Toc223329917 \h </w:instrText>
        </w:r>
        <w:r>
          <w:rPr>
            <w:noProof/>
            <w:webHidden/>
          </w:rPr>
        </w:r>
        <w:r>
          <w:rPr>
            <w:noProof/>
            <w:webHidden/>
          </w:rPr>
          <w:fldChar w:fldCharType="separate"/>
        </w:r>
        <w:r>
          <w:rPr>
            <w:noProof/>
            <w:webHidden/>
          </w:rPr>
          <w:t>15</w:t>
        </w:r>
        <w:r>
          <w:rPr>
            <w:noProof/>
            <w:webHidden/>
          </w:rPr>
          <w:fldChar w:fldCharType="end"/>
        </w:r>
      </w:hyperlink>
    </w:p>
    <w:p w14:paraId="369C936D" w14:textId="65BB8473" w:rsidR="00421C63" w:rsidRDefault="00421C63">
      <w:pPr>
        <w:pStyle w:val="TOC3"/>
        <w:rPr>
          <w:rFonts w:asciiTheme="minorHAnsi" w:eastAsiaTheme="minorEastAsia" w:hAnsiTheme="minorHAnsi" w:cstheme="minorBidi"/>
          <w:noProof/>
          <w:kern w:val="2"/>
          <w14:ligatures w14:val="standardContextual"/>
        </w:rPr>
      </w:pPr>
      <w:hyperlink w:anchor="_Toc223329918" w:history="1">
        <w:r w:rsidRPr="00F851D9">
          <w:rPr>
            <w:rStyle w:val="Hyperlink"/>
            <w:noProof/>
          </w:rPr>
          <w:t>6.1.5</w:t>
        </w:r>
        <w:r>
          <w:rPr>
            <w:rFonts w:asciiTheme="minorHAnsi" w:eastAsiaTheme="minorEastAsia" w:hAnsiTheme="minorHAnsi" w:cstheme="minorBidi"/>
            <w:noProof/>
            <w:kern w:val="2"/>
            <w14:ligatures w14:val="standardContextual"/>
          </w:rPr>
          <w:tab/>
        </w:r>
        <w:r w:rsidRPr="00F851D9">
          <w:rPr>
            <w:rStyle w:val="Hyperlink"/>
            <w:noProof/>
          </w:rPr>
          <w:t>TRUSTED INTERNET CONNECTION (TIC)</w:t>
        </w:r>
        <w:r>
          <w:rPr>
            <w:noProof/>
            <w:webHidden/>
          </w:rPr>
          <w:tab/>
        </w:r>
        <w:r>
          <w:rPr>
            <w:noProof/>
            <w:webHidden/>
          </w:rPr>
          <w:fldChar w:fldCharType="begin"/>
        </w:r>
        <w:r>
          <w:rPr>
            <w:noProof/>
            <w:webHidden/>
          </w:rPr>
          <w:instrText xml:space="preserve"> PAGEREF _Toc223329918 \h </w:instrText>
        </w:r>
        <w:r>
          <w:rPr>
            <w:noProof/>
            <w:webHidden/>
          </w:rPr>
        </w:r>
        <w:r>
          <w:rPr>
            <w:noProof/>
            <w:webHidden/>
          </w:rPr>
          <w:fldChar w:fldCharType="separate"/>
        </w:r>
        <w:r>
          <w:rPr>
            <w:noProof/>
            <w:webHidden/>
          </w:rPr>
          <w:t>16</w:t>
        </w:r>
        <w:r>
          <w:rPr>
            <w:noProof/>
            <w:webHidden/>
          </w:rPr>
          <w:fldChar w:fldCharType="end"/>
        </w:r>
      </w:hyperlink>
    </w:p>
    <w:p w14:paraId="2FD0905E" w14:textId="3CA1B8BF" w:rsidR="00421C63" w:rsidRDefault="00421C63">
      <w:pPr>
        <w:pStyle w:val="TOC3"/>
        <w:rPr>
          <w:rFonts w:asciiTheme="minorHAnsi" w:eastAsiaTheme="minorEastAsia" w:hAnsiTheme="minorHAnsi" w:cstheme="minorBidi"/>
          <w:noProof/>
          <w:kern w:val="2"/>
          <w14:ligatures w14:val="standardContextual"/>
        </w:rPr>
      </w:pPr>
      <w:hyperlink w:anchor="_Toc223329919" w:history="1">
        <w:r w:rsidRPr="00F851D9">
          <w:rPr>
            <w:rStyle w:val="Hyperlink"/>
            <w:noProof/>
          </w:rPr>
          <w:t>6.1.6</w:t>
        </w:r>
        <w:r>
          <w:rPr>
            <w:rFonts w:asciiTheme="minorHAnsi" w:eastAsiaTheme="minorEastAsia" w:hAnsiTheme="minorHAnsi" w:cstheme="minorBidi"/>
            <w:noProof/>
            <w:kern w:val="2"/>
            <w14:ligatures w14:val="standardContextual"/>
          </w:rPr>
          <w:tab/>
        </w:r>
        <w:r w:rsidRPr="00F851D9">
          <w:rPr>
            <w:rStyle w:val="Hyperlink"/>
            <w:noProof/>
          </w:rPr>
          <w:t>STANDARD COMPUTER CONFIGURATION</w:t>
        </w:r>
        <w:r>
          <w:rPr>
            <w:noProof/>
            <w:webHidden/>
          </w:rPr>
          <w:tab/>
        </w:r>
        <w:r>
          <w:rPr>
            <w:noProof/>
            <w:webHidden/>
          </w:rPr>
          <w:fldChar w:fldCharType="begin"/>
        </w:r>
        <w:r>
          <w:rPr>
            <w:noProof/>
            <w:webHidden/>
          </w:rPr>
          <w:instrText xml:space="preserve"> PAGEREF _Toc223329919 \h </w:instrText>
        </w:r>
        <w:r>
          <w:rPr>
            <w:noProof/>
            <w:webHidden/>
          </w:rPr>
        </w:r>
        <w:r>
          <w:rPr>
            <w:noProof/>
            <w:webHidden/>
          </w:rPr>
          <w:fldChar w:fldCharType="separate"/>
        </w:r>
        <w:r>
          <w:rPr>
            <w:noProof/>
            <w:webHidden/>
          </w:rPr>
          <w:t>16</w:t>
        </w:r>
        <w:r>
          <w:rPr>
            <w:noProof/>
            <w:webHidden/>
          </w:rPr>
          <w:fldChar w:fldCharType="end"/>
        </w:r>
      </w:hyperlink>
    </w:p>
    <w:p w14:paraId="6F3F42D5" w14:textId="68F0CF9C" w:rsidR="00421C63" w:rsidRDefault="00421C63">
      <w:pPr>
        <w:pStyle w:val="TOC3"/>
        <w:rPr>
          <w:rFonts w:asciiTheme="minorHAnsi" w:eastAsiaTheme="minorEastAsia" w:hAnsiTheme="minorHAnsi" w:cstheme="minorBidi"/>
          <w:noProof/>
          <w:kern w:val="2"/>
          <w14:ligatures w14:val="standardContextual"/>
        </w:rPr>
      </w:pPr>
      <w:hyperlink w:anchor="_Toc223329920" w:history="1">
        <w:r w:rsidRPr="00F851D9">
          <w:rPr>
            <w:rStyle w:val="Hyperlink"/>
            <w:noProof/>
          </w:rPr>
          <w:t>6.1.7</w:t>
        </w:r>
        <w:r>
          <w:rPr>
            <w:rFonts w:asciiTheme="minorHAnsi" w:eastAsiaTheme="minorEastAsia" w:hAnsiTheme="minorHAnsi" w:cstheme="minorBidi"/>
            <w:noProof/>
            <w:kern w:val="2"/>
            <w14:ligatures w14:val="standardContextual"/>
          </w:rPr>
          <w:tab/>
        </w:r>
        <w:r w:rsidRPr="00F851D9">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_Toc223329920 \h </w:instrText>
        </w:r>
        <w:r>
          <w:rPr>
            <w:noProof/>
            <w:webHidden/>
          </w:rPr>
        </w:r>
        <w:r>
          <w:rPr>
            <w:noProof/>
            <w:webHidden/>
          </w:rPr>
          <w:fldChar w:fldCharType="separate"/>
        </w:r>
        <w:r>
          <w:rPr>
            <w:noProof/>
            <w:webHidden/>
          </w:rPr>
          <w:t>17</w:t>
        </w:r>
        <w:r>
          <w:rPr>
            <w:noProof/>
            <w:webHidden/>
          </w:rPr>
          <w:fldChar w:fldCharType="end"/>
        </w:r>
      </w:hyperlink>
    </w:p>
    <w:p w14:paraId="68F3D9AA" w14:textId="7BDB71EF" w:rsidR="00421C63" w:rsidRDefault="00421C63">
      <w:pPr>
        <w:pStyle w:val="TOC3"/>
        <w:rPr>
          <w:rFonts w:asciiTheme="minorHAnsi" w:eastAsiaTheme="minorEastAsia" w:hAnsiTheme="minorHAnsi" w:cstheme="minorBidi"/>
          <w:noProof/>
          <w:kern w:val="2"/>
          <w14:ligatures w14:val="standardContextual"/>
        </w:rPr>
      </w:pPr>
      <w:hyperlink w:anchor="_Toc223329921" w:history="1">
        <w:r w:rsidRPr="00F851D9">
          <w:rPr>
            <w:rStyle w:val="Hyperlink"/>
            <w:noProof/>
          </w:rPr>
          <w:t>6.1.8</w:t>
        </w:r>
        <w:r>
          <w:rPr>
            <w:rFonts w:asciiTheme="minorHAnsi" w:eastAsiaTheme="minorEastAsia" w:hAnsiTheme="minorHAnsi" w:cstheme="minorBidi"/>
            <w:noProof/>
            <w:kern w:val="2"/>
            <w14:ligatures w14:val="standardContextual"/>
          </w:rPr>
          <w:tab/>
        </w:r>
        <w:r w:rsidRPr="00F851D9">
          <w:rPr>
            <w:rStyle w:val="Hyperlink"/>
            <w:noProof/>
          </w:rPr>
          <w:t>PROCESS ASSET LIBRARY (PAL)</w:t>
        </w:r>
        <w:r>
          <w:rPr>
            <w:noProof/>
            <w:webHidden/>
          </w:rPr>
          <w:tab/>
        </w:r>
        <w:r>
          <w:rPr>
            <w:noProof/>
            <w:webHidden/>
          </w:rPr>
          <w:fldChar w:fldCharType="begin"/>
        </w:r>
        <w:r>
          <w:rPr>
            <w:noProof/>
            <w:webHidden/>
          </w:rPr>
          <w:instrText xml:space="preserve"> PAGEREF _Toc223329921 \h </w:instrText>
        </w:r>
        <w:r>
          <w:rPr>
            <w:noProof/>
            <w:webHidden/>
          </w:rPr>
        </w:r>
        <w:r>
          <w:rPr>
            <w:noProof/>
            <w:webHidden/>
          </w:rPr>
          <w:fldChar w:fldCharType="separate"/>
        </w:r>
        <w:r>
          <w:rPr>
            <w:noProof/>
            <w:webHidden/>
          </w:rPr>
          <w:t>17</w:t>
        </w:r>
        <w:r>
          <w:rPr>
            <w:noProof/>
            <w:webHidden/>
          </w:rPr>
          <w:fldChar w:fldCharType="end"/>
        </w:r>
      </w:hyperlink>
    </w:p>
    <w:p w14:paraId="6DF24B5C" w14:textId="48E7E28D" w:rsidR="00421C63" w:rsidRDefault="00421C63">
      <w:pPr>
        <w:pStyle w:val="TOC3"/>
        <w:rPr>
          <w:rFonts w:asciiTheme="minorHAnsi" w:eastAsiaTheme="minorEastAsia" w:hAnsiTheme="minorHAnsi" w:cstheme="minorBidi"/>
          <w:noProof/>
          <w:kern w:val="2"/>
          <w14:ligatures w14:val="standardContextual"/>
        </w:rPr>
      </w:pPr>
      <w:hyperlink w:anchor="_Toc223329922" w:history="1">
        <w:r w:rsidRPr="00F851D9">
          <w:rPr>
            <w:rStyle w:val="Hyperlink"/>
            <w:noProof/>
          </w:rPr>
          <w:t>6.1.9</w:t>
        </w:r>
        <w:r>
          <w:rPr>
            <w:rFonts w:asciiTheme="minorHAnsi" w:eastAsiaTheme="minorEastAsia" w:hAnsiTheme="minorHAnsi" w:cstheme="minorBidi"/>
            <w:noProof/>
            <w:kern w:val="2"/>
            <w14:ligatures w14:val="standardContextual"/>
          </w:rPr>
          <w:tab/>
        </w:r>
        <w:r w:rsidRPr="00F851D9">
          <w:rPr>
            <w:rStyle w:val="Hyperlink"/>
            <w:noProof/>
          </w:rPr>
          <w:t>AUTHORITATIVE DATA SOURCES</w:t>
        </w:r>
        <w:r>
          <w:rPr>
            <w:noProof/>
            <w:webHidden/>
          </w:rPr>
          <w:tab/>
        </w:r>
        <w:r>
          <w:rPr>
            <w:noProof/>
            <w:webHidden/>
          </w:rPr>
          <w:fldChar w:fldCharType="begin"/>
        </w:r>
        <w:r>
          <w:rPr>
            <w:noProof/>
            <w:webHidden/>
          </w:rPr>
          <w:instrText xml:space="preserve"> PAGEREF _Toc223329922 \h </w:instrText>
        </w:r>
        <w:r>
          <w:rPr>
            <w:noProof/>
            <w:webHidden/>
          </w:rPr>
        </w:r>
        <w:r>
          <w:rPr>
            <w:noProof/>
            <w:webHidden/>
          </w:rPr>
          <w:fldChar w:fldCharType="separate"/>
        </w:r>
        <w:r>
          <w:rPr>
            <w:noProof/>
            <w:webHidden/>
          </w:rPr>
          <w:t>18</w:t>
        </w:r>
        <w:r>
          <w:rPr>
            <w:noProof/>
            <w:webHidden/>
          </w:rPr>
          <w:fldChar w:fldCharType="end"/>
        </w:r>
      </w:hyperlink>
    </w:p>
    <w:p w14:paraId="03420B40" w14:textId="1157242F" w:rsidR="00421C63" w:rsidRDefault="00421C63">
      <w:pPr>
        <w:pStyle w:val="TOC3"/>
        <w:rPr>
          <w:rFonts w:asciiTheme="minorHAnsi" w:eastAsiaTheme="minorEastAsia" w:hAnsiTheme="minorHAnsi" w:cstheme="minorBidi"/>
          <w:noProof/>
          <w:kern w:val="2"/>
          <w14:ligatures w14:val="standardContextual"/>
        </w:rPr>
      </w:pPr>
      <w:hyperlink w:anchor="_Toc223329923" w:history="1">
        <w:r w:rsidRPr="00F851D9">
          <w:rPr>
            <w:rStyle w:val="Hyperlink"/>
            <w:noProof/>
          </w:rPr>
          <w:t>6.1.10</w:t>
        </w:r>
        <w:r>
          <w:rPr>
            <w:rFonts w:asciiTheme="minorHAnsi" w:eastAsiaTheme="minorEastAsia" w:hAnsiTheme="minorHAnsi" w:cstheme="minorBidi"/>
            <w:noProof/>
            <w:kern w:val="2"/>
            <w14:ligatures w14:val="standardContextual"/>
          </w:rPr>
          <w:tab/>
        </w:r>
        <w:r w:rsidRPr="00F851D9">
          <w:rPr>
            <w:rStyle w:val="Hyperlink"/>
            <w:noProof/>
          </w:rPr>
          <w:t>SOCIAL SECURITY NUMBER (SSN) REDUCTION</w:t>
        </w:r>
        <w:r>
          <w:rPr>
            <w:noProof/>
            <w:webHidden/>
          </w:rPr>
          <w:tab/>
        </w:r>
        <w:r>
          <w:rPr>
            <w:noProof/>
            <w:webHidden/>
          </w:rPr>
          <w:fldChar w:fldCharType="begin"/>
        </w:r>
        <w:r>
          <w:rPr>
            <w:noProof/>
            <w:webHidden/>
          </w:rPr>
          <w:instrText xml:space="preserve"> PAGEREF _Toc223329923 \h </w:instrText>
        </w:r>
        <w:r>
          <w:rPr>
            <w:noProof/>
            <w:webHidden/>
          </w:rPr>
        </w:r>
        <w:r>
          <w:rPr>
            <w:noProof/>
            <w:webHidden/>
          </w:rPr>
          <w:fldChar w:fldCharType="separate"/>
        </w:r>
        <w:r>
          <w:rPr>
            <w:noProof/>
            <w:webHidden/>
          </w:rPr>
          <w:t>19</w:t>
        </w:r>
        <w:r>
          <w:rPr>
            <w:noProof/>
            <w:webHidden/>
          </w:rPr>
          <w:fldChar w:fldCharType="end"/>
        </w:r>
      </w:hyperlink>
    </w:p>
    <w:p w14:paraId="17B64F6C" w14:textId="2F366BC0" w:rsidR="00421C63" w:rsidRDefault="00421C63">
      <w:pPr>
        <w:pStyle w:val="TOC3"/>
        <w:rPr>
          <w:rFonts w:asciiTheme="minorHAnsi" w:eastAsiaTheme="minorEastAsia" w:hAnsiTheme="minorHAnsi" w:cstheme="minorBidi"/>
          <w:noProof/>
          <w:kern w:val="2"/>
          <w14:ligatures w14:val="standardContextual"/>
        </w:rPr>
      </w:pPr>
      <w:hyperlink w:anchor="_Toc223329924" w:history="1">
        <w:r w:rsidRPr="00F851D9">
          <w:rPr>
            <w:rStyle w:val="Hyperlink"/>
            <w:noProof/>
          </w:rPr>
          <w:t>6.1.11</w:t>
        </w:r>
        <w:r>
          <w:rPr>
            <w:rFonts w:asciiTheme="minorHAnsi" w:eastAsiaTheme="minorEastAsia" w:hAnsiTheme="minorHAnsi" w:cstheme="minorBidi"/>
            <w:noProof/>
            <w:kern w:val="2"/>
            <w14:ligatures w14:val="standardContextual"/>
          </w:rPr>
          <w:tab/>
        </w:r>
        <w:r w:rsidRPr="00F851D9">
          <w:rPr>
            <w:rStyle w:val="Hyperlink"/>
            <w:noProof/>
          </w:rPr>
          <w:t>SOFTWARE AND LICENSING REQUIREMENTS</w:t>
        </w:r>
        <w:r>
          <w:rPr>
            <w:noProof/>
            <w:webHidden/>
          </w:rPr>
          <w:tab/>
        </w:r>
        <w:r>
          <w:rPr>
            <w:noProof/>
            <w:webHidden/>
          </w:rPr>
          <w:fldChar w:fldCharType="begin"/>
        </w:r>
        <w:r>
          <w:rPr>
            <w:noProof/>
            <w:webHidden/>
          </w:rPr>
          <w:instrText xml:space="preserve"> PAGEREF _Toc223329924 \h </w:instrText>
        </w:r>
        <w:r>
          <w:rPr>
            <w:noProof/>
            <w:webHidden/>
          </w:rPr>
        </w:r>
        <w:r>
          <w:rPr>
            <w:noProof/>
            <w:webHidden/>
          </w:rPr>
          <w:fldChar w:fldCharType="separate"/>
        </w:r>
        <w:r>
          <w:rPr>
            <w:noProof/>
            <w:webHidden/>
          </w:rPr>
          <w:t>19</w:t>
        </w:r>
        <w:r>
          <w:rPr>
            <w:noProof/>
            <w:webHidden/>
          </w:rPr>
          <w:fldChar w:fldCharType="end"/>
        </w:r>
      </w:hyperlink>
    </w:p>
    <w:p w14:paraId="4811AC6A" w14:textId="3A7E3990"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25" w:history="1">
        <w:r w:rsidRPr="00F851D9">
          <w:rPr>
            <w:rStyle w:val="Hyperlink"/>
            <w:noProof/>
          </w:rPr>
          <w:t>6.2</w:t>
        </w:r>
        <w:r>
          <w:rPr>
            <w:rFonts w:asciiTheme="minorHAnsi" w:eastAsiaTheme="minorEastAsia" w:hAnsiTheme="minorHAnsi" w:cstheme="minorBidi"/>
            <w:noProof/>
            <w:kern w:val="2"/>
            <w14:ligatures w14:val="standardContextual"/>
          </w:rPr>
          <w:tab/>
        </w:r>
        <w:r w:rsidRPr="00F851D9">
          <w:rPr>
            <w:rStyle w:val="Hyperlink"/>
            <w:noProof/>
          </w:rPr>
          <w:t>SECURITY AND PRIVACY REQUIREMENTS</w:t>
        </w:r>
        <w:r>
          <w:rPr>
            <w:noProof/>
            <w:webHidden/>
          </w:rPr>
          <w:tab/>
        </w:r>
        <w:r>
          <w:rPr>
            <w:noProof/>
            <w:webHidden/>
          </w:rPr>
          <w:fldChar w:fldCharType="begin"/>
        </w:r>
        <w:r>
          <w:rPr>
            <w:noProof/>
            <w:webHidden/>
          </w:rPr>
          <w:instrText xml:space="preserve"> PAGEREF _Toc223329925 \h </w:instrText>
        </w:r>
        <w:r>
          <w:rPr>
            <w:noProof/>
            <w:webHidden/>
          </w:rPr>
        </w:r>
        <w:r>
          <w:rPr>
            <w:noProof/>
            <w:webHidden/>
          </w:rPr>
          <w:fldChar w:fldCharType="separate"/>
        </w:r>
        <w:r>
          <w:rPr>
            <w:noProof/>
            <w:webHidden/>
          </w:rPr>
          <w:t>19</w:t>
        </w:r>
        <w:r>
          <w:rPr>
            <w:noProof/>
            <w:webHidden/>
          </w:rPr>
          <w:fldChar w:fldCharType="end"/>
        </w:r>
      </w:hyperlink>
    </w:p>
    <w:p w14:paraId="6910489B" w14:textId="36382AEE" w:rsidR="00421C63" w:rsidRDefault="00421C63">
      <w:pPr>
        <w:pStyle w:val="TOC3"/>
        <w:rPr>
          <w:rFonts w:asciiTheme="minorHAnsi" w:eastAsiaTheme="minorEastAsia" w:hAnsiTheme="minorHAnsi" w:cstheme="minorBidi"/>
          <w:noProof/>
          <w:kern w:val="2"/>
          <w14:ligatures w14:val="standardContextual"/>
        </w:rPr>
      </w:pPr>
      <w:hyperlink w:anchor="_Toc223329926" w:history="1">
        <w:r w:rsidRPr="00F851D9">
          <w:rPr>
            <w:rStyle w:val="Hyperlink"/>
            <w:noProof/>
          </w:rPr>
          <w:t>6.2.1</w:t>
        </w:r>
        <w:r>
          <w:rPr>
            <w:rFonts w:asciiTheme="minorHAnsi" w:eastAsiaTheme="minorEastAsia" w:hAnsiTheme="minorHAnsi" w:cstheme="minorBidi"/>
            <w:noProof/>
            <w:kern w:val="2"/>
            <w14:ligatures w14:val="standardContextual"/>
          </w:rPr>
          <w:tab/>
        </w:r>
        <w:r w:rsidRPr="00F851D9">
          <w:rPr>
            <w:rStyle w:val="Hyperlink"/>
            <w:noProof/>
          </w:rPr>
          <w:t>POSITION/TASK RISK DESIGNATION LEVEL(S)</w:t>
        </w:r>
        <w:r>
          <w:rPr>
            <w:noProof/>
            <w:webHidden/>
          </w:rPr>
          <w:tab/>
        </w:r>
        <w:r>
          <w:rPr>
            <w:noProof/>
            <w:webHidden/>
          </w:rPr>
          <w:fldChar w:fldCharType="begin"/>
        </w:r>
        <w:r>
          <w:rPr>
            <w:noProof/>
            <w:webHidden/>
          </w:rPr>
          <w:instrText xml:space="preserve"> PAGEREF _Toc223329926 \h </w:instrText>
        </w:r>
        <w:r>
          <w:rPr>
            <w:noProof/>
            <w:webHidden/>
          </w:rPr>
        </w:r>
        <w:r>
          <w:rPr>
            <w:noProof/>
            <w:webHidden/>
          </w:rPr>
          <w:fldChar w:fldCharType="separate"/>
        </w:r>
        <w:r>
          <w:rPr>
            <w:noProof/>
            <w:webHidden/>
          </w:rPr>
          <w:t>19</w:t>
        </w:r>
        <w:r>
          <w:rPr>
            <w:noProof/>
            <w:webHidden/>
          </w:rPr>
          <w:fldChar w:fldCharType="end"/>
        </w:r>
      </w:hyperlink>
    </w:p>
    <w:p w14:paraId="30BE43F1" w14:textId="0AC7F38D" w:rsidR="00421C63" w:rsidRDefault="00421C63">
      <w:pPr>
        <w:pStyle w:val="TOC3"/>
        <w:rPr>
          <w:rFonts w:asciiTheme="minorHAnsi" w:eastAsiaTheme="minorEastAsia" w:hAnsiTheme="minorHAnsi" w:cstheme="minorBidi"/>
          <w:noProof/>
          <w:kern w:val="2"/>
          <w14:ligatures w14:val="standardContextual"/>
        </w:rPr>
      </w:pPr>
      <w:hyperlink w:anchor="_Toc223329927" w:history="1">
        <w:r w:rsidRPr="00F851D9">
          <w:rPr>
            <w:rStyle w:val="Hyperlink"/>
            <w:noProof/>
          </w:rPr>
          <w:t>6.2.2</w:t>
        </w:r>
        <w:r>
          <w:rPr>
            <w:rFonts w:asciiTheme="minorHAnsi" w:eastAsiaTheme="minorEastAsia" w:hAnsiTheme="minorHAnsi" w:cstheme="minorBidi"/>
            <w:noProof/>
            <w:kern w:val="2"/>
            <w14:ligatures w14:val="standardContextual"/>
          </w:rPr>
          <w:tab/>
        </w:r>
        <w:r w:rsidRPr="00F851D9">
          <w:rPr>
            <w:rStyle w:val="Hyperlink"/>
            <w:noProof/>
          </w:rPr>
          <w:t>CONTRACTOR PERSONNEL SECURITY REQUIREMENTS</w:t>
        </w:r>
        <w:r>
          <w:rPr>
            <w:noProof/>
            <w:webHidden/>
          </w:rPr>
          <w:tab/>
        </w:r>
        <w:r>
          <w:rPr>
            <w:noProof/>
            <w:webHidden/>
          </w:rPr>
          <w:fldChar w:fldCharType="begin"/>
        </w:r>
        <w:r>
          <w:rPr>
            <w:noProof/>
            <w:webHidden/>
          </w:rPr>
          <w:instrText xml:space="preserve"> PAGEREF _Toc223329927 \h </w:instrText>
        </w:r>
        <w:r>
          <w:rPr>
            <w:noProof/>
            <w:webHidden/>
          </w:rPr>
        </w:r>
        <w:r>
          <w:rPr>
            <w:noProof/>
            <w:webHidden/>
          </w:rPr>
          <w:fldChar w:fldCharType="separate"/>
        </w:r>
        <w:r>
          <w:rPr>
            <w:noProof/>
            <w:webHidden/>
          </w:rPr>
          <w:t>20</w:t>
        </w:r>
        <w:r>
          <w:rPr>
            <w:noProof/>
            <w:webHidden/>
          </w:rPr>
          <w:fldChar w:fldCharType="end"/>
        </w:r>
      </w:hyperlink>
    </w:p>
    <w:p w14:paraId="0E414208" w14:textId="5D1DC168"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28" w:history="1">
        <w:r w:rsidRPr="00F851D9">
          <w:rPr>
            <w:rStyle w:val="Hyperlink"/>
            <w:noProof/>
          </w:rPr>
          <w:t>6.3</w:t>
        </w:r>
        <w:r>
          <w:rPr>
            <w:rFonts w:asciiTheme="minorHAnsi" w:eastAsiaTheme="minorEastAsia" w:hAnsiTheme="minorHAnsi" w:cstheme="minorBidi"/>
            <w:noProof/>
            <w:kern w:val="2"/>
            <w14:ligatures w14:val="standardContextual"/>
          </w:rPr>
          <w:tab/>
        </w:r>
        <w:r w:rsidRPr="00F851D9">
          <w:rPr>
            <w:rStyle w:val="Hyperlink"/>
            <w:noProof/>
          </w:rPr>
          <w:t>METHOD AND DISTRIBUTION OF DELIVERABLES</w:t>
        </w:r>
        <w:r>
          <w:rPr>
            <w:noProof/>
            <w:webHidden/>
          </w:rPr>
          <w:tab/>
        </w:r>
        <w:r>
          <w:rPr>
            <w:noProof/>
            <w:webHidden/>
          </w:rPr>
          <w:fldChar w:fldCharType="begin"/>
        </w:r>
        <w:r>
          <w:rPr>
            <w:noProof/>
            <w:webHidden/>
          </w:rPr>
          <w:instrText xml:space="preserve"> PAGEREF _Toc223329928 \h </w:instrText>
        </w:r>
        <w:r>
          <w:rPr>
            <w:noProof/>
            <w:webHidden/>
          </w:rPr>
        </w:r>
        <w:r>
          <w:rPr>
            <w:noProof/>
            <w:webHidden/>
          </w:rPr>
          <w:fldChar w:fldCharType="separate"/>
        </w:r>
        <w:r>
          <w:rPr>
            <w:noProof/>
            <w:webHidden/>
          </w:rPr>
          <w:t>22</w:t>
        </w:r>
        <w:r>
          <w:rPr>
            <w:noProof/>
            <w:webHidden/>
          </w:rPr>
          <w:fldChar w:fldCharType="end"/>
        </w:r>
      </w:hyperlink>
    </w:p>
    <w:p w14:paraId="788ED956" w14:textId="41F4689A"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29" w:history="1">
        <w:r w:rsidRPr="00F851D9">
          <w:rPr>
            <w:rStyle w:val="Hyperlink"/>
            <w:noProof/>
          </w:rPr>
          <w:t>6.4</w:t>
        </w:r>
        <w:r>
          <w:rPr>
            <w:rFonts w:asciiTheme="minorHAnsi" w:eastAsiaTheme="minorEastAsia" w:hAnsiTheme="minorHAnsi" w:cstheme="minorBidi"/>
            <w:noProof/>
            <w:kern w:val="2"/>
            <w14:ligatures w14:val="standardContextual"/>
          </w:rPr>
          <w:tab/>
        </w:r>
        <w:r w:rsidRPr="00F851D9">
          <w:rPr>
            <w:rStyle w:val="Hyperlink"/>
            <w:noProof/>
          </w:rPr>
          <w:t>PERFORMANCE METRICS</w:t>
        </w:r>
        <w:r>
          <w:rPr>
            <w:noProof/>
            <w:webHidden/>
          </w:rPr>
          <w:tab/>
        </w:r>
        <w:r>
          <w:rPr>
            <w:noProof/>
            <w:webHidden/>
          </w:rPr>
          <w:fldChar w:fldCharType="begin"/>
        </w:r>
        <w:r>
          <w:rPr>
            <w:noProof/>
            <w:webHidden/>
          </w:rPr>
          <w:instrText xml:space="preserve"> PAGEREF _Toc223329929 \h </w:instrText>
        </w:r>
        <w:r>
          <w:rPr>
            <w:noProof/>
            <w:webHidden/>
          </w:rPr>
        </w:r>
        <w:r>
          <w:rPr>
            <w:noProof/>
            <w:webHidden/>
          </w:rPr>
          <w:fldChar w:fldCharType="separate"/>
        </w:r>
        <w:r>
          <w:rPr>
            <w:noProof/>
            <w:webHidden/>
          </w:rPr>
          <w:t>22</w:t>
        </w:r>
        <w:r>
          <w:rPr>
            <w:noProof/>
            <w:webHidden/>
          </w:rPr>
          <w:fldChar w:fldCharType="end"/>
        </w:r>
      </w:hyperlink>
    </w:p>
    <w:p w14:paraId="1B34AD6F" w14:textId="202A59A4"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30" w:history="1">
        <w:r w:rsidRPr="00F851D9">
          <w:rPr>
            <w:rStyle w:val="Hyperlink"/>
            <w:noProof/>
          </w:rPr>
          <w:t>6.5</w:t>
        </w:r>
        <w:r>
          <w:rPr>
            <w:rFonts w:asciiTheme="minorHAnsi" w:eastAsiaTheme="minorEastAsia" w:hAnsiTheme="minorHAnsi" w:cstheme="minorBidi"/>
            <w:noProof/>
            <w:kern w:val="2"/>
            <w14:ligatures w14:val="standardContextual"/>
          </w:rPr>
          <w:tab/>
        </w:r>
        <w:r w:rsidRPr="00F851D9">
          <w:rPr>
            <w:rStyle w:val="Hyperlink"/>
            <w:noProof/>
          </w:rPr>
          <w:t>FACILITY/RESOURCE PROVISIONS</w:t>
        </w:r>
        <w:r>
          <w:rPr>
            <w:noProof/>
            <w:webHidden/>
          </w:rPr>
          <w:tab/>
        </w:r>
        <w:r>
          <w:rPr>
            <w:noProof/>
            <w:webHidden/>
          </w:rPr>
          <w:fldChar w:fldCharType="begin"/>
        </w:r>
        <w:r>
          <w:rPr>
            <w:noProof/>
            <w:webHidden/>
          </w:rPr>
          <w:instrText xml:space="preserve"> PAGEREF _Toc223329930 \h </w:instrText>
        </w:r>
        <w:r>
          <w:rPr>
            <w:noProof/>
            <w:webHidden/>
          </w:rPr>
        </w:r>
        <w:r>
          <w:rPr>
            <w:noProof/>
            <w:webHidden/>
          </w:rPr>
          <w:fldChar w:fldCharType="separate"/>
        </w:r>
        <w:r>
          <w:rPr>
            <w:noProof/>
            <w:webHidden/>
          </w:rPr>
          <w:t>24</w:t>
        </w:r>
        <w:r>
          <w:rPr>
            <w:noProof/>
            <w:webHidden/>
          </w:rPr>
          <w:fldChar w:fldCharType="end"/>
        </w:r>
      </w:hyperlink>
    </w:p>
    <w:p w14:paraId="4EEE3219" w14:textId="6C24163D"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31" w:history="1">
        <w:r w:rsidRPr="00F851D9">
          <w:rPr>
            <w:rStyle w:val="Hyperlink"/>
            <w:noProof/>
          </w:rPr>
          <w:t>6.6</w:t>
        </w:r>
        <w:r>
          <w:rPr>
            <w:rFonts w:asciiTheme="minorHAnsi" w:eastAsiaTheme="minorEastAsia" w:hAnsiTheme="minorHAnsi" w:cstheme="minorBidi"/>
            <w:noProof/>
            <w:kern w:val="2"/>
            <w14:ligatures w14:val="standardContextual"/>
          </w:rPr>
          <w:tab/>
        </w:r>
        <w:r w:rsidRPr="00F851D9">
          <w:rPr>
            <w:rStyle w:val="Hyperlink"/>
            <w:noProof/>
          </w:rPr>
          <w:t>GOVERNMENT FURNISHED PROPERTY</w:t>
        </w:r>
        <w:r>
          <w:rPr>
            <w:noProof/>
            <w:webHidden/>
          </w:rPr>
          <w:tab/>
        </w:r>
        <w:r>
          <w:rPr>
            <w:noProof/>
            <w:webHidden/>
          </w:rPr>
          <w:fldChar w:fldCharType="begin"/>
        </w:r>
        <w:r>
          <w:rPr>
            <w:noProof/>
            <w:webHidden/>
          </w:rPr>
          <w:instrText xml:space="preserve"> PAGEREF _Toc223329931 \h </w:instrText>
        </w:r>
        <w:r>
          <w:rPr>
            <w:noProof/>
            <w:webHidden/>
          </w:rPr>
        </w:r>
        <w:r>
          <w:rPr>
            <w:noProof/>
            <w:webHidden/>
          </w:rPr>
          <w:fldChar w:fldCharType="separate"/>
        </w:r>
        <w:r>
          <w:rPr>
            <w:noProof/>
            <w:webHidden/>
          </w:rPr>
          <w:t>25</w:t>
        </w:r>
        <w:r>
          <w:rPr>
            <w:noProof/>
            <w:webHidden/>
          </w:rPr>
          <w:fldChar w:fldCharType="end"/>
        </w:r>
      </w:hyperlink>
    </w:p>
    <w:p w14:paraId="2304BA75" w14:textId="2F8778C3" w:rsidR="00421C63" w:rsidRDefault="00421C6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329932" w:history="1">
        <w:r w:rsidRPr="00F851D9">
          <w:rPr>
            <w:rStyle w:val="Hyperlink"/>
            <w:noProof/>
          </w:rPr>
          <w:t>6.7</w:t>
        </w:r>
        <w:r>
          <w:rPr>
            <w:rFonts w:asciiTheme="minorHAnsi" w:eastAsiaTheme="minorEastAsia" w:hAnsiTheme="minorHAnsi" w:cstheme="minorBidi"/>
            <w:noProof/>
            <w:kern w:val="2"/>
            <w14:ligatures w14:val="standardContextual"/>
          </w:rPr>
          <w:tab/>
        </w:r>
        <w:r w:rsidRPr="00F851D9">
          <w:rPr>
            <w:rStyle w:val="Hyperlink"/>
            <w:noProof/>
          </w:rPr>
          <w:t>SHIPMENT OF HARDWARE OR EQUIPMENT</w:t>
        </w:r>
        <w:r>
          <w:rPr>
            <w:noProof/>
            <w:webHidden/>
          </w:rPr>
          <w:tab/>
        </w:r>
        <w:r>
          <w:rPr>
            <w:noProof/>
            <w:webHidden/>
          </w:rPr>
          <w:fldChar w:fldCharType="begin"/>
        </w:r>
        <w:r>
          <w:rPr>
            <w:noProof/>
            <w:webHidden/>
          </w:rPr>
          <w:instrText xml:space="preserve"> PAGEREF _Toc223329932 \h </w:instrText>
        </w:r>
        <w:r>
          <w:rPr>
            <w:noProof/>
            <w:webHidden/>
          </w:rPr>
        </w:r>
        <w:r>
          <w:rPr>
            <w:noProof/>
            <w:webHidden/>
          </w:rPr>
          <w:fldChar w:fldCharType="separate"/>
        </w:r>
        <w:r>
          <w:rPr>
            <w:noProof/>
            <w:webHidden/>
          </w:rPr>
          <w:t>26</w:t>
        </w:r>
        <w:r>
          <w:rPr>
            <w:noProof/>
            <w:webHidden/>
          </w:rPr>
          <w:fldChar w:fldCharType="end"/>
        </w:r>
      </w:hyperlink>
    </w:p>
    <w:p w14:paraId="0771D806" w14:textId="11E32B7C" w:rsidR="00421C63" w:rsidRDefault="00421C63">
      <w:pPr>
        <w:pStyle w:val="TOC1"/>
        <w:tabs>
          <w:tab w:val="right" w:leader="dot" w:pos="9350"/>
        </w:tabs>
        <w:rPr>
          <w:rFonts w:asciiTheme="minorHAnsi" w:eastAsiaTheme="minorEastAsia" w:hAnsiTheme="minorHAnsi" w:cstheme="minorBidi"/>
          <w:noProof/>
          <w:kern w:val="2"/>
          <w14:ligatures w14:val="standardContextual"/>
        </w:rPr>
      </w:pPr>
      <w:hyperlink w:anchor="_Toc223329933" w:history="1">
        <w:r w:rsidRPr="00F851D9">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_Toc223329933 \h </w:instrText>
        </w:r>
        <w:r>
          <w:rPr>
            <w:noProof/>
            <w:webHidden/>
          </w:rPr>
        </w:r>
        <w:r>
          <w:rPr>
            <w:noProof/>
            <w:webHidden/>
          </w:rPr>
          <w:fldChar w:fldCharType="separate"/>
        </w:r>
        <w:r>
          <w:rPr>
            <w:noProof/>
            <w:webHidden/>
          </w:rPr>
          <w:t>30</w:t>
        </w:r>
        <w:r>
          <w:rPr>
            <w:noProof/>
            <w:webHidden/>
          </w:rPr>
          <w:fldChar w:fldCharType="end"/>
        </w:r>
      </w:hyperlink>
    </w:p>
    <w:p w14:paraId="35791687" w14:textId="7388B77C" w:rsidR="00421C63" w:rsidRDefault="00421C63">
      <w:pPr>
        <w:pStyle w:val="TOC1"/>
        <w:tabs>
          <w:tab w:val="right" w:leader="dot" w:pos="9350"/>
        </w:tabs>
        <w:rPr>
          <w:rFonts w:asciiTheme="minorHAnsi" w:eastAsiaTheme="minorEastAsia" w:hAnsiTheme="minorHAnsi" w:cstheme="minorBidi"/>
          <w:noProof/>
          <w:kern w:val="2"/>
          <w14:ligatures w14:val="standardContextual"/>
        </w:rPr>
      </w:pPr>
      <w:hyperlink w:anchor="_Toc223329934" w:history="1">
        <w:r w:rsidRPr="00F851D9">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_Toc223329934 \h </w:instrText>
        </w:r>
        <w:r>
          <w:rPr>
            <w:noProof/>
            <w:webHidden/>
          </w:rPr>
        </w:r>
        <w:r>
          <w:rPr>
            <w:noProof/>
            <w:webHidden/>
          </w:rPr>
          <w:fldChar w:fldCharType="separate"/>
        </w:r>
        <w:r>
          <w:rPr>
            <w:noProof/>
            <w:webHidden/>
          </w:rPr>
          <w:t>37</w:t>
        </w:r>
        <w:r>
          <w:rPr>
            <w:noProof/>
            <w:webHidden/>
          </w:rPr>
          <w:fldChar w:fldCharType="end"/>
        </w:r>
      </w:hyperlink>
    </w:p>
    <w:p w14:paraId="0DD1A015" w14:textId="0162034D" w:rsidR="00E47F5F" w:rsidRPr="00C0653B" w:rsidRDefault="00004F0E" w:rsidP="00232D16">
      <w:pPr>
        <w:pStyle w:val="Heading1"/>
      </w:pPr>
      <w:r>
        <w:lastRenderedPageBreak/>
        <w:fldChar w:fldCharType="end"/>
      </w:r>
      <w:bookmarkStart w:id="3" w:name="_Ref252782738"/>
      <w:bookmarkStart w:id="4" w:name="_Ref252782752"/>
      <w:bookmarkStart w:id="5" w:name="_Ref4595692"/>
      <w:bookmarkStart w:id="6" w:name="_Ref4595695"/>
      <w:bookmarkStart w:id="7" w:name="_Toc223329896"/>
      <w:r w:rsidR="005919D1" w:rsidRPr="00C0653B">
        <w:t>BACKGROUND</w:t>
      </w:r>
      <w:bookmarkEnd w:id="3"/>
      <w:bookmarkEnd w:id="4"/>
      <w:bookmarkEnd w:id="5"/>
      <w:bookmarkEnd w:id="6"/>
      <w:bookmarkEnd w:id="7"/>
    </w:p>
    <w:p w14:paraId="0DD1A017" w14:textId="70FEA329" w:rsidR="00E47F5F" w:rsidRPr="00FE6A09" w:rsidRDefault="00E47F5F" w:rsidP="00FE6A09">
      <w:pPr>
        <w:pStyle w:val="NoSpacing"/>
      </w:pPr>
      <w:r w:rsidRPr="00C0653B">
        <w:t xml:space="preserve">The Department of Veterans Affairs (VA), </w:t>
      </w:r>
      <w:r w:rsidR="00855C08">
        <w:t xml:space="preserve">Veteran Health Administration (VHA), </w:t>
      </w:r>
      <w:r w:rsidRPr="00C0653B">
        <w:t>Office of Information &amp; Technology (</w:t>
      </w:r>
      <w:r w:rsidR="002F6178" w:rsidRPr="00C0653B">
        <w:t>OIT</w:t>
      </w:r>
      <w:r w:rsidRPr="00C0653B">
        <w:t>)</w:t>
      </w:r>
      <w:r w:rsidR="003B32CC">
        <w:t xml:space="preserve"> </w:t>
      </w:r>
      <w:r w:rsidRPr="00C0653B">
        <w:t xml:space="preserve">strives to provide high quality, effective, and efficient Information Technology (IT) services to those responsible for providing care to the Veterans at the point-of-care as well as throughout all the points of the </w:t>
      </w:r>
      <w:r w:rsidR="0066682A" w:rsidRPr="00C0653B">
        <w:t>V</w:t>
      </w:r>
      <w:r w:rsidRPr="00C0653B">
        <w:t>eterans’ health care in an effective, timely and compassionate</w:t>
      </w:r>
      <w:r w:rsidRPr="006B4A97">
        <w:t xml:space="preserve"> manner.  VA depends on Information Management/Information Technology (IM/IT)</w:t>
      </w:r>
      <w:r w:rsidR="0009230E" w:rsidRPr="006B4A97">
        <w:t xml:space="preserve"> systems to meet mission goals.</w:t>
      </w:r>
    </w:p>
    <w:p w14:paraId="0DD1A018" w14:textId="77777777" w:rsidR="00E47F5F" w:rsidRPr="006B511A" w:rsidRDefault="00E47F5F" w:rsidP="00FE6A09">
      <w:pPr>
        <w:pStyle w:val="NoSpacing"/>
      </w:pPr>
    </w:p>
    <w:p w14:paraId="69A07A89" w14:textId="351209C0" w:rsidR="00025C39" w:rsidRPr="006B511A" w:rsidRDefault="00025C39" w:rsidP="00025C39">
      <w:pPr>
        <w:rPr>
          <w:rFonts w:cs="Arial"/>
        </w:rPr>
      </w:pPr>
      <w:r w:rsidRPr="006B511A">
        <w:rPr>
          <w:rStyle w:val="normaltextrun"/>
          <w:rFonts w:cs="Arial"/>
          <w:color w:val="000000"/>
          <w:shd w:val="clear" w:color="auto" w:fill="FFFFFF"/>
        </w:rPr>
        <w:t xml:space="preserve">VA manages over 60 million calls annually through 20 decentralized and siloed </w:t>
      </w:r>
      <w:r w:rsidR="007B1AE3">
        <w:rPr>
          <w:rStyle w:val="normaltextrun"/>
          <w:rFonts w:cs="Arial"/>
          <w:color w:val="000000"/>
          <w:shd w:val="clear" w:color="auto" w:fill="FFFFFF"/>
        </w:rPr>
        <w:t>C</w:t>
      </w:r>
      <w:r w:rsidRPr="006B511A">
        <w:rPr>
          <w:rStyle w:val="normaltextrun"/>
          <w:rFonts w:cs="Arial"/>
          <w:color w:val="000000"/>
          <w:shd w:val="clear" w:color="auto" w:fill="FFFFFF"/>
        </w:rPr>
        <w:t xml:space="preserve">ontact </w:t>
      </w:r>
      <w:r w:rsidR="007B1AE3">
        <w:rPr>
          <w:rStyle w:val="normaltextrun"/>
          <w:rFonts w:cs="Arial"/>
          <w:color w:val="000000"/>
          <w:shd w:val="clear" w:color="auto" w:fill="FFFFFF"/>
        </w:rPr>
        <w:t>C</w:t>
      </w:r>
      <w:r w:rsidRPr="006B511A">
        <w:rPr>
          <w:rStyle w:val="normaltextrun"/>
          <w:rFonts w:cs="Arial"/>
          <w:color w:val="000000"/>
          <w:shd w:val="clear" w:color="auto" w:fill="FFFFFF"/>
        </w:rPr>
        <w:t xml:space="preserve">enters, each operating independently. This leads to duplicated tools, limited data integration, inconsistent service delivery, and a Veteran experience marked by confusion, repeated authentication, and unnecessary handoffs. </w:t>
      </w:r>
      <w:r w:rsidRPr="006B511A">
        <w:rPr>
          <w:rFonts w:cs="Arial"/>
        </w:rPr>
        <w:t>VA faces a critical imperative to modernize its legacy Contact Center infrastructure through a comprehensive, enterprise-wide consolidation and transformation effort. VA’s Contact Centers – spanning telephony, mobile applications, text messaging, email, and other communication modalities – have operated in silos, relying on outdated technologies that no longer meet the expectations of today’s Veterans, Caregivers, Families, and Survivors.</w:t>
      </w:r>
    </w:p>
    <w:p w14:paraId="288D7B1B" w14:textId="77777777" w:rsidR="008E7491" w:rsidRDefault="008E7491" w:rsidP="00025C39">
      <w:pPr>
        <w:rPr>
          <w:rFonts w:cs="Arial"/>
        </w:rPr>
      </w:pPr>
    </w:p>
    <w:p w14:paraId="5F8DBFEE" w14:textId="29AA794F" w:rsidR="00545D7A" w:rsidRPr="00545D7A" w:rsidRDefault="00025C39" w:rsidP="00025C39">
      <w:pPr>
        <w:rPr>
          <w:rStyle w:val="Emphasis"/>
          <w:rFonts w:cs="Arial"/>
          <w:b w:val="0"/>
          <w:i w:val="0"/>
          <w:iCs w:val="0"/>
          <w:color w:val="auto"/>
        </w:rPr>
      </w:pPr>
      <w:r w:rsidRPr="006B511A">
        <w:rPr>
          <w:rFonts w:cs="Arial"/>
        </w:rPr>
        <w:t xml:space="preserve">To align with modern industry standards and deliver a seamless, high-quality experience, VA </w:t>
      </w:r>
      <w:r w:rsidR="00C46C73">
        <w:rPr>
          <w:rFonts w:cs="Arial"/>
        </w:rPr>
        <w:t>is</w:t>
      </w:r>
      <w:r w:rsidRPr="006B511A">
        <w:rPr>
          <w:rFonts w:cs="Arial"/>
        </w:rPr>
        <w:t xml:space="preserve"> reimagin</w:t>
      </w:r>
      <w:r w:rsidR="00C46C73">
        <w:rPr>
          <w:rFonts w:cs="Arial"/>
        </w:rPr>
        <w:t>ing</w:t>
      </w:r>
      <w:r w:rsidRPr="006B511A">
        <w:rPr>
          <w:rFonts w:cs="Arial"/>
        </w:rPr>
        <w:t xml:space="preserve"> its Contact Center operations as a unified, concierge-style service. This transformation will enable </w:t>
      </w:r>
      <w:r w:rsidR="008E7258">
        <w:rPr>
          <w:rFonts w:cs="Arial"/>
        </w:rPr>
        <w:t>VA</w:t>
      </w:r>
      <w:r w:rsidRPr="006B511A">
        <w:rPr>
          <w:rFonts w:cs="Arial"/>
        </w:rPr>
        <w:t xml:space="preserve"> to orchestrate and differentiate between administrative, financial, clinical and non-clinical, and virtual emergency and urgent care services, ensuring Veterans receive the right support, at the right time, through the right channel.</w:t>
      </w:r>
      <w:r w:rsidR="00DC0A5C">
        <w:rPr>
          <w:rFonts w:cs="Arial"/>
        </w:rPr>
        <w:t xml:space="preserve"> </w:t>
      </w:r>
      <w:r w:rsidRPr="006B511A">
        <w:rPr>
          <w:rFonts w:cs="Arial"/>
        </w:rPr>
        <w:t>By consolidating and modernizing its Contact Center capabilities, VA will reduce duplication, improve responsiveness, and meet the growing national demand for timely, personalized support. This initiative is not merely a technical upgrade; it is a strategic shift toward Veteran-centric service delivery.</w:t>
      </w:r>
    </w:p>
    <w:p w14:paraId="0DD1A01A" w14:textId="77777777" w:rsidR="00E47F5F" w:rsidRDefault="00E47F5F" w:rsidP="0011119E">
      <w:pPr>
        <w:pStyle w:val="Heading1"/>
      </w:pPr>
      <w:bookmarkStart w:id="8" w:name="_Ref252976827"/>
      <w:bookmarkStart w:id="9" w:name="_Ref252976836"/>
      <w:bookmarkStart w:id="10" w:name="_Toc223329897"/>
      <w:r w:rsidRPr="00D13E0C">
        <w:t>APPLICABLE DOCUMENTS</w:t>
      </w:r>
      <w:bookmarkEnd w:id="8"/>
      <w:bookmarkEnd w:id="9"/>
      <w:bookmarkEnd w:id="10"/>
    </w:p>
    <w:p w14:paraId="0DD1A01B" w14:textId="4D0B68C3" w:rsidR="003527E6" w:rsidRDefault="003527E6" w:rsidP="003527E6">
      <w:pPr>
        <w:rPr>
          <w:rStyle w:val="Emphasis"/>
        </w:rPr>
      </w:pPr>
      <w:bookmarkStart w:id="11" w:name="_Hlk24975048"/>
    </w:p>
    <w:p w14:paraId="0DD1A01C" w14:textId="77777777" w:rsidR="00E47F5F" w:rsidRPr="00D13E0C" w:rsidRDefault="002B2BCF" w:rsidP="00FE6A09">
      <w:pPr>
        <w:pStyle w:val="NoSpacing"/>
        <w:rPr>
          <w:rFonts w:cs="Arial"/>
        </w:rPr>
      </w:pPr>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F79779B" w14:textId="166C74FA" w:rsidR="004D6C55" w:rsidRDefault="004D6C55" w:rsidP="009B715C">
      <w:pPr>
        <w:pStyle w:val="ListParagraph"/>
        <w:numPr>
          <w:ilvl w:val="0"/>
          <w:numId w:val="6"/>
        </w:numPr>
      </w:pPr>
      <w:r>
        <w:t>“Federal Information Security Modernization Act of 2014”</w:t>
      </w:r>
    </w:p>
    <w:p w14:paraId="0DD1A01E" w14:textId="59D067B2" w:rsidR="0041568B" w:rsidRDefault="0041568B" w:rsidP="009B715C">
      <w:pPr>
        <w:pStyle w:val="ListParagraph"/>
        <w:numPr>
          <w:ilvl w:val="0"/>
          <w:numId w:val="6"/>
        </w:numPr>
      </w:pPr>
      <w:r w:rsidRPr="0041568B">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9B715C">
      <w:pPr>
        <w:pStyle w:val="ListParagraph"/>
        <w:numPr>
          <w:ilvl w:val="0"/>
          <w:numId w:val="6"/>
        </w:numPr>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9B715C">
      <w:pPr>
        <w:pStyle w:val="ListParagraph"/>
        <w:numPr>
          <w:ilvl w:val="0"/>
          <w:numId w:val="6"/>
        </w:numPr>
      </w:pPr>
      <w:r>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9B715C">
      <w:pPr>
        <w:pStyle w:val="ListParagraph"/>
        <w:numPr>
          <w:ilvl w:val="0"/>
          <w:numId w:val="6"/>
        </w:numPr>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9B715C">
      <w:pPr>
        <w:pStyle w:val="ListParagraph"/>
        <w:numPr>
          <w:ilvl w:val="0"/>
          <w:numId w:val="6"/>
        </w:numPr>
      </w:pPr>
      <w:r w:rsidRPr="00D13E0C">
        <w:t>10 U.S.C. § 2224, "Defense Information Assurance Program"</w:t>
      </w:r>
      <w:r w:rsidR="009A1645">
        <w:t>, as amended</w:t>
      </w:r>
    </w:p>
    <w:p w14:paraId="0DD1A022" w14:textId="77777777" w:rsidR="009E59A8" w:rsidRPr="00D13E0C" w:rsidRDefault="009E59A8" w:rsidP="009B715C">
      <w:pPr>
        <w:pStyle w:val="ListParagraph"/>
        <w:numPr>
          <w:ilvl w:val="0"/>
          <w:numId w:val="6"/>
        </w:numPr>
      </w:pPr>
      <w:r w:rsidRPr="00D13E0C">
        <w:t xml:space="preserve">5 U.S.C. § 552a, as amended, “The Privacy Act of 1974” </w:t>
      </w:r>
    </w:p>
    <w:p w14:paraId="3C6F6464" w14:textId="0770A3A8" w:rsidR="0027242A" w:rsidRDefault="0027242A" w:rsidP="009B715C">
      <w:pPr>
        <w:pStyle w:val="ListParagraph"/>
        <w:numPr>
          <w:ilvl w:val="0"/>
          <w:numId w:val="6"/>
        </w:numPr>
      </w:pPr>
      <w:bookmarkStart w:id="12" w:name="_Hlk161062606"/>
      <w:r>
        <w:lastRenderedPageBreak/>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12"/>
    <w:p w14:paraId="0DD1A023" w14:textId="35E6D8E8" w:rsidR="009E59A8" w:rsidRPr="00D13E0C" w:rsidRDefault="009E59A8" w:rsidP="009B715C">
      <w:pPr>
        <w:pStyle w:val="ListParagraph"/>
        <w:numPr>
          <w:ilvl w:val="0"/>
          <w:numId w:val="6"/>
        </w:numPr>
      </w:pPr>
      <w:r w:rsidRPr="00FE6A09">
        <w:t>42 U.S.C. § 2000d “</w:t>
      </w:r>
      <w:r w:rsidRPr="00D13E0C">
        <w:t>Title VI of the Civil Rights Act of 1964”</w:t>
      </w:r>
      <w:r w:rsidR="009A1645">
        <w:t>, as amended</w:t>
      </w:r>
    </w:p>
    <w:p w14:paraId="2B9C577F" w14:textId="294C695A" w:rsidR="00B14914" w:rsidRDefault="009E59A8" w:rsidP="00B14914">
      <w:pPr>
        <w:pStyle w:val="ListParagraph"/>
        <w:numPr>
          <w:ilvl w:val="0"/>
          <w:numId w:val="6"/>
        </w:numPr>
      </w:pPr>
      <w:r w:rsidRPr="00D13E0C">
        <w:t>VA Directive 0710, “Personnel S</w:t>
      </w:r>
      <w:r w:rsidR="00B81609">
        <w:t xml:space="preserve">ecurity </w:t>
      </w:r>
      <w:r w:rsidRPr="00D13E0C">
        <w:t>and S</w:t>
      </w:r>
      <w:r w:rsidR="00B81609">
        <w:t>uitability</w:t>
      </w:r>
      <w:r w:rsidR="00CA4EA1">
        <w:t xml:space="preserve"> </w:t>
      </w:r>
      <w:r w:rsidRPr="00D13E0C">
        <w:t>Program</w:t>
      </w:r>
      <w:r w:rsidR="000216E1">
        <w:t>,</w:t>
      </w:r>
      <w:r w:rsidRPr="00D13E0C">
        <w:t xml:space="preserve">” </w:t>
      </w:r>
      <w:r w:rsidR="0015228B">
        <w:t>June 4, 2010</w:t>
      </w:r>
      <w:r w:rsidR="00C41A6D">
        <w:t>,</w:t>
      </w:r>
      <w:r w:rsidR="0095701E" w:rsidRPr="0095701E">
        <w:rPr>
          <w:color w:val="0000FF"/>
          <w:u w:val="single"/>
        </w:rPr>
        <w:t xml:space="preserve"> </w:t>
      </w:r>
      <w:hyperlink r:id="rId13" w:tooltip="Link to VA Publications Website" w:history="1">
        <w:r w:rsidR="0095701E" w:rsidRPr="008C6C63">
          <w:rPr>
            <w:rStyle w:val="Hyperlink"/>
            <w:rFonts w:cs="Arial"/>
          </w:rPr>
          <w:t>https://www.va.gov/vapubs/index.cfm</w:t>
        </w:r>
      </w:hyperlink>
      <w:hyperlink w:history="1"/>
    </w:p>
    <w:p w14:paraId="14943110" w14:textId="4408A572" w:rsidR="00F14015" w:rsidRPr="00D44477" w:rsidRDefault="00247972" w:rsidP="00D44477">
      <w:pPr>
        <w:pStyle w:val="ListParagraph"/>
        <w:numPr>
          <w:ilvl w:val="0"/>
          <w:numId w:val="6"/>
        </w:numPr>
        <w:rPr>
          <w:rStyle w:val="Hyperlink"/>
          <w:rFonts w:cs="Arial"/>
          <w:color w:val="auto"/>
          <w:u w:val="none"/>
        </w:rPr>
      </w:pPr>
      <w:r w:rsidRPr="00247972">
        <w:t xml:space="preserve">VA Handbook 0710, </w:t>
      </w:r>
      <w:r w:rsidR="007A1132">
        <w:t>“</w:t>
      </w:r>
      <w:r w:rsidRPr="00247972">
        <w:t xml:space="preserve">Personnel </w:t>
      </w:r>
      <w:r w:rsidR="00B81609">
        <w:t xml:space="preserve">Security and Suitability </w:t>
      </w:r>
      <w:r w:rsidR="00C41A6D">
        <w:t>Program</w:t>
      </w:r>
      <w:r w:rsidR="003A5863">
        <w:t>,</w:t>
      </w:r>
      <w:r w:rsidR="007A1132">
        <w:t>”</w:t>
      </w:r>
      <w:r w:rsidR="00C41A6D">
        <w:t xml:space="preserve"> </w:t>
      </w:r>
      <w:r w:rsidR="00B81609">
        <w:t>May 2, 2016</w:t>
      </w:r>
      <w:r w:rsidR="00C41A6D">
        <w:t>,</w:t>
      </w:r>
      <w:r w:rsidR="0095701E">
        <w:t xml:space="preserve"> </w:t>
      </w:r>
      <w:hyperlink r:id="rId14" w:history="1">
        <w:r w:rsidR="0095701E" w:rsidRPr="0095701E">
          <w:rPr>
            <w:rStyle w:val="Hyperlink"/>
            <w:rFonts w:cs="Arial"/>
          </w:rPr>
          <w:t>https://www.va.gov/vapubs/index.cfm</w:t>
        </w:r>
      </w:hyperlink>
      <w:r w:rsidR="00F14015">
        <w:fldChar w:fldCharType="begin"/>
      </w:r>
      <w:r w:rsidR="00F14015">
        <w:instrText>HYPERLINK "http://www.va.gov/vapubs" \o "VA Publications Homepage"</w:instrText>
      </w:r>
      <w:r w:rsidR="00F14015">
        <w:fldChar w:fldCharType="separate"/>
      </w:r>
    </w:p>
    <w:p w14:paraId="0DD1A025" w14:textId="1559D7D6" w:rsidR="009E59A8" w:rsidRPr="00D13E0C" w:rsidRDefault="00F14015" w:rsidP="009B715C">
      <w:pPr>
        <w:pStyle w:val="ListParagraph"/>
        <w:numPr>
          <w:ilvl w:val="0"/>
          <w:numId w:val="6"/>
        </w:numPr>
      </w:pPr>
      <w:r>
        <w:fldChar w:fldCharType="end"/>
      </w:r>
      <w:r w:rsidR="009E59A8" w:rsidRPr="00D13E0C">
        <w:t>VA Directive 6102, “Internet/Intranet Services</w:t>
      </w:r>
      <w:r w:rsidR="000216E1">
        <w:t>,</w:t>
      </w:r>
      <w:r w:rsidR="009E59A8" w:rsidRPr="00D13E0C">
        <w:t xml:space="preserve">” </w:t>
      </w:r>
      <w:r w:rsidR="006C3B17">
        <w:t>August 5, 2019</w:t>
      </w:r>
    </w:p>
    <w:p w14:paraId="0DD1A026" w14:textId="7ADDC408" w:rsidR="009E59A8" w:rsidRPr="00D13E0C" w:rsidRDefault="009E59A8" w:rsidP="009B715C">
      <w:pPr>
        <w:pStyle w:val="ListParagraph"/>
        <w:numPr>
          <w:ilvl w:val="0"/>
          <w:numId w:val="6"/>
        </w:numPr>
      </w:pPr>
      <w:r w:rsidRPr="00D13E0C">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9B715C">
      <w:pPr>
        <w:pStyle w:val="ListParagraph"/>
        <w:numPr>
          <w:ilvl w:val="0"/>
          <w:numId w:val="6"/>
        </w:numPr>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9B715C">
      <w:pPr>
        <w:pStyle w:val="ListParagraph"/>
        <w:numPr>
          <w:ilvl w:val="0"/>
          <w:numId w:val="6"/>
        </w:numPr>
      </w:pPr>
      <w:r w:rsidRPr="00D13E0C">
        <w:t>32 C.F.R. Part 199, “Civilian Health and Medical Program of the Uniformed Services (CHAMPUS)”</w:t>
      </w:r>
      <w:r w:rsidR="009A1645">
        <w:t>, as amended</w:t>
      </w:r>
    </w:p>
    <w:p w14:paraId="0DD1A029" w14:textId="6ABEE207" w:rsidR="009E59A8" w:rsidRDefault="00DB436E" w:rsidP="009B715C">
      <w:pPr>
        <w:pStyle w:val="ListParagraph"/>
        <w:numPr>
          <w:ilvl w:val="0"/>
          <w:numId w:val="6"/>
        </w:numPr>
      </w:pPr>
      <w:r>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9B715C">
      <w:pPr>
        <w:pStyle w:val="ListParagraph"/>
        <w:numPr>
          <w:ilvl w:val="0"/>
          <w:numId w:val="6"/>
        </w:numPr>
      </w:pPr>
      <w:r>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9B715C">
      <w:pPr>
        <w:pStyle w:val="ListParagraph"/>
        <w:numPr>
          <w:ilvl w:val="0"/>
          <w:numId w:val="6"/>
        </w:numPr>
      </w:pPr>
      <w:r w:rsidRPr="00D13E0C">
        <w:t>Sections 504 and 508 of the Rehabilitation Act (29 U.S.C. § 794d), as amended</w:t>
      </w:r>
    </w:p>
    <w:p w14:paraId="0DD1A02B" w14:textId="77777777" w:rsidR="00E47F5F" w:rsidRDefault="00E47F5F" w:rsidP="009B715C">
      <w:pPr>
        <w:pStyle w:val="ListParagraph"/>
        <w:numPr>
          <w:ilvl w:val="0"/>
          <w:numId w:val="6"/>
        </w:numPr>
      </w:pPr>
      <w:r w:rsidRPr="00D13E0C">
        <w:t>Homeland Security Presidential Directive (12) (HSPD-12)</w:t>
      </w:r>
      <w:r w:rsidR="00A37FF7">
        <w:t>, August 27, 2004</w:t>
      </w:r>
    </w:p>
    <w:p w14:paraId="0DD1A02C" w14:textId="5F7DFA64" w:rsidR="000216E1" w:rsidRPr="00D13E0C" w:rsidRDefault="000216E1" w:rsidP="009B715C">
      <w:pPr>
        <w:pStyle w:val="ListParagraph"/>
        <w:numPr>
          <w:ilvl w:val="0"/>
          <w:numId w:val="6"/>
        </w:numPr>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DD1A02E" w14:textId="7EFBC3AA" w:rsidR="00B90416" w:rsidRDefault="00E47F5F" w:rsidP="00200A3C">
      <w:pPr>
        <w:pStyle w:val="ListParagraph"/>
        <w:numPr>
          <w:ilvl w:val="0"/>
          <w:numId w:val="6"/>
        </w:numPr>
      </w:pPr>
      <w:r w:rsidRPr="00D13E0C">
        <w:t>VA Handbook</w:t>
      </w:r>
      <w:r w:rsidR="000A5B07">
        <w:t xml:space="preserve"> 6500</w:t>
      </w:r>
      <w:r w:rsidR="003B164A">
        <w:t>, “</w:t>
      </w:r>
      <w:r w:rsidR="006F42ED">
        <w:t xml:space="preserve">Risk Management Framework for VA Information Systems VA Information Security Program,” </w:t>
      </w:r>
      <w:r w:rsidR="00F41D24">
        <w:t>February 24, 2021</w:t>
      </w:r>
      <w:r w:rsidR="00764AEF">
        <w:t xml:space="preserve"> (see VA Notice 25-01, dated October 15, 2024</w:t>
      </w:r>
      <w:r w:rsidR="009B54CF">
        <w:t>, “</w:t>
      </w:r>
      <w:r w:rsidR="009B54CF" w:rsidRPr="009B54CF">
        <w:t>Update to VA Handbook 6500 Risk Management Framework for VA Information Systems VA Information Security Progra</w:t>
      </w:r>
      <w:r w:rsidR="009B54CF">
        <w:t>m”, and VA Notice 25-06, dated 3/18/25, “Amending VA Directive 6500 to incorporate M-24-15”</w:t>
      </w:r>
      <w:r w:rsidR="00764AEF">
        <w:t>)</w:t>
      </w:r>
    </w:p>
    <w:p w14:paraId="0DD1A02F" w14:textId="27846918" w:rsidR="00B90416" w:rsidRDefault="00B90416" w:rsidP="009B715C">
      <w:pPr>
        <w:pStyle w:val="ListParagraph"/>
        <w:numPr>
          <w:ilvl w:val="0"/>
          <w:numId w:val="6"/>
        </w:numPr>
      </w:pPr>
      <w:r>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Default="003B164A" w:rsidP="009B715C">
      <w:pPr>
        <w:pStyle w:val="ListParagraph"/>
        <w:numPr>
          <w:ilvl w:val="0"/>
          <w:numId w:val="6"/>
        </w:numPr>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pdate to VA Handbook 6500.6, Contract Security, Appendix C VA Information and Information System Security/Privacy Language For Inclusion Into Contracts, As Appropriat</w:t>
      </w:r>
      <w:r w:rsidR="009B54CF">
        <w:t>e</w:t>
      </w:r>
      <w:r w:rsidR="006D0EA7">
        <w:t>”)</w:t>
      </w:r>
    </w:p>
    <w:p w14:paraId="47F178CF" w14:textId="4653F6BA" w:rsidR="003B64C5" w:rsidRDefault="00FD28CC" w:rsidP="00F31FAC">
      <w:pPr>
        <w:pStyle w:val="ListParagraph"/>
        <w:numPr>
          <w:ilvl w:val="0"/>
          <w:numId w:val="6"/>
        </w:numPr>
      </w:pPr>
      <w:r>
        <w:t>VA Handbook 6500.8, “Information System Contingency Planning</w:t>
      </w:r>
      <w:r w:rsidR="003A5863">
        <w:t>,</w:t>
      </w:r>
      <w:r>
        <w:t xml:space="preserve">” </w:t>
      </w:r>
      <w:r w:rsidR="00A056C5">
        <w:t>March 25, 2025</w:t>
      </w:r>
    </w:p>
    <w:p w14:paraId="738B0EB4" w14:textId="76B51B40" w:rsidR="00F41D24" w:rsidRDefault="00F41D24" w:rsidP="00EE3A7B">
      <w:pPr>
        <w:pStyle w:val="ListParagraph"/>
        <w:numPr>
          <w:ilvl w:val="0"/>
          <w:numId w:val="6"/>
        </w:numPr>
      </w:pPr>
      <w:r>
        <w:t>VA Handbook 6500.10, “Mobile Device Security Policy</w:t>
      </w:r>
      <w:r w:rsidR="003A5863">
        <w:t>,</w:t>
      </w:r>
      <w:r>
        <w:t>” February 15, 2018</w:t>
      </w:r>
    </w:p>
    <w:p w14:paraId="387CADB1" w14:textId="58298121" w:rsidR="00EE3A7B" w:rsidRDefault="00EE3A7B" w:rsidP="00EE3A7B">
      <w:pPr>
        <w:pStyle w:val="ListParagraph"/>
        <w:numPr>
          <w:ilvl w:val="0"/>
          <w:numId w:val="6"/>
        </w:numPr>
      </w:pPr>
      <w:r>
        <w:t>VA Handbook 6500.11, “VA Firewall Configuration</w:t>
      </w:r>
      <w:r w:rsidR="003A5863">
        <w:t>,</w:t>
      </w:r>
      <w:r>
        <w:t>” August 22, 2017</w:t>
      </w:r>
    </w:p>
    <w:p w14:paraId="7EDA74FE" w14:textId="381470DE" w:rsidR="00AE1B98" w:rsidRDefault="002F6178" w:rsidP="00AE1B98">
      <w:pPr>
        <w:pStyle w:val="ListParagraph"/>
        <w:numPr>
          <w:ilvl w:val="0"/>
          <w:numId w:val="6"/>
        </w:numPr>
        <w:tabs>
          <w:tab w:val="left" w:pos="0"/>
          <w:tab w:val="left" w:pos="720"/>
        </w:tabs>
        <w:spacing w:before="0" w:after="0"/>
      </w:pPr>
      <w:r>
        <w:t>OIT</w:t>
      </w:r>
      <w:r w:rsidR="00A751F1" w:rsidRPr="00D13E0C">
        <w:t xml:space="preserve"> </w:t>
      </w:r>
      <w:r w:rsidR="00A751F1" w:rsidRPr="00FC3B90">
        <w:t>P</w:t>
      </w:r>
      <w:r w:rsidR="00AE1B98">
        <w:t>rocess Asset Library</w:t>
      </w:r>
      <w:r w:rsidR="007E26A0">
        <w:t xml:space="preserve"> (PAL)</w:t>
      </w:r>
      <w:r w:rsidR="00392C8E">
        <w:t xml:space="preserve">, </w:t>
      </w:r>
      <w:hyperlink r:id="rId15" w:tooltip="Link to public facing PAL" w:history="1">
        <w:r w:rsidR="00392C8E">
          <w:rPr>
            <w:rStyle w:val="Hyperlink"/>
          </w:rPr>
          <w:t>OIT Process Asset Library</w:t>
        </w:r>
      </w:hyperlink>
      <w:r w:rsidR="00392C8E">
        <w:t>.</w:t>
      </w:r>
    </w:p>
    <w:p w14:paraId="0DD1A035" w14:textId="6C105890" w:rsidR="00A65C84" w:rsidRDefault="00B25770" w:rsidP="00AE1B98">
      <w:pPr>
        <w:pStyle w:val="ListParagraph"/>
        <w:numPr>
          <w:ilvl w:val="0"/>
          <w:numId w:val="6"/>
        </w:numPr>
        <w:tabs>
          <w:tab w:val="left" w:pos="0"/>
          <w:tab w:val="left" w:pos="720"/>
        </w:tabs>
        <w:spacing w:before="0" w:after="0"/>
      </w:pPr>
      <w:r>
        <w:t xml:space="preserve">One-VA </w:t>
      </w:r>
      <w:r w:rsidR="00493DEA">
        <w:t>Technical Reference Model (TRM) (reference</w:t>
      </w:r>
      <w:r w:rsidR="00BC15AA">
        <w:t xml:space="preserve"> at</w:t>
      </w:r>
      <w:r w:rsidR="00A65C84">
        <w:t xml:space="preserve"> </w:t>
      </w:r>
      <w:hyperlink r:id="rId16" w:tooltip="One-VA Technical Reference Model (TRM) Website" w:history="1">
        <w:r w:rsidR="007648AD">
          <w:rPr>
            <w:rStyle w:val="Hyperlink"/>
          </w:rPr>
          <w:t>https://www.va.gov/trm/TRMHomePage.aspx</w:t>
        </w:r>
      </w:hyperlink>
      <w:r w:rsidR="00A65C84">
        <w:t>)</w:t>
      </w:r>
    </w:p>
    <w:p w14:paraId="0DD1A037" w14:textId="74DCBE28" w:rsidR="007C1A25" w:rsidRDefault="007C1A25" w:rsidP="00FE6A09">
      <w:pPr>
        <w:pStyle w:val="ListParagraph"/>
        <w:numPr>
          <w:ilvl w:val="0"/>
          <w:numId w:val="6"/>
        </w:numPr>
      </w:pPr>
      <w:r w:rsidRPr="00A071D3">
        <w:t>VA Directive 650</w:t>
      </w:r>
      <w:r w:rsidR="007432F1" w:rsidRPr="00A071D3">
        <w:t>8</w:t>
      </w:r>
      <w:r w:rsidRPr="00A071D3">
        <w:t xml:space="preserve">, </w:t>
      </w:r>
      <w:r w:rsidR="00036F34">
        <w:t>“</w:t>
      </w:r>
      <w:r w:rsidR="00637F46">
        <w:t>Implementation of Privacy Threshold Analysis and Privacy Impact Assessment</w:t>
      </w:r>
      <w:r w:rsidR="007432F1" w:rsidRPr="00A071D3">
        <w:t>,</w:t>
      </w:r>
      <w:r w:rsidR="00036F34">
        <w:t>”</w:t>
      </w:r>
      <w:r w:rsidR="007432F1" w:rsidRPr="00A071D3">
        <w:t xml:space="preserve"> October </w:t>
      </w:r>
      <w:r w:rsidR="00637F46">
        <w:t>15</w:t>
      </w:r>
      <w:r w:rsidR="007432F1" w:rsidRPr="00A071D3">
        <w:t>, 20</w:t>
      </w:r>
      <w:r w:rsidR="00637F46">
        <w:t>14</w:t>
      </w:r>
    </w:p>
    <w:p w14:paraId="7FF6BF94" w14:textId="12C8B49F" w:rsidR="009F3871" w:rsidRDefault="009F3871" w:rsidP="00FE6A09">
      <w:pPr>
        <w:pStyle w:val="ListParagraph"/>
        <w:numPr>
          <w:ilvl w:val="0"/>
          <w:numId w:val="6"/>
        </w:numPr>
      </w:pPr>
      <w:r>
        <w:t>VA Directive 6510, “VA Identity, Credential and Access Management,” September 3, 2024</w:t>
      </w:r>
    </w:p>
    <w:p w14:paraId="475769FC" w14:textId="43D15F5C" w:rsidR="00E776AC" w:rsidRDefault="00E776AC" w:rsidP="00FE6A09">
      <w:pPr>
        <w:pStyle w:val="ListParagraph"/>
        <w:numPr>
          <w:ilvl w:val="0"/>
          <w:numId w:val="6"/>
        </w:numPr>
      </w:pPr>
      <w:r>
        <w:t>VA Handbook 6510, “VA Identity</w:t>
      </w:r>
      <w:r w:rsidR="009F3871">
        <w:t>, Credential</w:t>
      </w:r>
      <w:r>
        <w:t xml:space="preserve"> and Access Management</w:t>
      </w:r>
      <w:r w:rsidR="003A5863">
        <w:t>,</w:t>
      </w:r>
      <w:r>
        <w:t xml:space="preserve">” </w:t>
      </w:r>
      <w:r w:rsidR="009F3871">
        <w:t>September 27, 2024</w:t>
      </w:r>
    </w:p>
    <w:p w14:paraId="43C4FC13" w14:textId="16F3B0AF" w:rsidR="001325B3" w:rsidRDefault="001325B3" w:rsidP="00FE6A09">
      <w:pPr>
        <w:pStyle w:val="ListParagraph"/>
        <w:numPr>
          <w:ilvl w:val="0"/>
          <w:numId w:val="6"/>
        </w:numPr>
      </w:pPr>
      <w:r>
        <w:t>VA Directive</w:t>
      </w:r>
      <w:r w:rsidR="00DB436E">
        <w:t xml:space="preserve"> and Handbook</w:t>
      </w:r>
      <w:r>
        <w:t xml:space="preserve"> 6513, </w:t>
      </w:r>
      <w:r w:rsidR="00DB436E">
        <w:t>“</w:t>
      </w:r>
      <w:r>
        <w:t>Secure External Connections</w:t>
      </w:r>
      <w:r w:rsidR="003A5863">
        <w:t>,</w:t>
      </w:r>
      <w:r w:rsidR="00DB436E">
        <w:t>”</w:t>
      </w:r>
      <w:r>
        <w:t xml:space="preserve"> October 12, 2017</w:t>
      </w:r>
    </w:p>
    <w:p w14:paraId="0DD1A038" w14:textId="2D04E2AB" w:rsidR="007C1A25" w:rsidRPr="00A071D3" w:rsidRDefault="007C1A25" w:rsidP="00FE6A09">
      <w:pPr>
        <w:pStyle w:val="ListParagraph"/>
        <w:numPr>
          <w:ilvl w:val="0"/>
          <w:numId w:val="6"/>
        </w:numPr>
      </w:pPr>
      <w:r w:rsidRPr="00A071D3">
        <w:t xml:space="preserve">VA Directive 6300, </w:t>
      </w:r>
      <w:r w:rsidR="003A5863">
        <w:t>“</w:t>
      </w:r>
      <w:r w:rsidRPr="00A071D3">
        <w:t>Records and Information Management</w:t>
      </w:r>
      <w:r w:rsidR="007432F1" w:rsidRPr="00A071D3">
        <w:t>,</w:t>
      </w:r>
      <w:r w:rsidR="003A5863">
        <w:t>”</w:t>
      </w:r>
      <w:r w:rsidR="007432F1" w:rsidRPr="00A071D3">
        <w:t xml:space="preserve"> </w:t>
      </w:r>
      <w:r w:rsidR="0053645A">
        <w:t>September 21, 2018</w:t>
      </w:r>
    </w:p>
    <w:p w14:paraId="0DD1A039" w14:textId="52441853" w:rsidR="007C1A25" w:rsidRDefault="007C1A25" w:rsidP="00FE6A09">
      <w:pPr>
        <w:pStyle w:val="ListParagraph"/>
        <w:numPr>
          <w:ilvl w:val="0"/>
          <w:numId w:val="6"/>
        </w:numPr>
      </w:pPr>
      <w:r w:rsidRPr="00A071D3">
        <w:t xml:space="preserve">VA Handbook, 6300.1, </w:t>
      </w:r>
      <w:r w:rsidR="003A5863">
        <w:t>“</w:t>
      </w:r>
      <w:r w:rsidRPr="00A071D3">
        <w:t>Records Management Procedures</w:t>
      </w:r>
      <w:r w:rsidR="006E4C0A">
        <w:t>,</w:t>
      </w:r>
      <w:r w:rsidR="003A5863">
        <w:t xml:space="preserve">“ </w:t>
      </w:r>
      <w:r w:rsidR="007432F1" w:rsidRPr="00A071D3">
        <w:t>March 24, 2010</w:t>
      </w:r>
    </w:p>
    <w:p w14:paraId="0D588372" w14:textId="15EEA0E0" w:rsidR="007B5523" w:rsidRPr="007B5523" w:rsidRDefault="007B5523" w:rsidP="007B5523">
      <w:pPr>
        <w:pStyle w:val="ListParagraph"/>
        <w:numPr>
          <w:ilvl w:val="0"/>
          <w:numId w:val="6"/>
        </w:numPr>
      </w:pPr>
      <w:r w:rsidRPr="007B5523">
        <w:t>NIST SP 800-37</w:t>
      </w:r>
      <w:r w:rsidR="002A40FB">
        <w:t xml:space="preserve"> Rev </w:t>
      </w:r>
      <w:r w:rsidR="00AC7BD8">
        <w:t>2</w:t>
      </w:r>
      <w:r w:rsidRPr="007B5523">
        <w:t xml:space="preserve">, </w:t>
      </w:r>
      <w:r w:rsidR="003A5863">
        <w:t>“</w:t>
      </w:r>
      <w:r w:rsidR="0053645A">
        <w:t>Risk Management Framework for Information Systems and Organizations: A System Life Cycle Approach for Security and Privacy</w:t>
      </w:r>
      <w:r w:rsidR="004E25B9">
        <w:t>,</w:t>
      </w:r>
      <w:r w:rsidR="003A5863">
        <w:t>”</w:t>
      </w:r>
      <w:r w:rsidR="004E25B9">
        <w:t xml:space="preserve"> December 2018</w:t>
      </w:r>
    </w:p>
    <w:p w14:paraId="6FC1D9E1" w14:textId="0F0D7C62" w:rsidR="007B5523" w:rsidRPr="007B5523" w:rsidRDefault="007B5523" w:rsidP="007B5523">
      <w:pPr>
        <w:pStyle w:val="ListParagraph"/>
        <w:numPr>
          <w:ilvl w:val="0"/>
          <w:numId w:val="6"/>
        </w:numPr>
      </w:pPr>
      <w:r w:rsidRPr="007B5523">
        <w:t xml:space="preserve">NIST SP 800-53 Rev. </w:t>
      </w:r>
      <w:r w:rsidR="00AC7BD8">
        <w:t>5</w:t>
      </w:r>
      <w:r w:rsidRPr="007B5523">
        <w:t xml:space="preserve">, </w:t>
      </w:r>
      <w:r w:rsidR="003A5863">
        <w:t>“</w:t>
      </w:r>
      <w:r w:rsidRPr="007B5523">
        <w:t>Security and Privacy Controls for Federal Information Systems and Organizations,</w:t>
      </w:r>
      <w:r w:rsidR="003A5863">
        <w:t>”</w:t>
      </w:r>
      <w:r w:rsidRPr="007B5523">
        <w:t xml:space="preserve"> </w:t>
      </w:r>
      <w:r w:rsidR="00AC7BD8">
        <w:t>September 23, 2020</w:t>
      </w:r>
      <w:r w:rsidR="00D26DA6">
        <w:t xml:space="preserve"> (includes updates as of 12/10/2020)</w:t>
      </w:r>
    </w:p>
    <w:p w14:paraId="50946BA0" w14:textId="7B26F120" w:rsidR="0044308C" w:rsidRDefault="0044308C" w:rsidP="00FE6A09">
      <w:pPr>
        <w:pStyle w:val="ListParagraph"/>
        <w:numPr>
          <w:ilvl w:val="0"/>
          <w:numId w:val="6"/>
        </w:numPr>
      </w:pPr>
      <w:r w:rsidRPr="0044308C">
        <w:t xml:space="preserve">VA Directive 0735, </w:t>
      </w:r>
      <w:r w:rsidR="003A5863">
        <w:t>“</w:t>
      </w:r>
      <w:r w:rsidRPr="0044308C">
        <w:t>Homeland Security Presidential Directive 12 (HSPD-12) Program</w:t>
      </w:r>
      <w:r w:rsidR="003A5863">
        <w:t>,”</w:t>
      </w:r>
      <w:r>
        <w:t xml:space="preserve"> </w:t>
      </w:r>
      <w:r w:rsidR="004A656F">
        <w:t>October 26, 2015</w:t>
      </w:r>
    </w:p>
    <w:p w14:paraId="320BAF6C" w14:textId="0956161E" w:rsidR="0044308C" w:rsidRPr="0044308C" w:rsidRDefault="0044308C" w:rsidP="00FE6A09">
      <w:pPr>
        <w:pStyle w:val="ListParagraph"/>
        <w:numPr>
          <w:ilvl w:val="0"/>
          <w:numId w:val="6"/>
        </w:numPr>
      </w:pPr>
      <w:r w:rsidRPr="0044308C">
        <w:t xml:space="preserve">VA </w:t>
      </w:r>
      <w:r>
        <w:t>Handbook</w:t>
      </w:r>
      <w:r w:rsidRPr="0044308C">
        <w:t xml:space="preserve"> 0735, </w:t>
      </w:r>
      <w:r w:rsidR="003A5863">
        <w:t>“</w:t>
      </w:r>
      <w:r w:rsidRPr="0044308C">
        <w:t>Homeland Security Presidential Directive 12 (HSPD-12) Program,</w:t>
      </w:r>
      <w:r w:rsidR="003A5863">
        <w:t>”</w:t>
      </w:r>
      <w:r w:rsidRPr="0044308C">
        <w:t xml:space="preserve"> </w:t>
      </w:r>
      <w:r>
        <w:t>March 2</w:t>
      </w:r>
      <w:r w:rsidR="004A656F">
        <w:t>4</w:t>
      </w:r>
      <w:r>
        <w:t>, 2014</w:t>
      </w:r>
    </w:p>
    <w:p w14:paraId="182DFC3E" w14:textId="3D1FA12F" w:rsidR="008715E3" w:rsidRDefault="0044308C" w:rsidP="00FE6A09">
      <w:pPr>
        <w:pStyle w:val="ListParagraph"/>
        <w:numPr>
          <w:ilvl w:val="0"/>
          <w:numId w:val="6"/>
        </w:numPr>
      </w:pPr>
      <w:r w:rsidRPr="0044308C">
        <w:t xml:space="preserve">OMB Memorandum 05-24, </w:t>
      </w:r>
      <w:r w:rsidR="003A5863">
        <w:t>“</w:t>
      </w:r>
      <w:r w:rsidRPr="0044308C">
        <w:t>Implementation of Homeland Security Presidential</w:t>
      </w:r>
      <w:r w:rsidR="00631251">
        <w:t xml:space="preserve"> Directive</w:t>
      </w:r>
      <w:r w:rsidRPr="0044308C">
        <w:t xml:space="preserve"> (HSPD) 12</w:t>
      </w:r>
      <w:r>
        <w:t xml:space="preserve"> – Policy for a Common Identification Standard for Federal Employees and Contractors,</w:t>
      </w:r>
      <w:r w:rsidR="003A5863">
        <w:t>”</w:t>
      </w:r>
      <w:r>
        <w:t xml:space="preserve"> August 5, 200</w:t>
      </w:r>
      <w:r w:rsidR="008715E3">
        <w:t>5</w:t>
      </w:r>
    </w:p>
    <w:p w14:paraId="4FF20D33" w14:textId="24E0F3CB" w:rsidR="0044308C" w:rsidRDefault="008715E3" w:rsidP="00FE6A09">
      <w:pPr>
        <w:pStyle w:val="ListParagraph"/>
        <w:numPr>
          <w:ilvl w:val="0"/>
          <w:numId w:val="6"/>
        </w:numPr>
      </w:pPr>
      <w:r>
        <w:t>OMB Memorandum M</w:t>
      </w:r>
      <w:r w:rsidR="005805B0">
        <w:t>-</w:t>
      </w:r>
      <w:r>
        <w:t xml:space="preserve">19-17, </w:t>
      </w:r>
      <w:r w:rsidR="003A5863">
        <w:t>“</w:t>
      </w:r>
      <w:r>
        <w:t>Enabling Mission Delivery Through Improved Identity, Credential, and Access Management,</w:t>
      </w:r>
      <w:r w:rsidR="003A5863">
        <w:t>”</w:t>
      </w:r>
      <w:r>
        <w:t xml:space="preserve"> May 21, 2019</w:t>
      </w:r>
    </w:p>
    <w:p w14:paraId="75BB9869" w14:textId="6E8EEE09" w:rsidR="002732FC" w:rsidRDefault="002732FC" w:rsidP="00FE6A09">
      <w:pPr>
        <w:pStyle w:val="ListParagraph"/>
        <w:numPr>
          <w:ilvl w:val="0"/>
          <w:numId w:val="6"/>
        </w:numPr>
      </w:pPr>
      <w:r w:rsidRPr="002732FC">
        <w:t xml:space="preserve">OMB Memorandum, </w:t>
      </w:r>
      <w:r w:rsidR="003A5863">
        <w:t>“</w:t>
      </w:r>
      <w:r w:rsidRPr="002732FC">
        <w:t>Guidance for Homeland Security Presidential Directive (HSPD) 12 Implementation,</w:t>
      </w:r>
      <w:r w:rsidR="003A5863">
        <w:t>”</w:t>
      </w:r>
      <w:r w:rsidRPr="002732FC">
        <w:t xml:space="preserve"> May 23, 2008</w:t>
      </w:r>
    </w:p>
    <w:p w14:paraId="568F8F82" w14:textId="772D0D31" w:rsidR="00245626" w:rsidRDefault="002732FC" w:rsidP="00245626">
      <w:pPr>
        <w:pStyle w:val="ListParagraph"/>
        <w:numPr>
          <w:ilvl w:val="0"/>
          <w:numId w:val="6"/>
        </w:numPr>
      </w:pPr>
      <w:bookmarkStart w:id="13" w:name="_Hlk161062676"/>
      <w:r w:rsidRPr="002732FC">
        <w:t xml:space="preserve">Federal Identity, Credential, and Access Management (FICAM) </w:t>
      </w:r>
      <w:r w:rsidR="00D315BD">
        <w:t>Architecture, June 30, 2023</w:t>
      </w:r>
      <w:r w:rsidR="00245626">
        <w:t xml:space="preserve"> (</w:t>
      </w:r>
      <w:hyperlink r:id="rId17" w:anchor=":~:text=FICAM%20is%20the%20federal%20government%E2%80%99s%20enterprise%20approach%20to,identity%20processes%2C%20practices%2C%20policies%2C%20and%20information%20security%20disciplines." w:tooltip="Link to the FICAM Architecture website area" w:history="1">
        <w:r w:rsidR="00054C91">
          <w:rPr>
            <w:rStyle w:val="Hyperlink"/>
          </w:rPr>
          <w:t>FICAM Architecture (idmanagement.gov)</w:t>
        </w:r>
      </w:hyperlink>
      <w:r w:rsidR="00245626">
        <w:t>)</w:t>
      </w:r>
    </w:p>
    <w:bookmarkEnd w:id="13"/>
    <w:p w14:paraId="2E0708C6" w14:textId="1D22C286" w:rsidR="002732FC" w:rsidRDefault="002732FC" w:rsidP="00FE6A09">
      <w:pPr>
        <w:pStyle w:val="ListParagraph"/>
        <w:numPr>
          <w:ilvl w:val="0"/>
          <w:numId w:val="6"/>
        </w:numPr>
      </w:pPr>
      <w:r w:rsidRPr="002732FC">
        <w:t>NIST SP 800-116</w:t>
      </w:r>
      <w:r w:rsidR="002A40FB">
        <w:t xml:space="preserve"> Rev 1</w:t>
      </w:r>
      <w:r w:rsidRPr="002732FC">
        <w:t xml:space="preserve">, </w:t>
      </w:r>
      <w:r w:rsidR="003A5863">
        <w:t>“</w:t>
      </w:r>
      <w:r w:rsidR="002A40FB">
        <w:t>Guidelines</w:t>
      </w:r>
      <w:r w:rsidRPr="002732FC">
        <w:t xml:space="preserve"> for the Use of </w:t>
      </w:r>
      <w:r w:rsidR="00955258">
        <w:t>Personal Identity Verification (</w:t>
      </w:r>
      <w:r w:rsidRPr="002732FC">
        <w:t>PIV</w:t>
      </w:r>
      <w:r w:rsidR="00955258">
        <w:t>)</w:t>
      </w:r>
      <w:r w:rsidRPr="002732FC">
        <w:t xml:space="preserve"> Credentials in </w:t>
      </w:r>
      <w:r w:rsidR="001F13C1">
        <w:t xml:space="preserve">Facility </w:t>
      </w:r>
      <w:r w:rsidRPr="002732FC">
        <w:t>Access</w:t>
      </w:r>
      <w:r>
        <w:t>,</w:t>
      </w:r>
      <w:r w:rsidR="003A5863">
        <w:t xml:space="preserve">“ </w:t>
      </w:r>
      <w:r w:rsidR="001F13C1">
        <w:t>June 2018</w:t>
      </w:r>
    </w:p>
    <w:p w14:paraId="141BA107" w14:textId="0E02CADA" w:rsidR="00854144" w:rsidRDefault="00854144" w:rsidP="00FE6A09">
      <w:pPr>
        <w:pStyle w:val="ListParagraph"/>
        <w:numPr>
          <w:ilvl w:val="0"/>
          <w:numId w:val="6"/>
        </w:numPr>
      </w:pPr>
      <w:r w:rsidRPr="00854144">
        <w:t xml:space="preserve">NIST SP </w:t>
      </w:r>
      <w:r w:rsidR="00D22BCF">
        <w:t>800-63-3, 800-63A, 800-63B, 800-63C,</w:t>
      </w:r>
      <w:r w:rsidRPr="00854144">
        <w:t xml:space="preserve"> </w:t>
      </w:r>
      <w:r w:rsidR="003A5863">
        <w:t>“</w:t>
      </w:r>
      <w:r w:rsidR="00D22BCF">
        <w:t>Digital Identity Guidelines,</w:t>
      </w:r>
      <w:r w:rsidR="003A5863">
        <w:t>”</w:t>
      </w:r>
      <w:r w:rsidRPr="00854144">
        <w:t xml:space="preserve"> </w:t>
      </w:r>
      <w:r w:rsidR="00E0558D">
        <w:t>updated March 02, 2020</w:t>
      </w:r>
    </w:p>
    <w:p w14:paraId="4F75995B" w14:textId="4A370F05" w:rsidR="00854144" w:rsidRDefault="00854144" w:rsidP="00FE6A09">
      <w:pPr>
        <w:pStyle w:val="ListParagraph"/>
        <w:numPr>
          <w:ilvl w:val="0"/>
          <w:numId w:val="6"/>
        </w:numPr>
      </w:pPr>
      <w:r w:rsidRPr="00854144">
        <w:t xml:space="preserve">NIST SP 800-157, </w:t>
      </w:r>
      <w:r w:rsidR="003A5863">
        <w:t>“</w:t>
      </w:r>
      <w:r w:rsidRPr="00854144">
        <w:t>Guidelines for Derived PIV Credentials,</w:t>
      </w:r>
      <w:r w:rsidR="003A5863">
        <w:t>”</w:t>
      </w:r>
      <w:r w:rsidRPr="00854144">
        <w:t xml:space="preserve"> </w:t>
      </w:r>
      <w:r w:rsidR="004A656F">
        <w:t>December</w:t>
      </w:r>
      <w:r w:rsidRPr="00854144">
        <w:t xml:space="preserve"> 2014</w:t>
      </w:r>
    </w:p>
    <w:p w14:paraId="5A6EAB70" w14:textId="0EB87B4F" w:rsidR="00854144" w:rsidRPr="00A73CD4" w:rsidRDefault="00854144" w:rsidP="00FE6A09">
      <w:pPr>
        <w:pStyle w:val="ListParagraph"/>
        <w:numPr>
          <w:ilvl w:val="0"/>
          <w:numId w:val="6"/>
        </w:numPr>
      </w:pPr>
      <w:r w:rsidRPr="00A73CD4">
        <w:t xml:space="preserve">VA Memorandum, VAIQ #7100147, </w:t>
      </w:r>
      <w:r w:rsidR="003A5863">
        <w:t>“</w:t>
      </w:r>
      <w:r w:rsidRPr="00A73CD4">
        <w:t>Continued Implementation of Homeland Security Presidential Directive 12 (HSPD-12),</w:t>
      </w:r>
      <w:r w:rsidR="003A5863">
        <w:t>”</w:t>
      </w:r>
      <w:r w:rsidRPr="00A73CD4">
        <w:t xml:space="preserve"> April 29, 2011 (</w:t>
      </w:r>
      <w:r w:rsidR="009603E8" w:rsidRPr="002B233D">
        <w:t xml:space="preserve">reference </w:t>
      </w:r>
      <w:hyperlink r:id="rId18" w:tooltip="Link to VA Memorandum VAIQ #7100147, via VOA" w:history="1">
        <w:r w:rsidR="00A73CD4" w:rsidRPr="00A76070">
          <w:rPr>
            <w:rStyle w:val="Hyperlink"/>
          </w:rPr>
          <w:t>https://www.voa.va.gov/documentlistpublic.aspx?NodeID=514</w:t>
        </w:r>
      </w:hyperlink>
      <w:r w:rsidR="00A73CD4" w:rsidRPr="00A73CD4">
        <w:t>)</w:t>
      </w:r>
    </w:p>
    <w:p w14:paraId="136890EE" w14:textId="7D1971C6" w:rsidR="009C6B2E" w:rsidRPr="009C6B2E" w:rsidRDefault="009C6B2E" w:rsidP="009C6B2E">
      <w:pPr>
        <w:pStyle w:val="ListParagraph"/>
        <w:numPr>
          <w:ilvl w:val="0"/>
          <w:numId w:val="6"/>
        </w:numPr>
      </w:pPr>
      <w:r w:rsidRPr="009C6B2E">
        <w:t xml:space="preserve">IAM Identity Management Business Requirements Guidance document, May 2013, (reference Enterprise Architecture Section, PIV/IAM (reference </w:t>
      </w:r>
      <w:hyperlink r:id="rId19" w:tooltip="Link to VOA site for the IAM Identity Management Business Requirements Guidance document" w:history="1">
        <w:r w:rsidR="00EE56BE" w:rsidRPr="00EE56BE">
          <w:rPr>
            <w:rStyle w:val="Hyperlink"/>
            <w:rFonts w:cs="Arial"/>
          </w:rPr>
          <w:t>https://www.voa.va.gov/documentlistpublic.aspx?NodeID=514</w:t>
        </w:r>
      </w:hyperlink>
      <w:r w:rsidRPr="009C6B2E">
        <w:t>)</w:t>
      </w:r>
    </w:p>
    <w:p w14:paraId="3A350AE6" w14:textId="28807259" w:rsidR="00FC63E0" w:rsidRPr="00F83067" w:rsidRDefault="006D2B2A" w:rsidP="00FE6A09">
      <w:pPr>
        <w:pStyle w:val="ListParagraph"/>
        <w:numPr>
          <w:ilvl w:val="0"/>
          <w:numId w:val="6"/>
        </w:numPr>
        <w:rPr>
          <w:rStyle w:val="Hyperlink"/>
          <w:rFonts w:cs="Arial"/>
          <w:color w:val="auto"/>
          <w:u w:val="none"/>
        </w:rPr>
      </w:pPr>
      <w:r>
        <w:rPr>
          <w:rStyle w:val="Hyperlink"/>
          <w:rFonts w:cs="Arial"/>
        </w:rPr>
        <w:t xml:space="preserve"> </w:t>
      </w:r>
      <w:r w:rsidRPr="00F83067">
        <w:t xml:space="preserve">VA </w:t>
      </w:r>
      <w:bookmarkStart w:id="14" w:name="_Hlk25137610"/>
      <w:r w:rsidRPr="00F83067">
        <w:t>Memorandum “Personal Identity Verification (PIV) Logical Access Policy Clarification,” July 17, 2019,</w:t>
      </w:r>
      <w:r>
        <w:rPr>
          <w:rStyle w:val="Hyperlink"/>
          <w:rFonts w:cs="Arial"/>
        </w:rPr>
        <w:t xml:space="preserve"> </w:t>
      </w:r>
      <w:hyperlink r:id="rId20" w:tooltip="Link to VA Memo &quot;PIV Logical Access Policy Clarification (VIEWS 00155984)&quot; document via VOA" w:history="1">
        <w:r w:rsidR="00FC63E0" w:rsidRPr="008C1CD6">
          <w:rPr>
            <w:rStyle w:val="Hyperlink"/>
            <w:rFonts w:cs="Arial"/>
          </w:rPr>
          <w:t>https://www.voa.va.gov/DocumentView.aspx?DocumentID=4896</w:t>
        </w:r>
      </w:hyperlink>
      <w:bookmarkEnd w:id="14"/>
    </w:p>
    <w:p w14:paraId="6CD9629C" w14:textId="1D25C927" w:rsidR="00D20884" w:rsidRDefault="005931CC" w:rsidP="00D20884">
      <w:pPr>
        <w:pStyle w:val="ListParagraph"/>
        <w:numPr>
          <w:ilvl w:val="0"/>
          <w:numId w:val="6"/>
        </w:numPr>
      </w:pPr>
      <w:r w:rsidRPr="000703E9">
        <w:t>Trusted Internet Connections (TI</w:t>
      </w:r>
      <w:r w:rsidR="00BC7E7F">
        <w:t xml:space="preserve">C) 3.0 </w:t>
      </w:r>
      <w:r w:rsidR="00D20884">
        <w:t xml:space="preserve">Core Guidance Documents, </w:t>
      </w:r>
      <w:hyperlink r:id="rId21" w:tooltip="TIC 3.0 Core Guidance Documents link, to CISA" w:history="1">
        <w:r w:rsidR="00646B9C">
          <w:rPr>
            <w:rStyle w:val="Hyperlink"/>
          </w:rPr>
          <w:t>https://www.cisa.gov/publication/tic-30-core-guidance-documents</w:t>
        </w:r>
      </w:hyperlink>
    </w:p>
    <w:p w14:paraId="10A2E627" w14:textId="49D283E5" w:rsidR="005931CC" w:rsidRPr="000703E9" w:rsidRDefault="005931CC" w:rsidP="00CF2906">
      <w:pPr>
        <w:pStyle w:val="ListParagraph"/>
        <w:numPr>
          <w:ilvl w:val="0"/>
          <w:numId w:val="6"/>
        </w:numPr>
      </w:pPr>
      <w:r w:rsidRPr="000703E9">
        <w:t>OMB Memorandum M-</w:t>
      </w:r>
      <w:r w:rsidR="00646B9C">
        <w:t>19</w:t>
      </w:r>
      <w:r w:rsidRPr="000703E9">
        <w:t>-</w:t>
      </w:r>
      <w:r w:rsidR="00646B9C">
        <w:t>26</w:t>
      </w:r>
      <w:r w:rsidRPr="000703E9">
        <w:t>, “</w:t>
      </w:r>
      <w:r w:rsidR="00646B9C">
        <w:t xml:space="preserve">Update to the </w:t>
      </w:r>
      <w:r w:rsidRPr="000703E9">
        <w:t>Trusted Internet Connections (TIC)</w:t>
      </w:r>
      <w:r w:rsidR="00646B9C">
        <w:t xml:space="preserve"> Initiative</w:t>
      </w:r>
      <w:r w:rsidR="003A5863">
        <w:t>,</w:t>
      </w:r>
      <w:r w:rsidR="00B4762D">
        <w:t>”</w:t>
      </w:r>
      <w:r w:rsidR="003A5863">
        <w:t xml:space="preserve"> </w:t>
      </w:r>
      <w:r w:rsidR="00646B9C">
        <w:t>September 12, 2019</w:t>
      </w:r>
    </w:p>
    <w:p w14:paraId="02B5A9E2" w14:textId="5DB873CB" w:rsidR="005E205D" w:rsidRDefault="005931CC" w:rsidP="00FE6A09">
      <w:pPr>
        <w:pStyle w:val="ListParagraph"/>
        <w:numPr>
          <w:ilvl w:val="0"/>
          <w:numId w:val="6"/>
        </w:numPr>
      </w:pPr>
      <w:r>
        <w:t xml:space="preserve">OMB Memorandum M-08-23, </w:t>
      </w:r>
      <w:r w:rsidR="003A5863">
        <w:t>“</w:t>
      </w:r>
      <w:r>
        <w:t>Securing the Federal Government’s Domain Name System Infrastructure,</w:t>
      </w:r>
      <w:r w:rsidR="003A5863">
        <w:t>”</w:t>
      </w:r>
      <w:r>
        <w:t xml:space="preserve"> August 22, 200</w:t>
      </w:r>
      <w:r w:rsidR="005E205D">
        <w:t>8</w:t>
      </w:r>
    </w:p>
    <w:p w14:paraId="577E9A4F" w14:textId="68E2F4BF" w:rsidR="00603067" w:rsidRDefault="00603067" w:rsidP="00FE6A09">
      <w:pPr>
        <w:pStyle w:val="ListParagraph"/>
        <w:numPr>
          <w:ilvl w:val="0"/>
          <w:numId w:val="6"/>
        </w:numPr>
      </w:pPr>
      <w:bookmarkStart w:id="15" w:name="_Hlk161062746"/>
      <w:r>
        <w:t>Sections 524 and 525 of the Energy Independence and Security Act of 2007, (</w:t>
      </w:r>
      <w:r w:rsidRPr="00603067">
        <w:t>P</w:t>
      </w:r>
      <w:r w:rsidR="00143E8D">
        <w:t>.L.</w:t>
      </w:r>
      <w:r w:rsidRPr="00603067">
        <w:t xml:space="preserve"> 110–140</w:t>
      </w:r>
      <w:r>
        <w:t xml:space="preserve">), </w:t>
      </w:r>
      <w:r w:rsidRPr="00603067">
        <w:t>D</w:t>
      </w:r>
      <w:r>
        <w:t>ecember</w:t>
      </w:r>
      <w:r w:rsidRPr="00603067">
        <w:t xml:space="preserve"> 19, 200</w:t>
      </w:r>
      <w:r>
        <w:t>7</w:t>
      </w:r>
    </w:p>
    <w:p w14:paraId="264FF465" w14:textId="65D42744" w:rsidR="00603067" w:rsidRDefault="00603067" w:rsidP="00FE6A09">
      <w:pPr>
        <w:pStyle w:val="ListParagraph"/>
        <w:numPr>
          <w:ilvl w:val="0"/>
          <w:numId w:val="6"/>
        </w:numPr>
      </w:pPr>
      <w:bookmarkStart w:id="16" w:name="_Hlk161062769"/>
      <w:bookmarkEnd w:id="15"/>
      <w:r w:rsidRPr="00603067">
        <w:t>Section 104 of the Energy Policy Act of 2005</w:t>
      </w:r>
      <w:r>
        <w:t>,</w:t>
      </w:r>
      <w:r w:rsidRPr="0065373E">
        <w:t xml:space="preserve"> (</w:t>
      </w:r>
      <w:r w:rsidRPr="00603067">
        <w:t>P</w:t>
      </w:r>
      <w:r w:rsidR="00143E8D">
        <w:t>.L.</w:t>
      </w:r>
      <w:r w:rsidRPr="00603067">
        <w:t xml:space="preserve"> 109–58</w:t>
      </w:r>
      <w:r>
        <w:t>), August</w:t>
      </w:r>
      <w:r w:rsidRPr="00603067">
        <w:t xml:space="preserve"> 8, 200</w:t>
      </w:r>
      <w:r>
        <w:t>5</w:t>
      </w:r>
    </w:p>
    <w:bookmarkEnd w:id="16"/>
    <w:p w14:paraId="598E796A" w14:textId="77777777" w:rsidR="00E84244" w:rsidRDefault="00E84244" w:rsidP="00FE6A09">
      <w:pPr>
        <w:pStyle w:val="ListParagraph"/>
        <w:numPr>
          <w:ilvl w:val="0"/>
          <w:numId w:val="6"/>
        </w:numPr>
      </w:pPr>
      <w:r w:rsidRPr="00E84244">
        <w:t>Executive Order 13221, “Energy-Efficient Standby Power Devices,” August 2, 2001</w:t>
      </w:r>
    </w:p>
    <w:p w14:paraId="2B0CDF38" w14:textId="5A8FFCDC" w:rsidR="00035445" w:rsidRDefault="00035445" w:rsidP="00FE6A09">
      <w:pPr>
        <w:pStyle w:val="ListParagraph"/>
        <w:numPr>
          <w:ilvl w:val="0"/>
          <w:numId w:val="6"/>
        </w:numPr>
      </w:pPr>
      <w:r>
        <w:t>VA Directive 005</w:t>
      </w:r>
      <w:r w:rsidR="001B3821">
        <w:t>7</w:t>
      </w:r>
      <w:r w:rsidR="0053256A">
        <w:t xml:space="preserve">, “VA </w:t>
      </w:r>
      <w:r w:rsidR="001B3821">
        <w:t>Environmental Management Program</w:t>
      </w:r>
      <w:r w:rsidR="003A5863">
        <w:t>,</w:t>
      </w:r>
      <w:r w:rsidR="0053256A">
        <w:t xml:space="preserve">” </w:t>
      </w:r>
      <w:r w:rsidR="001B3821">
        <w:t>October 25, 2022</w:t>
      </w:r>
    </w:p>
    <w:p w14:paraId="1BA60C3C" w14:textId="71EF9CA4" w:rsidR="00FB3627" w:rsidRDefault="007316D6" w:rsidP="00FE6A09">
      <w:pPr>
        <w:pStyle w:val="ListParagraph"/>
        <w:numPr>
          <w:ilvl w:val="0"/>
          <w:numId w:val="6"/>
        </w:numPr>
      </w:pPr>
      <w:r>
        <w:t>Office of Information Security (OIS) VAIQ #7424808 Memorandum, “Remote Access</w:t>
      </w:r>
      <w:r w:rsidR="003A5863">
        <w:t>,</w:t>
      </w:r>
      <w:r>
        <w:t>” January 15, 2014</w:t>
      </w:r>
      <w:r w:rsidR="00FB3627">
        <w:t xml:space="preserve">, </w:t>
      </w:r>
      <w:hyperlink r:id="rId22" w:tooltip="Link to the &quot;Remote Access&quot; Memorandum from VA OIS, VAIQ #7424808." w:history="1">
        <w:r w:rsidR="0037295F">
          <w:rPr>
            <w:rStyle w:val="Hyperlink"/>
            <w:rFonts w:cs="Arial"/>
          </w:rPr>
          <w:t>https://www.voa.va.gov/DocumentListPublic.aspx?NodeId=28</w:t>
        </w:r>
      </w:hyperlink>
    </w:p>
    <w:p w14:paraId="54792FF9" w14:textId="0F45F387" w:rsidR="00C47A12" w:rsidRDefault="007C5E76" w:rsidP="00FE6A09">
      <w:pPr>
        <w:pStyle w:val="ListParagraph"/>
        <w:numPr>
          <w:ilvl w:val="0"/>
          <w:numId w:val="6"/>
        </w:numPr>
      </w:pPr>
      <w:r>
        <w:t>Clinger-Cohen Act of 1996</w:t>
      </w:r>
      <w:r w:rsidRPr="00EA1553">
        <w:t xml:space="preserve">, 40 U.S.C. </w:t>
      </w:r>
      <w:r w:rsidRPr="00201822">
        <w:rPr>
          <w:rFonts w:ascii="Times New Roman" w:hAnsi="Times New Roman"/>
        </w:rPr>
        <w:t>§</w:t>
      </w:r>
      <w:r w:rsidRPr="00EA1553">
        <w:t>11101 and §11103</w:t>
      </w:r>
    </w:p>
    <w:p w14:paraId="06C0C502" w14:textId="7CF68066" w:rsidR="00767DD9" w:rsidRDefault="0041086F" w:rsidP="00DC0E56">
      <w:pPr>
        <w:pStyle w:val="ListParagraph"/>
        <w:numPr>
          <w:ilvl w:val="0"/>
          <w:numId w:val="6"/>
        </w:numPr>
      </w:pPr>
      <w:r w:rsidDel="0041086F">
        <w:t xml:space="preserve"> </w:t>
      </w:r>
      <w:bookmarkStart w:id="17" w:name="_Hlk4594102"/>
      <w:r w:rsidR="00767DD9">
        <w:t>“Veteran Focused Integration Process</w:t>
      </w:r>
      <w:r w:rsidR="00D421E2">
        <w:t xml:space="preserve"> (VIP)</w:t>
      </w:r>
      <w:r w:rsidR="00767DD9">
        <w:t xml:space="preserve"> Guide </w:t>
      </w:r>
      <w:r w:rsidR="00DB646E">
        <w:t>4.0</w:t>
      </w:r>
      <w:r w:rsidR="003A5863">
        <w:t>,</w:t>
      </w:r>
      <w:r w:rsidR="00767DD9">
        <w:t xml:space="preserve">” </w:t>
      </w:r>
      <w:r w:rsidR="00CC1B36">
        <w:t xml:space="preserve">March  </w:t>
      </w:r>
      <w:r w:rsidR="00DB646E">
        <w:t>2021</w:t>
      </w:r>
      <w:r w:rsidR="00767DD9">
        <w:t xml:space="preserve">, </w:t>
      </w:r>
      <w:hyperlink r:id="rId23" w:tooltip="Link to the VIP Guide via VOA" w:history="1">
        <w:r w:rsidR="00DC0E56" w:rsidRPr="00DC0E56">
          <w:rPr>
            <w:rStyle w:val="Hyperlink"/>
            <w:rFonts w:cs="Arial"/>
          </w:rPr>
          <w:t>https://www.voa.va.gov/DocumentView.aspx?DocumentID=4371</w:t>
        </w:r>
      </w:hyperlink>
    </w:p>
    <w:bookmarkEnd w:id="17"/>
    <w:p w14:paraId="5567AF7A" w14:textId="24FF2DDE" w:rsidR="0094113B" w:rsidRPr="00D26DA6" w:rsidRDefault="0094113B" w:rsidP="004564F1">
      <w:pPr>
        <w:pStyle w:val="ListParagraph"/>
        <w:numPr>
          <w:ilvl w:val="0"/>
          <w:numId w:val="6"/>
        </w:numPr>
        <w:rPr>
          <w:rStyle w:val="Hyperlink"/>
          <w:rFonts w:cs="Arial"/>
          <w:color w:val="auto"/>
          <w:u w:val="none"/>
        </w:rPr>
      </w:pPr>
      <w:r w:rsidRPr="002B4147">
        <w:rPr>
          <w:rStyle w:val="Hyperlink"/>
          <w:rFonts w:cs="Arial"/>
          <w:color w:val="auto"/>
          <w:u w:val="none"/>
        </w:rPr>
        <w:t>VA Memorandum “</w:t>
      </w:r>
      <w:r w:rsidR="0008183F">
        <w:rPr>
          <w:rStyle w:val="Hyperlink"/>
          <w:rFonts w:cs="Arial"/>
          <w:color w:val="auto"/>
          <w:u w:val="none"/>
        </w:rPr>
        <w:t xml:space="preserve">Proper </w:t>
      </w:r>
      <w:r w:rsidRPr="002B4147">
        <w:rPr>
          <w:rStyle w:val="Hyperlink"/>
          <w:rFonts w:cs="Arial"/>
          <w:color w:val="auto"/>
          <w:u w:val="none"/>
        </w:rPr>
        <w:t>Use of Email</w:t>
      </w:r>
      <w:r w:rsidR="0008183F">
        <w:rPr>
          <w:rStyle w:val="Hyperlink"/>
          <w:rFonts w:cs="Arial"/>
          <w:color w:val="auto"/>
          <w:u w:val="none"/>
        </w:rPr>
        <w:t xml:space="preserve"> and Other Messaging Services</w:t>
      </w:r>
      <w:r w:rsidR="003A5863">
        <w:rPr>
          <w:rStyle w:val="Hyperlink"/>
          <w:rFonts w:cs="Arial"/>
          <w:color w:val="auto"/>
          <w:u w:val="none"/>
        </w:rPr>
        <w:t>,</w:t>
      </w:r>
      <w:r w:rsidRPr="002B4147">
        <w:rPr>
          <w:rStyle w:val="Hyperlink"/>
          <w:rFonts w:cs="Arial"/>
          <w:color w:val="auto"/>
          <w:u w:val="none"/>
        </w:rPr>
        <w:t xml:space="preserve">” </w:t>
      </w:r>
      <w:r w:rsidR="0008183F">
        <w:rPr>
          <w:rStyle w:val="Hyperlink"/>
          <w:rFonts w:cs="Arial"/>
          <w:color w:val="auto"/>
          <w:u w:val="none"/>
        </w:rPr>
        <w:t>January 2</w:t>
      </w:r>
      <w:r w:rsidRPr="002B4147">
        <w:rPr>
          <w:rStyle w:val="Hyperlink"/>
          <w:rFonts w:cs="Arial"/>
          <w:color w:val="auto"/>
          <w:u w:val="none"/>
        </w:rPr>
        <w:t>, 201</w:t>
      </w:r>
      <w:r w:rsidR="0008183F">
        <w:rPr>
          <w:rStyle w:val="Hyperlink"/>
          <w:rFonts w:cs="Arial"/>
          <w:color w:val="auto"/>
          <w:u w:val="none"/>
        </w:rPr>
        <w:t>8</w:t>
      </w:r>
      <w:r w:rsidRPr="002B4147">
        <w:rPr>
          <w:rStyle w:val="Hyperlink"/>
          <w:rFonts w:cs="Arial"/>
          <w:color w:val="auto"/>
          <w:u w:val="none"/>
        </w:rPr>
        <w:t>,</w:t>
      </w:r>
      <w:r>
        <w:rPr>
          <w:rStyle w:val="Hyperlink"/>
        </w:rPr>
        <w:t xml:space="preserve"> </w:t>
      </w:r>
      <w:hyperlink r:id="rId24" w:tooltip="Document Listing containing Proper use of Email Memo, via VOA" w:history="1">
        <w:r w:rsidRPr="002A6E4F">
          <w:rPr>
            <w:rStyle w:val="Hyperlink"/>
            <w:rFonts w:cs="Arial"/>
          </w:rPr>
          <w:t>https://www.voa.va.gov/DocumentListPublic.aspx?NodeId=28</w:t>
        </w:r>
      </w:hyperlink>
    </w:p>
    <w:p w14:paraId="3A3B92AD" w14:textId="1836C6DA" w:rsidR="00431113" w:rsidRDefault="009D79D2" w:rsidP="004564F1">
      <w:pPr>
        <w:pStyle w:val="ListParagraph"/>
        <w:numPr>
          <w:ilvl w:val="0"/>
          <w:numId w:val="6"/>
        </w:numPr>
        <w:rPr>
          <w:rStyle w:val="Hyperlink"/>
          <w:rFonts w:cs="Arial"/>
          <w:color w:val="auto"/>
          <w:u w:val="none"/>
        </w:rPr>
      </w:pPr>
      <w:r>
        <w:rPr>
          <w:rStyle w:val="Hyperlink"/>
          <w:rFonts w:cs="Arial"/>
          <w:color w:val="auto"/>
          <w:u w:val="none"/>
        </w:rPr>
        <w:t>“</w:t>
      </w:r>
      <w:r w:rsidR="00431113">
        <w:rPr>
          <w:rStyle w:val="Hyperlink"/>
          <w:rFonts w:cs="Arial"/>
          <w:color w:val="auto"/>
          <w:u w:val="none"/>
        </w:rPr>
        <w:t>P</w:t>
      </w:r>
      <w:r w:rsidR="00DB646E">
        <w:rPr>
          <w:rStyle w:val="Hyperlink"/>
          <w:rFonts w:cs="Arial"/>
          <w:color w:val="auto"/>
          <w:u w:val="none"/>
        </w:rPr>
        <w:t xml:space="preserve">roduct Line Management </w:t>
      </w:r>
      <w:r w:rsidR="001B3821">
        <w:rPr>
          <w:rStyle w:val="Hyperlink"/>
          <w:rFonts w:cs="Arial"/>
          <w:color w:val="auto"/>
          <w:u w:val="none"/>
        </w:rPr>
        <w:t xml:space="preserve">Transformation </w:t>
      </w:r>
      <w:r w:rsidR="00DB646E">
        <w:rPr>
          <w:rStyle w:val="Hyperlink"/>
          <w:rFonts w:cs="Arial"/>
          <w:color w:val="auto"/>
          <w:u w:val="none"/>
        </w:rPr>
        <w:t xml:space="preserve">Playbook” version </w:t>
      </w:r>
      <w:r w:rsidR="001B3821">
        <w:rPr>
          <w:rStyle w:val="Hyperlink"/>
          <w:rFonts w:cs="Arial"/>
          <w:color w:val="auto"/>
          <w:u w:val="none"/>
        </w:rPr>
        <w:t>3.1</w:t>
      </w:r>
      <w:r w:rsidR="00DB646E">
        <w:rPr>
          <w:rStyle w:val="Hyperlink"/>
          <w:rFonts w:cs="Arial"/>
          <w:color w:val="auto"/>
          <w:u w:val="none"/>
        </w:rPr>
        <w:t xml:space="preserve">, </w:t>
      </w:r>
      <w:r w:rsidR="001B3821">
        <w:rPr>
          <w:rStyle w:val="Hyperlink"/>
          <w:rFonts w:cs="Arial"/>
          <w:color w:val="auto"/>
          <w:u w:val="none"/>
        </w:rPr>
        <w:t>August 2023</w:t>
      </w:r>
      <w:r w:rsidR="003C1E59">
        <w:rPr>
          <w:rStyle w:val="Hyperlink"/>
          <w:rFonts w:cs="Arial"/>
          <w:color w:val="auto"/>
          <w:u w:val="none"/>
        </w:rPr>
        <w:t>,</w:t>
      </w:r>
      <w:r w:rsidR="00DB646E">
        <w:rPr>
          <w:rStyle w:val="Hyperlink"/>
          <w:rFonts w:cs="Arial"/>
          <w:color w:val="auto"/>
          <w:u w:val="none"/>
        </w:rPr>
        <w:t xml:space="preserve"> </w:t>
      </w:r>
      <w:hyperlink r:id="rId25" w:tooltip="Link to the PLM Playbook version 2" w:history="1">
        <w:r w:rsidR="00B4762D" w:rsidRPr="005C744C">
          <w:rPr>
            <w:rStyle w:val="Hyperlink"/>
          </w:rPr>
          <w:t>https://www.voa.va.gov/DocumentView.aspx?DocumentID=4946</w:t>
        </w:r>
      </w:hyperlink>
    </w:p>
    <w:p w14:paraId="75DEB11F" w14:textId="55568F9E" w:rsidR="001829ED" w:rsidRDefault="001829ED" w:rsidP="004564F1">
      <w:pPr>
        <w:pStyle w:val="ListParagraph"/>
        <w:numPr>
          <w:ilvl w:val="0"/>
          <w:numId w:val="6"/>
        </w:numPr>
        <w:rPr>
          <w:rStyle w:val="Hyperlink"/>
          <w:rFonts w:cs="Arial"/>
          <w:color w:val="auto"/>
          <w:u w:val="none"/>
        </w:rPr>
      </w:pPr>
      <w:bookmarkStart w:id="18" w:name="_Hlk72416597"/>
      <w:r>
        <w:rPr>
          <w:rStyle w:val="Hyperlink"/>
          <w:rFonts w:cs="Arial"/>
          <w:color w:val="auto"/>
          <w:u w:val="none"/>
        </w:rPr>
        <w:t>NIST SP 500-267B Revision 1</w:t>
      </w:r>
      <w:r w:rsidR="003A5863">
        <w:rPr>
          <w:rStyle w:val="Hyperlink"/>
          <w:rFonts w:cs="Arial"/>
          <w:color w:val="auto"/>
          <w:u w:val="none"/>
        </w:rPr>
        <w:t>, “</w:t>
      </w:r>
      <w:r>
        <w:rPr>
          <w:rStyle w:val="Hyperlink"/>
          <w:rFonts w:cs="Arial"/>
          <w:color w:val="auto"/>
          <w:u w:val="none"/>
        </w:rPr>
        <w:t>USGv6 Profile</w:t>
      </w:r>
      <w:r w:rsidR="003A5863">
        <w:rPr>
          <w:rStyle w:val="Hyperlink"/>
          <w:rFonts w:cs="Arial"/>
          <w:color w:val="auto"/>
          <w:u w:val="none"/>
        </w:rPr>
        <w:t>,</w:t>
      </w:r>
      <w:r>
        <w:rPr>
          <w:rStyle w:val="Hyperlink"/>
          <w:rFonts w:cs="Arial"/>
          <w:color w:val="auto"/>
          <w:u w:val="none"/>
        </w:rPr>
        <w:t xml:space="preserve">” </w:t>
      </w:r>
      <w:r w:rsidR="00A30822">
        <w:rPr>
          <w:rStyle w:val="Hyperlink"/>
          <w:rFonts w:cs="Arial"/>
          <w:color w:val="auto"/>
          <w:u w:val="none"/>
        </w:rPr>
        <w:t>November 2020</w:t>
      </w:r>
    </w:p>
    <w:p w14:paraId="16330C18" w14:textId="7D3344BA" w:rsidR="001829ED" w:rsidRDefault="00215F90" w:rsidP="004564F1">
      <w:pPr>
        <w:pStyle w:val="ListParagraph"/>
        <w:numPr>
          <w:ilvl w:val="0"/>
          <w:numId w:val="6"/>
        </w:numPr>
        <w:rPr>
          <w:rStyle w:val="Hyperlink"/>
          <w:rFonts w:cs="Arial"/>
          <w:color w:val="auto"/>
          <w:u w:val="none"/>
        </w:rPr>
      </w:pPr>
      <w:bookmarkStart w:id="19" w:name="_Hlk71727532"/>
      <w:r>
        <w:rPr>
          <w:rStyle w:val="Hyperlink"/>
          <w:rFonts w:cs="Arial"/>
          <w:color w:val="auto"/>
          <w:u w:val="none"/>
        </w:rPr>
        <w:t>OMB Memorandum M-21-07, “</w:t>
      </w:r>
      <w:r w:rsidR="00A30822">
        <w:rPr>
          <w:rStyle w:val="Hyperlink"/>
          <w:rFonts w:cs="Arial"/>
          <w:color w:val="auto"/>
          <w:u w:val="none"/>
        </w:rPr>
        <w:t>Completing the Transition to Internet Protocol Version 6 (IPv6)</w:t>
      </w:r>
      <w:r w:rsidR="003A5863">
        <w:rPr>
          <w:rStyle w:val="Hyperlink"/>
          <w:rFonts w:cs="Arial"/>
          <w:color w:val="auto"/>
          <w:u w:val="none"/>
        </w:rPr>
        <w:t>,</w:t>
      </w:r>
      <w:r w:rsidR="00BC7E7F">
        <w:rPr>
          <w:rStyle w:val="Hyperlink"/>
          <w:rFonts w:cs="Arial"/>
          <w:color w:val="auto"/>
          <w:u w:val="none"/>
        </w:rPr>
        <w:t xml:space="preserve">” </w:t>
      </w:r>
      <w:r w:rsidR="00A30822">
        <w:rPr>
          <w:rStyle w:val="Hyperlink"/>
          <w:rFonts w:cs="Arial"/>
          <w:color w:val="auto"/>
          <w:u w:val="none"/>
        </w:rPr>
        <w:t>November 19, 2020</w:t>
      </w:r>
    </w:p>
    <w:p w14:paraId="3034C6E6" w14:textId="1C87CCEE" w:rsidR="00C63389" w:rsidRDefault="00C63389" w:rsidP="004564F1">
      <w:pPr>
        <w:pStyle w:val="ListParagraph"/>
        <w:numPr>
          <w:ilvl w:val="0"/>
          <w:numId w:val="6"/>
        </w:numPr>
        <w:rPr>
          <w:rStyle w:val="Hyperlink"/>
          <w:rFonts w:cs="Arial"/>
          <w:color w:val="auto"/>
          <w:u w:val="none"/>
        </w:rPr>
      </w:pPr>
      <w:r>
        <w:rPr>
          <w:rStyle w:val="Hyperlink"/>
          <w:rFonts w:cs="Arial"/>
          <w:color w:val="auto"/>
          <w:u w:val="none"/>
        </w:rPr>
        <w:t>S</w:t>
      </w:r>
      <w:r w:rsidR="00B4762D">
        <w:rPr>
          <w:rStyle w:val="Hyperlink"/>
          <w:rFonts w:cs="Arial"/>
          <w:color w:val="auto"/>
          <w:u w:val="none"/>
        </w:rPr>
        <w:t>ocial Security Number (SSN)</w:t>
      </w:r>
      <w:r>
        <w:rPr>
          <w:rStyle w:val="Hyperlink"/>
          <w:rFonts w:cs="Arial"/>
          <w:color w:val="auto"/>
          <w:u w:val="none"/>
        </w:rPr>
        <w:t xml:space="preserve"> Fraud Prevention Act of 2017</w:t>
      </w:r>
    </w:p>
    <w:p w14:paraId="0A461A2F" w14:textId="77777777" w:rsidR="001B3821" w:rsidRDefault="00C63389">
      <w:pPr>
        <w:pStyle w:val="ListParagraph"/>
        <w:numPr>
          <w:ilvl w:val="0"/>
          <w:numId w:val="6"/>
        </w:numPr>
        <w:rPr>
          <w:rStyle w:val="Hyperlink"/>
          <w:rFonts w:cs="Arial"/>
          <w:color w:val="auto"/>
          <w:u w:val="none"/>
        </w:rPr>
      </w:pPr>
      <w:r w:rsidRPr="00200A3C">
        <w:rPr>
          <w:rStyle w:val="Hyperlink"/>
          <w:rFonts w:cs="Arial"/>
          <w:color w:val="auto"/>
          <w:u w:val="none"/>
        </w:rPr>
        <w:t>Section 240 of the Consolidated Appropriations Act (CAA) 2018, March 23, 2018</w:t>
      </w:r>
    </w:p>
    <w:p w14:paraId="58D07CBE" w14:textId="45F2F51E" w:rsidR="005B33FD" w:rsidRPr="00200A3C" w:rsidRDefault="005B33FD" w:rsidP="00200A3C">
      <w:pPr>
        <w:pStyle w:val="ListParagraph"/>
        <w:numPr>
          <w:ilvl w:val="0"/>
          <w:numId w:val="6"/>
        </w:numPr>
        <w:rPr>
          <w:rStyle w:val="Hyperlink"/>
          <w:rFonts w:cs="Arial"/>
          <w:color w:val="auto"/>
          <w:u w:val="none"/>
        </w:rPr>
      </w:pPr>
      <w:bookmarkStart w:id="20" w:name="_Hlk183509885"/>
      <w:r w:rsidRPr="005B33FD">
        <w:rPr>
          <w:rStyle w:val="Hyperlink"/>
          <w:rFonts w:cs="Arial"/>
          <w:color w:val="auto"/>
          <w:u w:val="none"/>
        </w:rPr>
        <w:t>C.F.R Title 15 Part 7, “Securing the Information and Communications Technology and Services (ICTS) Supply Chain”</w:t>
      </w:r>
      <w:r w:rsidR="009A1645">
        <w:rPr>
          <w:rStyle w:val="Hyperlink"/>
          <w:rFonts w:cs="Arial"/>
          <w:color w:val="auto"/>
          <w:u w:val="none"/>
        </w:rPr>
        <w:t>, as amended</w:t>
      </w:r>
    </w:p>
    <w:bookmarkEnd w:id="20"/>
    <w:p w14:paraId="7F90E5F0" w14:textId="22A3A13B" w:rsidR="00E3307C" w:rsidRPr="00E3307C" w:rsidRDefault="001B3821" w:rsidP="00E3307C">
      <w:pPr>
        <w:pStyle w:val="ListParagraph"/>
        <w:numPr>
          <w:ilvl w:val="0"/>
          <w:numId w:val="6"/>
        </w:numPr>
        <w:rPr>
          <w:rStyle w:val="Hyperlink"/>
          <w:rFonts w:cs="Arial"/>
          <w:color w:val="auto"/>
          <w:u w:val="none"/>
        </w:rPr>
      </w:pPr>
      <w:r w:rsidRPr="00E3307C">
        <w:rPr>
          <w:rStyle w:val="Hyperlink"/>
          <w:rFonts w:cs="Arial"/>
          <w:color w:val="auto"/>
          <w:u w:val="none"/>
        </w:rPr>
        <w:t>Executive Order 14028, “Executive Order on Improving the Nation's Cybersecurity,” May 12, 2021</w:t>
      </w:r>
      <w:r w:rsidR="00E3307C" w:rsidRPr="00E3307C">
        <w:rPr>
          <w:rStyle w:val="Hyperlink"/>
          <w:rFonts w:cs="Arial"/>
          <w:color w:val="auto"/>
          <w:u w:val="none"/>
        </w:rPr>
        <w:t xml:space="preserve">, </w:t>
      </w:r>
      <w:hyperlink r:id="rId26" w:tooltip="Link to Executive Order 14028" w:history="1">
        <w:r w:rsidR="00E3307C" w:rsidRPr="00E3307C">
          <w:rPr>
            <w:rStyle w:val="Hyperlink"/>
            <w:rFonts w:cs="Arial"/>
          </w:rPr>
          <w:t>https://bidenwhitehouse.archives.gov/briefing-room/presidential-actions/2025/01/16/executive-order-on-strengthening-and-promoting-innovation-in-the-nations-cybersecurity/</w:t>
        </w:r>
      </w:hyperlink>
    </w:p>
    <w:p w14:paraId="79C71B25" w14:textId="5B2DA8D4" w:rsidR="001B3821" w:rsidRPr="00200A3C" w:rsidRDefault="001B3821" w:rsidP="00200A3C">
      <w:pPr>
        <w:pStyle w:val="ListParagraph"/>
        <w:numPr>
          <w:ilvl w:val="0"/>
          <w:numId w:val="6"/>
        </w:numPr>
        <w:rPr>
          <w:rStyle w:val="Hyperlink"/>
          <w:rFonts w:cs="Arial"/>
          <w:color w:val="auto"/>
          <w:u w:val="none"/>
        </w:rPr>
      </w:pPr>
      <w:r w:rsidRPr="00200A3C">
        <w:rPr>
          <w:rStyle w:val="Hyperlink"/>
          <w:rFonts w:cs="Arial"/>
          <w:color w:val="auto"/>
          <w:u w:val="none"/>
        </w:rPr>
        <w:t xml:space="preserve">OMB Memorandum M-22-09, </w:t>
      </w:r>
      <w:r w:rsidRPr="00716C70">
        <w:rPr>
          <w:rStyle w:val="Hyperlink"/>
          <w:rFonts w:cs="Arial"/>
          <w:color w:val="auto"/>
          <w:u w:val="none"/>
        </w:rPr>
        <w:t xml:space="preserve">“Moving the U.S. Government Toward Zero Trust Cybersecurity Principles”, January 26, 2022, </w:t>
      </w:r>
      <w:hyperlink r:id="rId27" w:tooltip="Link to M-22-09" w:history="1">
        <w:r w:rsidR="000C6F31" w:rsidRPr="00200A3C">
          <w:rPr>
            <w:rStyle w:val="Hyperlink"/>
            <w:rFonts w:cs="Arial"/>
          </w:rPr>
          <w:t>https://www.whitehouse.gov/wp-content/uploads/2022/01/M-22-09.pdf</w:t>
        </w:r>
      </w:hyperlink>
      <w:r w:rsidRPr="00200A3C">
        <w:rPr>
          <w:rStyle w:val="Hyperlink"/>
          <w:rFonts w:cs="Arial"/>
          <w:color w:val="auto"/>
          <w:u w:val="none"/>
        </w:rPr>
        <w:t xml:space="preserve">. </w:t>
      </w:r>
    </w:p>
    <w:p w14:paraId="0F8178A9" w14:textId="4FED101E"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NIST SP 800-52 Revision 2, “Guidelines for the Selection, Configuration, and Use of Transport Layer Security (TLS) Implementations</w:t>
      </w:r>
    </w:p>
    <w:p w14:paraId="6E22857F" w14:textId="66656C6C"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OMB M-22-18, “Enhancing the Security of the Software Supply Chain through Secure Software Development Practices,” September 14, 2022</w:t>
      </w:r>
    </w:p>
    <w:p w14:paraId="025E39BF" w14:textId="2D55D7BF"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OMB M-23-16, “Update to Memorandum M-22-18,” June 9, 2023</w:t>
      </w:r>
    </w:p>
    <w:p w14:paraId="33BC7B30" w14:textId="2DC98991"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NIST SP 800-88</w:t>
      </w:r>
      <w:r w:rsidR="00275EA0">
        <w:rPr>
          <w:rStyle w:val="Hyperlink"/>
          <w:rFonts w:cs="Arial"/>
          <w:color w:val="auto"/>
          <w:u w:val="none"/>
        </w:rPr>
        <w:t xml:space="preserve"> Revision 1 “Guidelines for Media Sanitization,” December 2014</w:t>
      </w:r>
    </w:p>
    <w:p w14:paraId="152DB6F3" w14:textId="3EFAE643" w:rsidR="000C6F31" w:rsidRDefault="00275EA0" w:rsidP="006E4C0A">
      <w:pPr>
        <w:pStyle w:val="ListParagraph"/>
        <w:numPr>
          <w:ilvl w:val="0"/>
          <w:numId w:val="6"/>
        </w:numPr>
        <w:rPr>
          <w:rStyle w:val="Hyperlink"/>
          <w:rFonts w:cs="Arial"/>
          <w:color w:val="auto"/>
          <w:u w:val="none"/>
        </w:rPr>
      </w:pPr>
      <w:r>
        <w:rPr>
          <w:rStyle w:val="Hyperlink"/>
          <w:rFonts w:cs="Arial"/>
          <w:color w:val="auto"/>
          <w:u w:val="none"/>
        </w:rPr>
        <w:t xml:space="preserve">CISA </w:t>
      </w:r>
      <w:r w:rsidR="000C6F31">
        <w:rPr>
          <w:rStyle w:val="Hyperlink"/>
          <w:rFonts w:cs="Arial"/>
          <w:color w:val="auto"/>
          <w:u w:val="none"/>
        </w:rPr>
        <w:t>Binding Operational Directive</w:t>
      </w:r>
      <w:r>
        <w:rPr>
          <w:rStyle w:val="Hyperlink"/>
          <w:rFonts w:cs="Arial"/>
          <w:color w:val="auto"/>
          <w:u w:val="none"/>
        </w:rPr>
        <w:t xml:space="preserve"> (BOD)</w:t>
      </w:r>
      <w:r w:rsidR="000C6F31">
        <w:rPr>
          <w:rStyle w:val="Hyperlink"/>
          <w:rFonts w:cs="Arial"/>
          <w:color w:val="auto"/>
          <w:u w:val="none"/>
        </w:rPr>
        <w:t xml:space="preserve"> 19-02</w:t>
      </w:r>
      <w:r>
        <w:rPr>
          <w:rStyle w:val="Hyperlink"/>
          <w:rFonts w:cs="Arial"/>
          <w:color w:val="auto"/>
          <w:u w:val="none"/>
        </w:rPr>
        <w:t xml:space="preserve">: “Vulnerability Remediation Requirements of Internet-Accessible Systems,” April 29, 2019, </w:t>
      </w:r>
      <w:hyperlink r:id="rId28" w:tooltip="Link to BOD 19-02" w:history="1">
        <w:r>
          <w:rPr>
            <w:rStyle w:val="Hyperlink"/>
          </w:rPr>
          <w:t>BOD 19-02: Vulnerability Remediation Requirements for Internet-Accessible Systems | CISA</w:t>
        </w:r>
      </w:hyperlink>
    </w:p>
    <w:p w14:paraId="2BFE1BCE" w14:textId="67F8A44E" w:rsidR="000C6F31" w:rsidRPr="000C6F31" w:rsidRDefault="00275EA0" w:rsidP="000C6F31">
      <w:pPr>
        <w:pStyle w:val="ListParagraph"/>
        <w:numPr>
          <w:ilvl w:val="0"/>
          <w:numId w:val="6"/>
        </w:numPr>
        <w:rPr>
          <w:rStyle w:val="Hyperlink"/>
          <w:rFonts w:cs="Arial"/>
          <w:color w:val="auto"/>
          <w:u w:val="none"/>
        </w:rPr>
      </w:pPr>
      <w:r>
        <w:rPr>
          <w:rStyle w:val="Hyperlink"/>
          <w:rFonts w:cs="Arial"/>
          <w:color w:val="auto"/>
          <w:u w:val="none"/>
        </w:rPr>
        <w:t>CISA BOD</w:t>
      </w:r>
      <w:r w:rsidR="000C6F31" w:rsidRPr="000C6F31">
        <w:rPr>
          <w:rStyle w:val="Hyperlink"/>
          <w:rFonts w:cs="Arial"/>
          <w:color w:val="auto"/>
          <w:u w:val="none"/>
        </w:rPr>
        <w:t xml:space="preserve"> 22-01</w:t>
      </w:r>
      <w:r>
        <w:rPr>
          <w:rStyle w:val="Hyperlink"/>
          <w:rFonts w:cs="Arial"/>
          <w:color w:val="auto"/>
          <w:u w:val="none"/>
        </w:rPr>
        <w:t xml:space="preserve">: “Reducing the Significant Risk of Known Exploited Vulnerabilities,” November 3, 2021, </w:t>
      </w:r>
      <w:hyperlink r:id="rId29" w:tooltip="Link to CISA BOD 22-01" w:history="1">
        <w:r>
          <w:rPr>
            <w:rStyle w:val="Hyperlink"/>
          </w:rPr>
          <w:t>BOD 22-01: Reducing the Significant Risk of Known Exploited Vulnerabilities | CISA</w:t>
        </w:r>
      </w:hyperlink>
    </w:p>
    <w:p w14:paraId="76B3FB91" w14:textId="47F9ACA6" w:rsidR="00C63389" w:rsidRDefault="00275EA0" w:rsidP="006E4C0A">
      <w:pPr>
        <w:pStyle w:val="ListParagraph"/>
        <w:numPr>
          <w:ilvl w:val="0"/>
          <w:numId w:val="6"/>
        </w:numPr>
      </w:pPr>
      <w:r>
        <w:rPr>
          <w:rStyle w:val="Hyperlink"/>
          <w:rFonts w:cs="Arial"/>
          <w:color w:val="auto"/>
          <w:u w:val="none"/>
        </w:rPr>
        <w:t>CISA BOD</w:t>
      </w:r>
      <w:r w:rsidR="001B3821" w:rsidRPr="00200A3C">
        <w:rPr>
          <w:rStyle w:val="Hyperlink"/>
          <w:rFonts w:cs="Arial"/>
          <w:color w:val="auto"/>
          <w:u w:val="none"/>
        </w:rPr>
        <w:t xml:space="preserve"> 23-01: Improving Asset Visibility and Vulnerability Detection on Federal Networks.” Cybersecurity &amp; Infrastructure Security Agency (CISA),</w:t>
      </w:r>
      <w:r>
        <w:rPr>
          <w:rStyle w:val="Hyperlink"/>
          <w:rFonts w:cs="Arial"/>
          <w:color w:val="auto"/>
          <w:u w:val="none"/>
        </w:rPr>
        <w:t xml:space="preserve"> </w:t>
      </w:r>
      <w:hyperlink r:id="rId30" w:tooltip="Link to CISA BOD 23-01" w:history="1">
        <w:r>
          <w:rPr>
            <w:rStyle w:val="Hyperlink"/>
          </w:rPr>
          <w:t>BOD 23-01: Improving Asset Visibility and Vulnerability Detection on Federal Networks | CISA</w:t>
        </w:r>
      </w:hyperlink>
    </w:p>
    <w:p w14:paraId="0FB7073D" w14:textId="07D65C81" w:rsidR="005B33FD" w:rsidRDefault="005B33FD" w:rsidP="006E4C0A">
      <w:pPr>
        <w:pStyle w:val="ListParagraph"/>
        <w:numPr>
          <w:ilvl w:val="0"/>
          <w:numId w:val="6"/>
        </w:numPr>
        <w:rPr>
          <w:rStyle w:val="Hyperlink"/>
          <w:rFonts w:cs="Arial"/>
          <w:color w:val="auto"/>
          <w:u w:val="none"/>
        </w:rPr>
      </w:pPr>
      <w:bookmarkStart w:id="21" w:name="_Hlk183509908"/>
      <w:r>
        <w:rPr>
          <w:rStyle w:val="Hyperlink"/>
          <w:rFonts w:cs="Arial"/>
          <w:color w:val="auto"/>
          <w:u w:val="none"/>
        </w:rPr>
        <w:t>VA Directive 6550, Pre-Procurement Assessment and Implementation of Medical Devices/Systems, June 03, 2019</w:t>
      </w:r>
    </w:p>
    <w:p w14:paraId="1D242C90" w14:textId="27DE0948" w:rsidR="00E85C7B" w:rsidRDefault="00E85C7B" w:rsidP="006E4C0A">
      <w:pPr>
        <w:pStyle w:val="ListParagraph"/>
        <w:numPr>
          <w:ilvl w:val="0"/>
          <w:numId w:val="6"/>
        </w:numPr>
        <w:rPr>
          <w:rStyle w:val="Hyperlink"/>
          <w:rFonts w:cs="Arial"/>
          <w:color w:val="auto"/>
          <w:u w:val="none"/>
        </w:rPr>
      </w:pPr>
      <w:r>
        <w:rPr>
          <w:rStyle w:val="Hyperlink"/>
          <w:rFonts w:cs="Arial"/>
          <w:color w:val="auto"/>
          <w:u w:val="none"/>
        </w:rPr>
        <w:t>VA Memorandum, “VA Security Controls,” January 17, 2025</w:t>
      </w:r>
      <w:r w:rsidR="0053531C">
        <w:rPr>
          <w:rStyle w:val="Hyperlink"/>
          <w:rFonts w:cs="Arial"/>
          <w:color w:val="auto"/>
          <w:u w:val="none"/>
        </w:rPr>
        <w:t xml:space="preserve">, </w:t>
      </w:r>
      <w:hyperlink r:id="rId31" w:tooltip="Link to VA Memorandum &quot;VA Security Controls&quot;" w:history="1">
        <w:r w:rsidR="0053531C" w:rsidRPr="00677183">
          <w:rPr>
            <w:rStyle w:val="Hyperlink"/>
            <w:rFonts w:cs="Arial"/>
          </w:rPr>
          <w:t>https://www.voa.va.gov/DocumentView.aspx?DocumentID=5010</w:t>
        </w:r>
      </w:hyperlink>
    </w:p>
    <w:p w14:paraId="0DD1A03C" w14:textId="77777777" w:rsidR="00E47F5F" w:rsidRPr="00D13E0C" w:rsidRDefault="00E47F5F" w:rsidP="0011119E">
      <w:pPr>
        <w:pStyle w:val="Heading1"/>
      </w:pPr>
      <w:bookmarkStart w:id="22" w:name="_Toc251331939"/>
      <w:bookmarkStart w:id="23" w:name="_Ref252782643"/>
      <w:bookmarkStart w:id="24" w:name="_Ref252782644"/>
      <w:bookmarkStart w:id="25" w:name="_Ref252782689"/>
      <w:bookmarkStart w:id="26" w:name="_Toc223329898"/>
      <w:bookmarkStart w:id="27" w:name="_Toc6902885"/>
      <w:bookmarkEnd w:id="18"/>
      <w:bookmarkEnd w:id="19"/>
      <w:bookmarkEnd w:id="21"/>
      <w:bookmarkEnd w:id="11"/>
      <w:r w:rsidRPr="00D13E0C">
        <w:t>SCOPE OF WORK</w:t>
      </w:r>
      <w:bookmarkEnd w:id="22"/>
      <w:bookmarkEnd w:id="23"/>
      <w:bookmarkEnd w:id="24"/>
      <w:bookmarkEnd w:id="25"/>
      <w:bookmarkEnd w:id="26"/>
    </w:p>
    <w:p w14:paraId="58BEE9F9" w14:textId="00F41F04" w:rsidR="00E120E9" w:rsidRPr="00E120E9" w:rsidRDefault="00E120E9" w:rsidP="00E120E9">
      <w:pPr>
        <w:pStyle w:val="NoSpacing"/>
        <w:rPr>
          <w:rFonts w:cs="Arial"/>
        </w:rPr>
      </w:pPr>
      <w:r w:rsidRPr="00E120E9">
        <w:rPr>
          <w:rFonts w:cs="Arial"/>
        </w:rPr>
        <w:t xml:space="preserve">The Contractor shall deliver a comprehensive suite of program support services, drawing upon expertise in healthcare, </w:t>
      </w:r>
      <w:r w:rsidR="000521D3" w:rsidRPr="00E120E9">
        <w:rPr>
          <w:rFonts w:cs="Arial"/>
        </w:rPr>
        <w:t>Contact Center Consolidation (CCC)</w:t>
      </w:r>
      <w:r w:rsidRPr="00E120E9">
        <w:rPr>
          <w:rFonts w:cs="Arial"/>
        </w:rPr>
        <w:t>, and the Genesys platform. This support will encompass project management (utilizing the Project Management Body of Knowledge [PMBOK] framework), business process standardization, contact center operational design, workforce planning and optimization, technology modernization and integration, change management, communications, policy formulation, and training.</w:t>
      </w:r>
    </w:p>
    <w:p w14:paraId="2F22CE8C" w14:textId="77777777" w:rsidR="00E120E9" w:rsidRPr="00E120E9" w:rsidRDefault="00E120E9" w:rsidP="00E120E9">
      <w:pPr>
        <w:pStyle w:val="NoSpacing"/>
        <w:rPr>
          <w:rFonts w:cs="Arial"/>
        </w:rPr>
      </w:pPr>
    </w:p>
    <w:p w14:paraId="655AA993" w14:textId="77777777" w:rsidR="00E120E9" w:rsidRPr="00E120E9" w:rsidRDefault="00E120E9" w:rsidP="00E120E9">
      <w:pPr>
        <w:pStyle w:val="NoSpacing"/>
        <w:rPr>
          <w:rFonts w:cs="Arial"/>
        </w:rPr>
      </w:pPr>
      <w:r w:rsidRPr="00E120E9">
        <w:rPr>
          <w:rFonts w:cs="Arial"/>
        </w:rPr>
        <w:t>This effort will extend to all major VA Administrations and Staff Offices, including the Veterans Health Administration (VHA), Veterans Benefits Administration (VBA), National Cemetery Administration (NCA), Office of Information Technology (OIT), Office of Management (OM), and the Veterans Experience Offices (VEO). The activities will be centered on planning, coordinating, and executing a phased consolidation of the existing VA contact centers into an enterprise structure aligned with VA's overarching governance, performance, and technology frameworks.</w:t>
      </w:r>
    </w:p>
    <w:p w14:paraId="622848A3" w14:textId="77777777" w:rsidR="00E120E9" w:rsidRPr="00E120E9" w:rsidRDefault="00E120E9" w:rsidP="00E120E9">
      <w:pPr>
        <w:pStyle w:val="NoSpacing"/>
        <w:rPr>
          <w:rFonts w:cs="Arial"/>
        </w:rPr>
      </w:pPr>
    </w:p>
    <w:p w14:paraId="0DD1A03D" w14:textId="697778B9" w:rsidR="00E47F5F" w:rsidRPr="00D13E0C" w:rsidRDefault="00E120E9" w:rsidP="00E120E9">
      <w:pPr>
        <w:pStyle w:val="NoSpacing"/>
        <w:rPr>
          <w:rStyle w:val="Emphasis"/>
          <w:rFonts w:cs="Arial"/>
          <w:b w:val="0"/>
          <w:caps/>
        </w:rPr>
      </w:pPr>
      <w:r w:rsidRPr="00E120E9">
        <w:rPr>
          <w:rFonts w:cs="Arial"/>
        </w:rPr>
        <w:t xml:space="preserve">The consolidation of VA contact centers will be conducted through a multi-phased organizational model aimed at delivering the CCC solution across </w:t>
      </w:r>
      <w:proofErr w:type="gramStart"/>
      <w:r w:rsidRPr="00E120E9">
        <w:rPr>
          <w:rFonts w:cs="Arial"/>
        </w:rPr>
        <w:t>multiple,</w:t>
      </w:r>
      <w:proofErr w:type="gramEnd"/>
      <w:r w:rsidRPr="00E120E9">
        <w:rPr>
          <w:rFonts w:cs="Arial"/>
        </w:rPr>
        <w:t xml:space="preserve"> iterative and concurrent waves. This model ensures strategic oversight and management until </w:t>
      </w:r>
      <w:r w:rsidR="002742E9">
        <w:rPr>
          <w:rFonts w:cs="Arial"/>
        </w:rPr>
        <w:t>F</w:t>
      </w:r>
      <w:r w:rsidRPr="00E120E9">
        <w:rPr>
          <w:rFonts w:cs="Arial"/>
        </w:rPr>
        <w:t xml:space="preserve">ull </w:t>
      </w:r>
      <w:r w:rsidR="002742E9">
        <w:rPr>
          <w:rFonts w:cs="Arial"/>
        </w:rPr>
        <w:t>O</w:t>
      </w:r>
      <w:r w:rsidRPr="00E120E9">
        <w:rPr>
          <w:rFonts w:cs="Arial"/>
        </w:rPr>
        <w:t xml:space="preserve">perational </w:t>
      </w:r>
      <w:r w:rsidR="002742E9">
        <w:rPr>
          <w:rFonts w:cs="Arial"/>
        </w:rPr>
        <w:t>C</w:t>
      </w:r>
      <w:r w:rsidRPr="00E120E9">
        <w:rPr>
          <w:rFonts w:cs="Arial"/>
        </w:rPr>
        <w:t>apability (FOC) is achieved. Moreover, the model is designed to deliver measurable value to customers, foster accountability and transparency, achieve tactical integration across services, establish enterprise-level standardization, mitigate risks, and create an effective framework for program/project management. This ensures a smooth transition, operational efficiency, and long-term sustainability.</w:t>
      </w:r>
    </w:p>
    <w:p w14:paraId="0DD1A03E" w14:textId="77777777" w:rsidR="00E47F5F" w:rsidRPr="00D13E0C" w:rsidRDefault="00E47F5F" w:rsidP="0011119E">
      <w:pPr>
        <w:pStyle w:val="Heading1"/>
      </w:pPr>
      <w:bookmarkStart w:id="28" w:name="_Toc223329899"/>
      <w:bookmarkStart w:id="29" w:name="_Toc251331940"/>
      <w:bookmarkStart w:id="30" w:name="_Ref252782779"/>
      <w:bookmarkStart w:id="31" w:name="_Ref252782791"/>
      <w:r w:rsidRPr="00D13E0C">
        <w:t>PE</w:t>
      </w:r>
      <w:r w:rsidR="00CC6169">
        <w:t>R</w:t>
      </w:r>
      <w:r w:rsidRPr="00D13E0C">
        <w:t>FORMANCE DETAILS</w:t>
      </w:r>
      <w:bookmarkEnd w:id="28"/>
    </w:p>
    <w:p w14:paraId="0DD1A03F" w14:textId="77777777" w:rsidR="00E47F5F" w:rsidRDefault="00E47F5F" w:rsidP="00B7462B">
      <w:pPr>
        <w:pStyle w:val="Heading2"/>
      </w:pPr>
      <w:bookmarkStart w:id="32" w:name="_Ref252977053"/>
      <w:bookmarkStart w:id="33" w:name="_Toc223329900"/>
      <w:r w:rsidRPr="00D13E0C">
        <w:t>PERFORMANCE PERIOD</w:t>
      </w:r>
      <w:bookmarkEnd w:id="29"/>
      <w:bookmarkEnd w:id="30"/>
      <w:bookmarkEnd w:id="31"/>
      <w:bookmarkEnd w:id="32"/>
      <w:bookmarkEnd w:id="33"/>
    </w:p>
    <w:p w14:paraId="420BC385" w14:textId="75FD035B" w:rsidR="00314575" w:rsidRDefault="00314575" w:rsidP="00314575">
      <w:pPr>
        <w:pStyle w:val="NoSpacing"/>
      </w:pPr>
      <w:r>
        <w:t xml:space="preserve">The </w:t>
      </w:r>
      <w:r w:rsidR="00DD73AB">
        <w:t>Period of Performance (</w:t>
      </w:r>
      <w:r>
        <w:t>PoP</w:t>
      </w:r>
      <w:r w:rsidR="00DD73AB">
        <w:t>)</w:t>
      </w:r>
      <w:r>
        <w:t xml:space="preserve"> shall be</w:t>
      </w:r>
      <w:r>
        <w:rPr>
          <w:b/>
          <w:bCs/>
          <w:i/>
          <w:iCs/>
          <w:color w:val="8496B0"/>
        </w:rPr>
        <w:t xml:space="preserve"> </w:t>
      </w:r>
      <w:r w:rsidR="00DD73AB" w:rsidRPr="00EC331A">
        <w:rPr>
          <w:rFonts w:cs="Arial"/>
        </w:rPr>
        <w:t>determined at contract award and may include base and option periods to align with the phased consolidation schedule.</w:t>
      </w:r>
    </w:p>
    <w:p w14:paraId="0DD1A040" w14:textId="77777777" w:rsidR="00FE287C" w:rsidRDefault="00FE287C" w:rsidP="007774CD">
      <w:pPr>
        <w:pStyle w:val="NoSpacing"/>
      </w:pPr>
    </w:p>
    <w:p w14:paraId="0DD1A046" w14:textId="12486341" w:rsidR="00E47F5F" w:rsidRPr="005A67CB" w:rsidRDefault="00453BB9" w:rsidP="007774CD">
      <w:pPr>
        <w:pStyle w:val="NoSpacing"/>
        <w:rPr>
          <w:b/>
          <w:color w:val="0070C0"/>
        </w:rPr>
      </w:pPr>
      <w:r>
        <w:t>Any w</w:t>
      </w:r>
      <w:r w:rsidR="00E47F5F" w:rsidRPr="00D13E0C">
        <w:t xml:space="preserve">ork at the </w:t>
      </w:r>
      <w:r w:rsidR="00A2745C">
        <w:t>Government</w:t>
      </w:r>
      <w:r w:rsidR="00E47F5F" w:rsidRPr="00D13E0C">
        <w:t xml:space="preserve"> site shall</w:t>
      </w:r>
      <w:r>
        <w:t xml:space="preserve"> </w:t>
      </w:r>
      <w:r w:rsidR="00E47F5F" w:rsidRPr="00D13E0C">
        <w:t>not take place on Federal holidays or weekends unless directed by the Contracting Officer (CO</w:t>
      </w:r>
      <w:r w:rsidR="00E47F5F" w:rsidRPr="00135314">
        <w:t>).</w:t>
      </w:r>
      <w:r w:rsidR="00E47F5F" w:rsidRPr="005A67CB">
        <w:rPr>
          <w:b/>
          <w:color w:val="0070C0"/>
        </w:rPr>
        <w:t xml:space="preserve"> </w:t>
      </w:r>
    </w:p>
    <w:p w14:paraId="0DD1A047" w14:textId="77777777" w:rsidR="00E47F5F" w:rsidRPr="00D13E0C" w:rsidRDefault="00E47F5F" w:rsidP="007774CD">
      <w:pPr>
        <w:pStyle w:val="NoSpacing"/>
      </w:pPr>
    </w:p>
    <w:p w14:paraId="0DD1A048" w14:textId="0E7C0EC5" w:rsidR="00E47F5F" w:rsidRPr="00EE7D5E" w:rsidRDefault="00065C9D" w:rsidP="007774CD">
      <w:pPr>
        <w:pStyle w:val="NoSpacing"/>
      </w:pPr>
      <w:r w:rsidRPr="00065C9D">
        <w:t xml:space="preserve">There are </w:t>
      </w:r>
      <w:r w:rsidR="00E86B2D">
        <w:t xml:space="preserve">11 </w:t>
      </w:r>
      <w:r w:rsidRPr="00065C9D">
        <w:t>Federal holidays set by law (USC Title 5 Section 6103) that VA follows:</w:t>
      </w:r>
    </w:p>
    <w:p w14:paraId="0DD1A049" w14:textId="77777777" w:rsidR="00E47F5F" w:rsidRPr="00EE7D5E" w:rsidRDefault="00E47F5F" w:rsidP="007774CD">
      <w:pPr>
        <w:pStyle w:val="NoSpacing"/>
      </w:pPr>
    </w:p>
    <w:p w14:paraId="0DD1A04A" w14:textId="2B74E92B" w:rsidR="00E47F5F" w:rsidRPr="00EE7D5E" w:rsidRDefault="00065C9D" w:rsidP="007774CD">
      <w:pPr>
        <w:pStyle w:val="NoSpacing"/>
      </w:pPr>
      <w:r w:rsidRPr="00065C9D">
        <w:t>Under current definitions, f</w:t>
      </w:r>
      <w:r w:rsidR="00817778">
        <w:t>ive</w:t>
      </w:r>
      <w:r w:rsidRPr="00065C9D">
        <w:t xml:space="preserve"> are set by date:</w:t>
      </w:r>
    </w:p>
    <w:p w14:paraId="0DD1A04B" w14:textId="77777777" w:rsidR="00E47F5F" w:rsidRPr="00EE7D5E" w:rsidRDefault="00E47F5F" w:rsidP="007774CD">
      <w:pPr>
        <w:pStyle w:val="NoSpacing"/>
      </w:pPr>
    </w:p>
    <w:p w14:paraId="0DD1A04C" w14:textId="0D6C6978" w:rsidR="00E47F5F" w:rsidRDefault="00065C9D" w:rsidP="007774CD">
      <w:pPr>
        <w:pStyle w:val="NoSpacing"/>
      </w:pPr>
      <w:r w:rsidRPr="00065C9D">
        <w:t>New Year's Day</w:t>
      </w:r>
      <w:r w:rsidRPr="00065C9D">
        <w:tab/>
      </w:r>
      <w:r w:rsidRPr="00065C9D">
        <w:tab/>
      </w:r>
      <w:r w:rsidRPr="00065C9D">
        <w:tab/>
        <w:t>January 1</w:t>
      </w:r>
    </w:p>
    <w:p w14:paraId="1316DCB0" w14:textId="4339414D" w:rsidR="007754C3" w:rsidRPr="00EE7D5E" w:rsidRDefault="007754C3" w:rsidP="007774CD">
      <w:pPr>
        <w:pStyle w:val="NoSpacing"/>
      </w:pPr>
      <w:r>
        <w:t>Juneteenth</w:t>
      </w:r>
      <w:r>
        <w:tab/>
      </w:r>
      <w:r>
        <w:tab/>
      </w:r>
      <w:r>
        <w:tab/>
      </w:r>
      <w:r>
        <w:tab/>
        <w:t>June 19</w:t>
      </w:r>
    </w:p>
    <w:p w14:paraId="0DD1A04D" w14:textId="77777777" w:rsidR="00E47F5F" w:rsidRPr="00EE7D5E" w:rsidRDefault="00065C9D" w:rsidP="007774CD">
      <w:pPr>
        <w:pStyle w:val="NoSpacing"/>
      </w:pPr>
      <w:r w:rsidRPr="00065C9D">
        <w:t>Independence Day</w:t>
      </w:r>
      <w:r w:rsidRPr="00065C9D">
        <w:tab/>
      </w:r>
      <w:r w:rsidRPr="00065C9D">
        <w:tab/>
      </w:r>
      <w:r w:rsidRPr="00065C9D">
        <w:tab/>
        <w:t>July 4</w:t>
      </w:r>
    </w:p>
    <w:p w14:paraId="0DD1A04E" w14:textId="77777777" w:rsidR="00E47F5F" w:rsidRPr="00EE7D5E" w:rsidRDefault="00065C9D" w:rsidP="007774CD">
      <w:pPr>
        <w:pStyle w:val="NoSpacing"/>
      </w:pPr>
      <w:r w:rsidRPr="00065C9D">
        <w:t>Veterans Day</w:t>
      </w:r>
      <w:r w:rsidRPr="00065C9D">
        <w:tab/>
      </w:r>
      <w:r w:rsidRPr="00065C9D">
        <w:tab/>
      </w:r>
      <w:r w:rsidRPr="00065C9D">
        <w:tab/>
        <w:t>November 11</w:t>
      </w:r>
    </w:p>
    <w:p w14:paraId="0DD1A04F" w14:textId="77777777" w:rsidR="00E47F5F" w:rsidRPr="00EE7D5E" w:rsidRDefault="00065C9D" w:rsidP="007774CD">
      <w:pPr>
        <w:pStyle w:val="NoSpacing"/>
      </w:pPr>
      <w:r w:rsidRPr="00065C9D">
        <w:t>Christmas Day</w:t>
      </w:r>
      <w:r w:rsidRPr="00065C9D">
        <w:tab/>
      </w:r>
      <w:r w:rsidRPr="00065C9D">
        <w:tab/>
      </w:r>
      <w:r w:rsidRPr="00065C9D">
        <w:tab/>
        <w:t>December 25</w:t>
      </w:r>
    </w:p>
    <w:p w14:paraId="0DD1A050" w14:textId="77777777" w:rsidR="00E47F5F" w:rsidRPr="00EE7D5E" w:rsidRDefault="00E47F5F" w:rsidP="007774CD">
      <w:pPr>
        <w:pStyle w:val="NoSpacing"/>
      </w:pPr>
    </w:p>
    <w:p w14:paraId="0DD1A051" w14:textId="77777777" w:rsidR="00E47F5F" w:rsidRPr="00EE7D5E" w:rsidRDefault="00065C9D" w:rsidP="007774CD">
      <w:pPr>
        <w:pStyle w:val="NoSpacing"/>
      </w:pPr>
      <w:r w:rsidRPr="00065C9D">
        <w:t>If any of the above falls on a Saturday, then Friday shall be observed as a holiday.  Similarly, if one falls on a Sunday, then Monday shall be observed as a holiday.</w:t>
      </w:r>
    </w:p>
    <w:p w14:paraId="0DD1A052" w14:textId="77777777" w:rsidR="00E47F5F" w:rsidRPr="00EE7D5E" w:rsidRDefault="00E47F5F" w:rsidP="007774CD">
      <w:pPr>
        <w:pStyle w:val="NoSpacing"/>
      </w:pPr>
    </w:p>
    <w:p w14:paraId="0DD1A053" w14:textId="77777777" w:rsidR="00E47F5F" w:rsidRPr="00EE7D5E" w:rsidRDefault="00065C9D" w:rsidP="007774CD">
      <w:pPr>
        <w:pStyle w:val="NoSpacing"/>
      </w:pPr>
      <w:r w:rsidRPr="00065C9D">
        <w:t>The other six are set by a day of the week and month:</w:t>
      </w:r>
    </w:p>
    <w:p w14:paraId="0DD1A054" w14:textId="77777777" w:rsidR="00E47F5F" w:rsidRPr="00EE7D5E" w:rsidRDefault="00E47F5F" w:rsidP="007774CD">
      <w:pPr>
        <w:pStyle w:val="NoSpacing"/>
      </w:pPr>
    </w:p>
    <w:p w14:paraId="0DD1A055" w14:textId="04B5722C" w:rsidR="00E47F5F" w:rsidRPr="00EE7D5E" w:rsidRDefault="00065C9D" w:rsidP="00226E8C">
      <w:pPr>
        <w:pStyle w:val="NoSpacing"/>
        <w:tabs>
          <w:tab w:val="left" w:pos="4320"/>
        </w:tabs>
      </w:pPr>
      <w:r w:rsidRPr="00065C9D">
        <w:t>Martin Luther King's Birthday</w:t>
      </w:r>
      <w:r w:rsidRPr="00065C9D">
        <w:tab/>
        <w:t>Third Monday in January</w:t>
      </w:r>
    </w:p>
    <w:p w14:paraId="0DD1A056" w14:textId="3FE9B7A2" w:rsidR="00E47F5F" w:rsidRPr="00EE7D5E" w:rsidRDefault="00065C9D" w:rsidP="00226E8C">
      <w:pPr>
        <w:pStyle w:val="NoSpacing"/>
        <w:tabs>
          <w:tab w:val="left" w:pos="4320"/>
        </w:tabs>
      </w:pPr>
      <w:r w:rsidRPr="00065C9D">
        <w:t>Washington's Birthday</w:t>
      </w:r>
      <w:r w:rsidR="00630FB8">
        <w:tab/>
      </w:r>
      <w:r w:rsidRPr="00065C9D">
        <w:t>Third Monday in February</w:t>
      </w:r>
    </w:p>
    <w:p w14:paraId="0DD1A057" w14:textId="23690CCA" w:rsidR="00E47F5F" w:rsidRPr="00EE7D5E" w:rsidRDefault="00065C9D" w:rsidP="00226E8C">
      <w:pPr>
        <w:pStyle w:val="NoSpacing"/>
        <w:tabs>
          <w:tab w:val="left" w:pos="4320"/>
        </w:tabs>
      </w:pPr>
      <w:r w:rsidRPr="00065C9D">
        <w:t>Memorial Day</w:t>
      </w:r>
      <w:r w:rsidRPr="00065C9D">
        <w:tab/>
        <w:t>Last Monday in May</w:t>
      </w:r>
    </w:p>
    <w:p w14:paraId="0DD1A058" w14:textId="58E210DB" w:rsidR="00E47F5F" w:rsidRPr="00EE7D5E" w:rsidRDefault="00065C9D" w:rsidP="00226E8C">
      <w:pPr>
        <w:pStyle w:val="NoSpacing"/>
        <w:tabs>
          <w:tab w:val="left" w:pos="4320"/>
        </w:tabs>
      </w:pPr>
      <w:r w:rsidRPr="00065C9D">
        <w:t>Labor Day</w:t>
      </w:r>
      <w:r w:rsidR="008F7155">
        <w:tab/>
      </w:r>
      <w:r w:rsidRPr="00065C9D">
        <w:t>First Monday in September</w:t>
      </w:r>
    </w:p>
    <w:p w14:paraId="0DD1A059" w14:textId="739ECF7C" w:rsidR="00E47F5F" w:rsidRPr="00EE7D5E" w:rsidRDefault="00065C9D" w:rsidP="00226E8C">
      <w:pPr>
        <w:pStyle w:val="NoSpacing"/>
        <w:tabs>
          <w:tab w:val="left" w:pos="4320"/>
        </w:tabs>
      </w:pPr>
      <w:r w:rsidRPr="00065C9D">
        <w:t>Columbus Day</w:t>
      </w:r>
      <w:r w:rsidRPr="00065C9D">
        <w:tab/>
        <w:t>Second Monday in October</w:t>
      </w:r>
    </w:p>
    <w:p w14:paraId="0DD1A05A" w14:textId="05DA5C81" w:rsidR="00E47F5F" w:rsidRPr="00EE7D5E" w:rsidRDefault="00065C9D" w:rsidP="00226E8C">
      <w:pPr>
        <w:pStyle w:val="NoSpacing"/>
        <w:tabs>
          <w:tab w:val="left" w:pos="4320"/>
        </w:tabs>
      </w:pPr>
      <w:r w:rsidRPr="00065C9D">
        <w:t>Thanksgiving</w:t>
      </w:r>
      <w:r w:rsidRPr="00065C9D">
        <w:tab/>
      </w:r>
      <w:r w:rsidR="00EC312E">
        <w:t>F</w:t>
      </w:r>
      <w:r w:rsidRPr="00065C9D">
        <w:t xml:space="preserve">ourth Thursday in November </w:t>
      </w:r>
    </w:p>
    <w:p w14:paraId="0DD1A05B" w14:textId="77777777" w:rsidR="00E47F5F" w:rsidRPr="00D13E0C" w:rsidRDefault="00E47F5F" w:rsidP="0075504C">
      <w:pPr>
        <w:pStyle w:val="Heading2"/>
      </w:pPr>
      <w:bookmarkStart w:id="34" w:name="_Toc251331941"/>
      <w:bookmarkStart w:id="35" w:name="_Ref252782809"/>
      <w:bookmarkStart w:id="36" w:name="_Ref252782820"/>
      <w:bookmarkStart w:id="37" w:name="_Toc223329901"/>
      <w:r w:rsidRPr="00D13E0C">
        <w:t>PLACE OF PERFORMANCE</w:t>
      </w:r>
      <w:bookmarkEnd w:id="34"/>
      <w:bookmarkEnd w:id="35"/>
      <w:bookmarkEnd w:id="36"/>
      <w:bookmarkEnd w:id="37"/>
    </w:p>
    <w:p w14:paraId="53EEAFFD" w14:textId="3C5447FF" w:rsidR="00650913" w:rsidRDefault="00650913" w:rsidP="007774CD">
      <w:pPr>
        <w:pStyle w:val="NoSpacing"/>
        <w:rPr>
          <w:b/>
          <w:i/>
          <w:color w:val="0070C0"/>
        </w:rPr>
      </w:pPr>
      <w:r w:rsidRPr="00EC331A">
        <w:rPr>
          <w:rFonts w:cs="Arial"/>
        </w:rPr>
        <w:t xml:space="preserve">Work may occur at </w:t>
      </w:r>
      <w:r w:rsidR="004E7485">
        <w:rPr>
          <w:rFonts w:cs="Arial"/>
        </w:rPr>
        <w:t>C</w:t>
      </w:r>
      <w:r w:rsidRPr="00EC331A">
        <w:rPr>
          <w:rFonts w:cs="Arial"/>
        </w:rPr>
        <w:t>ontractor facilities, VA headquarters, or VA field locations. Virtual participation is permitted with VA approval.</w:t>
      </w:r>
      <w:r>
        <w:rPr>
          <w:b/>
          <w:i/>
          <w:color w:val="0070C0"/>
        </w:rPr>
        <w:t xml:space="preserve"> </w:t>
      </w:r>
    </w:p>
    <w:p w14:paraId="0DD1A065" w14:textId="77777777" w:rsidR="00E47F5F" w:rsidRPr="00D13E0C" w:rsidRDefault="00E47F5F" w:rsidP="0075504C">
      <w:pPr>
        <w:pStyle w:val="Heading2"/>
      </w:pPr>
      <w:bookmarkStart w:id="38" w:name="_Toc251331942"/>
      <w:bookmarkStart w:id="39" w:name="_Ref252782839"/>
      <w:bookmarkStart w:id="40" w:name="_Ref252782849"/>
      <w:bookmarkStart w:id="41" w:name="_Toc223329902"/>
      <w:r w:rsidRPr="00D13E0C">
        <w:t>TRAVEL</w:t>
      </w:r>
      <w:bookmarkEnd w:id="38"/>
      <w:bookmarkEnd w:id="39"/>
      <w:bookmarkEnd w:id="40"/>
      <w:bookmarkEnd w:id="41"/>
    </w:p>
    <w:p w14:paraId="0DD1A066" w14:textId="53E173A0" w:rsidR="00A65C84" w:rsidRPr="00B21976" w:rsidRDefault="00A65C84" w:rsidP="007774CD">
      <w:pPr>
        <w:pStyle w:val="NoSpacing"/>
      </w:pPr>
      <w:r>
        <w:t xml:space="preserve">The Government anticipates travel under </w:t>
      </w:r>
      <w:r w:rsidRPr="00AF0584">
        <w:t>this effort</w:t>
      </w:r>
      <w:r w:rsidR="00DE18C8">
        <w:t xml:space="preserve"> to perform the tasks associated with the effort, as well as to </w:t>
      </w:r>
      <w:r>
        <w:t>attend program-related meetings or conferences through</w:t>
      </w:r>
      <w:r w:rsidR="00DC60F2">
        <w:t>out</w:t>
      </w:r>
      <w:r>
        <w:t xml:space="preserve"> the </w:t>
      </w:r>
      <w:r w:rsidR="00803CF6">
        <w:t>P</w:t>
      </w:r>
      <w:r w:rsidR="000B091A">
        <w:t>o</w:t>
      </w:r>
      <w:r w:rsidR="00803CF6">
        <w:t>P</w:t>
      </w:r>
      <w:r w:rsidRPr="00B21976">
        <w:t xml:space="preserve">.  Include </w:t>
      </w:r>
      <w:r w:rsidR="00DE18C8">
        <w:t xml:space="preserve">all </w:t>
      </w:r>
      <w:r w:rsidRPr="00B21976">
        <w:t xml:space="preserve">estimated travel costs in your firm-fixed price line items. </w:t>
      </w:r>
      <w:r w:rsidR="00D44477">
        <w:t xml:space="preserve"> </w:t>
      </w:r>
      <w:r w:rsidRPr="00B21976">
        <w:t>These costs will not be directly reimbursed by the Government.</w:t>
      </w:r>
    </w:p>
    <w:p w14:paraId="0DD1A06E" w14:textId="77777777" w:rsidR="00E47F5F" w:rsidRPr="00D13E0C" w:rsidRDefault="000D4552" w:rsidP="0011119E">
      <w:pPr>
        <w:pStyle w:val="Heading1"/>
      </w:pPr>
      <w:bookmarkStart w:id="42" w:name="_Toc251331945"/>
      <w:bookmarkStart w:id="43" w:name="_Ref252783006"/>
      <w:bookmarkStart w:id="44" w:name="_Ref252783012"/>
      <w:bookmarkStart w:id="45" w:name="_Ref252783063"/>
      <w:bookmarkStart w:id="46" w:name="_Ref252783161"/>
      <w:bookmarkStart w:id="47" w:name="_Ref254597160"/>
      <w:bookmarkStart w:id="48" w:name="_Ref254625493"/>
      <w:bookmarkStart w:id="49" w:name="_Toc223329903"/>
      <w:r w:rsidRPr="00D13E0C">
        <w:rPr>
          <w:caps w:val="0"/>
        </w:rPr>
        <w:t>SPECIFIC TASKS AND DELIVERABLES</w:t>
      </w:r>
      <w:bookmarkEnd w:id="42"/>
      <w:bookmarkEnd w:id="43"/>
      <w:bookmarkEnd w:id="44"/>
      <w:bookmarkEnd w:id="45"/>
      <w:bookmarkEnd w:id="46"/>
      <w:bookmarkEnd w:id="47"/>
      <w:bookmarkEnd w:id="48"/>
      <w:bookmarkEnd w:id="49"/>
    </w:p>
    <w:p w14:paraId="0DD1A06F" w14:textId="22D94CBD" w:rsidR="00E47F5F" w:rsidRPr="00D13E0C" w:rsidRDefault="00E47F5F" w:rsidP="007774CD">
      <w:pPr>
        <w:pStyle w:val="NoSpacing"/>
        <w:rPr>
          <w:b/>
        </w:rPr>
      </w:pPr>
      <w:r w:rsidRPr="00D13E0C">
        <w:t xml:space="preserve">The Contractor shall perform the </w:t>
      </w:r>
      <w:r w:rsidR="00680DE5" w:rsidRPr="00D13E0C">
        <w:t>following:</w:t>
      </w:r>
    </w:p>
    <w:p w14:paraId="0DD1A07A" w14:textId="77777777" w:rsidR="00C73E3C" w:rsidRDefault="00932705" w:rsidP="00C93974">
      <w:pPr>
        <w:pStyle w:val="Heading2"/>
      </w:pPr>
      <w:bookmarkStart w:id="50" w:name="_Toc223329904"/>
      <w:bookmarkStart w:id="51" w:name="_Ref259632988"/>
      <w:r>
        <w:rPr>
          <w:caps w:val="0"/>
        </w:rPr>
        <w:t>PROJECT MANAGEMENT</w:t>
      </w:r>
      <w:bookmarkEnd w:id="50"/>
    </w:p>
    <w:p w14:paraId="0DD1A07C" w14:textId="77777777" w:rsidR="002B1AF8" w:rsidRPr="00C93974" w:rsidRDefault="00BA5226" w:rsidP="00C93974">
      <w:pPr>
        <w:pStyle w:val="Heading3"/>
      </w:pPr>
      <w:bookmarkStart w:id="52" w:name="_Toc223329905"/>
      <w:r>
        <w:t xml:space="preserve">CONTRACTOR </w:t>
      </w:r>
      <w:r w:rsidR="00E93D53" w:rsidRPr="00C93974">
        <w:t>PROJECT MANAGEMENT PLAN</w:t>
      </w:r>
      <w:bookmarkEnd w:id="51"/>
      <w:bookmarkEnd w:id="52"/>
    </w:p>
    <w:p w14:paraId="0DD1A07D" w14:textId="1E1D1E84" w:rsidR="002B1AF8" w:rsidRDefault="002B1AF8" w:rsidP="007774CD">
      <w:pPr>
        <w:pStyle w:val="NoSpacing"/>
      </w:pPr>
      <w:r>
        <w:t xml:space="preserve">The Contractor shall </w:t>
      </w:r>
      <w:r w:rsidR="00741F2D">
        <w:t>deliver</w:t>
      </w:r>
      <w:r>
        <w:t xml:space="preserve"> a </w:t>
      </w:r>
      <w:r w:rsidR="00BA5226">
        <w:t xml:space="preserve">Contractor </w:t>
      </w:r>
      <w:r>
        <w:t>Project Management Plan (</w:t>
      </w:r>
      <w:r w:rsidR="00BA5226">
        <w:t>C</w:t>
      </w:r>
      <w:r>
        <w:t xml:space="preserve">PMP) that lays out the Contractor’s approach, </w:t>
      </w:r>
      <w:r w:rsidR="00BC7E7F">
        <w:t>timeline,</w:t>
      </w:r>
      <w:r>
        <w:t xml:space="preserve"> and tools to be used in execution of the contract.  The </w:t>
      </w:r>
      <w:r w:rsidR="00BA5226">
        <w:t>C</w:t>
      </w:r>
      <w:r>
        <w:t xml:space="preserve">PMP should take the form of both a narrative and graphic format that displays the schedule, milestones, </w:t>
      </w:r>
      <w:r w:rsidR="00BC7E7F">
        <w:t>risks,</w:t>
      </w:r>
      <w:r>
        <w:t xml:space="preserve"> and resource support.  The </w:t>
      </w:r>
      <w:r w:rsidR="00BA5226">
        <w:t>C</w:t>
      </w:r>
      <w:r>
        <w:t xml:space="preserve">PMP shall also include how the Contractor shall coordinate and execute planned, routine, and </w:t>
      </w:r>
      <w:r w:rsidR="0080455A">
        <w:t>ad hoc</w:t>
      </w:r>
      <w:r>
        <w:t xml:space="preserve"> data collection reporting requests</w:t>
      </w:r>
      <w:r w:rsidR="0080455A">
        <w:t xml:space="preserve"> as identified within the PWS</w:t>
      </w:r>
      <w:r w:rsidR="0007709C" w:rsidRPr="002E6C17">
        <w:t>.</w:t>
      </w:r>
      <w:r w:rsidR="00E172D0" w:rsidRPr="002E6C17">
        <w:t xml:space="preserve">  </w:t>
      </w:r>
      <w:r w:rsidR="00770B03" w:rsidRPr="002E6C17">
        <w:t xml:space="preserve">The initial baseline </w:t>
      </w:r>
      <w:r w:rsidR="00BA5226">
        <w:t>C</w:t>
      </w:r>
      <w:r w:rsidR="00770B03" w:rsidRPr="002E6C17">
        <w:t xml:space="preserve">PMP shall be concurred upon and updated </w:t>
      </w:r>
      <w:r w:rsidR="00E26B25">
        <w:t xml:space="preserve">in accordance with Section B of the </w:t>
      </w:r>
      <w:r w:rsidR="00211701">
        <w:t>contract</w:t>
      </w:r>
      <w:r w:rsidR="00770B03" w:rsidRPr="002E6C17">
        <w:t xml:space="preserve">.  </w:t>
      </w:r>
      <w:r w:rsidR="00E172D0" w:rsidRPr="002E6C17">
        <w:t xml:space="preserve">The Contractor shall </w:t>
      </w:r>
      <w:r w:rsidR="0080455A" w:rsidRPr="002E6C17">
        <w:t xml:space="preserve">update and </w:t>
      </w:r>
      <w:r w:rsidR="00E172D0" w:rsidRPr="002E6C17">
        <w:t xml:space="preserve">maintain the </w:t>
      </w:r>
      <w:r w:rsidR="0080455A" w:rsidRPr="002E6C17">
        <w:t xml:space="preserve">VA PM </w:t>
      </w:r>
      <w:r w:rsidR="00E172D0" w:rsidRPr="002E6C17">
        <w:t xml:space="preserve">approved </w:t>
      </w:r>
      <w:r w:rsidR="00BA5226">
        <w:t>C</w:t>
      </w:r>
      <w:r w:rsidR="00E172D0" w:rsidRPr="002E6C17">
        <w:t>PMP throughout the</w:t>
      </w:r>
      <w:r w:rsidR="00E172D0">
        <w:t xml:space="preserve"> </w:t>
      </w:r>
      <w:r w:rsidR="00803CF6">
        <w:t>P</w:t>
      </w:r>
      <w:r w:rsidR="000B091A">
        <w:t>o</w:t>
      </w:r>
      <w:r w:rsidR="00803CF6">
        <w:t>P</w:t>
      </w:r>
      <w:r w:rsidR="002A2ACA">
        <w:t>.</w:t>
      </w:r>
      <w:r w:rsidR="0080455A">
        <w:t xml:space="preserve"> </w:t>
      </w:r>
    </w:p>
    <w:p w14:paraId="0DD1A07E" w14:textId="77777777" w:rsidR="002B1AF8" w:rsidRDefault="002B1AF8" w:rsidP="007774CD">
      <w:pPr>
        <w:pStyle w:val="NoSpacing"/>
      </w:pPr>
    </w:p>
    <w:p w14:paraId="0DD1A07F" w14:textId="57061348" w:rsidR="002B1AF8" w:rsidRDefault="002B1AF8" w:rsidP="007774CD">
      <w:pPr>
        <w:pStyle w:val="NoSpacing"/>
      </w:pPr>
      <w:r w:rsidRPr="007774CD">
        <w:rPr>
          <w:b/>
        </w:rPr>
        <w:t>Deliverable</w:t>
      </w:r>
      <w:r w:rsidRPr="002B1AF8">
        <w:t xml:space="preserve">:  </w:t>
      </w:r>
    </w:p>
    <w:p w14:paraId="0DD1A080" w14:textId="77777777" w:rsidR="00CE7438" w:rsidRDefault="00BA5226" w:rsidP="00B10914">
      <w:pPr>
        <w:pStyle w:val="ListParagraph"/>
        <w:numPr>
          <w:ilvl w:val="0"/>
          <w:numId w:val="9"/>
        </w:numPr>
        <w:autoSpaceDE w:val="0"/>
        <w:autoSpaceDN w:val="0"/>
        <w:ind w:left="1080"/>
        <w:rPr>
          <w:rFonts w:eastAsia="Calibri"/>
        </w:rPr>
      </w:pPr>
      <w:r>
        <w:t xml:space="preserve">Contractor </w:t>
      </w:r>
      <w:r w:rsidR="002B1AF8" w:rsidRPr="002B1AF8">
        <w:t>Project Management Plan</w:t>
      </w:r>
    </w:p>
    <w:p w14:paraId="0DD1A081" w14:textId="77777777" w:rsidR="00B1235F" w:rsidRPr="00DF480B" w:rsidRDefault="00B1235F" w:rsidP="007774CD">
      <w:pPr>
        <w:pStyle w:val="NoSpacing"/>
        <w:rPr>
          <w:rFonts w:eastAsia="Calibri"/>
        </w:rPr>
      </w:pPr>
    </w:p>
    <w:p w14:paraId="0DD1A082" w14:textId="77777777" w:rsidR="00DF480B" w:rsidRPr="00DF480B" w:rsidRDefault="00E93D53" w:rsidP="00B1235F">
      <w:pPr>
        <w:pStyle w:val="Heading3"/>
      </w:pPr>
      <w:bookmarkStart w:id="53" w:name="_Ref259633002"/>
      <w:bookmarkStart w:id="54" w:name="_Toc223329906"/>
      <w:r w:rsidRPr="00DF480B">
        <w:t>REPORTING REQUIREMENTS</w:t>
      </w:r>
      <w:bookmarkEnd w:id="53"/>
      <w:bookmarkEnd w:id="54"/>
    </w:p>
    <w:p w14:paraId="0DD1A085" w14:textId="65997B3F" w:rsidR="006225C9" w:rsidRDefault="006225C9" w:rsidP="00954C42">
      <w:pPr>
        <w:pStyle w:val="NoSpacing"/>
        <w:spacing w:before="240"/>
      </w:pPr>
      <w:r>
        <w:t xml:space="preserve">The Contractor shall provide the </w:t>
      </w:r>
      <w:r w:rsidR="00720CFA" w:rsidRPr="00720CFA">
        <w:t xml:space="preserve">Contracting Officer's Representative </w:t>
      </w:r>
      <w:r w:rsidR="00720CFA">
        <w:t>(</w:t>
      </w:r>
      <w:r w:rsidR="00746F67">
        <w:t>COR</w:t>
      </w:r>
      <w:r w:rsidR="00720CFA">
        <w:t>)</w:t>
      </w:r>
      <w:r w:rsidR="00DD1CE4">
        <w:t xml:space="preserve"> </w:t>
      </w:r>
      <w:r>
        <w:t xml:space="preserve">with </w:t>
      </w:r>
      <w:r w:rsidRPr="0028194F">
        <w:rPr>
          <w:rStyle w:val="Emphasis"/>
          <w:b w:val="0"/>
          <w:bCs/>
          <w:i w:val="0"/>
          <w:iCs w:val="0"/>
          <w:color w:val="auto"/>
        </w:rPr>
        <w:t>Monthly</w:t>
      </w:r>
      <w:r w:rsidRPr="0028194F">
        <w:t xml:space="preserve"> </w:t>
      </w:r>
      <w:r>
        <w:t xml:space="preserve">Progress Reports in electronic form in Microsoft Word and Project formats.  The report </w:t>
      </w:r>
      <w:proofErr w:type="gramStart"/>
      <w:r>
        <w:t>shall</w:t>
      </w:r>
      <w:proofErr w:type="gramEnd"/>
      <w:r>
        <w:t xml:space="preserve"> include detailed instructions/explanations for each required data element, to ensure that data is accurate and consistent.  These reports shall reflect data as of the last day of the preceding </w:t>
      </w:r>
      <w:r w:rsidRPr="0028194F">
        <w:rPr>
          <w:rStyle w:val="Emphasis"/>
          <w:b w:val="0"/>
          <w:bCs/>
          <w:i w:val="0"/>
          <w:iCs w:val="0"/>
          <w:color w:val="auto"/>
        </w:rPr>
        <w:t>Month</w:t>
      </w:r>
      <w:r>
        <w:t>.</w:t>
      </w:r>
    </w:p>
    <w:p w14:paraId="129EAEEE" w14:textId="77777777" w:rsidR="008F7155" w:rsidRDefault="008F7155" w:rsidP="007774CD">
      <w:pPr>
        <w:pStyle w:val="NoSpacing"/>
      </w:pPr>
    </w:p>
    <w:p w14:paraId="0DD1A086" w14:textId="5D1DE074" w:rsidR="005C55EB" w:rsidRDefault="005C55EB" w:rsidP="007774CD">
      <w:pPr>
        <w:pStyle w:val="NoSpacing"/>
      </w:pPr>
      <w:r>
        <w:t xml:space="preserve">The </w:t>
      </w:r>
      <w:r w:rsidR="004318CA" w:rsidRPr="0028194F">
        <w:rPr>
          <w:rStyle w:val="Emphasis"/>
          <w:b w:val="0"/>
          <w:bCs/>
          <w:i w:val="0"/>
          <w:iCs w:val="0"/>
          <w:color w:val="auto"/>
        </w:rPr>
        <w:t>Monthly</w:t>
      </w:r>
      <w:r w:rsidRPr="0028194F">
        <w:t xml:space="preserve"> </w:t>
      </w:r>
      <w:r>
        <w:t xml:space="preserve">Progress Reports shall cover all work completed during the reporting period and work planned for the subsequent reporting period.  The report </w:t>
      </w:r>
      <w:proofErr w:type="gramStart"/>
      <w:r>
        <w:t>shall</w:t>
      </w:r>
      <w:proofErr w:type="gramEnd"/>
      <w:r>
        <w:t xml:space="preserve"> also identify any problems that arose and a description of how the problems were resolved.  If problems have not been completely resolved, the Contractor shall provide an explanatio</w:t>
      </w:r>
      <w:r w:rsidR="00DC7584">
        <w:t>n including their plan and timeframe for resolving the issue.</w:t>
      </w:r>
      <w:r w:rsidR="00E172D0">
        <w:t xml:space="preserve">  </w:t>
      </w:r>
      <w:r w:rsidR="000B3FE6" w:rsidRPr="000B3FE6">
        <w:t xml:space="preserve">The report shall also include an itemized list of all </w:t>
      </w:r>
      <w:r w:rsidR="00F8524D">
        <w:t>I</w:t>
      </w:r>
      <w:r w:rsidR="00F8524D" w:rsidRPr="00F8524D">
        <w:t xml:space="preserve">nformation and </w:t>
      </w:r>
      <w:r w:rsidR="00F8524D">
        <w:t>C</w:t>
      </w:r>
      <w:r w:rsidR="00F8524D" w:rsidRPr="00F8524D">
        <w:t xml:space="preserve">ommunication </w:t>
      </w:r>
      <w:r w:rsidR="00F8524D">
        <w:t>T</w:t>
      </w:r>
      <w:r w:rsidR="00F8524D" w:rsidRPr="00F8524D">
        <w:t xml:space="preserve">echnology (ICT) </w:t>
      </w:r>
      <w:r w:rsidR="000B3FE6" w:rsidRPr="000B3FE6">
        <w:t>deliverables and their current Section 508 conformance status</w:t>
      </w:r>
      <w:r w:rsidR="00B903E4">
        <w:t xml:space="preserve">. </w:t>
      </w:r>
      <w:r w:rsidR="000B3FE6" w:rsidRPr="000B3FE6">
        <w:t xml:space="preserve"> </w:t>
      </w:r>
      <w:r w:rsidR="00E172D0">
        <w:t xml:space="preserve">The Contractor shall monitor performance against the </w:t>
      </w:r>
      <w:r w:rsidR="00BA5226">
        <w:t>C</w:t>
      </w:r>
      <w:r w:rsidR="00E172D0">
        <w:t xml:space="preserve">PMP and report any </w:t>
      </w:r>
      <w:r w:rsidR="00E172D0" w:rsidRPr="002E6C17">
        <w:t>deviations</w:t>
      </w:r>
      <w:r w:rsidR="003575EA" w:rsidRPr="002E6C17">
        <w:t>.</w:t>
      </w:r>
      <w:r w:rsidR="00EC6720" w:rsidRPr="002E6C17">
        <w:t xml:space="preserve">  It is expected that the Contractor will keep in communication with VA accordingly so that issues that arise are transparent to both parties to prevent escalation of outstanding issues.</w:t>
      </w:r>
    </w:p>
    <w:p w14:paraId="0DD1A08A" w14:textId="77777777" w:rsidR="00FF12D0" w:rsidRPr="00640347" w:rsidRDefault="00FF12D0" w:rsidP="007774CD">
      <w:pPr>
        <w:pStyle w:val="NoSpacing"/>
        <w:rPr>
          <w:strike/>
        </w:rPr>
      </w:pPr>
    </w:p>
    <w:p w14:paraId="0DD1A08B" w14:textId="1F1E8AD9" w:rsidR="00910AB5" w:rsidRPr="007774CD" w:rsidRDefault="00DF480B" w:rsidP="007774CD">
      <w:pPr>
        <w:pStyle w:val="NoSpacing"/>
        <w:rPr>
          <w:b/>
        </w:rPr>
      </w:pPr>
      <w:r w:rsidRPr="007774CD">
        <w:rPr>
          <w:b/>
        </w:rPr>
        <w:t xml:space="preserve">Deliverable:  </w:t>
      </w:r>
    </w:p>
    <w:p w14:paraId="0DD1A08C" w14:textId="753B1FAD" w:rsidR="00CE7438" w:rsidRDefault="00ED4D5A" w:rsidP="00B10914">
      <w:pPr>
        <w:pStyle w:val="ListParagraph"/>
        <w:numPr>
          <w:ilvl w:val="0"/>
          <w:numId w:val="10"/>
        </w:numPr>
        <w:ind w:left="1080"/>
        <w:jc w:val="both"/>
        <w:rPr>
          <w:color w:val="000000"/>
        </w:rPr>
      </w:pPr>
      <w:r w:rsidRPr="00A051F6">
        <w:rPr>
          <w:rStyle w:val="Emphasis"/>
          <w:b w:val="0"/>
          <w:bCs/>
          <w:i w:val="0"/>
          <w:iCs w:val="0"/>
          <w:color w:val="auto"/>
        </w:rPr>
        <w:t>Monthly</w:t>
      </w:r>
      <w:r w:rsidR="00952E18" w:rsidRPr="00A051F6">
        <w:t xml:space="preserve"> </w:t>
      </w:r>
      <w:r w:rsidR="00952E18">
        <w:rPr>
          <w:color w:val="000000"/>
        </w:rPr>
        <w:t>Progress Report</w:t>
      </w:r>
    </w:p>
    <w:p w14:paraId="6DEF1D24" w14:textId="43106AF1" w:rsidR="00B0008A" w:rsidRDefault="004012F9" w:rsidP="00125ADB">
      <w:pPr>
        <w:pStyle w:val="Heading2"/>
      </w:pPr>
      <w:bookmarkStart w:id="55" w:name="_Toc223329907"/>
      <w:r>
        <w:t>PROG</w:t>
      </w:r>
      <w:r w:rsidR="009E1342">
        <w:t>RAM MANAGEMENT OFFICE (PMO) SUPPORT</w:t>
      </w:r>
      <w:bookmarkEnd w:id="55"/>
      <w:r w:rsidR="009E1342">
        <w:t xml:space="preserve"> </w:t>
      </w:r>
    </w:p>
    <w:p w14:paraId="2257014C" w14:textId="2E3F89A8" w:rsidR="00025FBD" w:rsidRPr="002C6C49" w:rsidRDefault="00025FBD" w:rsidP="00B0008A">
      <w:pPr>
        <w:rPr>
          <w:bCs/>
        </w:rPr>
      </w:pPr>
      <w:r w:rsidRPr="1FB1B560">
        <w:t xml:space="preserve">The </w:t>
      </w:r>
      <w:r w:rsidR="00C50D5B">
        <w:t>C</w:t>
      </w:r>
      <w:r w:rsidRPr="1FB1B560">
        <w:t xml:space="preserve">ontractor shall provide robust Program Management Office (PMO) support to enable effective planning, execution, and oversight of the CCC initiative. Specifically, the </w:t>
      </w:r>
      <w:r w:rsidR="00C50D5B">
        <w:t>C</w:t>
      </w:r>
      <w:r w:rsidRPr="1FB1B560">
        <w:t>ontractor shall:</w:t>
      </w:r>
    </w:p>
    <w:p w14:paraId="7ED9956D" w14:textId="77777777" w:rsidR="00025FBD" w:rsidRPr="00C8771D" w:rsidRDefault="00025FBD" w:rsidP="00CC5BEE">
      <w:pPr>
        <w:pStyle w:val="ListParagraph"/>
        <w:numPr>
          <w:ilvl w:val="2"/>
          <w:numId w:val="38"/>
        </w:numPr>
        <w:spacing w:before="0" w:after="0"/>
        <w:ind w:left="720"/>
      </w:pPr>
      <w:r w:rsidRPr="00C8771D">
        <w:t>Establish and maintain an enterprise PMO structure that includes real-time reporting dashboards, risk and issue logs, an Integrated Master Schedule (IMS), and a repository of lessons learned to support continuous improvement and knowledge transfer.</w:t>
      </w:r>
    </w:p>
    <w:p w14:paraId="7C46681C" w14:textId="77777777" w:rsidR="00025FBD" w:rsidRPr="00C8771D" w:rsidRDefault="00025FBD" w:rsidP="00CC5BEE">
      <w:pPr>
        <w:pStyle w:val="ListParagraph"/>
        <w:numPr>
          <w:ilvl w:val="2"/>
          <w:numId w:val="38"/>
        </w:numPr>
        <w:spacing w:before="0" w:after="0"/>
        <w:ind w:left="720"/>
      </w:pPr>
      <w:r w:rsidRPr="00C8771D">
        <w:t>Develop, manage, and maintain comprehensive project documentation, including project plans, milestone and deliverable schedules, tracking mechanisms, governance artifacts, and decision logs to ensure transparency and accountability.</w:t>
      </w:r>
    </w:p>
    <w:p w14:paraId="34150191" w14:textId="77777777" w:rsidR="00025FBD" w:rsidRPr="00C8771D" w:rsidRDefault="00025FBD" w:rsidP="00CC5BEE">
      <w:pPr>
        <w:pStyle w:val="ListParagraph"/>
        <w:numPr>
          <w:ilvl w:val="2"/>
          <w:numId w:val="38"/>
        </w:numPr>
        <w:spacing w:before="0" w:after="0"/>
        <w:ind w:left="720"/>
      </w:pPr>
      <w:r w:rsidRPr="00C8771D">
        <w:t>Facilitate cross-administration coordination and stakeholder engagement, including support for Executive Steering Committee (ESC) meetings, working groups, and interagency collaboration as needed.</w:t>
      </w:r>
    </w:p>
    <w:p w14:paraId="24E9FA35" w14:textId="171CCE7D" w:rsidR="00025FBD" w:rsidRPr="00C8771D" w:rsidRDefault="00025FBD" w:rsidP="00CC5BEE">
      <w:pPr>
        <w:pStyle w:val="ListParagraph"/>
        <w:numPr>
          <w:ilvl w:val="2"/>
          <w:numId w:val="38"/>
        </w:numPr>
        <w:spacing w:before="0" w:after="0"/>
        <w:ind w:left="720"/>
      </w:pPr>
      <w:r w:rsidRPr="00C8771D">
        <w:t xml:space="preserve">Deliver monthly status reports and performance updates, including </w:t>
      </w:r>
      <w:r w:rsidR="00660EA4">
        <w:t>K</w:t>
      </w:r>
      <w:r w:rsidRPr="00C8771D">
        <w:t xml:space="preserve">ey </w:t>
      </w:r>
      <w:r w:rsidR="00660EA4">
        <w:t>P</w:t>
      </w:r>
      <w:r w:rsidRPr="00C8771D">
        <w:t xml:space="preserve">erformance </w:t>
      </w:r>
      <w:r w:rsidR="00660EA4">
        <w:t>I</w:t>
      </w:r>
      <w:r w:rsidRPr="00C8771D">
        <w:t>ndicators (KPIs), risk mitigation strategies, and recommendations to ensure alignment with VA leadership priorities and enterprise transformation goals.</w:t>
      </w:r>
    </w:p>
    <w:p w14:paraId="3F3097A0" w14:textId="77777777" w:rsidR="00025FBD" w:rsidRPr="00F83B66" w:rsidRDefault="00025FBD" w:rsidP="00CC5BEE">
      <w:pPr>
        <w:pStyle w:val="ListParagraph"/>
        <w:numPr>
          <w:ilvl w:val="2"/>
          <w:numId w:val="38"/>
        </w:numPr>
        <w:spacing w:before="0" w:after="0"/>
        <w:ind w:left="720"/>
      </w:pPr>
      <w:r w:rsidRPr="00F83B66">
        <w:t>Support sustainment planning and transition readiness, ensuring that PMO functions evolve to support long-term governance, operational continuity, and enterprise scalability.</w:t>
      </w:r>
    </w:p>
    <w:p w14:paraId="494E9D53" w14:textId="4923D829" w:rsidR="00C8771D" w:rsidRDefault="009E1342" w:rsidP="00125ADB">
      <w:pPr>
        <w:pStyle w:val="Heading2"/>
      </w:pPr>
      <w:bookmarkStart w:id="56" w:name="_Toc223329908"/>
      <w:r>
        <w:t>CONTACT CENTER OPERATIONS ANALYSIS &amp; STANDARDIZATION</w:t>
      </w:r>
      <w:bookmarkEnd w:id="56"/>
      <w:r>
        <w:t xml:space="preserve"> </w:t>
      </w:r>
    </w:p>
    <w:p w14:paraId="11CE6AB4" w14:textId="06FD976F" w:rsidR="00025FBD" w:rsidRPr="00EC331A" w:rsidRDefault="00025FBD" w:rsidP="00C8771D">
      <w:pPr>
        <w:rPr>
          <w:b/>
          <w:bCs/>
        </w:rPr>
      </w:pPr>
      <w:r w:rsidRPr="00EC331A">
        <w:t xml:space="preserve">The </w:t>
      </w:r>
      <w:r w:rsidR="004D4B7C">
        <w:t>C</w:t>
      </w:r>
      <w:r w:rsidRPr="00EC331A">
        <w:t xml:space="preserve">ontractor shall support VA in analyzing and standardizing enterprise contact center operations to enable a unified, scalable, and Veteran-centric service delivery model. Specifically, the </w:t>
      </w:r>
      <w:r w:rsidR="00C9616D">
        <w:t>C</w:t>
      </w:r>
      <w:r w:rsidRPr="00EC331A">
        <w:t>ontractor shall:</w:t>
      </w:r>
    </w:p>
    <w:p w14:paraId="36E02E45" w14:textId="77777777" w:rsidR="00025FBD" w:rsidRPr="00C8771D" w:rsidRDefault="00025FBD" w:rsidP="00C8771D">
      <w:pPr>
        <w:ind w:left="360" w:hanging="360"/>
        <w:rPr>
          <w:b/>
          <w:bCs/>
        </w:rPr>
      </w:pPr>
    </w:p>
    <w:p w14:paraId="515BCD5B" w14:textId="637569B7" w:rsidR="00025FBD" w:rsidRPr="00C8771D" w:rsidRDefault="00025FBD" w:rsidP="00CC5BEE">
      <w:pPr>
        <w:pStyle w:val="ListParagraph"/>
        <w:numPr>
          <w:ilvl w:val="2"/>
          <w:numId w:val="39"/>
        </w:numPr>
        <w:spacing w:before="0" w:after="0"/>
        <w:ind w:left="720"/>
      </w:pPr>
      <w:r w:rsidRPr="00C8771D">
        <w:t>Conduct a comprehensive baseline assessment of all existing VA contact centers, capturing data on capacity, staffing models, technology platforms and tools, service offerings, and performance metrics across administrative, clinical, non-clinical, and virtual care domains.</w:t>
      </w:r>
      <w:r w:rsidR="0010226D">
        <w:t xml:space="preserve"> The Contra</w:t>
      </w:r>
      <w:r w:rsidR="00E500E7">
        <w:t xml:space="preserve">ctor shall provide this information in the Contact Center Baseline Assessment Report. </w:t>
      </w:r>
    </w:p>
    <w:p w14:paraId="49E1F00E" w14:textId="04C5470A" w:rsidR="00025FBD" w:rsidRPr="00C8771D" w:rsidRDefault="000E2288" w:rsidP="00CC5BEE">
      <w:pPr>
        <w:pStyle w:val="ListParagraph"/>
        <w:numPr>
          <w:ilvl w:val="2"/>
          <w:numId w:val="39"/>
        </w:numPr>
        <w:spacing w:before="0" w:after="0"/>
        <w:ind w:left="720"/>
      </w:pPr>
      <w:r w:rsidRPr="00C8771D">
        <w:t xml:space="preserve">Recommend </w:t>
      </w:r>
      <w:r>
        <w:t>and</w:t>
      </w:r>
      <w:r w:rsidR="00970633">
        <w:t xml:space="preserve"> provide </w:t>
      </w:r>
      <w:r w:rsidR="00025FBD" w:rsidRPr="00C8771D">
        <w:t>a Target Operating Model (TOM) for consolidated enterprise operations, including optimized staffing plans, intelligent call routing strategies and queue management, workforce segmentation and role alignment, and service orchestration across communication modalities (voice, chat, email, text, etc.).</w:t>
      </w:r>
    </w:p>
    <w:p w14:paraId="7BC31450" w14:textId="7AE5155F" w:rsidR="00025FBD" w:rsidRPr="00C8771D" w:rsidRDefault="00025FBD" w:rsidP="00CC5BEE">
      <w:pPr>
        <w:pStyle w:val="ListParagraph"/>
        <w:numPr>
          <w:ilvl w:val="2"/>
          <w:numId w:val="39"/>
        </w:numPr>
        <w:spacing w:before="0" w:after="0"/>
        <w:ind w:left="720"/>
      </w:pPr>
      <w:r w:rsidRPr="00C8771D">
        <w:t xml:space="preserve">Develop standardized operational frameworks, including Standard Operating Procedures (SOPs), process maps, performance scorecards and dashboards, </w:t>
      </w:r>
      <w:r w:rsidR="000E2288">
        <w:t>Q</w:t>
      </w:r>
      <w:r w:rsidRPr="00C8771D">
        <w:t xml:space="preserve">uality </w:t>
      </w:r>
      <w:r w:rsidR="000E2288">
        <w:t>A</w:t>
      </w:r>
      <w:r w:rsidRPr="00C8771D">
        <w:t xml:space="preserve">ssurance (QA) </w:t>
      </w:r>
      <w:r w:rsidR="000E2288">
        <w:t>F</w:t>
      </w:r>
      <w:r w:rsidRPr="00C8771D">
        <w:t xml:space="preserve">rameworks, and </w:t>
      </w:r>
      <w:r w:rsidR="000E2288">
        <w:t>S</w:t>
      </w:r>
      <w:r w:rsidRPr="00C8771D">
        <w:t>ervice-</w:t>
      </w:r>
      <w:r w:rsidR="000E2288">
        <w:t>L</w:t>
      </w:r>
      <w:r w:rsidRPr="00C8771D">
        <w:t xml:space="preserve">evel </w:t>
      </w:r>
      <w:r w:rsidR="000E2288">
        <w:t>A</w:t>
      </w:r>
      <w:r w:rsidRPr="00C8771D">
        <w:t>greements (SLAs) to ensure consistency, accountability, and continuous improvement.</w:t>
      </w:r>
    </w:p>
    <w:p w14:paraId="05EF28FE" w14:textId="77777777" w:rsidR="00025FBD" w:rsidRPr="00C8771D" w:rsidRDefault="00025FBD" w:rsidP="00CC5BEE">
      <w:pPr>
        <w:pStyle w:val="ListParagraph"/>
        <w:numPr>
          <w:ilvl w:val="2"/>
          <w:numId w:val="39"/>
        </w:numPr>
        <w:spacing w:before="0" w:after="0"/>
        <w:ind w:left="720"/>
      </w:pPr>
      <w:r w:rsidRPr="00C8771D">
        <w:t>Provide advanced forecasting and workload modeling expertise to support data-driven decision-making, resource planning, demand management and surge readiness across the enterprise.</w:t>
      </w:r>
    </w:p>
    <w:p w14:paraId="4304495A" w14:textId="77777777" w:rsidR="00025FBD" w:rsidRPr="00C8771D" w:rsidRDefault="00025FBD" w:rsidP="00CC5BEE">
      <w:pPr>
        <w:pStyle w:val="ListParagraph"/>
        <w:numPr>
          <w:ilvl w:val="2"/>
          <w:numId w:val="39"/>
        </w:numPr>
        <w:spacing w:before="0" w:after="0"/>
        <w:ind w:left="720"/>
      </w:pPr>
      <w:r w:rsidRPr="00C8771D">
        <w:t>Ensure alignment with applicable legislative and regulatory guidelines, including but not limited to the Federal Information Security Modernization Act (FISMA), Section 508 of the Rehabilitation Act, the Privacy Act, and VA-specific policies and directives governing Veteran data, accessibility, and service delivery.</w:t>
      </w:r>
    </w:p>
    <w:p w14:paraId="167EDA90" w14:textId="77777777" w:rsidR="00025FBD" w:rsidRPr="00C8771D" w:rsidRDefault="00025FBD" w:rsidP="00CC5BEE">
      <w:pPr>
        <w:pStyle w:val="ListParagraph"/>
        <w:numPr>
          <w:ilvl w:val="2"/>
          <w:numId w:val="39"/>
        </w:numPr>
        <w:spacing w:before="0" w:after="0"/>
        <w:ind w:left="720"/>
      </w:pPr>
      <w:r w:rsidRPr="00C8771D">
        <w:t>Support training and operational readiness planning to ensure consistent implementation of standardized practices and sustained performance across all contact center environments.</w:t>
      </w:r>
    </w:p>
    <w:p w14:paraId="1B938A20" w14:textId="61142568" w:rsidR="00025FBD" w:rsidRPr="00C8771D" w:rsidRDefault="00025FBD" w:rsidP="00CC5BEE">
      <w:pPr>
        <w:pStyle w:val="ListParagraph"/>
        <w:numPr>
          <w:ilvl w:val="2"/>
          <w:numId w:val="39"/>
        </w:numPr>
        <w:spacing w:before="0" w:after="0"/>
        <w:ind w:left="720"/>
      </w:pPr>
      <w:r w:rsidRPr="00C8771D">
        <w:t xml:space="preserve">Technology Integration and Optimization by providing expert support in evaluating, implementing, and optimizing enterprise technologies that enable the Department of Veterans Affairs’ CCC initiative. </w:t>
      </w:r>
    </w:p>
    <w:p w14:paraId="0626AFDE" w14:textId="127061F7" w:rsidR="00025FBD" w:rsidRPr="00C8771D" w:rsidRDefault="00025FBD" w:rsidP="00CC5BEE">
      <w:pPr>
        <w:pStyle w:val="ListParagraph"/>
        <w:numPr>
          <w:ilvl w:val="2"/>
          <w:numId w:val="39"/>
        </w:numPr>
        <w:spacing w:before="0" w:after="0"/>
        <w:ind w:left="720"/>
      </w:pPr>
      <w:r w:rsidRPr="00C8771D">
        <w:t>Evaluate current contact center technologies across VA administrations, identify functional and technical gaps, and recommend scalable, consolidation-supportive solutions that align with the TOM.</w:t>
      </w:r>
      <w:r w:rsidR="00134926">
        <w:t xml:space="preserve"> </w:t>
      </w:r>
      <w:r w:rsidR="00A70BDD">
        <w:t>Develop and provide a Technology Integration Roadmap</w:t>
      </w:r>
      <w:r w:rsidR="00134926">
        <w:t xml:space="preserve"> </w:t>
      </w:r>
      <w:r w:rsidR="008A0BAC">
        <w:t xml:space="preserve">that details the implementation </w:t>
      </w:r>
      <w:r w:rsidR="00BA2563" w:rsidRPr="00EC331A">
        <w:t xml:space="preserve">plan for </w:t>
      </w:r>
      <w:r w:rsidR="00BA2563" w:rsidRPr="00C8771D">
        <w:t>Customer Relationship Management (CRM)</w:t>
      </w:r>
      <w:r w:rsidR="00BA2563" w:rsidRPr="00EC331A">
        <w:t xml:space="preserve">, </w:t>
      </w:r>
      <w:r w:rsidR="008A1A50" w:rsidRPr="00C8771D">
        <w:t>Interactive Voice Response (IVR)</w:t>
      </w:r>
      <w:r w:rsidR="00BA2563" w:rsidRPr="00EC331A">
        <w:t xml:space="preserve">, </w:t>
      </w:r>
      <w:r w:rsidR="008A1A50" w:rsidRPr="00C8771D">
        <w:t>Workforce Management (WFM), Quality Management (QM) tools, AI-enabled triage and virtual agents, Robotic Process Automation (RPA), omnichannel capabilities, and Knowledge Management Systems (KMS)</w:t>
      </w:r>
      <w:r w:rsidR="00BA2563" w:rsidRPr="00EC331A">
        <w:t xml:space="preserve"> and omnichannel platforms includ</w:t>
      </w:r>
      <w:r w:rsidR="00BA2563">
        <w:t>ing</w:t>
      </w:r>
      <w:r w:rsidR="00BA2563" w:rsidRPr="00EC331A">
        <w:t xml:space="preserve"> compliance with cybersecurity and interoperability standards</w:t>
      </w:r>
    </w:p>
    <w:p w14:paraId="15357AA5" w14:textId="51456912" w:rsidR="00025FBD" w:rsidRPr="00C8771D" w:rsidRDefault="00025FBD" w:rsidP="00CC5BEE">
      <w:pPr>
        <w:pStyle w:val="ListParagraph"/>
        <w:numPr>
          <w:ilvl w:val="2"/>
          <w:numId w:val="39"/>
        </w:numPr>
        <w:spacing w:before="0" w:after="0"/>
        <w:ind w:left="720"/>
      </w:pPr>
      <w:r w:rsidRPr="00C8771D">
        <w:t>Support the implementation and optimization of enterprise technology platforms, including CRM systems, IVR modernization, WFM, QM tools, AI-enabled triage and virtual agents, RPA, omnichannel capabilities, and KMS</w:t>
      </w:r>
      <w:r w:rsidR="00B52BA0">
        <w:t>.</w:t>
      </w:r>
    </w:p>
    <w:p w14:paraId="3FAEB8C0" w14:textId="2EC49FEC" w:rsidR="00025FBD" w:rsidRPr="00BF57D4" w:rsidRDefault="00025FBD" w:rsidP="00CC5BEE">
      <w:pPr>
        <w:pStyle w:val="ListParagraph"/>
        <w:numPr>
          <w:ilvl w:val="0"/>
          <w:numId w:val="40"/>
        </w:numPr>
      </w:pPr>
      <w:r w:rsidRPr="00BF57D4">
        <w:t>Ensure all technology solutions comply with applicable legislative and regulatory requirements, including the FISMA, Section 508 of the Rehabilitation Act, the Privacy Act, and VA-specific cybersecurity, privacy, and interoperability standards.</w:t>
      </w:r>
    </w:p>
    <w:p w14:paraId="2CF2690E" w14:textId="254E48E1" w:rsidR="00025FBD" w:rsidRPr="00BF57D4" w:rsidRDefault="00025FBD" w:rsidP="00CC5BEE">
      <w:pPr>
        <w:pStyle w:val="ListParagraph"/>
        <w:numPr>
          <w:ilvl w:val="0"/>
          <w:numId w:val="40"/>
        </w:numPr>
      </w:pPr>
      <w:r w:rsidRPr="00BF57D4">
        <w:t xml:space="preserve">Coordinate and manage pilot programs, </w:t>
      </w:r>
      <w:r w:rsidR="008C781B">
        <w:t>U</w:t>
      </w:r>
      <w:r w:rsidRPr="00BF57D4">
        <w:t xml:space="preserve">ser </w:t>
      </w:r>
      <w:r w:rsidR="008C781B">
        <w:t>A</w:t>
      </w:r>
      <w:r w:rsidRPr="00BF57D4">
        <w:t xml:space="preserve">cceptance </w:t>
      </w:r>
      <w:r w:rsidR="008C781B">
        <w:t>T</w:t>
      </w:r>
      <w:r w:rsidRPr="00BF57D4">
        <w:t>esting (UAT), and phased technology rollouts, ensuring stakeholder engagement, operational readiness, and minimal disruption to ongoing services.</w:t>
      </w:r>
    </w:p>
    <w:p w14:paraId="6AB5069D" w14:textId="77777777" w:rsidR="00025FBD" w:rsidRDefault="00025FBD" w:rsidP="00CC5BEE">
      <w:pPr>
        <w:pStyle w:val="ListParagraph"/>
        <w:numPr>
          <w:ilvl w:val="0"/>
          <w:numId w:val="40"/>
        </w:numPr>
      </w:pPr>
      <w:r w:rsidRPr="00BF57D4">
        <w:t>Support training, adoption, and sustainment planning to ensure long-term usability, performance optimization, and continuous improvement of deployed technologies.</w:t>
      </w:r>
    </w:p>
    <w:p w14:paraId="7630F477" w14:textId="6F3B88D2" w:rsidR="00A0220E" w:rsidRDefault="00A72489" w:rsidP="00CC5BEE">
      <w:pPr>
        <w:pStyle w:val="ListParagraph"/>
        <w:numPr>
          <w:ilvl w:val="0"/>
          <w:numId w:val="40"/>
        </w:numPr>
      </w:pPr>
      <w:r>
        <w:t>Provide</w:t>
      </w:r>
      <w:r w:rsidR="00A0220E">
        <w:t xml:space="preserve"> </w:t>
      </w:r>
      <w:r>
        <w:t xml:space="preserve">a </w:t>
      </w:r>
      <w:r w:rsidR="00BE3D87" w:rsidRPr="00EC331A">
        <w:t>Final Consolidation Implementation Report</w:t>
      </w:r>
      <w:r w:rsidR="00BE3D87">
        <w:t xml:space="preserve"> that includes </w:t>
      </w:r>
      <w:r w:rsidR="008275FE">
        <w:t>a s</w:t>
      </w:r>
      <w:r w:rsidR="008275FE" w:rsidRPr="00EC331A">
        <w:t>ummary of outcomes, lessons learned, best practices, performance results, and recommendations for sustainment and future enhancements</w:t>
      </w:r>
      <w:r w:rsidR="008275FE">
        <w:t>.</w:t>
      </w:r>
    </w:p>
    <w:p w14:paraId="1287BB4C" w14:textId="77777777" w:rsidR="00E500E7" w:rsidRDefault="00E500E7" w:rsidP="00E500E7">
      <w:pPr>
        <w:ind w:left="360"/>
      </w:pPr>
    </w:p>
    <w:p w14:paraId="78E82CD7" w14:textId="23E02CBD" w:rsidR="00E500E7" w:rsidRDefault="00E500E7" w:rsidP="00E500E7">
      <w:pPr>
        <w:ind w:left="360"/>
        <w:rPr>
          <w:b/>
          <w:bCs/>
        </w:rPr>
      </w:pPr>
      <w:r>
        <w:rPr>
          <w:b/>
          <w:bCs/>
        </w:rPr>
        <w:t>Deliverables:</w:t>
      </w:r>
    </w:p>
    <w:p w14:paraId="2D957EBF" w14:textId="4DF8841A" w:rsidR="00E500E7" w:rsidRDefault="00E500E7" w:rsidP="00CC5BEE">
      <w:pPr>
        <w:pStyle w:val="ListParagraph"/>
        <w:numPr>
          <w:ilvl w:val="0"/>
          <w:numId w:val="44"/>
        </w:numPr>
      </w:pPr>
      <w:r>
        <w:t>Contact Center Baseline Assessment Report</w:t>
      </w:r>
    </w:p>
    <w:p w14:paraId="41B16B12" w14:textId="1BDCE493" w:rsidR="009646BD" w:rsidRDefault="009646BD" w:rsidP="00CC5BEE">
      <w:pPr>
        <w:pStyle w:val="ListParagraph"/>
        <w:numPr>
          <w:ilvl w:val="0"/>
          <w:numId w:val="44"/>
        </w:numPr>
      </w:pPr>
      <w:r w:rsidRPr="00C8771D">
        <w:t>Target Operating Model</w:t>
      </w:r>
    </w:p>
    <w:p w14:paraId="331F8688" w14:textId="5B78EBB7" w:rsidR="00006F97" w:rsidRDefault="00006F97" w:rsidP="00CC5BEE">
      <w:pPr>
        <w:pStyle w:val="ListParagraph"/>
        <w:numPr>
          <w:ilvl w:val="0"/>
          <w:numId w:val="44"/>
        </w:numPr>
      </w:pPr>
      <w:r w:rsidRPr="00EC331A">
        <w:t>Technology Integration Roadmap</w:t>
      </w:r>
    </w:p>
    <w:p w14:paraId="5DBD20A1" w14:textId="3B99A33F" w:rsidR="008927E0" w:rsidRPr="00E500E7" w:rsidRDefault="008927E0" w:rsidP="00CC5BEE">
      <w:pPr>
        <w:pStyle w:val="ListParagraph"/>
        <w:numPr>
          <w:ilvl w:val="0"/>
          <w:numId w:val="44"/>
        </w:numPr>
      </w:pPr>
      <w:bookmarkStart w:id="57" w:name="_Hlk223100145"/>
      <w:r w:rsidRPr="00EC331A">
        <w:t>Final Consolidation Implementation Report</w:t>
      </w:r>
      <w:bookmarkEnd w:id="57"/>
    </w:p>
    <w:p w14:paraId="7537824D" w14:textId="60791B13" w:rsidR="00BF57D4" w:rsidRPr="00BF57D4" w:rsidRDefault="00A3636E" w:rsidP="00125ADB">
      <w:pPr>
        <w:pStyle w:val="Heading2"/>
      </w:pPr>
      <w:bookmarkStart w:id="58" w:name="_Toc223329909"/>
      <w:r>
        <w:t>WORKFORCE PLANNING AND TRAINING SUPPORT</w:t>
      </w:r>
      <w:bookmarkEnd w:id="58"/>
      <w:r>
        <w:t xml:space="preserve"> </w:t>
      </w:r>
    </w:p>
    <w:p w14:paraId="3DCBAEA5" w14:textId="44457EEB" w:rsidR="00025FBD" w:rsidRPr="00EC331A" w:rsidRDefault="00025FBD" w:rsidP="00BF57D4">
      <w:pPr>
        <w:rPr>
          <w:b/>
          <w:bCs/>
        </w:rPr>
      </w:pPr>
      <w:r w:rsidRPr="00EC331A">
        <w:t xml:space="preserve">The </w:t>
      </w:r>
      <w:r w:rsidR="00C9616D">
        <w:t>C</w:t>
      </w:r>
      <w:r w:rsidRPr="00EC331A">
        <w:t xml:space="preserve">ontractor shall support VA in developing a modern, agile, and skilled contact center workforce capable of delivering high-quality, Veteran-centric services across the enterprise. Specifically, the </w:t>
      </w:r>
      <w:r w:rsidR="00C9616D">
        <w:t>C</w:t>
      </w:r>
      <w:r w:rsidRPr="00EC331A">
        <w:t>ontractor shall:</w:t>
      </w:r>
    </w:p>
    <w:p w14:paraId="49F7C236" w14:textId="77777777" w:rsidR="00025FBD" w:rsidRPr="00BF57D4" w:rsidRDefault="00025FBD" w:rsidP="00CC5BEE">
      <w:pPr>
        <w:pStyle w:val="ListParagraph"/>
        <w:numPr>
          <w:ilvl w:val="0"/>
          <w:numId w:val="41"/>
        </w:numPr>
      </w:pPr>
      <w:r w:rsidRPr="00BF57D4">
        <w:t>Analyze current staffing levels and organizational structures, skill sets and roles, and workforce distribution and utilization across VA contact centers, identifying gaps, redundancies, and opportunities for optimization.</w:t>
      </w:r>
    </w:p>
    <w:p w14:paraId="40E27C64" w14:textId="3126E077" w:rsidR="00025FBD" w:rsidRPr="00BF57D4" w:rsidRDefault="00025FBD" w:rsidP="00CC5BEE">
      <w:pPr>
        <w:pStyle w:val="ListParagraph"/>
        <w:numPr>
          <w:ilvl w:val="0"/>
          <w:numId w:val="41"/>
        </w:numPr>
      </w:pPr>
      <w:r w:rsidRPr="00BF57D4">
        <w:t>Recommend a consolidated workforce model, including cross-functional staffing strategies, multi-tiered support structures, and role-based competencies aligned with the TOM.</w:t>
      </w:r>
    </w:p>
    <w:p w14:paraId="4BCADBF3" w14:textId="78561F35" w:rsidR="00025FBD" w:rsidRPr="00BF57D4" w:rsidRDefault="00025FBD" w:rsidP="00CC5BEE">
      <w:pPr>
        <w:pStyle w:val="ListParagraph"/>
        <w:numPr>
          <w:ilvl w:val="0"/>
          <w:numId w:val="41"/>
        </w:numPr>
      </w:pPr>
      <w:r w:rsidRPr="00BF57D4">
        <w:t>Develop comprehensive training and enablement materials, including onboarding modules, job aids, SOPs, and tailored learning plans to support both initial implementation and long-term sustainment.</w:t>
      </w:r>
      <w:r w:rsidR="00073086">
        <w:t xml:space="preserve"> Provide </w:t>
      </w:r>
      <w:r w:rsidR="00542646">
        <w:t xml:space="preserve">this information in </w:t>
      </w:r>
      <w:r w:rsidR="00073086" w:rsidRPr="00EC331A">
        <w:t>Training Curriculum &amp; Materials</w:t>
      </w:r>
      <w:r w:rsidR="00542646">
        <w:t>.</w:t>
      </w:r>
    </w:p>
    <w:p w14:paraId="4064C807" w14:textId="77777777" w:rsidR="00025FBD" w:rsidRPr="00BF57D4" w:rsidRDefault="00025FBD" w:rsidP="00CC5BEE">
      <w:pPr>
        <w:pStyle w:val="ListParagraph"/>
        <w:numPr>
          <w:ilvl w:val="0"/>
          <w:numId w:val="41"/>
        </w:numPr>
      </w:pPr>
      <w:r w:rsidRPr="00BF57D4">
        <w:t>Assist with training, delivery and coaching for contact center personnel, supervisors, and support staff, leveraging a variety of modalities (e.g., virtual, in-person, self-paced) to ensure accessibility and effectiveness.</w:t>
      </w:r>
    </w:p>
    <w:p w14:paraId="755A8AB5" w14:textId="77777777" w:rsidR="00025FBD" w:rsidRPr="00BF57D4" w:rsidRDefault="00025FBD" w:rsidP="00CC5BEE">
      <w:pPr>
        <w:pStyle w:val="ListParagraph"/>
        <w:numPr>
          <w:ilvl w:val="0"/>
          <w:numId w:val="41"/>
        </w:numPr>
      </w:pPr>
      <w:r w:rsidRPr="00BF57D4">
        <w:t>Ensure all training content and workforce practices comply with applicable legislative and regulatory requirements, including Section 508 accessibility standards, Equal Employment Opportunity (EEO) guidelines, and VA-specific workforce policies.</w:t>
      </w:r>
    </w:p>
    <w:p w14:paraId="2D883D9D" w14:textId="77777777" w:rsidR="00025FBD" w:rsidRDefault="00025FBD" w:rsidP="00CC5BEE">
      <w:pPr>
        <w:pStyle w:val="ListParagraph"/>
        <w:numPr>
          <w:ilvl w:val="0"/>
          <w:numId w:val="41"/>
        </w:numPr>
      </w:pPr>
      <w:r w:rsidRPr="00A3636E">
        <w:t>Support sustainment planning, including knowledge transfer, refresher training, and continuous learning strategies to maintain workforce readiness and adaptability over time.</w:t>
      </w:r>
    </w:p>
    <w:p w14:paraId="23D99E4D" w14:textId="39700790" w:rsidR="00542646" w:rsidRPr="00661454" w:rsidRDefault="00542646" w:rsidP="00542646">
      <w:pPr>
        <w:ind w:left="360"/>
        <w:rPr>
          <w:b/>
          <w:bCs/>
        </w:rPr>
      </w:pPr>
      <w:r w:rsidRPr="00661454">
        <w:rPr>
          <w:b/>
          <w:bCs/>
        </w:rPr>
        <w:t>Deliverable:</w:t>
      </w:r>
    </w:p>
    <w:p w14:paraId="1B061376" w14:textId="7ADC8460" w:rsidR="00542646" w:rsidRPr="00A3636E" w:rsidRDefault="00542646" w:rsidP="00CC5BEE">
      <w:pPr>
        <w:pStyle w:val="ListParagraph"/>
        <w:numPr>
          <w:ilvl w:val="0"/>
          <w:numId w:val="46"/>
        </w:numPr>
      </w:pPr>
      <w:r w:rsidRPr="00EC331A">
        <w:t>Training Curriculum &amp; Materials</w:t>
      </w:r>
    </w:p>
    <w:p w14:paraId="281BBF78" w14:textId="02C3C5FF" w:rsidR="00BF57D4" w:rsidRPr="00BF57D4" w:rsidRDefault="00BC1F5C" w:rsidP="00100BF7">
      <w:pPr>
        <w:pStyle w:val="Heading2"/>
      </w:pPr>
      <w:bookmarkStart w:id="59" w:name="_Toc223329910"/>
      <w:r>
        <w:t xml:space="preserve">ORGANIZATIONAL CHANGE MANAGEMENT </w:t>
      </w:r>
      <w:r w:rsidR="009E4F8C">
        <w:t>(OCM)</w:t>
      </w:r>
      <w:bookmarkEnd w:id="59"/>
      <w:r w:rsidR="009E4F8C">
        <w:t xml:space="preserve"> </w:t>
      </w:r>
    </w:p>
    <w:p w14:paraId="5EB06D40" w14:textId="3C262E6D" w:rsidR="00025FBD" w:rsidRPr="00EC331A" w:rsidRDefault="00025FBD" w:rsidP="00F23306">
      <w:pPr>
        <w:rPr>
          <w:b/>
          <w:bCs/>
        </w:rPr>
      </w:pPr>
      <w:r w:rsidRPr="00EC331A">
        <w:t xml:space="preserve">The </w:t>
      </w:r>
      <w:r w:rsidR="00C9616D">
        <w:t>C</w:t>
      </w:r>
      <w:r w:rsidRPr="00EC331A">
        <w:t xml:space="preserve">ontractor shall provide comprehensive Organizational Change Management (OCM) support to ensure successful adoption of the CCC initiative across the Department of Veterans Affairs. Specifically, the </w:t>
      </w:r>
      <w:r w:rsidR="00C9616D">
        <w:t>C</w:t>
      </w:r>
      <w:r w:rsidRPr="00EC331A">
        <w:t>ontractor shall:</w:t>
      </w:r>
    </w:p>
    <w:p w14:paraId="315C1973" w14:textId="0E8DDCF8" w:rsidR="00025FBD" w:rsidRPr="00F23306" w:rsidRDefault="00025FBD" w:rsidP="00CC5BEE">
      <w:pPr>
        <w:pStyle w:val="ListParagraph"/>
        <w:numPr>
          <w:ilvl w:val="0"/>
          <w:numId w:val="42"/>
        </w:numPr>
      </w:pPr>
      <w:r w:rsidRPr="00F23306">
        <w:t>Develop and execute a comprehensive change management strategy aligned with VA’s enterprise OCM framework, transformation goals, and stakeholder landscape.</w:t>
      </w:r>
      <w:r w:rsidR="00BB69D1">
        <w:t xml:space="preserve"> Provide </w:t>
      </w:r>
      <w:r w:rsidR="003E6598">
        <w:t xml:space="preserve">this information </w:t>
      </w:r>
      <w:proofErr w:type="gramStart"/>
      <w:r w:rsidR="003E6598">
        <w:t>in</w:t>
      </w:r>
      <w:proofErr w:type="gramEnd"/>
      <w:r w:rsidR="003E6598">
        <w:t xml:space="preserve"> the </w:t>
      </w:r>
      <w:r w:rsidR="009C2800" w:rsidRPr="00EC331A">
        <w:t>Change Management Strategy &amp; Communications Plan</w:t>
      </w:r>
      <w:r w:rsidR="009C2800">
        <w:t>.</w:t>
      </w:r>
    </w:p>
    <w:p w14:paraId="35492B84" w14:textId="77777777" w:rsidR="00025FBD" w:rsidRPr="00F23306" w:rsidRDefault="00025FBD" w:rsidP="00CC5BEE">
      <w:pPr>
        <w:pStyle w:val="ListParagraph"/>
        <w:numPr>
          <w:ilvl w:val="0"/>
          <w:numId w:val="42"/>
        </w:numPr>
      </w:pPr>
      <w:r w:rsidRPr="00F23306">
        <w:t>Conduct stakeholder analyses, impact assessments, and organizational readiness evaluations to inform tailored engagement and transition planning.</w:t>
      </w:r>
    </w:p>
    <w:p w14:paraId="53173F84" w14:textId="77777777" w:rsidR="00025FBD" w:rsidRPr="00F23306" w:rsidRDefault="00025FBD" w:rsidP="00CC5BEE">
      <w:pPr>
        <w:pStyle w:val="ListParagraph"/>
        <w:numPr>
          <w:ilvl w:val="0"/>
          <w:numId w:val="42"/>
        </w:numPr>
      </w:pPr>
      <w:r w:rsidRPr="00F23306">
        <w:t>Deliver targeted internal communications, leadership briefings, and transition guides to support awareness, alignment, and executive sponsorship throughout the transformation lifecycle.</w:t>
      </w:r>
    </w:p>
    <w:p w14:paraId="3DEC9F9E" w14:textId="77777777" w:rsidR="00025FBD" w:rsidRPr="00F23306" w:rsidRDefault="00025FBD" w:rsidP="00CC5BEE">
      <w:pPr>
        <w:pStyle w:val="ListParagraph"/>
        <w:numPr>
          <w:ilvl w:val="0"/>
          <w:numId w:val="42"/>
        </w:numPr>
      </w:pPr>
      <w:r w:rsidRPr="00F23306">
        <w:t>Facilitate end-user engagement and feedback cycles, including listening sessions and focus groups, surveys and pulse checks, resistance identification and mitigation strategies to promote buy-in, trust, and address concerns proactively.</w:t>
      </w:r>
    </w:p>
    <w:p w14:paraId="39B4431F" w14:textId="77777777" w:rsidR="00025FBD" w:rsidRPr="00F23306" w:rsidRDefault="00025FBD" w:rsidP="00CC5BEE">
      <w:pPr>
        <w:pStyle w:val="ListParagraph"/>
        <w:numPr>
          <w:ilvl w:val="0"/>
          <w:numId w:val="42"/>
        </w:numPr>
      </w:pPr>
      <w:r w:rsidRPr="00F23306">
        <w:t>Ensure all OCM activities comply with applicable legislative and regulatory requirements, including Section 508 accessibility standards, federal communication policies, and VA-specific directives related to workforce engagement and change readiness.</w:t>
      </w:r>
    </w:p>
    <w:p w14:paraId="537FC41E" w14:textId="77777777" w:rsidR="00025FBD" w:rsidRDefault="00025FBD" w:rsidP="00CC5BEE">
      <w:pPr>
        <w:pStyle w:val="ListParagraph"/>
        <w:numPr>
          <w:ilvl w:val="0"/>
          <w:numId w:val="42"/>
        </w:numPr>
      </w:pPr>
      <w:r w:rsidRPr="00F23306">
        <w:t xml:space="preserve">Support sustainment planning, including reinforcement and recognition strategies, </w:t>
      </w:r>
      <w:proofErr w:type="gramStart"/>
      <w:r w:rsidRPr="00F23306">
        <w:t>change</w:t>
      </w:r>
      <w:proofErr w:type="gramEnd"/>
      <w:r w:rsidRPr="00F23306">
        <w:t xml:space="preserve"> agent networks and peer champions, and continuous communication and engagement to maintain momentum and institutionalize new practices.</w:t>
      </w:r>
    </w:p>
    <w:p w14:paraId="2E4F098F" w14:textId="13CBD167" w:rsidR="009C2800" w:rsidRPr="009C2800" w:rsidRDefault="009C2800" w:rsidP="009C2800">
      <w:pPr>
        <w:ind w:left="360"/>
        <w:rPr>
          <w:b/>
          <w:bCs/>
        </w:rPr>
      </w:pPr>
      <w:r w:rsidRPr="009C2800">
        <w:rPr>
          <w:b/>
          <w:bCs/>
        </w:rPr>
        <w:t>Deliverable:</w:t>
      </w:r>
    </w:p>
    <w:p w14:paraId="1543304E" w14:textId="6C3962A3" w:rsidR="009C2800" w:rsidRPr="00F23306" w:rsidRDefault="009C2800" w:rsidP="00CC5BEE">
      <w:pPr>
        <w:pStyle w:val="ListParagraph"/>
        <w:numPr>
          <w:ilvl w:val="0"/>
          <w:numId w:val="45"/>
        </w:numPr>
      </w:pPr>
      <w:r w:rsidRPr="00EC331A">
        <w:t>Change Management Strategy &amp; Communications Plan</w:t>
      </w:r>
    </w:p>
    <w:p w14:paraId="7FC6BFA1" w14:textId="17687156" w:rsidR="00F23306" w:rsidRPr="00F23306" w:rsidRDefault="00FC44C2" w:rsidP="00100BF7">
      <w:pPr>
        <w:pStyle w:val="Heading2"/>
      </w:pPr>
      <w:bookmarkStart w:id="60" w:name="_Toc223329911"/>
      <w:r>
        <w:t>CONTINUOUS IMPROVEMENT AND PERFORMANCE MONITORING</w:t>
      </w:r>
      <w:bookmarkEnd w:id="60"/>
      <w:r>
        <w:t xml:space="preserve"> </w:t>
      </w:r>
    </w:p>
    <w:p w14:paraId="67939427" w14:textId="322F7E5D" w:rsidR="00025FBD" w:rsidRPr="00EC331A" w:rsidRDefault="00025FBD" w:rsidP="00623E37">
      <w:pPr>
        <w:rPr>
          <w:b/>
          <w:bCs/>
        </w:rPr>
      </w:pPr>
      <w:r w:rsidRPr="1FB1B560">
        <w:t xml:space="preserve">The </w:t>
      </w:r>
      <w:r w:rsidR="00C9616D">
        <w:t>Co</w:t>
      </w:r>
      <w:r w:rsidRPr="1FB1B560">
        <w:t xml:space="preserve">ntractor shall support the establishment of a performance-driven culture through continuous improvement and data-informed decision-making. Specifically, the </w:t>
      </w:r>
      <w:r w:rsidR="00986093">
        <w:t>C</w:t>
      </w:r>
      <w:r w:rsidRPr="1FB1B560">
        <w:t>ontractor shall:</w:t>
      </w:r>
    </w:p>
    <w:p w14:paraId="23A79388" w14:textId="1DB43757" w:rsidR="00025FBD" w:rsidRPr="00623E37" w:rsidRDefault="00025FBD" w:rsidP="00CC5BEE">
      <w:pPr>
        <w:pStyle w:val="ListParagraph"/>
        <w:numPr>
          <w:ilvl w:val="0"/>
          <w:numId w:val="43"/>
        </w:numPr>
      </w:pPr>
      <w:r w:rsidRPr="00623E37">
        <w:rPr>
          <w:rFonts w:eastAsiaTheme="minorHAnsi"/>
        </w:rPr>
        <w:t>Establish a robust measurement and analytics framework to monitor and report KPIs, including but not limited to first-contact resolution, transfer rates, speed to answer, call abandonment rates, channel utilization and efficiency, and customer satisfaction across all contact center channels.</w:t>
      </w:r>
      <w:r w:rsidR="00FF13AB">
        <w:rPr>
          <w:rFonts w:eastAsiaTheme="minorHAnsi"/>
        </w:rPr>
        <w:t xml:space="preserve"> Deliver this information in the </w:t>
      </w:r>
      <w:r w:rsidR="00900238" w:rsidRPr="6C5386F1">
        <w:t>Continuous Improvement &amp; Performance Framework</w:t>
      </w:r>
      <w:r w:rsidR="00900238">
        <w:t xml:space="preserve"> Report.</w:t>
      </w:r>
    </w:p>
    <w:p w14:paraId="6ED38971" w14:textId="77777777" w:rsidR="00025FBD" w:rsidRPr="00623E37" w:rsidRDefault="00025FBD" w:rsidP="00CC5BEE">
      <w:pPr>
        <w:pStyle w:val="ListParagraph"/>
        <w:numPr>
          <w:ilvl w:val="0"/>
          <w:numId w:val="43"/>
        </w:numPr>
      </w:pPr>
      <w:r w:rsidRPr="00623E37">
        <w:rPr>
          <w:rFonts w:eastAsiaTheme="minorHAnsi"/>
        </w:rPr>
        <w:t>Provide ongoing performance analysis and actionable recommendations to identify service variation and performance gaps, recommend corrective actions and best practices, enhance consistency, and elevate the overall Veteran and stakeholder experience.</w:t>
      </w:r>
    </w:p>
    <w:p w14:paraId="444CA75E" w14:textId="77777777" w:rsidR="00025FBD" w:rsidRPr="00623E37" w:rsidRDefault="00025FBD" w:rsidP="00CC5BEE">
      <w:pPr>
        <w:pStyle w:val="ListParagraph"/>
        <w:numPr>
          <w:ilvl w:val="0"/>
          <w:numId w:val="43"/>
        </w:numPr>
      </w:pPr>
      <w:r w:rsidRPr="00623E37">
        <w:rPr>
          <w:rFonts w:eastAsiaTheme="minorHAnsi"/>
        </w:rPr>
        <w:t>Facilitate continuous improvement workshops, leveraging Lean, Agile, and human-centered design practices to identify and implement operational enhancements.</w:t>
      </w:r>
    </w:p>
    <w:p w14:paraId="16449E00" w14:textId="77777777" w:rsidR="00623E37" w:rsidRPr="00623E37" w:rsidRDefault="00025FBD" w:rsidP="00CC5BEE">
      <w:pPr>
        <w:pStyle w:val="ListParagraph"/>
        <w:numPr>
          <w:ilvl w:val="0"/>
          <w:numId w:val="43"/>
        </w:numPr>
      </w:pPr>
      <w:r w:rsidRPr="00623E37">
        <w:rPr>
          <w:rFonts w:eastAsiaTheme="minorHAnsi"/>
        </w:rPr>
        <w:t>Ensure all performance monitoring and data practices comply with applicable federal laws and regulations, including the Privacy Act, Paperwork Reduction Act, and VA data governance and reporting standards.</w:t>
      </w:r>
    </w:p>
    <w:p w14:paraId="070D4E37" w14:textId="68A17CFB" w:rsidR="000135D1" w:rsidRPr="006723AA" w:rsidRDefault="00025FBD" w:rsidP="00CC5BEE">
      <w:pPr>
        <w:pStyle w:val="ListParagraph"/>
        <w:numPr>
          <w:ilvl w:val="0"/>
          <w:numId w:val="43"/>
        </w:numPr>
      </w:pPr>
      <w:r w:rsidRPr="00623E37">
        <w:rPr>
          <w:rFonts w:eastAsiaTheme="minorHAnsi"/>
        </w:rPr>
        <w:t>Support knowledge transfer and sustainment, enabling VA teams to independently monitor, evaluate, and improve performance over time.</w:t>
      </w:r>
    </w:p>
    <w:p w14:paraId="41B824CC" w14:textId="77777777" w:rsidR="006723AA" w:rsidRDefault="006723AA" w:rsidP="006723AA">
      <w:pPr>
        <w:ind w:left="360"/>
        <w:rPr>
          <w:rStyle w:val="Emphasis"/>
          <w:rFonts w:cs="Arial"/>
          <w:b w:val="0"/>
          <w:i w:val="0"/>
          <w:iCs w:val="0"/>
          <w:color w:val="auto"/>
        </w:rPr>
      </w:pPr>
    </w:p>
    <w:p w14:paraId="23BF2294" w14:textId="419D1194" w:rsidR="006723AA" w:rsidRPr="001A3368" w:rsidRDefault="006723AA" w:rsidP="006723AA">
      <w:pPr>
        <w:ind w:left="360"/>
        <w:rPr>
          <w:rStyle w:val="Emphasis"/>
          <w:rFonts w:cs="Arial"/>
          <w:bCs/>
          <w:i w:val="0"/>
          <w:iCs w:val="0"/>
          <w:color w:val="auto"/>
        </w:rPr>
      </w:pPr>
      <w:r w:rsidRPr="001A3368">
        <w:rPr>
          <w:rStyle w:val="Emphasis"/>
          <w:rFonts w:cs="Arial"/>
          <w:bCs/>
          <w:i w:val="0"/>
          <w:iCs w:val="0"/>
          <w:color w:val="auto"/>
        </w:rPr>
        <w:t xml:space="preserve">Deliverable: </w:t>
      </w:r>
    </w:p>
    <w:p w14:paraId="50E802A4" w14:textId="3790D471" w:rsidR="006723AA" w:rsidRPr="006723AA" w:rsidRDefault="006723AA" w:rsidP="00CC5BEE">
      <w:pPr>
        <w:pStyle w:val="ListParagraph"/>
        <w:numPr>
          <w:ilvl w:val="0"/>
          <w:numId w:val="47"/>
        </w:numPr>
        <w:rPr>
          <w:rStyle w:val="Emphasis"/>
          <w:rFonts w:cs="Arial"/>
          <w:b w:val="0"/>
          <w:i w:val="0"/>
          <w:iCs w:val="0"/>
          <w:color w:val="auto"/>
        </w:rPr>
      </w:pPr>
      <w:r w:rsidRPr="6C5386F1">
        <w:t>Continuous Improvement &amp; Performance Framework</w:t>
      </w:r>
    </w:p>
    <w:p w14:paraId="0DD1A091" w14:textId="77777777" w:rsidR="008A293B" w:rsidRPr="008A293B" w:rsidRDefault="00E47F5F" w:rsidP="008A293B">
      <w:pPr>
        <w:pStyle w:val="Heading1"/>
      </w:pPr>
      <w:bookmarkStart w:id="61" w:name="_Toc223329912"/>
      <w:r w:rsidRPr="00D13E0C">
        <w:t>GENERAL REQUIREMENTS</w:t>
      </w:r>
      <w:bookmarkEnd w:id="61"/>
    </w:p>
    <w:p w14:paraId="0DD1A092" w14:textId="77777777" w:rsidR="00A751F1" w:rsidRDefault="000E225E" w:rsidP="0075504C">
      <w:pPr>
        <w:pStyle w:val="Heading2"/>
      </w:pPr>
      <w:bookmarkStart w:id="62" w:name="_Ref259621963"/>
      <w:bookmarkStart w:id="63" w:name="_Ref259622424"/>
      <w:bookmarkStart w:id="64" w:name="_Ref259622437"/>
      <w:bookmarkStart w:id="65" w:name="_Ref259622455"/>
      <w:bookmarkStart w:id="66" w:name="_Ref259622468"/>
      <w:bookmarkStart w:id="67" w:name="_Toc223329913"/>
      <w:bookmarkStart w:id="68" w:name="_Ref252786053"/>
      <w:bookmarkStart w:id="69" w:name="_Toc251331977"/>
      <w:r w:rsidRPr="00D13E0C">
        <w:t>ENTERPRISE AND IT FRAMEWORK</w:t>
      </w:r>
      <w:bookmarkEnd w:id="62"/>
      <w:bookmarkEnd w:id="63"/>
      <w:bookmarkEnd w:id="64"/>
      <w:bookmarkEnd w:id="65"/>
      <w:bookmarkEnd w:id="66"/>
      <w:bookmarkEnd w:id="67"/>
    </w:p>
    <w:p w14:paraId="68B8643A" w14:textId="4E9228E8" w:rsidR="00320077" w:rsidRPr="00533E63" w:rsidRDefault="00320077" w:rsidP="00EE56BE">
      <w:pPr>
        <w:pStyle w:val="Heading3"/>
      </w:pPr>
      <w:bookmarkStart w:id="70" w:name="_Toc223329914"/>
      <w:r w:rsidRPr="002224F3">
        <w:t>VA T</w:t>
      </w:r>
      <w:r w:rsidRPr="00533E63">
        <w:t>ECHNICAL REFERENCE MODEL</w:t>
      </w:r>
      <w:bookmarkEnd w:id="70"/>
    </w:p>
    <w:p w14:paraId="48BB7711" w14:textId="60FF09A3" w:rsidR="000B0C10" w:rsidRDefault="00D73EC9" w:rsidP="00524710">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0CE3260C" w14:textId="77777777" w:rsidR="00A148B5" w:rsidRDefault="00A148B5" w:rsidP="00524710">
      <w:pPr>
        <w:keepNext/>
        <w:rPr>
          <w:rFonts w:cs="Arial"/>
          <w:bCs/>
          <w:kern w:val="32"/>
          <w:szCs w:val="26"/>
        </w:rPr>
      </w:pPr>
    </w:p>
    <w:p w14:paraId="0B98E6D4" w14:textId="5ED0BDB1" w:rsidR="004F32A0" w:rsidRPr="00577CA1" w:rsidRDefault="00577CA1" w:rsidP="00577CA1">
      <w:pPr>
        <w:pStyle w:val="Heading3"/>
      </w:pPr>
      <w:bookmarkStart w:id="71" w:name="_Toc223329915"/>
      <w:bookmarkStart w:id="72" w:name="_Hlk190070393"/>
      <w:r w:rsidRPr="00577CA1">
        <w:t>ZERO TRUST – VA CRITICAL SECURITY CONTROLS</w:t>
      </w:r>
      <w:bookmarkEnd w:id="71"/>
    </w:p>
    <w:p w14:paraId="5C8D2F45" w14:textId="52088297" w:rsidR="004F32A0" w:rsidRDefault="00DD2A8B" w:rsidP="004F32A0">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2"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4F32A0">
        <w:t>.</w:t>
      </w:r>
    </w:p>
    <w:bookmarkEnd w:id="72"/>
    <w:p w14:paraId="4C5BBD41" w14:textId="77777777" w:rsidR="004F32A0" w:rsidRPr="00DD2A8B" w:rsidRDefault="004F32A0" w:rsidP="00DD2A8B"/>
    <w:p w14:paraId="485338DC" w14:textId="05AE01CF" w:rsidR="00320077" w:rsidRDefault="00320077" w:rsidP="00760CA0">
      <w:pPr>
        <w:pStyle w:val="Heading3"/>
      </w:pPr>
      <w:bookmarkStart w:id="73" w:name="_Toc223329916"/>
      <w:r w:rsidRPr="00320077">
        <w:t>FEDERAL IDENTITY, CREDENTIAL, AND ACCESS MANAGEMENT</w:t>
      </w:r>
      <w:r>
        <w:t xml:space="preserve"> (</w:t>
      </w:r>
      <w:r w:rsidRPr="00320077">
        <w:t>FICAM</w:t>
      </w:r>
      <w:r>
        <w:t>)</w:t>
      </w:r>
      <w:bookmarkEnd w:id="73"/>
      <w:r w:rsidRPr="00320077">
        <w:t xml:space="preserve"> </w:t>
      </w:r>
    </w:p>
    <w:p w14:paraId="1EF511FA" w14:textId="408A17EA" w:rsidR="004543FA" w:rsidRPr="00760CA0" w:rsidRDefault="004543FA" w:rsidP="004543FA">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74" w:name="_Hlk526254749"/>
      <w:r w:rsidR="008634A1" w:rsidRPr="008634A1">
        <w:fldChar w:fldCharType="begin"/>
      </w:r>
      <w:r w:rsidR="00855647">
        <w:instrText>HYPERLINK "https://www.ea.oit.va.gov/" \o "Link to VA Enterprise Architecture"</w:instrText>
      </w:r>
      <w:r w:rsidR="008634A1" w:rsidRPr="008634A1">
        <w:fldChar w:fldCharType="separate"/>
      </w:r>
      <w:r w:rsidR="00855647">
        <w:rPr>
          <w:color w:val="0000FF"/>
          <w:u w:val="single"/>
        </w:rPr>
        <w:t>VA Enterprise Architecture (EA)</w:t>
      </w:r>
      <w:r w:rsidR="008634A1" w:rsidRPr="008634A1">
        <w:fldChar w:fldCharType="end"/>
      </w:r>
      <w:bookmarkEnd w:id="74"/>
      <w:r>
        <w:t>, and VA Identity and Access Management (IAM) approved</w:t>
      </w:r>
      <w:r w:rsidR="008634A1">
        <w:t xml:space="preserve"> </w:t>
      </w:r>
      <w:hyperlink r:id="rId33" w:tooltip="Link to Enterprise Technology Guidelines (formerly Enterprise Design Patterns)" w:history="1">
        <w:r w:rsidR="00955935">
          <w:rPr>
            <w:color w:val="0000FF"/>
            <w:u w:val="single"/>
          </w:rPr>
          <w:t>Enterprise Technology Guidelines (ETG)</w:t>
        </w:r>
      </w:hyperlink>
      <w:r w:rsidR="00955935">
        <w:rPr>
          <w:color w:val="0000FF"/>
          <w:u w:val="single"/>
        </w:rPr>
        <w:t>.</w:t>
      </w:r>
      <w:r w:rsidR="008634A1">
        <w:t xml:space="preserve"> </w:t>
      </w:r>
      <w:r>
        <w:t xml:space="preserve"> </w:t>
      </w:r>
      <w:r w:rsidRPr="00760CA0">
        <w:t xml:space="preserve">The Contractor shall ensure all Contractor delivered applications and systems comply with the VA Identity, Credential, and Access Management policies and guidelines </w:t>
      </w:r>
      <w:bookmarkStart w:id="75" w:name="_Hlk72417056"/>
      <w:r w:rsidRPr="00760CA0">
        <w:t xml:space="preserve">set forth in </w:t>
      </w:r>
      <w:r w:rsidR="00F07FCB">
        <w:t xml:space="preserve">Executive Order 14028, </w:t>
      </w:r>
      <w:r w:rsidRPr="00760CA0">
        <w:t>VA Handbook 6510</w:t>
      </w:r>
      <w:r w:rsidR="008715E3">
        <w:t xml:space="preserve"> VA Identity and Access Management, VA Handbook 0735 Homeland Security Presidential Directive 12 (HSPD-12) Program, </w:t>
      </w:r>
      <w:r w:rsidR="00F07FCB">
        <w:t xml:space="preserve">CISA Binding Operational Directive 23-01, </w:t>
      </w:r>
      <w:r w:rsidRPr="00760CA0">
        <w:t>and align with the Federal Identity, Credential, and Access Management Roadmap and Implementation Guidance v2.0.</w:t>
      </w:r>
      <w:bookmarkEnd w:id="75"/>
    </w:p>
    <w:p w14:paraId="3ABF5533" w14:textId="77777777" w:rsidR="004543FA" w:rsidRPr="00DE58E3" w:rsidRDefault="004543FA" w:rsidP="004543FA">
      <w:pPr>
        <w:pStyle w:val="NoSpacing"/>
      </w:pPr>
    </w:p>
    <w:p w14:paraId="593453E7" w14:textId="0826FDEB" w:rsidR="004543FA" w:rsidRDefault="004543FA" w:rsidP="004543FA">
      <w:pPr>
        <w:pStyle w:val="NoSpacing"/>
      </w:pPr>
      <w: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w:t>
      </w:r>
      <w:r w:rsidR="00EB0027">
        <w:t>assertion-based</w:t>
      </w:r>
      <w:r>
        <w:t xml:space="preserve"> authentication, and/or </w:t>
      </w:r>
      <w:r w:rsidR="00EB0027">
        <w:t>trust-based</w:t>
      </w:r>
      <w:r>
        <w:t xml:space="preserve">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47839E9B" w14:textId="77777777" w:rsidR="004543FA" w:rsidRDefault="004543FA" w:rsidP="004543FA">
      <w:pPr>
        <w:pStyle w:val="NoSpacing"/>
      </w:pPr>
    </w:p>
    <w:p w14:paraId="1F688A69" w14:textId="503A35B0" w:rsidR="004543FA" w:rsidRPr="00760CA0" w:rsidRDefault="004543FA" w:rsidP="00F07FCB">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Office of </w:t>
      </w:r>
      <w:bookmarkStart w:id="76" w:name="_Hlk72417086"/>
      <w:r w:rsidRPr="00760CA0">
        <w:t>Management and Budget (OMB)</w:t>
      </w:r>
      <w:r>
        <w:t xml:space="preserve"> Memoranda </w:t>
      </w:r>
      <w:r w:rsidR="008121BE">
        <w:t xml:space="preserve"> </w:t>
      </w:r>
      <w:hyperlink r:id="rId34" w:tooltip="Link to OMB Memorandum M-05-24" w:history="1">
        <w:r w:rsidR="008121BE">
          <w:rPr>
            <w:rStyle w:val="Hyperlink"/>
          </w:rPr>
          <w:t>M-05-24</w:t>
        </w:r>
      </w:hyperlink>
      <w:r>
        <w:t>,</w:t>
      </w:r>
      <w:r w:rsidR="006F7417">
        <w:t xml:space="preserve"> </w:t>
      </w:r>
      <w:hyperlink r:id="rId35" w:tooltip="Link to OMB Memorandum M-19-17" w:history="1">
        <w:r w:rsidR="008121BE">
          <w:rPr>
            <w:rStyle w:val="Hyperlink"/>
          </w:rPr>
          <w:t>M-19-17</w:t>
        </w:r>
      </w:hyperlink>
      <w:r w:rsidR="006F7417">
        <w:t>,</w:t>
      </w:r>
      <w:r w:rsidR="008121BE" w:rsidRPr="008121BE">
        <w:t xml:space="preserve"> </w:t>
      </w:r>
      <w:hyperlink r:id="rId36" w:tooltip="Link to OMB Memorandum M-22-09" w:history="1">
        <w:r w:rsidR="006F7417">
          <w:rPr>
            <w:rStyle w:val="Hyperlink"/>
          </w:rPr>
          <w:t>M-22-09</w:t>
        </w:r>
      </w:hyperlink>
      <w:r w:rsidR="006F7417">
        <w:t xml:space="preserve">, </w:t>
      </w:r>
      <w:r>
        <w:t>and NIST Federal Information Processing Standard (FIPS) 201-</w:t>
      </w:r>
      <w:r w:rsidR="00F952CA">
        <w:t>3</w:t>
      </w:r>
      <w:r>
        <w:t>.</w:t>
      </w:r>
      <w:r w:rsidR="006F7417">
        <w:t xml:space="preserve"> </w:t>
      </w:r>
      <w:r>
        <w:t xml:space="preserve"> </w:t>
      </w:r>
      <w:r w:rsidRPr="00760CA0">
        <w:t xml:space="preserve">Contractor delivered applications and systems shall be on </w:t>
      </w:r>
      <w:r w:rsidR="00C3073C">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76"/>
    </w:p>
    <w:p w14:paraId="0892996B" w14:textId="77777777" w:rsidR="004543FA" w:rsidRPr="00DE58E3" w:rsidRDefault="004543FA" w:rsidP="004543FA">
      <w:pPr>
        <w:pStyle w:val="NoSpacing"/>
      </w:pPr>
    </w:p>
    <w:p w14:paraId="7B1444FB" w14:textId="77777777" w:rsidR="004543FA" w:rsidRPr="00760CA0" w:rsidRDefault="004543FA" w:rsidP="00200A3C">
      <w:pPr>
        <w:pStyle w:val="NoSpacing"/>
        <w:spacing w:after="240"/>
      </w:pPr>
      <w:r w:rsidRPr="00760CA0">
        <w:t>The Contractor shall ensure all Contractor delivered applications and systems support:</w:t>
      </w:r>
    </w:p>
    <w:p w14:paraId="53A74A57" w14:textId="6144FB88" w:rsidR="004543FA" w:rsidRPr="00760CA0" w:rsidRDefault="004543FA" w:rsidP="00CC5BEE">
      <w:pPr>
        <w:pStyle w:val="NoSpacing"/>
        <w:numPr>
          <w:ilvl w:val="0"/>
          <w:numId w:val="22"/>
        </w:numPr>
      </w:pPr>
      <w:r w:rsidRPr="00760CA0">
        <w:t>Automated provisioning and are able to use enterprise provisioning service</w:t>
      </w:r>
      <w:r w:rsidR="00C3073C">
        <w:t>.</w:t>
      </w:r>
    </w:p>
    <w:p w14:paraId="53DBE0DE" w14:textId="55ED570C" w:rsidR="004543FA" w:rsidRPr="00760CA0" w:rsidRDefault="004543FA" w:rsidP="00CC5BEE">
      <w:pPr>
        <w:pStyle w:val="NoSpacing"/>
        <w:numPr>
          <w:ilvl w:val="0"/>
          <w:numId w:val="22"/>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CC5BEE">
      <w:pPr>
        <w:pStyle w:val="NoSpacing"/>
        <w:numPr>
          <w:ilvl w:val="0"/>
          <w:numId w:val="22"/>
        </w:numPr>
      </w:pPr>
      <w:r w:rsidRPr="00760CA0">
        <w:t>The VA defined unique identity (Secure Identifier [SEC ID] / Integrated Control Number [ICN]).</w:t>
      </w:r>
    </w:p>
    <w:p w14:paraId="20E1215E" w14:textId="77777777" w:rsidR="004543FA" w:rsidRPr="00760CA0" w:rsidRDefault="004543FA" w:rsidP="00CC5BEE">
      <w:pPr>
        <w:pStyle w:val="NoSpacing"/>
        <w:numPr>
          <w:ilvl w:val="0"/>
          <w:numId w:val="22"/>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CC5BEE">
      <w:pPr>
        <w:pStyle w:val="NoSpacing"/>
        <w:numPr>
          <w:ilvl w:val="0"/>
          <w:numId w:val="22"/>
        </w:numPr>
      </w:pPr>
      <w:r w:rsidRPr="00760CA0">
        <w:t xml:space="preserve">Identity </w:t>
      </w:r>
      <w:proofErr w:type="gramStart"/>
      <w:r w:rsidRPr="00760CA0">
        <w:t>proofing</w:t>
      </w:r>
      <w:proofErr w:type="gramEnd"/>
      <w:r w:rsidRPr="00760CA0">
        <w:t xml:space="preserve"> for each Identity Assurance Level (IAL) appropriate for the solution.</w:t>
      </w:r>
    </w:p>
    <w:p w14:paraId="146547D3" w14:textId="77777777" w:rsidR="004543FA" w:rsidRPr="00760CA0" w:rsidRDefault="004543FA" w:rsidP="00CC5BEE">
      <w:pPr>
        <w:pStyle w:val="NoSpacing"/>
        <w:numPr>
          <w:ilvl w:val="0"/>
          <w:numId w:val="22"/>
        </w:numPr>
      </w:pPr>
      <w:r w:rsidRPr="00760CA0">
        <w:t xml:space="preserve">Federation for each Federation Assurance Level (FAL) </w:t>
      </w:r>
      <w:proofErr w:type="gramStart"/>
      <w:r w:rsidRPr="00760CA0">
        <w:t>appropriate</w:t>
      </w:r>
      <w:proofErr w:type="gramEnd"/>
      <w:r w:rsidRPr="00760CA0">
        <w:t xml:space="preserve"> for the solution, if applicable.</w:t>
      </w:r>
    </w:p>
    <w:p w14:paraId="0C811F61" w14:textId="5D7105F8" w:rsidR="004543FA" w:rsidRPr="00760CA0" w:rsidRDefault="004543FA" w:rsidP="00CC5BEE">
      <w:pPr>
        <w:pStyle w:val="NoSpacing"/>
        <w:numPr>
          <w:ilvl w:val="0"/>
          <w:numId w:val="22"/>
        </w:numPr>
      </w:pPr>
      <w:r w:rsidRPr="00760CA0">
        <w:t xml:space="preserve">Two-factor authentication (2FA) through an applicable </w:t>
      </w:r>
      <w:r w:rsidR="00975654">
        <w:t>Technology Guideline a</w:t>
      </w:r>
      <w:r w:rsidRPr="00760CA0">
        <w:t xml:space="preserve">s outlined in VA </w:t>
      </w:r>
      <w:r w:rsidR="000C1E45">
        <w:t>ETG</w:t>
      </w:r>
      <w:r w:rsidRPr="002C2284">
        <w:t>.</w:t>
      </w:r>
    </w:p>
    <w:p w14:paraId="509D88C8" w14:textId="0D315309" w:rsidR="004543FA" w:rsidRPr="00760CA0" w:rsidRDefault="004543FA" w:rsidP="00CC5BEE">
      <w:pPr>
        <w:pStyle w:val="NoSpacing"/>
        <w:numPr>
          <w:ilvl w:val="0"/>
          <w:numId w:val="22"/>
        </w:numPr>
      </w:pPr>
      <w:r>
        <w:t xml:space="preserve">A </w:t>
      </w:r>
      <w:r w:rsidRPr="008249E8">
        <w:t>Security Assertion Markup Language</w:t>
      </w:r>
      <w:r>
        <w:t xml:space="preserve"> (SAML) implementation if the solution relies on assertion</w:t>
      </w:r>
      <w:r w:rsidR="00426D84">
        <w:t>-</w:t>
      </w:r>
      <w:r>
        <w:t>based authentication. Additional assertion implementations, besides the required SAML assertion, may be provided as long as they are compliant with NIST SP 800-63-3 guidelines.</w:t>
      </w:r>
    </w:p>
    <w:p w14:paraId="46953181" w14:textId="38578806" w:rsidR="004543FA" w:rsidRPr="00760CA0" w:rsidRDefault="004543FA" w:rsidP="00CC5BEE">
      <w:pPr>
        <w:pStyle w:val="NoSpacing"/>
        <w:numPr>
          <w:ilvl w:val="0"/>
          <w:numId w:val="22"/>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CC5BEE">
      <w:pPr>
        <w:pStyle w:val="NoSpacing"/>
        <w:numPr>
          <w:ilvl w:val="0"/>
          <w:numId w:val="22"/>
        </w:numPr>
      </w:pPr>
      <w:r w:rsidRPr="00760CA0">
        <w:t>Role Based Access Control.</w:t>
      </w:r>
    </w:p>
    <w:p w14:paraId="5BEE9AB5" w14:textId="77777777" w:rsidR="004543FA" w:rsidRPr="00760CA0" w:rsidRDefault="004543FA" w:rsidP="00CC5BEE">
      <w:pPr>
        <w:pStyle w:val="NoSpacing"/>
        <w:numPr>
          <w:ilvl w:val="0"/>
          <w:numId w:val="22"/>
        </w:numPr>
      </w:pPr>
      <w:r w:rsidRPr="00760CA0">
        <w:t>Auditing and reporting capabilities.</w:t>
      </w:r>
    </w:p>
    <w:p w14:paraId="6BB1FFBF" w14:textId="29586CF9" w:rsidR="004543FA" w:rsidRPr="00DE58E3" w:rsidRDefault="004543FA" w:rsidP="00CC5BEE">
      <w:pPr>
        <w:pStyle w:val="NoSpacing"/>
        <w:numPr>
          <w:ilvl w:val="0"/>
          <w:numId w:val="22"/>
        </w:numPr>
      </w:pPr>
      <w:r>
        <w:t xml:space="preserve">Compliance with </w:t>
      </w:r>
      <w:r w:rsidR="00E54EBC" w:rsidRPr="00E54EBC">
        <w:t xml:space="preserve">VIEWS 00155984, PIV Logical Access Policy Clarification </w:t>
      </w:r>
      <w:hyperlink r:id="rId37" w:tooltip="Link to VIEWS 00155984 PIV Logical Access Policy Clarification Memorandum" w:history="1">
        <w:r w:rsidR="00E54EBC" w:rsidRPr="00C83BC3">
          <w:rPr>
            <w:rStyle w:val="Hyperlink"/>
          </w:rPr>
          <w:t>https://www.voa.va.gov/DocumentView.aspx?DocumentID=4896</w:t>
        </w:r>
      </w:hyperlink>
      <w:r w:rsidR="00E54EBC">
        <w:t>.</w:t>
      </w:r>
    </w:p>
    <w:p w14:paraId="5DDB03E1" w14:textId="77777777" w:rsidR="004543FA" w:rsidRPr="00DE58E3" w:rsidRDefault="004543FA" w:rsidP="004543FA">
      <w:pPr>
        <w:pStyle w:val="NoSpacing"/>
      </w:pPr>
    </w:p>
    <w:p w14:paraId="3630BBFC" w14:textId="77777777" w:rsidR="004543FA" w:rsidRPr="00760CA0" w:rsidRDefault="004543FA" w:rsidP="004543FA">
      <w:pPr>
        <w:pStyle w:val="NoSpacing"/>
      </w:pPr>
      <w:r w:rsidRPr="00DE58E3">
        <w:t>The required Assurance Levels</w:t>
      </w:r>
      <w:r w:rsidRPr="00760CA0">
        <w:t xml:space="preserve"> for this specific effort are Identity Assurance Level 3, Authenticator Assurance Level 3, and Federation Assurance Level 3.</w:t>
      </w:r>
    </w:p>
    <w:p w14:paraId="72195E1B" w14:textId="77777777" w:rsidR="003802F1" w:rsidRDefault="003802F1" w:rsidP="007774CD">
      <w:pPr>
        <w:pStyle w:val="NoSpacing"/>
      </w:pPr>
    </w:p>
    <w:p w14:paraId="3AA38E7B" w14:textId="16DF26DD" w:rsidR="009603E8" w:rsidRDefault="00320077" w:rsidP="00EE56BE">
      <w:pPr>
        <w:pStyle w:val="Heading3"/>
      </w:pPr>
      <w:bookmarkStart w:id="77" w:name="_Toc223329917"/>
      <w:r>
        <w:t xml:space="preserve">INTERNET </w:t>
      </w:r>
      <w:r w:rsidRPr="001E0BB7">
        <w:t>PROTOCOL VERSION 6 (IP</w:t>
      </w:r>
      <w:r w:rsidR="0081617F" w:rsidRPr="001E0BB7">
        <w:t>v</w:t>
      </w:r>
      <w:r w:rsidRPr="001E0BB7">
        <w:t>6)</w:t>
      </w:r>
      <w:bookmarkEnd w:id="77"/>
    </w:p>
    <w:p w14:paraId="6FC0878D" w14:textId="1D9FE4AA" w:rsidR="0081617F" w:rsidRPr="00854FCA" w:rsidRDefault="0081617F" w:rsidP="00EE56BE">
      <w:bookmarkStart w:id="78" w:name="_Hlk182829636"/>
      <w:r w:rsidRPr="00C0653B">
        <w:t>The Contractor solution shall support IPv6-Only based upon the memo issued by the Office of Management and Budget (OMB) on November 19, 2020 (</w:t>
      </w:r>
      <w:hyperlink r:id="rId38"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39" w:tooltip="Link to USGv6 Program Revision 1" w:history="1">
        <w:r w:rsidR="000B04F4">
          <w:rPr>
            <w:rStyle w:val="Hyperlink"/>
          </w:rPr>
          <w:t>https://www.nist.gov/programs-projects/usgv6-program/usgv6-revision-1</w:t>
        </w:r>
      </w:hyperlink>
      <w:r w:rsidRPr="00C0653B">
        <w:t>), NIST Special Publication (SP) 500-267B Revision 1 “USGv6 Profile” (</w:t>
      </w:r>
      <w:hyperlink r:id="rId40"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41"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14:paraId="06CB6DA3" w14:textId="5720FB3A" w:rsidR="00320077" w:rsidRDefault="00320077" w:rsidP="00320077">
      <w:pPr>
        <w:pStyle w:val="Heading3"/>
      </w:pPr>
      <w:bookmarkStart w:id="79" w:name="_Toc223329918"/>
      <w:bookmarkEnd w:id="78"/>
      <w:r>
        <w:t>TRUSTED INTERNET CONNECTION (TIC)</w:t>
      </w:r>
      <w:bookmarkEnd w:id="79"/>
    </w:p>
    <w:p w14:paraId="0E2CF7EE" w14:textId="1234C6B4" w:rsidR="00F86E2D" w:rsidRPr="003065CD" w:rsidRDefault="00F86E2D" w:rsidP="00D26DA6">
      <w:bookmarkStart w:id="80" w:name="_Hlk72417216"/>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42"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3"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80"/>
    </w:p>
    <w:p w14:paraId="4E206B09" w14:textId="77777777" w:rsidR="005931CC" w:rsidRDefault="005931CC" w:rsidP="005A1B57">
      <w:pPr>
        <w:pStyle w:val="NoSpacing"/>
        <w:rPr>
          <w:rFonts w:cs="Arial"/>
        </w:rPr>
      </w:pPr>
    </w:p>
    <w:p w14:paraId="125EBC4D" w14:textId="2871C703" w:rsidR="00320077" w:rsidRPr="00854FCA" w:rsidRDefault="00854FCA" w:rsidP="00EE56BE">
      <w:pPr>
        <w:pStyle w:val="Heading3"/>
      </w:pPr>
      <w:bookmarkStart w:id="81" w:name="_Toc223329919"/>
      <w:bookmarkStart w:id="82" w:name="_Hlk55209184"/>
      <w:r>
        <w:t>STANDARD COMPUTER CONFIGURATION</w:t>
      </w:r>
      <w:bookmarkEnd w:id="81"/>
    </w:p>
    <w:p w14:paraId="25C6EB2D" w14:textId="6E44AD29" w:rsidR="004726D4" w:rsidRPr="005B6C62" w:rsidRDefault="004726D4" w:rsidP="001F5235">
      <w:pPr>
        <w:pStyle w:val="NoSpacing"/>
      </w:pPr>
      <w:bookmarkStart w:id="83" w:name="_Hlk526254933"/>
      <w:r w:rsidRPr="005B6C62">
        <w:t xml:space="preserve">The Contractor IT end user solution that is developed for use on standard VA computers shall be compatible with and be supported on the standard VA operating system, </w:t>
      </w:r>
      <w:bookmarkStart w:id="84" w:name="_Hlk72417253"/>
      <w:bookmarkStart w:id="85" w:name="_Hlk72481993"/>
      <w:r w:rsidRPr="005B6C62">
        <w:t xml:space="preserve">Windows </w:t>
      </w:r>
      <w:r w:rsidR="00DB436E">
        <w:t>10</w:t>
      </w:r>
      <w:r w:rsidRPr="005B6C62">
        <w:t xml:space="preserve"> (64bit)</w:t>
      </w:r>
      <w:r w:rsidR="006F7417">
        <w:t xml:space="preserve"> and Windows 11</w:t>
      </w:r>
      <w:r w:rsidRPr="005B6C62">
        <w:t xml:space="preserve">, </w:t>
      </w:r>
      <w:r w:rsidR="00572731">
        <w:t xml:space="preserve">Edge (Chromium based), and </w:t>
      </w:r>
      <w:r w:rsidRPr="005B6C62">
        <w:t xml:space="preserve">365 </w:t>
      </w:r>
      <w:r w:rsidR="00572731">
        <w:t>Apps for enterprise</w:t>
      </w:r>
      <w:r w:rsidR="00DB436E">
        <w:t>.</w:t>
      </w:r>
      <w:bookmarkStart w:id="86" w:name="_Hlk182829683"/>
      <w:r w:rsidR="006F7417">
        <w:t xml:space="preserve"> </w:t>
      </w:r>
      <w:r w:rsidR="00D73EC9" w:rsidRPr="00D73EC9">
        <w:t xml:space="preserve"> </w:t>
      </w:r>
      <w:bookmarkEnd w:id="86"/>
      <w:r w:rsidRPr="005B6C62">
        <w:t xml:space="preserve">Applications delivered to VA and intended to be deployed to Windows </w:t>
      </w:r>
      <w:r w:rsidR="00DB436E">
        <w:t>10</w:t>
      </w:r>
      <w:r w:rsidR="006F7417">
        <w:t xml:space="preserve"> and or Windows 11</w:t>
      </w:r>
      <w:r w:rsidRPr="005B6C62">
        <w:t xml:space="preserve"> workstations shall be delivered as a signed .</w:t>
      </w:r>
      <w:proofErr w:type="spellStart"/>
      <w:r w:rsidRPr="005B6C62">
        <w:t>msi</w:t>
      </w:r>
      <w:proofErr w:type="spellEnd"/>
      <w:r w:rsidRPr="005B6C62">
        <w:t xml:space="preserve"> package with switches for silent and unattended installation and updates shall be delivered in signed .</w:t>
      </w:r>
      <w:proofErr w:type="spellStart"/>
      <w:r w:rsidRPr="005B6C62">
        <w:t>msp</w:t>
      </w:r>
      <w:proofErr w:type="spellEnd"/>
      <w:r w:rsidRPr="005B6C62">
        <w:t xml:space="preserve"> file formats for easy deployment using </w:t>
      </w:r>
      <w:r w:rsidR="00572731">
        <w:t xml:space="preserve">Microsoft Endpoint Configuration Manager (CM) </w:t>
      </w:r>
      <w:r w:rsidRPr="005B6C62">
        <w:t xml:space="preserve">VA’s current desktop application deployment tool.  </w:t>
      </w:r>
      <w:bookmarkEnd w:id="84"/>
      <w:bookmarkEnd w:id="85"/>
      <w:r w:rsidRPr="005B6C62">
        <w:t>Signing of the software code shall be through a vendor provided certificate that is trusted by VA using a code signing authority such as Verizon/</w:t>
      </w:r>
      <w:proofErr w:type="spellStart"/>
      <w:r w:rsidRPr="005B6C62">
        <w:t>Cybertrust</w:t>
      </w:r>
      <w:proofErr w:type="spellEnd"/>
      <w:r w:rsidRPr="005B6C62">
        <w:t xml:space="preserve">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82"/>
    <w:bookmarkEnd w:id="83"/>
    <w:p w14:paraId="64ABFA2D" w14:textId="77777777" w:rsidR="00DB422D" w:rsidRDefault="00DB422D" w:rsidP="005A1B57">
      <w:pPr>
        <w:pStyle w:val="NoSpacing"/>
        <w:rPr>
          <w:rFonts w:cs="Arial"/>
        </w:rPr>
      </w:pPr>
    </w:p>
    <w:p w14:paraId="631ACE6E" w14:textId="3DDAC066" w:rsidR="00854FCA" w:rsidRDefault="00854FCA" w:rsidP="00854FCA">
      <w:pPr>
        <w:pStyle w:val="Heading3"/>
      </w:pPr>
      <w:bookmarkStart w:id="87" w:name="_Toc223329920"/>
      <w:bookmarkStart w:id="88" w:name="_Hlk56417929"/>
      <w:r>
        <w:t>VETERAN FOCUSED INTEGRATION PROCESS (VIP)</w:t>
      </w:r>
      <w:r w:rsidR="00F201A2">
        <w:t xml:space="preserve"> AND PRODUCT LINE MANAGEMENT (PLM)</w:t>
      </w:r>
      <w:bookmarkEnd w:id="87"/>
    </w:p>
    <w:p w14:paraId="2ED3D31D" w14:textId="10262BCD" w:rsidR="00C2770D" w:rsidRDefault="00C2770D" w:rsidP="00C2770D">
      <w:pPr>
        <w:pStyle w:val="NoSpacing"/>
      </w:pPr>
      <w:bookmarkStart w:id="89" w:name="_Hlk182829734"/>
      <w:bookmarkStart w:id="90"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companion guide to </w:t>
      </w:r>
      <w:r w:rsidRPr="00C0653B">
        <w:t xml:space="preserve">the PLM </w:t>
      </w:r>
      <w:r w:rsidR="0081617F" w:rsidRPr="00C0653B">
        <w:t xml:space="preserve">Transformation </w:t>
      </w:r>
      <w:r w:rsidRPr="00C0653B">
        <w:t xml:space="preserve">Playbook and can be found at: </w:t>
      </w:r>
      <w:hyperlink r:id="rId44" w:tooltip="Link to VIP Guide through the VOA Site" w:history="1">
        <w:r w:rsidRPr="00C0653B">
          <w:rPr>
            <w:rStyle w:val="Hyperlink"/>
          </w:rPr>
          <w:t>https://www.voa.va.gov/DocumentView.aspx?DocumentID=4371</w:t>
        </w:r>
      </w:hyperlink>
      <w:r>
        <w:rPr>
          <w:rStyle w:val="Hyperlink"/>
        </w:rPr>
        <w:t xml:space="preserve"> </w:t>
      </w:r>
      <w:r w:rsidRPr="00780D2B">
        <w:t>and</w:t>
      </w:r>
      <w:r>
        <w:t xml:space="preserve"> the PLM </w:t>
      </w:r>
      <w:r w:rsidR="0081617F">
        <w:t xml:space="preserve">Transformation </w:t>
      </w:r>
      <w:r>
        <w:t xml:space="preserve">Playbook can be found at </w:t>
      </w:r>
      <w:hyperlink r:id="rId45" w:tooltip="Link to PLM Transformation Playbook" w:history="1">
        <w:r w:rsidRPr="00143D7E">
          <w:rPr>
            <w:rStyle w:val="Hyperlink"/>
            <w:rFonts w:cs="Arial"/>
          </w:rPr>
          <w:t>https://www.voa.va.gov/DocumentView.aspx?DocumentID=4946</w:t>
        </w:r>
      </w:hyperlink>
      <w:r>
        <w:t>.  VIP and PLM are the authoritative processes that IT projects must follow to ensure development and delivery of IT products.</w:t>
      </w:r>
    </w:p>
    <w:p w14:paraId="0F56CBAA" w14:textId="77777777" w:rsidR="00C2770D" w:rsidRDefault="00C2770D" w:rsidP="00C2770D">
      <w:pPr>
        <w:pStyle w:val="NoSpacing"/>
      </w:pPr>
    </w:p>
    <w:p w14:paraId="0FD00137" w14:textId="77777777" w:rsidR="00C2770D" w:rsidRDefault="00C2770D" w:rsidP="00C2770D">
      <w:pPr>
        <w:pStyle w:val="NoSpacing"/>
      </w:pPr>
      <w: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C2770D">
      <w:pPr>
        <w:pStyle w:val="NoSpacing"/>
      </w:pPr>
    </w:p>
    <w:p w14:paraId="4B45255E" w14:textId="31D01F2B" w:rsidR="00C2770D" w:rsidRDefault="00C2770D" w:rsidP="00C2770D">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w:t>
      </w:r>
      <w:proofErr w:type="gramStart"/>
      <w:r>
        <w:t>the Software</w:t>
      </w:r>
      <w:proofErr w:type="gramEnd"/>
      <w:r>
        <w:t xml:space="preserve"> Product Management, Infrastructure Operations and Product Engineering organizations within the OIT organization. </w:t>
      </w:r>
    </w:p>
    <w:p w14:paraId="36B7718C" w14:textId="77777777" w:rsidR="00C2770D" w:rsidRDefault="00C2770D" w:rsidP="00C2770D">
      <w:pPr>
        <w:pStyle w:val="NoSpacing"/>
      </w:pPr>
    </w:p>
    <w:p w14:paraId="2B7B812E" w14:textId="77777777" w:rsidR="00C2770D" w:rsidRDefault="00C2770D" w:rsidP="00C2770D">
      <w:pPr>
        <w:pStyle w:val="NoSpacing"/>
      </w:pPr>
      <w:r>
        <w:t>Others outside the referenced groups or organizations may use the VIP Guide and PLM Transformation Playbook for situational awareness as needed</w:t>
      </w:r>
      <w:bookmarkEnd w:id="89"/>
      <w:r>
        <w:t>.</w:t>
      </w:r>
    </w:p>
    <w:p w14:paraId="141F360D" w14:textId="77777777" w:rsidR="00C2770D" w:rsidRDefault="00C2770D" w:rsidP="00C2770D">
      <w:pPr>
        <w:pStyle w:val="NoSpacing"/>
      </w:pPr>
    </w:p>
    <w:p w14:paraId="2E3FB29E" w14:textId="20132773" w:rsidR="00854FCA" w:rsidRDefault="00854FCA" w:rsidP="00854FCA">
      <w:pPr>
        <w:pStyle w:val="Heading3"/>
      </w:pPr>
      <w:bookmarkStart w:id="91" w:name="_Toc223329921"/>
      <w:bookmarkStart w:id="92" w:name="_Hlk70664055"/>
      <w:bookmarkEnd w:id="88"/>
      <w:bookmarkEnd w:id="90"/>
      <w:r>
        <w:t>PROCESS ASSET LIBRARY (PAL)</w:t>
      </w:r>
      <w:bookmarkEnd w:id="91"/>
    </w:p>
    <w:p w14:paraId="0314E59F" w14:textId="27BC5FAB" w:rsidR="00EC02CD" w:rsidRPr="00EC02CD" w:rsidRDefault="00EC02CD" w:rsidP="00EC02CD">
      <w:pPr>
        <w:pStyle w:val="NoSpacing"/>
      </w:pPr>
      <w:bookmarkStart w:id="93" w:name="_Hlk526254949"/>
      <w:r w:rsidRPr="00EC02CD">
        <w:t xml:space="preserve">The Contractor shall perform their duties </w:t>
      </w:r>
      <w:proofErr w:type="gramStart"/>
      <w:r w:rsidRPr="00EC02CD">
        <w:t>consistent</w:t>
      </w:r>
      <w:proofErr w:type="gramEnd"/>
      <w:r w:rsidRPr="00EC02CD">
        <w:t xml:space="preserve"> with the processes defined in the OIT Process Asset Library (PAL).  </w:t>
      </w:r>
      <w:bookmarkStart w:id="94" w:name="_Hlk182829789"/>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94"/>
      <w:r w:rsidRPr="00EC02CD">
        <w:t xml:space="preserve">The PAL includes the contractor onboarding process consistent with Section 6.2.2 and can be found at </w:t>
      </w:r>
      <w:hyperlink r:id="rId46" w:tooltip="Link to Contractor Onboarding Process Map" w:history="1">
        <w:r w:rsidR="006D4286">
          <w:rPr>
            <w:rStyle w:val="Hyperlink"/>
          </w:rPr>
          <w:t>process_CONB_ext.docx (live.com)</w:t>
        </w:r>
      </w:hyperlink>
      <w:hyperlink w:history="1"/>
      <w:r w:rsidRPr="00EC02CD">
        <w:t xml:space="preserve">.  The main PAL can be accessed at </w:t>
      </w:r>
      <w:hyperlink r:id="rId47" w:tooltip="Link to OIT Process Asset Library" w:history="1">
        <w:r w:rsidRPr="00EC02CD">
          <w:rPr>
            <w:rStyle w:val="Hyperlink"/>
          </w:rPr>
          <w:t>www.va.gov/process</w:t>
        </w:r>
      </w:hyperlink>
      <w:r w:rsidRPr="00EC02CD">
        <w:t>.</w:t>
      </w:r>
    </w:p>
    <w:bookmarkEnd w:id="92"/>
    <w:bookmarkEnd w:id="93"/>
    <w:p w14:paraId="1667F324" w14:textId="4CEF0717" w:rsidR="00EC02CD" w:rsidRDefault="00EC02CD" w:rsidP="005A1B57">
      <w:pPr>
        <w:pStyle w:val="NoSpacing"/>
      </w:pPr>
    </w:p>
    <w:p w14:paraId="08EFD254" w14:textId="6D9C80B4" w:rsidR="008A2272" w:rsidRDefault="002B0294" w:rsidP="00870742">
      <w:pPr>
        <w:pStyle w:val="Heading3"/>
      </w:pPr>
      <w:bookmarkStart w:id="95" w:name="_Toc223329922"/>
      <w:bookmarkStart w:id="96" w:name="_Hlk71276455"/>
      <w:r>
        <w:t>AUTHORITATIVE DATA SOURCES</w:t>
      </w:r>
      <w:bookmarkEnd w:id="95"/>
    </w:p>
    <w:p w14:paraId="6C724067" w14:textId="47422A32" w:rsidR="002B0294" w:rsidRDefault="002B0294" w:rsidP="00870742">
      <w:pPr>
        <w:pStyle w:val="NoSpacing"/>
      </w:pPr>
      <w:bookmarkStart w:id="97" w:name="_Hlk527550906"/>
      <w:r>
        <w:t>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w:t>
      </w:r>
      <w:r w:rsidR="006D4286">
        <w:t xml:space="preserve">  </w:t>
      </w:r>
      <w:r>
        <w:t xml:space="preserve">The Contractor shall ensure that all delivered applications and system solutions support: </w:t>
      </w:r>
    </w:p>
    <w:p w14:paraId="761D93E5" w14:textId="3BA96744" w:rsidR="002B0294" w:rsidRDefault="002B0294" w:rsidP="00CC5BEE">
      <w:pPr>
        <w:pStyle w:val="NoSpacing"/>
        <w:numPr>
          <w:ilvl w:val="0"/>
          <w:numId w:val="23"/>
        </w:numPr>
        <w:spacing w:before="240"/>
      </w:pPr>
      <w:proofErr w:type="gramStart"/>
      <w:r>
        <w:t>Interfacing with</w:t>
      </w:r>
      <w:proofErr w:type="gramEnd"/>
      <w:r>
        <w:t xml:space="preserve">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77777777" w:rsidR="002B0294" w:rsidRDefault="002B0294" w:rsidP="00CC5BEE">
      <w:pPr>
        <w:pStyle w:val="NoSpacing"/>
        <w:numPr>
          <w:ilvl w:val="0"/>
          <w:numId w:val="23"/>
        </w:numPr>
      </w:pPr>
      <w:proofErr w:type="gramStart"/>
      <w:r>
        <w:t>Interfacing with</w:t>
      </w:r>
      <w:proofErr w:type="gramEnd"/>
      <w:r>
        <w:t xml:space="preserve"> Capital Asset Inventory (CAI) to conduct real property record management actions, if the solution relies on real property records data.  CAI is the authoritative source for VA real property record management data. </w:t>
      </w:r>
    </w:p>
    <w:p w14:paraId="3EAAA81D" w14:textId="1878C9E9" w:rsidR="002B0294" w:rsidRDefault="002B0294" w:rsidP="00CC5BEE">
      <w:pPr>
        <w:pStyle w:val="NoSpacing"/>
        <w:numPr>
          <w:ilvl w:val="0"/>
          <w:numId w:val="23"/>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34004072" w14:textId="77777777" w:rsidR="002B0294" w:rsidRDefault="002B0294" w:rsidP="00CC5BEE">
      <w:pPr>
        <w:pStyle w:val="NoSpacing"/>
        <w:numPr>
          <w:ilvl w:val="0"/>
          <w:numId w:val="23"/>
        </w:numPr>
      </w:pPr>
      <w:r>
        <w:t xml:space="preserve">Interfacing with </w:t>
      </w:r>
      <w:proofErr w:type="spellStart"/>
      <w:r>
        <w:t>HRSmart</w:t>
      </w:r>
      <w:proofErr w:type="spellEnd"/>
      <w:r>
        <w:t xml:space="preserve"> Human Resources Information System to conduct personnel action processing, on-boarding, benefits management, and compensation management, if the solution relies on personnel data.  </w:t>
      </w:r>
      <w:proofErr w:type="spellStart"/>
      <w:r>
        <w:t>HRSmart</w:t>
      </w:r>
      <w:proofErr w:type="spellEnd"/>
      <w:r>
        <w:t xml:space="preserve"> is the authoritative source for VA personnel information data.</w:t>
      </w:r>
    </w:p>
    <w:p w14:paraId="04046DCB" w14:textId="665D55D2" w:rsidR="002B0294" w:rsidRDefault="002B0294" w:rsidP="00CC5BEE">
      <w:pPr>
        <w:pStyle w:val="NoSpacing"/>
        <w:numPr>
          <w:ilvl w:val="0"/>
          <w:numId w:val="23"/>
        </w:numPr>
      </w:pPr>
      <w:bookmarkStart w:id="98"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98"/>
    <w:p w14:paraId="0F2DC508" w14:textId="09940C64" w:rsidR="002B0294" w:rsidRPr="00C0653B" w:rsidRDefault="002B0294" w:rsidP="00CC5BEE">
      <w:pPr>
        <w:pStyle w:val="NoSpacing"/>
        <w:numPr>
          <w:ilvl w:val="0"/>
          <w:numId w:val="23"/>
        </w:numPr>
      </w:pPr>
      <w:r>
        <w:t xml:space="preserve">Interfacing with VA/Department of Defense (DoD) Identity Repository (VADIR) for </w:t>
      </w:r>
      <w:r w:rsidRPr="00C0653B">
        <w:t xml:space="preserve">determining eligibility for VA benefits under Title 38, if the solution relies on qualifying active duty military service data.  VADIR is the authoritative source for </w:t>
      </w:r>
      <w:r w:rsidR="006D4286" w:rsidRPr="00C0653B">
        <w:t>q</w:t>
      </w:r>
      <w:r w:rsidRPr="00C0653B">
        <w:t xml:space="preserve">ualifying </w:t>
      </w:r>
      <w:r w:rsidR="006D4286" w:rsidRPr="00C0653B">
        <w:t>a</w:t>
      </w:r>
      <w:r w:rsidRPr="00C0653B">
        <w:t xml:space="preserve">ctive </w:t>
      </w:r>
      <w:r w:rsidR="006D4286" w:rsidRPr="00C0653B">
        <w:t>d</w:t>
      </w:r>
      <w:r w:rsidRPr="00C0653B">
        <w:t>uty military service in VA</w:t>
      </w:r>
      <w:r w:rsidR="00870742" w:rsidRPr="00C0653B">
        <w:t>.</w:t>
      </w:r>
    </w:p>
    <w:p w14:paraId="02339822" w14:textId="3B14132C" w:rsidR="00870742" w:rsidRPr="00C0653B" w:rsidRDefault="00FC3995" w:rsidP="00CC5BEE">
      <w:pPr>
        <w:pStyle w:val="NoSpacing"/>
        <w:numPr>
          <w:ilvl w:val="0"/>
          <w:numId w:val="23"/>
        </w:numPr>
      </w:pPr>
      <w:bookmarkStart w:id="99" w:name="_Hlk182829924"/>
      <w:bookmarkEnd w:id="96"/>
      <w:bookmarkEnd w:id="97"/>
      <w:r w:rsidRPr="00C0653B">
        <w:t xml:space="preserve">Interfacing with VA Systems Inventory (VASI) to access VA systems information, if the solution relies on VA system information. VASI is the authoritative source for VA </w:t>
      </w:r>
      <w:r w:rsidR="006D4286" w:rsidRPr="00C0653B">
        <w:t xml:space="preserve">Information Technology </w:t>
      </w:r>
      <w:r w:rsidRPr="00C0653B">
        <w:t>system</w:t>
      </w:r>
      <w:r w:rsidR="006D4286" w:rsidRPr="00C0653B">
        <w:t>s</w:t>
      </w:r>
      <w:r w:rsidRPr="00C0653B">
        <w:t>.</w:t>
      </w:r>
    </w:p>
    <w:p w14:paraId="0898273B" w14:textId="3D6962AE" w:rsidR="0081617F" w:rsidRPr="00C0653B" w:rsidRDefault="0081617F" w:rsidP="00CC5BEE">
      <w:pPr>
        <w:pStyle w:val="NoSpacing"/>
        <w:numPr>
          <w:ilvl w:val="0"/>
          <w:numId w:val="23"/>
        </w:numPr>
      </w:pPr>
      <w:proofErr w:type="gramStart"/>
      <w:r w:rsidRPr="00C0653B">
        <w:t>Interfacing with Enterprise</w:t>
      </w:r>
      <w:proofErr w:type="gramEnd"/>
      <w:r w:rsidRPr="00C0653B">
        <w:t xml:space="preserve"> Mission Assurance Support Service (</w:t>
      </w:r>
      <w:proofErr w:type="spellStart"/>
      <w:r w:rsidRPr="00C0653B">
        <w:t>eMASS</w:t>
      </w:r>
      <w:proofErr w:type="spellEnd"/>
      <w:r w:rsidRPr="00C0653B">
        <w:t xml:space="preserve">) to access the Authority to Operate (ATO) status of all VA Information Systems. </w:t>
      </w:r>
      <w:proofErr w:type="spellStart"/>
      <w:r w:rsidRPr="00C0653B">
        <w:t>eMASS</w:t>
      </w:r>
      <w:proofErr w:type="spellEnd"/>
      <w:r w:rsidRPr="00C0653B">
        <w:t xml:space="preserve"> contains the official Authority to Operate (ATO) status of all VA Information Systems.</w:t>
      </w:r>
    </w:p>
    <w:p w14:paraId="0DC10769" w14:textId="16B33E09" w:rsidR="00F86E2D" w:rsidRDefault="00F86E2D" w:rsidP="0045668A">
      <w:pPr>
        <w:pStyle w:val="Heading3"/>
      </w:pPr>
      <w:bookmarkStart w:id="100" w:name="_Toc223329923"/>
      <w:bookmarkEnd w:id="99"/>
      <w:r>
        <w:t>SOCIAL SECURITY NUMBER (SSN) REDUCTION</w:t>
      </w:r>
      <w:bookmarkEnd w:id="100"/>
    </w:p>
    <w:p w14:paraId="6155FC05" w14:textId="2324F709" w:rsidR="00C63389" w:rsidRDefault="00C63389" w:rsidP="00C63389">
      <w:pPr>
        <w:rPr>
          <w:rFonts w:cs="Arial"/>
        </w:rPr>
      </w:pPr>
      <w:bookmarkStart w:id="101"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A570441" w14:textId="77777777" w:rsidR="00E50305" w:rsidRDefault="00E50305" w:rsidP="00C63389">
      <w:pPr>
        <w:rPr>
          <w:rFonts w:cs="Arial"/>
        </w:rPr>
      </w:pPr>
    </w:p>
    <w:p w14:paraId="0BC33DCC" w14:textId="7F220D13" w:rsidR="00E50305" w:rsidRPr="00E50305" w:rsidRDefault="00E50305" w:rsidP="00E50305">
      <w:pPr>
        <w:pStyle w:val="Heading3"/>
      </w:pPr>
      <w:bookmarkStart w:id="102" w:name="_Toc223329924"/>
      <w:r w:rsidRPr="00E50305">
        <w:t>SOFTWARE AND LICENSING REQUIREMENTS</w:t>
      </w:r>
      <w:bookmarkEnd w:id="102"/>
    </w:p>
    <w:p w14:paraId="3ED0E24F" w14:textId="3A863285" w:rsidR="00E50305" w:rsidRPr="00DF472F" w:rsidRDefault="00E50305" w:rsidP="00E50305">
      <w:pPr>
        <w:rPr>
          <w:rFonts w:cs="Arial"/>
        </w:rPr>
      </w:pPr>
      <w:r w:rsidRPr="00E50305">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p w14:paraId="0DD1A09D" w14:textId="38753445" w:rsidR="00F0259A" w:rsidRDefault="00D461F0" w:rsidP="00803CF6">
      <w:pPr>
        <w:pStyle w:val="Heading2"/>
        <w:rPr>
          <w:caps w:val="0"/>
        </w:rPr>
      </w:pPr>
      <w:bookmarkStart w:id="103" w:name="_Ref317086732"/>
      <w:bookmarkStart w:id="104" w:name="_Ref317086748"/>
      <w:bookmarkStart w:id="105" w:name="_Ref317086784"/>
      <w:bookmarkStart w:id="106" w:name="_Toc223329925"/>
      <w:bookmarkStart w:id="107" w:name="_Hlk171607433"/>
      <w:bookmarkEnd w:id="101"/>
      <w:bookmarkEnd w:id="68"/>
      <w:r w:rsidRPr="00D13E0C">
        <w:t>SECURITY</w:t>
      </w:r>
      <w:r w:rsidR="00624717">
        <w:t xml:space="preserve"> AND PRIVACY</w:t>
      </w:r>
      <w:r w:rsidRPr="00D13E0C">
        <w:t xml:space="preserve"> REQUIREMENTS</w:t>
      </w:r>
      <w:bookmarkEnd w:id="103"/>
      <w:bookmarkEnd w:id="104"/>
      <w:bookmarkEnd w:id="105"/>
      <w:bookmarkEnd w:id="106"/>
    </w:p>
    <w:p w14:paraId="18EF667C" w14:textId="6ACAF1AB" w:rsidR="005A18A0" w:rsidRPr="00C70AB9" w:rsidRDefault="005A18A0" w:rsidP="005A18A0">
      <w:pPr>
        <w:pStyle w:val="NoSpacing"/>
        <w:rPr>
          <w:rStyle w:val="Emphasis"/>
          <w:b w:val="0"/>
          <w:i w:val="0"/>
          <w:color w:val="auto"/>
        </w:rPr>
      </w:pPr>
      <w:r w:rsidRPr="00C70AB9">
        <w:rPr>
          <w:rStyle w:val="Emphasis"/>
          <w:b w:val="0"/>
          <w:i w:val="0"/>
          <w:color w:val="auto"/>
        </w:rPr>
        <w:t>It has been determined that protected health information may be disclosed or accessed and a signed Business Associate Agreement (BAA) shall be required.  The Contractor shall adhere to the requirements set forth within the BAA, referenced in Section D of the contract</w:t>
      </w:r>
      <w:r w:rsidR="00A535F5" w:rsidRPr="00C70AB9">
        <w:rPr>
          <w:rStyle w:val="Emphasis"/>
          <w:b w:val="0"/>
          <w:i w:val="0"/>
          <w:color w:val="auto"/>
        </w:rPr>
        <w:t xml:space="preserve">, and shall </w:t>
      </w:r>
      <w:r w:rsidR="00C46B7C" w:rsidRPr="00C70AB9">
        <w:rPr>
          <w:rStyle w:val="Emphasis"/>
          <w:b w:val="0"/>
          <w:i w:val="0"/>
          <w:color w:val="auto"/>
        </w:rPr>
        <w:t>comply with VA Directive 6066.</w:t>
      </w:r>
    </w:p>
    <w:bookmarkEnd w:id="107"/>
    <w:p w14:paraId="284FA390" w14:textId="296E472F" w:rsidR="00A23995" w:rsidRDefault="00A23995" w:rsidP="005A1B57">
      <w:pPr>
        <w:pStyle w:val="NoSpacing"/>
      </w:pPr>
    </w:p>
    <w:p w14:paraId="0DD1A09E" w14:textId="77777777" w:rsidR="00CF6B58" w:rsidRPr="00CF6B58" w:rsidRDefault="00CF6B58" w:rsidP="00CF6B58">
      <w:pPr>
        <w:pStyle w:val="Heading3"/>
      </w:pPr>
      <w:bookmarkStart w:id="108" w:name="_Toc223329926"/>
      <w:r>
        <w:t>POSITION/TASK RISK DESIGNATION LEVEL(S)</w:t>
      </w:r>
      <w:bookmarkEnd w:id="108"/>
    </w:p>
    <w:p w14:paraId="0DD1A0B3" w14:textId="3F628C13" w:rsidR="00B50C45" w:rsidRDefault="001D415E" w:rsidP="005A1B57">
      <w:pPr>
        <w:pStyle w:val="NoSpacing"/>
      </w:pPr>
      <w:r>
        <w:t xml:space="preserve">In accordance with VA Handbook 0710, </w:t>
      </w:r>
      <w:r w:rsidR="00CD1403">
        <w:t>Personnel Security and Suitability 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0DD1A0B4" w14:textId="77777777" w:rsidR="00B50C45" w:rsidRDefault="00B50C45" w:rsidP="005A1B57">
      <w:pPr>
        <w:pStyle w:val="NoSpacing"/>
      </w:pPr>
    </w:p>
    <w:p w14:paraId="0DD1A0B7" w14:textId="1483D53A" w:rsidR="00B50C45" w:rsidRPr="00881C41" w:rsidRDefault="00CD37F4" w:rsidP="005A1B57">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FD363D" w14:paraId="0DD1A0BF" w14:textId="77777777" w:rsidTr="002675B7">
        <w:trPr>
          <w:trHeight w:val="377"/>
          <w:tblHeader/>
        </w:trPr>
        <w:tc>
          <w:tcPr>
            <w:tcW w:w="2396" w:type="dxa"/>
          </w:tcPr>
          <w:p w14:paraId="0DD1A0BB" w14:textId="77777777" w:rsidR="00BD3F92" w:rsidRPr="005A1B57" w:rsidRDefault="00BD3F92" w:rsidP="006B7096">
            <w:pPr>
              <w:jc w:val="center"/>
              <w:rPr>
                <w:rStyle w:val="Strong"/>
              </w:rPr>
            </w:pPr>
            <w:r w:rsidRPr="005A1B57">
              <w:rPr>
                <w:rStyle w:val="Strong"/>
              </w:rPr>
              <w:t>Task Number</w:t>
            </w:r>
          </w:p>
        </w:tc>
        <w:tc>
          <w:tcPr>
            <w:tcW w:w="2389" w:type="dxa"/>
          </w:tcPr>
          <w:p w14:paraId="0DD1A0BC" w14:textId="1FFB9E35" w:rsidR="00BD3F92" w:rsidRPr="005A1B57" w:rsidRDefault="00BD3F92" w:rsidP="008F2541">
            <w:pPr>
              <w:jc w:val="center"/>
              <w:rPr>
                <w:rStyle w:val="Strong"/>
              </w:rPr>
            </w:pPr>
            <w:r w:rsidRPr="005A1B57">
              <w:rPr>
                <w:rStyle w:val="Strong"/>
              </w:rPr>
              <w:t xml:space="preserve">Tier1 / Low </w:t>
            </w:r>
            <w:r w:rsidR="008F2541">
              <w:rPr>
                <w:rStyle w:val="Strong"/>
              </w:rPr>
              <w:t>Risk</w:t>
            </w:r>
          </w:p>
        </w:tc>
        <w:tc>
          <w:tcPr>
            <w:tcW w:w="2390" w:type="dxa"/>
          </w:tcPr>
          <w:p w14:paraId="0DD1A0BD" w14:textId="12F11200" w:rsidR="00BD3F92" w:rsidRPr="005A1B57" w:rsidRDefault="00BD3F92" w:rsidP="008F2541">
            <w:pPr>
              <w:jc w:val="center"/>
              <w:rPr>
                <w:rStyle w:val="Strong"/>
              </w:rPr>
            </w:pPr>
            <w:r w:rsidRPr="005A1B57">
              <w:rPr>
                <w:rStyle w:val="Strong"/>
              </w:rPr>
              <w:t xml:space="preserve">Tier 2 / Moderate </w:t>
            </w:r>
            <w:r w:rsidR="008F2541">
              <w:rPr>
                <w:rStyle w:val="Strong"/>
              </w:rPr>
              <w:t>Risk</w:t>
            </w:r>
          </w:p>
        </w:tc>
        <w:tc>
          <w:tcPr>
            <w:tcW w:w="2395" w:type="dxa"/>
          </w:tcPr>
          <w:p w14:paraId="0DD1A0BE" w14:textId="454C4D10" w:rsidR="00BD3F92" w:rsidRPr="005A1B57" w:rsidRDefault="00BD3F92" w:rsidP="008F2541">
            <w:pPr>
              <w:jc w:val="center"/>
              <w:rPr>
                <w:rStyle w:val="Strong"/>
              </w:rPr>
            </w:pPr>
            <w:r w:rsidRPr="005A1B57">
              <w:rPr>
                <w:rStyle w:val="Strong"/>
              </w:rPr>
              <w:t>Tier 4 / High</w:t>
            </w:r>
            <w:r w:rsidR="008F2541">
              <w:rPr>
                <w:rStyle w:val="Strong"/>
              </w:rPr>
              <w:t xml:space="preserve"> Risk</w:t>
            </w:r>
          </w:p>
        </w:tc>
      </w:tr>
      <w:tr w:rsidR="00B50C45" w14:paraId="0DD1A0C4" w14:textId="77777777" w:rsidTr="000C1AC4">
        <w:tc>
          <w:tcPr>
            <w:tcW w:w="2396" w:type="dxa"/>
          </w:tcPr>
          <w:p w14:paraId="0DD1A0C0" w14:textId="77777777" w:rsidR="00B50C45" w:rsidRDefault="00B50C45" w:rsidP="006B7096">
            <w:pPr>
              <w:jc w:val="center"/>
            </w:pPr>
            <w:r>
              <w:t>5.1</w:t>
            </w:r>
          </w:p>
        </w:tc>
        <w:tc>
          <w:tcPr>
            <w:tcW w:w="2389" w:type="dxa"/>
          </w:tcPr>
          <w:p w14:paraId="0DD1A0C1" w14:textId="384B10CD" w:rsidR="00B50C45" w:rsidRDefault="00B71DCD" w:rsidP="006B7096">
            <w:pPr>
              <w:jc w:val="center"/>
            </w:pPr>
            <w:sdt>
              <w:sdtPr>
                <w:rPr>
                  <w:rFonts w:cs="Arial"/>
                </w:rPr>
                <w:id w:val="-1243862015"/>
                <w14:checkbox>
                  <w14:checked w14:val="0"/>
                  <w14:checkedState w14:val="2612" w14:font="MS Gothic"/>
                  <w14:uncheckedState w14:val="2610" w14:font="MS Gothic"/>
                </w14:checkbox>
              </w:sdtPr>
              <w:sdtEndPr/>
              <w:sdtContent>
                <w:r w:rsidR="00404188">
                  <w:rPr>
                    <w:rFonts w:ascii="MS Gothic" w:eastAsia="MS Gothic" w:hAnsi="MS Gothic" w:cs="Arial" w:hint="eastAsia"/>
                  </w:rPr>
                  <w:t>☐</w:t>
                </w:r>
              </w:sdtContent>
            </w:sdt>
          </w:p>
        </w:tc>
        <w:sdt>
          <w:sdtPr>
            <w:id w:val="239991116"/>
            <w14:checkbox>
              <w14:checked w14:val="1"/>
              <w14:checkedState w14:val="2612" w14:font="MS Gothic"/>
              <w14:uncheckedState w14:val="2610" w14:font="MS Gothic"/>
            </w14:checkbox>
          </w:sdtPr>
          <w:sdtEndPr/>
          <w:sdtContent>
            <w:tc>
              <w:tcPr>
                <w:tcW w:w="2390" w:type="dxa"/>
              </w:tcPr>
              <w:p w14:paraId="0DD1A0C2" w14:textId="71247662" w:rsidR="00B50C45" w:rsidRDefault="00C70AB9" w:rsidP="006B7096">
                <w:pPr>
                  <w:jc w:val="center"/>
                </w:pPr>
                <w:r>
                  <w:rPr>
                    <w:rFonts w:ascii="MS Gothic" w:eastAsia="MS Gothic" w:hAnsi="MS Gothic" w:hint="eastAsia"/>
                  </w:rPr>
                  <w:t>☒</w:t>
                </w:r>
              </w:p>
            </w:tc>
          </w:sdtContent>
        </w:sdt>
        <w:sdt>
          <w:sdt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Default="00404188" w:rsidP="006B7096">
                <w:pPr>
                  <w:jc w:val="center"/>
                </w:pPr>
                <w:r>
                  <w:rPr>
                    <w:rFonts w:ascii="MS Gothic" w:eastAsia="MS Gothic" w:hAnsi="MS Gothic" w:hint="eastAsia"/>
                  </w:rPr>
                  <w:t>☐</w:t>
                </w:r>
              </w:p>
            </w:tc>
          </w:sdtContent>
        </w:sdt>
      </w:tr>
      <w:tr w:rsidR="00B50C45" w14:paraId="0DD1A0C9" w14:textId="77777777" w:rsidTr="000C1AC4">
        <w:tc>
          <w:tcPr>
            <w:tcW w:w="2396" w:type="dxa"/>
          </w:tcPr>
          <w:p w14:paraId="0DD1A0C5" w14:textId="434BEB02" w:rsidR="00B50C45" w:rsidRPr="00C70AB9" w:rsidRDefault="00C70AB9" w:rsidP="006B7096">
            <w:pPr>
              <w:jc w:val="center"/>
              <w:rPr>
                <w:rStyle w:val="Emphasis"/>
                <w:b w:val="0"/>
                <w:bCs/>
                <w:i w:val="0"/>
                <w:iCs w:val="0"/>
              </w:rPr>
            </w:pPr>
            <w:r w:rsidRPr="00C70AB9">
              <w:rPr>
                <w:rStyle w:val="Emphasis"/>
                <w:b w:val="0"/>
                <w:bCs/>
                <w:i w:val="0"/>
                <w:iCs w:val="0"/>
                <w:color w:val="auto"/>
              </w:rPr>
              <w:t>5.2</w:t>
            </w:r>
          </w:p>
        </w:tc>
        <w:sdt>
          <w:sdtPr>
            <w:id w:val="-461270620"/>
            <w14:checkbox>
              <w14:checked w14:val="0"/>
              <w14:checkedState w14:val="2612" w14:font="MS Gothic"/>
              <w14:uncheckedState w14:val="2610" w14:font="MS Gothic"/>
            </w14:checkbox>
          </w:sdtPr>
          <w:sdtEndPr/>
          <w:sdtContent>
            <w:tc>
              <w:tcPr>
                <w:tcW w:w="2389" w:type="dxa"/>
                <w:tcBorders>
                  <w:bottom w:val="single" w:sz="4" w:space="0" w:color="auto"/>
                </w:tcBorders>
              </w:tcPr>
              <w:p w14:paraId="0DD1A0C6" w14:textId="79A670D6" w:rsidR="00B50C45" w:rsidRDefault="00404188" w:rsidP="006B7096">
                <w:pPr>
                  <w:jc w:val="center"/>
                </w:pPr>
                <w:r>
                  <w:rPr>
                    <w:rFonts w:ascii="MS Gothic" w:eastAsia="MS Gothic" w:hAnsi="MS Gothic" w:hint="eastAsia"/>
                  </w:rPr>
                  <w:t>☐</w:t>
                </w:r>
              </w:p>
            </w:tc>
          </w:sdtContent>
        </w:sdt>
        <w:sdt>
          <w:sdtPr>
            <w:id w:val="-1558082259"/>
            <w14:checkbox>
              <w14:checked w14:val="1"/>
              <w14:checkedState w14:val="2612" w14:font="MS Gothic"/>
              <w14:uncheckedState w14:val="2610" w14:font="MS Gothic"/>
            </w14:checkbox>
          </w:sdtPr>
          <w:sdtEndPr/>
          <w:sdtContent>
            <w:tc>
              <w:tcPr>
                <w:tcW w:w="2390" w:type="dxa"/>
              </w:tcPr>
              <w:p w14:paraId="0DD1A0C7" w14:textId="0AB93ABA" w:rsidR="00B50C45" w:rsidRDefault="00C70AB9" w:rsidP="006B7096">
                <w:pPr>
                  <w:jc w:val="center"/>
                </w:pPr>
                <w:r>
                  <w:rPr>
                    <w:rFonts w:ascii="MS Gothic" w:eastAsia="MS Gothic" w:hAnsi="MS Gothic" w:hint="eastAsia"/>
                  </w:rPr>
                  <w:t>☒</w:t>
                </w:r>
              </w:p>
            </w:tc>
          </w:sdtContent>
        </w:sdt>
        <w:sdt>
          <w:sdt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Default="00404188" w:rsidP="006B7096">
                <w:pPr>
                  <w:jc w:val="center"/>
                </w:pPr>
                <w:r>
                  <w:rPr>
                    <w:rFonts w:ascii="MS Gothic" w:eastAsia="MS Gothic" w:hAnsi="MS Gothic" w:hint="eastAsia"/>
                  </w:rPr>
                  <w:t>☐</w:t>
                </w:r>
              </w:p>
            </w:tc>
          </w:sdtContent>
        </w:sdt>
      </w:tr>
      <w:tr w:rsidR="00B50C45" w14:paraId="0DD1A0CE" w14:textId="77777777" w:rsidTr="000C1AC4">
        <w:tc>
          <w:tcPr>
            <w:tcW w:w="2396" w:type="dxa"/>
          </w:tcPr>
          <w:p w14:paraId="0DD1A0CA" w14:textId="6E1C3D63" w:rsidR="00B50C45" w:rsidRPr="00DE58E3" w:rsidRDefault="00C70AB9" w:rsidP="006B7096">
            <w:pPr>
              <w:jc w:val="center"/>
              <w:rPr>
                <w:rStyle w:val="Emphasis"/>
                <w:b w:val="0"/>
                <w:bCs/>
                <w:i w:val="0"/>
                <w:iCs w:val="0"/>
                <w:color w:val="auto"/>
              </w:rPr>
            </w:pPr>
            <w:r>
              <w:rPr>
                <w:rStyle w:val="Emphasis"/>
                <w:b w:val="0"/>
                <w:bCs/>
                <w:i w:val="0"/>
                <w:iCs w:val="0"/>
                <w:color w:val="auto"/>
              </w:rPr>
              <w:t>5.3</w:t>
            </w:r>
          </w:p>
        </w:tc>
        <w:sdt>
          <w:sdtPr>
            <w:rPr>
              <w:b/>
              <w:i/>
              <w:iCs/>
              <w:color w:val="0070C0"/>
            </w:rPr>
            <w:id w:val="1783294112"/>
            <w14:checkbox>
              <w14:checked w14:val="0"/>
              <w14:checkedState w14:val="2612" w14:font="MS Gothic"/>
              <w14:uncheckedState w14:val="2610" w14:font="MS Gothic"/>
            </w14:checkbox>
          </w:sdtPr>
          <w:sdtEndPr>
            <w:rPr>
              <w:b w:val="0"/>
              <w:i w:val="0"/>
              <w:iCs w:val="0"/>
              <w:color w:val="auto"/>
            </w:rPr>
          </w:sdtEndPr>
          <w:sdtContent>
            <w:tc>
              <w:tcPr>
                <w:tcW w:w="2389" w:type="dxa"/>
                <w:tcBorders>
                  <w:top w:val="single" w:sz="4" w:space="0" w:color="auto"/>
                </w:tcBorders>
              </w:tcPr>
              <w:p w14:paraId="0DD1A0CB" w14:textId="57726AA1" w:rsidR="00B50C45" w:rsidRDefault="00404188" w:rsidP="006B7096">
                <w:pPr>
                  <w:jc w:val="center"/>
                </w:pPr>
                <w:r>
                  <w:rPr>
                    <w:rFonts w:ascii="MS Gothic" w:eastAsia="MS Gothic" w:hAnsi="MS Gothic" w:hint="eastAsia"/>
                  </w:rPr>
                  <w:t>☐</w:t>
                </w:r>
              </w:p>
            </w:tc>
          </w:sdtContent>
        </w:sdt>
        <w:sdt>
          <w:sdtPr>
            <w:id w:val="1464547078"/>
            <w14:checkbox>
              <w14:checked w14:val="1"/>
              <w14:checkedState w14:val="2612" w14:font="MS Gothic"/>
              <w14:uncheckedState w14:val="2610" w14:font="MS Gothic"/>
            </w14:checkbox>
          </w:sdtPr>
          <w:sdtEndPr/>
          <w:sdtContent>
            <w:tc>
              <w:tcPr>
                <w:tcW w:w="2390" w:type="dxa"/>
              </w:tcPr>
              <w:p w14:paraId="0DD1A0CC" w14:textId="174D63E9" w:rsidR="00B50C45" w:rsidRDefault="00C70AB9" w:rsidP="006B7096">
                <w:pPr>
                  <w:jc w:val="center"/>
                </w:pPr>
                <w:r>
                  <w:rPr>
                    <w:rFonts w:ascii="MS Gothic" w:eastAsia="MS Gothic" w:hAnsi="MS Gothic" w:hint="eastAsia"/>
                  </w:rPr>
                  <w:t>☒</w:t>
                </w:r>
              </w:p>
            </w:tc>
          </w:sdtContent>
        </w:sdt>
        <w:sdt>
          <w:sdt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Default="00404188" w:rsidP="006B7096">
                <w:pPr>
                  <w:jc w:val="center"/>
                </w:pPr>
                <w:r>
                  <w:rPr>
                    <w:rFonts w:ascii="MS Gothic" w:eastAsia="MS Gothic" w:hAnsi="MS Gothic" w:hint="eastAsia"/>
                  </w:rPr>
                  <w:t>☐</w:t>
                </w:r>
              </w:p>
            </w:tc>
          </w:sdtContent>
        </w:sdt>
      </w:tr>
      <w:tr w:rsidR="00B50C45" w14:paraId="0DD1A0D3" w14:textId="77777777" w:rsidTr="000C1AC4">
        <w:tc>
          <w:tcPr>
            <w:tcW w:w="2396" w:type="dxa"/>
          </w:tcPr>
          <w:p w14:paraId="0DD1A0CF" w14:textId="306806D2" w:rsidR="00B50C45" w:rsidRDefault="00C70AB9" w:rsidP="006B7096">
            <w:pPr>
              <w:jc w:val="center"/>
            </w:pPr>
            <w:r>
              <w:t>5.4</w:t>
            </w:r>
          </w:p>
        </w:tc>
        <w:sdt>
          <w:sdtPr>
            <w:id w:val="-543751713"/>
            <w14:checkbox>
              <w14:checked w14:val="0"/>
              <w14:checkedState w14:val="2612" w14:font="MS Gothic"/>
              <w14:uncheckedState w14:val="2610" w14:font="MS Gothic"/>
            </w14:checkbox>
          </w:sdtPr>
          <w:sdtEndPr/>
          <w:sdtContent>
            <w:tc>
              <w:tcPr>
                <w:tcW w:w="2389" w:type="dxa"/>
              </w:tcPr>
              <w:p w14:paraId="0DD1A0D0" w14:textId="09D484B8" w:rsidR="00B50C45" w:rsidRDefault="00404188" w:rsidP="006B7096">
                <w:pPr>
                  <w:jc w:val="center"/>
                </w:pPr>
                <w:r>
                  <w:rPr>
                    <w:rFonts w:ascii="MS Gothic" w:eastAsia="MS Gothic" w:hAnsi="MS Gothic" w:hint="eastAsia"/>
                  </w:rPr>
                  <w:t>☐</w:t>
                </w:r>
              </w:p>
            </w:tc>
          </w:sdtContent>
        </w:sdt>
        <w:sdt>
          <w:sdtPr>
            <w:id w:val="-2111347942"/>
            <w14:checkbox>
              <w14:checked w14:val="1"/>
              <w14:checkedState w14:val="2612" w14:font="MS Gothic"/>
              <w14:uncheckedState w14:val="2610" w14:font="MS Gothic"/>
            </w14:checkbox>
          </w:sdtPr>
          <w:sdtEndPr/>
          <w:sdtContent>
            <w:tc>
              <w:tcPr>
                <w:tcW w:w="2390" w:type="dxa"/>
              </w:tcPr>
              <w:p w14:paraId="0DD1A0D1" w14:textId="03CEB725" w:rsidR="00B50C45" w:rsidRDefault="00C70AB9" w:rsidP="006B7096">
                <w:pPr>
                  <w:jc w:val="center"/>
                </w:pPr>
                <w:r>
                  <w:rPr>
                    <w:rFonts w:ascii="MS Gothic" w:eastAsia="MS Gothic" w:hAnsi="MS Gothic" w:hint="eastAsia"/>
                  </w:rPr>
                  <w:t>☒</w:t>
                </w:r>
              </w:p>
            </w:tc>
          </w:sdtContent>
        </w:sdt>
        <w:sdt>
          <w:sdtPr>
            <w:id w:val="563143071"/>
            <w14:checkbox>
              <w14:checked w14:val="0"/>
              <w14:checkedState w14:val="2612" w14:font="MS Gothic"/>
              <w14:uncheckedState w14:val="2610" w14:font="MS Gothic"/>
            </w14:checkbox>
          </w:sdtPr>
          <w:sdtEndPr/>
          <w:sdtContent>
            <w:tc>
              <w:tcPr>
                <w:tcW w:w="2395" w:type="dxa"/>
              </w:tcPr>
              <w:p w14:paraId="0DD1A0D2" w14:textId="02D5D948" w:rsidR="00B50C45" w:rsidRDefault="00404188" w:rsidP="006B7096">
                <w:pPr>
                  <w:jc w:val="center"/>
                </w:pPr>
                <w:r>
                  <w:rPr>
                    <w:rFonts w:ascii="MS Gothic" w:eastAsia="MS Gothic" w:hAnsi="MS Gothic" w:hint="eastAsia"/>
                  </w:rPr>
                  <w:t>☐</w:t>
                </w:r>
              </w:p>
            </w:tc>
          </w:sdtContent>
        </w:sdt>
      </w:tr>
      <w:tr w:rsidR="00B50C45" w14:paraId="0DD1A0D8" w14:textId="77777777" w:rsidTr="000C1AC4">
        <w:tc>
          <w:tcPr>
            <w:tcW w:w="2396" w:type="dxa"/>
          </w:tcPr>
          <w:p w14:paraId="0DD1A0D4" w14:textId="025B3252" w:rsidR="00B50C45" w:rsidRDefault="00C70AB9" w:rsidP="006B7096">
            <w:pPr>
              <w:jc w:val="center"/>
            </w:pPr>
            <w:r>
              <w:t>5.5</w:t>
            </w:r>
          </w:p>
        </w:tc>
        <w:sdt>
          <w:sdtPr>
            <w:id w:val="-1287111241"/>
            <w14:checkbox>
              <w14:checked w14:val="0"/>
              <w14:checkedState w14:val="2612" w14:font="MS Gothic"/>
              <w14:uncheckedState w14:val="2610" w14:font="MS Gothic"/>
            </w14:checkbox>
          </w:sdtPr>
          <w:sdtEndPr/>
          <w:sdtContent>
            <w:tc>
              <w:tcPr>
                <w:tcW w:w="2389" w:type="dxa"/>
              </w:tcPr>
              <w:p w14:paraId="0DD1A0D5" w14:textId="6A9B788A" w:rsidR="00B50C45" w:rsidRDefault="00404188" w:rsidP="006B7096">
                <w:pPr>
                  <w:jc w:val="center"/>
                </w:pPr>
                <w:r>
                  <w:rPr>
                    <w:rFonts w:ascii="MS Gothic" w:eastAsia="MS Gothic" w:hAnsi="MS Gothic" w:hint="eastAsia"/>
                  </w:rPr>
                  <w:t>☐</w:t>
                </w:r>
              </w:p>
            </w:tc>
          </w:sdtContent>
        </w:sdt>
        <w:sdt>
          <w:sdtPr>
            <w:id w:val="991066872"/>
            <w14:checkbox>
              <w14:checked w14:val="1"/>
              <w14:checkedState w14:val="2612" w14:font="MS Gothic"/>
              <w14:uncheckedState w14:val="2610" w14:font="MS Gothic"/>
            </w14:checkbox>
          </w:sdtPr>
          <w:sdtEndPr/>
          <w:sdtContent>
            <w:tc>
              <w:tcPr>
                <w:tcW w:w="2390" w:type="dxa"/>
              </w:tcPr>
              <w:p w14:paraId="0DD1A0D6" w14:textId="0957132F" w:rsidR="00B50C45" w:rsidRDefault="00C70AB9" w:rsidP="006B7096">
                <w:pPr>
                  <w:jc w:val="center"/>
                </w:pPr>
                <w:r>
                  <w:rPr>
                    <w:rFonts w:ascii="MS Gothic" w:eastAsia="MS Gothic" w:hAnsi="MS Gothic" w:hint="eastAsia"/>
                  </w:rPr>
                  <w:t>☒</w:t>
                </w:r>
              </w:p>
            </w:tc>
          </w:sdtContent>
        </w:sdt>
        <w:sdt>
          <w:sdtPr>
            <w:id w:val="27082496"/>
            <w14:checkbox>
              <w14:checked w14:val="0"/>
              <w14:checkedState w14:val="2612" w14:font="MS Gothic"/>
              <w14:uncheckedState w14:val="2610" w14:font="MS Gothic"/>
            </w14:checkbox>
          </w:sdtPr>
          <w:sdtEndPr/>
          <w:sdtContent>
            <w:tc>
              <w:tcPr>
                <w:tcW w:w="2395" w:type="dxa"/>
              </w:tcPr>
              <w:p w14:paraId="0DD1A0D7" w14:textId="2454EF21" w:rsidR="00B50C45" w:rsidRDefault="00404188" w:rsidP="006B7096">
                <w:pPr>
                  <w:jc w:val="center"/>
                </w:pPr>
                <w:r>
                  <w:rPr>
                    <w:rFonts w:ascii="MS Gothic" w:eastAsia="MS Gothic" w:hAnsi="MS Gothic" w:hint="eastAsia"/>
                  </w:rPr>
                  <w:t>☐</w:t>
                </w:r>
              </w:p>
            </w:tc>
          </w:sdtContent>
        </w:sdt>
      </w:tr>
      <w:tr w:rsidR="00B50C45" w14:paraId="0DD1A0DD" w14:textId="77777777" w:rsidTr="000C1AC4">
        <w:tc>
          <w:tcPr>
            <w:tcW w:w="2396" w:type="dxa"/>
          </w:tcPr>
          <w:p w14:paraId="0DD1A0D9" w14:textId="4623F7E1" w:rsidR="00B50C45" w:rsidRDefault="00C70AB9" w:rsidP="006B7096">
            <w:pPr>
              <w:jc w:val="center"/>
            </w:pPr>
            <w:r>
              <w:t>5.6</w:t>
            </w:r>
          </w:p>
        </w:tc>
        <w:sdt>
          <w:sdtPr>
            <w:id w:val="-1002889080"/>
            <w14:checkbox>
              <w14:checked w14:val="0"/>
              <w14:checkedState w14:val="2612" w14:font="MS Gothic"/>
              <w14:uncheckedState w14:val="2610" w14:font="MS Gothic"/>
            </w14:checkbox>
          </w:sdtPr>
          <w:sdtEndPr/>
          <w:sdtContent>
            <w:tc>
              <w:tcPr>
                <w:tcW w:w="2389" w:type="dxa"/>
              </w:tcPr>
              <w:p w14:paraId="0DD1A0DA" w14:textId="307DA5AC" w:rsidR="00B50C45" w:rsidRDefault="00404188" w:rsidP="006B7096">
                <w:pPr>
                  <w:jc w:val="center"/>
                </w:pPr>
                <w:r>
                  <w:rPr>
                    <w:rFonts w:ascii="MS Gothic" w:eastAsia="MS Gothic" w:hAnsi="MS Gothic" w:hint="eastAsia"/>
                  </w:rPr>
                  <w:t>☐</w:t>
                </w:r>
              </w:p>
            </w:tc>
          </w:sdtContent>
        </w:sdt>
        <w:sdt>
          <w:sdtPr>
            <w:id w:val="769968242"/>
            <w14:checkbox>
              <w14:checked w14:val="1"/>
              <w14:checkedState w14:val="2612" w14:font="MS Gothic"/>
              <w14:uncheckedState w14:val="2610" w14:font="MS Gothic"/>
            </w14:checkbox>
          </w:sdtPr>
          <w:sdtEndPr/>
          <w:sdtContent>
            <w:tc>
              <w:tcPr>
                <w:tcW w:w="2390" w:type="dxa"/>
              </w:tcPr>
              <w:p w14:paraId="0DD1A0DB" w14:textId="75FF6E3F" w:rsidR="00B50C45" w:rsidRDefault="00C70AB9" w:rsidP="006B7096">
                <w:pPr>
                  <w:jc w:val="center"/>
                </w:pPr>
                <w:r>
                  <w:rPr>
                    <w:rFonts w:ascii="MS Gothic" w:eastAsia="MS Gothic" w:hAnsi="MS Gothic" w:hint="eastAsia"/>
                  </w:rPr>
                  <w:t>☒</w:t>
                </w:r>
              </w:p>
            </w:tc>
          </w:sdtContent>
        </w:sdt>
        <w:sdt>
          <w:sdtPr>
            <w:id w:val="-10678975"/>
            <w14:checkbox>
              <w14:checked w14:val="0"/>
              <w14:checkedState w14:val="2612" w14:font="MS Gothic"/>
              <w14:uncheckedState w14:val="2610" w14:font="MS Gothic"/>
            </w14:checkbox>
          </w:sdtPr>
          <w:sdtEndPr/>
          <w:sdtContent>
            <w:tc>
              <w:tcPr>
                <w:tcW w:w="2395" w:type="dxa"/>
              </w:tcPr>
              <w:p w14:paraId="0DD1A0DC" w14:textId="5ED00C3B" w:rsidR="00B50C45" w:rsidRDefault="00404188" w:rsidP="006B7096">
                <w:pPr>
                  <w:jc w:val="center"/>
                </w:pPr>
                <w:r>
                  <w:rPr>
                    <w:rFonts w:ascii="MS Gothic" w:eastAsia="MS Gothic" w:hAnsi="MS Gothic" w:hint="eastAsia"/>
                  </w:rPr>
                  <w:t>☐</w:t>
                </w:r>
              </w:p>
            </w:tc>
          </w:sdtContent>
        </w:sdt>
      </w:tr>
    </w:tbl>
    <w:p w14:paraId="0DD1A0DE" w14:textId="77777777" w:rsidR="00B50C45" w:rsidRDefault="00B50C45" w:rsidP="005A1B57">
      <w:pPr>
        <w:pStyle w:val="NoSpacing"/>
      </w:pPr>
    </w:p>
    <w:p w14:paraId="0DD1A0DF" w14:textId="77777777" w:rsidR="00B50C45" w:rsidRDefault="00B50C45" w:rsidP="005A1B57">
      <w:pPr>
        <w:pStyle w:val="NoSpacing"/>
      </w:pPr>
      <w:r w:rsidRPr="00FF6949">
        <w:t xml:space="preserve">The Tasks identified </w:t>
      </w:r>
      <w:r>
        <w:t>above</w:t>
      </w:r>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based upon the tasks the particular Contractor individual will be working.  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5A1B57">
      <w:pPr>
        <w:pStyle w:val="NoSpacing"/>
      </w:pPr>
    </w:p>
    <w:p w14:paraId="0DD1A0E1" w14:textId="2EA9A584" w:rsidR="00F0259A" w:rsidRPr="00333074" w:rsidRDefault="00333074" w:rsidP="00333074">
      <w:pPr>
        <w:pStyle w:val="Heading3"/>
      </w:pPr>
      <w:bookmarkStart w:id="109" w:name="_Toc223329927"/>
      <w:r w:rsidRPr="00333074">
        <w:t>CONTRACTOR PERSONNEL SECURITY REQUIREMENTS</w:t>
      </w:r>
      <w:bookmarkEnd w:id="109"/>
    </w:p>
    <w:p w14:paraId="0DD1A0E2" w14:textId="77777777" w:rsidR="00333074" w:rsidRPr="00D13E0C" w:rsidRDefault="00333074" w:rsidP="005A1B57">
      <w:pPr>
        <w:pStyle w:val="NoSpacing"/>
      </w:pPr>
    </w:p>
    <w:p w14:paraId="0DD1A0E3" w14:textId="77777777" w:rsidR="00E47F5F" w:rsidRPr="005A1B57" w:rsidRDefault="00E47F5F" w:rsidP="005704EA">
      <w:pPr>
        <w:ind w:left="720" w:hanging="360"/>
        <w:rPr>
          <w:rStyle w:val="Strong"/>
        </w:rPr>
      </w:pPr>
      <w:r w:rsidRPr="005A1B57">
        <w:rPr>
          <w:rStyle w:val="Strong"/>
        </w:rPr>
        <w:t>Contractor Responsibilities</w:t>
      </w:r>
      <w:r w:rsidR="001D7360" w:rsidRPr="005A1B57">
        <w:rPr>
          <w:rStyle w:val="Strong"/>
        </w:rPr>
        <w:t>:</w:t>
      </w:r>
      <w:r w:rsidRPr="005A1B57">
        <w:rPr>
          <w:rStyle w:val="Strong"/>
        </w:rPr>
        <w:t xml:space="preserve"> </w:t>
      </w:r>
    </w:p>
    <w:p w14:paraId="0DD1A0E4" w14:textId="74EEC80A" w:rsidR="00E47F5F" w:rsidRPr="00FF0358" w:rsidRDefault="00E47F5F" w:rsidP="009B715C">
      <w:pPr>
        <w:pStyle w:val="Lista"/>
        <w:numPr>
          <w:ilvl w:val="0"/>
          <w:numId w:val="4"/>
        </w:numPr>
        <w:ind w:left="1080"/>
        <w:rPr>
          <w:rFonts w:cs="Arial"/>
        </w:rPr>
      </w:pPr>
      <w:r w:rsidRPr="00D13E0C">
        <w:rPr>
          <w:rFonts w:cs="Arial"/>
        </w:rPr>
        <w:t>The Contractor shall prescreen all personnel requiring access to the computer systems to ensure they maintain</w:t>
      </w:r>
      <w:r w:rsidR="00C83EF3" w:rsidRPr="00D13E0C">
        <w:rPr>
          <w:rFonts w:cs="Arial"/>
        </w:rPr>
        <w:t xml:space="preserve"> the appropriate Background Investigation</w:t>
      </w:r>
      <w:r w:rsidRPr="00D13E0C">
        <w:rPr>
          <w:rFonts w:cs="Arial"/>
        </w:rPr>
        <w:t xml:space="preserve">, and are able to read, write, </w:t>
      </w:r>
      <w:r w:rsidR="009F4E08" w:rsidRPr="00D13E0C">
        <w:rPr>
          <w:rFonts w:cs="Arial"/>
        </w:rPr>
        <w:t>speak,</w:t>
      </w:r>
      <w:r w:rsidRPr="00D13E0C">
        <w:rPr>
          <w:rFonts w:cs="Arial"/>
        </w:rPr>
        <w:t xml:space="preserve"> and understand the English language.</w:t>
      </w:r>
    </w:p>
    <w:p w14:paraId="47DDBD8A" w14:textId="25680C7C" w:rsidR="00625C1A" w:rsidRPr="00625C1A" w:rsidRDefault="00BD3F92" w:rsidP="00625C1A">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w:t>
      </w:r>
      <w:r w:rsidR="000C2E6B">
        <w:rPr>
          <w:rFonts w:cs="Arial"/>
        </w:rPr>
        <w:t xml:space="preserve">PAL </w:t>
      </w:r>
      <w:r>
        <w:rPr>
          <w:rFonts w:cs="Arial"/>
        </w:rPr>
        <w:t>template</w:t>
      </w:r>
      <w:r w:rsidR="007E26A0">
        <w:rPr>
          <w:rFonts w:cs="Arial"/>
        </w:rPr>
        <w:t xml:space="preserve"> artifact</w:t>
      </w:r>
      <w:r w:rsidRPr="00FB491D">
        <w:rPr>
          <w:rFonts w:cs="Arial"/>
        </w:rPr>
        <w:t>.</w:t>
      </w:r>
      <w:r>
        <w:rPr>
          <w:rFonts w:cs="Arial"/>
        </w:rPr>
        <w:t xml:space="preserve">  The Contractor Staff Roster shall contain the Contractor’s Full Name</w:t>
      </w:r>
      <w:r w:rsidR="00167D3F">
        <w:rPr>
          <w:rFonts w:cs="Arial"/>
        </w:rPr>
        <w:t>, Date</w:t>
      </w:r>
      <w:r>
        <w:rPr>
          <w:rFonts w:cs="Arial"/>
        </w:rPr>
        <w:t xml:space="preserve"> of Birth, </w:t>
      </w:r>
      <w:r w:rsidRPr="00DB0D8A">
        <w:rPr>
          <w:rFonts w:cs="Arial"/>
        </w:rPr>
        <w:t>Place of Birth, individual background investigation level requirement (based</w:t>
      </w:r>
      <w:r>
        <w:rPr>
          <w:rFonts w:cs="Arial"/>
        </w:rPr>
        <w:t xml:space="preserve"> upon Section 6.2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00625C1A" w:rsidRPr="00413667">
        <w:t xml:space="preserve">  The preferred method to send the Contractor Staff Roster or Social Security Number is by encrypted e-mail. If unable to send encrypted e-mail, other methods which comply with FIPS 140-2 </w:t>
      </w:r>
      <w:r w:rsidR="00B377AE">
        <w:t xml:space="preserve">(or its successor) </w:t>
      </w:r>
      <w:r w:rsidR="00625C1A" w:rsidRPr="00413667">
        <w:t>are to encrypt the file, use a secure fax, or use a traceable mail service.</w:t>
      </w:r>
      <w:r w:rsidR="00B377AE" w:rsidRPr="00B377AE">
        <w:t xml:space="preserve"> </w:t>
      </w:r>
      <w:bookmarkStart w:id="110" w:name="_Hlk182830001"/>
      <w:r w:rsidR="00B377AE" w:rsidRPr="00DE52FF">
        <w:t xml:space="preserve">(Note that by September 22, 2026, all FIPS 140-2 certificate validations will be placed on the Historical List. See FIPS Transition Effort Timeline for more details:  </w:t>
      </w:r>
      <w:hyperlink r:id="rId48" w:anchor="schedule" w:tooltip="Link to NIST FIPS Transition effort schedule" w:history="1">
        <w:r w:rsidR="00B377AE" w:rsidRPr="00DE52FF">
          <w:rPr>
            <w:rStyle w:val="Hyperlink"/>
          </w:rPr>
          <w:t>https://csrc.nist.gov/projects/fips-140-3-transition-effort#schedule</w:t>
        </w:r>
      </w:hyperlink>
      <w:r w:rsidR="00B377AE">
        <w:t>)</w:t>
      </w:r>
      <w:bookmarkEnd w:id="110"/>
    </w:p>
    <w:p w14:paraId="0DD1A0E7" w14:textId="3F226DBC" w:rsidR="0093205D" w:rsidRPr="00FB491D" w:rsidRDefault="0093205D" w:rsidP="00FB491D">
      <w:pPr>
        <w:pStyle w:val="Lista"/>
        <w:numPr>
          <w:ilvl w:val="0"/>
          <w:numId w:val="4"/>
        </w:numPr>
        <w:ind w:left="1080"/>
        <w:rPr>
          <w:rFonts w:cs="Arial"/>
        </w:rPr>
      </w:pPr>
      <w:r>
        <w:rPr>
          <w:rFonts w:cs="Arial"/>
        </w:rPr>
        <w:t>The Contractor should coordinate</w:t>
      </w:r>
      <w:r w:rsidR="001336C8">
        <w:rPr>
          <w:rFonts w:cs="Arial"/>
        </w:rPr>
        <w:t xml:space="preserve"> with</w:t>
      </w:r>
      <w:r>
        <w:rPr>
          <w:rFonts w:cs="Arial"/>
        </w:rPr>
        <w:t xml:space="preserve"> the location of the nearest VA fingerprinting office through the COR.  </w:t>
      </w:r>
      <w:r>
        <w:t>Only electronic fingerprints are authorized.</w:t>
      </w:r>
      <w:r w:rsidR="001336C8">
        <w:t xml:space="preserve">  The Contractor shall</w:t>
      </w:r>
      <w:r w:rsidR="002F2B18">
        <w:t xml:space="preserve"> bring their completed Security and Investigations Center (SIC) Fingerprint request form with them (see paragraph d.4. below)</w:t>
      </w:r>
      <w:r w:rsidR="007C0BD3">
        <w:t xml:space="preserve"> when getting fingerprints taken</w:t>
      </w:r>
      <w:r w:rsidR="002F2B18">
        <w:t>.</w:t>
      </w:r>
    </w:p>
    <w:p w14:paraId="0AC0E780" w14:textId="77777777" w:rsidR="00BD3F92" w:rsidRPr="00BD3F92" w:rsidRDefault="00BD3F92" w:rsidP="00BD3F92">
      <w:pPr>
        <w:numPr>
          <w:ilvl w:val="0"/>
          <w:numId w:val="3"/>
        </w:numPr>
        <w:ind w:left="1080"/>
      </w:pPr>
      <w:r w:rsidRPr="00BD3F92">
        <w:t>The Contractor shall ensure the following required forms are submitted to the COR within 5 days after contract award:</w:t>
      </w:r>
    </w:p>
    <w:p w14:paraId="2980A600" w14:textId="41A616C0" w:rsidR="00E54E91" w:rsidRDefault="00E54E91" w:rsidP="00CC5BEE">
      <w:pPr>
        <w:numPr>
          <w:ilvl w:val="0"/>
          <w:numId w:val="19"/>
        </w:numPr>
      </w:pPr>
      <w:r>
        <w:t>Optional Form 306</w:t>
      </w:r>
    </w:p>
    <w:p w14:paraId="56EE873A" w14:textId="5EC6B53B" w:rsidR="00E54E91" w:rsidRDefault="00E54E91" w:rsidP="00CC5BEE">
      <w:pPr>
        <w:numPr>
          <w:ilvl w:val="0"/>
          <w:numId w:val="19"/>
        </w:numPr>
      </w:pPr>
      <w:r>
        <w:t>Self-Certification of Continuous Service</w:t>
      </w:r>
    </w:p>
    <w:p w14:paraId="3C5A3050" w14:textId="7246F971" w:rsidR="00E54E91" w:rsidRDefault="00E54E91" w:rsidP="00CC5BEE">
      <w:pPr>
        <w:numPr>
          <w:ilvl w:val="0"/>
          <w:numId w:val="19"/>
        </w:numPr>
      </w:pPr>
      <w:r>
        <w:t xml:space="preserve">VA Form 0710 </w:t>
      </w:r>
    </w:p>
    <w:p w14:paraId="39564C9E" w14:textId="7170DEF4" w:rsidR="00E54E91" w:rsidRDefault="00541762" w:rsidP="00CC5BEE">
      <w:pPr>
        <w:numPr>
          <w:ilvl w:val="0"/>
          <w:numId w:val="19"/>
        </w:numPr>
      </w:pPr>
      <w:r>
        <w:t xml:space="preserve">Completed SIC </w:t>
      </w:r>
      <w:r w:rsidR="00E83D6D">
        <w:t>Fingerprint Request Form</w:t>
      </w:r>
    </w:p>
    <w:p w14:paraId="38794674" w14:textId="4753B262" w:rsidR="00BD3F92" w:rsidRDefault="00BD3F92" w:rsidP="00BD3F92">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6BB42F9D" w14:textId="373935B1" w:rsidR="00BD3F92" w:rsidRPr="00B30DD2" w:rsidRDefault="00BD3F92" w:rsidP="00BD3F92">
      <w:pPr>
        <w:pStyle w:val="Lista"/>
        <w:ind w:left="1080"/>
        <w:rPr>
          <w:rFonts w:cs="Arial"/>
        </w:rPr>
      </w:pPr>
      <w:r w:rsidRPr="007166A1">
        <w:rPr>
          <w:rFonts w:cs="Arial"/>
        </w:rPr>
        <w:t>The Contractor</w:t>
      </w:r>
      <w:r w:rsidRPr="003C5593">
        <w:rPr>
          <w:rFonts w:cs="Arial"/>
        </w:rPr>
        <w:t xml:space="preserve"> employee shall </w:t>
      </w:r>
      <w:r w:rsidRPr="00CB1A02">
        <w:rPr>
          <w:rFonts w:cs="Arial"/>
        </w:rPr>
        <w:t xml:space="preserve">certify and release the e-QIP document, </w:t>
      </w:r>
      <w:r w:rsidR="009F4E08" w:rsidRPr="00CB1A02">
        <w:rPr>
          <w:rFonts w:cs="Arial"/>
        </w:rPr>
        <w:t>print,</w:t>
      </w:r>
      <w:r w:rsidRPr="00CB1A02">
        <w:rPr>
          <w:rFonts w:cs="Arial"/>
        </w:rPr>
        <w:t xml:space="preserve"> and sign the signature pages, and send them encrypted </w:t>
      </w:r>
      <w:r w:rsidRPr="005C7B54">
        <w:rPr>
          <w:rFonts w:cs="Arial"/>
        </w:rPr>
        <w:t xml:space="preserve">to the COR for electronic submission to the SIC.  These documents </w:t>
      </w:r>
      <w:r w:rsidRPr="00B30DD2">
        <w:rPr>
          <w:rFonts w:cs="Arial"/>
        </w:rPr>
        <w:t xml:space="preserve">shall be submitted to the COR within 3 business days of receipt of the e-QIP notification email.  (Note:  OPM is moving towards a “click to sign” process.  If click to sign is used, the Contractor employee should notify </w:t>
      </w:r>
      <w:r w:rsidR="00C41A6D">
        <w:rPr>
          <w:rFonts w:cs="Arial"/>
        </w:rPr>
        <w:t xml:space="preserve">the </w:t>
      </w:r>
      <w:r w:rsidRPr="00B30DD2">
        <w:rPr>
          <w:rFonts w:cs="Arial"/>
        </w:rPr>
        <w:t>COR within 3 business days that documents were signed via e</w:t>
      </w:r>
      <w:r w:rsidR="00996484">
        <w:rPr>
          <w:rFonts w:cs="Arial"/>
        </w:rPr>
        <w:t>-</w:t>
      </w:r>
      <w:r w:rsidRPr="00B30DD2">
        <w:rPr>
          <w:rFonts w:cs="Arial"/>
        </w:rPr>
        <w:t>QIP)</w:t>
      </w:r>
      <w:r>
        <w:rPr>
          <w:rFonts w:cs="Arial"/>
        </w:rPr>
        <w:t>.</w:t>
      </w:r>
    </w:p>
    <w:p w14:paraId="0DD1A0EB" w14:textId="77777777" w:rsidR="00E47F5F" w:rsidRPr="00BD2F67" w:rsidRDefault="006F440F" w:rsidP="009B715C">
      <w:pPr>
        <w:pStyle w:val="Lista"/>
        <w:numPr>
          <w:ilvl w:val="0"/>
          <w:numId w:val="4"/>
        </w:numPr>
        <w:ind w:left="1080"/>
        <w:rPr>
          <w:rFonts w:cs="Arial"/>
        </w:rPr>
      </w:pPr>
      <w:r>
        <w:rPr>
          <w:rFonts w:cs="Arial"/>
        </w:rPr>
        <w:t>T</w:t>
      </w:r>
      <w:r w:rsidR="00E47F5F" w:rsidRPr="00BD2F67">
        <w:rPr>
          <w:rFonts w:cs="Arial"/>
        </w:rPr>
        <w:t xml:space="preserve">he Contractor shall be responsible for the actions of all </w:t>
      </w:r>
      <w:r w:rsidR="00420DE4">
        <w:rPr>
          <w:rFonts w:cs="Arial"/>
        </w:rPr>
        <w:t>personnel</w:t>
      </w:r>
      <w:r w:rsidR="00420DE4" w:rsidRPr="00BD2F67">
        <w:rPr>
          <w:rFonts w:cs="Arial"/>
        </w:rPr>
        <w:t xml:space="preserve"> </w:t>
      </w:r>
      <w:r w:rsidR="00E47F5F" w:rsidRPr="00BD2F67">
        <w:rPr>
          <w:rFonts w:cs="Arial"/>
        </w:rPr>
        <w:t xml:space="preserve">provided to work for VA under this contract.  In the event that </w:t>
      </w:r>
      <w:proofErr w:type="gramStart"/>
      <w:r w:rsidR="00E47F5F" w:rsidRPr="00BD2F67">
        <w:rPr>
          <w:rFonts w:cs="Arial"/>
        </w:rPr>
        <w:t>damages arise</w:t>
      </w:r>
      <w:proofErr w:type="gramEnd"/>
      <w:r w:rsidR="00E47F5F" w:rsidRPr="00BD2F67">
        <w:rPr>
          <w:rFonts w:cs="Arial"/>
        </w:rPr>
        <w:t xml:space="preserve"> from work performed by Contractor provided personnel, under the auspices of this contract, the Contractor shall be responsible for all resources necessary to remedy the incident.</w:t>
      </w:r>
    </w:p>
    <w:p w14:paraId="0DD1A0EC" w14:textId="62EE48F3" w:rsidR="00CC4BDD" w:rsidRPr="0008284C" w:rsidRDefault="00B20E97" w:rsidP="009B715C">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004F377C" w:rsidRPr="00A1063E">
        <w:rPr>
          <w:rFonts w:cs="Arial"/>
        </w:rPr>
        <w:t>)</w:t>
      </w:r>
      <w:r w:rsidRPr="00A1063E">
        <w:rPr>
          <w:rFonts w:cs="Arial"/>
        </w:rPr>
        <w:t xml:space="preserve">, </w:t>
      </w:r>
      <w:r w:rsidR="0044680A" w:rsidRPr="00A1063E">
        <w:rPr>
          <w:rFonts w:cs="Arial"/>
        </w:rPr>
        <w:t xml:space="preserve">completed </w:t>
      </w:r>
      <w:r w:rsidRPr="00072B0A">
        <w:rPr>
          <w:rFonts w:cs="Arial"/>
        </w:rPr>
        <w:t>training delineated in VA Handbook 6500.6 (</w:t>
      </w:r>
      <w:r w:rsidR="00537DE0">
        <w:rPr>
          <w:rFonts w:cs="Arial"/>
        </w:rPr>
        <w:t>A</w:t>
      </w:r>
      <w:r w:rsidRPr="00072B0A">
        <w:rPr>
          <w:rFonts w:cs="Arial"/>
        </w:rPr>
        <w:t xml:space="preserve">ppendix C, Section </w:t>
      </w:r>
      <w:r w:rsidR="009C6262">
        <w:rPr>
          <w:rFonts w:cs="Arial"/>
        </w:rPr>
        <w:t>4</w:t>
      </w:r>
      <w:r w:rsidRPr="00072B0A">
        <w:rPr>
          <w:rFonts w:cs="Arial"/>
        </w:rPr>
        <w:t xml:space="preserve">), </w:t>
      </w:r>
      <w:r w:rsidRPr="00401F3D">
        <w:rPr>
          <w:rFonts w:cs="Arial"/>
        </w:rPr>
        <w:t>signed “Contractor Rules of Behavior”</w:t>
      </w:r>
      <w:r w:rsidR="0044680A" w:rsidRPr="00401F3D">
        <w:rPr>
          <w:rFonts w:cs="Arial"/>
        </w:rPr>
        <w:t>,</w:t>
      </w:r>
      <w:r w:rsidR="0044680A" w:rsidRPr="00524710">
        <w:rPr>
          <w:rFonts w:cs="Arial"/>
        </w:rPr>
        <w:t xml:space="preserve"> and with a valid, operational </w:t>
      </w:r>
      <w:r w:rsidR="00D2217A">
        <w:rPr>
          <w:rFonts w:cs="Arial"/>
        </w:rPr>
        <w:t>Personal Identity Verification (</w:t>
      </w:r>
      <w:r w:rsidR="0044680A" w:rsidRPr="00524710">
        <w:rPr>
          <w:rFonts w:cs="Arial"/>
        </w:rPr>
        <w:t>PIV</w:t>
      </w:r>
      <w:r w:rsidR="00D2217A">
        <w:rPr>
          <w:rFonts w:cs="Arial"/>
        </w:rPr>
        <w:t>)</w:t>
      </w:r>
      <w:r w:rsidR="0044680A" w:rsidRPr="00524710">
        <w:rPr>
          <w:rFonts w:cs="Arial"/>
        </w:rPr>
        <w:t xml:space="preserve"> credential for PIV-only logical access to VA’s network.</w:t>
      </w:r>
      <w:r w:rsidRPr="00524710">
        <w:rPr>
          <w:rFonts w:cs="Arial"/>
        </w:rPr>
        <w:t xml:space="preserve">  </w:t>
      </w:r>
      <w:r w:rsidR="00FC3092" w:rsidRPr="00524710">
        <w:rPr>
          <w:rFonts w:cs="Arial"/>
        </w:rPr>
        <w:t>A PIV card credential can be issued once your SAC has been favorably adjudicated and your background investigation has been scheduled by OPM</w:t>
      </w:r>
      <w:r w:rsidR="00744435">
        <w:rPr>
          <w:rFonts w:cs="Arial"/>
        </w:rPr>
        <w:t>.</w:t>
      </w:r>
      <w:r w:rsidR="00DE4C93" w:rsidRPr="0008284C">
        <w:rPr>
          <w:rFonts w:cs="Arial"/>
        </w:rPr>
        <w:t xml:space="preserve">  </w:t>
      </w:r>
      <w:r w:rsidR="00CC4BDD" w:rsidRPr="002E6032">
        <w:t xml:space="preserve">However, the </w:t>
      </w:r>
      <w:r w:rsidR="009C16A1" w:rsidRPr="001028B3">
        <w:t>C</w:t>
      </w:r>
      <w:r w:rsidR="00CC4BDD" w:rsidRPr="00A1063E">
        <w:t>ontractor will be responsible for the actions of th</w:t>
      </w:r>
      <w:r w:rsidR="009C16A1" w:rsidRPr="00A1063E">
        <w:t>e</w:t>
      </w:r>
      <w:r w:rsidR="00CC4BDD" w:rsidRPr="00A1063E">
        <w:t xml:space="preserve"> </w:t>
      </w:r>
      <w:r w:rsidR="009C16A1" w:rsidRPr="00A1063E">
        <w:t>C</w:t>
      </w:r>
      <w:r w:rsidR="00CC4BDD" w:rsidRPr="00072B0A">
        <w:t>ontract</w:t>
      </w:r>
      <w:r w:rsidR="009C16A1" w:rsidRPr="00072B0A">
        <w:t>or</w:t>
      </w:r>
      <w:r w:rsidR="00CC4BDD" w:rsidRPr="00072B0A">
        <w:t xml:space="preserve"> </w:t>
      </w:r>
      <w:r w:rsidR="009C16A1" w:rsidRPr="00072B0A">
        <w:t>personnel</w:t>
      </w:r>
      <w:r w:rsidR="00CC4BDD" w:rsidRPr="00072B0A">
        <w:t xml:space="preserve"> they provide to perform work for </w:t>
      </w:r>
      <w:r w:rsidR="00CC4BDD" w:rsidRPr="00072B0A">
        <w:rPr>
          <w:rStyle w:val="HTMLAcronym"/>
        </w:rPr>
        <w:t>VA</w:t>
      </w:r>
      <w:r w:rsidR="00CC4BDD" w:rsidRPr="00072B0A">
        <w:t xml:space="preserve">.  </w:t>
      </w:r>
      <w:r w:rsidR="00CC4BDD" w:rsidRPr="00072B0A">
        <w:rPr>
          <w:rFonts w:cs="Arial"/>
        </w:rPr>
        <w:t xml:space="preserve">The investigative history for </w:t>
      </w:r>
      <w:r w:rsidR="009C16A1" w:rsidRPr="00072B0A">
        <w:rPr>
          <w:rFonts w:cs="Arial"/>
        </w:rPr>
        <w:t>C</w:t>
      </w:r>
      <w:r w:rsidR="00CC4BDD" w:rsidRPr="00072B0A">
        <w:rPr>
          <w:rFonts w:cs="Arial"/>
        </w:rPr>
        <w:t>o</w:t>
      </w:r>
      <w:r w:rsidR="00CC4BDD" w:rsidRPr="00072B0A">
        <w:t xml:space="preserve">ntractor personnel working under this contract must be maintained in the database of </w:t>
      </w:r>
      <w:r w:rsidR="00744435">
        <w:t>OP</w:t>
      </w:r>
      <w:r w:rsidR="00CE7813" w:rsidRPr="0008284C">
        <w:t>M.</w:t>
      </w:r>
    </w:p>
    <w:p w14:paraId="0DD1A0ED" w14:textId="77777777" w:rsidR="00E47F5F" w:rsidRPr="00D13E0C" w:rsidRDefault="00E47F5F" w:rsidP="009B715C">
      <w:pPr>
        <w:pStyle w:val="Lista"/>
        <w:numPr>
          <w:ilvl w:val="0"/>
          <w:numId w:val="4"/>
        </w:numPr>
        <w:ind w:left="1080"/>
        <w:rPr>
          <w:rFonts w:cs="Arial"/>
        </w:rPr>
      </w:pPr>
      <w:r w:rsidRPr="00D13E0C">
        <w:rPr>
          <w:rFonts w:cs="Arial"/>
        </w:rPr>
        <w:t>The Contractor, when notified of an unfavorabl</w:t>
      </w:r>
      <w:r w:rsidR="00034689">
        <w:rPr>
          <w:rFonts w:cs="Arial"/>
        </w:rPr>
        <w:t xml:space="preserve">y adjudicated background investigation on a Contractor employee as </w:t>
      </w:r>
      <w:r w:rsidRPr="00D13E0C">
        <w:rPr>
          <w:rFonts w:cs="Arial"/>
        </w:rPr>
        <w:t>determin</w:t>
      </w:r>
      <w:r w:rsidR="00034689">
        <w:rPr>
          <w:rFonts w:cs="Arial"/>
        </w:rPr>
        <w:t>ed</w:t>
      </w:r>
      <w:r w:rsidRPr="00D13E0C">
        <w:rPr>
          <w:rFonts w:cs="Arial"/>
        </w:rPr>
        <w:t xml:space="preserve"> by the Government, shall withdraw the employee from consideration </w:t>
      </w:r>
      <w:r w:rsidR="009C16A1">
        <w:rPr>
          <w:rFonts w:cs="Arial"/>
        </w:rPr>
        <w:t>in</w:t>
      </w:r>
      <w:r w:rsidRPr="00D13E0C">
        <w:rPr>
          <w:rFonts w:cs="Arial"/>
        </w:rPr>
        <w:t xml:space="preserve"> working under the contract.</w:t>
      </w:r>
    </w:p>
    <w:p w14:paraId="740B81BC" w14:textId="77777777" w:rsidR="00BD3F92" w:rsidRPr="00E36E6C" w:rsidRDefault="00BD3F92" w:rsidP="00BD3F92">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378A9710" w14:textId="1F47614E" w:rsidR="00BD3F92" w:rsidRPr="000A4257" w:rsidRDefault="00402D20" w:rsidP="00BD3F92">
      <w:pPr>
        <w:pStyle w:val="Lista"/>
        <w:ind w:left="1080"/>
        <w:rPr>
          <w:rFonts w:cs="Arial"/>
        </w:rPr>
      </w:pPr>
      <w:r>
        <w:rPr>
          <w:rFonts w:cs="Arial"/>
        </w:rPr>
        <w:t>PIV</w:t>
      </w:r>
      <w:r w:rsidR="00BD3F92" w:rsidRPr="000A4257">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Default="00BD3F92" w:rsidP="005A1B57">
      <w:pPr>
        <w:pStyle w:val="NoSpacing"/>
      </w:pPr>
    </w:p>
    <w:p w14:paraId="510C98F9" w14:textId="4C44F6B7" w:rsidR="00BD3F92" w:rsidRPr="005A1B57" w:rsidRDefault="00BD3F92" w:rsidP="00E5783F">
      <w:pPr>
        <w:pStyle w:val="NoSpacing"/>
        <w:rPr>
          <w:rStyle w:val="Strong"/>
        </w:rPr>
      </w:pPr>
      <w:r w:rsidRPr="005A1B57">
        <w:rPr>
          <w:rStyle w:val="Strong"/>
        </w:rPr>
        <w:t>Deliverable:</w:t>
      </w:r>
    </w:p>
    <w:p w14:paraId="45BFCE3F" w14:textId="77777777" w:rsidR="00BD3F92" w:rsidRPr="00BD3F92" w:rsidRDefault="00BD3F92" w:rsidP="00CC5BEE">
      <w:pPr>
        <w:numPr>
          <w:ilvl w:val="0"/>
          <w:numId w:val="20"/>
        </w:numPr>
        <w:ind w:left="1080"/>
        <w:rPr>
          <w:rFonts w:cs="Arial"/>
        </w:rPr>
      </w:pPr>
      <w:r w:rsidRPr="00BD3F92">
        <w:rPr>
          <w:rFonts w:cs="Arial"/>
        </w:rPr>
        <w:t>Contractor Staff Roster</w:t>
      </w:r>
    </w:p>
    <w:p w14:paraId="4930082E" w14:textId="77777777" w:rsidR="00624717" w:rsidRPr="00D13E0C" w:rsidRDefault="00624717" w:rsidP="005A1B57">
      <w:pPr>
        <w:pStyle w:val="NoSpacing"/>
      </w:pPr>
    </w:p>
    <w:p w14:paraId="0DD1A0EF" w14:textId="77777777" w:rsidR="00E47F5F" w:rsidRPr="00D13E0C" w:rsidRDefault="00D30B71" w:rsidP="0075504C">
      <w:pPr>
        <w:pStyle w:val="Heading2"/>
      </w:pPr>
      <w:bookmarkStart w:id="111" w:name="_Toc251331978"/>
      <w:bookmarkStart w:id="112" w:name="_Ref252785327"/>
      <w:bookmarkStart w:id="113" w:name="_Ref252785375"/>
      <w:bookmarkStart w:id="114" w:name="_Ref256418893"/>
      <w:bookmarkStart w:id="115" w:name="_Toc223329928"/>
      <w:bookmarkEnd w:id="27"/>
      <w:bookmarkEnd w:id="69"/>
      <w:r w:rsidRPr="00D13E0C">
        <w:t>METHOD AND DISTRIBUTION OF DELIVER</w:t>
      </w:r>
      <w:r w:rsidR="008C3CB8">
        <w:t>ABLES</w:t>
      </w:r>
      <w:bookmarkEnd w:id="111"/>
      <w:bookmarkEnd w:id="112"/>
      <w:bookmarkEnd w:id="113"/>
      <w:bookmarkEnd w:id="114"/>
      <w:bookmarkEnd w:id="115"/>
    </w:p>
    <w:p w14:paraId="0DD1A0F0" w14:textId="36C72EA4" w:rsidR="00E47F5F" w:rsidRDefault="00680DE5" w:rsidP="002A6E4F">
      <w:pPr>
        <w:pStyle w:val="NoSpacing"/>
      </w:pPr>
      <w:r w:rsidRPr="00D13E0C">
        <w:t>The Contractor shall deliver</w:t>
      </w:r>
      <w:r w:rsidR="00E47F5F" w:rsidRPr="00D13E0C">
        <w:t xml:space="preserve"> documentation in electronic </w:t>
      </w:r>
      <w:r w:rsidRPr="00D13E0C">
        <w:t>format</w:t>
      </w:r>
      <w:r w:rsidR="0016110D">
        <w:t>, u</w:t>
      </w:r>
      <w:r w:rsidR="00E47F5F" w:rsidRPr="00D13E0C">
        <w:t>nless otherwise directed</w:t>
      </w:r>
      <w:r w:rsidR="00F63DB9" w:rsidRPr="00D13E0C">
        <w:t xml:space="preserve"> in Section B</w:t>
      </w:r>
      <w:r w:rsidR="00890FB0" w:rsidRPr="00D13E0C">
        <w:t xml:space="preserve"> of the solicitation</w:t>
      </w:r>
      <w:r w:rsidR="0016110D">
        <w:t>/contract</w:t>
      </w:r>
      <w:r w:rsidR="00887CEF" w:rsidRPr="00D13E0C">
        <w:t xml:space="preserve">.  </w:t>
      </w:r>
      <w:r w:rsidR="00E47F5F" w:rsidRPr="00D13E0C">
        <w:t xml:space="preserve">Acceptable electronic media </w:t>
      </w:r>
      <w:proofErr w:type="gramStart"/>
      <w:r w:rsidR="00E47F5F" w:rsidRPr="00D13E0C">
        <w:t>include:</w:t>
      </w:r>
      <w:proofErr w:type="gramEnd"/>
      <w:r w:rsidR="00C0653B">
        <w:t xml:space="preserve"> </w:t>
      </w:r>
      <w:r w:rsidR="00E47F5F" w:rsidRPr="00D13E0C">
        <w:t xml:space="preserve"> </w:t>
      </w:r>
      <w:r w:rsidR="00291A2C">
        <w:t>Microsoft 365</w:t>
      </w:r>
      <w:r w:rsidR="006F7417">
        <w:t xml:space="preserve"> suite</w:t>
      </w:r>
      <w:r w:rsidR="00291A2C">
        <w:t xml:space="preserve">, </w:t>
      </w:r>
      <w:r w:rsidR="00E47F5F" w:rsidRPr="00D13E0C">
        <w:t xml:space="preserve">MS Word, MS Excel, MS PowerPoint, MS Project, MS Access, MS Visio, </w:t>
      </w:r>
      <w:r w:rsidR="00944E8C">
        <w:t>Auto</w:t>
      </w:r>
      <w:r w:rsidR="00E47F5F" w:rsidRPr="00D13E0C">
        <w:t>CAD</w:t>
      </w:r>
      <w:r w:rsidR="001D7360">
        <w:t>,</w:t>
      </w:r>
      <w:r w:rsidR="00E47F5F" w:rsidRPr="00D13E0C">
        <w:t xml:space="preserve"> and Adobe Postscript Data Format (PDF).</w:t>
      </w:r>
    </w:p>
    <w:p w14:paraId="0DD1A0F2" w14:textId="77777777" w:rsidR="008A293B" w:rsidRDefault="008A293B" w:rsidP="008A293B">
      <w:pPr>
        <w:pStyle w:val="Heading2"/>
      </w:pPr>
      <w:r>
        <w:t xml:space="preserve"> </w:t>
      </w:r>
      <w:bookmarkStart w:id="116" w:name="_Toc223329929"/>
      <w:r w:rsidR="00481989" w:rsidRPr="00E442C4">
        <w:rPr>
          <w:caps w:val="0"/>
        </w:rPr>
        <w:t>PERFORMANCE METRICS</w:t>
      </w:r>
      <w:bookmarkEnd w:id="116"/>
    </w:p>
    <w:p w14:paraId="0DD1A0F3" w14:textId="4EBE67B7" w:rsidR="003862DE"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p w14:paraId="0DD1A0F4" w14:textId="77777777" w:rsidR="003862DE" w:rsidRDefault="003862DE" w:rsidP="005A1B57">
      <w:pPr>
        <w:pStyle w:val="NoSpacing"/>
      </w:pPr>
    </w:p>
    <w:p w14:paraId="4932CD6C" w14:textId="7851582B" w:rsidR="000E2FDE" w:rsidRPr="00EC331A" w:rsidRDefault="000E2FDE" w:rsidP="000E2FDE">
      <w:r w:rsidRPr="00EC331A">
        <w:t xml:space="preserve">The </w:t>
      </w:r>
      <w:r>
        <w:t>C</w:t>
      </w:r>
      <w:r w:rsidRPr="00EC331A">
        <w:t>ontractor shall meet or exceed the following performance standards to ensure timely delivery, stakeholder satisfaction, and alignment with the Department of Veterans Affairs’ enterprise transformation objectives:</w:t>
      </w:r>
    </w:p>
    <w:p w14:paraId="3CFF7FE7" w14:textId="77777777" w:rsidR="000E2FDE" w:rsidRPr="00C24BC2" w:rsidRDefault="000E2FDE" w:rsidP="00CC5BEE">
      <w:pPr>
        <w:pStyle w:val="ListParagraph"/>
        <w:numPr>
          <w:ilvl w:val="0"/>
          <w:numId w:val="48"/>
        </w:numPr>
      </w:pPr>
      <w:r w:rsidRPr="00C24BC2">
        <w:t>Deliverable Quality: All deliverables shall be high-quality, professionally written, technically accurate, Section 508 compliant, and free of grammatical, formatting, or factual errors.</w:t>
      </w:r>
    </w:p>
    <w:p w14:paraId="30DA8853" w14:textId="77777777" w:rsidR="000E2FDE" w:rsidRPr="00C24BC2" w:rsidRDefault="000E2FDE" w:rsidP="00CC5BEE">
      <w:pPr>
        <w:pStyle w:val="ListParagraph"/>
        <w:numPr>
          <w:ilvl w:val="0"/>
          <w:numId w:val="48"/>
        </w:numPr>
      </w:pPr>
      <w:r w:rsidRPr="00C24BC2">
        <w:t>Timeliness: At least 95% of contract milestones and deliverables shall be completed on or before the scheduled due dates as defined in the approved Project Management Plan (PMP) and Integrated Master Schedule (IMS).</w:t>
      </w:r>
    </w:p>
    <w:p w14:paraId="4AACB5F6" w14:textId="77777777" w:rsidR="000E2FDE" w:rsidRPr="00C24BC2" w:rsidRDefault="000E2FDE" w:rsidP="00CC5BEE">
      <w:pPr>
        <w:pStyle w:val="ListParagraph"/>
        <w:numPr>
          <w:ilvl w:val="0"/>
          <w:numId w:val="48"/>
        </w:numPr>
      </w:pPr>
      <w:r w:rsidRPr="00C24BC2">
        <w:t>Responsiveness: The contractor shall acknowledge and respond to all VA inquiries, data calls, and action items within one (1) business day, unless otherwise specified.</w:t>
      </w:r>
    </w:p>
    <w:p w14:paraId="5ECD8817" w14:textId="77777777" w:rsidR="000E2FDE" w:rsidRPr="00C24BC2" w:rsidRDefault="000E2FDE" w:rsidP="00CC5BEE">
      <w:pPr>
        <w:pStyle w:val="ListParagraph"/>
        <w:numPr>
          <w:ilvl w:val="0"/>
          <w:numId w:val="48"/>
        </w:numPr>
      </w:pPr>
      <w:r w:rsidRPr="00C24BC2">
        <w:t>Stakeholder Satisfaction: The contractor shall maintain an average stakeholder satisfaction rating of 4.0 or higher on a 5-point scale, as measured through periodic surveys, feedback sessions, and performance reviews.</w:t>
      </w:r>
    </w:p>
    <w:p w14:paraId="0DEABF83" w14:textId="77777777" w:rsidR="000E2FDE" w:rsidRPr="00C24BC2" w:rsidRDefault="000E2FDE" w:rsidP="00CC5BEE">
      <w:pPr>
        <w:pStyle w:val="ListParagraph"/>
        <w:numPr>
          <w:ilvl w:val="0"/>
          <w:numId w:val="48"/>
        </w:numPr>
      </w:pPr>
      <w:r w:rsidRPr="00C24BC2">
        <w:t>Issue Resolution: Identified issues or risks shall be documented, tracked, and addressed in accordance with the risk management plan, with resolution plans initiated within 3 business days of identification.</w:t>
      </w:r>
    </w:p>
    <w:p w14:paraId="3C757070" w14:textId="01C1C050" w:rsidR="00696AB6" w:rsidRDefault="000E2FDE" w:rsidP="00CC5BEE">
      <w:pPr>
        <w:pStyle w:val="ListParagraph"/>
        <w:numPr>
          <w:ilvl w:val="0"/>
          <w:numId w:val="48"/>
        </w:numPr>
      </w:pPr>
      <w:r w:rsidRPr="00C24BC2">
        <w:t>Compliance: All work products and activities shall comply with applicable federal laws, VA policies, and regulatory requirements, including cybersecurity, privacy, accessibility, and records management standards.</w:t>
      </w:r>
    </w:p>
    <w:p w14:paraId="592BE953" w14:textId="77777777" w:rsidR="00C24BC2" w:rsidRPr="00C24BC2" w:rsidRDefault="00C24BC2" w:rsidP="00C24BC2">
      <w:pPr>
        <w:pStyle w:val="ListParagraph"/>
        <w:numPr>
          <w:ilvl w:val="0"/>
          <w:numId w:val="0"/>
        </w:numPr>
        <w:ind w:left="720"/>
      </w:pP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A36385" w14:paraId="65639E95" w14:textId="77777777" w:rsidTr="00F57A0A">
        <w:trPr>
          <w:trHeight w:val="330"/>
        </w:trPr>
        <w:tc>
          <w:tcPr>
            <w:tcW w:w="2610" w:type="dxa"/>
          </w:tcPr>
          <w:p w14:paraId="00674C9D" w14:textId="77777777" w:rsidR="00696AB6" w:rsidRPr="005A1B57" w:rsidRDefault="00696AB6" w:rsidP="00696AB6">
            <w:pPr>
              <w:rPr>
                <w:rStyle w:val="Strong"/>
              </w:rPr>
            </w:pPr>
            <w:r w:rsidRPr="005A1B57">
              <w:rPr>
                <w:rStyle w:val="Strong"/>
              </w:rPr>
              <w:t>Performance Objective</w:t>
            </w:r>
          </w:p>
        </w:tc>
        <w:tc>
          <w:tcPr>
            <w:tcW w:w="3690" w:type="dxa"/>
          </w:tcPr>
          <w:p w14:paraId="15F2C0EF" w14:textId="77777777" w:rsidR="00696AB6" w:rsidRPr="005A1B57" w:rsidRDefault="00696AB6" w:rsidP="00696AB6">
            <w:pPr>
              <w:rPr>
                <w:rStyle w:val="Strong"/>
              </w:rPr>
            </w:pPr>
            <w:r w:rsidRPr="005A1B57">
              <w:rPr>
                <w:rStyle w:val="Strong"/>
              </w:rPr>
              <w:t>Performance Standard</w:t>
            </w:r>
          </w:p>
        </w:tc>
        <w:tc>
          <w:tcPr>
            <w:tcW w:w="2430" w:type="dxa"/>
          </w:tcPr>
          <w:p w14:paraId="1CE05683" w14:textId="799DB510" w:rsidR="00696AB6" w:rsidRPr="005A1B57" w:rsidRDefault="00696AB6" w:rsidP="000B2501">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F57A0A">
        <w:trPr>
          <w:trHeight w:val="510"/>
        </w:trPr>
        <w:tc>
          <w:tcPr>
            <w:tcW w:w="2610" w:type="dxa"/>
          </w:tcPr>
          <w:p w14:paraId="39C7B8FC" w14:textId="323821FF" w:rsidR="00696AB6" w:rsidRPr="00A36385" w:rsidRDefault="00696AB6" w:rsidP="00CC5BEE">
            <w:pPr>
              <w:pStyle w:val="ListParagraph"/>
              <w:numPr>
                <w:ilvl w:val="0"/>
                <w:numId w:val="18"/>
              </w:numPr>
            </w:pPr>
            <w:r w:rsidRPr="00A36385">
              <w:t xml:space="preserve">Technical </w:t>
            </w:r>
            <w:r w:rsidR="000B2501">
              <w:t>/ Quality of Product or Service</w:t>
            </w:r>
          </w:p>
        </w:tc>
        <w:tc>
          <w:tcPr>
            <w:tcW w:w="3690" w:type="dxa"/>
          </w:tcPr>
          <w:p w14:paraId="3E1062E1" w14:textId="7720EA8E" w:rsidR="00696AB6" w:rsidRDefault="00A258A4" w:rsidP="00CC5BEE">
            <w:pPr>
              <w:pStyle w:val="ListParagraph"/>
              <w:numPr>
                <w:ilvl w:val="0"/>
                <w:numId w:val="14"/>
              </w:numPr>
              <w:spacing w:after="120"/>
            </w:pPr>
            <w:r>
              <w:t>Demonstrates</w:t>
            </w:r>
            <w:r w:rsidR="00696AB6" w:rsidRPr="009723F4">
              <w:t xml:space="preserve"> understanding of requirements</w:t>
            </w:r>
          </w:p>
          <w:p w14:paraId="15AE2895" w14:textId="77777777" w:rsidR="00696AB6" w:rsidRPr="009723F4" w:rsidRDefault="00696AB6" w:rsidP="00CC5BEE">
            <w:pPr>
              <w:pStyle w:val="ListParagraph"/>
              <w:numPr>
                <w:ilvl w:val="0"/>
                <w:numId w:val="14"/>
              </w:numPr>
              <w:spacing w:after="120"/>
            </w:pPr>
            <w:r w:rsidRPr="009723F4">
              <w:t xml:space="preserve">Efficient and effective in meeting requirements </w:t>
            </w:r>
          </w:p>
          <w:p w14:paraId="5557A39C" w14:textId="77777777" w:rsidR="00696AB6" w:rsidRPr="009723F4" w:rsidRDefault="00696AB6" w:rsidP="00CC5BEE">
            <w:pPr>
              <w:pStyle w:val="ListParagraph"/>
              <w:numPr>
                <w:ilvl w:val="0"/>
                <w:numId w:val="14"/>
              </w:numPr>
              <w:spacing w:after="120"/>
            </w:pPr>
            <w:r w:rsidRPr="009723F4">
              <w:t>Meets technical needs and mission requirements</w:t>
            </w:r>
          </w:p>
          <w:p w14:paraId="5CE184DB" w14:textId="77777777" w:rsidR="00696AB6" w:rsidRDefault="000B2501" w:rsidP="00CC5BEE">
            <w:pPr>
              <w:pStyle w:val="ListParagraph"/>
              <w:numPr>
                <w:ilvl w:val="0"/>
                <w:numId w:val="14"/>
              </w:numPr>
              <w:spacing w:after="120"/>
            </w:pPr>
            <w:r>
              <w:t>Provides</w:t>
            </w:r>
            <w:r w:rsidR="00696AB6" w:rsidRPr="009723F4">
              <w:t xml:space="preserve"> quality services/products</w:t>
            </w:r>
          </w:p>
          <w:p w14:paraId="1E2C7C74" w14:textId="4E798CBA" w:rsidR="00E251F3" w:rsidRPr="009723F4" w:rsidRDefault="00E251F3" w:rsidP="00CC5BEE">
            <w:pPr>
              <w:pStyle w:val="ListParagraph"/>
              <w:numPr>
                <w:ilvl w:val="0"/>
                <w:numId w:val="14"/>
              </w:numPr>
              <w:spacing w:after="120"/>
            </w:pPr>
            <w:r>
              <w:t>Incorporates “ease of use” Human Centered Design principles in any software developed.</w:t>
            </w:r>
          </w:p>
        </w:tc>
        <w:tc>
          <w:tcPr>
            <w:tcW w:w="2430" w:type="dxa"/>
          </w:tcPr>
          <w:p w14:paraId="2BAF2D62" w14:textId="77777777" w:rsidR="00696AB6" w:rsidRPr="00A36385" w:rsidRDefault="00696AB6" w:rsidP="00696AB6">
            <w:pPr>
              <w:rPr>
                <w:rFonts w:cs="Arial"/>
              </w:rPr>
            </w:pPr>
            <w:r w:rsidRPr="00A36385">
              <w:rPr>
                <w:rFonts w:cs="Arial"/>
              </w:rPr>
              <w:t>Satisfactory or higher</w:t>
            </w:r>
          </w:p>
        </w:tc>
      </w:tr>
      <w:tr w:rsidR="00696AB6" w:rsidRPr="00A36385" w14:paraId="204ABE4C" w14:textId="77777777" w:rsidTr="00F57A0A">
        <w:trPr>
          <w:trHeight w:val="510"/>
        </w:trPr>
        <w:tc>
          <w:tcPr>
            <w:tcW w:w="2610" w:type="dxa"/>
          </w:tcPr>
          <w:p w14:paraId="3A3888C3" w14:textId="77777777" w:rsidR="00696AB6" w:rsidRPr="00A36385" w:rsidRDefault="00696AB6" w:rsidP="00CC5BEE">
            <w:pPr>
              <w:pStyle w:val="ListParagraph"/>
              <w:numPr>
                <w:ilvl w:val="0"/>
                <w:numId w:val="18"/>
              </w:numPr>
            </w:pPr>
            <w:r w:rsidRPr="00A36385">
              <w:t>Project Milestones and Schedule</w:t>
            </w:r>
          </w:p>
        </w:tc>
        <w:tc>
          <w:tcPr>
            <w:tcW w:w="3690" w:type="dxa"/>
          </w:tcPr>
          <w:p w14:paraId="25E38386" w14:textId="535BF2CE" w:rsidR="00696AB6" w:rsidRPr="009723F4" w:rsidRDefault="00A258A4" w:rsidP="00CC5BEE">
            <w:pPr>
              <w:pStyle w:val="ListParagraph"/>
              <w:numPr>
                <w:ilvl w:val="0"/>
                <w:numId w:val="17"/>
              </w:numPr>
              <w:spacing w:after="120"/>
            </w:pPr>
            <w:r>
              <w:t>Established milestones and project dates are met</w:t>
            </w:r>
          </w:p>
          <w:p w14:paraId="243967A0" w14:textId="0C476C58" w:rsidR="00696AB6" w:rsidRPr="009723F4" w:rsidRDefault="00696AB6" w:rsidP="00CC5BEE">
            <w:pPr>
              <w:pStyle w:val="ListParagraph"/>
              <w:numPr>
                <w:ilvl w:val="0"/>
                <w:numId w:val="17"/>
              </w:numPr>
              <w:spacing w:after="120"/>
            </w:pPr>
            <w:r w:rsidRPr="009723F4">
              <w:t xml:space="preserve">Products completed, reviewed, delivered in </w:t>
            </w:r>
            <w:r w:rsidR="000B2501">
              <w:t>accordance with the established schedule</w:t>
            </w:r>
          </w:p>
          <w:p w14:paraId="49492497" w14:textId="77777777" w:rsidR="00696AB6" w:rsidRPr="0011516B" w:rsidRDefault="00696AB6" w:rsidP="00CC5BEE">
            <w:pPr>
              <w:pStyle w:val="ListParagraph"/>
              <w:numPr>
                <w:ilvl w:val="0"/>
                <w:numId w:val="17"/>
              </w:numPr>
              <w:spacing w:after="120"/>
            </w:pPr>
            <w:r w:rsidRPr="00F179F0">
              <w:t xml:space="preserve">Notifies </w:t>
            </w:r>
            <w:proofErr w:type="gramStart"/>
            <w:r w:rsidRPr="00F179F0">
              <w:t>customer</w:t>
            </w:r>
            <w:proofErr w:type="gramEnd"/>
            <w:r w:rsidRPr="00F179F0">
              <w:t xml:space="preserve"> in advance of potential problems</w:t>
            </w:r>
          </w:p>
        </w:tc>
        <w:tc>
          <w:tcPr>
            <w:tcW w:w="2430" w:type="dxa"/>
          </w:tcPr>
          <w:p w14:paraId="160D88EE" w14:textId="77777777" w:rsidR="00696AB6" w:rsidRPr="00A36385" w:rsidRDefault="00696AB6" w:rsidP="00696AB6">
            <w:pPr>
              <w:rPr>
                <w:rFonts w:cs="Arial"/>
              </w:rPr>
            </w:pPr>
            <w:r w:rsidRPr="00A36385">
              <w:rPr>
                <w:rFonts w:cs="Arial"/>
              </w:rPr>
              <w:t>Satisfactory or higher</w:t>
            </w:r>
          </w:p>
        </w:tc>
      </w:tr>
      <w:tr w:rsidR="00696AB6" w:rsidRPr="00A36385" w14:paraId="3A9935A0" w14:textId="77777777" w:rsidTr="00F57A0A">
        <w:trPr>
          <w:trHeight w:val="510"/>
        </w:trPr>
        <w:tc>
          <w:tcPr>
            <w:tcW w:w="2610" w:type="dxa"/>
          </w:tcPr>
          <w:p w14:paraId="6E73270C" w14:textId="2B142118" w:rsidR="00696AB6" w:rsidRPr="000B5015" w:rsidRDefault="000B2501" w:rsidP="00CC5BEE">
            <w:pPr>
              <w:pStyle w:val="ListParagraph"/>
              <w:numPr>
                <w:ilvl w:val="0"/>
                <w:numId w:val="18"/>
              </w:numPr>
            </w:pPr>
            <w:r>
              <w:t>Cost &amp;</w:t>
            </w:r>
            <w:r w:rsidR="00696AB6" w:rsidRPr="002F6178">
              <w:t xml:space="preserve"> Staffing</w:t>
            </w:r>
          </w:p>
        </w:tc>
        <w:tc>
          <w:tcPr>
            <w:tcW w:w="3690" w:type="dxa"/>
          </w:tcPr>
          <w:p w14:paraId="52ADF576" w14:textId="0A8B44F0" w:rsidR="00696AB6" w:rsidRPr="009723F4" w:rsidRDefault="00696AB6" w:rsidP="00CC5BEE">
            <w:pPr>
              <w:pStyle w:val="ListParagraph"/>
              <w:numPr>
                <w:ilvl w:val="0"/>
                <w:numId w:val="15"/>
              </w:numPr>
              <w:spacing w:after="120"/>
            </w:pPr>
            <w:r w:rsidRPr="009723F4">
              <w:t>Currency of expertise</w:t>
            </w:r>
            <w:r w:rsidR="000B2501">
              <w:t xml:space="preserve"> and staffing levels appropriate</w:t>
            </w:r>
            <w:r w:rsidR="005E5205">
              <w:t xml:space="preserve"> to perform tasks required</w:t>
            </w:r>
          </w:p>
          <w:p w14:paraId="76AEA4AD" w14:textId="22C4A017" w:rsidR="00696AB6" w:rsidRPr="0011516B" w:rsidRDefault="00696AB6" w:rsidP="00CC5BEE">
            <w:pPr>
              <w:pStyle w:val="ListParagraph"/>
              <w:numPr>
                <w:ilvl w:val="0"/>
                <w:numId w:val="15"/>
              </w:numPr>
              <w:spacing w:after="120"/>
            </w:pPr>
            <w:r w:rsidRPr="009723F4">
              <w:t xml:space="preserve">Personnel possess necessary knowledge, </w:t>
            </w:r>
            <w:r w:rsidR="009F4E08" w:rsidRPr="009723F4">
              <w:t>ski</w:t>
            </w:r>
            <w:r w:rsidR="009F4E08" w:rsidRPr="00F179F0">
              <w:t>lls,</w:t>
            </w:r>
            <w:r w:rsidRPr="00F179F0">
              <w:t xml:space="preserve"> and abilities to perform tasks</w:t>
            </w:r>
          </w:p>
        </w:tc>
        <w:tc>
          <w:tcPr>
            <w:tcW w:w="2430" w:type="dxa"/>
          </w:tcPr>
          <w:p w14:paraId="24F087DF" w14:textId="77777777" w:rsidR="00696AB6" w:rsidRPr="00A36385" w:rsidRDefault="00696AB6" w:rsidP="00696AB6">
            <w:pPr>
              <w:rPr>
                <w:rFonts w:cs="Arial"/>
              </w:rPr>
            </w:pPr>
            <w:r w:rsidRPr="00A36385">
              <w:rPr>
                <w:rFonts w:cs="Arial"/>
              </w:rPr>
              <w:t>Satisfactory or higher</w:t>
            </w:r>
          </w:p>
        </w:tc>
      </w:tr>
      <w:tr w:rsidR="00696AB6" w:rsidRPr="00A36385" w14:paraId="584B8092" w14:textId="77777777" w:rsidTr="00F57A0A">
        <w:trPr>
          <w:trHeight w:val="510"/>
        </w:trPr>
        <w:tc>
          <w:tcPr>
            <w:tcW w:w="2610" w:type="dxa"/>
          </w:tcPr>
          <w:p w14:paraId="22AB1D22" w14:textId="3E46673E" w:rsidR="00696AB6" w:rsidRPr="002F6178" w:rsidRDefault="000B2501" w:rsidP="00CC5BEE">
            <w:pPr>
              <w:pStyle w:val="ListParagraph"/>
              <w:numPr>
                <w:ilvl w:val="0"/>
                <w:numId w:val="18"/>
              </w:numPr>
            </w:pPr>
            <w:r>
              <w:t>Management</w:t>
            </w:r>
          </w:p>
        </w:tc>
        <w:tc>
          <w:tcPr>
            <w:tcW w:w="3690" w:type="dxa"/>
          </w:tcPr>
          <w:p w14:paraId="47E673E4" w14:textId="71A7CD49" w:rsidR="00696AB6" w:rsidRPr="0011516B" w:rsidRDefault="000B2501" w:rsidP="00CC5BEE">
            <w:pPr>
              <w:pStyle w:val="ListParagraph"/>
              <w:numPr>
                <w:ilvl w:val="0"/>
                <w:numId w:val="16"/>
              </w:numPr>
              <w:spacing w:after="120"/>
            </w:pPr>
            <w:r>
              <w:t>Integration and coordination of all activities to execute effort</w:t>
            </w:r>
          </w:p>
        </w:tc>
        <w:tc>
          <w:tcPr>
            <w:tcW w:w="2430" w:type="dxa"/>
          </w:tcPr>
          <w:p w14:paraId="6EF8C286" w14:textId="77777777" w:rsidR="00696AB6" w:rsidRPr="00A36385" w:rsidRDefault="00696AB6" w:rsidP="00696AB6">
            <w:pPr>
              <w:rPr>
                <w:rFonts w:cs="Arial"/>
              </w:rPr>
            </w:pPr>
            <w:r w:rsidRPr="00A36385">
              <w:rPr>
                <w:rFonts w:cs="Arial"/>
              </w:rPr>
              <w:t>Satisfactory or higher</w:t>
            </w:r>
          </w:p>
        </w:tc>
      </w:tr>
    </w:tbl>
    <w:p w14:paraId="0DD1A12E" w14:textId="77777777" w:rsidR="00790321" w:rsidRPr="00F55E43" w:rsidRDefault="00790321" w:rsidP="005A1B57">
      <w:pPr>
        <w:pStyle w:val="NoSpacing"/>
        <w:rPr>
          <w:rStyle w:val="Emphasis"/>
          <w:b w:val="0"/>
          <w:i w:val="0"/>
          <w:iCs w:val="0"/>
          <w:color w:val="auto"/>
        </w:rPr>
      </w:pPr>
    </w:p>
    <w:p w14:paraId="0DD1A12F" w14:textId="64143B1C" w:rsidR="00285D8A" w:rsidRPr="005A1B57" w:rsidRDefault="00CA1534" w:rsidP="005A1B57">
      <w:pPr>
        <w:pStyle w:val="NoSpacing"/>
      </w:pPr>
      <w:r w:rsidRPr="00D27760">
        <w:t xml:space="preserve">The </w:t>
      </w:r>
      <w:r w:rsidR="000B2501">
        <w:t xml:space="preserve">COR </w:t>
      </w:r>
      <w:r w:rsidRPr="00D27760">
        <w:t xml:space="preserve">will utilize a Quality Assurance Surveillance Plan (QASP) throughout the life of the contract to ensure that the Contractor is performing the services required by this PWS in an acceptable </w:t>
      </w:r>
      <w:r w:rsidR="000B2501">
        <w:t>level of performance</w:t>
      </w:r>
      <w:r w:rsidRPr="00D27760">
        <w:t xml:space="preserve">.  The </w:t>
      </w:r>
      <w:r w:rsidR="00A2745C">
        <w:t>Government</w:t>
      </w:r>
      <w:r w:rsidRPr="00D27760">
        <w:t xml:space="preserve"> reserves the right to alter or change the </w:t>
      </w:r>
      <w:r w:rsidR="00AA4BF7">
        <w:t xml:space="preserve">surveillance methods in the </w:t>
      </w:r>
      <w:r w:rsidRPr="00D27760">
        <w:t xml:space="preserve">QASP at its own discretion.  </w:t>
      </w:r>
      <w:r w:rsidR="00790321" w:rsidRPr="00790321">
        <w:rPr>
          <w:rStyle w:val="Emphasis"/>
          <w:rFonts w:cs="Arial"/>
          <w:iCs w:val="0"/>
        </w:rPr>
        <w:t xml:space="preserve">&lt;VERIFY next statement and remove if not using the </w:t>
      </w:r>
      <w:r w:rsidR="000B2501">
        <w:rPr>
          <w:rStyle w:val="Emphasis"/>
          <w:rFonts w:cs="Arial"/>
          <w:iCs w:val="0"/>
        </w:rPr>
        <w:t xml:space="preserve">assessment </w:t>
      </w:r>
      <w:r w:rsidR="00790321" w:rsidRPr="00790321">
        <w:rPr>
          <w:rStyle w:val="Emphasis"/>
          <w:rFonts w:cs="Arial"/>
          <w:iCs w:val="0"/>
        </w:rPr>
        <w:t xml:space="preserve">&gt; </w:t>
      </w:r>
      <w:r w:rsidRPr="0041710A">
        <w:t xml:space="preserve">A Performance </w:t>
      </w:r>
      <w:r w:rsidR="00507411" w:rsidRPr="0041710A">
        <w:t xml:space="preserve">Based Service </w:t>
      </w:r>
      <w:r w:rsidRPr="0041710A">
        <w:t xml:space="preserve">Assessment </w:t>
      </w:r>
      <w:r w:rsidR="00AA4BF7" w:rsidRPr="0041710A">
        <w:t xml:space="preserve">will </w:t>
      </w:r>
      <w:r w:rsidRPr="0041710A">
        <w:t xml:space="preserve">be used </w:t>
      </w:r>
      <w:r w:rsidR="000B2501">
        <w:t xml:space="preserve">by the COR </w:t>
      </w:r>
      <w:r w:rsidR="002E3894" w:rsidRPr="0041710A">
        <w:t xml:space="preserve">in </w:t>
      </w:r>
      <w:r w:rsidR="000B2501">
        <w:t>accordance</w:t>
      </w:r>
      <w:r w:rsidR="002E3894" w:rsidRPr="0041710A">
        <w:t xml:space="preserve"> with the QASP </w:t>
      </w:r>
      <w:r w:rsidR="000B2501">
        <w:t>to assess Contractor performance.</w:t>
      </w:r>
      <w:r w:rsidR="00412C12" w:rsidRPr="00F55E43">
        <w:t xml:space="preserve">  </w:t>
      </w:r>
    </w:p>
    <w:p w14:paraId="0DD1A130" w14:textId="77777777" w:rsidR="00E47F5F" w:rsidRPr="00E50305" w:rsidRDefault="00E47F5F" w:rsidP="0075504C">
      <w:pPr>
        <w:pStyle w:val="Heading2"/>
      </w:pPr>
      <w:bookmarkStart w:id="117" w:name="_Ref256418906"/>
      <w:bookmarkStart w:id="118" w:name="_Toc223329930"/>
      <w:bookmarkStart w:id="119" w:name="_Toc251331980"/>
      <w:r w:rsidRPr="00E50305">
        <w:t>FACILITY/RESOURCE PROVISIONS</w:t>
      </w:r>
      <w:bookmarkEnd w:id="117"/>
      <w:bookmarkEnd w:id="118"/>
      <w:r w:rsidRPr="00E50305" w:rsidDel="00B66A1B">
        <w:t xml:space="preserve"> </w:t>
      </w:r>
      <w:bookmarkEnd w:id="119"/>
    </w:p>
    <w:p w14:paraId="0DD1A131" w14:textId="4776A002" w:rsidR="00E47F5F" w:rsidRPr="00D13E0C" w:rsidRDefault="00E47F5F" w:rsidP="005A1B57">
      <w:pPr>
        <w:pStyle w:val="NoSpacing"/>
      </w:pPr>
      <w:r w:rsidRPr="00D13E0C">
        <w:t xml:space="preserve">The Government </w:t>
      </w:r>
      <w:r w:rsidR="008C1D9C">
        <w:t>will</w:t>
      </w:r>
      <w:r w:rsidRPr="00D13E0C">
        <w:t xml:space="preserve"> provide office space, telephone service and system access when authorized contract staff work at a Government location as required in order to</w:t>
      </w:r>
      <w:r w:rsidR="0011119E" w:rsidRPr="00D13E0C">
        <w:t xml:space="preserve"> </w:t>
      </w:r>
      <w:r w:rsidRPr="00D13E0C">
        <w:t>accomplish</w:t>
      </w:r>
      <w:r w:rsidR="0011119E" w:rsidRPr="00D13E0C">
        <w:t xml:space="preserve"> </w:t>
      </w:r>
      <w:r w:rsidRPr="00D13E0C">
        <w:t xml:space="preserve">the Tasks associated with this PWS.  All procedural guides, reference materials, and program documentation for the project and other Government applications will also be provided on </w:t>
      </w:r>
      <w:proofErr w:type="gramStart"/>
      <w:r w:rsidRPr="00D13E0C">
        <w:t>an</w:t>
      </w:r>
      <w:proofErr w:type="gramEnd"/>
      <w:r w:rsidRPr="00D13E0C">
        <w:t xml:space="preserve"> as-needed basis.</w:t>
      </w:r>
    </w:p>
    <w:p w14:paraId="0DD1A132" w14:textId="77777777" w:rsidR="00E47F5F" w:rsidRPr="00D13E0C" w:rsidRDefault="00E47F5F" w:rsidP="005A1B57">
      <w:pPr>
        <w:pStyle w:val="NoSpacing"/>
      </w:pPr>
    </w:p>
    <w:p w14:paraId="0DD1A133" w14:textId="77777777"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7F262721" w:rsidR="004564E8" w:rsidRPr="004564E8" w:rsidRDefault="004564E8" w:rsidP="004564E8">
      <w:pPr>
        <w:pStyle w:val="NoSpacing"/>
      </w:pPr>
      <w:bookmarkStart w:id="120" w:name="_Hlk112332104"/>
      <w:r w:rsidRPr="004564E8">
        <w:t xml:space="preserve">VA may provide remote access to VA specific systems/network in accordance with VA Handbook 6500, which requires the use of a VA approved method to connect external equipment/systems to VA’s network.  </w:t>
      </w:r>
      <w:bookmarkStart w:id="121"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121"/>
      <w:r w:rsidRPr="004564E8">
        <w:t>.</w:t>
      </w:r>
      <w:r w:rsidR="003919F2">
        <w:t xml:space="preserve">  </w:t>
      </w:r>
      <w:r w:rsidRPr="004564E8">
        <w:t xml:space="preserve">VA permits CAG remote access through approved Personally Owned Equipment (POE) and Other Equipment (OE) provided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120"/>
      <w:r w:rsidRPr="004564E8">
        <w:t xml:space="preserve">.  VA prohibits remote access to VA’s network from non-North Atlantic Treaty Organization (NATO) countries.   The exception to this </w:t>
      </w:r>
      <w:proofErr w:type="gramStart"/>
      <w:r w:rsidRPr="004564E8">
        <w:t>are</w:t>
      </w:r>
      <w:proofErr w:type="gramEnd"/>
      <w:r w:rsidRPr="004564E8">
        <w:t xml:space="preserve"> countries where </w:t>
      </w:r>
      <w:r w:rsidRPr="00C0653B">
        <w:t xml:space="preserve">VA has approved operations established (e.g. Philippines and South Korea).  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4564E8">
      <w:pPr>
        <w:pStyle w:val="NoSpacing"/>
      </w:pPr>
    </w:p>
    <w:p w14:paraId="6E93ADBB" w14:textId="5054126A" w:rsidR="004564E8" w:rsidRPr="007350F7" w:rsidRDefault="004564E8" w:rsidP="004564E8">
      <w:pPr>
        <w:pStyle w:val="NoSpacing"/>
      </w:pPr>
      <w:r w:rsidRPr="004564E8">
        <w:t xml:space="preserve">This remote access may provide access to VA specific software such as Veterans Health Information System and Technology Architecture (VistA),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 xml:space="preserve">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9B54CF" w:rsidRPr="007350F7">
        <w:t>ADDENDUM 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0DD1A137" w14:textId="77777777" w:rsidR="00584DD8" w:rsidRPr="00584DD8" w:rsidRDefault="00584DD8" w:rsidP="00584DD8">
      <w:pPr>
        <w:pStyle w:val="Heading2"/>
      </w:pPr>
      <w:bookmarkStart w:id="122" w:name="_Toc223329931"/>
      <w:r w:rsidRPr="00584DD8">
        <w:t>GOVERNMENT FURNISHED PROPERTY</w:t>
      </w:r>
      <w:bookmarkEnd w:id="122"/>
    </w:p>
    <w:p w14:paraId="73E50CD4" w14:textId="7EB2A4FA" w:rsidR="00187A0D" w:rsidRPr="00187A0D" w:rsidRDefault="00352DFE" w:rsidP="00352DFE">
      <w:pPr>
        <w:pStyle w:val="NoSpacing"/>
        <w:rPr>
          <w:rStyle w:val="Emphasis"/>
          <w:b w:val="0"/>
          <w:i w:val="0"/>
        </w:rPr>
      </w:pPr>
      <w:r w:rsidRPr="00EC331A">
        <w:rPr>
          <w:rFonts w:cs="Arial"/>
        </w:rPr>
        <w:t xml:space="preserve">VA will provide the </w:t>
      </w:r>
      <w:r w:rsidR="001A2B93">
        <w:rPr>
          <w:rFonts w:cs="Arial"/>
        </w:rPr>
        <w:t>C</w:t>
      </w:r>
      <w:r w:rsidRPr="00EC331A">
        <w:rPr>
          <w:rFonts w:cs="Arial"/>
        </w:rPr>
        <w:t xml:space="preserve">ontractor with access to all necessary </w:t>
      </w:r>
      <w:r w:rsidR="001A2B93">
        <w:rPr>
          <w:rFonts w:cs="Arial"/>
        </w:rPr>
        <w:t>G</w:t>
      </w:r>
      <w:r w:rsidRPr="00EC331A">
        <w:rPr>
          <w:rFonts w:cs="Arial"/>
        </w:rPr>
        <w:t>overnment-</w:t>
      </w:r>
      <w:r w:rsidR="001A2B93">
        <w:rPr>
          <w:rFonts w:cs="Arial"/>
        </w:rPr>
        <w:t>F</w:t>
      </w:r>
      <w:r w:rsidRPr="00EC331A">
        <w:rPr>
          <w:rFonts w:cs="Arial"/>
        </w:rPr>
        <w:t xml:space="preserve">urnished </w:t>
      </w:r>
      <w:r w:rsidR="001A2B93">
        <w:rPr>
          <w:rFonts w:cs="Arial"/>
        </w:rPr>
        <w:t>I</w:t>
      </w:r>
      <w:r w:rsidRPr="00EC331A">
        <w:rPr>
          <w:rFonts w:cs="Arial"/>
        </w:rPr>
        <w:t xml:space="preserve">nformation (GFI) required to execute the contract, including relevant enterprise data, systems, contact center performance metrics, internal policies, and designated stakeholder points of contact. Access to VA networks and systems will be granted in accordance with VA cybersecurity and privacy policies, and all </w:t>
      </w:r>
      <w:r w:rsidR="00956E94">
        <w:rPr>
          <w:rFonts w:cs="Arial"/>
        </w:rPr>
        <w:t>C</w:t>
      </w:r>
      <w:r w:rsidRPr="00EC331A">
        <w:rPr>
          <w:rFonts w:cs="Arial"/>
        </w:rPr>
        <w:t xml:space="preserve">ontractor personnel must obtain appropriate security clearances and complete required training (e.g., VA Privacy and Information Security Awareness Training) prior to accessing VA systems or handling sensitive information. The </w:t>
      </w:r>
      <w:r w:rsidR="00956E94">
        <w:rPr>
          <w:rFonts w:cs="Arial"/>
        </w:rPr>
        <w:t>C</w:t>
      </w:r>
      <w:r w:rsidRPr="00EC331A">
        <w:rPr>
          <w:rFonts w:cs="Arial"/>
        </w:rPr>
        <w:t>ontractor is responsible for safeguarding all GFI in compliance with applicable federal laws and VA directives, including the FISMA, the Privacy Act, Section 508 of the Rehabilitation Act, and other relevant regulatory requirements.</w:t>
      </w:r>
    </w:p>
    <w:p w14:paraId="0CD6B032" w14:textId="77777777" w:rsidR="00A354CB" w:rsidRDefault="00A354CB" w:rsidP="00A354CB">
      <w:pPr>
        <w:pStyle w:val="NoSpacing"/>
      </w:pPr>
    </w:p>
    <w:p w14:paraId="765E38D9" w14:textId="736E2309" w:rsidR="00C94FA3" w:rsidRPr="00C03FEE" w:rsidRDefault="00C94FA3" w:rsidP="0060308A">
      <w:pPr>
        <w:rPr>
          <w:rStyle w:val="Emphasis"/>
          <w:b w:val="0"/>
          <w:i w:val="0"/>
        </w:rPr>
      </w:pPr>
    </w:p>
    <w:p w14:paraId="0DD1A13D" w14:textId="2EB484C5" w:rsidR="00E47F5F" w:rsidRPr="00CF5F5D" w:rsidRDefault="00E47F5F" w:rsidP="00F57A0A">
      <w:pPr>
        <w:pStyle w:val="Heading2"/>
        <w:numPr>
          <w:ilvl w:val="0"/>
          <w:numId w:val="0"/>
        </w:numPr>
        <w:ind w:left="720" w:hanging="720"/>
      </w:pPr>
      <w:r w:rsidRPr="00584DD8">
        <w:br w:type="page"/>
      </w:r>
      <w:bookmarkStart w:id="123" w:name="_Ref252783628"/>
      <w:bookmarkStart w:id="124" w:name="_Toc223329933"/>
      <w:r w:rsidRPr="00CF5F5D">
        <w:t xml:space="preserve">ADDENDUM </w:t>
      </w:r>
      <w:r w:rsidR="00CF5F5D">
        <w:t>A – ADDITIONAL VA REQUIREMENTS, CONSOLIDATED</w:t>
      </w:r>
      <w:bookmarkEnd w:id="123"/>
      <w:bookmarkEnd w:id="124"/>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17F0C9CC" w:rsidR="00E47F5F" w:rsidRPr="00D13E0C" w:rsidRDefault="00E47F5F" w:rsidP="005A1B57">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5A1B57">
      <w:pPr>
        <w:pStyle w:val="NoSpacing"/>
      </w:pPr>
    </w:p>
    <w:p w14:paraId="0DD1A141" w14:textId="1F0FCFA6" w:rsidR="00845F56" w:rsidRPr="00C0653B"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125"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125"/>
      <w:r w:rsidR="00883ACE" w:rsidRPr="00C0653B">
        <w:t>.</w:t>
      </w:r>
    </w:p>
    <w:p w14:paraId="0DD1A142" w14:textId="77777777" w:rsidR="00845F56" w:rsidRPr="00C0653B" w:rsidRDefault="00845F56" w:rsidP="005A1B57">
      <w:pPr>
        <w:pStyle w:val="NoSpacing"/>
      </w:pPr>
    </w:p>
    <w:p w14:paraId="0DD1A143" w14:textId="34AC1CAE" w:rsidR="00DB0D8A" w:rsidRPr="001B593E" w:rsidRDefault="00DB0D8A" w:rsidP="005A1B57">
      <w:pPr>
        <w:pStyle w:val="NoSpacing"/>
      </w:pPr>
      <w:r w:rsidRPr="00C0653B">
        <w:t>Each documented initiative under this contract incorporates</w:t>
      </w:r>
      <w:r w:rsidRPr="00DB0D8A">
        <w:t xml:space="preserve"> VA Handbook 6500.6, “Contract Security,” March 12, 2010 </w:t>
      </w:r>
      <w:bookmarkStart w:id="126" w:name="_Hlk182830455"/>
      <w:r w:rsidR="009C6262">
        <w:t xml:space="preserve">(Appendix C updated April 22, 2024) </w:t>
      </w:r>
      <w:bookmarkEnd w:id="126"/>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6E9DE35A" w:rsidR="00EB0825" w:rsidRDefault="00FC6517" w:rsidP="00CC3292">
      <w:pPr>
        <w:pStyle w:val="NoSpacing"/>
      </w:pPr>
      <w:r w:rsidRPr="00D13E0C">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tracked therein.  The </w:t>
      </w:r>
      <w:r w:rsidR="00F65095">
        <w:t>TMS</w:t>
      </w:r>
      <w:r w:rsidR="00E47F5F" w:rsidRPr="00D13E0C">
        <w:t xml:space="preserve"> </w:t>
      </w:r>
      <w:r w:rsidR="00EB0825">
        <w:t xml:space="preserve">2.0 </w:t>
      </w:r>
      <w:r w:rsidR="00E47F5F" w:rsidRPr="00D13E0C">
        <w:t>may be accessed at</w:t>
      </w:r>
      <w:r w:rsidR="009D0236">
        <w:t xml:space="preserve"> </w:t>
      </w:r>
      <w:bookmarkStart w:id="127" w:name="_Hlk526255169"/>
      <w:r w:rsidR="00CC3292">
        <w:fldChar w:fldCharType="begin"/>
      </w:r>
      <w:r w:rsidR="005242AC">
        <w:instrText>HYPERLINK "https://www.tms.va.gov/SecureAuth35/" \o "Link to TMS 2.0"</w:instrText>
      </w:r>
      <w:r w:rsidR="00CC3292">
        <w:fldChar w:fldCharType="separate"/>
      </w:r>
      <w:r w:rsidR="00CC3292" w:rsidRPr="00CC3292">
        <w:rPr>
          <w:rStyle w:val="Hyperlink"/>
        </w:rPr>
        <w:t>h</w:t>
      </w:r>
      <w:bookmarkStart w:id="128" w:name="_Hlk526252903"/>
      <w:r w:rsidR="00CC3292" w:rsidRPr="00CC3292">
        <w:rPr>
          <w:rStyle w:val="Hyperlink"/>
        </w:rPr>
        <w:t>ttps://www.tms.va.gov/SecureAuth35/</w:t>
      </w:r>
      <w:bookmarkEnd w:id="127"/>
      <w:bookmarkEnd w:id="128"/>
      <w:r w:rsidR="00CC3292">
        <w:fldChar w:fldCharType="end"/>
      </w:r>
      <w:r w:rsidR="00CC3292">
        <w:t xml:space="preserve">.  </w:t>
      </w:r>
      <w:r w:rsidR="00F65095" w:rsidRPr="00F65095">
        <w:rPr>
          <w:color w:val="000000"/>
        </w:rPr>
        <w:t>If you do not have a TMS</w:t>
      </w:r>
      <w:r w:rsidR="00EB0825">
        <w:rPr>
          <w:color w:val="000000"/>
        </w:rPr>
        <w:t xml:space="preserve"> 2.0</w:t>
      </w:r>
      <w:r w:rsidR="00F65095" w:rsidRPr="00F65095">
        <w:rPr>
          <w:color w:val="000000"/>
        </w:rPr>
        <w:t xml:space="preserve"> profile, go to </w:t>
      </w:r>
    </w:p>
    <w:p w14:paraId="0DD1A145" w14:textId="69A252C0" w:rsidR="00FF0358" w:rsidRDefault="00EB0825" w:rsidP="005A1B57">
      <w:pPr>
        <w:pStyle w:val="NoSpacing"/>
        <w:rPr>
          <w:color w:val="000000"/>
        </w:rPr>
      </w:pPr>
      <w:hyperlink r:id="rId49" w:tooltip="Link to TMS 2.0 Homepage" w:history="1">
        <w:r w:rsidRPr="00357F9D">
          <w:rPr>
            <w:rStyle w:val="Hyperlink"/>
          </w:rPr>
          <w:t>https://www.tms.va.gov/SecureAuth35/</w:t>
        </w:r>
      </w:hyperlink>
      <w:r w:rsidR="00CC3292">
        <w:rPr>
          <w:color w:val="000000"/>
        </w:rPr>
        <w:t xml:space="preserve"> </w:t>
      </w:r>
      <w:r w:rsidR="00F65095" w:rsidRPr="00F65095">
        <w:rPr>
          <w:color w:val="000000"/>
        </w:rPr>
        <w:t xml:space="preserve">and click on the “Create New User” link on the TMS </w:t>
      </w:r>
      <w:r>
        <w:rPr>
          <w:color w:val="000000"/>
        </w:rPr>
        <w:t xml:space="preserve">2.0 </w:t>
      </w:r>
      <w:r w:rsidR="00F65095" w:rsidRPr="00F65095">
        <w:rPr>
          <w:color w:val="000000"/>
        </w:rPr>
        <w:t>to gain access.</w:t>
      </w:r>
    </w:p>
    <w:p w14:paraId="0DD1A146" w14:textId="77777777" w:rsidR="00FF0358" w:rsidRDefault="00FF0358" w:rsidP="005A1B57">
      <w:pPr>
        <w:pStyle w:val="NoSpacing"/>
        <w:rPr>
          <w:color w:val="000000"/>
        </w:rPr>
      </w:pPr>
    </w:p>
    <w:p w14:paraId="0DD1A147" w14:textId="77777777" w:rsidR="00E47F5F" w:rsidRPr="00D13E0C" w:rsidRDefault="00E47F5F" w:rsidP="005A1B57">
      <w:pPr>
        <w:pStyle w:val="NoSpacing"/>
      </w:pPr>
      <w:r w:rsidRPr="00D13E0C">
        <w:t xml:space="preserve">Contractor employees shall complete a VA Systems Access Agreement if they are </w:t>
      </w:r>
      <w:proofErr w:type="gramStart"/>
      <w:r w:rsidRPr="00D13E0C">
        <w:t>provided</w:t>
      </w:r>
      <w:proofErr w:type="gramEnd"/>
      <w:r w:rsidRPr="00D13E0C">
        <w:t xml:space="preserve"> access privileges as an authorized user of the computer system of VA.</w:t>
      </w:r>
    </w:p>
    <w:p w14:paraId="0DD1A148" w14:textId="77777777" w:rsidR="00E47F5F" w:rsidRPr="00D13E0C" w:rsidRDefault="00E47F5F" w:rsidP="00FC6517">
      <w:pPr>
        <w:pStyle w:val="AppendixHeading"/>
        <w:rPr>
          <w:rFonts w:cs="Arial"/>
        </w:rPr>
      </w:pPr>
      <w:r w:rsidRPr="00D13E0C">
        <w:rPr>
          <w:rFonts w:cs="Arial"/>
        </w:rPr>
        <w:t>VA Enterprise Architecture Compliance</w:t>
      </w:r>
    </w:p>
    <w:p w14:paraId="0DD1A149" w14:textId="5AC92EC4" w:rsidR="00E47F5F" w:rsidRDefault="00E47F5F" w:rsidP="005A1B57">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50" w:tooltip="link to the One-VA Enterprise Architecture (EA) Homepage" w:history="1">
        <w:r w:rsidR="009B715C" w:rsidRPr="00EE008E">
          <w:rPr>
            <w:rStyle w:val="Hyperlink"/>
            <w:iCs/>
          </w:rPr>
          <w:t>http://www.ea.oit.va.gov/index.asp</w:t>
        </w:r>
      </w:hyperlink>
      <w:r w:rsidRPr="00D13E0C">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C" w14:textId="28DC8366" w:rsidR="00BC00B7" w:rsidRPr="002A2ACA" w:rsidRDefault="00CE7438" w:rsidP="00BC00B7">
      <w:pPr>
        <w:pStyle w:val="AppendixHeading2"/>
        <w:rPr>
          <w:lang w:val="sv-SE"/>
        </w:rPr>
      </w:pPr>
      <w:bookmarkStart w:id="129" w:name="_Hlk163031813"/>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7BE2F213" w:rsidR="00E47F5F" w:rsidRPr="00D13E0C"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building and maintaining VA’s digital presence</w:t>
      </w:r>
      <w:r w:rsidR="00E47F5F" w:rsidRPr="00D13E0C">
        <w:t xml:space="preserve">.  This pertains, but is not limited </w:t>
      </w:r>
      <w:proofErr w:type="gramStart"/>
      <w:r w:rsidR="00E47F5F" w:rsidRPr="00D13E0C">
        <w:t>to:</w:t>
      </w:r>
      <w:proofErr w:type="gramEnd"/>
      <w:r w:rsidR="00E47F5F" w:rsidRPr="00D13E0C">
        <w:t xml:space="preserve"> </w:t>
      </w:r>
      <w:r w:rsidR="00CF284D">
        <w:t xml:space="preserve">websites, social media, </w:t>
      </w:r>
      <w:r w:rsidR="00E47F5F" w:rsidRPr="00D13E0C">
        <w:t xml:space="preserve">creating announcements; collecting information; databases to be accessed, graphics and links to external sites. </w:t>
      </w:r>
    </w:p>
    <w:p w14:paraId="0DD1A14F" w14:textId="77777777" w:rsidR="00E47F5F" w:rsidRPr="00D13E0C" w:rsidRDefault="00E47F5F" w:rsidP="005A1B57">
      <w:pPr>
        <w:pStyle w:val="NoSpacing"/>
      </w:pPr>
    </w:p>
    <w:p w14:paraId="6F10506D" w14:textId="2FE57CAF" w:rsidR="001F5235" w:rsidRPr="00D13E0C" w:rsidRDefault="00E47F5F" w:rsidP="005A1B57">
      <w:pPr>
        <w:pStyle w:val="NoSpacing"/>
      </w:pPr>
      <w:r w:rsidRPr="00D13E0C">
        <w:t>Internet/Intranet Services Directive 6102 is posted at (copy and paste the following URL to browser):</w:t>
      </w:r>
      <w:r w:rsidR="001F5235">
        <w:t xml:space="preserve"> </w:t>
      </w:r>
      <w:r w:rsidR="004E4586">
        <w:t xml:space="preserve"> </w:t>
      </w:r>
      <w:hyperlink r:id="rId51" w:tooltip="Link to VA Directive 6102" w:history="1">
        <w:r w:rsidR="004E4586" w:rsidRPr="003E759A">
          <w:rPr>
            <w:rStyle w:val="Hyperlink"/>
          </w:rPr>
          <w:t>https://www.va.gov/vapubs/viewPublication.asp?Pub_ID=1056&amp;FType=</w:t>
        </w:r>
        <w:r w:rsidR="004E4586" w:rsidRPr="00C83BC3">
          <w:rPr>
            <w:rStyle w:val="Hyperlink"/>
          </w:rPr>
          <w:t>2</w:t>
        </w:r>
      </w:hyperlink>
      <w:hyperlink w:history="1"/>
    </w:p>
    <w:p w14:paraId="0DD1A151" w14:textId="77777777" w:rsidR="00E47F5F" w:rsidRPr="00D13E0C" w:rsidRDefault="00E47F5F" w:rsidP="005A1B57">
      <w:pPr>
        <w:pStyle w:val="NoSpacing"/>
      </w:pPr>
    </w:p>
    <w:p w14:paraId="0DD1A153" w14:textId="2BE5CF47" w:rsidR="008B2A07" w:rsidRPr="00D13E0C" w:rsidRDefault="00570FA4" w:rsidP="005A1B57">
      <w:pPr>
        <w:pStyle w:val="NoSpacing"/>
        <w:rPr>
          <w:rStyle w:val="Hyperlink"/>
          <w:rFonts w:cs="Arial"/>
        </w:rPr>
      </w:pPr>
      <w:bookmarkStart w:id="130" w:name="_Hlk182830562"/>
      <w:r w:rsidRPr="00200A3C">
        <w:t>VA Web Governance website can be found at</w:t>
      </w:r>
      <w:r>
        <w:rPr>
          <w:rStyle w:val="Hyperlink"/>
          <w:rFonts w:cs="Arial"/>
        </w:rPr>
        <w:t xml:space="preserve"> </w:t>
      </w:r>
      <w:hyperlink r:id="rId52" w:tooltip="Link to VA Web Governance website" w:history="1">
        <w:r>
          <w:rPr>
            <w:rStyle w:val="Hyperlink"/>
          </w:rPr>
          <w:t>Home - VA Web Governance</w:t>
        </w:r>
      </w:hyperlink>
      <w:r w:rsidR="00AB2629">
        <w:t>.</w:t>
      </w:r>
    </w:p>
    <w:bookmarkEnd w:id="129"/>
    <w:bookmarkEnd w:id="130"/>
    <w:p w14:paraId="0DD1A154" w14:textId="3CB428F7" w:rsidR="00E47F5F" w:rsidRPr="00D13E0C" w:rsidRDefault="00E47F5F" w:rsidP="00F016B8">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14E52C98" w14:textId="77777777" w:rsidR="00CB14C7" w:rsidRDefault="00CB14C7" w:rsidP="00E47F5F">
      <w:pPr>
        <w:rPr>
          <w:rFonts w:cs="Arial"/>
        </w:rPr>
      </w:pPr>
    </w:p>
    <w:p w14:paraId="437F541D" w14:textId="2C9A9039" w:rsidR="00267336" w:rsidRPr="00573BA2" w:rsidRDefault="0029458D" w:rsidP="00267336">
      <w:pPr>
        <w:rPr>
          <w:rFonts w:cs="Arial"/>
        </w:rPr>
      </w:pPr>
      <w:bookmarkStart w:id="131" w:name="_Hlk182830593"/>
      <w:bookmarkStart w:id="132" w:name="_Hlk526253905"/>
      <w:bookmarkStart w:id="133"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Pr>
          <w:rFonts w:cs="Arial"/>
        </w:rPr>
        <w:t xml:space="preserve"> </w:t>
      </w:r>
      <w:r w:rsidRPr="0029458D">
        <w:rPr>
          <w:rFonts w:cs="Arial"/>
        </w:rPr>
        <w:t>The final rule went into effect on January 18, 2018</w:t>
      </w:r>
      <w:bookmarkEnd w:id="131"/>
      <w:r w:rsidRPr="0029458D">
        <w:rPr>
          <w:rFonts w:cs="Arial"/>
        </w:rPr>
        <w:t>.</w:t>
      </w:r>
      <w:r w:rsidR="00267336" w:rsidRPr="0090246F">
        <w:rPr>
          <w:rFonts w:cs="Arial"/>
        </w:rPr>
        <w:t xml:space="preserve"> </w:t>
      </w:r>
      <w:r w:rsidR="00AB2629">
        <w:rPr>
          <w:rFonts w:cs="Arial"/>
        </w:rPr>
        <w:t xml:space="preserve"> </w:t>
      </w:r>
      <w:r w:rsidR="00267336" w:rsidRPr="0090246F">
        <w:rPr>
          <w:rFonts w:cs="Arial"/>
        </w:rPr>
        <w:t xml:space="preserve">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p>
    <w:bookmarkEnd w:id="132"/>
    <w:bookmarkEnd w:id="133"/>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5214C9ED" w14:textId="4DBB96B7" w:rsidR="00267336" w:rsidRPr="001A1412" w:rsidRDefault="00267336" w:rsidP="00267336">
      <w:pPr>
        <w:rPr>
          <w:rFonts w:cs="Arial"/>
        </w:rPr>
      </w:pPr>
      <w:bookmarkStart w:id="134"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135" w:name="_Hlk182830640"/>
      <w:r w:rsidR="00E60187" w:rsidRPr="00C0653B">
        <w:fldChar w:fldCharType="begin"/>
      </w:r>
      <w:r w:rsidR="00E60187" w:rsidRPr="00C0653B">
        <w:instrText>HYPERLINK "https://www.access-board.gov/ict/" \o "Link to Revised Section 508 Standards and Guidelines"</w:instrText>
      </w:r>
      <w:r w:rsidR="00E60187" w:rsidRPr="00C0653B">
        <w:fldChar w:fldCharType="separate"/>
      </w:r>
      <w:r w:rsidR="00E60187" w:rsidRPr="00C0653B">
        <w:rPr>
          <w:rStyle w:val="Hyperlink"/>
        </w:rPr>
        <w:t>Revised 508 Standards and 255 Guidelines (access-board.gov)</w:t>
      </w:r>
      <w:r w:rsidR="00E60187" w:rsidRPr="00C0653B">
        <w:fldChar w:fldCharType="end"/>
      </w:r>
      <w:r w:rsidRPr="00C0653B">
        <w:rPr>
          <w:rFonts w:cs="Arial"/>
        </w:rPr>
        <w:t xml:space="preserve">.  </w:t>
      </w:r>
      <w:r w:rsidR="006D0EA7" w:rsidRPr="00C0653B">
        <w:rPr>
          <w:rFonts w:cs="Arial"/>
        </w:rPr>
        <w:t>A single</w:t>
      </w:r>
      <w:r w:rsidR="00974190" w:rsidRPr="00C0653B">
        <w:rPr>
          <w:rFonts w:cs="Arial"/>
        </w:rPr>
        <w:t xml:space="preserve"> PDF file version of the Revised Section 508 Standards and 255 Guidelines </w:t>
      </w:r>
      <w:r w:rsidRPr="00C0653B">
        <w:rPr>
          <w:rFonts w:cs="Arial"/>
        </w:rPr>
        <w:t>will</w:t>
      </w:r>
      <w:r w:rsidRPr="00573BA2">
        <w:rPr>
          <w:rFonts w:cs="Arial"/>
        </w:rPr>
        <w:t xml:space="preserve"> be supplied upon </w:t>
      </w:r>
      <w:proofErr w:type="gramStart"/>
      <w:r w:rsidRPr="00573BA2">
        <w:rPr>
          <w:rFonts w:cs="Arial"/>
        </w:rPr>
        <w:t>request</w:t>
      </w:r>
      <w:r w:rsidR="00974190">
        <w:rPr>
          <w:rFonts w:cs="Arial"/>
        </w:rPr>
        <w:t>, or</w:t>
      </w:r>
      <w:proofErr w:type="gramEnd"/>
      <w:r w:rsidR="00974190">
        <w:rPr>
          <w:rFonts w:cs="Arial"/>
        </w:rPr>
        <w:t xml:space="preserve"> can be obtained from the Access Board website</w:t>
      </w:r>
      <w:r w:rsidRPr="00573BA2">
        <w:rPr>
          <w:rFonts w:cs="Arial"/>
        </w:rPr>
        <w:t>.</w:t>
      </w:r>
      <w:bookmarkEnd w:id="135"/>
      <w:r w:rsidR="00E60187">
        <w:rPr>
          <w:rFonts w:cs="Arial"/>
        </w:rPr>
        <w:t xml:space="preserve">  </w:t>
      </w:r>
      <w:r w:rsidR="00CC3292" w:rsidRPr="75F2D1E0">
        <w:rPr>
          <w:rFonts w:cs="Arial"/>
        </w:rPr>
        <w:t xml:space="preserve">Federal agencies must comply with the </w:t>
      </w:r>
      <w:bookmarkStart w:id="136" w:name="_Hlk182830688"/>
      <w:r w:rsidR="00CC3292">
        <w:rPr>
          <w:rFonts w:cs="Arial"/>
        </w:rPr>
        <w:t>Rehabilitation Act of 1973, as amended</w:t>
      </w:r>
      <w:bookmarkEnd w:id="136"/>
      <w:r>
        <w:rPr>
          <w:rFonts w:cs="Arial"/>
        </w:rPr>
        <w:t xml:space="preserve">. </w:t>
      </w:r>
    </w:p>
    <w:p w14:paraId="02937A8B" w14:textId="77777777" w:rsidR="00267336" w:rsidRPr="00573BA2" w:rsidRDefault="00267336" w:rsidP="00267336">
      <w:pPr>
        <w:spacing w:before="13" w:after="13"/>
        <w:ind w:right="13"/>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197F4F4A" w:rsidR="00267336" w:rsidRDefault="00B71DCD"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137"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137"/>
    </w:p>
    <w:p w14:paraId="08D4FE0A" w14:textId="6E45211E" w:rsidR="00267336" w:rsidRDefault="00B71DCD"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4323C310" w:rsidR="00267336" w:rsidRDefault="00B71DCD" w:rsidP="00267336">
      <w:pPr>
        <w:spacing w:before="13" w:after="13"/>
        <w:ind w:left="900" w:right="13"/>
        <w:rPr>
          <w:rFonts w:cs="Arial"/>
          <w:color w:val="000000"/>
        </w:rPr>
      </w:pPr>
      <w:sdt>
        <w:sdtPr>
          <w:rPr>
            <w:rFonts w:cs="Arial"/>
            <w:color w:val="000000"/>
          </w:rPr>
          <w:id w:val="-999419251"/>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4B5775E5" w:rsidR="00267336" w:rsidRDefault="00B71DCD" w:rsidP="00267336">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B71DCD"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134"/>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138" w:name="_Hlk526253998"/>
    </w:p>
    <w:p w14:paraId="5F73FDE7" w14:textId="752054D6" w:rsidR="00267336" w:rsidRPr="00D40767" w:rsidRDefault="00267336" w:rsidP="00267336">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139" w:name="_Toc403393756"/>
    </w:p>
    <w:bookmarkEnd w:id="138"/>
    <w:bookmarkEnd w:id="139"/>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5663DC10" w:rsidR="00267336" w:rsidRPr="00573BA2" w:rsidRDefault="00267336" w:rsidP="00267336">
      <w:pPr>
        <w:rPr>
          <w:rFonts w:cs="Arial"/>
        </w:rPr>
      </w:pPr>
      <w:bookmarkStart w:id="140" w:name="_Hlk526254018"/>
      <w:r w:rsidRPr="00573BA2">
        <w:rPr>
          <w:rFonts w:cs="Arial"/>
        </w:rPr>
        <w:t xml:space="preserve">Deliverables resulting from this solicitation will be accepted based in part on satisfaction of </w:t>
      </w:r>
      <w:proofErr w:type="gramStart"/>
      <w:r w:rsidRPr="00573BA2">
        <w:rPr>
          <w:rFonts w:cs="Arial"/>
        </w:rPr>
        <w:t xml:space="preserve">the </w:t>
      </w:r>
      <w:r>
        <w:rPr>
          <w:rFonts w:cs="Arial"/>
        </w:rPr>
        <w:t>Section</w:t>
      </w:r>
      <w:proofErr w:type="gramEnd"/>
      <w:r>
        <w:rPr>
          <w:rFonts w:cs="Arial"/>
        </w:rPr>
        <w:t xml:space="preserve"> </w:t>
      </w:r>
      <w:r w:rsidRPr="00BD28B0">
        <w:rPr>
          <w:rFonts w:cs="Arial"/>
        </w:rPr>
        <w:t xml:space="preserve">508 </w:t>
      </w:r>
      <w:r>
        <w:rPr>
          <w:rFonts w:cs="Arial"/>
        </w:rPr>
        <w:t xml:space="preserve">Chapter 2: </w:t>
      </w:r>
      <w:r w:rsidR="00AB2629">
        <w:rPr>
          <w:rFonts w:cs="Arial"/>
        </w:rPr>
        <w:t xml:space="preserve"> </w:t>
      </w:r>
      <w:r>
        <w:rPr>
          <w:rFonts w:cs="Arial"/>
        </w:rPr>
        <w:t>Scoping Requirements standards identified above.</w:t>
      </w:r>
    </w:p>
    <w:p w14:paraId="4D3CA7CA" w14:textId="77777777" w:rsidR="00267336" w:rsidRPr="00573BA2" w:rsidRDefault="00267336" w:rsidP="00267336">
      <w:pPr>
        <w:rPr>
          <w:rFonts w:cs="Arial"/>
        </w:rPr>
      </w:pPr>
    </w:p>
    <w:p w14:paraId="6BB01178" w14:textId="77777777" w:rsidR="009147DF" w:rsidRPr="00573BA2" w:rsidRDefault="009147DF" w:rsidP="009147DF">
      <w:pPr>
        <w:rPr>
          <w:rFonts w:cs="Arial"/>
        </w:rPr>
      </w:pPr>
      <w:r w:rsidRPr="75F2D1E0">
        <w:rPr>
          <w:rFonts w:cs="Arial"/>
        </w:rPr>
        <w:t>The Government reserves the right to test for Section 508 Compliance before delivery.  The Contractor shall be able to demonstrate Section 508 Compliance upon delivery.</w:t>
      </w:r>
    </w:p>
    <w:bookmarkEnd w:id="140"/>
    <w:p w14:paraId="0DD1A164" w14:textId="77777777" w:rsidR="00E47F5F" w:rsidRPr="00D13E0C" w:rsidRDefault="00E47F5F" w:rsidP="00FC6517">
      <w:pPr>
        <w:pStyle w:val="AppendixHeading"/>
        <w:keepNext/>
        <w:rPr>
          <w:rFonts w:cs="Arial"/>
        </w:rPr>
      </w:pPr>
      <w:r w:rsidRPr="00D13E0C">
        <w:rPr>
          <w:rFonts w:cs="Arial"/>
        </w:rPr>
        <w:t>Physical Security &amp; Safety Requirements:</w:t>
      </w:r>
    </w:p>
    <w:p w14:paraId="0DD1A165" w14:textId="77777777" w:rsidR="00E47F5F" w:rsidRPr="00D13E0C" w:rsidRDefault="00E47F5F" w:rsidP="005A1B57">
      <w:pPr>
        <w:pStyle w:val="NoSpacing"/>
      </w:pPr>
      <w:r w:rsidRPr="00D13E0C">
        <w:t xml:space="preserve">The Contractor and their personnel shall follow all VA policies, standard operating procedures, applicable laws and regulations while on VA property.  Violations of VA regulations and policies may result in citation and disciplinary measures for </w:t>
      </w:r>
      <w:proofErr w:type="gramStart"/>
      <w:r w:rsidRPr="00D13E0C">
        <w:t>persons</w:t>
      </w:r>
      <w:proofErr w:type="gramEnd"/>
      <w:r w:rsidRPr="00D13E0C">
        <w:t xml:space="preserve"> violating the law.</w:t>
      </w:r>
    </w:p>
    <w:p w14:paraId="0DD1A166" w14:textId="77777777" w:rsidR="00E47F5F" w:rsidRPr="00D13E0C" w:rsidRDefault="00E47F5F" w:rsidP="00CB1FE3">
      <w:pPr>
        <w:pStyle w:val="ListParagraph"/>
        <w:numPr>
          <w:ilvl w:val="0"/>
          <w:numId w:val="7"/>
        </w:numPr>
      </w:pPr>
      <w:r w:rsidRPr="00D13E0C">
        <w:t>The Contractor and their personnel shall wear visible identification at all times while they are on the premises.</w:t>
      </w:r>
    </w:p>
    <w:p w14:paraId="0DD1A167" w14:textId="77777777" w:rsidR="00E47F5F" w:rsidRPr="00D13E0C" w:rsidRDefault="00E47F5F" w:rsidP="00CB1FE3">
      <w:pPr>
        <w:pStyle w:val="ListParagraph"/>
        <w:numPr>
          <w:ilvl w:val="0"/>
          <w:numId w:val="7"/>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CB1FE3">
      <w:pPr>
        <w:pStyle w:val="ListParagraph"/>
        <w:numPr>
          <w:ilvl w:val="0"/>
          <w:numId w:val="7"/>
        </w:numPr>
      </w:pPr>
      <w:r w:rsidRPr="00D13E0C">
        <w:t>Smoking is prohibited inside/outside any building other than the designated smoking areas.</w:t>
      </w:r>
    </w:p>
    <w:p w14:paraId="0DD1A169" w14:textId="77777777" w:rsidR="00E47F5F" w:rsidRPr="00D13E0C" w:rsidRDefault="00E47F5F" w:rsidP="00CB1FE3">
      <w:pPr>
        <w:pStyle w:val="ListParagraph"/>
        <w:numPr>
          <w:ilvl w:val="0"/>
          <w:numId w:val="7"/>
        </w:numPr>
      </w:pPr>
      <w:r w:rsidRPr="00D13E0C">
        <w:t>Possession of weapons is prohibited.</w:t>
      </w:r>
    </w:p>
    <w:p w14:paraId="0DD1A16A" w14:textId="77777777" w:rsidR="00E47F5F" w:rsidRPr="00D13E0C" w:rsidRDefault="00E47F5F" w:rsidP="00CB1FE3">
      <w:pPr>
        <w:pStyle w:val="ListParagraph"/>
        <w:numPr>
          <w:ilvl w:val="0"/>
          <w:numId w:val="7"/>
        </w:numPr>
      </w:pPr>
      <w:r w:rsidRPr="00D13E0C">
        <w:t xml:space="preserve">The Contractor shall obtain all necessary licenses and/or permits required to perform the work, with the exception of software licenses that need to be procured from a </w:t>
      </w:r>
      <w:r w:rsidR="00A643B0">
        <w:t>Contractor</w:t>
      </w:r>
      <w:r w:rsidRPr="00D13E0C">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t>Confidentiality and Non-Disclosure</w:t>
      </w:r>
    </w:p>
    <w:p w14:paraId="0DD1A16C" w14:textId="77777777" w:rsidR="00E47F5F" w:rsidRPr="00D13E0C" w:rsidRDefault="00E47F5F" w:rsidP="005A1B57">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16DF4E0B"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  </w:t>
      </w:r>
    </w:p>
    <w:p w14:paraId="0DD1A16F" w14:textId="58F9A681" w:rsidR="00E47F5F" w:rsidRPr="00D13E0C" w:rsidRDefault="00E47F5F" w:rsidP="00CB1FE3">
      <w:pPr>
        <w:pStyle w:val="ListParagraph"/>
        <w:numPr>
          <w:ilvl w:val="0"/>
          <w:numId w:val="8"/>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CB1FE3">
      <w:pPr>
        <w:pStyle w:val="ListParagraph"/>
        <w:numPr>
          <w:ilvl w:val="0"/>
          <w:numId w:val="8"/>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CB1FE3">
      <w:pPr>
        <w:pStyle w:val="ListParagraph"/>
        <w:numPr>
          <w:ilvl w:val="0"/>
          <w:numId w:val="8"/>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D13E0C" w:rsidRDefault="00E47F5F" w:rsidP="00CB1FE3">
      <w:pPr>
        <w:pStyle w:val="ListParagraph"/>
        <w:numPr>
          <w:ilvl w:val="0"/>
          <w:numId w:val="8"/>
        </w:numPr>
      </w:pPr>
      <w:proofErr w:type="gramStart"/>
      <w:r w:rsidRPr="00D13E0C">
        <w:t>Contractor</w:t>
      </w:r>
      <w:proofErr w:type="gramEnd"/>
      <w:r w:rsidRPr="00D13E0C">
        <w:t xml:space="preserve"> shall limit access to the minimum number of personnel necessary for contract performance for all information considered sensitive or proprietary in nature.  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0D76B859" w:rsidR="00E47F5F" w:rsidRPr="00D13E0C" w:rsidRDefault="00E47F5F" w:rsidP="00CB1FE3">
      <w:pPr>
        <w:pStyle w:val="ListParagraph"/>
        <w:numPr>
          <w:ilvl w:val="0"/>
          <w:numId w:val="8"/>
        </w:numPr>
      </w:pPr>
      <w:r w:rsidRPr="00D13E0C">
        <w:t xml:space="preserve">Contractor </w:t>
      </w:r>
      <w:proofErr w:type="gramStart"/>
      <w:r w:rsidRPr="00D13E0C">
        <w:t>shall</w:t>
      </w:r>
      <w:proofErr w:type="gramEnd"/>
      <w:r w:rsidRPr="00D13E0C">
        <w:t xml:space="preserve"> train all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D13E0C" w:rsidRDefault="00E47F5F" w:rsidP="00CB1FE3">
      <w:pPr>
        <w:pStyle w:val="ListParagraph"/>
        <w:numPr>
          <w:ilvl w:val="0"/>
          <w:numId w:val="8"/>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CB1FE3">
      <w:pPr>
        <w:pStyle w:val="ListParagraph"/>
        <w:numPr>
          <w:ilvl w:val="0"/>
          <w:numId w:val="8"/>
        </w:numPr>
      </w:pPr>
      <w:r w:rsidRPr="00D13E0C">
        <w:t>Contractor must adhere to the following:</w:t>
      </w:r>
    </w:p>
    <w:p w14:paraId="0DD1A176" w14:textId="77777777" w:rsidR="00CE7438" w:rsidRDefault="00E47F5F" w:rsidP="00CC5BEE">
      <w:pPr>
        <w:pStyle w:val="ListParagraph"/>
        <w:numPr>
          <w:ilvl w:val="0"/>
          <w:numId w:val="13"/>
        </w:numPr>
        <w:ind w:left="1980"/>
      </w:pPr>
      <w:r w:rsidRPr="00D13E0C">
        <w:t>The use of “thumb drives” or any other medium for transport of information is expressly prohibited.</w:t>
      </w:r>
    </w:p>
    <w:p w14:paraId="0DD1A177" w14:textId="77777777" w:rsidR="00CE7438" w:rsidRDefault="00E47F5F" w:rsidP="00CC5BEE">
      <w:pPr>
        <w:pStyle w:val="ListParagraph"/>
        <w:numPr>
          <w:ilvl w:val="0"/>
          <w:numId w:val="13"/>
        </w:numPr>
        <w:ind w:left="1980"/>
      </w:pPr>
      <w:r w:rsidRPr="00D13E0C">
        <w:t>Controlled access to system and security software and documentation.</w:t>
      </w:r>
    </w:p>
    <w:p w14:paraId="0DD1A178" w14:textId="77777777" w:rsidR="00CE7438" w:rsidRDefault="00E47F5F" w:rsidP="00CC5BEE">
      <w:pPr>
        <w:pStyle w:val="ListParagraph"/>
        <w:numPr>
          <w:ilvl w:val="0"/>
          <w:numId w:val="13"/>
        </w:numPr>
        <w:ind w:left="1980"/>
      </w:pPr>
      <w:r w:rsidRPr="00D13E0C">
        <w:t>Recording, monitoring, and control of passwords and privileges.</w:t>
      </w:r>
    </w:p>
    <w:p w14:paraId="0DD1A179" w14:textId="77777777" w:rsidR="00CE7438" w:rsidRDefault="00E47F5F" w:rsidP="00CC5BEE">
      <w:pPr>
        <w:pStyle w:val="ListParagraph"/>
        <w:numPr>
          <w:ilvl w:val="0"/>
          <w:numId w:val="13"/>
        </w:numPr>
        <w:ind w:left="1980"/>
      </w:pPr>
      <w:r w:rsidRPr="00D13E0C">
        <w:t>All terminated personnel are denied physical and electronic access to all data, program listings, data processing equipment and systems.</w:t>
      </w:r>
    </w:p>
    <w:p w14:paraId="0DD1A17A" w14:textId="77777777" w:rsidR="00CE7438" w:rsidRDefault="00E47F5F" w:rsidP="00CC5BEE">
      <w:pPr>
        <w:pStyle w:val="ListParagraph"/>
        <w:numPr>
          <w:ilvl w:val="0"/>
          <w:numId w:val="13"/>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CC5BEE">
      <w:pPr>
        <w:pStyle w:val="ListParagraph"/>
        <w:numPr>
          <w:ilvl w:val="0"/>
          <w:numId w:val="13"/>
        </w:numPr>
        <w:ind w:left="1980"/>
      </w:pPr>
      <w:r w:rsidRPr="00D13E0C">
        <w:t>Contractor PM and VA PM are informed within twenty-four (24) hours of any employee termination.</w:t>
      </w:r>
    </w:p>
    <w:p w14:paraId="0DD1A17C" w14:textId="77777777" w:rsidR="00CE7438" w:rsidRDefault="00E47F5F" w:rsidP="00CC5BEE">
      <w:pPr>
        <w:pStyle w:val="ListParagraph"/>
        <w:numPr>
          <w:ilvl w:val="0"/>
          <w:numId w:val="13"/>
        </w:numPr>
        <w:ind w:left="1980"/>
      </w:pPr>
      <w:r w:rsidRPr="00D13E0C">
        <w:t>Acquisition sensitive information shall be marked "Acquisition Sensitive" and shall be handled as "For Official Use Only (FOUO)".</w:t>
      </w:r>
    </w:p>
    <w:p w14:paraId="0DD1A17D" w14:textId="77777777" w:rsidR="00CE7438" w:rsidRDefault="00E47F5F" w:rsidP="00CC5BEE">
      <w:pPr>
        <w:pStyle w:val="ListParagraph"/>
        <w:numPr>
          <w:ilvl w:val="0"/>
          <w:numId w:val="13"/>
        </w:numPr>
        <w:ind w:left="1980"/>
      </w:pPr>
      <w:r w:rsidRPr="00D13E0C">
        <w:t>Contractor does not require access to classified data.</w:t>
      </w:r>
    </w:p>
    <w:p w14:paraId="0DD1A17E" w14:textId="77777777" w:rsidR="00E47F5F" w:rsidRPr="00E82DCF" w:rsidRDefault="00E47F5F" w:rsidP="00CB1FE3">
      <w:pPr>
        <w:pStyle w:val="ListParagraph"/>
        <w:numPr>
          <w:ilvl w:val="0"/>
          <w:numId w:val="8"/>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E33E55" w:rsidRDefault="00E82DCF" w:rsidP="00E33E55">
      <w:pPr>
        <w:pStyle w:val="ListParagraph"/>
        <w:numPr>
          <w:ilvl w:val="0"/>
          <w:numId w:val="8"/>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73C5889C" w:rsidR="008B4D50" w:rsidRPr="00B550E9" w:rsidRDefault="00E33E55" w:rsidP="008B4D50">
      <w:pPr>
        <w:pStyle w:val="AppendixHeading"/>
      </w:pPr>
      <w:bookmarkStart w:id="141" w:name="_Hlk56606915"/>
      <w:r w:rsidRPr="00B550E9">
        <w:t xml:space="preserve">Information Technology Using </w:t>
      </w:r>
      <w:r>
        <w:t>Sustainable Products and Services</w:t>
      </w:r>
    </w:p>
    <w:p w14:paraId="0591AF96" w14:textId="77777777" w:rsidR="00604D29" w:rsidRPr="00C873C1" w:rsidRDefault="00604D29" w:rsidP="00604D29">
      <w:pPr>
        <w:pStyle w:val="ListParagraph"/>
        <w:numPr>
          <w:ilvl w:val="0"/>
          <w:numId w:val="0"/>
        </w:numPr>
        <w:spacing w:before="0" w:after="0"/>
        <w:ind w:left="720"/>
        <w:rPr>
          <w:i/>
          <w:iCs/>
        </w:rPr>
      </w:pPr>
      <w:bookmarkStart w:id="142" w:name="_Hlk182830863"/>
      <w:bookmarkStart w:id="143" w:name="_Hlk72498820"/>
    </w:p>
    <w:p w14:paraId="4109B44E" w14:textId="3D83BC1F" w:rsidR="00604D29" w:rsidRDefault="00604D29" w:rsidP="00604D29">
      <w:pPr>
        <w:pStyle w:val="NoSpacing"/>
      </w:pPr>
      <w:r w:rsidRPr="00B550E9">
        <w:t xml:space="preserve">The Contractor shall comply with Sections 524 and Sections </w:t>
      </w:r>
      <w:r>
        <w:t>525</w:t>
      </w:r>
      <w:r w:rsidRPr="00B550E9">
        <w:t xml:space="preserve"> of the Energy Independence and Security Act of 2007; Section 104 of the Energy Policy Act of 2005; Executive Order 13221, “Energy-Efficient Standby Power Devices,” dated August 2, 2001; and the Federal Acquisition Regulation (FAR) to provide ENERGY STAR®, </w:t>
      </w:r>
      <w:r>
        <w:t>Federal Energy Management Program (</w:t>
      </w:r>
      <w:r w:rsidRPr="00B550E9">
        <w:t>FEMP</w:t>
      </w:r>
      <w:r>
        <w:t>)</w:t>
      </w:r>
      <w:r w:rsidRPr="00B550E9">
        <w:t xml:space="preserve"> designated, and </w:t>
      </w:r>
      <w:r>
        <w:t>p</w:t>
      </w:r>
      <w:r w:rsidRPr="00717BC6">
        <w:t>roducts and services that meet EPA Recommendations of Specifications, Standards, and Ecolabels in effect as of October 2023</w:t>
      </w:r>
      <w:r>
        <w:t xml:space="preserve"> (e.g. </w:t>
      </w:r>
      <w:r w:rsidRPr="00B550E9">
        <w:t>Electronic Product Environmental Assessment Tool (EPEAT) registered products</w:t>
      </w:r>
      <w:r>
        <w:t>)</w:t>
      </w:r>
      <w:r w:rsidRPr="00B550E9">
        <w:t xml:space="preserve"> in providing information technology</w:t>
      </w:r>
      <w:r>
        <w:t xml:space="preserve"> products and/or</w:t>
      </w:r>
      <w:r w:rsidRPr="00B550E9">
        <w:t xml:space="preserve"> services.</w:t>
      </w:r>
      <w:r w:rsidRPr="00AB6977">
        <w:t xml:space="preserve"> The Green Procurement Compilation (GPC) website available</w:t>
      </w:r>
      <w:r>
        <w:t xml:space="preserve"> at</w:t>
      </w:r>
      <w:r w:rsidRPr="00AB6977">
        <w:t xml:space="preserve"> </w:t>
      </w:r>
      <w:hyperlink r:id="rId53" w:tooltip="Link to GSA Sustainable Facilities Tool" w:history="1">
        <w:r w:rsidRPr="00F91C01">
          <w:rPr>
            <w:color w:val="0000FF"/>
            <w:u w:val="single"/>
          </w:rPr>
          <w:t>Green Procurement Compilation - GSA Sustainable Facilities Tool (sftool.gov)</w:t>
        </w:r>
      </w:hyperlink>
      <w:r w:rsidRPr="00AB6977">
        <w:t xml:space="preserve"> </w:t>
      </w:r>
      <w:r>
        <w:t xml:space="preserve">provides </w:t>
      </w:r>
      <w:r w:rsidRPr="00AB6977">
        <w:t xml:space="preserve">a comprehensive list of sustainable products and services and sustainable acquisition guidance. </w:t>
      </w:r>
    </w:p>
    <w:p w14:paraId="2C56F1A0" w14:textId="77777777" w:rsidR="00604D29" w:rsidRPr="007A67B3" w:rsidRDefault="00604D29" w:rsidP="00604D29">
      <w:pPr>
        <w:pStyle w:val="NoSpacing"/>
      </w:pPr>
    </w:p>
    <w:p w14:paraId="1E804013" w14:textId="77777777" w:rsidR="00604D29" w:rsidRPr="00B24797" w:rsidRDefault="00604D29" w:rsidP="00604D29">
      <w:pPr>
        <w:pStyle w:val="NoSpacing"/>
      </w:pPr>
      <w:r>
        <w:t>T</w:t>
      </w:r>
      <w:r w:rsidRPr="00B24797">
        <w:t xml:space="preserve">he </w:t>
      </w:r>
      <w:r>
        <w:t>C</w:t>
      </w:r>
      <w:r w:rsidRPr="00B24797">
        <w:t xml:space="preserve">ontractor </w:t>
      </w:r>
      <w:r>
        <w:t xml:space="preserve">shall </w:t>
      </w:r>
      <w:r w:rsidRPr="00B24797">
        <w:t>provide products that meet the definition of sustainable products and services if the products are</w:t>
      </w:r>
      <w:r>
        <w:t xml:space="preserve"> d</w:t>
      </w:r>
      <w:r w:rsidRPr="00B24797">
        <w:t>elivered to the Government;</w:t>
      </w:r>
      <w:r>
        <w:t xml:space="preserve"> f</w:t>
      </w:r>
      <w:r w:rsidRPr="00B24797">
        <w:t xml:space="preserve">urnished by the </w:t>
      </w:r>
      <w:r>
        <w:t>C</w:t>
      </w:r>
      <w:r w:rsidRPr="00B24797">
        <w:t>ontractor for use by the Government</w:t>
      </w:r>
      <w:r>
        <w:t>, i</w:t>
      </w:r>
      <w:r w:rsidRPr="00B24797">
        <w:t>ncorporated into the construction of a public building or public work</w:t>
      </w:r>
      <w:r>
        <w:t>, o</w:t>
      </w:r>
      <w:r w:rsidRPr="00B24797">
        <w:t>r</w:t>
      </w:r>
      <w:r>
        <w:t xml:space="preserve"> a</w:t>
      </w:r>
      <w:r w:rsidRPr="00B24797">
        <w:t xml:space="preserve">cquired by the </w:t>
      </w:r>
      <w:r>
        <w:t>C</w:t>
      </w:r>
      <w:r w:rsidRPr="00B24797">
        <w:t>ontractor for use in performing services under a Government contract where the cost of the products is a direct cost to a Government contract (versus costs which are normally applied to a contractor's general and administrative expenses or indirect costs).</w:t>
      </w:r>
    </w:p>
    <w:p w14:paraId="3926CE2D" w14:textId="77777777" w:rsidR="00604D29" w:rsidRDefault="00604D29" w:rsidP="00604D29">
      <w:pPr>
        <w:pStyle w:val="NoSpacing"/>
      </w:pPr>
    </w:p>
    <w:p w14:paraId="20C073CF" w14:textId="7220C91E" w:rsidR="00604D29" w:rsidRDefault="00604D29" w:rsidP="00604D29">
      <w:pPr>
        <w:pStyle w:val="NoSpacing"/>
      </w:pPr>
      <w:r>
        <w:t>Specifically, t</w:t>
      </w:r>
      <w:r w:rsidRPr="007A67B3">
        <w:t xml:space="preserve">he Contractor shall provide </w:t>
      </w:r>
      <w:r>
        <w:t xml:space="preserve">sustainable products </w:t>
      </w:r>
      <w:r w:rsidRPr="007A67B3">
        <w:t xml:space="preserve">under this contract </w:t>
      </w:r>
      <w:r>
        <w:t xml:space="preserve">in accordance with </w:t>
      </w:r>
      <w:r w:rsidRPr="007A67B3">
        <w:t>FAR 52.223-23</w:t>
      </w:r>
      <w:r>
        <w:t>.  The applicable products with their associated certification, designation, and/or ecolabel (e.g. Energy Star, FEMP, and/or EPEAT) are</w:t>
      </w:r>
      <w:r w:rsidRPr="007A67B3">
        <w:t xml:space="preserve"> </w:t>
      </w:r>
      <w:r>
        <w:t>identified within the product specifications in this PWS.</w:t>
      </w:r>
      <w:r w:rsidRPr="008A05C2">
        <w:t xml:space="preserve">  The Contractor shall ensure proposed products </w:t>
      </w:r>
      <w:r>
        <w:t xml:space="preserve">meet the certification(s) / designation(s) </w:t>
      </w:r>
      <w:r w:rsidRPr="00BB545C">
        <w:t>/ ecolabel(s)</w:t>
      </w:r>
      <w:r>
        <w:t xml:space="preserve"> specified</w:t>
      </w:r>
      <w:r w:rsidRPr="004F4D1F">
        <w:t xml:space="preserve"> at the time of submission of proposals and at the time of award</w:t>
      </w:r>
      <w:r>
        <w:t>.</w:t>
      </w:r>
    </w:p>
    <w:p w14:paraId="7810168F" w14:textId="567882B4" w:rsidR="00D33DE3" w:rsidRDefault="00D33DE3" w:rsidP="005A1B57">
      <w:pPr>
        <w:pStyle w:val="NoSpacing"/>
      </w:pPr>
      <w:bookmarkStart w:id="144" w:name="Software"/>
      <w:bookmarkStart w:id="145" w:name="Telecommunications"/>
      <w:bookmarkStart w:id="146" w:name="Video"/>
      <w:bookmarkStart w:id="147" w:name="Self"/>
      <w:bookmarkStart w:id="148" w:name="Desktop"/>
      <w:bookmarkEnd w:id="141"/>
      <w:bookmarkEnd w:id="142"/>
      <w:bookmarkEnd w:id="143"/>
      <w:bookmarkEnd w:id="144"/>
      <w:bookmarkEnd w:id="145"/>
      <w:bookmarkEnd w:id="146"/>
      <w:bookmarkEnd w:id="147"/>
      <w:bookmarkEnd w:id="148"/>
    </w:p>
    <w:p w14:paraId="0C769F19" w14:textId="77777777" w:rsidR="00604D29" w:rsidRDefault="00604D29">
      <w:pPr>
        <w:rPr>
          <w:caps/>
        </w:rPr>
      </w:pPr>
      <w:r>
        <w:rPr>
          <w:caps/>
        </w:rPr>
        <w:br w:type="page"/>
      </w:r>
    </w:p>
    <w:p w14:paraId="2400FC21" w14:textId="5F0058C5" w:rsidR="00983A5C" w:rsidRPr="001E0BB7" w:rsidRDefault="00983A5C" w:rsidP="001E0BB7">
      <w:pPr>
        <w:pStyle w:val="Heading1"/>
        <w:numPr>
          <w:ilvl w:val="0"/>
          <w:numId w:val="0"/>
        </w:numPr>
      </w:pPr>
      <w:bookmarkStart w:id="149" w:name="_Toc223329934"/>
      <w:bookmarkStart w:id="150" w:name="_Toc164926653"/>
      <w:r w:rsidRPr="00200A3C">
        <w:t>ADDENDUM B – VA INFORMATION AND INFORMATION SYSTEM SECURITY/ PRIVACY LANGUAGE</w:t>
      </w:r>
      <w:bookmarkEnd w:id="149"/>
      <w:r w:rsidRPr="00200A3C">
        <w:t xml:space="preserve"> </w:t>
      </w:r>
      <w:bookmarkEnd w:id="150"/>
    </w:p>
    <w:p w14:paraId="54D53848" w14:textId="77777777" w:rsidR="00983A5C" w:rsidRPr="00983A5C" w:rsidRDefault="00983A5C" w:rsidP="00983A5C">
      <w:pPr>
        <w:autoSpaceDE w:val="0"/>
        <w:autoSpaceDN w:val="0"/>
        <w:adjustRightInd w:val="0"/>
        <w:rPr>
          <w:rFonts w:cs="Arial"/>
          <w:b/>
          <w:bCs/>
          <w:color w:val="000000"/>
        </w:rPr>
      </w:pPr>
    </w:p>
    <w:p w14:paraId="12DD0823" w14:textId="77777777" w:rsidR="00983A5C" w:rsidRPr="00200A3C" w:rsidRDefault="00983A5C" w:rsidP="00983A5C">
      <w:pPr>
        <w:autoSpaceDE w:val="0"/>
        <w:autoSpaceDN w:val="0"/>
        <w:adjustRightInd w:val="0"/>
        <w:rPr>
          <w:b/>
        </w:rPr>
      </w:pPr>
      <w:bookmarkStart w:id="151" w:name="_Hlk182830987"/>
      <w:r w:rsidRPr="00200A3C">
        <w:rPr>
          <w:b/>
        </w:rPr>
        <w:t>NOTE: In the event of a conflict, VAAR Security Clauses take precedence over the language in this Addendum B.</w:t>
      </w:r>
    </w:p>
    <w:p w14:paraId="448DE25C" w14:textId="77777777" w:rsidR="00983A5C" w:rsidRPr="00983A5C" w:rsidRDefault="00983A5C" w:rsidP="00983A5C">
      <w:pPr>
        <w:autoSpaceDE w:val="0"/>
        <w:autoSpaceDN w:val="0"/>
        <w:adjustRightInd w:val="0"/>
        <w:rPr>
          <w:rFonts w:cs="Arial"/>
          <w:b/>
          <w:bCs/>
          <w:color w:val="000000"/>
        </w:rPr>
      </w:pPr>
    </w:p>
    <w:p w14:paraId="1231AD61" w14:textId="776E8737" w:rsidR="00983A5C" w:rsidRPr="00983A5C" w:rsidRDefault="00983A5C" w:rsidP="00983A5C">
      <w:pPr>
        <w:autoSpaceDE w:val="0"/>
        <w:autoSpaceDN w:val="0"/>
        <w:adjustRightInd w:val="0"/>
        <w:rPr>
          <w:rFonts w:cs="Arial"/>
          <w:b/>
          <w:bCs/>
          <w:i/>
          <w:color w:val="000000"/>
        </w:rPr>
      </w:pPr>
      <w:r w:rsidRPr="00200A3C">
        <w:rPr>
          <w:rFonts w:cs="Arial"/>
          <w:b/>
          <w:bCs/>
          <w:color w:val="000000"/>
        </w:rPr>
        <w:t xml:space="preserve">APPLICABLE </w:t>
      </w:r>
      <w:bookmarkStart w:id="152" w:name="_Hlk175301855"/>
      <w:r w:rsidR="009D70DA">
        <w:rPr>
          <w:rFonts w:cs="Arial"/>
          <w:b/>
          <w:bCs/>
          <w:color w:val="000000"/>
        </w:rPr>
        <w:t>SECTIONS</w:t>
      </w:r>
      <w:r w:rsidR="009D70DA" w:rsidRPr="00200A3C">
        <w:rPr>
          <w:rFonts w:cs="Arial"/>
          <w:b/>
          <w:bCs/>
          <w:color w:val="000000"/>
        </w:rPr>
        <w:t xml:space="preserve">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152"/>
      <w:r w:rsidRPr="00200A3C">
        <w:rPr>
          <w:rFonts w:cs="Arial"/>
          <w:b/>
          <w:bCs/>
          <w:i/>
          <w:color w:val="000000"/>
        </w:rPr>
        <w:t>, FOR INCLUSION INTO CONTRACTS, AS APPROPRIATE</w:t>
      </w:r>
    </w:p>
    <w:p w14:paraId="7408DAEB" w14:textId="77777777" w:rsidR="00983A5C" w:rsidRPr="00983A5C" w:rsidRDefault="00983A5C" w:rsidP="00983A5C"/>
    <w:p w14:paraId="12C36D2C" w14:textId="77777777" w:rsidR="00983A5C" w:rsidRPr="00200A3C" w:rsidRDefault="00983A5C" w:rsidP="00983A5C">
      <w:pPr>
        <w:pStyle w:val="AppendixBheading"/>
      </w:pPr>
      <w:r w:rsidRPr="00200A3C">
        <w:t>GENERAL</w:t>
      </w:r>
    </w:p>
    <w:p w14:paraId="2717B2EB" w14:textId="77777777" w:rsidR="00983A5C" w:rsidRPr="00200A3C" w:rsidRDefault="00983A5C" w:rsidP="00983A5C">
      <w:pPr>
        <w:autoSpaceDE w:val="0"/>
        <w:autoSpaceDN w:val="0"/>
        <w:adjustRightInd w:val="0"/>
        <w:rPr>
          <w:rFonts w:eastAsia="Calibri" w:cs="Arial"/>
          <w:color w:val="000000"/>
        </w:rPr>
      </w:pPr>
    </w:p>
    <w:p w14:paraId="5337973E" w14:textId="3BDF6DEE" w:rsidR="00983A5C" w:rsidRPr="00200A3C" w:rsidRDefault="00983A5C" w:rsidP="00983A5C">
      <w:pPr>
        <w:autoSpaceDE w:val="0"/>
        <w:autoSpaceDN w:val="0"/>
        <w:adjustRightInd w:val="0"/>
        <w:rPr>
          <w:rFonts w:eastAsia="Calibri" w:cs="Arial"/>
          <w:color w:val="000000"/>
          <w:sz w:val="23"/>
          <w:szCs w:val="23"/>
        </w:rPr>
      </w:pPr>
      <w:r w:rsidRPr="00200A3C">
        <w:rPr>
          <w:rFonts w:eastAsia="Calibri" w:cs="Arial"/>
          <w:color w:val="000000"/>
          <w:sz w:val="23"/>
          <w:szCs w:val="23"/>
        </w:rPr>
        <w:t xml:space="preserve">This entire section applies to all acquisitions requiring any Information Security and Privacy language. Contractors, contractor personnel, </w:t>
      </w:r>
      <w:r w:rsidR="000A772A">
        <w:rPr>
          <w:rFonts w:eastAsia="Calibri" w:cs="Arial"/>
          <w:color w:val="000000"/>
          <w:sz w:val="23"/>
          <w:szCs w:val="23"/>
        </w:rPr>
        <w:t>Subcontractor</w:t>
      </w:r>
      <w:r w:rsidRPr="00200A3C">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983A5C"/>
    <w:p w14:paraId="4910DCC1" w14:textId="77777777" w:rsidR="00983A5C" w:rsidRPr="00200A3C" w:rsidRDefault="00983A5C" w:rsidP="00983A5C">
      <w:pPr>
        <w:pStyle w:val="AppendixBheading"/>
      </w:pPr>
      <w:r w:rsidRPr="00200A3C">
        <w:t xml:space="preserve">VA INFORMATION CUSTODIAL LANGUAGE </w:t>
      </w:r>
    </w:p>
    <w:p w14:paraId="26F1B254" w14:textId="77777777" w:rsidR="00983A5C" w:rsidRPr="00983A5C" w:rsidRDefault="00983A5C" w:rsidP="00983A5C"/>
    <w:p w14:paraId="0A667AE9" w14:textId="05892A1E" w:rsidR="00983A5C" w:rsidRPr="00200A3C" w:rsidRDefault="00983A5C" w:rsidP="00CC5BEE">
      <w:pPr>
        <w:numPr>
          <w:ilvl w:val="0"/>
          <w:numId w:val="25"/>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sidR="000A772A">
        <w:rPr>
          <w:rFonts w:cs="Arial"/>
        </w:rPr>
        <w:t>C</w:t>
      </w:r>
      <w:r w:rsidRPr="00200A3C">
        <w:rPr>
          <w:rFonts w:cs="Arial"/>
        </w:rPr>
        <w:t>ontractor or order) is FAR 52.227-19, Commercial Computer Software License.</w:t>
      </w:r>
    </w:p>
    <w:p w14:paraId="1885E662" w14:textId="77777777" w:rsidR="00983A5C" w:rsidRPr="00200A3C" w:rsidRDefault="00983A5C" w:rsidP="00983A5C"/>
    <w:p w14:paraId="63E3F7BE" w14:textId="6F9A22A2" w:rsidR="00983A5C" w:rsidRPr="00200A3C" w:rsidRDefault="00983A5C" w:rsidP="00CC5BEE">
      <w:pPr>
        <w:numPr>
          <w:ilvl w:val="0"/>
          <w:numId w:val="25"/>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200A3C" w:rsidRDefault="00983A5C" w:rsidP="00983A5C"/>
    <w:p w14:paraId="252F69D9" w14:textId="459F11BC" w:rsidR="00983A5C" w:rsidRPr="00200A3C" w:rsidRDefault="00983A5C" w:rsidP="00CC5BEE">
      <w:pPr>
        <w:numPr>
          <w:ilvl w:val="0"/>
          <w:numId w:val="25"/>
        </w:numPr>
        <w:spacing w:before="120" w:after="60"/>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983A5C"/>
    <w:p w14:paraId="3DD60BDE" w14:textId="697297A6" w:rsidR="00983A5C" w:rsidRPr="00200A3C" w:rsidRDefault="00983A5C" w:rsidP="00CC5BEE">
      <w:pPr>
        <w:numPr>
          <w:ilvl w:val="0"/>
          <w:numId w:val="25"/>
        </w:numPr>
        <w:spacing w:before="120" w:after="60"/>
        <w:contextualSpacing/>
        <w:rPr>
          <w:rFonts w:cs="Arial"/>
        </w:rPr>
      </w:pPr>
      <w:r w:rsidRPr="00200A3C">
        <w:rPr>
          <w:rFonts w:cs="Arial"/>
        </w:rPr>
        <w:t xml:space="preserve">VA reserves the right to conduct scheduled or unscheduled audits, assessments, or investigations of </w:t>
      </w:r>
      <w:r w:rsidR="000A772A">
        <w:rPr>
          <w:rFonts w:cs="Arial"/>
        </w:rPr>
        <w:t>Contractor</w:t>
      </w:r>
      <w:r w:rsidRPr="00200A3C">
        <w:rPr>
          <w:rFonts w:cs="Arial"/>
        </w:rPr>
        <w:t xml:space="preserve"> Information Technology (IT) resources to ensure information security is compliant with Federal and VA requirements. The </w:t>
      </w:r>
      <w:r w:rsidR="000A772A">
        <w:rPr>
          <w:rFonts w:cs="Arial"/>
        </w:rPr>
        <w:t>Contractor</w:t>
      </w:r>
      <w:r w:rsidRPr="00200A3C">
        <w:rPr>
          <w:rFonts w:cs="Arial"/>
        </w:rPr>
        <w:t xml:space="preserve"> shall provide all necessary access to records (including electronic and documentary materials related to the contracts and subcontracts) and support (including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200A3C" w:rsidRDefault="00983A5C" w:rsidP="00983A5C"/>
    <w:p w14:paraId="1A90A0F3" w14:textId="6C30ABC5" w:rsidR="00983A5C" w:rsidRPr="00200A3C" w:rsidRDefault="00983A5C" w:rsidP="00CC5BEE">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983A5C"/>
    <w:p w14:paraId="480E2602" w14:textId="223A970F" w:rsidR="00983A5C" w:rsidRPr="00200A3C" w:rsidRDefault="00983A5C" w:rsidP="00CC5BEE">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983A5C"/>
    <w:p w14:paraId="43B11996" w14:textId="5BE68834" w:rsidR="00983A5C" w:rsidRPr="00200A3C" w:rsidRDefault="00983A5C" w:rsidP="00CC5BEE">
      <w:pPr>
        <w:numPr>
          <w:ilvl w:val="0"/>
          <w:numId w:val="25"/>
        </w:numPr>
        <w:spacing w:before="120" w:after="60"/>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983A5C"/>
    <w:p w14:paraId="42616E1F" w14:textId="752AAA8E" w:rsidR="00983A5C" w:rsidRPr="00200A3C" w:rsidRDefault="00983A5C" w:rsidP="00CC5BEE">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200A3C" w:rsidRDefault="00983A5C" w:rsidP="00983A5C"/>
    <w:p w14:paraId="24F8DAC7" w14:textId="00DE0659" w:rsidR="00983A5C" w:rsidRPr="00200A3C" w:rsidRDefault="00983A5C" w:rsidP="00CC5BEE">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983A5C"/>
    <w:p w14:paraId="3427DEC5" w14:textId="60763760" w:rsidR="00983A5C" w:rsidRPr="00200A3C" w:rsidRDefault="00983A5C" w:rsidP="00CC5BEE">
      <w:pPr>
        <w:numPr>
          <w:ilvl w:val="0"/>
          <w:numId w:val="25"/>
        </w:numPr>
        <w:spacing w:before="120" w:after="60"/>
        <w:contextualSpacing/>
        <w:rPr>
          <w:rFonts w:cs="Arial"/>
        </w:rPr>
      </w:pPr>
      <w:r w:rsidRPr="00200A3C">
        <w:rPr>
          <w:rFonts w:cs="Arial"/>
        </w:rPr>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43676B26" w14:textId="17BD77F6" w:rsidR="00983A5C" w:rsidRPr="00200A3C" w:rsidRDefault="00983A5C" w:rsidP="00CC5BEE">
      <w:pPr>
        <w:numPr>
          <w:ilvl w:val="0"/>
          <w:numId w:val="25"/>
        </w:numPr>
        <w:spacing w:before="120" w:after="60"/>
        <w:contextualSpacing/>
        <w:rPr>
          <w:rFonts w:cs="Arial"/>
        </w:rPr>
      </w:pPr>
      <w:r w:rsidRPr="00200A3C">
        <w:rPr>
          <w:rFonts w:cs="Arial"/>
        </w:rPr>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983A5C"/>
    <w:p w14:paraId="4D4B86E3" w14:textId="2490B620" w:rsidR="00983A5C" w:rsidRPr="00200A3C" w:rsidRDefault="00983A5C" w:rsidP="00CC5BEE">
      <w:pPr>
        <w:numPr>
          <w:ilvl w:val="0"/>
          <w:numId w:val="25"/>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983A5C"/>
    <w:p w14:paraId="5EA3431B" w14:textId="5EA7BB5F" w:rsidR="00983A5C" w:rsidRPr="00200A3C" w:rsidRDefault="00983A5C" w:rsidP="00CC5BEE">
      <w:pPr>
        <w:numPr>
          <w:ilvl w:val="0"/>
          <w:numId w:val="25"/>
        </w:numPr>
        <w:spacing w:before="120" w:after="60"/>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200A3C" w:rsidRDefault="00983A5C" w:rsidP="00983A5C"/>
    <w:p w14:paraId="49A2134C" w14:textId="25F0341E" w:rsidR="00983A5C" w:rsidRPr="00200A3C" w:rsidRDefault="00983A5C" w:rsidP="00CC5BEE">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983A5C"/>
    <w:p w14:paraId="345B7DC2" w14:textId="38F51447" w:rsidR="00983A5C" w:rsidRPr="00200A3C" w:rsidRDefault="00983A5C" w:rsidP="00CC5BEE">
      <w:pPr>
        <w:numPr>
          <w:ilvl w:val="0"/>
          <w:numId w:val="25"/>
        </w:numPr>
        <w:spacing w:before="120" w:after="60"/>
        <w:contextualSpacing/>
        <w:rPr>
          <w:rFonts w:cs="Arial"/>
        </w:rPr>
      </w:pPr>
      <w:r w:rsidRPr="00200A3C">
        <w:rPr>
          <w:rFonts w:cs="Arial"/>
        </w:rPr>
        <w:t xml:space="preserve">Any media, such as paper, magnetic tape, magnetic disks, solid state devices or optical discs that </w:t>
      </w:r>
      <w:proofErr w:type="gramStart"/>
      <w:r w:rsidRPr="00200A3C">
        <w:rPr>
          <w:rFonts w:cs="Arial"/>
        </w:rPr>
        <w:t>is</w:t>
      </w:r>
      <w:proofErr w:type="gramEnd"/>
      <w:r w:rsidRPr="00200A3C">
        <w:rPr>
          <w:rFonts w:cs="Arial"/>
        </w:rPr>
        <w:t xml:space="preserve">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been met shall be sent to the COR/CO within 30 business days of termination of the contract.</w:t>
      </w:r>
    </w:p>
    <w:p w14:paraId="34F43BFE" w14:textId="77777777" w:rsidR="00983A5C" w:rsidRPr="00200A3C" w:rsidRDefault="00983A5C" w:rsidP="00983A5C"/>
    <w:p w14:paraId="18AE41D0" w14:textId="2D17BE56" w:rsidR="00983A5C" w:rsidRPr="00200A3C" w:rsidRDefault="00983A5C" w:rsidP="00CC5BEE">
      <w:pPr>
        <w:numPr>
          <w:ilvl w:val="0"/>
          <w:numId w:val="25"/>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w:t>
      </w:r>
      <w:proofErr w:type="gramStart"/>
      <w:r w:rsidRPr="00200A3C">
        <w:rPr>
          <w:rFonts w:cs="Arial"/>
        </w:rPr>
        <w:t>the VA</w:t>
      </w:r>
      <w:proofErr w:type="gramEnd"/>
      <w:r w:rsidRPr="00200A3C">
        <w:rPr>
          <w:rFonts w:cs="Arial"/>
        </w:rPr>
        <w:t xml:space="preserve"> CO.</w:t>
      </w:r>
    </w:p>
    <w:p w14:paraId="701F876D" w14:textId="77777777" w:rsidR="00983A5C" w:rsidRPr="00200A3C" w:rsidRDefault="00983A5C" w:rsidP="00983A5C"/>
    <w:p w14:paraId="049B49A7" w14:textId="77777777" w:rsidR="00983A5C" w:rsidRPr="00200A3C" w:rsidRDefault="00983A5C" w:rsidP="00983A5C">
      <w:pPr>
        <w:pStyle w:val="AppendixBheading"/>
      </w:pPr>
      <w:r w:rsidRPr="00200A3C">
        <w:t xml:space="preserve">ACCESS TO VA INFORMATION AND VA INFORMATION SYSTEMS </w:t>
      </w:r>
    </w:p>
    <w:p w14:paraId="173D4CBC" w14:textId="51F17A75" w:rsidR="00983A5C" w:rsidRPr="00200A3C" w:rsidRDefault="00983A5C" w:rsidP="00CC5BEE">
      <w:pPr>
        <w:numPr>
          <w:ilvl w:val="0"/>
          <w:numId w:val="26"/>
        </w:numPr>
        <w:spacing w:before="120" w:after="60"/>
        <w:contextualSpacing/>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983A5C"/>
    <w:p w14:paraId="3E740B70" w14:textId="77777777" w:rsidR="00983A5C" w:rsidRPr="00200A3C" w:rsidRDefault="00983A5C" w:rsidP="00CC5BEE">
      <w:pPr>
        <w:numPr>
          <w:ilvl w:val="0"/>
          <w:numId w:val="26"/>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983A5C"/>
    <w:p w14:paraId="454C284B" w14:textId="06825F97" w:rsidR="00983A5C" w:rsidRPr="00200A3C" w:rsidRDefault="00983A5C" w:rsidP="00CC5BEE">
      <w:pPr>
        <w:numPr>
          <w:ilvl w:val="0"/>
          <w:numId w:val="26"/>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200A3C">
        <w:rPr>
          <w:rFonts w:cs="Arial"/>
        </w:rPr>
        <w:t>a Security</w:t>
      </w:r>
      <w:proofErr w:type="gramEnd"/>
      <w:r w:rsidRPr="00200A3C">
        <w:rPr>
          <w:rFonts w:cs="Arial"/>
        </w:rPr>
        <w:t xml:space="preserve">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983A5C"/>
    <w:p w14:paraId="7F714D77" w14:textId="412B45EE" w:rsidR="00983A5C" w:rsidRPr="00200A3C" w:rsidRDefault="00983A5C" w:rsidP="00CC5BEE">
      <w:pPr>
        <w:numPr>
          <w:ilvl w:val="0"/>
          <w:numId w:val="26"/>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200A3C" w:rsidRDefault="00983A5C" w:rsidP="00983A5C"/>
    <w:p w14:paraId="2F92831B" w14:textId="3426809F" w:rsidR="00983A5C" w:rsidRPr="00200A3C" w:rsidRDefault="00983A5C" w:rsidP="00CC5BEE">
      <w:pPr>
        <w:numPr>
          <w:ilvl w:val="0"/>
          <w:numId w:val="2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200A3C" w:rsidRDefault="00983A5C" w:rsidP="00CC5BEE">
      <w:pPr>
        <w:numPr>
          <w:ilvl w:val="1"/>
          <w:numId w:val="26"/>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no longer </w:t>
      </w:r>
      <w:proofErr w:type="gramStart"/>
      <w:r w:rsidRPr="00200A3C">
        <w:rPr>
          <w:rFonts w:cs="Arial"/>
        </w:rPr>
        <w:t>has</w:t>
      </w:r>
      <w:proofErr w:type="gramEnd"/>
      <w:r w:rsidRPr="00200A3C">
        <w:rPr>
          <w:rFonts w:cs="Arial"/>
        </w:rPr>
        <w:t xml:space="preserve"> a need for access to VA information or VA information systems.</w:t>
      </w:r>
    </w:p>
    <w:p w14:paraId="3482586B" w14:textId="77777777" w:rsidR="00983A5C" w:rsidRPr="00200A3C" w:rsidRDefault="00983A5C" w:rsidP="00983A5C"/>
    <w:p w14:paraId="0786C283" w14:textId="45E27582" w:rsidR="00983A5C" w:rsidRPr="00200A3C" w:rsidRDefault="00983A5C" w:rsidP="00CC5BEE">
      <w:pPr>
        <w:numPr>
          <w:ilvl w:val="1"/>
          <w:numId w:val="26"/>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are terminated, suspended, or otherwise </w:t>
      </w:r>
      <w:proofErr w:type="gramStart"/>
      <w:r w:rsidRPr="00200A3C">
        <w:rPr>
          <w:rFonts w:cs="Arial"/>
        </w:rPr>
        <w:t>has</w:t>
      </w:r>
      <w:proofErr w:type="gramEnd"/>
      <w:r w:rsidRPr="00200A3C">
        <w:rPr>
          <w:rFonts w:cs="Arial"/>
        </w:rPr>
        <w:t xml:space="preserve"> their work on a VA project discontinued for any reason.</w:t>
      </w:r>
    </w:p>
    <w:p w14:paraId="57E0D38F" w14:textId="77777777" w:rsidR="00983A5C" w:rsidRPr="00200A3C" w:rsidRDefault="00983A5C" w:rsidP="00983A5C"/>
    <w:p w14:paraId="67210916" w14:textId="1C9DFBB9" w:rsidR="00983A5C" w:rsidRPr="00200A3C" w:rsidRDefault="00983A5C" w:rsidP="00CC5BEE">
      <w:pPr>
        <w:numPr>
          <w:ilvl w:val="1"/>
          <w:numId w:val="26"/>
        </w:numPr>
        <w:spacing w:before="120" w:after="60"/>
        <w:contextualSpacing/>
        <w:rPr>
          <w:rFonts w:cs="Arial"/>
        </w:rPr>
      </w:pPr>
      <w:proofErr w:type="gramStart"/>
      <w:r w:rsidRPr="00200A3C">
        <w:rPr>
          <w:rFonts w:cs="Arial"/>
        </w:rPr>
        <w:t>Contractor believes</w:t>
      </w:r>
      <w:proofErr w:type="gramEnd"/>
      <w:r w:rsidRPr="00200A3C">
        <w:rPr>
          <w:rFonts w:cs="Arial"/>
        </w:rPr>
        <w:t xml:space="preserve">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983A5C"/>
    <w:p w14:paraId="6C3C5B19" w14:textId="57880222" w:rsidR="00983A5C" w:rsidRPr="00200A3C" w:rsidRDefault="00983A5C" w:rsidP="00CC5BEE">
      <w:pPr>
        <w:numPr>
          <w:ilvl w:val="1"/>
          <w:numId w:val="26"/>
        </w:numPr>
        <w:spacing w:before="120" w:after="60"/>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983A5C"/>
    <w:p w14:paraId="5711D234" w14:textId="17C6C106" w:rsidR="00983A5C" w:rsidRPr="00200A3C" w:rsidRDefault="00983A5C" w:rsidP="00CC5BEE">
      <w:pPr>
        <w:numPr>
          <w:ilvl w:val="1"/>
          <w:numId w:val="26"/>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983A5C"/>
    <w:p w14:paraId="36BA5A14" w14:textId="5BF7E9F3" w:rsidR="00983A5C" w:rsidRPr="00200A3C" w:rsidRDefault="00983A5C" w:rsidP="00CC5BEE">
      <w:pPr>
        <w:numPr>
          <w:ilvl w:val="1"/>
          <w:numId w:val="26"/>
        </w:numPr>
        <w:spacing w:before="120" w:after="60"/>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983A5C"/>
    <w:p w14:paraId="7B754BDE" w14:textId="6018025B" w:rsidR="00983A5C" w:rsidRPr="00200A3C" w:rsidRDefault="00983A5C" w:rsidP="00CC5BEE">
      <w:pPr>
        <w:numPr>
          <w:ilvl w:val="0"/>
          <w:numId w:val="26"/>
        </w:numPr>
        <w:spacing w:before="120" w:after="60"/>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983A5C">
      <w:pPr>
        <w:spacing w:before="120" w:after="60"/>
        <w:ind w:left="720"/>
        <w:contextualSpacing/>
        <w:rPr>
          <w:rFonts w:cs="Arial"/>
        </w:rPr>
      </w:pPr>
      <w:r w:rsidRPr="00200A3C">
        <w:rPr>
          <w:rFonts w:cs="Arial"/>
        </w:rPr>
        <w:t xml:space="preserve"> </w:t>
      </w:r>
    </w:p>
    <w:p w14:paraId="543AC326" w14:textId="10E5350D" w:rsidR="00983A5C" w:rsidRPr="00200A3C" w:rsidRDefault="00983A5C" w:rsidP="00CC5BEE">
      <w:pPr>
        <w:numPr>
          <w:ilvl w:val="0"/>
          <w:numId w:val="26"/>
        </w:numPr>
        <w:spacing w:before="120" w:after="60"/>
        <w:contextualSpacing/>
        <w:rPr>
          <w:rFonts w:cs="Arial"/>
        </w:rPr>
      </w:pPr>
      <w:r w:rsidRPr="00200A3C">
        <w:rPr>
          <w:rFonts w:cs="Arial"/>
        </w:rPr>
        <w:t>Contractors/</w:t>
      </w:r>
      <w:r w:rsidR="000A772A">
        <w:rPr>
          <w:rFonts w:cs="Arial"/>
        </w:rPr>
        <w:t>Subcontractor</w:t>
      </w:r>
      <w:r w:rsidRPr="00200A3C">
        <w:rPr>
          <w:rFonts w:cs="Arial"/>
        </w:rPr>
        <w:t xml:space="preserve">s who no longer require VA </w:t>
      </w:r>
      <w:proofErr w:type="gramStart"/>
      <w:r w:rsidRPr="00200A3C">
        <w:rPr>
          <w:rFonts w:cs="Arial"/>
        </w:rPr>
        <w:t>accesses</w:t>
      </w:r>
      <w:proofErr w:type="gramEnd"/>
      <w:r w:rsidRPr="00200A3C">
        <w:rPr>
          <w:rFonts w:cs="Arial"/>
        </w:rPr>
        <w:t xml:space="preserve">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983A5C"/>
    <w:p w14:paraId="32284AEB" w14:textId="77777777" w:rsidR="00983A5C" w:rsidRPr="00983A5C" w:rsidRDefault="00983A5C" w:rsidP="00983A5C">
      <w:pPr>
        <w:pStyle w:val="AppendixBheading"/>
      </w:pPr>
      <w:r w:rsidRPr="00200A3C">
        <w:t>TRAINING</w:t>
      </w:r>
      <w:r w:rsidRPr="00983A5C">
        <w:t xml:space="preserve"> </w:t>
      </w:r>
    </w:p>
    <w:p w14:paraId="4ECEDBFB" w14:textId="77777777" w:rsidR="00983A5C" w:rsidRPr="00983A5C" w:rsidRDefault="00983A5C" w:rsidP="00983A5C"/>
    <w:p w14:paraId="79E6262A" w14:textId="2B1517FC" w:rsidR="00983A5C" w:rsidRPr="00200A3C" w:rsidRDefault="00983A5C" w:rsidP="00CC5BEE">
      <w:pPr>
        <w:numPr>
          <w:ilvl w:val="0"/>
          <w:numId w:val="27"/>
        </w:numPr>
        <w:spacing w:before="120" w:after="60"/>
        <w:contextualSpacing/>
        <w:rPr>
          <w:rFonts w:cs="Arial"/>
        </w:rPr>
      </w:pPr>
      <w:r w:rsidRPr="00200A3C">
        <w:rPr>
          <w:rFonts w:cs="Arial"/>
        </w:rPr>
        <w:t xml:space="preserve">All </w:t>
      </w:r>
      <w:r w:rsidR="00CC5BEE">
        <w:rPr>
          <w:rFonts w:cs="Arial"/>
        </w:rPr>
        <w:t>C</w:t>
      </w:r>
      <w:r w:rsidRPr="00200A3C">
        <w:rPr>
          <w:rFonts w:cs="Arial"/>
        </w:rPr>
        <w:t>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983A5C"/>
    <w:p w14:paraId="4621AB57" w14:textId="77777777" w:rsidR="00983A5C" w:rsidRPr="00200A3C" w:rsidRDefault="00983A5C" w:rsidP="00CC5BEE">
      <w:pPr>
        <w:numPr>
          <w:ilvl w:val="1"/>
          <w:numId w:val="27"/>
        </w:numPr>
        <w:spacing w:before="120" w:after="60"/>
        <w:contextualSpacing/>
        <w:rPr>
          <w:rFonts w:cs="Arial"/>
        </w:rPr>
      </w:pPr>
      <w:r w:rsidRPr="00200A3C">
        <w:rPr>
          <w:rFonts w:cs="Arial"/>
        </w:rPr>
        <w:t>VA Privacy and Information Security Awareness and Rules of Behavior course (Talent Management System (TMS) #10176) initially and annually thereafter.</w:t>
      </w:r>
    </w:p>
    <w:p w14:paraId="4D24B2BB" w14:textId="77777777" w:rsidR="00983A5C" w:rsidRPr="00200A3C" w:rsidRDefault="00983A5C" w:rsidP="00CC5BEE">
      <w:pPr>
        <w:numPr>
          <w:ilvl w:val="1"/>
          <w:numId w:val="27"/>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983A5C"/>
    <w:p w14:paraId="01B61E57" w14:textId="77777777" w:rsidR="00983A5C" w:rsidRPr="00200A3C" w:rsidRDefault="00983A5C" w:rsidP="00CC5BEE">
      <w:pPr>
        <w:numPr>
          <w:ilvl w:val="1"/>
          <w:numId w:val="27"/>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983A5C"/>
    <w:p w14:paraId="7067F329" w14:textId="4430F30A" w:rsidR="00983A5C" w:rsidRPr="00200A3C" w:rsidRDefault="00983A5C" w:rsidP="00CC5BEE">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983A5C"/>
    <w:p w14:paraId="10F30199" w14:textId="77777777" w:rsidR="00983A5C" w:rsidRPr="00200A3C" w:rsidRDefault="00983A5C" w:rsidP="00CC5BEE">
      <w:pPr>
        <w:numPr>
          <w:ilvl w:val="0"/>
          <w:numId w:val="27"/>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983A5C"/>
    <w:p w14:paraId="366C7740" w14:textId="77777777" w:rsidR="00983A5C" w:rsidRPr="00200A3C" w:rsidRDefault="00983A5C" w:rsidP="00983A5C">
      <w:pPr>
        <w:pStyle w:val="AppendixBheading"/>
      </w:pPr>
      <w:r w:rsidRPr="00200A3C">
        <w:t xml:space="preserve">SECURITY INCIDENT INVESTIGATION </w:t>
      </w:r>
    </w:p>
    <w:p w14:paraId="7A27AFC2" w14:textId="77777777" w:rsidR="00983A5C" w:rsidRPr="00983A5C" w:rsidRDefault="00983A5C" w:rsidP="00983A5C"/>
    <w:p w14:paraId="7CAAEAA5" w14:textId="586B80A2" w:rsidR="00983A5C" w:rsidRPr="00200A3C" w:rsidRDefault="00983A5C" w:rsidP="00CC5BEE">
      <w:pPr>
        <w:numPr>
          <w:ilvl w:val="0"/>
          <w:numId w:val="2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w:t>
      </w:r>
      <w:proofErr w:type="gramStart"/>
      <w:r w:rsidRPr="00200A3C">
        <w:rPr>
          <w:rFonts w:cs="Arial"/>
        </w:rPr>
        <w:t>CO</w:t>
      </w:r>
      <w:proofErr w:type="gramEnd"/>
      <w:r w:rsidRPr="00200A3C">
        <w:rPr>
          <w:rFonts w:cs="Arial"/>
        </w:rPr>
        <w:t xml:space="preserve"> the incident number received from the ESD.</w:t>
      </w:r>
    </w:p>
    <w:p w14:paraId="43F8C9DB" w14:textId="77777777" w:rsidR="00983A5C" w:rsidRPr="00200A3C" w:rsidRDefault="00983A5C" w:rsidP="00983A5C"/>
    <w:p w14:paraId="3A64B199" w14:textId="2AF0078F" w:rsidR="00983A5C" w:rsidRPr="00200A3C" w:rsidRDefault="00983A5C" w:rsidP="00CC5BEE">
      <w:pPr>
        <w:numPr>
          <w:ilvl w:val="0"/>
          <w:numId w:val="28"/>
        </w:numPr>
        <w:spacing w:before="120" w:after="60"/>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983A5C"/>
    <w:p w14:paraId="039EF937" w14:textId="77777777" w:rsidR="00983A5C" w:rsidRPr="00200A3C" w:rsidRDefault="00983A5C" w:rsidP="00CC5BEE">
      <w:pPr>
        <w:numPr>
          <w:ilvl w:val="1"/>
          <w:numId w:val="28"/>
        </w:numPr>
        <w:spacing w:before="120" w:after="60"/>
        <w:contextualSpacing/>
        <w:rPr>
          <w:rFonts w:cs="Arial"/>
        </w:rPr>
      </w:pPr>
      <w:r w:rsidRPr="00200A3C">
        <w:rPr>
          <w:rFonts w:cs="Arial"/>
        </w:rPr>
        <w:t xml:space="preserve">The date and time (or approximation of) the Security Incident occurred. </w:t>
      </w:r>
    </w:p>
    <w:p w14:paraId="04CB60D7" w14:textId="77777777" w:rsidR="00983A5C" w:rsidRPr="00200A3C" w:rsidRDefault="00983A5C" w:rsidP="00983A5C"/>
    <w:p w14:paraId="094ED1E1" w14:textId="77777777" w:rsidR="00983A5C" w:rsidRPr="00200A3C" w:rsidRDefault="00983A5C" w:rsidP="00CC5BEE">
      <w:pPr>
        <w:numPr>
          <w:ilvl w:val="1"/>
          <w:numId w:val="28"/>
        </w:numPr>
        <w:spacing w:before="120" w:after="60"/>
        <w:contextualSpacing/>
        <w:rPr>
          <w:rFonts w:cs="Arial"/>
        </w:rPr>
      </w:pPr>
      <w:r w:rsidRPr="00200A3C">
        <w:rPr>
          <w:rFonts w:cs="Arial"/>
        </w:rPr>
        <w:t>The names of individuals involved (when applicable).</w:t>
      </w:r>
    </w:p>
    <w:p w14:paraId="2FD659F0" w14:textId="77777777" w:rsidR="00983A5C" w:rsidRPr="00200A3C" w:rsidRDefault="00983A5C" w:rsidP="00983A5C"/>
    <w:p w14:paraId="4D4524AD" w14:textId="77777777" w:rsidR="00983A5C" w:rsidRPr="00200A3C" w:rsidRDefault="00983A5C" w:rsidP="00CC5BEE">
      <w:pPr>
        <w:numPr>
          <w:ilvl w:val="1"/>
          <w:numId w:val="28"/>
        </w:numPr>
        <w:spacing w:before="120" w:after="60"/>
        <w:contextualSpacing/>
        <w:rPr>
          <w:rFonts w:cs="Arial"/>
        </w:rPr>
      </w:pPr>
      <w:r w:rsidRPr="00200A3C">
        <w:rPr>
          <w:rFonts w:cs="Arial"/>
        </w:rPr>
        <w:t>The physical and logical (if applicable) location of the incident.</w:t>
      </w:r>
    </w:p>
    <w:p w14:paraId="709CEE8A" w14:textId="77777777" w:rsidR="00983A5C" w:rsidRPr="00200A3C" w:rsidRDefault="00983A5C" w:rsidP="00983A5C"/>
    <w:p w14:paraId="4F782156" w14:textId="77777777" w:rsidR="00983A5C" w:rsidRPr="00200A3C" w:rsidRDefault="00983A5C" w:rsidP="00CC5BEE">
      <w:pPr>
        <w:numPr>
          <w:ilvl w:val="1"/>
          <w:numId w:val="28"/>
        </w:numPr>
        <w:spacing w:before="120" w:after="60"/>
        <w:contextualSpacing/>
        <w:rPr>
          <w:rFonts w:cs="Arial"/>
        </w:rPr>
      </w:pPr>
      <w:r w:rsidRPr="00200A3C">
        <w:rPr>
          <w:rFonts w:cs="Arial"/>
        </w:rPr>
        <w:t xml:space="preserve">Why </w:t>
      </w:r>
      <w:proofErr w:type="gramStart"/>
      <w:r w:rsidRPr="00200A3C">
        <w:rPr>
          <w:rFonts w:cs="Arial"/>
        </w:rPr>
        <w:t>the</w:t>
      </w:r>
      <w:proofErr w:type="gramEnd"/>
      <w:r w:rsidRPr="00200A3C">
        <w:rPr>
          <w:rFonts w:cs="Arial"/>
        </w:rPr>
        <w:t xml:space="preserve"> Security Incident </w:t>
      </w:r>
      <w:proofErr w:type="gramStart"/>
      <w:r w:rsidRPr="00200A3C">
        <w:rPr>
          <w:rFonts w:cs="Arial"/>
        </w:rPr>
        <w:t>took</w:t>
      </w:r>
      <w:proofErr w:type="gramEnd"/>
      <w:r w:rsidRPr="00200A3C">
        <w:rPr>
          <w:rFonts w:cs="Arial"/>
        </w:rPr>
        <w:t xml:space="preserve"> place (i.e., catalyst for the failure).</w:t>
      </w:r>
    </w:p>
    <w:p w14:paraId="4EA3CE29" w14:textId="77777777" w:rsidR="00983A5C" w:rsidRPr="00200A3C" w:rsidRDefault="00983A5C" w:rsidP="00983A5C"/>
    <w:p w14:paraId="7D28E6A3" w14:textId="77777777" w:rsidR="00983A5C" w:rsidRPr="00200A3C" w:rsidRDefault="00983A5C" w:rsidP="00CC5BEE">
      <w:pPr>
        <w:numPr>
          <w:ilvl w:val="1"/>
          <w:numId w:val="28"/>
        </w:numPr>
        <w:spacing w:before="120" w:after="60"/>
        <w:contextualSpacing/>
        <w:rPr>
          <w:rFonts w:cs="Arial"/>
        </w:rPr>
      </w:pPr>
      <w:r w:rsidRPr="00200A3C">
        <w:rPr>
          <w:rFonts w:cs="Arial"/>
        </w:rPr>
        <w:t xml:space="preserve">The amount of data belonging to VA </w:t>
      </w:r>
      <w:proofErr w:type="gramStart"/>
      <w:r w:rsidRPr="00200A3C">
        <w:rPr>
          <w:rFonts w:cs="Arial"/>
        </w:rPr>
        <w:t>believed</w:t>
      </w:r>
      <w:proofErr w:type="gramEnd"/>
      <w:r w:rsidRPr="00200A3C">
        <w:rPr>
          <w:rFonts w:cs="Arial"/>
        </w:rPr>
        <w:t xml:space="preserve"> to have been compromised.</w:t>
      </w:r>
    </w:p>
    <w:p w14:paraId="25250310" w14:textId="77777777" w:rsidR="00983A5C" w:rsidRPr="00200A3C" w:rsidRDefault="00983A5C" w:rsidP="00983A5C"/>
    <w:p w14:paraId="17F33C6E" w14:textId="555EB3B1" w:rsidR="00983A5C" w:rsidRPr="00200A3C" w:rsidRDefault="00983A5C" w:rsidP="00CC5BEE">
      <w:pPr>
        <w:numPr>
          <w:ilvl w:val="1"/>
          <w:numId w:val="28"/>
        </w:numPr>
        <w:spacing w:before="120" w:after="60"/>
        <w:contextualSpacing/>
        <w:rPr>
          <w:rFonts w:cs="Arial"/>
        </w:rPr>
      </w:pPr>
      <w:r w:rsidRPr="00200A3C">
        <w:rPr>
          <w:rFonts w:cs="Arial"/>
        </w:rPr>
        <w:t xml:space="preserve">The remediation measures the </w:t>
      </w:r>
      <w:r w:rsidR="000A772A">
        <w:rPr>
          <w:rFonts w:cs="Arial"/>
        </w:rPr>
        <w:t>Contractor</w:t>
      </w:r>
      <w:r w:rsidRPr="00200A3C">
        <w:rPr>
          <w:rFonts w:cs="Arial"/>
        </w:rPr>
        <w:t xml:space="preserve"> is taking to ensure no future incidents of a similar nature.</w:t>
      </w:r>
    </w:p>
    <w:p w14:paraId="70311B43" w14:textId="717D2565" w:rsidR="00983A5C" w:rsidRPr="00200A3C" w:rsidRDefault="00983A5C" w:rsidP="00CC5BEE">
      <w:pPr>
        <w:numPr>
          <w:ilvl w:val="0"/>
          <w:numId w:val="28"/>
        </w:numPr>
        <w:spacing w:before="120" w:after="60"/>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983A5C"/>
    <w:p w14:paraId="5654CB0A" w14:textId="6910897A" w:rsidR="00983A5C" w:rsidRPr="00200A3C" w:rsidRDefault="00983A5C" w:rsidP="00CC5BEE">
      <w:pPr>
        <w:numPr>
          <w:ilvl w:val="0"/>
          <w:numId w:val="28"/>
        </w:numPr>
        <w:spacing w:before="120" w:after="60"/>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983A5C"/>
    <w:p w14:paraId="67EF4C46" w14:textId="66097053" w:rsidR="00983A5C" w:rsidRPr="00200A3C" w:rsidRDefault="00983A5C" w:rsidP="00CC5BEE">
      <w:pPr>
        <w:numPr>
          <w:ilvl w:val="0"/>
          <w:numId w:val="28"/>
        </w:numPr>
        <w:spacing w:before="120" w:after="60"/>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w:t>
      </w:r>
      <w:proofErr w:type="gramStart"/>
      <w:r w:rsidRPr="00200A3C">
        <w:rPr>
          <w:rFonts w:cs="Arial"/>
        </w:rPr>
        <w:t>violation</w:t>
      </w:r>
      <w:proofErr w:type="gramEnd"/>
      <w:r w:rsidRPr="00200A3C">
        <w:rPr>
          <w:rFonts w:cs="Arial"/>
        </w:rPr>
        <w:t xml:space="preserve">(s)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983A5C"/>
    <w:p w14:paraId="667FACF3" w14:textId="13270409" w:rsidR="00983A5C" w:rsidRPr="00200A3C" w:rsidRDefault="00983A5C" w:rsidP="00CC5BEE">
      <w:pPr>
        <w:numPr>
          <w:ilvl w:val="0"/>
          <w:numId w:val="2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200A3C" w:rsidRDefault="00983A5C" w:rsidP="00983A5C">
      <w:pPr>
        <w:spacing w:before="120" w:after="60"/>
        <w:ind w:left="360"/>
        <w:contextualSpacing/>
        <w:rPr>
          <w:rFonts w:cs="Arial"/>
        </w:rPr>
      </w:pPr>
    </w:p>
    <w:p w14:paraId="5CD02A7E" w14:textId="595CC8A7" w:rsidR="00983A5C" w:rsidRPr="00200A3C" w:rsidRDefault="00983A5C" w:rsidP="00CC5BEE">
      <w:pPr>
        <w:numPr>
          <w:ilvl w:val="0"/>
          <w:numId w:val="28"/>
        </w:numPr>
        <w:spacing w:before="120" w:after="60"/>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983A5C">
      <w:pPr>
        <w:spacing w:before="120" w:after="60"/>
        <w:ind w:left="360"/>
        <w:contextualSpacing/>
        <w:rPr>
          <w:rFonts w:cs="Arial"/>
        </w:rPr>
      </w:pPr>
    </w:p>
    <w:p w14:paraId="0F8725B8" w14:textId="6A7C94EF" w:rsidR="00983A5C" w:rsidRPr="00200A3C" w:rsidRDefault="00983A5C" w:rsidP="00CC5BEE">
      <w:pPr>
        <w:numPr>
          <w:ilvl w:val="0"/>
          <w:numId w:val="28"/>
        </w:numPr>
        <w:spacing w:before="120" w:after="60"/>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sidR="000A772A">
        <w:rPr>
          <w:rFonts w:cs="Arial"/>
        </w:rPr>
        <w:t>Contractor</w:t>
      </w:r>
      <w:r w:rsidRPr="00200A3C">
        <w:rPr>
          <w:rFonts w:cs="Arial"/>
        </w:rPr>
        <w:t>/</w:t>
      </w:r>
      <w:r w:rsidR="000A772A">
        <w:rPr>
          <w:rFonts w:cs="Arial"/>
        </w:rPr>
        <w:t>Subcontractor</w:t>
      </w:r>
      <w:r w:rsidRPr="00200A3C">
        <w:rPr>
          <w:rFonts w:cs="Arial"/>
        </w:rPr>
        <w:t xml:space="preserve"> processes or maintains under the contract; the </w:t>
      </w:r>
      <w:r w:rsidR="000A772A">
        <w:rPr>
          <w:rFonts w:cs="Arial"/>
        </w:rPr>
        <w:t>Contractor</w:t>
      </w:r>
      <w:r w:rsidRPr="00200A3C">
        <w:rPr>
          <w:rFonts w:cs="Arial"/>
        </w:rPr>
        <w:t xml:space="preserve"> shall pay liquidated damages to the VA as set forth in clause </w:t>
      </w:r>
      <w:hyperlink r:id="rId54" w:anchor="85221176" w:tooltip="Link to VAAR 852.211.76" w:history="1">
        <w:r w:rsidRPr="00200A3C">
          <w:rPr>
            <w:color w:val="0000FF"/>
            <w:u w:val="single"/>
          </w:rPr>
          <w:t>852.211-76, Liquidated Damages—Reimbursement for Data Breach Costs</w:t>
        </w:r>
      </w:hyperlink>
      <w:r w:rsidRPr="00200A3C">
        <w:rPr>
          <w:rFonts w:cs="Arial"/>
        </w:rPr>
        <w:t>.</w:t>
      </w:r>
    </w:p>
    <w:p w14:paraId="4EBEC388" w14:textId="77777777" w:rsidR="00983A5C" w:rsidRPr="00200A3C" w:rsidRDefault="00983A5C" w:rsidP="00983A5C"/>
    <w:p w14:paraId="07602162" w14:textId="77777777" w:rsidR="00983A5C" w:rsidRPr="00200A3C" w:rsidRDefault="00983A5C" w:rsidP="00983A5C">
      <w:pPr>
        <w:pStyle w:val="AppendixBheading"/>
      </w:pPr>
      <w:r w:rsidRPr="00200A3C">
        <w:t>INFORMATION SYSTEM DESIGN AND DEVELOPMENT</w:t>
      </w:r>
    </w:p>
    <w:p w14:paraId="0DED7270" w14:textId="77777777" w:rsidR="00983A5C" w:rsidRPr="00983A5C" w:rsidRDefault="00983A5C" w:rsidP="00983A5C"/>
    <w:p w14:paraId="217317CB" w14:textId="77777777" w:rsidR="00983A5C" w:rsidRPr="00200A3C" w:rsidRDefault="00983A5C" w:rsidP="00CC5BEE">
      <w:pPr>
        <w:numPr>
          <w:ilvl w:val="0"/>
          <w:numId w:val="29"/>
        </w:numPr>
        <w:spacing w:before="120" w:after="60"/>
        <w:contextualSpacing/>
        <w:rPr>
          <w:rFonts w:cs="Arial"/>
        </w:rPr>
      </w:pPr>
      <w:r w:rsidRPr="00200A3C">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7647DAB" w14:textId="77777777" w:rsidR="00983A5C" w:rsidRPr="00200A3C" w:rsidRDefault="00983A5C" w:rsidP="00983A5C"/>
    <w:p w14:paraId="4535E86E" w14:textId="77777777" w:rsidR="00983A5C" w:rsidRPr="00200A3C" w:rsidRDefault="00983A5C" w:rsidP="00CC5BEE">
      <w:pPr>
        <w:numPr>
          <w:ilvl w:val="0"/>
          <w:numId w:val="29"/>
        </w:numPr>
        <w:spacing w:before="120" w:after="60"/>
        <w:contextualSpacing/>
        <w:rPr>
          <w:rFonts w:cs="Arial"/>
        </w:rPr>
      </w:pPr>
      <w:r w:rsidRPr="00200A3C">
        <w:rPr>
          <w:rFonts w:cs="Arial"/>
        </w:rPr>
        <w:t xml:space="preserve">Contracted new developments require creation, testing, evaluation, and authorization in compliance with VA Assessment and Authorization (A&amp;A) processes in VA Handbook 6500 and VA Information Security Knowledge Service to obtain </w:t>
      </w:r>
      <w:proofErr w:type="gramStart"/>
      <w:r w:rsidRPr="00200A3C">
        <w:rPr>
          <w:rFonts w:cs="Arial"/>
        </w:rPr>
        <w:t>an Authority</w:t>
      </w:r>
      <w:proofErr w:type="gramEnd"/>
      <w:r w:rsidRPr="00200A3C">
        <w:rPr>
          <w:rFonts w:cs="Arial"/>
        </w:rPr>
        <w:t xml:space="preserve"> to Operate (ATO). VA Directive 6517, Risk Management Framework for Cloud Computing Services, provides </w:t>
      </w:r>
      <w:proofErr w:type="gramStart"/>
      <w:r w:rsidRPr="00200A3C">
        <w:rPr>
          <w:rFonts w:cs="Arial"/>
        </w:rPr>
        <w:t>the security</w:t>
      </w:r>
      <w:proofErr w:type="gramEnd"/>
      <w:r w:rsidRPr="00200A3C">
        <w:rPr>
          <w:rFonts w:cs="Arial"/>
        </w:rPr>
        <w:t xml:space="preserve"> and privacy requirements for cloud environments.</w:t>
      </w:r>
    </w:p>
    <w:p w14:paraId="40229F99" w14:textId="77777777" w:rsidR="00983A5C" w:rsidRPr="00200A3C" w:rsidRDefault="00983A5C" w:rsidP="00983A5C"/>
    <w:p w14:paraId="0B51900B" w14:textId="192958A0" w:rsidR="00983A5C" w:rsidRPr="00200A3C" w:rsidRDefault="00983A5C" w:rsidP="00CC5BEE">
      <w:pPr>
        <w:numPr>
          <w:ilvl w:val="0"/>
          <w:numId w:val="29"/>
        </w:numPr>
        <w:spacing w:before="120" w:after="60"/>
        <w:contextualSpacing/>
        <w:rPr>
          <w:rFonts w:cs="Arial"/>
        </w:rPr>
      </w:pPr>
      <w:r w:rsidRPr="00200A3C">
        <w:rPr>
          <w:rFonts w:cs="Arial"/>
        </w:rPr>
        <w:t xml:space="preserve">VA IT </w:t>
      </w:r>
      <w:r w:rsidR="000A772A">
        <w:rPr>
          <w:rFonts w:cs="Arial"/>
        </w:rPr>
        <w:t>Contractor</w:t>
      </w:r>
      <w:r w:rsidRPr="00200A3C">
        <w:rPr>
          <w:rFonts w:cs="Arial"/>
        </w:rPr>
        <w:t xml:space="preserve">s, </w:t>
      </w:r>
      <w:r w:rsidR="000A772A">
        <w:rPr>
          <w:rFonts w:cs="Arial"/>
        </w:rPr>
        <w:t>Subcontractor</w:t>
      </w:r>
      <w:r w:rsidRPr="00200A3C">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to identify the VA organization responsible for governance or resolution. Contractors shall comply with FAR 39.1, specifically the prohibitions referenced.</w:t>
      </w:r>
    </w:p>
    <w:p w14:paraId="530FB935" w14:textId="77777777" w:rsidR="00983A5C" w:rsidRPr="00200A3C" w:rsidRDefault="00983A5C" w:rsidP="00983A5C"/>
    <w:p w14:paraId="1D40FD79" w14:textId="57BB4051" w:rsidR="00983A5C" w:rsidRPr="00200A3C" w:rsidRDefault="00983A5C" w:rsidP="00CC5BEE">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w:t>
      </w:r>
      <w:r w:rsidR="000A772A">
        <w:rPr>
          <w:rFonts w:cs="Arial"/>
        </w:rPr>
        <w:t>Contractor</w:t>
      </w:r>
      <w:r w:rsidRPr="00200A3C">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6148CEEA" w14:textId="77777777" w:rsidR="00983A5C" w:rsidRPr="00200A3C" w:rsidRDefault="00983A5C" w:rsidP="00983A5C">
      <w:pPr>
        <w:spacing w:before="120" w:after="60"/>
        <w:ind w:left="720"/>
        <w:contextualSpacing/>
        <w:rPr>
          <w:rFonts w:cs="Arial"/>
        </w:rPr>
      </w:pPr>
    </w:p>
    <w:p w14:paraId="4136DD8B" w14:textId="09404867" w:rsidR="00983A5C" w:rsidRPr="00200A3C" w:rsidRDefault="00983A5C" w:rsidP="00CC5BEE">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sidR="000A772A">
        <w:rPr>
          <w:rFonts w:cs="Arial"/>
        </w:rPr>
        <w:t>Contractor</w:t>
      </w:r>
      <w:r w:rsidRPr="00200A3C">
        <w:rPr>
          <w:rFonts w:cs="Arial"/>
        </w:rPr>
        <w:t xml:space="preserve"> did not develop, all software configurations and all customizations.</w:t>
      </w:r>
    </w:p>
    <w:p w14:paraId="70DE04F8" w14:textId="77777777" w:rsidR="00983A5C" w:rsidRPr="00200A3C" w:rsidRDefault="00983A5C" w:rsidP="00983A5C">
      <w:pPr>
        <w:spacing w:before="120" w:after="60"/>
        <w:ind w:left="720"/>
        <w:contextualSpacing/>
        <w:rPr>
          <w:rFonts w:cs="Arial"/>
        </w:rPr>
      </w:pPr>
    </w:p>
    <w:p w14:paraId="10719861" w14:textId="150DC298" w:rsidR="00983A5C" w:rsidRPr="00200A3C" w:rsidRDefault="00983A5C" w:rsidP="00CC5BEE">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w:t>
      </w:r>
      <w:r w:rsidR="000A772A">
        <w:rPr>
          <w:rFonts w:cs="Arial"/>
        </w:rPr>
        <w:t>Contractor</w:t>
      </w:r>
      <w:r w:rsidRPr="00200A3C">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0EF857F" w14:textId="77777777" w:rsidR="00983A5C" w:rsidRPr="00200A3C" w:rsidRDefault="00983A5C" w:rsidP="00983A5C">
      <w:pPr>
        <w:spacing w:before="120" w:after="60"/>
        <w:ind w:left="360"/>
        <w:contextualSpacing/>
        <w:rPr>
          <w:rFonts w:cs="Arial"/>
        </w:rPr>
      </w:pPr>
    </w:p>
    <w:p w14:paraId="2FE1452F" w14:textId="70CAFFBC" w:rsidR="00983A5C" w:rsidRPr="00200A3C" w:rsidRDefault="00983A5C" w:rsidP="00CC5BEE">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000A772A">
        <w:rPr>
          <w:rFonts w:cs="Arial"/>
        </w:rPr>
        <w:t>Contractor</w:t>
      </w:r>
      <w:r w:rsidRPr="00200A3C">
        <w:rPr>
          <w:rFonts w:cs="Arial"/>
        </w:rPr>
        <w:t xml:space="preserve"> may configure to comply with that STIG. If VA determines a new or updated VA configuration baseline needs to be created, the </w:t>
      </w:r>
      <w:r w:rsidR="000A772A">
        <w:rPr>
          <w:rFonts w:cs="Arial"/>
        </w:rPr>
        <w:t>Contractor</w:t>
      </w:r>
      <w:r w:rsidRPr="00200A3C">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7027F337" w14:textId="77777777" w:rsidR="00983A5C" w:rsidRPr="00200A3C" w:rsidRDefault="00983A5C" w:rsidP="00983A5C">
      <w:pPr>
        <w:spacing w:before="120" w:after="60"/>
        <w:ind w:left="360"/>
        <w:contextualSpacing/>
        <w:rPr>
          <w:rFonts w:cs="Arial"/>
        </w:rPr>
      </w:pPr>
    </w:p>
    <w:p w14:paraId="47AA6856" w14:textId="36C1B5A6" w:rsidR="00983A5C" w:rsidRPr="00200A3C" w:rsidRDefault="00983A5C" w:rsidP="00CC5BEE">
      <w:pPr>
        <w:numPr>
          <w:ilvl w:val="0"/>
          <w:numId w:val="29"/>
        </w:numPr>
        <w:spacing w:before="120" w:after="60"/>
        <w:contextualSpacing/>
        <w:rPr>
          <w:rFonts w:cs="Arial"/>
        </w:rPr>
      </w:pPr>
      <w:r w:rsidRPr="00200A3C">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000A772A">
        <w:rPr>
          <w:rFonts w:cs="Arial"/>
        </w:rPr>
        <w:t>Contractor</w:t>
      </w:r>
      <w:r w:rsidRPr="00200A3C">
        <w:rPr>
          <w:rFonts w:cs="Arial"/>
        </w:rPr>
        <w:t xml:space="preserve"> shall perform testing of all updates and patching prior to implementation on VA systems.</w:t>
      </w:r>
    </w:p>
    <w:p w14:paraId="6F717FAF" w14:textId="77777777" w:rsidR="00983A5C" w:rsidRPr="00200A3C" w:rsidRDefault="00983A5C" w:rsidP="00983A5C">
      <w:pPr>
        <w:spacing w:before="120" w:after="60"/>
        <w:ind w:left="360"/>
        <w:contextualSpacing/>
        <w:rPr>
          <w:rFonts w:cs="Arial"/>
        </w:rPr>
      </w:pPr>
    </w:p>
    <w:p w14:paraId="703C519C" w14:textId="77777777" w:rsidR="00983A5C" w:rsidRPr="00200A3C" w:rsidRDefault="00983A5C" w:rsidP="00CC5BEE">
      <w:pPr>
        <w:numPr>
          <w:ilvl w:val="0"/>
          <w:numId w:val="29"/>
        </w:numPr>
        <w:spacing w:before="120" w:after="60"/>
        <w:contextualSpacing/>
        <w:rPr>
          <w:rFonts w:cs="Arial"/>
        </w:rPr>
      </w:pPr>
      <w:r w:rsidRPr="00200A3C">
        <w:rPr>
          <w:rFonts w:cs="Arial"/>
        </w:rPr>
        <w:t>Applications designed for normal end users will run in the standard user context without elevated system administration privileges.</w:t>
      </w:r>
    </w:p>
    <w:p w14:paraId="5513C362" w14:textId="77777777" w:rsidR="00983A5C" w:rsidRPr="00200A3C" w:rsidRDefault="00983A5C" w:rsidP="00983A5C">
      <w:pPr>
        <w:spacing w:before="120" w:after="60"/>
        <w:ind w:left="360"/>
        <w:contextualSpacing/>
        <w:rPr>
          <w:rFonts w:cs="Arial"/>
        </w:rPr>
      </w:pPr>
    </w:p>
    <w:p w14:paraId="723B6E3A" w14:textId="40627FF0" w:rsidR="00983A5C" w:rsidRPr="00200A3C" w:rsidRDefault="00983A5C" w:rsidP="00CC5BEE">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-delivered solutions shall reside on VA approved operating systems. Exceptions to this will only be granted with the written approval of the COR/CO.</w:t>
      </w:r>
    </w:p>
    <w:p w14:paraId="6D0088ED" w14:textId="77777777" w:rsidR="00983A5C" w:rsidRPr="00200A3C" w:rsidRDefault="00983A5C" w:rsidP="00983A5C">
      <w:pPr>
        <w:spacing w:before="120" w:after="60"/>
        <w:ind w:left="360"/>
        <w:contextualSpacing/>
        <w:rPr>
          <w:rFonts w:cs="Arial"/>
        </w:rPr>
      </w:pPr>
    </w:p>
    <w:p w14:paraId="4891CEA1" w14:textId="1DD303D7" w:rsidR="00983A5C" w:rsidRPr="00200A3C" w:rsidRDefault="00983A5C" w:rsidP="00CC5BEE">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1CB0CAEF" w14:textId="77777777" w:rsidR="00983A5C" w:rsidRPr="00200A3C" w:rsidRDefault="00983A5C" w:rsidP="00983A5C">
      <w:pPr>
        <w:spacing w:before="120" w:after="60"/>
        <w:ind w:left="360"/>
        <w:contextualSpacing/>
        <w:rPr>
          <w:rFonts w:cs="Arial"/>
        </w:rPr>
      </w:pPr>
    </w:p>
    <w:p w14:paraId="45660180" w14:textId="434706ED" w:rsidR="00983A5C" w:rsidRPr="00200A3C" w:rsidRDefault="00983A5C" w:rsidP="00CC5BEE">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75545AB2" w14:textId="77777777" w:rsidR="00983A5C" w:rsidRPr="00200A3C" w:rsidRDefault="00983A5C" w:rsidP="00983A5C">
      <w:pPr>
        <w:spacing w:before="120" w:after="60"/>
        <w:ind w:left="360"/>
        <w:contextualSpacing/>
        <w:rPr>
          <w:rFonts w:cs="Arial"/>
        </w:rPr>
      </w:pPr>
    </w:p>
    <w:p w14:paraId="40285EA4" w14:textId="7CADDC44" w:rsidR="00983A5C" w:rsidRPr="00200A3C" w:rsidRDefault="00983A5C" w:rsidP="00CC5BEE">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000A772A">
        <w:rPr>
          <w:rFonts w:cs="Arial"/>
        </w:rPr>
        <w:t>Contractor</w:t>
      </w:r>
      <w:r w:rsidRPr="00200A3C">
        <w:rPr>
          <w:rFonts w:cs="Arial"/>
        </w:rPr>
        <w:t xml:space="preserve"> anywhere in the information systems (including systems, operating systems, products, hardware, software, applications and firmware). The </w:t>
      </w:r>
      <w:r w:rsidR="000A772A">
        <w:rPr>
          <w:rFonts w:cs="Arial"/>
        </w:rPr>
        <w:t>Contractor</w:t>
      </w:r>
      <w:r w:rsidRPr="00200A3C">
        <w:rPr>
          <w:rFonts w:cs="Arial"/>
        </w:rPr>
        <w:t xml:space="preserve"> shall ensure security fixes do not negatively impact the Information Systems.</w:t>
      </w:r>
    </w:p>
    <w:p w14:paraId="67C39CB5" w14:textId="77777777" w:rsidR="00983A5C" w:rsidRPr="00200A3C" w:rsidRDefault="00983A5C" w:rsidP="00983A5C">
      <w:pPr>
        <w:spacing w:before="120" w:after="60"/>
        <w:ind w:left="360"/>
        <w:contextualSpacing/>
        <w:rPr>
          <w:rFonts w:cs="Arial"/>
        </w:rPr>
      </w:pPr>
    </w:p>
    <w:p w14:paraId="565FB181" w14:textId="65FAC1A0" w:rsidR="00983A5C" w:rsidRPr="00200A3C" w:rsidRDefault="00983A5C" w:rsidP="00CC5BEE">
      <w:pPr>
        <w:numPr>
          <w:ilvl w:val="0"/>
          <w:numId w:val="29"/>
        </w:numPr>
        <w:spacing w:before="120" w:after="60"/>
        <w:contextualSpacing/>
        <w:rPr>
          <w:rFonts w:cs="Arial"/>
        </w:rPr>
      </w:pPr>
      <w:r w:rsidRPr="00200A3C">
        <w:rPr>
          <w:rFonts w:cs="Arial"/>
        </w:rPr>
        <w:t xml:space="preserve">When the </w:t>
      </w:r>
      <w:r w:rsidR="000A772A">
        <w:rPr>
          <w:rFonts w:cs="Arial"/>
        </w:rPr>
        <w:t>Contractor</w:t>
      </w:r>
      <w:r w:rsidRPr="00200A3C">
        <w:rPr>
          <w:rFonts w:cs="Arial"/>
        </w:rPr>
        <w:t xml:space="preserve"> is responsible for operations or maintenance of the systems, the </w:t>
      </w:r>
      <w:r w:rsidR="000A772A">
        <w:rPr>
          <w:rFonts w:cs="Arial"/>
        </w:rPr>
        <w:t>Contractor</w:t>
      </w:r>
      <w:r w:rsidRPr="00200A3C">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sidR="000A772A">
        <w:rPr>
          <w:rFonts w:cs="Arial"/>
        </w:rPr>
        <w:t>Contractor</w:t>
      </w:r>
      <w:r w:rsidRPr="00200A3C">
        <w:rPr>
          <w:rFonts w:cs="Arial"/>
        </w:rPr>
        <w:t xml:space="preserve"> shall provide written notice to the VA COR/CO that the patch has been validated as to not affecting the Systems within 10 business days.</w:t>
      </w:r>
    </w:p>
    <w:p w14:paraId="30299554" w14:textId="77777777" w:rsidR="00983A5C" w:rsidRPr="00200A3C" w:rsidRDefault="00983A5C" w:rsidP="00983A5C"/>
    <w:p w14:paraId="46528DD5" w14:textId="77777777" w:rsidR="00983A5C" w:rsidRPr="00200A3C" w:rsidRDefault="00983A5C" w:rsidP="00983A5C">
      <w:pPr>
        <w:pStyle w:val="AppendixBheading"/>
      </w:pPr>
      <w:r w:rsidRPr="00200A3C">
        <w:t xml:space="preserve">INFORMATION SYSTEM HOSTING, OPERATION, MAINTENANCE OR USE </w:t>
      </w:r>
    </w:p>
    <w:p w14:paraId="681807CE" w14:textId="77777777" w:rsidR="00983A5C" w:rsidRPr="00983A5C" w:rsidRDefault="00983A5C" w:rsidP="00983A5C"/>
    <w:p w14:paraId="2E5770D9" w14:textId="21067C9C" w:rsidR="00983A5C" w:rsidRPr="00200A3C" w:rsidRDefault="00983A5C" w:rsidP="00CC5BEE">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w:t>
      </w:r>
      <w:proofErr w:type="gramStart"/>
      <w:r w:rsidRPr="00200A3C">
        <w:rPr>
          <w:rFonts w:cs="Arial"/>
        </w:rPr>
        <w:t>change</w:t>
      </w:r>
      <w:proofErr w:type="gramEnd"/>
      <w:r w:rsidRPr="00200A3C">
        <w:rPr>
          <w:rFonts w:cs="Arial"/>
        </w:rPr>
        <w:t xml:space="preserve"> management procedures and the completion of an acceptable contingency plan for each system. The </w:t>
      </w:r>
      <w:r w:rsidR="000A772A">
        <w:rPr>
          <w:rFonts w:cs="Arial"/>
        </w:rPr>
        <w:t>Contractor</w:t>
      </w:r>
      <w:r w:rsidRPr="00200A3C">
        <w:rPr>
          <w:rFonts w:cs="Arial"/>
        </w:rPr>
        <w:t>’s security control procedures shall be the same as procedures used to secure VA-operated information systems.</w:t>
      </w:r>
    </w:p>
    <w:p w14:paraId="6B910CB8" w14:textId="77777777" w:rsidR="00983A5C" w:rsidRPr="00200A3C" w:rsidRDefault="00983A5C" w:rsidP="00983A5C"/>
    <w:p w14:paraId="36A1F185" w14:textId="3CA79E71" w:rsidR="00983A5C" w:rsidRPr="00200A3C" w:rsidRDefault="00983A5C" w:rsidP="00CC5BEE">
      <w:pPr>
        <w:numPr>
          <w:ilvl w:val="0"/>
          <w:numId w:val="30"/>
        </w:numPr>
        <w:spacing w:before="120" w:after="60"/>
        <w:contextualSpacing/>
        <w:rPr>
          <w:rFonts w:cs="Arial"/>
        </w:rPr>
      </w:pPr>
      <w:r w:rsidRPr="00200A3C">
        <w:rPr>
          <w:rFonts w:cs="Arial"/>
        </w:rPr>
        <w:t>Outsourcing (</w:t>
      </w:r>
      <w:r w:rsidR="000A772A">
        <w:rPr>
          <w:rFonts w:cs="Arial"/>
        </w:rPr>
        <w:t>Contractor</w:t>
      </w:r>
      <w:r w:rsidRPr="00200A3C">
        <w:rPr>
          <w:rFonts w:cs="Arial"/>
        </w:rPr>
        <w:t xml:space="preserve"> facility, equipment, or staff) of systems or network operations, telecommunications services or other managed services require Assessment and Authorization (A&amp;A) of the </w:t>
      </w:r>
      <w:r w:rsidR="000A772A">
        <w:rPr>
          <w:rFonts w:cs="Arial"/>
        </w:rPr>
        <w:t>Contractor</w:t>
      </w:r>
      <w:r w:rsidRPr="00200A3C">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sidR="000A772A">
        <w:rPr>
          <w:rFonts w:cs="Arial"/>
        </w:rPr>
        <w:t>Contractor</w:t>
      </w:r>
      <w:r w:rsidRPr="00200A3C">
        <w:rPr>
          <w:rFonts w:cs="Arial"/>
        </w:rPr>
        <w:t xml:space="preserve">’s cloud computing systems shall comply with FedRAMP and VA Directive 6517 requirements. </w:t>
      </w:r>
    </w:p>
    <w:p w14:paraId="7DBB4CC3" w14:textId="77777777" w:rsidR="00983A5C" w:rsidRPr="00200A3C" w:rsidRDefault="00983A5C" w:rsidP="00983A5C"/>
    <w:p w14:paraId="157CBFB1" w14:textId="3A941970" w:rsidR="00983A5C" w:rsidRPr="00200A3C" w:rsidRDefault="00983A5C" w:rsidP="00CC5BEE">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Pr>
          <w:rFonts w:cs="Arial"/>
        </w:rPr>
        <w:t>Contractor</w:t>
      </w:r>
      <w:r w:rsidRPr="00200A3C">
        <w:rPr>
          <w:rFonts w:cs="Arial"/>
        </w:rPr>
        <w:t xml:space="preserve"> shall provide its plan for destruction of all VA data in its possession according to VA Information Security Knowledge Service requirements and NIST 800-88. The </w:t>
      </w:r>
      <w:r w:rsidR="000A772A">
        <w:rPr>
          <w:rFonts w:cs="Arial"/>
        </w:rPr>
        <w:t>Contractor</w:t>
      </w:r>
      <w:r w:rsidRPr="00200A3C">
        <w:rPr>
          <w:rFonts w:cs="Arial"/>
        </w:rPr>
        <w:t xml:space="preserve"> shall send a self-certification that the data destruction requirements above have been met to the COR/CO within 30 business days of termination of the contract.</w:t>
      </w:r>
    </w:p>
    <w:p w14:paraId="6DD29DAC" w14:textId="77777777" w:rsidR="00983A5C" w:rsidRPr="00200A3C" w:rsidRDefault="00983A5C" w:rsidP="00983A5C">
      <w:pPr>
        <w:spacing w:before="120" w:after="60"/>
        <w:ind w:left="360"/>
        <w:contextualSpacing/>
        <w:rPr>
          <w:rFonts w:cs="Arial"/>
        </w:rPr>
      </w:pPr>
    </w:p>
    <w:p w14:paraId="43F7CE6A" w14:textId="5EA0C204" w:rsidR="00983A5C" w:rsidRPr="00200A3C" w:rsidRDefault="00983A5C" w:rsidP="00CC5BEE">
      <w:pPr>
        <w:numPr>
          <w:ilvl w:val="0"/>
          <w:numId w:val="30"/>
        </w:numPr>
        <w:spacing w:before="120" w:after="60"/>
        <w:contextualSpacing/>
        <w:rPr>
          <w:rFonts w:cs="Arial"/>
        </w:rPr>
      </w:pPr>
      <w:r w:rsidRPr="00200A3C">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Pr>
          <w:rFonts w:cs="Arial"/>
        </w:rPr>
        <w:t>Contractor</w:t>
      </w:r>
      <w:r w:rsidRPr="00200A3C">
        <w:rPr>
          <w:rFonts w:cs="Arial"/>
        </w:rPr>
        <w:t>-operated systems, third party or business partner networks require a Memorandum of Understanding (MOU) and Interconnection Security Agreements (ISA).</w:t>
      </w:r>
    </w:p>
    <w:p w14:paraId="14B686F6" w14:textId="77777777" w:rsidR="00983A5C" w:rsidRPr="00200A3C" w:rsidRDefault="00983A5C" w:rsidP="00983A5C"/>
    <w:p w14:paraId="396445AA" w14:textId="07B73C93" w:rsidR="00983A5C" w:rsidRPr="00200A3C" w:rsidRDefault="00983A5C" w:rsidP="00CC5BEE">
      <w:pPr>
        <w:numPr>
          <w:ilvl w:val="0"/>
          <w:numId w:val="30"/>
        </w:numPr>
        <w:spacing w:before="120" w:after="60"/>
        <w:contextualSpacing/>
        <w:rPr>
          <w:rFonts w:cs="Arial"/>
        </w:rPr>
      </w:pPr>
      <w:r w:rsidRPr="00200A3C">
        <w:rPr>
          <w:rFonts w:cs="Arial"/>
        </w:rPr>
        <w:t xml:space="preserve">Contractor procedures shall be subject to periodic, announced, or unannounced assessments by VA officials, the OIG or a 3PAO. The physical security aspects associated with </w:t>
      </w:r>
      <w:r w:rsidR="000A772A">
        <w:rPr>
          <w:rFonts w:cs="Arial"/>
        </w:rPr>
        <w:t>Contractor</w:t>
      </w:r>
      <w:r w:rsidRPr="00200A3C">
        <w:rPr>
          <w:rFonts w:cs="Arial"/>
        </w:rPr>
        <w:t xml:space="preserve"> activities are also subject to such assessments. The </w:t>
      </w:r>
      <w:r w:rsidR="000A772A">
        <w:rPr>
          <w:rFonts w:cs="Arial"/>
        </w:rPr>
        <w:t>Contractor</w:t>
      </w:r>
      <w:r w:rsidRPr="00200A3C">
        <w:rPr>
          <w:rFonts w:cs="Arial"/>
        </w:rPr>
        <w:t xml:space="preserve"> shall report, in writing, any deficiencies noted during the above assessment to the VA COR/CO. The </w:t>
      </w:r>
      <w:r w:rsidR="000A772A">
        <w:rPr>
          <w:rFonts w:cs="Arial"/>
        </w:rPr>
        <w:t>Contractor</w:t>
      </w:r>
      <w:r w:rsidRPr="00200A3C">
        <w:rPr>
          <w:rFonts w:cs="Arial"/>
        </w:rPr>
        <w:t xml:space="preserve"> shall use VA’s defined processes to document planned remedial actions that address identified deficiencies in information security policies, procedures, and practices. The </w:t>
      </w:r>
      <w:r w:rsidR="000A772A">
        <w:rPr>
          <w:rFonts w:cs="Arial"/>
        </w:rPr>
        <w:t>Contractor</w:t>
      </w:r>
      <w:r w:rsidRPr="00200A3C">
        <w:rPr>
          <w:rFonts w:cs="Arial"/>
        </w:rPr>
        <w:t xml:space="preserve"> shall correct security deficiencies within the timeframes specified in the VA Information Security Knowledge Service. </w:t>
      </w:r>
    </w:p>
    <w:p w14:paraId="56D14A5F" w14:textId="77777777" w:rsidR="00983A5C" w:rsidRPr="00200A3C" w:rsidRDefault="00983A5C" w:rsidP="00983A5C">
      <w:pPr>
        <w:ind w:left="360" w:hanging="360"/>
      </w:pPr>
    </w:p>
    <w:p w14:paraId="361F0085" w14:textId="77777777" w:rsidR="00983A5C" w:rsidRPr="00200A3C" w:rsidRDefault="00983A5C" w:rsidP="00CC5BEE">
      <w:pPr>
        <w:numPr>
          <w:ilvl w:val="0"/>
          <w:numId w:val="30"/>
        </w:numPr>
        <w:spacing w:before="120" w:after="60"/>
        <w:contextualSpacing/>
        <w:rPr>
          <w:rFonts w:cs="Arial"/>
        </w:rPr>
      </w:pPr>
      <w:r w:rsidRPr="00200A3C">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200A3C" w:rsidRDefault="00983A5C" w:rsidP="00983A5C"/>
    <w:p w14:paraId="32A1139F" w14:textId="3B1EBA0E" w:rsidR="00983A5C" w:rsidRPr="00200A3C" w:rsidRDefault="00983A5C" w:rsidP="00CC5BEE">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w:t>
      </w:r>
      <w:proofErr w:type="gramStart"/>
      <w:r w:rsidRPr="00200A3C">
        <w:rPr>
          <w:rFonts w:cs="Arial"/>
        </w:rPr>
        <w:t>third-party</w:t>
      </w:r>
      <w:proofErr w:type="gramEnd"/>
      <w:r w:rsidRPr="00200A3C">
        <w:rPr>
          <w:rFonts w:cs="Arial"/>
        </w:rPr>
        <w:t xml:space="preserve"> if deemed necessary. The </w:t>
      </w:r>
      <w:r w:rsidR="000A772A">
        <w:rPr>
          <w:rFonts w:cs="Arial"/>
        </w:rPr>
        <w:t>Contractor</w:t>
      </w:r>
      <w:r w:rsidRPr="00200A3C">
        <w:rPr>
          <w:rFonts w:cs="Arial"/>
        </w:rPr>
        <w:t xml:space="preserve"> shall correct or mitigate any weaknesses discovered during the assessment. </w:t>
      </w:r>
    </w:p>
    <w:p w14:paraId="687A8B75" w14:textId="77777777" w:rsidR="00983A5C" w:rsidRPr="00200A3C" w:rsidRDefault="00983A5C" w:rsidP="00983A5C"/>
    <w:p w14:paraId="4044F965" w14:textId="24006312" w:rsidR="00983A5C" w:rsidRPr="00200A3C" w:rsidRDefault="00983A5C" w:rsidP="00CC5BEE">
      <w:pPr>
        <w:numPr>
          <w:ilvl w:val="0"/>
          <w:numId w:val="30"/>
        </w:numPr>
        <w:spacing w:before="120" w:after="60"/>
        <w:contextualSpacing/>
        <w:rPr>
          <w:rFonts w:cs="Arial"/>
        </w:rPr>
      </w:pPr>
      <w:r w:rsidRPr="00200A3C">
        <w:rPr>
          <w:rFonts w:cs="Arial"/>
        </w:rPr>
        <w:t xml:space="preserve">VA prohibits the installation and use of personally owned or </w:t>
      </w:r>
      <w:r w:rsidR="000A772A">
        <w:rPr>
          <w:rFonts w:cs="Arial"/>
        </w:rPr>
        <w:t>Contractor</w:t>
      </w:r>
      <w:r w:rsidRPr="00200A3C">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Pr>
          <w:rFonts w:cs="Arial"/>
        </w:rPr>
        <w:t>Contractor</w:t>
      </w:r>
      <w:r w:rsidRPr="00200A3C">
        <w:rPr>
          <w:rFonts w:cs="Arial"/>
        </w:rPr>
        <w:t xml:space="preserve"> </w:t>
      </w:r>
      <w:proofErr w:type="gramStart"/>
      <w:r w:rsidRPr="00200A3C">
        <w:rPr>
          <w:rFonts w:cs="Arial"/>
        </w:rPr>
        <w:t>OE,</w:t>
      </w:r>
      <w:proofErr w:type="gramEnd"/>
      <w:r w:rsidRPr="00200A3C">
        <w:rPr>
          <w:rFonts w:cs="Arial"/>
        </w:rPr>
        <w:t xml:space="preserve"> must be funded by the owner of the equipment. All remote systems must use </w:t>
      </w:r>
      <w:proofErr w:type="gramStart"/>
      <w:r w:rsidRPr="00200A3C">
        <w:rPr>
          <w:rFonts w:cs="Arial"/>
        </w:rPr>
        <w:t>a VA</w:t>
      </w:r>
      <w:proofErr w:type="gramEnd"/>
      <w:r w:rsidRPr="00200A3C">
        <w:rPr>
          <w:rFonts w:cs="Arial"/>
        </w:rPr>
        <w:t xml:space="preserve">-approved antivirus software and a personal (host-based or enclave based) firewall with a VA-approved configuration. The </w:t>
      </w:r>
      <w:r w:rsidR="000A772A">
        <w:rPr>
          <w:rFonts w:cs="Arial"/>
        </w:rPr>
        <w:t>Contractor</w:t>
      </w:r>
      <w:r w:rsidRPr="00200A3C">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Pr>
          <w:rFonts w:cs="Arial"/>
        </w:rPr>
        <w:t>Contractor</w:t>
      </w:r>
      <w:r w:rsidRPr="00200A3C">
        <w:rPr>
          <w:rFonts w:cs="Arial"/>
        </w:rPr>
        <w:t xml:space="preserve"> OE will be subject to technical inspection at any time.</w:t>
      </w:r>
    </w:p>
    <w:p w14:paraId="31207521" w14:textId="77777777" w:rsidR="00983A5C" w:rsidRPr="00200A3C" w:rsidRDefault="00983A5C" w:rsidP="00983A5C"/>
    <w:p w14:paraId="453A39DF" w14:textId="3DE56748" w:rsidR="00983A5C" w:rsidRPr="00200A3C" w:rsidRDefault="00983A5C" w:rsidP="00CC5BEE">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within one hour of disclosure or successful exploits of any vulnerability which can compromise the confidentiality, integrity, or availability of the information systems. The system or effected component(s) </w:t>
      </w:r>
      <w:proofErr w:type="gramStart"/>
      <w:r w:rsidRPr="00200A3C">
        <w:rPr>
          <w:rFonts w:cs="Arial"/>
        </w:rPr>
        <w:t>need</w:t>
      </w:r>
      <w:proofErr w:type="gramEnd"/>
      <w:r w:rsidRPr="00200A3C">
        <w:rPr>
          <w:rFonts w:cs="Arial"/>
        </w:rPr>
        <w:t>(s)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200A3C" w:rsidRDefault="00983A5C" w:rsidP="00983A5C"/>
    <w:p w14:paraId="35E8BCFD" w14:textId="74194AC3" w:rsidR="00983A5C" w:rsidRPr="00200A3C" w:rsidRDefault="00983A5C" w:rsidP="00CC5BEE">
      <w:pPr>
        <w:numPr>
          <w:ilvl w:val="0"/>
          <w:numId w:val="30"/>
        </w:numPr>
        <w:spacing w:before="120" w:after="60"/>
        <w:contextualSpacing/>
        <w:rPr>
          <w:rFonts w:cs="Arial"/>
        </w:rPr>
      </w:pPr>
      <w:r w:rsidRPr="00200A3C">
        <w:rPr>
          <w:rFonts w:cs="Arial"/>
        </w:rPr>
        <w:t xml:space="preserve">For cases wherein the </w:t>
      </w:r>
      <w:r w:rsidR="000A772A">
        <w:rPr>
          <w:rFonts w:cs="Arial"/>
        </w:rPr>
        <w:t>Contractor</w:t>
      </w:r>
      <w:r w:rsidRPr="00200A3C">
        <w:rPr>
          <w:rFonts w:cs="Arial"/>
        </w:rPr>
        <w:t xml:space="preserve"> discovers material defects or vulnerabilities impacting products and services they provide to VA, the </w:t>
      </w:r>
      <w:r w:rsidR="000A772A">
        <w:rPr>
          <w:rFonts w:cs="Arial"/>
        </w:rPr>
        <w:t>Contractor</w:t>
      </w:r>
      <w:r w:rsidRPr="00200A3C">
        <w:rPr>
          <w:rFonts w:cs="Arial"/>
        </w:rPr>
        <w:t xml:space="preserve"> shall develop and implement policies and procedures for disclosure to VA, as well as remediation. The </w:t>
      </w:r>
      <w:r w:rsidR="000A772A">
        <w:rPr>
          <w:rFonts w:cs="Arial"/>
        </w:rPr>
        <w:t>Contractor</w:t>
      </w:r>
      <w:r w:rsidRPr="00200A3C">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Pr>
          <w:rFonts w:cs="Arial"/>
        </w:rPr>
        <w:t>Contractor</w:t>
      </w:r>
      <w:r w:rsidRPr="00200A3C">
        <w:rPr>
          <w:rFonts w:cs="Arial"/>
        </w:rPr>
        <w:t xml:space="preserve"> shall provide the VA CO/CO written assurance they have permanently remediated these backdoors.</w:t>
      </w:r>
    </w:p>
    <w:p w14:paraId="3CA71871" w14:textId="77777777" w:rsidR="00983A5C" w:rsidRPr="00200A3C" w:rsidRDefault="00983A5C" w:rsidP="00983A5C"/>
    <w:p w14:paraId="71617B6B" w14:textId="77777777" w:rsidR="00983A5C" w:rsidRPr="00200A3C" w:rsidRDefault="00983A5C" w:rsidP="00CC5BEE">
      <w:pPr>
        <w:numPr>
          <w:ilvl w:val="0"/>
          <w:numId w:val="30"/>
        </w:numPr>
        <w:spacing w:before="120" w:after="60"/>
        <w:contextualSpacing/>
        <w:rPr>
          <w:rFonts w:cs="Arial"/>
        </w:rPr>
      </w:pPr>
      <w:r w:rsidRPr="00200A3C">
        <w:rPr>
          <w:rFonts w:cs="Arial"/>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43C8A5F1" w14:textId="77777777" w:rsidR="00983A5C" w:rsidRPr="00200A3C" w:rsidRDefault="00983A5C" w:rsidP="00983A5C"/>
    <w:p w14:paraId="0392E1F3" w14:textId="77777777" w:rsidR="00983A5C" w:rsidRPr="00200A3C" w:rsidRDefault="00983A5C" w:rsidP="00983A5C">
      <w:pPr>
        <w:pStyle w:val="AppendixBheading"/>
      </w:pPr>
      <w:r w:rsidRPr="00200A3C">
        <w:t>SECURITY AND PRIVACY CONTROLS COMPLIANCE TESTING, ASSESSMENT AND AUDITING</w:t>
      </w:r>
    </w:p>
    <w:p w14:paraId="34F2E11F" w14:textId="77777777" w:rsidR="00983A5C" w:rsidRPr="00983A5C" w:rsidRDefault="00983A5C" w:rsidP="00983A5C"/>
    <w:p w14:paraId="4C62F41D" w14:textId="1E39D16B" w:rsidR="00983A5C" w:rsidRPr="00200A3C" w:rsidRDefault="00983A5C" w:rsidP="00CC5BEE">
      <w:pPr>
        <w:numPr>
          <w:ilvl w:val="0"/>
          <w:numId w:val="31"/>
        </w:numPr>
        <w:spacing w:before="120" w:after="60"/>
        <w:contextualSpacing/>
        <w:rPr>
          <w:rFonts w:cs="Arial"/>
        </w:rPr>
      </w:pPr>
      <w:r w:rsidRPr="00200A3C">
        <w:rPr>
          <w:rFonts w:cs="Arial"/>
        </w:rPr>
        <w:t xml:space="preserve">Should VA request it, the </w:t>
      </w:r>
      <w:r w:rsidR="000A772A">
        <w:rPr>
          <w:rFonts w:cs="Arial"/>
        </w:rPr>
        <w:t>Contractor</w:t>
      </w:r>
      <w:r w:rsidRPr="00200A3C">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Pr>
          <w:rFonts w:cs="Arial"/>
        </w:rPr>
        <w:t>Contractor</w:t>
      </w:r>
      <w:r w:rsidRPr="00200A3C">
        <w:rPr>
          <w:rFonts w:cs="Arial"/>
        </w:rPr>
        <w:t xml:space="preserve">’s IT or systems and controls, to ascertain whether the </w:t>
      </w:r>
      <w:r w:rsidR="000A772A">
        <w:rPr>
          <w:rFonts w:cs="Arial"/>
        </w:rPr>
        <w:t>Contractor</w:t>
      </w:r>
      <w:r w:rsidRPr="00200A3C">
        <w:rPr>
          <w:rFonts w:cs="Arial"/>
        </w:rPr>
        <w:t xml:space="preserve"> is complying with the information security, network or system requirements mandated in the agreement between VA and the </w:t>
      </w:r>
      <w:r w:rsidR="000A772A">
        <w:rPr>
          <w:rFonts w:cs="Arial"/>
        </w:rPr>
        <w:t>Contractor</w:t>
      </w:r>
      <w:r w:rsidRPr="00200A3C">
        <w:rPr>
          <w:rFonts w:cs="Arial"/>
        </w:rPr>
        <w:t>.</w:t>
      </w:r>
    </w:p>
    <w:p w14:paraId="0B3BEA9C" w14:textId="77777777" w:rsidR="00983A5C" w:rsidRPr="00200A3C" w:rsidRDefault="00983A5C" w:rsidP="00983A5C"/>
    <w:p w14:paraId="14A40FA2" w14:textId="2C735818" w:rsidR="00983A5C" w:rsidRPr="00200A3C" w:rsidRDefault="00983A5C" w:rsidP="00CC5BEE">
      <w:pPr>
        <w:numPr>
          <w:ilvl w:val="0"/>
          <w:numId w:val="31"/>
        </w:numPr>
        <w:spacing w:before="120" w:after="60"/>
        <w:contextualSpacing/>
        <w:rPr>
          <w:rFonts w:cs="Arial"/>
        </w:rPr>
      </w:pPr>
      <w:r w:rsidRPr="00200A3C">
        <w:rPr>
          <w:rFonts w:cs="Arial"/>
        </w:rPr>
        <w:t xml:space="preserve">Any audits or tests of the </w:t>
      </w:r>
      <w:r w:rsidR="000A772A">
        <w:rPr>
          <w:rFonts w:cs="Arial"/>
        </w:rPr>
        <w:t>Contractor</w:t>
      </w:r>
      <w:r w:rsidRPr="00200A3C">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Pr>
          <w:rFonts w:cs="Arial"/>
        </w:rPr>
        <w:t>Contractor</w:t>
      </w:r>
      <w:r w:rsidRPr="00200A3C">
        <w:rPr>
          <w:rFonts w:cs="Arial"/>
        </w:rPr>
        <w:t xml:space="preserve"> operations; (b): interviews with pertinent stakeholders and practitioners; (c): document review; and (d): technical inspections of networks and systems the </w:t>
      </w:r>
      <w:r w:rsidR="000A772A">
        <w:rPr>
          <w:rFonts w:cs="Arial"/>
        </w:rPr>
        <w:t>Contractor</w:t>
      </w:r>
      <w:r w:rsidRPr="00200A3C">
        <w:rPr>
          <w:rFonts w:cs="Arial"/>
        </w:rPr>
        <w:t xml:space="preserve"> uses to destroy, maintain, receive, retain, or use VA information. </w:t>
      </w:r>
    </w:p>
    <w:p w14:paraId="74F86CBA" w14:textId="77777777" w:rsidR="00983A5C" w:rsidRPr="00200A3C" w:rsidRDefault="00983A5C" w:rsidP="00983A5C"/>
    <w:p w14:paraId="79700238" w14:textId="6007629D" w:rsidR="00983A5C" w:rsidRPr="00200A3C" w:rsidRDefault="00983A5C" w:rsidP="00CC5BEE">
      <w:pPr>
        <w:numPr>
          <w:ilvl w:val="0"/>
          <w:numId w:val="31"/>
        </w:numPr>
        <w:spacing w:before="120" w:after="60"/>
        <w:contextualSpacing/>
        <w:rPr>
          <w:rFonts w:cs="Arial"/>
        </w:rPr>
      </w:pPr>
      <w:r w:rsidRPr="00200A3C">
        <w:rPr>
          <w:rFonts w:cs="Arial"/>
        </w:rPr>
        <w:t xml:space="preserve">As part of these audits, tests and assessments, the </w:t>
      </w:r>
      <w:r w:rsidR="000A772A">
        <w:rPr>
          <w:rFonts w:cs="Arial"/>
        </w:rPr>
        <w:t>Contractor</w:t>
      </w:r>
      <w:r w:rsidRPr="00200A3C">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200A3C" w:rsidRDefault="00983A5C" w:rsidP="00983A5C"/>
    <w:p w14:paraId="26503C70" w14:textId="2BD5D2E7" w:rsidR="00983A5C" w:rsidRPr="00200A3C" w:rsidRDefault="00983A5C" w:rsidP="00CC5BEE">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and at its own expense, shall comply with any recommendations resulting from VA audits, inspections and tests. VA further retains the right to view any related security reports the </w:t>
      </w:r>
      <w:r w:rsidR="000A772A">
        <w:rPr>
          <w:rFonts w:cs="Arial"/>
        </w:rPr>
        <w:t>Contractor</w:t>
      </w:r>
      <w:r w:rsidRPr="00200A3C">
        <w:rPr>
          <w:rFonts w:cs="Arial"/>
        </w:rPr>
        <w:t xml:space="preserve"> has generated as part of its own security assessment. The </w:t>
      </w:r>
      <w:r w:rsidR="000A772A">
        <w:rPr>
          <w:rFonts w:cs="Arial"/>
        </w:rPr>
        <w:t>Contractor</w:t>
      </w:r>
      <w:r w:rsidRPr="00200A3C">
        <w:rPr>
          <w:rFonts w:cs="Arial"/>
        </w:rPr>
        <w:t xml:space="preserve"> shall also notify VA of the existence of any such security reports or other related assessments, upon completion and validation.</w:t>
      </w:r>
    </w:p>
    <w:p w14:paraId="6F2B54F9" w14:textId="77777777" w:rsidR="00983A5C" w:rsidRPr="00200A3C" w:rsidRDefault="00983A5C" w:rsidP="00983A5C"/>
    <w:p w14:paraId="6C67CED0" w14:textId="4508A955" w:rsidR="00983A5C" w:rsidRPr="00200A3C" w:rsidRDefault="00983A5C" w:rsidP="00CC5BEE">
      <w:pPr>
        <w:numPr>
          <w:ilvl w:val="0"/>
          <w:numId w:val="31"/>
        </w:numPr>
        <w:spacing w:before="120" w:after="60"/>
        <w:contextualSpacing/>
        <w:rPr>
          <w:rFonts w:cs="Arial"/>
        </w:rPr>
      </w:pPr>
      <w:r w:rsidRPr="00200A3C">
        <w:rPr>
          <w:rFonts w:cs="Arial"/>
        </w:rPr>
        <w:t xml:space="preserve">VA appointed auditors or other government agency partners may be granted access to such documentation on a need-to-know basis and coordinated through the COR/CO. The </w:t>
      </w:r>
      <w:r w:rsidR="000A772A">
        <w:rPr>
          <w:rFonts w:cs="Arial"/>
        </w:rPr>
        <w:t>Contractor</w:t>
      </w:r>
      <w:r w:rsidRPr="00200A3C">
        <w:rPr>
          <w:rFonts w:cs="Arial"/>
        </w:rPr>
        <w:t xml:space="preserve"> shall comply with recommendations which result from these regulatory assessments on the part of VA regulators and associated government agency partners. </w:t>
      </w:r>
    </w:p>
    <w:p w14:paraId="6575F33A" w14:textId="77777777" w:rsidR="00983A5C" w:rsidRPr="00200A3C" w:rsidRDefault="00983A5C" w:rsidP="00983A5C"/>
    <w:p w14:paraId="7900E709" w14:textId="77777777" w:rsidR="00983A5C" w:rsidRPr="00200A3C" w:rsidRDefault="00983A5C" w:rsidP="00983A5C">
      <w:pPr>
        <w:pStyle w:val="AppendixBheading"/>
      </w:pPr>
      <w:r w:rsidRPr="00200A3C">
        <w:t>PRODUCT INTEGRITY, AUTHENTICITY, PROVENANCE, ANTI-COUNTERFEIT AND ANTI-TAMPERING</w:t>
      </w:r>
    </w:p>
    <w:p w14:paraId="32AC44D9" w14:textId="77777777" w:rsidR="00983A5C" w:rsidRPr="00200A3C" w:rsidRDefault="00983A5C" w:rsidP="00983A5C"/>
    <w:p w14:paraId="684AB654" w14:textId="7854EB4E" w:rsidR="00983A5C" w:rsidRPr="00200A3C" w:rsidRDefault="00983A5C" w:rsidP="00CC5BEE">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41AAFB" w14:textId="77777777" w:rsidR="00983A5C" w:rsidRPr="00200A3C" w:rsidRDefault="00983A5C" w:rsidP="00983A5C"/>
    <w:p w14:paraId="13491955" w14:textId="64ADE3DE" w:rsidR="00983A5C" w:rsidRPr="00200A3C" w:rsidRDefault="00983A5C" w:rsidP="00CC5BEE">
      <w:pPr>
        <w:numPr>
          <w:ilvl w:val="0"/>
          <w:numId w:val="32"/>
        </w:numPr>
        <w:spacing w:before="120" w:after="60"/>
        <w:contextualSpacing/>
        <w:rPr>
          <w:rFonts w:cs="Arial"/>
        </w:rPr>
      </w:pPr>
      <w:r w:rsidRPr="00200A3C">
        <w:rPr>
          <w:rFonts w:cs="Arial"/>
        </w:rPr>
        <w:t xml:space="preserve">When contracting terms require the </w:t>
      </w:r>
      <w:r w:rsidR="000A772A">
        <w:rPr>
          <w:rFonts w:cs="Arial"/>
        </w:rPr>
        <w:t>Contractor</w:t>
      </w:r>
      <w:r w:rsidRPr="00200A3C">
        <w:rPr>
          <w:rFonts w:cs="Arial"/>
        </w:rPr>
        <w:t xml:space="preserve"> to procure equipment, the </w:t>
      </w:r>
      <w:r w:rsidR="000A772A">
        <w:rPr>
          <w:rFonts w:cs="Arial"/>
        </w:rPr>
        <w:t>Contractor</w:t>
      </w:r>
      <w:r w:rsidRPr="00200A3C">
        <w:rPr>
          <w:rFonts w:cs="Arial"/>
        </w:rPr>
        <w:t xml:space="preserve"> shall purchase or acquire the equipment from an Original Equipment Manufacturer (OEM) or an authorized reseller of the OEM. The </w:t>
      </w:r>
      <w:r w:rsidR="000A772A">
        <w:rPr>
          <w:rFonts w:cs="Arial"/>
        </w:rPr>
        <w:t>Contractor</w:t>
      </w:r>
      <w:r w:rsidRPr="00200A3C">
        <w:rPr>
          <w:rFonts w:cs="Arial"/>
        </w:rPr>
        <w:t xml:space="preserve"> shall attest that equipment procured from an OEM or authorized reseller or distributor </w:t>
      </w:r>
      <w:proofErr w:type="gramStart"/>
      <w:r w:rsidRPr="00200A3C">
        <w:rPr>
          <w:rFonts w:cs="Arial"/>
        </w:rPr>
        <w:t>are</w:t>
      </w:r>
      <w:proofErr w:type="gramEnd"/>
      <w:r w:rsidRPr="00200A3C">
        <w:rPr>
          <w:rFonts w:cs="Arial"/>
        </w:rPr>
        <w:t xml:space="preserve"> authentic. If procurement is unavailable from an OEM or authorized reseller, the </w:t>
      </w:r>
      <w:r w:rsidR="000A772A">
        <w:rPr>
          <w:rFonts w:cs="Arial"/>
        </w:rPr>
        <w:t>Contractor</w:t>
      </w:r>
      <w:r w:rsidRPr="00200A3C">
        <w:rPr>
          <w:rFonts w:cs="Arial"/>
        </w:rPr>
        <w:t xml:space="preserve"> shall submit in writing, details of the circumstances prohibiting this from happening and procure a product waiver from the VA COR/CO.</w:t>
      </w:r>
    </w:p>
    <w:p w14:paraId="765D838E" w14:textId="77777777" w:rsidR="00983A5C" w:rsidRPr="00200A3C" w:rsidRDefault="00983A5C" w:rsidP="00983A5C"/>
    <w:p w14:paraId="7C8CC8D5" w14:textId="06DAC07C" w:rsidR="00983A5C" w:rsidRPr="00200A3C" w:rsidRDefault="00983A5C" w:rsidP="00CC5BEE">
      <w:pPr>
        <w:numPr>
          <w:ilvl w:val="0"/>
          <w:numId w:val="32"/>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Pr>
          <w:rFonts w:cs="Arial"/>
        </w:rPr>
        <w:t>Contractor</w:t>
      </w:r>
      <w:r w:rsidRPr="00200A3C">
        <w:rPr>
          <w:rFonts w:cs="Arial"/>
        </w:rPr>
        <w:t xml:space="preserve"> shall make spare parts available. All </w:t>
      </w:r>
      <w:r w:rsidR="000A772A">
        <w:rPr>
          <w:rFonts w:cs="Arial"/>
        </w:rPr>
        <w:t>Contractor</w:t>
      </w:r>
      <w:r w:rsidRPr="00200A3C">
        <w:rPr>
          <w:rFonts w:cs="Arial"/>
        </w:rPr>
        <w:t xml:space="preserve">(s) shall specify how digital delivery for procured products, including patches, will be validated and monitored to ensure consistent delivery. The </w:t>
      </w:r>
      <w:r w:rsidR="000A772A">
        <w:rPr>
          <w:rFonts w:cs="Arial"/>
        </w:rPr>
        <w:t>Contractor</w:t>
      </w:r>
      <w:r w:rsidRPr="00200A3C">
        <w:rPr>
          <w:rFonts w:cs="Arial"/>
        </w:rPr>
        <w:t xml:space="preserve"> shall apply encryption technology to protect procured products throughout the delivery process. </w:t>
      </w:r>
    </w:p>
    <w:p w14:paraId="40018319" w14:textId="77777777" w:rsidR="00983A5C" w:rsidRPr="00200A3C" w:rsidRDefault="00983A5C" w:rsidP="00983A5C"/>
    <w:p w14:paraId="150F2955" w14:textId="3A2D9FAF" w:rsidR="00983A5C" w:rsidRPr="00200A3C" w:rsidRDefault="00983A5C" w:rsidP="00CC5BEE">
      <w:pPr>
        <w:numPr>
          <w:ilvl w:val="0"/>
          <w:numId w:val="32"/>
        </w:numPr>
        <w:spacing w:before="120" w:after="60"/>
        <w:contextualSpacing/>
        <w:rPr>
          <w:rFonts w:cs="Arial"/>
        </w:rPr>
      </w:pPr>
      <w:r w:rsidRPr="00200A3C">
        <w:rPr>
          <w:rFonts w:cs="Arial"/>
        </w:rPr>
        <w:t xml:space="preserve">If a </w:t>
      </w:r>
      <w:r w:rsidR="000A772A">
        <w:rPr>
          <w:rFonts w:cs="Arial"/>
        </w:rPr>
        <w:t>Contractor</w:t>
      </w:r>
      <w:r w:rsidRPr="00200A3C">
        <w:rPr>
          <w:rFonts w:cs="Arial"/>
        </w:rPr>
        <w:t xml:space="preserve"> provides software or patches to VA, the </w:t>
      </w:r>
      <w:r w:rsidR="000A772A">
        <w:rPr>
          <w:rFonts w:cs="Arial"/>
        </w:rPr>
        <w:t>Contractor</w:t>
      </w:r>
      <w:r w:rsidRPr="00200A3C">
        <w:rPr>
          <w:rFonts w:cs="Arial"/>
        </w:rPr>
        <w:t xml:space="preserve"> shall publish or provide a hash conforming to the FIPS Security Requirements for Cryptographic Modules (FIPS 140-2 or successor).</w:t>
      </w:r>
    </w:p>
    <w:p w14:paraId="01B14DCB" w14:textId="77777777" w:rsidR="00983A5C" w:rsidRPr="00200A3C" w:rsidRDefault="00983A5C" w:rsidP="00983A5C"/>
    <w:p w14:paraId="0A0202CC" w14:textId="0353BEBD" w:rsidR="00983A5C" w:rsidRPr="00200A3C" w:rsidRDefault="00983A5C" w:rsidP="00CC5BEE">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200A3C" w:rsidRDefault="00983A5C" w:rsidP="00983A5C">
      <w:pPr>
        <w:spacing w:before="120" w:after="60"/>
        <w:ind w:left="360"/>
        <w:contextualSpacing/>
        <w:rPr>
          <w:rFonts w:cs="Arial"/>
        </w:rPr>
      </w:pPr>
    </w:p>
    <w:p w14:paraId="3A3870E4" w14:textId="77777777" w:rsidR="00983A5C" w:rsidRPr="00200A3C" w:rsidRDefault="00983A5C" w:rsidP="00CC5BEE">
      <w:pPr>
        <w:numPr>
          <w:ilvl w:val="0"/>
          <w:numId w:val="32"/>
        </w:numPr>
        <w:spacing w:before="120" w:after="60"/>
        <w:contextualSpacing/>
        <w:rPr>
          <w:rFonts w:cs="Arial"/>
        </w:rPr>
      </w:pPr>
      <w:r w:rsidRPr="00200A3C">
        <w:rPr>
          <w:rFonts w:cs="Arial"/>
        </w:rPr>
        <w:t>Contractors shall use or arrange for the use of trusted channels to ship procured products, such as U.S. registered mail and/or tamper-evident packaging for physical deliveries.</w:t>
      </w:r>
    </w:p>
    <w:p w14:paraId="224FBF0A" w14:textId="77777777" w:rsidR="00983A5C" w:rsidRPr="00200A3C" w:rsidRDefault="00983A5C" w:rsidP="00983A5C">
      <w:pPr>
        <w:spacing w:before="120" w:after="60"/>
        <w:ind w:left="360"/>
        <w:contextualSpacing/>
        <w:rPr>
          <w:rFonts w:cs="Arial"/>
        </w:rPr>
      </w:pPr>
    </w:p>
    <w:p w14:paraId="686097E8" w14:textId="3EC91B0C" w:rsidR="00983A5C" w:rsidRPr="00200A3C" w:rsidRDefault="00983A5C" w:rsidP="00CC5BEE">
      <w:pPr>
        <w:numPr>
          <w:ilvl w:val="0"/>
          <w:numId w:val="32"/>
        </w:numPr>
        <w:spacing w:before="120" w:after="60"/>
        <w:contextualSpacing/>
        <w:rPr>
          <w:rFonts w:cs="Arial"/>
        </w:rPr>
      </w:pPr>
      <w:r w:rsidRPr="00200A3C">
        <w:rPr>
          <w:rFonts w:cs="Arial"/>
        </w:rPr>
        <w:t xml:space="preserve">Throughout the delivery process, the </w:t>
      </w:r>
      <w:r w:rsidR="000A772A">
        <w:rPr>
          <w:rFonts w:cs="Arial"/>
        </w:rPr>
        <w:t>Contractor</w:t>
      </w:r>
      <w:r w:rsidRPr="00200A3C">
        <w:rPr>
          <w:rFonts w:cs="Arial"/>
        </w:rPr>
        <w:t xml:space="preserve"> shall demonstrate a capability for detecting unauthorized access (tampering).</w:t>
      </w:r>
    </w:p>
    <w:p w14:paraId="5CB07EBD" w14:textId="77777777" w:rsidR="00983A5C" w:rsidRPr="00200A3C" w:rsidRDefault="00983A5C" w:rsidP="00983A5C">
      <w:pPr>
        <w:spacing w:before="120" w:after="60"/>
        <w:ind w:left="360"/>
        <w:contextualSpacing/>
        <w:rPr>
          <w:rFonts w:cs="Arial"/>
        </w:rPr>
      </w:pPr>
    </w:p>
    <w:p w14:paraId="79FB023B" w14:textId="441F72A7" w:rsidR="00983A5C" w:rsidRPr="00200A3C" w:rsidRDefault="00983A5C" w:rsidP="00CC5BEE">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demonstrate chain-of-custody documentation for procured products and require tamper-evident packaging for the delivery of this hardware.</w:t>
      </w:r>
    </w:p>
    <w:p w14:paraId="4428506A" w14:textId="77777777" w:rsidR="00983A5C" w:rsidRPr="00200A3C" w:rsidRDefault="00983A5C" w:rsidP="00983A5C">
      <w:pPr>
        <w:pStyle w:val="AppendixBheading"/>
      </w:pPr>
      <w:r w:rsidRPr="00200A3C">
        <w:t xml:space="preserve">VIRUSES, FIRMWARE, AND MALWARE </w:t>
      </w:r>
    </w:p>
    <w:p w14:paraId="59A1C2AE" w14:textId="77777777" w:rsidR="00983A5C" w:rsidRPr="00983A5C" w:rsidRDefault="00983A5C" w:rsidP="00983A5C"/>
    <w:p w14:paraId="4BA757DB" w14:textId="057E529A" w:rsidR="00983A5C" w:rsidRPr="00200A3C" w:rsidRDefault="00983A5C" w:rsidP="00CC5BEE">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200A3C" w:rsidRDefault="00983A5C" w:rsidP="00983A5C">
      <w:pPr>
        <w:spacing w:before="120" w:after="60"/>
        <w:ind w:left="720"/>
        <w:contextualSpacing/>
        <w:rPr>
          <w:rFonts w:cs="Arial"/>
        </w:rPr>
      </w:pPr>
    </w:p>
    <w:p w14:paraId="1F376BC3" w14:textId="09B1B324" w:rsidR="00983A5C" w:rsidRPr="00200A3C" w:rsidRDefault="00983A5C" w:rsidP="00CC5BEE">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warrants it has no knowledge of and did not insert, any malicious virus and/or malware code into any software or patches provided to VA which could potentially harm or disrupt VA information systems. The </w:t>
      </w:r>
      <w:r w:rsidR="000A772A">
        <w:rPr>
          <w:rFonts w:cs="Arial"/>
        </w:rPr>
        <w:t>Contractor</w:t>
      </w:r>
      <w:r w:rsidRPr="00200A3C">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200A3C" w:rsidRDefault="00983A5C" w:rsidP="00983A5C"/>
    <w:p w14:paraId="737638C0" w14:textId="79844CAE" w:rsidR="00983A5C" w:rsidRPr="00200A3C" w:rsidRDefault="00983A5C" w:rsidP="00CC5BEE">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Pr>
          <w:rFonts w:cs="Arial"/>
        </w:rPr>
        <w:t>Contractor</w:t>
      </w:r>
      <w:r w:rsidRPr="00200A3C">
        <w:rPr>
          <w:rFonts w:cs="Arial"/>
        </w:rPr>
        <w:t>-delivered software solutions (including third-party install files, scripts, firmware, or other software) are flagged as malicious, infected, or suspicious by an anti-virus vendor.</w:t>
      </w:r>
    </w:p>
    <w:p w14:paraId="196C1869" w14:textId="77777777" w:rsidR="00983A5C" w:rsidRPr="00200A3C" w:rsidRDefault="00983A5C" w:rsidP="00983A5C"/>
    <w:p w14:paraId="62F134F5" w14:textId="0BFD0B2A" w:rsidR="00983A5C" w:rsidRPr="00200A3C" w:rsidRDefault="00983A5C" w:rsidP="00CC5BEE">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Pr>
          <w:rFonts w:cs="Arial"/>
        </w:rPr>
        <w:t>Contractor</w:t>
      </w:r>
      <w:r w:rsidRPr="00200A3C">
        <w:rPr>
          <w:rFonts w:cs="Arial"/>
        </w:rPr>
        <w:t xml:space="preserve"> shall:</w:t>
      </w:r>
    </w:p>
    <w:p w14:paraId="5A89796A" w14:textId="77777777" w:rsidR="00983A5C" w:rsidRPr="00200A3C" w:rsidRDefault="00983A5C" w:rsidP="00983A5C">
      <w:pPr>
        <w:spacing w:before="120" w:after="60"/>
        <w:ind w:left="360"/>
        <w:contextualSpacing/>
        <w:rPr>
          <w:rFonts w:cs="Arial"/>
        </w:rPr>
      </w:pPr>
    </w:p>
    <w:p w14:paraId="6703AC40" w14:textId="77777777" w:rsidR="00983A5C" w:rsidRPr="00200A3C" w:rsidRDefault="00983A5C" w:rsidP="00CC5BEE">
      <w:pPr>
        <w:numPr>
          <w:ilvl w:val="1"/>
          <w:numId w:val="33"/>
        </w:numPr>
        <w:spacing w:before="120" w:after="60"/>
        <w:contextualSpacing/>
        <w:rPr>
          <w:rFonts w:cs="Arial"/>
        </w:rPr>
      </w:pPr>
      <w:r w:rsidRPr="00200A3C">
        <w:rPr>
          <w:rFonts w:cs="Arial"/>
        </w:rPr>
        <w:t>Take all necessary action to correct the incident, to include any and all assistance to VA to eliminate the virus or other malware throughout VA’s information networks, computer systems and information systems; and</w:t>
      </w:r>
    </w:p>
    <w:p w14:paraId="12F3FDCD" w14:textId="77777777" w:rsidR="00983A5C" w:rsidRPr="00200A3C" w:rsidRDefault="00983A5C" w:rsidP="00CC5BEE">
      <w:pPr>
        <w:numPr>
          <w:ilvl w:val="1"/>
          <w:numId w:val="33"/>
        </w:numPr>
        <w:spacing w:before="120" w:after="60"/>
        <w:contextualSpacing/>
        <w:rPr>
          <w:rFonts w:cs="Arial"/>
        </w:rPr>
      </w:pPr>
      <w:r w:rsidRPr="00200A3C">
        <w:rPr>
          <w:rFonts w:cs="Arial"/>
        </w:rPr>
        <w:t xml:space="preserve">Use commercially reasonable efforts to restore operational efficiency and remediate </w:t>
      </w:r>
      <w:proofErr w:type="gramStart"/>
      <w:r w:rsidRPr="00200A3C">
        <w:rPr>
          <w:rFonts w:cs="Arial"/>
        </w:rPr>
        <w:t>damages</w:t>
      </w:r>
      <w:proofErr w:type="gramEnd"/>
      <w:r w:rsidRPr="00200A3C">
        <w:rPr>
          <w:rFonts w:cs="Arial"/>
        </w:rPr>
        <w:t xml:space="preserve"> due to data loss or data integrity damage, if the virus or other malware causes a loss of operational efficiency, data loss, or damage to data integrity.</w:t>
      </w:r>
    </w:p>
    <w:p w14:paraId="355C6030" w14:textId="77777777" w:rsidR="00983A5C" w:rsidRPr="00200A3C" w:rsidRDefault="00983A5C" w:rsidP="00983A5C"/>
    <w:p w14:paraId="33E2EC8D" w14:textId="77777777" w:rsidR="00983A5C" w:rsidRPr="00200A3C" w:rsidRDefault="00983A5C" w:rsidP="00983A5C">
      <w:pPr>
        <w:pStyle w:val="AppendixBheading"/>
      </w:pPr>
      <w:r w:rsidRPr="00200A3C">
        <w:t>CRYPTOGRAPHIC REQUIREMENT</w:t>
      </w:r>
    </w:p>
    <w:p w14:paraId="2399B245" w14:textId="77777777" w:rsidR="00983A5C" w:rsidRPr="00983A5C" w:rsidRDefault="00983A5C" w:rsidP="00983A5C"/>
    <w:p w14:paraId="19019F70" w14:textId="3413F583" w:rsidR="00983A5C" w:rsidRPr="00200A3C" w:rsidRDefault="00983A5C" w:rsidP="00CC5BEE">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document how the cryptographic system supporting the </w:t>
      </w:r>
      <w:r w:rsidR="000A772A">
        <w:rPr>
          <w:rFonts w:cs="Arial"/>
        </w:rPr>
        <w:t>Contractor</w:t>
      </w:r>
      <w:r w:rsidRPr="00200A3C">
        <w:rPr>
          <w:rFonts w:cs="Arial"/>
        </w:rPr>
        <w:t>’s products and/or services protect the confidentiality, data integrity, authentication and non-repudiation of devices and data flows in the underlying system.</w:t>
      </w:r>
    </w:p>
    <w:p w14:paraId="6E4E41EF" w14:textId="77777777" w:rsidR="00983A5C" w:rsidRPr="00200A3C" w:rsidRDefault="00983A5C" w:rsidP="00983A5C"/>
    <w:p w14:paraId="4B445B25" w14:textId="7CBE68B8" w:rsidR="00983A5C" w:rsidRPr="00200A3C" w:rsidRDefault="00983A5C" w:rsidP="00CC5BEE">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only approved cryptographic methods as defined in FIPS 140-2 (or its successor) and NIST 800-52 standards when enabling encryption on its products. </w:t>
      </w:r>
    </w:p>
    <w:p w14:paraId="186974E2" w14:textId="77777777" w:rsidR="00983A5C" w:rsidRPr="00200A3C" w:rsidRDefault="00983A5C" w:rsidP="00983A5C"/>
    <w:p w14:paraId="20B5BECC" w14:textId="2FC45BA6" w:rsidR="00983A5C" w:rsidRPr="00200A3C" w:rsidRDefault="00983A5C" w:rsidP="00CC5BEE">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200A3C" w:rsidRDefault="00983A5C" w:rsidP="00983A5C"/>
    <w:p w14:paraId="04CF42A2" w14:textId="1AFCAC13" w:rsidR="00983A5C" w:rsidRPr="00200A3C" w:rsidRDefault="00983A5C" w:rsidP="00CC5BEE">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emergency re-keying of all devices can be remotely performed within 30 business days.</w:t>
      </w:r>
    </w:p>
    <w:p w14:paraId="1E3BF06F" w14:textId="77777777" w:rsidR="00983A5C" w:rsidRPr="00200A3C" w:rsidRDefault="00983A5C" w:rsidP="00983A5C">
      <w:pPr>
        <w:spacing w:before="120" w:after="60"/>
        <w:ind w:left="360"/>
        <w:contextualSpacing/>
        <w:rPr>
          <w:rFonts w:cs="Arial"/>
        </w:rPr>
      </w:pPr>
    </w:p>
    <w:p w14:paraId="7C8392E9" w14:textId="4FB14E59" w:rsidR="00983A5C" w:rsidRPr="00200A3C" w:rsidRDefault="00983A5C" w:rsidP="00CC5BEE">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 method for updating cryptographic primitives or </w:t>
      </w:r>
      <w:r w:rsidR="00C0708F" w:rsidRPr="00C0708F">
        <w:rPr>
          <w:rFonts w:cs="Arial"/>
        </w:rPr>
        <w:t>algorithms.</w:t>
      </w:r>
    </w:p>
    <w:p w14:paraId="5EA7E483" w14:textId="77777777" w:rsidR="00983A5C" w:rsidRPr="00200A3C" w:rsidRDefault="00983A5C" w:rsidP="00983A5C"/>
    <w:p w14:paraId="69F656C5" w14:textId="77777777" w:rsidR="00983A5C" w:rsidRPr="00200A3C" w:rsidRDefault="00983A5C" w:rsidP="00983A5C">
      <w:pPr>
        <w:pStyle w:val="AppendixBheading"/>
      </w:pPr>
      <w:r w:rsidRPr="00200A3C">
        <w:t>PATCHING GOVERNANCE</w:t>
      </w:r>
    </w:p>
    <w:p w14:paraId="2A6BB3F6" w14:textId="77777777" w:rsidR="00983A5C" w:rsidRPr="00983A5C" w:rsidRDefault="00983A5C" w:rsidP="00983A5C"/>
    <w:p w14:paraId="38EB6C9F" w14:textId="00FBFDBD" w:rsidR="00983A5C" w:rsidRPr="00200A3C" w:rsidRDefault="00983A5C" w:rsidP="00CC5BEE">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Pr>
          <w:rFonts w:cs="Arial"/>
        </w:rPr>
        <w:t>ing</w:t>
      </w:r>
      <w:r w:rsidRPr="00200A3C">
        <w:rPr>
          <w:rFonts w:cs="Arial"/>
        </w:rPr>
        <w:t>:</w:t>
      </w:r>
    </w:p>
    <w:p w14:paraId="3AB2DBAA" w14:textId="77777777" w:rsidR="00983A5C" w:rsidRPr="00200A3C" w:rsidRDefault="00983A5C" w:rsidP="00983A5C"/>
    <w:p w14:paraId="7AA1EE22" w14:textId="77777777" w:rsidR="00983A5C" w:rsidRPr="00200A3C" w:rsidRDefault="00983A5C" w:rsidP="00CC5BEE">
      <w:pPr>
        <w:numPr>
          <w:ilvl w:val="1"/>
          <w:numId w:val="35"/>
        </w:numPr>
        <w:spacing w:before="120" w:after="60"/>
        <w:contextualSpacing/>
        <w:rPr>
          <w:rFonts w:cs="Arial"/>
        </w:rPr>
      </w:pPr>
      <w:r w:rsidRPr="00200A3C">
        <w:rPr>
          <w:rFonts w:cs="Arial"/>
        </w:rPr>
        <w:t>The resources and technical capabilities to sustain the program or process (e.g., how the integrity of a patch is validated by VA); and.</w:t>
      </w:r>
    </w:p>
    <w:p w14:paraId="31398557" w14:textId="77777777" w:rsidR="00983A5C" w:rsidRPr="00200A3C" w:rsidRDefault="00983A5C" w:rsidP="00983A5C"/>
    <w:p w14:paraId="06BD1F2B" w14:textId="5E41F08F" w:rsidR="00983A5C" w:rsidRPr="00200A3C" w:rsidRDefault="00983A5C" w:rsidP="00CC5BEE">
      <w:pPr>
        <w:numPr>
          <w:ilvl w:val="1"/>
          <w:numId w:val="35"/>
        </w:numPr>
        <w:spacing w:before="120" w:after="60"/>
        <w:contextualSpacing/>
        <w:rPr>
          <w:rFonts w:cs="Arial"/>
        </w:rPr>
      </w:pPr>
      <w:r w:rsidRPr="00200A3C">
        <w:rPr>
          <w:rFonts w:cs="Arial"/>
        </w:rPr>
        <w:t xml:space="preserve">The approach and capability to remediate newly reported zero-day vulnerabilities for </w:t>
      </w:r>
      <w:r w:rsidR="000A772A">
        <w:rPr>
          <w:rFonts w:cs="Arial"/>
        </w:rPr>
        <w:t>Contractor</w:t>
      </w:r>
      <w:r w:rsidRPr="00200A3C">
        <w:rPr>
          <w:rFonts w:cs="Arial"/>
        </w:rPr>
        <w:t xml:space="preserve"> products.</w:t>
      </w:r>
    </w:p>
    <w:p w14:paraId="20616FD1" w14:textId="77777777" w:rsidR="00983A5C" w:rsidRPr="00200A3C" w:rsidRDefault="00983A5C" w:rsidP="00983A5C"/>
    <w:p w14:paraId="550B6B6F" w14:textId="22B680EF" w:rsidR="00983A5C" w:rsidRPr="00200A3C" w:rsidRDefault="00983A5C" w:rsidP="00CC5BEE">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200A3C" w:rsidRDefault="00983A5C" w:rsidP="00983A5C"/>
    <w:p w14:paraId="5DB710F9" w14:textId="3F44E48E" w:rsidR="00983A5C" w:rsidRPr="00200A3C" w:rsidRDefault="00983A5C" w:rsidP="00CC5BEE">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Pr>
          <w:rFonts w:cs="Arial"/>
        </w:rPr>
        <w:t>Contractor</w:t>
      </w:r>
      <w:r w:rsidRPr="00200A3C">
        <w:rPr>
          <w:rFonts w:cs="Arial"/>
        </w:rPr>
        <w:t xml:space="preserve"> within these time periods, the </w:t>
      </w:r>
      <w:r w:rsidR="000A772A">
        <w:rPr>
          <w:rFonts w:cs="Arial"/>
        </w:rPr>
        <w:t>Contractor</w:t>
      </w:r>
      <w:r w:rsidRPr="00200A3C">
        <w:rPr>
          <w:rFonts w:cs="Arial"/>
        </w:rPr>
        <w:t xml:space="preserve"> shall submit mitigations, methods of exploit detection and/or workarounds to </w:t>
      </w:r>
      <w:proofErr w:type="gramStart"/>
      <w:r w:rsidRPr="00200A3C">
        <w:rPr>
          <w:rFonts w:cs="Arial"/>
        </w:rPr>
        <w:t>the COR</w:t>
      </w:r>
      <w:proofErr w:type="gramEnd"/>
      <w:r w:rsidRPr="00200A3C">
        <w:rPr>
          <w:rFonts w:cs="Arial"/>
        </w:rPr>
        <w:t>/CO prior to the above deadlines.</w:t>
      </w:r>
    </w:p>
    <w:p w14:paraId="5313011D" w14:textId="77777777" w:rsidR="00983A5C" w:rsidRPr="00200A3C" w:rsidRDefault="00983A5C" w:rsidP="00983A5C">
      <w:pPr>
        <w:spacing w:before="120" w:after="60"/>
        <w:ind w:left="360"/>
        <w:contextualSpacing/>
        <w:rPr>
          <w:rFonts w:cs="Arial"/>
        </w:rPr>
      </w:pPr>
    </w:p>
    <w:p w14:paraId="1B1E9B84" w14:textId="5100F2A7" w:rsidR="00983A5C" w:rsidRPr="00200A3C" w:rsidRDefault="00983A5C" w:rsidP="00CC5BEE">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0040D29A" w14:textId="77777777" w:rsidR="00983A5C" w:rsidRPr="00200A3C" w:rsidRDefault="00983A5C" w:rsidP="00983A5C"/>
    <w:p w14:paraId="51DC0189" w14:textId="77777777" w:rsidR="00983A5C" w:rsidRPr="00200A3C" w:rsidRDefault="00983A5C" w:rsidP="00983A5C">
      <w:pPr>
        <w:pStyle w:val="AppendixBheading"/>
      </w:pPr>
      <w:r w:rsidRPr="00200A3C">
        <w:t xml:space="preserve">SPECIALIZED DEVICES/SYSTEMS (MEDICAL DEVICES, SPECIAL PURPOSE SYSTEMS, RESEARCH SCIENTIFIC COMPUTING) </w:t>
      </w:r>
    </w:p>
    <w:p w14:paraId="0033C954" w14:textId="77777777" w:rsidR="00983A5C" w:rsidRPr="00983A5C" w:rsidRDefault="00983A5C" w:rsidP="00983A5C"/>
    <w:p w14:paraId="100F6EE6" w14:textId="77777777" w:rsidR="00983A5C" w:rsidRPr="00200A3C" w:rsidRDefault="00983A5C" w:rsidP="00CC5BEE">
      <w:pPr>
        <w:numPr>
          <w:ilvl w:val="0"/>
          <w:numId w:val="36"/>
        </w:numPr>
        <w:spacing w:before="120" w:after="60"/>
        <w:contextualSpacing/>
        <w:rPr>
          <w:rFonts w:cs="Arial"/>
        </w:rPr>
      </w:pPr>
      <w:r w:rsidRPr="00200A3C">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200A3C" w:rsidRDefault="00983A5C" w:rsidP="00983A5C"/>
    <w:p w14:paraId="0D000BED" w14:textId="71EC6A80" w:rsidR="00983A5C" w:rsidRPr="00200A3C" w:rsidRDefault="00983A5C" w:rsidP="00CC5BEE">
      <w:pPr>
        <w:numPr>
          <w:ilvl w:val="0"/>
          <w:numId w:val="36"/>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for governance or resolution.</w:t>
      </w:r>
    </w:p>
    <w:p w14:paraId="55D64CE7" w14:textId="77777777" w:rsidR="00983A5C" w:rsidRPr="00200A3C" w:rsidRDefault="00983A5C" w:rsidP="00983A5C"/>
    <w:p w14:paraId="1951108A" w14:textId="4BBC671C" w:rsidR="00983A5C" w:rsidRPr="00200A3C" w:rsidRDefault="00983A5C" w:rsidP="00CC5BEE">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200A3C">
        <w:rPr>
          <w:rFonts w:cs="Arial"/>
        </w:rPr>
        <w:t>ERA</w:t>
      </w:r>
      <w:proofErr w:type="gramEnd"/>
      <w:r w:rsidRPr="00200A3C">
        <w:rPr>
          <w:rFonts w:cs="Arial"/>
        </w:rPr>
        <w:t xml:space="preserve"> needs to be created, the </w:t>
      </w:r>
      <w:r w:rsidR="000A772A">
        <w:rPr>
          <w:rFonts w:cs="Arial"/>
        </w:rPr>
        <w:t>Contractor</w:t>
      </w:r>
      <w:r w:rsidRPr="00200A3C">
        <w:rPr>
          <w:rFonts w:cs="Arial"/>
        </w:rPr>
        <w:t xml:space="preserve"> shall provide required technical support to develop the configuration settings. Major changes to a previously approved device/system will require a new ERA.</w:t>
      </w:r>
    </w:p>
    <w:p w14:paraId="55F430B5" w14:textId="77777777" w:rsidR="00983A5C" w:rsidRPr="00200A3C" w:rsidRDefault="00983A5C" w:rsidP="00983A5C"/>
    <w:p w14:paraId="13FD80E6" w14:textId="15CC6B40" w:rsidR="00983A5C" w:rsidRPr="00200A3C" w:rsidRDefault="00983A5C" w:rsidP="00CC5BEE">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practices documented by the Food Drug and Administration (FDA) Premarket Submission for Management of Cybersecurity in Medical Devices and </w:t>
      </w:r>
      <w:proofErr w:type="spellStart"/>
      <w:r w:rsidRPr="00200A3C">
        <w:rPr>
          <w:rFonts w:cs="Arial"/>
        </w:rPr>
        <w:t>Postmarket</w:t>
      </w:r>
      <w:proofErr w:type="spellEnd"/>
      <w:r w:rsidRPr="00200A3C">
        <w:rPr>
          <w:rFonts w:cs="Arial"/>
        </w:rPr>
        <w:t xml:space="preserve"> Management of Cybersecurity in Medical Devices.</w:t>
      </w:r>
    </w:p>
    <w:p w14:paraId="7F46B5AB" w14:textId="77777777" w:rsidR="00983A5C" w:rsidRPr="00200A3C" w:rsidRDefault="00983A5C" w:rsidP="00983A5C"/>
    <w:p w14:paraId="56B45136" w14:textId="2A523F4A" w:rsidR="00983A5C" w:rsidRPr="00200A3C" w:rsidRDefault="00983A5C" w:rsidP="00CC5BEE">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devices capable of accepting all applicable security patches with or without the support of the </w:t>
      </w:r>
      <w:r w:rsidR="000A772A">
        <w:rPr>
          <w:rFonts w:cs="Arial"/>
        </w:rPr>
        <w:t>Contractor</w:t>
      </w:r>
      <w:r w:rsidRPr="00200A3C">
        <w:rPr>
          <w:rFonts w:cs="Arial"/>
        </w:rPr>
        <w:t xml:space="preserve"> personnel. If patching can only be completed by the </w:t>
      </w:r>
      <w:r w:rsidR="000A772A">
        <w:rPr>
          <w:rFonts w:cs="Arial"/>
        </w:rPr>
        <w:t>Contractor</w:t>
      </w:r>
      <w:r w:rsidRPr="00200A3C">
        <w:rPr>
          <w:rFonts w:cs="Arial"/>
        </w:rPr>
        <w:t xml:space="preserve">, the </w:t>
      </w:r>
      <w:r w:rsidR="000A772A">
        <w:rPr>
          <w:rFonts w:cs="Arial"/>
        </w:rPr>
        <w:t>Contractor</w:t>
      </w:r>
      <w:r w:rsidRPr="00200A3C">
        <w:rPr>
          <w:rFonts w:cs="Arial"/>
        </w:rPr>
        <w:t xml:space="preserve"> shall commit the resources needed to patch all applicable devices at all VA locations. If unique patching instructions or packaging </w:t>
      </w:r>
      <w:proofErr w:type="gramStart"/>
      <w:r w:rsidRPr="00200A3C">
        <w:rPr>
          <w:rFonts w:cs="Arial"/>
        </w:rPr>
        <w:t>is</w:t>
      </w:r>
      <w:proofErr w:type="gramEnd"/>
      <w:r w:rsidRPr="00200A3C">
        <w:rPr>
          <w:rFonts w:cs="Arial"/>
        </w:rPr>
        <w:t xml:space="preserve"> needed, the </w:t>
      </w:r>
      <w:r w:rsidR="000A772A">
        <w:rPr>
          <w:rFonts w:cs="Arial"/>
        </w:rPr>
        <w:t>Contractor</w:t>
      </w:r>
      <w:r w:rsidRPr="00200A3C">
        <w:rPr>
          <w:rFonts w:cs="Arial"/>
        </w:rPr>
        <w:t xml:space="preserve"> shall provide the necessary information in conjunction with the validation/testing of the patch. The </w:t>
      </w:r>
      <w:r w:rsidR="000A772A">
        <w:rPr>
          <w:rFonts w:cs="Arial"/>
        </w:rPr>
        <w:t>Contractor</w:t>
      </w:r>
      <w:r w:rsidRPr="00200A3C">
        <w:rPr>
          <w:rFonts w:cs="Arial"/>
        </w:rPr>
        <w:t xml:space="preserve"> shall apply security patches within 30 business days of the patch release and have a formal tracking process for any security patches not implemented to include explanation when a device cannot be patched.</w:t>
      </w:r>
    </w:p>
    <w:p w14:paraId="5E9C7AA1" w14:textId="77777777" w:rsidR="00983A5C" w:rsidRPr="00200A3C" w:rsidRDefault="00983A5C" w:rsidP="00983A5C"/>
    <w:p w14:paraId="34194F8D" w14:textId="741E370D" w:rsidR="00983A5C" w:rsidRPr="00200A3C" w:rsidRDefault="00983A5C" w:rsidP="00CC5BEE">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000A772A">
        <w:rPr>
          <w:rFonts w:cs="Arial"/>
        </w:rPr>
        <w:t>Contractor</w:t>
      </w:r>
      <w:r w:rsidRPr="00200A3C">
        <w:rPr>
          <w:rFonts w:cs="Arial"/>
        </w:rPr>
        <w:t xml:space="preserve"> cannot install an anti-virus / anti-malware application.</w:t>
      </w:r>
    </w:p>
    <w:p w14:paraId="4A0D9EA0" w14:textId="77777777" w:rsidR="00983A5C" w:rsidRPr="00200A3C" w:rsidRDefault="00983A5C" w:rsidP="00983A5C">
      <w:pPr>
        <w:spacing w:before="120" w:after="60"/>
        <w:ind w:left="360"/>
        <w:contextualSpacing/>
        <w:rPr>
          <w:rFonts w:cs="Arial"/>
        </w:rPr>
      </w:pPr>
    </w:p>
    <w:p w14:paraId="078B4821" w14:textId="4632D280" w:rsidR="00983A5C" w:rsidRPr="00200A3C" w:rsidRDefault="00983A5C" w:rsidP="00CC5BEE">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200A3C" w:rsidRDefault="00983A5C" w:rsidP="00983A5C">
      <w:pPr>
        <w:spacing w:before="120" w:after="60"/>
        <w:ind w:left="360"/>
        <w:contextualSpacing/>
        <w:rPr>
          <w:rFonts w:cs="Arial"/>
        </w:rPr>
      </w:pPr>
    </w:p>
    <w:p w14:paraId="08359826" w14:textId="09A3D0D9" w:rsidR="00983A5C" w:rsidRPr="00200A3C" w:rsidRDefault="00983A5C" w:rsidP="00CC5BEE">
      <w:pPr>
        <w:numPr>
          <w:ilvl w:val="0"/>
          <w:numId w:val="36"/>
        </w:numPr>
        <w:spacing w:before="120" w:after="60"/>
        <w:contextualSpacing/>
        <w:rPr>
          <w:rFonts w:cs="Arial"/>
        </w:rPr>
      </w:pPr>
      <w:r w:rsidRPr="00200A3C">
        <w:rPr>
          <w:rFonts w:cs="Arial"/>
        </w:rPr>
        <w:t xml:space="preserve">Devices and other equipment or systems containing media (hard drives, optical disks, solid state, and storage via chips/firmware) with VA sensitive information will be returned to the </w:t>
      </w:r>
      <w:r w:rsidR="000A772A">
        <w:rPr>
          <w:rFonts w:cs="Arial"/>
        </w:rPr>
        <w:t>Contractor</w:t>
      </w:r>
      <w:r w:rsidRPr="00200A3C">
        <w:rPr>
          <w:rFonts w:cs="Arial"/>
        </w:rPr>
        <w:t xml:space="preserve"> with media removed. When the contract requires return of equipment, the options available to the </w:t>
      </w:r>
      <w:r w:rsidR="000A772A">
        <w:rPr>
          <w:rFonts w:cs="Arial"/>
        </w:rPr>
        <w:t>Contractor</w:t>
      </w:r>
      <w:r w:rsidRPr="00200A3C">
        <w:rPr>
          <w:rFonts w:cs="Arial"/>
        </w:rPr>
        <w:t xml:space="preserve"> are the following:</w:t>
      </w:r>
    </w:p>
    <w:p w14:paraId="0B1A8BC0" w14:textId="77777777" w:rsidR="00983A5C" w:rsidRPr="00200A3C" w:rsidRDefault="00983A5C" w:rsidP="00983A5C">
      <w:pPr>
        <w:spacing w:before="120" w:after="60"/>
        <w:ind w:left="360"/>
        <w:contextualSpacing/>
        <w:rPr>
          <w:rFonts w:cs="Arial"/>
        </w:rPr>
      </w:pPr>
    </w:p>
    <w:p w14:paraId="14700318" w14:textId="6C8FC8E8" w:rsidR="00983A5C" w:rsidRPr="00200A3C" w:rsidRDefault="00983A5C" w:rsidP="00CC5BEE">
      <w:pPr>
        <w:numPr>
          <w:ilvl w:val="1"/>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accept the system without the drive, firmware and solid state.</w:t>
      </w:r>
    </w:p>
    <w:p w14:paraId="283367FE" w14:textId="77777777" w:rsidR="00983A5C" w:rsidRPr="00200A3C" w:rsidRDefault="00983A5C" w:rsidP="00983A5C">
      <w:pPr>
        <w:spacing w:before="120" w:after="60"/>
        <w:ind w:left="1440"/>
        <w:contextualSpacing/>
        <w:rPr>
          <w:rFonts w:cs="Arial"/>
        </w:rPr>
      </w:pPr>
    </w:p>
    <w:p w14:paraId="57293E8F" w14:textId="77777777" w:rsidR="00983A5C" w:rsidRPr="00200A3C" w:rsidRDefault="00983A5C" w:rsidP="00CC5BEE">
      <w:pPr>
        <w:numPr>
          <w:ilvl w:val="1"/>
          <w:numId w:val="36"/>
        </w:numPr>
        <w:spacing w:before="120" w:after="60"/>
        <w:contextualSpacing/>
        <w:rPr>
          <w:rFonts w:cs="Arial"/>
        </w:rPr>
      </w:pPr>
      <w:r w:rsidRPr="00200A3C">
        <w:rPr>
          <w:rFonts w:cs="Arial"/>
        </w:rPr>
        <w:t>VA’s initial device purchase includes a spare drive or other replacement media which must be installed in place of the original drive at time of turn-in; or</w:t>
      </w:r>
    </w:p>
    <w:p w14:paraId="6451D222" w14:textId="77777777" w:rsidR="00983A5C" w:rsidRPr="00200A3C" w:rsidRDefault="00983A5C" w:rsidP="00983A5C">
      <w:pPr>
        <w:spacing w:before="120" w:after="60"/>
        <w:ind w:left="360"/>
        <w:contextualSpacing/>
        <w:rPr>
          <w:rFonts w:cs="Arial"/>
        </w:rPr>
      </w:pPr>
    </w:p>
    <w:p w14:paraId="31F7488E" w14:textId="77777777" w:rsidR="00983A5C" w:rsidRPr="00200A3C" w:rsidRDefault="00983A5C" w:rsidP="00CC5BEE">
      <w:pPr>
        <w:numPr>
          <w:ilvl w:val="1"/>
          <w:numId w:val="36"/>
        </w:numPr>
        <w:spacing w:before="120" w:after="60"/>
        <w:contextualSpacing/>
        <w:rPr>
          <w:rFonts w:cs="Arial"/>
        </w:rPr>
      </w:pPr>
      <w:r w:rsidRPr="00200A3C">
        <w:rPr>
          <w:rFonts w:cs="Arial"/>
        </w:rPr>
        <w:t>Due to the highly specialized and sometimes proprietary hardware and software associated with the device, if it is not possible for VA to retain the hard drive, firmware, and solid state, then:</w:t>
      </w:r>
    </w:p>
    <w:p w14:paraId="76A74021" w14:textId="77777777" w:rsidR="00983A5C" w:rsidRPr="00200A3C" w:rsidRDefault="00983A5C" w:rsidP="00983A5C"/>
    <w:p w14:paraId="09543C4F" w14:textId="631B4F56" w:rsidR="00983A5C" w:rsidRPr="00200A3C" w:rsidRDefault="00983A5C" w:rsidP="00CC5BEE">
      <w:pPr>
        <w:numPr>
          <w:ilvl w:val="2"/>
          <w:numId w:val="36"/>
        </w:numPr>
        <w:spacing w:before="120" w:after="60"/>
        <w:contextualSpacing/>
        <w:rPr>
          <w:rFonts w:cs="Arial"/>
        </w:rPr>
      </w:pPr>
      <w:r w:rsidRPr="00200A3C">
        <w:rPr>
          <w:rFonts w:cs="Arial"/>
        </w:rPr>
        <w:t xml:space="preserve">The equipment </w:t>
      </w:r>
      <w:r w:rsidR="000A772A">
        <w:rPr>
          <w:rFonts w:cs="Arial"/>
        </w:rPr>
        <w:t>Contractor</w:t>
      </w:r>
      <w:r w:rsidRPr="00200A3C">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200A3C" w:rsidRDefault="00983A5C" w:rsidP="00983A5C">
      <w:pPr>
        <w:spacing w:before="120" w:after="60"/>
        <w:ind w:left="2160"/>
        <w:contextualSpacing/>
        <w:rPr>
          <w:rFonts w:cs="Arial"/>
        </w:rPr>
      </w:pPr>
    </w:p>
    <w:p w14:paraId="60B4B953" w14:textId="77777777" w:rsidR="00983A5C" w:rsidRPr="00200A3C" w:rsidRDefault="00983A5C" w:rsidP="00CC5BEE">
      <w:pPr>
        <w:numPr>
          <w:ilvl w:val="2"/>
          <w:numId w:val="36"/>
        </w:numPr>
        <w:spacing w:before="120" w:after="60"/>
        <w:contextualSpacing/>
        <w:rPr>
          <w:rFonts w:cs="Arial"/>
        </w:rPr>
      </w:pPr>
      <w:r w:rsidRPr="00200A3C">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10369DDD" w14:textId="77777777" w:rsidR="00983A5C" w:rsidRPr="00200A3C" w:rsidRDefault="00983A5C" w:rsidP="00983A5C"/>
    <w:p w14:paraId="1A52F2AA" w14:textId="77777777" w:rsidR="00983A5C" w:rsidRPr="00200A3C" w:rsidRDefault="00983A5C" w:rsidP="00983A5C">
      <w:pPr>
        <w:pStyle w:val="AppendixBheading"/>
      </w:pPr>
      <w:r w:rsidRPr="00200A3C">
        <w:t xml:space="preserve">DATA CENTER PROVISIONS </w:t>
      </w:r>
    </w:p>
    <w:p w14:paraId="7B343341" w14:textId="77777777" w:rsidR="00983A5C" w:rsidRPr="00983A5C" w:rsidRDefault="00983A5C" w:rsidP="00983A5C"/>
    <w:p w14:paraId="2384CA18" w14:textId="29BF752E" w:rsidR="00983A5C" w:rsidRPr="00200A3C" w:rsidRDefault="00983A5C" w:rsidP="00CC5BEE">
      <w:pPr>
        <w:numPr>
          <w:ilvl w:val="0"/>
          <w:numId w:val="37"/>
        </w:numPr>
        <w:spacing w:before="120" w:after="60"/>
        <w:contextualSpacing/>
        <w:rPr>
          <w:rFonts w:cs="Arial"/>
        </w:rPr>
      </w:pPr>
      <w:bookmarkStart w:id="153" w:name="_Hlk182831501"/>
      <w:r w:rsidRPr="00200A3C">
        <w:rPr>
          <w:rFonts w:cs="Arial"/>
        </w:rPr>
        <w:t xml:space="preserve">The </w:t>
      </w:r>
      <w:r w:rsidR="000A772A">
        <w:rPr>
          <w:rFonts w:cs="Arial"/>
        </w:rPr>
        <w:t>Contractor</w:t>
      </w:r>
      <w:r w:rsidRPr="00200A3C">
        <w:rPr>
          <w:rFonts w:cs="Arial"/>
        </w:rPr>
        <w:t xml:space="preserve"> shall ensure the VA network is </w:t>
      </w:r>
      <w:proofErr w:type="gramStart"/>
      <w:r w:rsidRPr="00200A3C">
        <w:rPr>
          <w:rFonts w:cs="Arial"/>
        </w:rPr>
        <w:t>accessed by</w:t>
      </w:r>
      <w:proofErr w:type="gramEnd"/>
      <w:r w:rsidRPr="00200A3C">
        <w:rPr>
          <w:rFonts w:cs="Arial"/>
        </w:rPr>
        <w:t xml:space="preserve"> in accordance with VA Directive 6500 and IAM security processes specified in the VA Information Security Knowledge Service. </w:t>
      </w:r>
    </w:p>
    <w:p w14:paraId="3849BB9C" w14:textId="77777777" w:rsidR="00983A5C" w:rsidRPr="00200A3C" w:rsidRDefault="00983A5C" w:rsidP="00983A5C"/>
    <w:p w14:paraId="7FAF0EAF" w14:textId="30FF1E82" w:rsidR="00983A5C" w:rsidRPr="00200A3C" w:rsidRDefault="00983A5C" w:rsidP="00CC5BEE">
      <w:pPr>
        <w:numPr>
          <w:ilvl w:val="0"/>
          <w:numId w:val="3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200A3C" w:rsidRDefault="00983A5C" w:rsidP="00983A5C"/>
    <w:p w14:paraId="3946C6DF" w14:textId="46422EED" w:rsidR="00983A5C" w:rsidRPr="002E33C2" w:rsidRDefault="00983A5C" w:rsidP="00CC5BEE">
      <w:pPr>
        <w:numPr>
          <w:ilvl w:val="0"/>
          <w:numId w:val="3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B483AA4" w14:textId="77777777" w:rsidR="00983A5C" w:rsidRPr="002E33C2" w:rsidRDefault="00983A5C" w:rsidP="00983A5C"/>
    <w:p w14:paraId="3043624A" w14:textId="77777777" w:rsidR="002E33C2" w:rsidRPr="002E33C2" w:rsidRDefault="00983A5C" w:rsidP="00CC5BEE">
      <w:pPr>
        <w:numPr>
          <w:ilvl w:val="0"/>
          <w:numId w:val="37"/>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encrypt all traffic across the segment of the Wide Area Network (WAN) it manages and no unencrypted Out of Band (OOB) Internet Protocol (IP) traffic will traverse the network.</w:t>
      </w:r>
    </w:p>
    <w:p w14:paraId="13D1B15B" w14:textId="77777777" w:rsidR="002E33C2" w:rsidRPr="002E33C2" w:rsidRDefault="002E33C2" w:rsidP="002E33C2">
      <w:pPr>
        <w:ind w:left="360" w:hanging="360"/>
      </w:pPr>
    </w:p>
    <w:p w14:paraId="08DFDAD6" w14:textId="118B8393" w:rsidR="00983A5C" w:rsidRPr="002E33C2" w:rsidRDefault="00983A5C" w:rsidP="00CC5BEE">
      <w:pPr>
        <w:numPr>
          <w:ilvl w:val="0"/>
          <w:numId w:val="37"/>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ensure tunnel endpoints are routable addresses at each VA operating site.</w:t>
      </w:r>
    </w:p>
    <w:p w14:paraId="4CA61EF3" w14:textId="77777777" w:rsidR="002E33C2" w:rsidRDefault="002E33C2" w:rsidP="002E33C2">
      <w:pPr>
        <w:ind w:left="360" w:hanging="360"/>
      </w:pPr>
    </w:p>
    <w:p w14:paraId="0DD1A315" w14:textId="4C944F9C" w:rsidR="00CE7438" w:rsidRDefault="00983A5C" w:rsidP="00412C67">
      <w:pPr>
        <w:spacing w:before="120" w:after="60"/>
        <w:ind w:left="720" w:hanging="720"/>
        <w:contextualSpacing/>
        <w:rPr>
          <w:rFonts w:cs="Arial"/>
          <w:b/>
          <w:i/>
          <w:color w:val="0070C0"/>
        </w:rPr>
      </w:pPr>
      <w:r w:rsidRPr="002E33C2">
        <w:rPr>
          <w:rFonts w:cs="Arial"/>
        </w:rPr>
        <w:t xml:space="preserve">The </w:t>
      </w:r>
      <w:r w:rsidR="000A772A" w:rsidRPr="002E33C2">
        <w:rPr>
          <w:rFonts w:cs="Arial"/>
        </w:rPr>
        <w:t>Contractor</w:t>
      </w:r>
      <w:r w:rsidRPr="002E33C2">
        <w:rPr>
          <w:rFonts w:cs="Arial"/>
        </w:rPr>
        <w:t xml:space="preserve"> shall secure access from Local Area Networks (LANs) at co-located sites in accordance with VA TIC Reference Architecture, VA Directive and Handbook 6513, and MOU</w:t>
      </w:r>
      <w:r w:rsidRPr="00200A3C">
        <w:rPr>
          <w:rFonts w:cs="Arial"/>
        </w:rPr>
        <w:t>/ISA process specified in the VA Information Security Knowledge Service</w:t>
      </w:r>
      <w:bookmarkEnd w:id="151"/>
      <w:r w:rsidR="002E33C2">
        <w:rPr>
          <w:rFonts w:cs="Arial"/>
        </w:rPr>
        <w:t>.</w:t>
      </w:r>
      <w:bookmarkStart w:id="154" w:name="wp1087167"/>
      <w:bookmarkStart w:id="155" w:name="wp1087787"/>
      <w:bookmarkStart w:id="156" w:name="wp1087795"/>
      <w:bookmarkStart w:id="157" w:name="wp1088504"/>
      <w:bookmarkStart w:id="158" w:name="wp1081359"/>
      <w:bookmarkStart w:id="159" w:name="wp1081360"/>
      <w:bookmarkStart w:id="160" w:name="wp1081361"/>
      <w:bookmarkEnd w:id="153"/>
      <w:bookmarkEnd w:id="154"/>
      <w:bookmarkEnd w:id="155"/>
      <w:bookmarkEnd w:id="156"/>
      <w:bookmarkEnd w:id="157"/>
      <w:bookmarkEnd w:id="158"/>
      <w:bookmarkEnd w:id="159"/>
      <w:bookmarkEnd w:id="160"/>
    </w:p>
    <w:sectPr w:rsidR="00CE7438" w:rsidSect="00F57A0A">
      <w:headerReference w:type="even" r:id="rId55"/>
      <w:headerReference w:type="default" r:id="rId56"/>
      <w:footerReference w:type="even" r:id="rId57"/>
      <w:footerReference w:type="default" r:id="rId58"/>
      <w:headerReference w:type="first" r:id="rId59"/>
      <w:footerReference w:type="first" r:id="rId60"/>
      <w:pgSz w:w="12240" w:h="15840" w:code="1"/>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1162B" w14:textId="77777777" w:rsidR="0095317A" w:rsidRDefault="0095317A" w:rsidP="00E47F5F">
      <w:r>
        <w:separator/>
      </w:r>
    </w:p>
  </w:endnote>
  <w:endnote w:type="continuationSeparator" w:id="0">
    <w:p w14:paraId="3B873750" w14:textId="77777777" w:rsidR="0095317A" w:rsidRDefault="0095317A"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3E52" w14:textId="77777777" w:rsidR="00B71DCD" w:rsidRDefault="00B71D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164" w:name="_Toc6902883"/>
    <w:bookmarkStart w:id="165" w:name="_Toc393177566"/>
    <w:bookmarkStart w:id="166" w:name="_Toc393178136"/>
    <w:bookmarkStart w:id="167" w:name="_Toc393178382"/>
    <w:bookmarkStart w:id="168" w:name="_Toc393178446"/>
    <w:bookmarkStart w:id="169" w:name="_Toc393184012"/>
    <w:bookmarkStart w:id="170" w:name="_Toc393184086"/>
    <w:bookmarkStart w:id="171" w:name="_Toc393184719"/>
    <w:bookmarkStart w:id="172" w:name="_Toc393184927"/>
    <w:bookmarkStart w:id="173" w:name="_Toc398721054"/>
    <w:bookmarkStart w:id="174" w:name="_Toc396620687"/>
    <w:bookmarkStart w:id="175" w:name="_Ref392049487"/>
    <w:bookmarkEnd w:id="164"/>
    <w:bookmarkEnd w:id="165"/>
    <w:bookmarkEnd w:id="166"/>
    <w:bookmarkEnd w:id="167"/>
    <w:bookmarkEnd w:id="168"/>
    <w:bookmarkEnd w:id="169"/>
    <w:bookmarkEnd w:id="170"/>
    <w:bookmarkEnd w:id="171"/>
    <w:bookmarkEnd w:id="172"/>
    <w:bookmarkEnd w:id="173"/>
    <w:bookmarkEnd w:id="174"/>
    <w:bookmarkEnd w:id="17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2D92" w14:textId="77777777" w:rsidR="00B71DCD" w:rsidRDefault="00B71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C8F3F" w14:textId="77777777" w:rsidR="0095317A" w:rsidRDefault="0095317A" w:rsidP="00E47F5F">
      <w:r>
        <w:separator/>
      </w:r>
    </w:p>
  </w:footnote>
  <w:footnote w:type="continuationSeparator" w:id="0">
    <w:p w14:paraId="5C3977D7" w14:textId="77777777" w:rsidR="0095317A" w:rsidRDefault="0095317A"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C42F" w14:textId="77777777" w:rsidR="00B71DCD" w:rsidRDefault="00B71D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B2932" w14:textId="04689E6F" w:rsidR="001E4FFE" w:rsidRPr="009E0CB0" w:rsidRDefault="00B71DCD" w:rsidP="001E4FFE">
    <w:pPr>
      <w:pStyle w:val="PlainText"/>
      <w:jc w:val="center"/>
      <w:rPr>
        <w:rStyle w:val="Emphasis"/>
        <w:b w:val="0"/>
        <w:bCs/>
        <w:i w:val="0"/>
        <w:iCs w:val="0"/>
        <w:color w:val="auto"/>
        <w:sz w:val="24"/>
        <w:szCs w:val="24"/>
      </w:rPr>
    </w:pPr>
    <w:customXmlInsRangeStart w:id="161" w:author="Fitzmaurice, Joshua D." w:date="2026-03-02T10:19:00Z"/>
    <w:sdt>
      <w:sdtPr>
        <w:rPr>
          <w:rStyle w:val="Emphasis"/>
          <w:bCs/>
          <w:i w:val="0"/>
          <w:iCs w:val="0"/>
          <w:color w:val="auto"/>
          <w:sz w:val="24"/>
          <w:szCs w:val="24"/>
        </w:rPr>
        <w:id w:val="2032453376"/>
        <w:docPartObj>
          <w:docPartGallery w:val="Watermarks"/>
          <w:docPartUnique/>
        </w:docPartObj>
      </w:sdtPr>
      <w:sdtContent>
        <w:customXmlInsRangeEnd w:id="161"/>
        <w:ins w:id="162" w:author="Fitzmaurice, Joshua D." w:date="2026-03-02T10:19:00Z" w16du:dateUtc="2026-03-02T15:19:00Z">
          <w:r w:rsidRPr="00B71DCD">
            <w:rPr>
              <w:rStyle w:val="Emphasis"/>
              <w:bCs/>
              <w:i w:val="0"/>
              <w:iCs w:val="0"/>
              <w:noProof/>
              <w:color w:val="auto"/>
              <w:sz w:val="24"/>
              <w:szCs w:val="24"/>
            </w:rPr>
            <w:pict w14:anchorId="15AF25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163" w:author="Fitzmaurice, Joshua D." w:date="2026-03-02T10:19:00Z"/>
      </w:sdtContent>
    </w:sdt>
    <w:customXmlInsRangeEnd w:id="163"/>
    <w:r w:rsidR="009E0CB0" w:rsidRPr="009E0CB0">
      <w:rPr>
        <w:rStyle w:val="Emphasis"/>
        <w:bCs/>
        <w:i w:val="0"/>
        <w:iCs w:val="0"/>
        <w:color w:val="auto"/>
        <w:sz w:val="24"/>
        <w:szCs w:val="24"/>
      </w:rPr>
      <w:t>VA Enterprise CCC Support</w:t>
    </w:r>
  </w:p>
  <w:p w14:paraId="347832D0" w14:textId="26273B7B" w:rsidR="001E4FFE" w:rsidRPr="009E0CB0" w:rsidRDefault="001E4FFE" w:rsidP="001E4FFE">
    <w:pPr>
      <w:pStyle w:val="NoSpacing"/>
      <w:jc w:val="center"/>
      <w:rPr>
        <w:rStyle w:val="Emphasis"/>
        <w:b w:val="0"/>
        <w:bCs/>
        <w:i w:val="0"/>
        <w:iCs w:val="0"/>
        <w:color w:val="auto"/>
      </w:rPr>
    </w:pPr>
    <w:r w:rsidRPr="009E0CB0">
      <w:rPr>
        <w:rStyle w:val="Emphasis"/>
        <w:bCs/>
        <w:i w:val="0"/>
        <w:iCs w:val="0"/>
        <w:color w:val="auto"/>
      </w:rPr>
      <w:t>VA-2</w:t>
    </w:r>
    <w:r w:rsidR="00925E72">
      <w:rPr>
        <w:rStyle w:val="Emphasis"/>
        <w:bCs/>
        <w:i w:val="0"/>
        <w:iCs w:val="0"/>
        <w:color w:val="auto"/>
      </w:rPr>
      <w:t>6</w:t>
    </w:r>
    <w:r w:rsidRPr="009E0CB0">
      <w:rPr>
        <w:rStyle w:val="Emphasis"/>
        <w:bCs/>
        <w:i w:val="0"/>
        <w:iCs w:val="0"/>
        <w:color w:val="auto"/>
      </w:rPr>
      <w:t>-</w:t>
    </w:r>
    <w:r w:rsidR="00925E72">
      <w:rPr>
        <w:rStyle w:val="Emphasis"/>
        <w:bCs/>
        <w:i w:val="0"/>
        <w:iCs w:val="0"/>
        <w:color w:val="auto"/>
      </w:rPr>
      <w:t>TBD</w:t>
    </w:r>
  </w:p>
  <w:p w14:paraId="0DD1A323" w14:textId="5FB217E2" w:rsidR="0087429F" w:rsidRPr="001E4FFE" w:rsidRDefault="0087429F" w:rsidP="001E4F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AE21" w14:textId="77777777" w:rsidR="00B71DCD" w:rsidRDefault="00B71D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95D11"/>
    <w:multiLevelType w:val="hybridMultilevel"/>
    <w:tmpl w:val="47C810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355F5"/>
    <w:multiLevelType w:val="hybridMultilevel"/>
    <w:tmpl w:val="D2CEB4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3C210F0"/>
    <w:multiLevelType w:val="hybridMultilevel"/>
    <w:tmpl w:val="D38A0C5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17A14"/>
    <w:multiLevelType w:val="hybridMultilevel"/>
    <w:tmpl w:val="91F845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B03B53"/>
    <w:multiLevelType w:val="multilevel"/>
    <w:tmpl w:val="0B3EA0B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bCs w:val="0"/>
      </w:rPr>
    </w:lvl>
    <w:lvl w:ilvl="2">
      <w:start w:val="1"/>
      <w:numFmt w:val="upperLetter"/>
      <w:lvlText w:val="%3."/>
      <w:lvlJc w:val="left"/>
      <w:pPr>
        <w:ind w:left="1800" w:hanging="360"/>
      </w:p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8" w15:restartNumberingAfterBreak="0">
    <w:nsid w:val="284C2FE9"/>
    <w:multiLevelType w:val="hybridMultilevel"/>
    <w:tmpl w:val="4F8C14C8"/>
    <w:lvl w:ilvl="0" w:tplc="5832D238">
      <w:start w:val="10"/>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B5D0E43"/>
    <w:multiLevelType w:val="hybridMultilevel"/>
    <w:tmpl w:val="91F8455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9D323D"/>
    <w:multiLevelType w:val="hybridMultilevel"/>
    <w:tmpl w:val="11484D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26" w15:restartNumberingAfterBreak="0">
    <w:nsid w:val="466F4323"/>
    <w:multiLevelType w:val="hybridMultilevel"/>
    <w:tmpl w:val="AC6ACA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9"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2CA2F62"/>
    <w:multiLevelType w:val="hybridMultilevel"/>
    <w:tmpl w:val="F99C861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40" w15:restartNumberingAfterBreak="0">
    <w:nsid w:val="6FEA364C"/>
    <w:multiLevelType w:val="hybridMultilevel"/>
    <w:tmpl w:val="6C5C94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74CE484F"/>
    <w:multiLevelType w:val="multilevel"/>
    <w:tmpl w:val="C85A9ED8"/>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CD66FB6"/>
    <w:multiLevelType w:val="multilevel"/>
    <w:tmpl w:val="6C6E0EE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bCs w:val="0"/>
      </w:rPr>
    </w:lvl>
    <w:lvl w:ilvl="2">
      <w:start w:val="1"/>
      <w:numFmt w:val="upperLetter"/>
      <w:lvlText w:val="%3."/>
      <w:lvlJc w:val="left"/>
      <w:pPr>
        <w:ind w:left="1800" w:hanging="360"/>
      </w:p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44"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39"/>
  </w:num>
  <w:num w:numId="2" w16cid:durableId="127211451">
    <w:abstractNumId w:val="42"/>
  </w:num>
  <w:num w:numId="3" w16cid:durableId="1178694026">
    <w:abstractNumId w:val="19"/>
  </w:num>
  <w:num w:numId="4" w16cid:durableId="1320571593">
    <w:abstractNumId w:val="19"/>
    <w:lvlOverride w:ilvl="0">
      <w:startOverride w:val="1"/>
    </w:lvlOverride>
  </w:num>
  <w:num w:numId="5" w16cid:durableId="2324493">
    <w:abstractNumId w:val="2"/>
  </w:num>
  <w:num w:numId="6" w16cid:durableId="560098551">
    <w:abstractNumId w:val="22"/>
  </w:num>
  <w:num w:numId="7" w16cid:durableId="108281242">
    <w:abstractNumId w:val="5"/>
  </w:num>
  <w:num w:numId="8" w16cid:durableId="1933464554">
    <w:abstractNumId w:val="32"/>
  </w:num>
  <w:num w:numId="9" w16cid:durableId="1454398082">
    <w:abstractNumId w:val="28"/>
  </w:num>
  <w:num w:numId="10" w16cid:durableId="2144885693">
    <w:abstractNumId w:val="15"/>
  </w:num>
  <w:num w:numId="11" w16cid:durableId="978193201">
    <w:abstractNumId w:val="13"/>
  </w:num>
  <w:num w:numId="12" w16cid:durableId="1810970866">
    <w:abstractNumId w:val="12"/>
  </w:num>
  <w:num w:numId="13" w16cid:durableId="94635607">
    <w:abstractNumId w:val="3"/>
  </w:num>
  <w:num w:numId="14" w16cid:durableId="1505515789">
    <w:abstractNumId w:val="46"/>
  </w:num>
  <w:num w:numId="15" w16cid:durableId="756682009">
    <w:abstractNumId w:val="1"/>
  </w:num>
  <w:num w:numId="16" w16cid:durableId="1226452355">
    <w:abstractNumId w:val="41"/>
  </w:num>
  <w:num w:numId="17" w16cid:durableId="131598583">
    <w:abstractNumId w:val="27"/>
  </w:num>
  <w:num w:numId="18" w16cid:durableId="1245722958">
    <w:abstractNumId w:val="24"/>
  </w:num>
  <w:num w:numId="19" w16cid:durableId="23673223">
    <w:abstractNumId w:val="25"/>
  </w:num>
  <w:num w:numId="20" w16cid:durableId="1960647608">
    <w:abstractNumId w:val="7"/>
  </w:num>
  <w:num w:numId="21" w16cid:durableId="1757825941">
    <w:abstractNumId w:val="8"/>
  </w:num>
  <w:num w:numId="22" w16cid:durableId="1149789611">
    <w:abstractNumId w:val="14"/>
  </w:num>
  <w:num w:numId="23" w16cid:durableId="1641878877">
    <w:abstractNumId w:val="16"/>
  </w:num>
  <w:num w:numId="24" w16cid:durableId="709375436">
    <w:abstractNumId w:val="44"/>
  </w:num>
  <w:num w:numId="25" w16cid:durableId="1740247719">
    <w:abstractNumId w:val="29"/>
  </w:num>
  <w:num w:numId="26" w16cid:durableId="1184974445">
    <w:abstractNumId w:val="45"/>
  </w:num>
  <w:num w:numId="27" w16cid:durableId="2026470236">
    <w:abstractNumId w:val="30"/>
  </w:num>
  <w:num w:numId="28" w16cid:durableId="1369527672">
    <w:abstractNumId w:val="37"/>
  </w:num>
  <w:num w:numId="29" w16cid:durableId="859975075">
    <w:abstractNumId w:val="0"/>
  </w:num>
  <w:num w:numId="30" w16cid:durableId="1980109438">
    <w:abstractNumId w:val="6"/>
  </w:num>
  <w:num w:numId="31" w16cid:durableId="270480658">
    <w:abstractNumId w:val="35"/>
  </w:num>
  <w:num w:numId="32" w16cid:durableId="624584562">
    <w:abstractNumId w:val="38"/>
  </w:num>
  <w:num w:numId="33" w16cid:durableId="985742460">
    <w:abstractNumId w:val="33"/>
  </w:num>
  <w:num w:numId="34" w16cid:durableId="450168827">
    <w:abstractNumId w:val="34"/>
  </w:num>
  <w:num w:numId="35" w16cid:durableId="1470393209">
    <w:abstractNumId w:val="31"/>
  </w:num>
  <w:num w:numId="36" w16cid:durableId="1107386869">
    <w:abstractNumId w:val="20"/>
  </w:num>
  <w:num w:numId="37" w16cid:durableId="1135870564">
    <w:abstractNumId w:val="10"/>
  </w:num>
  <w:num w:numId="38" w16cid:durableId="2013095934">
    <w:abstractNumId w:val="43"/>
  </w:num>
  <w:num w:numId="39" w16cid:durableId="455177170">
    <w:abstractNumId w:val="17"/>
  </w:num>
  <w:num w:numId="40" w16cid:durableId="1113329041">
    <w:abstractNumId w:val="18"/>
  </w:num>
  <w:num w:numId="41" w16cid:durableId="1537695639">
    <w:abstractNumId w:val="40"/>
  </w:num>
  <w:num w:numId="42" w16cid:durableId="386756837">
    <w:abstractNumId w:val="23"/>
  </w:num>
  <w:num w:numId="43" w16cid:durableId="1774351069">
    <w:abstractNumId w:val="26"/>
  </w:num>
  <w:num w:numId="44" w16cid:durableId="1249266627">
    <w:abstractNumId w:val="21"/>
  </w:num>
  <w:num w:numId="45" w16cid:durableId="881409128">
    <w:abstractNumId w:val="11"/>
  </w:num>
  <w:num w:numId="46" w16cid:durableId="614753886">
    <w:abstractNumId w:val="36"/>
  </w:num>
  <w:num w:numId="47" w16cid:durableId="2133286751">
    <w:abstractNumId w:val="4"/>
  </w:num>
  <w:num w:numId="48" w16cid:durableId="34156293">
    <w:abstractNumId w:val="9"/>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tzmaurice, Joshua D.">
    <w15:presenceInfo w15:providerId="AD" w15:userId="S::Joshua.Fitzmaurice@va.gov::3c964077-873e-45b0-bffb-10583cc9f7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drawingGridHorizontalSpacing w:val="120"/>
  <w:displayHorizontalDrawingGridEvery w:val="2"/>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E1E"/>
    <w:rsid w:val="0000148E"/>
    <w:rsid w:val="0000225C"/>
    <w:rsid w:val="00002882"/>
    <w:rsid w:val="00002924"/>
    <w:rsid w:val="00002977"/>
    <w:rsid w:val="00004F0E"/>
    <w:rsid w:val="00006BD1"/>
    <w:rsid w:val="00006F97"/>
    <w:rsid w:val="000104AE"/>
    <w:rsid w:val="00011247"/>
    <w:rsid w:val="000127E4"/>
    <w:rsid w:val="00012DD9"/>
    <w:rsid w:val="00012F9A"/>
    <w:rsid w:val="000135D1"/>
    <w:rsid w:val="0001454D"/>
    <w:rsid w:val="000147C6"/>
    <w:rsid w:val="0001671B"/>
    <w:rsid w:val="000167EC"/>
    <w:rsid w:val="00016824"/>
    <w:rsid w:val="00016B61"/>
    <w:rsid w:val="00017459"/>
    <w:rsid w:val="0001754C"/>
    <w:rsid w:val="00020E45"/>
    <w:rsid w:val="00021410"/>
    <w:rsid w:val="0002143C"/>
    <w:rsid w:val="000216E1"/>
    <w:rsid w:val="00021D4A"/>
    <w:rsid w:val="00022561"/>
    <w:rsid w:val="00022E36"/>
    <w:rsid w:val="00025C39"/>
    <w:rsid w:val="00025E35"/>
    <w:rsid w:val="00025EBC"/>
    <w:rsid w:val="00025FBD"/>
    <w:rsid w:val="00026D06"/>
    <w:rsid w:val="000272C3"/>
    <w:rsid w:val="00031146"/>
    <w:rsid w:val="0003134D"/>
    <w:rsid w:val="0003193C"/>
    <w:rsid w:val="00031DE0"/>
    <w:rsid w:val="00034689"/>
    <w:rsid w:val="00034C4E"/>
    <w:rsid w:val="00035445"/>
    <w:rsid w:val="000362AE"/>
    <w:rsid w:val="00036771"/>
    <w:rsid w:val="00036F34"/>
    <w:rsid w:val="0004029F"/>
    <w:rsid w:val="000418C9"/>
    <w:rsid w:val="0004196F"/>
    <w:rsid w:val="00043310"/>
    <w:rsid w:val="0004410D"/>
    <w:rsid w:val="00045892"/>
    <w:rsid w:val="00045BE7"/>
    <w:rsid w:val="0004638E"/>
    <w:rsid w:val="00047094"/>
    <w:rsid w:val="00050925"/>
    <w:rsid w:val="00050E52"/>
    <w:rsid w:val="000521D3"/>
    <w:rsid w:val="00052389"/>
    <w:rsid w:val="00052AE1"/>
    <w:rsid w:val="00053475"/>
    <w:rsid w:val="000535C9"/>
    <w:rsid w:val="000544FD"/>
    <w:rsid w:val="0005460E"/>
    <w:rsid w:val="00054C91"/>
    <w:rsid w:val="00054ECF"/>
    <w:rsid w:val="000551C6"/>
    <w:rsid w:val="000554B4"/>
    <w:rsid w:val="000557E4"/>
    <w:rsid w:val="000561F2"/>
    <w:rsid w:val="00056CD7"/>
    <w:rsid w:val="000570C9"/>
    <w:rsid w:val="00057BB9"/>
    <w:rsid w:val="00060B1F"/>
    <w:rsid w:val="00061C14"/>
    <w:rsid w:val="00063998"/>
    <w:rsid w:val="0006433C"/>
    <w:rsid w:val="00064B16"/>
    <w:rsid w:val="00065C9D"/>
    <w:rsid w:val="00065E92"/>
    <w:rsid w:val="00065EE5"/>
    <w:rsid w:val="0006708A"/>
    <w:rsid w:val="000700BE"/>
    <w:rsid w:val="000703E9"/>
    <w:rsid w:val="00072684"/>
    <w:rsid w:val="00072786"/>
    <w:rsid w:val="00072A71"/>
    <w:rsid w:val="00072A8E"/>
    <w:rsid w:val="00072B0A"/>
    <w:rsid w:val="00073086"/>
    <w:rsid w:val="00073514"/>
    <w:rsid w:val="000745AB"/>
    <w:rsid w:val="00074A80"/>
    <w:rsid w:val="00076C2F"/>
    <w:rsid w:val="0007709C"/>
    <w:rsid w:val="00080D43"/>
    <w:rsid w:val="0008183F"/>
    <w:rsid w:val="00082305"/>
    <w:rsid w:val="000827B2"/>
    <w:rsid w:val="0008284C"/>
    <w:rsid w:val="00087680"/>
    <w:rsid w:val="000900B3"/>
    <w:rsid w:val="00090D98"/>
    <w:rsid w:val="00091C73"/>
    <w:rsid w:val="00091D28"/>
    <w:rsid w:val="0009230E"/>
    <w:rsid w:val="000926B0"/>
    <w:rsid w:val="000928CF"/>
    <w:rsid w:val="00092EF4"/>
    <w:rsid w:val="000942FD"/>
    <w:rsid w:val="00094AFD"/>
    <w:rsid w:val="000950F1"/>
    <w:rsid w:val="00097503"/>
    <w:rsid w:val="00097EA0"/>
    <w:rsid w:val="000A171E"/>
    <w:rsid w:val="000A1EDD"/>
    <w:rsid w:val="000A234E"/>
    <w:rsid w:val="000A324F"/>
    <w:rsid w:val="000A347D"/>
    <w:rsid w:val="000A37B2"/>
    <w:rsid w:val="000A4391"/>
    <w:rsid w:val="000A47FF"/>
    <w:rsid w:val="000A55A1"/>
    <w:rsid w:val="000A5835"/>
    <w:rsid w:val="000A5B07"/>
    <w:rsid w:val="000A772A"/>
    <w:rsid w:val="000A7F9A"/>
    <w:rsid w:val="000B03B5"/>
    <w:rsid w:val="000B04F4"/>
    <w:rsid w:val="000B091A"/>
    <w:rsid w:val="000B0C10"/>
    <w:rsid w:val="000B2501"/>
    <w:rsid w:val="000B3FE6"/>
    <w:rsid w:val="000B5015"/>
    <w:rsid w:val="000B5CF2"/>
    <w:rsid w:val="000B72E2"/>
    <w:rsid w:val="000C100A"/>
    <w:rsid w:val="000C11CF"/>
    <w:rsid w:val="000C1546"/>
    <w:rsid w:val="000C1AC4"/>
    <w:rsid w:val="000C1E45"/>
    <w:rsid w:val="000C23EC"/>
    <w:rsid w:val="000C2E6B"/>
    <w:rsid w:val="000C35F4"/>
    <w:rsid w:val="000C3F7D"/>
    <w:rsid w:val="000C442A"/>
    <w:rsid w:val="000C5060"/>
    <w:rsid w:val="000C528D"/>
    <w:rsid w:val="000C6561"/>
    <w:rsid w:val="000C6F31"/>
    <w:rsid w:val="000D0901"/>
    <w:rsid w:val="000D0ABE"/>
    <w:rsid w:val="000D2460"/>
    <w:rsid w:val="000D26C9"/>
    <w:rsid w:val="000D2807"/>
    <w:rsid w:val="000D3048"/>
    <w:rsid w:val="000D37D1"/>
    <w:rsid w:val="000D3A2A"/>
    <w:rsid w:val="000D4552"/>
    <w:rsid w:val="000D5A21"/>
    <w:rsid w:val="000D5AB7"/>
    <w:rsid w:val="000D6CE4"/>
    <w:rsid w:val="000D763B"/>
    <w:rsid w:val="000D7F14"/>
    <w:rsid w:val="000E01A8"/>
    <w:rsid w:val="000E02BB"/>
    <w:rsid w:val="000E08EA"/>
    <w:rsid w:val="000E0A3D"/>
    <w:rsid w:val="000E225E"/>
    <w:rsid w:val="000E2288"/>
    <w:rsid w:val="000E291C"/>
    <w:rsid w:val="000E2FDE"/>
    <w:rsid w:val="000E3112"/>
    <w:rsid w:val="000E4129"/>
    <w:rsid w:val="000E435C"/>
    <w:rsid w:val="000E57B0"/>
    <w:rsid w:val="000E5B49"/>
    <w:rsid w:val="000E633B"/>
    <w:rsid w:val="000E670D"/>
    <w:rsid w:val="000E7228"/>
    <w:rsid w:val="000E7237"/>
    <w:rsid w:val="000F0120"/>
    <w:rsid w:val="000F0741"/>
    <w:rsid w:val="000F1579"/>
    <w:rsid w:val="000F2D3C"/>
    <w:rsid w:val="000F2D67"/>
    <w:rsid w:val="000F3DC3"/>
    <w:rsid w:val="000F467E"/>
    <w:rsid w:val="000F53CF"/>
    <w:rsid w:val="000F53FA"/>
    <w:rsid w:val="000F5CF2"/>
    <w:rsid w:val="000F5DDA"/>
    <w:rsid w:val="000F6E31"/>
    <w:rsid w:val="00100BF7"/>
    <w:rsid w:val="001012D1"/>
    <w:rsid w:val="00101528"/>
    <w:rsid w:val="00101CE9"/>
    <w:rsid w:val="0010226D"/>
    <w:rsid w:val="001028B3"/>
    <w:rsid w:val="00102A47"/>
    <w:rsid w:val="00103207"/>
    <w:rsid w:val="00103B33"/>
    <w:rsid w:val="00106423"/>
    <w:rsid w:val="0010683B"/>
    <w:rsid w:val="00106926"/>
    <w:rsid w:val="001076A7"/>
    <w:rsid w:val="001077A5"/>
    <w:rsid w:val="001078BA"/>
    <w:rsid w:val="0011119E"/>
    <w:rsid w:val="001113F7"/>
    <w:rsid w:val="00111AE3"/>
    <w:rsid w:val="001135F1"/>
    <w:rsid w:val="00114C74"/>
    <w:rsid w:val="0011709B"/>
    <w:rsid w:val="0011787B"/>
    <w:rsid w:val="00117A17"/>
    <w:rsid w:val="001202E5"/>
    <w:rsid w:val="001204B1"/>
    <w:rsid w:val="00120F2A"/>
    <w:rsid w:val="001211A0"/>
    <w:rsid w:val="00121498"/>
    <w:rsid w:val="001216EA"/>
    <w:rsid w:val="001222FE"/>
    <w:rsid w:val="00122A1F"/>
    <w:rsid w:val="00124D08"/>
    <w:rsid w:val="00124E9D"/>
    <w:rsid w:val="00124FB5"/>
    <w:rsid w:val="00125ADB"/>
    <w:rsid w:val="00125EDD"/>
    <w:rsid w:val="001260DD"/>
    <w:rsid w:val="00126376"/>
    <w:rsid w:val="00127577"/>
    <w:rsid w:val="00127E1D"/>
    <w:rsid w:val="00131303"/>
    <w:rsid w:val="001314B0"/>
    <w:rsid w:val="001320E8"/>
    <w:rsid w:val="0013236E"/>
    <w:rsid w:val="001325B3"/>
    <w:rsid w:val="00133150"/>
    <w:rsid w:val="001336C8"/>
    <w:rsid w:val="00133EA6"/>
    <w:rsid w:val="00134926"/>
    <w:rsid w:val="0013521D"/>
    <w:rsid w:val="00135273"/>
    <w:rsid w:val="00135314"/>
    <w:rsid w:val="00137B61"/>
    <w:rsid w:val="00140B73"/>
    <w:rsid w:val="001416A5"/>
    <w:rsid w:val="0014232C"/>
    <w:rsid w:val="00142EB7"/>
    <w:rsid w:val="00143560"/>
    <w:rsid w:val="00143E8D"/>
    <w:rsid w:val="001464CA"/>
    <w:rsid w:val="0014719D"/>
    <w:rsid w:val="00150C52"/>
    <w:rsid w:val="00151736"/>
    <w:rsid w:val="00152007"/>
    <w:rsid w:val="0015228B"/>
    <w:rsid w:val="001532D8"/>
    <w:rsid w:val="00153A47"/>
    <w:rsid w:val="001543C2"/>
    <w:rsid w:val="001543FC"/>
    <w:rsid w:val="0015605A"/>
    <w:rsid w:val="0015748F"/>
    <w:rsid w:val="00157569"/>
    <w:rsid w:val="00157E6C"/>
    <w:rsid w:val="0016110D"/>
    <w:rsid w:val="00161C01"/>
    <w:rsid w:val="001620F7"/>
    <w:rsid w:val="0016261A"/>
    <w:rsid w:val="00162E65"/>
    <w:rsid w:val="00163F5B"/>
    <w:rsid w:val="001672BD"/>
    <w:rsid w:val="00167310"/>
    <w:rsid w:val="00167988"/>
    <w:rsid w:val="00167D3F"/>
    <w:rsid w:val="001713A7"/>
    <w:rsid w:val="001714D5"/>
    <w:rsid w:val="001717DC"/>
    <w:rsid w:val="00171F26"/>
    <w:rsid w:val="00172853"/>
    <w:rsid w:val="00174654"/>
    <w:rsid w:val="001748B4"/>
    <w:rsid w:val="00175C01"/>
    <w:rsid w:val="001760A7"/>
    <w:rsid w:val="00176A22"/>
    <w:rsid w:val="00176C50"/>
    <w:rsid w:val="00176DC0"/>
    <w:rsid w:val="001771BF"/>
    <w:rsid w:val="00177423"/>
    <w:rsid w:val="001812F4"/>
    <w:rsid w:val="00181DDE"/>
    <w:rsid w:val="001825A3"/>
    <w:rsid w:val="001829ED"/>
    <w:rsid w:val="00183F8F"/>
    <w:rsid w:val="00183FCD"/>
    <w:rsid w:val="0018490D"/>
    <w:rsid w:val="00184DD0"/>
    <w:rsid w:val="00186535"/>
    <w:rsid w:val="00187A0D"/>
    <w:rsid w:val="001908C4"/>
    <w:rsid w:val="00191D3D"/>
    <w:rsid w:val="00192D3B"/>
    <w:rsid w:val="00193A65"/>
    <w:rsid w:val="001941F9"/>
    <w:rsid w:val="00194707"/>
    <w:rsid w:val="00196838"/>
    <w:rsid w:val="001972BF"/>
    <w:rsid w:val="001975AE"/>
    <w:rsid w:val="001A21A3"/>
    <w:rsid w:val="001A237C"/>
    <w:rsid w:val="001A2B93"/>
    <w:rsid w:val="001A3368"/>
    <w:rsid w:val="001A336B"/>
    <w:rsid w:val="001A4555"/>
    <w:rsid w:val="001A4BC3"/>
    <w:rsid w:val="001B01A3"/>
    <w:rsid w:val="001B0B45"/>
    <w:rsid w:val="001B1055"/>
    <w:rsid w:val="001B10B8"/>
    <w:rsid w:val="001B2D75"/>
    <w:rsid w:val="001B2E07"/>
    <w:rsid w:val="001B30A3"/>
    <w:rsid w:val="001B3821"/>
    <w:rsid w:val="001B46EC"/>
    <w:rsid w:val="001B5076"/>
    <w:rsid w:val="001B572F"/>
    <w:rsid w:val="001B593E"/>
    <w:rsid w:val="001B6A0A"/>
    <w:rsid w:val="001C1226"/>
    <w:rsid w:val="001C1B8D"/>
    <w:rsid w:val="001C1DD6"/>
    <w:rsid w:val="001C35D0"/>
    <w:rsid w:val="001C39AF"/>
    <w:rsid w:val="001C4513"/>
    <w:rsid w:val="001C46A0"/>
    <w:rsid w:val="001C4E50"/>
    <w:rsid w:val="001C6966"/>
    <w:rsid w:val="001C6CF9"/>
    <w:rsid w:val="001D0A61"/>
    <w:rsid w:val="001D0A7C"/>
    <w:rsid w:val="001D1727"/>
    <w:rsid w:val="001D1876"/>
    <w:rsid w:val="001D1BC4"/>
    <w:rsid w:val="001D1F93"/>
    <w:rsid w:val="001D2960"/>
    <w:rsid w:val="001D31F2"/>
    <w:rsid w:val="001D366C"/>
    <w:rsid w:val="001D415E"/>
    <w:rsid w:val="001D5698"/>
    <w:rsid w:val="001D599D"/>
    <w:rsid w:val="001D6249"/>
    <w:rsid w:val="001D63ED"/>
    <w:rsid w:val="001D72D5"/>
    <w:rsid w:val="001D7360"/>
    <w:rsid w:val="001D7A4F"/>
    <w:rsid w:val="001E063D"/>
    <w:rsid w:val="001E0AB5"/>
    <w:rsid w:val="001E0BB7"/>
    <w:rsid w:val="001E1C79"/>
    <w:rsid w:val="001E457A"/>
    <w:rsid w:val="001E475E"/>
    <w:rsid w:val="001E48AA"/>
    <w:rsid w:val="001E4BA1"/>
    <w:rsid w:val="001E4E52"/>
    <w:rsid w:val="001E4E8C"/>
    <w:rsid w:val="001E4FFE"/>
    <w:rsid w:val="001E6EDA"/>
    <w:rsid w:val="001E7360"/>
    <w:rsid w:val="001E77C9"/>
    <w:rsid w:val="001E7B34"/>
    <w:rsid w:val="001F0124"/>
    <w:rsid w:val="001F13C1"/>
    <w:rsid w:val="001F2CEA"/>
    <w:rsid w:val="001F34DF"/>
    <w:rsid w:val="001F51E5"/>
    <w:rsid w:val="001F5235"/>
    <w:rsid w:val="001F6AE5"/>
    <w:rsid w:val="001F71E5"/>
    <w:rsid w:val="001F7501"/>
    <w:rsid w:val="001F75EE"/>
    <w:rsid w:val="001F7934"/>
    <w:rsid w:val="002002A3"/>
    <w:rsid w:val="00200A3C"/>
    <w:rsid w:val="00200B54"/>
    <w:rsid w:val="00201C5F"/>
    <w:rsid w:val="002029BB"/>
    <w:rsid w:val="00203D63"/>
    <w:rsid w:val="00204F3D"/>
    <w:rsid w:val="0020523A"/>
    <w:rsid w:val="002106A9"/>
    <w:rsid w:val="00210920"/>
    <w:rsid w:val="00211701"/>
    <w:rsid w:val="00211CF9"/>
    <w:rsid w:val="00212F7E"/>
    <w:rsid w:val="00213389"/>
    <w:rsid w:val="002135FF"/>
    <w:rsid w:val="00213C5C"/>
    <w:rsid w:val="00213CB8"/>
    <w:rsid w:val="002156F1"/>
    <w:rsid w:val="00215F90"/>
    <w:rsid w:val="00217530"/>
    <w:rsid w:val="00217E09"/>
    <w:rsid w:val="002207C7"/>
    <w:rsid w:val="00221647"/>
    <w:rsid w:val="002224F3"/>
    <w:rsid w:val="00222FB1"/>
    <w:rsid w:val="00223238"/>
    <w:rsid w:val="00223362"/>
    <w:rsid w:val="002235F8"/>
    <w:rsid w:val="00224742"/>
    <w:rsid w:val="00226E8C"/>
    <w:rsid w:val="002274BD"/>
    <w:rsid w:val="0023037E"/>
    <w:rsid w:val="00231A59"/>
    <w:rsid w:val="00231C62"/>
    <w:rsid w:val="002325D2"/>
    <w:rsid w:val="00232D16"/>
    <w:rsid w:val="00232EDD"/>
    <w:rsid w:val="00233EBA"/>
    <w:rsid w:val="002355A6"/>
    <w:rsid w:val="00236922"/>
    <w:rsid w:val="002369E0"/>
    <w:rsid w:val="002370CD"/>
    <w:rsid w:val="00237E62"/>
    <w:rsid w:val="002401F6"/>
    <w:rsid w:val="00241C22"/>
    <w:rsid w:val="00242104"/>
    <w:rsid w:val="00242213"/>
    <w:rsid w:val="00243217"/>
    <w:rsid w:val="0024335C"/>
    <w:rsid w:val="00243510"/>
    <w:rsid w:val="002436CC"/>
    <w:rsid w:val="002436E9"/>
    <w:rsid w:val="00244ACD"/>
    <w:rsid w:val="00245626"/>
    <w:rsid w:val="00246081"/>
    <w:rsid w:val="002464BD"/>
    <w:rsid w:val="002466B0"/>
    <w:rsid w:val="00247972"/>
    <w:rsid w:val="002507DE"/>
    <w:rsid w:val="002514C3"/>
    <w:rsid w:val="0025150F"/>
    <w:rsid w:val="00252EAB"/>
    <w:rsid w:val="00254BB1"/>
    <w:rsid w:val="00254C1E"/>
    <w:rsid w:val="00254C49"/>
    <w:rsid w:val="002556D6"/>
    <w:rsid w:val="0025614F"/>
    <w:rsid w:val="00256292"/>
    <w:rsid w:val="0025672C"/>
    <w:rsid w:val="00256A51"/>
    <w:rsid w:val="0025733E"/>
    <w:rsid w:val="00260137"/>
    <w:rsid w:val="00260EFC"/>
    <w:rsid w:val="00261DE0"/>
    <w:rsid w:val="002625EE"/>
    <w:rsid w:val="00262E8E"/>
    <w:rsid w:val="002643BD"/>
    <w:rsid w:val="0026446A"/>
    <w:rsid w:val="0026632A"/>
    <w:rsid w:val="00266C42"/>
    <w:rsid w:val="00267336"/>
    <w:rsid w:val="002675B7"/>
    <w:rsid w:val="00270433"/>
    <w:rsid w:val="0027242A"/>
    <w:rsid w:val="002728A7"/>
    <w:rsid w:val="0027321B"/>
    <w:rsid w:val="002732FC"/>
    <w:rsid w:val="002734FD"/>
    <w:rsid w:val="002742E9"/>
    <w:rsid w:val="00274BFC"/>
    <w:rsid w:val="00274DD8"/>
    <w:rsid w:val="00275426"/>
    <w:rsid w:val="00275EA0"/>
    <w:rsid w:val="00276C6E"/>
    <w:rsid w:val="00277CE0"/>
    <w:rsid w:val="00280662"/>
    <w:rsid w:val="00280802"/>
    <w:rsid w:val="00280C87"/>
    <w:rsid w:val="00280F47"/>
    <w:rsid w:val="002813E4"/>
    <w:rsid w:val="0028194F"/>
    <w:rsid w:val="00282E85"/>
    <w:rsid w:val="00283FFC"/>
    <w:rsid w:val="00284E15"/>
    <w:rsid w:val="00285D8A"/>
    <w:rsid w:val="002876EE"/>
    <w:rsid w:val="0029116A"/>
    <w:rsid w:val="00291A2C"/>
    <w:rsid w:val="00291A93"/>
    <w:rsid w:val="00293303"/>
    <w:rsid w:val="0029458D"/>
    <w:rsid w:val="00296077"/>
    <w:rsid w:val="00296556"/>
    <w:rsid w:val="00296BAF"/>
    <w:rsid w:val="00297384"/>
    <w:rsid w:val="0029752F"/>
    <w:rsid w:val="00297637"/>
    <w:rsid w:val="002A13DD"/>
    <w:rsid w:val="002A28AC"/>
    <w:rsid w:val="002A2ACA"/>
    <w:rsid w:val="002A36D3"/>
    <w:rsid w:val="002A3C8F"/>
    <w:rsid w:val="002A40FB"/>
    <w:rsid w:val="002A426C"/>
    <w:rsid w:val="002A497A"/>
    <w:rsid w:val="002A68EE"/>
    <w:rsid w:val="002A6E4F"/>
    <w:rsid w:val="002A75F6"/>
    <w:rsid w:val="002B0294"/>
    <w:rsid w:val="002B10D6"/>
    <w:rsid w:val="002B16EA"/>
    <w:rsid w:val="002B1AF8"/>
    <w:rsid w:val="002B1BFD"/>
    <w:rsid w:val="002B233D"/>
    <w:rsid w:val="002B2BCF"/>
    <w:rsid w:val="002B3411"/>
    <w:rsid w:val="002B3DB9"/>
    <w:rsid w:val="002B4147"/>
    <w:rsid w:val="002C235A"/>
    <w:rsid w:val="002C287C"/>
    <w:rsid w:val="002C3496"/>
    <w:rsid w:val="002C38E3"/>
    <w:rsid w:val="002C4C64"/>
    <w:rsid w:val="002C588C"/>
    <w:rsid w:val="002C5981"/>
    <w:rsid w:val="002C604D"/>
    <w:rsid w:val="002C6942"/>
    <w:rsid w:val="002C6C49"/>
    <w:rsid w:val="002C6F5F"/>
    <w:rsid w:val="002D0BED"/>
    <w:rsid w:val="002D3009"/>
    <w:rsid w:val="002D42CE"/>
    <w:rsid w:val="002D42D5"/>
    <w:rsid w:val="002D61A4"/>
    <w:rsid w:val="002D6C38"/>
    <w:rsid w:val="002E0582"/>
    <w:rsid w:val="002E0B1A"/>
    <w:rsid w:val="002E1C07"/>
    <w:rsid w:val="002E25E9"/>
    <w:rsid w:val="002E33C2"/>
    <w:rsid w:val="002E3894"/>
    <w:rsid w:val="002E4291"/>
    <w:rsid w:val="002E479C"/>
    <w:rsid w:val="002E6032"/>
    <w:rsid w:val="002E6C17"/>
    <w:rsid w:val="002E7F2D"/>
    <w:rsid w:val="002F0ABA"/>
    <w:rsid w:val="002F1182"/>
    <w:rsid w:val="002F15BA"/>
    <w:rsid w:val="002F2A53"/>
    <w:rsid w:val="002F2B18"/>
    <w:rsid w:val="002F2C1B"/>
    <w:rsid w:val="002F3892"/>
    <w:rsid w:val="002F3D49"/>
    <w:rsid w:val="002F475A"/>
    <w:rsid w:val="002F4A2C"/>
    <w:rsid w:val="002F6178"/>
    <w:rsid w:val="002F6DB1"/>
    <w:rsid w:val="002F756F"/>
    <w:rsid w:val="002F7617"/>
    <w:rsid w:val="002F761B"/>
    <w:rsid w:val="002F78DB"/>
    <w:rsid w:val="003003BF"/>
    <w:rsid w:val="0030047F"/>
    <w:rsid w:val="00301819"/>
    <w:rsid w:val="00301B0B"/>
    <w:rsid w:val="00301D81"/>
    <w:rsid w:val="0030253C"/>
    <w:rsid w:val="0030287F"/>
    <w:rsid w:val="00302D11"/>
    <w:rsid w:val="00304259"/>
    <w:rsid w:val="0030474A"/>
    <w:rsid w:val="00304DCE"/>
    <w:rsid w:val="0030532B"/>
    <w:rsid w:val="0030629E"/>
    <w:rsid w:val="003065CD"/>
    <w:rsid w:val="00307038"/>
    <w:rsid w:val="00307CB6"/>
    <w:rsid w:val="00307EB0"/>
    <w:rsid w:val="00310990"/>
    <w:rsid w:val="00311748"/>
    <w:rsid w:val="00314575"/>
    <w:rsid w:val="00314DF6"/>
    <w:rsid w:val="003161FA"/>
    <w:rsid w:val="00317335"/>
    <w:rsid w:val="00317810"/>
    <w:rsid w:val="00317B1A"/>
    <w:rsid w:val="00320077"/>
    <w:rsid w:val="00322485"/>
    <w:rsid w:val="00323406"/>
    <w:rsid w:val="0032381A"/>
    <w:rsid w:val="00323963"/>
    <w:rsid w:val="0032515A"/>
    <w:rsid w:val="00325BA3"/>
    <w:rsid w:val="00326A12"/>
    <w:rsid w:val="00326C35"/>
    <w:rsid w:val="00330220"/>
    <w:rsid w:val="00330317"/>
    <w:rsid w:val="00331E13"/>
    <w:rsid w:val="00333074"/>
    <w:rsid w:val="0033466D"/>
    <w:rsid w:val="003346E5"/>
    <w:rsid w:val="00334D6D"/>
    <w:rsid w:val="003351D5"/>
    <w:rsid w:val="003356CE"/>
    <w:rsid w:val="0033689D"/>
    <w:rsid w:val="003412A7"/>
    <w:rsid w:val="00342157"/>
    <w:rsid w:val="0034240B"/>
    <w:rsid w:val="0034331D"/>
    <w:rsid w:val="00343914"/>
    <w:rsid w:val="003440A6"/>
    <w:rsid w:val="00344BCC"/>
    <w:rsid w:val="00345C4F"/>
    <w:rsid w:val="00346D49"/>
    <w:rsid w:val="00351164"/>
    <w:rsid w:val="003527E6"/>
    <w:rsid w:val="003529F5"/>
    <w:rsid w:val="00352DEB"/>
    <w:rsid w:val="00352DFE"/>
    <w:rsid w:val="003531A9"/>
    <w:rsid w:val="00353917"/>
    <w:rsid w:val="00354495"/>
    <w:rsid w:val="00354FC7"/>
    <w:rsid w:val="00355857"/>
    <w:rsid w:val="00356DCB"/>
    <w:rsid w:val="003575EA"/>
    <w:rsid w:val="00357AE9"/>
    <w:rsid w:val="00357D3F"/>
    <w:rsid w:val="0036052E"/>
    <w:rsid w:val="003618C6"/>
    <w:rsid w:val="00362084"/>
    <w:rsid w:val="003633EC"/>
    <w:rsid w:val="003641AE"/>
    <w:rsid w:val="003641DC"/>
    <w:rsid w:val="0036422F"/>
    <w:rsid w:val="00364C4C"/>
    <w:rsid w:val="003656E6"/>
    <w:rsid w:val="00365D77"/>
    <w:rsid w:val="003675B1"/>
    <w:rsid w:val="00367FD8"/>
    <w:rsid w:val="0037024E"/>
    <w:rsid w:val="00370AC5"/>
    <w:rsid w:val="0037295F"/>
    <w:rsid w:val="003731BB"/>
    <w:rsid w:val="003744E7"/>
    <w:rsid w:val="00374E31"/>
    <w:rsid w:val="00374EF3"/>
    <w:rsid w:val="00376392"/>
    <w:rsid w:val="003801AF"/>
    <w:rsid w:val="003802F1"/>
    <w:rsid w:val="00380B76"/>
    <w:rsid w:val="00380E5C"/>
    <w:rsid w:val="00381D48"/>
    <w:rsid w:val="00382362"/>
    <w:rsid w:val="003832BC"/>
    <w:rsid w:val="003834ED"/>
    <w:rsid w:val="00383553"/>
    <w:rsid w:val="00383D72"/>
    <w:rsid w:val="0038416F"/>
    <w:rsid w:val="003862DE"/>
    <w:rsid w:val="003864AE"/>
    <w:rsid w:val="003908B8"/>
    <w:rsid w:val="00390999"/>
    <w:rsid w:val="003913E3"/>
    <w:rsid w:val="003919F2"/>
    <w:rsid w:val="0039224E"/>
    <w:rsid w:val="00392C8E"/>
    <w:rsid w:val="0039570F"/>
    <w:rsid w:val="00396F8F"/>
    <w:rsid w:val="003A03FF"/>
    <w:rsid w:val="003A133E"/>
    <w:rsid w:val="003A45EE"/>
    <w:rsid w:val="003A5863"/>
    <w:rsid w:val="003A6326"/>
    <w:rsid w:val="003A6605"/>
    <w:rsid w:val="003B04CD"/>
    <w:rsid w:val="003B04FC"/>
    <w:rsid w:val="003B164A"/>
    <w:rsid w:val="003B17AC"/>
    <w:rsid w:val="003B2256"/>
    <w:rsid w:val="003B24F7"/>
    <w:rsid w:val="003B31D6"/>
    <w:rsid w:val="003B3204"/>
    <w:rsid w:val="003B32CC"/>
    <w:rsid w:val="003B3588"/>
    <w:rsid w:val="003B53A0"/>
    <w:rsid w:val="003B549F"/>
    <w:rsid w:val="003B64C5"/>
    <w:rsid w:val="003B6BA0"/>
    <w:rsid w:val="003B7142"/>
    <w:rsid w:val="003B772F"/>
    <w:rsid w:val="003B7B82"/>
    <w:rsid w:val="003B7C7A"/>
    <w:rsid w:val="003C04AC"/>
    <w:rsid w:val="003C0B77"/>
    <w:rsid w:val="003C1E59"/>
    <w:rsid w:val="003C20CC"/>
    <w:rsid w:val="003C37C1"/>
    <w:rsid w:val="003C3D92"/>
    <w:rsid w:val="003C4C26"/>
    <w:rsid w:val="003C5352"/>
    <w:rsid w:val="003C742D"/>
    <w:rsid w:val="003C774E"/>
    <w:rsid w:val="003D46D3"/>
    <w:rsid w:val="003D48BC"/>
    <w:rsid w:val="003D4D7A"/>
    <w:rsid w:val="003D523C"/>
    <w:rsid w:val="003D5960"/>
    <w:rsid w:val="003E022B"/>
    <w:rsid w:val="003E168C"/>
    <w:rsid w:val="003E1757"/>
    <w:rsid w:val="003E2162"/>
    <w:rsid w:val="003E2790"/>
    <w:rsid w:val="003E2807"/>
    <w:rsid w:val="003E2895"/>
    <w:rsid w:val="003E28FA"/>
    <w:rsid w:val="003E36ED"/>
    <w:rsid w:val="003E3D04"/>
    <w:rsid w:val="003E6598"/>
    <w:rsid w:val="003E6DD4"/>
    <w:rsid w:val="003F0570"/>
    <w:rsid w:val="003F13D3"/>
    <w:rsid w:val="003F16D6"/>
    <w:rsid w:val="003F2188"/>
    <w:rsid w:val="003F2F82"/>
    <w:rsid w:val="003F3631"/>
    <w:rsid w:val="003F47F9"/>
    <w:rsid w:val="003F7728"/>
    <w:rsid w:val="003F7F1B"/>
    <w:rsid w:val="00400D2E"/>
    <w:rsid w:val="004012F9"/>
    <w:rsid w:val="00401F3D"/>
    <w:rsid w:val="00402721"/>
    <w:rsid w:val="0040290E"/>
    <w:rsid w:val="00402D20"/>
    <w:rsid w:val="00402FD8"/>
    <w:rsid w:val="00404188"/>
    <w:rsid w:val="004045FB"/>
    <w:rsid w:val="0040588C"/>
    <w:rsid w:val="00405A76"/>
    <w:rsid w:val="00407349"/>
    <w:rsid w:val="00407D46"/>
    <w:rsid w:val="00410271"/>
    <w:rsid w:val="0041086F"/>
    <w:rsid w:val="00411B5E"/>
    <w:rsid w:val="004123FD"/>
    <w:rsid w:val="00412C12"/>
    <w:rsid w:val="00412C67"/>
    <w:rsid w:val="00413667"/>
    <w:rsid w:val="00413711"/>
    <w:rsid w:val="00413819"/>
    <w:rsid w:val="00413E66"/>
    <w:rsid w:val="0041568B"/>
    <w:rsid w:val="0041710A"/>
    <w:rsid w:val="0041753D"/>
    <w:rsid w:val="00417CB1"/>
    <w:rsid w:val="0042014E"/>
    <w:rsid w:val="004202A7"/>
    <w:rsid w:val="00420826"/>
    <w:rsid w:val="00420DE4"/>
    <w:rsid w:val="00420FB3"/>
    <w:rsid w:val="00421C63"/>
    <w:rsid w:val="00421F00"/>
    <w:rsid w:val="00425A0C"/>
    <w:rsid w:val="00425B33"/>
    <w:rsid w:val="00426615"/>
    <w:rsid w:val="00426D84"/>
    <w:rsid w:val="0042789A"/>
    <w:rsid w:val="004304EF"/>
    <w:rsid w:val="00431113"/>
    <w:rsid w:val="00431386"/>
    <w:rsid w:val="004318CA"/>
    <w:rsid w:val="00431DD5"/>
    <w:rsid w:val="004325F4"/>
    <w:rsid w:val="00432F12"/>
    <w:rsid w:val="00433606"/>
    <w:rsid w:val="00433F37"/>
    <w:rsid w:val="00435D63"/>
    <w:rsid w:val="00436249"/>
    <w:rsid w:val="00440B0C"/>
    <w:rsid w:val="00440D18"/>
    <w:rsid w:val="004426DF"/>
    <w:rsid w:val="0044308C"/>
    <w:rsid w:val="00443553"/>
    <w:rsid w:val="00445DA6"/>
    <w:rsid w:val="00446192"/>
    <w:rsid w:val="0044680A"/>
    <w:rsid w:val="0044722E"/>
    <w:rsid w:val="00447333"/>
    <w:rsid w:val="00447539"/>
    <w:rsid w:val="00447BB1"/>
    <w:rsid w:val="00447ED6"/>
    <w:rsid w:val="00447FC3"/>
    <w:rsid w:val="00450670"/>
    <w:rsid w:val="00451176"/>
    <w:rsid w:val="004527FB"/>
    <w:rsid w:val="0045333E"/>
    <w:rsid w:val="00453BB9"/>
    <w:rsid w:val="00454157"/>
    <w:rsid w:val="004543FA"/>
    <w:rsid w:val="004544FB"/>
    <w:rsid w:val="00454E9E"/>
    <w:rsid w:val="00455822"/>
    <w:rsid w:val="00455A9D"/>
    <w:rsid w:val="00455EAE"/>
    <w:rsid w:val="004564E8"/>
    <w:rsid w:val="004564F1"/>
    <w:rsid w:val="0045668A"/>
    <w:rsid w:val="00457CF8"/>
    <w:rsid w:val="00460497"/>
    <w:rsid w:val="00460969"/>
    <w:rsid w:val="004609BA"/>
    <w:rsid w:val="00460AE6"/>
    <w:rsid w:val="00460C11"/>
    <w:rsid w:val="00462DA3"/>
    <w:rsid w:val="00463A61"/>
    <w:rsid w:val="00464E70"/>
    <w:rsid w:val="00465DE0"/>
    <w:rsid w:val="00466780"/>
    <w:rsid w:val="00466EE8"/>
    <w:rsid w:val="00466F1D"/>
    <w:rsid w:val="00470BC8"/>
    <w:rsid w:val="00470DE5"/>
    <w:rsid w:val="0047106F"/>
    <w:rsid w:val="004726D4"/>
    <w:rsid w:val="00472AEE"/>
    <w:rsid w:val="00473565"/>
    <w:rsid w:val="004746FB"/>
    <w:rsid w:val="0047672B"/>
    <w:rsid w:val="00477871"/>
    <w:rsid w:val="00480869"/>
    <w:rsid w:val="00480D9D"/>
    <w:rsid w:val="00480EE9"/>
    <w:rsid w:val="00481963"/>
    <w:rsid w:val="00481989"/>
    <w:rsid w:val="004819F0"/>
    <w:rsid w:val="00481BEE"/>
    <w:rsid w:val="00481CA4"/>
    <w:rsid w:val="00482D14"/>
    <w:rsid w:val="00482F9E"/>
    <w:rsid w:val="00483478"/>
    <w:rsid w:val="0048467C"/>
    <w:rsid w:val="00484A26"/>
    <w:rsid w:val="00485AB1"/>
    <w:rsid w:val="004860AD"/>
    <w:rsid w:val="00486405"/>
    <w:rsid w:val="0048780B"/>
    <w:rsid w:val="00491628"/>
    <w:rsid w:val="00491EAE"/>
    <w:rsid w:val="00493DEA"/>
    <w:rsid w:val="00494D18"/>
    <w:rsid w:val="0049700C"/>
    <w:rsid w:val="0049775A"/>
    <w:rsid w:val="004A03DA"/>
    <w:rsid w:val="004A2D4C"/>
    <w:rsid w:val="004A4CF3"/>
    <w:rsid w:val="004A4D11"/>
    <w:rsid w:val="004A4E5A"/>
    <w:rsid w:val="004A51F7"/>
    <w:rsid w:val="004A656F"/>
    <w:rsid w:val="004A6924"/>
    <w:rsid w:val="004A6A12"/>
    <w:rsid w:val="004A7D31"/>
    <w:rsid w:val="004B0741"/>
    <w:rsid w:val="004B0EE7"/>
    <w:rsid w:val="004B1B46"/>
    <w:rsid w:val="004B2482"/>
    <w:rsid w:val="004B2C2C"/>
    <w:rsid w:val="004B2F76"/>
    <w:rsid w:val="004B66A7"/>
    <w:rsid w:val="004C0C29"/>
    <w:rsid w:val="004C1804"/>
    <w:rsid w:val="004C1F42"/>
    <w:rsid w:val="004C38DA"/>
    <w:rsid w:val="004C4A91"/>
    <w:rsid w:val="004C4E5A"/>
    <w:rsid w:val="004C4FE5"/>
    <w:rsid w:val="004C5C19"/>
    <w:rsid w:val="004C6B74"/>
    <w:rsid w:val="004C738E"/>
    <w:rsid w:val="004D0DD0"/>
    <w:rsid w:val="004D10E6"/>
    <w:rsid w:val="004D3002"/>
    <w:rsid w:val="004D454A"/>
    <w:rsid w:val="004D457E"/>
    <w:rsid w:val="004D4B7C"/>
    <w:rsid w:val="004D6C55"/>
    <w:rsid w:val="004D6F78"/>
    <w:rsid w:val="004E1B8F"/>
    <w:rsid w:val="004E25B9"/>
    <w:rsid w:val="004E2A60"/>
    <w:rsid w:val="004E2AAD"/>
    <w:rsid w:val="004E3D4E"/>
    <w:rsid w:val="004E4183"/>
    <w:rsid w:val="004E4586"/>
    <w:rsid w:val="004E4E35"/>
    <w:rsid w:val="004E5BD3"/>
    <w:rsid w:val="004E5DF1"/>
    <w:rsid w:val="004E7485"/>
    <w:rsid w:val="004E7EB7"/>
    <w:rsid w:val="004F098E"/>
    <w:rsid w:val="004F13F0"/>
    <w:rsid w:val="004F1590"/>
    <w:rsid w:val="004F1BC0"/>
    <w:rsid w:val="004F1BE0"/>
    <w:rsid w:val="004F1DB9"/>
    <w:rsid w:val="004F222E"/>
    <w:rsid w:val="004F32A0"/>
    <w:rsid w:val="004F377C"/>
    <w:rsid w:val="004F42BC"/>
    <w:rsid w:val="004F4FAF"/>
    <w:rsid w:val="004F6BB0"/>
    <w:rsid w:val="004F7299"/>
    <w:rsid w:val="00500ABF"/>
    <w:rsid w:val="00500C0E"/>
    <w:rsid w:val="00501098"/>
    <w:rsid w:val="00502024"/>
    <w:rsid w:val="0050315E"/>
    <w:rsid w:val="00503F9A"/>
    <w:rsid w:val="0050495C"/>
    <w:rsid w:val="005069AC"/>
    <w:rsid w:val="00506FE9"/>
    <w:rsid w:val="00507411"/>
    <w:rsid w:val="00507681"/>
    <w:rsid w:val="00510EFD"/>
    <w:rsid w:val="00512252"/>
    <w:rsid w:val="00513342"/>
    <w:rsid w:val="0051417A"/>
    <w:rsid w:val="0051461E"/>
    <w:rsid w:val="0051469E"/>
    <w:rsid w:val="005167C1"/>
    <w:rsid w:val="00516BC4"/>
    <w:rsid w:val="005170BB"/>
    <w:rsid w:val="00517823"/>
    <w:rsid w:val="00521A8D"/>
    <w:rsid w:val="00521E9C"/>
    <w:rsid w:val="005222D6"/>
    <w:rsid w:val="005240F5"/>
    <w:rsid w:val="005242AC"/>
    <w:rsid w:val="005243BB"/>
    <w:rsid w:val="0052448F"/>
    <w:rsid w:val="0052459C"/>
    <w:rsid w:val="00524710"/>
    <w:rsid w:val="00525DF0"/>
    <w:rsid w:val="00526990"/>
    <w:rsid w:val="00526AB8"/>
    <w:rsid w:val="005272D6"/>
    <w:rsid w:val="005274EF"/>
    <w:rsid w:val="00531012"/>
    <w:rsid w:val="005315A5"/>
    <w:rsid w:val="005317CA"/>
    <w:rsid w:val="00531EC6"/>
    <w:rsid w:val="0053256A"/>
    <w:rsid w:val="00532787"/>
    <w:rsid w:val="0053362C"/>
    <w:rsid w:val="00533B82"/>
    <w:rsid w:val="00533E63"/>
    <w:rsid w:val="00534E33"/>
    <w:rsid w:val="0053531C"/>
    <w:rsid w:val="0053563B"/>
    <w:rsid w:val="00535C5B"/>
    <w:rsid w:val="0053645A"/>
    <w:rsid w:val="005368BE"/>
    <w:rsid w:val="005369A6"/>
    <w:rsid w:val="00537B79"/>
    <w:rsid w:val="00537B93"/>
    <w:rsid w:val="00537DE0"/>
    <w:rsid w:val="00541622"/>
    <w:rsid w:val="00541762"/>
    <w:rsid w:val="00541DD8"/>
    <w:rsid w:val="005420AE"/>
    <w:rsid w:val="00542646"/>
    <w:rsid w:val="005427E7"/>
    <w:rsid w:val="00542982"/>
    <w:rsid w:val="00542B64"/>
    <w:rsid w:val="005439C3"/>
    <w:rsid w:val="00544F5E"/>
    <w:rsid w:val="00545646"/>
    <w:rsid w:val="00545D7A"/>
    <w:rsid w:val="00545E9F"/>
    <w:rsid w:val="00546D4D"/>
    <w:rsid w:val="00546E34"/>
    <w:rsid w:val="00546F24"/>
    <w:rsid w:val="005500D0"/>
    <w:rsid w:val="00550ADB"/>
    <w:rsid w:val="00552D4C"/>
    <w:rsid w:val="005537E7"/>
    <w:rsid w:val="00555E13"/>
    <w:rsid w:val="00557003"/>
    <w:rsid w:val="00557A75"/>
    <w:rsid w:val="00557C6A"/>
    <w:rsid w:val="005601E1"/>
    <w:rsid w:val="00561567"/>
    <w:rsid w:val="00561FED"/>
    <w:rsid w:val="0056264B"/>
    <w:rsid w:val="00562A88"/>
    <w:rsid w:val="00564AD0"/>
    <w:rsid w:val="005658CA"/>
    <w:rsid w:val="00567271"/>
    <w:rsid w:val="00567582"/>
    <w:rsid w:val="0056787A"/>
    <w:rsid w:val="005702A9"/>
    <w:rsid w:val="00570323"/>
    <w:rsid w:val="005704EA"/>
    <w:rsid w:val="00570FA4"/>
    <w:rsid w:val="00572731"/>
    <w:rsid w:val="005728C8"/>
    <w:rsid w:val="00572A4B"/>
    <w:rsid w:val="00573819"/>
    <w:rsid w:val="005742E0"/>
    <w:rsid w:val="00574CC9"/>
    <w:rsid w:val="00574D0B"/>
    <w:rsid w:val="00574E06"/>
    <w:rsid w:val="00575476"/>
    <w:rsid w:val="00575667"/>
    <w:rsid w:val="00575D9F"/>
    <w:rsid w:val="00576003"/>
    <w:rsid w:val="00576605"/>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A69"/>
    <w:rsid w:val="00585CCB"/>
    <w:rsid w:val="00586085"/>
    <w:rsid w:val="00586CA4"/>
    <w:rsid w:val="00587B6D"/>
    <w:rsid w:val="00590288"/>
    <w:rsid w:val="00590D00"/>
    <w:rsid w:val="005914DB"/>
    <w:rsid w:val="005919D1"/>
    <w:rsid w:val="00592BA1"/>
    <w:rsid w:val="005931CC"/>
    <w:rsid w:val="00594189"/>
    <w:rsid w:val="00594992"/>
    <w:rsid w:val="00594FA9"/>
    <w:rsid w:val="00595CE5"/>
    <w:rsid w:val="00596D2A"/>
    <w:rsid w:val="0059713D"/>
    <w:rsid w:val="005A027C"/>
    <w:rsid w:val="005A18A0"/>
    <w:rsid w:val="005A1B57"/>
    <w:rsid w:val="005A2B3F"/>
    <w:rsid w:val="005A2B64"/>
    <w:rsid w:val="005A5C8B"/>
    <w:rsid w:val="005A67CB"/>
    <w:rsid w:val="005A6CF1"/>
    <w:rsid w:val="005A767E"/>
    <w:rsid w:val="005A7B06"/>
    <w:rsid w:val="005B072F"/>
    <w:rsid w:val="005B08F5"/>
    <w:rsid w:val="005B199E"/>
    <w:rsid w:val="005B1DF7"/>
    <w:rsid w:val="005B210B"/>
    <w:rsid w:val="005B2C8A"/>
    <w:rsid w:val="005B332A"/>
    <w:rsid w:val="005B33FD"/>
    <w:rsid w:val="005B3FD4"/>
    <w:rsid w:val="005B4D82"/>
    <w:rsid w:val="005B4FBB"/>
    <w:rsid w:val="005B6966"/>
    <w:rsid w:val="005B6C62"/>
    <w:rsid w:val="005B7A33"/>
    <w:rsid w:val="005C00B6"/>
    <w:rsid w:val="005C1A6A"/>
    <w:rsid w:val="005C1FAC"/>
    <w:rsid w:val="005C24BE"/>
    <w:rsid w:val="005C25B1"/>
    <w:rsid w:val="005C361D"/>
    <w:rsid w:val="005C5266"/>
    <w:rsid w:val="005C5465"/>
    <w:rsid w:val="005C55EB"/>
    <w:rsid w:val="005C57C6"/>
    <w:rsid w:val="005C6D4A"/>
    <w:rsid w:val="005C6E7C"/>
    <w:rsid w:val="005C6F7E"/>
    <w:rsid w:val="005C744C"/>
    <w:rsid w:val="005C7732"/>
    <w:rsid w:val="005D2563"/>
    <w:rsid w:val="005D26C6"/>
    <w:rsid w:val="005D29A2"/>
    <w:rsid w:val="005D2C27"/>
    <w:rsid w:val="005D3722"/>
    <w:rsid w:val="005D3956"/>
    <w:rsid w:val="005D468D"/>
    <w:rsid w:val="005D5F36"/>
    <w:rsid w:val="005D6B7F"/>
    <w:rsid w:val="005D6D9F"/>
    <w:rsid w:val="005D6F04"/>
    <w:rsid w:val="005D70F8"/>
    <w:rsid w:val="005D76A3"/>
    <w:rsid w:val="005E205D"/>
    <w:rsid w:val="005E2D45"/>
    <w:rsid w:val="005E3599"/>
    <w:rsid w:val="005E3D26"/>
    <w:rsid w:val="005E4499"/>
    <w:rsid w:val="005E5205"/>
    <w:rsid w:val="005E5339"/>
    <w:rsid w:val="005E5B2F"/>
    <w:rsid w:val="005E63A2"/>
    <w:rsid w:val="005E6C81"/>
    <w:rsid w:val="005F134A"/>
    <w:rsid w:val="005F2175"/>
    <w:rsid w:val="005F2CEF"/>
    <w:rsid w:val="005F355A"/>
    <w:rsid w:val="005F36D4"/>
    <w:rsid w:val="005F37DB"/>
    <w:rsid w:val="005F570D"/>
    <w:rsid w:val="005F5BF0"/>
    <w:rsid w:val="005F5DDB"/>
    <w:rsid w:val="005F5E28"/>
    <w:rsid w:val="005F6095"/>
    <w:rsid w:val="005F6522"/>
    <w:rsid w:val="005F67D6"/>
    <w:rsid w:val="005F6817"/>
    <w:rsid w:val="005F765B"/>
    <w:rsid w:val="005F770A"/>
    <w:rsid w:val="00600897"/>
    <w:rsid w:val="00600DD9"/>
    <w:rsid w:val="00602C05"/>
    <w:rsid w:val="00603067"/>
    <w:rsid w:val="0060308A"/>
    <w:rsid w:val="00603B54"/>
    <w:rsid w:val="00604583"/>
    <w:rsid w:val="00604D29"/>
    <w:rsid w:val="00604DAF"/>
    <w:rsid w:val="00605ED5"/>
    <w:rsid w:val="006100A9"/>
    <w:rsid w:val="006108F0"/>
    <w:rsid w:val="00615641"/>
    <w:rsid w:val="0061568F"/>
    <w:rsid w:val="00615CE4"/>
    <w:rsid w:val="00616017"/>
    <w:rsid w:val="00616993"/>
    <w:rsid w:val="006175BD"/>
    <w:rsid w:val="00617FE9"/>
    <w:rsid w:val="00620465"/>
    <w:rsid w:val="006225C9"/>
    <w:rsid w:val="00623E37"/>
    <w:rsid w:val="00624717"/>
    <w:rsid w:val="00625AF5"/>
    <w:rsid w:val="00625C1A"/>
    <w:rsid w:val="00625D2B"/>
    <w:rsid w:val="00626100"/>
    <w:rsid w:val="006261D4"/>
    <w:rsid w:val="006306D8"/>
    <w:rsid w:val="00630FB8"/>
    <w:rsid w:val="00631251"/>
    <w:rsid w:val="0063317C"/>
    <w:rsid w:val="006340B1"/>
    <w:rsid w:val="006345E1"/>
    <w:rsid w:val="00635386"/>
    <w:rsid w:val="00636DAD"/>
    <w:rsid w:val="00636FEB"/>
    <w:rsid w:val="00637633"/>
    <w:rsid w:val="0063763B"/>
    <w:rsid w:val="006377FF"/>
    <w:rsid w:val="006379ED"/>
    <w:rsid w:val="00637F46"/>
    <w:rsid w:val="006402F5"/>
    <w:rsid w:val="00640347"/>
    <w:rsid w:val="00640A5C"/>
    <w:rsid w:val="00640FF2"/>
    <w:rsid w:val="00641474"/>
    <w:rsid w:val="00642B21"/>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503AF"/>
    <w:rsid w:val="006505AC"/>
    <w:rsid w:val="006507BD"/>
    <w:rsid w:val="00650913"/>
    <w:rsid w:val="00650D01"/>
    <w:rsid w:val="00651223"/>
    <w:rsid w:val="0065172C"/>
    <w:rsid w:val="0065219A"/>
    <w:rsid w:val="0065373E"/>
    <w:rsid w:val="00653BC3"/>
    <w:rsid w:val="00653EB9"/>
    <w:rsid w:val="006540FE"/>
    <w:rsid w:val="006544DF"/>
    <w:rsid w:val="00654C43"/>
    <w:rsid w:val="00656697"/>
    <w:rsid w:val="006600FC"/>
    <w:rsid w:val="006603E1"/>
    <w:rsid w:val="00660EA4"/>
    <w:rsid w:val="00661454"/>
    <w:rsid w:val="0066174C"/>
    <w:rsid w:val="00661E66"/>
    <w:rsid w:val="00662200"/>
    <w:rsid w:val="0066239A"/>
    <w:rsid w:val="006632C8"/>
    <w:rsid w:val="006648F6"/>
    <w:rsid w:val="00665941"/>
    <w:rsid w:val="0066636E"/>
    <w:rsid w:val="0066682A"/>
    <w:rsid w:val="00666D15"/>
    <w:rsid w:val="006673B8"/>
    <w:rsid w:val="00667FD1"/>
    <w:rsid w:val="00671347"/>
    <w:rsid w:val="006723AA"/>
    <w:rsid w:val="00672BA8"/>
    <w:rsid w:val="0067319C"/>
    <w:rsid w:val="006739BE"/>
    <w:rsid w:val="00675903"/>
    <w:rsid w:val="0067684C"/>
    <w:rsid w:val="00677171"/>
    <w:rsid w:val="00677DC9"/>
    <w:rsid w:val="00680DE5"/>
    <w:rsid w:val="006823FD"/>
    <w:rsid w:val="006827B7"/>
    <w:rsid w:val="006829BB"/>
    <w:rsid w:val="0068303C"/>
    <w:rsid w:val="00683386"/>
    <w:rsid w:val="00684032"/>
    <w:rsid w:val="00685A31"/>
    <w:rsid w:val="00685DBE"/>
    <w:rsid w:val="0068621A"/>
    <w:rsid w:val="0068725F"/>
    <w:rsid w:val="0069014B"/>
    <w:rsid w:val="0069087B"/>
    <w:rsid w:val="0069174B"/>
    <w:rsid w:val="00691B0A"/>
    <w:rsid w:val="006922DB"/>
    <w:rsid w:val="00693A8A"/>
    <w:rsid w:val="006948AE"/>
    <w:rsid w:val="00696AB6"/>
    <w:rsid w:val="00697179"/>
    <w:rsid w:val="00697241"/>
    <w:rsid w:val="006A0343"/>
    <w:rsid w:val="006A10BC"/>
    <w:rsid w:val="006A115C"/>
    <w:rsid w:val="006A35F5"/>
    <w:rsid w:val="006A4B52"/>
    <w:rsid w:val="006A6319"/>
    <w:rsid w:val="006A64D0"/>
    <w:rsid w:val="006A6885"/>
    <w:rsid w:val="006A6B68"/>
    <w:rsid w:val="006A6F22"/>
    <w:rsid w:val="006A74CE"/>
    <w:rsid w:val="006B00D4"/>
    <w:rsid w:val="006B066B"/>
    <w:rsid w:val="006B1567"/>
    <w:rsid w:val="006B47B8"/>
    <w:rsid w:val="006B4A97"/>
    <w:rsid w:val="006B4C62"/>
    <w:rsid w:val="006B511A"/>
    <w:rsid w:val="006B5BA7"/>
    <w:rsid w:val="006B7096"/>
    <w:rsid w:val="006C02C0"/>
    <w:rsid w:val="006C0EE6"/>
    <w:rsid w:val="006C1476"/>
    <w:rsid w:val="006C148A"/>
    <w:rsid w:val="006C3579"/>
    <w:rsid w:val="006C3B17"/>
    <w:rsid w:val="006C473B"/>
    <w:rsid w:val="006C561E"/>
    <w:rsid w:val="006C6285"/>
    <w:rsid w:val="006C7041"/>
    <w:rsid w:val="006D0EA7"/>
    <w:rsid w:val="006D1F47"/>
    <w:rsid w:val="006D2231"/>
    <w:rsid w:val="006D283B"/>
    <w:rsid w:val="006D2B2A"/>
    <w:rsid w:val="006D3A04"/>
    <w:rsid w:val="006D3D8C"/>
    <w:rsid w:val="006D4286"/>
    <w:rsid w:val="006D49F5"/>
    <w:rsid w:val="006D4C83"/>
    <w:rsid w:val="006D5626"/>
    <w:rsid w:val="006D5675"/>
    <w:rsid w:val="006D5D3A"/>
    <w:rsid w:val="006E0AEA"/>
    <w:rsid w:val="006E0B0F"/>
    <w:rsid w:val="006E0CE3"/>
    <w:rsid w:val="006E14DD"/>
    <w:rsid w:val="006E1889"/>
    <w:rsid w:val="006E2095"/>
    <w:rsid w:val="006E238E"/>
    <w:rsid w:val="006E4458"/>
    <w:rsid w:val="006E4C0A"/>
    <w:rsid w:val="006E7E91"/>
    <w:rsid w:val="006F09F1"/>
    <w:rsid w:val="006F0A79"/>
    <w:rsid w:val="006F103E"/>
    <w:rsid w:val="006F169E"/>
    <w:rsid w:val="006F17DA"/>
    <w:rsid w:val="006F2204"/>
    <w:rsid w:val="006F417B"/>
    <w:rsid w:val="006F42ED"/>
    <w:rsid w:val="006F4359"/>
    <w:rsid w:val="006F440F"/>
    <w:rsid w:val="006F473A"/>
    <w:rsid w:val="006F4D49"/>
    <w:rsid w:val="006F540F"/>
    <w:rsid w:val="006F6020"/>
    <w:rsid w:val="006F7417"/>
    <w:rsid w:val="006F7544"/>
    <w:rsid w:val="0070010B"/>
    <w:rsid w:val="00704BC5"/>
    <w:rsid w:val="00705591"/>
    <w:rsid w:val="00706449"/>
    <w:rsid w:val="00706B7C"/>
    <w:rsid w:val="00706BF9"/>
    <w:rsid w:val="00706E84"/>
    <w:rsid w:val="00707456"/>
    <w:rsid w:val="00707538"/>
    <w:rsid w:val="007078C5"/>
    <w:rsid w:val="00707B08"/>
    <w:rsid w:val="007115B0"/>
    <w:rsid w:val="00711A8A"/>
    <w:rsid w:val="00711D48"/>
    <w:rsid w:val="0071247D"/>
    <w:rsid w:val="00712FF8"/>
    <w:rsid w:val="00714B2D"/>
    <w:rsid w:val="007152D7"/>
    <w:rsid w:val="00715916"/>
    <w:rsid w:val="00716778"/>
    <w:rsid w:val="00716B4E"/>
    <w:rsid w:val="00716BF4"/>
    <w:rsid w:val="00716C70"/>
    <w:rsid w:val="00720B4A"/>
    <w:rsid w:val="00720BD7"/>
    <w:rsid w:val="00720CFA"/>
    <w:rsid w:val="00721C12"/>
    <w:rsid w:val="007223A5"/>
    <w:rsid w:val="007247C5"/>
    <w:rsid w:val="007256DE"/>
    <w:rsid w:val="00726248"/>
    <w:rsid w:val="00726336"/>
    <w:rsid w:val="007275EB"/>
    <w:rsid w:val="00727BEB"/>
    <w:rsid w:val="00727D96"/>
    <w:rsid w:val="00727F1F"/>
    <w:rsid w:val="00730591"/>
    <w:rsid w:val="007308DE"/>
    <w:rsid w:val="0073167B"/>
    <w:rsid w:val="007316D6"/>
    <w:rsid w:val="00731C5A"/>
    <w:rsid w:val="00731EE4"/>
    <w:rsid w:val="007323BD"/>
    <w:rsid w:val="00733C8E"/>
    <w:rsid w:val="00734CB1"/>
    <w:rsid w:val="00734DE6"/>
    <w:rsid w:val="00734F6E"/>
    <w:rsid w:val="007350F7"/>
    <w:rsid w:val="00735415"/>
    <w:rsid w:val="00736676"/>
    <w:rsid w:val="00736D33"/>
    <w:rsid w:val="00740C9E"/>
    <w:rsid w:val="00741E5F"/>
    <w:rsid w:val="00741F2D"/>
    <w:rsid w:val="007422F4"/>
    <w:rsid w:val="0074283A"/>
    <w:rsid w:val="00742911"/>
    <w:rsid w:val="007432F1"/>
    <w:rsid w:val="007441BC"/>
    <w:rsid w:val="00744435"/>
    <w:rsid w:val="007449BC"/>
    <w:rsid w:val="00744D33"/>
    <w:rsid w:val="00746042"/>
    <w:rsid w:val="00746F67"/>
    <w:rsid w:val="0075068B"/>
    <w:rsid w:val="00750961"/>
    <w:rsid w:val="0075195D"/>
    <w:rsid w:val="007527F2"/>
    <w:rsid w:val="0075396E"/>
    <w:rsid w:val="0075399F"/>
    <w:rsid w:val="00754958"/>
    <w:rsid w:val="00754EBF"/>
    <w:rsid w:val="0075504C"/>
    <w:rsid w:val="00756CBC"/>
    <w:rsid w:val="00757B97"/>
    <w:rsid w:val="00760CA0"/>
    <w:rsid w:val="0076126D"/>
    <w:rsid w:val="00761786"/>
    <w:rsid w:val="007620A5"/>
    <w:rsid w:val="0076384B"/>
    <w:rsid w:val="007648AD"/>
    <w:rsid w:val="00764A3F"/>
    <w:rsid w:val="00764AEF"/>
    <w:rsid w:val="00764B50"/>
    <w:rsid w:val="007655A0"/>
    <w:rsid w:val="0076652A"/>
    <w:rsid w:val="00767119"/>
    <w:rsid w:val="007677AC"/>
    <w:rsid w:val="00767DD9"/>
    <w:rsid w:val="00770B03"/>
    <w:rsid w:val="00771ACF"/>
    <w:rsid w:val="00774CF1"/>
    <w:rsid w:val="007754C3"/>
    <w:rsid w:val="00775D3F"/>
    <w:rsid w:val="007774CD"/>
    <w:rsid w:val="0077750D"/>
    <w:rsid w:val="007778AF"/>
    <w:rsid w:val="00777B99"/>
    <w:rsid w:val="007819C8"/>
    <w:rsid w:val="00781CBB"/>
    <w:rsid w:val="00782E91"/>
    <w:rsid w:val="0078393F"/>
    <w:rsid w:val="00783FD6"/>
    <w:rsid w:val="007852A2"/>
    <w:rsid w:val="00785846"/>
    <w:rsid w:val="00785CCB"/>
    <w:rsid w:val="00786087"/>
    <w:rsid w:val="00787792"/>
    <w:rsid w:val="00790252"/>
    <w:rsid w:val="00790321"/>
    <w:rsid w:val="0079111E"/>
    <w:rsid w:val="007911B8"/>
    <w:rsid w:val="00791950"/>
    <w:rsid w:val="007919D8"/>
    <w:rsid w:val="00793DDF"/>
    <w:rsid w:val="00793DFF"/>
    <w:rsid w:val="007943BE"/>
    <w:rsid w:val="00794A7E"/>
    <w:rsid w:val="00794AF3"/>
    <w:rsid w:val="00795386"/>
    <w:rsid w:val="0079667A"/>
    <w:rsid w:val="00797642"/>
    <w:rsid w:val="00797A31"/>
    <w:rsid w:val="00797A74"/>
    <w:rsid w:val="007A0C60"/>
    <w:rsid w:val="007A1132"/>
    <w:rsid w:val="007A1B38"/>
    <w:rsid w:val="007A2095"/>
    <w:rsid w:val="007A295D"/>
    <w:rsid w:val="007A5286"/>
    <w:rsid w:val="007A6485"/>
    <w:rsid w:val="007A7298"/>
    <w:rsid w:val="007A75C3"/>
    <w:rsid w:val="007A77F9"/>
    <w:rsid w:val="007A7FEB"/>
    <w:rsid w:val="007B1AE3"/>
    <w:rsid w:val="007B1B7A"/>
    <w:rsid w:val="007B1EE3"/>
    <w:rsid w:val="007B3CD2"/>
    <w:rsid w:val="007B42A6"/>
    <w:rsid w:val="007B4884"/>
    <w:rsid w:val="007B4C84"/>
    <w:rsid w:val="007B5523"/>
    <w:rsid w:val="007B7B49"/>
    <w:rsid w:val="007C00C9"/>
    <w:rsid w:val="007C033F"/>
    <w:rsid w:val="007C03B4"/>
    <w:rsid w:val="007C0BD3"/>
    <w:rsid w:val="007C0CD7"/>
    <w:rsid w:val="007C1A25"/>
    <w:rsid w:val="007C1B68"/>
    <w:rsid w:val="007C39A5"/>
    <w:rsid w:val="007C464D"/>
    <w:rsid w:val="007C56C7"/>
    <w:rsid w:val="007C577A"/>
    <w:rsid w:val="007C5E76"/>
    <w:rsid w:val="007C79FB"/>
    <w:rsid w:val="007C7B94"/>
    <w:rsid w:val="007D1153"/>
    <w:rsid w:val="007D1DA1"/>
    <w:rsid w:val="007D280A"/>
    <w:rsid w:val="007D305E"/>
    <w:rsid w:val="007D4C3D"/>
    <w:rsid w:val="007D4C9C"/>
    <w:rsid w:val="007D6528"/>
    <w:rsid w:val="007D6764"/>
    <w:rsid w:val="007D6D78"/>
    <w:rsid w:val="007D78D6"/>
    <w:rsid w:val="007D7C82"/>
    <w:rsid w:val="007E0068"/>
    <w:rsid w:val="007E26A0"/>
    <w:rsid w:val="007E3A2C"/>
    <w:rsid w:val="007E3CB8"/>
    <w:rsid w:val="007E5169"/>
    <w:rsid w:val="007E55D5"/>
    <w:rsid w:val="007E750C"/>
    <w:rsid w:val="007E75A2"/>
    <w:rsid w:val="007F14B0"/>
    <w:rsid w:val="007F1FA0"/>
    <w:rsid w:val="007F36DE"/>
    <w:rsid w:val="007F3FFE"/>
    <w:rsid w:val="007F43D9"/>
    <w:rsid w:val="007F43E3"/>
    <w:rsid w:val="007F4C60"/>
    <w:rsid w:val="007F6299"/>
    <w:rsid w:val="007F6F80"/>
    <w:rsid w:val="007F73C3"/>
    <w:rsid w:val="0080052D"/>
    <w:rsid w:val="00801388"/>
    <w:rsid w:val="00801F60"/>
    <w:rsid w:val="008028F6"/>
    <w:rsid w:val="008037B1"/>
    <w:rsid w:val="00803CF6"/>
    <w:rsid w:val="0080455A"/>
    <w:rsid w:val="00805C0B"/>
    <w:rsid w:val="008068BF"/>
    <w:rsid w:val="00807841"/>
    <w:rsid w:val="00807F76"/>
    <w:rsid w:val="00810AD2"/>
    <w:rsid w:val="0081178F"/>
    <w:rsid w:val="008121BE"/>
    <w:rsid w:val="00812F5E"/>
    <w:rsid w:val="00812FCF"/>
    <w:rsid w:val="00813FC9"/>
    <w:rsid w:val="00814441"/>
    <w:rsid w:val="00814B33"/>
    <w:rsid w:val="00814F24"/>
    <w:rsid w:val="0081617F"/>
    <w:rsid w:val="00817778"/>
    <w:rsid w:val="00817BB9"/>
    <w:rsid w:val="0082006E"/>
    <w:rsid w:val="00823806"/>
    <w:rsid w:val="0082469B"/>
    <w:rsid w:val="00824BE5"/>
    <w:rsid w:val="00824ECB"/>
    <w:rsid w:val="0082583F"/>
    <w:rsid w:val="00826772"/>
    <w:rsid w:val="008275FE"/>
    <w:rsid w:val="008307BB"/>
    <w:rsid w:val="008314A9"/>
    <w:rsid w:val="00833832"/>
    <w:rsid w:val="00834CDC"/>
    <w:rsid w:val="00835BAB"/>
    <w:rsid w:val="00835C95"/>
    <w:rsid w:val="00840BBF"/>
    <w:rsid w:val="00841C2D"/>
    <w:rsid w:val="008425B6"/>
    <w:rsid w:val="00842EA1"/>
    <w:rsid w:val="00843557"/>
    <w:rsid w:val="00843EE3"/>
    <w:rsid w:val="0084415E"/>
    <w:rsid w:val="00844214"/>
    <w:rsid w:val="00844937"/>
    <w:rsid w:val="00844B57"/>
    <w:rsid w:val="00845F56"/>
    <w:rsid w:val="00846919"/>
    <w:rsid w:val="00846D7E"/>
    <w:rsid w:val="00846EBC"/>
    <w:rsid w:val="008474D6"/>
    <w:rsid w:val="00847721"/>
    <w:rsid w:val="00850532"/>
    <w:rsid w:val="008505B0"/>
    <w:rsid w:val="00850EB9"/>
    <w:rsid w:val="0085208F"/>
    <w:rsid w:val="0085391F"/>
    <w:rsid w:val="0085413D"/>
    <w:rsid w:val="00854144"/>
    <w:rsid w:val="008548C9"/>
    <w:rsid w:val="00854F66"/>
    <w:rsid w:val="00854FCA"/>
    <w:rsid w:val="00855292"/>
    <w:rsid w:val="00855647"/>
    <w:rsid w:val="00855B2B"/>
    <w:rsid w:val="00855C08"/>
    <w:rsid w:val="008560BF"/>
    <w:rsid w:val="00856834"/>
    <w:rsid w:val="00856F23"/>
    <w:rsid w:val="0085750B"/>
    <w:rsid w:val="00857A2E"/>
    <w:rsid w:val="00857B87"/>
    <w:rsid w:val="00857BD7"/>
    <w:rsid w:val="0086022F"/>
    <w:rsid w:val="008621BD"/>
    <w:rsid w:val="00862870"/>
    <w:rsid w:val="00862B96"/>
    <w:rsid w:val="008633B1"/>
    <w:rsid w:val="008634A1"/>
    <w:rsid w:val="008636D8"/>
    <w:rsid w:val="00864441"/>
    <w:rsid w:val="00865540"/>
    <w:rsid w:val="0086698F"/>
    <w:rsid w:val="00866A95"/>
    <w:rsid w:val="00870742"/>
    <w:rsid w:val="008715E3"/>
    <w:rsid w:val="00871BF7"/>
    <w:rsid w:val="00871FE5"/>
    <w:rsid w:val="0087429F"/>
    <w:rsid w:val="00874948"/>
    <w:rsid w:val="00877B79"/>
    <w:rsid w:val="00877C0F"/>
    <w:rsid w:val="008812F6"/>
    <w:rsid w:val="00881C41"/>
    <w:rsid w:val="008825F3"/>
    <w:rsid w:val="00883ACE"/>
    <w:rsid w:val="0088415C"/>
    <w:rsid w:val="0088471B"/>
    <w:rsid w:val="00885067"/>
    <w:rsid w:val="008854D5"/>
    <w:rsid w:val="00885FF6"/>
    <w:rsid w:val="008869DB"/>
    <w:rsid w:val="00886D1A"/>
    <w:rsid w:val="00887189"/>
    <w:rsid w:val="00887CEF"/>
    <w:rsid w:val="00890FB0"/>
    <w:rsid w:val="0089104A"/>
    <w:rsid w:val="0089110C"/>
    <w:rsid w:val="008911D9"/>
    <w:rsid w:val="00891564"/>
    <w:rsid w:val="008927E0"/>
    <w:rsid w:val="00892988"/>
    <w:rsid w:val="00892F55"/>
    <w:rsid w:val="008931FF"/>
    <w:rsid w:val="008936FD"/>
    <w:rsid w:val="00893E41"/>
    <w:rsid w:val="008946F1"/>
    <w:rsid w:val="008951C2"/>
    <w:rsid w:val="00895384"/>
    <w:rsid w:val="00895A9E"/>
    <w:rsid w:val="008967D3"/>
    <w:rsid w:val="008A021D"/>
    <w:rsid w:val="008A0BAC"/>
    <w:rsid w:val="008A103B"/>
    <w:rsid w:val="008A16C9"/>
    <w:rsid w:val="008A1A50"/>
    <w:rsid w:val="008A2272"/>
    <w:rsid w:val="008A2543"/>
    <w:rsid w:val="008A293B"/>
    <w:rsid w:val="008A2C6D"/>
    <w:rsid w:val="008A38C2"/>
    <w:rsid w:val="008A3C63"/>
    <w:rsid w:val="008A5661"/>
    <w:rsid w:val="008A7C26"/>
    <w:rsid w:val="008A7CD6"/>
    <w:rsid w:val="008B0887"/>
    <w:rsid w:val="008B25A2"/>
    <w:rsid w:val="008B2A07"/>
    <w:rsid w:val="008B2E42"/>
    <w:rsid w:val="008B3400"/>
    <w:rsid w:val="008B3CEE"/>
    <w:rsid w:val="008B3E9D"/>
    <w:rsid w:val="008B4D50"/>
    <w:rsid w:val="008B5235"/>
    <w:rsid w:val="008B5BE6"/>
    <w:rsid w:val="008B6EB9"/>
    <w:rsid w:val="008B7073"/>
    <w:rsid w:val="008C1D54"/>
    <w:rsid w:val="008C1D9C"/>
    <w:rsid w:val="008C2458"/>
    <w:rsid w:val="008C2F24"/>
    <w:rsid w:val="008C39CF"/>
    <w:rsid w:val="008C3CB8"/>
    <w:rsid w:val="008C3E2E"/>
    <w:rsid w:val="008C40F8"/>
    <w:rsid w:val="008C44E4"/>
    <w:rsid w:val="008C58F8"/>
    <w:rsid w:val="008C59FD"/>
    <w:rsid w:val="008C5AD1"/>
    <w:rsid w:val="008C61F4"/>
    <w:rsid w:val="008C62DC"/>
    <w:rsid w:val="008C6D3D"/>
    <w:rsid w:val="008C6EA1"/>
    <w:rsid w:val="008C706A"/>
    <w:rsid w:val="008C77FE"/>
    <w:rsid w:val="008C7802"/>
    <w:rsid w:val="008C781B"/>
    <w:rsid w:val="008D088A"/>
    <w:rsid w:val="008D0C2D"/>
    <w:rsid w:val="008D0D93"/>
    <w:rsid w:val="008D2446"/>
    <w:rsid w:val="008D24EC"/>
    <w:rsid w:val="008D3394"/>
    <w:rsid w:val="008D3424"/>
    <w:rsid w:val="008D4B31"/>
    <w:rsid w:val="008D4CF5"/>
    <w:rsid w:val="008D69FD"/>
    <w:rsid w:val="008E003B"/>
    <w:rsid w:val="008E10F9"/>
    <w:rsid w:val="008E18C0"/>
    <w:rsid w:val="008E19F7"/>
    <w:rsid w:val="008E20D2"/>
    <w:rsid w:val="008E2355"/>
    <w:rsid w:val="008E2915"/>
    <w:rsid w:val="008E29E6"/>
    <w:rsid w:val="008E2C9A"/>
    <w:rsid w:val="008E38A1"/>
    <w:rsid w:val="008E65BA"/>
    <w:rsid w:val="008E65BC"/>
    <w:rsid w:val="008E7258"/>
    <w:rsid w:val="008E7491"/>
    <w:rsid w:val="008F0D5F"/>
    <w:rsid w:val="008F1594"/>
    <w:rsid w:val="008F15A9"/>
    <w:rsid w:val="008F2541"/>
    <w:rsid w:val="008F3565"/>
    <w:rsid w:val="008F4144"/>
    <w:rsid w:val="008F44DB"/>
    <w:rsid w:val="008F5112"/>
    <w:rsid w:val="008F598A"/>
    <w:rsid w:val="008F6F08"/>
    <w:rsid w:val="008F7155"/>
    <w:rsid w:val="008F776A"/>
    <w:rsid w:val="00900238"/>
    <w:rsid w:val="00902222"/>
    <w:rsid w:val="00902A52"/>
    <w:rsid w:val="00902B84"/>
    <w:rsid w:val="00902C89"/>
    <w:rsid w:val="0090444A"/>
    <w:rsid w:val="009045FF"/>
    <w:rsid w:val="0090464C"/>
    <w:rsid w:val="009058A2"/>
    <w:rsid w:val="00905BA7"/>
    <w:rsid w:val="00906481"/>
    <w:rsid w:val="00906941"/>
    <w:rsid w:val="00906B41"/>
    <w:rsid w:val="009077E1"/>
    <w:rsid w:val="00907A89"/>
    <w:rsid w:val="00907A9D"/>
    <w:rsid w:val="0091041C"/>
    <w:rsid w:val="00910AB5"/>
    <w:rsid w:val="009126BF"/>
    <w:rsid w:val="00913E1A"/>
    <w:rsid w:val="009147DF"/>
    <w:rsid w:val="0091528C"/>
    <w:rsid w:val="0091782A"/>
    <w:rsid w:val="00917D12"/>
    <w:rsid w:val="00917D37"/>
    <w:rsid w:val="00917FD2"/>
    <w:rsid w:val="009208A3"/>
    <w:rsid w:val="00920C53"/>
    <w:rsid w:val="0092176D"/>
    <w:rsid w:val="0092255C"/>
    <w:rsid w:val="00922CF2"/>
    <w:rsid w:val="00923708"/>
    <w:rsid w:val="00923A6E"/>
    <w:rsid w:val="0092449F"/>
    <w:rsid w:val="00924C2B"/>
    <w:rsid w:val="00924C82"/>
    <w:rsid w:val="0092565E"/>
    <w:rsid w:val="00925E72"/>
    <w:rsid w:val="00926A37"/>
    <w:rsid w:val="00926BA1"/>
    <w:rsid w:val="00927377"/>
    <w:rsid w:val="0093205D"/>
    <w:rsid w:val="00932705"/>
    <w:rsid w:val="00932832"/>
    <w:rsid w:val="009356BD"/>
    <w:rsid w:val="00935DB9"/>
    <w:rsid w:val="00935F98"/>
    <w:rsid w:val="00936094"/>
    <w:rsid w:val="00937AB8"/>
    <w:rsid w:val="009402D0"/>
    <w:rsid w:val="00940571"/>
    <w:rsid w:val="00940E1A"/>
    <w:rsid w:val="0094113B"/>
    <w:rsid w:val="00942CDC"/>
    <w:rsid w:val="0094304A"/>
    <w:rsid w:val="0094315F"/>
    <w:rsid w:val="00944E8C"/>
    <w:rsid w:val="00945431"/>
    <w:rsid w:val="00945749"/>
    <w:rsid w:val="009466BD"/>
    <w:rsid w:val="00946A3F"/>
    <w:rsid w:val="009511C0"/>
    <w:rsid w:val="009514B3"/>
    <w:rsid w:val="00952530"/>
    <w:rsid w:val="00952E18"/>
    <w:rsid w:val="0095317A"/>
    <w:rsid w:val="009532BA"/>
    <w:rsid w:val="009547EF"/>
    <w:rsid w:val="00954C42"/>
    <w:rsid w:val="00955118"/>
    <w:rsid w:val="00955258"/>
    <w:rsid w:val="00955935"/>
    <w:rsid w:val="00955991"/>
    <w:rsid w:val="00956E94"/>
    <w:rsid w:val="0095701E"/>
    <w:rsid w:val="00960015"/>
    <w:rsid w:val="009603E8"/>
    <w:rsid w:val="00960BA8"/>
    <w:rsid w:val="00960CA4"/>
    <w:rsid w:val="00961494"/>
    <w:rsid w:val="00961E11"/>
    <w:rsid w:val="0096282A"/>
    <w:rsid w:val="009646BD"/>
    <w:rsid w:val="009649F2"/>
    <w:rsid w:val="00965072"/>
    <w:rsid w:val="00965EE5"/>
    <w:rsid w:val="00966310"/>
    <w:rsid w:val="00967A24"/>
    <w:rsid w:val="00970633"/>
    <w:rsid w:val="00970753"/>
    <w:rsid w:val="0097089B"/>
    <w:rsid w:val="0097242E"/>
    <w:rsid w:val="00972D1F"/>
    <w:rsid w:val="00972EA7"/>
    <w:rsid w:val="00973107"/>
    <w:rsid w:val="0097338D"/>
    <w:rsid w:val="0097344E"/>
    <w:rsid w:val="00973BE3"/>
    <w:rsid w:val="00973DE4"/>
    <w:rsid w:val="00974190"/>
    <w:rsid w:val="00975200"/>
    <w:rsid w:val="00975654"/>
    <w:rsid w:val="009756D1"/>
    <w:rsid w:val="00977182"/>
    <w:rsid w:val="00980EC8"/>
    <w:rsid w:val="009836F5"/>
    <w:rsid w:val="009839F6"/>
    <w:rsid w:val="00983A5C"/>
    <w:rsid w:val="00983CC1"/>
    <w:rsid w:val="0098442E"/>
    <w:rsid w:val="009844D3"/>
    <w:rsid w:val="009847FE"/>
    <w:rsid w:val="00985694"/>
    <w:rsid w:val="00985CF9"/>
    <w:rsid w:val="00986093"/>
    <w:rsid w:val="009860E9"/>
    <w:rsid w:val="00987AA3"/>
    <w:rsid w:val="00987DDE"/>
    <w:rsid w:val="00990A25"/>
    <w:rsid w:val="009913D2"/>
    <w:rsid w:val="009918A1"/>
    <w:rsid w:val="00991E3A"/>
    <w:rsid w:val="0099203B"/>
    <w:rsid w:val="00992102"/>
    <w:rsid w:val="0099217B"/>
    <w:rsid w:val="00992CA6"/>
    <w:rsid w:val="00992CE7"/>
    <w:rsid w:val="009938CE"/>
    <w:rsid w:val="0099641F"/>
    <w:rsid w:val="00996484"/>
    <w:rsid w:val="009969C2"/>
    <w:rsid w:val="00996ECB"/>
    <w:rsid w:val="009A15E4"/>
    <w:rsid w:val="009A1645"/>
    <w:rsid w:val="009A1A0B"/>
    <w:rsid w:val="009A2067"/>
    <w:rsid w:val="009A2E79"/>
    <w:rsid w:val="009A3C11"/>
    <w:rsid w:val="009A570B"/>
    <w:rsid w:val="009A5722"/>
    <w:rsid w:val="009A576C"/>
    <w:rsid w:val="009A6356"/>
    <w:rsid w:val="009A63D1"/>
    <w:rsid w:val="009A6826"/>
    <w:rsid w:val="009A755E"/>
    <w:rsid w:val="009B1058"/>
    <w:rsid w:val="009B19D2"/>
    <w:rsid w:val="009B1F11"/>
    <w:rsid w:val="009B2154"/>
    <w:rsid w:val="009B43E7"/>
    <w:rsid w:val="009B54CF"/>
    <w:rsid w:val="009B63A4"/>
    <w:rsid w:val="009B68ED"/>
    <w:rsid w:val="009B6CEF"/>
    <w:rsid w:val="009B715C"/>
    <w:rsid w:val="009C16A1"/>
    <w:rsid w:val="009C2800"/>
    <w:rsid w:val="009C28BB"/>
    <w:rsid w:val="009C3198"/>
    <w:rsid w:val="009C4600"/>
    <w:rsid w:val="009C565B"/>
    <w:rsid w:val="009C5CC2"/>
    <w:rsid w:val="009C6262"/>
    <w:rsid w:val="009C6B2E"/>
    <w:rsid w:val="009C74FE"/>
    <w:rsid w:val="009D0236"/>
    <w:rsid w:val="009D0B1A"/>
    <w:rsid w:val="009D1494"/>
    <w:rsid w:val="009D1F8D"/>
    <w:rsid w:val="009D3A9E"/>
    <w:rsid w:val="009D3F16"/>
    <w:rsid w:val="009D473B"/>
    <w:rsid w:val="009D4CCE"/>
    <w:rsid w:val="009D58FC"/>
    <w:rsid w:val="009D5D51"/>
    <w:rsid w:val="009D70DA"/>
    <w:rsid w:val="009D7829"/>
    <w:rsid w:val="009D79D2"/>
    <w:rsid w:val="009E01E0"/>
    <w:rsid w:val="009E0CB0"/>
    <w:rsid w:val="009E10EA"/>
    <w:rsid w:val="009E1342"/>
    <w:rsid w:val="009E1B5A"/>
    <w:rsid w:val="009E2FF7"/>
    <w:rsid w:val="009E4CEB"/>
    <w:rsid w:val="009E4F8C"/>
    <w:rsid w:val="009E59A8"/>
    <w:rsid w:val="009E6185"/>
    <w:rsid w:val="009E6F0E"/>
    <w:rsid w:val="009E7C89"/>
    <w:rsid w:val="009F04B0"/>
    <w:rsid w:val="009F185F"/>
    <w:rsid w:val="009F19BC"/>
    <w:rsid w:val="009F1C74"/>
    <w:rsid w:val="009F2AC9"/>
    <w:rsid w:val="009F3342"/>
    <w:rsid w:val="009F3871"/>
    <w:rsid w:val="009F4348"/>
    <w:rsid w:val="009F4948"/>
    <w:rsid w:val="009F4E08"/>
    <w:rsid w:val="009F583C"/>
    <w:rsid w:val="009F59A0"/>
    <w:rsid w:val="009F59AC"/>
    <w:rsid w:val="009F5DAC"/>
    <w:rsid w:val="00A0220E"/>
    <w:rsid w:val="00A03A96"/>
    <w:rsid w:val="00A03B6F"/>
    <w:rsid w:val="00A04861"/>
    <w:rsid w:val="00A051F6"/>
    <w:rsid w:val="00A056C5"/>
    <w:rsid w:val="00A058C7"/>
    <w:rsid w:val="00A05E91"/>
    <w:rsid w:val="00A069C7"/>
    <w:rsid w:val="00A071D3"/>
    <w:rsid w:val="00A1063E"/>
    <w:rsid w:val="00A10EAD"/>
    <w:rsid w:val="00A12628"/>
    <w:rsid w:val="00A12C3D"/>
    <w:rsid w:val="00A131E1"/>
    <w:rsid w:val="00A1333E"/>
    <w:rsid w:val="00A13F28"/>
    <w:rsid w:val="00A148B5"/>
    <w:rsid w:val="00A14D61"/>
    <w:rsid w:val="00A16CFD"/>
    <w:rsid w:val="00A178EE"/>
    <w:rsid w:val="00A201BC"/>
    <w:rsid w:val="00A2052B"/>
    <w:rsid w:val="00A215C9"/>
    <w:rsid w:val="00A23995"/>
    <w:rsid w:val="00A2467B"/>
    <w:rsid w:val="00A258A4"/>
    <w:rsid w:val="00A25A4A"/>
    <w:rsid w:val="00A2745C"/>
    <w:rsid w:val="00A301DE"/>
    <w:rsid w:val="00A304BF"/>
    <w:rsid w:val="00A30822"/>
    <w:rsid w:val="00A30B15"/>
    <w:rsid w:val="00A3302E"/>
    <w:rsid w:val="00A33364"/>
    <w:rsid w:val="00A354CB"/>
    <w:rsid w:val="00A3636E"/>
    <w:rsid w:val="00A3721A"/>
    <w:rsid w:val="00A37FF7"/>
    <w:rsid w:val="00A37FFA"/>
    <w:rsid w:val="00A417F5"/>
    <w:rsid w:val="00A42C0B"/>
    <w:rsid w:val="00A431A4"/>
    <w:rsid w:val="00A4337D"/>
    <w:rsid w:val="00A444EC"/>
    <w:rsid w:val="00A44D61"/>
    <w:rsid w:val="00A44DE5"/>
    <w:rsid w:val="00A45BCB"/>
    <w:rsid w:val="00A45C20"/>
    <w:rsid w:val="00A50BD3"/>
    <w:rsid w:val="00A51885"/>
    <w:rsid w:val="00A528A1"/>
    <w:rsid w:val="00A535F5"/>
    <w:rsid w:val="00A54358"/>
    <w:rsid w:val="00A54418"/>
    <w:rsid w:val="00A54F07"/>
    <w:rsid w:val="00A55E3A"/>
    <w:rsid w:val="00A56232"/>
    <w:rsid w:val="00A57149"/>
    <w:rsid w:val="00A579EF"/>
    <w:rsid w:val="00A60F27"/>
    <w:rsid w:val="00A61F94"/>
    <w:rsid w:val="00A63BEC"/>
    <w:rsid w:val="00A643B0"/>
    <w:rsid w:val="00A64D64"/>
    <w:rsid w:val="00A650BB"/>
    <w:rsid w:val="00A6582B"/>
    <w:rsid w:val="00A6586F"/>
    <w:rsid w:val="00A65BCA"/>
    <w:rsid w:val="00A65C84"/>
    <w:rsid w:val="00A66B33"/>
    <w:rsid w:val="00A67050"/>
    <w:rsid w:val="00A67C65"/>
    <w:rsid w:val="00A70154"/>
    <w:rsid w:val="00A704DD"/>
    <w:rsid w:val="00A70BDD"/>
    <w:rsid w:val="00A71F81"/>
    <w:rsid w:val="00A72489"/>
    <w:rsid w:val="00A726EE"/>
    <w:rsid w:val="00A72846"/>
    <w:rsid w:val="00A738F6"/>
    <w:rsid w:val="00A73CD4"/>
    <w:rsid w:val="00A740C8"/>
    <w:rsid w:val="00A74C78"/>
    <w:rsid w:val="00A74D57"/>
    <w:rsid w:val="00A75055"/>
    <w:rsid w:val="00A751F1"/>
    <w:rsid w:val="00A76070"/>
    <w:rsid w:val="00A775D3"/>
    <w:rsid w:val="00A7771E"/>
    <w:rsid w:val="00A8016F"/>
    <w:rsid w:val="00A80279"/>
    <w:rsid w:val="00A8094D"/>
    <w:rsid w:val="00A80CE0"/>
    <w:rsid w:val="00A8108D"/>
    <w:rsid w:val="00A8166B"/>
    <w:rsid w:val="00A8215B"/>
    <w:rsid w:val="00A82D7D"/>
    <w:rsid w:val="00A82FA1"/>
    <w:rsid w:val="00A83CE1"/>
    <w:rsid w:val="00A856DF"/>
    <w:rsid w:val="00A86227"/>
    <w:rsid w:val="00A864C9"/>
    <w:rsid w:val="00A86AD7"/>
    <w:rsid w:val="00A87CAD"/>
    <w:rsid w:val="00A902F9"/>
    <w:rsid w:val="00A91FCF"/>
    <w:rsid w:val="00A92318"/>
    <w:rsid w:val="00A928C5"/>
    <w:rsid w:val="00A935E3"/>
    <w:rsid w:val="00A94A16"/>
    <w:rsid w:val="00A957CA"/>
    <w:rsid w:val="00A95A6B"/>
    <w:rsid w:val="00A95A92"/>
    <w:rsid w:val="00A96063"/>
    <w:rsid w:val="00A96313"/>
    <w:rsid w:val="00A97DE0"/>
    <w:rsid w:val="00AA0250"/>
    <w:rsid w:val="00AA1100"/>
    <w:rsid w:val="00AA152A"/>
    <w:rsid w:val="00AA1D9C"/>
    <w:rsid w:val="00AA348C"/>
    <w:rsid w:val="00AA4518"/>
    <w:rsid w:val="00AA45F7"/>
    <w:rsid w:val="00AA4BF7"/>
    <w:rsid w:val="00AA608D"/>
    <w:rsid w:val="00AA6B26"/>
    <w:rsid w:val="00AB2629"/>
    <w:rsid w:val="00AB4C7A"/>
    <w:rsid w:val="00AB5CCA"/>
    <w:rsid w:val="00AB63FC"/>
    <w:rsid w:val="00AB65B6"/>
    <w:rsid w:val="00AC0123"/>
    <w:rsid w:val="00AC0E6A"/>
    <w:rsid w:val="00AC188C"/>
    <w:rsid w:val="00AC1CC5"/>
    <w:rsid w:val="00AC34C8"/>
    <w:rsid w:val="00AC34F3"/>
    <w:rsid w:val="00AC3DE6"/>
    <w:rsid w:val="00AC498C"/>
    <w:rsid w:val="00AC4EF4"/>
    <w:rsid w:val="00AC506E"/>
    <w:rsid w:val="00AC5710"/>
    <w:rsid w:val="00AC5AE1"/>
    <w:rsid w:val="00AC60AE"/>
    <w:rsid w:val="00AC6AF2"/>
    <w:rsid w:val="00AC70C6"/>
    <w:rsid w:val="00AC7BD8"/>
    <w:rsid w:val="00AD1F59"/>
    <w:rsid w:val="00AD5700"/>
    <w:rsid w:val="00AD5813"/>
    <w:rsid w:val="00AD619E"/>
    <w:rsid w:val="00AD6E32"/>
    <w:rsid w:val="00AD6EC4"/>
    <w:rsid w:val="00AD7B34"/>
    <w:rsid w:val="00AE09FE"/>
    <w:rsid w:val="00AE0CB3"/>
    <w:rsid w:val="00AE13DC"/>
    <w:rsid w:val="00AE1B98"/>
    <w:rsid w:val="00AE1CE8"/>
    <w:rsid w:val="00AE24E1"/>
    <w:rsid w:val="00AE2A7A"/>
    <w:rsid w:val="00AE2FBA"/>
    <w:rsid w:val="00AE36C7"/>
    <w:rsid w:val="00AE41E5"/>
    <w:rsid w:val="00AE4A49"/>
    <w:rsid w:val="00AE5621"/>
    <w:rsid w:val="00AF0584"/>
    <w:rsid w:val="00AF067E"/>
    <w:rsid w:val="00AF0FD4"/>
    <w:rsid w:val="00AF145D"/>
    <w:rsid w:val="00AF3E44"/>
    <w:rsid w:val="00AF4119"/>
    <w:rsid w:val="00AF4C2F"/>
    <w:rsid w:val="00AF5C92"/>
    <w:rsid w:val="00AF618C"/>
    <w:rsid w:val="00AF64BF"/>
    <w:rsid w:val="00AF6905"/>
    <w:rsid w:val="00AF6B4B"/>
    <w:rsid w:val="00B0008A"/>
    <w:rsid w:val="00B040AB"/>
    <w:rsid w:val="00B07441"/>
    <w:rsid w:val="00B076C6"/>
    <w:rsid w:val="00B07D22"/>
    <w:rsid w:val="00B107CC"/>
    <w:rsid w:val="00B10914"/>
    <w:rsid w:val="00B11253"/>
    <w:rsid w:val="00B1235F"/>
    <w:rsid w:val="00B13319"/>
    <w:rsid w:val="00B14914"/>
    <w:rsid w:val="00B152E1"/>
    <w:rsid w:val="00B16074"/>
    <w:rsid w:val="00B160A5"/>
    <w:rsid w:val="00B166F1"/>
    <w:rsid w:val="00B169E8"/>
    <w:rsid w:val="00B16B89"/>
    <w:rsid w:val="00B17898"/>
    <w:rsid w:val="00B17D23"/>
    <w:rsid w:val="00B20017"/>
    <w:rsid w:val="00B20E97"/>
    <w:rsid w:val="00B21182"/>
    <w:rsid w:val="00B2133B"/>
    <w:rsid w:val="00B21976"/>
    <w:rsid w:val="00B230DE"/>
    <w:rsid w:val="00B252DD"/>
    <w:rsid w:val="00B25770"/>
    <w:rsid w:val="00B25EE5"/>
    <w:rsid w:val="00B264A8"/>
    <w:rsid w:val="00B30606"/>
    <w:rsid w:val="00B31968"/>
    <w:rsid w:val="00B327ED"/>
    <w:rsid w:val="00B32D3B"/>
    <w:rsid w:val="00B32F5D"/>
    <w:rsid w:val="00B33AFC"/>
    <w:rsid w:val="00B34EDA"/>
    <w:rsid w:val="00B35FAD"/>
    <w:rsid w:val="00B36D15"/>
    <w:rsid w:val="00B36EE6"/>
    <w:rsid w:val="00B37465"/>
    <w:rsid w:val="00B377AE"/>
    <w:rsid w:val="00B37E5E"/>
    <w:rsid w:val="00B403D1"/>
    <w:rsid w:val="00B419F1"/>
    <w:rsid w:val="00B41DAA"/>
    <w:rsid w:val="00B4315E"/>
    <w:rsid w:val="00B4389E"/>
    <w:rsid w:val="00B442D1"/>
    <w:rsid w:val="00B44331"/>
    <w:rsid w:val="00B44C8F"/>
    <w:rsid w:val="00B46FF9"/>
    <w:rsid w:val="00B47379"/>
    <w:rsid w:val="00B4762D"/>
    <w:rsid w:val="00B50C45"/>
    <w:rsid w:val="00B515A8"/>
    <w:rsid w:val="00B51A2A"/>
    <w:rsid w:val="00B52BA0"/>
    <w:rsid w:val="00B533CA"/>
    <w:rsid w:val="00B53637"/>
    <w:rsid w:val="00B54719"/>
    <w:rsid w:val="00B55283"/>
    <w:rsid w:val="00B565E6"/>
    <w:rsid w:val="00B6043E"/>
    <w:rsid w:val="00B62384"/>
    <w:rsid w:val="00B623E1"/>
    <w:rsid w:val="00B62519"/>
    <w:rsid w:val="00B63973"/>
    <w:rsid w:val="00B6403F"/>
    <w:rsid w:val="00B64598"/>
    <w:rsid w:val="00B64B39"/>
    <w:rsid w:val="00B6515C"/>
    <w:rsid w:val="00B651C4"/>
    <w:rsid w:val="00B664D7"/>
    <w:rsid w:val="00B66745"/>
    <w:rsid w:val="00B67AAC"/>
    <w:rsid w:val="00B71032"/>
    <w:rsid w:val="00B711E3"/>
    <w:rsid w:val="00B71DCD"/>
    <w:rsid w:val="00B73537"/>
    <w:rsid w:val="00B73926"/>
    <w:rsid w:val="00B741EF"/>
    <w:rsid w:val="00B745B7"/>
    <w:rsid w:val="00B7462B"/>
    <w:rsid w:val="00B7519F"/>
    <w:rsid w:val="00B754CD"/>
    <w:rsid w:val="00B7579C"/>
    <w:rsid w:val="00B759B8"/>
    <w:rsid w:val="00B76182"/>
    <w:rsid w:val="00B768B8"/>
    <w:rsid w:val="00B76E58"/>
    <w:rsid w:val="00B76E92"/>
    <w:rsid w:val="00B77A8D"/>
    <w:rsid w:val="00B80160"/>
    <w:rsid w:val="00B80835"/>
    <w:rsid w:val="00B80AF6"/>
    <w:rsid w:val="00B81609"/>
    <w:rsid w:val="00B827A6"/>
    <w:rsid w:val="00B82CEF"/>
    <w:rsid w:val="00B82FF3"/>
    <w:rsid w:val="00B83309"/>
    <w:rsid w:val="00B83874"/>
    <w:rsid w:val="00B8580C"/>
    <w:rsid w:val="00B85DC4"/>
    <w:rsid w:val="00B8672E"/>
    <w:rsid w:val="00B870AB"/>
    <w:rsid w:val="00B87596"/>
    <w:rsid w:val="00B903E4"/>
    <w:rsid w:val="00B90416"/>
    <w:rsid w:val="00B9250E"/>
    <w:rsid w:val="00B92D23"/>
    <w:rsid w:val="00B932CF"/>
    <w:rsid w:val="00B936B2"/>
    <w:rsid w:val="00B93DBC"/>
    <w:rsid w:val="00B93E05"/>
    <w:rsid w:val="00B95114"/>
    <w:rsid w:val="00B96F2F"/>
    <w:rsid w:val="00B9799D"/>
    <w:rsid w:val="00BA0563"/>
    <w:rsid w:val="00BA0E9A"/>
    <w:rsid w:val="00BA0EA8"/>
    <w:rsid w:val="00BA1B7E"/>
    <w:rsid w:val="00BA1C39"/>
    <w:rsid w:val="00BA21B9"/>
    <w:rsid w:val="00BA22B4"/>
    <w:rsid w:val="00BA2483"/>
    <w:rsid w:val="00BA2563"/>
    <w:rsid w:val="00BA2A10"/>
    <w:rsid w:val="00BA33EC"/>
    <w:rsid w:val="00BA5226"/>
    <w:rsid w:val="00BA57B6"/>
    <w:rsid w:val="00BA6FD6"/>
    <w:rsid w:val="00BB0050"/>
    <w:rsid w:val="00BB035D"/>
    <w:rsid w:val="00BB05E8"/>
    <w:rsid w:val="00BB3494"/>
    <w:rsid w:val="00BB6885"/>
    <w:rsid w:val="00BB69D1"/>
    <w:rsid w:val="00BB6CF5"/>
    <w:rsid w:val="00BB7953"/>
    <w:rsid w:val="00BB7CDA"/>
    <w:rsid w:val="00BC00B7"/>
    <w:rsid w:val="00BC15AA"/>
    <w:rsid w:val="00BC1F5C"/>
    <w:rsid w:val="00BC3037"/>
    <w:rsid w:val="00BC3387"/>
    <w:rsid w:val="00BC3681"/>
    <w:rsid w:val="00BC46B9"/>
    <w:rsid w:val="00BC53A7"/>
    <w:rsid w:val="00BC6101"/>
    <w:rsid w:val="00BC6961"/>
    <w:rsid w:val="00BC6E4C"/>
    <w:rsid w:val="00BC737D"/>
    <w:rsid w:val="00BC75B1"/>
    <w:rsid w:val="00BC7687"/>
    <w:rsid w:val="00BC7E7F"/>
    <w:rsid w:val="00BD0563"/>
    <w:rsid w:val="00BD0B54"/>
    <w:rsid w:val="00BD0CA7"/>
    <w:rsid w:val="00BD0F59"/>
    <w:rsid w:val="00BD2F67"/>
    <w:rsid w:val="00BD3F92"/>
    <w:rsid w:val="00BD4E10"/>
    <w:rsid w:val="00BD5A7D"/>
    <w:rsid w:val="00BD64B7"/>
    <w:rsid w:val="00BD6E24"/>
    <w:rsid w:val="00BD6FA4"/>
    <w:rsid w:val="00BE03BD"/>
    <w:rsid w:val="00BE17FD"/>
    <w:rsid w:val="00BE1DE7"/>
    <w:rsid w:val="00BE3D87"/>
    <w:rsid w:val="00BE3FBB"/>
    <w:rsid w:val="00BE40FF"/>
    <w:rsid w:val="00BE5683"/>
    <w:rsid w:val="00BE5CD4"/>
    <w:rsid w:val="00BE6948"/>
    <w:rsid w:val="00BE7B2E"/>
    <w:rsid w:val="00BE7F07"/>
    <w:rsid w:val="00BF02BE"/>
    <w:rsid w:val="00BF2AFE"/>
    <w:rsid w:val="00BF377A"/>
    <w:rsid w:val="00BF415F"/>
    <w:rsid w:val="00BF4812"/>
    <w:rsid w:val="00BF4976"/>
    <w:rsid w:val="00BF53FD"/>
    <w:rsid w:val="00BF57D4"/>
    <w:rsid w:val="00BF6970"/>
    <w:rsid w:val="00BF79F7"/>
    <w:rsid w:val="00BF7AE1"/>
    <w:rsid w:val="00BF7B31"/>
    <w:rsid w:val="00C00451"/>
    <w:rsid w:val="00C007F5"/>
    <w:rsid w:val="00C01AC6"/>
    <w:rsid w:val="00C02566"/>
    <w:rsid w:val="00C0266D"/>
    <w:rsid w:val="00C02C28"/>
    <w:rsid w:val="00C02D44"/>
    <w:rsid w:val="00C03573"/>
    <w:rsid w:val="00C039DA"/>
    <w:rsid w:val="00C03D64"/>
    <w:rsid w:val="00C03FEE"/>
    <w:rsid w:val="00C0653B"/>
    <w:rsid w:val="00C069CC"/>
    <w:rsid w:val="00C06ABF"/>
    <w:rsid w:val="00C0708F"/>
    <w:rsid w:val="00C07409"/>
    <w:rsid w:val="00C078D4"/>
    <w:rsid w:val="00C07954"/>
    <w:rsid w:val="00C11B57"/>
    <w:rsid w:val="00C11D36"/>
    <w:rsid w:val="00C12DF0"/>
    <w:rsid w:val="00C138B4"/>
    <w:rsid w:val="00C13F0C"/>
    <w:rsid w:val="00C14E1F"/>
    <w:rsid w:val="00C169B0"/>
    <w:rsid w:val="00C17956"/>
    <w:rsid w:val="00C20B16"/>
    <w:rsid w:val="00C20DBB"/>
    <w:rsid w:val="00C20E72"/>
    <w:rsid w:val="00C21F39"/>
    <w:rsid w:val="00C23272"/>
    <w:rsid w:val="00C24BC2"/>
    <w:rsid w:val="00C25B0D"/>
    <w:rsid w:val="00C25BD3"/>
    <w:rsid w:val="00C2634B"/>
    <w:rsid w:val="00C264B6"/>
    <w:rsid w:val="00C2770D"/>
    <w:rsid w:val="00C3012D"/>
    <w:rsid w:val="00C3073C"/>
    <w:rsid w:val="00C30ACF"/>
    <w:rsid w:val="00C30DA8"/>
    <w:rsid w:val="00C31EB8"/>
    <w:rsid w:val="00C32418"/>
    <w:rsid w:val="00C33410"/>
    <w:rsid w:val="00C34104"/>
    <w:rsid w:val="00C34427"/>
    <w:rsid w:val="00C3501B"/>
    <w:rsid w:val="00C3530E"/>
    <w:rsid w:val="00C35B21"/>
    <w:rsid w:val="00C35EA2"/>
    <w:rsid w:val="00C362AD"/>
    <w:rsid w:val="00C408D3"/>
    <w:rsid w:val="00C41A6D"/>
    <w:rsid w:val="00C43865"/>
    <w:rsid w:val="00C46A86"/>
    <w:rsid w:val="00C46B7C"/>
    <w:rsid w:val="00C46C73"/>
    <w:rsid w:val="00C46E4B"/>
    <w:rsid w:val="00C475E2"/>
    <w:rsid w:val="00C477FE"/>
    <w:rsid w:val="00C47832"/>
    <w:rsid w:val="00C47A12"/>
    <w:rsid w:val="00C501BD"/>
    <w:rsid w:val="00C50D5B"/>
    <w:rsid w:val="00C5151D"/>
    <w:rsid w:val="00C5249C"/>
    <w:rsid w:val="00C537C3"/>
    <w:rsid w:val="00C5588E"/>
    <w:rsid w:val="00C5599D"/>
    <w:rsid w:val="00C56277"/>
    <w:rsid w:val="00C563E3"/>
    <w:rsid w:val="00C56570"/>
    <w:rsid w:val="00C569C0"/>
    <w:rsid w:val="00C573DD"/>
    <w:rsid w:val="00C57BCB"/>
    <w:rsid w:val="00C60C08"/>
    <w:rsid w:val="00C62CEA"/>
    <w:rsid w:val="00C6318F"/>
    <w:rsid w:val="00C63389"/>
    <w:rsid w:val="00C63981"/>
    <w:rsid w:val="00C64C81"/>
    <w:rsid w:val="00C650A9"/>
    <w:rsid w:val="00C653D4"/>
    <w:rsid w:val="00C65620"/>
    <w:rsid w:val="00C66DDC"/>
    <w:rsid w:val="00C67332"/>
    <w:rsid w:val="00C70AB9"/>
    <w:rsid w:val="00C7117C"/>
    <w:rsid w:val="00C71408"/>
    <w:rsid w:val="00C7146C"/>
    <w:rsid w:val="00C71DE0"/>
    <w:rsid w:val="00C7231F"/>
    <w:rsid w:val="00C7236C"/>
    <w:rsid w:val="00C72502"/>
    <w:rsid w:val="00C733B5"/>
    <w:rsid w:val="00C73E3C"/>
    <w:rsid w:val="00C74AFD"/>
    <w:rsid w:val="00C758AB"/>
    <w:rsid w:val="00C759D3"/>
    <w:rsid w:val="00C75A1B"/>
    <w:rsid w:val="00C75DB0"/>
    <w:rsid w:val="00C76512"/>
    <w:rsid w:val="00C77201"/>
    <w:rsid w:val="00C776C2"/>
    <w:rsid w:val="00C80F14"/>
    <w:rsid w:val="00C812FC"/>
    <w:rsid w:val="00C81659"/>
    <w:rsid w:val="00C817C4"/>
    <w:rsid w:val="00C82FE2"/>
    <w:rsid w:val="00C838AB"/>
    <w:rsid w:val="00C83EF3"/>
    <w:rsid w:val="00C83EFB"/>
    <w:rsid w:val="00C84E5C"/>
    <w:rsid w:val="00C85E2C"/>
    <w:rsid w:val="00C8651C"/>
    <w:rsid w:val="00C8695F"/>
    <w:rsid w:val="00C8771D"/>
    <w:rsid w:val="00C879D6"/>
    <w:rsid w:val="00C87D6B"/>
    <w:rsid w:val="00C87E92"/>
    <w:rsid w:val="00C904FB"/>
    <w:rsid w:val="00C90BDA"/>
    <w:rsid w:val="00C90C40"/>
    <w:rsid w:val="00C92B41"/>
    <w:rsid w:val="00C92B85"/>
    <w:rsid w:val="00C93132"/>
    <w:rsid w:val="00C9387E"/>
    <w:rsid w:val="00C93974"/>
    <w:rsid w:val="00C94D89"/>
    <w:rsid w:val="00C94F5D"/>
    <w:rsid w:val="00C94FA3"/>
    <w:rsid w:val="00C95072"/>
    <w:rsid w:val="00C95A38"/>
    <w:rsid w:val="00C9616D"/>
    <w:rsid w:val="00C96EB4"/>
    <w:rsid w:val="00C973B6"/>
    <w:rsid w:val="00C9741E"/>
    <w:rsid w:val="00CA034F"/>
    <w:rsid w:val="00CA098D"/>
    <w:rsid w:val="00CA0E5F"/>
    <w:rsid w:val="00CA100C"/>
    <w:rsid w:val="00CA1534"/>
    <w:rsid w:val="00CA2FA0"/>
    <w:rsid w:val="00CA3ADD"/>
    <w:rsid w:val="00CA4EA1"/>
    <w:rsid w:val="00CA55EC"/>
    <w:rsid w:val="00CA62AF"/>
    <w:rsid w:val="00CA6D27"/>
    <w:rsid w:val="00CB14C7"/>
    <w:rsid w:val="00CB1754"/>
    <w:rsid w:val="00CB1FE3"/>
    <w:rsid w:val="00CB32D3"/>
    <w:rsid w:val="00CB5886"/>
    <w:rsid w:val="00CB5964"/>
    <w:rsid w:val="00CB5ED6"/>
    <w:rsid w:val="00CB6E57"/>
    <w:rsid w:val="00CB7BE0"/>
    <w:rsid w:val="00CC04DE"/>
    <w:rsid w:val="00CC1A4F"/>
    <w:rsid w:val="00CC1B36"/>
    <w:rsid w:val="00CC3292"/>
    <w:rsid w:val="00CC38DB"/>
    <w:rsid w:val="00CC3AAE"/>
    <w:rsid w:val="00CC4BDD"/>
    <w:rsid w:val="00CC4C1A"/>
    <w:rsid w:val="00CC4F88"/>
    <w:rsid w:val="00CC52CF"/>
    <w:rsid w:val="00CC5BEE"/>
    <w:rsid w:val="00CC6169"/>
    <w:rsid w:val="00CC6B3A"/>
    <w:rsid w:val="00CD0B82"/>
    <w:rsid w:val="00CD11A8"/>
    <w:rsid w:val="00CD11C7"/>
    <w:rsid w:val="00CD138C"/>
    <w:rsid w:val="00CD1403"/>
    <w:rsid w:val="00CD22DD"/>
    <w:rsid w:val="00CD37F4"/>
    <w:rsid w:val="00CD3EAA"/>
    <w:rsid w:val="00CD5F62"/>
    <w:rsid w:val="00CD71FE"/>
    <w:rsid w:val="00CD72D5"/>
    <w:rsid w:val="00CD7472"/>
    <w:rsid w:val="00CD79B0"/>
    <w:rsid w:val="00CD7F82"/>
    <w:rsid w:val="00CE0124"/>
    <w:rsid w:val="00CE03D7"/>
    <w:rsid w:val="00CE04AF"/>
    <w:rsid w:val="00CE06BB"/>
    <w:rsid w:val="00CE28A8"/>
    <w:rsid w:val="00CE2BBE"/>
    <w:rsid w:val="00CE4DA4"/>
    <w:rsid w:val="00CE4DE3"/>
    <w:rsid w:val="00CE5F2B"/>
    <w:rsid w:val="00CE5F35"/>
    <w:rsid w:val="00CE6581"/>
    <w:rsid w:val="00CE7438"/>
    <w:rsid w:val="00CE7813"/>
    <w:rsid w:val="00CF0075"/>
    <w:rsid w:val="00CF1CEA"/>
    <w:rsid w:val="00CF284D"/>
    <w:rsid w:val="00CF2906"/>
    <w:rsid w:val="00CF4087"/>
    <w:rsid w:val="00CF4709"/>
    <w:rsid w:val="00CF4ECC"/>
    <w:rsid w:val="00CF5D89"/>
    <w:rsid w:val="00CF5E7B"/>
    <w:rsid w:val="00CF5F5D"/>
    <w:rsid w:val="00CF6B58"/>
    <w:rsid w:val="00CF7E34"/>
    <w:rsid w:val="00D01E87"/>
    <w:rsid w:val="00D01F33"/>
    <w:rsid w:val="00D01F35"/>
    <w:rsid w:val="00D02113"/>
    <w:rsid w:val="00D034C7"/>
    <w:rsid w:val="00D04024"/>
    <w:rsid w:val="00D05538"/>
    <w:rsid w:val="00D068F7"/>
    <w:rsid w:val="00D11522"/>
    <w:rsid w:val="00D124A8"/>
    <w:rsid w:val="00D12AE6"/>
    <w:rsid w:val="00D13372"/>
    <w:rsid w:val="00D1340E"/>
    <w:rsid w:val="00D1370F"/>
    <w:rsid w:val="00D13E0C"/>
    <w:rsid w:val="00D14658"/>
    <w:rsid w:val="00D152BF"/>
    <w:rsid w:val="00D153A1"/>
    <w:rsid w:val="00D157EA"/>
    <w:rsid w:val="00D15D72"/>
    <w:rsid w:val="00D15DD7"/>
    <w:rsid w:val="00D16650"/>
    <w:rsid w:val="00D16D33"/>
    <w:rsid w:val="00D2066C"/>
    <w:rsid w:val="00D20884"/>
    <w:rsid w:val="00D211C1"/>
    <w:rsid w:val="00D2217A"/>
    <w:rsid w:val="00D22BCF"/>
    <w:rsid w:val="00D2349D"/>
    <w:rsid w:val="00D239DD"/>
    <w:rsid w:val="00D24326"/>
    <w:rsid w:val="00D2473F"/>
    <w:rsid w:val="00D24AF4"/>
    <w:rsid w:val="00D24F31"/>
    <w:rsid w:val="00D25019"/>
    <w:rsid w:val="00D26DA6"/>
    <w:rsid w:val="00D27760"/>
    <w:rsid w:val="00D30095"/>
    <w:rsid w:val="00D308E3"/>
    <w:rsid w:val="00D30B71"/>
    <w:rsid w:val="00D31182"/>
    <w:rsid w:val="00D314B4"/>
    <w:rsid w:val="00D315BD"/>
    <w:rsid w:val="00D325D8"/>
    <w:rsid w:val="00D3276C"/>
    <w:rsid w:val="00D33DE3"/>
    <w:rsid w:val="00D34206"/>
    <w:rsid w:val="00D34B28"/>
    <w:rsid w:val="00D34B9F"/>
    <w:rsid w:val="00D36627"/>
    <w:rsid w:val="00D36993"/>
    <w:rsid w:val="00D37054"/>
    <w:rsid w:val="00D375BB"/>
    <w:rsid w:val="00D37B68"/>
    <w:rsid w:val="00D40194"/>
    <w:rsid w:val="00D414CB"/>
    <w:rsid w:val="00D41B51"/>
    <w:rsid w:val="00D421E2"/>
    <w:rsid w:val="00D42706"/>
    <w:rsid w:val="00D44477"/>
    <w:rsid w:val="00D45432"/>
    <w:rsid w:val="00D45D7F"/>
    <w:rsid w:val="00D45E86"/>
    <w:rsid w:val="00D461F0"/>
    <w:rsid w:val="00D46AF7"/>
    <w:rsid w:val="00D46D2A"/>
    <w:rsid w:val="00D46F34"/>
    <w:rsid w:val="00D501E6"/>
    <w:rsid w:val="00D5058C"/>
    <w:rsid w:val="00D5253D"/>
    <w:rsid w:val="00D5346F"/>
    <w:rsid w:val="00D53C01"/>
    <w:rsid w:val="00D5423E"/>
    <w:rsid w:val="00D54877"/>
    <w:rsid w:val="00D54B26"/>
    <w:rsid w:val="00D56344"/>
    <w:rsid w:val="00D57EA0"/>
    <w:rsid w:val="00D607A4"/>
    <w:rsid w:val="00D61B1C"/>
    <w:rsid w:val="00D62113"/>
    <w:rsid w:val="00D6236B"/>
    <w:rsid w:val="00D63B42"/>
    <w:rsid w:val="00D63DD1"/>
    <w:rsid w:val="00D63FCA"/>
    <w:rsid w:val="00D678C0"/>
    <w:rsid w:val="00D67B43"/>
    <w:rsid w:val="00D67D07"/>
    <w:rsid w:val="00D70A71"/>
    <w:rsid w:val="00D70DEA"/>
    <w:rsid w:val="00D7238C"/>
    <w:rsid w:val="00D725A0"/>
    <w:rsid w:val="00D73481"/>
    <w:rsid w:val="00D736F9"/>
    <w:rsid w:val="00D73EC9"/>
    <w:rsid w:val="00D74125"/>
    <w:rsid w:val="00D758B2"/>
    <w:rsid w:val="00D762A7"/>
    <w:rsid w:val="00D7645A"/>
    <w:rsid w:val="00D77129"/>
    <w:rsid w:val="00D7784C"/>
    <w:rsid w:val="00D77AC8"/>
    <w:rsid w:val="00D77D37"/>
    <w:rsid w:val="00D808D5"/>
    <w:rsid w:val="00D83478"/>
    <w:rsid w:val="00D838CD"/>
    <w:rsid w:val="00D83954"/>
    <w:rsid w:val="00D83D2B"/>
    <w:rsid w:val="00D84C6C"/>
    <w:rsid w:val="00D84D8C"/>
    <w:rsid w:val="00D8501A"/>
    <w:rsid w:val="00D8538C"/>
    <w:rsid w:val="00D870FC"/>
    <w:rsid w:val="00D87C97"/>
    <w:rsid w:val="00D9118C"/>
    <w:rsid w:val="00D9515A"/>
    <w:rsid w:val="00D95815"/>
    <w:rsid w:val="00D95A74"/>
    <w:rsid w:val="00D97413"/>
    <w:rsid w:val="00D97671"/>
    <w:rsid w:val="00DA0153"/>
    <w:rsid w:val="00DA163E"/>
    <w:rsid w:val="00DA1ABC"/>
    <w:rsid w:val="00DA1F19"/>
    <w:rsid w:val="00DA2E51"/>
    <w:rsid w:val="00DA2F95"/>
    <w:rsid w:val="00DA3B0A"/>
    <w:rsid w:val="00DA401D"/>
    <w:rsid w:val="00DA5DF9"/>
    <w:rsid w:val="00DA6ECF"/>
    <w:rsid w:val="00DA7E09"/>
    <w:rsid w:val="00DB0990"/>
    <w:rsid w:val="00DB0D8A"/>
    <w:rsid w:val="00DB1786"/>
    <w:rsid w:val="00DB1FCC"/>
    <w:rsid w:val="00DB22C9"/>
    <w:rsid w:val="00DB38C5"/>
    <w:rsid w:val="00DB422D"/>
    <w:rsid w:val="00DB4267"/>
    <w:rsid w:val="00DB436E"/>
    <w:rsid w:val="00DB5DF3"/>
    <w:rsid w:val="00DB6135"/>
    <w:rsid w:val="00DB646E"/>
    <w:rsid w:val="00DB6804"/>
    <w:rsid w:val="00DB6851"/>
    <w:rsid w:val="00DB6E28"/>
    <w:rsid w:val="00DC023B"/>
    <w:rsid w:val="00DC0A5C"/>
    <w:rsid w:val="00DC0E56"/>
    <w:rsid w:val="00DC15C9"/>
    <w:rsid w:val="00DC1B99"/>
    <w:rsid w:val="00DC208A"/>
    <w:rsid w:val="00DC3852"/>
    <w:rsid w:val="00DC3C9E"/>
    <w:rsid w:val="00DC3F07"/>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742"/>
    <w:rsid w:val="00DD4348"/>
    <w:rsid w:val="00DD4F33"/>
    <w:rsid w:val="00DD6F49"/>
    <w:rsid w:val="00DD724F"/>
    <w:rsid w:val="00DD73AB"/>
    <w:rsid w:val="00DD7857"/>
    <w:rsid w:val="00DD78EC"/>
    <w:rsid w:val="00DD7F4D"/>
    <w:rsid w:val="00DE12F2"/>
    <w:rsid w:val="00DE18C8"/>
    <w:rsid w:val="00DE20A8"/>
    <w:rsid w:val="00DE2E3D"/>
    <w:rsid w:val="00DE38B4"/>
    <w:rsid w:val="00DE4C93"/>
    <w:rsid w:val="00DE58E3"/>
    <w:rsid w:val="00DF1597"/>
    <w:rsid w:val="00DF1DA5"/>
    <w:rsid w:val="00DF21E9"/>
    <w:rsid w:val="00DF2270"/>
    <w:rsid w:val="00DF30D7"/>
    <w:rsid w:val="00DF41D7"/>
    <w:rsid w:val="00DF41DF"/>
    <w:rsid w:val="00DF480B"/>
    <w:rsid w:val="00DF59F8"/>
    <w:rsid w:val="00DF752C"/>
    <w:rsid w:val="00DF759C"/>
    <w:rsid w:val="00DF796F"/>
    <w:rsid w:val="00E000E5"/>
    <w:rsid w:val="00E00DB0"/>
    <w:rsid w:val="00E01159"/>
    <w:rsid w:val="00E02F37"/>
    <w:rsid w:val="00E0558D"/>
    <w:rsid w:val="00E05F7A"/>
    <w:rsid w:val="00E0757D"/>
    <w:rsid w:val="00E1057B"/>
    <w:rsid w:val="00E105D8"/>
    <w:rsid w:val="00E1079D"/>
    <w:rsid w:val="00E10B04"/>
    <w:rsid w:val="00E118B7"/>
    <w:rsid w:val="00E11DEC"/>
    <w:rsid w:val="00E120E9"/>
    <w:rsid w:val="00E12D5F"/>
    <w:rsid w:val="00E1325A"/>
    <w:rsid w:val="00E13AF7"/>
    <w:rsid w:val="00E16174"/>
    <w:rsid w:val="00E16E98"/>
    <w:rsid w:val="00E172D0"/>
    <w:rsid w:val="00E20648"/>
    <w:rsid w:val="00E209BA"/>
    <w:rsid w:val="00E209C5"/>
    <w:rsid w:val="00E20E10"/>
    <w:rsid w:val="00E21A92"/>
    <w:rsid w:val="00E23185"/>
    <w:rsid w:val="00E23A8B"/>
    <w:rsid w:val="00E23D78"/>
    <w:rsid w:val="00E25032"/>
    <w:rsid w:val="00E251F3"/>
    <w:rsid w:val="00E25432"/>
    <w:rsid w:val="00E25772"/>
    <w:rsid w:val="00E25BB8"/>
    <w:rsid w:val="00E26B25"/>
    <w:rsid w:val="00E26E08"/>
    <w:rsid w:val="00E2736D"/>
    <w:rsid w:val="00E30F25"/>
    <w:rsid w:val="00E31235"/>
    <w:rsid w:val="00E3250E"/>
    <w:rsid w:val="00E3276D"/>
    <w:rsid w:val="00E32E77"/>
    <w:rsid w:val="00E3307C"/>
    <w:rsid w:val="00E33E55"/>
    <w:rsid w:val="00E345A3"/>
    <w:rsid w:val="00E34927"/>
    <w:rsid w:val="00E35163"/>
    <w:rsid w:val="00E37597"/>
    <w:rsid w:val="00E37C43"/>
    <w:rsid w:val="00E40507"/>
    <w:rsid w:val="00E40F58"/>
    <w:rsid w:val="00E40FE5"/>
    <w:rsid w:val="00E417D9"/>
    <w:rsid w:val="00E419B6"/>
    <w:rsid w:val="00E4242A"/>
    <w:rsid w:val="00E442C4"/>
    <w:rsid w:val="00E46DBC"/>
    <w:rsid w:val="00E47F5F"/>
    <w:rsid w:val="00E500E7"/>
    <w:rsid w:val="00E50305"/>
    <w:rsid w:val="00E505A6"/>
    <w:rsid w:val="00E51997"/>
    <w:rsid w:val="00E52476"/>
    <w:rsid w:val="00E5451E"/>
    <w:rsid w:val="00E54E91"/>
    <w:rsid w:val="00E54EBC"/>
    <w:rsid w:val="00E57436"/>
    <w:rsid w:val="00E5769F"/>
    <w:rsid w:val="00E5783F"/>
    <w:rsid w:val="00E57A1C"/>
    <w:rsid w:val="00E57E6C"/>
    <w:rsid w:val="00E60187"/>
    <w:rsid w:val="00E6063B"/>
    <w:rsid w:val="00E6099B"/>
    <w:rsid w:val="00E60EF4"/>
    <w:rsid w:val="00E615D5"/>
    <w:rsid w:val="00E6181D"/>
    <w:rsid w:val="00E61917"/>
    <w:rsid w:val="00E61F63"/>
    <w:rsid w:val="00E62595"/>
    <w:rsid w:val="00E66857"/>
    <w:rsid w:val="00E66A73"/>
    <w:rsid w:val="00E66F1D"/>
    <w:rsid w:val="00E67253"/>
    <w:rsid w:val="00E676DD"/>
    <w:rsid w:val="00E710A7"/>
    <w:rsid w:val="00E718AD"/>
    <w:rsid w:val="00E7213E"/>
    <w:rsid w:val="00E723E0"/>
    <w:rsid w:val="00E72C5B"/>
    <w:rsid w:val="00E737DA"/>
    <w:rsid w:val="00E74907"/>
    <w:rsid w:val="00E760D1"/>
    <w:rsid w:val="00E776AC"/>
    <w:rsid w:val="00E779E1"/>
    <w:rsid w:val="00E8042A"/>
    <w:rsid w:val="00E80E86"/>
    <w:rsid w:val="00E81BE0"/>
    <w:rsid w:val="00E81F97"/>
    <w:rsid w:val="00E82DCF"/>
    <w:rsid w:val="00E8353A"/>
    <w:rsid w:val="00E8356B"/>
    <w:rsid w:val="00E83D6D"/>
    <w:rsid w:val="00E83F50"/>
    <w:rsid w:val="00E8407A"/>
    <w:rsid w:val="00E84103"/>
    <w:rsid w:val="00E84244"/>
    <w:rsid w:val="00E842BD"/>
    <w:rsid w:val="00E85C7B"/>
    <w:rsid w:val="00E8611A"/>
    <w:rsid w:val="00E86B2D"/>
    <w:rsid w:val="00E87A98"/>
    <w:rsid w:val="00E90E72"/>
    <w:rsid w:val="00E910C2"/>
    <w:rsid w:val="00E921FC"/>
    <w:rsid w:val="00E92B99"/>
    <w:rsid w:val="00E92C73"/>
    <w:rsid w:val="00E93D53"/>
    <w:rsid w:val="00E94D20"/>
    <w:rsid w:val="00E95683"/>
    <w:rsid w:val="00E95D41"/>
    <w:rsid w:val="00E9736F"/>
    <w:rsid w:val="00E97B33"/>
    <w:rsid w:val="00EA11AB"/>
    <w:rsid w:val="00EA279F"/>
    <w:rsid w:val="00EA2AB3"/>
    <w:rsid w:val="00EA4256"/>
    <w:rsid w:val="00EA4462"/>
    <w:rsid w:val="00EA4F69"/>
    <w:rsid w:val="00EA5569"/>
    <w:rsid w:val="00EA5DF0"/>
    <w:rsid w:val="00EA74AC"/>
    <w:rsid w:val="00EB0027"/>
    <w:rsid w:val="00EB0825"/>
    <w:rsid w:val="00EB3749"/>
    <w:rsid w:val="00EB3843"/>
    <w:rsid w:val="00EB4BF9"/>
    <w:rsid w:val="00EB536F"/>
    <w:rsid w:val="00EB6359"/>
    <w:rsid w:val="00EC02CD"/>
    <w:rsid w:val="00EC1E88"/>
    <w:rsid w:val="00EC20A8"/>
    <w:rsid w:val="00EC24BA"/>
    <w:rsid w:val="00EC312E"/>
    <w:rsid w:val="00EC33A4"/>
    <w:rsid w:val="00EC3440"/>
    <w:rsid w:val="00EC36EB"/>
    <w:rsid w:val="00EC3E98"/>
    <w:rsid w:val="00EC53A9"/>
    <w:rsid w:val="00EC6657"/>
    <w:rsid w:val="00EC669E"/>
    <w:rsid w:val="00EC6720"/>
    <w:rsid w:val="00EC6D46"/>
    <w:rsid w:val="00EC6E9B"/>
    <w:rsid w:val="00EC7175"/>
    <w:rsid w:val="00EC75F8"/>
    <w:rsid w:val="00EC7D90"/>
    <w:rsid w:val="00ED00FE"/>
    <w:rsid w:val="00ED0380"/>
    <w:rsid w:val="00ED0B5E"/>
    <w:rsid w:val="00ED1B2E"/>
    <w:rsid w:val="00ED1E2F"/>
    <w:rsid w:val="00ED34A6"/>
    <w:rsid w:val="00ED4B10"/>
    <w:rsid w:val="00ED4D5A"/>
    <w:rsid w:val="00ED55BF"/>
    <w:rsid w:val="00ED596C"/>
    <w:rsid w:val="00ED735C"/>
    <w:rsid w:val="00ED7A4E"/>
    <w:rsid w:val="00ED7CE7"/>
    <w:rsid w:val="00EE008E"/>
    <w:rsid w:val="00EE0473"/>
    <w:rsid w:val="00EE1D0F"/>
    <w:rsid w:val="00EE2193"/>
    <w:rsid w:val="00EE3A7B"/>
    <w:rsid w:val="00EE56BE"/>
    <w:rsid w:val="00EE57EC"/>
    <w:rsid w:val="00EE7D5E"/>
    <w:rsid w:val="00EF11A9"/>
    <w:rsid w:val="00EF1CB7"/>
    <w:rsid w:val="00EF1EA8"/>
    <w:rsid w:val="00EF3454"/>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476B"/>
    <w:rsid w:val="00F055E9"/>
    <w:rsid w:val="00F07FCB"/>
    <w:rsid w:val="00F10867"/>
    <w:rsid w:val="00F109E2"/>
    <w:rsid w:val="00F118B3"/>
    <w:rsid w:val="00F122AD"/>
    <w:rsid w:val="00F12D56"/>
    <w:rsid w:val="00F13C3C"/>
    <w:rsid w:val="00F14015"/>
    <w:rsid w:val="00F149A8"/>
    <w:rsid w:val="00F1516E"/>
    <w:rsid w:val="00F15E31"/>
    <w:rsid w:val="00F176D3"/>
    <w:rsid w:val="00F1793D"/>
    <w:rsid w:val="00F201A2"/>
    <w:rsid w:val="00F20A62"/>
    <w:rsid w:val="00F21939"/>
    <w:rsid w:val="00F21B5D"/>
    <w:rsid w:val="00F2214C"/>
    <w:rsid w:val="00F22BD2"/>
    <w:rsid w:val="00F23306"/>
    <w:rsid w:val="00F23C35"/>
    <w:rsid w:val="00F23CDC"/>
    <w:rsid w:val="00F241BE"/>
    <w:rsid w:val="00F27359"/>
    <w:rsid w:val="00F3034B"/>
    <w:rsid w:val="00F30A62"/>
    <w:rsid w:val="00F3134E"/>
    <w:rsid w:val="00F316D9"/>
    <w:rsid w:val="00F31FAC"/>
    <w:rsid w:val="00F326D4"/>
    <w:rsid w:val="00F33551"/>
    <w:rsid w:val="00F33877"/>
    <w:rsid w:val="00F33CEE"/>
    <w:rsid w:val="00F3581C"/>
    <w:rsid w:val="00F358F9"/>
    <w:rsid w:val="00F37DBB"/>
    <w:rsid w:val="00F401F3"/>
    <w:rsid w:val="00F40E84"/>
    <w:rsid w:val="00F414F3"/>
    <w:rsid w:val="00F41D24"/>
    <w:rsid w:val="00F4201F"/>
    <w:rsid w:val="00F42325"/>
    <w:rsid w:val="00F426AC"/>
    <w:rsid w:val="00F44C84"/>
    <w:rsid w:val="00F44F81"/>
    <w:rsid w:val="00F456E4"/>
    <w:rsid w:val="00F4615A"/>
    <w:rsid w:val="00F472EB"/>
    <w:rsid w:val="00F476D1"/>
    <w:rsid w:val="00F508C7"/>
    <w:rsid w:val="00F50E44"/>
    <w:rsid w:val="00F521D5"/>
    <w:rsid w:val="00F5225F"/>
    <w:rsid w:val="00F530D3"/>
    <w:rsid w:val="00F53288"/>
    <w:rsid w:val="00F53FC0"/>
    <w:rsid w:val="00F53FD4"/>
    <w:rsid w:val="00F54187"/>
    <w:rsid w:val="00F54FCA"/>
    <w:rsid w:val="00F55E3F"/>
    <w:rsid w:val="00F55E43"/>
    <w:rsid w:val="00F56101"/>
    <w:rsid w:val="00F56581"/>
    <w:rsid w:val="00F5703F"/>
    <w:rsid w:val="00F57A0A"/>
    <w:rsid w:val="00F57CE0"/>
    <w:rsid w:val="00F60637"/>
    <w:rsid w:val="00F60787"/>
    <w:rsid w:val="00F63DB9"/>
    <w:rsid w:val="00F65095"/>
    <w:rsid w:val="00F6518E"/>
    <w:rsid w:val="00F65922"/>
    <w:rsid w:val="00F65BAE"/>
    <w:rsid w:val="00F66A1F"/>
    <w:rsid w:val="00F66E13"/>
    <w:rsid w:val="00F70003"/>
    <w:rsid w:val="00F70C76"/>
    <w:rsid w:val="00F70CB9"/>
    <w:rsid w:val="00F71520"/>
    <w:rsid w:val="00F715B1"/>
    <w:rsid w:val="00F71938"/>
    <w:rsid w:val="00F73805"/>
    <w:rsid w:val="00F73BFD"/>
    <w:rsid w:val="00F75626"/>
    <w:rsid w:val="00F7644F"/>
    <w:rsid w:val="00F77E3A"/>
    <w:rsid w:val="00F77F0A"/>
    <w:rsid w:val="00F80F81"/>
    <w:rsid w:val="00F826ED"/>
    <w:rsid w:val="00F826EE"/>
    <w:rsid w:val="00F82C24"/>
    <w:rsid w:val="00F82D51"/>
    <w:rsid w:val="00F83067"/>
    <w:rsid w:val="00F83B66"/>
    <w:rsid w:val="00F8524D"/>
    <w:rsid w:val="00F86659"/>
    <w:rsid w:val="00F86E2D"/>
    <w:rsid w:val="00F86F40"/>
    <w:rsid w:val="00F90FD5"/>
    <w:rsid w:val="00F92704"/>
    <w:rsid w:val="00F92AB5"/>
    <w:rsid w:val="00F9320A"/>
    <w:rsid w:val="00F951C2"/>
    <w:rsid w:val="00F952CA"/>
    <w:rsid w:val="00F957C6"/>
    <w:rsid w:val="00F96265"/>
    <w:rsid w:val="00F977DE"/>
    <w:rsid w:val="00F97CBF"/>
    <w:rsid w:val="00FA08D2"/>
    <w:rsid w:val="00FA2400"/>
    <w:rsid w:val="00FA36FE"/>
    <w:rsid w:val="00FA4338"/>
    <w:rsid w:val="00FA44E8"/>
    <w:rsid w:val="00FA476B"/>
    <w:rsid w:val="00FA5D16"/>
    <w:rsid w:val="00FA7410"/>
    <w:rsid w:val="00FB0FAD"/>
    <w:rsid w:val="00FB29CD"/>
    <w:rsid w:val="00FB2B69"/>
    <w:rsid w:val="00FB3627"/>
    <w:rsid w:val="00FB48B1"/>
    <w:rsid w:val="00FB491D"/>
    <w:rsid w:val="00FB518B"/>
    <w:rsid w:val="00FB5644"/>
    <w:rsid w:val="00FB56BF"/>
    <w:rsid w:val="00FB69D2"/>
    <w:rsid w:val="00FB71D1"/>
    <w:rsid w:val="00FB7BB9"/>
    <w:rsid w:val="00FB7CBF"/>
    <w:rsid w:val="00FC00A9"/>
    <w:rsid w:val="00FC0206"/>
    <w:rsid w:val="00FC153D"/>
    <w:rsid w:val="00FC1A74"/>
    <w:rsid w:val="00FC24C6"/>
    <w:rsid w:val="00FC3092"/>
    <w:rsid w:val="00FC3887"/>
    <w:rsid w:val="00FC3995"/>
    <w:rsid w:val="00FC3B90"/>
    <w:rsid w:val="00FC44C2"/>
    <w:rsid w:val="00FC4516"/>
    <w:rsid w:val="00FC48D6"/>
    <w:rsid w:val="00FC61A1"/>
    <w:rsid w:val="00FC63E0"/>
    <w:rsid w:val="00FC6517"/>
    <w:rsid w:val="00FC6736"/>
    <w:rsid w:val="00FD0548"/>
    <w:rsid w:val="00FD1457"/>
    <w:rsid w:val="00FD15FD"/>
    <w:rsid w:val="00FD28CC"/>
    <w:rsid w:val="00FD3121"/>
    <w:rsid w:val="00FD3527"/>
    <w:rsid w:val="00FD6991"/>
    <w:rsid w:val="00FD71FE"/>
    <w:rsid w:val="00FE014E"/>
    <w:rsid w:val="00FE0434"/>
    <w:rsid w:val="00FE1902"/>
    <w:rsid w:val="00FE1C63"/>
    <w:rsid w:val="00FE2367"/>
    <w:rsid w:val="00FE277F"/>
    <w:rsid w:val="00FE287C"/>
    <w:rsid w:val="00FE3E04"/>
    <w:rsid w:val="00FE56A5"/>
    <w:rsid w:val="00FE6A09"/>
    <w:rsid w:val="00FE7B08"/>
    <w:rsid w:val="00FF0358"/>
    <w:rsid w:val="00FF0AA6"/>
    <w:rsid w:val="00FF12D0"/>
    <w:rsid w:val="00FF13AB"/>
    <w:rsid w:val="00FF17F9"/>
    <w:rsid w:val="00FF2A3C"/>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DD19EFB"/>
  <w15:docId w15:val="{49E10156-CFCA-49F4-BE9D-2005D7AF6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1"/>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2"/>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character" w:customStyle="1" w:styleId="normaltextrun">
    <w:name w:val="normaltextrun"/>
    <w:basedOn w:val="DefaultParagraphFont"/>
    <w:rsid w:val="00025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bidenwhitehouse.archives.gov/briefing-room/presidential-actions/2025/01/16/executive-order-on-strengthening-and-promoting-innovation-in-the-nations-cybersecurity/" TargetMode="External"/><Relationship Id="rId39" Type="http://schemas.openxmlformats.org/officeDocument/2006/relationships/hyperlink" Target="https://www.nist.gov/programs-projects/usgv6-program/usgv6-revision-1" TargetMode="External"/><Relationship Id="rId21" Type="http://schemas.openxmlformats.org/officeDocument/2006/relationships/hyperlink" Target="https://www.cisa.gov/publication/tic-30-core-guidance-documents" TargetMode="External"/><Relationship Id="rId34" Type="http://schemas.openxmlformats.org/officeDocument/2006/relationships/hyperlink" Target="https://bidenwhitehouse.archives.gov/wp-content/uploads/legacy_drupal_files/omb/memoranda/2005/m05-24.pdf" TargetMode="External"/><Relationship Id="rId42" Type="http://schemas.openxmlformats.org/officeDocument/2006/relationships/hyperlink" Target="https://www.whitehouse.gov/wp-content/uploads/2019/09/M-19-26.pdf" TargetMode="External"/><Relationship Id="rId47" Type="http://schemas.openxmlformats.org/officeDocument/2006/relationships/hyperlink" Target="http://www.va.gov/process" TargetMode="External"/><Relationship Id="rId50" Type="http://schemas.openxmlformats.org/officeDocument/2006/relationships/hyperlink" Target="http://www.ea.oit.va.gov/index.asp" TargetMode="External"/><Relationship Id="rId55" Type="http://schemas.openxmlformats.org/officeDocument/2006/relationships/header" Target="header1.xm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va.gov/trm/TRMHomePage.aspx" TargetMode="External"/><Relationship Id="rId20" Type="http://schemas.openxmlformats.org/officeDocument/2006/relationships/hyperlink" Target="https://www.voa.va.gov/DocumentView.aspx?DocumentID=4896" TargetMode="External"/><Relationship Id="rId29" Type="http://schemas.openxmlformats.org/officeDocument/2006/relationships/hyperlink" Target="https://www.cisa.gov/news-events/directives/bod-22-01-reducing-significant-risk-known-exploited-vulnerabilities" TargetMode="External"/><Relationship Id="rId41" Type="http://schemas.openxmlformats.org/officeDocument/2006/relationships/hyperlink" Target="https://doi.org/10.6028/NIST.SP.800-119" TargetMode="External"/><Relationship Id="rId54" Type="http://schemas.openxmlformats.org/officeDocument/2006/relationships/hyperlink" Target="https://www.va.gov/oal/library/vaar/vaar852.asp"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voa.va.gov/DocumentListPublic.aspx?NodeId=28" TargetMode="External"/><Relationship Id="rId32" Type="http://schemas.openxmlformats.org/officeDocument/2006/relationships/hyperlink" Target="https://www.voa.va.gov/DocumentView.aspx?DocumentID=5010" TargetMode="External"/><Relationship Id="rId37" Type="http://schemas.openxmlformats.org/officeDocument/2006/relationships/hyperlink" Target="https://www.voa.va.gov/DocumentView.aspx?DocumentID=4896" TargetMode="External"/><Relationship Id="rId40" Type="http://schemas.openxmlformats.org/officeDocument/2006/relationships/hyperlink" Target="https://doi.org/10.6028/NIST.SP.500-267Br1" TargetMode="External"/><Relationship Id="rId45" Type="http://schemas.openxmlformats.org/officeDocument/2006/relationships/hyperlink" Target="https://www.voa.va.gov/DocumentView.aspx?DocumentID=4946" TargetMode="External"/><Relationship Id="rId53" Type="http://schemas.openxmlformats.org/officeDocument/2006/relationships/hyperlink" Target="https://sftool.gov/greenprocurement" TargetMode="External"/><Relationship Id="rId58"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digital.va.gov/process-asset-library/" TargetMode="External"/><Relationship Id="rId23" Type="http://schemas.openxmlformats.org/officeDocument/2006/relationships/hyperlink" Target="https://www.voa.va.gov/DocumentView.aspx?DocumentID=4371" TargetMode="External"/><Relationship Id="rId28" Type="http://schemas.openxmlformats.org/officeDocument/2006/relationships/hyperlink" Target="https://www.cisa.gov/news-events/directives/bod-19-02-vulnerability-remediation-requirements-internet-accessible-systems" TargetMode="External"/><Relationship Id="rId36" Type="http://schemas.openxmlformats.org/officeDocument/2006/relationships/hyperlink" Target="https://bidenwhitehouse.archives.gov/wp-content/uploads/2022/01/M-22-09.pdf" TargetMode="External"/><Relationship Id="rId49" Type="http://schemas.openxmlformats.org/officeDocument/2006/relationships/hyperlink" Target="https://www.tms.va.gov/SecureAuth35/" TargetMode="External"/><Relationship Id="rId57" Type="http://schemas.openxmlformats.org/officeDocument/2006/relationships/footer" Target="footer1.xml"/><Relationship Id="rId61"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voa.va.gov/documentlistpublic.aspx?NodeID=514" TargetMode="External"/><Relationship Id="rId31" Type="http://schemas.openxmlformats.org/officeDocument/2006/relationships/hyperlink" Target="https://www.voa.va.gov/DocumentView.aspx?DocumentID=5010" TargetMode="External"/><Relationship Id="rId44" Type="http://schemas.openxmlformats.org/officeDocument/2006/relationships/hyperlink" Target="https://www.voa.va.gov/DocumentView.aspx?DocumentID=4371" TargetMode="External"/><Relationship Id="rId52" Type="http://schemas.openxmlformats.org/officeDocument/2006/relationships/hyperlink" Target="https://digital.va.gov/web-governance/" TargetMode="External"/><Relationship Id="rId60"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va.gov/vapubs/index.cfm"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whitehouse.gov/wp-content/uploads/2022/01/M-22-09.pdf" TargetMode="External"/><Relationship Id="rId30" Type="http://schemas.openxmlformats.org/officeDocument/2006/relationships/hyperlink" Target="https://www.cisa.gov/news-events/directives/bod-23-01-improving-asset-visibility-and-vulnerability-detection-federal-networks" TargetMode="External"/><Relationship Id="rId35" Type="http://schemas.openxmlformats.org/officeDocument/2006/relationships/hyperlink" Target="https://bidenwhitehouse.archives.gov/wp-content/uploads/2019/05/M-19-17.pdf" TargetMode="External"/><Relationship Id="rId43" Type="http://schemas.openxmlformats.org/officeDocument/2006/relationships/hyperlink" Target="https://www.cisa.gov/publication/tic-30-core-guidance-documents" TargetMode="External"/><Relationship Id="rId48" Type="http://schemas.openxmlformats.org/officeDocument/2006/relationships/hyperlink" Target="https://csrc.nist.gov/projects/fips-140-3-transition-effort" TargetMode="External"/><Relationship Id="rId56" Type="http://schemas.openxmlformats.org/officeDocument/2006/relationships/header" Target="header2.xml"/><Relationship Id="rId8" Type="http://schemas.openxmlformats.org/officeDocument/2006/relationships/settings" Target="settings.xml"/><Relationship Id="rId51" Type="http://schemas.openxmlformats.org/officeDocument/2006/relationships/hyperlink" Target="https://www.va.gov/vapubs/viewPublication.asp?Pub_ID=1056&amp;FType=2"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www.idmanagement.gov/arch/" TargetMode="External"/><Relationship Id="rId25" Type="http://schemas.openxmlformats.org/officeDocument/2006/relationships/hyperlink" Target="https://www.voa.va.gov/DocumentView.aspx?DocumentID=4946" TargetMode="External"/><Relationship Id="rId33" Type="http://schemas.openxmlformats.org/officeDocument/2006/relationships/hyperlink" Target="https://digital.va.gov/office-of-information-and-technology/reference-library/enterprise-technology-guidelines/" TargetMode="External"/><Relationship Id="rId38" Type="http://schemas.openxmlformats.org/officeDocument/2006/relationships/hyperlink" Target="https://www.whitehouse.gov/wp-content/uploads/2020/11/M-21-07.pdf" TargetMode="External"/><Relationship Id="rId46"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973236709CFD4D9DFA31BF03E7758E" ma:contentTypeVersion="14" ma:contentTypeDescription="Create a new document." ma:contentTypeScope="" ma:versionID="fa439e646a63eb9b16e8bfe1f6558a67">
  <xsd:schema xmlns:xsd="http://www.w3.org/2001/XMLSchema" xmlns:xs="http://www.w3.org/2001/XMLSchema" xmlns:p="http://schemas.microsoft.com/office/2006/metadata/properties" xmlns:ns1="http://schemas.microsoft.com/sharepoint/v3" xmlns:ns3="0257b2f7-1702-4e08-a8f7-37f99a180286" xmlns:ns4="dce0646e-66c3-4c0c-93b0-1fa019f3f905" targetNamespace="http://schemas.microsoft.com/office/2006/metadata/properties" ma:root="true" ma:fieldsID="bd7075103c708e3d5317e27ee7ddf7a8" ns1:_="" ns3:_="" ns4:_="">
    <xsd:import namespace="http://schemas.microsoft.com/sharepoint/v3"/>
    <xsd:import namespace="0257b2f7-1702-4e08-a8f7-37f99a180286"/>
    <xsd:import namespace="dce0646e-66c3-4c0c-93b0-1fa019f3f905"/>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4:SharedWithUsers" minOccurs="0"/>
                <xsd:element ref="ns4:SharedWithDetails" minOccurs="0"/>
                <xsd:element ref="ns4:_dlc_DocId" minOccurs="0"/>
                <xsd:element ref="ns4:_dlc_DocIdUrl" minOccurs="0"/>
                <xsd:element ref="ns4:_dlc_DocIdPersistI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hidden="true" ma:internalName="_ip_UnifiedCompliancePolicyProperties">
      <xsd:simpleType>
        <xsd:restriction base="dms:Note"/>
      </xsd:simpleType>
    </xsd:element>
    <xsd:element name="_ip_UnifiedCompliancePolicyUIAction" ma:index="1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7b2f7-1702-4e08-a8f7-37f99a1802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_dlc_DocId" ma:index="15" nillable="true" ma:displayName="Document ID Value" ma:description="The value of the document ID assigned to this item." ma:indexed="true"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dce0646e-66c3-4c0c-93b0-1fa019f3f905">VDT5VWPEUQAP-1220338261-603</_dlc_DocId>
    <_dlc_DocIdUrl xmlns="dce0646e-66c3-4c0c-93b0-1fa019f3f905">
      <Url>https://dvagov.sharepoint.com/sites/VACOOALC/TACNJ/DLR/_layouts/15/DocIdRedir.aspx?ID=VDT5VWPEUQAP-1220338261-603</Url>
      <Description>VDT5VWPEUQAP-1220338261-603</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14DFF0-BE02-43C3-B073-C26B528B8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57b2f7-1702-4e08-a8f7-37f99a180286"/>
    <ds:schemaRef ds:uri="dce0646e-66c3-4c0c-93b0-1fa019f3f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3.xml><?xml version="1.0" encoding="utf-8"?>
<ds:datastoreItem xmlns:ds="http://schemas.openxmlformats.org/officeDocument/2006/customXml" ds:itemID="{4A0BD9D7-C5AF-49EC-9B9C-48E1558D07D5}">
  <ds:schemaRefs>
    <ds:schemaRef ds:uri="http://schemas.microsoft.com/sharepoint/events"/>
  </ds:schemaRefs>
</ds:datastoreItem>
</file>

<file path=customXml/itemProps4.xml><?xml version="1.0" encoding="utf-8"?>
<ds:datastoreItem xmlns:ds="http://schemas.openxmlformats.org/officeDocument/2006/customXml" ds:itemID="{A469CD98-5FC1-4ECA-ABA7-BB32CAE09EF9}">
  <ds:schemaRefs>
    <ds:schemaRef ds:uri="http://schemas.microsoft.com/office/2006/metadata/properties"/>
    <ds:schemaRef ds:uri="http://schemas.microsoft.com/office/infopath/2007/PartnerControls"/>
    <ds:schemaRef ds:uri="http://schemas.microsoft.com/sharepoint/v3"/>
    <ds:schemaRef ds:uri="dce0646e-66c3-4c0c-93b0-1fa019f3f905"/>
  </ds:schemaRefs>
</ds:datastoreItem>
</file>

<file path=customXml/itemProps5.xml><?xml version="1.0" encoding="utf-8"?>
<ds:datastoreItem xmlns:ds="http://schemas.openxmlformats.org/officeDocument/2006/customXml" ds:itemID="{93E6C5E0-AA0D-4251-8F06-28AEECE0BB54}">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TotalTime>
  <Pages>49</Pages>
  <Words>18715</Words>
  <Characters>114350</Characters>
  <Application>Microsoft Office Word</Application>
  <DocSecurity>0</DocSecurity>
  <Lines>2382</Lines>
  <Paragraphs>821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132244</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Fitzmaurice, Joshua D.</cp:lastModifiedBy>
  <cp:revision>5</cp:revision>
  <dcterms:created xsi:type="dcterms:W3CDTF">2026-03-02T15:08:00Z</dcterms:created>
  <dcterms:modified xsi:type="dcterms:W3CDTF">2026-03-02T15:19:00Z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0x0101004E973236709CFD4D9DFA31BF03E7758E</vt:lpwstr>
  </property>
  <property fmtid="{D5CDD505-2E9C-101B-9397-08002B2CF9AE}" pid="3" name="_dlc_DocIdItemGuid">
    <vt:lpwstr>3075d0c8-4889-4b08-a605-3f320d855754</vt:lpwstr>
  </property>
</Properties>
</file>