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9682" w14:textId="77777777" w:rsidR="00342429" w:rsidRPr="00AA66EB" w:rsidRDefault="00342429" w:rsidP="00342429">
      <w:pPr>
        <w:pStyle w:val="Title"/>
        <w:jc w:val="center"/>
      </w:pPr>
      <w:r w:rsidRPr="00AA66EB">
        <w:t>PERFORMANCE WORK STATEMENT</w:t>
      </w:r>
    </w:p>
    <w:p w14:paraId="7164EB1D" w14:textId="77777777" w:rsidR="00342429" w:rsidRPr="00AA66EB" w:rsidRDefault="00342429" w:rsidP="00342429">
      <w:pPr>
        <w:pStyle w:val="Title"/>
        <w:jc w:val="center"/>
      </w:pPr>
      <w:r w:rsidRPr="00AA66EB">
        <w:t>Nimbus Fish Hatchery Operation and Maintenance</w:t>
      </w:r>
    </w:p>
    <w:p w14:paraId="479CBB55" w14:textId="77777777" w:rsidR="00342429" w:rsidRPr="00AA66EB" w:rsidRDefault="00342429" w:rsidP="00342429">
      <w:pPr>
        <w:pStyle w:val="Title"/>
        <w:jc w:val="center"/>
      </w:pPr>
      <w:r w:rsidRPr="00AA66EB">
        <w:t>March 2026</w:t>
      </w:r>
    </w:p>
    <w:p w14:paraId="62CB9933" w14:textId="77777777" w:rsidR="00342429" w:rsidRPr="00AA66EB" w:rsidRDefault="00342429" w:rsidP="00CA0E59">
      <w:pPr>
        <w:pStyle w:val="Heading1"/>
        <w:numPr>
          <w:ilvl w:val="0"/>
          <w:numId w:val="1"/>
        </w:numPr>
      </w:pPr>
      <w:r w:rsidRPr="00AA66EB">
        <w:t>General Information</w:t>
      </w:r>
    </w:p>
    <w:p w14:paraId="37C113E4" w14:textId="77777777" w:rsidR="00342429" w:rsidRPr="00AA66EB" w:rsidRDefault="00342429" w:rsidP="00342429">
      <w:r w:rsidRPr="00AA66EB">
        <w:t>The U.S. Bureau of Reclamation (Reclamation or Government) is seeking a qualified contractor to operate and maintain the Nimbus Fish Hatchery (Hatchery), located in Gold River, California. The contractor will be responsible for providing all necessary personnel, labor, materials, and supplies, to ensure effective operations, minor to moderate maintenance, and management of the hatchery, in coordination with Reclamation, and in accordance with contract standards.</w:t>
      </w:r>
    </w:p>
    <w:p w14:paraId="0524EDEB" w14:textId="77777777" w:rsidR="00342429" w:rsidRPr="00AA66EB" w:rsidRDefault="00342429" w:rsidP="00CA0E59">
      <w:pPr>
        <w:pStyle w:val="Heading2"/>
        <w:numPr>
          <w:ilvl w:val="1"/>
          <w:numId w:val="1"/>
        </w:numPr>
      </w:pPr>
      <w:r w:rsidRPr="00AA66EB">
        <w:t xml:space="preserve">Description of Services </w:t>
      </w:r>
    </w:p>
    <w:p w14:paraId="74C80CE9" w14:textId="77777777" w:rsidR="00342429" w:rsidRPr="00AA66EB" w:rsidRDefault="00342429" w:rsidP="00342429">
      <w:r w:rsidRPr="00AA66EB">
        <w:t>For this fixed-price contract, the contractor, in coordination with Reclamation, shall:</w:t>
      </w:r>
    </w:p>
    <w:p w14:paraId="39A43DDB" w14:textId="77777777" w:rsidR="00342429" w:rsidRPr="00AA66EB" w:rsidRDefault="00342429" w:rsidP="007D7415">
      <w:pPr>
        <w:pStyle w:val="ListParagraph"/>
        <w:numPr>
          <w:ilvl w:val="0"/>
          <w:numId w:val="50"/>
        </w:numPr>
      </w:pPr>
      <w:r w:rsidRPr="00AA66EB">
        <w:t>Fully operate and maintain the hatchery with Reclamation’s oversight.</w:t>
      </w:r>
    </w:p>
    <w:p w14:paraId="6CE5D418" w14:textId="77777777" w:rsidR="00342429" w:rsidRPr="00AA66EB" w:rsidRDefault="00342429" w:rsidP="007D7415">
      <w:pPr>
        <w:pStyle w:val="ListParagraph"/>
        <w:numPr>
          <w:ilvl w:val="0"/>
          <w:numId w:val="50"/>
        </w:numPr>
      </w:pPr>
      <w:r w:rsidRPr="00AA66EB">
        <w:t>Manage all aspects of hatchery operations including fish spawning, rearing, and release</w:t>
      </w:r>
      <w:ins w:id="0" w:author="Guerrero, Zarela R" w:date="2026-03-18T11:13:00Z" w16du:dateUtc="2026-03-18T18:13:00Z">
        <w:r w:rsidRPr="00AA66EB">
          <w:t xml:space="preserve"> </w:t>
        </w:r>
      </w:ins>
    </w:p>
    <w:p w14:paraId="48069F3E" w14:textId="77777777" w:rsidR="00342429" w:rsidRPr="00AA66EB" w:rsidRDefault="00342429" w:rsidP="007D7415">
      <w:pPr>
        <w:pStyle w:val="ListParagraph"/>
        <w:numPr>
          <w:ilvl w:val="0"/>
          <w:numId w:val="50"/>
        </w:numPr>
      </w:pPr>
      <w:r w:rsidRPr="00AA66EB">
        <w:t>Maintain hatchery with Reclamation’s oversight of approved maintenance activities.</w:t>
      </w:r>
    </w:p>
    <w:p w14:paraId="4117F78C" w14:textId="77777777" w:rsidR="00342429" w:rsidRPr="00AA66EB" w:rsidRDefault="00342429" w:rsidP="007D7415">
      <w:pPr>
        <w:pStyle w:val="ListParagraph"/>
        <w:numPr>
          <w:ilvl w:val="0"/>
          <w:numId w:val="50"/>
        </w:numPr>
      </w:pPr>
      <w:r w:rsidRPr="00AA66EB">
        <w:t>Ensure compliance with performance standards outlined in the contract</w:t>
      </w:r>
    </w:p>
    <w:p w14:paraId="4F809086" w14:textId="77777777" w:rsidR="00342429" w:rsidRPr="00AA66EB" w:rsidRDefault="00342429" w:rsidP="00CA0E59">
      <w:pPr>
        <w:pStyle w:val="Heading2"/>
        <w:numPr>
          <w:ilvl w:val="1"/>
          <w:numId w:val="1"/>
        </w:numPr>
      </w:pPr>
      <w:r w:rsidRPr="00AA66EB">
        <w:t>Background</w:t>
      </w:r>
    </w:p>
    <w:p w14:paraId="12353648" w14:textId="77777777" w:rsidR="00342429" w:rsidRPr="00AA66EB" w:rsidRDefault="00342429" w:rsidP="00342429">
      <w:pPr>
        <w:spacing w:after="240"/>
      </w:pPr>
      <w:r w:rsidRPr="00AA66EB">
        <w:t>The Hatchery was constructed by Reclamation in accordance with the American River Basin Development Act, enacted on October 14, 1949 (63 Stat. 852), and the Fish and Wildlife Coordination Act, passed on August 14, 1946 (60 Stat. 1080). The primary purpose for building the hatchery was to offset the loss of critical salmon and steelhead spawning habitat resulting from the construction of Nimbus Dam. The dam's creation led to the inundation of nearly seven miles of salmonid spawning grounds.</w:t>
      </w:r>
    </w:p>
    <w:p w14:paraId="1E701437" w14:textId="77777777" w:rsidR="00342429" w:rsidRPr="00AA66EB" w:rsidRDefault="00342429" w:rsidP="00342429">
      <w:pPr>
        <w:spacing w:after="240"/>
      </w:pPr>
      <w:r w:rsidRPr="00AA66EB">
        <w:t>In 1953, the U.S. Fish and Wildlife Service (USFWS), together with the California Department of Fish and Wildlife (CDFW), developed the "Plan for the Protection and Maintenance of Salmon and Steelhead in the American River." This conservation plan recommended the construction and ongoing operation of the hatchery to address habitat loss and ensure the continued presence of Fall-run Chinook salmon and Central Valley steelhead (CV steelhead) in the river system.</w:t>
      </w:r>
    </w:p>
    <w:p w14:paraId="4CC45454" w14:textId="77777777" w:rsidR="00342429" w:rsidRPr="00AA66EB" w:rsidRDefault="00342429" w:rsidP="00342429">
      <w:r w:rsidRPr="00AA66EB">
        <w:t>Since initiating operations in 1955, the Nimbus Fish Hatchery has received continuous support from the Bureau of Reclamation to fulfill its function in mitigating habitat loss and sustaining anadromous fish populations within the American River. To guide its ongoing activities, the hatchery maintains non</w:t>
      </w:r>
      <w:r w:rsidRPr="00AA66EB">
        <w:noBreakHyphen/>
        <w:t xml:space="preserve">regulatory production objectives that </w:t>
      </w:r>
      <w:r w:rsidRPr="00AA66EB">
        <w:lastRenderedPageBreak/>
        <w:t>serve as operational surrogates for natural adult</w:t>
      </w:r>
      <w:r w:rsidRPr="00AA66EB">
        <w:noBreakHyphen/>
        <w:t>return targets. These objectives include the annual production and release of approximately 4 million Fall-run Chinook salmon smolts and 430,000 CV steelhead yearlings, thereby supporting the long</w:t>
      </w:r>
      <w:r w:rsidRPr="00AA66EB">
        <w:noBreakHyphen/>
        <w:t>term persistence of these species in the watershed.</w:t>
      </w:r>
    </w:p>
    <w:p w14:paraId="22E3E5E5" w14:textId="77777777" w:rsidR="00342429" w:rsidRPr="00AA66EB" w:rsidRDefault="00342429" w:rsidP="00CA0E59">
      <w:pPr>
        <w:pStyle w:val="Heading2"/>
        <w:numPr>
          <w:ilvl w:val="1"/>
          <w:numId w:val="1"/>
        </w:numPr>
      </w:pPr>
      <w:r w:rsidRPr="00AA66EB">
        <w:t>Scope</w:t>
      </w:r>
    </w:p>
    <w:p w14:paraId="1BF751B1" w14:textId="77777777" w:rsidR="00342429" w:rsidRPr="00AA66EB" w:rsidRDefault="00342429" w:rsidP="00342429">
      <w:r w:rsidRPr="00AA66EB">
        <w:t>In coordination with Reclamation staff, the selected contractor will be responsible for the operation and minor maintenance of the Nimbus Fish Hatchery in strict compliance with all applicable legal, regulatory, and agency (Reclamation) guidelines and mandates. The contractor must ensure that hatchery operations are carried out continuously, 24 hours a day, seven days a week, and 365 days a year. To support uninterrupted operations and maintenance, the contractor is required to maintain a workforce that is both adequately sized and properly skilled.</w:t>
      </w:r>
    </w:p>
    <w:p w14:paraId="7A05C26C" w14:textId="77777777" w:rsidR="00342429" w:rsidRPr="00AA66EB" w:rsidRDefault="00342429" w:rsidP="00CA0E59">
      <w:pPr>
        <w:pStyle w:val="Heading1"/>
        <w:numPr>
          <w:ilvl w:val="0"/>
          <w:numId w:val="1"/>
        </w:numPr>
      </w:pPr>
      <w:r w:rsidRPr="00AA66EB">
        <w:t>Administrative Information</w:t>
      </w:r>
    </w:p>
    <w:p w14:paraId="4A00A23E" w14:textId="77777777" w:rsidR="00342429" w:rsidRPr="00AA66EB" w:rsidRDefault="00342429" w:rsidP="00CA0E59">
      <w:pPr>
        <w:pStyle w:val="Heading2"/>
        <w:numPr>
          <w:ilvl w:val="1"/>
          <w:numId w:val="1"/>
        </w:numPr>
      </w:pPr>
      <w:r w:rsidRPr="00AA66EB">
        <w:t>Period of Performance</w:t>
      </w:r>
    </w:p>
    <w:p w14:paraId="155D0BDA" w14:textId="77777777" w:rsidR="00342429" w:rsidRPr="00AA66EB" w:rsidRDefault="00342429" w:rsidP="00342429">
      <w:r w:rsidRPr="00AA66EB">
        <w:t>The period of performance shall be for one (1) Base Period of 12 months and four (4) optional periods of 12 months each.  The Period of Performance reads as follows:</w:t>
      </w:r>
    </w:p>
    <w:p w14:paraId="2D9C702E" w14:textId="77777777" w:rsidR="00342429" w:rsidRPr="00AA66EB" w:rsidRDefault="00342429" w:rsidP="00342429">
      <w:r w:rsidRPr="00AA66EB">
        <w:t>Base Year:</w:t>
      </w:r>
      <w:r w:rsidRPr="00AA66EB">
        <w:tab/>
      </w:r>
      <w:r w:rsidRPr="00AA66EB">
        <w:tab/>
      </w:r>
      <w:r w:rsidRPr="00AA66EB">
        <w:tab/>
        <w:t>July 1, 2026 – June 30, 2027</w:t>
      </w:r>
    </w:p>
    <w:p w14:paraId="65886136" w14:textId="77777777" w:rsidR="00342429" w:rsidRPr="00AA66EB" w:rsidRDefault="00342429" w:rsidP="00342429">
      <w:r w:rsidRPr="00AA66EB">
        <w:t>Option Year 1:</w:t>
      </w:r>
      <w:r w:rsidRPr="00AA66EB">
        <w:tab/>
      </w:r>
      <w:r w:rsidRPr="00AA66EB">
        <w:tab/>
        <w:t>July 1, 2027 – June 30, 2028</w:t>
      </w:r>
    </w:p>
    <w:p w14:paraId="3C063FEA" w14:textId="77777777" w:rsidR="00342429" w:rsidRPr="00AA66EB" w:rsidRDefault="00342429" w:rsidP="00342429">
      <w:r w:rsidRPr="00AA66EB">
        <w:t xml:space="preserve">Option Year 2: </w:t>
      </w:r>
      <w:r w:rsidRPr="00AA66EB">
        <w:tab/>
      </w:r>
      <w:r w:rsidRPr="00AA66EB">
        <w:tab/>
        <w:t>July 1, 2028 – June 30, 2029</w:t>
      </w:r>
    </w:p>
    <w:p w14:paraId="56CED20B" w14:textId="77777777" w:rsidR="00342429" w:rsidRPr="00AA66EB" w:rsidRDefault="00342429" w:rsidP="00342429">
      <w:r w:rsidRPr="00AA66EB">
        <w:t xml:space="preserve">Option Year 3: </w:t>
      </w:r>
      <w:r w:rsidRPr="00AA66EB">
        <w:tab/>
      </w:r>
      <w:r w:rsidRPr="00AA66EB">
        <w:tab/>
        <w:t>July 1, 2029 – June 30, 2030</w:t>
      </w:r>
    </w:p>
    <w:p w14:paraId="575CC843" w14:textId="77777777" w:rsidR="00342429" w:rsidRPr="00AA66EB" w:rsidRDefault="00342429" w:rsidP="00342429">
      <w:r w:rsidRPr="00AA66EB">
        <w:t xml:space="preserve">Option Year 4: </w:t>
      </w:r>
      <w:r w:rsidRPr="00AA66EB">
        <w:tab/>
      </w:r>
      <w:r w:rsidRPr="00AA66EB">
        <w:tab/>
        <w:t>July 1, 2030 – June 30, 2031</w:t>
      </w:r>
    </w:p>
    <w:p w14:paraId="1D7B8B22" w14:textId="77777777" w:rsidR="00342429" w:rsidRPr="00AA66EB" w:rsidRDefault="00342429" w:rsidP="00CA0E59">
      <w:pPr>
        <w:pStyle w:val="Heading2"/>
        <w:numPr>
          <w:ilvl w:val="1"/>
          <w:numId w:val="1"/>
        </w:numPr>
      </w:pPr>
      <w:r w:rsidRPr="00AA66EB">
        <w:t>Place of Performance</w:t>
      </w:r>
    </w:p>
    <w:p w14:paraId="27955432" w14:textId="77777777" w:rsidR="00342429" w:rsidRPr="00AA66EB" w:rsidRDefault="00342429" w:rsidP="00342429">
      <w:r w:rsidRPr="00AA66EB">
        <w:t>Under this contract, the work will be performed at the Nimbus Fish Hatchery facilities, located at 2001 Nimbus Road, Gold River, CA 95670. The Nimbus Fish Hatchery includes hatchery buildings, fish ladder and associated fish collection and holding structures, storage buildings, office, and outdoor raceway area; it does not include the Visitor Center building, See Exhibit A. Installation of 2 RVs or mobile homes for staff housing within the hatchery grounds may be negotiable.</w:t>
      </w:r>
    </w:p>
    <w:p w14:paraId="26CBC886" w14:textId="77777777" w:rsidR="00342429" w:rsidRPr="00AA66EB" w:rsidRDefault="00342429" w:rsidP="00CA0E59">
      <w:pPr>
        <w:pStyle w:val="Heading2"/>
        <w:numPr>
          <w:ilvl w:val="1"/>
          <w:numId w:val="1"/>
        </w:numPr>
      </w:pPr>
      <w:r w:rsidRPr="00AA66EB">
        <w:t>Hours of Operation</w:t>
      </w:r>
    </w:p>
    <w:p w14:paraId="72D885A8" w14:textId="77777777" w:rsidR="00342429" w:rsidRPr="00AA66EB" w:rsidRDefault="00342429" w:rsidP="00342429">
      <w:pPr>
        <w:spacing w:before="240"/>
      </w:pPr>
      <w:r w:rsidRPr="00AA66EB">
        <w:t xml:space="preserve">The Contractor is required to operate and maintain the Nimbus Fish Hatchery on a continuous basis, ensuring that the facility functions without interruption and that fish care is consistently maintained. The Contractor must provide coverage twenty-four hours a day, seven days a week, throughout the entire year. Staff should be, at a minimum, on call after hours to respond to alerts to potential emergencies at the hatchery. </w:t>
      </w:r>
    </w:p>
    <w:p w14:paraId="778C7B15" w14:textId="77777777" w:rsidR="00342429" w:rsidRPr="00AA66EB" w:rsidRDefault="00342429" w:rsidP="00342429">
      <w:pPr>
        <w:spacing w:before="240"/>
      </w:pPr>
      <w:r w:rsidRPr="00AA66EB">
        <w:lastRenderedPageBreak/>
        <w:t>Any maintenance activities that necessitate coordination with Reclamation staff, as well as administrative communications, must be scheduled and conducted during standard business hours. These hours are Monday through Friday, from 7:30 a.m. to 5:00 p.m.</w:t>
      </w:r>
    </w:p>
    <w:p w14:paraId="635ADAF9" w14:textId="5EA5CFFA" w:rsidR="00342429" w:rsidRPr="00AA66EB" w:rsidRDefault="00342429" w:rsidP="00CA0E59">
      <w:pPr>
        <w:pStyle w:val="Heading2"/>
        <w:numPr>
          <w:ilvl w:val="1"/>
          <w:numId w:val="1"/>
        </w:numPr>
      </w:pPr>
      <w:r w:rsidRPr="00AA66EB">
        <w:t>Recognized Holidays</w:t>
      </w:r>
    </w:p>
    <w:p w14:paraId="2F8F7686" w14:textId="77777777" w:rsidR="00342429" w:rsidRPr="00AA66EB" w:rsidRDefault="00342429" w:rsidP="00342429">
      <w:r w:rsidRPr="00AA66EB">
        <w:t>U.S. Government personnel will not be available during the holidays listed below. However, the contractor must have staff presence at the hatchery during these times. The Contractor will alert the Reclamation Emergency Official in the event an emergency occurs on one of the below listed holidays and/or outside of the Government’s operating business hours.</w:t>
      </w:r>
    </w:p>
    <w:p w14:paraId="2DC2B405" w14:textId="77777777" w:rsidR="00342429" w:rsidRPr="00AA66EB" w:rsidRDefault="00342429" w:rsidP="00342429"/>
    <w:tbl>
      <w:tblPr>
        <w:tblStyle w:val="TableGrid"/>
        <w:tblW w:w="0" w:type="auto"/>
        <w:tblLook w:val="04A0" w:firstRow="1" w:lastRow="0" w:firstColumn="1" w:lastColumn="0" w:noHBand="0" w:noVBand="1"/>
      </w:tblPr>
      <w:tblGrid>
        <w:gridCol w:w="4675"/>
        <w:gridCol w:w="4675"/>
      </w:tblGrid>
      <w:tr w:rsidR="00342429" w:rsidRPr="00AA66EB" w14:paraId="01E7AFE6" w14:textId="77777777" w:rsidTr="007B576B">
        <w:tc>
          <w:tcPr>
            <w:tcW w:w="4675" w:type="dxa"/>
          </w:tcPr>
          <w:p w14:paraId="2180E648" w14:textId="77777777" w:rsidR="00342429" w:rsidRPr="00AA66EB" w:rsidRDefault="00342429" w:rsidP="007B576B">
            <w:r w:rsidRPr="00AA66EB">
              <w:t>New Year’s Day</w:t>
            </w:r>
          </w:p>
        </w:tc>
        <w:tc>
          <w:tcPr>
            <w:tcW w:w="4675" w:type="dxa"/>
          </w:tcPr>
          <w:p w14:paraId="690F100D" w14:textId="77777777" w:rsidR="00342429" w:rsidRPr="00AA66EB" w:rsidRDefault="00342429" w:rsidP="007B576B">
            <w:r w:rsidRPr="00AA66EB">
              <w:t>Labor Day</w:t>
            </w:r>
          </w:p>
        </w:tc>
      </w:tr>
      <w:tr w:rsidR="00342429" w:rsidRPr="00AA66EB" w14:paraId="6F9CB5BA" w14:textId="77777777" w:rsidTr="007B576B">
        <w:tc>
          <w:tcPr>
            <w:tcW w:w="4675" w:type="dxa"/>
          </w:tcPr>
          <w:p w14:paraId="3053B09F" w14:textId="77777777" w:rsidR="00342429" w:rsidRPr="00AA66EB" w:rsidRDefault="00342429" w:rsidP="007B576B">
            <w:r w:rsidRPr="00AA66EB">
              <w:t>Birthday of Martin Luther King Jr.</w:t>
            </w:r>
            <w:r w:rsidRPr="00AA66EB">
              <w:tab/>
            </w:r>
          </w:p>
        </w:tc>
        <w:tc>
          <w:tcPr>
            <w:tcW w:w="4675" w:type="dxa"/>
          </w:tcPr>
          <w:p w14:paraId="15AB81BC" w14:textId="77777777" w:rsidR="00342429" w:rsidRPr="00AA66EB" w:rsidRDefault="00342429" w:rsidP="007B576B">
            <w:r w:rsidRPr="00AA66EB">
              <w:t>Columbus Day</w:t>
            </w:r>
          </w:p>
        </w:tc>
      </w:tr>
      <w:tr w:rsidR="00342429" w:rsidRPr="00AA66EB" w14:paraId="20E42869" w14:textId="77777777" w:rsidTr="007B576B">
        <w:tc>
          <w:tcPr>
            <w:tcW w:w="4675" w:type="dxa"/>
          </w:tcPr>
          <w:p w14:paraId="69F495C2" w14:textId="77777777" w:rsidR="00342429" w:rsidRPr="00AA66EB" w:rsidRDefault="00342429" w:rsidP="007B576B">
            <w:r w:rsidRPr="00AA66EB">
              <w:t>Washington’s Birthday</w:t>
            </w:r>
          </w:p>
        </w:tc>
        <w:tc>
          <w:tcPr>
            <w:tcW w:w="4675" w:type="dxa"/>
          </w:tcPr>
          <w:p w14:paraId="6722109C" w14:textId="77777777" w:rsidR="00342429" w:rsidRPr="00AA66EB" w:rsidRDefault="00342429" w:rsidP="007B576B">
            <w:r w:rsidRPr="00AA66EB">
              <w:t>Veteran’s Day</w:t>
            </w:r>
          </w:p>
        </w:tc>
      </w:tr>
      <w:tr w:rsidR="00342429" w:rsidRPr="00AA66EB" w14:paraId="14C1C911" w14:textId="77777777" w:rsidTr="007B576B">
        <w:tc>
          <w:tcPr>
            <w:tcW w:w="4675" w:type="dxa"/>
          </w:tcPr>
          <w:p w14:paraId="6BEF01A9" w14:textId="77777777" w:rsidR="00342429" w:rsidRPr="00AA66EB" w:rsidRDefault="00342429" w:rsidP="007B576B">
            <w:r w:rsidRPr="00AA66EB">
              <w:t>Memorial Day</w:t>
            </w:r>
            <w:r w:rsidRPr="00AA66EB">
              <w:tab/>
            </w:r>
          </w:p>
        </w:tc>
        <w:tc>
          <w:tcPr>
            <w:tcW w:w="4675" w:type="dxa"/>
          </w:tcPr>
          <w:p w14:paraId="4B1F8F1B" w14:textId="77777777" w:rsidR="00342429" w:rsidRPr="00AA66EB" w:rsidRDefault="00342429" w:rsidP="007B576B">
            <w:r w:rsidRPr="00AA66EB">
              <w:t>Thanksgiving Day</w:t>
            </w:r>
          </w:p>
        </w:tc>
      </w:tr>
      <w:tr w:rsidR="00342429" w:rsidRPr="00AA66EB" w14:paraId="5A08FCAA" w14:textId="77777777" w:rsidTr="007B576B">
        <w:tc>
          <w:tcPr>
            <w:tcW w:w="4675" w:type="dxa"/>
          </w:tcPr>
          <w:p w14:paraId="694B44E0" w14:textId="77777777" w:rsidR="00342429" w:rsidRPr="00AA66EB" w:rsidRDefault="00342429" w:rsidP="007B576B">
            <w:r w:rsidRPr="00AA66EB">
              <w:t>Juneteenth National Independence Day</w:t>
            </w:r>
          </w:p>
        </w:tc>
        <w:tc>
          <w:tcPr>
            <w:tcW w:w="4675" w:type="dxa"/>
          </w:tcPr>
          <w:p w14:paraId="079E2BF5" w14:textId="77777777" w:rsidR="00342429" w:rsidRPr="00AA66EB" w:rsidRDefault="00342429" w:rsidP="007B576B">
            <w:r w:rsidRPr="00AA66EB">
              <w:t>Christmas Day</w:t>
            </w:r>
          </w:p>
        </w:tc>
      </w:tr>
      <w:tr w:rsidR="00342429" w:rsidRPr="00AA66EB" w14:paraId="0829F055" w14:textId="77777777" w:rsidTr="007B576B">
        <w:tc>
          <w:tcPr>
            <w:tcW w:w="4675" w:type="dxa"/>
          </w:tcPr>
          <w:p w14:paraId="25D1FB79" w14:textId="77777777" w:rsidR="00342429" w:rsidRPr="00AA66EB" w:rsidRDefault="00342429" w:rsidP="007B576B">
            <w:r w:rsidRPr="00AA66EB">
              <w:t>Independence Day</w:t>
            </w:r>
          </w:p>
        </w:tc>
        <w:tc>
          <w:tcPr>
            <w:tcW w:w="4675" w:type="dxa"/>
          </w:tcPr>
          <w:p w14:paraId="03A91226" w14:textId="77777777" w:rsidR="00342429" w:rsidRPr="00AA66EB" w:rsidRDefault="00342429" w:rsidP="007B576B"/>
        </w:tc>
      </w:tr>
    </w:tbl>
    <w:p w14:paraId="4BF5AD04" w14:textId="77777777" w:rsidR="00342429" w:rsidRPr="00AA66EB" w:rsidRDefault="00342429" w:rsidP="00342429">
      <w:r w:rsidRPr="00AA66EB">
        <w:t>Holidays that fall on Saturday are observed on the previous Friday and holidays that fall on a Sunday are observed on the following Monday.</w:t>
      </w:r>
    </w:p>
    <w:p w14:paraId="2AFB5EE0" w14:textId="77777777" w:rsidR="00342429" w:rsidRPr="00AA66EB" w:rsidRDefault="00342429" w:rsidP="00CA0E59">
      <w:pPr>
        <w:pStyle w:val="Heading2"/>
        <w:numPr>
          <w:ilvl w:val="1"/>
          <w:numId w:val="1"/>
        </w:numPr>
      </w:pPr>
      <w:r w:rsidRPr="00AA66EB">
        <w:t>Uniform</w:t>
      </w:r>
    </w:p>
    <w:p w14:paraId="08738AD9" w14:textId="77777777" w:rsidR="00342429" w:rsidRPr="00AA66EB" w:rsidRDefault="00342429" w:rsidP="00342429">
      <w:r w:rsidRPr="00AA66EB">
        <w:t>The Nimbus Fish Hatchery Staff shall wear a uniform that consists of khaki pants or shorts and a deep, navy-blue T-shirt with the Reclamation and the Contractor’s logos. The contractor shall coordinate with Reclamation to obtain the logo. A draft design should be submitted to Reclamation for review and approval before any uniforms are printed. The Hatchery staff shall wear their uniforms 60 days after the contract’s start date during duty hours.</w:t>
      </w:r>
    </w:p>
    <w:p w14:paraId="53A267A5" w14:textId="77777777" w:rsidR="00342429" w:rsidRPr="00AA66EB" w:rsidRDefault="00342429" w:rsidP="00CA0E59">
      <w:pPr>
        <w:pStyle w:val="Heading1"/>
        <w:numPr>
          <w:ilvl w:val="0"/>
          <w:numId w:val="1"/>
        </w:numPr>
      </w:pPr>
      <w:r w:rsidRPr="00AA66EB">
        <w:t>Performance Requirements</w:t>
      </w:r>
    </w:p>
    <w:p w14:paraId="0C47368C" w14:textId="00714706" w:rsidR="00C37D12" w:rsidRDefault="00C37D12" w:rsidP="00CA0E59">
      <w:pPr>
        <w:pStyle w:val="Heading2"/>
        <w:numPr>
          <w:ilvl w:val="1"/>
          <w:numId w:val="1"/>
        </w:numPr>
      </w:pPr>
      <w:r>
        <w:t>Hatchery</w:t>
      </w:r>
      <w:r w:rsidR="00342429" w:rsidRPr="00AA66EB">
        <w:t xml:space="preserve"> Operations</w:t>
      </w:r>
    </w:p>
    <w:p w14:paraId="75E06870" w14:textId="1A6ABFA7" w:rsidR="00342429" w:rsidRPr="00AA66EB" w:rsidRDefault="00342429" w:rsidP="00C37D12">
      <w:r w:rsidRPr="00AA66EB">
        <w:t>The Contractor shall operate the Nimbus Fish Hatchery in full compliance with all applicable federal, state, and local laws, regulations, and the administrative requirements outlined in this contract. The Contractor is responsible for maintaining a qualified and sufficient workforce (Table 1) to ensure uninterrupted execution of all tasks specified in this Performance Work Statement (PWS). When hiring personnel, the Contractor shall ensure that new staff contribute to the continuity and stability of hatchery operations.</w:t>
      </w:r>
    </w:p>
    <w:p w14:paraId="3D137B3C" w14:textId="1714D7D6" w:rsidR="00342429" w:rsidRPr="00AA66EB" w:rsidRDefault="00342429" w:rsidP="00342429">
      <w:pPr>
        <w:spacing w:before="240"/>
        <w:jc w:val="center"/>
      </w:pPr>
      <w:r w:rsidRPr="00AA66EB">
        <w:t xml:space="preserve">Table </w:t>
      </w:r>
      <w:r w:rsidRPr="00AA66EB">
        <w:fldChar w:fldCharType="begin"/>
      </w:r>
      <w:r w:rsidRPr="00AA66EB">
        <w:instrText xml:space="preserve"> SEQ Table \* ARABIC </w:instrText>
      </w:r>
      <w:r w:rsidRPr="00AA66EB">
        <w:fldChar w:fldCharType="separate"/>
      </w:r>
      <w:r w:rsidRPr="00AA66EB">
        <w:t>1</w:t>
      </w:r>
      <w:r w:rsidRPr="00AA66EB">
        <w:fldChar w:fldCharType="end"/>
      </w:r>
      <w:r w:rsidRPr="00AA66EB">
        <w:t xml:space="preserve">. </w:t>
      </w:r>
      <w:r w:rsidR="0080131C">
        <w:t>Estimated Staffing</w:t>
      </w:r>
      <w:r w:rsidR="00D97022">
        <w:t xml:space="preserve"> Need</w:t>
      </w:r>
    </w:p>
    <w:tbl>
      <w:tblPr>
        <w:tblStyle w:val="TableGrid"/>
        <w:tblW w:w="0" w:type="auto"/>
        <w:jc w:val="center"/>
        <w:tblLook w:val="0420" w:firstRow="1" w:lastRow="0" w:firstColumn="0" w:lastColumn="0" w:noHBand="0" w:noVBand="1"/>
      </w:tblPr>
      <w:tblGrid>
        <w:gridCol w:w="6206"/>
        <w:gridCol w:w="577"/>
      </w:tblGrid>
      <w:tr w:rsidR="00342429" w:rsidRPr="00AA66EB" w14:paraId="1013793D" w14:textId="77777777" w:rsidTr="007B576B">
        <w:trPr>
          <w:trHeight w:val="627"/>
          <w:jc w:val="center"/>
        </w:trPr>
        <w:tc>
          <w:tcPr>
            <w:tcW w:w="0" w:type="auto"/>
            <w:vAlign w:val="center"/>
            <w:hideMark/>
          </w:tcPr>
          <w:p w14:paraId="2F6B9207" w14:textId="77777777" w:rsidR="00342429" w:rsidRPr="00342429" w:rsidRDefault="00342429" w:rsidP="0080131C">
            <w:pPr>
              <w:jc w:val="center"/>
              <w:rPr>
                <w:b/>
                <w:bCs/>
              </w:rPr>
            </w:pPr>
            <w:r w:rsidRPr="00342429">
              <w:rPr>
                <w:b/>
                <w:bCs/>
              </w:rPr>
              <w:t>Production Staff</w:t>
            </w:r>
          </w:p>
        </w:tc>
        <w:tc>
          <w:tcPr>
            <w:tcW w:w="0" w:type="auto"/>
            <w:vAlign w:val="center"/>
            <w:hideMark/>
          </w:tcPr>
          <w:p w14:paraId="4CCDD93B" w14:textId="77777777" w:rsidR="00342429" w:rsidRPr="00342429" w:rsidRDefault="00342429" w:rsidP="0080131C">
            <w:pPr>
              <w:jc w:val="center"/>
              <w:rPr>
                <w:b/>
                <w:bCs/>
              </w:rPr>
            </w:pPr>
            <w:r w:rsidRPr="00342429">
              <w:rPr>
                <w:b/>
                <w:bCs/>
              </w:rPr>
              <w:t>FTE</w:t>
            </w:r>
          </w:p>
        </w:tc>
      </w:tr>
      <w:tr w:rsidR="00342429" w:rsidRPr="00AA66EB" w14:paraId="1D4907B0" w14:textId="77777777" w:rsidTr="007B576B">
        <w:trPr>
          <w:trHeight w:val="458"/>
          <w:jc w:val="center"/>
        </w:trPr>
        <w:tc>
          <w:tcPr>
            <w:tcW w:w="0" w:type="auto"/>
            <w:hideMark/>
          </w:tcPr>
          <w:p w14:paraId="561ED39A" w14:textId="77777777" w:rsidR="00342429" w:rsidRPr="00AA66EB" w:rsidRDefault="00342429" w:rsidP="007B576B">
            <w:r w:rsidRPr="00AA66EB">
              <w:lastRenderedPageBreak/>
              <w:t xml:space="preserve">Fish Hatchery Manager </w:t>
            </w:r>
          </w:p>
        </w:tc>
        <w:tc>
          <w:tcPr>
            <w:tcW w:w="0" w:type="auto"/>
            <w:vAlign w:val="center"/>
            <w:hideMark/>
          </w:tcPr>
          <w:p w14:paraId="77A8AEDB" w14:textId="77777777" w:rsidR="00342429" w:rsidRPr="00AA66EB" w:rsidRDefault="00342429" w:rsidP="0080131C">
            <w:pPr>
              <w:jc w:val="center"/>
            </w:pPr>
            <w:r w:rsidRPr="00AA66EB">
              <w:t>1</w:t>
            </w:r>
          </w:p>
        </w:tc>
      </w:tr>
      <w:tr w:rsidR="00342429" w:rsidRPr="00AA66EB" w14:paraId="59A43DFC" w14:textId="77777777" w:rsidTr="007B576B">
        <w:trPr>
          <w:trHeight w:val="602"/>
          <w:jc w:val="center"/>
        </w:trPr>
        <w:tc>
          <w:tcPr>
            <w:tcW w:w="0" w:type="auto"/>
          </w:tcPr>
          <w:p w14:paraId="15B8B5CB" w14:textId="77777777" w:rsidR="00342429" w:rsidRPr="00AA66EB" w:rsidRDefault="00342429" w:rsidP="007B576B">
            <w:r w:rsidRPr="00AA66EB">
              <w:t>Lead Fish Hatchery Technician (back up to Hatchery Manager)</w:t>
            </w:r>
          </w:p>
        </w:tc>
        <w:tc>
          <w:tcPr>
            <w:tcW w:w="0" w:type="auto"/>
            <w:vAlign w:val="center"/>
          </w:tcPr>
          <w:p w14:paraId="6A22F1D4" w14:textId="77777777" w:rsidR="00342429" w:rsidRPr="00AA66EB" w:rsidRDefault="00342429" w:rsidP="0080131C">
            <w:pPr>
              <w:jc w:val="center"/>
            </w:pPr>
            <w:r w:rsidRPr="00AA66EB">
              <w:t>1</w:t>
            </w:r>
          </w:p>
        </w:tc>
      </w:tr>
      <w:tr w:rsidR="00342429" w:rsidRPr="00AA66EB" w14:paraId="6049FFF2" w14:textId="77777777" w:rsidTr="007B576B">
        <w:trPr>
          <w:trHeight w:val="512"/>
          <w:jc w:val="center"/>
        </w:trPr>
        <w:tc>
          <w:tcPr>
            <w:tcW w:w="0" w:type="auto"/>
            <w:hideMark/>
          </w:tcPr>
          <w:p w14:paraId="0CEAE2F0" w14:textId="77777777" w:rsidR="00342429" w:rsidRPr="00AA66EB" w:rsidRDefault="00342429" w:rsidP="007B576B">
            <w:r w:rsidRPr="00AA66EB">
              <w:t>Fish Hatchery Technicians</w:t>
            </w:r>
          </w:p>
        </w:tc>
        <w:tc>
          <w:tcPr>
            <w:tcW w:w="0" w:type="auto"/>
            <w:vAlign w:val="center"/>
            <w:hideMark/>
          </w:tcPr>
          <w:p w14:paraId="2A10C45D" w14:textId="47A45B9F" w:rsidR="00342429" w:rsidRPr="00AA66EB" w:rsidRDefault="0080131C" w:rsidP="0080131C">
            <w:pPr>
              <w:jc w:val="center"/>
            </w:pPr>
            <w:r>
              <w:t>7</w:t>
            </w:r>
          </w:p>
        </w:tc>
      </w:tr>
      <w:tr w:rsidR="00342429" w:rsidRPr="00AA66EB" w14:paraId="76E1E602" w14:textId="77777777" w:rsidTr="007B576B">
        <w:trPr>
          <w:trHeight w:val="467"/>
          <w:jc w:val="center"/>
        </w:trPr>
        <w:tc>
          <w:tcPr>
            <w:tcW w:w="0" w:type="auto"/>
          </w:tcPr>
          <w:p w14:paraId="11ECD0CA" w14:textId="77777777" w:rsidR="00342429" w:rsidRPr="00AA66EB" w:rsidRDefault="00342429" w:rsidP="007B576B">
            <w:pPr>
              <w:rPr>
                <w:highlight w:val="yellow"/>
              </w:rPr>
            </w:pPr>
            <w:r w:rsidRPr="00AA66EB">
              <w:t>Administrative Support</w:t>
            </w:r>
          </w:p>
        </w:tc>
        <w:tc>
          <w:tcPr>
            <w:tcW w:w="0" w:type="auto"/>
            <w:vAlign w:val="center"/>
          </w:tcPr>
          <w:p w14:paraId="4512A21C" w14:textId="77777777" w:rsidR="00342429" w:rsidRPr="00AA66EB" w:rsidRDefault="00342429" w:rsidP="0080131C">
            <w:pPr>
              <w:jc w:val="center"/>
              <w:rPr>
                <w:highlight w:val="yellow"/>
              </w:rPr>
            </w:pPr>
            <w:r w:rsidRPr="00AA66EB">
              <w:t>1</w:t>
            </w:r>
          </w:p>
        </w:tc>
      </w:tr>
      <w:tr w:rsidR="00342429" w:rsidRPr="00AA66EB" w14:paraId="5CC7D166" w14:textId="77777777" w:rsidTr="007B576B">
        <w:trPr>
          <w:trHeight w:val="530"/>
          <w:jc w:val="center"/>
        </w:trPr>
        <w:tc>
          <w:tcPr>
            <w:tcW w:w="0" w:type="auto"/>
          </w:tcPr>
          <w:p w14:paraId="5341D2C3" w14:textId="77777777" w:rsidR="00342429" w:rsidRPr="00AA66EB" w:rsidRDefault="00342429" w:rsidP="007B576B">
            <w:pPr>
              <w:rPr>
                <w:highlight w:val="yellow"/>
              </w:rPr>
            </w:pPr>
            <w:r w:rsidRPr="00AA66EB">
              <w:t>Hatchery Seasonal Aids (8 staff at 0.5 FTE or similar)</w:t>
            </w:r>
          </w:p>
        </w:tc>
        <w:tc>
          <w:tcPr>
            <w:tcW w:w="0" w:type="auto"/>
            <w:vAlign w:val="center"/>
          </w:tcPr>
          <w:p w14:paraId="1F3F5C62" w14:textId="77777777" w:rsidR="00342429" w:rsidRPr="00AA66EB" w:rsidRDefault="00342429" w:rsidP="0080131C">
            <w:pPr>
              <w:jc w:val="center"/>
              <w:rPr>
                <w:highlight w:val="yellow"/>
              </w:rPr>
            </w:pPr>
            <w:r w:rsidRPr="00AA66EB">
              <w:t>4</w:t>
            </w:r>
          </w:p>
        </w:tc>
      </w:tr>
      <w:tr w:rsidR="00342429" w:rsidRPr="00AA66EB" w14:paraId="710ABA2F" w14:textId="77777777" w:rsidTr="007B576B">
        <w:trPr>
          <w:trHeight w:val="512"/>
          <w:jc w:val="center"/>
        </w:trPr>
        <w:tc>
          <w:tcPr>
            <w:tcW w:w="0" w:type="auto"/>
            <w:gridSpan w:val="2"/>
          </w:tcPr>
          <w:p w14:paraId="78B91FED" w14:textId="77777777" w:rsidR="00342429" w:rsidRPr="0080131C" w:rsidRDefault="00342429" w:rsidP="0080131C">
            <w:pPr>
              <w:jc w:val="center"/>
              <w:rPr>
                <w:b/>
                <w:bCs/>
              </w:rPr>
            </w:pPr>
            <w:r w:rsidRPr="0080131C">
              <w:rPr>
                <w:b/>
                <w:bCs/>
              </w:rPr>
              <w:t>Required Ancillary Functions</w:t>
            </w:r>
          </w:p>
        </w:tc>
      </w:tr>
      <w:tr w:rsidR="00342429" w:rsidRPr="00AA66EB" w14:paraId="1666547E" w14:textId="77777777" w:rsidTr="007B576B">
        <w:trPr>
          <w:trHeight w:val="512"/>
          <w:jc w:val="center"/>
        </w:trPr>
        <w:tc>
          <w:tcPr>
            <w:tcW w:w="0" w:type="auto"/>
          </w:tcPr>
          <w:p w14:paraId="43959D47" w14:textId="77777777" w:rsidR="00342429" w:rsidRPr="00AA66EB" w:rsidRDefault="00342429" w:rsidP="007B576B">
            <w:pPr>
              <w:rPr>
                <w:highlight w:val="yellow"/>
              </w:rPr>
            </w:pPr>
            <w:r w:rsidRPr="00AA66EB">
              <w:t>Fish Biologist/Environmental Scientist</w:t>
            </w:r>
          </w:p>
        </w:tc>
        <w:tc>
          <w:tcPr>
            <w:tcW w:w="0" w:type="auto"/>
            <w:vAlign w:val="center"/>
          </w:tcPr>
          <w:p w14:paraId="5DBF7E8A" w14:textId="0BFA523E" w:rsidR="00342429" w:rsidRPr="00AA66EB" w:rsidRDefault="0080131C" w:rsidP="0080131C">
            <w:pPr>
              <w:jc w:val="center"/>
              <w:rPr>
                <w:highlight w:val="yellow"/>
              </w:rPr>
            </w:pPr>
            <w:r w:rsidRPr="0080131C">
              <w:t>0.2</w:t>
            </w:r>
          </w:p>
        </w:tc>
      </w:tr>
      <w:tr w:rsidR="00342429" w:rsidRPr="00AA66EB" w14:paraId="2BDBACE4" w14:textId="77777777" w:rsidTr="0080131C">
        <w:trPr>
          <w:trHeight w:val="512"/>
          <w:jc w:val="center"/>
        </w:trPr>
        <w:tc>
          <w:tcPr>
            <w:tcW w:w="0" w:type="auto"/>
            <w:vAlign w:val="center"/>
          </w:tcPr>
          <w:p w14:paraId="67825729" w14:textId="5587884D" w:rsidR="00342429" w:rsidRPr="00AA66EB" w:rsidRDefault="00342429" w:rsidP="0080131C">
            <w:pPr>
              <w:spacing w:before="240"/>
            </w:pPr>
            <w:r w:rsidRPr="00AA66EB">
              <w:t>Janitor/Grounds Maintenance</w:t>
            </w:r>
            <w:r w:rsidR="0080131C">
              <w:t>/</w:t>
            </w:r>
            <w:r w:rsidR="0080131C" w:rsidRPr="00AA66EB">
              <w:t xml:space="preserve"> Building Repair Worker</w:t>
            </w:r>
          </w:p>
        </w:tc>
        <w:tc>
          <w:tcPr>
            <w:tcW w:w="0" w:type="auto"/>
            <w:vAlign w:val="center"/>
          </w:tcPr>
          <w:p w14:paraId="0E569D42" w14:textId="77777777" w:rsidR="00342429" w:rsidRPr="00AA66EB" w:rsidRDefault="00342429" w:rsidP="0080131C">
            <w:pPr>
              <w:spacing w:before="240"/>
              <w:jc w:val="center"/>
            </w:pPr>
            <w:r w:rsidRPr="00AA66EB">
              <w:t>1</w:t>
            </w:r>
          </w:p>
        </w:tc>
      </w:tr>
    </w:tbl>
    <w:p w14:paraId="25847E59" w14:textId="77777777" w:rsidR="00342429" w:rsidRPr="00AA66EB" w:rsidRDefault="00342429" w:rsidP="00342429">
      <w:pPr>
        <w:spacing w:before="240"/>
      </w:pPr>
      <w:r w:rsidRPr="00AA66EB">
        <w:t>Generalized descriptions of the staff listed in the table are as follows:</w:t>
      </w:r>
    </w:p>
    <w:p w14:paraId="66EFD5CD" w14:textId="77777777" w:rsidR="00342429" w:rsidRPr="00AA66EB" w:rsidRDefault="00342429" w:rsidP="00342429">
      <w:pPr>
        <w:spacing w:before="240" w:after="240"/>
        <w:ind w:firstLine="720"/>
      </w:pPr>
      <w:r w:rsidRPr="00342429">
        <w:rPr>
          <w:i/>
          <w:iCs/>
        </w:rPr>
        <w:t>Hatchery Manager</w:t>
      </w:r>
      <w:r w:rsidRPr="00AA66EB">
        <w:t xml:space="preserve"> – Oversees all aspects of hatchery operations and staff management. This role includes ensuring that personnel are available and responsive after hours to address emergency alerts, maintaining appropriate inventory levels of fish feed and essential supplies, and coordinating daily activities to support the ongoing functionality and safety of the hatchery.</w:t>
      </w:r>
    </w:p>
    <w:p w14:paraId="19E9FF87" w14:textId="73138ED8" w:rsidR="00342429" w:rsidRPr="00AA66EB" w:rsidRDefault="00342429" w:rsidP="00342429">
      <w:pPr>
        <w:spacing w:before="240" w:after="240"/>
        <w:ind w:firstLine="720"/>
      </w:pPr>
      <w:r w:rsidRPr="00342429">
        <w:rPr>
          <w:i/>
          <w:iCs/>
        </w:rPr>
        <w:t>Lead Fish Hatchery Technician</w:t>
      </w:r>
      <w:r w:rsidRPr="00AA66EB">
        <w:t xml:space="preserve"> – This is a senior level fish technician position. This person should be well versed in all aspects of Hatchery operations and capable of filling in for the Hatchery Manager when they are not present.</w:t>
      </w:r>
    </w:p>
    <w:p w14:paraId="40FCA0A8" w14:textId="505BE5AF" w:rsidR="00342429" w:rsidRPr="00AA66EB" w:rsidRDefault="00342429" w:rsidP="00342429">
      <w:pPr>
        <w:spacing w:after="240"/>
        <w:ind w:firstLine="720"/>
      </w:pPr>
      <w:r w:rsidRPr="00342429">
        <w:rPr>
          <w:i/>
          <w:iCs/>
        </w:rPr>
        <w:t>Fish Hatchery Technician</w:t>
      </w:r>
      <w:r w:rsidRPr="00AA66EB">
        <w:t xml:space="preserve"> – Responsible for the daily operation and upkeep of the hatchery facility. Key duties include providing routine care for fertilized eggs, </w:t>
      </w:r>
      <w:proofErr w:type="gramStart"/>
      <w:r w:rsidRPr="00AA66EB">
        <w:t>fry</w:t>
      </w:r>
      <w:proofErr w:type="gramEnd"/>
      <w:r w:rsidRPr="00AA66EB">
        <w:t>, and smolts; administering scheduled feedings; cleaning and maintaining rearing habitats to ensure optimal conditions; monitoring and recording water quality parameters; inspecting fish populations for signs of illness or disease; and performing minor repairs to facility equipment and infrastructure as needed.</w:t>
      </w:r>
    </w:p>
    <w:p w14:paraId="36AC12DE" w14:textId="77777777" w:rsidR="00342429" w:rsidRPr="00AA66EB" w:rsidRDefault="00342429" w:rsidP="00342429">
      <w:pPr>
        <w:spacing w:after="240"/>
        <w:ind w:firstLine="720"/>
      </w:pPr>
      <w:r w:rsidRPr="00342429">
        <w:rPr>
          <w:i/>
          <w:iCs/>
        </w:rPr>
        <w:t>Administrative Support</w:t>
      </w:r>
      <w:r w:rsidRPr="00AA66EB">
        <w:t xml:space="preserve"> – Responsible for providing a range of essential administrative services to ensure smooth hatchery operations. Key duties include preparing and processing timesheets, managing supply orders, coordinating office functions, maintaining accurate records, assisting with budgeting and financial tracking, and supporting general office management tasks as needed.</w:t>
      </w:r>
    </w:p>
    <w:p w14:paraId="025C8D38" w14:textId="70875618" w:rsidR="00342429" w:rsidRPr="00AA66EB" w:rsidRDefault="00342429" w:rsidP="00342429">
      <w:pPr>
        <w:spacing w:after="240"/>
        <w:ind w:firstLine="720"/>
      </w:pPr>
      <w:r w:rsidRPr="00342429">
        <w:rPr>
          <w:i/>
          <w:iCs/>
        </w:rPr>
        <w:t>Seasonal Aids</w:t>
      </w:r>
      <w:r w:rsidRPr="00AA66EB">
        <w:t xml:space="preserve"> – Staff engaged for limited periods during the year to support key seasonal operations. Typical responsibilities include assisting with the removal of Coded </w:t>
      </w:r>
      <w:r w:rsidRPr="00AA66EB">
        <w:lastRenderedPageBreak/>
        <w:t>Wire Tags (CWT) from salmon carcasses, collecting tissue samples, and participating in spawning activities.</w:t>
      </w:r>
    </w:p>
    <w:p w14:paraId="33A24428" w14:textId="77777777" w:rsidR="00342429" w:rsidRPr="00AA66EB" w:rsidRDefault="00342429" w:rsidP="00342429">
      <w:pPr>
        <w:spacing w:after="240"/>
        <w:ind w:firstLine="720"/>
      </w:pPr>
      <w:r w:rsidRPr="00342429">
        <w:rPr>
          <w:i/>
          <w:iCs/>
        </w:rPr>
        <w:t>Fish Biologist/Environmental Scientist Support</w:t>
      </w:r>
      <w:r w:rsidRPr="00AA66EB">
        <w:t xml:space="preserve"> – Provides specialized scientific expertise to hatchery operations. This role may be fulfilled by the Hatchery Manager, an additional staff member, or a qualified subcontractor. Responsibilities include ensuring all operational procedures are grounded in current scientific best practices, overseeing the proper collection of biological specimens (e.g., tissue, scales), maintaining the safety and welfare of fish, and coordinating the review and preparation of hatchery reports and technical documents.</w:t>
      </w:r>
    </w:p>
    <w:p w14:paraId="731D8FD1" w14:textId="77777777" w:rsidR="00342429" w:rsidRPr="00AA66EB" w:rsidRDefault="00342429" w:rsidP="00342429">
      <w:pPr>
        <w:spacing w:after="240"/>
        <w:ind w:firstLine="720"/>
      </w:pPr>
      <w:r w:rsidRPr="00342429">
        <w:rPr>
          <w:i/>
          <w:iCs/>
        </w:rPr>
        <w:t>Building Repair Worker</w:t>
      </w:r>
      <w:r w:rsidRPr="00AA66EB">
        <w:t xml:space="preserve"> – Possesses broad skills and demonstrated knowledge in facility maintenance and repair, including mechanical, electrical, plumbing, and piping work consistent with general handyman capabilities. The worker must be proficient in the safe and effective use of small power tools and motorized equipment, such as lawn mowers. This function may also be performed by a qualified Fish Technician who meets the required skill set.</w:t>
      </w:r>
    </w:p>
    <w:p w14:paraId="50233B3D" w14:textId="77777777" w:rsidR="00342429" w:rsidRPr="00AA66EB" w:rsidRDefault="00342429" w:rsidP="00342429">
      <w:pPr>
        <w:spacing w:after="240"/>
      </w:pPr>
      <w:r w:rsidRPr="00AA66EB">
        <w:t>The Building Repair Worker shall be capable of performing minor electrical repairs on equipment and facility systems operating at voltages below 600 volts. Typical duties include routine maintenance, minor repairs to buildings, fixing small pipes and valves made of various materials, and performing earthwork tasks to support facility upkeep. Earthwork responsibilities may involve operating compact construction equipment, such as skid-steer loaders with attachments and mini-excavators, all in compliance with relevant safety and operational standards.</w:t>
      </w:r>
    </w:p>
    <w:p w14:paraId="27E27717" w14:textId="4196AADF" w:rsidR="00342429" w:rsidRDefault="00342429" w:rsidP="00342429">
      <w:pPr>
        <w:spacing w:after="240"/>
        <w:ind w:firstLine="720"/>
      </w:pPr>
      <w:r w:rsidRPr="00342429">
        <w:rPr>
          <w:i/>
          <w:iCs/>
        </w:rPr>
        <w:t>Janitor</w:t>
      </w:r>
      <w:r w:rsidRPr="00AA66EB">
        <w:t xml:space="preserve"> – The Contractor shall provide regular janitorial services to ensure that all designated facilities are clean, orderly, and sanitary. Services must be performed at intervals sufficient to uphold a safe, hygienic, and professional environment.</w:t>
      </w:r>
      <w:r>
        <w:t xml:space="preserve"> </w:t>
      </w:r>
      <w:r w:rsidRPr="00AA66EB">
        <w:t>Core responsibilities include cleaning office areas, restrooms, common spaces, and entryways, sweeping, mopping, vacuuming, dusting, and removing trash and recyclables. Restroom maintenance must include disinfection and restocking of supplies to ensure sanitary conditions. High-touch surfaces are to be cleaned regularly to promote health and safety within the workplace.</w:t>
      </w:r>
    </w:p>
    <w:p w14:paraId="41368494" w14:textId="3DDBB241" w:rsidR="00D97022" w:rsidRPr="00D97022" w:rsidRDefault="00D97022" w:rsidP="00D97022">
      <w:pPr>
        <w:ind w:firstLine="720"/>
      </w:pPr>
      <w:r w:rsidRPr="00D97022">
        <w:rPr>
          <w:i/>
          <w:iCs/>
        </w:rPr>
        <w:t>Ground Maintenance</w:t>
      </w:r>
      <w:r w:rsidRPr="00D97022">
        <w:t xml:space="preserve">-Responsible for </w:t>
      </w:r>
      <w:r>
        <w:t>m</w:t>
      </w:r>
      <w:r w:rsidRPr="00D97022">
        <w:t>owing lawns</w:t>
      </w:r>
      <w:r>
        <w:t>, t</w:t>
      </w:r>
      <w:r w:rsidRPr="00D97022">
        <w:t xml:space="preserve">rimming and pruning trees, bushes, </w:t>
      </w:r>
      <w:r>
        <w:t xml:space="preserve">and </w:t>
      </w:r>
      <w:r w:rsidRPr="00D97022">
        <w:t>shrubs</w:t>
      </w:r>
      <w:r>
        <w:t>, t</w:t>
      </w:r>
      <w:r w:rsidRPr="00D97022">
        <w:t>rimming weeds and grasses</w:t>
      </w:r>
      <w:r>
        <w:t>, r</w:t>
      </w:r>
      <w:r w:rsidRPr="00D97022">
        <w:t>aking or blowing leaves</w:t>
      </w:r>
      <w:r>
        <w:t>, r</w:t>
      </w:r>
      <w:r w:rsidRPr="00D97022">
        <w:t>emoving and replacing dead plants</w:t>
      </w:r>
      <w:r>
        <w:t>, m</w:t>
      </w:r>
      <w:r w:rsidRPr="00D97022">
        <w:t>aintaining ornamental beds</w:t>
      </w:r>
      <w:r>
        <w:t>, m</w:t>
      </w:r>
      <w:r w:rsidRPr="00D97022">
        <w:t>aintaining outdoor facilities such as tables, shade structures, etc.</w:t>
      </w:r>
      <w:r>
        <w:t>, a</w:t>
      </w:r>
      <w:r w:rsidRPr="00D97022">
        <w:t>pplying mulch and approved fertilizers</w:t>
      </w:r>
      <w:r>
        <w:t xml:space="preserve"> and keeping a</w:t>
      </w:r>
      <w:r w:rsidRPr="00AA66EB">
        <w:t>ll public spaces tidy and presentable</w:t>
      </w:r>
      <w:r>
        <w:t>.</w:t>
      </w:r>
    </w:p>
    <w:p w14:paraId="355DE1D1" w14:textId="6388FFCC" w:rsidR="00D97022" w:rsidRPr="00AA66EB" w:rsidRDefault="00D97022" w:rsidP="00342429">
      <w:pPr>
        <w:spacing w:after="240"/>
        <w:ind w:firstLine="720"/>
      </w:pPr>
    </w:p>
    <w:p w14:paraId="35FF6C85" w14:textId="2483D06A" w:rsidR="00342429" w:rsidRPr="00AA66EB" w:rsidRDefault="00342429" w:rsidP="00CA0E59">
      <w:pPr>
        <w:pStyle w:val="Heading3"/>
        <w:numPr>
          <w:ilvl w:val="2"/>
          <w:numId w:val="1"/>
        </w:numPr>
      </w:pPr>
      <w:r w:rsidRPr="00AA66EB">
        <w:lastRenderedPageBreak/>
        <w:t xml:space="preserve">Fish Spawning </w:t>
      </w:r>
    </w:p>
    <w:p w14:paraId="60A85C0E" w14:textId="482EF2EE" w:rsidR="00342429" w:rsidRPr="00AA66EB" w:rsidRDefault="00342429" w:rsidP="00C37D12">
      <w:pPr>
        <w:spacing w:after="240"/>
      </w:pPr>
      <w:r w:rsidRPr="00AA66EB">
        <w:t>The Contractor is responsible for spawning and rearing Fall-run Chinook Salmon and steelhead in quantities sufficient to meet Reclamation’s annual production targets, typically 4,000,000 +/- 10% Fall-run Chinook smolts and 430,000 +/- 10% steelhead yearlings. Achieving these targets largely depends on the number of returning adult fish; therefore, specific objectives for broodstock collection, spawning, rearing, tagging, and fish release schedules are flexible and will be established in coordination with Reclamation prior to each spawning season. These objectives will be documented annually in the Spawning and Release Plan for each species. Once approved by the COR, the plans will be shared with the Nimbus Hatchery Coordination Team (HCT)-a multi-agency group including representatives from the Contractor, Reclamation, the National Marine Fisheries Service (NMFS), the USFWS, and CDFW—to gather input and feedback. Any changes to the plans must be made through joint coordination between the Contractor and Reclamation.</w:t>
      </w:r>
    </w:p>
    <w:p w14:paraId="35E06765" w14:textId="77777777" w:rsidR="00342429" w:rsidRPr="00AA66EB" w:rsidRDefault="00342429" w:rsidP="00C37D12">
      <w:r w:rsidRPr="00AA66EB">
        <w:t>All broodstock collections, spawning, rearing, and release activities must align with:</w:t>
      </w:r>
    </w:p>
    <w:p w14:paraId="7CEB4D27" w14:textId="77777777" w:rsidR="00342429" w:rsidRPr="00AA66EB" w:rsidRDefault="00342429" w:rsidP="00CA0E59">
      <w:pPr>
        <w:pStyle w:val="ListParagraph"/>
        <w:numPr>
          <w:ilvl w:val="0"/>
          <w:numId w:val="2"/>
        </w:numPr>
      </w:pPr>
      <w:r w:rsidRPr="00AA66EB">
        <w:t>Current standard practices in aquaculture science</w:t>
      </w:r>
    </w:p>
    <w:p w14:paraId="69FBCB99" w14:textId="77777777" w:rsidR="00342429" w:rsidRPr="00AA66EB" w:rsidRDefault="00342429" w:rsidP="00CA0E59">
      <w:pPr>
        <w:pStyle w:val="ListParagraph"/>
        <w:numPr>
          <w:ilvl w:val="0"/>
          <w:numId w:val="2"/>
        </w:numPr>
      </w:pPr>
      <w:r w:rsidRPr="00AA66EB">
        <w:t>The Hatchery Genetic Management Plan (HGMP)</w:t>
      </w:r>
    </w:p>
    <w:p w14:paraId="7BBEA54A" w14:textId="77777777" w:rsidR="00342429" w:rsidRPr="00AA66EB" w:rsidRDefault="00342429" w:rsidP="00CA0E59">
      <w:pPr>
        <w:pStyle w:val="ListParagraph"/>
        <w:numPr>
          <w:ilvl w:val="0"/>
          <w:numId w:val="2"/>
        </w:numPr>
      </w:pPr>
      <w:r w:rsidRPr="00AA66EB">
        <w:t>Other appropriate management plans and guidance that are adopted by Reclamation.</w:t>
      </w:r>
    </w:p>
    <w:p w14:paraId="5BD7F99F" w14:textId="77777777" w:rsidR="00342429" w:rsidRPr="00AA66EB" w:rsidRDefault="00342429" w:rsidP="00CA0E59">
      <w:pPr>
        <w:pStyle w:val="ListParagraph"/>
        <w:numPr>
          <w:ilvl w:val="0"/>
          <w:numId w:val="2"/>
        </w:numPr>
        <w:spacing w:after="240"/>
      </w:pPr>
      <w:r w:rsidRPr="00AA66EB">
        <w:t>Production goals developed in coordination with, and approved by, Reclamation.</w:t>
      </w:r>
    </w:p>
    <w:p w14:paraId="07903EC7" w14:textId="77777777" w:rsidR="00342429" w:rsidRPr="00AA66EB" w:rsidRDefault="00342429" w:rsidP="00342429">
      <w:pPr>
        <w:spacing w:after="240"/>
      </w:pPr>
      <w:r w:rsidRPr="00AA66EB">
        <w:t>The Contractor must remove/dispose of all the Fall-run Chinook salmon carcasses after spawning in a manner consistent with applicable sanitary requirements.</w:t>
      </w:r>
    </w:p>
    <w:p w14:paraId="43C50EFE" w14:textId="77777777" w:rsidR="00342429" w:rsidRPr="00AA66EB" w:rsidRDefault="00342429" w:rsidP="00CA0E59">
      <w:pPr>
        <w:pStyle w:val="Heading3"/>
        <w:numPr>
          <w:ilvl w:val="2"/>
          <w:numId w:val="1"/>
        </w:numPr>
      </w:pPr>
      <w:r w:rsidRPr="00AA66EB">
        <w:t>Fish Production and Releases</w:t>
      </w:r>
    </w:p>
    <w:p w14:paraId="79DCF0AD" w14:textId="77777777" w:rsidR="00342429" w:rsidRPr="00AA66EB" w:rsidRDefault="00342429" w:rsidP="00CA0E59">
      <w:pPr>
        <w:pStyle w:val="Heading4"/>
        <w:numPr>
          <w:ilvl w:val="3"/>
          <w:numId w:val="1"/>
        </w:numPr>
      </w:pPr>
      <w:r w:rsidRPr="00AA66EB">
        <w:t>Annual Reclamation Chinook Salmon Production Goal</w:t>
      </w:r>
    </w:p>
    <w:p w14:paraId="2C0A04DA" w14:textId="77777777" w:rsidR="00342429" w:rsidRPr="00AA66EB" w:rsidRDefault="00342429" w:rsidP="00342429">
      <w:pPr>
        <w:spacing w:after="240"/>
      </w:pPr>
      <w:r w:rsidRPr="00AA66EB">
        <w:t>Production goals for Fall-run Chinook Salmon will be established annually in coordination with Reclamation, with the target typically set at approximately 4,000,000 +/- 10% smolts. The Contractor is responsible for meeting this approved annual production goal, ensuring that smolts released are within the average size range of 45 to 60 fish per pound. To maintain a population representative of the historic run in the lower American River, the Contractor must collect eggs throughout the entire spawning period rather than from a limited timeframe.</w:t>
      </w:r>
    </w:p>
    <w:p w14:paraId="2C135A66" w14:textId="4FDD5A78" w:rsidR="00342429" w:rsidRPr="00AA66EB" w:rsidRDefault="00342429" w:rsidP="00C37D12">
      <w:pPr>
        <w:spacing w:after="240"/>
      </w:pPr>
      <w:r w:rsidRPr="00AA66EB">
        <w:t>Should changes in run or environmental conditions necessitate adjustments to production strategies for Fall-run Chinook Salmon, the Contractor must propose alternative approaches to Reclamation and obtain approval before implementation. In cases where production exceeds the required amounts at various life stages, surplus fish may be used to support other Central Valley Project facilities, but only after the Hatchery’s production goals have been met and with Reclamation’s explicit approval.</w:t>
      </w:r>
    </w:p>
    <w:p w14:paraId="7D7FC35B" w14:textId="77777777" w:rsidR="00342429" w:rsidRPr="00AA66EB" w:rsidRDefault="00342429" w:rsidP="00342429">
      <w:r w:rsidRPr="00AA66EB">
        <w:lastRenderedPageBreak/>
        <w:t>The Contractor will collaborate with Reclamation to determine release dates that account for hatchery operations, federal agency requirements, logistical and environmental factors, and coordination with other hatcheries releasing fish into tributaries of the Sacramento-San Joaquin River Delta. The Contractor is required to adhere to the standard release window of March 1 to June 30. If releases need to occur outside this period, the Contractor must submit a data-supported proposal to Reclamation at least 30 days in advance, explaining the rationale for the deviation. Reclamation will then coordinate with the HCT and other relevant stakeholders to solicit input and feedback. Fall-run Chinook Salmon will be released at designated sites along the lower American River and at other coordinated locations, as specified in the annual release plan.</w:t>
      </w:r>
    </w:p>
    <w:p w14:paraId="29768521" w14:textId="77777777" w:rsidR="00342429" w:rsidRPr="00AA66EB" w:rsidRDefault="00342429" w:rsidP="00CA0E59">
      <w:pPr>
        <w:pStyle w:val="Heading4"/>
        <w:numPr>
          <w:ilvl w:val="3"/>
          <w:numId w:val="1"/>
        </w:numPr>
      </w:pPr>
      <w:r w:rsidRPr="00AA66EB">
        <w:t>Annual Government Steelhead Goal</w:t>
      </w:r>
    </w:p>
    <w:p w14:paraId="58FCFCA0" w14:textId="79E47B11" w:rsidR="00342429" w:rsidRPr="00AA66EB" w:rsidRDefault="00342429" w:rsidP="00C37D12">
      <w:pPr>
        <w:spacing w:after="240"/>
      </w:pPr>
      <w:r w:rsidRPr="00AA66EB">
        <w:t xml:space="preserve">Annual production goals for </w:t>
      </w:r>
      <w:proofErr w:type="gramStart"/>
      <w:r w:rsidRPr="00AA66EB">
        <w:t>steelhead</w:t>
      </w:r>
      <w:proofErr w:type="gramEnd"/>
      <w:r w:rsidRPr="00AA66EB">
        <w:t xml:space="preserve"> will be established each year in coordination with Reclamation, with the target typically set at approximately 430,000 smolts, +/- 10%. The Contractor is responsible for raising and releasing the approved number of steelhead yearlings, ensuring that the fish meet the average size specification of 4 to 8 fish per pound at the time of release. If changes in </w:t>
      </w:r>
      <w:proofErr w:type="gramStart"/>
      <w:r w:rsidRPr="00AA66EB">
        <w:t>run</w:t>
      </w:r>
      <w:proofErr w:type="gramEnd"/>
      <w:r w:rsidRPr="00AA66EB">
        <w:t xml:space="preserve"> conditions or environmental factors require adjustments to production strategies, the Contractor must submit alternative proposals to Reclamation and obtain approval prior to implementation.</w:t>
      </w:r>
    </w:p>
    <w:p w14:paraId="7C74644E" w14:textId="77777777" w:rsidR="00342429" w:rsidRPr="00AA66EB" w:rsidRDefault="00342429" w:rsidP="00C37D12">
      <w:pPr>
        <w:spacing w:after="240"/>
      </w:pPr>
      <w:r w:rsidRPr="00AA66EB">
        <w:t>The Contractor will work collaboratively with Reclamation to determine release dates that consider hatchery operations, federal agency requirements, logistical and environmental needs, and coordination with other hatcheries releasing fish into Sacramento-San Joaquin River Delta tributaries. Adherence to the standard release window of January 1 to March 31 is required. If releases need to occur outside of this timeframe, the Contractor must provide Reclamation with a proposal supported by relevant data at least 30 days in advance, justifying the need for a deviation. Reclamation will then coordinate with the HCT and other stakeholders to gather input and feedback. Steelhead will be released at designated locations along the lower American River and other coordinated sites, as specified in the annual release plan.</w:t>
      </w:r>
    </w:p>
    <w:p w14:paraId="183910E7" w14:textId="77777777" w:rsidR="00342429" w:rsidRPr="00AA66EB" w:rsidRDefault="00342429" w:rsidP="00CA0E59">
      <w:pPr>
        <w:pStyle w:val="Heading4"/>
        <w:numPr>
          <w:ilvl w:val="3"/>
          <w:numId w:val="1"/>
        </w:numPr>
      </w:pPr>
      <w:r w:rsidRPr="00AA66EB">
        <w:t>Steelhead Broodstock Changes</w:t>
      </w:r>
    </w:p>
    <w:p w14:paraId="1B4B3F30" w14:textId="1C5599F9" w:rsidR="00342429" w:rsidRPr="00AA66EB" w:rsidRDefault="00342429" w:rsidP="00342429">
      <w:r w:rsidRPr="00AA66EB">
        <w:t>Currently, the Hatchery raises Eel River steelhead broodstock. Reclamation intends to transition the steelhead program to focus on raising Central Valley steelhead. Recognizing that this shift will require several years due to the limited number of Central Valley steelhead returning to the American River, the methodology and transition plan will be developed collaboratively with Reclamation staff. The plan will be updated periodically to reflect progress and incorporate new information as it becomes available.</w:t>
      </w:r>
    </w:p>
    <w:p w14:paraId="30C3D3C1" w14:textId="77777777" w:rsidR="00342429" w:rsidRPr="00AA66EB" w:rsidRDefault="00342429" w:rsidP="00CA0E59">
      <w:pPr>
        <w:pStyle w:val="Heading3"/>
        <w:numPr>
          <w:ilvl w:val="2"/>
          <w:numId w:val="1"/>
        </w:numPr>
      </w:pPr>
      <w:r w:rsidRPr="00AA66EB">
        <w:lastRenderedPageBreak/>
        <w:t>Fish Health Monitoring</w:t>
      </w:r>
    </w:p>
    <w:p w14:paraId="639F593F" w14:textId="77777777" w:rsidR="00342429" w:rsidRPr="00AA66EB" w:rsidRDefault="00342429" w:rsidP="00342429">
      <w:r w:rsidRPr="00AA66EB">
        <w:t>The Government will provide pathology and veterinary services. The Contractor shall maintain the health of all fish produced at the Hatchery in accordance with industry standards. The Contractor is responsible for implementing appropriate health monitoring, disease prevention, and treatment protocols to ensure optimal fish welfare.</w:t>
      </w:r>
    </w:p>
    <w:p w14:paraId="732FA053" w14:textId="77777777" w:rsidR="00342429" w:rsidRPr="00AA66EB" w:rsidRDefault="00342429" w:rsidP="00342429">
      <w:r w:rsidRPr="00AA66EB">
        <w:t xml:space="preserve">Comprehensive data from </w:t>
      </w:r>
      <w:proofErr w:type="gramStart"/>
      <w:r w:rsidRPr="00AA66EB">
        <w:t>pathology</w:t>
      </w:r>
      <w:proofErr w:type="gramEnd"/>
      <w:r w:rsidRPr="00AA66EB">
        <w:t xml:space="preserve"> investigations—including details such as life stage and number of fish sampled, types and frequency of pathogens detected, and prescribed treatments—shall be documented in the Hatchery Annual Report (refer to section 4.5 for details).</w:t>
      </w:r>
    </w:p>
    <w:p w14:paraId="05267336" w14:textId="77777777" w:rsidR="00342429" w:rsidRPr="00AA66EB" w:rsidRDefault="00342429" w:rsidP="00CA0E59">
      <w:pPr>
        <w:pStyle w:val="Heading2"/>
        <w:numPr>
          <w:ilvl w:val="1"/>
          <w:numId w:val="1"/>
        </w:numPr>
      </w:pPr>
      <w:r w:rsidRPr="00AA66EB">
        <w:t>Hatchery Maintenance</w:t>
      </w:r>
    </w:p>
    <w:p w14:paraId="2F1E9730" w14:textId="77777777" w:rsidR="00342429" w:rsidRPr="00AA66EB" w:rsidRDefault="00342429" w:rsidP="00CA0E59">
      <w:pPr>
        <w:pStyle w:val="Heading3"/>
        <w:numPr>
          <w:ilvl w:val="2"/>
          <w:numId w:val="1"/>
        </w:numPr>
      </w:pPr>
      <w:r w:rsidRPr="00AA66EB">
        <w:t>Preventative Maintenance</w:t>
      </w:r>
    </w:p>
    <w:p w14:paraId="439AEB99" w14:textId="77777777" w:rsidR="00342429" w:rsidRPr="00AA66EB" w:rsidRDefault="00342429" w:rsidP="00D67B62">
      <w:pPr>
        <w:spacing w:after="240"/>
      </w:pPr>
      <w:r w:rsidRPr="00AA66EB">
        <w:t xml:space="preserve">Preventative maintenance is defined as systematic inspection, detection, correction, and prevention of potential failures before they develop into significant issues. The Contractor shall be responsible, either directly or via subcontract, for all preventative maintenance and repairs of Hatchery facilities, equipment, valves, and appurtenances. Preventative maintenance tasks shall be conducted in coordination with and approval from Reclamation. </w:t>
      </w:r>
    </w:p>
    <w:p w14:paraId="294D1A49" w14:textId="77777777" w:rsidR="00342429" w:rsidRPr="00AA66EB" w:rsidRDefault="00342429" w:rsidP="00D67B62">
      <w:r w:rsidRPr="00AA66EB">
        <w:t>Key requirements include:</w:t>
      </w:r>
    </w:p>
    <w:p w14:paraId="0DF623DC" w14:textId="77777777" w:rsidR="00342429" w:rsidRPr="00AA66EB" w:rsidRDefault="00342429" w:rsidP="00CA0E59">
      <w:pPr>
        <w:pStyle w:val="ListParagraph"/>
        <w:numPr>
          <w:ilvl w:val="0"/>
          <w:numId w:val="3"/>
        </w:numPr>
      </w:pPr>
      <w:r w:rsidRPr="00AA66EB">
        <w:t>Monthly Reporting: The Contractor shall document and submit a written report to the Contracting Officer’s Representative (COR) detailing all Hatchery preventative maintenance activities performed during the reporting period.</w:t>
      </w:r>
    </w:p>
    <w:p w14:paraId="36CA7162" w14:textId="77777777" w:rsidR="00342429" w:rsidRPr="00AA66EB" w:rsidRDefault="00342429" w:rsidP="00CA0E59">
      <w:pPr>
        <w:pStyle w:val="ListParagraph"/>
        <w:numPr>
          <w:ilvl w:val="0"/>
          <w:numId w:val="3"/>
        </w:numPr>
      </w:pPr>
      <w:r w:rsidRPr="00AA66EB">
        <w:t>Deficiency Reporting: Any deficiencies identified that fall outside the scope of preventative maintenance shall be reported in writing to the COR. Reclamation will address these issues in a timely manner, to the greatest extent practicable.</w:t>
      </w:r>
    </w:p>
    <w:p w14:paraId="0F6C9ADD" w14:textId="77777777" w:rsidR="00342429" w:rsidRPr="00AA66EB" w:rsidRDefault="00342429" w:rsidP="00CA0E59">
      <w:pPr>
        <w:pStyle w:val="ListParagraph"/>
        <w:numPr>
          <w:ilvl w:val="0"/>
          <w:numId w:val="3"/>
        </w:numPr>
      </w:pPr>
      <w:r w:rsidRPr="00AA66EB">
        <w:t>Coordination: Preventative maintenance tasks shall be coordinated between the Contractor and Reclamation during monthly coordination meetings, at a minimum.</w:t>
      </w:r>
    </w:p>
    <w:p w14:paraId="547DD717" w14:textId="77777777" w:rsidR="00342429" w:rsidRPr="00AA66EB" w:rsidRDefault="00342429" w:rsidP="00CA0E59">
      <w:pPr>
        <w:pStyle w:val="ListParagraph"/>
        <w:numPr>
          <w:ilvl w:val="0"/>
          <w:numId w:val="3"/>
        </w:numPr>
      </w:pPr>
      <w:r w:rsidRPr="00AA66EB">
        <w:t>Joint Maintenance: Preventative maintenance of valves and associated piping systems measuring 4 inches in diameter or greater, used in fish culture operations, shall be jointly coordinated and performed by Reclamation and the Contractor.</w:t>
      </w:r>
    </w:p>
    <w:p w14:paraId="7AB18024" w14:textId="77777777" w:rsidR="00342429" w:rsidRPr="00AA66EB" w:rsidRDefault="00342429" w:rsidP="00CA0E59">
      <w:pPr>
        <w:pStyle w:val="Heading3"/>
        <w:numPr>
          <w:ilvl w:val="2"/>
          <w:numId w:val="1"/>
        </w:numPr>
      </w:pPr>
      <w:r w:rsidRPr="00AA66EB">
        <w:t>Corrective Maintenance</w:t>
      </w:r>
    </w:p>
    <w:p w14:paraId="068DEFC6" w14:textId="77777777" w:rsidR="00342429" w:rsidRPr="00AA66EB" w:rsidRDefault="00342429" w:rsidP="00342429">
      <w:r w:rsidRPr="00AA66EB">
        <w:t>Corrective maintenance refers to reactive actions taken in response to equipment malfunctions or operational disruptions. This includes:</w:t>
      </w:r>
    </w:p>
    <w:p w14:paraId="0E343ACD" w14:textId="77777777" w:rsidR="00342429" w:rsidRPr="00AA66EB" w:rsidRDefault="00342429" w:rsidP="00CA0E59">
      <w:pPr>
        <w:pStyle w:val="ListParagraph"/>
        <w:numPr>
          <w:ilvl w:val="0"/>
          <w:numId w:val="4"/>
        </w:numPr>
      </w:pPr>
      <w:r w:rsidRPr="00AA66EB">
        <w:t>Troubleshooting</w:t>
      </w:r>
    </w:p>
    <w:p w14:paraId="04C082F9" w14:textId="77777777" w:rsidR="00342429" w:rsidRPr="00AA66EB" w:rsidRDefault="00342429" w:rsidP="00CA0E59">
      <w:pPr>
        <w:pStyle w:val="ListParagraph"/>
        <w:numPr>
          <w:ilvl w:val="0"/>
          <w:numId w:val="4"/>
        </w:numPr>
      </w:pPr>
      <w:r w:rsidRPr="00AA66EB">
        <w:t>Repair</w:t>
      </w:r>
    </w:p>
    <w:p w14:paraId="686D3C48" w14:textId="77777777" w:rsidR="00342429" w:rsidRPr="00AA66EB" w:rsidRDefault="00342429" w:rsidP="00CA0E59">
      <w:pPr>
        <w:pStyle w:val="ListParagraph"/>
        <w:numPr>
          <w:ilvl w:val="0"/>
          <w:numId w:val="4"/>
        </w:numPr>
        <w:spacing w:after="240"/>
      </w:pPr>
      <w:r w:rsidRPr="00AA66EB">
        <w:t>Replacement of malfunctioning components</w:t>
      </w:r>
    </w:p>
    <w:p w14:paraId="41AE8E57" w14:textId="77777777" w:rsidR="00342429" w:rsidRPr="00AA66EB" w:rsidRDefault="00342429" w:rsidP="00D67B62">
      <w:pPr>
        <w:spacing w:after="240"/>
      </w:pPr>
      <w:r w:rsidRPr="00AA66EB">
        <w:lastRenderedPageBreak/>
        <w:t>The goal of corrective maintenance is to ensure that Hatchery operations continue without significant interruption. The urgency of corrective maintenance shall be based on the criticality of the affected equipment and its impact on the Hatchery’s operation. The Contractor is responsible for notifying Reclamation of necessary corrective maintenance within 24 hours of it being identified. Prior to corrective maintenance activities, the Contractor shall provide the COR:</w:t>
      </w:r>
    </w:p>
    <w:p w14:paraId="609786EE" w14:textId="77777777" w:rsidR="00342429" w:rsidRPr="00AA66EB" w:rsidRDefault="00342429" w:rsidP="00CA0E59">
      <w:pPr>
        <w:pStyle w:val="ListParagraph"/>
        <w:numPr>
          <w:ilvl w:val="0"/>
          <w:numId w:val="5"/>
        </w:numPr>
      </w:pPr>
      <w:r w:rsidRPr="00AA66EB">
        <w:t>A detailed description of the proposed work</w:t>
      </w:r>
    </w:p>
    <w:p w14:paraId="302044CF" w14:textId="77777777" w:rsidR="00342429" w:rsidRPr="00AA66EB" w:rsidRDefault="00342429" w:rsidP="00CA0E59">
      <w:pPr>
        <w:pStyle w:val="ListParagraph"/>
        <w:numPr>
          <w:ilvl w:val="0"/>
          <w:numId w:val="5"/>
        </w:numPr>
        <w:spacing w:after="240"/>
      </w:pPr>
      <w:r w:rsidRPr="00AA66EB">
        <w:t>Any relevant drawings or plans</w:t>
      </w:r>
    </w:p>
    <w:p w14:paraId="60FC85B3" w14:textId="77777777" w:rsidR="00342429" w:rsidRPr="00AA66EB" w:rsidRDefault="00342429" w:rsidP="00D67B62">
      <w:pPr>
        <w:spacing w:after="240"/>
      </w:pPr>
      <w:r w:rsidRPr="00AA66EB">
        <w:t xml:space="preserve">Reclamation and the Contractor will collaboratively define and plan corrective maintenance activities. </w:t>
      </w:r>
    </w:p>
    <w:p w14:paraId="52A20F53" w14:textId="77777777" w:rsidR="00342429" w:rsidRPr="00AA66EB" w:rsidRDefault="00342429" w:rsidP="00CA0E59">
      <w:pPr>
        <w:pStyle w:val="Heading3"/>
        <w:numPr>
          <w:ilvl w:val="2"/>
          <w:numId w:val="1"/>
        </w:numPr>
      </w:pPr>
      <w:r w:rsidRPr="00AA66EB">
        <w:t>Custodial Services</w:t>
      </w:r>
    </w:p>
    <w:p w14:paraId="2E32C130" w14:textId="77777777" w:rsidR="00342429" w:rsidRPr="00AA66EB" w:rsidRDefault="00342429" w:rsidP="00342429">
      <w:r w:rsidRPr="00AA66EB">
        <w:t>The Contractor shall provide custodial services, either directly or via subcontract, for all Hatchery office and restroom facilities. Services will be frequently enough to maintain clean and sanitary conditions. These services include, but are not limited to:</w:t>
      </w:r>
    </w:p>
    <w:p w14:paraId="6C2A26B3" w14:textId="77777777" w:rsidR="00342429" w:rsidRPr="00AA66EB" w:rsidRDefault="00342429" w:rsidP="00CA0E59">
      <w:pPr>
        <w:pStyle w:val="ListParagraph"/>
        <w:numPr>
          <w:ilvl w:val="0"/>
          <w:numId w:val="6"/>
        </w:numPr>
      </w:pPr>
      <w:r w:rsidRPr="00AA66EB">
        <w:t>Cleaning of offices and restrooms</w:t>
      </w:r>
    </w:p>
    <w:p w14:paraId="281BA02F" w14:textId="77777777" w:rsidR="00342429" w:rsidRPr="00AA66EB" w:rsidRDefault="00342429" w:rsidP="00CA0E59">
      <w:pPr>
        <w:pStyle w:val="ListParagraph"/>
        <w:numPr>
          <w:ilvl w:val="0"/>
          <w:numId w:val="6"/>
        </w:numPr>
      </w:pPr>
      <w:r w:rsidRPr="00AA66EB">
        <w:t>Vacuuming and mopping floors</w:t>
      </w:r>
    </w:p>
    <w:p w14:paraId="46DCE7FE" w14:textId="77777777" w:rsidR="00342429" w:rsidRPr="00AA66EB" w:rsidRDefault="00342429" w:rsidP="00CA0E59">
      <w:pPr>
        <w:pStyle w:val="ListParagraph"/>
        <w:numPr>
          <w:ilvl w:val="0"/>
          <w:numId w:val="6"/>
        </w:numPr>
      </w:pPr>
      <w:r w:rsidRPr="00AA66EB">
        <w:t>Emptying all waste and recycling bins, including those in the public parking lot</w:t>
      </w:r>
    </w:p>
    <w:p w14:paraId="23BCC89A" w14:textId="77777777" w:rsidR="00342429" w:rsidRPr="00AA66EB" w:rsidRDefault="00342429" w:rsidP="00CA0E59">
      <w:pPr>
        <w:pStyle w:val="ListParagraph"/>
        <w:numPr>
          <w:ilvl w:val="0"/>
          <w:numId w:val="6"/>
        </w:numPr>
      </w:pPr>
      <w:r w:rsidRPr="00AA66EB">
        <w:t>Restocking toiletry items (e.g., soap, toilet paper)</w:t>
      </w:r>
    </w:p>
    <w:p w14:paraId="1C6880CF" w14:textId="77777777" w:rsidR="00342429" w:rsidRPr="00AA66EB" w:rsidRDefault="00342429" w:rsidP="00CA0E59">
      <w:pPr>
        <w:pStyle w:val="ListParagraph"/>
        <w:numPr>
          <w:ilvl w:val="0"/>
          <w:numId w:val="6"/>
        </w:numPr>
      </w:pPr>
      <w:r w:rsidRPr="00AA66EB">
        <w:t>Dusting and sanitizing surfaces such as countertops</w:t>
      </w:r>
    </w:p>
    <w:p w14:paraId="702235E6" w14:textId="77777777" w:rsidR="00342429" w:rsidRPr="00AA66EB" w:rsidRDefault="00342429" w:rsidP="00CA0E59">
      <w:pPr>
        <w:pStyle w:val="ListParagraph"/>
        <w:numPr>
          <w:ilvl w:val="0"/>
          <w:numId w:val="6"/>
        </w:numPr>
      </w:pPr>
      <w:r w:rsidRPr="00AA66EB">
        <w:t>Cleaning all windows, including those at the fish ladder viewing windows</w:t>
      </w:r>
    </w:p>
    <w:p w14:paraId="6B7ABB4D" w14:textId="77777777" w:rsidR="00342429" w:rsidRPr="00AA66EB" w:rsidRDefault="00342429" w:rsidP="00CA0E59">
      <w:pPr>
        <w:pStyle w:val="Heading3"/>
        <w:numPr>
          <w:ilvl w:val="2"/>
          <w:numId w:val="1"/>
        </w:numPr>
      </w:pPr>
      <w:r w:rsidRPr="00AA66EB">
        <w:t>Groundskeeping</w:t>
      </w:r>
    </w:p>
    <w:p w14:paraId="5E7077D3" w14:textId="02E057A0" w:rsidR="00342429" w:rsidRPr="00AA66EB" w:rsidRDefault="00342429" w:rsidP="00342429">
      <w:r w:rsidRPr="00AA66EB">
        <w:t>The Contractor shall perform all groundskeeping activities, either directly or via subcontract, necessary to maintain the Hatchery’s outdoor areas. Services will be scheduled frequently enough to maintain a tidy and presentable environment year-round. These activities include, but are not limited to:</w:t>
      </w:r>
    </w:p>
    <w:p w14:paraId="1BB1C76D" w14:textId="77777777" w:rsidR="00342429" w:rsidRPr="00AA66EB" w:rsidRDefault="00342429" w:rsidP="00CA0E59">
      <w:pPr>
        <w:pStyle w:val="ListParagraph"/>
        <w:numPr>
          <w:ilvl w:val="0"/>
          <w:numId w:val="7"/>
        </w:numPr>
      </w:pPr>
      <w:r w:rsidRPr="00AA66EB">
        <w:t>Mowing lawns</w:t>
      </w:r>
    </w:p>
    <w:p w14:paraId="0E3C580C" w14:textId="77777777" w:rsidR="00342429" w:rsidRPr="00AA66EB" w:rsidRDefault="00342429" w:rsidP="00CA0E59">
      <w:pPr>
        <w:pStyle w:val="ListParagraph"/>
        <w:numPr>
          <w:ilvl w:val="0"/>
          <w:numId w:val="7"/>
        </w:numPr>
      </w:pPr>
      <w:r w:rsidRPr="00AA66EB">
        <w:t>Trimming and pruning trees, bushes, shrubs</w:t>
      </w:r>
    </w:p>
    <w:p w14:paraId="3C0A87B8" w14:textId="77777777" w:rsidR="00342429" w:rsidRPr="00AA66EB" w:rsidRDefault="00342429" w:rsidP="00CA0E59">
      <w:pPr>
        <w:pStyle w:val="ListParagraph"/>
        <w:numPr>
          <w:ilvl w:val="0"/>
          <w:numId w:val="7"/>
        </w:numPr>
      </w:pPr>
      <w:r w:rsidRPr="00AA66EB">
        <w:t>Trimming weeds and grasses</w:t>
      </w:r>
    </w:p>
    <w:p w14:paraId="7B0582FE" w14:textId="77777777" w:rsidR="00342429" w:rsidRPr="00AA66EB" w:rsidRDefault="00342429" w:rsidP="00CA0E59">
      <w:pPr>
        <w:pStyle w:val="ListParagraph"/>
        <w:numPr>
          <w:ilvl w:val="0"/>
          <w:numId w:val="7"/>
        </w:numPr>
      </w:pPr>
      <w:r w:rsidRPr="00AA66EB">
        <w:t>Raking or blowing leaves</w:t>
      </w:r>
    </w:p>
    <w:p w14:paraId="1D7F52B8" w14:textId="77777777" w:rsidR="00342429" w:rsidRPr="00AA66EB" w:rsidRDefault="00342429" w:rsidP="00CA0E59">
      <w:pPr>
        <w:pStyle w:val="ListParagraph"/>
        <w:numPr>
          <w:ilvl w:val="0"/>
          <w:numId w:val="7"/>
        </w:numPr>
      </w:pPr>
      <w:r w:rsidRPr="00AA66EB">
        <w:t>Removing and replacing dead plants</w:t>
      </w:r>
    </w:p>
    <w:p w14:paraId="38952DD8" w14:textId="77777777" w:rsidR="00342429" w:rsidRPr="00AA66EB" w:rsidRDefault="00342429" w:rsidP="00CA0E59">
      <w:pPr>
        <w:pStyle w:val="ListParagraph"/>
        <w:numPr>
          <w:ilvl w:val="0"/>
          <w:numId w:val="7"/>
        </w:numPr>
      </w:pPr>
      <w:r w:rsidRPr="00AA66EB">
        <w:t>Maintaining ornamental beds</w:t>
      </w:r>
    </w:p>
    <w:p w14:paraId="4E0C7882" w14:textId="77777777" w:rsidR="00342429" w:rsidRPr="00AA66EB" w:rsidRDefault="00342429" w:rsidP="00CA0E59">
      <w:pPr>
        <w:pStyle w:val="ListParagraph"/>
        <w:numPr>
          <w:ilvl w:val="0"/>
          <w:numId w:val="7"/>
        </w:numPr>
      </w:pPr>
      <w:r w:rsidRPr="00AA66EB">
        <w:t>Maintaining outdoor facilities such as tables, shade structures, etc.</w:t>
      </w:r>
    </w:p>
    <w:p w14:paraId="4F77E02D" w14:textId="77777777" w:rsidR="00342429" w:rsidRPr="00AA66EB" w:rsidRDefault="00342429" w:rsidP="00CA0E59">
      <w:pPr>
        <w:pStyle w:val="ListParagraph"/>
        <w:numPr>
          <w:ilvl w:val="0"/>
          <w:numId w:val="7"/>
        </w:numPr>
      </w:pPr>
      <w:r w:rsidRPr="00AA66EB">
        <w:t xml:space="preserve">Applying </w:t>
      </w:r>
      <w:proofErr w:type="gramStart"/>
      <w:r w:rsidRPr="00AA66EB">
        <w:t>mulch</w:t>
      </w:r>
      <w:proofErr w:type="gramEnd"/>
      <w:r w:rsidRPr="00AA66EB">
        <w:t xml:space="preserve"> and approved fertilizers</w:t>
      </w:r>
    </w:p>
    <w:p w14:paraId="44E00D17" w14:textId="77777777" w:rsidR="00342429" w:rsidRPr="00AA66EB" w:rsidRDefault="00342429" w:rsidP="00CA0E59">
      <w:pPr>
        <w:pStyle w:val="ListParagraph"/>
        <w:numPr>
          <w:ilvl w:val="0"/>
          <w:numId w:val="7"/>
        </w:numPr>
      </w:pPr>
      <w:r w:rsidRPr="00AA66EB">
        <w:t xml:space="preserve">All public spaces must be kept tidy and presentable </w:t>
      </w:r>
    </w:p>
    <w:p w14:paraId="62631707" w14:textId="77777777" w:rsidR="00342429" w:rsidRPr="00AA66EB" w:rsidRDefault="00342429" w:rsidP="00CA0E59">
      <w:pPr>
        <w:pStyle w:val="Heading3"/>
        <w:numPr>
          <w:ilvl w:val="2"/>
          <w:numId w:val="1"/>
        </w:numPr>
      </w:pPr>
      <w:r w:rsidRPr="00AA66EB">
        <w:lastRenderedPageBreak/>
        <w:t>Pest and Invasive Species Management</w:t>
      </w:r>
    </w:p>
    <w:p w14:paraId="0E77420F" w14:textId="77777777" w:rsidR="00342429" w:rsidRPr="00AA66EB" w:rsidRDefault="00342429" w:rsidP="00342429">
      <w:r w:rsidRPr="00AA66EB">
        <w:t>The Contractor is responsible for pest management, either directly or via subcontract, across all lands, facilities, equipment, and appurtenant structures covered under this contract. Pest management activities may include:</w:t>
      </w:r>
    </w:p>
    <w:p w14:paraId="102DFD1D" w14:textId="77777777" w:rsidR="00342429" w:rsidRPr="00AA66EB" w:rsidRDefault="00342429" w:rsidP="00CA0E59">
      <w:pPr>
        <w:pStyle w:val="ListParagraph"/>
        <w:numPr>
          <w:ilvl w:val="0"/>
          <w:numId w:val="8"/>
        </w:numPr>
      </w:pPr>
      <w:r w:rsidRPr="00AA66EB">
        <w:t>Pest/Invasive Species Control- Maintenance of roads, canal banks, ditches, rights-of-way, equipment yards, borrow areas, fence lines, building perimeters, and sumps</w:t>
      </w:r>
    </w:p>
    <w:p w14:paraId="4F53F5D6" w14:textId="77777777" w:rsidR="00342429" w:rsidRPr="00AA66EB" w:rsidRDefault="00342429" w:rsidP="00CA0E59">
      <w:pPr>
        <w:pStyle w:val="ListParagraph"/>
        <w:numPr>
          <w:ilvl w:val="0"/>
          <w:numId w:val="8"/>
        </w:numPr>
      </w:pPr>
      <w:r w:rsidRPr="00AA66EB">
        <w:t>Recording all pest and invasive species incidents and management actions</w:t>
      </w:r>
    </w:p>
    <w:p w14:paraId="630AE456" w14:textId="77777777" w:rsidR="00342429" w:rsidRPr="00AA66EB" w:rsidRDefault="00342429" w:rsidP="00CA0E59">
      <w:pPr>
        <w:pStyle w:val="ListParagraph"/>
        <w:numPr>
          <w:ilvl w:val="0"/>
          <w:numId w:val="8"/>
        </w:numPr>
      </w:pPr>
      <w:r w:rsidRPr="00AA66EB">
        <w:t>In the event of pest or invasive species occurrences, pest management efforts will be included in the Annual Report to document populations and evaluate control effectiveness.</w:t>
      </w:r>
    </w:p>
    <w:p w14:paraId="33E6B007" w14:textId="77777777" w:rsidR="00342429" w:rsidRPr="00AA66EB" w:rsidRDefault="00342429" w:rsidP="00CA0E59">
      <w:pPr>
        <w:pStyle w:val="Heading4"/>
        <w:numPr>
          <w:ilvl w:val="3"/>
          <w:numId w:val="1"/>
        </w:numPr>
      </w:pPr>
      <w:r w:rsidRPr="00AA66EB">
        <w:t>Invasive Species Monitoring and Spread Prevention</w:t>
      </w:r>
    </w:p>
    <w:p w14:paraId="33FBCEE4" w14:textId="77777777" w:rsidR="00342429" w:rsidRPr="00AA66EB" w:rsidRDefault="00342429" w:rsidP="00342429">
      <w:r w:rsidRPr="00AA66EB">
        <w:t>Invasive species—non-native organisms that negatively impact infrastructure, operations, the environment, or human health—must be actively monitored and treated for control if found. Species of concern include, but are not limited to:</w:t>
      </w:r>
    </w:p>
    <w:p w14:paraId="5E3CCC34" w14:textId="77777777" w:rsidR="00342429" w:rsidRPr="00AA66EB" w:rsidRDefault="00342429" w:rsidP="00CA0E59">
      <w:pPr>
        <w:pStyle w:val="ListParagraph"/>
        <w:numPr>
          <w:ilvl w:val="0"/>
          <w:numId w:val="9"/>
        </w:numPr>
      </w:pPr>
      <w:r w:rsidRPr="00AA66EB">
        <w:t>Quagga mussel (</w:t>
      </w:r>
      <w:r w:rsidRPr="00020FCB">
        <w:rPr>
          <w:i/>
          <w:iCs/>
        </w:rPr>
        <w:t>Dreissena rostriformis bugensis</w:t>
      </w:r>
      <w:r w:rsidRPr="00AA66EB">
        <w:t>)</w:t>
      </w:r>
    </w:p>
    <w:p w14:paraId="5D72DCC0" w14:textId="77777777" w:rsidR="00342429" w:rsidRPr="00AA66EB" w:rsidRDefault="00342429" w:rsidP="00CA0E59">
      <w:pPr>
        <w:pStyle w:val="ListParagraph"/>
        <w:numPr>
          <w:ilvl w:val="0"/>
          <w:numId w:val="9"/>
        </w:numPr>
      </w:pPr>
      <w:r w:rsidRPr="00AA66EB">
        <w:t>Zebra mussel (</w:t>
      </w:r>
      <w:r w:rsidRPr="00020FCB">
        <w:rPr>
          <w:i/>
          <w:iCs/>
        </w:rPr>
        <w:t>Dreissena polymorpha</w:t>
      </w:r>
      <w:r w:rsidRPr="00AA66EB">
        <w:t>)</w:t>
      </w:r>
    </w:p>
    <w:p w14:paraId="1A8BA73D" w14:textId="77777777" w:rsidR="00342429" w:rsidRPr="00AA66EB" w:rsidRDefault="00342429" w:rsidP="00CA0E59">
      <w:pPr>
        <w:pStyle w:val="ListParagraph"/>
        <w:numPr>
          <w:ilvl w:val="0"/>
          <w:numId w:val="9"/>
        </w:numPr>
      </w:pPr>
      <w:r w:rsidRPr="00AA66EB">
        <w:t>Golden mussel (</w:t>
      </w:r>
      <w:r w:rsidRPr="00020FCB">
        <w:rPr>
          <w:i/>
          <w:iCs/>
        </w:rPr>
        <w:t>Limnoperna fortunei</w:t>
      </w:r>
      <w:r w:rsidRPr="00AA66EB">
        <w:t>)</w:t>
      </w:r>
    </w:p>
    <w:p w14:paraId="7A9BA1CE" w14:textId="77777777" w:rsidR="00342429" w:rsidRPr="00AA66EB" w:rsidRDefault="00342429" w:rsidP="00CA0E59">
      <w:pPr>
        <w:pStyle w:val="ListParagraph"/>
        <w:numPr>
          <w:ilvl w:val="0"/>
          <w:numId w:val="9"/>
        </w:numPr>
      </w:pPr>
      <w:r w:rsidRPr="00AA66EB">
        <w:t xml:space="preserve">New Zealand </w:t>
      </w:r>
      <w:proofErr w:type="spellStart"/>
      <w:r w:rsidRPr="00AA66EB">
        <w:t>mudsnail</w:t>
      </w:r>
      <w:proofErr w:type="spellEnd"/>
      <w:r w:rsidRPr="00AA66EB">
        <w:t xml:space="preserve"> (</w:t>
      </w:r>
      <w:proofErr w:type="spellStart"/>
      <w:r w:rsidRPr="00020FCB">
        <w:rPr>
          <w:i/>
          <w:iCs/>
        </w:rPr>
        <w:t>Potamopyrgus</w:t>
      </w:r>
      <w:proofErr w:type="spellEnd"/>
      <w:r w:rsidRPr="00020FCB">
        <w:rPr>
          <w:i/>
          <w:iCs/>
        </w:rPr>
        <w:t xml:space="preserve"> </w:t>
      </w:r>
      <w:proofErr w:type="spellStart"/>
      <w:r w:rsidRPr="00020FCB">
        <w:rPr>
          <w:i/>
          <w:iCs/>
        </w:rPr>
        <w:t>antipodarum</w:t>
      </w:r>
      <w:proofErr w:type="spellEnd"/>
      <w:r w:rsidRPr="00AA66EB">
        <w:t>)</w:t>
      </w:r>
    </w:p>
    <w:p w14:paraId="3F9B4316" w14:textId="77777777" w:rsidR="00342429" w:rsidRPr="00AA66EB" w:rsidRDefault="00342429" w:rsidP="00CA0E59">
      <w:pPr>
        <w:pStyle w:val="ListParagraph"/>
        <w:numPr>
          <w:ilvl w:val="0"/>
          <w:numId w:val="9"/>
        </w:numPr>
        <w:spacing w:after="240"/>
      </w:pPr>
      <w:r w:rsidRPr="00AA66EB">
        <w:t>Eurasian watermilfoil (</w:t>
      </w:r>
      <w:r w:rsidRPr="00020FCB">
        <w:rPr>
          <w:i/>
          <w:iCs/>
        </w:rPr>
        <w:t>Myriophyllum spicatum</w:t>
      </w:r>
      <w:r w:rsidRPr="00AA66EB">
        <w:t>)</w:t>
      </w:r>
    </w:p>
    <w:p w14:paraId="42698885" w14:textId="77777777" w:rsidR="00342429" w:rsidRPr="00AA66EB" w:rsidRDefault="00342429" w:rsidP="00D67B62">
      <w:pPr>
        <w:spacing w:after="240"/>
      </w:pPr>
      <w:r w:rsidRPr="00AA66EB">
        <w:t>The Contractor shall follow the current Nimbus Fish Hatchery Aquatic Invasive Species Hazard Analysis and Critical Control Point (HACCP) Plan or develop and submit such a plan to Reclamation (for review and approval) within 3 months of contract execution. The plan shall focus on the prevention and control of invasive species. This includes:</w:t>
      </w:r>
    </w:p>
    <w:p w14:paraId="65A734E0" w14:textId="77777777" w:rsidR="00342429" w:rsidRPr="00AA66EB" w:rsidRDefault="00342429" w:rsidP="00CA0E59">
      <w:pPr>
        <w:pStyle w:val="ListParagraph"/>
        <w:numPr>
          <w:ilvl w:val="0"/>
          <w:numId w:val="10"/>
        </w:numPr>
      </w:pPr>
      <w:r w:rsidRPr="00AA66EB">
        <w:t>Sterilizing equipment (e.g., boats, waders, boots, nets, buckets) before and after use outside Hatchery facilities</w:t>
      </w:r>
    </w:p>
    <w:p w14:paraId="5AA4580E" w14:textId="77777777" w:rsidR="00342429" w:rsidRPr="00AA66EB" w:rsidRDefault="00342429" w:rsidP="00CA0E59">
      <w:pPr>
        <w:pStyle w:val="ListParagraph"/>
        <w:numPr>
          <w:ilvl w:val="0"/>
          <w:numId w:val="10"/>
        </w:numPr>
      </w:pPr>
      <w:r w:rsidRPr="00AA66EB">
        <w:t>Prohibiting the use or storage of non-Hatchery equipment, eggs, fish, or other potential vectors without prior COR approval and adherence to disease and invasive species control protocols</w:t>
      </w:r>
    </w:p>
    <w:p w14:paraId="6DD2F364" w14:textId="77777777" w:rsidR="00342429" w:rsidRPr="00AA66EB" w:rsidRDefault="00342429" w:rsidP="00CA0E59">
      <w:pPr>
        <w:pStyle w:val="ListParagraph"/>
        <w:numPr>
          <w:ilvl w:val="0"/>
          <w:numId w:val="10"/>
        </w:numPr>
      </w:pPr>
      <w:r w:rsidRPr="00AA66EB">
        <w:t xml:space="preserve">Conducting invasive species monitoring in accordance with the HACCP Plan, including: </w:t>
      </w:r>
    </w:p>
    <w:p w14:paraId="50D02928" w14:textId="77777777" w:rsidR="00342429" w:rsidRPr="00AA66EB" w:rsidRDefault="00342429" w:rsidP="00CA0E59">
      <w:pPr>
        <w:pStyle w:val="ListParagraph"/>
        <w:numPr>
          <w:ilvl w:val="1"/>
          <w:numId w:val="10"/>
        </w:numPr>
      </w:pPr>
      <w:r w:rsidRPr="00AA66EB">
        <w:t>Monthly visual detection surveys</w:t>
      </w:r>
    </w:p>
    <w:p w14:paraId="5CC7B7AD" w14:textId="77777777" w:rsidR="00342429" w:rsidRPr="00AA66EB" w:rsidRDefault="00342429" w:rsidP="00CA0E59">
      <w:pPr>
        <w:pStyle w:val="ListParagraph"/>
        <w:numPr>
          <w:ilvl w:val="1"/>
          <w:numId w:val="10"/>
        </w:numPr>
      </w:pPr>
      <w:r w:rsidRPr="00AA66EB">
        <w:t>Monthly Aquatic Invasive Species (AIS) bio-box sampling</w:t>
      </w:r>
    </w:p>
    <w:p w14:paraId="74DE4102" w14:textId="77777777" w:rsidR="00342429" w:rsidRPr="00AA66EB" w:rsidRDefault="00342429" w:rsidP="00CA0E59">
      <w:pPr>
        <w:pStyle w:val="ListParagraph"/>
        <w:numPr>
          <w:ilvl w:val="1"/>
          <w:numId w:val="10"/>
        </w:numPr>
        <w:spacing w:after="240"/>
      </w:pPr>
      <w:r w:rsidRPr="00AA66EB">
        <w:t>Quarterly environmental DNA (eDNA) sample collection and reporting to the COR</w:t>
      </w:r>
    </w:p>
    <w:p w14:paraId="0D70EFC7" w14:textId="77777777" w:rsidR="00342429" w:rsidRPr="00AA66EB" w:rsidRDefault="00342429" w:rsidP="00D67B62">
      <w:pPr>
        <w:spacing w:after="240"/>
      </w:pPr>
      <w:r w:rsidRPr="00AA66EB">
        <w:t>All AIS survey and sample analysis data shall be included in the Annual Report.</w:t>
      </w:r>
    </w:p>
    <w:p w14:paraId="40AB571F" w14:textId="77777777" w:rsidR="00342429" w:rsidRPr="00AA66EB" w:rsidRDefault="00342429" w:rsidP="00CA0E59">
      <w:pPr>
        <w:pStyle w:val="Heading4"/>
        <w:numPr>
          <w:ilvl w:val="3"/>
          <w:numId w:val="1"/>
        </w:numPr>
      </w:pPr>
      <w:r w:rsidRPr="00AA66EB">
        <w:lastRenderedPageBreak/>
        <w:t>Terrestrial Weed Control</w:t>
      </w:r>
    </w:p>
    <w:p w14:paraId="083A1216" w14:textId="77777777" w:rsidR="00342429" w:rsidRPr="00AA66EB" w:rsidRDefault="00342429" w:rsidP="00342429">
      <w:r w:rsidRPr="00AA66EB">
        <w:t>The Contractor shall perform all terrestrial weed control activities in a manner that is compatible with surrounding land uses, cultural practices, and environmental regulations. These activities shall minimize or eliminate negative impacts on facility operations and maintenance.</w:t>
      </w:r>
    </w:p>
    <w:p w14:paraId="36D496F5" w14:textId="77777777" w:rsidR="00342429" w:rsidRPr="00AA66EB" w:rsidRDefault="00342429" w:rsidP="00CA0E59">
      <w:pPr>
        <w:pStyle w:val="Heading4"/>
        <w:numPr>
          <w:ilvl w:val="3"/>
          <w:numId w:val="1"/>
        </w:numPr>
      </w:pPr>
      <w:r w:rsidRPr="00AA66EB">
        <w:t>Aquatic Pest Control</w:t>
      </w:r>
    </w:p>
    <w:p w14:paraId="14AFFAFD" w14:textId="77777777" w:rsidR="00342429" w:rsidRPr="00AA66EB" w:rsidRDefault="00342429" w:rsidP="00342429">
      <w:r w:rsidRPr="00AA66EB">
        <w:t>The Contractor shall strive to maintain water conveyance facilities free of algae, aquatic weeds, and other aquatic pests. Maintenance shall ensure:</w:t>
      </w:r>
    </w:p>
    <w:p w14:paraId="3E3C886A" w14:textId="77777777" w:rsidR="00342429" w:rsidRPr="00AA66EB" w:rsidRDefault="00342429" w:rsidP="00CA0E59">
      <w:pPr>
        <w:pStyle w:val="ListParagraph"/>
        <w:numPr>
          <w:ilvl w:val="0"/>
          <w:numId w:val="11"/>
        </w:numPr>
      </w:pPr>
      <w:r w:rsidRPr="00AA66EB">
        <w:t>Unimpeded flow capacities</w:t>
      </w:r>
    </w:p>
    <w:p w14:paraId="334A0F71" w14:textId="77777777" w:rsidR="00342429" w:rsidRPr="00AA66EB" w:rsidRDefault="00342429" w:rsidP="00CA0E59">
      <w:pPr>
        <w:pStyle w:val="ListParagraph"/>
        <w:numPr>
          <w:ilvl w:val="0"/>
          <w:numId w:val="11"/>
        </w:numPr>
      </w:pPr>
      <w:r w:rsidRPr="00AA66EB">
        <w:t>Compliance with applicable water quality standards</w:t>
      </w:r>
    </w:p>
    <w:p w14:paraId="3B3F4016" w14:textId="77777777" w:rsidR="00342429" w:rsidRPr="00AA66EB" w:rsidRDefault="00342429" w:rsidP="00CA0E59">
      <w:pPr>
        <w:pStyle w:val="ListParagraph"/>
        <w:numPr>
          <w:ilvl w:val="0"/>
          <w:numId w:val="11"/>
        </w:numPr>
      </w:pPr>
      <w:r w:rsidRPr="00AA66EB">
        <w:t>Preservation of design capabilities and operational integrity</w:t>
      </w:r>
    </w:p>
    <w:p w14:paraId="048A6443" w14:textId="77777777" w:rsidR="00342429" w:rsidRPr="00AA66EB" w:rsidRDefault="00342429" w:rsidP="00CA0E59">
      <w:pPr>
        <w:pStyle w:val="Heading4"/>
        <w:numPr>
          <w:ilvl w:val="3"/>
          <w:numId w:val="1"/>
        </w:numPr>
      </w:pPr>
      <w:r w:rsidRPr="00AA66EB">
        <w:t>Rodent Control</w:t>
      </w:r>
    </w:p>
    <w:p w14:paraId="4C3510C4" w14:textId="77777777" w:rsidR="00342429" w:rsidRPr="00AA66EB" w:rsidRDefault="00342429" w:rsidP="00342429">
      <w:r w:rsidRPr="00AA66EB">
        <w:t>The Contractor shall manage rodent populations to prevent:</w:t>
      </w:r>
    </w:p>
    <w:p w14:paraId="2AD11269" w14:textId="77777777" w:rsidR="00342429" w:rsidRPr="00AA66EB" w:rsidRDefault="00342429" w:rsidP="00CA0E59">
      <w:pPr>
        <w:pStyle w:val="ListParagraph"/>
        <w:numPr>
          <w:ilvl w:val="0"/>
          <w:numId w:val="12"/>
        </w:numPr>
      </w:pPr>
      <w:r w:rsidRPr="00AA66EB">
        <w:t>Interference with operations and maintenance activities</w:t>
      </w:r>
    </w:p>
    <w:p w14:paraId="31BC0C81" w14:textId="77777777" w:rsidR="00342429" w:rsidRPr="00AA66EB" w:rsidRDefault="00342429" w:rsidP="00CA0E59">
      <w:pPr>
        <w:pStyle w:val="ListParagraph"/>
        <w:numPr>
          <w:ilvl w:val="0"/>
          <w:numId w:val="12"/>
        </w:numPr>
      </w:pPr>
      <w:r w:rsidRPr="00AA66EB">
        <w:t>Structural damage or degradation of facilities</w:t>
      </w:r>
    </w:p>
    <w:p w14:paraId="163879D9" w14:textId="77777777" w:rsidR="00342429" w:rsidRPr="00AA66EB" w:rsidRDefault="00342429" w:rsidP="00CA0E59">
      <w:pPr>
        <w:pStyle w:val="ListParagraph"/>
        <w:numPr>
          <w:ilvl w:val="0"/>
          <w:numId w:val="12"/>
        </w:numPr>
      </w:pPr>
      <w:r w:rsidRPr="00AA66EB">
        <w:t>Safety hazards on operations and maintenance roads</w:t>
      </w:r>
    </w:p>
    <w:p w14:paraId="0FA72A2A" w14:textId="77777777" w:rsidR="00342429" w:rsidRPr="00AA66EB" w:rsidRDefault="00342429" w:rsidP="00CA0E59">
      <w:pPr>
        <w:pStyle w:val="ListParagraph"/>
        <w:numPr>
          <w:ilvl w:val="0"/>
          <w:numId w:val="12"/>
        </w:numPr>
      </w:pPr>
      <w:r w:rsidRPr="00AA66EB">
        <w:t>Establishment of rodent populations on adjacent lands</w:t>
      </w:r>
    </w:p>
    <w:p w14:paraId="1B0946CE" w14:textId="77777777" w:rsidR="00342429" w:rsidRPr="00AA66EB" w:rsidRDefault="00342429" w:rsidP="00CA0E59">
      <w:pPr>
        <w:pStyle w:val="Heading4"/>
        <w:numPr>
          <w:ilvl w:val="3"/>
          <w:numId w:val="1"/>
        </w:numPr>
      </w:pPr>
      <w:r w:rsidRPr="00AA66EB">
        <w:t>Insect Control</w:t>
      </w:r>
    </w:p>
    <w:p w14:paraId="4DEE137E" w14:textId="77777777" w:rsidR="00342429" w:rsidRPr="00AA66EB" w:rsidRDefault="00342429" w:rsidP="00342429">
      <w:r w:rsidRPr="00AA66EB">
        <w:t>The Contractor shall control insect and invertebrate pests that:</w:t>
      </w:r>
    </w:p>
    <w:p w14:paraId="416EADA1" w14:textId="77777777" w:rsidR="00342429" w:rsidRPr="00AA66EB" w:rsidRDefault="00342429" w:rsidP="00CA0E59">
      <w:pPr>
        <w:pStyle w:val="ListParagraph"/>
        <w:numPr>
          <w:ilvl w:val="0"/>
          <w:numId w:val="13"/>
        </w:numPr>
      </w:pPr>
      <w:proofErr w:type="gramStart"/>
      <w:r w:rsidRPr="00AA66EB">
        <w:t>Pose</w:t>
      </w:r>
      <w:proofErr w:type="gramEnd"/>
      <w:r w:rsidRPr="00AA66EB">
        <w:t xml:space="preserve"> a nuisance or safety hazard to personnel</w:t>
      </w:r>
    </w:p>
    <w:p w14:paraId="1A51F113" w14:textId="3B85F15B" w:rsidR="00342429" w:rsidRPr="00AA66EB" w:rsidRDefault="00342429" w:rsidP="00CA0E59">
      <w:pPr>
        <w:pStyle w:val="ListParagraph"/>
        <w:numPr>
          <w:ilvl w:val="0"/>
          <w:numId w:val="13"/>
        </w:numPr>
      </w:pPr>
      <w:r w:rsidRPr="00AA66EB">
        <w:t>Threaten the structural integrity or functionality of Hatchery facilities and materials</w:t>
      </w:r>
    </w:p>
    <w:p w14:paraId="549A1E79" w14:textId="77777777" w:rsidR="00342429" w:rsidRPr="00AA66EB" w:rsidRDefault="00342429" w:rsidP="00CA0E59">
      <w:pPr>
        <w:pStyle w:val="Heading4"/>
        <w:numPr>
          <w:ilvl w:val="3"/>
          <w:numId w:val="1"/>
        </w:numPr>
      </w:pPr>
      <w:r w:rsidRPr="00AA66EB">
        <w:t>Feline Control/Management</w:t>
      </w:r>
    </w:p>
    <w:p w14:paraId="378FE71E" w14:textId="77777777" w:rsidR="00342429" w:rsidRPr="00AA66EB" w:rsidRDefault="00342429" w:rsidP="00342429">
      <w:r w:rsidRPr="00AA66EB">
        <w:t>Feral cats are considered predatory species with potential negative impacts on native wildlife and human health. The Contractor shall:</w:t>
      </w:r>
    </w:p>
    <w:p w14:paraId="26A2379A" w14:textId="77777777" w:rsidR="00342429" w:rsidRPr="00AA66EB" w:rsidRDefault="00342429" w:rsidP="00CA0E59">
      <w:pPr>
        <w:pStyle w:val="ListParagraph"/>
        <w:numPr>
          <w:ilvl w:val="0"/>
          <w:numId w:val="14"/>
        </w:numPr>
      </w:pPr>
      <w:r w:rsidRPr="00AA66EB">
        <w:t>Prevent access to sensitive areas (e.g., attics, crawl spaces, engine compartments, raceways) using physical barriers such as grates</w:t>
      </w:r>
    </w:p>
    <w:p w14:paraId="383BD049" w14:textId="77777777" w:rsidR="00342429" w:rsidRPr="00AA66EB" w:rsidRDefault="00342429" w:rsidP="00CA0E59">
      <w:pPr>
        <w:pStyle w:val="ListParagraph"/>
        <w:numPr>
          <w:ilvl w:val="0"/>
          <w:numId w:val="14"/>
        </w:numPr>
      </w:pPr>
      <w:r w:rsidRPr="00AA66EB">
        <w:t>Restrict access to food sources (e.g., garbage, carcasses, fish food, salmonid rearing areas)</w:t>
      </w:r>
    </w:p>
    <w:p w14:paraId="69B242FB" w14:textId="77777777" w:rsidR="00342429" w:rsidRPr="00AA66EB" w:rsidRDefault="00342429" w:rsidP="00CA0E59">
      <w:pPr>
        <w:pStyle w:val="ListParagraph"/>
        <w:numPr>
          <w:ilvl w:val="0"/>
          <w:numId w:val="14"/>
        </w:numPr>
      </w:pPr>
      <w:r w:rsidRPr="00AA66EB">
        <w:t>Monitor for feral cat activity and, in coordination with the COR, contact local animal control or pest management services to initiate humane trapping and removal campaigns when necessary</w:t>
      </w:r>
    </w:p>
    <w:p w14:paraId="76C07571" w14:textId="77777777" w:rsidR="00342429" w:rsidRPr="00AA66EB" w:rsidRDefault="00342429" w:rsidP="00CA0E59">
      <w:pPr>
        <w:pStyle w:val="Heading2"/>
        <w:numPr>
          <w:ilvl w:val="1"/>
          <w:numId w:val="1"/>
        </w:numPr>
      </w:pPr>
      <w:r w:rsidRPr="00AA66EB">
        <w:t>Hatchery Administration</w:t>
      </w:r>
    </w:p>
    <w:p w14:paraId="50665D38" w14:textId="77777777" w:rsidR="00342429" w:rsidRPr="00AA66EB" w:rsidRDefault="00342429" w:rsidP="00CA0E59">
      <w:pPr>
        <w:pStyle w:val="Heading3"/>
        <w:numPr>
          <w:ilvl w:val="2"/>
          <w:numId w:val="1"/>
        </w:numPr>
      </w:pPr>
      <w:r w:rsidRPr="00AA66EB">
        <w:t>Communication</w:t>
      </w:r>
    </w:p>
    <w:p w14:paraId="02132037" w14:textId="77777777" w:rsidR="00342429" w:rsidRPr="00AA66EB" w:rsidRDefault="00342429" w:rsidP="00CA0E59">
      <w:pPr>
        <w:pStyle w:val="Heading4"/>
        <w:numPr>
          <w:ilvl w:val="3"/>
          <w:numId w:val="1"/>
        </w:numPr>
      </w:pPr>
      <w:r w:rsidRPr="00AA66EB">
        <w:t>Point of Contact</w:t>
      </w:r>
    </w:p>
    <w:p w14:paraId="32C77C8D" w14:textId="77777777" w:rsidR="00342429" w:rsidRPr="00AA66EB" w:rsidRDefault="00342429" w:rsidP="00342429">
      <w:r w:rsidRPr="00AA66EB">
        <w:t>Reclamation’s assigned COR is the Contractor’s primary point of contact. All technical questions, updates, maintenance issues, concerns, etc. must go directly to this person.</w:t>
      </w:r>
    </w:p>
    <w:p w14:paraId="2A020B43" w14:textId="77777777" w:rsidR="00342429" w:rsidRPr="00AA66EB" w:rsidRDefault="00342429" w:rsidP="00CA0E59">
      <w:pPr>
        <w:pStyle w:val="Heading4"/>
        <w:numPr>
          <w:ilvl w:val="3"/>
          <w:numId w:val="1"/>
        </w:numPr>
      </w:pPr>
      <w:r w:rsidRPr="00AA66EB">
        <w:lastRenderedPageBreak/>
        <w:t>Emergency Notifications</w:t>
      </w:r>
    </w:p>
    <w:p w14:paraId="2B76D23F" w14:textId="77777777" w:rsidR="00342429" w:rsidRPr="00AA66EB" w:rsidRDefault="00342429" w:rsidP="00CA0E59">
      <w:pPr>
        <w:spacing w:after="240"/>
      </w:pPr>
      <w:r w:rsidRPr="00AA66EB">
        <w:t>In the event of an emergency during the performance of this Contract, the Contractor shall immediately take all appropriate actions to mitigate or minimize the impact of the emergency. The Contractor’s initial response shall prioritize the protection of public health and safety and the well-being of Hatchery personnel. Then, the well-being of the fish stock.</w:t>
      </w:r>
    </w:p>
    <w:p w14:paraId="086C8A9D" w14:textId="77777777" w:rsidR="00342429" w:rsidRPr="00AA66EB" w:rsidRDefault="00342429" w:rsidP="00CA0E59">
      <w:pPr>
        <w:spacing w:after="240"/>
      </w:pPr>
      <w:r w:rsidRPr="00AA66EB">
        <w:t>Once immediate concerns have been addressed, the Contractor shall promptly notify both the Reclamation Emergency Official and the COR via telephone and email.</w:t>
      </w:r>
    </w:p>
    <w:p w14:paraId="470E66B3" w14:textId="77777777" w:rsidR="00342429" w:rsidRPr="00AA66EB" w:rsidRDefault="00342429" w:rsidP="00342429">
      <w:r w:rsidRPr="00AA66EB">
        <w:t>Within seven (7) calendar days of the onset of the emergency, the Contractor shall submit a written report to Reclamation, signed by the Project Coordinator, detailing:</w:t>
      </w:r>
    </w:p>
    <w:p w14:paraId="0E86CDAD" w14:textId="77777777" w:rsidR="00342429" w:rsidRPr="00AA66EB" w:rsidRDefault="00342429" w:rsidP="00CA0E59">
      <w:pPr>
        <w:pStyle w:val="ListParagraph"/>
        <w:numPr>
          <w:ilvl w:val="0"/>
          <w:numId w:val="15"/>
        </w:numPr>
      </w:pPr>
      <w:r w:rsidRPr="00AA66EB">
        <w:t>The nature and timeline of the emergency</w:t>
      </w:r>
    </w:p>
    <w:p w14:paraId="648D27DC" w14:textId="77777777" w:rsidR="00342429" w:rsidRPr="00AA66EB" w:rsidRDefault="00342429" w:rsidP="00CA0E59">
      <w:pPr>
        <w:pStyle w:val="ListParagraph"/>
        <w:numPr>
          <w:ilvl w:val="0"/>
          <w:numId w:val="15"/>
        </w:numPr>
      </w:pPr>
      <w:r w:rsidRPr="00AA66EB">
        <w:t>Actions taken in response</w:t>
      </w:r>
    </w:p>
    <w:p w14:paraId="163EFDBD" w14:textId="77777777" w:rsidR="00342429" w:rsidRPr="00AA66EB" w:rsidRDefault="00342429" w:rsidP="00CA0E59">
      <w:pPr>
        <w:pStyle w:val="ListParagraph"/>
        <w:numPr>
          <w:ilvl w:val="0"/>
          <w:numId w:val="15"/>
        </w:numPr>
      </w:pPr>
      <w:r w:rsidRPr="00AA66EB">
        <w:t>Outcomes and any ongoing concerns</w:t>
      </w:r>
    </w:p>
    <w:p w14:paraId="0998F4D6" w14:textId="77777777" w:rsidR="00342429" w:rsidRPr="00AA66EB" w:rsidRDefault="00342429" w:rsidP="00CA0E59">
      <w:pPr>
        <w:pStyle w:val="ListParagraph"/>
        <w:numPr>
          <w:ilvl w:val="0"/>
          <w:numId w:val="15"/>
        </w:numPr>
        <w:spacing w:after="240"/>
      </w:pPr>
      <w:r w:rsidRPr="00AA66EB">
        <w:t>Lessons learned or corrective actions proposed/implemented</w:t>
      </w:r>
    </w:p>
    <w:p w14:paraId="4BF5598F" w14:textId="77777777" w:rsidR="00342429" w:rsidRPr="00AA66EB" w:rsidRDefault="00342429" w:rsidP="00CA0E59">
      <w:pPr>
        <w:spacing w:after="240"/>
      </w:pPr>
      <w:r w:rsidRPr="00AA66EB">
        <w:t>If the Contractor fails to respond appropriately and Reclamation is required to act, the Contractor shall be liable for all costs incurred by Reclamation in performing the necessary response.</w:t>
      </w:r>
    </w:p>
    <w:p w14:paraId="1E79960C" w14:textId="77777777" w:rsidR="00342429" w:rsidRPr="00AA66EB" w:rsidRDefault="00342429" w:rsidP="00342429">
      <w:r w:rsidRPr="00AA66EB">
        <w:t>This section does not supersede or limit any other notification or reporting requirements applicable to the Contractor under federal, state, or local laws, regulations, or other provisions of this Contract.</w:t>
      </w:r>
    </w:p>
    <w:p w14:paraId="397E0EB2" w14:textId="77777777" w:rsidR="00342429" w:rsidRPr="00AA66EB" w:rsidRDefault="00342429" w:rsidP="00CA0E59">
      <w:pPr>
        <w:pStyle w:val="Heading4"/>
        <w:numPr>
          <w:ilvl w:val="3"/>
          <w:numId w:val="1"/>
        </w:numPr>
      </w:pPr>
      <w:r w:rsidRPr="00AA66EB">
        <w:t>Public and Media Contact</w:t>
      </w:r>
    </w:p>
    <w:p w14:paraId="34068F51" w14:textId="77777777" w:rsidR="00342429" w:rsidRPr="00AA66EB" w:rsidRDefault="00342429" w:rsidP="00342429">
      <w:r w:rsidRPr="00AA66EB">
        <w:t xml:space="preserve">Contractor personnel may have regular contact and close working relationships with members of other agencies, other divisions within an agency, the visiting public, adjacent landowners, and stakeholders. In the event of contact with news media, local elected officials, and state and federal agencies, the Contractor must coordinate with the Reclamation team for approval of communications prior to responding to information inquiries. </w:t>
      </w:r>
    </w:p>
    <w:p w14:paraId="7AB4E94B" w14:textId="77777777" w:rsidR="00342429" w:rsidRPr="00AA66EB" w:rsidRDefault="00342429" w:rsidP="00342429">
      <w:r w:rsidRPr="00AA66EB">
        <w:t>Contractor personnel shall not speak on behalf of the hatchery or Reclamation regarding future or long-term operations, policy matters, or biological impacts. Such inquiries must be referred to the COR, who may coordinate with the Office of Communication, Department of Interior, for an official response.</w:t>
      </w:r>
    </w:p>
    <w:p w14:paraId="0966DE68" w14:textId="77777777" w:rsidR="00342429" w:rsidRPr="00AA66EB" w:rsidRDefault="00342429" w:rsidP="00342429">
      <w:r w:rsidRPr="00AA66EB">
        <w:t>The Contractor shall keep the COR informed of all media contacts. If Contractor personnel have questions regarding public interaction protocols or require clarification in specific situations, they shall promptly contact the COR for guidance.</w:t>
      </w:r>
    </w:p>
    <w:p w14:paraId="4A6EEE82" w14:textId="77777777" w:rsidR="00342429" w:rsidRPr="00AA66EB" w:rsidRDefault="00342429" w:rsidP="00342429">
      <w:r w:rsidRPr="00AA66EB">
        <w:t>As part of their responsibilities, Contractor staff shall:</w:t>
      </w:r>
    </w:p>
    <w:p w14:paraId="1CC0C9F2" w14:textId="77777777" w:rsidR="00342429" w:rsidRPr="00AA66EB" w:rsidRDefault="00342429" w:rsidP="00342429">
      <w:r w:rsidRPr="00AA66EB">
        <w:t>Politely request that unauthorized individuals or trespassers vacate fenced or restricted areas immediately to ensure safety and security.</w:t>
      </w:r>
    </w:p>
    <w:p w14:paraId="2B0FFECA" w14:textId="77777777" w:rsidR="00342429" w:rsidRPr="00AA66EB" w:rsidRDefault="00342429" w:rsidP="00CA0E59">
      <w:pPr>
        <w:pStyle w:val="Heading3"/>
        <w:numPr>
          <w:ilvl w:val="2"/>
          <w:numId w:val="1"/>
        </w:numPr>
      </w:pPr>
      <w:r w:rsidRPr="00AA66EB">
        <w:lastRenderedPageBreak/>
        <w:t>Meetings</w:t>
      </w:r>
    </w:p>
    <w:p w14:paraId="1FAE55DD" w14:textId="77777777" w:rsidR="00342429" w:rsidRPr="00AA66EB" w:rsidRDefault="00342429" w:rsidP="00CA0E59">
      <w:pPr>
        <w:pStyle w:val="Heading4"/>
        <w:numPr>
          <w:ilvl w:val="3"/>
          <w:numId w:val="1"/>
        </w:numPr>
      </w:pPr>
      <w:r w:rsidRPr="00AA66EB">
        <w:t>Monthly Meetings</w:t>
      </w:r>
    </w:p>
    <w:p w14:paraId="7E20C7E3" w14:textId="77777777" w:rsidR="00342429" w:rsidRPr="00AA66EB" w:rsidRDefault="00342429" w:rsidP="00342429">
      <w:r w:rsidRPr="00AA66EB">
        <w:t>The Contractor shall meet with Reclamation monthly to coordinate and discuss ongoing and upcoming Hatchery operations. Topics of discussion shall include, but are not limited to:</w:t>
      </w:r>
    </w:p>
    <w:p w14:paraId="4AA1500B" w14:textId="77777777" w:rsidR="00342429" w:rsidRPr="00AA66EB" w:rsidRDefault="00342429" w:rsidP="00CA0E59">
      <w:pPr>
        <w:pStyle w:val="ListParagraph"/>
        <w:numPr>
          <w:ilvl w:val="0"/>
          <w:numId w:val="16"/>
        </w:numPr>
      </w:pPr>
      <w:r w:rsidRPr="00AA66EB">
        <w:t>Upcoming operations and events</w:t>
      </w:r>
    </w:p>
    <w:p w14:paraId="29888426" w14:textId="77777777" w:rsidR="00342429" w:rsidRPr="00AA66EB" w:rsidRDefault="00342429" w:rsidP="00CA0E59">
      <w:pPr>
        <w:pStyle w:val="ListParagraph"/>
        <w:numPr>
          <w:ilvl w:val="0"/>
          <w:numId w:val="16"/>
        </w:numPr>
      </w:pPr>
      <w:r w:rsidRPr="00AA66EB">
        <w:t>Scheduling</w:t>
      </w:r>
    </w:p>
    <w:p w14:paraId="75426A96" w14:textId="77777777" w:rsidR="00342429" w:rsidRPr="00AA66EB" w:rsidRDefault="00342429" w:rsidP="00CA0E59">
      <w:pPr>
        <w:pStyle w:val="ListParagraph"/>
        <w:numPr>
          <w:ilvl w:val="0"/>
          <w:numId w:val="16"/>
        </w:numPr>
      </w:pPr>
      <w:r w:rsidRPr="00AA66EB">
        <w:t>Identification and resolution of potential issues</w:t>
      </w:r>
    </w:p>
    <w:p w14:paraId="0FFFF2F5" w14:textId="77777777" w:rsidR="00342429" w:rsidRPr="00AA66EB" w:rsidRDefault="00342429" w:rsidP="00CA0E59">
      <w:pPr>
        <w:pStyle w:val="ListParagraph"/>
        <w:numPr>
          <w:ilvl w:val="0"/>
          <w:numId w:val="16"/>
        </w:numPr>
      </w:pPr>
      <w:r w:rsidRPr="00AA66EB">
        <w:t>Review of preventative maintenance completed during the previous month</w:t>
      </w:r>
    </w:p>
    <w:p w14:paraId="69185B39" w14:textId="77777777" w:rsidR="00342429" w:rsidRPr="00AA66EB" w:rsidRDefault="00342429" w:rsidP="00CA0E59">
      <w:pPr>
        <w:pStyle w:val="ListParagraph"/>
        <w:numPr>
          <w:ilvl w:val="0"/>
          <w:numId w:val="16"/>
        </w:numPr>
      </w:pPr>
      <w:r w:rsidRPr="00AA66EB">
        <w:t>Planned maintenance activities for upcoming months</w:t>
      </w:r>
    </w:p>
    <w:p w14:paraId="667078B7" w14:textId="77777777" w:rsidR="00342429" w:rsidRPr="00AA66EB" w:rsidRDefault="00342429" w:rsidP="00CA0E59">
      <w:pPr>
        <w:pStyle w:val="ListParagraph"/>
        <w:numPr>
          <w:ilvl w:val="0"/>
          <w:numId w:val="16"/>
        </w:numPr>
      </w:pPr>
      <w:r w:rsidRPr="00AA66EB">
        <w:t>Deferred maintenance items</w:t>
      </w:r>
    </w:p>
    <w:p w14:paraId="03D3EA9D" w14:textId="77777777" w:rsidR="00342429" w:rsidRPr="00AA66EB" w:rsidRDefault="00342429" w:rsidP="00CA0E59">
      <w:pPr>
        <w:pStyle w:val="ListParagraph"/>
        <w:numPr>
          <w:ilvl w:val="0"/>
          <w:numId w:val="16"/>
        </w:numPr>
      </w:pPr>
      <w:r w:rsidRPr="00AA66EB">
        <w:t>Development and review of contract deliverables</w:t>
      </w:r>
    </w:p>
    <w:p w14:paraId="73DC2C40" w14:textId="77777777" w:rsidR="00342429" w:rsidRPr="00AA66EB" w:rsidRDefault="00342429" w:rsidP="00CA0E59">
      <w:pPr>
        <w:pStyle w:val="ListParagraph"/>
        <w:numPr>
          <w:ilvl w:val="0"/>
          <w:numId w:val="16"/>
        </w:numPr>
      </w:pPr>
      <w:r w:rsidRPr="00AA66EB">
        <w:t>Any other items agreed pertinent by either party</w:t>
      </w:r>
    </w:p>
    <w:p w14:paraId="609A7B53" w14:textId="77777777" w:rsidR="00342429" w:rsidRPr="00AA66EB" w:rsidRDefault="00342429" w:rsidP="00CA0E59">
      <w:pPr>
        <w:pStyle w:val="Heading4"/>
        <w:numPr>
          <w:ilvl w:val="3"/>
          <w:numId w:val="1"/>
        </w:numPr>
      </w:pPr>
      <w:r w:rsidRPr="00AA66EB">
        <w:t>Annual Meeting</w:t>
      </w:r>
    </w:p>
    <w:p w14:paraId="217A0488" w14:textId="77777777" w:rsidR="00342429" w:rsidRPr="00AA66EB" w:rsidRDefault="00342429" w:rsidP="00342429">
      <w:r w:rsidRPr="00AA66EB">
        <w:t>The Contractor shall participate in an annual coordination meeting with Reclamation, to be held during the second week of September, or on a mutually agreed-upon date. Topics shall include, but are not limited to:</w:t>
      </w:r>
    </w:p>
    <w:p w14:paraId="610CA607" w14:textId="77777777" w:rsidR="00342429" w:rsidRPr="00AA66EB" w:rsidRDefault="00342429" w:rsidP="00CA0E59">
      <w:pPr>
        <w:pStyle w:val="ListParagraph"/>
        <w:numPr>
          <w:ilvl w:val="0"/>
          <w:numId w:val="17"/>
        </w:numPr>
      </w:pPr>
      <w:r w:rsidRPr="00AA66EB">
        <w:t>Production goals</w:t>
      </w:r>
    </w:p>
    <w:p w14:paraId="3D4A4577" w14:textId="77777777" w:rsidR="00342429" w:rsidRPr="00AA66EB" w:rsidRDefault="00342429" w:rsidP="00CA0E59">
      <w:pPr>
        <w:pStyle w:val="ListParagraph"/>
        <w:numPr>
          <w:ilvl w:val="0"/>
          <w:numId w:val="17"/>
        </w:numPr>
      </w:pPr>
      <w:r w:rsidRPr="00AA66EB">
        <w:t>Review of proposed operations</w:t>
      </w:r>
    </w:p>
    <w:p w14:paraId="6557C7C9" w14:textId="77777777" w:rsidR="00342429" w:rsidRPr="00AA66EB" w:rsidRDefault="00342429" w:rsidP="00CA0E59">
      <w:pPr>
        <w:pStyle w:val="ListParagraph"/>
        <w:numPr>
          <w:ilvl w:val="0"/>
          <w:numId w:val="17"/>
        </w:numPr>
      </w:pPr>
      <w:r w:rsidRPr="00AA66EB">
        <w:t>Review of Deliverables</w:t>
      </w:r>
    </w:p>
    <w:p w14:paraId="739856E3" w14:textId="77777777" w:rsidR="00342429" w:rsidRPr="00AA66EB" w:rsidRDefault="00342429" w:rsidP="00CA0E59">
      <w:pPr>
        <w:pStyle w:val="ListParagraph"/>
        <w:numPr>
          <w:ilvl w:val="0"/>
          <w:numId w:val="17"/>
        </w:numPr>
      </w:pPr>
      <w:r w:rsidRPr="00AA66EB">
        <w:t xml:space="preserve">HGMP </w:t>
      </w:r>
    </w:p>
    <w:p w14:paraId="364A3FBF" w14:textId="77777777" w:rsidR="00342429" w:rsidRPr="00AA66EB" w:rsidRDefault="00342429" w:rsidP="00CA0E59">
      <w:pPr>
        <w:pStyle w:val="ListParagraph"/>
        <w:numPr>
          <w:ilvl w:val="0"/>
          <w:numId w:val="17"/>
        </w:numPr>
      </w:pPr>
      <w:r w:rsidRPr="00AA66EB">
        <w:t xml:space="preserve">Budget </w:t>
      </w:r>
    </w:p>
    <w:p w14:paraId="597C50D6" w14:textId="77777777" w:rsidR="00342429" w:rsidRPr="00AA66EB" w:rsidRDefault="00342429" w:rsidP="00CA0E59">
      <w:pPr>
        <w:pStyle w:val="ListParagraph"/>
        <w:numPr>
          <w:ilvl w:val="0"/>
          <w:numId w:val="17"/>
        </w:numPr>
      </w:pPr>
      <w:r w:rsidRPr="00AA66EB">
        <w:t xml:space="preserve">Infrastructure Maintenance </w:t>
      </w:r>
    </w:p>
    <w:p w14:paraId="11360267" w14:textId="77777777" w:rsidR="00342429" w:rsidRPr="00AA66EB" w:rsidRDefault="00342429" w:rsidP="00CA0E59">
      <w:pPr>
        <w:pStyle w:val="ListParagraph"/>
        <w:numPr>
          <w:ilvl w:val="0"/>
          <w:numId w:val="17"/>
        </w:numPr>
      </w:pPr>
      <w:r w:rsidRPr="00AA66EB">
        <w:t>Any other items agreed pertinent by either party</w:t>
      </w:r>
    </w:p>
    <w:p w14:paraId="6006E908" w14:textId="77777777" w:rsidR="00342429" w:rsidRPr="00AA66EB" w:rsidRDefault="00342429" w:rsidP="00CA0E59">
      <w:pPr>
        <w:pStyle w:val="Heading4"/>
        <w:numPr>
          <w:ilvl w:val="3"/>
          <w:numId w:val="1"/>
        </w:numPr>
      </w:pPr>
      <w:r w:rsidRPr="00AA66EB">
        <w:t>Other Meetings</w:t>
      </w:r>
    </w:p>
    <w:p w14:paraId="0426B9EB" w14:textId="05DCB127" w:rsidR="00342429" w:rsidRPr="00AA66EB" w:rsidRDefault="00342429" w:rsidP="00342429">
      <w:r w:rsidRPr="00AA66EB">
        <w:t>Additional meetings will be scheduled and attended on a mutually agreed</w:t>
      </w:r>
      <w:r w:rsidR="00CA0E59">
        <w:t xml:space="preserve"> </w:t>
      </w:r>
      <w:r w:rsidRPr="00AA66EB">
        <w:t xml:space="preserve">upon date as needed for special circumstances, </w:t>
      </w:r>
      <w:proofErr w:type="gramStart"/>
      <w:r w:rsidRPr="00AA66EB">
        <w:t xml:space="preserve">such </w:t>
      </w:r>
      <w:r w:rsidR="00CA0E59" w:rsidRPr="00AA66EB">
        <w:t>as</w:t>
      </w:r>
      <w:r w:rsidR="00CA0E59">
        <w:t>:</w:t>
      </w:r>
      <w:proofErr w:type="gramEnd"/>
      <w:r w:rsidR="00CA0E59">
        <w:t xml:space="preserve"> </w:t>
      </w:r>
      <w:r w:rsidRPr="00AA66EB">
        <w:t>emergency items, construction projects status, among others.</w:t>
      </w:r>
    </w:p>
    <w:p w14:paraId="5CB70FF6" w14:textId="77777777" w:rsidR="00342429" w:rsidRPr="00AA66EB" w:rsidRDefault="00342429" w:rsidP="00CA0E59">
      <w:pPr>
        <w:pStyle w:val="Heading3"/>
        <w:numPr>
          <w:ilvl w:val="2"/>
          <w:numId w:val="1"/>
        </w:numPr>
      </w:pPr>
      <w:r w:rsidRPr="00AA66EB">
        <w:t>Safety</w:t>
      </w:r>
    </w:p>
    <w:p w14:paraId="75EC34EB" w14:textId="77777777" w:rsidR="00342429" w:rsidRPr="00AA66EB" w:rsidRDefault="00342429" w:rsidP="00CA0E59">
      <w:pPr>
        <w:spacing w:after="240"/>
      </w:pPr>
      <w:r w:rsidRPr="00AA66EB">
        <w:t xml:space="preserve">The Contractor will be required to perform all work in accordance with Reclamation’s Safety and Health Standards (RSHS) which can be found by pasting the following link into your browser: </w:t>
      </w:r>
      <w:hyperlink r:id="rId12">
        <w:r w:rsidRPr="00AA66EB">
          <w:rPr>
            <w:rStyle w:val="Hyperlink"/>
          </w:rPr>
          <w:t>http://www.usbr.gov/ssle/safety/RSHS/rshs.html</w:t>
        </w:r>
      </w:hyperlink>
    </w:p>
    <w:p w14:paraId="01B71270" w14:textId="77777777" w:rsidR="00342429" w:rsidRPr="00AA66EB" w:rsidRDefault="00342429" w:rsidP="00CA0E59">
      <w:pPr>
        <w:spacing w:after="240"/>
      </w:pPr>
      <w:r w:rsidRPr="00AA66EB">
        <w:t>The Contractor must comply with all applicable Federal, State, and local laws and regulations related to:</w:t>
      </w:r>
    </w:p>
    <w:p w14:paraId="674AF7ED" w14:textId="77777777" w:rsidR="00342429" w:rsidRPr="00AA66EB" w:rsidRDefault="00342429" w:rsidP="00CA0E59">
      <w:pPr>
        <w:pStyle w:val="ListParagraph"/>
        <w:numPr>
          <w:ilvl w:val="0"/>
          <w:numId w:val="18"/>
        </w:numPr>
      </w:pPr>
      <w:r w:rsidRPr="00AA66EB">
        <w:t>Permits and inspections</w:t>
      </w:r>
    </w:p>
    <w:p w14:paraId="42162381" w14:textId="77777777" w:rsidR="00342429" w:rsidRPr="00AA66EB" w:rsidRDefault="00342429" w:rsidP="00CA0E59">
      <w:pPr>
        <w:pStyle w:val="ListParagraph"/>
        <w:numPr>
          <w:ilvl w:val="0"/>
          <w:numId w:val="18"/>
        </w:numPr>
      </w:pPr>
      <w:r w:rsidRPr="00AA66EB">
        <w:t>Personnel safety and training</w:t>
      </w:r>
    </w:p>
    <w:p w14:paraId="665CE5A0" w14:textId="77777777" w:rsidR="00342429" w:rsidRPr="00AA66EB" w:rsidRDefault="00342429" w:rsidP="00CA0E59">
      <w:pPr>
        <w:pStyle w:val="ListParagraph"/>
        <w:numPr>
          <w:ilvl w:val="0"/>
          <w:numId w:val="18"/>
        </w:numPr>
      </w:pPr>
      <w:r w:rsidRPr="00AA66EB">
        <w:t>Safety certifications</w:t>
      </w:r>
    </w:p>
    <w:p w14:paraId="14E21C32" w14:textId="77777777" w:rsidR="00342429" w:rsidRPr="00AA66EB" w:rsidRDefault="00342429" w:rsidP="00CA0E59">
      <w:pPr>
        <w:pStyle w:val="ListParagraph"/>
        <w:numPr>
          <w:ilvl w:val="0"/>
          <w:numId w:val="18"/>
        </w:numPr>
      </w:pPr>
      <w:r w:rsidRPr="00AA66EB">
        <w:lastRenderedPageBreak/>
        <w:t>Hazardous substance control</w:t>
      </w:r>
    </w:p>
    <w:p w14:paraId="41606150" w14:textId="77777777" w:rsidR="00342429" w:rsidRPr="00AA66EB" w:rsidRDefault="00342429" w:rsidP="00CA0E59">
      <w:pPr>
        <w:pStyle w:val="ListParagraph"/>
        <w:numPr>
          <w:ilvl w:val="0"/>
          <w:numId w:val="18"/>
        </w:numPr>
        <w:spacing w:after="240"/>
      </w:pPr>
      <w:r w:rsidRPr="00AA66EB">
        <w:t>Recordkeeping for equipment and system operations</w:t>
      </w:r>
    </w:p>
    <w:p w14:paraId="298207EA" w14:textId="77777777" w:rsidR="00342429" w:rsidRPr="00AA66EB" w:rsidRDefault="00342429" w:rsidP="00CA0E59">
      <w:pPr>
        <w:spacing w:after="240"/>
      </w:pPr>
      <w:r w:rsidRPr="00AA66EB">
        <w:t>In the event of a conflict between the Contractor’s approved safety program and applicable safety codes, the more stringent requirement shall prevail.</w:t>
      </w:r>
    </w:p>
    <w:p w14:paraId="7C766B47" w14:textId="77777777" w:rsidR="00342429" w:rsidRPr="00AA66EB" w:rsidRDefault="00342429" w:rsidP="00342429">
      <w:r w:rsidRPr="00AA66EB">
        <w:t>The Contractor shall maintain accurate records and report to the COR all incidents or near misses involving:</w:t>
      </w:r>
    </w:p>
    <w:p w14:paraId="65FE89BD" w14:textId="77777777" w:rsidR="00342429" w:rsidRPr="00AA66EB" w:rsidRDefault="00342429" w:rsidP="004A40EF">
      <w:pPr>
        <w:pStyle w:val="ListParagraph"/>
        <w:numPr>
          <w:ilvl w:val="0"/>
          <w:numId w:val="19"/>
        </w:numPr>
      </w:pPr>
      <w:r w:rsidRPr="00AA66EB">
        <w:t>Death or serious injury</w:t>
      </w:r>
    </w:p>
    <w:p w14:paraId="70F6F6BE" w14:textId="77777777" w:rsidR="00342429" w:rsidRPr="00AA66EB" w:rsidRDefault="00342429" w:rsidP="004A40EF">
      <w:pPr>
        <w:pStyle w:val="ListParagraph"/>
        <w:numPr>
          <w:ilvl w:val="0"/>
          <w:numId w:val="19"/>
        </w:numPr>
      </w:pPr>
      <w:r w:rsidRPr="00AA66EB">
        <w:t>Lost-time accidents</w:t>
      </w:r>
    </w:p>
    <w:p w14:paraId="4D64C41E" w14:textId="77777777" w:rsidR="00342429" w:rsidRPr="00AA66EB" w:rsidRDefault="00342429" w:rsidP="004A40EF">
      <w:pPr>
        <w:pStyle w:val="ListParagraph"/>
        <w:numPr>
          <w:ilvl w:val="0"/>
          <w:numId w:val="19"/>
        </w:numPr>
      </w:pPr>
      <w:r w:rsidRPr="00AA66EB">
        <w:t>Vehicle accidents</w:t>
      </w:r>
    </w:p>
    <w:p w14:paraId="2DC49EB9" w14:textId="77777777" w:rsidR="00342429" w:rsidRPr="00AA66EB" w:rsidRDefault="00342429" w:rsidP="004A40EF">
      <w:pPr>
        <w:pStyle w:val="ListParagraph"/>
        <w:numPr>
          <w:ilvl w:val="0"/>
          <w:numId w:val="19"/>
        </w:numPr>
      </w:pPr>
      <w:r w:rsidRPr="00AA66EB">
        <w:t>Occupational diseases</w:t>
      </w:r>
    </w:p>
    <w:p w14:paraId="6B09E14B" w14:textId="77777777" w:rsidR="00342429" w:rsidRPr="00AA66EB" w:rsidRDefault="00342429" w:rsidP="004A40EF">
      <w:pPr>
        <w:pStyle w:val="ListParagraph"/>
        <w:numPr>
          <w:ilvl w:val="0"/>
          <w:numId w:val="19"/>
        </w:numPr>
        <w:spacing w:before="240"/>
      </w:pPr>
      <w:r w:rsidRPr="00AA66EB">
        <w:t>Property or equipment damage</w:t>
      </w:r>
    </w:p>
    <w:p w14:paraId="7514DC06" w14:textId="77777777" w:rsidR="00342429" w:rsidRPr="00AA66EB" w:rsidRDefault="00342429" w:rsidP="004A40EF">
      <w:pPr>
        <w:pStyle w:val="Heading4"/>
        <w:numPr>
          <w:ilvl w:val="3"/>
          <w:numId w:val="1"/>
        </w:numPr>
        <w:spacing w:before="240"/>
      </w:pPr>
      <w:r w:rsidRPr="00AA66EB">
        <w:t>Stop Work Order</w:t>
      </w:r>
    </w:p>
    <w:p w14:paraId="3C49D408" w14:textId="77777777" w:rsidR="00342429" w:rsidRPr="00AA66EB" w:rsidRDefault="00342429" w:rsidP="00342429">
      <w:r w:rsidRPr="00AA66EB">
        <w:t>If the Contractor or Reclamation determines that any activity—regardless of compliance with this Contract—poses an imminent or substantial threat to human health or safety, fish populations, or the environment, a Stop Work Order may be issued. This order will remain in effect until the safety concern is mitigated. Additionally, if Reclamation determines that any activity is being conducted without proper authorization, it may issue a Stop Work Order until appropriate authorization is obtained. Any contractual deadlines directly impacted by a Stop Work Order may be extended by the duration of the order, when authorized by the CO.</w:t>
      </w:r>
    </w:p>
    <w:p w14:paraId="77580880" w14:textId="77777777" w:rsidR="00342429" w:rsidRPr="00AA66EB" w:rsidRDefault="00342429" w:rsidP="004A40EF">
      <w:pPr>
        <w:pStyle w:val="Heading3"/>
        <w:numPr>
          <w:ilvl w:val="2"/>
          <w:numId w:val="1"/>
        </w:numPr>
      </w:pPr>
      <w:r w:rsidRPr="00AA66EB">
        <w:t>Security</w:t>
      </w:r>
    </w:p>
    <w:p w14:paraId="074B0F4A" w14:textId="77777777" w:rsidR="00342429" w:rsidRPr="00AA66EB" w:rsidRDefault="00342429" w:rsidP="00FA70C7">
      <w:pPr>
        <w:spacing w:before="240"/>
      </w:pPr>
      <w:r w:rsidRPr="00AA66EB">
        <w:t>The Contractor is responsible for safeguarding all Government property provided for their use or under their control, including securing all Hatchery facilities outside of normal business hours. If the Contractor determines that enhanced security measures are necessary beyond those currently in place, they must obtain prior authorization from Reclamation before implementing any changes.</w:t>
      </w:r>
    </w:p>
    <w:p w14:paraId="659635DD" w14:textId="77777777" w:rsidR="00342429" w:rsidRPr="00AA66EB" w:rsidRDefault="00342429" w:rsidP="00FA70C7">
      <w:pPr>
        <w:pStyle w:val="Heading4"/>
        <w:numPr>
          <w:ilvl w:val="3"/>
          <w:numId w:val="1"/>
        </w:numPr>
        <w:spacing w:before="240"/>
      </w:pPr>
      <w:r w:rsidRPr="00AA66EB">
        <w:t>Physical Security</w:t>
      </w:r>
    </w:p>
    <w:p w14:paraId="4E9D5107" w14:textId="77777777" w:rsidR="00342429" w:rsidRPr="00AA66EB" w:rsidRDefault="00342429" w:rsidP="00342429">
      <w:r w:rsidRPr="00AA66EB">
        <w:t>The Contractor shall implement procedures to ensure that keys issued by Reclamation are:</w:t>
      </w:r>
    </w:p>
    <w:p w14:paraId="043A490C" w14:textId="77777777" w:rsidR="00342429" w:rsidRPr="00AA66EB" w:rsidRDefault="00342429" w:rsidP="004A40EF">
      <w:pPr>
        <w:pStyle w:val="ListParagraph"/>
        <w:numPr>
          <w:ilvl w:val="0"/>
          <w:numId w:val="20"/>
        </w:numPr>
      </w:pPr>
      <w:r w:rsidRPr="00AA66EB">
        <w:t>Not lost, misplaced, or used by unauthorized personnel</w:t>
      </w:r>
    </w:p>
    <w:p w14:paraId="4B10FA1F" w14:textId="77777777" w:rsidR="00342429" w:rsidRPr="00AA66EB" w:rsidRDefault="00342429" w:rsidP="004A40EF">
      <w:pPr>
        <w:pStyle w:val="ListParagraph"/>
        <w:numPr>
          <w:ilvl w:val="0"/>
          <w:numId w:val="20"/>
        </w:numPr>
        <w:spacing w:after="240"/>
      </w:pPr>
      <w:r w:rsidRPr="00AA66EB">
        <w:t>Only issued to authorized Contractor employees</w:t>
      </w:r>
    </w:p>
    <w:p w14:paraId="655849E8" w14:textId="77777777" w:rsidR="00342429" w:rsidRPr="00AA66EB" w:rsidRDefault="00342429" w:rsidP="004A40EF">
      <w:r w:rsidRPr="00AA66EB">
        <w:t>The Contractor shall maintain a key log that includes:</w:t>
      </w:r>
    </w:p>
    <w:p w14:paraId="07183089" w14:textId="77777777" w:rsidR="00342429" w:rsidRPr="00AA66EB" w:rsidRDefault="00342429" w:rsidP="004A40EF">
      <w:pPr>
        <w:pStyle w:val="ListParagraph"/>
        <w:numPr>
          <w:ilvl w:val="0"/>
          <w:numId w:val="21"/>
        </w:numPr>
      </w:pPr>
      <w:r w:rsidRPr="00AA66EB">
        <w:t>Employee names</w:t>
      </w:r>
    </w:p>
    <w:p w14:paraId="460AB6C9" w14:textId="77777777" w:rsidR="00342429" w:rsidRPr="00AA66EB" w:rsidRDefault="00342429" w:rsidP="004A40EF">
      <w:pPr>
        <w:pStyle w:val="ListParagraph"/>
        <w:numPr>
          <w:ilvl w:val="0"/>
          <w:numId w:val="21"/>
        </w:numPr>
      </w:pPr>
      <w:r w:rsidRPr="00AA66EB">
        <w:t>Keys issued</w:t>
      </w:r>
    </w:p>
    <w:p w14:paraId="24130DA5" w14:textId="77777777" w:rsidR="00342429" w:rsidRPr="00AA66EB" w:rsidRDefault="00342429" w:rsidP="004A40EF">
      <w:pPr>
        <w:pStyle w:val="ListParagraph"/>
        <w:numPr>
          <w:ilvl w:val="0"/>
          <w:numId w:val="21"/>
        </w:numPr>
        <w:spacing w:after="240"/>
      </w:pPr>
      <w:r w:rsidRPr="00AA66EB">
        <w:t>Dates of issue and return</w:t>
      </w:r>
    </w:p>
    <w:p w14:paraId="09FF3781" w14:textId="77777777" w:rsidR="00342429" w:rsidRPr="00AA66EB" w:rsidRDefault="00342429" w:rsidP="004A40EF">
      <w:pPr>
        <w:spacing w:after="240"/>
      </w:pPr>
      <w:r w:rsidRPr="00AA66EB">
        <w:lastRenderedPageBreak/>
        <w:t>The Contractor shall prohibit use of Reclamation-issued keys by non-authorized individuals and ensure controlled access to secured areas. In the event of lost, misplaced, or stolen keys, the Contractor must notify the COR within 48 hours.</w:t>
      </w:r>
    </w:p>
    <w:p w14:paraId="1F010B0F" w14:textId="77777777" w:rsidR="00342429" w:rsidRPr="00AA66EB" w:rsidRDefault="00342429" w:rsidP="004A40EF">
      <w:pPr>
        <w:pStyle w:val="Heading4"/>
        <w:numPr>
          <w:ilvl w:val="3"/>
          <w:numId w:val="1"/>
        </w:numPr>
      </w:pPr>
      <w:r w:rsidRPr="00AA66EB">
        <w:t>Communication System Security</w:t>
      </w:r>
    </w:p>
    <w:p w14:paraId="061204F6" w14:textId="77777777" w:rsidR="00342429" w:rsidRPr="00AA66EB" w:rsidRDefault="00342429" w:rsidP="00342429">
      <w:r w:rsidRPr="00AA66EB">
        <w:t xml:space="preserve">The Contractor will develop a proposed Communication System Security Plan and submit to Reclamation for review and approval within 6 months of Contract execution. The plan will include appropriate measures to protect automated systems from potential threats. If the Contractor proposes future modifications to existing systems which allow remote operation of the system, they must meet NISP SP 800-171 requirements and be pre-approved by Reclamation before installation. </w:t>
      </w:r>
    </w:p>
    <w:p w14:paraId="7C5501EB" w14:textId="77777777" w:rsidR="00342429" w:rsidRPr="00AA66EB" w:rsidRDefault="00342429" w:rsidP="004A40EF">
      <w:pPr>
        <w:pStyle w:val="Heading3"/>
        <w:numPr>
          <w:ilvl w:val="2"/>
          <w:numId w:val="1"/>
        </w:numPr>
      </w:pPr>
      <w:r w:rsidRPr="00AA66EB">
        <w:t xml:space="preserve">Environmental Regulatory Compliance </w:t>
      </w:r>
    </w:p>
    <w:p w14:paraId="6437892F" w14:textId="77777777" w:rsidR="00342429" w:rsidRPr="00AA66EB" w:rsidRDefault="00342429" w:rsidP="00342429">
      <w:r w:rsidRPr="00AA66EB">
        <w:t>Reclamation will obtain and hold all necessary environmental compliance permits for the operation of the Hatchery. The Contractor will comply with all State, County, and Federal laws, and regulations necessary to conduct the work required under this Contract. Principal components of the compliance activities include but are not limited to pest management and the use of pesticides, qualified and licensed operators of vehicles and/or heavy equipment, permits, and environmental compliance for land disturbing actions.</w:t>
      </w:r>
    </w:p>
    <w:p w14:paraId="4196B0CF" w14:textId="77777777" w:rsidR="00342429" w:rsidRPr="00AA66EB" w:rsidRDefault="00342429" w:rsidP="004A40EF">
      <w:pPr>
        <w:pStyle w:val="Heading4"/>
        <w:numPr>
          <w:ilvl w:val="3"/>
          <w:numId w:val="1"/>
        </w:numPr>
      </w:pPr>
      <w:r w:rsidRPr="00AA66EB">
        <w:t>Waste Discharge</w:t>
      </w:r>
    </w:p>
    <w:p w14:paraId="4D09BBC8" w14:textId="77777777" w:rsidR="00342429" w:rsidRPr="00AA66EB" w:rsidRDefault="00342429" w:rsidP="004A40EF">
      <w:pPr>
        <w:spacing w:after="240"/>
      </w:pPr>
      <w:r w:rsidRPr="00AA66EB">
        <w:t>The Contractor, in coordination with Reclamation, shall operate and maintain the Nimbus Fish Hatchery in compliance with the Cold Water Concentrated Aquatic Animal Production Facility Discharges to Surface Waters General Order No. R5-2025-0029, issued by the Central Valley Regional Water Quality Control Board (CVRWQCB). This includes all required monitoring, reporting, and operational practices outlined in the waste discharge permit.</w:t>
      </w:r>
    </w:p>
    <w:p w14:paraId="0975C58C" w14:textId="77777777" w:rsidR="00342429" w:rsidRPr="00AA66EB" w:rsidRDefault="00342429" w:rsidP="004A40EF">
      <w:pPr>
        <w:spacing w:after="240"/>
      </w:pPr>
      <w:r w:rsidRPr="00AA66EB">
        <w:t>Responsibilities include, but may not be limited to:</w:t>
      </w:r>
    </w:p>
    <w:p w14:paraId="06282FD4" w14:textId="77777777" w:rsidR="00342429" w:rsidRPr="00AA66EB" w:rsidRDefault="00342429" w:rsidP="004A40EF">
      <w:pPr>
        <w:pStyle w:val="ListParagraph"/>
        <w:numPr>
          <w:ilvl w:val="0"/>
          <w:numId w:val="22"/>
        </w:numPr>
      </w:pPr>
      <w:r w:rsidRPr="00AA66EB">
        <w:t>Shared accountability between the Contractor and Reclamation for maintaining compliance with all permit provisions.</w:t>
      </w:r>
    </w:p>
    <w:p w14:paraId="4EBF92AF" w14:textId="77777777" w:rsidR="00342429" w:rsidRPr="00AA66EB" w:rsidRDefault="00342429" w:rsidP="004A40EF">
      <w:pPr>
        <w:pStyle w:val="ListParagraph"/>
        <w:numPr>
          <w:ilvl w:val="0"/>
          <w:numId w:val="22"/>
        </w:numPr>
      </w:pPr>
      <w:r w:rsidRPr="00AA66EB">
        <w:t>Shared liability for any noncompliance with CVRWQCB orders.</w:t>
      </w:r>
    </w:p>
    <w:p w14:paraId="266B2608" w14:textId="77777777" w:rsidR="00342429" w:rsidRPr="00AA66EB" w:rsidRDefault="00342429" w:rsidP="00FA70C7">
      <w:pPr>
        <w:pStyle w:val="ListParagraph"/>
        <w:numPr>
          <w:ilvl w:val="0"/>
          <w:numId w:val="22"/>
        </w:numPr>
        <w:spacing w:after="240"/>
      </w:pPr>
      <w:r w:rsidRPr="00AA66EB">
        <w:t>Timely submission of all required reports and notifications to the CVRWQCB, with copies provided to the COR.</w:t>
      </w:r>
    </w:p>
    <w:p w14:paraId="779ECE4E" w14:textId="77777777" w:rsidR="00342429" w:rsidRPr="00AA66EB" w:rsidRDefault="00342429" w:rsidP="00FA70C7">
      <w:pPr>
        <w:spacing w:after="240"/>
      </w:pPr>
      <w:r w:rsidRPr="00AA66EB">
        <w:t xml:space="preserve">Operation and maintenance of the fish waste settling ponds located behind the American River Hatchery, if necessary </w:t>
      </w:r>
    </w:p>
    <w:p w14:paraId="225D7887" w14:textId="77777777" w:rsidR="00342429" w:rsidRPr="00AA66EB" w:rsidRDefault="00342429" w:rsidP="00FA70C7">
      <w:pPr>
        <w:pStyle w:val="Heading4"/>
        <w:numPr>
          <w:ilvl w:val="3"/>
          <w:numId w:val="1"/>
        </w:numPr>
      </w:pPr>
      <w:r w:rsidRPr="00AA66EB">
        <w:lastRenderedPageBreak/>
        <w:t xml:space="preserve">ESA Compliance </w:t>
      </w:r>
    </w:p>
    <w:p w14:paraId="76E5A5FC" w14:textId="77777777" w:rsidR="00342429" w:rsidRPr="00AA66EB" w:rsidRDefault="00342429" w:rsidP="00FA70C7">
      <w:pPr>
        <w:spacing w:before="240"/>
      </w:pPr>
      <w:r w:rsidRPr="00AA66EB">
        <w:t xml:space="preserve">Under Section 4(d) of the Endangered Species Act (ESA), artificial propagation programs that may impact listed salmonid species must submit a Hatchery Genetic Management Plan (HGMP) to the National Marine Fisheries Service (NMFS) to </w:t>
      </w:r>
      <w:proofErr w:type="gramStart"/>
      <w:r w:rsidRPr="00AA66EB">
        <w:t>be in compliance with</w:t>
      </w:r>
      <w:proofErr w:type="gramEnd"/>
      <w:r w:rsidRPr="00AA66EB">
        <w:t xml:space="preserve"> the Endangered Species Act of 1973, as amended. </w:t>
      </w:r>
    </w:p>
    <w:p w14:paraId="631DB7AB" w14:textId="77777777" w:rsidR="00342429" w:rsidRPr="00AA66EB" w:rsidRDefault="00342429" w:rsidP="00FA70C7">
      <w:pPr>
        <w:spacing w:before="240"/>
      </w:pPr>
      <w:r w:rsidRPr="00AA66EB">
        <w:t>The Contractor shall:</w:t>
      </w:r>
    </w:p>
    <w:p w14:paraId="061C1688" w14:textId="77777777" w:rsidR="00342429" w:rsidRPr="00AA66EB" w:rsidRDefault="00342429" w:rsidP="00FA70C7">
      <w:pPr>
        <w:pStyle w:val="ListParagraph"/>
        <w:numPr>
          <w:ilvl w:val="0"/>
          <w:numId w:val="23"/>
        </w:numPr>
      </w:pPr>
      <w:r w:rsidRPr="00AA66EB">
        <w:t>Collect, compile, analyze, and manage data related to hatchery operations, harvest, and escapement to support HGMP development, implementation, and performance evaluation.</w:t>
      </w:r>
    </w:p>
    <w:p w14:paraId="7E991919" w14:textId="77777777" w:rsidR="00342429" w:rsidRPr="00AA66EB" w:rsidRDefault="00342429" w:rsidP="00FA70C7">
      <w:pPr>
        <w:pStyle w:val="ListParagraph"/>
        <w:numPr>
          <w:ilvl w:val="0"/>
          <w:numId w:val="23"/>
        </w:numPr>
        <w:spacing w:before="240"/>
      </w:pPr>
      <w:r w:rsidRPr="00AA66EB">
        <w:t>Ensure all data collection aligns with HGMP performance standards and indicators, including associated monitoring and evaluation actions.</w:t>
      </w:r>
    </w:p>
    <w:p w14:paraId="5264CF0A" w14:textId="77777777" w:rsidR="00342429" w:rsidRPr="00AA66EB" w:rsidRDefault="00342429" w:rsidP="00FA70C7">
      <w:pPr>
        <w:spacing w:before="240"/>
      </w:pPr>
      <w:r w:rsidRPr="00AA66EB">
        <w:t>Required data includes, but is not limited to:</w:t>
      </w:r>
    </w:p>
    <w:p w14:paraId="00678F53" w14:textId="77777777" w:rsidR="00342429" w:rsidRPr="00AA66EB" w:rsidRDefault="00342429" w:rsidP="00FA70C7">
      <w:pPr>
        <w:pStyle w:val="ListParagraph"/>
        <w:numPr>
          <w:ilvl w:val="0"/>
          <w:numId w:val="24"/>
        </w:numPr>
      </w:pPr>
      <w:r w:rsidRPr="00AA66EB">
        <w:t>Broodstock Collection and Spawning</w:t>
      </w:r>
    </w:p>
    <w:p w14:paraId="1FF20AB7" w14:textId="77777777" w:rsidR="00342429" w:rsidRPr="00AA66EB" w:rsidRDefault="00342429" w:rsidP="00FA70C7">
      <w:pPr>
        <w:pStyle w:val="ListParagraph"/>
        <w:numPr>
          <w:ilvl w:val="1"/>
          <w:numId w:val="24"/>
        </w:numPr>
      </w:pPr>
      <w:r w:rsidRPr="00AA66EB">
        <w:t>Number, sex, age, size, and origin of Chinook salmon and steelhead collected at Nimbus Fish Hatchery (NFH), supported by coded wire tag (CWT), scale, or tissue sampling for genetic monitoring.</w:t>
      </w:r>
    </w:p>
    <w:p w14:paraId="2391E4BA" w14:textId="77777777" w:rsidR="00342429" w:rsidRPr="00AA66EB" w:rsidRDefault="00342429" w:rsidP="00FA70C7">
      <w:pPr>
        <w:pStyle w:val="ListParagraph"/>
        <w:numPr>
          <w:ilvl w:val="1"/>
          <w:numId w:val="24"/>
        </w:numPr>
      </w:pPr>
      <w:r w:rsidRPr="00AA66EB">
        <w:t>Spawning dates and egg counts per event.</w:t>
      </w:r>
    </w:p>
    <w:p w14:paraId="2F00780E" w14:textId="77777777" w:rsidR="00342429" w:rsidRPr="00AA66EB" w:rsidRDefault="00342429" w:rsidP="00FA70C7">
      <w:pPr>
        <w:pStyle w:val="ListParagraph"/>
        <w:numPr>
          <w:ilvl w:val="1"/>
          <w:numId w:val="24"/>
        </w:numPr>
      </w:pPr>
      <w:r w:rsidRPr="00AA66EB">
        <w:t>Fecundity of spawned females.</w:t>
      </w:r>
    </w:p>
    <w:p w14:paraId="400A8BAD" w14:textId="77777777" w:rsidR="00342429" w:rsidRPr="00AA66EB" w:rsidRDefault="00342429" w:rsidP="00FA70C7">
      <w:pPr>
        <w:pStyle w:val="ListParagraph"/>
        <w:numPr>
          <w:ilvl w:val="1"/>
          <w:numId w:val="24"/>
        </w:numPr>
      </w:pPr>
      <w:r w:rsidRPr="00AA66EB">
        <w:t>End status of all eggs collected</w:t>
      </w:r>
    </w:p>
    <w:p w14:paraId="6F9D3679" w14:textId="77777777" w:rsidR="00342429" w:rsidRPr="00AA66EB" w:rsidRDefault="00342429" w:rsidP="00FA70C7">
      <w:pPr>
        <w:pStyle w:val="ListParagraph"/>
        <w:numPr>
          <w:ilvl w:val="1"/>
          <w:numId w:val="24"/>
        </w:numPr>
      </w:pPr>
      <w:r w:rsidRPr="00AA66EB">
        <w:t>Number of fertilized eggs transferred to other Central Valley Fish Conservation (CVFC) hatcheries, if a transfer occurs.</w:t>
      </w:r>
    </w:p>
    <w:p w14:paraId="7D3FBCDC" w14:textId="77777777" w:rsidR="00342429" w:rsidRPr="00AA66EB" w:rsidRDefault="00342429" w:rsidP="00FA70C7">
      <w:pPr>
        <w:pStyle w:val="ListParagraph"/>
        <w:numPr>
          <w:ilvl w:val="1"/>
          <w:numId w:val="24"/>
        </w:numPr>
      </w:pPr>
      <w:r w:rsidRPr="00AA66EB">
        <w:t>Fish health examination results, disease occurrences, and treatments.</w:t>
      </w:r>
    </w:p>
    <w:p w14:paraId="113D3C56" w14:textId="77777777" w:rsidR="00342429" w:rsidRPr="00AA66EB" w:rsidRDefault="00342429" w:rsidP="00FA70C7">
      <w:pPr>
        <w:pStyle w:val="ListParagraph"/>
        <w:numPr>
          <w:ilvl w:val="0"/>
          <w:numId w:val="24"/>
        </w:numPr>
      </w:pPr>
      <w:r w:rsidRPr="00AA66EB">
        <w:t>Egg Incubation and Juvenile Rearing</w:t>
      </w:r>
    </w:p>
    <w:p w14:paraId="75405ED2" w14:textId="77777777" w:rsidR="00342429" w:rsidRPr="00AA66EB" w:rsidRDefault="00342429" w:rsidP="00FA70C7">
      <w:pPr>
        <w:pStyle w:val="ListParagraph"/>
        <w:numPr>
          <w:ilvl w:val="1"/>
          <w:numId w:val="24"/>
        </w:numPr>
      </w:pPr>
      <w:r w:rsidRPr="00AA66EB">
        <w:t>Egg mortality and culling data.</w:t>
      </w:r>
    </w:p>
    <w:p w14:paraId="4182853E" w14:textId="77777777" w:rsidR="00342429" w:rsidRPr="00AA66EB" w:rsidRDefault="00342429" w:rsidP="00FA70C7">
      <w:pPr>
        <w:pStyle w:val="ListParagraph"/>
        <w:numPr>
          <w:ilvl w:val="1"/>
          <w:numId w:val="24"/>
        </w:numPr>
      </w:pPr>
      <w:r w:rsidRPr="00AA66EB">
        <w:t>Eyed egg transfers to other CVFC hatcheries, if a transfer occurs</w:t>
      </w:r>
    </w:p>
    <w:p w14:paraId="473E652E" w14:textId="77777777" w:rsidR="00342429" w:rsidRPr="00AA66EB" w:rsidRDefault="00342429" w:rsidP="00FA70C7">
      <w:pPr>
        <w:pStyle w:val="ListParagraph"/>
        <w:numPr>
          <w:ilvl w:val="1"/>
          <w:numId w:val="24"/>
        </w:numPr>
      </w:pPr>
      <w:r w:rsidRPr="00AA66EB">
        <w:t>Juvenile mortality counts.</w:t>
      </w:r>
    </w:p>
    <w:p w14:paraId="3FBC5E64" w14:textId="77777777" w:rsidR="00342429" w:rsidRPr="00AA66EB" w:rsidRDefault="00342429" w:rsidP="00FA70C7">
      <w:pPr>
        <w:pStyle w:val="ListParagraph"/>
        <w:numPr>
          <w:ilvl w:val="1"/>
          <w:numId w:val="24"/>
        </w:numPr>
      </w:pPr>
      <w:r w:rsidRPr="00AA66EB">
        <w:t>Fish health examination results and treatments.</w:t>
      </w:r>
    </w:p>
    <w:p w14:paraId="387E0383" w14:textId="77777777" w:rsidR="00342429" w:rsidRPr="00AA66EB" w:rsidRDefault="00342429" w:rsidP="00FA70C7">
      <w:pPr>
        <w:pStyle w:val="ListParagraph"/>
        <w:numPr>
          <w:ilvl w:val="1"/>
          <w:numId w:val="24"/>
        </w:numPr>
      </w:pPr>
      <w:r w:rsidRPr="00AA66EB">
        <w:t>Water quality sampling results.</w:t>
      </w:r>
    </w:p>
    <w:p w14:paraId="5559829E" w14:textId="77777777" w:rsidR="00342429" w:rsidRPr="00AA66EB" w:rsidRDefault="00342429" w:rsidP="00FA70C7">
      <w:pPr>
        <w:pStyle w:val="ListParagraph"/>
        <w:numPr>
          <w:ilvl w:val="0"/>
          <w:numId w:val="24"/>
        </w:numPr>
      </w:pPr>
      <w:r w:rsidRPr="00AA66EB">
        <w:t>Releases</w:t>
      </w:r>
    </w:p>
    <w:p w14:paraId="65F4D2EB" w14:textId="77777777" w:rsidR="00342429" w:rsidRPr="00AA66EB" w:rsidRDefault="00342429" w:rsidP="00FA70C7">
      <w:pPr>
        <w:pStyle w:val="ListParagraph"/>
        <w:numPr>
          <w:ilvl w:val="1"/>
          <w:numId w:val="24"/>
        </w:numPr>
      </w:pPr>
      <w:r w:rsidRPr="00AA66EB">
        <w:t>Total number of fish produced and released.</w:t>
      </w:r>
    </w:p>
    <w:p w14:paraId="7C4C744F" w14:textId="77777777" w:rsidR="00342429" w:rsidRPr="00AA66EB" w:rsidRDefault="00342429" w:rsidP="00FA70C7">
      <w:pPr>
        <w:pStyle w:val="ListParagraph"/>
        <w:numPr>
          <w:ilvl w:val="1"/>
          <w:numId w:val="24"/>
        </w:numPr>
      </w:pPr>
      <w:r w:rsidRPr="00AA66EB">
        <w:t>Marking/tagging and monitoring details for each release group.</w:t>
      </w:r>
    </w:p>
    <w:p w14:paraId="1C16ECF8" w14:textId="77777777" w:rsidR="00342429" w:rsidRPr="00AA66EB" w:rsidRDefault="00342429" w:rsidP="00FA70C7">
      <w:pPr>
        <w:pStyle w:val="ListParagraph"/>
        <w:numPr>
          <w:ilvl w:val="1"/>
          <w:numId w:val="24"/>
        </w:numPr>
      </w:pPr>
      <w:r w:rsidRPr="00AA66EB">
        <w:t>Life stage and size at release.</w:t>
      </w:r>
    </w:p>
    <w:p w14:paraId="368D99B8" w14:textId="77777777" w:rsidR="00342429" w:rsidRPr="00AA66EB" w:rsidRDefault="00342429" w:rsidP="00FA70C7">
      <w:pPr>
        <w:pStyle w:val="ListParagraph"/>
        <w:numPr>
          <w:ilvl w:val="1"/>
          <w:numId w:val="24"/>
        </w:numPr>
        <w:spacing w:before="240"/>
      </w:pPr>
      <w:r w:rsidRPr="00AA66EB">
        <w:t>Release dates and locations.</w:t>
      </w:r>
    </w:p>
    <w:p w14:paraId="714F0773" w14:textId="77777777" w:rsidR="00342429" w:rsidRPr="00AA66EB" w:rsidRDefault="00342429" w:rsidP="00FA70C7">
      <w:pPr>
        <w:spacing w:before="240"/>
      </w:pPr>
      <w:r w:rsidRPr="00AA66EB">
        <w:t>The Contractor shall collect, analyze, manage, and report all data for monitoring efforts in accordance with HGMP requirements.</w:t>
      </w:r>
    </w:p>
    <w:p w14:paraId="7FDDBE49" w14:textId="77777777" w:rsidR="00342429" w:rsidRPr="00AA66EB" w:rsidRDefault="00342429" w:rsidP="00FA70C7">
      <w:pPr>
        <w:pStyle w:val="Heading1"/>
        <w:numPr>
          <w:ilvl w:val="0"/>
          <w:numId w:val="1"/>
        </w:numPr>
      </w:pPr>
      <w:r w:rsidRPr="00AA66EB">
        <w:lastRenderedPageBreak/>
        <w:t>Reporting Deliverables</w:t>
      </w:r>
    </w:p>
    <w:p w14:paraId="78D9EBEE" w14:textId="77777777" w:rsidR="00342429" w:rsidRPr="00AA66EB" w:rsidRDefault="00342429" w:rsidP="00342429">
      <w:r w:rsidRPr="00AA66EB">
        <w:t>The Contractor will provide the following reporting deliverables to Reclamation:</w:t>
      </w:r>
    </w:p>
    <w:p w14:paraId="5B3CFB93" w14:textId="77777777" w:rsidR="00342429" w:rsidRPr="00AA66EB" w:rsidRDefault="00342429" w:rsidP="00FA70C7">
      <w:pPr>
        <w:pStyle w:val="Heading2"/>
        <w:numPr>
          <w:ilvl w:val="1"/>
          <w:numId w:val="1"/>
        </w:numPr>
      </w:pPr>
      <w:r w:rsidRPr="00AA66EB">
        <w:t>Standard Operating Procedures (SOP)</w:t>
      </w:r>
    </w:p>
    <w:p w14:paraId="4D8C28D1" w14:textId="77777777" w:rsidR="00342429" w:rsidRPr="00AA66EB" w:rsidRDefault="00342429" w:rsidP="00342429">
      <w:r w:rsidRPr="00AA66EB">
        <w:t xml:space="preserve">The Contractor, in coordination with Reclamation via the COR, will prepare a Draft Biological-based SOP (BBSOP)and submit it to Reclamation for review and approval by February 1, 2027. The Draft SOP will include: </w:t>
      </w:r>
    </w:p>
    <w:p w14:paraId="1506C1C8" w14:textId="77777777" w:rsidR="00342429" w:rsidRPr="00AA66EB" w:rsidRDefault="00342429" w:rsidP="00FA70C7">
      <w:pPr>
        <w:pStyle w:val="ListParagraph"/>
        <w:numPr>
          <w:ilvl w:val="0"/>
          <w:numId w:val="25"/>
        </w:numPr>
      </w:pPr>
      <w:r w:rsidRPr="00AA66EB">
        <w:t xml:space="preserve">An equipment inventory and detailed descriptions of all tasks related to preventative maintenance of those items. </w:t>
      </w:r>
    </w:p>
    <w:p w14:paraId="3F44BFB1" w14:textId="77777777" w:rsidR="00342429" w:rsidRPr="00AA66EB" w:rsidRDefault="00342429" w:rsidP="00FA70C7">
      <w:pPr>
        <w:pStyle w:val="ListParagraph"/>
        <w:numPr>
          <w:ilvl w:val="0"/>
          <w:numId w:val="25"/>
        </w:numPr>
        <w:spacing w:before="240"/>
      </w:pPr>
      <w:r w:rsidRPr="00AA66EB">
        <w:t>Detailed description of all activities related to fish aquaculture, including but not limited to spawning, rearing, releasing.</w:t>
      </w:r>
    </w:p>
    <w:p w14:paraId="4B7ABF51" w14:textId="77777777" w:rsidR="00342429" w:rsidRPr="00AA66EB" w:rsidRDefault="00342429" w:rsidP="00FA70C7">
      <w:pPr>
        <w:spacing w:before="240"/>
      </w:pPr>
      <w:r w:rsidRPr="00AA66EB">
        <w:t>The BBSOP is intended to be a living document to be updated based on deployment of new equipment and parts. Proposed updates to the SOP will be discussed at the Annual Meeting. Any approved changes will be made by the Contractor, in coordination with Reclamation, and submitted to the COR within 30 calendar days.</w:t>
      </w:r>
    </w:p>
    <w:p w14:paraId="3F0A7459" w14:textId="77777777" w:rsidR="00342429" w:rsidRPr="00AA66EB" w:rsidRDefault="00342429" w:rsidP="00FA70C7">
      <w:pPr>
        <w:pStyle w:val="Heading2"/>
        <w:numPr>
          <w:ilvl w:val="1"/>
          <w:numId w:val="1"/>
        </w:numPr>
      </w:pPr>
      <w:r w:rsidRPr="00AA66EB">
        <w:t>Emergency Action Plan</w:t>
      </w:r>
    </w:p>
    <w:p w14:paraId="0F1E3FB8" w14:textId="77777777" w:rsidR="00342429" w:rsidRPr="00AA66EB" w:rsidRDefault="00342429" w:rsidP="00342429">
      <w:r w:rsidRPr="00AA66EB">
        <w:t>The Contractor shall develop an Emergency Action Plan (EAP) that outlines proposed responses to potential emergencies, including but not limited to:</w:t>
      </w:r>
    </w:p>
    <w:p w14:paraId="167F30F7" w14:textId="77777777" w:rsidR="00342429" w:rsidRPr="00AA66EB" w:rsidRDefault="00342429" w:rsidP="00FA70C7">
      <w:pPr>
        <w:pStyle w:val="ListParagraph"/>
        <w:numPr>
          <w:ilvl w:val="0"/>
          <w:numId w:val="26"/>
        </w:numPr>
      </w:pPr>
      <w:r w:rsidRPr="00AA66EB">
        <w:t>Natural disasters (e.g., drought, high-flow events)</w:t>
      </w:r>
    </w:p>
    <w:p w14:paraId="28863345" w14:textId="77777777" w:rsidR="00342429" w:rsidRPr="00AA66EB" w:rsidRDefault="00342429" w:rsidP="00FA70C7">
      <w:pPr>
        <w:pStyle w:val="ListParagraph"/>
        <w:numPr>
          <w:ilvl w:val="0"/>
          <w:numId w:val="26"/>
        </w:numPr>
      </w:pPr>
      <w:r w:rsidRPr="00AA66EB">
        <w:t>Labor disruptions</w:t>
      </w:r>
    </w:p>
    <w:p w14:paraId="3F69B91B" w14:textId="77777777" w:rsidR="00342429" w:rsidRPr="00AA66EB" w:rsidRDefault="00342429" w:rsidP="00FA70C7">
      <w:pPr>
        <w:pStyle w:val="ListParagraph"/>
        <w:numPr>
          <w:ilvl w:val="0"/>
          <w:numId w:val="26"/>
        </w:numPr>
      </w:pPr>
      <w:r w:rsidRPr="00AA66EB">
        <w:t>Hazardous material spills</w:t>
      </w:r>
    </w:p>
    <w:p w14:paraId="55EF0EE2" w14:textId="77777777" w:rsidR="00342429" w:rsidRPr="00AA66EB" w:rsidRDefault="00342429" w:rsidP="00FA70C7">
      <w:pPr>
        <w:pStyle w:val="ListParagraph"/>
        <w:numPr>
          <w:ilvl w:val="0"/>
          <w:numId w:val="26"/>
        </w:numPr>
        <w:spacing w:before="240"/>
      </w:pPr>
      <w:r w:rsidRPr="00AA66EB">
        <w:t>Infrastructure malfunctions or failures (e.g., valves, terminal structure)</w:t>
      </w:r>
    </w:p>
    <w:p w14:paraId="4F1AD848" w14:textId="77777777" w:rsidR="00342429" w:rsidRPr="00AA66EB" w:rsidRDefault="00342429" w:rsidP="00FA70C7">
      <w:pPr>
        <w:spacing w:before="240"/>
      </w:pPr>
      <w:r w:rsidRPr="00AA66EB">
        <w:t>The EAP shall include chain of command, frequency of emergency drills/training and a section specifically addressing emergency response procedures for incidents occurring outside of regular working hours. The EAP shall be submitted to Reclamation for review within 30 calendar days of the contract’s start date. The Plan will be implemented as soon as the Contractor receives Reclamation’s approval.</w:t>
      </w:r>
    </w:p>
    <w:p w14:paraId="53E81660" w14:textId="77777777" w:rsidR="00342429" w:rsidRPr="00AA66EB" w:rsidRDefault="00342429" w:rsidP="00FA70C7">
      <w:pPr>
        <w:pStyle w:val="Heading2"/>
        <w:numPr>
          <w:ilvl w:val="1"/>
          <w:numId w:val="1"/>
        </w:numPr>
      </w:pPr>
      <w:r w:rsidRPr="00AA66EB">
        <w:t>Safety Plan</w:t>
      </w:r>
    </w:p>
    <w:p w14:paraId="09AF4103" w14:textId="77777777" w:rsidR="00342429" w:rsidRPr="00AA66EB" w:rsidRDefault="00342429" w:rsidP="00342429">
      <w:r w:rsidRPr="00AA66EB">
        <w:t>The Contractor shall develop and submit a draft Hatchery Safety Plan to Reclamation for review and approval within six (6) months of the Contract start date. The Hatchery Safety Plan shall be reviewed for adequacy during the Annual Meeting. The plan must comply with Reclamation’s Safety and Health Standards and all applicable federal, state, and local regulations.</w:t>
      </w:r>
    </w:p>
    <w:p w14:paraId="235DC54A" w14:textId="77777777" w:rsidR="00342429" w:rsidRPr="00AA66EB" w:rsidRDefault="00342429" w:rsidP="00FA70C7">
      <w:pPr>
        <w:pStyle w:val="Heading2"/>
        <w:numPr>
          <w:ilvl w:val="1"/>
          <w:numId w:val="1"/>
        </w:numPr>
      </w:pPr>
      <w:r w:rsidRPr="00AA66EB">
        <w:lastRenderedPageBreak/>
        <w:t>Annual Spawning and Release Plan</w:t>
      </w:r>
    </w:p>
    <w:p w14:paraId="5F66805F" w14:textId="77777777" w:rsidR="00342429" w:rsidRPr="00AA66EB" w:rsidRDefault="00342429" w:rsidP="00342429">
      <w:r w:rsidRPr="00AA66EB">
        <w:t>The Contractor shall prepare and submit, for Reclamation review and approval, an Annual Spawning and Release Plan that outlines the Hatchery’s proposed operational and management activities for the upcoming fiscal year. The plan shall include:</w:t>
      </w:r>
    </w:p>
    <w:p w14:paraId="7A57AA34" w14:textId="77777777" w:rsidR="00342429" w:rsidRPr="00AA66EB" w:rsidRDefault="00342429" w:rsidP="00FA70C7">
      <w:pPr>
        <w:pStyle w:val="ListParagraph"/>
        <w:numPr>
          <w:ilvl w:val="0"/>
          <w:numId w:val="28"/>
        </w:numPr>
      </w:pPr>
      <w:r w:rsidRPr="00AA66EB">
        <w:t>Species, timing, and quantity of fish to be spawned, with supporting rationale</w:t>
      </w:r>
    </w:p>
    <w:p w14:paraId="10298A19" w14:textId="77777777" w:rsidR="00342429" w:rsidRPr="00AA66EB" w:rsidRDefault="00342429" w:rsidP="00FA70C7">
      <w:pPr>
        <w:pStyle w:val="ListParagraph"/>
        <w:numPr>
          <w:ilvl w:val="0"/>
          <w:numId w:val="28"/>
        </w:numPr>
      </w:pPr>
      <w:r w:rsidRPr="00AA66EB">
        <w:t>Broodstock management strategies</w:t>
      </w:r>
    </w:p>
    <w:p w14:paraId="24A3A8A4" w14:textId="77777777" w:rsidR="00342429" w:rsidRPr="00AA66EB" w:rsidRDefault="00342429" w:rsidP="00FA70C7">
      <w:pPr>
        <w:pStyle w:val="ListParagraph"/>
        <w:numPr>
          <w:ilvl w:val="0"/>
          <w:numId w:val="28"/>
        </w:numPr>
      </w:pPr>
      <w:r w:rsidRPr="00AA66EB">
        <w:t>Egg handling procedures</w:t>
      </w:r>
    </w:p>
    <w:p w14:paraId="358960F6" w14:textId="77777777" w:rsidR="00342429" w:rsidRPr="00AA66EB" w:rsidRDefault="00342429" w:rsidP="00FA70C7">
      <w:pPr>
        <w:pStyle w:val="ListParagraph"/>
        <w:numPr>
          <w:ilvl w:val="0"/>
          <w:numId w:val="28"/>
        </w:numPr>
      </w:pPr>
      <w:r w:rsidRPr="00AA66EB">
        <w:t>Fish planting techniques</w:t>
      </w:r>
    </w:p>
    <w:p w14:paraId="72599ED9" w14:textId="77777777" w:rsidR="00342429" w:rsidRPr="00AA66EB" w:rsidRDefault="00342429" w:rsidP="00FA70C7">
      <w:pPr>
        <w:pStyle w:val="ListParagraph"/>
        <w:numPr>
          <w:ilvl w:val="0"/>
          <w:numId w:val="28"/>
        </w:numPr>
      </w:pPr>
      <w:r w:rsidRPr="00AA66EB">
        <w:t>Release timing and locations</w:t>
      </w:r>
    </w:p>
    <w:p w14:paraId="732FD0BB" w14:textId="77777777" w:rsidR="00342429" w:rsidRPr="00AA66EB" w:rsidRDefault="00342429" w:rsidP="00FA70C7">
      <w:pPr>
        <w:pStyle w:val="ListParagraph"/>
        <w:numPr>
          <w:ilvl w:val="0"/>
          <w:numId w:val="28"/>
        </w:numPr>
      </w:pPr>
      <w:r w:rsidRPr="00AA66EB">
        <w:t>HCT recommendations, if applicable</w:t>
      </w:r>
    </w:p>
    <w:p w14:paraId="0C679757" w14:textId="77777777" w:rsidR="00342429" w:rsidRPr="00AA66EB" w:rsidRDefault="00342429" w:rsidP="00FA70C7">
      <w:pPr>
        <w:pStyle w:val="ListParagraph"/>
        <w:numPr>
          <w:ilvl w:val="0"/>
          <w:numId w:val="28"/>
        </w:numPr>
        <w:spacing w:before="240"/>
      </w:pPr>
      <w:r w:rsidRPr="00AA66EB">
        <w:t>Proposals for testing new techniques or methods</w:t>
      </w:r>
    </w:p>
    <w:p w14:paraId="7D258C64" w14:textId="77777777" w:rsidR="00342429" w:rsidRPr="00AA66EB" w:rsidRDefault="00342429" w:rsidP="00FA70C7">
      <w:pPr>
        <w:spacing w:before="240"/>
      </w:pPr>
      <w:r w:rsidRPr="00AA66EB">
        <w:t>The draft plan shall be submitted to Reclamation for review annually by October 1, with the final plan due by October 30. of the current operational year.</w:t>
      </w:r>
    </w:p>
    <w:p w14:paraId="2487C37A" w14:textId="28686C2D" w:rsidR="00342429" w:rsidRPr="00AA66EB" w:rsidRDefault="00342429" w:rsidP="00FA70C7">
      <w:pPr>
        <w:pStyle w:val="Heading2"/>
        <w:numPr>
          <w:ilvl w:val="1"/>
          <w:numId w:val="1"/>
        </w:numPr>
      </w:pPr>
      <w:r w:rsidRPr="00AA66EB">
        <w:t>Operations and Maintenance Annual Report</w:t>
      </w:r>
    </w:p>
    <w:p w14:paraId="0762EF93" w14:textId="77777777" w:rsidR="00342429" w:rsidRPr="00AA66EB" w:rsidRDefault="00342429" w:rsidP="00342429">
      <w:r w:rsidRPr="00AA66EB">
        <w:t>The Contractor shall collect and manage data sufficient to produce a summary report of the prior year’s operations and maintenance activities, including:</w:t>
      </w:r>
    </w:p>
    <w:p w14:paraId="798D7C1E" w14:textId="77777777" w:rsidR="00342429" w:rsidRPr="00AA66EB" w:rsidRDefault="00342429" w:rsidP="00FA70C7">
      <w:pPr>
        <w:pStyle w:val="ListParagraph"/>
        <w:numPr>
          <w:ilvl w:val="0"/>
          <w:numId w:val="29"/>
        </w:numPr>
      </w:pPr>
      <w:r w:rsidRPr="00AA66EB">
        <w:t>Broodstock collection data (number, sex, age, size, origin, and collection dates)</w:t>
      </w:r>
    </w:p>
    <w:p w14:paraId="43DF810F" w14:textId="77777777" w:rsidR="00342429" w:rsidRPr="00AA66EB" w:rsidRDefault="00342429" w:rsidP="00FA70C7">
      <w:pPr>
        <w:pStyle w:val="ListParagraph"/>
        <w:numPr>
          <w:ilvl w:val="0"/>
          <w:numId w:val="29"/>
        </w:numPr>
      </w:pPr>
      <w:r w:rsidRPr="00AA66EB">
        <w:t>Spawning selection methodology and spawning data</w:t>
      </w:r>
    </w:p>
    <w:p w14:paraId="70670785" w14:textId="77777777" w:rsidR="00342429" w:rsidRPr="00AA66EB" w:rsidRDefault="00342429" w:rsidP="00FA70C7">
      <w:pPr>
        <w:pStyle w:val="ListParagraph"/>
        <w:numPr>
          <w:ilvl w:val="0"/>
          <w:numId w:val="29"/>
        </w:numPr>
      </w:pPr>
      <w:r w:rsidRPr="00AA66EB">
        <w:t>Egg collection and transfer details</w:t>
      </w:r>
    </w:p>
    <w:p w14:paraId="3B9868CF" w14:textId="77777777" w:rsidR="00342429" w:rsidRPr="00AA66EB" w:rsidRDefault="00342429" w:rsidP="00FA70C7">
      <w:pPr>
        <w:pStyle w:val="ListParagraph"/>
        <w:numPr>
          <w:ilvl w:val="0"/>
          <w:numId w:val="29"/>
        </w:numPr>
      </w:pPr>
      <w:r w:rsidRPr="00AA66EB">
        <w:t>Egg and fish mortality data (date, species, age, and number)</w:t>
      </w:r>
    </w:p>
    <w:p w14:paraId="60F9B1D4" w14:textId="77777777" w:rsidR="00342429" w:rsidRPr="00AA66EB" w:rsidRDefault="00342429" w:rsidP="00FA70C7">
      <w:pPr>
        <w:pStyle w:val="ListParagraph"/>
        <w:numPr>
          <w:ilvl w:val="0"/>
          <w:numId w:val="29"/>
        </w:numPr>
      </w:pPr>
      <w:r w:rsidRPr="00AA66EB">
        <w:t>Disease incidence and treatment records</w:t>
      </w:r>
    </w:p>
    <w:p w14:paraId="6627E9AE" w14:textId="77777777" w:rsidR="00342429" w:rsidRPr="00AA66EB" w:rsidRDefault="00342429" w:rsidP="00FA70C7">
      <w:pPr>
        <w:pStyle w:val="ListParagraph"/>
        <w:numPr>
          <w:ilvl w:val="0"/>
          <w:numId w:val="29"/>
        </w:numPr>
      </w:pPr>
      <w:r w:rsidRPr="00AA66EB">
        <w:t>Water quality data (quantity and quality of water supplied)</w:t>
      </w:r>
    </w:p>
    <w:p w14:paraId="243CA5FC" w14:textId="77777777" w:rsidR="00342429" w:rsidRPr="00AA66EB" w:rsidRDefault="00342429" w:rsidP="00FA70C7">
      <w:pPr>
        <w:pStyle w:val="ListParagraph"/>
        <w:numPr>
          <w:ilvl w:val="0"/>
          <w:numId w:val="29"/>
        </w:numPr>
      </w:pPr>
      <w:r w:rsidRPr="00AA66EB">
        <w:t>Juvenile tagging and marking operations/PBT (species, age, sex, weight, location, mark/code, transport conditions)</w:t>
      </w:r>
    </w:p>
    <w:p w14:paraId="45B86BFE" w14:textId="77777777" w:rsidR="00342429" w:rsidRPr="00AA66EB" w:rsidRDefault="00342429" w:rsidP="00FA70C7">
      <w:pPr>
        <w:pStyle w:val="ListParagraph"/>
        <w:numPr>
          <w:ilvl w:val="0"/>
          <w:numId w:val="29"/>
        </w:numPr>
      </w:pPr>
      <w:r w:rsidRPr="00AA66EB">
        <w:t>Juvenile release operations (date, age, number, location, mark/tag, PBT)</w:t>
      </w:r>
    </w:p>
    <w:p w14:paraId="4F13D8FF" w14:textId="77777777" w:rsidR="00342429" w:rsidRPr="00AA66EB" w:rsidRDefault="00342429" w:rsidP="00FA70C7">
      <w:pPr>
        <w:pStyle w:val="ListParagraph"/>
        <w:numPr>
          <w:ilvl w:val="0"/>
          <w:numId w:val="29"/>
        </w:numPr>
      </w:pPr>
      <w:r w:rsidRPr="00AA66EB">
        <w:t>Performance metrics related to fish production and monitoring goals</w:t>
      </w:r>
    </w:p>
    <w:p w14:paraId="477893CA" w14:textId="77777777" w:rsidR="00342429" w:rsidRPr="00AA66EB" w:rsidRDefault="00342429" w:rsidP="00FA70C7">
      <w:pPr>
        <w:pStyle w:val="ListParagraph"/>
        <w:numPr>
          <w:ilvl w:val="0"/>
          <w:numId w:val="29"/>
        </w:numPr>
      </w:pPr>
      <w:r w:rsidRPr="00AA66EB">
        <w:t>Documentation of unique events or challenges affecting operations</w:t>
      </w:r>
    </w:p>
    <w:p w14:paraId="77CA8E76" w14:textId="77777777" w:rsidR="00342429" w:rsidRPr="00AA66EB" w:rsidRDefault="00342429" w:rsidP="00FA70C7">
      <w:pPr>
        <w:pStyle w:val="ListParagraph"/>
        <w:numPr>
          <w:ilvl w:val="0"/>
          <w:numId w:val="29"/>
        </w:numPr>
      </w:pPr>
      <w:r w:rsidRPr="00AA66EB">
        <w:t>Recommendations for the following year</w:t>
      </w:r>
    </w:p>
    <w:p w14:paraId="30C83C27" w14:textId="77777777" w:rsidR="00342429" w:rsidRPr="00AA66EB" w:rsidRDefault="00342429" w:rsidP="00FA70C7">
      <w:pPr>
        <w:pStyle w:val="ListParagraph"/>
        <w:numPr>
          <w:ilvl w:val="0"/>
          <w:numId w:val="29"/>
        </w:numPr>
        <w:spacing w:before="240"/>
      </w:pPr>
      <w:r w:rsidRPr="00AA66EB">
        <w:t>Summary of major maintenance and repair activities</w:t>
      </w:r>
    </w:p>
    <w:p w14:paraId="0CB8849B" w14:textId="77777777" w:rsidR="00342429" w:rsidRPr="00AA66EB" w:rsidRDefault="00342429" w:rsidP="00FA70C7">
      <w:pPr>
        <w:spacing w:before="240"/>
      </w:pPr>
      <w:r w:rsidRPr="00AA66EB">
        <w:t>The draft annual report for the prior year’s operation will be submitted to Reclamation for review annually by August 1, with the final report due by August 31.</w:t>
      </w:r>
    </w:p>
    <w:p w14:paraId="1DC3D905" w14:textId="77777777" w:rsidR="00342429" w:rsidRPr="00AA66EB" w:rsidRDefault="00342429" w:rsidP="00FA70C7">
      <w:pPr>
        <w:pStyle w:val="Heading2"/>
        <w:numPr>
          <w:ilvl w:val="1"/>
          <w:numId w:val="1"/>
        </w:numPr>
      </w:pPr>
      <w:r w:rsidRPr="00AA66EB">
        <w:t>Monthly Preventative Maintenance Reports</w:t>
      </w:r>
    </w:p>
    <w:p w14:paraId="06ED9CC8" w14:textId="77777777" w:rsidR="00203E9B" w:rsidRDefault="00203E9B">
      <w:r>
        <w:t>The contractor is required to submit monthly Preventative Maintenance Reports to the COR by the 7th day of each subsequent month. Each report must detail all preventative maintenance activities and associated expenses conducted during the previous month.</w:t>
      </w:r>
    </w:p>
    <w:p w14:paraId="4E1AD37B" w14:textId="77777777" w:rsidR="00342429" w:rsidRPr="00AA66EB" w:rsidRDefault="00342429" w:rsidP="00FA70C7">
      <w:pPr>
        <w:pStyle w:val="Heading2"/>
        <w:numPr>
          <w:ilvl w:val="1"/>
          <w:numId w:val="1"/>
        </w:numPr>
      </w:pPr>
      <w:r w:rsidRPr="00AA66EB">
        <w:lastRenderedPageBreak/>
        <w:t>Deliverables Summary</w:t>
      </w:r>
    </w:p>
    <w:tbl>
      <w:tblPr>
        <w:tblStyle w:val="TableGrid"/>
        <w:tblW w:w="0" w:type="auto"/>
        <w:tblLook w:val="04A0" w:firstRow="1" w:lastRow="0" w:firstColumn="1" w:lastColumn="0" w:noHBand="0" w:noVBand="1"/>
      </w:tblPr>
      <w:tblGrid>
        <w:gridCol w:w="4675"/>
        <w:gridCol w:w="4675"/>
      </w:tblGrid>
      <w:tr w:rsidR="00342429" w:rsidRPr="00AA66EB" w14:paraId="2E65042F" w14:textId="77777777" w:rsidTr="007B576B">
        <w:tc>
          <w:tcPr>
            <w:tcW w:w="4675" w:type="dxa"/>
            <w:vAlign w:val="center"/>
          </w:tcPr>
          <w:p w14:paraId="763004CD" w14:textId="77777777" w:rsidR="00342429" w:rsidRPr="00AA66EB" w:rsidRDefault="00342429" w:rsidP="007B576B">
            <w:r w:rsidRPr="00AA66EB">
              <w:t>Document</w:t>
            </w:r>
          </w:p>
        </w:tc>
        <w:tc>
          <w:tcPr>
            <w:tcW w:w="4675" w:type="dxa"/>
            <w:vAlign w:val="center"/>
          </w:tcPr>
          <w:p w14:paraId="2B3514A0" w14:textId="77777777" w:rsidR="00342429" w:rsidRPr="00AA66EB" w:rsidRDefault="00342429" w:rsidP="007B576B">
            <w:r w:rsidRPr="00AA66EB">
              <w:t>Due Date</w:t>
            </w:r>
          </w:p>
        </w:tc>
      </w:tr>
      <w:tr w:rsidR="00342429" w:rsidRPr="00AA66EB" w14:paraId="26C1F5F9" w14:textId="77777777" w:rsidTr="007B576B">
        <w:tc>
          <w:tcPr>
            <w:tcW w:w="4675" w:type="dxa"/>
          </w:tcPr>
          <w:p w14:paraId="745E528B" w14:textId="77777777" w:rsidR="00342429" w:rsidRPr="00AA66EB" w:rsidRDefault="00342429" w:rsidP="007B576B">
            <w:r w:rsidRPr="00AA66EB">
              <w:t>Standard Operating Procedures (SOP)</w:t>
            </w:r>
          </w:p>
        </w:tc>
        <w:tc>
          <w:tcPr>
            <w:tcW w:w="4675" w:type="dxa"/>
          </w:tcPr>
          <w:p w14:paraId="619185AC" w14:textId="77777777" w:rsidR="00342429" w:rsidRPr="00AA66EB" w:rsidRDefault="00342429" w:rsidP="007B576B">
            <w:r w:rsidRPr="00AA66EB">
              <w:t>February 1, 2027</w:t>
            </w:r>
          </w:p>
        </w:tc>
      </w:tr>
      <w:tr w:rsidR="00342429" w:rsidRPr="00AA66EB" w14:paraId="346436DE" w14:textId="77777777" w:rsidTr="007B576B">
        <w:tc>
          <w:tcPr>
            <w:tcW w:w="4675" w:type="dxa"/>
          </w:tcPr>
          <w:p w14:paraId="7A0606CE" w14:textId="77777777" w:rsidR="00342429" w:rsidRPr="00AA66EB" w:rsidRDefault="00342429" w:rsidP="007B576B">
            <w:r w:rsidRPr="00AA66EB">
              <w:t>Emergency Action Plan</w:t>
            </w:r>
          </w:p>
        </w:tc>
        <w:tc>
          <w:tcPr>
            <w:tcW w:w="4675" w:type="dxa"/>
          </w:tcPr>
          <w:p w14:paraId="543FF343" w14:textId="77777777" w:rsidR="00342429" w:rsidRPr="00AA66EB" w:rsidRDefault="00342429" w:rsidP="007B576B">
            <w:r w:rsidRPr="00AA66EB">
              <w:t>30 days after contract’s start date</w:t>
            </w:r>
          </w:p>
        </w:tc>
      </w:tr>
      <w:tr w:rsidR="00342429" w:rsidRPr="00AA66EB" w14:paraId="5F48E321" w14:textId="77777777" w:rsidTr="007B576B">
        <w:tc>
          <w:tcPr>
            <w:tcW w:w="4675" w:type="dxa"/>
          </w:tcPr>
          <w:p w14:paraId="0399C136" w14:textId="77777777" w:rsidR="00342429" w:rsidRPr="00AA66EB" w:rsidRDefault="00342429" w:rsidP="007B576B">
            <w:r w:rsidRPr="00AA66EB">
              <w:t>Hatchery Safety Plan</w:t>
            </w:r>
          </w:p>
        </w:tc>
        <w:tc>
          <w:tcPr>
            <w:tcW w:w="4675" w:type="dxa"/>
          </w:tcPr>
          <w:p w14:paraId="3C95F0EF" w14:textId="77777777" w:rsidR="00342429" w:rsidRPr="00AA66EB" w:rsidRDefault="00342429" w:rsidP="007B576B">
            <w:r w:rsidRPr="00AA66EB">
              <w:t>6 months after contract’s start date</w:t>
            </w:r>
          </w:p>
        </w:tc>
      </w:tr>
      <w:tr w:rsidR="00342429" w:rsidRPr="00AA66EB" w14:paraId="443BB7D5" w14:textId="77777777" w:rsidTr="007B576B">
        <w:tc>
          <w:tcPr>
            <w:tcW w:w="4675" w:type="dxa"/>
          </w:tcPr>
          <w:p w14:paraId="0A3E4ED2" w14:textId="1E2FD99B" w:rsidR="00342429" w:rsidRPr="00AA66EB" w:rsidRDefault="00203E9B" w:rsidP="007B576B">
            <w:r>
              <w:t xml:space="preserve">Annual </w:t>
            </w:r>
            <w:r w:rsidR="00342429" w:rsidRPr="00AA66EB">
              <w:t>Spawning and Release Plan</w:t>
            </w:r>
          </w:p>
        </w:tc>
        <w:tc>
          <w:tcPr>
            <w:tcW w:w="4675" w:type="dxa"/>
          </w:tcPr>
          <w:p w14:paraId="13627C00" w14:textId="7A153F9C" w:rsidR="00342429" w:rsidRPr="00AA66EB" w:rsidRDefault="00342429" w:rsidP="007B576B">
            <w:r w:rsidRPr="00AA66EB">
              <w:t xml:space="preserve">First draft- </w:t>
            </w:r>
            <w:r w:rsidR="00203E9B">
              <w:t>October</w:t>
            </w:r>
            <w:r w:rsidRPr="00AA66EB">
              <w:t xml:space="preserve"> 1, final plan due by </w:t>
            </w:r>
            <w:r w:rsidR="00203E9B">
              <w:t>October</w:t>
            </w:r>
            <w:r w:rsidRPr="00AA66EB">
              <w:t xml:space="preserve"> 3</w:t>
            </w:r>
            <w:r w:rsidR="00203E9B">
              <w:t>1</w:t>
            </w:r>
          </w:p>
        </w:tc>
      </w:tr>
      <w:tr w:rsidR="00342429" w:rsidRPr="00AA66EB" w14:paraId="1215544E" w14:textId="77777777" w:rsidTr="007B576B">
        <w:tc>
          <w:tcPr>
            <w:tcW w:w="4675" w:type="dxa"/>
          </w:tcPr>
          <w:p w14:paraId="42084A2F" w14:textId="77777777" w:rsidR="00342429" w:rsidRPr="00AA66EB" w:rsidRDefault="00342429" w:rsidP="007B576B">
            <w:r w:rsidRPr="00AA66EB">
              <w:t>Operations and Maintenance Annual Report</w:t>
            </w:r>
          </w:p>
        </w:tc>
        <w:tc>
          <w:tcPr>
            <w:tcW w:w="4675" w:type="dxa"/>
          </w:tcPr>
          <w:p w14:paraId="5312C4D0" w14:textId="77777777" w:rsidR="00342429" w:rsidRPr="00AA66EB" w:rsidRDefault="00342429" w:rsidP="007B576B">
            <w:r w:rsidRPr="00AA66EB">
              <w:t>First draft- August 1, final plan due by August 31</w:t>
            </w:r>
          </w:p>
        </w:tc>
      </w:tr>
      <w:tr w:rsidR="00203E9B" w:rsidRPr="00AA66EB" w14:paraId="032FB2E0" w14:textId="77777777" w:rsidTr="007B576B">
        <w:tc>
          <w:tcPr>
            <w:tcW w:w="4675" w:type="dxa"/>
          </w:tcPr>
          <w:p w14:paraId="2C48795F" w14:textId="67145BAC" w:rsidR="00203E9B" w:rsidRPr="00AA66EB" w:rsidRDefault="00203E9B" w:rsidP="007B576B">
            <w:r>
              <w:t>Monthly Preventative Maintenance Report</w:t>
            </w:r>
          </w:p>
        </w:tc>
        <w:tc>
          <w:tcPr>
            <w:tcW w:w="4675" w:type="dxa"/>
          </w:tcPr>
          <w:p w14:paraId="7364F59E" w14:textId="356A7566" w:rsidR="00203E9B" w:rsidRPr="00AA66EB" w:rsidRDefault="00203E9B" w:rsidP="007B576B">
            <w:r>
              <w:t>No later than the 7</w:t>
            </w:r>
            <w:r w:rsidRPr="00203E9B">
              <w:rPr>
                <w:vertAlign w:val="superscript"/>
              </w:rPr>
              <w:t>th</w:t>
            </w:r>
            <w:r>
              <w:t xml:space="preserve"> of each subsequent month</w:t>
            </w:r>
          </w:p>
        </w:tc>
      </w:tr>
    </w:tbl>
    <w:p w14:paraId="574FE7A9" w14:textId="77777777" w:rsidR="00342429" w:rsidRPr="00AA66EB" w:rsidRDefault="00342429" w:rsidP="00203E9B">
      <w:pPr>
        <w:pStyle w:val="Heading1"/>
        <w:numPr>
          <w:ilvl w:val="0"/>
          <w:numId w:val="1"/>
        </w:numPr>
      </w:pPr>
      <w:r w:rsidRPr="00AA66EB">
        <w:t>Government-Furnished Property and Material</w:t>
      </w:r>
    </w:p>
    <w:p w14:paraId="2F77287F" w14:textId="77777777" w:rsidR="00342429" w:rsidRPr="00AA66EB" w:rsidRDefault="00342429" w:rsidP="00342429">
      <w:r w:rsidRPr="00AA66EB">
        <w:t>The Government shall provide the Contractor with access to the Nimbus Fish Hatchery facility and all associated appurtenances, as described in Exhibit A. These include:</w:t>
      </w:r>
    </w:p>
    <w:p w14:paraId="09594B69" w14:textId="77777777" w:rsidR="00342429" w:rsidRPr="00AA66EB" w:rsidRDefault="00342429" w:rsidP="00203E9B">
      <w:pPr>
        <w:pStyle w:val="Heading2"/>
        <w:numPr>
          <w:ilvl w:val="1"/>
          <w:numId w:val="1"/>
        </w:numPr>
      </w:pPr>
      <w:r w:rsidRPr="00AA66EB">
        <w:t>Property</w:t>
      </w:r>
    </w:p>
    <w:p w14:paraId="41AEA242" w14:textId="77777777" w:rsidR="00342429" w:rsidRPr="00AA66EB" w:rsidRDefault="00342429" w:rsidP="00203E9B">
      <w:pPr>
        <w:pStyle w:val="ListParagraph"/>
        <w:numPr>
          <w:ilvl w:val="0"/>
          <w:numId w:val="30"/>
        </w:numPr>
      </w:pPr>
      <w:r w:rsidRPr="00AA66EB">
        <w:t>Buildings</w:t>
      </w:r>
    </w:p>
    <w:p w14:paraId="639390C5" w14:textId="77777777" w:rsidR="00342429" w:rsidRPr="00AA66EB" w:rsidRDefault="00342429" w:rsidP="00203E9B">
      <w:pPr>
        <w:pStyle w:val="ListParagraph"/>
        <w:numPr>
          <w:ilvl w:val="0"/>
          <w:numId w:val="30"/>
        </w:numPr>
      </w:pPr>
      <w:r w:rsidRPr="00AA66EB">
        <w:t>Water delivery systems</w:t>
      </w:r>
    </w:p>
    <w:p w14:paraId="2F25CAC1" w14:textId="77777777" w:rsidR="00342429" w:rsidRPr="00AA66EB" w:rsidRDefault="00342429" w:rsidP="00203E9B">
      <w:pPr>
        <w:pStyle w:val="ListParagraph"/>
        <w:numPr>
          <w:ilvl w:val="0"/>
          <w:numId w:val="30"/>
        </w:numPr>
      </w:pPr>
      <w:r w:rsidRPr="00AA66EB">
        <w:t>Fish culture facilities</w:t>
      </w:r>
    </w:p>
    <w:p w14:paraId="57E02B3F" w14:textId="77777777" w:rsidR="00342429" w:rsidRPr="00AA66EB" w:rsidRDefault="00342429" w:rsidP="00203E9B">
      <w:pPr>
        <w:pStyle w:val="ListParagraph"/>
        <w:numPr>
          <w:ilvl w:val="0"/>
          <w:numId w:val="30"/>
        </w:numPr>
      </w:pPr>
      <w:r w:rsidRPr="00AA66EB">
        <w:t>Existing or purchased equipment</w:t>
      </w:r>
    </w:p>
    <w:p w14:paraId="4DE8079F" w14:textId="77777777" w:rsidR="00342429" w:rsidRPr="00AA66EB" w:rsidRDefault="00342429" w:rsidP="00203E9B">
      <w:pPr>
        <w:pStyle w:val="ListParagraph"/>
        <w:numPr>
          <w:ilvl w:val="0"/>
          <w:numId w:val="30"/>
        </w:numPr>
        <w:spacing w:after="240"/>
      </w:pPr>
      <w:r w:rsidRPr="00AA66EB">
        <w:t>A 3,000-gal Fish Hauling Trailer by Oct 2027</w:t>
      </w:r>
    </w:p>
    <w:p w14:paraId="597942A4" w14:textId="77777777" w:rsidR="00342429" w:rsidRPr="00AA66EB" w:rsidRDefault="00342429" w:rsidP="00203E9B">
      <w:pPr>
        <w:spacing w:after="240"/>
      </w:pPr>
      <w:r w:rsidRPr="00AA66EB">
        <w:t>Use of these facilities and equipment is restricted to activities directly related to fulfilling the objectives of this PWS. If the Contractor wishes to use any part of the Hatchery for purposes outside the scope of this contract, a written request must be submitted to the COR for Government review and approval. The Government will evaluate such requests based on potential impacts to Hatchery operations, property risk, and liability. Any equipment purchased for the operation and maintenance of the Hatchery will become property of the Federal Government.</w:t>
      </w:r>
    </w:p>
    <w:p w14:paraId="1BFE6C4A" w14:textId="77777777" w:rsidR="00342429" w:rsidRPr="00203E9B" w:rsidRDefault="00342429" w:rsidP="00342429">
      <w:pPr>
        <w:rPr>
          <w:i/>
          <w:iCs/>
        </w:rPr>
      </w:pPr>
      <w:r w:rsidRPr="00203E9B">
        <w:rPr>
          <w:i/>
          <w:iCs/>
          <w:u w:val="single"/>
        </w:rPr>
        <w:t>Restrictions</w:t>
      </w:r>
      <w:r w:rsidRPr="00203E9B">
        <w:rPr>
          <w:i/>
          <w:iCs/>
        </w:rPr>
        <w:t>:</w:t>
      </w:r>
    </w:p>
    <w:p w14:paraId="0A8D1D24" w14:textId="77777777" w:rsidR="00342429" w:rsidRPr="00AA66EB" w:rsidRDefault="00342429" w:rsidP="00203E9B">
      <w:pPr>
        <w:pStyle w:val="ListParagraph"/>
        <w:numPr>
          <w:ilvl w:val="0"/>
          <w:numId w:val="31"/>
        </w:numPr>
      </w:pPr>
      <w:r w:rsidRPr="00AA66EB">
        <w:t>No personal vehicles, trailers, recreational vehicles, or boats may be stored within the Hatchery facility for more than 24 hours.</w:t>
      </w:r>
    </w:p>
    <w:p w14:paraId="62A3A1C7" w14:textId="77777777" w:rsidR="00342429" w:rsidRPr="00AA66EB" w:rsidRDefault="00342429" w:rsidP="00203E9B">
      <w:pPr>
        <w:pStyle w:val="ListParagraph"/>
        <w:numPr>
          <w:ilvl w:val="0"/>
          <w:numId w:val="31"/>
        </w:numPr>
        <w:spacing w:after="240"/>
      </w:pPr>
      <w:r w:rsidRPr="00AA66EB">
        <w:t>The Government shall not be held liable for any loss or damage to personal property stored at the Hatchery.</w:t>
      </w:r>
    </w:p>
    <w:p w14:paraId="3A8235DF" w14:textId="77777777" w:rsidR="00342429" w:rsidRPr="00AA66EB" w:rsidRDefault="00342429" w:rsidP="00203E9B">
      <w:pPr>
        <w:spacing w:after="240"/>
      </w:pPr>
      <w:r w:rsidRPr="00AA66EB">
        <w:t xml:space="preserve">The Contractor acknowledges that the Hatchery is Government-owned property under Reclamation’s Central California Area Office (CCAO) authority. The Government reserves the right to use the Hatchery and its </w:t>
      </w:r>
      <w:proofErr w:type="gramStart"/>
      <w:r w:rsidRPr="00AA66EB">
        <w:t>appurtenances</w:t>
      </w:r>
      <w:proofErr w:type="gramEnd"/>
      <w:r w:rsidRPr="00AA66EB">
        <w:t xml:space="preserve"> for other purposes beyond those </w:t>
      </w:r>
      <w:r w:rsidRPr="00AA66EB">
        <w:lastRenderedPageBreak/>
        <w:t>outlined in this PWS. Reclamation will provide the Contractor with 30 days’ advance notice, to the maximum extent practicable, to minimize operational impacts.</w:t>
      </w:r>
    </w:p>
    <w:p w14:paraId="3059790A" w14:textId="16B013CB" w:rsidR="00342429" w:rsidRPr="00AA66EB" w:rsidRDefault="00342429" w:rsidP="00342429">
      <w:r w:rsidRPr="00AA66EB">
        <w:t xml:space="preserve">Any proposed modifications to existing equipment that may affect its </w:t>
      </w:r>
      <w:r w:rsidR="00203E9B" w:rsidRPr="00AA66EB">
        <w:t>operation,</w:t>
      </w:r>
      <w:r w:rsidRPr="00AA66EB">
        <w:t xml:space="preserve"> or control must be submitted in writing to the COR. The Government will review and approve or deny the request. Approved modifications must be documented through updated or newly developed technical drawings.</w:t>
      </w:r>
    </w:p>
    <w:p w14:paraId="738543FB" w14:textId="77777777" w:rsidR="00342429" w:rsidRPr="00AA66EB" w:rsidRDefault="00342429" w:rsidP="00203E9B">
      <w:pPr>
        <w:pStyle w:val="Heading2"/>
        <w:numPr>
          <w:ilvl w:val="1"/>
          <w:numId w:val="1"/>
        </w:numPr>
      </w:pPr>
      <w:r w:rsidRPr="00AA66EB">
        <w:t>Materials</w:t>
      </w:r>
    </w:p>
    <w:p w14:paraId="5A8DDBBC" w14:textId="77777777" w:rsidR="00342429" w:rsidRPr="00AA66EB" w:rsidRDefault="00342429" w:rsidP="00203E9B">
      <w:pPr>
        <w:pStyle w:val="Heading3"/>
        <w:numPr>
          <w:ilvl w:val="2"/>
          <w:numId w:val="1"/>
        </w:numPr>
      </w:pPr>
      <w:r w:rsidRPr="00AA66EB">
        <w:t>Fish Food Fish Provision</w:t>
      </w:r>
    </w:p>
    <w:p w14:paraId="0F339657" w14:textId="77777777" w:rsidR="00342429" w:rsidRPr="00AA66EB" w:rsidRDefault="00342429" w:rsidP="00342429">
      <w:r w:rsidRPr="00AA66EB">
        <w:t>The Government will provide all necessary fish food, including both standard and medicated formulations, to support fish at every life stage.</w:t>
      </w:r>
    </w:p>
    <w:p w14:paraId="491B2F51" w14:textId="77777777" w:rsidR="00342429" w:rsidRPr="00AA66EB" w:rsidRDefault="00342429" w:rsidP="00203E9B">
      <w:pPr>
        <w:pStyle w:val="Heading3"/>
        <w:numPr>
          <w:ilvl w:val="2"/>
          <w:numId w:val="1"/>
        </w:numPr>
      </w:pPr>
      <w:r w:rsidRPr="00AA66EB">
        <w:t>Utilities</w:t>
      </w:r>
    </w:p>
    <w:p w14:paraId="32F31A9B" w14:textId="77777777" w:rsidR="00342429" w:rsidRPr="00AA66EB" w:rsidRDefault="00342429" w:rsidP="00342429">
      <w:r w:rsidRPr="00AA66EB">
        <w:t>The Government shall furnish water for Hatchery operations, with a maximum supply of:</w:t>
      </w:r>
    </w:p>
    <w:p w14:paraId="33508087" w14:textId="77777777" w:rsidR="00342429" w:rsidRPr="00AA66EB" w:rsidRDefault="00342429" w:rsidP="00203E9B">
      <w:pPr>
        <w:pStyle w:val="ListParagraph"/>
        <w:numPr>
          <w:ilvl w:val="0"/>
          <w:numId w:val="33"/>
        </w:numPr>
      </w:pPr>
      <w:r w:rsidRPr="00AA66EB">
        <w:t>Up to 60 cubic feet per second (</w:t>
      </w:r>
      <w:proofErr w:type="spellStart"/>
      <w:r w:rsidRPr="00AA66EB">
        <w:t>cfs</w:t>
      </w:r>
      <w:proofErr w:type="spellEnd"/>
      <w:r w:rsidRPr="00AA66EB">
        <w:t>) under normal conditions</w:t>
      </w:r>
    </w:p>
    <w:p w14:paraId="325F9B2D" w14:textId="77777777" w:rsidR="00342429" w:rsidRPr="00AA66EB" w:rsidRDefault="00342429" w:rsidP="00203E9B">
      <w:pPr>
        <w:pStyle w:val="ListParagraph"/>
        <w:numPr>
          <w:ilvl w:val="0"/>
          <w:numId w:val="33"/>
        </w:numPr>
        <w:spacing w:before="240"/>
      </w:pPr>
      <w:r w:rsidRPr="00AA66EB">
        <w:t xml:space="preserve">Up to 115 </w:t>
      </w:r>
      <w:proofErr w:type="spellStart"/>
      <w:r w:rsidRPr="00AA66EB">
        <w:t>cfs</w:t>
      </w:r>
      <w:proofErr w:type="spellEnd"/>
      <w:r w:rsidRPr="00AA66EB">
        <w:t xml:space="preserve"> during spawning season</w:t>
      </w:r>
    </w:p>
    <w:p w14:paraId="18D0E8EA" w14:textId="77777777" w:rsidR="00342429" w:rsidRPr="00AA66EB" w:rsidRDefault="00342429" w:rsidP="00203E9B">
      <w:pPr>
        <w:spacing w:before="240"/>
      </w:pPr>
      <w:r w:rsidRPr="00AA66EB">
        <w:t>Electrical service to the Hatchery will be provided by Reclamation</w:t>
      </w:r>
    </w:p>
    <w:p w14:paraId="21840B23" w14:textId="77777777" w:rsidR="00342429" w:rsidRPr="00AA66EB" w:rsidRDefault="00342429" w:rsidP="00203E9B">
      <w:pPr>
        <w:spacing w:before="240"/>
      </w:pPr>
      <w:r w:rsidRPr="00AA66EB">
        <w:t>The Contractor shall:</w:t>
      </w:r>
    </w:p>
    <w:p w14:paraId="61AC050B" w14:textId="77777777" w:rsidR="00342429" w:rsidRPr="00AA66EB" w:rsidRDefault="00342429" w:rsidP="00203E9B">
      <w:pPr>
        <w:pStyle w:val="ListParagraph"/>
        <w:numPr>
          <w:ilvl w:val="0"/>
          <w:numId w:val="34"/>
        </w:numPr>
      </w:pPr>
      <w:r w:rsidRPr="00AA66EB">
        <w:t>Furnish any utilities necessary for Hatchery operations that are not supplied by the Government.</w:t>
      </w:r>
    </w:p>
    <w:p w14:paraId="1F4A7434" w14:textId="77777777" w:rsidR="00342429" w:rsidRPr="00AA66EB" w:rsidRDefault="00342429" w:rsidP="00203E9B">
      <w:pPr>
        <w:pStyle w:val="ListParagraph"/>
        <w:numPr>
          <w:ilvl w:val="0"/>
          <w:numId w:val="34"/>
        </w:numPr>
      </w:pPr>
      <w:r w:rsidRPr="00AA66EB">
        <w:t>Instruct employees in utility conservation practices</w:t>
      </w:r>
    </w:p>
    <w:p w14:paraId="0658B660" w14:textId="77777777" w:rsidR="00342429" w:rsidRPr="00AA66EB" w:rsidRDefault="00342429" w:rsidP="00203E9B">
      <w:pPr>
        <w:pStyle w:val="ListParagraph"/>
        <w:numPr>
          <w:ilvl w:val="0"/>
          <w:numId w:val="34"/>
        </w:numPr>
      </w:pPr>
      <w:r w:rsidRPr="00AA66EB">
        <w:t>Operate in a manner that prevents waste, including but not limited to turning off water faucets and valves when not in use and turning off lights when buildings are not in use, programming the thermostat to reduce temperature during non-working hours.</w:t>
      </w:r>
    </w:p>
    <w:p w14:paraId="14593F4B" w14:textId="77777777" w:rsidR="00342429" w:rsidRPr="00AA66EB" w:rsidRDefault="00342429" w:rsidP="00203E9B">
      <w:pPr>
        <w:pStyle w:val="Heading1"/>
        <w:numPr>
          <w:ilvl w:val="0"/>
          <w:numId w:val="1"/>
        </w:numPr>
      </w:pPr>
      <w:r w:rsidRPr="00AA66EB">
        <w:t>Responsibility of the Parties</w:t>
      </w:r>
    </w:p>
    <w:p w14:paraId="3EDDDF7C" w14:textId="77777777" w:rsidR="00342429" w:rsidRPr="00AA66EB" w:rsidRDefault="00342429" w:rsidP="00203E9B">
      <w:pPr>
        <w:pStyle w:val="Heading2"/>
        <w:numPr>
          <w:ilvl w:val="1"/>
          <w:numId w:val="1"/>
        </w:numPr>
      </w:pPr>
      <w:r w:rsidRPr="00AA66EB">
        <w:t>Contractor Responsibilities</w:t>
      </w:r>
    </w:p>
    <w:p w14:paraId="60D37D93" w14:textId="77777777" w:rsidR="00342429" w:rsidRPr="00AA66EB" w:rsidRDefault="00342429" w:rsidP="00342429">
      <w:r w:rsidRPr="00AA66EB">
        <w:t>The Contractor shall execute all tasks outlined in this PWS in accordance with the terms and conditions of this Contract. The Contractor shall:</w:t>
      </w:r>
    </w:p>
    <w:p w14:paraId="2C854EF7" w14:textId="77777777" w:rsidR="00342429" w:rsidRPr="00AA66EB" w:rsidRDefault="00342429" w:rsidP="00203E9B">
      <w:pPr>
        <w:pStyle w:val="ListParagraph"/>
        <w:numPr>
          <w:ilvl w:val="0"/>
          <w:numId w:val="35"/>
        </w:numPr>
      </w:pPr>
      <w:r w:rsidRPr="00AA66EB">
        <w:t>Comply with all applicable Federal, State, and local laws, regulations, and codes</w:t>
      </w:r>
    </w:p>
    <w:p w14:paraId="1133160D" w14:textId="77777777" w:rsidR="00342429" w:rsidRPr="00AA66EB" w:rsidRDefault="00342429" w:rsidP="00203E9B">
      <w:pPr>
        <w:pStyle w:val="ListParagraph"/>
        <w:numPr>
          <w:ilvl w:val="0"/>
          <w:numId w:val="35"/>
        </w:numPr>
      </w:pPr>
      <w:r w:rsidRPr="00AA66EB">
        <w:t>Obtain all necessary permits and approvals required to perform work under this Contract</w:t>
      </w:r>
    </w:p>
    <w:p w14:paraId="6FE1ACAA" w14:textId="77777777" w:rsidR="00342429" w:rsidRPr="00AA66EB" w:rsidRDefault="00342429" w:rsidP="00203E9B">
      <w:pPr>
        <w:pStyle w:val="ListParagraph"/>
        <w:numPr>
          <w:ilvl w:val="0"/>
          <w:numId w:val="35"/>
        </w:numPr>
      </w:pPr>
      <w:r w:rsidRPr="00AA66EB">
        <w:t>If construction activities are included, be responsible for construction inspection, oversight, and acceptance</w:t>
      </w:r>
    </w:p>
    <w:p w14:paraId="3FA9DB96" w14:textId="77777777" w:rsidR="00342429" w:rsidRPr="00AA66EB" w:rsidRDefault="00342429" w:rsidP="00203E9B">
      <w:pPr>
        <w:pStyle w:val="Heading2"/>
        <w:numPr>
          <w:ilvl w:val="1"/>
          <w:numId w:val="1"/>
        </w:numPr>
      </w:pPr>
      <w:r w:rsidRPr="00AA66EB">
        <w:lastRenderedPageBreak/>
        <w:t>Government Responsibilities</w:t>
      </w:r>
    </w:p>
    <w:p w14:paraId="7259DDA2" w14:textId="77777777" w:rsidR="00342429" w:rsidRPr="00AA66EB" w:rsidRDefault="00342429" w:rsidP="00342429">
      <w:r w:rsidRPr="00AA66EB">
        <w:t>Reclamation will provide Federal oversight and monitoring of all activities performed under this Contract. Oversight responsibilities include:</w:t>
      </w:r>
    </w:p>
    <w:p w14:paraId="7C988F60" w14:textId="77777777" w:rsidR="00342429" w:rsidRPr="00AA66EB" w:rsidRDefault="00342429" w:rsidP="00203E9B">
      <w:pPr>
        <w:pStyle w:val="ListParagraph"/>
        <w:numPr>
          <w:ilvl w:val="0"/>
          <w:numId w:val="37"/>
        </w:numPr>
      </w:pPr>
      <w:r w:rsidRPr="00AA66EB">
        <w:t>Review and approval of all deliverables identified in the PWS, including financial status reports, performance reports, payment requests, and other required documentation.</w:t>
      </w:r>
    </w:p>
    <w:p w14:paraId="03C15C13" w14:textId="77777777" w:rsidR="00342429" w:rsidRPr="00AA66EB" w:rsidRDefault="00342429" w:rsidP="00203E9B">
      <w:pPr>
        <w:pStyle w:val="ListParagraph"/>
        <w:numPr>
          <w:ilvl w:val="0"/>
          <w:numId w:val="37"/>
        </w:numPr>
      </w:pPr>
      <w:r w:rsidRPr="00AA66EB">
        <w:t xml:space="preserve">Regular coordination with the Contractor, at a minimum during monthly coordination meetings, to review: </w:t>
      </w:r>
    </w:p>
    <w:p w14:paraId="2BF604AB" w14:textId="77777777" w:rsidR="00342429" w:rsidRPr="00AA66EB" w:rsidRDefault="00342429" w:rsidP="00203E9B">
      <w:pPr>
        <w:pStyle w:val="ListParagraph"/>
        <w:numPr>
          <w:ilvl w:val="1"/>
          <w:numId w:val="37"/>
        </w:numPr>
      </w:pPr>
      <w:r w:rsidRPr="00AA66EB">
        <w:t>Status of operations and maintenance (O&amp;M) activities</w:t>
      </w:r>
    </w:p>
    <w:p w14:paraId="181DDDB4" w14:textId="77777777" w:rsidR="00342429" w:rsidRPr="00AA66EB" w:rsidRDefault="00342429" w:rsidP="00203E9B">
      <w:pPr>
        <w:pStyle w:val="ListParagraph"/>
        <w:numPr>
          <w:ilvl w:val="1"/>
          <w:numId w:val="37"/>
        </w:numPr>
      </w:pPr>
      <w:r w:rsidRPr="00AA66EB">
        <w:t>Outstanding and upcoming maintenance items</w:t>
      </w:r>
    </w:p>
    <w:p w14:paraId="4CCF041A" w14:textId="77777777" w:rsidR="00342429" w:rsidRPr="00AA66EB" w:rsidRDefault="00342429" w:rsidP="00203E9B">
      <w:pPr>
        <w:pStyle w:val="ListParagraph"/>
        <w:numPr>
          <w:ilvl w:val="1"/>
          <w:numId w:val="37"/>
        </w:numPr>
      </w:pPr>
      <w:r w:rsidRPr="00AA66EB">
        <w:t>Deferred maintenance and capital projects</w:t>
      </w:r>
    </w:p>
    <w:p w14:paraId="3CDD3EC0" w14:textId="77777777" w:rsidR="00342429" w:rsidRPr="00AA66EB" w:rsidRDefault="00342429" w:rsidP="00203E9B">
      <w:pPr>
        <w:pStyle w:val="ListParagraph"/>
        <w:numPr>
          <w:ilvl w:val="1"/>
          <w:numId w:val="37"/>
        </w:numPr>
      </w:pPr>
      <w:r w:rsidRPr="00AA66EB">
        <w:t>Issues related to contract execution</w:t>
      </w:r>
    </w:p>
    <w:p w14:paraId="0EBD1568" w14:textId="77777777" w:rsidR="00342429" w:rsidRPr="00AA66EB" w:rsidRDefault="00342429" w:rsidP="00203E9B">
      <w:pPr>
        <w:pStyle w:val="ListParagraph"/>
        <w:numPr>
          <w:ilvl w:val="1"/>
          <w:numId w:val="37"/>
        </w:numPr>
      </w:pPr>
      <w:r w:rsidRPr="00AA66EB">
        <w:t>Maintenance tasks assigned to Reclamation</w:t>
      </w:r>
    </w:p>
    <w:p w14:paraId="06EAFF77" w14:textId="43F693C3" w:rsidR="00342429" w:rsidRPr="00AA66EB" w:rsidRDefault="00D01123" w:rsidP="00203E9B">
      <w:pPr>
        <w:pStyle w:val="ListParagraph"/>
        <w:numPr>
          <w:ilvl w:val="0"/>
          <w:numId w:val="37"/>
        </w:numPr>
      </w:pPr>
      <w:r>
        <w:t>P</w:t>
      </w:r>
      <w:r w:rsidR="00342429" w:rsidRPr="00AA66EB">
        <w:t>rovide all necessary fish food required to meet production goals.</w:t>
      </w:r>
    </w:p>
    <w:p w14:paraId="0057330E" w14:textId="65CE7BD9" w:rsidR="00342429" w:rsidRPr="00AA66EB" w:rsidRDefault="00342429" w:rsidP="00203E9B">
      <w:pPr>
        <w:pStyle w:val="ListParagraph"/>
        <w:numPr>
          <w:ilvl w:val="0"/>
          <w:numId w:val="37"/>
        </w:numPr>
      </w:pPr>
      <w:r w:rsidRPr="00AA66EB">
        <w:t>Ensur</w:t>
      </w:r>
      <w:r w:rsidR="00D01123">
        <w:t>e</w:t>
      </w:r>
      <w:r w:rsidRPr="00AA66EB">
        <w:t xml:space="preserve"> appropriate use and maintenance of the Hatchery as a federally owned facility.</w:t>
      </w:r>
    </w:p>
    <w:p w14:paraId="2C4E43C1" w14:textId="65E8CAF9" w:rsidR="00342429" w:rsidRPr="00AA66EB" w:rsidRDefault="00342429" w:rsidP="00D01123">
      <w:pPr>
        <w:pStyle w:val="ListParagraph"/>
        <w:numPr>
          <w:ilvl w:val="0"/>
          <w:numId w:val="37"/>
        </w:numPr>
      </w:pPr>
      <w:r w:rsidRPr="00AA66EB">
        <w:t>Perform maintenance and repairs of electrical and water systems, as described in Section 3.2.1, when necessary.</w:t>
      </w:r>
    </w:p>
    <w:p w14:paraId="518A0846" w14:textId="77777777" w:rsidR="00342429" w:rsidRPr="00AA66EB" w:rsidRDefault="00342429" w:rsidP="00D01123">
      <w:pPr>
        <w:pStyle w:val="Heading1"/>
        <w:numPr>
          <w:ilvl w:val="0"/>
          <w:numId w:val="1"/>
        </w:numPr>
      </w:pPr>
      <w:r w:rsidRPr="00AA66EB">
        <w:t>Liability of the Parties</w:t>
      </w:r>
    </w:p>
    <w:p w14:paraId="376C4065" w14:textId="77777777" w:rsidR="00342429" w:rsidRPr="00AA66EB" w:rsidRDefault="00342429" w:rsidP="00D01123">
      <w:pPr>
        <w:pStyle w:val="Heading2"/>
        <w:numPr>
          <w:ilvl w:val="1"/>
          <w:numId w:val="1"/>
        </w:numPr>
      </w:pPr>
      <w:r w:rsidRPr="00AA66EB">
        <w:t>Contractor Liabilities</w:t>
      </w:r>
    </w:p>
    <w:p w14:paraId="4EEF29CC" w14:textId="77777777" w:rsidR="00342429" w:rsidRPr="00AA66EB" w:rsidRDefault="00342429" w:rsidP="00D01123">
      <w:pPr>
        <w:spacing w:before="240"/>
      </w:pPr>
      <w:r w:rsidRPr="00AA66EB">
        <w:t>Nothing in this Contract shall be construed as a waiver or release of the Contractor’s liability for any conditions or claims arising from past, current, or future operations. Compliance with the terms of this Contract does not relieve the Contractor from taking any additional actions necessary to protect public health, safety, or the environment.</w:t>
      </w:r>
    </w:p>
    <w:p w14:paraId="48235F69" w14:textId="77777777" w:rsidR="00342429" w:rsidRPr="00AA66EB" w:rsidRDefault="00342429" w:rsidP="00D01123">
      <w:pPr>
        <w:spacing w:before="240"/>
      </w:pPr>
      <w:r w:rsidRPr="00AA66EB">
        <w:t>Reclamation retains the right to take any action authorized by law to address threats to public health or the environment and to recover associated costs from the Contractor.</w:t>
      </w:r>
    </w:p>
    <w:p w14:paraId="101012FE" w14:textId="77777777" w:rsidR="00342429" w:rsidRPr="00AA66EB" w:rsidRDefault="00342429" w:rsidP="00D01123">
      <w:pPr>
        <w:pStyle w:val="Heading2"/>
        <w:numPr>
          <w:ilvl w:val="1"/>
          <w:numId w:val="1"/>
        </w:numPr>
      </w:pPr>
      <w:r w:rsidRPr="00AA66EB">
        <w:t>Government Liabilities</w:t>
      </w:r>
    </w:p>
    <w:p w14:paraId="6EED1F7A" w14:textId="44DE2765" w:rsidR="00342429" w:rsidRPr="00AA66EB" w:rsidRDefault="00342429" w:rsidP="00342429">
      <w:r w:rsidRPr="00AA66EB">
        <w:t xml:space="preserve">Reclamation shall not be liable for any injuries or damages to persons or property resulting from acts or omissions of the Contractor or its agents in the performance of this Contract. Reclamation shall also not be considered a party to any contracts </w:t>
      </w:r>
      <w:proofErr w:type="gramStart"/>
      <w:r w:rsidRPr="00AA66EB">
        <w:t>entered into</w:t>
      </w:r>
      <w:proofErr w:type="gramEnd"/>
      <w:r w:rsidRPr="00AA66EB">
        <w:t xml:space="preserve"> by the Contractor or its representatives in carrying out activities under this Contract.</w:t>
      </w:r>
    </w:p>
    <w:p w14:paraId="19DD884E" w14:textId="77777777" w:rsidR="00342429" w:rsidRPr="00AA66EB" w:rsidRDefault="00342429" w:rsidP="00D01123">
      <w:pPr>
        <w:pStyle w:val="Heading1"/>
        <w:numPr>
          <w:ilvl w:val="0"/>
          <w:numId w:val="1"/>
        </w:numPr>
      </w:pPr>
      <w:r w:rsidRPr="00AA66EB">
        <w:lastRenderedPageBreak/>
        <w:t>BUDGET</w:t>
      </w:r>
    </w:p>
    <w:p w14:paraId="62C2CAE9" w14:textId="77777777" w:rsidR="00342429" w:rsidRPr="00AA66EB" w:rsidRDefault="00342429" w:rsidP="00D01123">
      <w:pPr>
        <w:pStyle w:val="Heading2"/>
        <w:numPr>
          <w:ilvl w:val="1"/>
          <w:numId w:val="1"/>
        </w:numPr>
      </w:pPr>
      <w:r w:rsidRPr="00AA66EB">
        <w:t xml:space="preserve">Budget Estimate </w:t>
      </w:r>
    </w:p>
    <w:p w14:paraId="65EF3DC9" w14:textId="77777777" w:rsidR="00342429" w:rsidRPr="00AA66EB" w:rsidRDefault="00342429" w:rsidP="00D01123">
      <w:pPr>
        <w:spacing w:before="240"/>
      </w:pPr>
      <w:r w:rsidRPr="00AA66EB">
        <w:t xml:space="preserve">This section provides an estimated budget for the performance of this Contract. As this is a </w:t>
      </w:r>
      <w:proofErr w:type="gramStart"/>
      <w:r w:rsidRPr="00AA66EB">
        <w:t>Federal</w:t>
      </w:r>
      <w:proofErr w:type="gramEnd"/>
      <w:r w:rsidRPr="00AA66EB">
        <w:t xml:space="preserve"> cost-reimbursement contract, the budget is intended solely for planning and evaluation purposes during the solicitation and award process.</w:t>
      </w:r>
    </w:p>
    <w:p w14:paraId="26222C80" w14:textId="77777777" w:rsidR="00342429" w:rsidRPr="00AA66EB" w:rsidRDefault="00342429" w:rsidP="00D01123">
      <w:pPr>
        <w:spacing w:before="240"/>
      </w:pPr>
      <w:r w:rsidRPr="00AA66EB">
        <w:t>The final cost of performance will be determined based on:</w:t>
      </w:r>
    </w:p>
    <w:p w14:paraId="0811F43C" w14:textId="77777777" w:rsidR="00342429" w:rsidRPr="00AA66EB" w:rsidRDefault="00342429" w:rsidP="00D01123">
      <w:pPr>
        <w:pStyle w:val="ListParagraph"/>
        <w:numPr>
          <w:ilvl w:val="0"/>
          <w:numId w:val="39"/>
        </w:numPr>
      </w:pPr>
      <w:r w:rsidRPr="00AA66EB">
        <w:t>The proposal submitted by the successful offeror</w:t>
      </w:r>
    </w:p>
    <w:p w14:paraId="33D34B15" w14:textId="77777777" w:rsidR="00342429" w:rsidRPr="00AA66EB" w:rsidRDefault="00342429" w:rsidP="00D01123">
      <w:pPr>
        <w:pStyle w:val="ListParagraph"/>
        <w:numPr>
          <w:ilvl w:val="0"/>
          <w:numId w:val="39"/>
        </w:numPr>
      </w:pPr>
      <w:r w:rsidRPr="00AA66EB">
        <w:t>Negotiations conducted during the award process</w:t>
      </w:r>
    </w:p>
    <w:p w14:paraId="4BF441B0" w14:textId="77777777" w:rsidR="00342429" w:rsidRPr="00AA66EB" w:rsidRDefault="00342429" w:rsidP="00D01123">
      <w:pPr>
        <w:pStyle w:val="ListParagraph"/>
        <w:numPr>
          <w:ilvl w:val="0"/>
          <w:numId w:val="39"/>
        </w:numPr>
        <w:spacing w:before="240"/>
      </w:pPr>
      <w:r w:rsidRPr="00AA66EB">
        <w:t>Review and approval by the Contracting Officer (CO)</w:t>
      </w:r>
    </w:p>
    <w:p w14:paraId="7488EDB4" w14:textId="77777777" w:rsidR="00342429" w:rsidRPr="00AA66EB" w:rsidRDefault="00342429" w:rsidP="00D01123">
      <w:pPr>
        <w:spacing w:before="240" w:after="240"/>
      </w:pPr>
      <w:r w:rsidRPr="00AA66EB">
        <w:t>Actual costs incurred under the budget categories may be higher or lower than the estimates provided, subject to the limitations and requirements of the Contract.</w:t>
      </w:r>
    </w:p>
    <w:p w14:paraId="4413FA64" w14:textId="77777777" w:rsidR="00342429" w:rsidRPr="00AA66EB" w:rsidRDefault="00342429" w:rsidP="00D01123">
      <w:r w:rsidRPr="00AA66EB">
        <w:t>All costs incurred must be:</w:t>
      </w:r>
    </w:p>
    <w:p w14:paraId="4D79ACAA" w14:textId="77777777" w:rsidR="00342429" w:rsidRPr="00AA66EB" w:rsidRDefault="00342429" w:rsidP="00D01123">
      <w:pPr>
        <w:pStyle w:val="ListParagraph"/>
        <w:numPr>
          <w:ilvl w:val="0"/>
          <w:numId w:val="40"/>
        </w:numPr>
      </w:pPr>
      <w:r w:rsidRPr="00AA66EB">
        <w:t>Allowable under applicable cost principles (e.g., FAR Part 31)</w:t>
      </w:r>
    </w:p>
    <w:p w14:paraId="4FE1C388" w14:textId="77777777" w:rsidR="00342429" w:rsidRPr="00AA66EB" w:rsidRDefault="00342429" w:rsidP="00D01123">
      <w:pPr>
        <w:pStyle w:val="ListParagraph"/>
        <w:numPr>
          <w:ilvl w:val="0"/>
          <w:numId w:val="40"/>
        </w:numPr>
      </w:pPr>
      <w:r w:rsidRPr="00AA66EB">
        <w:t>Allocable to the Contract</w:t>
      </w:r>
    </w:p>
    <w:p w14:paraId="23172714" w14:textId="77777777" w:rsidR="00342429" w:rsidRPr="00AA66EB" w:rsidRDefault="00342429" w:rsidP="00D01123">
      <w:pPr>
        <w:pStyle w:val="ListParagraph"/>
        <w:numPr>
          <w:ilvl w:val="0"/>
          <w:numId w:val="40"/>
        </w:numPr>
        <w:spacing w:before="240"/>
      </w:pPr>
      <w:r w:rsidRPr="00AA66EB">
        <w:t>Reasonable and necessary for the performance of the work</w:t>
      </w:r>
    </w:p>
    <w:p w14:paraId="4A42E89B" w14:textId="77777777" w:rsidR="00342429" w:rsidRPr="00AA66EB" w:rsidRDefault="00342429" w:rsidP="00D01123">
      <w:pPr>
        <w:spacing w:before="240"/>
      </w:pPr>
      <w:r w:rsidRPr="00AA66EB">
        <w:t>The Contracting Officer is the final authority on the allowability, allocability, and reasonableness of costs. Contractors are encouraged to seek prior written clarification from the CO before incurring any costs that may be subject to interpretation or dispute.</w:t>
      </w:r>
    </w:p>
    <w:p w14:paraId="03E260F2" w14:textId="77777777" w:rsidR="00342429" w:rsidRPr="00AA66EB" w:rsidRDefault="00342429" w:rsidP="00D01123">
      <w:pPr>
        <w:pStyle w:val="Heading2"/>
        <w:numPr>
          <w:ilvl w:val="1"/>
          <w:numId w:val="1"/>
        </w:numPr>
      </w:pPr>
      <w:r w:rsidRPr="00AA66EB">
        <w:t>Cost Sharing Requirement</w:t>
      </w:r>
    </w:p>
    <w:p w14:paraId="1EADE734" w14:textId="77777777" w:rsidR="00342429" w:rsidRPr="00AA66EB" w:rsidRDefault="00342429" w:rsidP="00342429">
      <w:r w:rsidRPr="00AA66EB">
        <w:t>Non-Federal cost-share is not required for this Contract.</w:t>
      </w:r>
    </w:p>
    <w:p w14:paraId="108B6DB7" w14:textId="77777777" w:rsidR="00342429" w:rsidRPr="00AA66EB" w:rsidRDefault="00342429" w:rsidP="00D01123">
      <w:pPr>
        <w:pStyle w:val="Heading2"/>
        <w:numPr>
          <w:ilvl w:val="1"/>
          <w:numId w:val="1"/>
        </w:numPr>
      </w:pPr>
      <w:r w:rsidRPr="00AA66EB">
        <w:t>Pre-Award Incurrence of Costs</w:t>
      </w:r>
    </w:p>
    <w:p w14:paraId="4FFCC552" w14:textId="77777777" w:rsidR="00342429" w:rsidRPr="00AA66EB" w:rsidRDefault="00342429" w:rsidP="00342429">
      <w:r w:rsidRPr="00AA66EB">
        <w:t xml:space="preserve">The Contractor may be reimbursed for costs incurred </w:t>
      </w:r>
      <w:r w:rsidRPr="00D01123">
        <w:rPr>
          <w:b/>
          <w:bCs/>
        </w:rPr>
        <w:t>on or after the contract award date [Month X, 202X</w:t>
      </w:r>
      <w:r w:rsidRPr="00AA66EB">
        <w:t>], provided such costs would have been allowable, allocable, and reasonable under the terms of this Contract if incurred after its effective date.</w:t>
      </w:r>
    </w:p>
    <w:p w14:paraId="2F2AAB57" w14:textId="77777777" w:rsidR="00342429" w:rsidRPr="00AA66EB" w:rsidRDefault="00342429" w:rsidP="00D01123">
      <w:pPr>
        <w:pStyle w:val="Heading2"/>
        <w:numPr>
          <w:ilvl w:val="1"/>
          <w:numId w:val="1"/>
        </w:numPr>
      </w:pPr>
      <w:r w:rsidRPr="00AA66EB">
        <w:t>Allowable Costs</w:t>
      </w:r>
    </w:p>
    <w:p w14:paraId="12FBE633" w14:textId="77777777" w:rsidR="00342429" w:rsidRPr="00AA66EB" w:rsidRDefault="00342429" w:rsidP="00D01123">
      <w:pPr>
        <w:spacing w:before="240"/>
      </w:pPr>
      <w:r w:rsidRPr="00AA66EB">
        <w:t>All expenditures under this Contract must conform to applicable provisions of the Code of Federal Regulations (CFR), including 2 CFR Part 200. The Contractor shall maintain adequate documentation to support all expenditures.</w:t>
      </w:r>
    </w:p>
    <w:p w14:paraId="64BAF1D7" w14:textId="77777777" w:rsidR="00342429" w:rsidRPr="00AA66EB" w:rsidRDefault="00342429" w:rsidP="00D01123">
      <w:pPr>
        <w:spacing w:before="240"/>
      </w:pPr>
      <w:r w:rsidRPr="00AA66EB">
        <w:t>The Contractor shall not incur costs or obligate funds for any activities beyond the expiration date of the Contract. Only costs directly associated with closeout activities, such as preparation of final reports, may be incurred up to 90 days following the end of the performance period.</w:t>
      </w:r>
    </w:p>
    <w:p w14:paraId="72DCB199" w14:textId="77777777" w:rsidR="00342429" w:rsidRPr="00AA66EB" w:rsidRDefault="00342429" w:rsidP="00D01123">
      <w:pPr>
        <w:pStyle w:val="Heading2"/>
        <w:numPr>
          <w:ilvl w:val="1"/>
          <w:numId w:val="1"/>
        </w:numPr>
      </w:pPr>
      <w:r w:rsidRPr="00AA66EB">
        <w:lastRenderedPageBreak/>
        <w:t>Revision of Budget and Program Plans</w:t>
      </w:r>
    </w:p>
    <w:p w14:paraId="17963B63" w14:textId="77777777" w:rsidR="00342429" w:rsidRPr="00AA66EB" w:rsidRDefault="00342429" w:rsidP="00342429">
      <w:r w:rsidRPr="00AA66EB">
        <w:t>In accordance with 2 CFR § 200.308(c)-(e), the Contractor must obtain prior written approval from the CO for any of the following changes:</w:t>
      </w:r>
    </w:p>
    <w:p w14:paraId="797101BA" w14:textId="77777777" w:rsidR="00342429" w:rsidRPr="00AA66EB" w:rsidRDefault="00342429" w:rsidP="00D01123">
      <w:pPr>
        <w:pStyle w:val="ListParagraph"/>
        <w:numPr>
          <w:ilvl w:val="0"/>
          <w:numId w:val="42"/>
        </w:numPr>
      </w:pPr>
      <w:r w:rsidRPr="00AA66EB">
        <w:t>Changes to the approved scope of work or associated tasks, even if no budget revisions are involved</w:t>
      </w:r>
    </w:p>
    <w:p w14:paraId="7F5C48AF" w14:textId="77777777" w:rsidR="00342429" w:rsidRPr="00AA66EB" w:rsidRDefault="00342429" w:rsidP="00D01123">
      <w:pPr>
        <w:pStyle w:val="ListParagraph"/>
        <w:numPr>
          <w:ilvl w:val="0"/>
          <w:numId w:val="42"/>
        </w:numPr>
      </w:pPr>
      <w:r w:rsidRPr="00AA66EB">
        <w:t>Changes to Key Personnel, as identified in Section 10</w:t>
      </w:r>
    </w:p>
    <w:p w14:paraId="125D5531" w14:textId="77777777" w:rsidR="00342429" w:rsidRPr="00AA66EB" w:rsidRDefault="00342429" w:rsidP="00D01123">
      <w:pPr>
        <w:pStyle w:val="ListParagraph"/>
        <w:numPr>
          <w:ilvl w:val="0"/>
          <w:numId w:val="42"/>
        </w:numPr>
      </w:pPr>
      <w:r w:rsidRPr="00AA66EB">
        <w:t>Revisions to cost-sharing or matching requirements, as outlined in Section 11.</w:t>
      </w:r>
    </w:p>
    <w:p w14:paraId="2199F6C5" w14:textId="77777777" w:rsidR="00342429" w:rsidRPr="00AA66EB" w:rsidRDefault="00342429" w:rsidP="00D01123">
      <w:pPr>
        <w:pStyle w:val="ListParagraph"/>
        <w:numPr>
          <w:ilvl w:val="0"/>
          <w:numId w:val="42"/>
        </w:numPr>
      </w:pPr>
      <w:r w:rsidRPr="00AA66EB">
        <w:t>Inclusion or reimbursement of pre-award costs not previously approved in Section 11.3</w:t>
      </w:r>
    </w:p>
    <w:p w14:paraId="2A9C9F5C" w14:textId="77777777" w:rsidR="00342429" w:rsidRPr="00AA66EB" w:rsidRDefault="00342429" w:rsidP="00D01123">
      <w:pPr>
        <w:pStyle w:val="ListParagraph"/>
        <w:numPr>
          <w:ilvl w:val="0"/>
          <w:numId w:val="42"/>
        </w:numPr>
      </w:pPr>
      <w:r w:rsidRPr="00AA66EB">
        <w:t>Extensions to the completion date listed in Block 10 of the Contract cover sheet (Form 7-2279)</w:t>
      </w:r>
    </w:p>
    <w:p w14:paraId="559A6450" w14:textId="77777777" w:rsidR="00342429" w:rsidRPr="00AA66EB" w:rsidRDefault="00342429" w:rsidP="00D01123">
      <w:pPr>
        <w:pStyle w:val="ListParagraph"/>
        <w:numPr>
          <w:ilvl w:val="0"/>
          <w:numId w:val="42"/>
        </w:numPr>
      </w:pPr>
      <w:r w:rsidRPr="00AA66EB">
        <w:t>Transfer of funds between direct cost categories, functions, or activities exceeding 10% of the total approved budget</w:t>
      </w:r>
    </w:p>
    <w:p w14:paraId="1F072D60" w14:textId="77777777" w:rsidR="00342429" w:rsidRPr="00AA66EB" w:rsidRDefault="00342429" w:rsidP="00D01123">
      <w:pPr>
        <w:pStyle w:val="Heading1"/>
        <w:numPr>
          <w:ilvl w:val="0"/>
          <w:numId w:val="1"/>
        </w:numPr>
      </w:pPr>
      <w:r w:rsidRPr="00AA66EB">
        <w:t>Modifications</w:t>
      </w:r>
    </w:p>
    <w:p w14:paraId="71648D52" w14:textId="77777777" w:rsidR="00342429" w:rsidRPr="00AA66EB" w:rsidRDefault="00342429" w:rsidP="00342429">
      <w:r w:rsidRPr="00AA66EB">
        <w:t>All changes to this Contract must be made through written modification.</w:t>
      </w:r>
    </w:p>
    <w:p w14:paraId="398E6DA3" w14:textId="77777777" w:rsidR="00342429" w:rsidRPr="00AA66EB" w:rsidRDefault="00342429" w:rsidP="00D01123">
      <w:pPr>
        <w:pStyle w:val="ListParagraph"/>
        <w:numPr>
          <w:ilvl w:val="0"/>
          <w:numId w:val="43"/>
        </w:numPr>
      </w:pPr>
      <w:r w:rsidRPr="00AA66EB">
        <w:t>Unilateral modifications may be issued by Reclamation for:</w:t>
      </w:r>
    </w:p>
    <w:p w14:paraId="2810E0F4" w14:textId="77777777" w:rsidR="00342429" w:rsidRPr="00AA66EB" w:rsidRDefault="00342429" w:rsidP="00D01123">
      <w:pPr>
        <w:pStyle w:val="ListParagraph"/>
        <w:numPr>
          <w:ilvl w:val="1"/>
          <w:numId w:val="43"/>
        </w:numPr>
      </w:pPr>
      <w:r w:rsidRPr="00AA66EB">
        <w:t>Administrative changes (e.g., address updates)</w:t>
      </w:r>
    </w:p>
    <w:p w14:paraId="2A92C935" w14:textId="77777777" w:rsidR="00342429" w:rsidRPr="00AA66EB" w:rsidRDefault="00342429" w:rsidP="00D01123">
      <w:pPr>
        <w:pStyle w:val="ListParagraph"/>
        <w:numPr>
          <w:ilvl w:val="1"/>
          <w:numId w:val="43"/>
        </w:numPr>
      </w:pPr>
      <w:r w:rsidRPr="00AA66EB">
        <w:t>No-cost time extensions</w:t>
      </w:r>
    </w:p>
    <w:p w14:paraId="5C3DC48D" w14:textId="77777777" w:rsidR="00342429" w:rsidRPr="00AA66EB" w:rsidRDefault="00342429" w:rsidP="00D01123">
      <w:pPr>
        <w:pStyle w:val="ListParagraph"/>
        <w:numPr>
          <w:ilvl w:val="1"/>
          <w:numId w:val="43"/>
        </w:numPr>
      </w:pPr>
      <w:r w:rsidRPr="00AA66EB">
        <w:t>Changes to Key Personnel</w:t>
      </w:r>
    </w:p>
    <w:p w14:paraId="48AA4E4E" w14:textId="77777777" w:rsidR="00342429" w:rsidRPr="00AA66EB" w:rsidRDefault="00342429" w:rsidP="00D01123">
      <w:pPr>
        <w:pStyle w:val="ListParagraph"/>
        <w:numPr>
          <w:ilvl w:val="1"/>
          <w:numId w:val="43"/>
        </w:numPr>
      </w:pPr>
      <w:r w:rsidRPr="00AA66EB">
        <w:t>Addition of previously agreed-upon funding</w:t>
      </w:r>
    </w:p>
    <w:p w14:paraId="488AF48E" w14:textId="77777777" w:rsidR="00342429" w:rsidRPr="00AA66EB" w:rsidRDefault="00342429" w:rsidP="00D01123">
      <w:pPr>
        <w:pStyle w:val="ListParagraph"/>
        <w:numPr>
          <w:ilvl w:val="1"/>
          <w:numId w:val="43"/>
        </w:numPr>
      </w:pPr>
      <w:r w:rsidRPr="00AA66EB">
        <w:t>Suspension or termination of the Contract under 2 CFR § 200.338</w:t>
      </w:r>
    </w:p>
    <w:p w14:paraId="15D4CCD9" w14:textId="77777777" w:rsidR="00342429" w:rsidRPr="00AA66EB" w:rsidRDefault="00342429" w:rsidP="00D01123">
      <w:pPr>
        <w:pStyle w:val="ListParagraph"/>
        <w:numPr>
          <w:ilvl w:val="0"/>
          <w:numId w:val="43"/>
        </w:numPr>
        <w:spacing w:before="240"/>
      </w:pPr>
      <w:r w:rsidRPr="00AA66EB">
        <w:t>Bilateral modifications are required for all other changes affecting the terms and conditions of the Contract.</w:t>
      </w:r>
    </w:p>
    <w:p w14:paraId="1FC34B78" w14:textId="77777777" w:rsidR="00342429" w:rsidRPr="00AA66EB" w:rsidRDefault="00342429" w:rsidP="00D01123">
      <w:pPr>
        <w:spacing w:before="240"/>
      </w:pPr>
      <w:r w:rsidRPr="00AA66EB">
        <w:t>No oral or unauthorized written statements shall alter the terms of this Contract. All modification requests must be:</w:t>
      </w:r>
    </w:p>
    <w:p w14:paraId="2232FBA2" w14:textId="77777777" w:rsidR="00342429" w:rsidRPr="00AA66EB" w:rsidRDefault="00342429" w:rsidP="00D01123">
      <w:pPr>
        <w:pStyle w:val="ListParagraph"/>
        <w:numPr>
          <w:ilvl w:val="0"/>
          <w:numId w:val="44"/>
        </w:numPr>
      </w:pPr>
      <w:r w:rsidRPr="00AA66EB">
        <w:t>Submitted in writing</w:t>
      </w:r>
    </w:p>
    <w:p w14:paraId="18EC42CE" w14:textId="77777777" w:rsidR="00342429" w:rsidRPr="00AA66EB" w:rsidRDefault="00342429" w:rsidP="00D01123">
      <w:pPr>
        <w:pStyle w:val="ListParagraph"/>
        <w:numPr>
          <w:ilvl w:val="0"/>
          <w:numId w:val="44"/>
        </w:numPr>
      </w:pPr>
      <w:r w:rsidRPr="00AA66EB">
        <w:t>Include a detailed justification</w:t>
      </w:r>
    </w:p>
    <w:p w14:paraId="3ACBA138" w14:textId="77777777" w:rsidR="00342429" w:rsidRPr="00AA66EB" w:rsidRDefault="00342429" w:rsidP="00D01123">
      <w:pPr>
        <w:pStyle w:val="ListParagraph"/>
        <w:numPr>
          <w:ilvl w:val="0"/>
          <w:numId w:val="44"/>
        </w:numPr>
        <w:spacing w:before="240"/>
      </w:pPr>
      <w:r w:rsidRPr="00AA66EB">
        <w:t>Directed to the Contracting Officer (CO)</w:t>
      </w:r>
    </w:p>
    <w:p w14:paraId="30F4A6A7" w14:textId="77777777" w:rsidR="00342429" w:rsidRPr="00AA66EB" w:rsidRDefault="00342429" w:rsidP="00D01123">
      <w:pPr>
        <w:spacing w:before="240"/>
      </w:pPr>
      <w:r w:rsidRPr="00AA66EB">
        <w:t>Requests for project extensions must be submitted at least 45 days prior to the Contract’s expiration date or any previously approved extension.</w:t>
      </w:r>
    </w:p>
    <w:p w14:paraId="34AA2F2F" w14:textId="77777777" w:rsidR="00342429" w:rsidRPr="00AA66EB" w:rsidRDefault="00342429" w:rsidP="00D01123">
      <w:pPr>
        <w:spacing w:before="240"/>
      </w:pPr>
      <w:r w:rsidRPr="00AA66EB">
        <w:t>Approval of extensions or additional funding is at the sole discretion of Reclamation.</w:t>
      </w:r>
    </w:p>
    <w:p w14:paraId="7FE0E1BB" w14:textId="77777777" w:rsidR="00342429" w:rsidRPr="00AA66EB" w:rsidRDefault="00342429" w:rsidP="00D01123">
      <w:pPr>
        <w:pStyle w:val="Heading1"/>
        <w:numPr>
          <w:ilvl w:val="0"/>
          <w:numId w:val="1"/>
        </w:numPr>
      </w:pPr>
      <w:r w:rsidRPr="00AA66EB">
        <w:lastRenderedPageBreak/>
        <w:t>Reporting Requirements and Distribution</w:t>
      </w:r>
    </w:p>
    <w:p w14:paraId="7140C3F5" w14:textId="77777777" w:rsidR="00342429" w:rsidRPr="00AA66EB" w:rsidRDefault="00342429" w:rsidP="00D01123">
      <w:pPr>
        <w:pStyle w:val="Heading2"/>
        <w:numPr>
          <w:ilvl w:val="1"/>
          <w:numId w:val="1"/>
        </w:numPr>
      </w:pPr>
      <w:r w:rsidRPr="00AA66EB">
        <w:t xml:space="preserve">Noncompliance </w:t>
      </w:r>
    </w:p>
    <w:p w14:paraId="5CAA861D" w14:textId="77777777" w:rsidR="00342429" w:rsidRPr="00AA66EB" w:rsidRDefault="00342429" w:rsidP="00342429">
      <w:r w:rsidRPr="00AA66EB">
        <w:t>Failure to comply with the reporting requirements of this Contract may constitute material noncompliance and may result in:</w:t>
      </w:r>
    </w:p>
    <w:p w14:paraId="14E7E6F9" w14:textId="77777777" w:rsidR="00342429" w:rsidRPr="00AA66EB" w:rsidRDefault="00342429" w:rsidP="00D01123">
      <w:pPr>
        <w:pStyle w:val="ListParagraph"/>
        <w:numPr>
          <w:ilvl w:val="0"/>
          <w:numId w:val="45"/>
        </w:numPr>
      </w:pPr>
      <w:proofErr w:type="gramStart"/>
      <w:r w:rsidRPr="00AA66EB">
        <w:t>Withholding of</w:t>
      </w:r>
      <w:proofErr w:type="gramEnd"/>
      <w:r w:rsidRPr="00AA66EB">
        <w:t xml:space="preserve"> payments</w:t>
      </w:r>
    </w:p>
    <w:p w14:paraId="1F94892B" w14:textId="77777777" w:rsidR="00342429" w:rsidRPr="00AA66EB" w:rsidRDefault="00342429" w:rsidP="00D01123">
      <w:pPr>
        <w:pStyle w:val="ListParagraph"/>
        <w:numPr>
          <w:ilvl w:val="0"/>
          <w:numId w:val="45"/>
        </w:numPr>
      </w:pPr>
      <w:r w:rsidRPr="00AA66EB">
        <w:t>Denial of fund usage or matching credit</w:t>
      </w:r>
    </w:p>
    <w:p w14:paraId="205EFEA1" w14:textId="77777777" w:rsidR="00342429" w:rsidRPr="00AA66EB" w:rsidRDefault="00342429" w:rsidP="00D01123">
      <w:pPr>
        <w:pStyle w:val="ListParagraph"/>
        <w:numPr>
          <w:ilvl w:val="0"/>
          <w:numId w:val="45"/>
        </w:numPr>
      </w:pPr>
      <w:r w:rsidRPr="00AA66EB">
        <w:t>Suspension or termination of the Contract</w:t>
      </w:r>
    </w:p>
    <w:p w14:paraId="775B2F51" w14:textId="77777777" w:rsidR="00342429" w:rsidRPr="00AA66EB" w:rsidRDefault="00342429" w:rsidP="00D01123">
      <w:pPr>
        <w:pStyle w:val="ListParagraph"/>
        <w:numPr>
          <w:ilvl w:val="0"/>
          <w:numId w:val="45"/>
        </w:numPr>
      </w:pPr>
      <w:r w:rsidRPr="00AA66EB">
        <w:t>Recovery of funds</w:t>
      </w:r>
    </w:p>
    <w:p w14:paraId="0033258C" w14:textId="77777777" w:rsidR="00342429" w:rsidRPr="00AA66EB" w:rsidRDefault="00342429" w:rsidP="00D01123">
      <w:pPr>
        <w:pStyle w:val="ListParagraph"/>
        <w:numPr>
          <w:ilvl w:val="0"/>
          <w:numId w:val="45"/>
        </w:numPr>
      </w:pPr>
      <w:proofErr w:type="gramStart"/>
      <w:r w:rsidRPr="00AA66EB">
        <w:t>Withholding of</w:t>
      </w:r>
      <w:proofErr w:type="gramEnd"/>
      <w:r w:rsidRPr="00AA66EB">
        <w:t xml:space="preserve"> future awards</w:t>
      </w:r>
    </w:p>
    <w:p w14:paraId="45342DB9" w14:textId="77777777" w:rsidR="00342429" w:rsidRPr="00AA66EB" w:rsidRDefault="00342429" w:rsidP="00D01123">
      <w:pPr>
        <w:pStyle w:val="ListParagraph"/>
        <w:numPr>
          <w:ilvl w:val="0"/>
          <w:numId w:val="45"/>
        </w:numPr>
      </w:pPr>
      <w:r w:rsidRPr="00AA66EB">
        <w:t>Other legal remedies as provided under 2 CFR § 200.338</w:t>
      </w:r>
    </w:p>
    <w:p w14:paraId="7DCADF15" w14:textId="77777777" w:rsidR="00342429" w:rsidRPr="00AA66EB" w:rsidRDefault="00342429" w:rsidP="00D01123">
      <w:pPr>
        <w:pStyle w:val="Heading2"/>
        <w:numPr>
          <w:ilvl w:val="1"/>
          <w:numId w:val="1"/>
        </w:numPr>
      </w:pPr>
      <w:r w:rsidRPr="00AA66EB">
        <w:t xml:space="preserve">Financial Reports </w:t>
      </w:r>
    </w:p>
    <w:p w14:paraId="6ADD1ECA" w14:textId="77777777" w:rsidR="00342429" w:rsidRPr="00AA66EB" w:rsidRDefault="00342429" w:rsidP="00342429">
      <w:r w:rsidRPr="00AA66EB">
        <w:t>The Contractor shall submit Federal Financial Reports (FFRs) using Standard Form SF-425 in accordance with the reporting schedule outlined in the Contract. All financial reports must be:</w:t>
      </w:r>
    </w:p>
    <w:p w14:paraId="3FF31675" w14:textId="77777777" w:rsidR="00342429" w:rsidRPr="00AA66EB" w:rsidRDefault="00342429" w:rsidP="00D01123">
      <w:pPr>
        <w:pStyle w:val="ListParagraph"/>
        <w:numPr>
          <w:ilvl w:val="0"/>
          <w:numId w:val="47"/>
        </w:numPr>
      </w:pPr>
      <w:r w:rsidRPr="00AA66EB">
        <w:t>Signed by an Authorized Certifying Official of the Contractor’s organization</w:t>
      </w:r>
    </w:p>
    <w:p w14:paraId="6BB14FB5" w14:textId="77777777" w:rsidR="00342429" w:rsidRPr="00AA66EB" w:rsidRDefault="00342429" w:rsidP="00D01123">
      <w:pPr>
        <w:pStyle w:val="ListParagraph"/>
        <w:numPr>
          <w:ilvl w:val="0"/>
          <w:numId w:val="47"/>
        </w:numPr>
      </w:pPr>
      <w:r w:rsidRPr="00AA66EB">
        <w:t>Submitted according to the Report Frequency and Distribution Schedule (to be defined)</w:t>
      </w:r>
    </w:p>
    <w:p w14:paraId="0C4BBE5B" w14:textId="7DA79868" w:rsidR="00342429" w:rsidRPr="00AA66EB" w:rsidRDefault="00342429" w:rsidP="00D01123">
      <w:pPr>
        <w:pStyle w:val="Heading1"/>
        <w:numPr>
          <w:ilvl w:val="0"/>
          <w:numId w:val="1"/>
        </w:numPr>
      </w:pPr>
      <w:r w:rsidRPr="00AA66EB">
        <w:t xml:space="preserve">Additional </w:t>
      </w:r>
      <w:r w:rsidR="003A0F4E">
        <w:t>Tasks</w:t>
      </w:r>
    </w:p>
    <w:p w14:paraId="50D2563D" w14:textId="77777777" w:rsidR="00342429" w:rsidRPr="00AA66EB" w:rsidRDefault="00342429" w:rsidP="003A0F4E">
      <w:pPr>
        <w:pStyle w:val="Heading2"/>
        <w:numPr>
          <w:ilvl w:val="1"/>
          <w:numId w:val="1"/>
        </w:numPr>
      </w:pPr>
      <w:r w:rsidRPr="00AA66EB">
        <w:t>Additional Monitoring and Research-</w:t>
      </w:r>
    </w:p>
    <w:p w14:paraId="3043504E" w14:textId="77777777" w:rsidR="00342429" w:rsidRPr="00AA66EB" w:rsidRDefault="00342429" w:rsidP="00342429">
      <w:r w:rsidRPr="00AA66EB">
        <w:t>The Contractor shall conduct additional surveys, as required to support compliance with ESA requirements (related to HGMP). Such surveys may include a Fall-run Chinook salmon carcass survey on the Lower American River from October through January, as conditions allow. Data collected shall support HGMP performance evaluations and include:</w:t>
      </w:r>
    </w:p>
    <w:p w14:paraId="216C9AA0" w14:textId="77777777" w:rsidR="00342429" w:rsidRPr="00AA66EB" w:rsidRDefault="00342429" w:rsidP="003A0F4E">
      <w:pPr>
        <w:pStyle w:val="ListParagraph"/>
        <w:numPr>
          <w:ilvl w:val="0"/>
          <w:numId w:val="48"/>
        </w:numPr>
      </w:pPr>
      <w:r w:rsidRPr="00AA66EB">
        <w:t>Estimated number, age structure, and origin of returning Chinook salmon</w:t>
      </w:r>
    </w:p>
    <w:p w14:paraId="5E74C13E" w14:textId="77777777" w:rsidR="00342429" w:rsidRPr="00AA66EB" w:rsidRDefault="00342429" w:rsidP="003A0F4E">
      <w:pPr>
        <w:pStyle w:val="ListParagraph"/>
        <w:numPr>
          <w:ilvl w:val="0"/>
          <w:numId w:val="48"/>
        </w:numPr>
      </w:pPr>
      <w:r w:rsidRPr="00AA66EB">
        <w:t>Natural spawning date ranges</w:t>
      </w:r>
    </w:p>
    <w:p w14:paraId="40264E8D" w14:textId="77777777" w:rsidR="00342429" w:rsidRPr="00AA66EB" w:rsidRDefault="00342429" w:rsidP="003A0F4E">
      <w:pPr>
        <w:pStyle w:val="ListParagraph"/>
        <w:numPr>
          <w:ilvl w:val="0"/>
          <w:numId w:val="48"/>
        </w:numPr>
      </w:pPr>
      <w:r w:rsidRPr="00AA66EB">
        <w:t>Percent Hatchery-Origin Spawners (</w:t>
      </w:r>
      <w:proofErr w:type="spellStart"/>
      <w:r w:rsidRPr="00AA66EB">
        <w:t>pHOS</w:t>
      </w:r>
      <w:proofErr w:type="spellEnd"/>
      <w:r w:rsidRPr="00AA66EB">
        <w:t>)</w:t>
      </w:r>
    </w:p>
    <w:p w14:paraId="18A047B3" w14:textId="77777777" w:rsidR="00342429" w:rsidRPr="00AA66EB" w:rsidRDefault="00342429" w:rsidP="003A0F4E">
      <w:pPr>
        <w:pStyle w:val="ListParagraph"/>
        <w:numPr>
          <w:ilvl w:val="0"/>
          <w:numId w:val="48"/>
        </w:numPr>
      </w:pPr>
      <w:r w:rsidRPr="00AA66EB">
        <w:t>Percent Natural Influence (PNI)</w:t>
      </w:r>
    </w:p>
    <w:p w14:paraId="57EB54A6" w14:textId="77777777" w:rsidR="00342429" w:rsidRPr="00AA66EB" w:rsidRDefault="00342429" w:rsidP="003A0F4E">
      <w:pPr>
        <w:pStyle w:val="ListParagraph"/>
        <w:numPr>
          <w:ilvl w:val="0"/>
          <w:numId w:val="48"/>
        </w:numPr>
        <w:spacing w:before="240"/>
      </w:pPr>
      <w:r w:rsidRPr="00AA66EB">
        <w:t>Other metrics relevant to assessing hatchery impacts on ESA-listed species</w:t>
      </w:r>
    </w:p>
    <w:p w14:paraId="04902792" w14:textId="77777777" w:rsidR="00342429" w:rsidRPr="00AA66EB" w:rsidRDefault="00342429" w:rsidP="003A0F4E">
      <w:pPr>
        <w:spacing w:before="240"/>
      </w:pPr>
      <w:r w:rsidRPr="00AA66EB">
        <w:t>When directed by Reclamation, the Contractor shall also implement research activities outlined in the HGMP. These may include:</w:t>
      </w:r>
    </w:p>
    <w:p w14:paraId="294AC3B6" w14:textId="0697B831" w:rsidR="00342429" w:rsidRPr="00AA66EB" w:rsidRDefault="00342429" w:rsidP="003A0F4E">
      <w:pPr>
        <w:pStyle w:val="ListParagraph"/>
        <w:numPr>
          <w:ilvl w:val="0"/>
          <w:numId w:val="49"/>
        </w:numPr>
      </w:pPr>
      <w:r w:rsidRPr="00AA66EB">
        <w:t>Evaluating rearing and release strategies to improve juvenile outmigration success and adult return rates</w:t>
      </w:r>
    </w:p>
    <w:p w14:paraId="3442F562" w14:textId="637A46A5" w:rsidR="00342429" w:rsidRPr="00AA66EB" w:rsidRDefault="00342429" w:rsidP="003A0F4E">
      <w:pPr>
        <w:pStyle w:val="ListParagraph"/>
        <w:numPr>
          <w:ilvl w:val="0"/>
          <w:numId w:val="49"/>
        </w:numPr>
      </w:pPr>
      <w:r w:rsidRPr="00AA66EB">
        <w:t>Investigating and implementing the use of Parentage-Based Tagging (PBT) as an alternative to traditional tagging methods</w:t>
      </w:r>
    </w:p>
    <w:p w14:paraId="07CC8965" w14:textId="77777777" w:rsidR="00342429" w:rsidRPr="00AA66EB" w:rsidRDefault="00342429" w:rsidP="00342429"/>
    <w:p w14:paraId="4CBFA488" w14:textId="77777777" w:rsidR="00342429" w:rsidRPr="00AA66EB" w:rsidRDefault="00342429" w:rsidP="00342429">
      <w:pPr>
        <w:sectPr w:rsidR="00342429" w:rsidRPr="00AA66EB" w:rsidSect="0034242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2BBC0297" w14:textId="77777777" w:rsidR="007D7415" w:rsidRDefault="007D7415" w:rsidP="007D7415">
      <w:pPr>
        <w:keepNext/>
        <w:jc w:val="center"/>
      </w:pPr>
      <w:r>
        <w:rPr>
          <w:noProof/>
          <w14:ligatures w14:val="standardContextual"/>
        </w:rPr>
        <w:lastRenderedPageBreak/>
        <w:drawing>
          <wp:inline distT="0" distB="0" distL="0" distR="0" wp14:anchorId="7D2CD125" wp14:editId="70DF92F8">
            <wp:extent cx="8938154" cy="5953125"/>
            <wp:effectExtent l="0" t="0" r="0" b="0"/>
            <wp:docPr id="165889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1766" name="Picture 1658891766"/>
                    <pic:cNvPicPr/>
                  </pic:nvPicPr>
                  <pic:blipFill rotWithShape="1">
                    <a:blip r:embed="rId19">
                      <a:extLst>
                        <a:ext uri="{28A0092B-C50C-407E-A947-70E740481C1C}">
                          <a14:useLocalDpi xmlns:a14="http://schemas.microsoft.com/office/drawing/2010/main" val="0"/>
                        </a:ext>
                      </a:extLst>
                    </a:blip>
                    <a:srcRect l="3901" t="9454" r="10448" b="9324"/>
                    <a:stretch>
                      <a:fillRect/>
                    </a:stretch>
                  </pic:blipFill>
                  <pic:spPr bwMode="auto">
                    <a:xfrm>
                      <a:off x="0" y="0"/>
                      <a:ext cx="8992687" cy="5989446"/>
                    </a:xfrm>
                    <a:prstGeom prst="rect">
                      <a:avLst/>
                    </a:prstGeom>
                    <a:ln>
                      <a:noFill/>
                    </a:ln>
                    <a:extLst>
                      <a:ext uri="{53640926-AAD7-44D8-BBD7-CCE9431645EC}">
                        <a14:shadowObscured xmlns:a14="http://schemas.microsoft.com/office/drawing/2010/main"/>
                      </a:ext>
                    </a:extLst>
                  </pic:spPr>
                </pic:pic>
              </a:graphicData>
            </a:graphic>
          </wp:inline>
        </w:drawing>
      </w:r>
    </w:p>
    <w:p w14:paraId="6F17E220" w14:textId="59D42B40" w:rsidR="00342429" w:rsidRPr="007D7415" w:rsidRDefault="007D7415" w:rsidP="007D7415">
      <w:pPr>
        <w:pStyle w:val="Caption"/>
        <w:jc w:val="center"/>
        <w:rPr>
          <w:i w:val="0"/>
          <w:iCs w:val="0"/>
          <w:color w:val="auto"/>
        </w:rPr>
      </w:pPr>
      <w:r w:rsidRPr="007D7415">
        <w:rPr>
          <w:i w:val="0"/>
          <w:iCs w:val="0"/>
          <w:color w:val="auto"/>
        </w:rPr>
        <w:t xml:space="preserve">Figure </w:t>
      </w:r>
      <w:r w:rsidRPr="007D7415">
        <w:rPr>
          <w:i w:val="0"/>
          <w:iCs w:val="0"/>
          <w:color w:val="auto"/>
        </w:rPr>
        <w:fldChar w:fldCharType="begin"/>
      </w:r>
      <w:r w:rsidRPr="007D7415">
        <w:rPr>
          <w:i w:val="0"/>
          <w:iCs w:val="0"/>
          <w:color w:val="auto"/>
        </w:rPr>
        <w:instrText xml:space="preserve"> SEQ Figure \* ARABIC </w:instrText>
      </w:r>
      <w:r w:rsidRPr="007D7415">
        <w:rPr>
          <w:i w:val="0"/>
          <w:iCs w:val="0"/>
          <w:color w:val="auto"/>
        </w:rPr>
        <w:fldChar w:fldCharType="separate"/>
      </w:r>
      <w:r w:rsidRPr="007D7415">
        <w:rPr>
          <w:i w:val="0"/>
          <w:iCs w:val="0"/>
          <w:noProof/>
          <w:color w:val="auto"/>
        </w:rPr>
        <w:t>1</w:t>
      </w:r>
      <w:r w:rsidRPr="007D7415">
        <w:rPr>
          <w:i w:val="0"/>
          <w:iCs w:val="0"/>
          <w:color w:val="auto"/>
        </w:rPr>
        <w:fldChar w:fldCharType="end"/>
      </w:r>
      <w:r>
        <w:rPr>
          <w:i w:val="0"/>
          <w:iCs w:val="0"/>
          <w:color w:val="auto"/>
        </w:rPr>
        <w:t>. Nimbus Fish Hatchery Grounds</w:t>
      </w:r>
    </w:p>
    <w:sectPr w:rsidR="00342429" w:rsidRPr="007D7415" w:rsidSect="0034242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7051" w14:textId="77777777" w:rsidR="00CB1D3B" w:rsidRDefault="00CB1D3B" w:rsidP="00CB1D3B">
      <w:r>
        <w:separator/>
      </w:r>
    </w:p>
  </w:endnote>
  <w:endnote w:type="continuationSeparator" w:id="0">
    <w:p w14:paraId="6A9855C3" w14:textId="77777777" w:rsidR="00CB1D3B" w:rsidRDefault="00CB1D3B" w:rsidP="00CB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3285" w14:textId="77777777" w:rsidR="00CB1D3B" w:rsidRDefault="00CB1D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9E28" w14:textId="77777777" w:rsidR="00CB1D3B" w:rsidRDefault="00CB1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DC0C" w14:textId="77777777" w:rsidR="00CB1D3B" w:rsidRDefault="00CB1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722C" w14:textId="77777777" w:rsidR="00CB1D3B" w:rsidRDefault="00CB1D3B" w:rsidP="00CB1D3B">
      <w:r>
        <w:separator/>
      </w:r>
    </w:p>
  </w:footnote>
  <w:footnote w:type="continuationSeparator" w:id="0">
    <w:p w14:paraId="33BEE6AF" w14:textId="77777777" w:rsidR="00CB1D3B" w:rsidRDefault="00CB1D3B" w:rsidP="00CB1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D806" w14:textId="77777777" w:rsidR="00CB1D3B" w:rsidRDefault="00CB1D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546786"/>
      <w:docPartObj>
        <w:docPartGallery w:val="Watermarks"/>
        <w:docPartUnique/>
      </w:docPartObj>
    </w:sdtPr>
    <w:sdtContent>
      <w:p w14:paraId="651E6F2D" w14:textId="62E7AA63" w:rsidR="00CB1D3B" w:rsidRDefault="00CB1D3B">
        <w:pPr>
          <w:pStyle w:val="Header"/>
        </w:pPr>
        <w:r>
          <w:rPr>
            <w:noProof/>
          </w:rPr>
          <w:pict w14:anchorId="4817A0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E03" w14:textId="77777777" w:rsidR="00CB1D3B" w:rsidRDefault="00CB1D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916"/>
    <w:multiLevelType w:val="hybridMultilevel"/>
    <w:tmpl w:val="CC46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7013B"/>
    <w:multiLevelType w:val="hybridMultilevel"/>
    <w:tmpl w:val="C1380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E228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0EBD16FC"/>
    <w:multiLevelType w:val="hybridMultilevel"/>
    <w:tmpl w:val="0532C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100BE"/>
    <w:multiLevelType w:val="hybridMultilevel"/>
    <w:tmpl w:val="5AAE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D5E0C"/>
    <w:multiLevelType w:val="hybridMultilevel"/>
    <w:tmpl w:val="81B2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53BA0"/>
    <w:multiLevelType w:val="hybridMultilevel"/>
    <w:tmpl w:val="669A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E2CD8"/>
    <w:multiLevelType w:val="hybridMultilevel"/>
    <w:tmpl w:val="2F0EB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56BC1"/>
    <w:multiLevelType w:val="hybridMultilevel"/>
    <w:tmpl w:val="1DBE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300F4A"/>
    <w:multiLevelType w:val="hybridMultilevel"/>
    <w:tmpl w:val="0B5E4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C55CA5"/>
    <w:multiLevelType w:val="hybridMultilevel"/>
    <w:tmpl w:val="E0C8D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A6686"/>
    <w:multiLevelType w:val="hybridMultilevel"/>
    <w:tmpl w:val="18FA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319DF"/>
    <w:multiLevelType w:val="hybridMultilevel"/>
    <w:tmpl w:val="5E28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3750F"/>
    <w:multiLevelType w:val="hybridMultilevel"/>
    <w:tmpl w:val="2990F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2331D"/>
    <w:multiLevelType w:val="hybridMultilevel"/>
    <w:tmpl w:val="2A2C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04C4D"/>
    <w:multiLevelType w:val="hybridMultilevel"/>
    <w:tmpl w:val="E40A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C1E0A"/>
    <w:multiLevelType w:val="hybridMultilevel"/>
    <w:tmpl w:val="6630B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8C28FA"/>
    <w:multiLevelType w:val="hybridMultilevel"/>
    <w:tmpl w:val="96688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A4D34"/>
    <w:multiLevelType w:val="hybridMultilevel"/>
    <w:tmpl w:val="0C92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5567E"/>
    <w:multiLevelType w:val="hybridMultilevel"/>
    <w:tmpl w:val="CF46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973864"/>
    <w:multiLevelType w:val="hybridMultilevel"/>
    <w:tmpl w:val="41D4B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F48C2"/>
    <w:multiLevelType w:val="hybridMultilevel"/>
    <w:tmpl w:val="0FBA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1632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40EB366B"/>
    <w:multiLevelType w:val="hybridMultilevel"/>
    <w:tmpl w:val="D6844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F654A1"/>
    <w:multiLevelType w:val="hybridMultilevel"/>
    <w:tmpl w:val="FAF6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20079D"/>
    <w:multiLevelType w:val="hybridMultilevel"/>
    <w:tmpl w:val="A270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53338"/>
    <w:multiLevelType w:val="hybridMultilevel"/>
    <w:tmpl w:val="317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354B9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8EB14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964FB7"/>
    <w:multiLevelType w:val="hybridMultilevel"/>
    <w:tmpl w:val="AD58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B0448"/>
    <w:multiLevelType w:val="hybridMultilevel"/>
    <w:tmpl w:val="E4CAC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F232D"/>
    <w:multiLevelType w:val="hybridMultilevel"/>
    <w:tmpl w:val="7BF04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4368EB"/>
    <w:multiLevelType w:val="hybridMultilevel"/>
    <w:tmpl w:val="776A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72304E"/>
    <w:multiLevelType w:val="hybridMultilevel"/>
    <w:tmpl w:val="998C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781FFA"/>
    <w:multiLevelType w:val="hybridMultilevel"/>
    <w:tmpl w:val="F8E28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D0342"/>
    <w:multiLevelType w:val="hybridMultilevel"/>
    <w:tmpl w:val="33E6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0918B4"/>
    <w:multiLevelType w:val="hybridMultilevel"/>
    <w:tmpl w:val="AA7A9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235CFF"/>
    <w:multiLevelType w:val="hybridMultilevel"/>
    <w:tmpl w:val="DF96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4E37C8"/>
    <w:multiLevelType w:val="hybridMultilevel"/>
    <w:tmpl w:val="77CE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E5606A"/>
    <w:multiLevelType w:val="hybridMultilevel"/>
    <w:tmpl w:val="1552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EE3528"/>
    <w:multiLevelType w:val="hybridMultilevel"/>
    <w:tmpl w:val="D99C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05252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2" w15:restartNumberingAfterBreak="0">
    <w:nsid w:val="724513BD"/>
    <w:multiLevelType w:val="hybridMultilevel"/>
    <w:tmpl w:val="C7885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C9387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4" w15:restartNumberingAfterBreak="0">
    <w:nsid w:val="75A348D6"/>
    <w:multiLevelType w:val="hybridMultilevel"/>
    <w:tmpl w:val="FF32B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D7A3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6" w15:restartNumberingAfterBreak="0">
    <w:nsid w:val="77455C80"/>
    <w:multiLevelType w:val="hybridMultilevel"/>
    <w:tmpl w:val="D84A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C01FFC"/>
    <w:multiLevelType w:val="hybridMultilevel"/>
    <w:tmpl w:val="95C6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044D53"/>
    <w:multiLevelType w:val="hybridMultilevel"/>
    <w:tmpl w:val="71A8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9A1098"/>
    <w:multiLevelType w:val="hybridMultilevel"/>
    <w:tmpl w:val="CE623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782662">
    <w:abstractNumId w:val="28"/>
  </w:num>
  <w:num w:numId="2" w16cid:durableId="1542479846">
    <w:abstractNumId w:val="31"/>
  </w:num>
  <w:num w:numId="3" w16cid:durableId="487209651">
    <w:abstractNumId w:val="10"/>
  </w:num>
  <w:num w:numId="4" w16cid:durableId="1984961114">
    <w:abstractNumId w:val="7"/>
  </w:num>
  <w:num w:numId="5" w16cid:durableId="1365594091">
    <w:abstractNumId w:val="15"/>
  </w:num>
  <w:num w:numId="6" w16cid:durableId="1719234775">
    <w:abstractNumId w:val="25"/>
  </w:num>
  <w:num w:numId="7" w16cid:durableId="1682075934">
    <w:abstractNumId w:val="33"/>
  </w:num>
  <w:num w:numId="8" w16cid:durableId="126823321">
    <w:abstractNumId w:val="24"/>
  </w:num>
  <w:num w:numId="9" w16cid:durableId="493691065">
    <w:abstractNumId w:val="0"/>
  </w:num>
  <w:num w:numId="10" w16cid:durableId="433863938">
    <w:abstractNumId w:val="16"/>
  </w:num>
  <w:num w:numId="11" w16cid:durableId="1479803655">
    <w:abstractNumId w:val="32"/>
  </w:num>
  <w:num w:numId="12" w16cid:durableId="151722849">
    <w:abstractNumId w:val="5"/>
  </w:num>
  <w:num w:numId="13" w16cid:durableId="19405593">
    <w:abstractNumId w:val="23"/>
  </w:num>
  <w:num w:numId="14" w16cid:durableId="1412504253">
    <w:abstractNumId w:val="44"/>
  </w:num>
  <w:num w:numId="15" w16cid:durableId="486632825">
    <w:abstractNumId w:val="3"/>
  </w:num>
  <w:num w:numId="16" w16cid:durableId="329451192">
    <w:abstractNumId w:val="48"/>
  </w:num>
  <w:num w:numId="17" w16cid:durableId="1256670507">
    <w:abstractNumId w:val="26"/>
  </w:num>
  <w:num w:numId="18" w16cid:durableId="1921016397">
    <w:abstractNumId w:val="37"/>
  </w:num>
  <w:num w:numId="19" w16cid:durableId="1129395304">
    <w:abstractNumId w:val="21"/>
  </w:num>
  <w:num w:numId="20" w16cid:durableId="540704327">
    <w:abstractNumId w:val="30"/>
  </w:num>
  <w:num w:numId="21" w16cid:durableId="2030329918">
    <w:abstractNumId w:val="39"/>
  </w:num>
  <w:num w:numId="22" w16cid:durableId="1542353048">
    <w:abstractNumId w:val="20"/>
  </w:num>
  <w:num w:numId="23" w16cid:durableId="1694769300">
    <w:abstractNumId w:val="46"/>
  </w:num>
  <w:num w:numId="24" w16cid:durableId="642319799">
    <w:abstractNumId w:val="49"/>
  </w:num>
  <w:num w:numId="25" w16cid:durableId="1388409142">
    <w:abstractNumId w:val="47"/>
  </w:num>
  <w:num w:numId="26" w16cid:durableId="2055274525">
    <w:abstractNumId w:val="4"/>
  </w:num>
  <w:num w:numId="27" w16cid:durableId="1282805271">
    <w:abstractNumId w:val="27"/>
  </w:num>
  <w:num w:numId="28" w16cid:durableId="407847358">
    <w:abstractNumId w:val="34"/>
  </w:num>
  <w:num w:numId="29" w16cid:durableId="533006612">
    <w:abstractNumId w:val="1"/>
  </w:num>
  <w:num w:numId="30" w16cid:durableId="342901744">
    <w:abstractNumId w:val="6"/>
  </w:num>
  <w:num w:numId="31" w16cid:durableId="2070107241">
    <w:abstractNumId w:val="8"/>
  </w:num>
  <w:num w:numId="32" w16cid:durableId="785662616">
    <w:abstractNumId w:val="2"/>
  </w:num>
  <w:num w:numId="33" w16cid:durableId="1539781804">
    <w:abstractNumId w:val="36"/>
  </w:num>
  <w:num w:numId="34" w16cid:durableId="926424016">
    <w:abstractNumId w:val="17"/>
  </w:num>
  <w:num w:numId="35" w16cid:durableId="134688765">
    <w:abstractNumId w:val="19"/>
  </w:num>
  <w:num w:numId="36" w16cid:durableId="1972982198">
    <w:abstractNumId w:val="41"/>
  </w:num>
  <w:num w:numId="37" w16cid:durableId="1906598765">
    <w:abstractNumId w:val="9"/>
  </w:num>
  <w:num w:numId="38" w16cid:durableId="86970845">
    <w:abstractNumId w:val="43"/>
  </w:num>
  <w:num w:numId="39" w16cid:durableId="2031830204">
    <w:abstractNumId w:val="14"/>
  </w:num>
  <w:num w:numId="40" w16cid:durableId="1325932959">
    <w:abstractNumId w:val="12"/>
  </w:num>
  <w:num w:numId="41" w16cid:durableId="1555040245">
    <w:abstractNumId w:val="45"/>
  </w:num>
  <w:num w:numId="42" w16cid:durableId="962730581">
    <w:abstractNumId w:val="35"/>
  </w:num>
  <w:num w:numId="43" w16cid:durableId="18363889">
    <w:abstractNumId w:val="13"/>
  </w:num>
  <w:num w:numId="44" w16cid:durableId="1020818078">
    <w:abstractNumId w:val="38"/>
  </w:num>
  <w:num w:numId="45" w16cid:durableId="1021593081">
    <w:abstractNumId w:val="11"/>
  </w:num>
  <w:num w:numId="46" w16cid:durableId="1253197055">
    <w:abstractNumId w:val="22"/>
  </w:num>
  <w:num w:numId="47" w16cid:durableId="953750418">
    <w:abstractNumId w:val="42"/>
  </w:num>
  <w:num w:numId="48" w16cid:durableId="119808880">
    <w:abstractNumId w:val="29"/>
  </w:num>
  <w:num w:numId="49" w16cid:durableId="1718360760">
    <w:abstractNumId w:val="18"/>
  </w:num>
  <w:num w:numId="50" w16cid:durableId="716201342">
    <w:abstractNumId w:val="4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rrero, Zarela R">
    <w15:presenceInfo w15:providerId="AD" w15:userId="S::zguerrero@usbr.gov::0e545e33-95b7-4978-8efd-485d7e32f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29"/>
    <w:rsid w:val="00020FCB"/>
    <w:rsid w:val="001937C3"/>
    <w:rsid w:val="00203E9B"/>
    <w:rsid w:val="00293136"/>
    <w:rsid w:val="002959F5"/>
    <w:rsid w:val="002C5D67"/>
    <w:rsid w:val="0032014C"/>
    <w:rsid w:val="00342429"/>
    <w:rsid w:val="003A0F4E"/>
    <w:rsid w:val="004A40EF"/>
    <w:rsid w:val="005D186E"/>
    <w:rsid w:val="005F325B"/>
    <w:rsid w:val="0068563F"/>
    <w:rsid w:val="007D7415"/>
    <w:rsid w:val="0080131C"/>
    <w:rsid w:val="0094256D"/>
    <w:rsid w:val="0094726A"/>
    <w:rsid w:val="0098716C"/>
    <w:rsid w:val="00A93EFC"/>
    <w:rsid w:val="00AD701E"/>
    <w:rsid w:val="00C37D12"/>
    <w:rsid w:val="00CA0E59"/>
    <w:rsid w:val="00CB1D3B"/>
    <w:rsid w:val="00D01123"/>
    <w:rsid w:val="00D14012"/>
    <w:rsid w:val="00D40548"/>
    <w:rsid w:val="00D43E61"/>
    <w:rsid w:val="00D67B62"/>
    <w:rsid w:val="00D97022"/>
    <w:rsid w:val="00FA7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6634FFD"/>
  <w15:chartTrackingRefBased/>
  <w15:docId w15:val="{17885C0B-7BA8-4677-A187-29320493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429"/>
    <w:pPr>
      <w:spacing w:after="0" w:line="240" w:lineRule="auto"/>
    </w:pPr>
    <w:rPr>
      <w:rFonts w:ascii="Segoe UI" w:eastAsiaTheme="minorEastAsia" w:hAnsi="Segoe UI" w:cs="Times New Roman"/>
      <w:kern w:val="0"/>
      <w14:ligatures w14:val="none"/>
    </w:rPr>
  </w:style>
  <w:style w:type="paragraph" w:styleId="Heading1">
    <w:name w:val="heading 1"/>
    <w:basedOn w:val="Normal"/>
    <w:next w:val="Normal"/>
    <w:link w:val="Heading1Char"/>
    <w:uiPriority w:val="9"/>
    <w:qFormat/>
    <w:rsid w:val="00342429"/>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34242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42429"/>
    <w:pPr>
      <w:keepNext/>
      <w:spacing w:before="240" w:after="60"/>
      <w:outlineLvl w:val="2"/>
    </w:pPr>
    <w:rPr>
      <w:rFonts w:eastAsiaTheme="majorEastAsia" w:cstheme="majorBidi"/>
      <w:b/>
      <w:bCs/>
      <w:sz w:val="22"/>
      <w:szCs w:val="26"/>
    </w:rPr>
  </w:style>
  <w:style w:type="paragraph" w:styleId="Heading4">
    <w:name w:val="heading 4"/>
    <w:basedOn w:val="Normal"/>
    <w:next w:val="Normal"/>
    <w:link w:val="Heading4Char"/>
    <w:uiPriority w:val="9"/>
    <w:unhideWhenUsed/>
    <w:qFormat/>
    <w:rsid w:val="00342429"/>
    <w:pPr>
      <w:keepNext/>
      <w:keepLines/>
      <w:spacing w:before="80" w:after="40"/>
      <w:outlineLvl w:val="3"/>
    </w:pPr>
    <w:rPr>
      <w:rFonts w:eastAsiaTheme="majorEastAsia" w:cstheme="majorBidi"/>
      <w:b/>
      <w:i/>
      <w:iCs/>
      <w:sz w:val="20"/>
    </w:rPr>
  </w:style>
  <w:style w:type="paragraph" w:styleId="Heading5">
    <w:name w:val="heading 5"/>
    <w:basedOn w:val="Normal"/>
    <w:next w:val="Normal"/>
    <w:link w:val="Heading5Char"/>
    <w:uiPriority w:val="9"/>
    <w:unhideWhenUsed/>
    <w:qFormat/>
    <w:rsid w:val="00342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42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2429"/>
    <w:rPr>
      <w:rFonts w:ascii="Segoe UI" w:eastAsiaTheme="majorEastAsia" w:hAnsi="Segoe UI" w:cstheme="majorBidi"/>
      <w:b/>
      <w:bCs/>
      <w:kern w:val="0"/>
      <w:sz w:val="22"/>
      <w:szCs w:val="26"/>
      <w14:ligatures w14:val="none"/>
    </w:rPr>
  </w:style>
  <w:style w:type="character" w:customStyle="1" w:styleId="Heading1Char">
    <w:name w:val="Heading 1 Char"/>
    <w:basedOn w:val="DefaultParagraphFont"/>
    <w:link w:val="Heading1"/>
    <w:uiPriority w:val="9"/>
    <w:rsid w:val="00342429"/>
    <w:rPr>
      <w:rFonts w:ascii="Segoe UI" w:eastAsiaTheme="majorEastAsia" w:hAnsi="Segoe UI" w:cstheme="majorBidi"/>
      <w:b/>
      <w:kern w:val="0"/>
      <w:sz w:val="26"/>
      <w:szCs w:val="40"/>
      <w14:ligatures w14:val="none"/>
    </w:rPr>
  </w:style>
  <w:style w:type="character" w:customStyle="1" w:styleId="Heading2Char">
    <w:name w:val="Heading 2 Char"/>
    <w:basedOn w:val="DefaultParagraphFont"/>
    <w:link w:val="Heading2"/>
    <w:uiPriority w:val="9"/>
    <w:rsid w:val="00342429"/>
    <w:rPr>
      <w:rFonts w:ascii="Segoe UI" w:eastAsiaTheme="majorEastAsia" w:hAnsi="Segoe UI" w:cstheme="majorBidi"/>
      <w:b/>
      <w:kern w:val="0"/>
      <w:szCs w:val="32"/>
      <w14:ligatures w14:val="none"/>
    </w:rPr>
  </w:style>
  <w:style w:type="character" w:customStyle="1" w:styleId="Heading4Char">
    <w:name w:val="Heading 4 Char"/>
    <w:basedOn w:val="DefaultParagraphFont"/>
    <w:link w:val="Heading4"/>
    <w:uiPriority w:val="9"/>
    <w:rsid w:val="00342429"/>
    <w:rPr>
      <w:rFonts w:ascii="Segoe UI" w:eastAsiaTheme="majorEastAsia" w:hAnsi="Segoe UI" w:cstheme="majorBidi"/>
      <w:b/>
      <w:i/>
      <w:iCs/>
      <w:kern w:val="0"/>
      <w:sz w:val="20"/>
      <w14:ligatures w14:val="none"/>
    </w:rPr>
  </w:style>
  <w:style w:type="character" w:customStyle="1" w:styleId="Heading5Char">
    <w:name w:val="Heading 5 Char"/>
    <w:basedOn w:val="DefaultParagraphFont"/>
    <w:link w:val="Heading5"/>
    <w:uiPriority w:val="9"/>
    <w:rsid w:val="00342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42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29"/>
    <w:rPr>
      <w:rFonts w:eastAsiaTheme="majorEastAsia" w:cstheme="majorBidi"/>
      <w:color w:val="272727" w:themeColor="text1" w:themeTint="D8"/>
    </w:rPr>
  </w:style>
  <w:style w:type="paragraph" w:styleId="Title">
    <w:name w:val="Title"/>
    <w:basedOn w:val="Normal"/>
    <w:next w:val="Normal"/>
    <w:link w:val="TitleChar"/>
    <w:uiPriority w:val="10"/>
    <w:qFormat/>
    <w:rsid w:val="00342429"/>
    <w:pPr>
      <w:spacing w:after="80"/>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42429"/>
    <w:rPr>
      <w:rFonts w:ascii="Segoe UI" w:eastAsiaTheme="majorEastAsia" w:hAnsi="Segoe UI" w:cstheme="majorBidi"/>
      <w:b/>
      <w:spacing w:val="-10"/>
      <w:kern w:val="28"/>
      <w:sz w:val="28"/>
      <w:szCs w:val="56"/>
      <w14:ligatures w14:val="none"/>
    </w:rPr>
  </w:style>
  <w:style w:type="paragraph" w:styleId="Subtitle">
    <w:name w:val="Subtitle"/>
    <w:basedOn w:val="Normal"/>
    <w:next w:val="Normal"/>
    <w:link w:val="SubtitleChar"/>
    <w:uiPriority w:val="11"/>
    <w:qFormat/>
    <w:rsid w:val="00342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29"/>
    <w:pPr>
      <w:spacing w:before="160"/>
      <w:jc w:val="center"/>
    </w:pPr>
    <w:rPr>
      <w:i/>
      <w:iCs/>
      <w:color w:val="404040" w:themeColor="text1" w:themeTint="BF"/>
    </w:rPr>
  </w:style>
  <w:style w:type="character" w:customStyle="1" w:styleId="QuoteChar">
    <w:name w:val="Quote Char"/>
    <w:basedOn w:val="DefaultParagraphFont"/>
    <w:link w:val="Quote"/>
    <w:uiPriority w:val="29"/>
    <w:rsid w:val="00342429"/>
    <w:rPr>
      <w:i/>
      <w:iCs/>
      <w:color w:val="404040" w:themeColor="text1" w:themeTint="BF"/>
    </w:rPr>
  </w:style>
  <w:style w:type="paragraph" w:styleId="ListParagraph">
    <w:name w:val="List Paragraph"/>
    <w:basedOn w:val="Normal"/>
    <w:uiPriority w:val="34"/>
    <w:qFormat/>
    <w:rsid w:val="00342429"/>
    <w:pPr>
      <w:ind w:left="720"/>
      <w:contextualSpacing/>
    </w:pPr>
  </w:style>
  <w:style w:type="character" w:styleId="IntenseEmphasis">
    <w:name w:val="Intense Emphasis"/>
    <w:basedOn w:val="DefaultParagraphFont"/>
    <w:uiPriority w:val="21"/>
    <w:qFormat/>
    <w:rsid w:val="00342429"/>
    <w:rPr>
      <w:i/>
      <w:iCs/>
      <w:color w:val="0F4761" w:themeColor="accent1" w:themeShade="BF"/>
    </w:rPr>
  </w:style>
  <w:style w:type="paragraph" w:styleId="IntenseQuote">
    <w:name w:val="Intense Quote"/>
    <w:basedOn w:val="Normal"/>
    <w:next w:val="Normal"/>
    <w:link w:val="IntenseQuoteChar"/>
    <w:uiPriority w:val="30"/>
    <w:qFormat/>
    <w:rsid w:val="00342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429"/>
    <w:rPr>
      <w:i/>
      <w:iCs/>
      <w:color w:val="0F4761" w:themeColor="accent1" w:themeShade="BF"/>
    </w:rPr>
  </w:style>
  <w:style w:type="character" w:styleId="IntenseReference">
    <w:name w:val="Intense Reference"/>
    <w:basedOn w:val="DefaultParagraphFont"/>
    <w:uiPriority w:val="32"/>
    <w:qFormat/>
    <w:rsid w:val="00342429"/>
    <w:rPr>
      <w:b/>
      <w:bCs/>
      <w:smallCaps/>
      <w:color w:val="0F4761" w:themeColor="accent1" w:themeShade="BF"/>
      <w:spacing w:val="5"/>
    </w:rPr>
  </w:style>
  <w:style w:type="character" w:styleId="CommentReference">
    <w:name w:val="annotation reference"/>
    <w:basedOn w:val="DefaultParagraphFont"/>
    <w:uiPriority w:val="99"/>
    <w:semiHidden/>
    <w:unhideWhenUsed/>
    <w:rsid w:val="00342429"/>
    <w:rPr>
      <w:sz w:val="16"/>
      <w:szCs w:val="16"/>
    </w:rPr>
  </w:style>
  <w:style w:type="paragraph" w:styleId="CommentText">
    <w:name w:val="annotation text"/>
    <w:basedOn w:val="Normal"/>
    <w:link w:val="CommentTextChar"/>
    <w:uiPriority w:val="99"/>
    <w:unhideWhenUsed/>
    <w:rsid w:val="00342429"/>
    <w:rPr>
      <w:sz w:val="20"/>
      <w:szCs w:val="20"/>
    </w:rPr>
  </w:style>
  <w:style w:type="character" w:customStyle="1" w:styleId="CommentTextChar">
    <w:name w:val="Comment Text Char"/>
    <w:basedOn w:val="DefaultParagraphFont"/>
    <w:link w:val="CommentText"/>
    <w:uiPriority w:val="99"/>
    <w:rsid w:val="00342429"/>
    <w:rPr>
      <w:rFonts w:ascii="Segoe UI" w:eastAsiaTheme="minorEastAsia" w:hAnsi="Segoe UI" w:cs="Times New Roman"/>
      <w:kern w:val="0"/>
      <w:sz w:val="20"/>
      <w:szCs w:val="20"/>
      <w14:ligatures w14:val="none"/>
    </w:rPr>
  </w:style>
  <w:style w:type="table" w:styleId="TableGrid">
    <w:name w:val="Table Grid"/>
    <w:basedOn w:val="TableNormal"/>
    <w:uiPriority w:val="39"/>
    <w:rsid w:val="00342429"/>
    <w:pPr>
      <w:spacing w:after="0" w:line="240" w:lineRule="auto"/>
    </w:pPr>
    <w:rPr>
      <w:rFonts w:eastAsiaTheme="minorEastAsia"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2429"/>
    <w:rPr>
      <w:color w:val="467886" w:themeColor="hyperlink"/>
      <w:u w:val="single"/>
    </w:rPr>
  </w:style>
  <w:style w:type="character" w:styleId="UnresolvedMention">
    <w:name w:val="Unresolved Mention"/>
    <w:basedOn w:val="DefaultParagraphFont"/>
    <w:uiPriority w:val="99"/>
    <w:semiHidden/>
    <w:unhideWhenUsed/>
    <w:rsid w:val="00342429"/>
    <w:rPr>
      <w:color w:val="605E5C"/>
      <w:shd w:val="clear" w:color="auto" w:fill="E1DFDD"/>
    </w:rPr>
  </w:style>
  <w:style w:type="paragraph" w:styleId="FootnoteText">
    <w:name w:val="footnote text"/>
    <w:basedOn w:val="Normal"/>
    <w:link w:val="FootnoteTextChar"/>
    <w:uiPriority w:val="99"/>
    <w:semiHidden/>
    <w:unhideWhenUsed/>
    <w:rsid w:val="00342429"/>
    <w:rPr>
      <w:sz w:val="20"/>
      <w:szCs w:val="20"/>
    </w:rPr>
  </w:style>
  <w:style w:type="character" w:customStyle="1" w:styleId="FootnoteTextChar">
    <w:name w:val="Footnote Text Char"/>
    <w:basedOn w:val="DefaultParagraphFont"/>
    <w:link w:val="FootnoteText"/>
    <w:uiPriority w:val="99"/>
    <w:semiHidden/>
    <w:rsid w:val="00342429"/>
    <w:rPr>
      <w:rFonts w:ascii="Segoe UI" w:eastAsiaTheme="minorEastAsia" w:hAnsi="Segoe UI" w:cs="Times New Roman"/>
      <w:kern w:val="0"/>
      <w:sz w:val="20"/>
      <w:szCs w:val="20"/>
      <w14:ligatures w14:val="none"/>
    </w:rPr>
  </w:style>
  <w:style w:type="character" w:styleId="FootnoteReference">
    <w:name w:val="footnote reference"/>
    <w:basedOn w:val="DefaultParagraphFont"/>
    <w:uiPriority w:val="99"/>
    <w:semiHidden/>
    <w:unhideWhenUsed/>
    <w:rsid w:val="00342429"/>
    <w:rPr>
      <w:vertAlign w:val="superscript"/>
    </w:rPr>
  </w:style>
  <w:style w:type="paragraph" w:styleId="CommentSubject">
    <w:name w:val="annotation subject"/>
    <w:basedOn w:val="CommentText"/>
    <w:next w:val="CommentText"/>
    <w:link w:val="CommentSubjectChar"/>
    <w:uiPriority w:val="99"/>
    <w:semiHidden/>
    <w:unhideWhenUsed/>
    <w:rsid w:val="00342429"/>
    <w:rPr>
      <w:b/>
      <w:bCs/>
    </w:rPr>
  </w:style>
  <w:style w:type="character" w:customStyle="1" w:styleId="CommentSubjectChar">
    <w:name w:val="Comment Subject Char"/>
    <w:basedOn w:val="CommentTextChar"/>
    <w:link w:val="CommentSubject"/>
    <w:uiPriority w:val="99"/>
    <w:semiHidden/>
    <w:rsid w:val="00342429"/>
    <w:rPr>
      <w:rFonts w:ascii="Segoe UI" w:eastAsiaTheme="minorEastAsia" w:hAnsi="Segoe UI" w:cs="Times New Roman"/>
      <w:b/>
      <w:bCs/>
      <w:kern w:val="0"/>
      <w:sz w:val="20"/>
      <w:szCs w:val="20"/>
      <w14:ligatures w14:val="none"/>
    </w:rPr>
  </w:style>
  <w:style w:type="paragraph" w:styleId="Revision">
    <w:name w:val="Revision"/>
    <w:hidden/>
    <w:uiPriority w:val="99"/>
    <w:semiHidden/>
    <w:rsid w:val="00342429"/>
    <w:pPr>
      <w:spacing w:after="0" w:line="240" w:lineRule="auto"/>
    </w:pPr>
    <w:rPr>
      <w:rFonts w:ascii="Segoe UI" w:eastAsiaTheme="minorEastAsia" w:hAnsi="Segoe UI" w:cs="Times New Roman"/>
      <w:kern w:val="0"/>
      <w:sz w:val="22"/>
      <w:szCs w:val="22"/>
      <w14:ligatures w14:val="none"/>
    </w:rPr>
  </w:style>
  <w:style w:type="character" w:styleId="Strong">
    <w:name w:val="Strong"/>
    <w:basedOn w:val="DefaultParagraphFont"/>
    <w:uiPriority w:val="22"/>
    <w:qFormat/>
    <w:rsid w:val="00342429"/>
    <w:rPr>
      <w:b/>
      <w:bCs/>
    </w:rPr>
  </w:style>
  <w:style w:type="paragraph" w:styleId="NormalWeb">
    <w:name w:val="Normal (Web)"/>
    <w:basedOn w:val="Normal"/>
    <w:uiPriority w:val="99"/>
    <w:unhideWhenUsed/>
    <w:rsid w:val="00342429"/>
    <w:pPr>
      <w:spacing w:before="100" w:beforeAutospacing="1" w:after="100" w:afterAutospacing="1"/>
    </w:pPr>
    <w:rPr>
      <w:rFonts w:ascii="Times New Roman" w:eastAsia="Times New Roman" w:hAnsi="Times New Roman"/>
    </w:rPr>
  </w:style>
  <w:style w:type="paragraph" w:styleId="Header">
    <w:name w:val="header"/>
    <w:basedOn w:val="Normal"/>
    <w:link w:val="HeaderChar"/>
    <w:uiPriority w:val="99"/>
    <w:unhideWhenUsed/>
    <w:rsid w:val="00342429"/>
    <w:pPr>
      <w:tabs>
        <w:tab w:val="center" w:pos="4680"/>
        <w:tab w:val="right" w:pos="9360"/>
      </w:tabs>
    </w:pPr>
  </w:style>
  <w:style w:type="character" w:customStyle="1" w:styleId="HeaderChar">
    <w:name w:val="Header Char"/>
    <w:basedOn w:val="DefaultParagraphFont"/>
    <w:link w:val="Header"/>
    <w:uiPriority w:val="99"/>
    <w:rsid w:val="00342429"/>
    <w:rPr>
      <w:rFonts w:ascii="Segoe UI" w:eastAsiaTheme="minorEastAsia" w:hAnsi="Segoe UI" w:cs="Times New Roman"/>
      <w:kern w:val="0"/>
      <w14:ligatures w14:val="none"/>
    </w:rPr>
  </w:style>
  <w:style w:type="paragraph" w:styleId="Footer">
    <w:name w:val="footer"/>
    <w:basedOn w:val="Normal"/>
    <w:link w:val="FooterChar"/>
    <w:uiPriority w:val="99"/>
    <w:unhideWhenUsed/>
    <w:rsid w:val="00342429"/>
    <w:pPr>
      <w:tabs>
        <w:tab w:val="center" w:pos="4680"/>
        <w:tab w:val="right" w:pos="9360"/>
      </w:tabs>
    </w:pPr>
  </w:style>
  <w:style w:type="character" w:customStyle="1" w:styleId="FooterChar">
    <w:name w:val="Footer Char"/>
    <w:basedOn w:val="DefaultParagraphFont"/>
    <w:link w:val="Footer"/>
    <w:uiPriority w:val="99"/>
    <w:rsid w:val="00342429"/>
    <w:rPr>
      <w:rFonts w:ascii="Segoe UI" w:eastAsiaTheme="minorEastAsia" w:hAnsi="Segoe UI" w:cs="Times New Roman"/>
      <w:kern w:val="0"/>
      <w14:ligatures w14:val="none"/>
    </w:rPr>
  </w:style>
  <w:style w:type="character" w:styleId="Emphasis">
    <w:name w:val="Emphasis"/>
    <w:basedOn w:val="DefaultParagraphFont"/>
    <w:uiPriority w:val="20"/>
    <w:qFormat/>
    <w:rsid w:val="00342429"/>
    <w:rPr>
      <w:rFonts w:asciiTheme="minorHAnsi" w:hAnsiTheme="minorHAnsi"/>
      <w:b/>
      <w:i/>
      <w:iCs/>
    </w:rPr>
  </w:style>
  <w:style w:type="paragraph" w:styleId="NoSpacing">
    <w:name w:val="No Spacing"/>
    <w:basedOn w:val="Normal"/>
    <w:uiPriority w:val="1"/>
    <w:qFormat/>
    <w:rsid w:val="00342429"/>
    <w:rPr>
      <w:szCs w:val="32"/>
    </w:rPr>
  </w:style>
  <w:style w:type="character" w:styleId="SubtleEmphasis">
    <w:name w:val="Subtle Emphasis"/>
    <w:uiPriority w:val="19"/>
    <w:qFormat/>
    <w:rsid w:val="00342429"/>
    <w:rPr>
      <w:i/>
      <w:color w:val="5A5A5A" w:themeColor="text1" w:themeTint="A5"/>
    </w:rPr>
  </w:style>
  <w:style w:type="character" w:styleId="SubtleReference">
    <w:name w:val="Subtle Reference"/>
    <w:basedOn w:val="DefaultParagraphFont"/>
    <w:uiPriority w:val="31"/>
    <w:qFormat/>
    <w:rsid w:val="00342429"/>
    <w:rPr>
      <w:sz w:val="24"/>
      <w:szCs w:val="24"/>
      <w:u w:val="single"/>
    </w:rPr>
  </w:style>
  <w:style w:type="character" w:styleId="BookTitle">
    <w:name w:val="Book Title"/>
    <w:basedOn w:val="DefaultParagraphFont"/>
    <w:uiPriority w:val="33"/>
    <w:qFormat/>
    <w:rsid w:val="00342429"/>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42429"/>
    <w:pPr>
      <w:keepLines w:val="0"/>
      <w:spacing w:before="240" w:after="60"/>
      <w:outlineLvl w:val="9"/>
    </w:pPr>
    <w:rPr>
      <w:rFonts w:cs="Times New Roman"/>
      <w:b w:val="0"/>
      <w:bCs/>
      <w:kern w:val="32"/>
      <w:szCs w:val="32"/>
    </w:rPr>
  </w:style>
  <w:style w:type="table" w:styleId="ListTable3">
    <w:name w:val="List Table 3"/>
    <w:basedOn w:val="TableNormal"/>
    <w:uiPriority w:val="48"/>
    <w:rsid w:val="00342429"/>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342429"/>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6">
    <w:name w:val="List Table 3 Accent 6"/>
    <w:basedOn w:val="TableNormal"/>
    <w:uiPriority w:val="48"/>
    <w:rsid w:val="00342429"/>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3-Accent5">
    <w:name w:val="List Table 3 Accent 5"/>
    <w:basedOn w:val="TableNormal"/>
    <w:uiPriority w:val="48"/>
    <w:rsid w:val="00342429"/>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4">
    <w:name w:val="List Table 3 Accent 4"/>
    <w:basedOn w:val="TableNormal"/>
    <w:uiPriority w:val="48"/>
    <w:rsid w:val="00342429"/>
    <w:pPr>
      <w:spacing w:after="0" w:line="240" w:lineRule="auto"/>
    </w:pPr>
    <w:rPr>
      <w:rFonts w:eastAsiaTheme="minorEastAsia" w:cs="Times New Roman"/>
      <w:kern w:val="0"/>
      <w:sz w:val="22"/>
      <w:szCs w:val="22"/>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Caption">
    <w:name w:val="caption"/>
    <w:basedOn w:val="Normal"/>
    <w:next w:val="Normal"/>
    <w:uiPriority w:val="35"/>
    <w:unhideWhenUsed/>
    <w:rsid w:val="0034242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yperlink" Target="http://www.usbr.gov/ssle/safety/RSHS/rshs.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3A40880ABA8A4FACD1C17B5CFCA5CE" ma:contentTypeVersion="2" ma:contentTypeDescription="Create a new document." ma:contentTypeScope="" ma:versionID="840d808a1f14792aab77d65ad4c1c54c">
  <xsd:schema xmlns:xsd="http://www.w3.org/2001/XMLSchema" xmlns:xs="http://www.w3.org/2001/XMLSchema" xmlns:p="http://schemas.microsoft.com/office/2006/metadata/properties" xmlns:ns2="a24a012b-48bc-4a43-8d36-f7a1e8e6ff78" xmlns:ns3="0e0be76a-3e24-48c8-aef4-2ff3b10aa64a" targetNamespace="http://schemas.microsoft.com/office/2006/metadata/properties" ma:root="true" ma:fieldsID="3e574ad367ca67f7951256c08f5c409e" ns2:_="" ns3:_="">
    <xsd:import namespace="a24a012b-48bc-4a43-8d36-f7a1e8e6ff78"/>
    <xsd:import namespace="0e0be76a-3e24-48c8-aef4-2ff3b10aa64a"/>
    <xsd:element name="properties">
      <xsd:complexType>
        <xsd:sequence>
          <xsd:element name="documentManagement">
            <xsd:complexType>
              <xsd:all>
                <xsd:element ref="ns2:_dlc_DocId" minOccurs="0"/>
                <xsd:element ref="ns2:_dlc_DocIdUrl" minOccurs="0"/>
                <xsd:element ref="ns2:_dlc_DocIdPersistId" minOccurs="0"/>
                <xsd:element ref="ns3:ParentID"/>
                <xsd:element ref="ns3: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a012b-48bc-4a43-8d36-f7a1e8e6ff7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e0be76a-3e24-48c8-aef4-2ff3b10aa64a" elementFormDefault="qualified">
    <xsd:import namespace="http://schemas.microsoft.com/office/2006/documentManagement/types"/>
    <xsd:import namespace="http://schemas.microsoft.com/office/infopath/2007/PartnerControls"/>
    <xsd:element name="ParentID" ma:index="11" ma:displayName="ParentID" ma:internalName="ParentID">
      <xsd:simpleType>
        <xsd:restriction base="dms:Number"/>
      </xsd:simpleType>
    </xsd:element>
    <xsd:element name="Category" ma:index="12" nillable="true" ma:displayName="Category" ma:internalName="Categor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arentID xmlns="0e0be76a-3e24-48c8-aef4-2ff3b10aa64a">300080</ParentID>
    <Category xmlns="0e0be76a-3e24-48c8-aef4-2ff3b10aa64a">370fa904-7bb2-d25b-b4af-84cf28126613</Category>
    <_dlc_DocId xmlns="a24a012b-48bc-4a43-8d36-f7a1e8e6ff78">MK4TTNX66SYH-53754899-876</_dlc_DocId>
    <_dlc_DocIdUrl xmlns="a24a012b-48bc-4a43-8d36-f7a1e8e6ff78">
      <Url>https://borsha.bor.doi.net/sites/corp-acqfa-preliminarypr/_layouts/15/DocIdRedir.aspx?ID=MK4TTNX66SYH-53754899-876</Url>
      <Description>MK4TTNX66SYH-53754899-876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A4738BC-4505-428B-B6CF-EFF77DA29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a012b-48bc-4a43-8d36-f7a1e8e6ff78"/>
    <ds:schemaRef ds:uri="0e0be76a-3e24-48c8-aef4-2ff3b10aa6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C20793-1E5E-4E42-AECA-24E06F81FE1A}">
  <ds:schemaRefs>
    <ds:schemaRef ds:uri="http://schemas.microsoft.com/office/2006/documentManagement/types"/>
    <ds:schemaRef ds:uri="http://schemas.microsoft.com/office/2006/metadata/properties"/>
    <ds:schemaRef ds:uri="a24a012b-48bc-4a43-8d36-f7a1e8e6ff78"/>
    <ds:schemaRef ds:uri="http://schemas.microsoft.com/office/infopath/2007/PartnerControls"/>
    <ds:schemaRef ds:uri="0e0be76a-3e24-48c8-aef4-2ff3b10aa64a"/>
    <ds:schemaRef ds:uri="http://www.w3.org/XML/1998/namespace"/>
    <ds:schemaRef ds:uri="http://schemas.openxmlformats.org/package/2006/metadata/core-properties"/>
    <ds:schemaRef ds:uri="http://purl.org/dc/elements/1.1/"/>
    <ds:schemaRef ds:uri="http://purl.org/dc/dcmitype/"/>
    <ds:schemaRef ds:uri="http://purl.org/dc/terms/"/>
  </ds:schemaRefs>
</ds:datastoreItem>
</file>

<file path=customXml/itemProps3.xml><?xml version="1.0" encoding="utf-8"?>
<ds:datastoreItem xmlns:ds="http://schemas.openxmlformats.org/officeDocument/2006/customXml" ds:itemID="{47BD970E-8951-47A3-BDBC-ED94D1479CA7}">
  <ds:schemaRefs>
    <ds:schemaRef ds:uri="http://schemas.microsoft.com/sharepoint/v3/contenttype/forms"/>
  </ds:schemaRefs>
</ds:datastoreItem>
</file>

<file path=customXml/itemProps4.xml><?xml version="1.0" encoding="utf-8"?>
<ds:datastoreItem xmlns:ds="http://schemas.openxmlformats.org/officeDocument/2006/customXml" ds:itemID="{70763BDD-A2B4-41C7-8B4C-291EFDB7476C}">
  <ds:schemaRefs>
    <ds:schemaRef ds:uri="http://schemas.openxmlformats.org/officeDocument/2006/bibliography"/>
  </ds:schemaRefs>
</ds:datastoreItem>
</file>

<file path=customXml/itemProps5.xml><?xml version="1.0" encoding="utf-8"?>
<ds:datastoreItem xmlns:ds="http://schemas.openxmlformats.org/officeDocument/2006/customXml" ds:itemID="{3820636D-3802-4D0F-B7A4-1C118F6A2F9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7124</Words>
  <Characters>42961</Characters>
  <Application>Microsoft Office Word</Application>
  <DocSecurity>0</DocSecurity>
  <Lines>859</Lines>
  <Paragraphs>527</Paragraphs>
  <ScaleCrop>false</ScaleCrop>
  <HeadingPairs>
    <vt:vector size="2" baseType="variant">
      <vt:variant>
        <vt:lpstr>Title</vt:lpstr>
      </vt:variant>
      <vt:variant>
        <vt:i4>1</vt:i4>
      </vt:variant>
    </vt:vector>
  </HeadingPairs>
  <TitlesOfParts>
    <vt:vector size="1" baseType="lpstr">
      <vt:lpstr>2026 Nimbus Fish Hatchery O&amp;M Contract Performance Work Statement_03192026 (1).docx</vt:lpstr>
    </vt:vector>
  </TitlesOfParts>
  <Company>Department of the Interior</Company>
  <LinksUpToDate>false</LinksUpToDate>
  <CharactersWithSpaces>49558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Nimbus Fish Hatchery O&amp;M Contract Performance Work Statement_03192026 (1).docx</dc:title>
  <dc:subject/>
  <dc:creator>Guerrero, Zarela R</dc:creator>
  <cp:keywords/>
  <dc:description/>
  <cp:lastModifiedBy>Kullar, Davinder S</cp:lastModifiedBy>
  <cp:revision>3</cp:revision>
  <dcterms:created xsi:type="dcterms:W3CDTF">2026-03-31T20:57:00Z</dcterms:created>
  <dcterms:modified xsi:type="dcterms:W3CDTF">2026-03-31T21:26:00Z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0x010100703A40880ABA8A4FACD1C17B5CFCA5CE</vt:lpwstr>
  </property>
  <property fmtid="{D5CDD505-2E9C-101B-9397-08002B2CF9AE}" pid="3" name="_dlc_DocIdItemGuid">
    <vt:lpwstr>cb961bdf-43fb-4b70-bee4-86ddf037fcaa</vt:lpwstr>
  </property>
</Properties>
</file>