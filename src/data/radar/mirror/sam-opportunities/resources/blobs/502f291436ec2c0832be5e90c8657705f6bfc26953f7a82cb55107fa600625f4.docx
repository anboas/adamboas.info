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8407B" w14:textId="77777777" w:rsidR="00B2379D" w:rsidRPr="00702A08" w:rsidRDefault="00B2379D" w:rsidP="00B2379D">
      <w:pPr>
        <w:spacing w:after="0"/>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56E43" w14:paraId="6FA8407E" w14:textId="77777777" w:rsidTr="00761C04">
        <w:tc>
          <w:tcPr>
            <w:tcW w:w="1098" w:type="dxa"/>
            <w:hideMark/>
          </w:tcPr>
          <w:p w14:paraId="6FA8407C" w14:textId="77777777" w:rsidR="00B2379D" w:rsidRPr="00D82575" w:rsidRDefault="00B2379D" w:rsidP="00B2379D">
            <w:pPr>
              <w:spacing w:after="0" w:line="276" w:lineRule="auto"/>
              <w:rPr>
                <w:rFonts w:cstheme="minorHAnsi"/>
                <w:b/>
                <w:szCs w:val="20"/>
              </w:rPr>
            </w:pPr>
            <w:r w:rsidRPr="00D82575">
              <w:rPr>
                <w:rFonts w:cstheme="minorHAnsi"/>
                <w:b/>
                <w:szCs w:val="20"/>
              </w:rPr>
              <w:t>SUBJECT*</w:t>
            </w:r>
          </w:p>
        </w:tc>
        <w:tc>
          <w:tcPr>
            <w:tcW w:w="8820" w:type="dxa"/>
            <w:hideMark/>
          </w:tcPr>
          <w:p w14:paraId="6FA8407D" w14:textId="6765753F" w:rsidR="00B2379D" w:rsidRDefault="00B2379D" w:rsidP="00B2379D">
            <w:pPr>
              <w:spacing w:after="0" w:line="276" w:lineRule="auto"/>
              <w:rPr>
                <w:rFonts w:cstheme="minorHAnsi"/>
              </w:rPr>
            </w:pPr>
            <w:r>
              <w:rPr>
                <w:rFonts w:cstheme="minorHAnsi"/>
              </w:rPr>
              <w:t xml:space="preserve">Notice of Intent to Sole Source </w:t>
            </w:r>
            <w:r>
              <w:rPr>
                <w:rFonts w:cstheme="minorHAnsi"/>
              </w:rPr>
              <w:t>–</w:t>
            </w:r>
            <w:r>
              <w:rPr>
                <w:rFonts w:cstheme="minorHAnsi"/>
              </w:rPr>
              <w:t xml:space="preserve"> Cable, Internet, Phone,</w:t>
            </w:r>
            <w:r>
              <w:rPr>
                <w:rStyle w:val="AAMSKBFill-InHighlight"/>
              </w:rPr>
              <w:t xml:space="preserve"> </w:t>
            </w:r>
            <w:r>
              <w:rPr>
                <w:rFonts w:cstheme="minorHAnsi"/>
              </w:rPr>
              <w:t>and Digital Music Services for the VA Black Hills Health</w:t>
            </w:r>
            <w:r>
              <w:rPr>
                <w:rStyle w:val="AAMSKBFill-InHighlight"/>
              </w:rPr>
              <w:t xml:space="preserve"> </w:t>
            </w:r>
            <w:r>
              <w:rPr>
                <w:rFonts w:cstheme="minorHAnsi"/>
              </w:rPr>
              <w:t>Care System – Fort Meade Campus</w:t>
            </w:r>
            <w:r>
              <w:rPr>
                <w:rStyle w:val="AAMSKBFill-InHighlight"/>
              </w:rPr>
              <w:t xml:space="preserve"> </w:t>
            </w:r>
          </w:p>
        </w:tc>
      </w:tr>
    </w:tbl>
    <w:p w14:paraId="6FA8407F" w14:textId="77777777" w:rsidR="00B2379D" w:rsidRDefault="00B2379D" w:rsidP="00B2379D">
      <w:pPr>
        <w:spacing w:after="0"/>
        <w:rPr>
          <w:rFonts w:eastAsia="Calibri" w:cstheme="minorHAnsi"/>
          <w:szCs w:val="20"/>
        </w:rPr>
      </w:pPr>
    </w:p>
    <w:p w14:paraId="6FA84080" w14:textId="77777777" w:rsidR="00B2379D" w:rsidRPr="00AF196F" w:rsidRDefault="00B2379D" w:rsidP="00B2379D">
      <w:pPr>
        <w:pBdr>
          <w:top w:val="single" w:sz="4" w:space="1" w:color="auto"/>
          <w:bottom w:val="single" w:sz="4" w:space="1" w:color="auto"/>
        </w:pBdr>
        <w:spacing w:after="0"/>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256E43" w14:paraId="6FA84083" w14:textId="77777777" w:rsidTr="00490783">
        <w:trPr>
          <w:gridAfter w:val="1"/>
          <w:wAfter w:w="13" w:type="dxa"/>
        </w:trPr>
        <w:tc>
          <w:tcPr>
            <w:tcW w:w="4681" w:type="dxa"/>
            <w:hideMark/>
          </w:tcPr>
          <w:p w14:paraId="6FA84081" w14:textId="77777777" w:rsidR="00B2379D" w:rsidRPr="00D82575" w:rsidRDefault="00B2379D" w:rsidP="00B2379D">
            <w:pPr>
              <w:spacing w:after="0" w:line="276" w:lineRule="auto"/>
              <w:rPr>
                <w:rFonts w:cstheme="minorHAnsi"/>
                <w:b/>
                <w:szCs w:val="20"/>
              </w:rPr>
            </w:pPr>
            <w:r w:rsidRPr="00D82575">
              <w:rPr>
                <w:rFonts w:cstheme="minorHAnsi"/>
                <w:b/>
                <w:szCs w:val="20"/>
              </w:rPr>
              <w:t>CONTRACTING OFFICE’S ZIP CODE*</w:t>
            </w:r>
          </w:p>
        </w:tc>
        <w:tc>
          <w:tcPr>
            <w:tcW w:w="5237" w:type="dxa"/>
            <w:hideMark/>
          </w:tcPr>
          <w:p w14:paraId="6FA84082" w14:textId="77777777" w:rsidR="00B2379D" w:rsidRPr="00EE5B77" w:rsidRDefault="00B2379D" w:rsidP="00B2379D">
            <w:pPr>
              <w:spacing w:after="0" w:line="276" w:lineRule="auto"/>
              <w:rPr>
                <w:rStyle w:val="AAMSKBFill-InHighlight"/>
                <w:rFonts w:cstheme="minorHAnsi"/>
                <w:color w:val="auto"/>
              </w:rPr>
            </w:pPr>
            <w:r>
              <w:rPr>
                <w:rStyle w:val="AAMSKBFill-InHighlight"/>
                <w:rFonts w:cstheme="minorHAnsi"/>
                <w:color w:val="auto"/>
              </w:rPr>
              <w:t>55101</w:t>
            </w:r>
          </w:p>
        </w:tc>
      </w:tr>
      <w:tr w:rsidR="00256E43" w14:paraId="6FA84086" w14:textId="77777777" w:rsidTr="00490783">
        <w:trPr>
          <w:gridAfter w:val="1"/>
          <w:wAfter w:w="13" w:type="dxa"/>
        </w:trPr>
        <w:tc>
          <w:tcPr>
            <w:tcW w:w="4681" w:type="dxa"/>
            <w:hideMark/>
          </w:tcPr>
          <w:p w14:paraId="6FA84084" w14:textId="77777777" w:rsidR="00B2379D" w:rsidRPr="00D82575" w:rsidRDefault="00B2379D" w:rsidP="00B2379D">
            <w:pPr>
              <w:spacing w:after="0" w:line="276" w:lineRule="auto"/>
              <w:rPr>
                <w:rFonts w:cstheme="minorHAnsi"/>
                <w:b/>
                <w:szCs w:val="20"/>
              </w:rPr>
            </w:pPr>
            <w:r w:rsidRPr="00D82575">
              <w:rPr>
                <w:rFonts w:cstheme="minorHAnsi"/>
                <w:b/>
                <w:szCs w:val="20"/>
              </w:rPr>
              <w:t>SOLICITATION NUMBER*</w:t>
            </w:r>
          </w:p>
        </w:tc>
        <w:tc>
          <w:tcPr>
            <w:tcW w:w="5237" w:type="dxa"/>
            <w:hideMark/>
          </w:tcPr>
          <w:p w14:paraId="6FA84085" w14:textId="77777777" w:rsidR="00B2379D" w:rsidRPr="00EE5B77" w:rsidRDefault="00B2379D" w:rsidP="00B2379D">
            <w:pPr>
              <w:spacing w:after="0" w:line="276" w:lineRule="auto"/>
              <w:rPr>
                <w:rStyle w:val="AAMSKBFill-InHighlight"/>
                <w:rFonts w:cstheme="minorHAnsi"/>
                <w:color w:val="auto"/>
              </w:rPr>
            </w:pPr>
            <w:r>
              <w:rPr>
                <w:rStyle w:val="AAMSKBFill-InHighlight"/>
                <w:rFonts w:cstheme="minorHAnsi"/>
                <w:color w:val="auto"/>
              </w:rPr>
              <w:t>36C26326Q0673</w:t>
            </w:r>
          </w:p>
        </w:tc>
      </w:tr>
      <w:tr w:rsidR="00256E43" w14:paraId="6FA84089" w14:textId="77777777" w:rsidTr="00490783">
        <w:trPr>
          <w:gridAfter w:val="1"/>
          <w:wAfter w:w="13" w:type="dxa"/>
        </w:trPr>
        <w:tc>
          <w:tcPr>
            <w:tcW w:w="4681" w:type="dxa"/>
            <w:hideMark/>
          </w:tcPr>
          <w:p w14:paraId="6FA84087" w14:textId="77777777" w:rsidR="00B2379D" w:rsidRPr="00D82575" w:rsidRDefault="00B2379D" w:rsidP="00B2379D">
            <w:pPr>
              <w:spacing w:after="0" w:line="276" w:lineRule="auto"/>
              <w:rPr>
                <w:rFonts w:cstheme="minorHAnsi"/>
                <w:b/>
                <w:szCs w:val="20"/>
              </w:rPr>
            </w:pPr>
            <w:r w:rsidRPr="00D82575">
              <w:rPr>
                <w:rFonts w:cstheme="minorHAnsi"/>
                <w:b/>
                <w:szCs w:val="20"/>
              </w:rPr>
              <w:t>RESPONSE DATE/TIME/ZONE</w:t>
            </w:r>
          </w:p>
        </w:tc>
        <w:tc>
          <w:tcPr>
            <w:tcW w:w="5237" w:type="dxa"/>
            <w:hideMark/>
          </w:tcPr>
          <w:p w14:paraId="6FA84088" w14:textId="77777777" w:rsidR="00B2379D" w:rsidRPr="00EE5B77" w:rsidRDefault="00B2379D" w:rsidP="00B2379D">
            <w:pPr>
              <w:spacing w:after="0" w:line="276" w:lineRule="auto"/>
              <w:rPr>
                <w:rFonts w:cstheme="minorHAnsi"/>
                <w:szCs w:val="20"/>
              </w:rPr>
            </w:pPr>
            <w:r>
              <w:rPr>
                <w:rFonts w:cstheme="minorHAnsi"/>
                <w:szCs w:val="20"/>
              </w:rPr>
              <w:t>05-13-2026</w:t>
            </w:r>
            <w:r w:rsidRPr="00EE5B77">
              <w:rPr>
                <w:rStyle w:val="AAMSKBFill-InHighlight"/>
                <w:rFonts w:cstheme="minorHAnsi"/>
                <w:color w:val="auto"/>
              </w:rPr>
              <w:t xml:space="preserve"> </w:t>
            </w:r>
            <w:r>
              <w:rPr>
                <w:rFonts w:cstheme="minorHAnsi"/>
                <w:szCs w:val="20"/>
              </w:rPr>
              <w:t>12:00</w:t>
            </w:r>
            <w:r w:rsidRPr="00EE5B77">
              <w:rPr>
                <w:rStyle w:val="AAMSKBFill-InHighlight"/>
                <w:rFonts w:cstheme="minorHAnsi"/>
                <w:color w:val="auto"/>
              </w:rPr>
              <w:t xml:space="preserve"> </w:t>
            </w:r>
            <w:r>
              <w:rPr>
                <w:rFonts w:cstheme="minorHAnsi"/>
                <w:szCs w:val="20"/>
              </w:rPr>
              <w:t>CENTRAL TIME, CHICAGO, USA</w:t>
            </w:r>
          </w:p>
        </w:tc>
      </w:tr>
      <w:tr w:rsidR="00256E43" w14:paraId="6FA8408C" w14:textId="77777777" w:rsidTr="00490783">
        <w:trPr>
          <w:gridAfter w:val="1"/>
          <w:wAfter w:w="13" w:type="dxa"/>
        </w:trPr>
        <w:tc>
          <w:tcPr>
            <w:tcW w:w="4681" w:type="dxa"/>
            <w:hideMark/>
          </w:tcPr>
          <w:p w14:paraId="6FA8408A" w14:textId="77777777" w:rsidR="00B2379D" w:rsidRPr="00D82575" w:rsidRDefault="00B2379D" w:rsidP="00B2379D">
            <w:pPr>
              <w:spacing w:after="0" w:line="276" w:lineRule="auto"/>
              <w:rPr>
                <w:rFonts w:cstheme="minorHAnsi"/>
                <w:b/>
                <w:szCs w:val="20"/>
              </w:rPr>
            </w:pPr>
            <w:r w:rsidRPr="00D82575">
              <w:rPr>
                <w:rFonts w:cstheme="minorHAnsi"/>
                <w:b/>
                <w:szCs w:val="20"/>
              </w:rPr>
              <w:t>ARCHIVE</w:t>
            </w:r>
          </w:p>
        </w:tc>
        <w:tc>
          <w:tcPr>
            <w:tcW w:w="5237" w:type="dxa"/>
            <w:hideMark/>
          </w:tcPr>
          <w:p w14:paraId="6FA8408B" w14:textId="77777777" w:rsidR="00B2379D" w:rsidRPr="00EE5B77" w:rsidRDefault="00B2379D" w:rsidP="00B2379D">
            <w:pPr>
              <w:spacing w:after="0" w:line="276" w:lineRule="auto"/>
              <w:rPr>
                <w:rFonts w:cstheme="minorHAnsi"/>
                <w:szCs w:val="20"/>
              </w:rPr>
            </w:pPr>
            <w:r>
              <w:rPr>
                <w:rFonts w:cstheme="minorHAnsi"/>
                <w:szCs w:val="20"/>
              </w:rPr>
              <w:t>14</w:t>
            </w:r>
            <w:r w:rsidRPr="00EE5B77">
              <w:rPr>
                <w:rFonts w:eastAsiaTheme="minorHAnsi" w:cstheme="minorHAnsi"/>
                <w:szCs w:val="20"/>
                <w:bdr w:val="none" w:sz="0" w:space="0" w:color="auto" w:frame="1"/>
              </w:rPr>
              <w:t xml:space="preserve"> DAYS AFTER THE RESPONSE DATE</w:t>
            </w:r>
          </w:p>
        </w:tc>
      </w:tr>
      <w:tr w:rsidR="00256E43" w14:paraId="6FA8408F" w14:textId="77777777" w:rsidTr="00490783">
        <w:trPr>
          <w:trHeight w:val="251"/>
        </w:trPr>
        <w:tc>
          <w:tcPr>
            <w:tcW w:w="4681" w:type="dxa"/>
            <w:hideMark/>
          </w:tcPr>
          <w:p w14:paraId="6FA8408D" w14:textId="77777777" w:rsidR="00B2379D" w:rsidRDefault="00B2379D" w:rsidP="00B2379D">
            <w:pPr>
              <w:spacing w:after="0" w:line="276" w:lineRule="auto"/>
              <w:rPr>
                <w:rFonts w:cstheme="minorHAnsi"/>
                <w:b/>
              </w:rPr>
            </w:pPr>
            <w:r w:rsidRPr="000758A6">
              <w:rPr>
                <w:rFonts w:cstheme="minorHAnsi"/>
                <w:b/>
                <w:szCs w:val="20"/>
              </w:rPr>
              <w:t>SET-ASIDE</w:t>
            </w:r>
          </w:p>
        </w:tc>
        <w:tc>
          <w:tcPr>
            <w:tcW w:w="5250" w:type="dxa"/>
            <w:gridSpan w:val="2"/>
            <w:hideMark/>
          </w:tcPr>
          <w:p w14:paraId="6FA8408E" w14:textId="77777777" w:rsidR="00B2379D" w:rsidRPr="00EE5B77" w:rsidRDefault="00B2379D" w:rsidP="00B2379D">
            <w:pPr>
              <w:spacing w:after="0" w:line="276" w:lineRule="auto"/>
              <w:rPr>
                <w:rFonts w:cstheme="minorHAnsi"/>
              </w:rPr>
            </w:pPr>
          </w:p>
        </w:tc>
      </w:tr>
      <w:tr w:rsidR="00256E43" w14:paraId="6FA84092" w14:textId="77777777" w:rsidTr="00490783">
        <w:trPr>
          <w:trHeight w:val="267"/>
        </w:trPr>
        <w:tc>
          <w:tcPr>
            <w:tcW w:w="4681" w:type="dxa"/>
            <w:hideMark/>
          </w:tcPr>
          <w:p w14:paraId="6FA84090" w14:textId="77777777" w:rsidR="00B2379D" w:rsidRDefault="00B2379D" w:rsidP="00B2379D">
            <w:pPr>
              <w:spacing w:after="0" w:line="276" w:lineRule="auto"/>
              <w:rPr>
                <w:rFonts w:cstheme="minorHAnsi"/>
                <w:b/>
              </w:rPr>
            </w:pPr>
            <w:r w:rsidRPr="000758A6">
              <w:rPr>
                <w:rFonts w:cstheme="minorHAnsi"/>
                <w:b/>
                <w:szCs w:val="20"/>
              </w:rPr>
              <w:t>PRODUCT SERVICE CODE*</w:t>
            </w:r>
          </w:p>
        </w:tc>
        <w:tc>
          <w:tcPr>
            <w:tcW w:w="5250" w:type="dxa"/>
            <w:gridSpan w:val="2"/>
            <w:hideMark/>
          </w:tcPr>
          <w:p w14:paraId="6FA84091" w14:textId="77777777" w:rsidR="00B2379D" w:rsidRPr="00EE5B77" w:rsidRDefault="00B2379D" w:rsidP="00B2379D">
            <w:pPr>
              <w:spacing w:after="0" w:line="276" w:lineRule="auto"/>
              <w:rPr>
                <w:rFonts w:cstheme="minorHAnsi"/>
                <w:szCs w:val="20"/>
              </w:rPr>
            </w:pPr>
            <w:r>
              <w:rPr>
                <w:rFonts w:cstheme="minorHAnsi"/>
                <w:szCs w:val="20"/>
              </w:rPr>
              <w:t>DG11</w:t>
            </w:r>
          </w:p>
        </w:tc>
      </w:tr>
      <w:tr w:rsidR="00256E43" w14:paraId="6FA84095" w14:textId="77777777" w:rsidTr="00490783">
        <w:trPr>
          <w:trHeight w:val="251"/>
        </w:trPr>
        <w:tc>
          <w:tcPr>
            <w:tcW w:w="4681" w:type="dxa"/>
            <w:hideMark/>
          </w:tcPr>
          <w:p w14:paraId="6FA84093" w14:textId="77777777" w:rsidR="00B2379D" w:rsidRDefault="00B2379D" w:rsidP="00B2379D">
            <w:pPr>
              <w:spacing w:after="0" w:line="276" w:lineRule="auto"/>
              <w:rPr>
                <w:rFonts w:cstheme="minorHAnsi"/>
                <w:b/>
              </w:rPr>
            </w:pPr>
            <w:r w:rsidRPr="000758A6">
              <w:rPr>
                <w:rFonts w:cstheme="minorHAnsi"/>
                <w:b/>
                <w:szCs w:val="20"/>
              </w:rPr>
              <w:t>NAICS CODE*</w:t>
            </w:r>
          </w:p>
        </w:tc>
        <w:tc>
          <w:tcPr>
            <w:tcW w:w="5250" w:type="dxa"/>
            <w:gridSpan w:val="2"/>
            <w:hideMark/>
          </w:tcPr>
          <w:p w14:paraId="6FA84094" w14:textId="77777777" w:rsidR="00B2379D" w:rsidRPr="00EE5B77" w:rsidRDefault="00B2379D" w:rsidP="00B2379D">
            <w:pPr>
              <w:spacing w:after="0" w:line="276" w:lineRule="auto"/>
              <w:rPr>
                <w:rFonts w:cstheme="minorHAnsi"/>
                <w:szCs w:val="20"/>
              </w:rPr>
            </w:pPr>
            <w:r>
              <w:rPr>
                <w:rFonts w:cstheme="minorHAnsi"/>
                <w:szCs w:val="20"/>
              </w:rPr>
              <w:t>517111</w:t>
            </w:r>
          </w:p>
        </w:tc>
      </w:tr>
      <w:tr w:rsidR="00256E43" w14:paraId="6FA84098" w14:textId="77777777" w:rsidTr="00490783">
        <w:trPr>
          <w:trHeight w:val="251"/>
        </w:trPr>
        <w:tc>
          <w:tcPr>
            <w:tcW w:w="4681" w:type="dxa"/>
            <w:hideMark/>
          </w:tcPr>
          <w:p w14:paraId="6FA84096" w14:textId="77777777" w:rsidR="00B2379D" w:rsidRDefault="00B2379D" w:rsidP="00B2379D">
            <w:pPr>
              <w:spacing w:after="0" w:line="276" w:lineRule="auto"/>
              <w:rPr>
                <w:rFonts w:cstheme="minorHAnsi"/>
                <w:b/>
              </w:rPr>
            </w:pPr>
            <w:r w:rsidRPr="000758A6">
              <w:rPr>
                <w:rFonts w:cstheme="minorHAnsi"/>
                <w:b/>
                <w:szCs w:val="20"/>
              </w:rPr>
              <w:t>PLACE OF PERFORMANCE</w:t>
            </w:r>
          </w:p>
        </w:tc>
        <w:tc>
          <w:tcPr>
            <w:tcW w:w="5250" w:type="dxa"/>
            <w:gridSpan w:val="2"/>
            <w:hideMark/>
          </w:tcPr>
          <w:p w14:paraId="6FA84097" w14:textId="77777777" w:rsidR="00B2379D" w:rsidRPr="00EE5B77" w:rsidRDefault="00B2379D" w:rsidP="00B2379D">
            <w:pPr>
              <w:spacing w:after="0" w:line="276" w:lineRule="auto"/>
              <w:rPr>
                <w:rFonts w:cstheme="minorHAnsi"/>
                <w:szCs w:val="20"/>
              </w:rPr>
            </w:pPr>
            <w:r>
              <w:rPr>
                <w:rFonts w:cstheme="minorHAnsi"/>
                <w:szCs w:val="20"/>
              </w:rPr>
              <w:t>DEPARTMENT OF VETERANS AFFAIRS</w:t>
            </w:r>
          </w:p>
        </w:tc>
      </w:tr>
      <w:tr w:rsidR="00256E43" w14:paraId="6FA8409B" w14:textId="77777777" w:rsidTr="00490783">
        <w:trPr>
          <w:trHeight w:val="251"/>
        </w:trPr>
        <w:tc>
          <w:tcPr>
            <w:tcW w:w="4681" w:type="dxa"/>
          </w:tcPr>
          <w:p w14:paraId="6FA84099" w14:textId="77777777" w:rsidR="00B2379D" w:rsidRPr="000758A6" w:rsidRDefault="00B2379D" w:rsidP="00B2379D">
            <w:pPr>
              <w:spacing w:after="0" w:line="276" w:lineRule="auto"/>
              <w:rPr>
                <w:rFonts w:cstheme="minorHAnsi"/>
                <w:b/>
                <w:szCs w:val="20"/>
              </w:rPr>
            </w:pPr>
          </w:p>
        </w:tc>
        <w:tc>
          <w:tcPr>
            <w:tcW w:w="5250" w:type="dxa"/>
            <w:gridSpan w:val="2"/>
          </w:tcPr>
          <w:p w14:paraId="6FA8409A" w14:textId="77777777" w:rsidR="00B2379D" w:rsidRPr="00EE5B77" w:rsidRDefault="00B2379D" w:rsidP="00B2379D">
            <w:pPr>
              <w:spacing w:after="0" w:line="276" w:lineRule="auto"/>
              <w:rPr>
                <w:rStyle w:val="AAMSKBFill-InHighlight"/>
                <w:rFonts w:cstheme="minorHAnsi"/>
                <w:color w:val="auto"/>
              </w:rPr>
            </w:pPr>
            <w:r>
              <w:rPr>
                <w:rStyle w:val="AAMSKBFill-InHighlight"/>
                <w:rFonts w:cstheme="minorHAnsi"/>
                <w:color w:val="auto"/>
              </w:rPr>
              <w:t>BLACK HILLS HEALTH CARE SYSTEM</w:t>
            </w:r>
          </w:p>
        </w:tc>
      </w:tr>
      <w:tr w:rsidR="00256E43" w14:paraId="6FA8409E" w14:textId="77777777" w:rsidTr="00490783">
        <w:trPr>
          <w:trHeight w:val="267"/>
        </w:trPr>
        <w:tc>
          <w:tcPr>
            <w:tcW w:w="4681" w:type="dxa"/>
          </w:tcPr>
          <w:p w14:paraId="6FA8409C" w14:textId="77777777" w:rsidR="00B2379D" w:rsidRPr="000758A6" w:rsidRDefault="00B2379D" w:rsidP="00B2379D">
            <w:pPr>
              <w:spacing w:after="0" w:line="276" w:lineRule="auto"/>
              <w:rPr>
                <w:rFonts w:cstheme="minorHAnsi"/>
                <w:b/>
                <w:szCs w:val="20"/>
              </w:rPr>
            </w:pPr>
          </w:p>
        </w:tc>
        <w:tc>
          <w:tcPr>
            <w:tcW w:w="5250" w:type="dxa"/>
            <w:gridSpan w:val="2"/>
          </w:tcPr>
          <w:p w14:paraId="6FA8409D" w14:textId="77777777" w:rsidR="00B2379D" w:rsidRPr="00EE5B77" w:rsidRDefault="00B2379D" w:rsidP="00B2379D">
            <w:pPr>
              <w:spacing w:after="0" w:line="276" w:lineRule="auto"/>
              <w:rPr>
                <w:rStyle w:val="AAMSKBFill-InHighlight"/>
                <w:rFonts w:cstheme="minorHAnsi"/>
                <w:color w:val="auto"/>
              </w:rPr>
            </w:pPr>
            <w:r>
              <w:rPr>
                <w:rStyle w:val="AAMSKBFill-InHighlight"/>
                <w:rFonts w:cstheme="minorHAnsi"/>
                <w:color w:val="auto"/>
              </w:rPr>
              <w:t>FORT MEADE CAMPUS</w:t>
            </w:r>
          </w:p>
        </w:tc>
      </w:tr>
      <w:tr w:rsidR="00256E43" w14:paraId="6FA840A1" w14:textId="77777777" w:rsidTr="00490783">
        <w:trPr>
          <w:trHeight w:val="251"/>
        </w:trPr>
        <w:tc>
          <w:tcPr>
            <w:tcW w:w="4681" w:type="dxa"/>
          </w:tcPr>
          <w:p w14:paraId="6FA8409F" w14:textId="77777777" w:rsidR="00B2379D" w:rsidRPr="000758A6" w:rsidRDefault="00B2379D" w:rsidP="00B2379D">
            <w:pPr>
              <w:spacing w:after="0" w:line="276" w:lineRule="auto"/>
              <w:rPr>
                <w:rFonts w:cstheme="minorHAnsi"/>
                <w:b/>
                <w:szCs w:val="20"/>
              </w:rPr>
            </w:pPr>
          </w:p>
        </w:tc>
        <w:tc>
          <w:tcPr>
            <w:tcW w:w="5250" w:type="dxa"/>
            <w:gridSpan w:val="2"/>
          </w:tcPr>
          <w:p w14:paraId="6FA840A0" w14:textId="77777777" w:rsidR="00B2379D" w:rsidRPr="00EE5B77" w:rsidRDefault="00B2379D" w:rsidP="00B2379D">
            <w:pPr>
              <w:spacing w:after="0" w:line="276" w:lineRule="auto"/>
              <w:rPr>
                <w:rStyle w:val="AAMSKBFill-InHighlight"/>
                <w:rFonts w:cstheme="minorHAnsi"/>
                <w:color w:val="auto"/>
              </w:rPr>
            </w:pPr>
            <w:r>
              <w:rPr>
                <w:rStyle w:val="AAMSKBFill-InHighlight"/>
                <w:rFonts w:cstheme="minorHAnsi"/>
                <w:color w:val="auto"/>
              </w:rPr>
              <w:t>113 COMANCHE RD</w:t>
            </w:r>
          </w:p>
        </w:tc>
      </w:tr>
      <w:tr w:rsidR="00256E43" w14:paraId="6FA840A4" w14:textId="77777777" w:rsidTr="00490783">
        <w:trPr>
          <w:trHeight w:val="251"/>
        </w:trPr>
        <w:tc>
          <w:tcPr>
            <w:tcW w:w="4681" w:type="dxa"/>
          </w:tcPr>
          <w:p w14:paraId="6FA840A2" w14:textId="77777777" w:rsidR="00B2379D" w:rsidRPr="000758A6" w:rsidRDefault="00B2379D" w:rsidP="00B2379D">
            <w:pPr>
              <w:spacing w:after="0" w:line="276" w:lineRule="auto"/>
              <w:rPr>
                <w:rFonts w:cstheme="minorHAnsi"/>
                <w:b/>
                <w:szCs w:val="20"/>
              </w:rPr>
            </w:pPr>
          </w:p>
        </w:tc>
        <w:tc>
          <w:tcPr>
            <w:tcW w:w="5250" w:type="dxa"/>
            <w:gridSpan w:val="2"/>
          </w:tcPr>
          <w:p w14:paraId="6FA840A3" w14:textId="77777777" w:rsidR="00B2379D" w:rsidRPr="00EE5B77" w:rsidRDefault="00B2379D" w:rsidP="00B2379D">
            <w:pPr>
              <w:spacing w:after="0" w:line="276" w:lineRule="auto"/>
              <w:rPr>
                <w:rStyle w:val="AAMSKBFill-InHighlight"/>
                <w:rFonts w:cstheme="minorHAnsi"/>
                <w:color w:val="auto"/>
              </w:rPr>
            </w:pPr>
            <w:r>
              <w:rPr>
                <w:rStyle w:val="AAMSKBFill-InHighlight"/>
                <w:rFonts w:cstheme="minorHAnsi"/>
                <w:color w:val="auto"/>
              </w:rPr>
              <w:t>FORT MEADE</w:t>
            </w:r>
            <w:r w:rsidRPr="00EE5B77">
              <w:rPr>
                <w:rFonts w:cstheme="minorHAnsi"/>
                <w:szCs w:val="20"/>
              </w:rPr>
              <w:t xml:space="preserve"> </w:t>
            </w:r>
            <w:r>
              <w:rPr>
                <w:rStyle w:val="AAMSKBFill-InHighlight"/>
                <w:rFonts w:cstheme="minorHAnsi"/>
                <w:color w:val="auto"/>
              </w:rPr>
              <w:t>SD</w:t>
            </w:r>
          </w:p>
        </w:tc>
      </w:tr>
      <w:tr w:rsidR="00256E43" w14:paraId="6FA840A7" w14:textId="77777777" w:rsidTr="00490783">
        <w:trPr>
          <w:trHeight w:val="251"/>
        </w:trPr>
        <w:tc>
          <w:tcPr>
            <w:tcW w:w="4681" w:type="dxa"/>
          </w:tcPr>
          <w:p w14:paraId="6FA840A5" w14:textId="77777777" w:rsidR="00B2379D" w:rsidRPr="000758A6" w:rsidRDefault="00B2379D" w:rsidP="00B2379D">
            <w:pPr>
              <w:spacing w:after="0" w:line="276" w:lineRule="auto"/>
              <w:rPr>
                <w:rFonts w:cstheme="minorHAnsi"/>
                <w:b/>
                <w:szCs w:val="20"/>
              </w:rPr>
            </w:pPr>
            <w:r w:rsidRPr="000758A6">
              <w:rPr>
                <w:rFonts w:cstheme="minorHAnsi"/>
                <w:b/>
                <w:szCs w:val="20"/>
              </w:rPr>
              <w:t>POSTAL CODE</w:t>
            </w:r>
          </w:p>
        </w:tc>
        <w:tc>
          <w:tcPr>
            <w:tcW w:w="5250" w:type="dxa"/>
            <w:gridSpan w:val="2"/>
          </w:tcPr>
          <w:p w14:paraId="6FA840A6" w14:textId="77777777" w:rsidR="00B2379D" w:rsidRPr="00EE5B77" w:rsidRDefault="00B2379D" w:rsidP="00B2379D">
            <w:pPr>
              <w:spacing w:after="0" w:line="276" w:lineRule="auto"/>
              <w:rPr>
                <w:rStyle w:val="AAMSKBFill-InHighlight"/>
                <w:rFonts w:cstheme="minorHAnsi"/>
                <w:color w:val="auto"/>
              </w:rPr>
            </w:pPr>
            <w:r>
              <w:rPr>
                <w:rStyle w:val="AAMSKBFill-InHighlight"/>
                <w:rFonts w:cstheme="minorHAnsi"/>
                <w:color w:val="auto"/>
              </w:rPr>
              <w:t>57741</w:t>
            </w:r>
          </w:p>
        </w:tc>
      </w:tr>
      <w:tr w:rsidR="00256E43" w14:paraId="6FA840AB" w14:textId="77777777" w:rsidTr="00490783">
        <w:trPr>
          <w:trHeight w:val="519"/>
        </w:trPr>
        <w:tc>
          <w:tcPr>
            <w:tcW w:w="4681" w:type="dxa"/>
          </w:tcPr>
          <w:p w14:paraId="6FA840A8" w14:textId="77777777" w:rsidR="00B2379D" w:rsidRPr="000758A6" w:rsidRDefault="00B2379D" w:rsidP="00B2379D">
            <w:pPr>
              <w:spacing w:after="0" w:line="276" w:lineRule="auto"/>
              <w:rPr>
                <w:rFonts w:cstheme="minorHAnsi"/>
                <w:b/>
                <w:szCs w:val="20"/>
              </w:rPr>
            </w:pPr>
            <w:r w:rsidRPr="000758A6">
              <w:rPr>
                <w:rFonts w:cstheme="minorHAnsi"/>
                <w:b/>
                <w:szCs w:val="20"/>
              </w:rPr>
              <w:t>COUNTRY</w:t>
            </w:r>
          </w:p>
        </w:tc>
        <w:tc>
          <w:tcPr>
            <w:tcW w:w="5250" w:type="dxa"/>
            <w:gridSpan w:val="2"/>
          </w:tcPr>
          <w:p w14:paraId="6FA840A9" w14:textId="77777777" w:rsidR="00B2379D" w:rsidRPr="00EE5B77" w:rsidRDefault="00B2379D" w:rsidP="00B2379D">
            <w:pPr>
              <w:spacing w:after="0" w:line="276" w:lineRule="auto"/>
              <w:rPr>
                <w:rStyle w:val="AAMSKBFill-InHighlight"/>
                <w:rFonts w:cstheme="minorHAnsi"/>
                <w:color w:val="auto"/>
              </w:rPr>
            </w:pPr>
            <w:r>
              <w:rPr>
                <w:rStyle w:val="AAMSKBFill-InHighlight"/>
                <w:rFonts w:cstheme="minorHAnsi"/>
                <w:color w:val="auto"/>
              </w:rPr>
              <w:t>USA</w:t>
            </w:r>
          </w:p>
          <w:p w14:paraId="6FA840AA" w14:textId="77777777" w:rsidR="00B2379D" w:rsidRPr="00EE5B77" w:rsidRDefault="00B2379D" w:rsidP="00B2379D">
            <w:pPr>
              <w:spacing w:after="0" w:line="276" w:lineRule="auto"/>
              <w:rPr>
                <w:rStyle w:val="AAMSKBFill-InHighlight"/>
                <w:rFonts w:cstheme="minorHAnsi"/>
              </w:rPr>
            </w:pPr>
          </w:p>
        </w:tc>
      </w:tr>
    </w:tbl>
    <w:p w14:paraId="6FA840AC" w14:textId="77777777" w:rsidR="00B2379D" w:rsidRPr="00AF196F" w:rsidRDefault="00B2379D" w:rsidP="00B2379D">
      <w:pPr>
        <w:pBdr>
          <w:top w:val="single" w:sz="4" w:space="1" w:color="auto"/>
          <w:bottom w:val="single" w:sz="4" w:space="1" w:color="auto"/>
        </w:pBdr>
        <w:spacing w:after="0"/>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56E43" w14:paraId="6FA840B3" w14:textId="77777777" w:rsidTr="005B1DDF">
        <w:tc>
          <w:tcPr>
            <w:tcW w:w="4675" w:type="dxa"/>
            <w:hideMark/>
          </w:tcPr>
          <w:p w14:paraId="6FA840AD" w14:textId="77777777" w:rsidR="00B2379D" w:rsidRDefault="00B2379D" w:rsidP="00B2379D">
            <w:pPr>
              <w:spacing w:after="0" w:line="276" w:lineRule="auto"/>
              <w:rPr>
                <w:rFonts w:cstheme="minorHAnsi"/>
                <w:b/>
              </w:rPr>
            </w:pPr>
            <w:r w:rsidRPr="008F13F6">
              <w:rPr>
                <w:rFonts w:cstheme="minorHAnsi"/>
                <w:b/>
                <w:szCs w:val="20"/>
              </w:rPr>
              <w:t>CONTRACTING OFFICE ADDRESS</w:t>
            </w:r>
          </w:p>
        </w:tc>
        <w:tc>
          <w:tcPr>
            <w:tcW w:w="5243" w:type="dxa"/>
            <w:hideMark/>
          </w:tcPr>
          <w:p w14:paraId="6FA840AE" w14:textId="77777777" w:rsidR="00B2379D" w:rsidRPr="00EE5B77" w:rsidRDefault="00B2379D" w:rsidP="00B2379D">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6FA840AF" w14:textId="77777777" w:rsidR="00B2379D" w:rsidRPr="00EE5B77" w:rsidRDefault="00B2379D" w:rsidP="00B2379D">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EE5B77">
              <w:rPr>
                <w:rStyle w:val="AAMSKBFill-InHighlight"/>
                <w:rFonts w:cstheme="minorHAnsi"/>
              </w:rPr>
              <w:t xml:space="preserve"> </w:t>
            </w:r>
          </w:p>
          <w:p w14:paraId="6FA840B0" w14:textId="77777777" w:rsidR="00B2379D" w:rsidRPr="00EE5B77" w:rsidRDefault="00B2379D" w:rsidP="00B2379D">
            <w:pPr>
              <w:spacing w:after="0" w:line="276" w:lineRule="auto"/>
              <w:rPr>
                <w:rFonts w:eastAsiaTheme="minorHAnsi" w:cstheme="minorHAnsi"/>
                <w:szCs w:val="20"/>
                <w:bdr w:val="none" w:sz="0" w:space="0" w:color="auto" w:frame="1"/>
              </w:rPr>
            </w:pPr>
            <w:r w:rsidRPr="00EE5B77">
              <w:rPr>
                <w:rStyle w:val="AAMSKBFill-InHighlight"/>
                <w:rFonts w:cstheme="minorHAnsi"/>
                <w:color w:val="auto"/>
              </w:rPr>
              <w:t xml:space="preserve"> </w:t>
            </w:r>
          </w:p>
          <w:p w14:paraId="6FA840B1" w14:textId="77777777" w:rsidR="00B2379D" w:rsidRPr="00EE5B77" w:rsidRDefault="00B2379D" w:rsidP="00B2379D">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316 ROBERT STREET N, SUITE 506</w:t>
            </w:r>
          </w:p>
          <w:p w14:paraId="6FA840B2" w14:textId="77777777" w:rsidR="00B2379D" w:rsidRPr="00EE5B77" w:rsidRDefault="00B2379D" w:rsidP="00B2379D">
            <w:pPr>
              <w:spacing w:after="0" w:line="276" w:lineRule="auto"/>
              <w:rPr>
                <w:rFonts w:cstheme="minorHAnsi"/>
              </w:rPr>
            </w:pPr>
            <w:r>
              <w:rPr>
                <w:rFonts w:cstheme="minorHAnsi"/>
              </w:rPr>
              <w:t>SAINT PAUL MN  55101</w:t>
            </w:r>
            <w:r w:rsidRPr="00EE5B77">
              <w:rPr>
                <w:rStyle w:val="AAMSKBFill-InHighlight"/>
                <w:rFonts w:cstheme="minorHAnsi"/>
                <w:color w:val="auto"/>
              </w:rPr>
              <w:t xml:space="preserve"> </w:t>
            </w:r>
          </w:p>
        </w:tc>
      </w:tr>
      <w:tr w:rsidR="00256E43" w14:paraId="6FA840BD" w14:textId="77777777" w:rsidTr="005B1DDF">
        <w:tc>
          <w:tcPr>
            <w:tcW w:w="4675" w:type="dxa"/>
            <w:hideMark/>
          </w:tcPr>
          <w:p w14:paraId="6FA840B4" w14:textId="77777777" w:rsidR="00B2379D" w:rsidRPr="008F13F6" w:rsidRDefault="00B2379D" w:rsidP="00B2379D">
            <w:pPr>
              <w:spacing w:after="0" w:line="276" w:lineRule="auto"/>
              <w:rPr>
                <w:rFonts w:cstheme="minorHAnsi"/>
                <w:b/>
                <w:szCs w:val="20"/>
              </w:rPr>
            </w:pPr>
            <w:r w:rsidRPr="008F13F6">
              <w:rPr>
                <w:rFonts w:cstheme="minorHAnsi"/>
                <w:b/>
                <w:szCs w:val="20"/>
              </w:rPr>
              <w:t>POINT OF CONTACT*</w:t>
            </w:r>
          </w:p>
          <w:p w14:paraId="6FA840B5" w14:textId="77777777" w:rsidR="00B2379D" w:rsidRDefault="00B2379D" w:rsidP="00B2379D">
            <w:pPr>
              <w:spacing w:after="0" w:line="276" w:lineRule="auto"/>
              <w:rPr>
                <w:rFonts w:cstheme="minorHAnsi"/>
                <w:b/>
              </w:rPr>
            </w:pPr>
          </w:p>
        </w:tc>
        <w:tc>
          <w:tcPr>
            <w:tcW w:w="5243" w:type="dxa"/>
            <w:hideMark/>
          </w:tcPr>
          <w:p w14:paraId="6FA840B6" w14:textId="77777777" w:rsidR="00B2379D" w:rsidRPr="00EE5B77" w:rsidRDefault="00B2379D" w:rsidP="00B2379D">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6FA840B7" w14:textId="77777777" w:rsidR="00B2379D" w:rsidRPr="00EE5B77" w:rsidRDefault="00B2379D" w:rsidP="00B2379D">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 Milander</w:t>
            </w:r>
          </w:p>
          <w:p w14:paraId="6FA840B8" w14:textId="77777777" w:rsidR="00B2379D" w:rsidRPr="00EE5B77" w:rsidRDefault="00B2379D" w:rsidP="00B2379D">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Alisha.Milander@va.gov</w:t>
            </w:r>
          </w:p>
          <w:p w14:paraId="6FA840B9" w14:textId="77777777" w:rsidR="00B2379D" w:rsidRPr="00EE5B77" w:rsidRDefault="00B2379D" w:rsidP="00B2379D">
            <w:pPr>
              <w:spacing w:after="0" w:line="276" w:lineRule="auto"/>
              <w:rPr>
                <w:rFonts w:eastAsiaTheme="minorHAnsi" w:cstheme="minorHAnsi"/>
                <w:szCs w:val="20"/>
                <w:bdr w:val="none" w:sz="0" w:space="0" w:color="auto" w:frame="1"/>
              </w:rPr>
            </w:pPr>
          </w:p>
          <w:p w14:paraId="6FA840BA" w14:textId="77777777" w:rsidR="00B2379D" w:rsidRPr="00EE5B77" w:rsidRDefault="00B2379D" w:rsidP="00B2379D">
            <w:pPr>
              <w:spacing w:after="0" w:line="276" w:lineRule="auto"/>
              <w:rPr>
                <w:rFonts w:eastAsiaTheme="minorHAnsi" w:cstheme="minorHAnsi"/>
                <w:szCs w:val="20"/>
                <w:bdr w:val="none" w:sz="0" w:space="0" w:color="auto" w:frame="1"/>
              </w:rPr>
            </w:pPr>
          </w:p>
          <w:p w14:paraId="6FA840BB" w14:textId="77777777" w:rsidR="00B2379D" w:rsidRPr="00EE5B77" w:rsidRDefault="00B2379D" w:rsidP="00B2379D">
            <w:pPr>
              <w:spacing w:after="0" w:line="276" w:lineRule="auto"/>
              <w:rPr>
                <w:rStyle w:val="AAMSKBFill-InHighlight"/>
                <w:rFonts w:cstheme="minorHAnsi"/>
                <w:color w:val="auto"/>
              </w:rPr>
            </w:pPr>
          </w:p>
          <w:p w14:paraId="6FA840BC" w14:textId="77777777" w:rsidR="00B2379D" w:rsidRPr="00EE5B77" w:rsidRDefault="00B2379D" w:rsidP="00B2379D">
            <w:pPr>
              <w:spacing w:after="0" w:line="276" w:lineRule="auto"/>
              <w:rPr>
                <w:rFonts w:cstheme="minorHAnsi"/>
                <w:szCs w:val="20"/>
              </w:rPr>
            </w:pPr>
          </w:p>
        </w:tc>
      </w:tr>
    </w:tbl>
    <w:p w14:paraId="6FA840BE" w14:textId="77777777" w:rsidR="00B2379D" w:rsidRPr="00AF196F" w:rsidRDefault="00B2379D" w:rsidP="00B2379D">
      <w:pPr>
        <w:pBdr>
          <w:top w:val="single" w:sz="4" w:space="1" w:color="auto"/>
          <w:bottom w:val="single" w:sz="4" w:space="1" w:color="auto"/>
        </w:pBdr>
        <w:spacing w:after="0"/>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56E43" w14:paraId="6FA840C1" w14:textId="77777777" w:rsidTr="005B1DDF">
        <w:tc>
          <w:tcPr>
            <w:tcW w:w="4675" w:type="dxa"/>
            <w:hideMark/>
          </w:tcPr>
          <w:p w14:paraId="6FA840BF" w14:textId="77777777" w:rsidR="00B2379D" w:rsidRPr="00D82575" w:rsidRDefault="00B2379D" w:rsidP="00B2379D">
            <w:pPr>
              <w:spacing w:after="0" w:line="276" w:lineRule="auto"/>
              <w:rPr>
                <w:rFonts w:cstheme="minorHAnsi"/>
                <w:b/>
              </w:rPr>
            </w:pPr>
            <w:r w:rsidRPr="00D82575">
              <w:rPr>
                <w:rFonts w:cstheme="minorHAnsi"/>
                <w:b/>
              </w:rPr>
              <w:t>AGENCY’S URL</w:t>
            </w:r>
          </w:p>
        </w:tc>
        <w:tc>
          <w:tcPr>
            <w:tcW w:w="5243" w:type="dxa"/>
            <w:hideMark/>
          </w:tcPr>
          <w:p w14:paraId="6FA840C0" w14:textId="77777777" w:rsidR="00B2379D" w:rsidRPr="00D82575" w:rsidRDefault="00B2379D" w:rsidP="00B2379D">
            <w:pPr>
              <w:spacing w:after="0" w:line="276" w:lineRule="auto"/>
              <w:rPr>
                <w:rFonts w:cstheme="minorHAnsi"/>
              </w:rPr>
            </w:pPr>
          </w:p>
        </w:tc>
      </w:tr>
      <w:tr w:rsidR="00256E43" w14:paraId="6FA840C4" w14:textId="77777777" w:rsidTr="005B1DDF">
        <w:tc>
          <w:tcPr>
            <w:tcW w:w="4675" w:type="dxa"/>
            <w:hideMark/>
          </w:tcPr>
          <w:p w14:paraId="6FA840C2" w14:textId="77777777" w:rsidR="00B2379D" w:rsidRPr="00D82575" w:rsidRDefault="00B2379D" w:rsidP="00B2379D">
            <w:pPr>
              <w:spacing w:after="0" w:line="276" w:lineRule="auto"/>
              <w:rPr>
                <w:rFonts w:cstheme="minorHAnsi"/>
                <w:b/>
              </w:rPr>
            </w:pPr>
            <w:r w:rsidRPr="00D82575">
              <w:rPr>
                <w:rFonts w:cstheme="minorHAnsi"/>
                <w:b/>
              </w:rPr>
              <w:t>URL DESCRIPTION</w:t>
            </w:r>
          </w:p>
        </w:tc>
        <w:tc>
          <w:tcPr>
            <w:tcW w:w="5243" w:type="dxa"/>
            <w:hideMark/>
          </w:tcPr>
          <w:p w14:paraId="6FA840C3" w14:textId="77777777" w:rsidR="00B2379D" w:rsidRPr="00D82575" w:rsidRDefault="00B2379D" w:rsidP="00B2379D">
            <w:pPr>
              <w:spacing w:after="0" w:line="276" w:lineRule="auto"/>
              <w:rPr>
                <w:rFonts w:cstheme="minorHAnsi"/>
                <w:szCs w:val="20"/>
              </w:rPr>
            </w:pPr>
          </w:p>
        </w:tc>
      </w:tr>
      <w:tr w:rsidR="00256E43" w14:paraId="6FA840C7" w14:textId="77777777" w:rsidTr="005B1DDF">
        <w:tc>
          <w:tcPr>
            <w:tcW w:w="4675" w:type="dxa"/>
            <w:hideMark/>
          </w:tcPr>
          <w:p w14:paraId="6FA840C5" w14:textId="77777777" w:rsidR="00B2379D" w:rsidRPr="00D82575" w:rsidRDefault="00B2379D" w:rsidP="00B2379D">
            <w:pPr>
              <w:spacing w:after="0" w:line="276" w:lineRule="auto"/>
              <w:rPr>
                <w:rFonts w:cstheme="minorHAnsi"/>
                <w:b/>
              </w:rPr>
            </w:pPr>
            <w:r w:rsidRPr="00D82575">
              <w:rPr>
                <w:rFonts w:cstheme="minorHAnsi"/>
                <w:b/>
              </w:rPr>
              <w:t>AGENCY CONTACT’S EMAIL ADDRESS</w:t>
            </w:r>
          </w:p>
        </w:tc>
        <w:tc>
          <w:tcPr>
            <w:tcW w:w="5243" w:type="dxa"/>
            <w:hideMark/>
          </w:tcPr>
          <w:p w14:paraId="6FA840C6" w14:textId="77777777" w:rsidR="00B2379D" w:rsidRPr="00D82575" w:rsidRDefault="00B2379D" w:rsidP="00B2379D">
            <w:pPr>
              <w:spacing w:after="0" w:line="276" w:lineRule="auto"/>
              <w:rPr>
                <w:rFonts w:cstheme="minorHAnsi"/>
                <w:szCs w:val="20"/>
              </w:rPr>
            </w:pPr>
            <w:r>
              <w:rPr>
                <w:rFonts w:cstheme="minorHAnsi"/>
                <w:szCs w:val="20"/>
              </w:rPr>
              <w:t>Alisha.Milander@va.gov</w:t>
            </w:r>
          </w:p>
        </w:tc>
      </w:tr>
      <w:tr w:rsidR="00256E43" w14:paraId="6FA840CA" w14:textId="77777777" w:rsidTr="005B1DDF">
        <w:tc>
          <w:tcPr>
            <w:tcW w:w="4675" w:type="dxa"/>
            <w:hideMark/>
          </w:tcPr>
          <w:p w14:paraId="6FA840C8" w14:textId="77777777" w:rsidR="00B2379D" w:rsidRPr="00D82575" w:rsidRDefault="00B2379D" w:rsidP="00B2379D">
            <w:pPr>
              <w:spacing w:after="0" w:line="276" w:lineRule="auto"/>
              <w:rPr>
                <w:rFonts w:cstheme="minorHAnsi"/>
                <w:b/>
              </w:rPr>
            </w:pPr>
            <w:r w:rsidRPr="00D82575">
              <w:rPr>
                <w:rFonts w:cstheme="minorHAnsi"/>
                <w:b/>
              </w:rPr>
              <w:t>EMAIL DESCRIPTION</w:t>
            </w:r>
          </w:p>
        </w:tc>
        <w:tc>
          <w:tcPr>
            <w:tcW w:w="5243" w:type="dxa"/>
            <w:hideMark/>
          </w:tcPr>
          <w:p w14:paraId="6FA840C9" w14:textId="77777777" w:rsidR="00B2379D" w:rsidRPr="00D82575" w:rsidRDefault="00B2379D" w:rsidP="00B2379D">
            <w:pPr>
              <w:spacing w:after="0" w:line="276" w:lineRule="auto"/>
              <w:rPr>
                <w:rFonts w:cstheme="minorHAnsi"/>
                <w:szCs w:val="20"/>
              </w:rPr>
            </w:pPr>
            <w:r>
              <w:rPr>
                <w:rFonts w:cstheme="minorHAnsi"/>
                <w:szCs w:val="20"/>
              </w:rPr>
              <w:t>Contracting Officer</w:t>
            </w:r>
          </w:p>
        </w:tc>
      </w:tr>
    </w:tbl>
    <w:p w14:paraId="6FA840CB" w14:textId="77777777" w:rsidR="00B2379D" w:rsidRDefault="00B2379D" w:rsidP="00B2379D">
      <w:pPr>
        <w:spacing w:after="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6FA840CC" w14:textId="77777777" w:rsidR="00B2379D" w:rsidRPr="00AF196F" w:rsidRDefault="00B2379D"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6FA840CD" w14:textId="77777777" w:rsidR="00B2379D" w:rsidRDefault="00B2379D" w:rsidP="003F7781">
      <w:pPr>
        <w:spacing w:after="0" w:line="240" w:lineRule="auto"/>
        <w:rPr>
          <w:rFonts w:ascii="Arial" w:hAnsi="Arial" w:cs="Arial"/>
          <w:sz w:val="24"/>
          <w:szCs w:val="24"/>
        </w:rPr>
      </w:pPr>
      <w:r w:rsidRPr="00EB0510">
        <w:rPr>
          <w:rFonts w:ascii="Arial" w:hAnsi="Arial" w:cs="Arial"/>
          <w:sz w:val="24"/>
          <w:szCs w:val="24"/>
        </w:rPr>
        <w:t>This Notice of Intent is provided to advise that the Government intends to solicit and negotiate a sole source, Firm</w:t>
      </w:r>
      <w:r>
        <w:rPr>
          <w:rFonts w:ascii="Arial" w:hAnsi="Arial" w:cs="Arial"/>
          <w:sz w:val="24"/>
          <w:szCs w:val="24"/>
        </w:rPr>
        <w:t>-</w:t>
      </w:r>
      <w:r w:rsidRPr="00EB0510">
        <w:rPr>
          <w:rFonts w:ascii="Arial" w:hAnsi="Arial" w:cs="Arial"/>
          <w:sz w:val="24"/>
          <w:szCs w:val="24"/>
        </w:rPr>
        <w:t xml:space="preserve">Fixed Price </w:t>
      </w:r>
      <w:r>
        <w:rPr>
          <w:rFonts w:ascii="Arial" w:hAnsi="Arial" w:cs="Arial"/>
          <w:sz w:val="24"/>
          <w:szCs w:val="24"/>
        </w:rPr>
        <w:t xml:space="preserve">contract </w:t>
      </w:r>
      <w:r w:rsidRPr="00EB0510">
        <w:rPr>
          <w:rFonts w:ascii="Arial" w:hAnsi="Arial" w:cs="Arial"/>
          <w:sz w:val="24"/>
          <w:szCs w:val="24"/>
        </w:rPr>
        <w:t>with only one source,</w:t>
      </w:r>
      <w:r>
        <w:rPr>
          <w:rFonts w:ascii="Arial" w:hAnsi="Arial" w:cs="Arial"/>
          <w:sz w:val="24"/>
          <w:szCs w:val="24"/>
        </w:rPr>
        <w:t xml:space="preserve"> Midcontinent Communications,</w:t>
      </w:r>
      <w:r w:rsidRPr="00EB0510">
        <w:rPr>
          <w:rFonts w:ascii="Arial" w:hAnsi="Arial" w:cs="Arial"/>
          <w:sz w:val="24"/>
          <w:szCs w:val="24"/>
        </w:rPr>
        <w:t xml:space="preserve"> to provide </w:t>
      </w:r>
      <w:r w:rsidRPr="003F7781">
        <w:rPr>
          <w:rFonts w:ascii="Arial" w:hAnsi="Arial" w:cs="Arial"/>
          <w:bCs/>
          <w:sz w:val="24"/>
          <w:szCs w:val="24"/>
        </w:rPr>
        <w:t>Cable, Internet, Phone, and Digital Music Services</w:t>
      </w:r>
      <w:r w:rsidRPr="00D1704B">
        <w:rPr>
          <w:rFonts w:ascii="Arial" w:hAnsi="Arial" w:cs="Arial"/>
          <w:sz w:val="24"/>
          <w:szCs w:val="24"/>
        </w:rPr>
        <w:t xml:space="preserve"> </w:t>
      </w:r>
      <w:r>
        <w:rPr>
          <w:rFonts w:ascii="Arial" w:hAnsi="Arial" w:cs="Arial"/>
          <w:sz w:val="24"/>
          <w:szCs w:val="24"/>
        </w:rPr>
        <w:t>to</w:t>
      </w:r>
      <w:r w:rsidRPr="00D1704B">
        <w:rPr>
          <w:rFonts w:ascii="Arial" w:hAnsi="Arial" w:cs="Arial"/>
          <w:sz w:val="24"/>
          <w:szCs w:val="24"/>
        </w:rPr>
        <w:t xml:space="preserve"> the </w:t>
      </w:r>
      <w:r>
        <w:rPr>
          <w:rFonts w:ascii="Arial" w:hAnsi="Arial" w:cs="Arial"/>
          <w:sz w:val="24"/>
          <w:szCs w:val="24"/>
        </w:rPr>
        <w:t>VA Black Hills Health Care System – Fort Meade Campus.</w:t>
      </w:r>
      <w:r w:rsidRPr="00EB0510">
        <w:rPr>
          <w:rFonts w:ascii="Arial" w:hAnsi="Arial" w:cs="Arial"/>
          <w:sz w:val="24"/>
          <w:szCs w:val="24"/>
        </w:rPr>
        <w:br/>
      </w:r>
      <w:r w:rsidRPr="00EB0510">
        <w:rPr>
          <w:rFonts w:ascii="Arial" w:hAnsi="Arial" w:cs="Arial"/>
          <w:sz w:val="24"/>
          <w:szCs w:val="24"/>
        </w:rPr>
        <w:br/>
        <w:t>This cont</w:t>
      </w:r>
      <w:r>
        <w:rPr>
          <w:rFonts w:ascii="Arial" w:hAnsi="Arial" w:cs="Arial"/>
          <w:sz w:val="24"/>
          <w:szCs w:val="24"/>
        </w:rPr>
        <w:t>r</w:t>
      </w:r>
      <w:r w:rsidRPr="00EB0510">
        <w:rPr>
          <w:rFonts w:ascii="Arial" w:hAnsi="Arial" w:cs="Arial"/>
          <w:sz w:val="24"/>
          <w:szCs w:val="24"/>
        </w:rPr>
        <w:t xml:space="preserve">act action is for </w:t>
      </w:r>
      <w:r>
        <w:rPr>
          <w:rFonts w:ascii="Arial" w:hAnsi="Arial" w:cs="Arial"/>
          <w:sz w:val="24"/>
          <w:szCs w:val="24"/>
        </w:rPr>
        <w:t>services</w:t>
      </w:r>
      <w:r w:rsidRPr="00EB0510">
        <w:rPr>
          <w:rFonts w:ascii="Arial" w:hAnsi="Arial" w:cs="Arial"/>
          <w:sz w:val="24"/>
          <w:szCs w:val="24"/>
        </w:rPr>
        <w:t xml:space="preserve"> for which the Government intends to solicit and negotiate a Sole Source award under the authority of </w:t>
      </w:r>
      <w:r w:rsidRPr="008276F9">
        <w:rPr>
          <w:rFonts w:ascii="Arial" w:hAnsi="Arial" w:cs="Arial"/>
          <w:sz w:val="24"/>
          <w:szCs w:val="24"/>
        </w:rPr>
        <w:t>RFO 12.201</w:t>
      </w:r>
      <w:r w:rsidRPr="008276F9">
        <w:rPr>
          <w:rFonts w:ascii="Cambria Math" w:hAnsi="Cambria Math" w:cs="Cambria Math"/>
          <w:sz w:val="24"/>
          <w:szCs w:val="24"/>
        </w:rPr>
        <w:t>‑</w:t>
      </w:r>
      <w:r w:rsidRPr="008276F9">
        <w:rPr>
          <w:rFonts w:ascii="Arial" w:hAnsi="Arial" w:cs="Arial"/>
          <w:sz w:val="24"/>
          <w:szCs w:val="24"/>
        </w:rPr>
        <w:t>1, which permits the use of simplified procedures for commercial acquisitions.</w:t>
      </w:r>
    </w:p>
    <w:p w14:paraId="6FA840CE" w14:textId="77777777" w:rsidR="00B2379D" w:rsidRDefault="00B2379D" w:rsidP="003F7781">
      <w:pPr>
        <w:spacing w:after="0" w:line="240" w:lineRule="auto"/>
        <w:rPr>
          <w:rFonts w:ascii="Arial" w:hAnsi="Arial" w:cs="Arial"/>
          <w:sz w:val="24"/>
          <w:szCs w:val="24"/>
        </w:rPr>
      </w:pPr>
      <w:r w:rsidRPr="00EB0510">
        <w:rPr>
          <w:rFonts w:ascii="Arial" w:hAnsi="Arial" w:cs="Arial"/>
          <w:sz w:val="24"/>
          <w:szCs w:val="24"/>
        </w:rPr>
        <w:br/>
        <w:t xml:space="preserve">This notice of intent to award a sole source contract is not a request for competitive proposals. </w:t>
      </w:r>
      <w:r>
        <w:rPr>
          <w:rFonts w:ascii="Arial" w:hAnsi="Arial" w:cs="Arial"/>
          <w:sz w:val="24"/>
          <w:szCs w:val="24"/>
        </w:rPr>
        <w:t xml:space="preserve"> </w:t>
      </w:r>
      <w:r w:rsidRPr="00EB0510">
        <w:rPr>
          <w:rFonts w:ascii="Arial" w:hAnsi="Arial" w:cs="Arial"/>
          <w:sz w:val="24"/>
          <w:szCs w:val="24"/>
        </w:rPr>
        <w:t xml:space="preserve">However, in accordance with </w:t>
      </w:r>
      <w:r w:rsidRPr="008276F9">
        <w:rPr>
          <w:rFonts w:ascii="Arial" w:hAnsi="Arial" w:cs="Arial"/>
          <w:sz w:val="24"/>
          <w:szCs w:val="24"/>
        </w:rPr>
        <w:t>RFO Part 5 – Publicizing Contract Actions</w:t>
      </w:r>
      <w:r w:rsidRPr="00EB0510">
        <w:rPr>
          <w:rFonts w:ascii="Arial" w:hAnsi="Arial" w:cs="Arial"/>
          <w:sz w:val="24"/>
          <w:szCs w:val="24"/>
        </w:rPr>
        <w:t>, all responsible sources that feel they can meet the Government’s requirements detailed above may submit a capability statement which shall be considered by the agency.</w:t>
      </w:r>
      <w:r>
        <w:rPr>
          <w:rFonts w:ascii="Arial" w:hAnsi="Arial" w:cs="Arial"/>
          <w:sz w:val="24"/>
          <w:szCs w:val="24"/>
        </w:rPr>
        <w:t xml:space="preserve"> </w:t>
      </w:r>
      <w:r w:rsidRPr="00EB0510">
        <w:rPr>
          <w:rFonts w:ascii="Arial" w:hAnsi="Arial" w:cs="Arial"/>
          <w:sz w:val="24"/>
          <w:szCs w:val="24"/>
        </w:rPr>
        <w:t xml:space="preserve"> Responses to this notice shall contain sufficient information to establish the interested </w:t>
      </w:r>
      <w:r w:rsidRPr="00EB0510">
        <w:rPr>
          <w:rFonts w:ascii="Arial" w:hAnsi="Arial" w:cs="Arial"/>
          <w:sz w:val="24"/>
          <w:szCs w:val="24"/>
        </w:rPr>
        <w:t>part</w:t>
      </w:r>
      <w:r>
        <w:rPr>
          <w:rFonts w:ascii="Arial" w:hAnsi="Arial" w:cs="Arial"/>
          <w:sz w:val="24"/>
          <w:szCs w:val="24"/>
        </w:rPr>
        <w:t>y</w:t>
      </w:r>
      <w:r w:rsidRPr="00EB0510">
        <w:rPr>
          <w:rFonts w:ascii="Arial" w:hAnsi="Arial" w:cs="Arial"/>
          <w:sz w:val="24"/>
          <w:szCs w:val="24"/>
        </w:rPr>
        <w:t>’</w:t>
      </w:r>
      <w:r>
        <w:rPr>
          <w:rFonts w:ascii="Arial" w:hAnsi="Arial" w:cs="Arial"/>
          <w:sz w:val="24"/>
          <w:szCs w:val="24"/>
        </w:rPr>
        <w:t>s</w:t>
      </w:r>
      <w:r w:rsidRPr="00EB0510">
        <w:rPr>
          <w:rFonts w:ascii="Arial" w:hAnsi="Arial" w:cs="Arial"/>
          <w:sz w:val="24"/>
          <w:szCs w:val="24"/>
        </w:rPr>
        <w:t xml:space="preserve"> bona-fide capabilities for fulfilling the requirement and </w:t>
      </w:r>
      <w:r>
        <w:rPr>
          <w:rFonts w:ascii="Arial" w:hAnsi="Arial" w:cs="Arial"/>
          <w:sz w:val="24"/>
          <w:szCs w:val="24"/>
        </w:rPr>
        <w:t xml:space="preserve">must </w:t>
      </w:r>
      <w:r w:rsidRPr="00EB0510">
        <w:rPr>
          <w:rFonts w:ascii="Arial" w:hAnsi="Arial" w:cs="Arial"/>
          <w:sz w:val="24"/>
          <w:szCs w:val="24"/>
        </w:rPr>
        <w:t xml:space="preserve">include </w:t>
      </w:r>
      <w:r w:rsidRPr="008276F9">
        <w:rPr>
          <w:rFonts w:ascii="Arial" w:hAnsi="Arial" w:cs="Arial"/>
          <w:sz w:val="24"/>
          <w:szCs w:val="24"/>
        </w:rPr>
        <w:t xml:space="preserve">the organization’s </w:t>
      </w:r>
      <w:r w:rsidRPr="00EB0510">
        <w:rPr>
          <w:rFonts w:ascii="Arial" w:hAnsi="Arial" w:cs="Arial"/>
          <w:sz w:val="24"/>
          <w:szCs w:val="24"/>
        </w:rPr>
        <w:t xml:space="preserve">System for Award Management (SAM) </w:t>
      </w:r>
      <w:r>
        <w:rPr>
          <w:rFonts w:ascii="Arial" w:hAnsi="Arial" w:cs="Arial"/>
          <w:sz w:val="24"/>
          <w:szCs w:val="24"/>
        </w:rPr>
        <w:t>Unique Entity ID</w:t>
      </w:r>
      <w:r w:rsidRPr="00EB0510">
        <w:rPr>
          <w:rFonts w:ascii="Arial" w:hAnsi="Arial" w:cs="Arial"/>
          <w:sz w:val="24"/>
          <w:szCs w:val="24"/>
        </w:rPr>
        <w:t xml:space="preserve"> (</w:t>
      </w:r>
      <w:r>
        <w:rPr>
          <w:rFonts w:ascii="Arial" w:hAnsi="Arial" w:cs="Arial"/>
          <w:sz w:val="24"/>
          <w:szCs w:val="24"/>
        </w:rPr>
        <w:t>UEI</w:t>
      </w:r>
      <w:r w:rsidRPr="00EB0510">
        <w:rPr>
          <w:rFonts w:ascii="Arial" w:hAnsi="Arial" w:cs="Arial"/>
          <w:sz w:val="24"/>
          <w:szCs w:val="24"/>
        </w:rPr>
        <w:t>), and the Taxpayer Identifi</w:t>
      </w:r>
      <w:r w:rsidRPr="00EB0510">
        <w:rPr>
          <w:rFonts w:ascii="Arial" w:hAnsi="Arial" w:cs="Arial"/>
          <w:sz w:val="24"/>
          <w:szCs w:val="24"/>
        </w:rPr>
        <w:t xml:space="preserve">cation Number (TIN), along with documentation </w:t>
      </w:r>
      <w:r w:rsidRPr="008276F9">
        <w:rPr>
          <w:rFonts w:ascii="Arial" w:hAnsi="Arial" w:cs="Arial"/>
          <w:sz w:val="24"/>
          <w:szCs w:val="24"/>
        </w:rPr>
        <w:t>verifying the vendor’s authorized distributor/reseller status, if applicable.</w:t>
      </w:r>
      <w:r w:rsidRPr="00EB0510">
        <w:rPr>
          <w:rFonts w:ascii="Arial" w:hAnsi="Arial" w:cs="Arial"/>
          <w:sz w:val="24"/>
          <w:szCs w:val="24"/>
        </w:rPr>
        <w:t xml:space="preserve"> </w:t>
      </w:r>
      <w:r>
        <w:rPr>
          <w:rFonts w:ascii="Arial" w:hAnsi="Arial" w:cs="Arial"/>
          <w:sz w:val="24"/>
          <w:szCs w:val="24"/>
        </w:rPr>
        <w:t xml:space="preserve"> </w:t>
      </w:r>
      <w:r w:rsidRPr="00EB0510">
        <w:rPr>
          <w:rFonts w:ascii="Arial" w:hAnsi="Arial" w:cs="Arial"/>
          <w:sz w:val="24"/>
          <w:szCs w:val="24"/>
        </w:rPr>
        <w:t>All offerors must have an active registration in SAM</w:t>
      </w:r>
      <w:r>
        <w:rPr>
          <w:rFonts w:ascii="Arial" w:hAnsi="Arial" w:cs="Arial"/>
          <w:sz w:val="24"/>
          <w:szCs w:val="24"/>
        </w:rPr>
        <w:t xml:space="preserve"> at </w:t>
      </w:r>
      <w:r w:rsidRPr="00EB0510">
        <w:rPr>
          <w:rFonts w:ascii="Arial" w:hAnsi="Arial" w:cs="Arial"/>
          <w:sz w:val="24"/>
          <w:szCs w:val="24"/>
        </w:rPr>
        <w:t xml:space="preserve">www.sam.gov. </w:t>
      </w:r>
      <w:r>
        <w:rPr>
          <w:rFonts w:ascii="Arial" w:hAnsi="Arial" w:cs="Arial"/>
          <w:sz w:val="24"/>
          <w:szCs w:val="24"/>
        </w:rPr>
        <w:t xml:space="preserve"> </w:t>
      </w:r>
      <w:r w:rsidRPr="00EB0510">
        <w:rPr>
          <w:rFonts w:ascii="Arial" w:hAnsi="Arial" w:cs="Arial"/>
          <w:sz w:val="24"/>
          <w:szCs w:val="24"/>
        </w:rPr>
        <w:t xml:space="preserve">A </w:t>
      </w:r>
      <w:proofErr w:type="gramStart"/>
      <w:r w:rsidRPr="00EB0510">
        <w:rPr>
          <w:rFonts w:ascii="Arial" w:hAnsi="Arial" w:cs="Arial"/>
          <w:sz w:val="24"/>
          <w:szCs w:val="24"/>
        </w:rPr>
        <w:t>determination</w:t>
      </w:r>
      <w:proofErr w:type="gramEnd"/>
      <w:r w:rsidRPr="00EB0510">
        <w:rPr>
          <w:rFonts w:ascii="Arial" w:hAnsi="Arial" w:cs="Arial"/>
          <w:sz w:val="24"/>
          <w:szCs w:val="24"/>
        </w:rPr>
        <w:t xml:space="preserve"> by the Government not to </w:t>
      </w:r>
      <w:proofErr w:type="gramStart"/>
      <w:r w:rsidRPr="00EB0510">
        <w:rPr>
          <w:rFonts w:ascii="Arial" w:hAnsi="Arial" w:cs="Arial"/>
          <w:sz w:val="24"/>
          <w:szCs w:val="24"/>
        </w:rPr>
        <w:t>compete</w:t>
      </w:r>
      <w:proofErr w:type="gramEnd"/>
      <w:r w:rsidRPr="00EB0510">
        <w:rPr>
          <w:rFonts w:ascii="Arial" w:hAnsi="Arial" w:cs="Arial"/>
          <w:sz w:val="24"/>
          <w:szCs w:val="24"/>
        </w:rPr>
        <w:t xml:space="preserve"> this proposed contract based upon responses to this notice is solely within the discretion of the Government. </w:t>
      </w:r>
      <w:r>
        <w:rPr>
          <w:rFonts w:ascii="Arial" w:hAnsi="Arial" w:cs="Arial"/>
          <w:sz w:val="24"/>
          <w:szCs w:val="24"/>
        </w:rPr>
        <w:t xml:space="preserve"> </w:t>
      </w:r>
      <w:r w:rsidRPr="00EB0510">
        <w:rPr>
          <w:rFonts w:ascii="Arial" w:hAnsi="Arial" w:cs="Arial"/>
          <w:sz w:val="24"/>
          <w:szCs w:val="24"/>
        </w:rPr>
        <w:t xml:space="preserve">The information </w:t>
      </w:r>
      <w:r>
        <w:rPr>
          <w:rFonts w:ascii="Arial" w:hAnsi="Arial" w:cs="Arial"/>
          <w:sz w:val="24"/>
          <w:szCs w:val="24"/>
        </w:rPr>
        <w:t xml:space="preserve">received </w:t>
      </w:r>
      <w:r w:rsidRPr="00EB0510">
        <w:rPr>
          <w:rFonts w:ascii="Arial" w:hAnsi="Arial" w:cs="Arial"/>
          <w:sz w:val="24"/>
          <w:szCs w:val="24"/>
        </w:rPr>
        <w:t>will be retained as Market Research.</w:t>
      </w:r>
      <w:r w:rsidRPr="00EB0510">
        <w:rPr>
          <w:rFonts w:ascii="Arial" w:hAnsi="Arial" w:cs="Arial"/>
          <w:sz w:val="24"/>
          <w:szCs w:val="24"/>
        </w:rPr>
        <w:br/>
      </w:r>
      <w:r w:rsidRPr="00EB0510">
        <w:rPr>
          <w:rFonts w:ascii="Arial" w:hAnsi="Arial" w:cs="Arial"/>
          <w:sz w:val="24"/>
          <w:szCs w:val="24"/>
        </w:rPr>
        <w:br/>
        <w:t xml:space="preserve">All responses must be received by </w:t>
      </w:r>
      <w:r>
        <w:rPr>
          <w:rFonts w:ascii="Arial" w:hAnsi="Arial" w:cs="Arial"/>
          <w:sz w:val="24"/>
          <w:szCs w:val="24"/>
        </w:rPr>
        <w:t>12:00</w:t>
      </w:r>
      <w:r w:rsidRPr="00EB0510">
        <w:rPr>
          <w:rFonts w:ascii="Arial" w:hAnsi="Arial" w:cs="Arial"/>
          <w:sz w:val="24"/>
          <w:szCs w:val="24"/>
        </w:rPr>
        <w:t xml:space="preserve"> </w:t>
      </w:r>
      <w:r>
        <w:rPr>
          <w:rFonts w:ascii="Arial" w:hAnsi="Arial" w:cs="Arial"/>
          <w:sz w:val="24"/>
          <w:szCs w:val="24"/>
        </w:rPr>
        <w:t>P</w:t>
      </w:r>
      <w:r w:rsidRPr="00EB0510">
        <w:rPr>
          <w:rFonts w:ascii="Arial" w:hAnsi="Arial" w:cs="Arial"/>
          <w:sz w:val="24"/>
          <w:szCs w:val="24"/>
        </w:rPr>
        <w:t xml:space="preserve">M </w:t>
      </w:r>
      <w:r>
        <w:rPr>
          <w:rFonts w:ascii="Arial" w:hAnsi="Arial" w:cs="Arial"/>
          <w:sz w:val="24"/>
          <w:szCs w:val="24"/>
        </w:rPr>
        <w:t>Central Time</w:t>
      </w:r>
      <w:r w:rsidRPr="00EB0510">
        <w:rPr>
          <w:rFonts w:ascii="Arial" w:hAnsi="Arial" w:cs="Arial"/>
          <w:sz w:val="24"/>
          <w:szCs w:val="24"/>
        </w:rPr>
        <w:t xml:space="preserve"> on </w:t>
      </w:r>
      <w:r>
        <w:rPr>
          <w:rFonts w:ascii="Arial" w:hAnsi="Arial" w:cs="Arial"/>
          <w:sz w:val="24"/>
          <w:szCs w:val="24"/>
        </w:rPr>
        <w:t>Wednesday</w:t>
      </w:r>
      <w:r w:rsidRPr="00EB0510">
        <w:rPr>
          <w:rFonts w:ascii="Arial" w:hAnsi="Arial" w:cs="Arial"/>
          <w:sz w:val="24"/>
          <w:szCs w:val="24"/>
        </w:rPr>
        <w:t xml:space="preserve">, </w:t>
      </w:r>
      <w:r>
        <w:rPr>
          <w:rFonts w:ascii="Arial" w:hAnsi="Arial" w:cs="Arial"/>
          <w:sz w:val="24"/>
          <w:szCs w:val="24"/>
        </w:rPr>
        <w:t>May</w:t>
      </w:r>
      <w:r>
        <w:rPr>
          <w:rFonts w:ascii="Arial" w:hAnsi="Arial" w:cs="Arial"/>
          <w:sz w:val="24"/>
          <w:szCs w:val="24"/>
        </w:rPr>
        <w:t xml:space="preserve"> 1</w:t>
      </w:r>
      <w:r>
        <w:rPr>
          <w:rFonts w:ascii="Arial" w:hAnsi="Arial" w:cs="Arial"/>
          <w:sz w:val="24"/>
          <w:szCs w:val="24"/>
        </w:rPr>
        <w:t>3</w:t>
      </w:r>
      <w:r>
        <w:rPr>
          <w:rFonts w:ascii="Arial" w:hAnsi="Arial" w:cs="Arial"/>
          <w:sz w:val="24"/>
          <w:szCs w:val="24"/>
        </w:rPr>
        <w:t>, 202</w:t>
      </w:r>
      <w:r>
        <w:rPr>
          <w:rFonts w:ascii="Arial" w:hAnsi="Arial" w:cs="Arial"/>
          <w:sz w:val="24"/>
          <w:szCs w:val="24"/>
        </w:rPr>
        <w:t>6</w:t>
      </w:r>
      <w:r w:rsidRPr="00EB0510">
        <w:rPr>
          <w:rFonts w:ascii="Arial" w:hAnsi="Arial" w:cs="Arial"/>
          <w:sz w:val="24"/>
          <w:szCs w:val="24"/>
        </w:rPr>
        <w:t>.</w:t>
      </w:r>
      <w:r w:rsidRPr="00EB0510">
        <w:rPr>
          <w:rFonts w:ascii="Arial" w:hAnsi="Arial" w:cs="Arial"/>
          <w:sz w:val="24"/>
          <w:szCs w:val="24"/>
        </w:rPr>
        <w:br/>
      </w:r>
      <w:r w:rsidRPr="00EB0510">
        <w:rPr>
          <w:rFonts w:ascii="Arial" w:hAnsi="Arial" w:cs="Arial"/>
          <w:sz w:val="24"/>
          <w:szCs w:val="24"/>
        </w:rPr>
        <w:br/>
        <w:t>Responses</w:t>
      </w:r>
      <w:r w:rsidRPr="00EB0510">
        <w:rPr>
          <w:rFonts w:ascii="Arial" w:hAnsi="Arial" w:cs="Arial"/>
          <w:sz w:val="24"/>
          <w:szCs w:val="24"/>
        </w:rPr>
        <w:t xml:space="preserve"> shall be submitted electronically to </w:t>
      </w:r>
      <w:r>
        <w:rPr>
          <w:rFonts w:ascii="Arial" w:hAnsi="Arial" w:cs="Arial"/>
          <w:sz w:val="24"/>
          <w:szCs w:val="24"/>
        </w:rPr>
        <w:t>Alisha Milander</w:t>
      </w:r>
      <w:r w:rsidRPr="00EB0510">
        <w:rPr>
          <w:rFonts w:ascii="Arial" w:hAnsi="Arial" w:cs="Arial"/>
          <w:sz w:val="24"/>
          <w:szCs w:val="24"/>
        </w:rPr>
        <w:t xml:space="preserve"> via email at </w:t>
      </w:r>
      <w:hyperlink r:id="rId7" w:history="1">
        <w:r w:rsidRPr="00E60B8A">
          <w:rPr>
            <w:rStyle w:val="Hyperlink"/>
            <w:rFonts w:ascii="Arial" w:hAnsi="Arial" w:cs="Arial"/>
            <w:sz w:val="24"/>
            <w:szCs w:val="24"/>
          </w:rPr>
          <w:t>Alisha.Milander@va.gov</w:t>
        </w:r>
      </w:hyperlink>
      <w:r w:rsidRPr="00EB0510">
        <w:rPr>
          <w:rFonts w:ascii="Arial" w:hAnsi="Arial" w:cs="Arial"/>
          <w:sz w:val="24"/>
          <w:szCs w:val="24"/>
        </w:rPr>
        <w:t>.</w:t>
      </w:r>
      <w:r>
        <w:rPr>
          <w:rFonts w:ascii="Arial" w:hAnsi="Arial" w:cs="Arial"/>
          <w:sz w:val="24"/>
          <w:szCs w:val="24"/>
        </w:rPr>
        <w:t xml:space="preserve"> </w:t>
      </w:r>
      <w:r w:rsidRPr="00EB0510">
        <w:rPr>
          <w:rFonts w:ascii="Arial" w:hAnsi="Arial" w:cs="Arial"/>
          <w:sz w:val="24"/>
          <w:szCs w:val="24"/>
        </w:rPr>
        <w:t xml:space="preserve"> Fax responses and Telephone inquiries will not be accepted. </w:t>
      </w:r>
    </w:p>
    <w:p w14:paraId="6FA840CF" w14:textId="77777777" w:rsidR="00B2379D" w:rsidRDefault="00B2379D" w:rsidP="003F7781">
      <w:pPr>
        <w:spacing w:after="0" w:line="240" w:lineRule="auto"/>
        <w:rPr>
          <w:rFonts w:ascii="Arial" w:hAnsi="Arial" w:cs="Arial"/>
          <w:sz w:val="24"/>
          <w:szCs w:val="24"/>
        </w:rPr>
      </w:pPr>
    </w:p>
    <w:p w14:paraId="27663545" w14:textId="77777777" w:rsidR="00B2379D" w:rsidRDefault="00B2379D"/>
    <w:p w14:paraId="6FA840D0" w14:textId="77777777" w:rsidR="00B2379D" w:rsidRDefault="00B2379D">
      <w:pPr>
        <w:sectPr w:rsidR="00B2379D">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p>
    <w:p w14:paraId="6FA840D1" w14:textId="77777777" w:rsidR="00B2379D" w:rsidRPr="00C4296B" w:rsidRDefault="00B2379D" w:rsidP="00117012">
      <w:pPr>
        <w:spacing w:after="0" w:line="240" w:lineRule="atLeast"/>
        <w:jc w:val="center"/>
        <w:rPr>
          <w:rFonts w:ascii="Arial" w:hAnsi="Arial" w:cs="Arial"/>
          <w:b/>
          <w:sz w:val="24"/>
          <w:szCs w:val="24"/>
        </w:rPr>
      </w:pPr>
      <w:r w:rsidRPr="00C4296B">
        <w:rPr>
          <w:rFonts w:ascii="Arial" w:hAnsi="Arial" w:cs="Arial"/>
          <w:b/>
          <w:sz w:val="24"/>
          <w:szCs w:val="24"/>
        </w:rPr>
        <w:t>DEPARTMENT OF VETERANS AFFAIRS</w:t>
      </w:r>
    </w:p>
    <w:p w14:paraId="6FA840D2" w14:textId="77777777" w:rsidR="00B2379D" w:rsidRPr="00C4296B" w:rsidRDefault="00B2379D" w:rsidP="00117012">
      <w:pPr>
        <w:spacing w:after="0" w:line="240" w:lineRule="atLeast"/>
        <w:rPr>
          <w:rFonts w:ascii="Arial" w:hAnsi="Arial" w:cs="Arial"/>
          <w:b/>
          <w:sz w:val="24"/>
          <w:szCs w:val="24"/>
        </w:rPr>
      </w:pPr>
    </w:p>
    <w:p w14:paraId="6FA840D3" w14:textId="77777777" w:rsidR="00B2379D" w:rsidRPr="00C4296B" w:rsidRDefault="00B2379D" w:rsidP="00953242">
      <w:pPr>
        <w:tabs>
          <w:tab w:val="center" w:pos="5280"/>
        </w:tabs>
        <w:spacing w:after="0" w:line="240" w:lineRule="auto"/>
        <w:jc w:val="center"/>
        <w:rPr>
          <w:rFonts w:ascii="Arial" w:hAnsi="Arial" w:cs="Arial"/>
          <w:b/>
          <w:sz w:val="24"/>
          <w:szCs w:val="24"/>
        </w:rPr>
      </w:pPr>
      <w:r w:rsidRPr="00C4296B">
        <w:rPr>
          <w:rFonts w:ascii="Arial" w:hAnsi="Arial" w:cs="Arial"/>
          <w:b/>
          <w:sz w:val="24"/>
          <w:szCs w:val="24"/>
        </w:rPr>
        <w:t xml:space="preserve">Justification for Single Source Awards IAW </w:t>
      </w:r>
      <w:hyperlink r:id="rId12" w:history="1">
        <w:r w:rsidRPr="00C4296B">
          <w:rPr>
            <w:rStyle w:val="Hyperlink"/>
            <w:rFonts w:ascii="Arial" w:hAnsi="Arial" w:cs="Arial"/>
            <w:b/>
            <w:sz w:val="24"/>
            <w:szCs w:val="24"/>
          </w:rPr>
          <w:t>FAR 13.106-1</w:t>
        </w:r>
      </w:hyperlink>
    </w:p>
    <w:p w14:paraId="6FA840D4" w14:textId="77777777" w:rsidR="00B2379D" w:rsidRPr="00C4296B" w:rsidRDefault="00B2379D" w:rsidP="00953242">
      <w:pPr>
        <w:spacing w:after="0" w:line="240" w:lineRule="auto"/>
        <w:jc w:val="center"/>
        <w:rPr>
          <w:rFonts w:ascii="Arial" w:hAnsi="Arial" w:cs="Arial"/>
          <w:b/>
          <w:sz w:val="24"/>
          <w:szCs w:val="24"/>
        </w:rPr>
      </w:pPr>
      <w:r w:rsidRPr="00C4296B">
        <w:rPr>
          <w:rFonts w:ascii="Arial" w:hAnsi="Arial" w:cs="Arial"/>
          <w:b/>
          <w:sz w:val="24"/>
          <w:szCs w:val="24"/>
        </w:rPr>
        <w:t>For</w:t>
      </w:r>
    </w:p>
    <w:p w14:paraId="6FA840D5" w14:textId="77777777" w:rsidR="00B2379D" w:rsidRPr="00C4296B" w:rsidRDefault="00B2379D" w:rsidP="00953242">
      <w:pPr>
        <w:tabs>
          <w:tab w:val="center" w:pos="5280"/>
        </w:tabs>
        <w:spacing w:after="0" w:line="240" w:lineRule="auto"/>
        <w:jc w:val="center"/>
        <w:rPr>
          <w:rFonts w:ascii="Arial" w:hAnsi="Arial" w:cs="Arial"/>
          <w:b/>
          <w:sz w:val="24"/>
          <w:szCs w:val="24"/>
        </w:rPr>
      </w:pPr>
      <w:r w:rsidRPr="00C4296B">
        <w:rPr>
          <w:rFonts w:ascii="Arial" w:hAnsi="Arial" w:cs="Arial"/>
          <w:b/>
          <w:sz w:val="24"/>
          <w:szCs w:val="24"/>
        </w:rPr>
        <w:t>Over Micro-Purchase Threshold but Not Exceeding the S</w:t>
      </w:r>
      <w:r>
        <w:rPr>
          <w:rFonts w:ascii="Arial" w:hAnsi="Arial" w:cs="Arial"/>
          <w:b/>
          <w:sz w:val="24"/>
          <w:szCs w:val="24"/>
        </w:rPr>
        <w:t>implified Acquisition Threshold</w:t>
      </w:r>
    </w:p>
    <w:p w14:paraId="6FA840D6" w14:textId="77777777" w:rsidR="00B2379D" w:rsidRPr="00C4296B" w:rsidRDefault="00B2379D" w:rsidP="00117012">
      <w:pPr>
        <w:spacing w:after="0" w:line="240" w:lineRule="auto"/>
        <w:jc w:val="center"/>
        <w:rPr>
          <w:rFonts w:ascii="Arial" w:hAnsi="Arial" w:cs="Arial"/>
          <w:b/>
          <w:sz w:val="24"/>
          <w:szCs w:val="24"/>
        </w:rPr>
      </w:pPr>
    </w:p>
    <w:p w14:paraId="6FA840D7" w14:textId="77777777" w:rsidR="00B2379D" w:rsidRPr="00C4296B" w:rsidRDefault="00B2379D" w:rsidP="00117012">
      <w:pPr>
        <w:spacing w:after="0" w:line="240" w:lineRule="auto"/>
        <w:rPr>
          <w:rFonts w:ascii="Arial" w:hAnsi="Arial" w:cs="Arial"/>
          <w:b/>
          <w:sz w:val="24"/>
          <w:szCs w:val="24"/>
        </w:rPr>
      </w:pPr>
    </w:p>
    <w:p w14:paraId="6FA840D8" w14:textId="77777777" w:rsidR="00B2379D" w:rsidRPr="00C4296B" w:rsidRDefault="00B2379D" w:rsidP="00117012">
      <w:pPr>
        <w:spacing w:after="0" w:line="240" w:lineRule="auto"/>
        <w:rPr>
          <w:rFonts w:ascii="Arial" w:hAnsi="Arial" w:cs="Arial"/>
          <w:b/>
          <w:color w:val="FF0000"/>
          <w:sz w:val="24"/>
          <w:szCs w:val="24"/>
        </w:rPr>
      </w:pPr>
      <w:r w:rsidRPr="00C4296B">
        <w:rPr>
          <w:rFonts w:ascii="Arial" w:hAnsi="Arial" w:cs="Arial"/>
          <w:b/>
          <w:sz w:val="24"/>
          <w:szCs w:val="24"/>
        </w:rPr>
        <w:t>Acquisition Plan Action ID:</w:t>
      </w:r>
      <w:r>
        <w:rPr>
          <w:rFonts w:ascii="Arial" w:hAnsi="Arial" w:cs="Arial"/>
          <w:b/>
          <w:sz w:val="24"/>
          <w:szCs w:val="24"/>
        </w:rPr>
        <w:t xml:space="preserve">  </w:t>
      </w:r>
      <w:r>
        <w:rPr>
          <w:rFonts w:ascii="Arial" w:hAnsi="Arial" w:cs="Arial"/>
          <w:bCs/>
          <w:sz w:val="24"/>
          <w:szCs w:val="24"/>
          <w:u w:val="single"/>
        </w:rPr>
        <w:t>[REDACTED]</w:t>
      </w:r>
    </w:p>
    <w:p w14:paraId="6FA840D9" w14:textId="77777777" w:rsidR="00B2379D" w:rsidRPr="00C4296B" w:rsidRDefault="00B2379D" w:rsidP="00117012">
      <w:pPr>
        <w:spacing w:after="0" w:line="240" w:lineRule="auto"/>
        <w:rPr>
          <w:rFonts w:ascii="Arial" w:hAnsi="Arial" w:cs="Arial"/>
          <w:sz w:val="24"/>
          <w:szCs w:val="24"/>
        </w:rPr>
      </w:pPr>
    </w:p>
    <w:p w14:paraId="6FA840DA" w14:textId="77777777" w:rsidR="00B2379D" w:rsidRPr="00F35F56" w:rsidRDefault="00B2379D" w:rsidP="00082945">
      <w:pPr>
        <w:numPr>
          <w:ilvl w:val="0"/>
          <w:numId w:val="1"/>
        </w:numPr>
        <w:overflowPunct w:val="0"/>
        <w:autoSpaceDE w:val="0"/>
        <w:autoSpaceDN w:val="0"/>
        <w:adjustRightInd w:val="0"/>
        <w:spacing w:after="0" w:line="240" w:lineRule="auto"/>
        <w:textAlignment w:val="baseline"/>
        <w:rPr>
          <w:rFonts w:ascii="Arial" w:hAnsi="Arial" w:cs="Arial"/>
          <w:sz w:val="24"/>
          <w:szCs w:val="24"/>
        </w:rPr>
      </w:pPr>
      <w:r w:rsidRPr="00F35F56">
        <w:rPr>
          <w:rFonts w:ascii="Arial" w:hAnsi="Arial" w:cs="Arial"/>
          <w:b/>
          <w:sz w:val="24"/>
          <w:szCs w:val="24"/>
          <w:u w:val="single"/>
        </w:rPr>
        <w:t>Contracting Activity</w:t>
      </w:r>
      <w:r w:rsidRPr="00F35F56">
        <w:rPr>
          <w:rFonts w:ascii="Arial" w:hAnsi="Arial" w:cs="Arial"/>
          <w:b/>
          <w:sz w:val="24"/>
          <w:szCs w:val="24"/>
        </w:rPr>
        <w:t>:</w:t>
      </w:r>
      <w:r w:rsidRPr="00F35F56">
        <w:rPr>
          <w:rFonts w:ascii="Arial" w:hAnsi="Arial" w:cs="Arial"/>
          <w:sz w:val="24"/>
          <w:szCs w:val="24"/>
        </w:rPr>
        <w:t xml:space="preserve">  Department of Veterans Affairs, Network 23 Contracting Office, 316 Robert St N, Ste 506, St. Paul, MN 55101</w:t>
      </w:r>
    </w:p>
    <w:p w14:paraId="6FA840DB" w14:textId="77777777" w:rsidR="00B2379D" w:rsidRDefault="00B2379D" w:rsidP="00082945">
      <w:pPr>
        <w:spacing w:after="0" w:line="240" w:lineRule="auto"/>
        <w:ind w:left="360"/>
        <w:jc w:val="both"/>
        <w:rPr>
          <w:rFonts w:ascii="Arial" w:hAnsi="Arial" w:cs="Arial"/>
          <w:bCs/>
          <w:sz w:val="24"/>
          <w:szCs w:val="24"/>
        </w:rPr>
      </w:pPr>
      <w:r w:rsidRPr="00F35F56">
        <w:rPr>
          <w:rFonts w:ascii="Arial" w:hAnsi="Arial" w:cs="Arial"/>
          <w:b/>
          <w:sz w:val="24"/>
          <w:szCs w:val="24"/>
          <w:u w:val="single"/>
        </w:rPr>
        <w:t>Requesting Activity</w:t>
      </w:r>
      <w:r w:rsidRPr="00F35F56">
        <w:rPr>
          <w:rFonts w:ascii="Arial" w:hAnsi="Arial" w:cs="Arial"/>
          <w:b/>
          <w:sz w:val="24"/>
          <w:szCs w:val="24"/>
        </w:rPr>
        <w:t xml:space="preserve">:  </w:t>
      </w:r>
      <w:r w:rsidRPr="00F35F56">
        <w:rPr>
          <w:rFonts w:ascii="Arial" w:hAnsi="Arial" w:cs="Arial"/>
          <w:bCs/>
          <w:sz w:val="24"/>
          <w:szCs w:val="24"/>
        </w:rPr>
        <w:t>Department of Veterans Affairs, Black Hills VA Health Care System, Fort Meade Campus, 113 Comanche Rd, Fort Meade, SD 57741</w:t>
      </w:r>
    </w:p>
    <w:p w14:paraId="6FA840DC" w14:textId="77777777" w:rsidR="00B2379D" w:rsidRDefault="00B2379D" w:rsidP="00082945">
      <w:pPr>
        <w:spacing w:after="0" w:line="240" w:lineRule="auto"/>
        <w:ind w:left="360"/>
        <w:jc w:val="both"/>
        <w:rPr>
          <w:rFonts w:ascii="Arial" w:hAnsi="Arial" w:cs="Arial"/>
          <w:color w:val="FF0000"/>
          <w:sz w:val="24"/>
          <w:szCs w:val="24"/>
        </w:rPr>
      </w:pPr>
    </w:p>
    <w:p w14:paraId="6FA840DD" w14:textId="77777777" w:rsidR="00B2379D" w:rsidRPr="00C4296B" w:rsidRDefault="00B2379D" w:rsidP="00082945">
      <w:pPr>
        <w:spacing w:after="0" w:line="240" w:lineRule="auto"/>
        <w:ind w:left="360"/>
        <w:jc w:val="both"/>
        <w:rPr>
          <w:rFonts w:ascii="Arial" w:hAnsi="Arial" w:cs="Arial"/>
          <w:color w:val="FF0000"/>
          <w:sz w:val="24"/>
          <w:szCs w:val="24"/>
        </w:rPr>
      </w:pPr>
      <w:r w:rsidRPr="00F35F56">
        <w:rPr>
          <w:rFonts w:ascii="Arial" w:hAnsi="Arial" w:cs="Arial"/>
          <w:b/>
          <w:bCs/>
          <w:sz w:val="24"/>
          <w:szCs w:val="24"/>
          <w:u w:val="single"/>
        </w:rPr>
        <w:t>2237</w:t>
      </w:r>
      <w:r w:rsidRPr="00F35F56">
        <w:rPr>
          <w:rFonts w:ascii="Arial" w:hAnsi="Arial" w:cs="Arial"/>
          <w:b/>
          <w:bCs/>
          <w:sz w:val="24"/>
          <w:szCs w:val="24"/>
        </w:rPr>
        <w:t>:</w:t>
      </w:r>
      <w:r w:rsidRPr="00F35F56">
        <w:rPr>
          <w:rFonts w:ascii="Arial" w:hAnsi="Arial" w:cs="Arial"/>
          <w:sz w:val="24"/>
          <w:szCs w:val="24"/>
        </w:rPr>
        <w:t xml:space="preserve">  </w:t>
      </w:r>
      <w:r>
        <w:rPr>
          <w:rFonts w:ascii="Arial" w:hAnsi="Arial" w:cs="Arial"/>
          <w:bCs/>
          <w:sz w:val="24"/>
          <w:szCs w:val="24"/>
          <w:u w:val="single"/>
        </w:rPr>
        <w:t>[REDACTED]</w:t>
      </w:r>
    </w:p>
    <w:p w14:paraId="6FA840DE" w14:textId="77777777" w:rsidR="00B2379D" w:rsidRPr="00C4296B" w:rsidRDefault="00B2379D" w:rsidP="00117012">
      <w:pPr>
        <w:spacing w:after="0" w:line="240" w:lineRule="auto"/>
        <w:rPr>
          <w:rFonts w:ascii="Arial" w:hAnsi="Arial" w:cs="Arial"/>
          <w:sz w:val="24"/>
          <w:szCs w:val="24"/>
        </w:rPr>
      </w:pPr>
    </w:p>
    <w:p w14:paraId="6FA840DF" w14:textId="77777777" w:rsidR="00B2379D" w:rsidRPr="00C4296B" w:rsidRDefault="00B2379D" w:rsidP="00506DFB">
      <w:pPr>
        <w:numPr>
          <w:ilvl w:val="0"/>
          <w:numId w:val="1"/>
        </w:numPr>
        <w:overflowPunct w:val="0"/>
        <w:autoSpaceDE w:val="0"/>
        <w:autoSpaceDN w:val="0"/>
        <w:adjustRightInd w:val="0"/>
        <w:spacing w:after="0" w:line="240" w:lineRule="auto"/>
        <w:jc w:val="both"/>
        <w:textAlignment w:val="baseline"/>
        <w:rPr>
          <w:rFonts w:ascii="Arial" w:hAnsi="Arial" w:cs="Arial"/>
          <w:b/>
          <w:sz w:val="24"/>
          <w:szCs w:val="24"/>
          <w:u w:val="single"/>
        </w:rPr>
      </w:pPr>
      <w:r w:rsidRPr="00C4296B">
        <w:rPr>
          <w:rFonts w:ascii="Arial" w:hAnsi="Arial" w:cs="Arial"/>
          <w:b/>
          <w:sz w:val="24"/>
          <w:szCs w:val="24"/>
        </w:rPr>
        <w:t>Brief Description of Supplies/ Services required and the intended use/Estimated Amount:</w:t>
      </w:r>
      <w:r w:rsidRPr="00C4296B">
        <w:rPr>
          <w:rFonts w:ascii="Arial" w:hAnsi="Arial" w:cs="Arial"/>
          <w:sz w:val="24"/>
          <w:szCs w:val="24"/>
        </w:rPr>
        <w:t xml:space="preserve">  </w:t>
      </w:r>
    </w:p>
    <w:p w14:paraId="6FA840E0" w14:textId="77777777" w:rsidR="00B2379D" w:rsidRDefault="00B2379D" w:rsidP="00117012">
      <w:pPr>
        <w:overflowPunct w:val="0"/>
        <w:autoSpaceDE w:val="0"/>
        <w:autoSpaceDN w:val="0"/>
        <w:adjustRightInd w:val="0"/>
        <w:spacing w:after="0" w:line="240" w:lineRule="auto"/>
        <w:textAlignment w:val="baseline"/>
        <w:rPr>
          <w:rFonts w:ascii="Arial" w:hAnsi="Arial" w:cs="Arial"/>
          <w:b/>
          <w:sz w:val="24"/>
          <w:szCs w:val="24"/>
          <w:u w:val="single"/>
        </w:rPr>
      </w:pPr>
    </w:p>
    <w:p w14:paraId="6FA840E1" w14:textId="77777777" w:rsidR="00B2379D" w:rsidRDefault="00B2379D" w:rsidP="000F5B9D">
      <w:pPr>
        <w:overflowPunct w:val="0"/>
        <w:autoSpaceDE w:val="0"/>
        <w:autoSpaceDN w:val="0"/>
        <w:adjustRightInd w:val="0"/>
        <w:spacing w:after="0" w:line="240" w:lineRule="auto"/>
        <w:ind w:left="360"/>
        <w:textAlignment w:val="baseline"/>
        <w:rPr>
          <w:rFonts w:ascii="Arial" w:hAnsi="Arial" w:cs="Arial"/>
          <w:bCs/>
          <w:sz w:val="24"/>
          <w:szCs w:val="24"/>
        </w:rPr>
      </w:pPr>
      <w:r>
        <w:rPr>
          <w:rFonts w:ascii="Arial" w:hAnsi="Arial" w:cs="Arial"/>
          <w:bCs/>
          <w:sz w:val="24"/>
          <w:szCs w:val="24"/>
        </w:rPr>
        <w:t xml:space="preserve">This procurement is for </w:t>
      </w:r>
      <w:r w:rsidRPr="004B28A7">
        <w:rPr>
          <w:rFonts w:ascii="Arial" w:hAnsi="Arial" w:cs="Arial"/>
          <w:bCs/>
          <w:sz w:val="24"/>
          <w:szCs w:val="24"/>
        </w:rPr>
        <w:t>Cable, Internet, Phone, and Digital Music Services</w:t>
      </w:r>
      <w:r>
        <w:rPr>
          <w:rFonts w:ascii="Arial" w:hAnsi="Arial" w:cs="Arial"/>
          <w:bCs/>
          <w:sz w:val="24"/>
          <w:szCs w:val="24"/>
        </w:rPr>
        <w:t xml:space="preserve">.  </w:t>
      </w:r>
      <w:r w:rsidRPr="00405A3F">
        <w:rPr>
          <w:rFonts w:ascii="Arial" w:hAnsi="Arial" w:cs="Arial"/>
          <w:bCs/>
          <w:sz w:val="24"/>
          <w:szCs w:val="24"/>
        </w:rPr>
        <w:t>The Black Hills Health Care System (BHHCS) requires cable TV services at the Fort Meade (FM) Veterans Administration (VA) hospital buildings and the Rapid City Clinic.  Additional services required include non-enterprise internet services and DMX broadcast digital music to meet the needs of the BHHCS-FM, MRI Room for patient environment of care enhancements, and the Daycare.</w:t>
      </w:r>
    </w:p>
    <w:p w14:paraId="6FA840E2" w14:textId="77777777" w:rsidR="00B2379D" w:rsidRDefault="00B2379D" w:rsidP="000F5B9D">
      <w:pPr>
        <w:overflowPunct w:val="0"/>
        <w:autoSpaceDE w:val="0"/>
        <w:autoSpaceDN w:val="0"/>
        <w:adjustRightInd w:val="0"/>
        <w:spacing w:after="0" w:line="240" w:lineRule="auto"/>
        <w:ind w:left="360"/>
        <w:textAlignment w:val="baseline"/>
        <w:rPr>
          <w:rFonts w:ascii="Arial" w:hAnsi="Arial" w:cs="Arial"/>
          <w:bCs/>
          <w:sz w:val="24"/>
          <w:szCs w:val="24"/>
        </w:rPr>
      </w:pPr>
    </w:p>
    <w:p w14:paraId="6FA840E3" w14:textId="77777777" w:rsidR="00B2379D" w:rsidRPr="0027422C" w:rsidRDefault="00B2379D" w:rsidP="000F5B9D">
      <w:pPr>
        <w:overflowPunct w:val="0"/>
        <w:autoSpaceDE w:val="0"/>
        <w:autoSpaceDN w:val="0"/>
        <w:adjustRightInd w:val="0"/>
        <w:spacing w:after="0" w:line="240" w:lineRule="auto"/>
        <w:ind w:left="360"/>
        <w:textAlignment w:val="baseline"/>
        <w:rPr>
          <w:rFonts w:ascii="Arial" w:hAnsi="Arial" w:cs="Arial"/>
          <w:bCs/>
          <w:sz w:val="24"/>
          <w:szCs w:val="24"/>
        </w:rPr>
      </w:pPr>
      <w:r>
        <w:rPr>
          <w:rFonts w:ascii="Arial" w:hAnsi="Arial" w:cs="Arial"/>
          <w:bCs/>
          <w:sz w:val="24"/>
          <w:szCs w:val="24"/>
        </w:rPr>
        <w:t>Estimated Amount</w:t>
      </w:r>
      <w:r w:rsidRPr="0027422C">
        <w:rPr>
          <w:rFonts w:ascii="Arial" w:hAnsi="Arial" w:cs="Arial"/>
          <w:bCs/>
          <w:sz w:val="24"/>
          <w:szCs w:val="24"/>
        </w:rPr>
        <w:t xml:space="preserve">:  </w:t>
      </w:r>
      <w:r>
        <w:rPr>
          <w:rFonts w:ascii="Arial" w:hAnsi="Arial" w:cs="Arial"/>
          <w:bCs/>
          <w:sz w:val="24"/>
          <w:szCs w:val="24"/>
          <w:u w:val="single"/>
        </w:rPr>
        <w:t>[REDACTED]</w:t>
      </w:r>
      <w:r>
        <w:rPr>
          <w:rFonts w:ascii="Arial" w:hAnsi="Arial" w:cs="Arial"/>
          <w:sz w:val="24"/>
          <w:szCs w:val="24"/>
        </w:rPr>
        <w:t xml:space="preserve"> for a Base + 4 Option Years Contract</w:t>
      </w:r>
    </w:p>
    <w:p w14:paraId="6FA840E4" w14:textId="77777777" w:rsidR="00B2379D" w:rsidRPr="00C4296B" w:rsidRDefault="00B2379D" w:rsidP="00117012">
      <w:pPr>
        <w:overflowPunct w:val="0"/>
        <w:adjustRightInd w:val="0"/>
        <w:spacing w:after="0" w:line="240" w:lineRule="auto"/>
        <w:ind w:left="360"/>
        <w:textAlignment w:val="baseline"/>
        <w:rPr>
          <w:rFonts w:ascii="Arial" w:hAnsi="Arial" w:cs="Arial"/>
          <w:sz w:val="24"/>
          <w:szCs w:val="24"/>
        </w:rPr>
      </w:pPr>
    </w:p>
    <w:p w14:paraId="6FA840E5" w14:textId="77777777" w:rsidR="00B2379D" w:rsidRPr="00C4296B" w:rsidRDefault="00B2379D" w:rsidP="00506DFB">
      <w:pPr>
        <w:numPr>
          <w:ilvl w:val="0"/>
          <w:numId w:val="1"/>
        </w:numPr>
        <w:overflowPunct w:val="0"/>
        <w:autoSpaceDE w:val="0"/>
        <w:autoSpaceDN w:val="0"/>
        <w:adjustRightInd w:val="0"/>
        <w:spacing w:after="0" w:line="240" w:lineRule="auto"/>
        <w:jc w:val="both"/>
        <w:textAlignment w:val="baseline"/>
        <w:rPr>
          <w:rFonts w:ascii="Arial" w:hAnsi="Arial" w:cs="Arial"/>
          <w:i/>
          <w:color w:val="FF0000"/>
          <w:sz w:val="24"/>
          <w:szCs w:val="24"/>
        </w:rPr>
      </w:pPr>
      <w:r w:rsidRPr="00C4296B">
        <w:rPr>
          <w:rFonts w:ascii="Arial" w:hAnsi="Arial" w:cs="Arial"/>
          <w:b/>
          <w:sz w:val="24"/>
          <w:szCs w:val="24"/>
        </w:rPr>
        <w:t>Unique characteristics that limit availability to only one source, with the reason no other supplies or services can be used:</w:t>
      </w:r>
      <w:r w:rsidRPr="00C4296B">
        <w:rPr>
          <w:rFonts w:ascii="Arial" w:hAnsi="Arial" w:cs="Arial"/>
          <w:sz w:val="24"/>
          <w:szCs w:val="24"/>
        </w:rPr>
        <w:t xml:space="preserve"> </w:t>
      </w:r>
    </w:p>
    <w:p w14:paraId="6FA840E6" w14:textId="77777777" w:rsidR="00B2379D" w:rsidRDefault="00B2379D" w:rsidP="00506DFB">
      <w:pPr>
        <w:overflowPunct w:val="0"/>
        <w:autoSpaceDE w:val="0"/>
        <w:autoSpaceDN w:val="0"/>
        <w:adjustRightInd w:val="0"/>
        <w:spacing w:after="0" w:line="240" w:lineRule="auto"/>
        <w:ind w:left="360"/>
        <w:jc w:val="both"/>
        <w:textAlignment w:val="baseline"/>
        <w:rPr>
          <w:rFonts w:ascii="Arial" w:hAnsi="Arial" w:cs="Arial"/>
          <w:i/>
          <w:color w:val="FF0000"/>
          <w:sz w:val="24"/>
          <w:szCs w:val="24"/>
        </w:rPr>
      </w:pPr>
    </w:p>
    <w:p w14:paraId="6FA840E7" w14:textId="77777777" w:rsidR="00B2379D" w:rsidRPr="00C4296B" w:rsidRDefault="00B2379D" w:rsidP="00506DFB">
      <w:pPr>
        <w:overflowPunct w:val="0"/>
        <w:autoSpaceDE w:val="0"/>
        <w:autoSpaceDN w:val="0"/>
        <w:adjustRightInd w:val="0"/>
        <w:spacing w:after="0" w:line="240" w:lineRule="auto"/>
        <w:ind w:left="360"/>
        <w:jc w:val="both"/>
        <w:textAlignment w:val="baseline"/>
        <w:rPr>
          <w:rFonts w:ascii="Arial" w:hAnsi="Arial" w:cs="Arial"/>
          <w:i/>
          <w:color w:val="FF0000"/>
          <w:sz w:val="24"/>
          <w:szCs w:val="24"/>
        </w:rPr>
      </w:pPr>
      <w:r>
        <w:rPr>
          <w:rFonts w:ascii="Arial" w:hAnsi="Arial" w:cs="Arial"/>
          <w:iCs/>
          <w:sz w:val="24"/>
          <w:szCs w:val="24"/>
        </w:rPr>
        <w:t>As one aspect of the package, t</w:t>
      </w:r>
      <w:r w:rsidRPr="004112C1">
        <w:rPr>
          <w:rFonts w:ascii="Arial" w:hAnsi="Arial" w:cs="Arial"/>
          <w:iCs/>
          <w:sz w:val="24"/>
          <w:szCs w:val="24"/>
        </w:rPr>
        <w:t>he government’s internet requirement is specifically for DS</w:t>
      </w:r>
      <w:r>
        <w:rPr>
          <w:rFonts w:ascii="Arial" w:hAnsi="Arial" w:cs="Arial"/>
          <w:iCs/>
          <w:sz w:val="24"/>
          <w:szCs w:val="24"/>
        </w:rPr>
        <w:t xml:space="preserve">L.  </w:t>
      </w:r>
      <w:r>
        <w:rPr>
          <w:rFonts w:ascii="Arial" w:hAnsi="Arial" w:cs="Arial"/>
          <w:iCs/>
          <w:sz w:val="24"/>
          <w:szCs w:val="24"/>
        </w:rPr>
        <w:t>The infrastructure of the facilities</w:t>
      </w:r>
      <w:r>
        <w:rPr>
          <w:rFonts w:ascii="Arial" w:hAnsi="Arial" w:cs="Arial"/>
          <w:iCs/>
          <w:sz w:val="24"/>
          <w:szCs w:val="24"/>
        </w:rPr>
        <w:t xml:space="preserve"> would need to be upgraded </w:t>
      </w:r>
      <w:r>
        <w:rPr>
          <w:rFonts w:ascii="Arial" w:hAnsi="Arial" w:cs="Arial"/>
          <w:iCs/>
          <w:sz w:val="24"/>
          <w:szCs w:val="24"/>
        </w:rPr>
        <w:t xml:space="preserve">at a significant capital cost to enable other types of </w:t>
      </w:r>
      <w:proofErr w:type="gramStart"/>
      <w:r>
        <w:rPr>
          <w:rFonts w:ascii="Arial" w:hAnsi="Arial" w:cs="Arial"/>
          <w:iCs/>
          <w:sz w:val="24"/>
          <w:szCs w:val="24"/>
        </w:rPr>
        <w:t>internet</w:t>
      </w:r>
      <w:proofErr w:type="gramEnd"/>
      <w:r>
        <w:rPr>
          <w:rFonts w:ascii="Arial" w:hAnsi="Arial" w:cs="Arial"/>
          <w:iCs/>
          <w:sz w:val="24"/>
          <w:szCs w:val="24"/>
        </w:rPr>
        <w:t xml:space="preserve"> to be provided to the facilities.  </w:t>
      </w:r>
      <w:r>
        <w:rPr>
          <w:rFonts w:ascii="Arial" w:hAnsi="Arial" w:cs="Arial"/>
          <w:iCs/>
          <w:sz w:val="24"/>
          <w:szCs w:val="24"/>
        </w:rPr>
        <w:t>As another aspect of the package, there is only one cable tv provider</w:t>
      </w:r>
      <w:r>
        <w:rPr>
          <w:rFonts w:ascii="Arial" w:hAnsi="Arial" w:cs="Arial"/>
          <w:iCs/>
          <w:sz w:val="24"/>
          <w:szCs w:val="24"/>
        </w:rPr>
        <w:t xml:space="preserve"> in the Fort Meade market who can provide </w:t>
      </w:r>
      <w:r>
        <w:rPr>
          <w:rFonts w:ascii="Arial" w:hAnsi="Arial" w:cs="Arial"/>
          <w:iCs/>
          <w:sz w:val="24"/>
          <w:szCs w:val="24"/>
        </w:rPr>
        <w:t xml:space="preserve">traditional cable TV.  </w:t>
      </w:r>
      <w:r>
        <w:rPr>
          <w:rFonts w:ascii="Arial" w:hAnsi="Arial" w:cs="Arial"/>
          <w:iCs/>
          <w:sz w:val="24"/>
          <w:szCs w:val="24"/>
        </w:rPr>
        <w:t>See Section 4 below.</w:t>
      </w:r>
      <w:r>
        <w:rPr>
          <w:rFonts w:ascii="Arial" w:hAnsi="Arial" w:cs="Arial"/>
          <w:iCs/>
          <w:sz w:val="24"/>
          <w:szCs w:val="24"/>
        </w:rPr>
        <w:t xml:space="preserve">  </w:t>
      </w:r>
      <w:r>
        <w:rPr>
          <w:rFonts w:ascii="Arial" w:hAnsi="Arial" w:cs="Arial"/>
          <w:iCs/>
          <w:sz w:val="24"/>
          <w:szCs w:val="24"/>
        </w:rPr>
        <w:t xml:space="preserve">Nothing that </w:t>
      </w:r>
      <w:r>
        <w:rPr>
          <w:rFonts w:ascii="Arial" w:hAnsi="Arial" w:cs="Arial"/>
          <w:iCs/>
          <w:sz w:val="24"/>
          <w:szCs w:val="24"/>
        </w:rPr>
        <w:t xml:space="preserve">the </w:t>
      </w:r>
      <w:r w:rsidRPr="00F844B5">
        <w:rPr>
          <w:rFonts w:ascii="Arial" w:hAnsi="Arial" w:cs="Arial"/>
          <w:iCs/>
          <w:sz w:val="24"/>
          <w:szCs w:val="24"/>
        </w:rPr>
        <w:t>patient</w:t>
      </w:r>
      <w:r>
        <w:rPr>
          <w:rFonts w:ascii="Arial" w:hAnsi="Arial" w:cs="Arial"/>
          <w:iCs/>
          <w:sz w:val="24"/>
          <w:szCs w:val="24"/>
        </w:rPr>
        <w:t>s</w:t>
      </w:r>
      <w:r w:rsidRPr="00F844B5">
        <w:rPr>
          <w:rFonts w:ascii="Arial" w:hAnsi="Arial" w:cs="Arial"/>
          <w:iCs/>
          <w:sz w:val="24"/>
          <w:szCs w:val="24"/>
        </w:rPr>
        <w:t xml:space="preserve"> themselves </w:t>
      </w:r>
      <w:r>
        <w:rPr>
          <w:rFonts w:ascii="Arial" w:hAnsi="Arial" w:cs="Arial"/>
          <w:iCs/>
          <w:sz w:val="24"/>
          <w:szCs w:val="24"/>
        </w:rPr>
        <w:t>use, such as</w:t>
      </w:r>
      <w:r w:rsidRPr="00F844B5">
        <w:rPr>
          <w:rFonts w:ascii="Arial" w:hAnsi="Arial" w:cs="Arial"/>
          <w:iCs/>
          <w:sz w:val="24"/>
          <w:szCs w:val="24"/>
        </w:rPr>
        <w:t xml:space="preserve"> cable tv</w:t>
      </w:r>
      <w:r>
        <w:rPr>
          <w:rFonts w:ascii="Arial" w:hAnsi="Arial" w:cs="Arial"/>
          <w:iCs/>
          <w:sz w:val="24"/>
          <w:szCs w:val="24"/>
        </w:rPr>
        <w:t>,</w:t>
      </w:r>
      <w:r w:rsidRPr="00F844B5">
        <w:rPr>
          <w:rFonts w:ascii="Arial" w:hAnsi="Arial" w:cs="Arial"/>
          <w:iCs/>
          <w:sz w:val="24"/>
          <w:szCs w:val="24"/>
        </w:rPr>
        <w:t xml:space="preserve"> can be supported by </w:t>
      </w:r>
      <w:r>
        <w:rPr>
          <w:rFonts w:ascii="Arial" w:hAnsi="Arial" w:cs="Arial"/>
          <w:iCs/>
          <w:sz w:val="24"/>
          <w:szCs w:val="24"/>
        </w:rPr>
        <w:t xml:space="preserve">the </w:t>
      </w:r>
      <w:r w:rsidRPr="00B07256">
        <w:rPr>
          <w:rFonts w:ascii="Arial" w:hAnsi="Arial" w:cs="Arial"/>
          <w:iCs/>
          <w:sz w:val="24"/>
          <w:szCs w:val="24"/>
        </w:rPr>
        <w:t xml:space="preserve">Office of Information and Technology </w:t>
      </w:r>
      <w:r>
        <w:rPr>
          <w:rFonts w:ascii="Arial" w:hAnsi="Arial" w:cs="Arial"/>
          <w:iCs/>
          <w:sz w:val="24"/>
          <w:szCs w:val="24"/>
        </w:rPr>
        <w:t xml:space="preserve">(OIT) </w:t>
      </w:r>
      <w:r w:rsidRPr="00F844B5">
        <w:rPr>
          <w:rFonts w:ascii="Arial" w:hAnsi="Arial" w:cs="Arial"/>
          <w:iCs/>
          <w:sz w:val="24"/>
          <w:szCs w:val="24"/>
        </w:rPr>
        <w:t xml:space="preserve">nor can it run on </w:t>
      </w:r>
      <w:r>
        <w:rPr>
          <w:rFonts w:ascii="Arial" w:hAnsi="Arial" w:cs="Arial"/>
          <w:iCs/>
          <w:sz w:val="24"/>
          <w:szCs w:val="24"/>
        </w:rPr>
        <w:t>the BHHCS-FM</w:t>
      </w:r>
      <w:r w:rsidRPr="00F844B5">
        <w:rPr>
          <w:rFonts w:ascii="Arial" w:hAnsi="Arial" w:cs="Arial"/>
          <w:iCs/>
          <w:sz w:val="24"/>
          <w:szCs w:val="24"/>
        </w:rPr>
        <w:t xml:space="preserve"> network.  </w:t>
      </w:r>
      <w:proofErr w:type="gramStart"/>
      <w:r w:rsidRPr="00F844B5">
        <w:rPr>
          <w:rFonts w:ascii="Arial" w:hAnsi="Arial" w:cs="Arial"/>
          <w:iCs/>
          <w:sz w:val="24"/>
          <w:szCs w:val="24"/>
        </w:rPr>
        <w:t>So</w:t>
      </w:r>
      <w:proofErr w:type="gramEnd"/>
      <w:r w:rsidRPr="00F844B5">
        <w:rPr>
          <w:rFonts w:ascii="Arial" w:hAnsi="Arial" w:cs="Arial"/>
          <w:iCs/>
          <w:sz w:val="24"/>
          <w:szCs w:val="24"/>
        </w:rPr>
        <w:t xml:space="preserve"> in order to use internet tv, </w:t>
      </w:r>
      <w:r>
        <w:rPr>
          <w:rFonts w:ascii="Arial" w:hAnsi="Arial" w:cs="Arial"/>
          <w:iCs/>
          <w:sz w:val="24"/>
          <w:szCs w:val="24"/>
        </w:rPr>
        <w:t>the mission partner</w:t>
      </w:r>
      <w:r w:rsidRPr="00F844B5">
        <w:rPr>
          <w:rFonts w:ascii="Arial" w:hAnsi="Arial" w:cs="Arial"/>
          <w:iCs/>
          <w:sz w:val="24"/>
          <w:szCs w:val="24"/>
        </w:rPr>
        <w:t xml:space="preserve"> would have to pay to install a completely new network, which would be very costly.</w:t>
      </w:r>
      <w:r>
        <w:rPr>
          <w:rFonts w:ascii="Arial" w:hAnsi="Arial" w:cs="Arial"/>
          <w:iCs/>
          <w:sz w:val="24"/>
          <w:szCs w:val="24"/>
        </w:rPr>
        <w:t xml:space="preserve"> </w:t>
      </w:r>
      <w:r>
        <w:rPr>
          <w:rFonts w:ascii="Arial" w:hAnsi="Arial" w:cs="Arial"/>
          <w:iCs/>
          <w:sz w:val="24"/>
          <w:szCs w:val="24"/>
        </w:rPr>
        <w:t xml:space="preserve"> The only vendor who provides all of the required services for this package in the Fort Meade market is Midcontinent Communications.</w:t>
      </w:r>
      <w:r>
        <w:rPr>
          <w:rFonts w:ascii="Arial" w:hAnsi="Arial" w:cs="Arial"/>
          <w:iCs/>
          <w:sz w:val="24"/>
          <w:szCs w:val="24"/>
        </w:rPr>
        <w:t xml:space="preserve">  A sole source award will be issued to this vendor to meet the government’s needs.</w:t>
      </w:r>
    </w:p>
    <w:p w14:paraId="6FA840E8" w14:textId="77777777" w:rsidR="00B2379D" w:rsidRPr="00C4296B" w:rsidRDefault="00B2379D" w:rsidP="00117012">
      <w:pPr>
        <w:overflowPunct w:val="0"/>
        <w:autoSpaceDE w:val="0"/>
        <w:autoSpaceDN w:val="0"/>
        <w:adjustRightInd w:val="0"/>
        <w:spacing w:after="0" w:line="240" w:lineRule="auto"/>
        <w:textAlignment w:val="baseline"/>
        <w:rPr>
          <w:del w:id="0" w:author="Stevison, Stevi" w:date="2025-12-09T11:27:00Z"/>
          <w:rFonts w:ascii="Arial" w:hAnsi="Arial" w:cs="Arial"/>
          <w:sz w:val="24"/>
          <w:szCs w:val="24"/>
        </w:rPr>
      </w:pPr>
    </w:p>
    <w:p w14:paraId="6FA840E9" w14:textId="77777777" w:rsidR="00B2379D" w:rsidRPr="00EB1D8B" w:rsidRDefault="00B2379D" w:rsidP="00506DFB">
      <w:pPr>
        <w:numPr>
          <w:ilvl w:val="0"/>
          <w:numId w:val="1"/>
        </w:numPr>
        <w:overflowPunct w:val="0"/>
        <w:autoSpaceDE w:val="0"/>
        <w:autoSpaceDN w:val="0"/>
        <w:adjustRightInd w:val="0"/>
        <w:spacing w:after="0" w:line="240" w:lineRule="auto"/>
        <w:jc w:val="both"/>
        <w:textAlignment w:val="baseline"/>
        <w:rPr>
          <w:rFonts w:ascii="Arial" w:hAnsi="Arial" w:cs="Arial"/>
          <w:i/>
          <w:color w:val="FF0000"/>
          <w:sz w:val="24"/>
          <w:szCs w:val="24"/>
        </w:rPr>
      </w:pPr>
      <w:r w:rsidRPr="00C4296B">
        <w:rPr>
          <w:rFonts w:ascii="Arial" w:hAnsi="Arial" w:cs="Arial"/>
          <w:b/>
          <w:sz w:val="24"/>
          <w:szCs w:val="24"/>
        </w:rPr>
        <w:t>Description of market research conducted and results or statement why it was not conducted:</w:t>
      </w:r>
      <w:r w:rsidRPr="00C4296B">
        <w:rPr>
          <w:rFonts w:ascii="Arial" w:hAnsi="Arial" w:cs="Arial"/>
          <w:sz w:val="24"/>
          <w:szCs w:val="24"/>
        </w:rPr>
        <w:t xml:space="preserve">  </w:t>
      </w:r>
    </w:p>
    <w:p w14:paraId="6FA840EA" w14:textId="77777777" w:rsidR="00B2379D" w:rsidRDefault="00B2379D" w:rsidP="00EB1D8B">
      <w:pPr>
        <w:overflowPunct w:val="0"/>
        <w:autoSpaceDE w:val="0"/>
        <w:autoSpaceDN w:val="0"/>
        <w:adjustRightInd w:val="0"/>
        <w:spacing w:after="0" w:line="240" w:lineRule="auto"/>
        <w:jc w:val="both"/>
        <w:textAlignment w:val="baseline"/>
        <w:rPr>
          <w:rFonts w:ascii="Arial" w:hAnsi="Arial" w:cs="Arial"/>
          <w:sz w:val="24"/>
          <w:szCs w:val="24"/>
        </w:rPr>
      </w:pPr>
    </w:p>
    <w:p w14:paraId="6FA840EB" w14:textId="77777777" w:rsidR="00B2379D" w:rsidRPr="00EB1D8B" w:rsidRDefault="00B2379D" w:rsidP="00EB1D8B">
      <w:pPr>
        <w:overflowPunct w:val="0"/>
        <w:autoSpaceDE w:val="0"/>
        <w:autoSpaceDN w:val="0"/>
        <w:adjustRightInd w:val="0"/>
        <w:spacing w:after="0" w:line="240" w:lineRule="auto"/>
        <w:ind w:left="360"/>
        <w:jc w:val="both"/>
        <w:textAlignment w:val="baseline"/>
        <w:rPr>
          <w:rFonts w:ascii="Arial" w:hAnsi="Arial" w:cs="Arial"/>
          <w:iCs/>
          <w:sz w:val="24"/>
          <w:szCs w:val="24"/>
        </w:rPr>
      </w:pPr>
      <w:r w:rsidRPr="00EB1D8B">
        <w:rPr>
          <w:rFonts w:ascii="Arial" w:hAnsi="Arial" w:cs="Arial"/>
          <w:iCs/>
          <w:sz w:val="24"/>
          <w:szCs w:val="24"/>
        </w:rPr>
        <w:t>The SBA Small Business database was searched resulting in 353 SDVOSB vendors and 395 VOSB vendors</w:t>
      </w:r>
      <w:r>
        <w:rPr>
          <w:rFonts w:ascii="Arial" w:hAnsi="Arial" w:cs="Arial"/>
          <w:iCs/>
          <w:sz w:val="24"/>
          <w:szCs w:val="24"/>
        </w:rPr>
        <w:t xml:space="preserve"> performing services under </w:t>
      </w:r>
      <w:r w:rsidRPr="00EB1D8B">
        <w:rPr>
          <w:rFonts w:ascii="Arial" w:hAnsi="Arial" w:cs="Arial"/>
          <w:iCs/>
          <w:sz w:val="24"/>
          <w:szCs w:val="24"/>
        </w:rPr>
        <w:t>NAICS 517111</w:t>
      </w:r>
      <w:r w:rsidRPr="00EB1D8B">
        <w:rPr>
          <w:rFonts w:ascii="Arial" w:hAnsi="Arial" w:cs="Arial"/>
          <w:iCs/>
          <w:sz w:val="24"/>
          <w:szCs w:val="24"/>
        </w:rPr>
        <w:t>.</w:t>
      </w:r>
      <w:r>
        <w:rPr>
          <w:rFonts w:ascii="Arial" w:hAnsi="Arial" w:cs="Arial"/>
          <w:iCs/>
          <w:sz w:val="24"/>
          <w:szCs w:val="24"/>
        </w:rPr>
        <w:t xml:space="preserve">  </w:t>
      </w:r>
      <w:r w:rsidRPr="0093278D">
        <w:rPr>
          <w:rFonts w:ascii="Arial" w:hAnsi="Arial" w:cs="Arial"/>
          <w:iCs/>
          <w:sz w:val="24"/>
          <w:szCs w:val="24"/>
        </w:rPr>
        <w:t xml:space="preserve">A </w:t>
      </w:r>
      <w:proofErr w:type="gramStart"/>
      <w:r w:rsidRPr="0093278D">
        <w:rPr>
          <w:rFonts w:ascii="Arial" w:hAnsi="Arial" w:cs="Arial"/>
          <w:iCs/>
          <w:sz w:val="24"/>
          <w:szCs w:val="24"/>
        </w:rPr>
        <w:t>sources</w:t>
      </w:r>
      <w:proofErr w:type="gramEnd"/>
      <w:r w:rsidRPr="0093278D">
        <w:rPr>
          <w:rFonts w:ascii="Arial" w:hAnsi="Arial" w:cs="Arial"/>
          <w:iCs/>
          <w:sz w:val="24"/>
          <w:szCs w:val="24"/>
        </w:rPr>
        <w:t xml:space="preserve"> sought was published on 04/27/2026 with responses due on 05/04/2026 at 12:00pm Central Time.  Although three vendors sent in submissions to the sources sought for this procurement, not one of the three vendors were found responsive to the sources sought</w:t>
      </w:r>
      <w:r>
        <w:rPr>
          <w:rFonts w:ascii="Arial" w:hAnsi="Arial" w:cs="Arial"/>
          <w:iCs/>
          <w:sz w:val="24"/>
          <w:szCs w:val="24"/>
        </w:rPr>
        <w:t xml:space="preserve"> as n</w:t>
      </w:r>
      <w:r>
        <w:rPr>
          <w:rFonts w:ascii="Arial" w:hAnsi="Arial" w:cs="Arial"/>
          <w:iCs/>
          <w:sz w:val="24"/>
          <w:szCs w:val="24"/>
        </w:rPr>
        <w:t>one of the</w:t>
      </w:r>
      <w:r>
        <w:rPr>
          <w:rFonts w:ascii="Arial" w:hAnsi="Arial" w:cs="Arial"/>
          <w:iCs/>
          <w:sz w:val="24"/>
          <w:szCs w:val="24"/>
        </w:rPr>
        <w:t xml:space="preserve"> three vendors </w:t>
      </w:r>
      <w:r>
        <w:rPr>
          <w:rFonts w:ascii="Arial" w:hAnsi="Arial" w:cs="Arial"/>
          <w:iCs/>
          <w:sz w:val="24"/>
          <w:szCs w:val="24"/>
        </w:rPr>
        <w:t xml:space="preserve">indicated that they </w:t>
      </w:r>
      <w:r>
        <w:rPr>
          <w:rFonts w:ascii="Arial" w:hAnsi="Arial" w:cs="Arial"/>
          <w:iCs/>
          <w:sz w:val="24"/>
          <w:szCs w:val="24"/>
        </w:rPr>
        <w:t>provide both DSL internet</w:t>
      </w:r>
      <w:r>
        <w:rPr>
          <w:rFonts w:ascii="Arial" w:hAnsi="Arial" w:cs="Arial"/>
          <w:iCs/>
          <w:sz w:val="24"/>
          <w:szCs w:val="24"/>
        </w:rPr>
        <w:t xml:space="preserve"> and traditional cable tv services</w:t>
      </w:r>
      <w:r>
        <w:rPr>
          <w:rFonts w:ascii="Arial" w:hAnsi="Arial" w:cs="Arial"/>
          <w:iCs/>
          <w:sz w:val="24"/>
          <w:szCs w:val="24"/>
        </w:rPr>
        <w:t xml:space="preserve"> as was stated in the Statement of Work included with the sources sought</w:t>
      </w:r>
      <w:r>
        <w:rPr>
          <w:rFonts w:ascii="Arial" w:hAnsi="Arial" w:cs="Arial"/>
          <w:iCs/>
          <w:sz w:val="24"/>
          <w:szCs w:val="24"/>
        </w:rPr>
        <w:t xml:space="preserve">.  </w:t>
      </w:r>
      <w:r w:rsidRPr="0093278D">
        <w:rPr>
          <w:rFonts w:ascii="Arial" w:hAnsi="Arial" w:cs="Arial"/>
          <w:iCs/>
          <w:sz w:val="24"/>
          <w:szCs w:val="24"/>
        </w:rPr>
        <w:t>See P11 - Memo SS Responses – ALM in the eCMS briefcase for further details.</w:t>
      </w:r>
    </w:p>
    <w:p w14:paraId="6FA840EC" w14:textId="77777777" w:rsidR="00B2379D" w:rsidRPr="00C4296B" w:rsidRDefault="00B2379D" w:rsidP="00117012">
      <w:pPr>
        <w:tabs>
          <w:tab w:val="left" w:pos="360"/>
        </w:tabs>
        <w:spacing w:after="0" w:line="240" w:lineRule="auto"/>
        <w:rPr>
          <w:rFonts w:ascii="Arial" w:hAnsi="Arial" w:cs="Arial"/>
          <w:b/>
          <w:i/>
          <w:color w:val="0033CC"/>
          <w:sz w:val="24"/>
          <w:szCs w:val="24"/>
        </w:rPr>
      </w:pPr>
    </w:p>
    <w:p w14:paraId="6FA840ED" w14:textId="77777777" w:rsidR="00B2379D" w:rsidRPr="00C4296B" w:rsidRDefault="00B2379D" w:rsidP="00F42FDA">
      <w:pPr>
        <w:pStyle w:val="ListParagraph"/>
        <w:numPr>
          <w:ilvl w:val="0"/>
          <w:numId w:val="1"/>
        </w:numPr>
        <w:tabs>
          <w:tab w:val="left" w:pos="4680"/>
        </w:tabs>
        <w:overflowPunct w:val="0"/>
        <w:autoSpaceDE w:val="0"/>
        <w:autoSpaceDN w:val="0"/>
        <w:adjustRightInd w:val="0"/>
        <w:jc w:val="both"/>
        <w:textAlignment w:val="baseline"/>
        <w:rPr>
          <w:rFonts w:ascii="Arial" w:hAnsi="Arial" w:cs="Arial"/>
          <w:sz w:val="24"/>
          <w:szCs w:val="24"/>
        </w:rPr>
      </w:pPr>
      <w:r>
        <w:rPr>
          <w:rFonts w:ascii="Arial" w:hAnsi="Arial" w:cs="Arial"/>
          <w:bCs/>
          <w:sz w:val="24"/>
          <w:szCs w:val="24"/>
          <w:u w:val="single"/>
        </w:rPr>
        <w:t>[REDACTED]</w:t>
      </w:r>
    </w:p>
    <w:sectPr w:rsidR="00406C8C" w:rsidRPr="00C4296B">
      <w:footerReference w:type="default" r:id="rId1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84102" w14:textId="77777777" w:rsidR="00B2379D" w:rsidRDefault="00B2379D">
      <w:pPr>
        <w:spacing w:after="0" w:line="240" w:lineRule="auto"/>
      </w:pPr>
      <w:r>
        <w:separator/>
      </w:r>
    </w:p>
  </w:endnote>
  <w:endnote w:type="continuationSeparator" w:id="0">
    <w:p w14:paraId="6FA84104" w14:textId="77777777" w:rsidR="00B2379D" w:rsidRDefault="00B23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56E43" w14:paraId="6FA840F1" w14:textId="77777777" w:rsidTr="00A93DAB">
      <w:tc>
        <w:tcPr>
          <w:tcW w:w="4788" w:type="dxa"/>
        </w:tcPr>
        <w:p w14:paraId="6FA840EF" w14:textId="77777777" w:rsidR="00B2379D" w:rsidRDefault="00B2379D" w:rsidP="00240FCD">
          <w:pPr>
            <w:pStyle w:val="Footer"/>
          </w:pPr>
        </w:p>
      </w:tc>
      <w:tc>
        <w:tcPr>
          <w:tcW w:w="4788" w:type="dxa"/>
        </w:tcPr>
        <w:p w14:paraId="6FA840F0" w14:textId="77777777" w:rsidR="00B2379D" w:rsidRDefault="00B2379D" w:rsidP="00240FCD">
          <w:pPr>
            <w:pStyle w:val="Footer"/>
            <w:jc w:val="right"/>
          </w:pPr>
          <w:proofErr w:type="spellStart"/>
          <w:r>
            <w:t>Presolicitation</w:t>
          </w:r>
          <w:proofErr w:type="spellEnd"/>
          <w:r>
            <w:t xml:space="preserve"> Notice</w:t>
          </w:r>
        </w:p>
      </w:tc>
    </w:tr>
  </w:tbl>
  <w:p w14:paraId="6FA840F2" w14:textId="77777777" w:rsidR="00B2379D" w:rsidRPr="00240FCD" w:rsidRDefault="00B2379D" w:rsidP="00240FCD">
    <w:pPr>
      <w:pStyle w:val="Footer"/>
    </w:pPr>
  </w:p>
  <w:p w14:paraId="6FA840F3" w14:textId="77777777" w:rsidR="00256E43" w:rsidRDefault="00B2379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56E43" w14:paraId="6FA840F7" w14:textId="77777777" w:rsidTr="009B0DC6">
      <w:tc>
        <w:tcPr>
          <w:tcW w:w="4788" w:type="dxa"/>
        </w:tcPr>
        <w:p w14:paraId="6FA840F5" w14:textId="77777777" w:rsidR="00B2379D" w:rsidRDefault="00B2379D">
          <w:pPr>
            <w:pStyle w:val="Footer"/>
          </w:pPr>
          <w:r>
            <w:t>*=Required Field</w:t>
          </w:r>
        </w:p>
      </w:tc>
      <w:tc>
        <w:tcPr>
          <w:tcW w:w="4788" w:type="dxa"/>
        </w:tcPr>
        <w:p w14:paraId="6FA840F6" w14:textId="77777777" w:rsidR="00B2379D" w:rsidRDefault="00B2379D" w:rsidP="009B0DC6">
          <w:pPr>
            <w:pStyle w:val="Footer"/>
            <w:jc w:val="right"/>
          </w:pPr>
          <w:proofErr w:type="spellStart"/>
          <w:r>
            <w:t>Presolicitation</w:t>
          </w:r>
          <w:proofErr w:type="spellEnd"/>
          <w:r>
            <w:t xml:space="preserve"> Notice</w:t>
          </w:r>
        </w:p>
      </w:tc>
    </w:tr>
  </w:tbl>
  <w:p w14:paraId="6FA840F8" w14:textId="77777777" w:rsidR="00B2379D" w:rsidRPr="00041EE5" w:rsidRDefault="00B2379D" w:rsidP="009B0DC6">
    <w:pPr>
      <w:pStyle w:val="Footer"/>
    </w:pPr>
  </w:p>
  <w:p w14:paraId="6FA840F9" w14:textId="77777777" w:rsidR="00256E43" w:rsidRDefault="00B2379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40FA" w14:textId="77777777" w:rsidR="00B2379D" w:rsidRPr="00C4296B" w:rsidRDefault="00B2379D" w:rsidP="00953242">
    <w:pPr>
      <w:pStyle w:val="Footer"/>
      <w:tabs>
        <w:tab w:val="left" w:pos="720"/>
      </w:tabs>
      <w:rPr>
        <w:rFonts w:ascii="Arial" w:hAnsi="Arial" w:cs="Arial"/>
        <w:sz w:val="24"/>
        <w:szCs w:val="24"/>
      </w:rPr>
    </w:pPr>
    <w:r w:rsidRPr="00C4296B">
      <w:rPr>
        <w:rFonts w:ascii="Arial" w:hAnsi="Arial" w:cs="Arial"/>
        <w:sz w:val="24"/>
        <w:szCs w:val="24"/>
      </w:rPr>
      <w:t xml:space="preserve">Revision: </w:t>
    </w:r>
    <w:r>
      <w:rPr>
        <w:rFonts w:ascii="Arial" w:hAnsi="Arial" w:cs="Arial"/>
        <w:sz w:val="24"/>
        <w:szCs w:val="24"/>
      </w:rPr>
      <w:t>02</w:t>
    </w:r>
  </w:p>
  <w:p w14:paraId="6FA840FB" w14:textId="77777777" w:rsidR="00B2379D" w:rsidRPr="00C4296B" w:rsidRDefault="00B2379D" w:rsidP="00953242">
    <w:pPr>
      <w:pStyle w:val="Footer"/>
      <w:tabs>
        <w:tab w:val="left" w:pos="720"/>
      </w:tabs>
      <w:rPr>
        <w:rFonts w:ascii="Arial" w:hAnsi="Arial" w:cs="Arial"/>
        <w:sz w:val="24"/>
        <w:szCs w:val="24"/>
      </w:rPr>
    </w:pPr>
    <w:r w:rsidRPr="00C4296B">
      <w:rPr>
        <w:rFonts w:ascii="Arial" w:hAnsi="Arial" w:cs="Arial"/>
        <w:sz w:val="24"/>
        <w:szCs w:val="24"/>
      </w:rPr>
      <w:t xml:space="preserve">Effective Date: </w:t>
    </w:r>
    <w:r>
      <w:rPr>
        <w:rFonts w:ascii="Arial" w:hAnsi="Arial" w:cs="Arial"/>
        <w:sz w:val="24"/>
        <w:szCs w:val="24"/>
      </w:rPr>
      <w:t>12/30/2025</w:t>
    </w:r>
    <w:r w:rsidRPr="00C4296B">
      <w:rPr>
        <w:rFonts w:ascii="Arial" w:hAnsi="Arial" w:cs="Arial"/>
        <w:sz w:val="24"/>
        <w:szCs w:val="24"/>
      </w:rPr>
      <w:tab/>
    </w:r>
    <w:r w:rsidRPr="00C4296B">
      <w:rPr>
        <w:rFonts w:ascii="Arial" w:hAnsi="Arial" w:cs="Arial"/>
        <w:sz w:val="24"/>
        <w:szCs w:val="24"/>
      </w:rPr>
      <w:t xml:space="preserve">Page </w:t>
    </w:r>
    <w:r w:rsidRPr="00C4296B">
      <w:rPr>
        <w:rFonts w:ascii="Arial" w:hAnsi="Arial" w:cs="Arial"/>
        <w:sz w:val="24"/>
        <w:szCs w:val="24"/>
      </w:rPr>
      <w:fldChar w:fldCharType="begin"/>
    </w:r>
    <w:r w:rsidRPr="00C4296B">
      <w:rPr>
        <w:rFonts w:ascii="Arial" w:hAnsi="Arial" w:cs="Arial"/>
        <w:sz w:val="24"/>
        <w:szCs w:val="24"/>
      </w:rPr>
      <w:instrText xml:space="preserve"> PAGE </w:instrText>
    </w:r>
    <w:r w:rsidRPr="00C4296B">
      <w:rPr>
        <w:rFonts w:ascii="Arial" w:hAnsi="Arial" w:cs="Arial"/>
        <w:sz w:val="24"/>
        <w:szCs w:val="24"/>
      </w:rPr>
      <w:fldChar w:fldCharType="separate"/>
    </w:r>
    <w:r w:rsidRPr="00C4296B">
      <w:rPr>
        <w:rFonts w:ascii="Arial" w:hAnsi="Arial" w:cs="Arial"/>
        <w:sz w:val="24"/>
        <w:szCs w:val="24"/>
      </w:rPr>
      <w:t>4</w:t>
    </w:r>
    <w:r w:rsidRPr="00C4296B">
      <w:rPr>
        <w:rFonts w:ascii="Arial" w:hAnsi="Arial" w:cs="Arial"/>
        <w:sz w:val="24"/>
        <w:szCs w:val="24"/>
      </w:rPr>
      <w:fldChar w:fldCharType="end"/>
    </w:r>
    <w:r w:rsidRPr="00C4296B">
      <w:rPr>
        <w:rFonts w:ascii="Arial" w:hAnsi="Arial" w:cs="Arial"/>
        <w:sz w:val="24"/>
        <w:szCs w:val="24"/>
      </w:rPr>
      <w:t xml:space="preserve"> of </w:t>
    </w:r>
    <w:r w:rsidRPr="00C4296B">
      <w:rPr>
        <w:rFonts w:ascii="Arial" w:hAnsi="Arial" w:cs="Arial"/>
        <w:sz w:val="24"/>
        <w:szCs w:val="24"/>
      </w:rPr>
      <w:fldChar w:fldCharType="begin"/>
    </w:r>
    <w:r w:rsidRPr="00C4296B">
      <w:rPr>
        <w:rFonts w:ascii="Arial" w:hAnsi="Arial" w:cs="Arial"/>
        <w:sz w:val="24"/>
        <w:szCs w:val="24"/>
      </w:rPr>
      <w:instrText xml:space="preserve"> NUMPAGES  </w:instrText>
    </w:r>
    <w:r w:rsidRPr="00C4296B">
      <w:rPr>
        <w:rFonts w:ascii="Arial" w:hAnsi="Arial" w:cs="Arial"/>
        <w:sz w:val="24"/>
        <w:szCs w:val="24"/>
      </w:rPr>
      <w:fldChar w:fldCharType="separate"/>
    </w:r>
    <w:r w:rsidRPr="00C4296B">
      <w:rPr>
        <w:rFonts w:ascii="Arial" w:hAnsi="Arial" w:cs="Arial"/>
        <w:sz w:val="24"/>
        <w:szCs w:val="24"/>
      </w:rPr>
      <w:t>4</w:t>
    </w:r>
    <w:r w:rsidRPr="00C4296B">
      <w:rPr>
        <w:rFonts w:ascii="Arial" w:hAnsi="Arial" w:cs="Arial"/>
        <w:sz w:val="24"/>
        <w:szCs w:val="24"/>
      </w:rPr>
      <w:fldChar w:fldCharType="end"/>
    </w:r>
  </w:p>
  <w:p w14:paraId="6FA840FC" w14:textId="77777777" w:rsidR="00B2379D" w:rsidRPr="00C4296B" w:rsidRDefault="00B2379D" w:rsidP="008D66D2">
    <w:pPr>
      <w:spacing w:after="0" w:line="240" w:lineRule="auto"/>
      <w:rPr>
        <w:rFonts w:ascii="Arial" w:hAnsi="Arial" w:cs="Arial"/>
        <w:bCs/>
        <w:sz w:val="24"/>
        <w:szCs w:val="24"/>
      </w:rPr>
    </w:pPr>
    <w:r>
      <w:rPr>
        <w:rFonts w:ascii="Arial" w:hAnsi="Arial" w:cs="Arial"/>
        <w:bCs/>
        <w:sz w:val="24"/>
        <w:szCs w:val="24"/>
      </w:rPr>
      <w:t>Acquisition ID#</w:t>
    </w:r>
    <w:r>
      <w:rPr>
        <w:rFonts w:ascii="Arial" w:hAnsi="Arial" w:cs="Arial"/>
        <w:bCs/>
        <w:sz w:val="24"/>
        <w:szCs w:val="24"/>
      </w:rPr>
      <w:t xml:space="preserve">:  </w:t>
    </w:r>
    <w:r>
      <w:rPr>
        <w:rFonts w:ascii="Arial" w:hAnsi="Arial" w:cs="Arial"/>
        <w:bCs/>
        <w:sz w:val="24"/>
        <w:szCs w:val="24"/>
      </w:rPr>
      <w:t>[REDACTED]</w:t>
    </w:r>
  </w:p>
  <w:p w14:paraId="6FA840FD" w14:textId="77777777" w:rsidR="00256E43" w:rsidRDefault="00B2379D">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840FE" w14:textId="77777777" w:rsidR="00B2379D" w:rsidRDefault="00B2379D">
      <w:pPr>
        <w:spacing w:after="0" w:line="240" w:lineRule="auto"/>
      </w:pPr>
      <w:r>
        <w:separator/>
      </w:r>
    </w:p>
  </w:footnote>
  <w:footnote w:type="continuationSeparator" w:id="0">
    <w:p w14:paraId="6FA84100" w14:textId="77777777" w:rsidR="00B2379D" w:rsidRDefault="00B23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40EE" w14:textId="77777777" w:rsidR="00B2379D" w:rsidRPr="000758A6" w:rsidRDefault="00B2379D"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40F4" w14:textId="77777777" w:rsidR="00B2379D" w:rsidRPr="000F59BB" w:rsidRDefault="00B2379D"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90B4E"/>
    <w:multiLevelType w:val="hybridMultilevel"/>
    <w:tmpl w:val="3AE27EBC"/>
    <w:lvl w:ilvl="0" w:tplc="5428F55E">
      <w:start w:val="1"/>
      <w:numFmt w:val="decimal"/>
      <w:lvlText w:val="%1."/>
      <w:lvlJc w:val="left"/>
      <w:pPr>
        <w:tabs>
          <w:tab w:val="num" w:pos="360"/>
        </w:tabs>
        <w:ind w:left="360" w:hanging="360"/>
      </w:pPr>
      <w:rPr>
        <w:rFonts w:hint="default"/>
        <w:b/>
        <w:i w:val="0"/>
        <w:color w:val="auto"/>
      </w:rPr>
    </w:lvl>
    <w:lvl w:ilvl="1" w:tplc="CFEE762E">
      <w:start w:val="1"/>
      <w:numFmt w:val="lowerLetter"/>
      <w:lvlText w:val="%2."/>
      <w:lvlJc w:val="left"/>
      <w:pPr>
        <w:tabs>
          <w:tab w:val="num" w:pos="990"/>
        </w:tabs>
        <w:ind w:left="990" w:hanging="360"/>
      </w:pPr>
      <w:rPr>
        <w:b w:val="0"/>
      </w:rPr>
    </w:lvl>
    <w:lvl w:ilvl="2" w:tplc="35E63B5A">
      <w:start w:val="1"/>
      <w:numFmt w:val="lowerRoman"/>
      <w:lvlText w:val="%3."/>
      <w:lvlJc w:val="right"/>
      <w:pPr>
        <w:tabs>
          <w:tab w:val="num" w:pos="1800"/>
        </w:tabs>
        <w:ind w:left="1800" w:hanging="180"/>
      </w:pPr>
    </w:lvl>
    <w:lvl w:ilvl="3" w:tplc="6B12F714">
      <w:start w:val="1"/>
      <w:numFmt w:val="decimal"/>
      <w:lvlText w:val="%4."/>
      <w:lvlJc w:val="left"/>
      <w:pPr>
        <w:tabs>
          <w:tab w:val="num" w:pos="2520"/>
        </w:tabs>
        <w:ind w:left="2520" w:hanging="360"/>
      </w:pPr>
    </w:lvl>
    <w:lvl w:ilvl="4" w:tplc="7B444EEE">
      <w:start w:val="1"/>
      <w:numFmt w:val="lowerLetter"/>
      <w:lvlText w:val="%5."/>
      <w:lvlJc w:val="left"/>
      <w:pPr>
        <w:tabs>
          <w:tab w:val="num" w:pos="3240"/>
        </w:tabs>
        <w:ind w:left="3240" w:hanging="360"/>
      </w:pPr>
    </w:lvl>
    <w:lvl w:ilvl="5" w:tplc="81F078B6">
      <w:start w:val="1"/>
      <w:numFmt w:val="lowerRoman"/>
      <w:lvlText w:val="%6."/>
      <w:lvlJc w:val="right"/>
      <w:pPr>
        <w:tabs>
          <w:tab w:val="num" w:pos="3960"/>
        </w:tabs>
        <w:ind w:left="3960" w:hanging="180"/>
      </w:pPr>
    </w:lvl>
    <w:lvl w:ilvl="6" w:tplc="7BDC1B70">
      <w:start w:val="1"/>
      <w:numFmt w:val="decimal"/>
      <w:lvlText w:val="%7."/>
      <w:lvlJc w:val="left"/>
      <w:pPr>
        <w:tabs>
          <w:tab w:val="num" w:pos="4680"/>
        </w:tabs>
        <w:ind w:left="4680" w:hanging="360"/>
      </w:pPr>
    </w:lvl>
    <w:lvl w:ilvl="7" w:tplc="F670BA84">
      <w:start w:val="1"/>
      <w:numFmt w:val="lowerLetter"/>
      <w:lvlText w:val="%8."/>
      <w:lvlJc w:val="left"/>
      <w:pPr>
        <w:tabs>
          <w:tab w:val="num" w:pos="5400"/>
        </w:tabs>
        <w:ind w:left="5400" w:hanging="360"/>
      </w:pPr>
    </w:lvl>
    <w:lvl w:ilvl="8" w:tplc="F1EA658C">
      <w:start w:val="1"/>
      <w:numFmt w:val="lowerRoman"/>
      <w:lvlText w:val="%9."/>
      <w:lvlJc w:val="right"/>
      <w:pPr>
        <w:tabs>
          <w:tab w:val="num" w:pos="6120"/>
        </w:tabs>
        <w:ind w:left="6120" w:hanging="180"/>
      </w:pPr>
    </w:lvl>
  </w:abstractNum>
  <w:num w:numId="1" w16cid:durableId="494415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6E43"/>
    <w:rsid w:val="00256E43"/>
    <w:rsid w:val="00A5046E"/>
    <w:rsid w:val="00B23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8407B"/>
  <w15:docId w15:val="{3A37F9A7-748E-451E-AE0C-4601DAD4B6A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A7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A7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45A"/>
    <w:rPr>
      <w:rFonts w:eastAsiaTheme="majorEastAsia" w:cstheme="majorBidi"/>
      <w:color w:val="272727" w:themeColor="text1" w:themeTint="D8"/>
    </w:rPr>
  </w:style>
  <w:style w:type="paragraph" w:styleId="Quote">
    <w:name w:val="Quote"/>
    <w:basedOn w:val="Normal"/>
    <w:next w:val="Normal"/>
    <w:link w:val="QuoteChar"/>
    <w:uiPriority w:val="29"/>
    <w:qFormat/>
    <w:rsid w:val="00CA745A"/>
    <w:pPr>
      <w:spacing w:before="160"/>
      <w:jc w:val="center"/>
    </w:pPr>
    <w:rPr>
      <w:i/>
      <w:iCs/>
      <w:color w:val="404040" w:themeColor="text1" w:themeTint="BF"/>
    </w:rPr>
  </w:style>
  <w:style w:type="character" w:customStyle="1" w:styleId="QuoteChar">
    <w:name w:val="Quote Char"/>
    <w:basedOn w:val="DefaultParagraphFont"/>
    <w:link w:val="Quote"/>
    <w:uiPriority w:val="29"/>
    <w:rsid w:val="00CA745A"/>
    <w:rPr>
      <w:i/>
      <w:iCs/>
      <w:color w:val="404040" w:themeColor="text1" w:themeTint="BF"/>
    </w:rPr>
  </w:style>
  <w:style w:type="paragraph" w:styleId="IntenseQuote">
    <w:name w:val="Intense Quote"/>
    <w:basedOn w:val="Normal"/>
    <w:next w:val="Normal"/>
    <w:link w:val="IntenseQuoteChar"/>
    <w:uiPriority w:val="30"/>
    <w:qFormat/>
    <w:rsid w:val="00CA745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745A"/>
    <w:rPr>
      <w:i/>
      <w:iCs/>
      <w:color w:val="365F91" w:themeColor="accent1" w:themeShade="BF"/>
    </w:rPr>
  </w:style>
  <w:style w:type="character" w:styleId="IntenseReference">
    <w:name w:val="Intense Reference"/>
    <w:basedOn w:val="DefaultParagraphFont"/>
    <w:uiPriority w:val="32"/>
    <w:qFormat/>
    <w:rsid w:val="00CA745A"/>
    <w:rPr>
      <w:b/>
      <w:bCs/>
      <w:smallCaps/>
      <w:color w:val="365F91" w:themeColor="accent1" w:themeShade="BF"/>
      <w:spacing w:val="5"/>
    </w:rPr>
  </w:style>
  <w:style w:type="character" w:styleId="Hyperlink">
    <w:name w:val="Hyperlink"/>
    <w:basedOn w:val="DefaultParagraphFont"/>
    <w:uiPriority w:val="99"/>
    <w:unhideWhenUsed/>
    <w:rsid w:val="003F7781"/>
    <w:rPr>
      <w:color w:val="0000FF" w:themeColor="hyperlink"/>
      <w:u w:val="single"/>
    </w:rPr>
  </w:style>
  <w:style w:type="character" w:customStyle="1" w:styleId="ListParagraphChar">
    <w:name w:val="List Paragraph Char"/>
    <w:link w:val="ListParagraph"/>
    <w:uiPriority w:val="34"/>
    <w:locked/>
    <w:rsid w:val="00117012"/>
    <w:rPr>
      <w:rFonts w:ascii="Calibri" w:eastAsia="Calibri" w:hAnsi="Calibri" w:cs="Times New Roman"/>
      <w:sz w:val="20"/>
      <w:szCs w:val="20"/>
    </w:rPr>
  </w:style>
  <w:style w:type="character" w:customStyle="1" w:styleId="style681">
    <w:name w:val="style681"/>
    <w:rsid w:val="008F1A5E"/>
    <w:rPr>
      <w:rFonts w:ascii="Myriad Pro" w:hAnsi="Myriad Pro" w:hint="default"/>
    </w:rPr>
  </w:style>
  <w:style w:type="character" w:customStyle="1" w:styleId="UnresolvedMention1">
    <w:name w:val="Unresolved Mention1"/>
    <w:uiPriority w:val="99"/>
    <w:semiHidden/>
    <w:unhideWhenUsed/>
    <w:rsid w:val="00E42F55"/>
    <w:rPr>
      <w:color w:val="605E5C"/>
      <w:shd w:val="clear" w:color="auto" w:fill="E1DFDD"/>
    </w:rPr>
  </w:style>
  <w:style w:type="character" w:customStyle="1" w:styleId="style1281">
    <w:name w:val="style1281"/>
    <w:rsid w:val="00E42F55"/>
    <w:rPr>
      <w:rFonts w:ascii="Arial" w:hAnsi="Arial" w:cs="Arial" w:hint="default"/>
    </w:rPr>
  </w:style>
  <w:style w:type="character" w:styleId="FollowedHyperlink">
    <w:name w:val="FollowedHyperlink"/>
    <w:uiPriority w:val="99"/>
    <w:semiHidden/>
    <w:unhideWhenUsed/>
    <w:rsid w:val="005663B7"/>
    <w:rPr>
      <w:color w:val="954F72"/>
      <w:u w:val="single"/>
    </w:rPr>
  </w:style>
  <w:style w:type="paragraph" w:styleId="Revision">
    <w:name w:val="Revision"/>
    <w:hidden/>
    <w:uiPriority w:val="99"/>
    <w:semiHidden/>
    <w:rsid w:val="00C72BE5"/>
  </w:style>
  <w:style w:type="character" w:styleId="CommentReference">
    <w:name w:val="annotation reference"/>
    <w:uiPriority w:val="99"/>
    <w:semiHidden/>
    <w:unhideWhenUsed/>
    <w:rsid w:val="000A3FA7"/>
    <w:rPr>
      <w:sz w:val="16"/>
      <w:szCs w:val="16"/>
    </w:rPr>
  </w:style>
  <w:style w:type="paragraph" w:styleId="CommentSubject">
    <w:name w:val="annotation subject"/>
    <w:basedOn w:val="CommentText"/>
    <w:next w:val="CommentText"/>
    <w:link w:val="CommentSubjectChar"/>
    <w:uiPriority w:val="99"/>
    <w:semiHidden/>
    <w:unhideWhenUsed/>
    <w:rsid w:val="000A3FA7"/>
    <w:rPr>
      <w:b/>
      <w:bCs/>
    </w:rPr>
  </w:style>
  <w:style w:type="character" w:customStyle="1" w:styleId="CommentSubjectChar">
    <w:name w:val="Comment Subject Char"/>
    <w:link w:val="CommentSubject"/>
    <w:uiPriority w:val="99"/>
    <w:semiHidden/>
    <w:rsid w:val="000A3F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Alisha.Milander@va.gov" TargetMode="External"/><Relationship Id="rId12" Type="http://schemas.openxmlformats.org/officeDocument/2006/relationships/hyperlink" Target="https://www.acquisition.gov/?q=/browse/far/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894</Words>
  <Characters>5010</Characters>
  <Application>Microsoft Office Word</Application>
  <DocSecurity>0</DocSecurity>
  <Lines>156</Lines>
  <Paragraphs>76</Paragraphs>
  <ScaleCrop>false</ScaleCrop>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Milander, Alisha L.</cp:lastModifiedBy>
  <cp:revision>2</cp:revision>
  <dcterms:created xsi:type="dcterms:W3CDTF">2026-05-06T14:56:00Z</dcterms:created>
  <dcterms:modified xsi:type="dcterms:W3CDTF">2026-05-06T14:57:00Z</dcterms:modified>
</cp:coreProperties>
</file>