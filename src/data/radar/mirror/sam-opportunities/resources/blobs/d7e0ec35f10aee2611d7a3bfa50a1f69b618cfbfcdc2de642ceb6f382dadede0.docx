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162"/>
      </w:tblGrid>
      <w:tr w:rsidR="002C3893" w:rsidRPr="00FC0110" w14:paraId="0AFA7C18" w14:textId="77777777" w:rsidTr="00FC0110">
        <w:tc>
          <w:tcPr>
            <w:tcW w:w="8280" w:type="dxa"/>
            <w:shd w:val="clear" w:color="auto" w:fill="E6E6E6"/>
          </w:tcPr>
          <w:p w14:paraId="3850B347" w14:textId="77777777" w:rsidR="002C3893" w:rsidRPr="00FC0110" w:rsidRDefault="002C3893" w:rsidP="00FC0110">
            <w:pPr>
              <w:jc w:val="center"/>
              <w:rPr>
                <w:rFonts w:ascii="Arial" w:hAnsi="Arial" w:cs="Arial"/>
                <w:b/>
                <w:sz w:val="28"/>
                <w:szCs w:val="28"/>
              </w:rPr>
            </w:pPr>
            <w:r w:rsidRPr="00FC0110">
              <w:rPr>
                <w:rFonts w:ascii="Arial" w:hAnsi="Arial" w:cs="Arial"/>
                <w:b/>
                <w:sz w:val="28"/>
                <w:szCs w:val="28"/>
              </w:rPr>
              <w:t xml:space="preserve">  Justification for Other than Full and Open Competition</w:t>
            </w:r>
          </w:p>
        </w:tc>
      </w:tr>
    </w:tbl>
    <w:p w14:paraId="46775B44" w14:textId="77777777" w:rsidR="002C3893" w:rsidRDefault="002C3893" w:rsidP="002C3893">
      <w:pPr>
        <w:jc w:val="center"/>
        <w:rPr>
          <w:rFonts w:ascii="Arial" w:hAnsi="Arial" w:cs="Arial"/>
          <w:b/>
          <w:sz w:val="22"/>
          <w:szCs w:val="22"/>
        </w:rPr>
      </w:pPr>
    </w:p>
    <w:p w14:paraId="6BF52288" w14:textId="77777777" w:rsidR="007074EE" w:rsidRDefault="007074EE" w:rsidP="007074EE">
      <w:pPr>
        <w:ind w:left="547" w:hanging="547"/>
        <w:jc w:val="center"/>
        <w:rPr>
          <w:rFonts w:ascii="Arial" w:hAnsi="Arial" w:cs="Arial"/>
          <w:i/>
          <w:sz w:val="22"/>
          <w:szCs w:val="22"/>
        </w:rPr>
      </w:pPr>
      <w:r>
        <w:rPr>
          <w:rFonts w:ascii="Arial" w:hAnsi="Arial" w:cs="Arial"/>
          <w:i/>
          <w:sz w:val="22"/>
          <w:szCs w:val="22"/>
        </w:rPr>
        <w:t>“Source Selection Information – see FAR 2.101 and 3.104”</w:t>
      </w:r>
    </w:p>
    <w:p w14:paraId="363AABA6" w14:textId="77777777" w:rsidR="007074EE" w:rsidRPr="00DC4B0F" w:rsidRDefault="007074EE" w:rsidP="002C3893">
      <w:pPr>
        <w:jc w:val="center"/>
        <w:rPr>
          <w:rFonts w:ascii="Arial" w:hAnsi="Arial" w:cs="Arial"/>
          <w:b/>
          <w:sz w:val="22"/>
          <w:szCs w:val="22"/>
        </w:rPr>
      </w:pPr>
    </w:p>
    <w:p w14:paraId="03D7DD0B" w14:textId="77777777" w:rsidR="002C3893" w:rsidRPr="00DC4B0F" w:rsidRDefault="002C3893" w:rsidP="002C3893">
      <w:pPr>
        <w:jc w:val="center"/>
        <w:rPr>
          <w:rFonts w:ascii="Arial" w:hAnsi="Arial" w:cs="Arial"/>
          <w:b/>
          <w:sz w:val="22"/>
          <w:szCs w:val="22"/>
        </w:rPr>
      </w:pPr>
    </w:p>
    <w:p w14:paraId="0B47AB64" w14:textId="77777777" w:rsidR="00243F55" w:rsidRPr="006223AC" w:rsidRDefault="00243F55" w:rsidP="00243F55">
      <w:pPr>
        <w:numPr>
          <w:ilvl w:val="0"/>
          <w:numId w:val="1"/>
        </w:numPr>
        <w:spacing w:after="120"/>
        <w:rPr>
          <w:rFonts w:ascii="Arial" w:hAnsi="Arial" w:cs="Arial"/>
          <w:color w:val="FF0000"/>
          <w:sz w:val="22"/>
          <w:szCs w:val="22"/>
        </w:rPr>
      </w:pPr>
      <w:r>
        <w:rPr>
          <w:rFonts w:ascii="Arial" w:hAnsi="Arial" w:cs="Arial"/>
          <w:b/>
          <w:sz w:val="22"/>
          <w:szCs w:val="22"/>
        </w:rPr>
        <w:t xml:space="preserve">Identification of the agency and contracting activity.  </w:t>
      </w:r>
    </w:p>
    <w:p w14:paraId="5786DE3D" w14:textId="77777777" w:rsidR="00243F55" w:rsidRDefault="00243F55" w:rsidP="00243F55">
      <w:pPr>
        <w:numPr>
          <w:ilvl w:val="1"/>
          <w:numId w:val="1"/>
        </w:numPr>
        <w:spacing w:after="240"/>
        <w:rPr>
          <w:rFonts w:ascii="Arial" w:hAnsi="Arial" w:cs="Arial"/>
          <w:color w:val="FF0000"/>
          <w:sz w:val="22"/>
          <w:szCs w:val="22"/>
        </w:rPr>
      </w:pPr>
      <w:r w:rsidRPr="00DB2FED">
        <w:rPr>
          <w:rFonts w:ascii="Arial" w:hAnsi="Arial" w:cs="Arial"/>
          <w:b/>
          <w:sz w:val="22"/>
          <w:szCs w:val="22"/>
        </w:rPr>
        <w:t>Federal agency and contracting activity.</w:t>
      </w:r>
      <w:r w:rsidRPr="00DB2FED">
        <w:rPr>
          <w:rFonts w:ascii="Arial" w:hAnsi="Arial" w:cs="Arial"/>
          <w:sz w:val="22"/>
          <w:szCs w:val="22"/>
        </w:rPr>
        <w:t xml:space="preserve"> </w:t>
      </w:r>
      <w:r w:rsidRPr="00DB2FED">
        <w:rPr>
          <w:rFonts w:ascii="Arial" w:hAnsi="Arial" w:cs="Arial"/>
          <w:b/>
          <w:sz w:val="22"/>
          <w:szCs w:val="22"/>
        </w:rPr>
        <w:t>HHS.  HHS</w:t>
      </w:r>
      <w:r w:rsidR="00E33B3F">
        <w:rPr>
          <w:rFonts w:ascii="Arial" w:hAnsi="Arial" w:cs="Arial"/>
          <w:b/>
          <w:sz w:val="22"/>
          <w:szCs w:val="22"/>
        </w:rPr>
        <w:t>,</w:t>
      </w:r>
      <w:r w:rsidRPr="00DB2FED">
        <w:rPr>
          <w:rFonts w:ascii="Arial" w:hAnsi="Arial" w:cs="Arial"/>
          <w:b/>
          <w:sz w:val="22"/>
          <w:szCs w:val="22"/>
        </w:rPr>
        <w:t xml:space="preserve"> </w:t>
      </w:r>
      <w:r w:rsidR="00E33B3F">
        <w:rPr>
          <w:rFonts w:ascii="Arial" w:hAnsi="Arial" w:cs="Arial"/>
          <w:b/>
          <w:sz w:val="22"/>
          <w:szCs w:val="22"/>
        </w:rPr>
        <w:t>National Institutes of Health</w:t>
      </w:r>
    </w:p>
    <w:p w14:paraId="6C08ABDD" w14:textId="1AFF2869" w:rsidR="00243F55" w:rsidRDefault="00243F55" w:rsidP="00243F55">
      <w:pPr>
        <w:numPr>
          <w:ilvl w:val="1"/>
          <w:numId w:val="1"/>
        </w:numPr>
        <w:spacing w:after="240"/>
        <w:rPr>
          <w:rFonts w:ascii="Arial" w:hAnsi="Arial" w:cs="Arial"/>
          <w:sz w:val="22"/>
          <w:szCs w:val="22"/>
        </w:rPr>
      </w:pPr>
      <w:r w:rsidRPr="00DB2FED">
        <w:rPr>
          <w:rFonts w:ascii="Arial" w:hAnsi="Arial" w:cs="Arial"/>
          <w:b/>
          <w:sz w:val="22"/>
          <w:szCs w:val="22"/>
        </w:rPr>
        <w:t>Sponsoring organization.</w:t>
      </w:r>
      <w:r w:rsidRPr="00DB2FED">
        <w:rPr>
          <w:rFonts w:ascii="Arial" w:hAnsi="Arial" w:cs="Arial"/>
          <w:sz w:val="22"/>
          <w:szCs w:val="22"/>
        </w:rPr>
        <w:t xml:space="preserve">  NIH Clinical </w:t>
      </w:r>
      <w:r w:rsidR="006162AA">
        <w:rPr>
          <w:rFonts w:ascii="Arial" w:hAnsi="Arial" w:cs="Arial"/>
          <w:sz w:val="22"/>
          <w:szCs w:val="22"/>
        </w:rPr>
        <w:t xml:space="preserve">Center </w:t>
      </w:r>
    </w:p>
    <w:p w14:paraId="23B63818" w14:textId="77777777" w:rsidR="00243F55" w:rsidRPr="00DB2FED" w:rsidRDefault="00243F55" w:rsidP="00243F55">
      <w:pPr>
        <w:numPr>
          <w:ilvl w:val="1"/>
          <w:numId w:val="1"/>
        </w:numPr>
        <w:spacing w:after="240"/>
        <w:rPr>
          <w:rFonts w:ascii="Arial" w:hAnsi="Arial" w:cs="Arial"/>
          <w:sz w:val="22"/>
          <w:szCs w:val="22"/>
        </w:rPr>
      </w:pPr>
      <w:r w:rsidRPr="00DB2FED">
        <w:rPr>
          <w:rFonts w:ascii="Arial" w:hAnsi="Arial" w:cs="Arial"/>
          <w:b/>
          <w:sz w:val="22"/>
          <w:szCs w:val="22"/>
        </w:rPr>
        <w:t xml:space="preserve">Project Officer information.  </w:t>
      </w:r>
    </w:p>
    <w:p w14:paraId="2092BF78" w14:textId="58DEF36D" w:rsidR="00243F55" w:rsidRPr="00456E87" w:rsidRDefault="00243F55" w:rsidP="000243FF">
      <w:pPr>
        <w:numPr>
          <w:ilvl w:val="2"/>
          <w:numId w:val="1"/>
        </w:numPr>
        <w:ind w:left="2347"/>
        <w:rPr>
          <w:rFonts w:ascii="Arial" w:hAnsi="Arial" w:cs="Arial"/>
          <w:sz w:val="22"/>
          <w:szCs w:val="22"/>
        </w:rPr>
      </w:pPr>
      <w:r>
        <w:rPr>
          <w:rFonts w:ascii="Arial" w:hAnsi="Arial" w:cs="Arial"/>
          <w:b/>
          <w:sz w:val="22"/>
          <w:szCs w:val="22"/>
        </w:rPr>
        <w:t xml:space="preserve">Project Officer name </w:t>
      </w:r>
      <w:r w:rsidR="007C5042">
        <w:rPr>
          <w:rFonts w:ascii="Arial" w:hAnsi="Arial" w:cs="Arial"/>
          <w:b/>
          <w:sz w:val="22"/>
          <w:szCs w:val="22"/>
        </w:rPr>
        <w:t>Dr. Jon McKeeby</w:t>
      </w:r>
    </w:p>
    <w:p w14:paraId="38C834C3" w14:textId="7B570597" w:rsidR="00243F55" w:rsidRPr="00DC4B0F" w:rsidRDefault="00243F55" w:rsidP="000243FF">
      <w:pPr>
        <w:numPr>
          <w:ilvl w:val="2"/>
          <w:numId w:val="1"/>
        </w:numPr>
        <w:ind w:left="2347"/>
        <w:rPr>
          <w:rFonts w:ascii="Arial" w:hAnsi="Arial" w:cs="Arial"/>
          <w:sz w:val="22"/>
          <w:szCs w:val="22"/>
        </w:rPr>
      </w:pPr>
      <w:r>
        <w:rPr>
          <w:rFonts w:ascii="Arial" w:hAnsi="Arial" w:cs="Arial"/>
          <w:b/>
          <w:sz w:val="22"/>
          <w:szCs w:val="22"/>
        </w:rPr>
        <w:t>Mailing</w:t>
      </w:r>
      <w:r w:rsidRPr="000C129E">
        <w:rPr>
          <w:rFonts w:ascii="Arial" w:hAnsi="Arial" w:cs="Arial"/>
          <w:b/>
          <w:sz w:val="22"/>
          <w:szCs w:val="22"/>
        </w:rPr>
        <w:t xml:space="preserve"> address</w:t>
      </w:r>
      <w:r w:rsidRPr="00DC4B0F">
        <w:rPr>
          <w:rFonts w:ascii="Arial" w:hAnsi="Arial" w:cs="Arial"/>
          <w:sz w:val="22"/>
          <w:szCs w:val="22"/>
        </w:rPr>
        <w:t xml:space="preserve"> </w:t>
      </w:r>
      <w:r>
        <w:rPr>
          <w:rFonts w:ascii="Arial" w:hAnsi="Arial" w:cs="Arial"/>
          <w:sz w:val="22"/>
          <w:szCs w:val="22"/>
        </w:rPr>
        <w:t xml:space="preserve">10 Center Drive </w:t>
      </w:r>
      <w:proofErr w:type="spellStart"/>
      <w:r>
        <w:rPr>
          <w:rFonts w:ascii="Arial" w:hAnsi="Arial" w:cs="Arial"/>
          <w:sz w:val="22"/>
          <w:szCs w:val="22"/>
        </w:rPr>
        <w:t>Bldg</w:t>
      </w:r>
      <w:proofErr w:type="spellEnd"/>
      <w:r>
        <w:rPr>
          <w:rFonts w:ascii="Arial" w:hAnsi="Arial" w:cs="Arial"/>
          <w:sz w:val="22"/>
          <w:szCs w:val="22"/>
        </w:rPr>
        <w:t xml:space="preserve"> 10</w:t>
      </w:r>
    </w:p>
    <w:p w14:paraId="739CF255" w14:textId="4862A3F9" w:rsidR="00243F55" w:rsidRPr="00DC4B0F" w:rsidRDefault="00243F55" w:rsidP="000243FF">
      <w:pPr>
        <w:numPr>
          <w:ilvl w:val="2"/>
          <w:numId w:val="1"/>
        </w:numPr>
        <w:ind w:left="2347"/>
        <w:rPr>
          <w:rFonts w:ascii="Arial" w:hAnsi="Arial" w:cs="Arial"/>
          <w:sz w:val="22"/>
          <w:szCs w:val="22"/>
        </w:rPr>
      </w:pPr>
      <w:r w:rsidRPr="000C129E">
        <w:rPr>
          <w:rFonts w:ascii="Arial" w:hAnsi="Arial" w:cs="Arial"/>
          <w:b/>
          <w:sz w:val="22"/>
          <w:szCs w:val="22"/>
        </w:rPr>
        <w:t>E-mail address</w:t>
      </w:r>
      <w:r>
        <w:rPr>
          <w:rFonts w:ascii="Arial" w:hAnsi="Arial" w:cs="Arial"/>
          <w:b/>
          <w:sz w:val="22"/>
          <w:szCs w:val="22"/>
        </w:rPr>
        <w:t xml:space="preserve"> j</w:t>
      </w:r>
      <w:r w:rsidR="007C5042">
        <w:rPr>
          <w:rFonts w:ascii="Arial" w:hAnsi="Arial" w:cs="Arial"/>
          <w:b/>
          <w:sz w:val="22"/>
          <w:szCs w:val="22"/>
        </w:rPr>
        <w:t>mckeeby@nih.gov</w:t>
      </w:r>
      <w:r w:rsidRPr="00DC4B0F">
        <w:rPr>
          <w:rFonts w:ascii="Arial" w:hAnsi="Arial" w:cs="Arial"/>
          <w:sz w:val="22"/>
          <w:szCs w:val="22"/>
        </w:rPr>
        <w:t xml:space="preserve"> </w:t>
      </w:r>
    </w:p>
    <w:p w14:paraId="67098A62" w14:textId="43698E42" w:rsidR="00243F55" w:rsidRPr="00DC4B0F" w:rsidRDefault="00243F55" w:rsidP="00243F55">
      <w:pPr>
        <w:numPr>
          <w:ilvl w:val="2"/>
          <w:numId w:val="1"/>
        </w:numPr>
        <w:spacing w:after="240"/>
        <w:rPr>
          <w:rFonts w:ascii="Arial" w:hAnsi="Arial" w:cs="Arial"/>
          <w:sz w:val="22"/>
          <w:szCs w:val="22"/>
        </w:rPr>
      </w:pPr>
      <w:r w:rsidRPr="000C129E">
        <w:rPr>
          <w:rFonts w:ascii="Arial" w:hAnsi="Arial" w:cs="Arial"/>
          <w:b/>
          <w:sz w:val="22"/>
          <w:szCs w:val="22"/>
        </w:rPr>
        <w:t>Telephone number</w:t>
      </w:r>
      <w:r>
        <w:rPr>
          <w:rFonts w:ascii="Arial" w:hAnsi="Arial" w:cs="Arial"/>
          <w:b/>
          <w:sz w:val="22"/>
          <w:szCs w:val="22"/>
        </w:rPr>
        <w:t xml:space="preserve"> 301-</w:t>
      </w:r>
      <w:r w:rsidR="007C5042">
        <w:rPr>
          <w:rFonts w:ascii="Arial" w:hAnsi="Arial" w:cs="Arial"/>
          <w:b/>
          <w:sz w:val="22"/>
          <w:szCs w:val="22"/>
        </w:rPr>
        <w:t>496-3826</w:t>
      </w:r>
    </w:p>
    <w:p w14:paraId="740EB3D4" w14:textId="77777777" w:rsidR="00243F55" w:rsidRPr="006223AC" w:rsidRDefault="00243F55" w:rsidP="00243F55">
      <w:pPr>
        <w:numPr>
          <w:ilvl w:val="0"/>
          <w:numId w:val="1"/>
        </w:numPr>
        <w:spacing w:after="240"/>
        <w:rPr>
          <w:rFonts w:ascii="Arial" w:hAnsi="Arial" w:cs="Arial"/>
          <w:b/>
          <w:color w:val="FF0000"/>
          <w:sz w:val="22"/>
          <w:szCs w:val="22"/>
        </w:rPr>
      </w:pPr>
      <w:r w:rsidRPr="00233265">
        <w:rPr>
          <w:rFonts w:ascii="Arial" w:hAnsi="Arial" w:cs="Arial"/>
          <w:b/>
          <w:sz w:val="22"/>
          <w:szCs w:val="22"/>
        </w:rPr>
        <w:t>Nature a</w:t>
      </w:r>
      <w:r>
        <w:rPr>
          <w:rFonts w:ascii="Arial" w:hAnsi="Arial" w:cs="Arial"/>
          <w:b/>
          <w:sz w:val="22"/>
          <w:szCs w:val="22"/>
        </w:rPr>
        <w:t xml:space="preserve">nd/or description of the action being approved.  </w:t>
      </w:r>
    </w:p>
    <w:p w14:paraId="7315D13C" w14:textId="0554E0FA" w:rsidR="00BD28C0" w:rsidRPr="00B8065C" w:rsidRDefault="00243F55" w:rsidP="00E25A52">
      <w:pPr>
        <w:numPr>
          <w:ilvl w:val="0"/>
          <w:numId w:val="10"/>
        </w:numPr>
        <w:tabs>
          <w:tab w:val="left" w:pos="20"/>
          <w:tab w:val="right" w:pos="1080"/>
        </w:tabs>
        <w:ind w:left="1080"/>
        <w:rPr>
          <w:rFonts w:ascii="Arial" w:hAnsi="Arial" w:cs="Arial"/>
          <w:bCs/>
          <w:sz w:val="22"/>
          <w:szCs w:val="22"/>
        </w:rPr>
      </w:pPr>
      <w:r w:rsidRPr="00E25A52">
        <w:rPr>
          <w:rFonts w:ascii="Arial" w:hAnsi="Arial" w:cs="Arial"/>
          <w:b/>
          <w:sz w:val="22"/>
          <w:szCs w:val="22"/>
        </w:rPr>
        <w:t xml:space="preserve">Acquisition purpose and objectives. </w:t>
      </w:r>
      <w:r w:rsidR="00B8065C" w:rsidRPr="00B8065C">
        <w:rPr>
          <w:rFonts w:ascii="Arial" w:hAnsi="Arial" w:cs="Arial"/>
          <w:bCs/>
          <w:sz w:val="22"/>
          <w:szCs w:val="22"/>
        </w:rPr>
        <w:t>To renew GraphPad Prism software licenses.</w:t>
      </w:r>
      <w:r w:rsidR="00196B5C" w:rsidRPr="00B8065C">
        <w:rPr>
          <w:rFonts w:ascii="Arial" w:hAnsi="Arial" w:cs="Arial"/>
          <w:bCs/>
          <w:sz w:val="22"/>
          <w:szCs w:val="22"/>
        </w:rPr>
        <w:t xml:space="preserve"> </w:t>
      </w:r>
    </w:p>
    <w:p w14:paraId="2708E981" w14:textId="77777777" w:rsidR="00BD28C0" w:rsidRPr="00BD28C0" w:rsidRDefault="00BD28C0" w:rsidP="00BD28C0">
      <w:pPr>
        <w:tabs>
          <w:tab w:val="left" w:pos="20"/>
          <w:tab w:val="right" w:pos="1080"/>
        </w:tabs>
        <w:ind w:left="1080"/>
        <w:rPr>
          <w:rFonts w:ascii="Arial" w:hAnsi="Arial" w:cs="Arial"/>
          <w:sz w:val="22"/>
          <w:szCs w:val="22"/>
        </w:rPr>
      </w:pPr>
    </w:p>
    <w:p w14:paraId="30840FFC" w14:textId="1ABABE63" w:rsidR="00DA4EB7" w:rsidRDefault="00243F55" w:rsidP="002C2932">
      <w:pPr>
        <w:numPr>
          <w:ilvl w:val="0"/>
          <w:numId w:val="10"/>
        </w:numPr>
        <w:tabs>
          <w:tab w:val="left" w:pos="20"/>
          <w:tab w:val="right" w:pos="1080"/>
        </w:tabs>
        <w:ind w:left="1080"/>
        <w:rPr>
          <w:rFonts w:ascii="Arial" w:hAnsi="Arial" w:cs="Arial"/>
          <w:sz w:val="22"/>
          <w:szCs w:val="22"/>
        </w:rPr>
      </w:pPr>
      <w:r w:rsidRPr="00BD28C0">
        <w:rPr>
          <w:rFonts w:ascii="Arial" w:hAnsi="Arial" w:cs="Arial"/>
          <w:b/>
          <w:sz w:val="22"/>
          <w:szCs w:val="22"/>
        </w:rPr>
        <w:t>Project background</w:t>
      </w:r>
    </w:p>
    <w:p w14:paraId="37125F62" w14:textId="77777777" w:rsidR="002C2932" w:rsidRDefault="002C2932" w:rsidP="002C2932">
      <w:pPr>
        <w:pStyle w:val="ListParagraph"/>
        <w:rPr>
          <w:rFonts w:ascii="Arial" w:hAnsi="Arial" w:cs="Arial"/>
          <w:sz w:val="22"/>
          <w:szCs w:val="22"/>
        </w:rPr>
      </w:pPr>
    </w:p>
    <w:p w14:paraId="25F4D3E3" w14:textId="03F777B3" w:rsidR="00B8065C" w:rsidRPr="00B8065C" w:rsidRDefault="00B8065C" w:rsidP="00B8065C">
      <w:pPr>
        <w:pStyle w:val="xmsonormal"/>
        <w:shd w:val="clear" w:color="auto" w:fill="FFFFFF"/>
        <w:rPr>
          <w:rFonts w:ascii="Arial" w:hAnsi="Arial" w:cs="Arial"/>
          <w:bCs/>
          <w:sz w:val="22"/>
          <w:szCs w:val="22"/>
        </w:rPr>
      </w:pPr>
      <w:r w:rsidRPr="00B8065C">
        <w:rPr>
          <w:rFonts w:ascii="Arial" w:hAnsi="Arial" w:cs="Arial"/>
          <w:bCs/>
          <w:sz w:val="22"/>
          <w:szCs w:val="22"/>
        </w:rPr>
        <w:t>GraphPad Prism is a powerful software package widely used in scientific research, particularly in the fields of biostatistics, pharmacology, and life sciences. Gra</w:t>
      </w:r>
      <w:r>
        <w:rPr>
          <w:rFonts w:ascii="Arial" w:hAnsi="Arial" w:cs="Arial"/>
          <w:bCs/>
          <w:sz w:val="22"/>
          <w:szCs w:val="22"/>
        </w:rPr>
        <w:t>phP</w:t>
      </w:r>
      <w:r w:rsidRPr="00B8065C">
        <w:rPr>
          <w:rFonts w:ascii="Arial" w:hAnsi="Arial" w:cs="Arial"/>
          <w:bCs/>
          <w:sz w:val="22"/>
          <w:szCs w:val="22"/>
        </w:rPr>
        <w:t xml:space="preserve">ad Prism has user friendly interface and is available for both Windows PC and MAC IOS.  Prism offers an intuitive interface that makes it accessible for users with varying levels of statistical expertise. It streamlines the data analysis process, allowing researchers to focus on their findings rather than struggling with complex software.  Prism is a comprehensive statistical analysis package which is easy to learn and offers suggestions on how to process data from basic descriptive statistics to advanced modeling techniques. This flexibility allows researchers to perform the necessary analyses for their specific data sets, ensuring robust and accurate results.  The software package can produce user customizable high-quality graphs and charts. It provides customizable templates that enhance data visualization, making it easier to interpret results and present findings in publications, presentations, or reports. Prism also allows for efficient data organization and management. Users can easily enter, manipulate, and analyze their data within a single platform, reducing the risk of errors that may occur when transferring data between different programs. Prism promotes the entry of documentation for the experimental results and promotes reproducibility in research by allowing users the ability to demonstrate step by step methods used to analyze data which is crucial for validating results and ensuring that other researchers can replicate studies. Prism comes with extensive documentation and support along with robust help page which can be used by both novice and expert performing statistical analysis of their data.  It can also be integrated with other statistical software and tools, allowing for seamless workflow and data exchange. This is particularly beneficial for researchers who may need to use multiple programs for different aspects of their work. Prism files and graphs can be uploaded int </w:t>
      </w:r>
      <w:proofErr w:type="spellStart"/>
      <w:r w:rsidRPr="00B8065C">
        <w:rPr>
          <w:rFonts w:ascii="Arial" w:hAnsi="Arial" w:cs="Arial"/>
          <w:bCs/>
          <w:sz w:val="22"/>
          <w:szCs w:val="22"/>
        </w:rPr>
        <w:t>LabArchive</w:t>
      </w:r>
      <w:proofErr w:type="spellEnd"/>
      <w:r w:rsidRPr="00B8065C">
        <w:rPr>
          <w:rFonts w:ascii="Arial" w:hAnsi="Arial" w:cs="Arial"/>
          <w:bCs/>
          <w:sz w:val="22"/>
          <w:szCs w:val="22"/>
        </w:rPr>
        <w:t xml:space="preserve"> </w:t>
      </w:r>
      <w:r w:rsidRPr="00B8065C">
        <w:rPr>
          <w:rFonts w:ascii="Arial" w:hAnsi="Arial" w:cs="Arial"/>
          <w:bCs/>
          <w:sz w:val="22"/>
          <w:szCs w:val="22"/>
        </w:rPr>
        <w:lastRenderedPageBreak/>
        <w:t>(electronic lab notebook software) which is required to be used by NIH investigators. In summary, GraphPad Prism is a versatile and reliable tool that enhances the efficiency and quality of data analysis in scientific research across various disciplines.</w:t>
      </w:r>
    </w:p>
    <w:p w14:paraId="60F4F53A" w14:textId="47B7C1E1" w:rsidR="002522D1" w:rsidRDefault="002522D1" w:rsidP="005343D2">
      <w:pPr>
        <w:keepNext/>
        <w:keepLines/>
        <w:spacing w:after="240"/>
        <w:ind w:left="720"/>
        <w:rPr>
          <w:rFonts w:ascii="Arial" w:hAnsi="Arial" w:cs="Arial"/>
          <w:color w:val="000000"/>
          <w:sz w:val="22"/>
          <w:szCs w:val="22"/>
          <w:lang w:val="en"/>
        </w:rPr>
      </w:pPr>
    </w:p>
    <w:p w14:paraId="3070A34A" w14:textId="77777777" w:rsidR="00243F55" w:rsidRPr="006223AC" w:rsidRDefault="00243F55" w:rsidP="00E577B0">
      <w:pPr>
        <w:keepNext/>
        <w:keepLines/>
        <w:numPr>
          <w:ilvl w:val="0"/>
          <w:numId w:val="1"/>
        </w:numPr>
        <w:spacing w:after="240"/>
        <w:rPr>
          <w:rFonts w:ascii="Arial" w:hAnsi="Arial" w:cs="Arial"/>
          <w:color w:val="FF0000"/>
          <w:sz w:val="22"/>
          <w:szCs w:val="22"/>
        </w:rPr>
      </w:pPr>
      <w:r>
        <w:rPr>
          <w:rFonts w:ascii="Arial" w:hAnsi="Arial" w:cs="Arial"/>
          <w:b/>
          <w:sz w:val="22"/>
          <w:szCs w:val="22"/>
        </w:rPr>
        <w:t xml:space="preserve">Description of the supplies or services required to meet the agency’s needs (including the estimated value).  </w:t>
      </w:r>
    </w:p>
    <w:p w14:paraId="6C3512F7" w14:textId="52979B7F" w:rsidR="00243F55" w:rsidRPr="006223AC" w:rsidRDefault="00243F55" w:rsidP="00243F55">
      <w:pPr>
        <w:numPr>
          <w:ilvl w:val="1"/>
          <w:numId w:val="1"/>
        </w:numPr>
        <w:spacing w:after="240"/>
        <w:rPr>
          <w:rFonts w:ascii="Arial" w:hAnsi="Arial" w:cs="Arial"/>
          <w:b/>
          <w:color w:val="FF0000"/>
          <w:sz w:val="22"/>
          <w:szCs w:val="22"/>
        </w:rPr>
      </w:pPr>
      <w:r w:rsidRPr="000C129E">
        <w:rPr>
          <w:rFonts w:ascii="Arial" w:hAnsi="Arial" w:cs="Arial"/>
          <w:b/>
          <w:sz w:val="22"/>
          <w:szCs w:val="22"/>
        </w:rPr>
        <w:t>Project title</w:t>
      </w:r>
      <w:r>
        <w:rPr>
          <w:rFonts w:ascii="Arial" w:hAnsi="Arial" w:cs="Arial"/>
          <w:b/>
          <w:sz w:val="22"/>
          <w:szCs w:val="22"/>
        </w:rPr>
        <w:t xml:space="preserve">.  </w:t>
      </w:r>
      <w:r w:rsidR="00B8065C" w:rsidRPr="00B8065C">
        <w:rPr>
          <w:rFonts w:ascii="Arial" w:hAnsi="Arial" w:cs="Arial"/>
          <w:bCs/>
          <w:sz w:val="22"/>
          <w:szCs w:val="22"/>
        </w:rPr>
        <w:t xml:space="preserve">GraphPad Prism Licenses </w:t>
      </w:r>
      <w:r w:rsidR="00835822" w:rsidRPr="00B8065C">
        <w:rPr>
          <w:rFonts w:ascii="Arial" w:hAnsi="Arial" w:cs="Arial"/>
          <w:bCs/>
          <w:sz w:val="22"/>
          <w:szCs w:val="22"/>
        </w:rPr>
        <w:t>Renewal.</w:t>
      </w:r>
      <w:r w:rsidR="00835822">
        <w:rPr>
          <w:rFonts w:ascii="Arial" w:hAnsi="Arial" w:cs="Arial"/>
          <w:b/>
          <w:sz w:val="22"/>
          <w:szCs w:val="22"/>
        </w:rPr>
        <w:t xml:space="preserve"> </w:t>
      </w:r>
    </w:p>
    <w:p w14:paraId="4B2579B4" w14:textId="77D1AC69" w:rsidR="00243F55" w:rsidRPr="005306B8" w:rsidRDefault="00243F55" w:rsidP="00243F55">
      <w:pPr>
        <w:numPr>
          <w:ilvl w:val="1"/>
          <w:numId w:val="1"/>
        </w:numPr>
        <w:spacing w:after="240"/>
        <w:rPr>
          <w:rFonts w:ascii="Arial" w:hAnsi="Arial" w:cs="Arial"/>
          <w:b/>
          <w:sz w:val="22"/>
          <w:szCs w:val="22"/>
        </w:rPr>
      </w:pPr>
      <w:r>
        <w:rPr>
          <w:rFonts w:ascii="Arial" w:hAnsi="Arial" w:cs="Arial"/>
          <w:b/>
          <w:sz w:val="22"/>
          <w:szCs w:val="22"/>
        </w:rPr>
        <w:t>Project description. Please see the Statement of Work attached hereto (</w:t>
      </w:r>
      <w:r w:rsidR="00B8065C">
        <w:rPr>
          <w:rFonts w:ascii="Arial" w:hAnsi="Arial" w:cs="Arial"/>
          <w:b/>
          <w:sz w:val="22"/>
          <w:szCs w:val="22"/>
        </w:rPr>
        <w:t>Please refer to SOW)</w:t>
      </w:r>
      <w:r>
        <w:rPr>
          <w:rFonts w:ascii="Arial" w:hAnsi="Arial" w:cs="Arial"/>
          <w:color w:val="FF0000"/>
          <w:sz w:val="22"/>
          <w:szCs w:val="22"/>
        </w:rPr>
        <w:t>:</w:t>
      </w:r>
      <w:r w:rsidR="007B1AE4">
        <w:rPr>
          <w:rFonts w:ascii="Arial" w:hAnsi="Arial" w:cs="Arial"/>
          <w:color w:val="FF0000"/>
          <w:sz w:val="22"/>
          <w:szCs w:val="22"/>
        </w:rPr>
        <w:t xml:space="preserve"> </w:t>
      </w:r>
    </w:p>
    <w:p w14:paraId="77BABE7C" w14:textId="47570C59" w:rsidR="00243F55" w:rsidRPr="00011F68" w:rsidRDefault="00243F55" w:rsidP="00243F55">
      <w:pPr>
        <w:numPr>
          <w:ilvl w:val="2"/>
          <w:numId w:val="1"/>
        </w:numPr>
        <w:spacing w:after="240"/>
        <w:rPr>
          <w:rFonts w:ascii="Arial" w:hAnsi="Arial" w:cs="Arial"/>
          <w:b/>
          <w:sz w:val="22"/>
          <w:szCs w:val="22"/>
        </w:rPr>
      </w:pPr>
      <w:r>
        <w:rPr>
          <w:rFonts w:ascii="Arial" w:hAnsi="Arial" w:cs="Arial"/>
          <w:b/>
          <w:sz w:val="22"/>
          <w:szCs w:val="22"/>
        </w:rPr>
        <w:t xml:space="preserve">Requirement </w:t>
      </w:r>
      <w:proofErr w:type="gramStart"/>
      <w:r>
        <w:rPr>
          <w:rFonts w:ascii="Arial" w:hAnsi="Arial" w:cs="Arial"/>
          <w:b/>
          <w:sz w:val="22"/>
          <w:szCs w:val="22"/>
        </w:rPr>
        <w:t xml:space="preserve">type.  </w:t>
      </w:r>
      <w:r>
        <w:rPr>
          <w:rFonts w:ascii="Arial" w:hAnsi="Arial" w:cs="Arial"/>
          <w:color w:val="FF0000"/>
          <w:sz w:val="22"/>
          <w:szCs w:val="22"/>
        </w:rPr>
        <w:t>:</w:t>
      </w:r>
      <w:proofErr w:type="gramEnd"/>
    </w:p>
    <w:p w14:paraId="559425E5" w14:textId="53F117E1" w:rsidR="00243F55" w:rsidRDefault="00243F55" w:rsidP="00243F55">
      <w:pPr>
        <w:ind w:left="2347"/>
        <w:rPr>
          <w:rFonts w:ascii="Arial" w:hAnsi="Arial" w:cs="Arial"/>
          <w:sz w:val="22"/>
          <w:szCs w:val="22"/>
        </w:rPr>
      </w:pPr>
    </w:p>
    <w:p w14:paraId="2F7EADCA" w14:textId="77777777" w:rsidR="00243F55" w:rsidRDefault="00243F55" w:rsidP="00243F55">
      <w:pPr>
        <w:ind w:left="2347"/>
        <w:rPr>
          <w:rFonts w:ascii="Arial" w:hAnsi="Arial" w:cs="Arial"/>
          <w:sz w:val="22"/>
          <w:szCs w:val="22"/>
        </w:rPr>
      </w:pPr>
      <w:r w:rsidRPr="00F54615">
        <w:rPr>
          <w:rFonts w:ascii="Arial" w:hAnsi="Arial" w:cs="Arial"/>
          <w:b/>
        </w:rPr>
        <w:sym w:font="Wingdings" w:char="F071"/>
      </w:r>
      <w:r>
        <w:rPr>
          <w:rFonts w:ascii="Arial" w:hAnsi="Arial" w:cs="Arial"/>
          <w:b/>
        </w:rPr>
        <w:t xml:space="preserve">  </w:t>
      </w:r>
      <w:r>
        <w:rPr>
          <w:rFonts w:ascii="Arial" w:hAnsi="Arial" w:cs="Arial"/>
          <w:sz w:val="22"/>
          <w:szCs w:val="22"/>
        </w:rPr>
        <w:t xml:space="preserve">Information technology (IT)               </w:t>
      </w:r>
    </w:p>
    <w:p w14:paraId="3F604BAE" w14:textId="77777777" w:rsidR="00243F55" w:rsidRDefault="00243F55" w:rsidP="00243F55">
      <w:pPr>
        <w:ind w:left="2347"/>
        <w:rPr>
          <w:rFonts w:ascii="Arial" w:hAnsi="Arial" w:cs="Arial"/>
          <w:sz w:val="22"/>
          <w:szCs w:val="22"/>
        </w:rPr>
      </w:pPr>
    </w:p>
    <w:p w14:paraId="6C44393C" w14:textId="3DDEFADE" w:rsidR="00243F55" w:rsidRPr="00840826" w:rsidRDefault="00243F55" w:rsidP="00243F55">
      <w:pPr>
        <w:numPr>
          <w:ilvl w:val="2"/>
          <w:numId w:val="1"/>
        </w:numPr>
        <w:spacing w:after="240"/>
        <w:rPr>
          <w:rFonts w:ascii="Arial" w:hAnsi="Arial" w:cs="Arial"/>
          <w:b/>
          <w:sz w:val="22"/>
          <w:szCs w:val="22"/>
        </w:rPr>
      </w:pPr>
      <w:r>
        <w:rPr>
          <w:rFonts w:ascii="Arial" w:hAnsi="Arial" w:cs="Arial"/>
          <w:b/>
          <w:sz w:val="22"/>
          <w:szCs w:val="22"/>
        </w:rPr>
        <w:t xml:space="preserve">Type of </w:t>
      </w:r>
      <w:proofErr w:type="gramStart"/>
      <w:r>
        <w:rPr>
          <w:rFonts w:ascii="Arial" w:hAnsi="Arial" w:cs="Arial"/>
          <w:b/>
          <w:sz w:val="22"/>
          <w:szCs w:val="22"/>
        </w:rPr>
        <w:t xml:space="preserve">action.  </w:t>
      </w:r>
      <w:r>
        <w:rPr>
          <w:rFonts w:ascii="Arial" w:hAnsi="Arial" w:cs="Arial"/>
          <w:color w:val="FF0000"/>
          <w:sz w:val="22"/>
          <w:szCs w:val="22"/>
        </w:rPr>
        <w:t>:</w:t>
      </w:r>
      <w:proofErr w:type="gramEnd"/>
      <w:r w:rsidR="007B1AE4">
        <w:rPr>
          <w:rFonts w:ascii="Arial" w:hAnsi="Arial" w:cs="Arial"/>
          <w:color w:val="FF0000"/>
          <w:sz w:val="22"/>
          <w:szCs w:val="22"/>
        </w:rPr>
        <w:t xml:space="preserve"> </w:t>
      </w:r>
    </w:p>
    <w:p w14:paraId="1054A9A3" w14:textId="77777777" w:rsidR="00243F55" w:rsidRDefault="00243F55" w:rsidP="00243F55">
      <w:pPr>
        <w:ind w:left="2347"/>
        <w:rPr>
          <w:rFonts w:ascii="Arial" w:hAnsi="Arial" w:cs="Arial"/>
          <w:b/>
        </w:rPr>
      </w:pPr>
      <w:r w:rsidRPr="00F54615">
        <w:rPr>
          <w:rFonts w:ascii="Arial" w:hAnsi="Arial" w:cs="Arial"/>
          <w:b/>
        </w:rPr>
        <w:sym w:font="Wingdings" w:char="F071"/>
      </w:r>
      <w:r>
        <w:rPr>
          <w:rFonts w:ascii="Arial" w:hAnsi="Arial" w:cs="Arial"/>
          <w:b/>
        </w:rPr>
        <w:t xml:space="preserve">  </w:t>
      </w:r>
      <w:r>
        <w:rPr>
          <w:rFonts w:ascii="Arial" w:hAnsi="Arial" w:cs="Arial"/>
          <w:sz w:val="22"/>
          <w:szCs w:val="22"/>
        </w:rPr>
        <w:t xml:space="preserve">New requirement  </w:t>
      </w:r>
      <w:r>
        <w:rPr>
          <w:rFonts w:ascii="Arial" w:hAnsi="Arial" w:cs="Arial"/>
          <w:b/>
        </w:rPr>
        <w:t xml:space="preserve">    </w:t>
      </w:r>
    </w:p>
    <w:p w14:paraId="1AFC88FD" w14:textId="77777777" w:rsidR="00243F55" w:rsidRDefault="00243F55" w:rsidP="00243F55">
      <w:pPr>
        <w:ind w:left="2347"/>
        <w:rPr>
          <w:rFonts w:ascii="Arial" w:hAnsi="Arial" w:cs="Arial"/>
          <w:sz w:val="22"/>
          <w:szCs w:val="22"/>
        </w:rPr>
      </w:pPr>
      <w:r>
        <w:rPr>
          <w:rFonts w:ascii="Arial" w:hAnsi="Arial" w:cs="Arial"/>
          <w:b/>
        </w:rPr>
        <w:sym w:font="Wingdings" w:char="F0FC"/>
      </w:r>
      <w:r w:rsidRPr="001158C7">
        <w:rPr>
          <w:rFonts w:ascii="Arial" w:hAnsi="Arial" w:cs="Arial"/>
          <w:sz w:val="22"/>
          <w:szCs w:val="22"/>
        </w:rPr>
        <w:t xml:space="preserve"> </w:t>
      </w:r>
      <w:r>
        <w:rPr>
          <w:rFonts w:ascii="Arial" w:hAnsi="Arial" w:cs="Arial"/>
          <w:sz w:val="22"/>
          <w:szCs w:val="22"/>
        </w:rPr>
        <w:t xml:space="preserve"> Follow-on</w:t>
      </w:r>
    </w:p>
    <w:p w14:paraId="65202348" w14:textId="77777777" w:rsidR="00243F55" w:rsidRPr="00074123" w:rsidRDefault="00243F55" w:rsidP="00243F55">
      <w:pPr>
        <w:ind w:left="2347"/>
        <w:rPr>
          <w:rFonts w:ascii="Arial" w:hAnsi="Arial" w:cs="Arial"/>
          <w:sz w:val="22"/>
          <w:szCs w:val="22"/>
        </w:rPr>
      </w:pPr>
      <w:r w:rsidRPr="00F54615">
        <w:rPr>
          <w:rFonts w:ascii="Arial" w:hAnsi="Arial" w:cs="Arial"/>
          <w:b/>
        </w:rPr>
        <w:sym w:font="Wingdings" w:char="F071"/>
      </w:r>
      <w:r>
        <w:rPr>
          <w:rFonts w:ascii="Arial" w:hAnsi="Arial" w:cs="Arial"/>
          <w:b/>
        </w:rPr>
        <w:t xml:space="preserve">  </w:t>
      </w:r>
      <w:r>
        <w:rPr>
          <w:rFonts w:ascii="Arial" w:hAnsi="Arial" w:cs="Arial"/>
          <w:sz w:val="22"/>
          <w:szCs w:val="22"/>
        </w:rPr>
        <w:t>Other (specify): ______________________</w:t>
      </w:r>
    </w:p>
    <w:p w14:paraId="1CF6650A" w14:textId="77777777" w:rsidR="00243F55" w:rsidRPr="007F6F08" w:rsidRDefault="00243F55" w:rsidP="00243F55">
      <w:pPr>
        <w:ind w:left="2347"/>
        <w:rPr>
          <w:rFonts w:ascii="Arial" w:hAnsi="Arial" w:cs="Arial"/>
          <w:sz w:val="22"/>
          <w:szCs w:val="22"/>
        </w:rPr>
      </w:pPr>
    </w:p>
    <w:p w14:paraId="338EE8FB" w14:textId="77777777" w:rsidR="00243F55" w:rsidRPr="00E15E22" w:rsidRDefault="00243F55" w:rsidP="00243F55">
      <w:pPr>
        <w:numPr>
          <w:ilvl w:val="2"/>
          <w:numId w:val="1"/>
        </w:numPr>
        <w:spacing w:after="240"/>
        <w:rPr>
          <w:rFonts w:ascii="Arial" w:hAnsi="Arial" w:cs="Arial"/>
          <w:b/>
          <w:sz w:val="22"/>
          <w:szCs w:val="22"/>
        </w:rPr>
      </w:pPr>
      <w:r>
        <w:rPr>
          <w:rFonts w:ascii="Arial" w:hAnsi="Arial" w:cs="Arial"/>
          <w:b/>
          <w:sz w:val="22"/>
          <w:szCs w:val="22"/>
        </w:rPr>
        <w:t>Proposed contract/order</w:t>
      </w:r>
      <w:r w:rsidRPr="003635B0">
        <w:rPr>
          <w:rFonts w:ascii="Arial" w:hAnsi="Arial" w:cs="Arial"/>
          <w:b/>
          <w:sz w:val="22"/>
          <w:szCs w:val="22"/>
        </w:rPr>
        <w:t xml:space="preserve"> </w:t>
      </w:r>
      <w:r>
        <w:rPr>
          <w:rFonts w:ascii="Arial" w:hAnsi="Arial" w:cs="Arial"/>
          <w:b/>
          <w:sz w:val="22"/>
          <w:szCs w:val="22"/>
        </w:rPr>
        <w:t xml:space="preserve">type.  </w:t>
      </w:r>
      <w:r>
        <w:rPr>
          <w:rFonts w:ascii="Arial" w:hAnsi="Arial" w:cs="Arial"/>
          <w:i/>
          <w:sz w:val="22"/>
          <w:szCs w:val="22"/>
        </w:rPr>
        <w:t xml:space="preserve"> </w:t>
      </w:r>
    </w:p>
    <w:p w14:paraId="0C8CAF71" w14:textId="77777777" w:rsidR="00243F55" w:rsidRDefault="00243F55" w:rsidP="00243F55">
      <w:pPr>
        <w:ind w:left="2347"/>
        <w:rPr>
          <w:rFonts w:ascii="Arial" w:hAnsi="Arial" w:cs="Arial"/>
          <w:b/>
          <w:sz w:val="22"/>
          <w:szCs w:val="22"/>
        </w:rPr>
      </w:pPr>
      <w:proofErr w:type="gramStart"/>
      <w:r>
        <w:rPr>
          <w:rFonts w:ascii="Arial" w:hAnsi="Arial" w:cs="Arial"/>
          <w:b/>
        </w:rPr>
        <w:t xml:space="preserve">X  </w:t>
      </w:r>
      <w:r w:rsidRPr="00DB7073">
        <w:rPr>
          <w:rFonts w:ascii="Arial" w:hAnsi="Arial" w:cs="Arial"/>
          <w:sz w:val="22"/>
          <w:szCs w:val="22"/>
        </w:rPr>
        <w:t>Firm</w:t>
      </w:r>
      <w:proofErr w:type="gramEnd"/>
      <w:r w:rsidRPr="00DB7073">
        <w:rPr>
          <w:rFonts w:ascii="Arial" w:hAnsi="Arial" w:cs="Arial"/>
          <w:sz w:val="22"/>
          <w:szCs w:val="22"/>
        </w:rPr>
        <w:t>-fixed-price</w:t>
      </w:r>
      <w:r w:rsidRPr="00DB7073">
        <w:rPr>
          <w:rFonts w:ascii="Arial" w:hAnsi="Arial" w:cs="Arial"/>
          <w:b/>
          <w:sz w:val="22"/>
          <w:szCs w:val="22"/>
        </w:rPr>
        <w:t xml:space="preserve"> </w:t>
      </w:r>
    </w:p>
    <w:p w14:paraId="0C3335C1" w14:textId="77777777" w:rsidR="00243F55" w:rsidRPr="00DB7073" w:rsidRDefault="00243F55" w:rsidP="00243F55">
      <w:pPr>
        <w:ind w:left="2700" w:hanging="353"/>
        <w:rPr>
          <w:rFonts w:ascii="Arial" w:hAnsi="Arial" w:cs="Arial"/>
          <w:sz w:val="22"/>
          <w:szCs w:val="22"/>
        </w:rPr>
      </w:pPr>
      <w:r w:rsidRPr="00DB7073">
        <w:rPr>
          <w:rFonts w:ascii="Arial" w:hAnsi="Arial" w:cs="Arial"/>
          <w:b/>
          <w:sz w:val="22"/>
          <w:szCs w:val="22"/>
        </w:rPr>
        <w:sym w:font="Wingdings" w:char="F071"/>
      </w:r>
      <w:r w:rsidRPr="00DB7073">
        <w:rPr>
          <w:rFonts w:ascii="Arial" w:hAnsi="Arial" w:cs="Arial"/>
          <w:b/>
          <w:sz w:val="22"/>
          <w:szCs w:val="22"/>
        </w:rPr>
        <w:t xml:space="preserve">  </w:t>
      </w:r>
      <w:r w:rsidRPr="00DB7073">
        <w:rPr>
          <w:rFonts w:ascii="Arial" w:hAnsi="Arial" w:cs="Arial"/>
          <w:sz w:val="22"/>
          <w:szCs w:val="22"/>
        </w:rPr>
        <w:t xml:space="preserve">Other fixed-price (specify, e.g., </w:t>
      </w:r>
      <w:r>
        <w:rPr>
          <w:rFonts w:ascii="Arial" w:hAnsi="Arial" w:cs="Arial"/>
          <w:sz w:val="22"/>
          <w:szCs w:val="22"/>
        </w:rPr>
        <w:t>fixed-price award-fee</w:t>
      </w:r>
      <w:r w:rsidRPr="00DB7073">
        <w:rPr>
          <w:rFonts w:ascii="Arial" w:hAnsi="Arial" w:cs="Arial"/>
          <w:sz w:val="22"/>
          <w:szCs w:val="22"/>
        </w:rPr>
        <w:t xml:space="preserve">, </w:t>
      </w:r>
      <w:r>
        <w:rPr>
          <w:rFonts w:ascii="Arial" w:hAnsi="Arial" w:cs="Arial"/>
          <w:sz w:val="22"/>
          <w:szCs w:val="22"/>
        </w:rPr>
        <w:t>fixed-price incentive-fee</w:t>
      </w:r>
      <w:r w:rsidRPr="00DB7073">
        <w:rPr>
          <w:rFonts w:ascii="Arial" w:hAnsi="Arial" w:cs="Arial"/>
          <w:sz w:val="22"/>
          <w:szCs w:val="22"/>
        </w:rPr>
        <w:t>): _______</w:t>
      </w:r>
      <w:r>
        <w:rPr>
          <w:rFonts w:ascii="Arial" w:hAnsi="Arial" w:cs="Arial"/>
          <w:sz w:val="22"/>
          <w:szCs w:val="22"/>
        </w:rPr>
        <w:t>__</w:t>
      </w:r>
      <w:r w:rsidRPr="00DB7073">
        <w:rPr>
          <w:rFonts w:ascii="Arial" w:hAnsi="Arial" w:cs="Arial"/>
          <w:sz w:val="22"/>
          <w:szCs w:val="22"/>
        </w:rPr>
        <w:t>_</w:t>
      </w:r>
    </w:p>
    <w:p w14:paraId="23A1ED54" w14:textId="77777777" w:rsidR="00243F55" w:rsidRPr="00DB7073" w:rsidRDefault="00243F55" w:rsidP="00243F55">
      <w:pPr>
        <w:ind w:left="2347"/>
        <w:rPr>
          <w:rFonts w:ascii="Arial" w:hAnsi="Arial" w:cs="Arial"/>
          <w:sz w:val="22"/>
          <w:szCs w:val="22"/>
        </w:rPr>
      </w:pPr>
      <w:r w:rsidRPr="00DB7073">
        <w:rPr>
          <w:rFonts w:ascii="Arial" w:hAnsi="Arial" w:cs="Arial"/>
          <w:b/>
          <w:sz w:val="22"/>
          <w:szCs w:val="22"/>
        </w:rPr>
        <w:sym w:font="Wingdings" w:char="F071"/>
      </w:r>
      <w:r w:rsidRPr="00DB7073">
        <w:rPr>
          <w:rFonts w:ascii="Arial" w:hAnsi="Arial" w:cs="Arial"/>
          <w:b/>
          <w:sz w:val="22"/>
          <w:szCs w:val="22"/>
        </w:rPr>
        <w:t xml:space="preserve">  </w:t>
      </w:r>
      <w:r w:rsidRPr="00DB7073">
        <w:rPr>
          <w:rFonts w:ascii="Arial" w:hAnsi="Arial" w:cs="Arial"/>
          <w:sz w:val="22"/>
          <w:szCs w:val="22"/>
        </w:rPr>
        <w:t>Cost-</w:t>
      </w:r>
      <w:r>
        <w:rPr>
          <w:rFonts w:ascii="Arial" w:hAnsi="Arial" w:cs="Arial"/>
          <w:sz w:val="22"/>
          <w:szCs w:val="22"/>
        </w:rPr>
        <w:t>p</w:t>
      </w:r>
      <w:r w:rsidRPr="00DB7073">
        <w:rPr>
          <w:rFonts w:ascii="Arial" w:hAnsi="Arial" w:cs="Arial"/>
          <w:sz w:val="22"/>
          <w:szCs w:val="22"/>
        </w:rPr>
        <w:t>lus-</w:t>
      </w:r>
      <w:r>
        <w:rPr>
          <w:rFonts w:ascii="Arial" w:hAnsi="Arial" w:cs="Arial"/>
          <w:sz w:val="22"/>
          <w:szCs w:val="22"/>
        </w:rPr>
        <w:t>f</w:t>
      </w:r>
      <w:r w:rsidRPr="00DB7073">
        <w:rPr>
          <w:rFonts w:ascii="Arial" w:hAnsi="Arial" w:cs="Arial"/>
          <w:sz w:val="22"/>
          <w:szCs w:val="22"/>
        </w:rPr>
        <w:t>ixed-</w:t>
      </w:r>
      <w:r>
        <w:rPr>
          <w:rFonts w:ascii="Arial" w:hAnsi="Arial" w:cs="Arial"/>
          <w:sz w:val="22"/>
          <w:szCs w:val="22"/>
        </w:rPr>
        <w:t>f</w:t>
      </w:r>
      <w:r w:rsidRPr="00DB7073">
        <w:rPr>
          <w:rFonts w:ascii="Arial" w:hAnsi="Arial" w:cs="Arial"/>
          <w:sz w:val="22"/>
          <w:szCs w:val="22"/>
        </w:rPr>
        <w:t>ee</w:t>
      </w:r>
    </w:p>
    <w:p w14:paraId="161A7C8B" w14:textId="77777777" w:rsidR="00243F55" w:rsidRPr="00DB7073" w:rsidRDefault="00243F55" w:rsidP="00243F55">
      <w:pPr>
        <w:ind w:left="2700" w:hanging="353"/>
        <w:rPr>
          <w:rFonts w:ascii="Arial" w:hAnsi="Arial" w:cs="Arial"/>
          <w:sz w:val="22"/>
          <w:szCs w:val="22"/>
        </w:rPr>
      </w:pPr>
      <w:r w:rsidRPr="00DB7073">
        <w:rPr>
          <w:rFonts w:ascii="Arial" w:hAnsi="Arial" w:cs="Arial"/>
          <w:b/>
          <w:sz w:val="22"/>
          <w:szCs w:val="22"/>
        </w:rPr>
        <w:sym w:font="Wingdings" w:char="F071"/>
      </w:r>
      <w:r w:rsidRPr="00DB7073">
        <w:rPr>
          <w:rFonts w:ascii="Arial" w:hAnsi="Arial" w:cs="Arial"/>
          <w:b/>
          <w:sz w:val="22"/>
          <w:szCs w:val="22"/>
        </w:rPr>
        <w:t xml:space="preserve">  </w:t>
      </w:r>
      <w:r w:rsidRPr="00DB7073">
        <w:rPr>
          <w:rFonts w:ascii="Arial" w:hAnsi="Arial" w:cs="Arial"/>
          <w:sz w:val="22"/>
          <w:szCs w:val="22"/>
        </w:rPr>
        <w:t xml:space="preserve">Other </w:t>
      </w:r>
      <w:r>
        <w:rPr>
          <w:rFonts w:ascii="Arial" w:hAnsi="Arial" w:cs="Arial"/>
          <w:sz w:val="22"/>
          <w:szCs w:val="22"/>
        </w:rPr>
        <w:t>c</w:t>
      </w:r>
      <w:r w:rsidRPr="00DB7073">
        <w:rPr>
          <w:rFonts w:ascii="Arial" w:hAnsi="Arial" w:cs="Arial"/>
          <w:sz w:val="22"/>
          <w:szCs w:val="22"/>
        </w:rPr>
        <w:t xml:space="preserve">ost </w:t>
      </w:r>
      <w:r>
        <w:rPr>
          <w:rFonts w:ascii="Arial" w:hAnsi="Arial" w:cs="Arial"/>
          <w:sz w:val="22"/>
          <w:szCs w:val="22"/>
        </w:rPr>
        <w:t>r</w:t>
      </w:r>
      <w:r w:rsidRPr="00DB7073">
        <w:rPr>
          <w:rFonts w:ascii="Arial" w:hAnsi="Arial" w:cs="Arial"/>
          <w:sz w:val="22"/>
          <w:szCs w:val="22"/>
        </w:rPr>
        <w:t xml:space="preserve">eimbursement (specify, e.g., </w:t>
      </w:r>
      <w:r>
        <w:rPr>
          <w:rFonts w:ascii="Arial" w:hAnsi="Arial" w:cs="Arial"/>
          <w:sz w:val="22"/>
          <w:szCs w:val="22"/>
        </w:rPr>
        <w:t>cost-plus-award-fee</w:t>
      </w:r>
      <w:r w:rsidRPr="00DB7073">
        <w:rPr>
          <w:rFonts w:ascii="Arial" w:hAnsi="Arial" w:cs="Arial"/>
          <w:sz w:val="22"/>
          <w:szCs w:val="22"/>
        </w:rPr>
        <w:t>,</w:t>
      </w:r>
      <w:r>
        <w:rPr>
          <w:rFonts w:ascii="Arial" w:hAnsi="Arial" w:cs="Arial"/>
          <w:sz w:val="22"/>
          <w:szCs w:val="22"/>
        </w:rPr>
        <w:t xml:space="preserve"> cost-plus-incentive-fee</w:t>
      </w:r>
      <w:r w:rsidRPr="00DB7073">
        <w:rPr>
          <w:rFonts w:ascii="Arial" w:hAnsi="Arial" w:cs="Arial"/>
          <w:sz w:val="22"/>
          <w:szCs w:val="22"/>
        </w:rPr>
        <w:t>): ________</w:t>
      </w:r>
      <w:r>
        <w:rPr>
          <w:rFonts w:ascii="Arial" w:hAnsi="Arial" w:cs="Arial"/>
          <w:sz w:val="22"/>
          <w:szCs w:val="22"/>
        </w:rPr>
        <w:t>__</w:t>
      </w:r>
      <w:r w:rsidRPr="00DB7073">
        <w:rPr>
          <w:rFonts w:ascii="Arial" w:hAnsi="Arial" w:cs="Arial"/>
          <w:sz w:val="22"/>
          <w:szCs w:val="22"/>
        </w:rPr>
        <w:t>_</w:t>
      </w:r>
    </w:p>
    <w:p w14:paraId="1128AFD9" w14:textId="77777777" w:rsidR="00243F55" w:rsidRPr="00DB7073" w:rsidRDefault="00243F55" w:rsidP="00243F55">
      <w:pPr>
        <w:ind w:left="2347"/>
        <w:rPr>
          <w:rFonts w:ascii="Arial" w:hAnsi="Arial" w:cs="Arial"/>
          <w:sz w:val="22"/>
          <w:szCs w:val="22"/>
        </w:rPr>
      </w:pPr>
      <w:r w:rsidRPr="00DB7073">
        <w:rPr>
          <w:rFonts w:ascii="Arial" w:hAnsi="Arial" w:cs="Arial"/>
          <w:b/>
          <w:sz w:val="22"/>
          <w:szCs w:val="22"/>
        </w:rPr>
        <w:sym w:font="Wingdings" w:char="F071"/>
      </w:r>
      <w:r w:rsidRPr="00DB7073">
        <w:rPr>
          <w:rFonts w:ascii="Arial" w:hAnsi="Arial" w:cs="Arial"/>
          <w:b/>
          <w:sz w:val="22"/>
          <w:szCs w:val="22"/>
        </w:rPr>
        <w:t xml:space="preserve"> </w:t>
      </w:r>
      <w:r w:rsidRPr="00DB7073">
        <w:rPr>
          <w:rFonts w:ascii="Arial" w:hAnsi="Arial" w:cs="Arial"/>
          <w:sz w:val="22"/>
          <w:szCs w:val="22"/>
        </w:rPr>
        <w:t xml:space="preserve"> Time and </w:t>
      </w:r>
      <w:r>
        <w:rPr>
          <w:rFonts w:ascii="Arial" w:hAnsi="Arial" w:cs="Arial"/>
          <w:sz w:val="22"/>
          <w:szCs w:val="22"/>
        </w:rPr>
        <w:t>m</w:t>
      </w:r>
      <w:r w:rsidRPr="00DB7073">
        <w:rPr>
          <w:rFonts w:ascii="Arial" w:hAnsi="Arial" w:cs="Arial"/>
          <w:sz w:val="22"/>
          <w:szCs w:val="22"/>
        </w:rPr>
        <w:t>aterials</w:t>
      </w:r>
    </w:p>
    <w:p w14:paraId="60EED905" w14:textId="77777777" w:rsidR="00243F55" w:rsidRDefault="00243F55" w:rsidP="00243F55">
      <w:pPr>
        <w:ind w:left="2347"/>
        <w:rPr>
          <w:rFonts w:ascii="Arial" w:hAnsi="Arial" w:cs="Arial"/>
          <w:sz w:val="22"/>
          <w:szCs w:val="22"/>
        </w:rPr>
      </w:pPr>
      <w:r w:rsidRPr="00DB7073">
        <w:rPr>
          <w:rFonts w:ascii="Arial" w:hAnsi="Arial" w:cs="Arial"/>
          <w:b/>
          <w:sz w:val="22"/>
          <w:szCs w:val="22"/>
        </w:rPr>
        <w:sym w:font="Wingdings" w:char="F071"/>
      </w:r>
      <w:r w:rsidRPr="00DB7073">
        <w:rPr>
          <w:rFonts w:ascii="Arial" w:hAnsi="Arial" w:cs="Arial"/>
          <w:b/>
          <w:sz w:val="22"/>
          <w:szCs w:val="22"/>
        </w:rPr>
        <w:t xml:space="preserve">  </w:t>
      </w:r>
      <w:r w:rsidRPr="00DB7073">
        <w:rPr>
          <w:rFonts w:ascii="Arial" w:hAnsi="Arial" w:cs="Arial"/>
          <w:sz w:val="22"/>
          <w:szCs w:val="22"/>
        </w:rPr>
        <w:t xml:space="preserve">Indefinite </w:t>
      </w:r>
      <w:r>
        <w:rPr>
          <w:rFonts w:ascii="Arial" w:hAnsi="Arial" w:cs="Arial"/>
          <w:sz w:val="22"/>
          <w:szCs w:val="22"/>
        </w:rPr>
        <w:t>d</w:t>
      </w:r>
      <w:r w:rsidRPr="00DB7073">
        <w:rPr>
          <w:rFonts w:ascii="Arial" w:hAnsi="Arial" w:cs="Arial"/>
          <w:sz w:val="22"/>
          <w:szCs w:val="22"/>
        </w:rPr>
        <w:t xml:space="preserve">elivery (specify whether </w:t>
      </w:r>
      <w:r>
        <w:rPr>
          <w:rFonts w:ascii="Arial" w:hAnsi="Arial" w:cs="Arial"/>
          <w:sz w:val="22"/>
          <w:szCs w:val="22"/>
        </w:rPr>
        <w:t>i</w:t>
      </w:r>
      <w:r w:rsidRPr="00DB7073">
        <w:rPr>
          <w:rFonts w:ascii="Arial" w:hAnsi="Arial" w:cs="Arial"/>
          <w:sz w:val="22"/>
          <w:szCs w:val="22"/>
        </w:rPr>
        <w:t xml:space="preserve">ndefinite </w:t>
      </w:r>
      <w:r>
        <w:rPr>
          <w:rFonts w:ascii="Arial" w:hAnsi="Arial" w:cs="Arial"/>
          <w:sz w:val="22"/>
          <w:szCs w:val="22"/>
        </w:rPr>
        <w:t>q</w:t>
      </w:r>
      <w:r w:rsidRPr="00DB7073">
        <w:rPr>
          <w:rFonts w:ascii="Arial" w:hAnsi="Arial" w:cs="Arial"/>
          <w:sz w:val="22"/>
          <w:szCs w:val="22"/>
        </w:rPr>
        <w:t xml:space="preserve">uantity, </w:t>
      </w:r>
    </w:p>
    <w:p w14:paraId="46086FB4" w14:textId="77777777" w:rsidR="00243F55" w:rsidRDefault="00243F55" w:rsidP="00243F55">
      <w:pPr>
        <w:ind w:left="2347"/>
        <w:rPr>
          <w:rFonts w:ascii="Arial" w:hAnsi="Arial" w:cs="Arial"/>
          <w:sz w:val="22"/>
          <w:szCs w:val="22"/>
        </w:rPr>
      </w:pPr>
      <w:r>
        <w:rPr>
          <w:rFonts w:ascii="Arial" w:hAnsi="Arial" w:cs="Arial"/>
          <w:sz w:val="22"/>
          <w:szCs w:val="22"/>
        </w:rPr>
        <w:t xml:space="preserve">      d</w:t>
      </w:r>
      <w:r w:rsidRPr="00DB7073">
        <w:rPr>
          <w:rFonts w:ascii="Arial" w:hAnsi="Arial" w:cs="Arial"/>
          <w:sz w:val="22"/>
          <w:szCs w:val="22"/>
        </w:rPr>
        <w:t xml:space="preserve">efinite </w:t>
      </w:r>
      <w:r>
        <w:rPr>
          <w:rFonts w:ascii="Arial" w:hAnsi="Arial" w:cs="Arial"/>
          <w:sz w:val="22"/>
          <w:szCs w:val="22"/>
        </w:rPr>
        <w:t>q</w:t>
      </w:r>
      <w:r w:rsidRPr="00DB7073">
        <w:rPr>
          <w:rFonts w:ascii="Arial" w:hAnsi="Arial" w:cs="Arial"/>
          <w:sz w:val="22"/>
          <w:szCs w:val="22"/>
        </w:rPr>
        <w:t xml:space="preserve">uantity, or </w:t>
      </w:r>
      <w:r>
        <w:rPr>
          <w:rFonts w:ascii="Arial" w:hAnsi="Arial" w:cs="Arial"/>
          <w:sz w:val="22"/>
          <w:szCs w:val="22"/>
        </w:rPr>
        <w:t>r</w:t>
      </w:r>
      <w:r w:rsidRPr="00DB7073">
        <w:rPr>
          <w:rFonts w:ascii="Arial" w:hAnsi="Arial" w:cs="Arial"/>
          <w:sz w:val="22"/>
          <w:szCs w:val="22"/>
        </w:rPr>
        <w:t>equirements):</w:t>
      </w:r>
      <w:r>
        <w:rPr>
          <w:rFonts w:ascii="Arial" w:hAnsi="Arial" w:cs="Arial"/>
          <w:sz w:val="22"/>
          <w:szCs w:val="22"/>
        </w:rPr>
        <w:t xml:space="preserve"> ___________   </w:t>
      </w:r>
    </w:p>
    <w:p w14:paraId="4CB232E4" w14:textId="77777777" w:rsidR="00243F55" w:rsidRPr="007F6F08" w:rsidRDefault="00243F55" w:rsidP="00243F55">
      <w:pPr>
        <w:spacing w:after="240"/>
        <w:ind w:left="2340"/>
        <w:rPr>
          <w:rFonts w:ascii="Arial" w:hAnsi="Arial" w:cs="Arial"/>
          <w:sz w:val="22"/>
          <w:szCs w:val="22"/>
        </w:rPr>
      </w:pPr>
      <w:r w:rsidRPr="00F54615">
        <w:rPr>
          <w:rFonts w:ascii="Arial" w:hAnsi="Arial" w:cs="Arial"/>
          <w:b/>
        </w:rPr>
        <w:sym w:font="Wingdings" w:char="F071"/>
      </w:r>
      <w:r>
        <w:rPr>
          <w:rFonts w:ascii="Arial" w:hAnsi="Arial" w:cs="Arial"/>
          <w:b/>
        </w:rPr>
        <w:t xml:space="preserve">  </w:t>
      </w:r>
      <w:r w:rsidRPr="00DB7073">
        <w:rPr>
          <w:rFonts w:ascii="Arial" w:hAnsi="Arial" w:cs="Arial"/>
          <w:sz w:val="22"/>
          <w:szCs w:val="22"/>
        </w:rPr>
        <w:t>Other (specify):</w:t>
      </w:r>
      <w:r>
        <w:rPr>
          <w:rFonts w:ascii="Arial" w:hAnsi="Arial" w:cs="Arial"/>
        </w:rPr>
        <w:t xml:space="preserve"> ___________</w:t>
      </w:r>
      <w:r>
        <w:rPr>
          <w:rFonts w:ascii="Arial" w:hAnsi="Arial" w:cs="Arial"/>
          <w:sz w:val="22"/>
          <w:szCs w:val="22"/>
        </w:rPr>
        <w:br/>
      </w:r>
      <w:r w:rsidRPr="00F54615">
        <w:rPr>
          <w:rFonts w:ascii="Arial" w:hAnsi="Arial" w:cs="Arial"/>
          <w:b/>
        </w:rPr>
        <w:sym w:font="Wingdings" w:char="F071"/>
      </w:r>
      <w:r>
        <w:rPr>
          <w:rFonts w:ascii="Arial" w:hAnsi="Arial" w:cs="Arial"/>
          <w:sz w:val="22"/>
          <w:szCs w:val="22"/>
        </w:rPr>
        <w:t xml:space="preserve">  Completion Form    </w:t>
      </w:r>
      <w:r w:rsidRPr="00F54615">
        <w:rPr>
          <w:rFonts w:ascii="Arial" w:hAnsi="Arial" w:cs="Arial"/>
          <w:b/>
        </w:rPr>
        <w:sym w:font="Wingdings" w:char="F071"/>
      </w:r>
      <w:r>
        <w:rPr>
          <w:rFonts w:ascii="Arial" w:hAnsi="Arial" w:cs="Arial"/>
          <w:sz w:val="22"/>
          <w:szCs w:val="22"/>
        </w:rPr>
        <w:t xml:space="preserve">  Term form       </w:t>
      </w:r>
    </w:p>
    <w:p w14:paraId="6B57413F" w14:textId="77777777" w:rsidR="00243F55" w:rsidRPr="00F60D33" w:rsidRDefault="00243F55" w:rsidP="00243F55">
      <w:pPr>
        <w:numPr>
          <w:ilvl w:val="2"/>
          <w:numId w:val="1"/>
        </w:numPr>
        <w:spacing w:after="240"/>
        <w:rPr>
          <w:rFonts w:ascii="Arial" w:hAnsi="Arial" w:cs="Arial"/>
          <w:b/>
          <w:color w:val="FF0000"/>
          <w:sz w:val="22"/>
          <w:szCs w:val="22"/>
        </w:rPr>
      </w:pPr>
      <w:r>
        <w:rPr>
          <w:rFonts w:ascii="Arial" w:hAnsi="Arial" w:cs="Arial"/>
          <w:b/>
          <w:sz w:val="22"/>
          <w:szCs w:val="22"/>
        </w:rPr>
        <w:t xml:space="preserve">Acquisition identification number.   </w:t>
      </w:r>
    </w:p>
    <w:p w14:paraId="0D6F07B9" w14:textId="4DD4F72A" w:rsidR="00F60D33" w:rsidRPr="002C2932" w:rsidRDefault="00835822" w:rsidP="00F60D33">
      <w:pPr>
        <w:spacing w:after="240"/>
        <w:ind w:left="2340"/>
        <w:rPr>
          <w:rFonts w:ascii="Arial" w:hAnsi="Arial" w:cs="Arial"/>
          <w:b/>
          <w:sz w:val="22"/>
          <w:szCs w:val="22"/>
        </w:rPr>
      </w:pPr>
      <w:r w:rsidRPr="00835822">
        <w:rPr>
          <w:rFonts w:ascii="Arial" w:hAnsi="Arial" w:cs="Arial"/>
          <w:b/>
          <w:sz w:val="22"/>
          <w:szCs w:val="22"/>
        </w:rPr>
        <w:t>P</w:t>
      </w:r>
      <w:r w:rsidR="00C3082D">
        <w:rPr>
          <w:rFonts w:ascii="Arial" w:hAnsi="Arial" w:cs="Arial"/>
          <w:b/>
          <w:sz w:val="22"/>
          <w:szCs w:val="22"/>
        </w:rPr>
        <w:t>OTS TBD</w:t>
      </w:r>
    </w:p>
    <w:p w14:paraId="7788052B" w14:textId="77777777" w:rsidR="00243F55" w:rsidRDefault="00243F55" w:rsidP="00243F55">
      <w:pPr>
        <w:numPr>
          <w:ilvl w:val="1"/>
          <w:numId w:val="1"/>
        </w:numPr>
        <w:spacing w:after="240"/>
        <w:rPr>
          <w:rFonts w:ascii="Arial" w:hAnsi="Arial" w:cs="Arial"/>
          <w:b/>
          <w:sz w:val="22"/>
          <w:szCs w:val="22"/>
        </w:rPr>
      </w:pPr>
      <w:r w:rsidRPr="000C129E">
        <w:rPr>
          <w:rFonts w:ascii="Arial" w:hAnsi="Arial" w:cs="Arial"/>
          <w:b/>
          <w:sz w:val="22"/>
          <w:szCs w:val="22"/>
        </w:rPr>
        <w:t>Total estimated dollar value</w:t>
      </w:r>
      <w:r>
        <w:rPr>
          <w:rFonts w:ascii="Arial" w:hAnsi="Arial" w:cs="Arial"/>
          <w:b/>
          <w:sz w:val="22"/>
          <w:szCs w:val="22"/>
        </w:rPr>
        <w:t xml:space="preserve"> and performance/delivery period. </w:t>
      </w:r>
    </w:p>
    <w:p w14:paraId="383B2EF8" w14:textId="59BE35D3" w:rsidR="00781D59" w:rsidRDefault="00C3082D" w:rsidP="00835822">
      <w:pPr>
        <w:spacing w:after="240"/>
        <w:ind w:left="1080"/>
        <w:rPr>
          <w:rFonts w:ascii="Arial" w:hAnsi="Arial" w:cs="Arial"/>
          <w:b/>
          <w:sz w:val="22"/>
          <w:szCs w:val="22"/>
        </w:rPr>
      </w:pPr>
      <w:r>
        <w:rPr>
          <w:rFonts w:ascii="Arial" w:hAnsi="Arial" w:cs="Arial"/>
          <w:b/>
          <w:sz w:val="22"/>
          <w:szCs w:val="22"/>
        </w:rPr>
        <w:t>$</w:t>
      </w:r>
      <w:r w:rsidR="00495499">
        <w:rPr>
          <w:rFonts w:ascii="Arial" w:hAnsi="Arial" w:cs="Arial"/>
          <w:b/>
          <w:sz w:val="22"/>
          <w:szCs w:val="22"/>
        </w:rPr>
        <w:t>39,0</w:t>
      </w:r>
      <w:r w:rsidR="00B8065C">
        <w:rPr>
          <w:rFonts w:ascii="Arial" w:hAnsi="Arial" w:cs="Arial"/>
          <w:b/>
          <w:sz w:val="22"/>
          <w:szCs w:val="22"/>
        </w:rPr>
        <w:t>0</w:t>
      </w:r>
      <w:r>
        <w:rPr>
          <w:rFonts w:ascii="Arial" w:hAnsi="Arial" w:cs="Arial"/>
          <w:b/>
          <w:sz w:val="22"/>
          <w:szCs w:val="22"/>
        </w:rPr>
        <w:t>0</w:t>
      </w:r>
      <w:r w:rsidR="00B8065C">
        <w:rPr>
          <w:rFonts w:ascii="Arial" w:hAnsi="Arial" w:cs="Arial"/>
          <w:b/>
          <w:sz w:val="22"/>
          <w:szCs w:val="22"/>
        </w:rPr>
        <w:t>.00</w:t>
      </w:r>
    </w:p>
    <w:p w14:paraId="26012FC5" w14:textId="77777777" w:rsidR="00243F55" w:rsidRPr="006223AC" w:rsidRDefault="00243F55" w:rsidP="00243F55">
      <w:pPr>
        <w:numPr>
          <w:ilvl w:val="0"/>
          <w:numId w:val="1"/>
        </w:numPr>
        <w:spacing w:after="240"/>
        <w:rPr>
          <w:rFonts w:ascii="Arial" w:hAnsi="Arial" w:cs="Arial"/>
          <w:color w:val="FF0000"/>
          <w:sz w:val="22"/>
          <w:szCs w:val="22"/>
        </w:rPr>
      </w:pPr>
      <w:r>
        <w:rPr>
          <w:rFonts w:ascii="Arial" w:hAnsi="Arial" w:cs="Arial"/>
          <w:b/>
          <w:sz w:val="22"/>
          <w:szCs w:val="22"/>
        </w:rPr>
        <w:t xml:space="preserve">Identification of the </w:t>
      </w:r>
      <w:r w:rsidRPr="00EA5989">
        <w:rPr>
          <w:rFonts w:ascii="Arial" w:hAnsi="Arial" w:cs="Arial"/>
          <w:b/>
          <w:sz w:val="22"/>
          <w:szCs w:val="22"/>
        </w:rPr>
        <w:t>statutory authority</w:t>
      </w:r>
      <w:r w:rsidRPr="00233265">
        <w:rPr>
          <w:rFonts w:ascii="Arial" w:hAnsi="Arial" w:cs="Arial"/>
          <w:b/>
          <w:sz w:val="22"/>
          <w:szCs w:val="22"/>
        </w:rPr>
        <w:t xml:space="preserve"> </w:t>
      </w:r>
      <w:r>
        <w:rPr>
          <w:rFonts w:ascii="Arial" w:hAnsi="Arial" w:cs="Arial"/>
          <w:b/>
          <w:sz w:val="22"/>
          <w:szCs w:val="22"/>
        </w:rPr>
        <w:t xml:space="preserve">permitting other than full and open competition.  </w:t>
      </w:r>
    </w:p>
    <w:p w14:paraId="16927196" w14:textId="77777777" w:rsidR="00243F55" w:rsidRPr="006223AC" w:rsidRDefault="00243F55" w:rsidP="00243F55">
      <w:pPr>
        <w:ind w:left="1800" w:hanging="360"/>
        <w:rPr>
          <w:rFonts w:ascii="Arial" w:hAnsi="Arial" w:cs="Arial"/>
          <w:color w:val="FF0000"/>
          <w:sz w:val="22"/>
          <w:szCs w:val="22"/>
        </w:rPr>
      </w:pPr>
      <w:r>
        <w:rPr>
          <w:rFonts w:ascii="Arial" w:hAnsi="Arial" w:cs="Arial"/>
          <w:b/>
        </w:rPr>
        <w:lastRenderedPageBreak/>
        <w:sym w:font="Wingdings" w:char="F0FC"/>
      </w:r>
      <w:r>
        <w:rPr>
          <w:rFonts w:ascii="Arial" w:hAnsi="Arial" w:cs="Arial"/>
          <w:sz w:val="22"/>
          <w:szCs w:val="22"/>
        </w:rPr>
        <w:t xml:space="preserve">  </w:t>
      </w:r>
      <w:r w:rsidRPr="00097F5F">
        <w:rPr>
          <w:rFonts w:ascii="Arial" w:hAnsi="Arial" w:cs="Arial"/>
          <w:b/>
          <w:sz w:val="22"/>
          <w:szCs w:val="22"/>
        </w:rPr>
        <w:t xml:space="preserve">This acquisition is conducted under the authority of 41 </w:t>
      </w:r>
      <w:r>
        <w:rPr>
          <w:rFonts w:ascii="Arial" w:hAnsi="Arial" w:cs="Arial"/>
          <w:b/>
          <w:sz w:val="22"/>
          <w:szCs w:val="22"/>
        </w:rPr>
        <w:t>United States Code (</w:t>
      </w:r>
      <w:r w:rsidRPr="00097F5F">
        <w:rPr>
          <w:rFonts w:ascii="Arial" w:hAnsi="Arial" w:cs="Arial"/>
          <w:b/>
          <w:sz w:val="22"/>
          <w:szCs w:val="22"/>
        </w:rPr>
        <w:t>U.S.C.</w:t>
      </w:r>
      <w:r>
        <w:rPr>
          <w:rFonts w:ascii="Arial" w:hAnsi="Arial" w:cs="Arial"/>
          <w:b/>
          <w:sz w:val="22"/>
          <w:szCs w:val="22"/>
        </w:rPr>
        <w:t>)</w:t>
      </w:r>
      <w:r w:rsidRPr="00097F5F">
        <w:rPr>
          <w:rFonts w:ascii="Arial" w:hAnsi="Arial" w:cs="Arial"/>
          <w:b/>
          <w:sz w:val="22"/>
          <w:szCs w:val="22"/>
        </w:rPr>
        <w:t xml:space="preserve"> 253(c)</w:t>
      </w:r>
      <w:r>
        <w:rPr>
          <w:rFonts w:ascii="Arial" w:hAnsi="Arial" w:cs="Arial"/>
          <w:b/>
          <w:sz w:val="22"/>
          <w:szCs w:val="22"/>
        </w:rPr>
        <w:t>(1</w:t>
      </w:r>
      <w:r w:rsidRPr="00097F5F">
        <w:rPr>
          <w:rFonts w:ascii="Arial" w:hAnsi="Arial" w:cs="Arial"/>
          <w:b/>
          <w:sz w:val="22"/>
          <w:szCs w:val="22"/>
        </w:rPr>
        <w:t>)</w:t>
      </w:r>
      <w:r>
        <w:rPr>
          <w:rFonts w:ascii="Arial" w:hAnsi="Arial" w:cs="Arial"/>
          <w:b/>
          <w:sz w:val="22"/>
          <w:szCs w:val="22"/>
        </w:rPr>
        <w:t xml:space="preserve"> as set forth in Federal Acquisition Regulation (FAR) 6.302-1</w:t>
      </w:r>
      <w:r w:rsidRPr="00097F5F">
        <w:rPr>
          <w:rFonts w:ascii="Arial" w:hAnsi="Arial" w:cs="Arial"/>
          <w:b/>
          <w:sz w:val="22"/>
          <w:szCs w:val="22"/>
        </w:rPr>
        <w:t>.</w:t>
      </w:r>
      <w:r>
        <w:rPr>
          <w:rFonts w:ascii="Arial" w:hAnsi="Arial" w:cs="Arial"/>
          <w:sz w:val="22"/>
          <w:szCs w:val="22"/>
        </w:rPr>
        <w:t xml:space="preserve">  </w:t>
      </w:r>
    </w:p>
    <w:p w14:paraId="0B1C32E1" w14:textId="77777777" w:rsidR="00243F55" w:rsidRDefault="00243F55" w:rsidP="00243F55">
      <w:pPr>
        <w:ind w:left="720"/>
        <w:rPr>
          <w:rFonts w:ascii="Arial" w:hAnsi="Arial" w:cs="Arial"/>
          <w:sz w:val="22"/>
          <w:szCs w:val="22"/>
        </w:rPr>
      </w:pPr>
    </w:p>
    <w:p w14:paraId="53D89BBB" w14:textId="77777777" w:rsidR="00243F55" w:rsidRPr="006223AC" w:rsidRDefault="00243F55" w:rsidP="00243F55">
      <w:pPr>
        <w:ind w:left="1800" w:hanging="360"/>
        <w:rPr>
          <w:rFonts w:ascii="Arial" w:hAnsi="Arial" w:cs="Arial"/>
          <w:b/>
          <w:color w:val="FF0000"/>
          <w:sz w:val="22"/>
          <w:szCs w:val="22"/>
        </w:rPr>
      </w:pPr>
      <w:r w:rsidRPr="00F54615">
        <w:rPr>
          <w:rFonts w:ascii="Arial" w:hAnsi="Arial" w:cs="Arial"/>
          <w:b/>
        </w:rPr>
        <w:sym w:font="Wingdings" w:char="F071"/>
      </w:r>
      <w:r>
        <w:rPr>
          <w:rFonts w:ascii="Arial" w:hAnsi="Arial" w:cs="Arial"/>
          <w:sz w:val="22"/>
          <w:szCs w:val="22"/>
        </w:rPr>
        <w:t xml:space="preserve">  </w:t>
      </w:r>
      <w:r>
        <w:rPr>
          <w:rFonts w:ascii="Arial" w:hAnsi="Arial" w:cs="Arial"/>
          <w:b/>
          <w:sz w:val="22"/>
          <w:szCs w:val="22"/>
        </w:rPr>
        <w:t xml:space="preserve">This acquisition is conducted under the authority of section 4202 of the Clinger-Cohen Act of 1996.  </w:t>
      </w:r>
    </w:p>
    <w:p w14:paraId="37DB4567" w14:textId="77777777" w:rsidR="00243F55" w:rsidRDefault="00243F55" w:rsidP="00243F55">
      <w:pPr>
        <w:ind w:left="1440"/>
        <w:rPr>
          <w:rFonts w:ascii="Arial" w:hAnsi="Arial" w:cs="Arial"/>
          <w:b/>
          <w:sz w:val="22"/>
          <w:szCs w:val="22"/>
        </w:rPr>
      </w:pPr>
    </w:p>
    <w:p w14:paraId="72024C8B" w14:textId="77777777" w:rsidR="0016015A" w:rsidRPr="00473D1A" w:rsidRDefault="00243F55" w:rsidP="00243F55">
      <w:pPr>
        <w:ind w:left="1800" w:hanging="360"/>
        <w:rPr>
          <w:rFonts w:ascii="Arial" w:hAnsi="Arial" w:cs="Arial"/>
          <w:i/>
          <w:sz w:val="22"/>
          <w:szCs w:val="22"/>
        </w:rPr>
      </w:pPr>
      <w:r w:rsidRPr="00F54615">
        <w:rPr>
          <w:rFonts w:ascii="Arial" w:hAnsi="Arial" w:cs="Arial"/>
          <w:b/>
        </w:rPr>
        <w:sym w:font="Wingdings" w:char="F071"/>
      </w:r>
      <w:r>
        <w:rPr>
          <w:rFonts w:ascii="Arial" w:hAnsi="Arial" w:cs="Arial"/>
          <w:b/>
          <w:sz w:val="22"/>
          <w:szCs w:val="22"/>
        </w:rPr>
        <w:t xml:space="preserve">  This acquisition is conducted under the authority of the Services Acquisition Reform Act of 2003 1 U.S.C. 428a).  </w:t>
      </w:r>
      <w:r w:rsidR="00473D1A">
        <w:rPr>
          <w:rFonts w:ascii="Arial" w:hAnsi="Arial" w:cs="Arial"/>
          <w:sz w:val="22"/>
          <w:szCs w:val="22"/>
        </w:rPr>
        <w:tab/>
        <w:t xml:space="preserve">       </w:t>
      </w:r>
    </w:p>
    <w:p w14:paraId="5D3F5F50" w14:textId="77777777" w:rsidR="00B82938" w:rsidRDefault="00B82938" w:rsidP="000A0BE2">
      <w:pPr>
        <w:ind w:left="720"/>
        <w:rPr>
          <w:rFonts w:ascii="Arial" w:hAnsi="Arial" w:cs="Arial"/>
          <w:i/>
          <w:sz w:val="22"/>
          <w:szCs w:val="22"/>
        </w:rPr>
      </w:pPr>
    </w:p>
    <w:p w14:paraId="633872C7" w14:textId="77777777" w:rsidR="00243F55" w:rsidRPr="004510CA" w:rsidRDefault="00243F55" w:rsidP="00243F55">
      <w:pPr>
        <w:numPr>
          <w:ilvl w:val="0"/>
          <w:numId w:val="1"/>
        </w:numPr>
        <w:spacing w:after="240"/>
        <w:rPr>
          <w:rFonts w:ascii="Arial" w:hAnsi="Arial" w:cs="Arial"/>
          <w:color w:val="FF0000"/>
          <w:sz w:val="22"/>
          <w:szCs w:val="22"/>
        </w:rPr>
      </w:pPr>
      <w:r>
        <w:rPr>
          <w:rFonts w:ascii="Arial" w:hAnsi="Arial" w:cs="Arial"/>
          <w:b/>
          <w:sz w:val="22"/>
          <w:szCs w:val="22"/>
        </w:rPr>
        <w:t xml:space="preserve">Demonstration that the proposed </w:t>
      </w:r>
      <w:r w:rsidRPr="00233265">
        <w:rPr>
          <w:rFonts w:ascii="Arial" w:hAnsi="Arial" w:cs="Arial"/>
          <w:b/>
          <w:sz w:val="22"/>
          <w:szCs w:val="22"/>
        </w:rPr>
        <w:t>contractor</w:t>
      </w:r>
      <w:r>
        <w:rPr>
          <w:rFonts w:ascii="Arial" w:hAnsi="Arial" w:cs="Arial"/>
          <w:b/>
          <w:sz w:val="22"/>
          <w:szCs w:val="22"/>
        </w:rPr>
        <w:t>(</w:t>
      </w:r>
      <w:r w:rsidRPr="00233265">
        <w:rPr>
          <w:rFonts w:ascii="Arial" w:hAnsi="Arial" w:cs="Arial"/>
          <w:b/>
          <w:sz w:val="22"/>
          <w:szCs w:val="22"/>
        </w:rPr>
        <w:t>s</w:t>
      </w:r>
      <w:r>
        <w:rPr>
          <w:rFonts w:ascii="Arial" w:hAnsi="Arial" w:cs="Arial"/>
          <w:b/>
          <w:sz w:val="22"/>
          <w:szCs w:val="22"/>
        </w:rPr>
        <w:t>)</w:t>
      </w:r>
      <w:r w:rsidRPr="00233265">
        <w:rPr>
          <w:rFonts w:ascii="Arial" w:hAnsi="Arial" w:cs="Arial"/>
          <w:b/>
          <w:sz w:val="22"/>
          <w:szCs w:val="22"/>
        </w:rPr>
        <w:t xml:space="preserve"> unique qualifications</w:t>
      </w:r>
      <w:r>
        <w:rPr>
          <w:rFonts w:ascii="Arial" w:hAnsi="Arial" w:cs="Arial"/>
          <w:b/>
          <w:sz w:val="22"/>
          <w:szCs w:val="22"/>
        </w:rPr>
        <w:t xml:space="preserve"> or the nature of the acquisition requires use of the authority cited.  </w:t>
      </w:r>
    </w:p>
    <w:p w14:paraId="079819A8" w14:textId="77777777" w:rsidR="00243F55" w:rsidRPr="003C61B4" w:rsidRDefault="00243F55" w:rsidP="00243F55">
      <w:pPr>
        <w:numPr>
          <w:ilvl w:val="1"/>
          <w:numId w:val="1"/>
        </w:numPr>
        <w:spacing w:after="240"/>
        <w:rPr>
          <w:rFonts w:ascii="Arial" w:hAnsi="Arial" w:cs="Arial"/>
          <w:color w:val="FF0000"/>
          <w:sz w:val="22"/>
          <w:szCs w:val="22"/>
        </w:rPr>
      </w:pPr>
      <w:r w:rsidRPr="00E50B1D">
        <w:rPr>
          <w:rFonts w:ascii="Arial" w:hAnsi="Arial" w:cs="Arial"/>
          <w:b/>
          <w:sz w:val="22"/>
          <w:szCs w:val="22"/>
        </w:rPr>
        <w:t xml:space="preserve">Name and address of the proposed contractor(s).  </w:t>
      </w:r>
    </w:p>
    <w:p w14:paraId="75082FB1" w14:textId="1AED27ED" w:rsidR="003C61B4" w:rsidRDefault="00B8065C" w:rsidP="003C61B4">
      <w:pPr>
        <w:spacing w:after="240"/>
        <w:ind w:left="1440"/>
        <w:rPr>
          <w:rFonts w:ascii="Arial" w:hAnsi="Arial" w:cs="Arial"/>
          <w:sz w:val="22"/>
          <w:szCs w:val="22"/>
        </w:rPr>
      </w:pPr>
      <w:r>
        <w:rPr>
          <w:rFonts w:ascii="Arial" w:hAnsi="Arial" w:cs="Arial"/>
          <w:sz w:val="22"/>
          <w:szCs w:val="22"/>
        </w:rPr>
        <w:t>GraphPad Software, LLC</w:t>
      </w:r>
      <w:r w:rsidR="003C61B4" w:rsidRPr="003C61B4">
        <w:rPr>
          <w:rFonts w:ascii="Arial" w:hAnsi="Arial" w:cs="Arial"/>
          <w:sz w:val="22"/>
          <w:szCs w:val="22"/>
        </w:rPr>
        <w:t xml:space="preserve">T </w:t>
      </w:r>
    </w:p>
    <w:p w14:paraId="0BB69872" w14:textId="6CEE4307" w:rsidR="003C61B4" w:rsidRPr="003C61B4" w:rsidRDefault="00B8065C" w:rsidP="003C61B4">
      <w:pPr>
        <w:spacing w:after="240"/>
        <w:ind w:left="1440"/>
        <w:rPr>
          <w:rFonts w:ascii="Arial" w:hAnsi="Arial" w:cs="Arial"/>
          <w:sz w:val="22"/>
          <w:szCs w:val="22"/>
        </w:rPr>
      </w:pPr>
      <w:r>
        <w:rPr>
          <w:rFonts w:ascii="Arial" w:hAnsi="Arial" w:cs="Arial"/>
          <w:sz w:val="22"/>
          <w:szCs w:val="22"/>
        </w:rPr>
        <w:t>225 Franklin St FL 26, Boston, MA  02110</w:t>
      </w:r>
    </w:p>
    <w:p w14:paraId="0D4BBE8D" w14:textId="77777777" w:rsidR="00243F55" w:rsidRPr="00E50B1D" w:rsidRDefault="00243F55" w:rsidP="00243F55">
      <w:pPr>
        <w:numPr>
          <w:ilvl w:val="1"/>
          <w:numId w:val="1"/>
        </w:numPr>
        <w:spacing w:after="240"/>
        <w:rPr>
          <w:rFonts w:ascii="Arial" w:hAnsi="Arial" w:cs="Arial"/>
          <w:color w:val="FF0000"/>
          <w:sz w:val="22"/>
          <w:szCs w:val="22"/>
        </w:rPr>
      </w:pPr>
      <w:r w:rsidRPr="00E50B1D">
        <w:rPr>
          <w:rFonts w:ascii="Arial" w:hAnsi="Arial" w:cs="Arial"/>
          <w:b/>
          <w:sz w:val="22"/>
          <w:szCs w:val="22"/>
        </w:rPr>
        <w:t xml:space="preserve">Nature of the acquisition and proposed unique qualifications of the contractor(s).  </w:t>
      </w:r>
    </w:p>
    <w:p w14:paraId="565C7E27" w14:textId="175BC820" w:rsidR="002C2932" w:rsidRPr="002C2932" w:rsidRDefault="00B8065C" w:rsidP="002C2932">
      <w:pPr>
        <w:tabs>
          <w:tab w:val="left" w:pos="20"/>
          <w:tab w:val="right" w:pos="9360"/>
        </w:tabs>
        <w:ind w:left="1080"/>
        <w:rPr>
          <w:rFonts w:ascii="Arial" w:hAnsi="Arial" w:cs="Arial"/>
          <w:sz w:val="22"/>
          <w:szCs w:val="22"/>
        </w:rPr>
      </w:pPr>
      <w:r>
        <w:rPr>
          <w:rFonts w:ascii="Arial" w:hAnsi="Arial" w:cs="Arial"/>
          <w:sz w:val="22"/>
          <w:szCs w:val="22"/>
        </w:rPr>
        <w:t xml:space="preserve">GraphPad Prism </w:t>
      </w:r>
      <w:r w:rsidR="002C2932" w:rsidRPr="002C2932">
        <w:rPr>
          <w:rFonts w:ascii="Arial" w:hAnsi="Arial" w:cs="Arial"/>
          <w:sz w:val="22"/>
          <w:szCs w:val="22"/>
        </w:rPr>
        <w:t>is proprietary software, each component of</w:t>
      </w:r>
    </w:p>
    <w:p w14:paraId="3B8CC638" w14:textId="371928E6" w:rsidR="003C61B4" w:rsidRPr="002C2932" w:rsidRDefault="002C2932" w:rsidP="00B8065C">
      <w:pPr>
        <w:tabs>
          <w:tab w:val="left" w:pos="20"/>
          <w:tab w:val="right" w:pos="9360"/>
        </w:tabs>
        <w:ind w:left="1080"/>
        <w:rPr>
          <w:rFonts w:ascii="Arial" w:hAnsi="Arial" w:cs="Arial"/>
          <w:sz w:val="22"/>
          <w:szCs w:val="22"/>
        </w:rPr>
      </w:pPr>
      <w:r w:rsidRPr="002C2932">
        <w:rPr>
          <w:rFonts w:ascii="Arial" w:hAnsi="Arial" w:cs="Arial"/>
          <w:sz w:val="22"/>
          <w:szCs w:val="22"/>
        </w:rPr>
        <w:t xml:space="preserve">which is copyrighted. </w:t>
      </w:r>
    </w:p>
    <w:p w14:paraId="6C70F1CE" w14:textId="77777777" w:rsidR="00243F55" w:rsidRPr="006223AC" w:rsidRDefault="00243F55" w:rsidP="00243F55">
      <w:pPr>
        <w:spacing w:after="240"/>
        <w:ind w:left="1440"/>
        <w:rPr>
          <w:rFonts w:ascii="Arial" w:hAnsi="Arial" w:cs="Arial"/>
          <w:color w:val="FF0000"/>
          <w:sz w:val="22"/>
          <w:szCs w:val="22"/>
        </w:rPr>
      </w:pPr>
    </w:p>
    <w:p w14:paraId="43F9690B" w14:textId="77777777" w:rsidR="00243F55" w:rsidRPr="00D13209" w:rsidRDefault="00243F55" w:rsidP="00243F55">
      <w:pPr>
        <w:keepNext/>
        <w:keepLines/>
        <w:numPr>
          <w:ilvl w:val="0"/>
          <w:numId w:val="1"/>
        </w:numPr>
        <w:spacing w:after="240"/>
        <w:rPr>
          <w:rFonts w:ascii="Arial" w:hAnsi="Arial" w:cs="Arial"/>
          <w:b/>
          <w:color w:val="FF0000"/>
          <w:sz w:val="22"/>
          <w:szCs w:val="22"/>
        </w:rPr>
      </w:pPr>
      <w:r w:rsidRPr="003964A6">
        <w:rPr>
          <w:rFonts w:ascii="Arial" w:hAnsi="Arial" w:cs="Arial"/>
          <w:b/>
          <w:sz w:val="22"/>
          <w:szCs w:val="22"/>
        </w:rPr>
        <w:t xml:space="preserve">Description of </w:t>
      </w:r>
      <w:r>
        <w:rPr>
          <w:rFonts w:ascii="Arial" w:hAnsi="Arial" w:cs="Arial"/>
          <w:b/>
          <w:sz w:val="22"/>
          <w:szCs w:val="22"/>
        </w:rPr>
        <w:t xml:space="preserve">the </w:t>
      </w:r>
      <w:r w:rsidRPr="003964A6">
        <w:rPr>
          <w:rFonts w:ascii="Arial" w:hAnsi="Arial" w:cs="Arial"/>
          <w:b/>
          <w:sz w:val="22"/>
          <w:szCs w:val="22"/>
        </w:rPr>
        <w:t xml:space="preserve">efforts </w:t>
      </w:r>
      <w:r>
        <w:rPr>
          <w:rFonts w:ascii="Arial" w:hAnsi="Arial" w:cs="Arial"/>
          <w:b/>
          <w:sz w:val="22"/>
          <w:szCs w:val="22"/>
        </w:rPr>
        <w:t xml:space="preserve">made </w:t>
      </w:r>
      <w:r w:rsidRPr="003964A6">
        <w:rPr>
          <w:rFonts w:ascii="Arial" w:hAnsi="Arial" w:cs="Arial"/>
          <w:b/>
          <w:sz w:val="22"/>
          <w:szCs w:val="22"/>
        </w:rPr>
        <w:t>to</w:t>
      </w:r>
      <w:r>
        <w:rPr>
          <w:rFonts w:ascii="Arial" w:hAnsi="Arial" w:cs="Arial"/>
          <w:b/>
          <w:sz w:val="22"/>
          <w:szCs w:val="22"/>
        </w:rPr>
        <w:t xml:space="preserve"> ensure that offers are</w:t>
      </w:r>
      <w:r w:rsidRPr="003964A6">
        <w:rPr>
          <w:rFonts w:ascii="Arial" w:hAnsi="Arial" w:cs="Arial"/>
          <w:b/>
          <w:sz w:val="22"/>
          <w:szCs w:val="22"/>
        </w:rPr>
        <w:t xml:space="preserve"> solicit</w:t>
      </w:r>
      <w:r>
        <w:rPr>
          <w:rFonts w:ascii="Arial" w:hAnsi="Arial" w:cs="Arial"/>
          <w:b/>
          <w:sz w:val="22"/>
          <w:szCs w:val="22"/>
        </w:rPr>
        <w:t>ed from as many potential</w:t>
      </w:r>
      <w:r w:rsidRPr="003964A6">
        <w:rPr>
          <w:rFonts w:ascii="Arial" w:hAnsi="Arial" w:cs="Arial"/>
          <w:b/>
          <w:sz w:val="22"/>
          <w:szCs w:val="22"/>
        </w:rPr>
        <w:t xml:space="preserve"> sources as practicable</w:t>
      </w:r>
      <w:r>
        <w:rPr>
          <w:rFonts w:ascii="Arial" w:hAnsi="Arial" w:cs="Arial"/>
          <w:b/>
          <w:sz w:val="22"/>
          <w:szCs w:val="22"/>
        </w:rPr>
        <w:t xml:space="preserve">.  Indicate whether a </w:t>
      </w:r>
      <w:proofErr w:type="spellStart"/>
      <w:r>
        <w:rPr>
          <w:rFonts w:ascii="Arial" w:hAnsi="Arial" w:cs="Arial"/>
          <w:b/>
          <w:sz w:val="22"/>
          <w:szCs w:val="22"/>
        </w:rPr>
        <w:t>FedBizOpps</w:t>
      </w:r>
      <w:proofErr w:type="spellEnd"/>
      <w:r>
        <w:rPr>
          <w:rFonts w:ascii="Arial" w:hAnsi="Arial" w:cs="Arial"/>
          <w:b/>
          <w:sz w:val="22"/>
          <w:szCs w:val="22"/>
        </w:rPr>
        <w:t xml:space="preserve"> notice was or will be publicized as required by FAR Subpart 5.2 and, if not, which exception under FAR 5.202 applies</w:t>
      </w:r>
      <w:r w:rsidRPr="00822D0A">
        <w:rPr>
          <w:rFonts w:ascii="Arial" w:hAnsi="Arial" w:cs="Arial"/>
          <w:b/>
          <w:i/>
          <w:sz w:val="22"/>
          <w:szCs w:val="22"/>
        </w:rPr>
        <w:t>.</w:t>
      </w:r>
      <w:r>
        <w:rPr>
          <w:rFonts w:ascii="Arial" w:hAnsi="Arial" w:cs="Arial"/>
          <w:b/>
          <w:i/>
          <w:sz w:val="22"/>
          <w:szCs w:val="22"/>
        </w:rPr>
        <w:t xml:space="preserve"> </w:t>
      </w:r>
      <w:r w:rsidRPr="00822D0A">
        <w:rPr>
          <w:rFonts w:ascii="Arial" w:hAnsi="Arial" w:cs="Arial"/>
          <w:b/>
          <w:i/>
          <w:sz w:val="22"/>
          <w:szCs w:val="22"/>
        </w:rPr>
        <w:t xml:space="preserve"> </w:t>
      </w:r>
    </w:p>
    <w:p w14:paraId="26119552" w14:textId="77777777" w:rsidR="00243F55" w:rsidRDefault="00243F55" w:rsidP="00243F55">
      <w:pPr>
        <w:numPr>
          <w:ilvl w:val="0"/>
          <w:numId w:val="1"/>
        </w:numPr>
        <w:rPr>
          <w:rFonts w:ascii="Arial" w:hAnsi="Arial" w:cs="Arial"/>
          <w:color w:val="FF0000"/>
          <w:sz w:val="22"/>
          <w:szCs w:val="22"/>
        </w:rPr>
      </w:pPr>
      <w:r w:rsidRPr="003964A6">
        <w:rPr>
          <w:rFonts w:ascii="Arial" w:hAnsi="Arial" w:cs="Arial"/>
          <w:b/>
          <w:sz w:val="22"/>
          <w:szCs w:val="22"/>
        </w:rPr>
        <w:t>Determination by the Contracting Officer that the anticipated cost</w:t>
      </w:r>
      <w:r>
        <w:rPr>
          <w:rFonts w:ascii="Arial" w:hAnsi="Arial" w:cs="Arial"/>
          <w:b/>
          <w:sz w:val="22"/>
          <w:szCs w:val="22"/>
        </w:rPr>
        <w:t>/price</w:t>
      </w:r>
      <w:r w:rsidRPr="003964A6">
        <w:rPr>
          <w:rFonts w:ascii="Arial" w:hAnsi="Arial" w:cs="Arial"/>
          <w:b/>
          <w:sz w:val="22"/>
          <w:szCs w:val="22"/>
        </w:rPr>
        <w:t xml:space="preserve"> </w:t>
      </w:r>
      <w:r>
        <w:rPr>
          <w:rFonts w:ascii="Arial" w:hAnsi="Arial" w:cs="Arial"/>
          <w:b/>
          <w:sz w:val="22"/>
          <w:szCs w:val="22"/>
        </w:rPr>
        <w:t xml:space="preserve">to the Government </w:t>
      </w:r>
      <w:r w:rsidRPr="003964A6">
        <w:rPr>
          <w:rFonts w:ascii="Arial" w:hAnsi="Arial" w:cs="Arial"/>
          <w:b/>
          <w:sz w:val="22"/>
          <w:szCs w:val="22"/>
        </w:rPr>
        <w:t>will be fair and reasonable</w:t>
      </w:r>
      <w:r>
        <w:rPr>
          <w:rFonts w:ascii="Arial" w:hAnsi="Arial" w:cs="Arial"/>
          <w:b/>
          <w:sz w:val="22"/>
          <w:szCs w:val="22"/>
        </w:rPr>
        <w:t xml:space="preserve">.  </w:t>
      </w:r>
    </w:p>
    <w:p w14:paraId="0B9A3BB7" w14:textId="77777777" w:rsidR="00243F55" w:rsidRDefault="00243F55" w:rsidP="00243F55">
      <w:pPr>
        <w:ind w:left="720"/>
      </w:pPr>
    </w:p>
    <w:p w14:paraId="36F1958D" w14:textId="38EB10F8" w:rsidR="00243F55" w:rsidRPr="007B1AE4" w:rsidRDefault="007B1AE4" w:rsidP="007B1AE4">
      <w:pPr>
        <w:ind w:left="720"/>
        <w:rPr>
          <w:rFonts w:ascii="Arial" w:hAnsi="Arial" w:cs="Arial"/>
          <w:sz w:val="22"/>
          <w:szCs w:val="22"/>
        </w:rPr>
      </w:pPr>
      <w:r>
        <w:rPr>
          <w:rFonts w:ascii="Arial" w:hAnsi="Arial" w:cs="Arial"/>
          <w:sz w:val="22"/>
          <w:szCs w:val="22"/>
        </w:rPr>
        <w:t xml:space="preserve">The independent Gov’t cost estimate was created using the last five (5) years of wards with </w:t>
      </w:r>
      <w:r w:rsidR="00F364CA">
        <w:rPr>
          <w:rFonts w:ascii="Arial" w:hAnsi="Arial" w:cs="Arial"/>
          <w:sz w:val="22"/>
          <w:szCs w:val="22"/>
        </w:rPr>
        <w:t>GraphPad Prism;</w:t>
      </w:r>
      <w:r>
        <w:rPr>
          <w:rFonts w:ascii="Arial" w:hAnsi="Arial" w:cs="Arial"/>
          <w:sz w:val="22"/>
          <w:szCs w:val="22"/>
        </w:rPr>
        <w:t xml:space="preserve"> i</w:t>
      </w:r>
      <w:r w:rsidR="00243F55" w:rsidRPr="0067607A">
        <w:rPr>
          <w:rFonts w:ascii="Arial" w:hAnsi="Arial" w:cs="Arial"/>
          <w:sz w:val="22"/>
          <w:szCs w:val="22"/>
        </w:rPr>
        <w:t>t is shown through cost and/or price analysis that the anticipated costs to the Government will be fair and reasonable</w:t>
      </w:r>
    </w:p>
    <w:p w14:paraId="6D03134B" w14:textId="77777777" w:rsidR="00243F55" w:rsidRDefault="00243F55" w:rsidP="00243F55">
      <w:pPr>
        <w:ind w:left="720" w:hanging="360"/>
        <w:rPr>
          <w:rFonts w:ascii="Arial" w:hAnsi="Arial" w:cs="Arial"/>
          <w:b/>
          <w:sz w:val="22"/>
          <w:szCs w:val="22"/>
        </w:rPr>
      </w:pPr>
    </w:p>
    <w:p w14:paraId="2A08129E" w14:textId="77777777" w:rsidR="00243F55" w:rsidRPr="002522D1" w:rsidRDefault="00243F55" w:rsidP="00243F55">
      <w:pPr>
        <w:numPr>
          <w:ilvl w:val="0"/>
          <w:numId w:val="1"/>
        </w:numPr>
        <w:rPr>
          <w:rFonts w:ascii="Arial" w:hAnsi="Arial" w:cs="Arial"/>
          <w:color w:val="FF0000"/>
          <w:sz w:val="22"/>
          <w:szCs w:val="22"/>
        </w:rPr>
      </w:pPr>
      <w:r>
        <w:rPr>
          <w:rFonts w:ascii="Arial" w:hAnsi="Arial" w:cs="Arial"/>
          <w:b/>
          <w:sz w:val="22"/>
          <w:szCs w:val="22"/>
        </w:rPr>
        <w:t>D</w:t>
      </w:r>
      <w:r w:rsidRPr="00AF12C0">
        <w:rPr>
          <w:rFonts w:ascii="Arial" w:hAnsi="Arial" w:cs="Arial"/>
          <w:b/>
          <w:sz w:val="22"/>
          <w:szCs w:val="22"/>
        </w:rPr>
        <w:t xml:space="preserve">escription of the market research conducted </w:t>
      </w:r>
      <w:r>
        <w:rPr>
          <w:rFonts w:ascii="Arial" w:hAnsi="Arial" w:cs="Arial"/>
          <w:b/>
          <w:sz w:val="22"/>
          <w:szCs w:val="22"/>
        </w:rPr>
        <w:t xml:space="preserve">(see FAR Part 10) </w:t>
      </w:r>
      <w:r w:rsidRPr="00AF12C0">
        <w:rPr>
          <w:rFonts w:ascii="Arial" w:hAnsi="Arial" w:cs="Arial"/>
          <w:b/>
          <w:sz w:val="22"/>
          <w:szCs w:val="22"/>
        </w:rPr>
        <w:t>and the results</w:t>
      </w:r>
      <w:r>
        <w:rPr>
          <w:rFonts w:ascii="Arial" w:hAnsi="Arial" w:cs="Arial"/>
          <w:b/>
          <w:sz w:val="22"/>
          <w:szCs w:val="22"/>
        </w:rPr>
        <w:t>,</w:t>
      </w:r>
      <w:r w:rsidRPr="00AF12C0">
        <w:rPr>
          <w:rFonts w:ascii="Arial" w:hAnsi="Arial" w:cs="Arial"/>
          <w:b/>
          <w:sz w:val="22"/>
          <w:szCs w:val="22"/>
        </w:rPr>
        <w:t xml:space="preserve"> or a statement of the reasons market research was not conducted.</w:t>
      </w:r>
      <w:r>
        <w:rPr>
          <w:rFonts w:ascii="Arial" w:hAnsi="Arial" w:cs="Arial"/>
          <w:b/>
          <w:sz w:val="22"/>
          <w:szCs w:val="22"/>
        </w:rPr>
        <w:t xml:space="preserve"> </w:t>
      </w:r>
    </w:p>
    <w:p w14:paraId="12BF004F" w14:textId="77777777" w:rsidR="002522D1" w:rsidRDefault="002522D1" w:rsidP="002522D1">
      <w:pPr>
        <w:keepNext/>
        <w:keepLines/>
        <w:spacing w:after="240"/>
        <w:ind w:left="720"/>
        <w:rPr>
          <w:rFonts w:ascii="Arial" w:hAnsi="Arial" w:cs="Arial"/>
          <w:sz w:val="22"/>
          <w:szCs w:val="22"/>
        </w:rPr>
      </w:pPr>
    </w:p>
    <w:p w14:paraId="21486BF8" w14:textId="6DE844E3" w:rsidR="002522D1" w:rsidRDefault="002C2932" w:rsidP="002522D1">
      <w:pPr>
        <w:keepNext/>
        <w:keepLines/>
        <w:spacing w:after="240"/>
        <w:ind w:left="720"/>
        <w:rPr>
          <w:rFonts w:ascii="Arial" w:hAnsi="Arial" w:cs="Arial"/>
          <w:sz w:val="22"/>
          <w:szCs w:val="22"/>
        </w:rPr>
      </w:pPr>
      <w:r>
        <w:rPr>
          <w:rFonts w:ascii="Arial" w:hAnsi="Arial" w:cs="Arial"/>
          <w:sz w:val="22"/>
          <w:szCs w:val="22"/>
        </w:rPr>
        <w:t>Market Research was not conducted</w:t>
      </w:r>
      <w:r w:rsidR="007B1AE4">
        <w:rPr>
          <w:rFonts w:ascii="Arial" w:hAnsi="Arial" w:cs="Arial"/>
          <w:sz w:val="22"/>
          <w:szCs w:val="22"/>
        </w:rPr>
        <w:t xml:space="preserve"> due to the proprietary nature of the request.</w:t>
      </w:r>
    </w:p>
    <w:p w14:paraId="7262CB1A" w14:textId="77777777" w:rsidR="002522D1" w:rsidRDefault="002522D1" w:rsidP="002522D1">
      <w:pPr>
        <w:rPr>
          <w:rFonts w:ascii="Arial" w:hAnsi="Arial" w:cs="Arial"/>
          <w:b/>
          <w:sz w:val="22"/>
          <w:szCs w:val="22"/>
        </w:rPr>
      </w:pPr>
    </w:p>
    <w:p w14:paraId="5316A59F" w14:textId="77777777" w:rsidR="00243F55" w:rsidRPr="006223AC" w:rsidRDefault="00243F55" w:rsidP="002522D1">
      <w:pPr>
        <w:keepNext/>
        <w:keepLines/>
        <w:numPr>
          <w:ilvl w:val="0"/>
          <w:numId w:val="1"/>
        </w:numPr>
        <w:spacing w:after="240"/>
        <w:rPr>
          <w:rFonts w:ascii="Arial" w:hAnsi="Arial" w:cs="Arial"/>
          <w:color w:val="FF0000"/>
          <w:sz w:val="22"/>
          <w:szCs w:val="22"/>
        </w:rPr>
      </w:pPr>
      <w:r>
        <w:rPr>
          <w:rFonts w:ascii="Arial" w:hAnsi="Arial" w:cs="Arial"/>
          <w:b/>
          <w:sz w:val="22"/>
          <w:szCs w:val="22"/>
        </w:rPr>
        <w:t xml:space="preserve">Any other facts supporting the use of other than full and open competition- </w:t>
      </w:r>
    </w:p>
    <w:p w14:paraId="5FFA7417" w14:textId="6ABE57D6" w:rsidR="0075327B" w:rsidRDefault="007B1AE4" w:rsidP="00243F55">
      <w:pPr>
        <w:keepNext/>
        <w:keepLines/>
        <w:tabs>
          <w:tab w:val="left" w:pos="1440"/>
          <w:tab w:val="left" w:pos="1800"/>
          <w:tab w:val="left" w:pos="5220"/>
          <w:tab w:val="left" w:pos="5580"/>
          <w:tab w:val="left" w:pos="5940"/>
        </w:tabs>
        <w:ind w:left="720"/>
        <w:rPr>
          <w:rFonts w:ascii="Arial" w:hAnsi="Arial" w:cs="Arial"/>
          <w:sz w:val="22"/>
          <w:szCs w:val="22"/>
        </w:rPr>
      </w:pPr>
      <w:r>
        <w:rPr>
          <w:rFonts w:ascii="Arial" w:hAnsi="Arial" w:cs="Arial"/>
          <w:bCs/>
          <w:iCs/>
          <w:sz w:val="22"/>
          <w:szCs w:val="22"/>
        </w:rPr>
        <w:t>This is documented in the background of this document.</w:t>
      </w:r>
    </w:p>
    <w:p w14:paraId="26449057" w14:textId="77777777" w:rsidR="0075327B" w:rsidRDefault="0075327B" w:rsidP="00243F55">
      <w:pPr>
        <w:keepNext/>
        <w:keepLines/>
        <w:tabs>
          <w:tab w:val="left" w:pos="1440"/>
          <w:tab w:val="left" w:pos="1800"/>
          <w:tab w:val="left" w:pos="5220"/>
          <w:tab w:val="left" w:pos="5580"/>
          <w:tab w:val="left" w:pos="5940"/>
        </w:tabs>
        <w:ind w:left="720"/>
        <w:rPr>
          <w:rFonts w:ascii="Arial" w:hAnsi="Arial" w:cs="Arial"/>
          <w:sz w:val="22"/>
          <w:szCs w:val="22"/>
        </w:rPr>
      </w:pPr>
    </w:p>
    <w:p w14:paraId="63B30139" w14:textId="77777777" w:rsidR="00D45B1D" w:rsidRPr="00D45B1D" w:rsidRDefault="00D45B1D" w:rsidP="00243F55">
      <w:pPr>
        <w:keepNext/>
        <w:keepLines/>
        <w:tabs>
          <w:tab w:val="left" w:pos="1440"/>
          <w:tab w:val="left" w:pos="1800"/>
          <w:tab w:val="left" w:pos="5220"/>
          <w:tab w:val="left" w:pos="5580"/>
          <w:tab w:val="left" w:pos="5940"/>
        </w:tabs>
        <w:ind w:left="720"/>
        <w:rPr>
          <w:rFonts w:ascii="Arial" w:hAnsi="Arial" w:cs="Arial"/>
          <w:sz w:val="22"/>
          <w:szCs w:val="22"/>
        </w:rPr>
      </w:pPr>
    </w:p>
    <w:p w14:paraId="6542E390" w14:textId="77777777" w:rsidR="00243F55" w:rsidRPr="00A13716" w:rsidRDefault="00243F55" w:rsidP="002522D1">
      <w:pPr>
        <w:numPr>
          <w:ilvl w:val="0"/>
          <w:numId w:val="1"/>
        </w:numPr>
        <w:rPr>
          <w:rFonts w:ascii="Arial" w:hAnsi="Arial" w:cs="Arial"/>
          <w:sz w:val="22"/>
          <w:szCs w:val="22"/>
        </w:rPr>
      </w:pPr>
      <w:r w:rsidRPr="00695D98">
        <w:rPr>
          <w:rFonts w:ascii="Arial" w:hAnsi="Arial" w:cs="Arial"/>
          <w:b/>
          <w:sz w:val="22"/>
          <w:szCs w:val="22"/>
        </w:rPr>
        <w:t>Listing of sources, if any, that expressed, in writing, an interest in the acquisition</w:t>
      </w:r>
    </w:p>
    <w:p w14:paraId="5220EED1" w14:textId="77777777" w:rsidR="00A13716" w:rsidRDefault="00A13716" w:rsidP="00A13716">
      <w:pPr>
        <w:ind w:left="720"/>
        <w:rPr>
          <w:rFonts w:ascii="Arial" w:hAnsi="Arial" w:cs="Arial"/>
          <w:sz w:val="22"/>
          <w:szCs w:val="22"/>
        </w:rPr>
      </w:pPr>
    </w:p>
    <w:p w14:paraId="5476AA28" w14:textId="233C998A" w:rsidR="00567CE0" w:rsidRDefault="00567CE0" w:rsidP="00567CE0">
      <w:pPr>
        <w:ind w:left="720"/>
        <w:rPr>
          <w:rFonts w:ascii="Arial" w:hAnsi="Arial" w:cs="Arial"/>
          <w:sz w:val="22"/>
          <w:szCs w:val="22"/>
        </w:rPr>
      </w:pPr>
    </w:p>
    <w:p w14:paraId="676A9F63" w14:textId="76D0DF21" w:rsidR="00DC3BC8" w:rsidRDefault="00F364CA" w:rsidP="00243F55">
      <w:pPr>
        <w:ind w:left="720"/>
        <w:rPr>
          <w:rFonts w:ascii="Arial" w:hAnsi="Arial" w:cs="Arial"/>
          <w:sz w:val="22"/>
          <w:szCs w:val="22"/>
        </w:rPr>
      </w:pPr>
      <w:r>
        <w:rPr>
          <w:rFonts w:ascii="Arial" w:hAnsi="Arial" w:cs="Arial"/>
          <w:sz w:val="22"/>
          <w:szCs w:val="22"/>
        </w:rPr>
        <w:t>GraphPad Software, LLC</w:t>
      </w:r>
    </w:p>
    <w:p w14:paraId="00719786" w14:textId="77777777" w:rsidR="00DC3BC8" w:rsidRPr="00695D98" w:rsidRDefault="00DC3BC8" w:rsidP="00243F55">
      <w:pPr>
        <w:ind w:left="720"/>
        <w:rPr>
          <w:rFonts w:ascii="Arial" w:hAnsi="Arial" w:cs="Arial"/>
          <w:sz w:val="22"/>
          <w:szCs w:val="22"/>
        </w:rPr>
      </w:pPr>
    </w:p>
    <w:p w14:paraId="20CE9B24" w14:textId="77777777" w:rsidR="00243F55" w:rsidRPr="00695D98" w:rsidRDefault="002522D1" w:rsidP="002522D1">
      <w:pPr>
        <w:numPr>
          <w:ilvl w:val="0"/>
          <w:numId w:val="1"/>
        </w:numPr>
        <w:rPr>
          <w:rFonts w:ascii="Arial" w:hAnsi="Arial" w:cs="Arial"/>
          <w:sz w:val="22"/>
          <w:szCs w:val="22"/>
        </w:rPr>
      </w:pPr>
      <w:r>
        <w:rPr>
          <w:rFonts w:ascii="Arial" w:hAnsi="Arial" w:cs="Arial"/>
          <w:b/>
          <w:sz w:val="22"/>
          <w:szCs w:val="22"/>
        </w:rPr>
        <w:br w:type="page"/>
      </w:r>
      <w:r w:rsidR="00243F55" w:rsidRPr="00695D98">
        <w:rPr>
          <w:rFonts w:ascii="Arial" w:hAnsi="Arial" w:cs="Arial"/>
          <w:b/>
          <w:sz w:val="22"/>
          <w:szCs w:val="22"/>
        </w:rPr>
        <w:lastRenderedPageBreak/>
        <w:t xml:space="preserve">Statement of the actions, if any, the agency may take to remove or overcome any barriers to competition before any subsequent acquisition for the required supplies or services.  </w:t>
      </w:r>
    </w:p>
    <w:p w14:paraId="3122750B" w14:textId="77777777" w:rsidR="005343D2" w:rsidRDefault="005343D2" w:rsidP="00243F55">
      <w:pPr>
        <w:pStyle w:val="BodyText"/>
        <w:ind w:left="1080"/>
      </w:pPr>
    </w:p>
    <w:p w14:paraId="11F0F87C" w14:textId="1FFC7163" w:rsidR="00243F55" w:rsidRPr="00D44565" w:rsidRDefault="00243F55" w:rsidP="00243F55">
      <w:pPr>
        <w:pStyle w:val="BodyText"/>
        <w:ind w:left="1080"/>
        <w:rPr>
          <w:rFonts w:ascii="Arial" w:hAnsi="Arial" w:cs="Arial"/>
          <w:sz w:val="22"/>
          <w:szCs w:val="22"/>
        </w:rPr>
      </w:pPr>
      <w:r w:rsidRPr="00D44565">
        <w:rPr>
          <w:rFonts w:ascii="Arial" w:hAnsi="Arial" w:cs="Arial"/>
          <w:sz w:val="22"/>
          <w:szCs w:val="22"/>
        </w:rPr>
        <w:t>Because of the proprietary natur</w:t>
      </w:r>
      <w:r w:rsidR="00DB6AA4">
        <w:rPr>
          <w:rFonts w:ascii="Arial" w:hAnsi="Arial" w:cs="Arial"/>
          <w:sz w:val="22"/>
          <w:szCs w:val="22"/>
        </w:rPr>
        <w:t xml:space="preserve">e of </w:t>
      </w:r>
      <w:r w:rsidR="00F364CA">
        <w:rPr>
          <w:rFonts w:ascii="Arial" w:hAnsi="Arial" w:cs="Arial"/>
          <w:sz w:val="22"/>
          <w:szCs w:val="22"/>
        </w:rPr>
        <w:t xml:space="preserve">GraphPad </w:t>
      </w:r>
      <w:r w:rsidR="00DB6AA4">
        <w:rPr>
          <w:rFonts w:ascii="Arial" w:hAnsi="Arial" w:cs="Arial"/>
          <w:sz w:val="22"/>
          <w:szCs w:val="22"/>
        </w:rPr>
        <w:t xml:space="preserve">and the governments financial investment in the product </w:t>
      </w:r>
      <w:r w:rsidR="00F364CA">
        <w:rPr>
          <w:rFonts w:ascii="Arial" w:hAnsi="Arial" w:cs="Arial"/>
          <w:sz w:val="22"/>
          <w:szCs w:val="22"/>
        </w:rPr>
        <w:t>it’s</w:t>
      </w:r>
      <w:r w:rsidR="00DB6AA4">
        <w:rPr>
          <w:rFonts w:ascii="Arial" w:hAnsi="Arial" w:cs="Arial"/>
          <w:sz w:val="22"/>
          <w:szCs w:val="22"/>
        </w:rPr>
        <w:t xml:space="preserve"> unlikely that the government would discontinue its use. </w:t>
      </w:r>
    </w:p>
    <w:p w14:paraId="647961D5" w14:textId="77777777" w:rsidR="00A57CEB" w:rsidRPr="00555C39" w:rsidRDefault="0039285D" w:rsidP="00BC2FB8">
      <w:pPr>
        <w:spacing w:after="240"/>
        <w:ind w:left="720" w:hanging="540"/>
        <w:rPr>
          <w:rFonts w:ascii="Arial" w:hAnsi="Arial" w:cs="Arial"/>
          <w:sz w:val="22"/>
          <w:szCs w:val="22"/>
        </w:rPr>
      </w:pPr>
      <w:r>
        <w:rPr>
          <w:rFonts w:ascii="Arial" w:hAnsi="Arial" w:cs="Arial"/>
          <w:b/>
          <w:sz w:val="22"/>
          <w:szCs w:val="22"/>
        </w:rPr>
        <w:br w:type="page"/>
      </w:r>
      <w:r w:rsidR="00E577B0">
        <w:rPr>
          <w:rFonts w:ascii="Arial" w:hAnsi="Arial" w:cs="Arial"/>
          <w:b/>
          <w:sz w:val="22"/>
          <w:szCs w:val="22"/>
        </w:rPr>
        <w:lastRenderedPageBreak/>
        <w:t>12</w:t>
      </w:r>
      <w:r w:rsidR="00BC2FB8">
        <w:rPr>
          <w:rFonts w:ascii="Arial" w:hAnsi="Arial" w:cs="Arial"/>
          <w:b/>
          <w:sz w:val="22"/>
          <w:szCs w:val="22"/>
        </w:rPr>
        <w:t>.</w:t>
      </w:r>
      <w:r w:rsidR="00BC2FB8">
        <w:rPr>
          <w:rFonts w:ascii="Arial" w:hAnsi="Arial" w:cs="Arial"/>
          <w:b/>
          <w:sz w:val="22"/>
          <w:szCs w:val="22"/>
        </w:rPr>
        <w:tab/>
      </w:r>
      <w:r w:rsidR="002C3893" w:rsidRPr="003964A6">
        <w:rPr>
          <w:rFonts w:ascii="Arial" w:hAnsi="Arial" w:cs="Arial"/>
          <w:b/>
          <w:sz w:val="22"/>
          <w:szCs w:val="22"/>
        </w:rPr>
        <w:t>Program office certification</w:t>
      </w:r>
      <w:r w:rsidR="0089409E">
        <w:rPr>
          <w:rFonts w:ascii="Arial" w:hAnsi="Arial" w:cs="Arial"/>
          <w:b/>
          <w:sz w:val="22"/>
          <w:szCs w:val="22"/>
        </w:rPr>
        <w:t xml:space="preserve">. </w:t>
      </w:r>
    </w:p>
    <w:p w14:paraId="1FAB1417" w14:textId="77777777" w:rsidR="00B86111" w:rsidRPr="00555C39" w:rsidRDefault="002C3893" w:rsidP="00836E06">
      <w:pPr>
        <w:tabs>
          <w:tab w:val="left" w:pos="1440"/>
        </w:tabs>
        <w:spacing w:after="240"/>
        <w:ind w:left="720"/>
        <w:rPr>
          <w:rFonts w:ascii="Arial" w:hAnsi="Arial" w:cs="Arial"/>
          <w:i/>
          <w:sz w:val="22"/>
          <w:szCs w:val="22"/>
        </w:rPr>
      </w:pPr>
      <w:r w:rsidRPr="0089409E">
        <w:rPr>
          <w:rFonts w:ascii="Arial" w:hAnsi="Arial" w:cs="Arial"/>
          <w:b/>
          <w:sz w:val="22"/>
          <w:szCs w:val="22"/>
        </w:rPr>
        <w:t xml:space="preserve">This is to certify that </w:t>
      </w:r>
      <w:r w:rsidR="00B101B5">
        <w:rPr>
          <w:rFonts w:ascii="Arial" w:hAnsi="Arial" w:cs="Arial"/>
          <w:b/>
          <w:sz w:val="22"/>
          <w:szCs w:val="22"/>
        </w:rPr>
        <w:t xml:space="preserve">the portions of </w:t>
      </w:r>
      <w:r w:rsidRPr="0089409E">
        <w:rPr>
          <w:rFonts w:ascii="Arial" w:hAnsi="Arial" w:cs="Arial"/>
          <w:b/>
          <w:sz w:val="22"/>
          <w:szCs w:val="22"/>
        </w:rPr>
        <w:t>th</w:t>
      </w:r>
      <w:r w:rsidR="00B101B5">
        <w:rPr>
          <w:rFonts w:ascii="Arial" w:hAnsi="Arial" w:cs="Arial"/>
          <w:b/>
          <w:sz w:val="22"/>
          <w:szCs w:val="22"/>
        </w:rPr>
        <w:t>is</w:t>
      </w:r>
      <w:r w:rsidRPr="0089409E">
        <w:rPr>
          <w:rFonts w:ascii="Arial" w:hAnsi="Arial" w:cs="Arial"/>
          <w:b/>
          <w:sz w:val="22"/>
          <w:szCs w:val="22"/>
        </w:rPr>
        <w:t xml:space="preserve"> </w:t>
      </w:r>
      <w:r w:rsidR="00B101B5">
        <w:rPr>
          <w:rFonts w:ascii="Arial" w:hAnsi="Arial" w:cs="Arial"/>
          <w:b/>
          <w:sz w:val="22"/>
          <w:szCs w:val="22"/>
        </w:rPr>
        <w:t>justification</w:t>
      </w:r>
      <w:r w:rsidR="00E40B28">
        <w:rPr>
          <w:rFonts w:ascii="Arial" w:hAnsi="Arial" w:cs="Arial"/>
          <w:b/>
          <w:sz w:val="22"/>
          <w:szCs w:val="22"/>
        </w:rPr>
        <w:t xml:space="preserve"> that have been developed by </w:t>
      </w:r>
      <w:r w:rsidR="00E40B28" w:rsidRPr="0089409E">
        <w:rPr>
          <w:rFonts w:ascii="Arial" w:hAnsi="Arial" w:cs="Arial"/>
          <w:b/>
          <w:sz w:val="22"/>
          <w:szCs w:val="22"/>
        </w:rPr>
        <w:t>the undersigned program office personnel</w:t>
      </w:r>
      <w:r w:rsidR="00B101B5">
        <w:rPr>
          <w:rFonts w:ascii="Arial" w:hAnsi="Arial" w:cs="Arial"/>
          <w:b/>
          <w:sz w:val="22"/>
          <w:szCs w:val="22"/>
        </w:rPr>
        <w:t xml:space="preserve">, including </w:t>
      </w:r>
      <w:r w:rsidR="00B86111">
        <w:rPr>
          <w:rFonts w:ascii="Arial" w:hAnsi="Arial" w:cs="Arial"/>
          <w:b/>
          <w:sz w:val="22"/>
          <w:szCs w:val="22"/>
        </w:rPr>
        <w:t xml:space="preserve">supporting </w:t>
      </w:r>
      <w:r w:rsidRPr="0089409E">
        <w:rPr>
          <w:rFonts w:ascii="Arial" w:hAnsi="Arial" w:cs="Arial"/>
          <w:b/>
          <w:sz w:val="22"/>
          <w:szCs w:val="22"/>
        </w:rPr>
        <w:t>information and/</w:t>
      </w:r>
      <w:r w:rsidR="00AE4E0F">
        <w:rPr>
          <w:rFonts w:ascii="Arial" w:hAnsi="Arial" w:cs="Arial"/>
          <w:b/>
          <w:sz w:val="22"/>
          <w:szCs w:val="22"/>
        </w:rPr>
        <w:t xml:space="preserve">or </w:t>
      </w:r>
      <w:r w:rsidRPr="0089409E">
        <w:rPr>
          <w:rFonts w:ascii="Arial" w:hAnsi="Arial" w:cs="Arial"/>
          <w:b/>
          <w:sz w:val="22"/>
          <w:szCs w:val="22"/>
        </w:rPr>
        <w:t>data</w:t>
      </w:r>
      <w:r w:rsidR="00B101B5">
        <w:rPr>
          <w:rFonts w:ascii="Arial" w:hAnsi="Arial" w:cs="Arial"/>
          <w:b/>
          <w:sz w:val="22"/>
          <w:szCs w:val="22"/>
        </w:rPr>
        <w:t xml:space="preserve"> </w:t>
      </w:r>
      <w:r w:rsidR="00B101B5" w:rsidRPr="0089409E">
        <w:rPr>
          <w:rFonts w:ascii="Arial" w:hAnsi="Arial" w:cs="Arial"/>
          <w:b/>
          <w:sz w:val="22"/>
          <w:szCs w:val="22"/>
        </w:rPr>
        <w:t xml:space="preserve">verifying the Government’s minimum needs, schedule requirements </w:t>
      </w:r>
      <w:r w:rsidR="00B101B5">
        <w:rPr>
          <w:rFonts w:ascii="Arial" w:hAnsi="Arial" w:cs="Arial"/>
          <w:b/>
          <w:sz w:val="22"/>
          <w:szCs w:val="22"/>
        </w:rPr>
        <w:t>and other rationale for other than full and open competition</w:t>
      </w:r>
      <w:r w:rsidR="00DB4A88">
        <w:rPr>
          <w:rFonts w:ascii="Arial" w:hAnsi="Arial" w:cs="Arial"/>
          <w:b/>
          <w:sz w:val="22"/>
          <w:szCs w:val="22"/>
        </w:rPr>
        <w:t>,</w:t>
      </w:r>
      <w:r w:rsidRPr="0089409E">
        <w:rPr>
          <w:rFonts w:ascii="Arial" w:hAnsi="Arial" w:cs="Arial"/>
          <w:b/>
          <w:sz w:val="22"/>
          <w:szCs w:val="22"/>
        </w:rPr>
        <w:t xml:space="preserve"> </w:t>
      </w:r>
      <w:r w:rsidR="00B101B5">
        <w:rPr>
          <w:rFonts w:ascii="Arial" w:hAnsi="Arial" w:cs="Arial"/>
          <w:b/>
          <w:sz w:val="22"/>
          <w:szCs w:val="22"/>
        </w:rPr>
        <w:t xml:space="preserve">are </w:t>
      </w:r>
      <w:r w:rsidR="00E46FB2">
        <w:rPr>
          <w:rFonts w:ascii="Arial" w:hAnsi="Arial" w:cs="Arial"/>
          <w:b/>
          <w:sz w:val="22"/>
          <w:szCs w:val="22"/>
        </w:rPr>
        <w:t>accurate</w:t>
      </w:r>
      <w:r w:rsidR="00067013">
        <w:rPr>
          <w:rFonts w:ascii="Arial" w:hAnsi="Arial" w:cs="Arial"/>
          <w:b/>
          <w:sz w:val="22"/>
          <w:szCs w:val="22"/>
        </w:rPr>
        <w:t xml:space="preserve"> and complete</w:t>
      </w:r>
      <w:r w:rsidR="00B101B5">
        <w:rPr>
          <w:rFonts w:ascii="Arial" w:hAnsi="Arial" w:cs="Arial"/>
          <w:b/>
          <w:sz w:val="22"/>
          <w:szCs w:val="22"/>
        </w:rPr>
        <w:t>.</w:t>
      </w:r>
      <w:r w:rsidRPr="0089409E">
        <w:rPr>
          <w:rFonts w:ascii="Arial" w:hAnsi="Arial" w:cs="Arial"/>
          <w:b/>
          <w:sz w:val="22"/>
          <w:szCs w:val="22"/>
        </w:rPr>
        <w:t xml:space="preserve"> </w:t>
      </w:r>
      <w:r w:rsidR="00B86111">
        <w:rPr>
          <w:rFonts w:ascii="Arial" w:hAnsi="Arial" w:cs="Arial"/>
          <w:b/>
          <w:sz w:val="22"/>
          <w:szCs w:val="22"/>
        </w:rPr>
        <w:tab/>
      </w:r>
      <w:r w:rsidR="00E23ADB">
        <w:rPr>
          <w:rFonts w:ascii="Arial" w:hAnsi="Arial" w:cs="Arial"/>
          <w:b/>
          <w:sz w:val="22"/>
          <w:szCs w:val="22"/>
        </w:rPr>
        <w:t xml:space="preserve"> </w:t>
      </w:r>
    </w:p>
    <w:tbl>
      <w:tblPr>
        <w:tblW w:w="0" w:type="auto"/>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88"/>
        <w:gridCol w:w="2473"/>
        <w:gridCol w:w="2301"/>
        <w:gridCol w:w="1240"/>
      </w:tblGrid>
      <w:tr w:rsidR="002C3893" w:rsidRPr="00FC0110" w14:paraId="700DB86E" w14:textId="77777777" w:rsidTr="00FC0110">
        <w:tc>
          <w:tcPr>
            <w:tcW w:w="1800" w:type="dxa"/>
            <w:shd w:val="clear" w:color="auto" w:fill="E0E0E0"/>
          </w:tcPr>
          <w:p w14:paraId="012E8123" w14:textId="77777777" w:rsidR="002C3893" w:rsidRPr="00FC0110" w:rsidRDefault="002C3893" w:rsidP="00FC0110">
            <w:pPr>
              <w:tabs>
                <w:tab w:val="left" w:pos="720"/>
              </w:tabs>
              <w:spacing w:after="240"/>
              <w:jc w:val="center"/>
              <w:rPr>
                <w:rFonts w:ascii="Arial" w:hAnsi="Arial" w:cs="Arial"/>
                <w:b/>
                <w:sz w:val="22"/>
                <w:szCs w:val="22"/>
              </w:rPr>
            </w:pPr>
            <w:r w:rsidRPr="00FC0110">
              <w:rPr>
                <w:rFonts w:ascii="Arial" w:hAnsi="Arial" w:cs="Arial"/>
                <w:b/>
                <w:sz w:val="22"/>
                <w:szCs w:val="22"/>
              </w:rPr>
              <w:t>Official</w:t>
            </w:r>
          </w:p>
        </w:tc>
        <w:tc>
          <w:tcPr>
            <w:tcW w:w="2520" w:type="dxa"/>
            <w:shd w:val="clear" w:color="auto" w:fill="E0E0E0"/>
          </w:tcPr>
          <w:p w14:paraId="701CD9D4" w14:textId="77777777" w:rsidR="002C3893" w:rsidRPr="00FC0110" w:rsidRDefault="002C3893" w:rsidP="00FC0110">
            <w:pPr>
              <w:tabs>
                <w:tab w:val="left" w:pos="720"/>
              </w:tabs>
              <w:spacing w:after="240"/>
              <w:jc w:val="center"/>
              <w:rPr>
                <w:rFonts w:ascii="Arial" w:hAnsi="Arial" w:cs="Arial"/>
                <w:b/>
                <w:sz w:val="22"/>
                <w:szCs w:val="22"/>
              </w:rPr>
            </w:pPr>
            <w:r w:rsidRPr="00FC0110">
              <w:rPr>
                <w:rFonts w:ascii="Arial" w:hAnsi="Arial" w:cs="Arial"/>
                <w:b/>
                <w:sz w:val="22"/>
                <w:szCs w:val="22"/>
              </w:rPr>
              <w:t>Name &amp; Title</w:t>
            </w:r>
          </w:p>
        </w:tc>
        <w:tc>
          <w:tcPr>
            <w:tcW w:w="2340" w:type="dxa"/>
            <w:shd w:val="clear" w:color="auto" w:fill="E0E0E0"/>
          </w:tcPr>
          <w:p w14:paraId="1DDD8A1D" w14:textId="77777777" w:rsidR="002C3893" w:rsidRPr="00FC0110" w:rsidRDefault="002C3893" w:rsidP="00FC0110">
            <w:pPr>
              <w:tabs>
                <w:tab w:val="left" w:pos="720"/>
              </w:tabs>
              <w:spacing w:after="240"/>
              <w:jc w:val="center"/>
              <w:rPr>
                <w:rFonts w:ascii="Arial" w:hAnsi="Arial" w:cs="Arial"/>
                <w:b/>
                <w:sz w:val="22"/>
                <w:szCs w:val="22"/>
              </w:rPr>
            </w:pPr>
            <w:r w:rsidRPr="00FC0110">
              <w:rPr>
                <w:rFonts w:ascii="Arial" w:hAnsi="Arial" w:cs="Arial"/>
                <w:b/>
                <w:sz w:val="22"/>
                <w:szCs w:val="22"/>
              </w:rPr>
              <w:t>Signature</w:t>
            </w:r>
          </w:p>
        </w:tc>
        <w:tc>
          <w:tcPr>
            <w:tcW w:w="1260" w:type="dxa"/>
            <w:shd w:val="clear" w:color="auto" w:fill="E0E0E0"/>
          </w:tcPr>
          <w:p w14:paraId="57082F5C" w14:textId="77777777" w:rsidR="002C3893" w:rsidRPr="00FC0110" w:rsidRDefault="002C3893" w:rsidP="00FC0110">
            <w:pPr>
              <w:tabs>
                <w:tab w:val="left" w:pos="720"/>
              </w:tabs>
              <w:spacing w:after="240"/>
              <w:jc w:val="center"/>
              <w:rPr>
                <w:rFonts w:ascii="Arial" w:hAnsi="Arial" w:cs="Arial"/>
                <w:b/>
                <w:sz w:val="22"/>
                <w:szCs w:val="22"/>
              </w:rPr>
            </w:pPr>
            <w:r w:rsidRPr="00FC0110">
              <w:rPr>
                <w:rFonts w:ascii="Arial" w:hAnsi="Arial" w:cs="Arial"/>
                <w:b/>
                <w:sz w:val="22"/>
                <w:szCs w:val="22"/>
              </w:rPr>
              <w:t>Date</w:t>
            </w:r>
          </w:p>
        </w:tc>
      </w:tr>
      <w:tr w:rsidR="002C3893" w:rsidRPr="00FC0110" w14:paraId="4752C999" w14:textId="77777777" w:rsidTr="00FC0110">
        <w:trPr>
          <w:trHeight w:val="647"/>
        </w:trPr>
        <w:tc>
          <w:tcPr>
            <w:tcW w:w="1800" w:type="dxa"/>
          </w:tcPr>
          <w:p w14:paraId="59695643" w14:textId="77777777" w:rsidR="002C3893" w:rsidRPr="00FC0110" w:rsidRDefault="002C3893" w:rsidP="00FC0110">
            <w:pPr>
              <w:tabs>
                <w:tab w:val="left" w:pos="720"/>
              </w:tabs>
              <w:spacing w:after="240"/>
              <w:jc w:val="center"/>
              <w:rPr>
                <w:rFonts w:ascii="Arial" w:hAnsi="Arial" w:cs="Arial"/>
                <w:b/>
                <w:sz w:val="22"/>
                <w:szCs w:val="22"/>
              </w:rPr>
            </w:pPr>
            <w:r w:rsidRPr="00FC0110">
              <w:rPr>
                <w:rFonts w:ascii="Arial" w:hAnsi="Arial" w:cs="Arial"/>
                <w:b/>
                <w:sz w:val="22"/>
                <w:szCs w:val="22"/>
              </w:rPr>
              <w:t>Project Officer</w:t>
            </w:r>
          </w:p>
        </w:tc>
        <w:tc>
          <w:tcPr>
            <w:tcW w:w="2520" w:type="dxa"/>
          </w:tcPr>
          <w:p w14:paraId="391F1D62" w14:textId="18772AEC" w:rsidR="002C3893" w:rsidRPr="00FC0110" w:rsidRDefault="002C2932" w:rsidP="00FC0110">
            <w:pPr>
              <w:tabs>
                <w:tab w:val="left" w:pos="720"/>
              </w:tabs>
              <w:spacing w:after="240"/>
              <w:rPr>
                <w:rFonts w:ascii="Arial" w:hAnsi="Arial" w:cs="Arial"/>
                <w:sz w:val="22"/>
                <w:szCs w:val="22"/>
              </w:rPr>
            </w:pPr>
            <w:r>
              <w:rPr>
                <w:rFonts w:ascii="Arial" w:hAnsi="Arial" w:cs="Arial"/>
                <w:sz w:val="22"/>
                <w:szCs w:val="22"/>
              </w:rPr>
              <w:t>Jon McKeeby, CIO</w:t>
            </w:r>
          </w:p>
        </w:tc>
        <w:tc>
          <w:tcPr>
            <w:tcW w:w="2340" w:type="dxa"/>
          </w:tcPr>
          <w:p w14:paraId="79B718A8" w14:textId="77777777" w:rsidR="002C3893" w:rsidRPr="00FC0110" w:rsidRDefault="002C3893" w:rsidP="00FC0110">
            <w:pPr>
              <w:tabs>
                <w:tab w:val="left" w:pos="720"/>
              </w:tabs>
              <w:spacing w:after="240"/>
              <w:rPr>
                <w:rFonts w:ascii="Arial" w:hAnsi="Arial" w:cs="Arial"/>
                <w:sz w:val="22"/>
                <w:szCs w:val="22"/>
              </w:rPr>
            </w:pPr>
          </w:p>
        </w:tc>
        <w:tc>
          <w:tcPr>
            <w:tcW w:w="1260" w:type="dxa"/>
          </w:tcPr>
          <w:p w14:paraId="0039DFFE" w14:textId="77777777" w:rsidR="002C3893" w:rsidRPr="00FC0110" w:rsidRDefault="002C3893" w:rsidP="00FC0110">
            <w:pPr>
              <w:tabs>
                <w:tab w:val="left" w:pos="720"/>
              </w:tabs>
              <w:spacing w:after="240"/>
              <w:rPr>
                <w:rFonts w:ascii="Arial" w:hAnsi="Arial" w:cs="Arial"/>
                <w:sz w:val="22"/>
                <w:szCs w:val="22"/>
              </w:rPr>
            </w:pPr>
          </w:p>
        </w:tc>
      </w:tr>
      <w:tr w:rsidR="002C3893" w:rsidRPr="00FC0110" w14:paraId="3DDD0A22" w14:textId="77777777" w:rsidTr="00FC0110">
        <w:trPr>
          <w:trHeight w:val="998"/>
        </w:trPr>
        <w:tc>
          <w:tcPr>
            <w:tcW w:w="1800" w:type="dxa"/>
          </w:tcPr>
          <w:p w14:paraId="4E0CC082" w14:textId="77777777" w:rsidR="002C3893" w:rsidRPr="00FC0110" w:rsidRDefault="002C3893" w:rsidP="00FC0110">
            <w:pPr>
              <w:tabs>
                <w:tab w:val="left" w:pos="720"/>
              </w:tabs>
              <w:spacing w:after="240"/>
              <w:jc w:val="center"/>
              <w:rPr>
                <w:rFonts w:ascii="Arial" w:hAnsi="Arial" w:cs="Arial"/>
                <w:b/>
                <w:sz w:val="22"/>
                <w:szCs w:val="22"/>
              </w:rPr>
            </w:pPr>
            <w:r w:rsidRPr="00FC0110">
              <w:rPr>
                <w:rFonts w:ascii="Arial" w:hAnsi="Arial" w:cs="Arial"/>
                <w:b/>
                <w:sz w:val="22"/>
                <w:szCs w:val="22"/>
              </w:rPr>
              <w:t>Project Officer’s Immediate Supervisor</w:t>
            </w:r>
          </w:p>
        </w:tc>
        <w:tc>
          <w:tcPr>
            <w:tcW w:w="2520" w:type="dxa"/>
          </w:tcPr>
          <w:p w14:paraId="5A421FDB" w14:textId="6E208E3E" w:rsidR="002C3893" w:rsidRPr="00FC0110" w:rsidRDefault="008334E0" w:rsidP="00FC0110">
            <w:pPr>
              <w:tabs>
                <w:tab w:val="left" w:pos="720"/>
              </w:tabs>
              <w:spacing w:after="240"/>
              <w:rPr>
                <w:rFonts w:ascii="Arial" w:hAnsi="Arial" w:cs="Arial"/>
                <w:sz w:val="22"/>
                <w:szCs w:val="22"/>
              </w:rPr>
            </w:pPr>
            <w:r>
              <w:rPr>
                <w:rFonts w:ascii="Arial" w:hAnsi="Arial" w:cs="Arial"/>
                <w:sz w:val="22"/>
                <w:szCs w:val="22"/>
              </w:rPr>
              <w:t>Jon McKeeby</w:t>
            </w:r>
            <w:r w:rsidR="002C2932">
              <w:rPr>
                <w:rFonts w:ascii="Arial" w:hAnsi="Arial" w:cs="Arial"/>
                <w:sz w:val="22"/>
                <w:szCs w:val="22"/>
              </w:rPr>
              <w:t>, CIO</w:t>
            </w:r>
          </w:p>
        </w:tc>
        <w:tc>
          <w:tcPr>
            <w:tcW w:w="2340" w:type="dxa"/>
          </w:tcPr>
          <w:p w14:paraId="35CCEC3A" w14:textId="77777777" w:rsidR="002C3893" w:rsidRPr="00FC0110" w:rsidRDefault="002C3893" w:rsidP="00FC0110">
            <w:pPr>
              <w:tabs>
                <w:tab w:val="left" w:pos="720"/>
              </w:tabs>
              <w:spacing w:after="240"/>
              <w:rPr>
                <w:rFonts w:ascii="Arial" w:hAnsi="Arial" w:cs="Arial"/>
                <w:sz w:val="22"/>
                <w:szCs w:val="22"/>
              </w:rPr>
            </w:pPr>
          </w:p>
        </w:tc>
        <w:tc>
          <w:tcPr>
            <w:tcW w:w="1260" w:type="dxa"/>
          </w:tcPr>
          <w:p w14:paraId="118F347B" w14:textId="77777777" w:rsidR="002C3893" w:rsidRPr="00FC0110" w:rsidRDefault="002C3893" w:rsidP="00FC0110">
            <w:pPr>
              <w:tabs>
                <w:tab w:val="left" w:pos="720"/>
              </w:tabs>
              <w:spacing w:after="240"/>
              <w:rPr>
                <w:rFonts w:ascii="Arial" w:hAnsi="Arial" w:cs="Arial"/>
                <w:sz w:val="22"/>
                <w:szCs w:val="22"/>
              </w:rPr>
            </w:pPr>
          </w:p>
        </w:tc>
      </w:tr>
      <w:tr w:rsidR="002C3893" w:rsidRPr="00FC0110" w14:paraId="098A9F02" w14:textId="77777777" w:rsidTr="00FC0110">
        <w:tc>
          <w:tcPr>
            <w:tcW w:w="1800" w:type="dxa"/>
          </w:tcPr>
          <w:p w14:paraId="63DA7DB6" w14:textId="77777777" w:rsidR="002C3893" w:rsidRPr="00FC0110" w:rsidRDefault="002C3893" w:rsidP="00FC0110">
            <w:pPr>
              <w:tabs>
                <w:tab w:val="left" w:pos="720"/>
              </w:tabs>
              <w:spacing w:after="240"/>
              <w:jc w:val="center"/>
              <w:rPr>
                <w:rFonts w:ascii="Arial" w:hAnsi="Arial" w:cs="Arial"/>
                <w:b/>
                <w:sz w:val="22"/>
                <w:szCs w:val="22"/>
              </w:rPr>
            </w:pPr>
            <w:r w:rsidRPr="00FC0110">
              <w:rPr>
                <w:rFonts w:ascii="Arial" w:hAnsi="Arial" w:cs="Arial"/>
                <w:b/>
                <w:sz w:val="22"/>
                <w:szCs w:val="22"/>
              </w:rPr>
              <w:t>Head of the Sponsoring Program Office</w:t>
            </w:r>
          </w:p>
        </w:tc>
        <w:tc>
          <w:tcPr>
            <w:tcW w:w="2520" w:type="dxa"/>
          </w:tcPr>
          <w:p w14:paraId="50159445" w14:textId="7FB3FE4C" w:rsidR="002C3893" w:rsidRPr="00FC0110" w:rsidRDefault="008334E0" w:rsidP="00FC0110">
            <w:pPr>
              <w:tabs>
                <w:tab w:val="left" w:pos="720"/>
              </w:tabs>
              <w:spacing w:after="240"/>
              <w:rPr>
                <w:rFonts w:ascii="Arial" w:hAnsi="Arial" w:cs="Arial"/>
                <w:sz w:val="22"/>
                <w:szCs w:val="22"/>
              </w:rPr>
            </w:pPr>
            <w:r>
              <w:rPr>
                <w:rFonts w:ascii="Arial" w:hAnsi="Arial" w:cs="Arial"/>
                <w:sz w:val="22"/>
                <w:szCs w:val="22"/>
              </w:rPr>
              <w:t>Jon McKeeby</w:t>
            </w:r>
            <w:r w:rsidR="002C2932">
              <w:rPr>
                <w:rFonts w:ascii="Arial" w:hAnsi="Arial" w:cs="Arial"/>
                <w:sz w:val="22"/>
                <w:szCs w:val="22"/>
              </w:rPr>
              <w:t>, CIO</w:t>
            </w:r>
          </w:p>
        </w:tc>
        <w:tc>
          <w:tcPr>
            <w:tcW w:w="2340" w:type="dxa"/>
          </w:tcPr>
          <w:p w14:paraId="66E5FD25" w14:textId="77777777" w:rsidR="002C3893" w:rsidRPr="00FC0110" w:rsidRDefault="002C3893" w:rsidP="00FC0110">
            <w:pPr>
              <w:tabs>
                <w:tab w:val="left" w:pos="720"/>
              </w:tabs>
              <w:spacing w:after="240"/>
              <w:rPr>
                <w:rFonts w:ascii="Arial" w:hAnsi="Arial" w:cs="Arial"/>
                <w:sz w:val="22"/>
                <w:szCs w:val="22"/>
              </w:rPr>
            </w:pPr>
          </w:p>
        </w:tc>
        <w:tc>
          <w:tcPr>
            <w:tcW w:w="1260" w:type="dxa"/>
          </w:tcPr>
          <w:p w14:paraId="202D6BBB" w14:textId="77777777" w:rsidR="002C3893" w:rsidRPr="00FC0110" w:rsidRDefault="002C3893" w:rsidP="00FC0110">
            <w:pPr>
              <w:tabs>
                <w:tab w:val="left" w:pos="720"/>
              </w:tabs>
              <w:spacing w:after="240"/>
              <w:rPr>
                <w:rFonts w:ascii="Arial" w:hAnsi="Arial" w:cs="Arial"/>
                <w:sz w:val="22"/>
                <w:szCs w:val="22"/>
              </w:rPr>
            </w:pPr>
          </w:p>
        </w:tc>
      </w:tr>
    </w:tbl>
    <w:p w14:paraId="2602BA70" w14:textId="77777777" w:rsidR="0017142B" w:rsidRDefault="0017142B" w:rsidP="00911875">
      <w:pPr>
        <w:spacing w:after="120"/>
      </w:pPr>
    </w:p>
    <w:p w14:paraId="51B722B1" w14:textId="77777777" w:rsidR="002C3893" w:rsidRPr="005F6901" w:rsidRDefault="00BC2FB8" w:rsidP="00BC2FB8">
      <w:pPr>
        <w:keepNext/>
        <w:keepLines/>
        <w:spacing w:after="240"/>
        <w:ind w:left="720" w:hanging="540"/>
        <w:rPr>
          <w:rFonts w:ascii="Arial" w:hAnsi="Arial" w:cs="Arial"/>
          <w:b/>
          <w:color w:val="FF0000"/>
          <w:sz w:val="22"/>
          <w:szCs w:val="22"/>
        </w:rPr>
      </w:pPr>
      <w:r>
        <w:rPr>
          <w:rFonts w:ascii="Arial" w:hAnsi="Arial" w:cs="Arial"/>
          <w:b/>
          <w:sz w:val="22"/>
          <w:szCs w:val="22"/>
        </w:rPr>
        <w:t>1</w:t>
      </w:r>
      <w:r w:rsidR="00E577B0">
        <w:rPr>
          <w:rFonts w:ascii="Arial" w:hAnsi="Arial" w:cs="Arial"/>
          <w:b/>
          <w:sz w:val="22"/>
          <w:szCs w:val="22"/>
        </w:rPr>
        <w:t>3</w:t>
      </w:r>
      <w:r>
        <w:rPr>
          <w:rFonts w:ascii="Arial" w:hAnsi="Arial" w:cs="Arial"/>
          <w:b/>
          <w:sz w:val="22"/>
          <w:szCs w:val="22"/>
        </w:rPr>
        <w:t>.</w:t>
      </w:r>
      <w:r>
        <w:rPr>
          <w:rFonts w:ascii="Arial" w:hAnsi="Arial" w:cs="Arial"/>
          <w:b/>
          <w:sz w:val="22"/>
          <w:szCs w:val="22"/>
        </w:rPr>
        <w:tab/>
      </w:r>
      <w:r w:rsidR="002C3893" w:rsidRPr="003964A6">
        <w:rPr>
          <w:rFonts w:ascii="Arial" w:hAnsi="Arial" w:cs="Arial"/>
          <w:b/>
          <w:sz w:val="22"/>
          <w:szCs w:val="22"/>
        </w:rPr>
        <w:t xml:space="preserve">Contracting </w:t>
      </w:r>
      <w:r w:rsidR="005E4D97">
        <w:rPr>
          <w:rFonts w:ascii="Arial" w:hAnsi="Arial" w:cs="Arial"/>
          <w:b/>
          <w:sz w:val="22"/>
          <w:szCs w:val="22"/>
        </w:rPr>
        <w:t>O</w:t>
      </w:r>
      <w:r w:rsidR="002C3893" w:rsidRPr="003964A6">
        <w:rPr>
          <w:rFonts w:ascii="Arial" w:hAnsi="Arial" w:cs="Arial"/>
          <w:b/>
          <w:sz w:val="22"/>
          <w:szCs w:val="22"/>
        </w:rPr>
        <w:t>ffice</w:t>
      </w:r>
      <w:r w:rsidR="00753AB7">
        <w:rPr>
          <w:rFonts w:ascii="Arial" w:hAnsi="Arial" w:cs="Arial"/>
          <w:b/>
          <w:sz w:val="22"/>
          <w:szCs w:val="22"/>
        </w:rPr>
        <w:t>r</w:t>
      </w:r>
      <w:r w:rsidR="002C3893" w:rsidRPr="003964A6">
        <w:rPr>
          <w:rFonts w:ascii="Arial" w:hAnsi="Arial" w:cs="Arial"/>
          <w:b/>
          <w:sz w:val="22"/>
          <w:szCs w:val="22"/>
        </w:rPr>
        <w:t xml:space="preserve"> certification</w:t>
      </w:r>
      <w:r w:rsidR="0089409E">
        <w:rPr>
          <w:rFonts w:ascii="Arial" w:hAnsi="Arial" w:cs="Arial"/>
          <w:b/>
          <w:sz w:val="22"/>
          <w:szCs w:val="22"/>
        </w:rPr>
        <w:t>.</w:t>
      </w:r>
      <w:r w:rsidR="005B0724" w:rsidRPr="005B0724">
        <w:rPr>
          <w:rFonts w:ascii="Arial" w:hAnsi="Arial" w:cs="Arial"/>
          <w:i/>
          <w:sz w:val="22"/>
          <w:szCs w:val="22"/>
        </w:rPr>
        <w:t xml:space="preserve"> </w:t>
      </w:r>
      <w:r w:rsidR="000E1207">
        <w:rPr>
          <w:rFonts w:ascii="Arial" w:hAnsi="Arial" w:cs="Arial"/>
          <w:i/>
          <w:sz w:val="22"/>
          <w:szCs w:val="22"/>
        </w:rPr>
        <w:t xml:space="preserve"> </w:t>
      </w:r>
    </w:p>
    <w:p w14:paraId="79BACF7E" w14:textId="77777777" w:rsidR="002C0FB1" w:rsidRPr="00DC4B0F" w:rsidRDefault="002C3893" w:rsidP="002C3893">
      <w:pPr>
        <w:numPr>
          <w:ins w:id="0" w:author="Norman L. Osinski" w:date="2008-09-07T10:02:00Z"/>
        </w:numPr>
        <w:spacing w:after="240"/>
        <w:ind w:left="720"/>
        <w:rPr>
          <w:rFonts w:ascii="Arial" w:hAnsi="Arial" w:cs="Arial"/>
          <w:i/>
          <w:sz w:val="22"/>
          <w:szCs w:val="22"/>
        </w:rPr>
      </w:pPr>
      <w:r w:rsidRPr="0089409E">
        <w:rPr>
          <w:rFonts w:ascii="Arial" w:hAnsi="Arial" w:cs="Arial"/>
          <w:b/>
          <w:sz w:val="22"/>
          <w:szCs w:val="22"/>
        </w:rPr>
        <w:t xml:space="preserve">This is to certify that the justification </w:t>
      </w:r>
      <w:r w:rsidR="002C355D" w:rsidRPr="0089409E">
        <w:rPr>
          <w:rFonts w:ascii="Arial" w:hAnsi="Arial" w:cs="Arial"/>
          <w:b/>
          <w:sz w:val="22"/>
          <w:szCs w:val="22"/>
        </w:rPr>
        <w:t xml:space="preserve">for the </w:t>
      </w:r>
      <w:r w:rsidR="002C355D">
        <w:rPr>
          <w:rFonts w:ascii="Arial" w:hAnsi="Arial" w:cs="Arial"/>
          <w:b/>
          <w:sz w:val="22"/>
          <w:szCs w:val="22"/>
        </w:rPr>
        <w:t>proposed</w:t>
      </w:r>
      <w:r w:rsidR="002C355D" w:rsidRPr="0089409E">
        <w:rPr>
          <w:rFonts w:ascii="Arial" w:hAnsi="Arial" w:cs="Arial"/>
          <w:b/>
          <w:sz w:val="22"/>
          <w:szCs w:val="22"/>
        </w:rPr>
        <w:t xml:space="preserve"> acquisition </w:t>
      </w:r>
      <w:r w:rsidRPr="0089409E">
        <w:rPr>
          <w:rFonts w:ascii="Arial" w:hAnsi="Arial" w:cs="Arial"/>
          <w:b/>
          <w:sz w:val="22"/>
          <w:szCs w:val="22"/>
        </w:rPr>
        <w:t xml:space="preserve">has been reviewed and that to the best of </w:t>
      </w:r>
      <w:r w:rsidR="00753AB7">
        <w:rPr>
          <w:rFonts w:ascii="Arial" w:hAnsi="Arial" w:cs="Arial"/>
          <w:b/>
          <w:sz w:val="22"/>
          <w:szCs w:val="22"/>
        </w:rPr>
        <w:t>my</w:t>
      </w:r>
      <w:r w:rsidRPr="0089409E">
        <w:rPr>
          <w:rFonts w:ascii="Arial" w:hAnsi="Arial" w:cs="Arial"/>
          <w:b/>
          <w:sz w:val="22"/>
          <w:szCs w:val="22"/>
        </w:rPr>
        <w:t xml:space="preserve"> knowledge and belief the information and/or data provided to support the rationale and recommendation for approval is </w:t>
      </w:r>
      <w:r w:rsidR="00067013">
        <w:rPr>
          <w:rFonts w:ascii="Arial" w:hAnsi="Arial" w:cs="Arial"/>
          <w:b/>
          <w:sz w:val="22"/>
          <w:szCs w:val="22"/>
        </w:rPr>
        <w:t xml:space="preserve">accurate and </w:t>
      </w:r>
      <w:r w:rsidR="00FC6E2C" w:rsidRPr="0089409E">
        <w:rPr>
          <w:rFonts w:ascii="Arial" w:hAnsi="Arial" w:cs="Arial"/>
          <w:b/>
          <w:sz w:val="22"/>
          <w:szCs w:val="22"/>
        </w:rPr>
        <w:t>complete</w:t>
      </w:r>
      <w:r w:rsidRPr="0089409E">
        <w:rPr>
          <w:rFonts w:ascii="Arial" w:hAnsi="Arial" w:cs="Arial"/>
          <w:b/>
          <w:sz w:val="22"/>
          <w:szCs w:val="22"/>
        </w:rPr>
        <w:t xml:space="preserve">. </w:t>
      </w:r>
    </w:p>
    <w:tbl>
      <w:tblPr>
        <w:tblW w:w="0" w:type="auto"/>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79"/>
        <w:gridCol w:w="2420"/>
        <w:gridCol w:w="2275"/>
        <w:gridCol w:w="1328"/>
      </w:tblGrid>
      <w:tr w:rsidR="002C3893" w:rsidRPr="00FC0110" w14:paraId="758984DE" w14:textId="77777777" w:rsidTr="00FC0110">
        <w:tc>
          <w:tcPr>
            <w:tcW w:w="1800" w:type="dxa"/>
            <w:shd w:val="clear" w:color="auto" w:fill="E0E0E0"/>
          </w:tcPr>
          <w:p w14:paraId="0EB703E5" w14:textId="77777777" w:rsidR="002C3893" w:rsidRPr="00FC0110" w:rsidRDefault="002C3893" w:rsidP="00FC0110">
            <w:pPr>
              <w:spacing w:after="240"/>
              <w:jc w:val="center"/>
              <w:rPr>
                <w:rFonts w:ascii="Arial" w:hAnsi="Arial" w:cs="Arial"/>
                <w:b/>
                <w:sz w:val="22"/>
                <w:szCs w:val="22"/>
              </w:rPr>
            </w:pPr>
            <w:r w:rsidRPr="00FC0110">
              <w:rPr>
                <w:rFonts w:ascii="Arial" w:hAnsi="Arial" w:cs="Arial"/>
                <w:b/>
                <w:sz w:val="22"/>
                <w:szCs w:val="22"/>
              </w:rPr>
              <w:t>Official</w:t>
            </w:r>
          </w:p>
        </w:tc>
        <w:tc>
          <w:tcPr>
            <w:tcW w:w="2520" w:type="dxa"/>
            <w:shd w:val="clear" w:color="auto" w:fill="E0E0E0"/>
          </w:tcPr>
          <w:p w14:paraId="1E1D2A0E" w14:textId="77777777" w:rsidR="002C3893" w:rsidRPr="00FC0110" w:rsidRDefault="002C3893" w:rsidP="00FC0110">
            <w:pPr>
              <w:spacing w:after="240"/>
              <w:jc w:val="center"/>
              <w:rPr>
                <w:rFonts w:ascii="Arial" w:hAnsi="Arial" w:cs="Arial"/>
                <w:b/>
                <w:sz w:val="22"/>
                <w:szCs w:val="22"/>
              </w:rPr>
            </w:pPr>
            <w:r w:rsidRPr="00FC0110">
              <w:rPr>
                <w:rFonts w:ascii="Arial" w:hAnsi="Arial" w:cs="Arial"/>
                <w:b/>
                <w:sz w:val="22"/>
                <w:szCs w:val="22"/>
              </w:rPr>
              <w:t xml:space="preserve">Name </w:t>
            </w:r>
            <w:r w:rsidR="00CE66BA" w:rsidRPr="00FC0110">
              <w:rPr>
                <w:rFonts w:ascii="Arial" w:hAnsi="Arial" w:cs="Arial"/>
                <w:b/>
                <w:sz w:val="22"/>
                <w:szCs w:val="22"/>
              </w:rPr>
              <w:t>&amp; Title</w:t>
            </w:r>
          </w:p>
        </w:tc>
        <w:tc>
          <w:tcPr>
            <w:tcW w:w="2340" w:type="dxa"/>
            <w:shd w:val="clear" w:color="auto" w:fill="E0E0E0"/>
          </w:tcPr>
          <w:p w14:paraId="5FE327F6" w14:textId="77777777" w:rsidR="002C3893" w:rsidRPr="00FC0110" w:rsidRDefault="002C3893" w:rsidP="00FC0110">
            <w:pPr>
              <w:spacing w:after="240"/>
              <w:jc w:val="center"/>
              <w:rPr>
                <w:rFonts w:ascii="Arial" w:hAnsi="Arial" w:cs="Arial"/>
                <w:b/>
                <w:sz w:val="22"/>
                <w:szCs w:val="22"/>
              </w:rPr>
            </w:pPr>
            <w:r w:rsidRPr="00FC0110">
              <w:rPr>
                <w:rFonts w:ascii="Arial" w:hAnsi="Arial" w:cs="Arial"/>
                <w:b/>
                <w:sz w:val="22"/>
                <w:szCs w:val="22"/>
              </w:rPr>
              <w:t>Signature</w:t>
            </w:r>
          </w:p>
        </w:tc>
        <w:tc>
          <w:tcPr>
            <w:tcW w:w="1368" w:type="dxa"/>
            <w:shd w:val="clear" w:color="auto" w:fill="E0E0E0"/>
          </w:tcPr>
          <w:p w14:paraId="2880F025" w14:textId="77777777" w:rsidR="002C3893" w:rsidRPr="00FC0110" w:rsidRDefault="002C3893" w:rsidP="00FC0110">
            <w:pPr>
              <w:spacing w:after="240"/>
              <w:jc w:val="center"/>
              <w:rPr>
                <w:rFonts w:ascii="Arial" w:hAnsi="Arial" w:cs="Arial"/>
                <w:b/>
                <w:sz w:val="22"/>
                <w:szCs w:val="22"/>
              </w:rPr>
            </w:pPr>
            <w:r w:rsidRPr="00FC0110">
              <w:rPr>
                <w:rFonts w:ascii="Arial" w:hAnsi="Arial" w:cs="Arial"/>
                <w:b/>
                <w:sz w:val="22"/>
                <w:szCs w:val="22"/>
              </w:rPr>
              <w:t>Date</w:t>
            </w:r>
          </w:p>
        </w:tc>
      </w:tr>
      <w:tr w:rsidR="002C3893" w:rsidRPr="00FC0110" w14:paraId="0A1D1C5B" w14:textId="77777777" w:rsidTr="00FC0110">
        <w:tc>
          <w:tcPr>
            <w:tcW w:w="1800" w:type="dxa"/>
          </w:tcPr>
          <w:p w14:paraId="37BB3927" w14:textId="77777777" w:rsidR="002C3893" w:rsidRPr="00FC0110" w:rsidRDefault="002C3893" w:rsidP="00FC0110">
            <w:pPr>
              <w:spacing w:after="240"/>
              <w:jc w:val="center"/>
              <w:rPr>
                <w:rFonts w:ascii="Arial" w:hAnsi="Arial" w:cs="Arial"/>
                <w:b/>
                <w:sz w:val="22"/>
                <w:szCs w:val="22"/>
              </w:rPr>
            </w:pPr>
            <w:r w:rsidRPr="00FC0110">
              <w:rPr>
                <w:rFonts w:ascii="Arial" w:hAnsi="Arial" w:cs="Arial"/>
                <w:b/>
                <w:sz w:val="22"/>
                <w:szCs w:val="22"/>
              </w:rPr>
              <w:t>Contracting Officer</w:t>
            </w:r>
          </w:p>
        </w:tc>
        <w:tc>
          <w:tcPr>
            <w:tcW w:w="2520" w:type="dxa"/>
          </w:tcPr>
          <w:p w14:paraId="248C546D" w14:textId="77777777" w:rsidR="002C3893" w:rsidRPr="00FC0110" w:rsidRDefault="002C3893" w:rsidP="00FC0110">
            <w:pPr>
              <w:spacing w:after="240"/>
              <w:rPr>
                <w:rFonts w:ascii="Arial" w:hAnsi="Arial" w:cs="Arial"/>
                <w:sz w:val="22"/>
                <w:szCs w:val="22"/>
              </w:rPr>
            </w:pPr>
          </w:p>
        </w:tc>
        <w:tc>
          <w:tcPr>
            <w:tcW w:w="2340" w:type="dxa"/>
          </w:tcPr>
          <w:p w14:paraId="368FA979" w14:textId="77777777" w:rsidR="002C3893" w:rsidRPr="00FC0110" w:rsidRDefault="002C3893" w:rsidP="00FC0110">
            <w:pPr>
              <w:spacing w:after="240"/>
              <w:rPr>
                <w:rFonts w:ascii="Arial" w:hAnsi="Arial" w:cs="Arial"/>
                <w:sz w:val="22"/>
                <w:szCs w:val="22"/>
              </w:rPr>
            </w:pPr>
          </w:p>
        </w:tc>
        <w:tc>
          <w:tcPr>
            <w:tcW w:w="1368" w:type="dxa"/>
          </w:tcPr>
          <w:p w14:paraId="4065528F" w14:textId="77777777" w:rsidR="002C3893" w:rsidRPr="00FC0110" w:rsidRDefault="002C3893" w:rsidP="00FC0110">
            <w:pPr>
              <w:spacing w:after="240"/>
              <w:rPr>
                <w:rFonts w:ascii="Arial" w:hAnsi="Arial" w:cs="Arial"/>
                <w:sz w:val="22"/>
                <w:szCs w:val="22"/>
              </w:rPr>
            </w:pPr>
          </w:p>
        </w:tc>
      </w:tr>
    </w:tbl>
    <w:p w14:paraId="19D591D3" w14:textId="77777777" w:rsidR="0017142B" w:rsidRDefault="0017142B" w:rsidP="00911875">
      <w:pPr>
        <w:spacing w:after="120"/>
      </w:pPr>
    </w:p>
    <w:p w14:paraId="3147F90F" w14:textId="77777777" w:rsidR="002C3893" w:rsidRPr="005F6901" w:rsidRDefault="00BC2FB8" w:rsidP="00BC2FB8">
      <w:pPr>
        <w:spacing w:after="240"/>
        <w:ind w:left="720" w:hanging="540"/>
        <w:rPr>
          <w:rFonts w:ascii="Arial" w:hAnsi="Arial" w:cs="Arial"/>
          <w:color w:val="FF0000"/>
          <w:sz w:val="22"/>
          <w:szCs w:val="22"/>
        </w:rPr>
      </w:pPr>
      <w:r>
        <w:rPr>
          <w:rFonts w:ascii="Arial" w:hAnsi="Arial" w:cs="Arial"/>
          <w:b/>
          <w:sz w:val="22"/>
          <w:szCs w:val="22"/>
        </w:rPr>
        <w:t>1</w:t>
      </w:r>
      <w:r w:rsidR="00E577B0">
        <w:rPr>
          <w:rFonts w:ascii="Arial" w:hAnsi="Arial" w:cs="Arial"/>
          <w:b/>
          <w:sz w:val="22"/>
          <w:szCs w:val="22"/>
        </w:rPr>
        <w:t>4</w:t>
      </w:r>
      <w:r>
        <w:rPr>
          <w:rFonts w:ascii="Arial" w:hAnsi="Arial" w:cs="Arial"/>
          <w:b/>
          <w:sz w:val="22"/>
          <w:szCs w:val="22"/>
        </w:rPr>
        <w:t>.</w:t>
      </w:r>
      <w:r>
        <w:rPr>
          <w:rFonts w:ascii="Arial" w:hAnsi="Arial" w:cs="Arial"/>
          <w:b/>
          <w:sz w:val="22"/>
          <w:szCs w:val="22"/>
        </w:rPr>
        <w:tab/>
      </w:r>
      <w:r w:rsidR="007149D6">
        <w:rPr>
          <w:rFonts w:ascii="Arial" w:hAnsi="Arial" w:cs="Arial"/>
          <w:b/>
          <w:sz w:val="22"/>
          <w:szCs w:val="22"/>
        </w:rPr>
        <w:t>Chief of the Contracting Office and Head of the Contracting Activity signature</w:t>
      </w:r>
      <w:r w:rsidR="00E03479">
        <w:rPr>
          <w:rFonts w:ascii="Arial" w:hAnsi="Arial" w:cs="Arial"/>
          <w:b/>
          <w:sz w:val="22"/>
          <w:szCs w:val="22"/>
        </w:rPr>
        <w:t>(</w:t>
      </w:r>
      <w:r w:rsidR="007149D6">
        <w:rPr>
          <w:rFonts w:ascii="Arial" w:hAnsi="Arial" w:cs="Arial"/>
          <w:b/>
          <w:sz w:val="22"/>
          <w:szCs w:val="22"/>
        </w:rPr>
        <w:t>s</w:t>
      </w:r>
      <w:proofErr w:type="gramStart"/>
      <w:r w:rsidR="00E03479">
        <w:rPr>
          <w:rFonts w:ascii="Arial" w:hAnsi="Arial" w:cs="Arial"/>
          <w:b/>
          <w:sz w:val="22"/>
          <w:szCs w:val="22"/>
        </w:rPr>
        <w:t>)</w:t>
      </w:r>
      <w:r w:rsidR="00182DCB">
        <w:rPr>
          <w:rFonts w:ascii="Arial" w:hAnsi="Arial" w:cs="Arial"/>
          <w:b/>
          <w:sz w:val="22"/>
          <w:szCs w:val="22"/>
        </w:rPr>
        <w:t xml:space="preserve">. </w:t>
      </w:r>
      <w:r w:rsidR="000E1207">
        <w:rPr>
          <w:rFonts w:ascii="Arial" w:hAnsi="Arial" w:cs="Arial"/>
          <w:b/>
          <w:sz w:val="22"/>
          <w:szCs w:val="22"/>
        </w:rPr>
        <w:t xml:space="preserve"> </w:t>
      </w:r>
      <w:r w:rsidR="0082537F" w:rsidRPr="005F6901">
        <w:rPr>
          <w:rFonts w:ascii="Arial" w:hAnsi="Arial" w:cs="Arial"/>
          <w:color w:val="FF0000"/>
          <w:sz w:val="22"/>
          <w:szCs w:val="22"/>
        </w:rPr>
        <w:t>.</w:t>
      </w:r>
      <w:proofErr w:type="gramEnd"/>
      <w:r w:rsidR="00564FE1" w:rsidRPr="005F6901">
        <w:rPr>
          <w:rFonts w:ascii="Arial" w:hAnsi="Arial" w:cs="Arial"/>
          <w:color w:val="FF0000"/>
          <w:sz w:val="22"/>
          <w:szCs w:val="22"/>
        </w:rPr>
        <w:t xml:space="preserve"> </w:t>
      </w:r>
    </w:p>
    <w:tbl>
      <w:tblPr>
        <w:tblW w:w="0" w:type="auto"/>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79"/>
        <w:gridCol w:w="2420"/>
        <w:gridCol w:w="2275"/>
        <w:gridCol w:w="1328"/>
      </w:tblGrid>
      <w:tr w:rsidR="00742CFF" w:rsidRPr="00FC0110" w14:paraId="3D723722" w14:textId="77777777" w:rsidTr="00FC0110">
        <w:tc>
          <w:tcPr>
            <w:tcW w:w="1800" w:type="dxa"/>
            <w:shd w:val="clear" w:color="auto" w:fill="E0E0E0"/>
          </w:tcPr>
          <w:p w14:paraId="312A9123" w14:textId="77777777" w:rsidR="00742CFF" w:rsidRPr="00FC0110" w:rsidRDefault="00742CFF" w:rsidP="00FC0110">
            <w:pPr>
              <w:spacing w:after="240"/>
              <w:jc w:val="center"/>
              <w:rPr>
                <w:rFonts w:ascii="Arial" w:hAnsi="Arial" w:cs="Arial"/>
                <w:b/>
                <w:sz w:val="22"/>
                <w:szCs w:val="22"/>
              </w:rPr>
            </w:pPr>
            <w:r w:rsidRPr="00FC0110">
              <w:rPr>
                <w:rFonts w:ascii="Arial" w:hAnsi="Arial" w:cs="Arial"/>
                <w:b/>
                <w:sz w:val="22"/>
                <w:szCs w:val="22"/>
              </w:rPr>
              <w:t>Official</w:t>
            </w:r>
          </w:p>
        </w:tc>
        <w:tc>
          <w:tcPr>
            <w:tcW w:w="2520" w:type="dxa"/>
            <w:shd w:val="clear" w:color="auto" w:fill="E0E0E0"/>
          </w:tcPr>
          <w:p w14:paraId="490EB9A4" w14:textId="77777777" w:rsidR="00742CFF" w:rsidRPr="00FC0110" w:rsidRDefault="00742CFF" w:rsidP="00FC0110">
            <w:pPr>
              <w:spacing w:after="240"/>
              <w:jc w:val="center"/>
              <w:rPr>
                <w:rFonts w:ascii="Arial" w:hAnsi="Arial" w:cs="Arial"/>
                <w:b/>
                <w:sz w:val="22"/>
                <w:szCs w:val="22"/>
              </w:rPr>
            </w:pPr>
            <w:r w:rsidRPr="00FC0110">
              <w:rPr>
                <w:rFonts w:ascii="Arial" w:hAnsi="Arial" w:cs="Arial"/>
                <w:b/>
                <w:sz w:val="22"/>
                <w:szCs w:val="22"/>
              </w:rPr>
              <w:t xml:space="preserve">Name </w:t>
            </w:r>
            <w:r w:rsidR="00CE66BA" w:rsidRPr="00FC0110">
              <w:rPr>
                <w:rFonts w:ascii="Arial" w:hAnsi="Arial" w:cs="Arial"/>
                <w:b/>
                <w:sz w:val="22"/>
                <w:szCs w:val="22"/>
              </w:rPr>
              <w:t>&amp; Title</w:t>
            </w:r>
          </w:p>
        </w:tc>
        <w:tc>
          <w:tcPr>
            <w:tcW w:w="2340" w:type="dxa"/>
            <w:shd w:val="clear" w:color="auto" w:fill="E0E0E0"/>
          </w:tcPr>
          <w:p w14:paraId="54F49ED2" w14:textId="77777777" w:rsidR="00742CFF" w:rsidRPr="00FC0110" w:rsidRDefault="00742CFF" w:rsidP="00FC0110">
            <w:pPr>
              <w:spacing w:after="240"/>
              <w:jc w:val="center"/>
              <w:rPr>
                <w:rFonts w:ascii="Arial" w:hAnsi="Arial" w:cs="Arial"/>
                <w:b/>
                <w:sz w:val="22"/>
                <w:szCs w:val="22"/>
              </w:rPr>
            </w:pPr>
            <w:r w:rsidRPr="00FC0110">
              <w:rPr>
                <w:rFonts w:ascii="Arial" w:hAnsi="Arial" w:cs="Arial"/>
                <w:b/>
                <w:sz w:val="22"/>
                <w:szCs w:val="22"/>
              </w:rPr>
              <w:t>Signature</w:t>
            </w:r>
          </w:p>
        </w:tc>
        <w:tc>
          <w:tcPr>
            <w:tcW w:w="1368" w:type="dxa"/>
            <w:shd w:val="clear" w:color="auto" w:fill="E0E0E0"/>
          </w:tcPr>
          <w:p w14:paraId="477DBAC0" w14:textId="77777777" w:rsidR="00742CFF" w:rsidRPr="00FC0110" w:rsidRDefault="00742CFF" w:rsidP="00FC0110">
            <w:pPr>
              <w:spacing w:after="240"/>
              <w:jc w:val="center"/>
              <w:rPr>
                <w:rFonts w:ascii="Arial" w:hAnsi="Arial" w:cs="Arial"/>
                <w:b/>
                <w:sz w:val="22"/>
                <w:szCs w:val="22"/>
              </w:rPr>
            </w:pPr>
            <w:r w:rsidRPr="00FC0110">
              <w:rPr>
                <w:rFonts w:ascii="Arial" w:hAnsi="Arial" w:cs="Arial"/>
                <w:b/>
                <w:sz w:val="22"/>
                <w:szCs w:val="22"/>
              </w:rPr>
              <w:t>Date</w:t>
            </w:r>
          </w:p>
        </w:tc>
      </w:tr>
      <w:tr w:rsidR="00742CFF" w:rsidRPr="00FC0110" w14:paraId="15B018E1" w14:textId="77777777" w:rsidTr="00FC0110">
        <w:tc>
          <w:tcPr>
            <w:tcW w:w="1800" w:type="dxa"/>
          </w:tcPr>
          <w:p w14:paraId="61B9F5F5" w14:textId="77777777" w:rsidR="00742CFF" w:rsidRPr="00FC0110" w:rsidRDefault="00742CFF" w:rsidP="00FC0110">
            <w:pPr>
              <w:spacing w:after="240"/>
              <w:jc w:val="center"/>
              <w:rPr>
                <w:rFonts w:ascii="Arial" w:hAnsi="Arial" w:cs="Arial"/>
                <w:b/>
                <w:sz w:val="22"/>
                <w:szCs w:val="22"/>
              </w:rPr>
            </w:pPr>
            <w:r w:rsidRPr="00FC0110">
              <w:rPr>
                <w:rFonts w:ascii="Arial" w:hAnsi="Arial" w:cs="Arial"/>
                <w:b/>
                <w:sz w:val="22"/>
                <w:szCs w:val="22"/>
              </w:rPr>
              <w:t>Chief of the Contracting Office</w:t>
            </w:r>
          </w:p>
        </w:tc>
        <w:tc>
          <w:tcPr>
            <w:tcW w:w="2520" w:type="dxa"/>
          </w:tcPr>
          <w:p w14:paraId="361D9358" w14:textId="77777777" w:rsidR="00742CFF" w:rsidRPr="00FC0110" w:rsidRDefault="00742CFF" w:rsidP="00FC0110">
            <w:pPr>
              <w:spacing w:after="240"/>
              <w:rPr>
                <w:rFonts w:ascii="Arial" w:hAnsi="Arial" w:cs="Arial"/>
                <w:sz w:val="22"/>
                <w:szCs w:val="22"/>
              </w:rPr>
            </w:pPr>
          </w:p>
        </w:tc>
        <w:tc>
          <w:tcPr>
            <w:tcW w:w="2340" w:type="dxa"/>
          </w:tcPr>
          <w:p w14:paraId="27AA5A8E" w14:textId="77777777" w:rsidR="00742CFF" w:rsidRPr="00FC0110" w:rsidRDefault="00742CFF" w:rsidP="00FC0110">
            <w:pPr>
              <w:spacing w:after="240"/>
              <w:rPr>
                <w:rFonts w:ascii="Arial" w:hAnsi="Arial" w:cs="Arial"/>
                <w:sz w:val="22"/>
                <w:szCs w:val="22"/>
              </w:rPr>
            </w:pPr>
          </w:p>
        </w:tc>
        <w:tc>
          <w:tcPr>
            <w:tcW w:w="1368" w:type="dxa"/>
          </w:tcPr>
          <w:p w14:paraId="4D60CD48" w14:textId="77777777" w:rsidR="00742CFF" w:rsidRPr="00FC0110" w:rsidRDefault="00742CFF" w:rsidP="00FC0110">
            <w:pPr>
              <w:spacing w:after="240"/>
              <w:rPr>
                <w:rFonts w:ascii="Arial" w:hAnsi="Arial" w:cs="Arial"/>
                <w:sz w:val="22"/>
                <w:szCs w:val="22"/>
              </w:rPr>
            </w:pPr>
          </w:p>
        </w:tc>
      </w:tr>
      <w:tr w:rsidR="00742CFF" w:rsidRPr="00FC0110" w14:paraId="2D0BB13A" w14:textId="77777777" w:rsidTr="00FC0110">
        <w:tc>
          <w:tcPr>
            <w:tcW w:w="1800" w:type="dxa"/>
          </w:tcPr>
          <w:p w14:paraId="1FB71B6C" w14:textId="77777777" w:rsidR="00742CFF" w:rsidRPr="00FC0110" w:rsidRDefault="00742CFF" w:rsidP="00FC0110">
            <w:pPr>
              <w:spacing w:after="240"/>
              <w:jc w:val="center"/>
              <w:rPr>
                <w:rFonts w:ascii="Arial" w:hAnsi="Arial" w:cs="Arial"/>
                <w:b/>
                <w:sz w:val="22"/>
                <w:szCs w:val="22"/>
              </w:rPr>
            </w:pPr>
            <w:r w:rsidRPr="00FC0110">
              <w:rPr>
                <w:rFonts w:ascii="Arial" w:hAnsi="Arial" w:cs="Arial"/>
                <w:b/>
                <w:sz w:val="22"/>
                <w:szCs w:val="22"/>
              </w:rPr>
              <w:t>Head of the Contracting Activity</w:t>
            </w:r>
          </w:p>
        </w:tc>
        <w:tc>
          <w:tcPr>
            <w:tcW w:w="2520" w:type="dxa"/>
          </w:tcPr>
          <w:p w14:paraId="4EA3D41A" w14:textId="77777777" w:rsidR="00742CFF" w:rsidRPr="00FC0110" w:rsidRDefault="00742CFF" w:rsidP="00FC0110">
            <w:pPr>
              <w:spacing w:after="240"/>
              <w:rPr>
                <w:rFonts w:ascii="Arial" w:hAnsi="Arial" w:cs="Arial"/>
                <w:sz w:val="22"/>
                <w:szCs w:val="22"/>
              </w:rPr>
            </w:pPr>
          </w:p>
        </w:tc>
        <w:tc>
          <w:tcPr>
            <w:tcW w:w="2340" w:type="dxa"/>
          </w:tcPr>
          <w:p w14:paraId="7E0CC96D" w14:textId="77777777" w:rsidR="00742CFF" w:rsidRPr="00FC0110" w:rsidRDefault="00742CFF" w:rsidP="00FC0110">
            <w:pPr>
              <w:spacing w:after="240"/>
              <w:rPr>
                <w:rFonts w:ascii="Arial" w:hAnsi="Arial" w:cs="Arial"/>
                <w:sz w:val="22"/>
                <w:szCs w:val="22"/>
              </w:rPr>
            </w:pPr>
          </w:p>
        </w:tc>
        <w:tc>
          <w:tcPr>
            <w:tcW w:w="1368" w:type="dxa"/>
          </w:tcPr>
          <w:p w14:paraId="4B984E96" w14:textId="77777777" w:rsidR="00742CFF" w:rsidRPr="00FC0110" w:rsidRDefault="00742CFF" w:rsidP="00FC0110">
            <w:pPr>
              <w:spacing w:after="240"/>
              <w:rPr>
                <w:rFonts w:ascii="Arial" w:hAnsi="Arial" w:cs="Arial"/>
                <w:sz w:val="22"/>
                <w:szCs w:val="22"/>
              </w:rPr>
            </w:pPr>
          </w:p>
        </w:tc>
      </w:tr>
    </w:tbl>
    <w:p w14:paraId="349AC4A7" w14:textId="77777777" w:rsidR="00742CFF" w:rsidRPr="00EC32B2" w:rsidRDefault="00742CFF" w:rsidP="00911875">
      <w:pPr>
        <w:spacing w:after="120"/>
        <w:ind w:left="720"/>
        <w:rPr>
          <w:rFonts w:ascii="Arial" w:hAnsi="Arial" w:cs="Arial"/>
          <w:sz w:val="22"/>
          <w:szCs w:val="22"/>
        </w:rPr>
      </w:pPr>
    </w:p>
    <w:p w14:paraId="3077188E" w14:textId="77777777" w:rsidR="0082537F" w:rsidRPr="005F6901" w:rsidRDefault="00E577B0" w:rsidP="002522D1">
      <w:pPr>
        <w:spacing w:after="240"/>
        <w:rPr>
          <w:rFonts w:ascii="Arial" w:hAnsi="Arial" w:cs="Arial"/>
          <w:color w:val="FF0000"/>
          <w:sz w:val="22"/>
          <w:szCs w:val="22"/>
        </w:rPr>
      </w:pPr>
      <w:r>
        <w:rPr>
          <w:rFonts w:ascii="Arial" w:hAnsi="Arial" w:cs="Arial"/>
          <w:b/>
          <w:sz w:val="22"/>
          <w:szCs w:val="22"/>
        </w:rPr>
        <w:lastRenderedPageBreak/>
        <w:t xml:space="preserve">   </w:t>
      </w:r>
      <w:r w:rsidR="00BC2FB8">
        <w:rPr>
          <w:rFonts w:ascii="Arial" w:hAnsi="Arial" w:cs="Arial"/>
          <w:b/>
          <w:sz w:val="22"/>
          <w:szCs w:val="22"/>
        </w:rPr>
        <w:t>1</w:t>
      </w:r>
      <w:r>
        <w:rPr>
          <w:rFonts w:ascii="Arial" w:hAnsi="Arial" w:cs="Arial"/>
          <w:b/>
          <w:sz w:val="22"/>
          <w:szCs w:val="22"/>
        </w:rPr>
        <w:t>5</w:t>
      </w:r>
      <w:r w:rsidR="00BC2FB8">
        <w:rPr>
          <w:rFonts w:ascii="Arial" w:hAnsi="Arial" w:cs="Arial"/>
          <w:b/>
          <w:sz w:val="22"/>
          <w:szCs w:val="22"/>
        </w:rPr>
        <w:t>.</w:t>
      </w:r>
      <w:r w:rsidR="00BC2FB8">
        <w:rPr>
          <w:rFonts w:ascii="Arial" w:hAnsi="Arial" w:cs="Arial"/>
          <w:b/>
          <w:sz w:val="22"/>
          <w:szCs w:val="22"/>
        </w:rPr>
        <w:tab/>
      </w:r>
      <w:r w:rsidR="00AF2CB3">
        <w:rPr>
          <w:rFonts w:ascii="Arial" w:hAnsi="Arial" w:cs="Arial"/>
          <w:b/>
          <w:sz w:val="22"/>
          <w:szCs w:val="22"/>
        </w:rPr>
        <w:t>Competition Advocate s</w:t>
      </w:r>
      <w:r w:rsidR="00EC32B2">
        <w:rPr>
          <w:rFonts w:ascii="Arial" w:hAnsi="Arial" w:cs="Arial"/>
          <w:b/>
          <w:sz w:val="22"/>
          <w:szCs w:val="22"/>
        </w:rPr>
        <w:t xml:space="preserve">ignature. </w:t>
      </w:r>
      <w:r w:rsidR="000E1207">
        <w:rPr>
          <w:rFonts w:ascii="Arial" w:hAnsi="Arial" w:cs="Arial"/>
          <w:b/>
          <w:sz w:val="22"/>
          <w:szCs w:val="22"/>
        </w:rPr>
        <w:t xml:space="preserve"> </w:t>
      </w:r>
    </w:p>
    <w:tbl>
      <w:tblPr>
        <w:tblW w:w="0" w:type="auto"/>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82"/>
        <w:gridCol w:w="2418"/>
        <w:gridCol w:w="2274"/>
        <w:gridCol w:w="1328"/>
      </w:tblGrid>
      <w:tr w:rsidR="004D2507" w:rsidRPr="00FC0110" w14:paraId="6697864E" w14:textId="77777777" w:rsidTr="00FC0110">
        <w:tc>
          <w:tcPr>
            <w:tcW w:w="1800" w:type="dxa"/>
            <w:shd w:val="clear" w:color="auto" w:fill="E0E0E0"/>
          </w:tcPr>
          <w:p w14:paraId="63F5C9EA" w14:textId="77777777" w:rsidR="004D2507" w:rsidRPr="00FC0110" w:rsidRDefault="004D2507" w:rsidP="00FC0110">
            <w:pPr>
              <w:keepNext/>
              <w:keepLines/>
              <w:spacing w:after="240"/>
              <w:jc w:val="center"/>
              <w:rPr>
                <w:rFonts w:ascii="Arial" w:hAnsi="Arial" w:cs="Arial"/>
                <w:b/>
                <w:sz w:val="22"/>
                <w:szCs w:val="22"/>
              </w:rPr>
            </w:pPr>
            <w:r w:rsidRPr="00FC0110">
              <w:rPr>
                <w:rFonts w:ascii="Arial" w:hAnsi="Arial" w:cs="Arial"/>
                <w:b/>
                <w:sz w:val="22"/>
                <w:szCs w:val="22"/>
              </w:rPr>
              <w:t>Official</w:t>
            </w:r>
          </w:p>
        </w:tc>
        <w:tc>
          <w:tcPr>
            <w:tcW w:w="2520" w:type="dxa"/>
            <w:shd w:val="clear" w:color="auto" w:fill="E0E0E0"/>
          </w:tcPr>
          <w:p w14:paraId="674FF70A" w14:textId="77777777" w:rsidR="004D2507" w:rsidRPr="00FC0110" w:rsidRDefault="004D2507" w:rsidP="00FC0110">
            <w:pPr>
              <w:keepNext/>
              <w:keepLines/>
              <w:spacing w:after="240"/>
              <w:jc w:val="center"/>
              <w:rPr>
                <w:rFonts w:ascii="Arial" w:hAnsi="Arial" w:cs="Arial"/>
                <w:b/>
                <w:sz w:val="22"/>
                <w:szCs w:val="22"/>
              </w:rPr>
            </w:pPr>
            <w:r w:rsidRPr="00FC0110">
              <w:rPr>
                <w:rFonts w:ascii="Arial" w:hAnsi="Arial" w:cs="Arial"/>
                <w:b/>
                <w:sz w:val="22"/>
                <w:szCs w:val="22"/>
              </w:rPr>
              <w:t xml:space="preserve">Name </w:t>
            </w:r>
            <w:r w:rsidR="00CE66BA" w:rsidRPr="00FC0110">
              <w:rPr>
                <w:rFonts w:ascii="Arial" w:hAnsi="Arial" w:cs="Arial"/>
                <w:b/>
                <w:sz w:val="22"/>
                <w:szCs w:val="22"/>
              </w:rPr>
              <w:t>&amp; Title</w:t>
            </w:r>
          </w:p>
        </w:tc>
        <w:tc>
          <w:tcPr>
            <w:tcW w:w="2340" w:type="dxa"/>
            <w:shd w:val="clear" w:color="auto" w:fill="E0E0E0"/>
          </w:tcPr>
          <w:p w14:paraId="01C51D18" w14:textId="77777777" w:rsidR="004D2507" w:rsidRPr="00FC0110" w:rsidRDefault="004D2507" w:rsidP="00FC0110">
            <w:pPr>
              <w:keepNext/>
              <w:keepLines/>
              <w:spacing w:after="240"/>
              <w:jc w:val="center"/>
              <w:rPr>
                <w:rFonts w:ascii="Arial" w:hAnsi="Arial" w:cs="Arial"/>
                <w:b/>
                <w:sz w:val="22"/>
                <w:szCs w:val="22"/>
              </w:rPr>
            </w:pPr>
            <w:r w:rsidRPr="00FC0110">
              <w:rPr>
                <w:rFonts w:ascii="Arial" w:hAnsi="Arial" w:cs="Arial"/>
                <w:b/>
                <w:sz w:val="22"/>
                <w:szCs w:val="22"/>
              </w:rPr>
              <w:t>Signature</w:t>
            </w:r>
          </w:p>
        </w:tc>
        <w:tc>
          <w:tcPr>
            <w:tcW w:w="1368" w:type="dxa"/>
            <w:shd w:val="clear" w:color="auto" w:fill="E0E0E0"/>
          </w:tcPr>
          <w:p w14:paraId="01F9C8C3" w14:textId="77777777" w:rsidR="004D2507" w:rsidRPr="00FC0110" w:rsidRDefault="004D2507" w:rsidP="00FC0110">
            <w:pPr>
              <w:keepNext/>
              <w:keepLines/>
              <w:spacing w:after="240"/>
              <w:jc w:val="center"/>
              <w:rPr>
                <w:rFonts w:ascii="Arial" w:hAnsi="Arial" w:cs="Arial"/>
                <w:b/>
                <w:sz w:val="22"/>
                <w:szCs w:val="22"/>
              </w:rPr>
            </w:pPr>
            <w:r w:rsidRPr="00FC0110">
              <w:rPr>
                <w:rFonts w:ascii="Arial" w:hAnsi="Arial" w:cs="Arial"/>
                <w:b/>
                <w:sz w:val="22"/>
                <w:szCs w:val="22"/>
              </w:rPr>
              <w:t>Date</w:t>
            </w:r>
          </w:p>
        </w:tc>
      </w:tr>
      <w:tr w:rsidR="004D2507" w:rsidRPr="00FC0110" w14:paraId="2FD68A04" w14:textId="77777777" w:rsidTr="00FC0110">
        <w:tc>
          <w:tcPr>
            <w:tcW w:w="1800" w:type="dxa"/>
          </w:tcPr>
          <w:p w14:paraId="5E084847" w14:textId="77777777" w:rsidR="004D2507" w:rsidRPr="00FC0110" w:rsidRDefault="004D2507" w:rsidP="00FC0110">
            <w:pPr>
              <w:keepNext/>
              <w:keepLines/>
              <w:spacing w:after="240"/>
              <w:jc w:val="center"/>
              <w:rPr>
                <w:rFonts w:ascii="Arial" w:hAnsi="Arial" w:cs="Arial"/>
                <w:b/>
                <w:sz w:val="22"/>
                <w:szCs w:val="22"/>
              </w:rPr>
            </w:pPr>
            <w:r w:rsidRPr="00FC0110">
              <w:rPr>
                <w:rFonts w:ascii="Arial" w:hAnsi="Arial" w:cs="Arial"/>
                <w:b/>
                <w:sz w:val="22"/>
                <w:szCs w:val="22"/>
              </w:rPr>
              <w:t>Competition Advocate</w:t>
            </w:r>
          </w:p>
        </w:tc>
        <w:tc>
          <w:tcPr>
            <w:tcW w:w="2520" w:type="dxa"/>
          </w:tcPr>
          <w:p w14:paraId="7EC9BE34" w14:textId="77777777" w:rsidR="004D2507" w:rsidRPr="00FC0110" w:rsidRDefault="004D2507" w:rsidP="00FC0110">
            <w:pPr>
              <w:keepNext/>
              <w:keepLines/>
              <w:spacing w:after="240"/>
              <w:rPr>
                <w:rFonts w:ascii="Arial" w:hAnsi="Arial" w:cs="Arial"/>
                <w:sz w:val="22"/>
                <w:szCs w:val="22"/>
              </w:rPr>
            </w:pPr>
          </w:p>
        </w:tc>
        <w:tc>
          <w:tcPr>
            <w:tcW w:w="2340" w:type="dxa"/>
          </w:tcPr>
          <w:p w14:paraId="1C92DF1B" w14:textId="77777777" w:rsidR="004D2507" w:rsidRPr="00FC0110" w:rsidRDefault="004D2507" w:rsidP="00FC0110">
            <w:pPr>
              <w:keepNext/>
              <w:keepLines/>
              <w:spacing w:after="240"/>
              <w:rPr>
                <w:rFonts w:ascii="Arial" w:hAnsi="Arial" w:cs="Arial"/>
                <w:sz w:val="22"/>
                <w:szCs w:val="22"/>
              </w:rPr>
            </w:pPr>
          </w:p>
        </w:tc>
        <w:tc>
          <w:tcPr>
            <w:tcW w:w="1368" w:type="dxa"/>
          </w:tcPr>
          <w:p w14:paraId="4985DF5B" w14:textId="77777777" w:rsidR="004D2507" w:rsidRPr="00FC0110" w:rsidRDefault="004D2507" w:rsidP="00FC0110">
            <w:pPr>
              <w:keepNext/>
              <w:keepLines/>
              <w:spacing w:after="240"/>
              <w:rPr>
                <w:rFonts w:ascii="Arial" w:hAnsi="Arial" w:cs="Arial"/>
                <w:sz w:val="22"/>
                <w:szCs w:val="22"/>
              </w:rPr>
            </w:pPr>
          </w:p>
        </w:tc>
      </w:tr>
    </w:tbl>
    <w:p w14:paraId="54797AC4" w14:textId="77777777" w:rsidR="004D2507" w:rsidRDefault="004D2507" w:rsidP="001D4B6A">
      <w:pPr>
        <w:keepNext/>
        <w:keepLines/>
        <w:spacing w:after="120"/>
        <w:ind w:left="720"/>
        <w:rPr>
          <w:rFonts w:ascii="Arial" w:hAnsi="Arial" w:cs="Arial"/>
          <w:sz w:val="22"/>
          <w:szCs w:val="22"/>
        </w:rPr>
      </w:pPr>
    </w:p>
    <w:p w14:paraId="53679DB3" w14:textId="77777777" w:rsidR="004D2507" w:rsidRPr="005F6901" w:rsidRDefault="00BC2FB8" w:rsidP="00BC2FB8">
      <w:pPr>
        <w:spacing w:after="240"/>
        <w:ind w:left="720" w:hanging="540"/>
        <w:rPr>
          <w:rFonts w:ascii="Arial" w:hAnsi="Arial" w:cs="Arial"/>
          <w:color w:val="FF0000"/>
          <w:sz w:val="22"/>
          <w:szCs w:val="22"/>
        </w:rPr>
      </w:pPr>
      <w:r>
        <w:rPr>
          <w:rFonts w:ascii="Arial" w:hAnsi="Arial" w:cs="Arial"/>
          <w:b/>
          <w:sz w:val="22"/>
          <w:szCs w:val="22"/>
        </w:rPr>
        <w:t>1</w:t>
      </w:r>
      <w:r w:rsidR="00E577B0">
        <w:rPr>
          <w:rFonts w:ascii="Arial" w:hAnsi="Arial" w:cs="Arial"/>
          <w:b/>
          <w:sz w:val="22"/>
          <w:szCs w:val="22"/>
        </w:rPr>
        <w:t>6</w:t>
      </w:r>
      <w:r>
        <w:rPr>
          <w:rFonts w:ascii="Arial" w:hAnsi="Arial" w:cs="Arial"/>
          <w:b/>
          <w:sz w:val="22"/>
          <w:szCs w:val="22"/>
        </w:rPr>
        <w:t>.</w:t>
      </w:r>
      <w:r>
        <w:rPr>
          <w:rFonts w:ascii="Arial" w:hAnsi="Arial" w:cs="Arial"/>
          <w:b/>
          <w:sz w:val="22"/>
          <w:szCs w:val="22"/>
        </w:rPr>
        <w:tab/>
      </w:r>
      <w:r w:rsidR="00AF2CB3">
        <w:rPr>
          <w:rFonts w:ascii="Arial" w:hAnsi="Arial" w:cs="Arial"/>
          <w:b/>
          <w:sz w:val="22"/>
          <w:szCs w:val="22"/>
        </w:rPr>
        <w:t xml:space="preserve">HHS Senior Procurement Executive signature. </w:t>
      </w:r>
      <w:r w:rsidR="000E1207">
        <w:rPr>
          <w:rFonts w:ascii="Arial" w:hAnsi="Arial" w:cs="Arial"/>
          <w:b/>
          <w:sz w:val="22"/>
          <w:szCs w:val="22"/>
        </w:rPr>
        <w:t xml:space="preserve"> </w:t>
      </w:r>
    </w:p>
    <w:tbl>
      <w:tblPr>
        <w:tblW w:w="0" w:type="auto"/>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86"/>
        <w:gridCol w:w="2416"/>
        <w:gridCol w:w="2273"/>
        <w:gridCol w:w="1327"/>
      </w:tblGrid>
      <w:tr w:rsidR="002C3893" w:rsidRPr="00FC0110" w14:paraId="5647B5C3" w14:textId="77777777" w:rsidTr="00FC0110">
        <w:tc>
          <w:tcPr>
            <w:tcW w:w="1800" w:type="dxa"/>
            <w:shd w:val="clear" w:color="auto" w:fill="E0E0E0"/>
          </w:tcPr>
          <w:p w14:paraId="4919B677" w14:textId="77777777" w:rsidR="002C3893" w:rsidRPr="00FC0110" w:rsidRDefault="002C3893" w:rsidP="00FC0110">
            <w:pPr>
              <w:spacing w:after="240"/>
              <w:jc w:val="center"/>
              <w:rPr>
                <w:rFonts w:ascii="Arial" w:hAnsi="Arial" w:cs="Arial"/>
                <w:b/>
                <w:sz w:val="22"/>
                <w:szCs w:val="22"/>
              </w:rPr>
            </w:pPr>
            <w:r w:rsidRPr="00FC0110">
              <w:rPr>
                <w:rFonts w:ascii="Arial" w:hAnsi="Arial" w:cs="Arial"/>
                <w:b/>
                <w:sz w:val="22"/>
                <w:szCs w:val="22"/>
              </w:rPr>
              <w:t>Official</w:t>
            </w:r>
          </w:p>
        </w:tc>
        <w:tc>
          <w:tcPr>
            <w:tcW w:w="2520" w:type="dxa"/>
            <w:shd w:val="clear" w:color="auto" w:fill="E0E0E0"/>
          </w:tcPr>
          <w:p w14:paraId="7A79D648" w14:textId="77777777" w:rsidR="002C3893" w:rsidRPr="00FC0110" w:rsidRDefault="002C3893" w:rsidP="00FC0110">
            <w:pPr>
              <w:spacing w:after="240"/>
              <w:jc w:val="center"/>
              <w:rPr>
                <w:rFonts w:ascii="Arial" w:hAnsi="Arial" w:cs="Arial"/>
                <w:b/>
                <w:sz w:val="22"/>
                <w:szCs w:val="22"/>
              </w:rPr>
            </w:pPr>
            <w:r w:rsidRPr="00FC0110">
              <w:rPr>
                <w:rFonts w:ascii="Arial" w:hAnsi="Arial" w:cs="Arial"/>
                <w:b/>
                <w:sz w:val="22"/>
                <w:szCs w:val="22"/>
              </w:rPr>
              <w:t>Name &amp; Title</w:t>
            </w:r>
          </w:p>
        </w:tc>
        <w:tc>
          <w:tcPr>
            <w:tcW w:w="2340" w:type="dxa"/>
            <w:shd w:val="clear" w:color="auto" w:fill="E0E0E0"/>
          </w:tcPr>
          <w:p w14:paraId="2F1E8D4E" w14:textId="77777777" w:rsidR="002C3893" w:rsidRPr="00FC0110" w:rsidRDefault="002C3893" w:rsidP="00FC0110">
            <w:pPr>
              <w:spacing w:after="240"/>
              <w:jc w:val="center"/>
              <w:rPr>
                <w:rFonts w:ascii="Arial" w:hAnsi="Arial" w:cs="Arial"/>
                <w:b/>
                <w:sz w:val="22"/>
                <w:szCs w:val="22"/>
              </w:rPr>
            </w:pPr>
            <w:r w:rsidRPr="00FC0110">
              <w:rPr>
                <w:rFonts w:ascii="Arial" w:hAnsi="Arial" w:cs="Arial"/>
                <w:b/>
                <w:sz w:val="22"/>
                <w:szCs w:val="22"/>
              </w:rPr>
              <w:t>Signature</w:t>
            </w:r>
          </w:p>
        </w:tc>
        <w:tc>
          <w:tcPr>
            <w:tcW w:w="1368" w:type="dxa"/>
            <w:shd w:val="clear" w:color="auto" w:fill="E0E0E0"/>
          </w:tcPr>
          <w:p w14:paraId="421FBAA2" w14:textId="77777777" w:rsidR="002C3893" w:rsidRPr="00FC0110" w:rsidRDefault="002C3893" w:rsidP="00FC0110">
            <w:pPr>
              <w:spacing w:after="240"/>
              <w:jc w:val="center"/>
              <w:rPr>
                <w:rFonts w:ascii="Arial" w:hAnsi="Arial" w:cs="Arial"/>
                <w:b/>
                <w:sz w:val="22"/>
                <w:szCs w:val="22"/>
              </w:rPr>
            </w:pPr>
            <w:r w:rsidRPr="00FC0110">
              <w:rPr>
                <w:rFonts w:ascii="Arial" w:hAnsi="Arial" w:cs="Arial"/>
                <w:b/>
                <w:sz w:val="22"/>
                <w:szCs w:val="22"/>
              </w:rPr>
              <w:t>Date</w:t>
            </w:r>
          </w:p>
        </w:tc>
      </w:tr>
      <w:tr w:rsidR="002C3893" w:rsidRPr="00FC0110" w14:paraId="62A7F5E7" w14:textId="77777777" w:rsidTr="00FC0110">
        <w:tc>
          <w:tcPr>
            <w:tcW w:w="1800" w:type="dxa"/>
            <w:shd w:val="clear" w:color="auto" w:fill="auto"/>
          </w:tcPr>
          <w:p w14:paraId="1814DCAC" w14:textId="77777777" w:rsidR="002C3893" w:rsidRPr="00FC0110" w:rsidRDefault="002C3893" w:rsidP="00FC0110">
            <w:pPr>
              <w:spacing w:after="240"/>
              <w:jc w:val="center"/>
              <w:rPr>
                <w:rFonts w:ascii="Arial" w:hAnsi="Arial" w:cs="Arial"/>
                <w:b/>
                <w:sz w:val="22"/>
                <w:szCs w:val="22"/>
              </w:rPr>
            </w:pPr>
            <w:r w:rsidRPr="00FC0110">
              <w:rPr>
                <w:rFonts w:ascii="Arial" w:hAnsi="Arial" w:cs="Arial"/>
                <w:b/>
                <w:sz w:val="22"/>
                <w:szCs w:val="22"/>
              </w:rPr>
              <w:t>HHS Senior Procurement Executive</w:t>
            </w:r>
          </w:p>
        </w:tc>
        <w:tc>
          <w:tcPr>
            <w:tcW w:w="2520" w:type="dxa"/>
            <w:shd w:val="clear" w:color="auto" w:fill="auto"/>
          </w:tcPr>
          <w:p w14:paraId="73627C5C" w14:textId="77777777" w:rsidR="002C3893" w:rsidRPr="00FC0110" w:rsidRDefault="002C3893" w:rsidP="00FC0110">
            <w:pPr>
              <w:spacing w:after="240"/>
              <w:jc w:val="center"/>
              <w:rPr>
                <w:rFonts w:ascii="Arial" w:hAnsi="Arial" w:cs="Arial"/>
                <w:b/>
                <w:sz w:val="22"/>
                <w:szCs w:val="22"/>
              </w:rPr>
            </w:pPr>
          </w:p>
        </w:tc>
        <w:tc>
          <w:tcPr>
            <w:tcW w:w="2340" w:type="dxa"/>
            <w:shd w:val="clear" w:color="auto" w:fill="auto"/>
          </w:tcPr>
          <w:p w14:paraId="2449D95F" w14:textId="77777777" w:rsidR="002C3893" w:rsidRPr="00FC0110" w:rsidRDefault="002C3893" w:rsidP="00FC0110">
            <w:pPr>
              <w:spacing w:after="240"/>
              <w:jc w:val="center"/>
              <w:rPr>
                <w:rFonts w:ascii="Arial" w:hAnsi="Arial" w:cs="Arial"/>
                <w:b/>
                <w:sz w:val="22"/>
                <w:szCs w:val="22"/>
              </w:rPr>
            </w:pPr>
          </w:p>
        </w:tc>
        <w:tc>
          <w:tcPr>
            <w:tcW w:w="1368" w:type="dxa"/>
            <w:shd w:val="clear" w:color="auto" w:fill="auto"/>
          </w:tcPr>
          <w:p w14:paraId="4024E668" w14:textId="77777777" w:rsidR="002C3893" w:rsidRPr="00FC0110" w:rsidRDefault="002C3893" w:rsidP="00FC0110">
            <w:pPr>
              <w:spacing w:after="240"/>
              <w:jc w:val="center"/>
              <w:rPr>
                <w:rFonts w:ascii="Arial" w:hAnsi="Arial" w:cs="Arial"/>
                <w:b/>
                <w:sz w:val="22"/>
                <w:szCs w:val="22"/>
              </w:rPr>
            </w:pPr>
          </w:p>
        </w:tc>
      </w:tr>
    </w:tbl>
    <w:p w14:paraId="60917BC1" w14:textId="77777777" w:rsidR="002C3893" w:rsidRDefault="002C3893"/>
    <w:sectPr w:rsidR="002C3893" w:rsidSect="000243FF">
      <w:headerReference w:type="default" r:id="rId7"/>
      <w:footerReference w:type="even" r:id="rId8"/>
      <w:footerReference w:type="default" r:id="rId9"/>
      <w:pgSz w:w="12240" w:h="15840"/>
      <w:pgMar w:top="1440" w:right="1800" w:bottom="117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60F151" w14:textId="77777777" w:rsidR="00D06827" w:rsidRDefault="00D06827">
      <w:r>
        <w:separator/>
      </w:r>
    </w:p>
  </w:endnote>
  <w:endnote w:type="continuationSeparator" w:id="0">
    <w:p w14:paraId="072B7946" w14:textId="77777777" w:rsidR="00D06827" w:rsidRDefault="00D068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2A33F" w14:textId="77777777" w:rsidR="00F60D33" w:rsidRDefault="00F60D33" w:rsidP="00CD3523">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6A9D85FF" w14:textId="77777777" w:rsidR="00F60D33" w:rsidRDefault="00F60D3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B94DAE" w14:textId="77777777" w:rsidR="00F60D33" w:rsidRDefault="00F60D33" w:rsidP="00CD3523">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8C0228">
      <w:rPr>
        <w:rStyle w:val="PageNumber"/>
        <w:noProof/>
      </w:rPr>
      <w:t>1</w:t>
    </w:r>
    <w:r>
      <w:rPr>
        <w:rStyle w:val="PageNumber"/>
      </w:rPr>
      <w:fldChar w:fldCharType="end"/>
    </w:r>
  </w:p>
  <w:p w14:paraId="58E5EFCA" w14:textId="77777777" w:rsidR="00F60D33" w:rsidRDefault="00F60D3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1DB9C9" w14:textId="77777777" w:rsidR="00D06827" w:rsidRDefault="00D06827">
      <w:r>
        <w:separator/>
      </w:r>
    </w:p>
  </w:footnote>
  <w:footnote w:type="continuationSeparator" w:id="0">
    <w:p w14:paraId="36A74A19" w14:textId="77777777" w:rsidR="00D06827" w:rsidRDefault="00D068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062703" w14:textId="77777777" w:rsidR="00F60D33" w:rsidRDefault="00F60D33">
    <w:pPr>
      <w:pStyle w:val="Header"/>
      <w:rPr>
        <w:rFonts w:ascii="Arial" w:hAnsi="Arial" w:cs="Arial"/>
        <w:sz w:val="22"/>
        <w:szCs w:val="22"/>
      </w:rPr>
    </w:pPr>
    <w:r>
      <w:tab/>
    </w:r>
  </w:p>
  <w:p w14:paraId="41135E3B" w14:textId="77777777" w:rsidR="00F60D33" w:rsidRPr="00030D45" w:rsidRDefault="00F60D33" w:rsidP="00030D45">
    <w:pPr>
      <w:pStyle w:val="Header"/>
      <w:jc w:val="center"/>
      <w:rPr>
        <w:rFonts w:ascii="Arial" w:hAnsi="Arial" w:cs="Arial"/>
        <w:b/>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12803"/>
    <w:multiLevelType w:val="hybridMultilevel"/>
    <w:tmpl w:val="E45C1A42"/>
    <w:lvl w:ilvl="0" w:tplc="DF5C8EC2">
      <w:start w:val="1"/>
      <w:numFmt w:val="decimal"/>
      <w:lvlText w:val="%1."/>
      <w:lvlJc w:val="left"/>
      <w:pPr>
        <w:tabs>
          <w:tab w:val="num" w:pos="720"/>
        </w:tabs>
        <w:ind w:left="720" w:hanging="360"/>
      </w:pPr>
      <w:rPr>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161C6E5C"/>
    <w:multiLevelType w:val="hybridMultilevel"/>
    <w:tmpl w:val="41909C4C"/>
    <w:lvl w:ilvl="0" w:tplc="FE04886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D074A06"/>
    <w:multiLevelType w:val="hybridMultilevel"/>
    <w:tmpl w:val="0DF6E5E2"/>
    <w:lvl w:ilvl="0" w:tplc="0409000F">
      <w:start w:val="9"/>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1EEF5B25"/>
    <w:multiLevelType w:val="hybridMultilevel"/>
    <w:tmpl w:val="2766F708"/>
    <w:lvl w:ilvl="0" w:tplc="A63CC620">
      <w:start w:val="1"/>
      <w:numFmt w:val="lowerLetter"/>
      <w:lvlText w:val="%1."/>
      <w:lvlJc w:val="left"/>
      <w:pPr>
        <w:tabs>
          <w:tab w:val="num" w:pos="1080"/>
        </w:tabs>
        <w:ind w:left="1080" w:hanging="360"/>
      </w:pPr>
      <w:rPr>
        <w:rFonts w:hint="default"/>
        <w:b w:val="0"/>
        <w:i w:val="0"/>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4" w15:restartNumberingAfterBreak="0">
    <w:nsid w:val="2B133ABE"/>
    <w:multiLevelType w:val="hybridMultilevel"/>
    <w:tmpl w:val="994CA0A8"/>
    <w:lvl w:ilvl="0" w:tplc="E2C2C7D6">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B936B36"/>
    <w:multiLevelType w:val="hybridMultilevel"/>
    <w:tmpl w:val="8064EC5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4DAF65C7"/>
    <w:multiLevelType w:val="multilevel"/>
    <w:tmpl w:val="3EDC008C"/>
    <w:lvl w:ilvl="0">
      <w:start w:val="1"/>
      <w:numFmt w:val="decimal"/>
      <w:lvlText w:val="%1."/>
      <w:lvlJc w:val="left"/>
      <w:pPr>
        <w:tabs>
          <w:tab w:val="num" w:pos="720"/>
        </w:tabs>
        <w:ind w:left="720" w:hanging="360"/>
      </w:pPr>
      <w:rPr>
        <w:b/>
        <w:i w:val="0"/>
        <w:color w:val="auto"/>
      </w:rPr>
    </w:lvl>
    <w:lvl w:ilvl="1">
      <w:start w:val="1"/>
      <w:numFmt w:val="lowerLetter"/>
      <w:lvlText w:val="%2."/>
      <w:lvlJc w:val="left"/>
      <w:pPr>
        <w:tabs>
          <w:tab w:val="num" w:pos="1440"/>
        </w:tabs>
        <w:ind w:left="1440" w:hanging="360"/>
      </w:pPr>
      <w:rPr>
        <w:b/>
        <w:i w:val="0"/>
        <w:color w:val="auto"/>
      </w:rPr>
    </w:lvl>
    <w:lvl w:ilvl="2">
      <w:start w:val="1"/>
      <w:numFmt w:val="bullet"/>
      <w:lvlText w:val=""/>
      <w:lvlJc w:val="left"/>
      <w:pPr>
        <w:tabs>
          <w:tab w:val="num" w:pos="2340"/>
        </w:tabs>
        <w:ind w:left="2340" w:hanging="360"/>
      </w:pPr>
      <w:rPr>
        <w:rFonts w:ascii="Symbol" w:hAnsi="Symbol" w:hint="default"/>
        <w:b/>
        <w:color w:val="auto"/>
      </w:r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15:restartNumberingAfterBreak="0">
    <w:nsid w:val="566932B2"/>
    <w:multiLevelType w:val="hybridMultilevel"/>
    <w:tmpl w:val="735C05FE"/>
    <w:lvl w:ilvl="0" w:tplc="F1C82F86">
      <w:start w:val="1"/>
      <w:numFmt w:val="decimal"/>
      <w:lvlText w:val="%1."/>
      <w:lvlJc w:val="left"/>
      <w:pPr>
        <w:tabs>
          <w:tab w:val="num" w:pos="720"/>
        </w:tabs>
        <w:ind w:left="720" w:hanging="360"/>
      </w:pPr>
      <w:rPr>
        <w:b/>
        <w:i w:val="0"/>
        <w:color w:val="auto"/>
        <w:sz w:val="22"/>
        <w:szCs w:val="22"/>
      </w:rPr>
    </w:lvl>
    <w:lvl w:ilvl="1" w:tplc="BDF4B0A6">
      <w:start w:val="1"/>
      <w:numFmt w:val="lowerLetter"/>
      <w:lvlText w:val="%2."/>
      <w:lvlJc w:val="left"/>
      <w:pPr>
        <w:tabs>
          <w:tab w:val="num" w:pos="1440"/>
        </w:tabs>
        <w:ind w:left="1440" w:hanging="360"/>
      </w:pPr>
      <w:rPr>
        <w:b/>
        <w:i w:val="0"/>
        <w:color w:val="auto"/>
      </w:rPr>
    </w:lvl>
    <w:lvl w:ilvl="2" w:tplc="4ADA126A">
      <w:start w:val="1"/>
      <w:numFmt w:val="bullet"/>
      <w:lvlText w:val=""/>
      <w:lvlJc w:val="left"/>
      <w:pPr>
        <w:tabs>
          <w:tab w:val="num" w:pos="2340"/>
        </w:tabs>
        <w:ind w:left="2340" w:hanging="360"/>
      </w:pPr>
      <w:rPr>
        <w:rFonts w:ascii="Symbol" w:hAnsi="Symbol" w:hint="default"/>
        <w:b/>
        <w:color w:val="auto"/>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6DCD2288"/>
    <w:multiLevelType w:val="multilevel"/>
    <w:tmpl w:val="3EDC008C"/>
    <w:lvl w:ilvl="0">
      <w:start w:val="1"/>
      <w:numFmt w:val="decimal"/>
      <w:lvlText w:val="%1."/>
      <w:lvlJc w:val="left"/>
      <w:pPr>
        <w:tabs>
          <w:tab w:val="num" w:pos="720"/>
        </w:tabs>
        <w:ind w:left="720" w:hanging="360"/>
      </w:pPr>
      <w:rPr>
        <w:b/>
        <w:i w:val="0"/>
        <w:color w:val="auto"/>
      </w:rPr>
    </w:lvl>
    <w:lvl w:ilvl="1">
      <w:start w:val="1"/>
      <w:numFmt w:val="lowerLetter"/>
      <w:lvlText w:val="%2."/>
      <w:lvlJc w:val="left"/>
      <w:pPr>
        <w:tabs>
          <w:tab w:val="num" w:pos="1440"/>
        </w:tabs>
        <w:ind w:left="1440" w:hanging="360"/>
      </w:pPr>
      <w:rPr>
        <w:b/>
        <w:i w:val="0"/>
        <w:color w:val="auto"/>
      </w:rPr>
    </w:lvl>
    <w:lvl w:ilvl="2">
      <w:start w:val="1"/>
      <w:numFmt w:val="bullet"/>
      <w:lvlText w:val=""/>
      <w:lvlJc w:val="left"/>
      <w:pPr>
        <w:tabs>
          <w:tab w:val="num" w:pos="2340"/>
        </w:tabs>
        <w:ind w:left="2340" w:hanging="360"/>
      </w:pPr>
      <w:rPr>
        <w:rFonts w:ascii="Symbol" w:hAnsi="Symbol" w:hint="default"/>
        <w:b/>
        <w:color w:val="auto"/>
      </w:r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15:restartNumberingAfterBreak="0">
    <w:nsid w:val="74BB6ED0"/>
    <w:multiLevelType w:val="multilevel"/>
    <w:tmpl w:val="26C4AF84"/>
    <w:lvl w:ilvl="0">
      <w:start w:val="1"/>
      <w:numFmt w:val="decimal"/>
      <w:lvlText w:val="%1."/>
      <w:lvlJc w:val="left"/>
      <w:pPr>
        <w:tabs>
          <w:tab w:val="num" w:pos="720"/>
        </w:tabs>
        <w:ind w:left="720" w:hanging="360"/>
      </w:pPr>
      <w:rPr>
        <w:b/>
        <w:i w:val="0"/>
        <w:color w:val="auto"/>
      </w:rPr>
    </w:lvl>
    <w:lvl w:ilvl="1">
      <w:start w:val="1"/>
      <w:numFmt w:val="lowerLetter"/>
      <w:lvlText w:val="%2."/>
      <w:lvlJc w:val="left"/>
      <w:pPr>
        <w:tabs>
          <w:tab w:val="num" w:pos="1440"/>
        </w:tabs>
        <w:ind w:left="1440" w:hanging="360"/>
      </w:pPr>
      <w:rPr>
        <w:b/>
        <w:i w:val="0"/>
      </w:rPr>
    </w:lvl>
    <w:lvl w:ilvl="2">
      <w:start w:val="1"/>
      <w:numFmt w:val="bullet"/>
      <w:lvlText w:val=""/>
      <w:lvlJc w:val="left"/>
      <w:pPr>
        <w:tabs>
          <w:tab w:val="num" w:pos="2340"/>
        </w:tabs>
        <w:ind w:left="2340" w:hanging="360"/>
      </w:pPr>
      <w:rPr>
        <w:rFonts w:ascii="Symbol" w:hAnsi="Symbol" w:hint="default"/>
        <w:b/>
      </w:r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15:restartNumberingAfterBreak="0">
    <w:nsid w:val="7B4715D2"/>
    <w:multiLevelType w:val="hybridMultilevel"/>
    <w:tmpl w:val="AD5C370A"/>
    <w:lvl w:ilvl="0" w:tplc="B4BACFF2">
      <w:start w:val="10"/>
      <w:numFmt w:val="decimal"/>
      <w:lvlText w:val="%1."/>
      <w:lvlJc w:val="left"/>
      <w:pPr>
        <w:tabs>
          <w:tab w:val="num" w:pos="720"/>
        </w:tabs>
        <w:ind w:left="720" w:hanging="360"/>
      </w:pPr>
      <w:rPr>
        <w:rFonts w:hint="default"/>
        <w:b/>
        <w:i w:val="0"/>
        <w:color w:val="auto"/>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66680342">
    <w:abstractNumId w:val="7"/>
  </w:num>
  <w:num w:numId="2" w16cid:durableId="296104727">
    <w:abstractNumId w:val="0"/>
  </w:num>
  <w:num w:numId="3" w16cid:durableId="741683735">
    <w:abstractNumId w:val="3"/>
  </w:num>
  <w:num w:numId="4" w16cid:durableId="1192259068">
    <w:abstractNumId w:val="9"/>
  </w:num>
  <w:num w:numId="5" w16cid:durableId="1223641356">
    <w:abstractNumId w:val="4"/>
  </w:num>
  <w:num w:numId="6" w16cid:durableId="728723547">
    <w:abstractNumId w:val="8"/>
  </w:num>
  <w:num w:numId="7" w16cid:durableId="885408835">
    <w:abstractNumId w:val="6"/>
  </w:num>
  <w:num w:numId="8" w16cid:durableId="795760777">
    <w:abstractNumId w:val="2"/>
  </w:num>
  <w:num w:numId="9" w16cid:durableId="1775978954">
    <w:abstractNumId w:val="10"/>
  </w:num>
  <w:num w:numId="10" w16cid:durableId="526874972">
    <w:abstractNumId w:val="5"/>
  </w:num>
  <w:num w:numId="11" w16cid:durableId="7002528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3893"/>
    <w:rsid w:val="00000882"/>
    <w:rsid w:val="00000AA9"/>
    <w:rsid w:val="00000B57"/>
    <w:rsid w:val="00003D6B"/>
    <w:rsid w:val="0000487A"/>
    <w:rsid w:val="0001080F"/>
    <w:rsid w:val="00011F68"/>
    <w:rsid w:val="00013683"/>
    <w:rsid w:val="000139F6"/>
    <w:rsid w:val="000208DC"/>
    <w:rsid w:val="00023024"/>
    <w:rsid w:val="000233F3"/>
    <w:rsid w:val="000243FF"/>
    <w:rsid w:val="00024472"/>
    <w:rsid w:val="00025AA7"/>
    <w:rsid w:val="00030D45"/>
    <w:rsid w:val="00034192"/>
    <w:rsid w:val="00034C89"/>
    <w:rsid w:val="00034CEF"/>
    <w:rsid w:val="00035BFD"/>
    <w:rsid w:val="0003734A"/>
    <w:rsid w:val="0004115E"/>
    <w:rsid w:val="00044AD5"/>
    <w:rsid w:val="000475F5"/>
    <w:rsid w:val="00054CB3"/>
    <w:rsid w:val="00061EEA"/>
    <w:rsid w:val="00062116"/>
    <w:rsid w:val="00062EDC"/>
    <w:rsid w:val="000631AF"/>
    <w:rsid w:val="00063985"/>
    <w:rsid w:val="00065916"/>
    <w:rsid w:val="00067013"/>
    <w:rsid w:val="000706DD"/>
    <w:rsid w:val="00072A75"/>
    <w:rsid w:val="00074123"/>
    <w:rsid w:val="00076438"/>
    <w:rsid w:val="00077C7E"/>
    <w:rsid w:val="00077FB8"/>
    <w:rsid w:val="00081F48"/>
    <w:rsid w:val="00083856"/>
    <w:rsid w:val="00086B19"/>
    <w:rsid w:val="0008763E"/>
    <w:rsid w:val="00087976"/>
    <w:rsid w:val="000925A0"/>
    <w:rsid w:val="0009289F"/>
    <w:rsid w:val="000942D9"/>
    <w:rsid w:val="00094E8B"/>
    <w:rsid w:val="00095DD5"/>
    <w:rsid w:val="00096B1B"/>
    <w:rsid w:val="00097F5F"/>
    <w:rsid w:val="000A0BE2"/>
    <w:rsid w:val="000A1F20"/>
    <w:rsid w:val="000A4059"/>
    <w:rsid w:val="000A61B5"/>
    <w:rsid w:val="000A621A"/>
    <w:rsid w:val="000A6951"/>
    <w:rsid w:val="000B1857"/>
    <w:rsid w:val="000B296C"/>
    <w:rsid w:val="000B3E5A"/>
    <w:rsid w:val="000B45A9"/>
    <w:rsid w:val="000B4659"/>
    <w:rsid w:val="000B4965"/>
    <w:rsid w:val="000B64CE"/>
    <w:rsid w:val="000C0507"/>
    <w:rsid w:val="000C0B89"/>
    <w:rsid w:val="000C27E8"/>
    <w:rsid w:val="000C4492"/>
    <w:rsid w:val="000D62BE"/>
    <w:rsid w:val="000E0AF1"/>
    <w:rsid w:val="000E0FC1"/>
    <w:rsid w:val="000E1207"/>
    <w:rsid w:val="000E6313"/>
    <w:rsid w:val="000E64EB"/>
    <w:rsid w:val="000F07D9"/>
    <w:rsid w:val="000F224F"/>
    <w:rsid w:val="000F409C"/>
    <w:rsid w:val="000F4280"/>
    <w:rsid w:val="000F5334"/>
    <w:rsid w:val="000F6C1B"/>
    <w:rsid w:val="0010060F"/>
    <w:rsid w:val="00100FB9"/>
    <w:rsid w:val="0010147E"/>
    <w:rsid w:val="001108EE"/>
    <w:rsid w:val="001129B4"/>
    <w:rsid w:val="001158C7"/>
    <w:rsid w:val="00116272"/>
    <w:rsid w:val="00116E14"/>
    <w:rsid w:val="0012066C"/>
    <w:rsid w:val="00126F10"/>
    <w:rsid w:val="00127AB1"/>
    <w:rsid w:val="00131C36"/>
    <w:rsid w:val="001320CF"/>
    <w:rsid w:val="00132D54"/>
    <w:rsid w:val="00133C1C"/>
    <w:rsid w:val="00135CD1"/>
    <w:rsid w:val="0014161B"/>
    <w:rsid w:val="00141BF3"/>
    <w:rsid w:val="00142B6D"/>
    <w:rsid w:val="00142D39"/>
    <w:rsid w:val="00142D7F"/>
    <w:rsid w:val="00143A17"/>
    <w:rsid w:val="00144894"/>
    <w:rsid w:val="00147D96"/>
    <w:rsid w:val="00150AD4"/>
    <w:rsid w:val="0015651B"/>
    <w:rsid w:val="0016015A"/>
    <w:rsid w:val="00161263"/>
    <w:rsid w:val="00162416"/>
    <w:rsid w:val="00162BB0"/>
    <w:rsid w:val="00163126"/>
    <w:rsid w:val="00165954"/>
    <w:rsid w:val="00166480"/>
    <w:rsid w:val="0017142B"/>
    <w:rsid w:val="00171F84"/>
    <w:rsid w:val="00173512"/>
    <w:rsid w:val="00173A93"/>
    <w:rsid w:val="001740F6"/>
    <w:rsid w:val="00180F4D"/>
    <w:rsid w:val="00181462"/>
    <w:rsid w:val="00182DCB"/>
    <w:rsid w:val="00185F50"/>
    <w:rsid w:val="001867B2"/>
    <w:rsid w:val="001945FA"/>
    <w:rsid w:val="001946F3"/>
    <w:rsid w:val="001959F8"/>
    <w:rsid w:val="00195D01"/>
    <w:rsid w:val="00196B5C"/>
    <w:rsid w:val="001A193B"/>
    <w:rsid w:val="001A221E"/>
    <w:rsid w:val="001A28E5"/>
    <w:rsid w:val="001A3CB9"/>
    <w:rsid w:val="001B0893"/>
    <w:rsid w:val="001B09D0"/>
    <w:rsid w:val="001B18EE"/>
    <w:rsid w:val="001B297C"/>
    <w:rsid w:val="001B2C99"/>
    <w:rsid w:val="001B641F"/>
    <w:rsid w:val="001C4C58"/>
    <w:rsid w:val="001C5562"/>
    <w:rsid w:val="001C5760"/>
    <w:rsid w:val="001D013C"/>
    <w:rsid w:val="001D0B15"/>
    <w:rsid w:val="001D1762"/>
    <w:rsid w:val="001D26DE"/>
    <w:rsid w:val="001D2AAA"/>
    <w:rsid w:val="001D4B6A"/>
    <w:rsid w:val="001D4E80"/>
    <w:rsid w:val="001D5B11"/>
    <w:rsid w:val="001D5E8C"/>
    <w:rsid w:val="001D7E1C"/>
    <w:rsid w:val="001E0F78"/>
    <w:rsid w:val="001E49DC"/>
    <w:rsid w:val="001E54F5"/>
    <w:rsid w:val="001E60F7"/>
    <w:rsid w:val="001F1F75"/>
    <w:rsid w:val="001F25AB"/>
    <w:rsid w:val="001F431C"/>
    <w:rsid w:val="001F52EE"/>
    <w:rsid w:val="001F6641"/>
    <w:rsid w:val="00201E20"/>
    <w:rsid w:val="00207863"/>
    <w:rsid w:val="00210AD4"/>
    <w:rsid w:val="002159FA"/>
    <w:rsid w:val="00215D32"/>
    <w:rsid w:val="00215FFA"/>
    <w:rsid w:val="00216884"/>
    <w:rsid w:val="00217797"/>
    <w:rsid w:val="002203F6"/>
    <w:rsid w:val="002212DD"/>
    <w:rsid w:val="0022288E"/>
    <w:rsid w:val="002242EF"/>
    <w:rsid w:val="002249C5"/>
    <w:rsid w:val="0022676D"/>
    <w:rsid w:val="002267F1"/>
    <w:rsid w:val="00226B32"/>
    <w:rsid w:val="00226FA2"/>
    <w:rsid w:val="00232EA1"/>
    <w:rsid w:val="00235A9B"/>
    <w:rsid w:val="00240A11"/>
    <w:rsid w:val="00243F55"/>
    <w:rsid w:val="00244023"/>
    <w:rsid w:val="00244A7F"/>
    <w:rsid w:val="00244E44"/>
    <w:rsid w:val="00244EEB"/>
    <w:rsid w:val="00247F3A"/>
    <w:rsid w:val="00250264"/>
    <w:rsid w:val="002504C7"/>
    <w:rsid w:val="00250F37"/>
    <w:rsid w:val="002522D1"/>
    <w:rsid w:val="00255F6A"/>
    <w:rsid w:val="00256FCD"/>
    <w:rsid w:val="00265843"/>
    <w:rsid w:val="002670D4"/>
    <w:rsid w:val="00267C12"/>
    <w:rsid w:val="00267C8D"/>
    <w:rsid w:val="00271676"/>
    <w:rsid w:val="0027199E"/>
    <w:rsid w:val="00271AE5"/>
    <w:rsid w:val="00271DB1"/>
    <w:rsid w:val="00273D72"/>
    <w:rsid w:val="00276826"/>
    <w:rsid w:val="00276E8E"/>
    <w:rsid w:val="0028135D"/>
    <w:rsid w:val="00281EF4"/>
    <w:rsid w:val="002832B3"/>
    <w:rsid w:val="0028351E"/>
    <w:rsid w:val="00284647"/>
    <w:rsid w:val="0028663C"/>
    <w:rsid w:val="002873F6"/>
    <w:rsid w:val="00291383"/>
    <w:rsid w:val="002A2EF6"/>
    <w:rsid w:val="002A3EA5"/>
    <w:rsid w:val="002A7819"/>
    <w:rsid w:val="002B20C7"/>
    <w:rsid w:val="002B265B"/>
    <w:rsid w:val="002B39F1"/>
    <w:rsid w:val="002B3E7B"/>
    <w:rsid w:val="002B578D"/>
    <w:rsid w:val="002B5C06"/>
    <w:rsid w:val="002B7454"/>
    <w:rsid w:val="002C0FB1"/>
    <w:rsid w:val="002C2932"/>
    <w:rsid w:val="002C355D"/>
    <w:rsid w:val="002C3893"/>
    <w:rsid w:val="002D1B43"/>
    <w:rsid w:val="002D2237"/>
    <w:rsid w:val="002E477D"/>
    <w:rsid w:val="002E795A"/>
    <w:rsid w:val="002F05BF"/>
    <w:rsid w:val="002F1059"/>
    <w:rsid w:val="002F530F"/>
    <w:rsid w:val="003004B0"/>
    <w:rsid w:val="003061E1"/>
    <w:rsid w:val="00307468"/>
    <w:rsid w:val="0031042F"/>
    <w:rsid w:val="00310A79"/>
    <w:rsid w:val="00311387"/>
    <w:rsid w:val="0031179B"/>
    <w:rsid w:val="0031529B"/>
    <w:rsid w:val="00320CCA"/>
    <w:rsid w:val="00323A92"/>
    <w:rsid w:val="00324904"/>
    <w:rsid w:val="00325838"/>
    <w:rsid w:val="0032689F"/>
    <w:rsid w:val="00331329"/>
    <w:rsid w:val="003329F3"/>
    <w:rsid w:val="00332DBD"/>
    <w:rsid w:val="00334CE2"/>
    <w:rsid w:val="0033583E"/>
    <w:rsid w:val="00337A7F"/>
    <w:rsid w:val="003404C8"/>
    <w:rsid w:val="00341C2D"/>
    <w:rsid w:val="0034337F"/>
    <w:rsid w:val="003452C0"/>
    <w:rsid w:val="003461BF"/>
    <w:rsid w:val="0034624B"/>
    <w:rsid w:val="00346381"/>
    <w:rsid w:val="00355B7E"/>
    <w:rsid w:val="00356F33"/>
    <w:rsid w:val="003604C8"/>
    <w:rsid w:val="0036093F"/>
    <w:rsid w:val="00361F38"/>
    <w:rsid w:val="003628D2"/>
    <w:rsid w:val="003635B0"/>
    <w:rsid w:val="0036373F"/>
    <w:rsid w:val="00363BE3"/>
    <w:rsid w:val="003648F8"/>
    <w:rsid w:val="00365639"/>
    <w:rsid w:val="00367560"/>
    <w:rsid w:val="00371706"/>
    <w:rsid w:val="00372923"/>
    <w:rsid w:val="00373509"/>
    <w:rsid w:val="00375843"/>
    <w:rsid w:val="0037617A"/>
    <w:rsid w:val="00376D2B"/>
    <w:rsid w:val="00376DE8"/>
    <w:rsid w:val="00376E8C"/>
    <w:rsid w:val="00377743"/>
    <w:rsid w:val="003777EA"/>
    <w:rsid w:val="00377995"/>
    <w:rsid w:val="003864D4"/>
    <w:rsid w:val="00386529"/>
    <w:rsid w:val="003924B1"/>
    <w:rsid w:val="00392644"/>
    <w:rsid w:val="0039285D"/>
    <w:rsid w:val="00394752"/>
    <w:rsid w:val="00395126"/>
    <w:rsid w:val="00396B76"/>
    <w:rsid w:val="00397832"/>
    <w:rsid w:val="00397CA7"/>
    <w:rsid w:val="00397FB3"/>
    <w:rsid w:val="003A065A"/>
    <w:rsid w:val="003A0ADA"/>
    <w:rsid w:val="003A140C"/>
    <w:rsid w:val="003A3F5E"/>
    <w:rsid w:val="003A43C2"/>
    <w:rsid w:val="003A4E38"/>
    <w:rsid w:val="003B13A0"/>
    <w:rsid w:val="003B17EA"/>
    <w:rsid w:val="003B79C0"/>
    <w:rsid w:val="003C1EA1"/>
    <w:rsid w:val="003C39D0"/>
    <w:rsid w:val="003C430F"/>
    <w:rsid w:val="003C61B4"/>
    <w:rsid w:val="003C6A1B"/>
    <w:rsid w:val="003D0F86"/>
    <w:rsid w:val="003D4797"/>
    <w:rsid w:val="003E01EB"/>
    <w:rsid w:val="003E1DDA"/>
    <w:rsid w:val="003E4886"/>
    <w:rsid w:val="003E4E34"/>
    <w:rsid w:val="003E640E"/>
    <w:rsid w:val="003E6D1A"/>
    <w:rsid w:val="003E7871"/>
    <w:rsid w:val="003F0038"/>
    <w:rsid w:val="003F2272"/>
    <w:rsid w:val="003F2D43"/>
    <w:rsid w:val="003F4A2A"/>
    <w:rsid w:val="003F56F8"/>
    <w:rsid w:val="00400073"/>
    <w:rsid w:val="00400BC7"/>
    <w:rsid w:val="00401203"/>
    <w:rsid w:val="00402084"/>
    <w:rsid w:val="004023AD"/>
    <w:rsid w:val="00407765"/>
    <w:rsid w:val="004100F1"/>
    <w:rsid w:val="00410B24"/>
    <w:rsid w:val="00411B66"/>
    <w:rsid w:val="00412180"/>
    <w:rsid w:val="0041275F"/>
    <w:rsid w:val="00415C36"/>
    <w:rsid w:val="00416CEB"/>
    <w:rsid w:val="0041791A"/>
    <w:rsid w:val="0042339D"/>
    <w:rsid w:val="004238CF"/>
    <w:rsid w:val="00423A4A"/>
    <w:rsid w:val="00424088"/>
    <w:rsid w:val="00424F91"/>
    <w:rsid w:val="00426B02"/>
    <w:rsid w:val="004319F4"/>
    <w:rsid w:val="00433611"/>
    <w:rsid w:val="00433F7A"/>
    <w:rsid w:val="004346C8"/>
    <w:rsid w:val="00436F49"/>
    <w:rsid w:val="004429FC"/>
    <w:rsid w:val="00443704"/>
    <w:rsid w:val="0044602F"/>
    <w:rsid w:val="00446BBC"/>
    <w:rsid w:val="00446D34"/>
    <w:rsid w:val="00446F3D"/>
    <w:rsid w:val="004478C6"/>
    <w:rsid w:val="00450AAA"/>
    <w:rsid w:val="00450D26"/>
    <w:rsid w:val="004510CA"/>
    <w:rsid w:val="0045508C"/>
    <w:rsid w:val="0046053F"/>
    <w:rsid w:val="004608B5"/>
    <w:rsid w:val="0046097D"/>
    <w:rsid w:val="00461FED"/>
    <w:rsid w:val="00466828"/>
    <w:rsid w:val="00467579"/>
    <w:rsid w:val="00467DD2"/>
    <w:rsid w:val="00471905"/>
    <w:rsid w:val="00473D1A"/>
    <w:rsid w:val="004769E8"/>
    <w:rsid w:val="00476BE5"/>
    <w:rsid w:val="00480568"/>
    <w:rsid w:val="004825BA"/>
    <w:rsid w:val="00483695"/>
    <w:rsid w:val="00485021"/>
    <w:rsid w:val="00487554"/>
    <w:rsid w:val="00492CCE"/>
    <w:rsid w:val="00494209"/>
    <w:rsid w:val="00494441"/>
    <w:rsid w:val="00494CA8"/>
    <w:rsid w:val="00495294"/>
    <w:rsid w:val="00495339"/>
    <w:rsid w:val="00495499"/>
    <w:rsid w:val="004A2914"/>
    <w:rsid w:val="004A293E"/>
    <w:rsid w:val="004A42BC"/>
    <w:rsid w:val="004B1828"/>
    <w:rsid w:val="004B1EB5"/>
    <w:rsid w:val="004B2513"/>
    <w:rsid w:val="004B3D5B"/>
    <w:rsid w:val="004B438B"/>
    <w:rsid w:val="004B68D6"/>
    <w:rsid w:val="004C066B"/>
    <w:rsid w:val="004C3147"/>
    <w:rsid w:val="004C4958"/>
    <w:rsid w:val="004C6F6B"/>
    <w:rsid w:val="004C7D33"/>
    <w:rsid w:val="004D2507"/>
    <w:rsid w:val="004D665E"/>
    <w:rsid w:val="004E0CD2"/>
    <w:rsid w:val="004F0285"/>
    <w:rsid w:val="004F02EA"/>
    <w:rsid w:val="004F1100"/>
    <w:rsid w:val="004F30CC"/>
    <w:rsid w:val="004F5ED8"/>
    <w:rsid w:val="004F69B9"/>
    <w:rsid w:val="00500125"/>
    <w:rsid w:val="00501F52"/>
    <w:rsid w:val="005033DC"/>
    <w:rsid w:val="00503600"/>
    <w:rsid w:val="005041EB"/>
    <w:rsid w:val="00504589"/>
    <w:rsid w:val="00504E73"/>
    <w:rsid w:val="005152F0"/>
    <w:rsid w:val="00516C4C"/>
    <w:rsid w:val="0052277F"/>
    <w:rsid w:val="00524DC8"/>
    <w:rsid w:val="00526B4C"/>
    <w:rsid w:val="00526CE6"/>
    <w:rsid w:val="0053186C"/>
    <w:rsid w:val="00532951"/>
    <w:rsid w:val="005336D6"/>
    <w:rsid w:val="005338F7"/>
    <w:rsid w:val="005343D2"/>
    <w:rsid w:val="00536002"/>
    <w:rsid w:val="0054146F"/>
    <w:rsid w:val="005419BD"/>
    <w:rsid w:val="00542D90"/>
    <w:rsid w:val="00542EE8"/>
    <w:rsid w:val="00542FFC"/>
    <w:rsid w:val="00543D2C"/>
    <w:rsid w:val="00546258"/>
    <w:rsid w:val="00546326"/>
    <w:rsid w:val="00550004"/>
    <w:rsid w:val="00550535"/>
    <w:rsid w:val="0055295E"/>
    <w:rsid w:val="005541BB"/>
    <w:rsid w:val="00555C39"/>
    <w:rsid w:val="00564FE1"/>
    <w:rsid w:val="00565FF8"/>
    <w:rsid w:val="00567CE0"/>
    <w:rsid w:val="00570E53"/>
    <w:rsid w:val="0057383E"/>
    <w:rsid w:val="005745C8"/>
    <w:rsid w:val="005747C8"/>
    <w:rsid w:val="0058067F"/>
    <w:rsid w:val="00582E2A"/>
    <w:rsid w:val="00583382"/>
    <w:rsid w:val="005837AA"/>
    <w:rsid w:val="00585611"/>
    <w:rsid w:val="005971BD"/>
    <w:rsid w:val="00597EF7"/>
    <w:rsid w:val="005A123A"/>
    <w:rsid w:val="005A4152"/>
    <w:rsid w:val="005A4C25"/>
    <w:rsid w:val="005A5D13"/>
    <w:rsid w:val="005A6247"/>
    <w:rsid w:val="005A6939"/>
    <w:rsid w:val="005A6EA1"/>
    <w:rsid w:val="005B0724"/>
    <w:rsid w:val="005B0CC9"/>
    <w:rsid w:val="005B58C1"/>
    <w:rsid w:val="005C026D"/>
    <w:rsid w:val="005C044E"/>
    <w:rsid w:val="005C2980"/>
    <w:rsid w:val="005C5629"/>
    <w:rsid w:val="005C6D06"/>
    <w:rsid w:val="005D0D65"/>
    <w:rsid w:val="005D3A7B"/>
    <w:rsid w:val="005D610F"/>
    <w:rsid w:val="005D7448"/>
    <w:rsid w:val="005D774B"/>
    <w:rsid w:val="005E0422"/>
    <w:rsid w:val="005E42A8"/>
    <w:rsid w:val="005E4D97"/>
    <w:rsid w:val="005E7E5D"/>
    <w:rsid w:val="005F38F3"/>
    <w:rsid w:val="005F4A15"/>
    <w:rsid w:val="005F6901"/>
    <w:rsid w:val="006042B9"/>
    <w:rsid w:val="00604D3A"/>
    <w:rsid w:val="00610C6E"/>
    <w:rsid w:val="00610EDB"/>
    <w:rsid w:val="00611DAB"/>
    <w:rsid w:val="006128CA"/>
    <w:rsid w:val="006162AA"/>
    <w:rsid w:val="00616880"/>
    <w:rsid w:val="00616ED8"/>
    <w:rsid w:val="006223AC"/>
    <w:rsid w:val="006238A1"/>
    <w:rsid w:val="00625890"/>
    <w:rsid w:val="00627CD7"/>
    <w:rsid w:val="0063038C"/>
    <w:rsid w:val="00632FE0"/>
    <w:rsid w:val="006331A7"/>
    <w:rsid w:val="00636118"/>
    <w:rsid w:val="006364DA"/>
    <w:rsid w:val="006365DE"/>
    <w:rsid w:val="00637508"/>
    <w:rsid w:val="00637C12"/>
    <w:rsid w:val="006409A2"/>
    <w:rsid w:val="0064246A"/>
    <w:rsid w:val="00642E41"/>
    <w:rsid w:val="006464FE"/>
    <w:rsid w:val="00646F93"/>
    <w:rsid w:val="00651442"/>
    <w:rsid w:val="006517CF"/>
    <w:rsid w:val="0065388E"/>
    <w:rsid w:val="00654F8C"/>
    <w:rsid w:val="006550BE"/>
    <w:rsid w:val="0066016A"/>
    <w:rsid w:val="0066084A"/>
    <w:rsid w:val="00661030"/>
    <w:rsid w:val="00661C5E"/>
    <w:rsid w:val="00663905"/>
    <w:rsid w:val="00663943"/>
    <w:rsid w:val="0066515E"/>
    <w:rsid w:val="00665C40"/>
    <w:rsid w:val="00665FFA"/>
    <w:rsid w:val="00672A3F"/>
    <w:rsid w:val="006756EA"/>
    <w:rsid w:val="00677B2C"/>
    <w:rsid w:val="0068131F"/>
    <w:rsid w:val="0068136E"/>
    <w:rsid w:val="00686570"/>
    <w:rsid w:val="00686A89"/>
    <w:rsid w:val="00686B71"/>
    <w:rsid w:val="00692A85"/>
    <w:rsid w:val="00693AD9"/>
    <w:rsid w:val="006970E1"/>
    <w:rsid w:val="006A1BF9"/>
    <w:rsid w:val="006A53AB"/>
    <w:rsid w:val="006A6356"/>
    <w:rsid w:val="006B0071"/>
    <w:rsid w:val="006B0C04"/>
    <w:rsid w:val="006B112F"/>
    <w:rsid w:val="006B3CD0"/>
    <w:rsid w:val="006B53AC"/>
    <w:rsid w:val="006B5E9B"/>
    <w:rsid w:val="006C021A"/>
    <w:rsid w:val="006C02C7"/>
    <w:rsid w:val="006C05E0"/>
    <w:rsid w:val="006C289A"/>
    <w:rsid w:val="006C2BE8"/>
    <w:rsid w:val="006C4422"/>
    <w:rsid w:val="006C4BC8"/>
    <w:rsid w:val="006C5124"/>
    <w:rsid w:val="006C5521"/>
    <w:rsid w:val="006D2B57"/>
    <w:rsid w:val="006D3A23"/>
    <w:rsid w:val="006D5B7E"/>
    <w:rsid w:val="006E1C63"/>
    <w:rsid w:val="006E1ECD"/>
    <w:rsid w:val="006E1FED"/>
    <w:rsid w:val="006E2D8C"/>
    <w:rsid w:val="006E3BCB"/>
    <w:rsid w:val="006F36DC"/>
    <w:rsid w:val="00700742"/>
    <w:rsid w:val="00700C1D"/>
    <w:rsid w:val="007058CB"/>
    <w:rsid w:val="007074EE"/>
    <w:rsid w:val="0071060C"/>
    <w:rsid w:val="007106D2"/>
    <w:rsid w:val="00710829"/>
    <w:rsid w:val="00713DE2"/>
    <w:rsid w:val="007149D6"/>
    <w:rsid w:val="00715DA1"/>
    <w:rsid w:val="007170E6"/>
    <w:rsid w:val="007173F2"/>
    <w:rsid w:val="007179F3"/>
    <w:rsid w:val="00717CF7"/>
    <w:rsid w:val="007216FC"/>
    <w:rsid w:val="00723ED4"/>
    <w:rsid w:val="0072438A"/>
    <w:rsid w:val="00724A17"/>
    <w:rsid w:val="007303D4"/>
    <w:rsid w:val="00741A9E"/>
    <w:rsid w:val="0074291F"/>
    <w:rsid w:val="00742CFF"/>
    <w:rsid w:val="007474AB"/>
    <w:rsid w:val="00747A5E"/>
    <w:rsid w:val="00747A84"/>
    <w:rsid w:val="00747F5C"/>
    <w:rsid w:val="00750413"/>
    <w:rsid w:val="00752083"/>
    <w:rsid w:val="0075327B"/>
    <w:rsid w:val="00753AB7"/>
    <w:rsid w:val="00753C25"/>
    <w:rsid w:val="00755307"/>
    <w:rsid w:val="00756BBD"/>
    <w:rsid w:val="007574AF"/>
    <w:rsid w:val="007601A6"/>
    <w:rsid w:val="00760A64"/>
    <w:rsid w:val="00762928"/>
    <w:rsid w:val="007629C4"/>
    <w:rsid w:val="00765122"/>
    <w:rsid w:val="00765AB4"/>
    <w:rsid w:val="00766651"/>
    <w:rsid w:val="00774297"/>
    <w:rsid w:val="00775BB4"/>
    <w:rsid w:val="0077794B"/>
    <w:rsid w:val="00781D59"/>
    <w:rsid w:val="00781FA5"/>
    <w:rsid w:val="0078202F"/>
    <w:rsid w:val="00783077"/>
    <w:rsid w:val="00783AAB"/>
    <w:rsid w:val="007841F4"/>
    <w:rsid w:val="007845CB"/>
    <w:rsid w:val="007861B1"/>
    <w:rsid w:val="00786CDE"/>
    <w:rsid w:val="00787983"/>
    <w:rsid w:val="007928F7"/>
    <w:rsid w:val="007968C0"/>
    <w:rsid w:val="007A21BA"/>
    <w:rsid w:val="007A53CB"/>
    <w:rsid w:val="007A5CBC"/>
    <w:rsid w:val="007A6678"/>
    <w:rsid w:val="007A6EFB"/>
    <w:rsid w:val="007B1AE4"/>
    <w:rsid w:val="007B1D5D"/>
    <w:rsid w:val="007B4115"/>
    <w:rsid w:val="007B441C"/>
    <w:rsid w:val="007B4D89"/>
    <w:rsid w:val="007B7EE9"/>
    <w:rsid w:val="007C0816"/>
    <w:rsid w:val="007C1DC7"/>
    <w:rsid w:val="007C5042"/>
    <w:rsid w:val="007D011D"/>
    <w:rsid w:val="007D30DE"/>
    <w:rsid w:val="007D48B6"/>
    <w:rsid w:val="007D6A25"/>
    <w:rsid w:val="007D6B11"/>
    <w:rsid w:val="007D716F"/>
    <w:rsid w:val="007D76F4"/>
    <w:rsid w:val="007E7505"/>
    <w:rsid w:val="007F1ABE"/>
    <w:rsid w:val="007F1D83"/>
    <w:rsid w:val="007F1F17"/>
    <w:rsid w:val="007F47BA"/>
    <w:rsid w:val="007F6F08"/>
    <w:rsid w:val="007F75DB"/>
    <w:rsid w:val="008000F7"/>
    <w:rsid w:val="00805236"/>
    <w:rsid w:val="0080557A"/>
    <w:rsid w:val="00805802"/>
    <w:rsid w:val="00805895"/>
    <w:rsid w:val="00811853"/>
    <w:rsid w:val="00811E23"/>
    <w:rsid w:val="00812FB4"/>
    <w:rsid w:val="008206A0"/>
    <w:rsid w:val="00821906"/>
    <w:rsid w:val="00822D0A"/>
    <w:rsid w:val="0082537F"/>
    <w:rsid w:val="00825D68"/>
    <w:rsid w:val="008314D8"/>
    <w:rsid w:val="008334E0"/>
    <w:rsid w:val="00833CE6"/>
    <w:rsid w:val="00835822"/>
    <w:rsid w:val="0083616E"/>
    <w:rsid w:val="00836E06"/>
    <w:rsid w:val="00837159"/>
    <w:rsid w:val="00840826"/>
    <w:rsid w:val="00840C20"/>
    <w:rsid w:val="00843120"/>
    <w:rsid w:val="00843E02"/>
    <w:rsid w:val="0084531E"/>
    <w:rsid w:val="008478BE"/>
    <w:rsid w:val="00847A7A"/>
    <w:rsid w:val="0085376C"/>
    <w:rsid w:val="00855CBA"/>
    <w:rsid w:val="00856B89"/>
    <w:rsid w:val="00856BFC"/>
    <w:rsid w:val="0085712A"/>
    <w:rsid w:val="00861781"/>
    <w:rsid w:val="00861B72"/>
    <w:rsid w:val="00862026"/>
    <w:rsid w:val="0086357A"/>
    <w:rsid w:val="008675A0"/>
    <w:rsid w:val="008707FD"/>
    <w:rsid w:val="008729A7"/>
    <w:rsid w:val="00872FDE"/>
    <w:rsid w:val="00874DE7"/>
    <w:rsid w:val="008818F0"/>
    <w:rsid w:val="0089009A"/>
    <w:rsid w:val="0089409E"/>
    <w:rsid w:val="008967BC"/>
    <w:rsid w:val="008A1762"/>
    <w:rsid w:val="008A1BBF"/>
    <w:rsid w:val="008A43A7"/>
    <w:rsid w:val="008A5104"/>
    <w:rsid w:val="008A566E"/>
    <w:rsid w:val="008C0228"/>
    <w:rsid w:val="008C09B0"/>
    <w:rsid w:val="008C0F72"/>
    <w:rsid w:val="008C29D6"/>
    <w:rsid w:val="008C3419"/>
    <w:rsid w:val="008C6D52"/>
    <w:rsid w:val="008D09F6"/>
    <w:rsid w:val="008D21B8"/>
    <w:rsid w:val="008D32C4"/>
    <w:rsid w:val="008D464D"/>
    <w:rsid w:val="008D6DA0"/>
    <w:rsid w:val="008D7AB1"/>
    <w:rsid w:val="008E46C3"/>
    <w:rsid w:val="008E70E2"/>
    <w:rsid w:val="008F022F"/>
    <w:rsid w:val="008F1847"/>
    <w:rsid w:val="008F31E6"/>
    <w:rsid w:val="008F37D4"/>
    <w:rsid w:val="008F50D3"/>
    <w:rsid w:val="008F6312"/>
    <w:rsid w:val="008F6423"/>
    <w:rsid w:val="008F655B"/>
    <w:rsid w:val="0090084A"/>
    <w:rsid w:val="009035B0"/>
    <w:rsid w:val="00911875"/>
    <w:rsid w:val="00915E92"/>
    <w:rsid w:val="00920AD9"/>
    <w:rsid w:val="00921C6D"/>
    <w:rsid w:val="00927EDA"/>
    <w:rsid w:val="00931B85"/>
    <w:rsid w:val="009436D7"/>
    <w:rsid w:val="0094770D"/>
    <w:rsid w:val="00950677"/>
    <w:rsid w:val="00950FA4"/>
    <w:rsid w:val="00951C35"/>
    <w:rsid w:val="0095430D"/>
    <w:rsid w:val="0095649A"/>
    <w:rsid w:val="009629C3"/>
    <w:rsid w:val="00970503"/>
    <w:rsid w:val="00976A25"/>
    <w:rsid w:val="009837E1"/>
    <w:rsid w:val="00986C6F"/>
    <w:rsid w:val="0099190C"/>
    <w:rsid w:val="00993676"/>
    <w:rsid w:val="00993B51"/>
    <w:rsid w:val="00995880"/>
    <w:rsid w:val="00996585"/>
    <w:rsid w:val="009A11B5"/>
    <w:rsid w:val="009A51D5"/>
    <w:rsid w:val="009A63C0"/>
    <w:rsid w:val="009B00F7"/>
    <w:rsid w:val="009B1A95"/>
    <w:rsid w:val="009C0730"/>
    <w:rsid w:val="009C1DF1"/>
    <w:rsid w:val="009C2A7E"/>
    <w:rsid w:val="009C2EEA"/>
    <w:rsid w:val="009C70EE"/>
    <w:rsid w:val="009C78C9"/>
    <w:rsid w:val="009D48F2"/>
    <w:rsid w:val="009D57EC"/>
    <w:rsid w:val="009D7A5C"/>
    <w:rsid w:val="009E048E"/>
    <w:rsid w:val="009E231B"/>
    <w:rsid w:val="009E4436"/>
    <w:rsid w:val="009E58EA"/>
    <w:rsid w:val="009E6D68"/>
    <w:rsid w:val="009F03D0"/>
    <w:rsid w:val="009F133A"/>
    <w:rsid w:val="009F2681"/>
    <w:rsid w:val="009F45F1"/>
    <w:rsid w:val="009F4F51"/>
    <w:rsid w:val="009F5389"/>
    <w:rsid w:val="00A0181A"/>
    <w:rsid w:val="00A0248B"/>
    <w:rsid w:val="00A02A8B"/>
    <w:rsid w:val="00A07443"/>
    <w:rsid w:val="00A11749"/>
    <w:rsid w:val="00A11FDA"/>
    <w:rsid w:val="00A12712"/>
    <w:rsid w:val="00A1342B"/>
    <w:rsid w:val="00A13716"/>
    <w:rsid w:val="00A1708B"/>
    <w:rsid w:val="00A170FF"/>
    <w:rsid w:val="00A20749"/>
    <w:rsid w:val="00A21B53"/>
    <w:rsid w:val="00A23F99"/>
    <w:rsid w:val="00A27DF6"/>
    <w:rsid w:val="00A33476"/>
    <w:rsid w:val="00A33FDF"/>
    <w:rsid w:val="00A3606D"/>
    <w:rsid w:val="00A375C0"/>
    <w:rsid w:val="00A40191"/>
    <w:rsid w:val="00A402D7"/>
    <w:rsid w:val="00A41084"/>
    <w:rsid w:val="00A413C3"/>
    <w:rsid w:val="00A43C3E"/>
    <w:rsid w:val="00A45BCA"/>
    <w:rsid w:val="00A545FB"/>
    <w:rsid w:val="00A5477A"/>
    <w:rsid w:val="00A5493B"/>
    <w:rsid w:val="00A5626D"/>
    <w:rsid w:val="00A563FD"/>
    <w:rsid w:val="00A57CEB"/>
    <w:rsid w:val="00A61AE9"/>
    <w:rsid w:val="00A654B0"/>
    <w:rsid w:val="00A81403"/>
    <w:rsid w:val="00A82A7F"/>
    <w:rsid w:val="00A85AFF"/>
    <w:rsid w:val="00A87B20"/>
    <w:rsid w:val="00A90F6A"/>
    <w:rsid w:val="00A920CD"/>
    <w:rsid w:val="00A9213C"/>
    <w:rsid w:val="00A93A46"/>
    <w:rsid w:val="00A94512"/>
    <w:rsid w:val="00AA0B51"/>
    <w:rsid w:val="00AA2875"/>
    <w:rsid w:val="00AA3736"/>
    <w:rsid w:val="00AA4B00"/>
    <w:rsid w:val="00AA59C7"/>
    <w:rsid w:val="00AA7241"/>
    <w:rsid w:val="00AB06D9"/>
    <w:rsid w:val="00AB21C6"/>
    <w:rsid w:val="00AB3002"/>
    <w:rsid w:val="00AB35DE"/>
    <w:rsid w:val="00AB435F"/>
    <w:rsid w:val="00AC0998"/>
    <w:rsid w:val="00AC0CA1"/>
    <w:rsid w:val="00AC762A"/>
    <w:rsid w:val="00AD0271"/>
    <w:rsid w:val="00AD4BC4"/>
    <w:rsid w:val="00AD69BB"/>
    <w:rsid w:val="00AE12C5"/>
    <w:rsid w:val="00AE396A"/>
    <w:rsid w:val="00AE4E0F"/>
    <w:rsid w:val="00AE53F6"/>
    <w:rsid w:val="00AE6383"/>
    <w:rsid w:val="00AE7CAB"/>
    <w:rsid w:val="00AE7DAC"/>
    <w:rsid w:val="00AF12C0"/>
    <w:rsid w:val="00AF2CB3"/>
    <w:rsid w:val="00AF32F1"/>
    <w:rsid w:val="00AF6564"/>
    <w:rsid w:val="00B00B0A"/>
    <w:rsid w:val="00B02DB2"/>
    <w:rsid w:val="00B051B3"/>
    <w:rsid w:val="00B05FA8"/>
    <w:rsid w:val="00B072C0"/>
    <w:rsid w:val="00B101B5"/>
    <w:rsid w:val="00B2006A"/>
    <w:rsid w:val="00B21D6B"/>
    <w:rsid w:val="00B225E7"/>
    <w:rsid w:val="00B246D9"/>
    <w:rsid w:val="00B2602C"/>
    <w:rsid w:val="00B266E7"/>
    <w:rsid w:val="00B305BD"/>
    <w:rsid w:val="00B32892"/>
    <w:rsid w:val="00B345BA"/>
    <w:rsid w:val="00B35446"/>
    <w:rsid w:val="00B4216C"/>
    <w:rsid w:val="00B44496"/>
    <w:rsid w:val="00B44E17"/>
    <w:rsid w:val="00B4623A"/>
    <w:rsid w:val="00B46FE1"/>
    <w:rsid w:val="00B526FC"/>
    <w:rsid w:val="00B52B23"/>
    <w:rsid w:val="00B54670"/>
    <w:rsid w:val="00B54884"/>
    <w:rsid w:val="00B54DA6"/>
    <w:rsid w:val="00B603CE"/>
    <w:rsid w:val="00B62B81"/>
    <w:rsid w:val="00B665E0"/>
    <w:rsid w:val="00B66EFB"/>
    <w:rsid w:val="00B71F4A"/>
    <w:rsid w:val="00B73C5D"/>
    <w:rsid w:val="00B765AE"/>
    <w:rsid w:val="00B8065C"/>
    <w:rsid w:val="00B82938"/>
    <w:rsid w:val="00B82CF0"/>
    <w:rsid w:val="00B84503"/>
    <w:rsid w:val="00B84837"/>
    <w:rsid w:val="00B86111"/>
    <w:rsid w:val="00B8718D"/>
    <w:rsid w:val="00B90014"/>
    <w:rsid w:val="00B90373"/>
    <w:rsid w:val="00B94004"/>
    <w:rsid w:val="00B9423C"/>
    <w:rsid w:val="00B9470A"/>
    <w:rsid w:val="00B947A0"/>
    <w:rsid w:val="00B96C3A"/>
    <w:rsid w:val="00B97C9A"/>
    <w:rsid w:val="00BA3997"/>
    <w:rsid w:val="00BA4D7D"/>
    <w:rsid w:val="00BA5294"/>
    <w:rsid w:val="00BA584A"/>
    <w:rsid w:val="00BA74B0"/>
    <w:rsid w:val="00BB0F0D"/>
    <w:rsid w:val="00BB45E5"/>
    <w:rsid w:val="00BC1E1C"/>
    <w:rsid w:val="00BC23F8"/>
    <w:rsid w:val="00BC2FB8"/>
    <w:rsid w:val="00BC3712"/>
    <w:rsid w:val="00BD1022"/>
    <w:rsid w:val="00BD28C0"/>
    <w:rsid w:val="00BD3FB5"/>
    <w:rsid w:val="00BD40E6"/>
    <w:rsid w:val="00BD4AAA"/>
    <w:rsid w:val="00BE188E"/>
    <w:rsid w:val="00BE3CA9"/>
    <w:rsid w:val="00BE46EA"/>
    <w:rsid w:val="00BE54B4"/>
    <w:rsid w:val="00BF066B"/>
    <w:rsid w:val="00BF2912"/>
    <w:rsid w:val="00BF3086"/>
    <w:rsid w:val="00BF3FFA"/>
    <w:rsid w:val="00BF4446"/>
    <w:rsid w:val="00BF4B31"/>
    <w:rsid w:val="00C01021"/>
    <w:rsid w:val="00C0411B"/>
    <w:rsid w:val="00C054B1"/>
    <w:rsid w:val="00C06FB8"/>
    <w:rsid w:val="00C14D2C"/>
    <w:rsid w:val="00C17E0E"/>
    <w:rsid w:val="00C21137"/>
    <w:rsid w:val="00C22F55"/>
    <w:rsid w:val="00C22FDB"/>
    <w:rsid w:val="00C2432B"/>
    <w:rsid w:val="00C25C00"/>
    <w:rsid w:val="00C26215"/>
    <w:rsid w:val="00C279FE"/>
    <w:rsid w:val="00C27B87"/>
    <w:rsid w:val="00C3082D"/>
    <w:rsid w:val="00C30CA0"/>
    <w:rsid w:val="00C33601"/>
    <w:rsid w:val="00C33BCB"/>
    <w:rsid w:val="00C345AC"/>
    <w:rsid w:val="00C421FB"/>
    <w:rsid w:val="00C475F6"/>
    <w:rsid w:val="00C50C2F"/>
    <w:rsid w:val="00C53B59"/>
    <w:rsid w:val="00C55393"/>
    <w:rsid w:val="00C64A2D"/>
    <w:rsid w:val="00C679DB"/>
    <w:rsid w:val="00C70C5D"/>
    <w:rsid w:val="00C83853"/>
    <w:rsid w:val="00C839E9"/>
    <w:rsid w:val="00C87784"/>
    <w:rsid w:val="00C918DD"/>
    <w:rsid w:val="00C923D7"/>
    <w:rsid w:val="00C949FF"/>
    <w:rsid w:val="00C963B4"/>
    <w:rsid w:val="00C97034"/>
    <w:rsid w:val="00C97322"/>
    <w:rsid w:val="00CA0001"/>
    <w:rsid w:val="00CA19EF"/>
    <w:rsid w:val="00CA22CE"/>
    <w:rsid w:val="00CA2A1A"/>
    <w:rsid w:val="00CA2EA7"/>
    <w:rsid w:val="00CA3AD2"/>
    <w:rsid w:val="00CA5145"/>
    <w:rsid w:val="00CA6099"/>
    <w:rsid w:val="00CA60B3"/>
    <w:rsid w:val="00CA6B47"/>
    <w:rsid w:val="00CB07AE"/>
    <w:rsid w:val="00CB6705"/>
    <w:rsid w:val="00CC108D"/>
    <w:rsid w:val="00CC1AC8"/>
    <w:rsid w:val="00CC1D92"/>
    <w:rsid w:val="00CC4C80"/>
    <w:rsid w:val="00CC6D1F"/>
    <w:rsid w:val="00CC7243"/>
    <w:rsid w:val="00CC7527"/>
    <w:rsid w:val="00CD3523"/>
    <w:rsid w:val="00CD3F4E"/>
    <w:rsid w:val="00CD61D2"/>
    <w:rsid w:val="00CD7987"/>
    <w:rsid w:val="00CE0D4D"/>
    <w:rsid w:val="00CE25ED"/>
    <w:rsid w:val="00CE333B"/>
    <w:rsid w:val="00CE46E2"/>
    <w:rsid w:val="00CE6100"/>
    <w:rsid w:val="00CE66BA"/>
    <w:rsid w:val="00CE78A2"/>
    <w:rsid w:val="00CE7DE8"/>
    <w:rsid w:val="00CF1B3A"/>
    <w:rsid w:val="00CF2423"/>
    <w:rsid w:val="00CF36EF"/>
    <w:rsid w:val="00CF3733"/>
    <w:rsid w:val="00CF521F"/>
    <w:rsid w:val="00CF6A08"/>
    <w:rsid w:val="00D00E66"/>
    <w:rsid w:val="00D02A01"/>
    <w:rsid w:val="00D0304C"/>
    <w:rsid w:val="00D033BB"/>
    <w:rsid w:val="00D039C1"/>
    <w:rsid w:val="00D05793"/>
    <w:rsid w:val="00D06153"/>
    <w:rsid w:val="00D067AC"/>
    <w:rsid w:val="00D06827"/>
    <w:rsid w:val="00D06AF4"/>
    <w:rsid w:val="00D07B85"/>
    <w:rsid w:val="00D13209"/>
    <w:rsid w:val="00D144FF"/>
    <w:rsid w:val="00D14E39"/>
    <w:rsid w:val="00D17440"/>
    <w:rsid w:val="00D209BB"/>
    <w:rsid w:val="00D21238"/>
    <w:rsid w:val="00D21A38"/>
    <w:rsid w:val="00D220B8"/>
    <w:rsid w:val="00D239E2"/>
    <w:rsid w:val="00D23D71"/>
    <w:rsid w:val="00D258A1"/>
    <w:rsid w:val="00D26550"/>
    <w:rsid w:val="00D269BA"/>
    <w:rsid w:val="00D2795F"/>
    <w:rsid w:val="00D307B3"/>
    <w:rsid w:val="00D32AA6"/>
    <w:rsid w:val="00D3336D"/>
    <w:rsid w:val="00D43917"/>
    <w:rsid w:val="00D43F6E"/>
    <w:rsid w:val="00D44565"/>
    <w:rsid w:val="00D44C23"/>
    <w:rsid w:val="00D45B1D"/>
    <w:rsid w:val="00D50F48"/>
    <w:rsid w:val="00D524EA"/>
    <w:rsid w:val="00D52776"/>
    <w:rsid w:val="00D53843"/>
    <w:rsid w:val="00D556E7"/>
    <w:rsid w:val="00D57EBD"/>
    <w:rsid w:val="00D60552"/>
    <w:rsid w:val="00D60731"/>
    <w:rsid w:val="00D608CA"/>
    <w:rsid w:val="00D61665"/>
    <w:rsid w:val="00D628A5"/>
    <w:rsid w:val="00D62B1D"/>
    <w:rsid w:val="00D63A41"/>
    <w:rsid w:val="00D64252"/>
    <w:rsid w:val="00D71A40"/>
    <w:rsid w:val="00D74CE3"/>
    <w:rsid w:val="00D75683"/>
    <w:rsid w:val="00D75EC8"/>
    <w:rsid w:val="00D77B45"/>
    <w:rsid w:val="00D8017A"/>
    <w:rsid w:val="00D822FF"/>
    <w:rsid w:val="00D82728"/>
    <w:rsid w:val="00D8625C"/>
    <w:rsid w:val="00D87075"/>
    <w:rsid w:val="00D9114D"/>
    <w:rsid w:val="00D958DB"/>
    <w:rsid w:val="00D9666F"/>
    <w:rsid w:val="00D96F7B"/>
    <w:rsid w:val="00DA146B"/>
    <w:rsid w:val="00DA4EB7"/>
    <w:rsid w:val="00DA61AA"/>
    <w:rsid w:val="00DA7C07"/>
    <w:rsid w:val="00DB05A6"/>
    <w:rsid w:val="00DB07BF"/>
    <w:rsid w:val="00DB4A88"/>
    <w:rsid w:val="00DB6AA4"/>
    <w:rsid w:val="00DB7073"/>
    <w:rsid w:val="00DB7D11"/>
    <w:rsid w:val="00DC06F8"/>
    <w:rsid w:val="00DC1FDA"/>
    <w:rsid w:val="00DC3BC8"/>
    <w:rsid w:val="00DC433B"/>
    <w:rsid w:val="00DC5212"/>
    <w:rsid w:val="00DD2117"/>
    <w:rsid w:val="00DD5CBB"/>
    <w:rsid w:val="00DD6EA4"/>
    <w:rsid w:val="00DE37CE"/>
    <w:rsid w:val="00DE40FB"/>
    <w:rsid w:val="00DF100F"/>
    <w:rsid w:val="00DF573B"/>
    <w:rsid w:val="00DF5903"/>
    <w:rsid w:val="00E0066E"/>
    <w:rsid w:val="00E016FB"/>
    <w:rsid w:val="00E029F6"/>
    <w:rsid w:val="00E03479"/>
    <w:rsid w:val="00E046B0"/>
    <w:rsid w:val="00E05210"/>
    <w:rsid w:val="00E06E32"/>
    <w:rsid w:val="00E10E90"/>
    <w:rsid w:val="00E10EFD"/>
    <w:rsid w:val="00E130B9"/>
    <w:rsid w:val="00E1473F"/>
    <w:rsid w:val="00E14B63"/>
    <w:rsid w:val="00E15252"/>
    <w:rsid w:val="00E15E22"/>
    <w:rsid w:val="00E234B5"/>
    <w:rsid w:val="00E23ADB"/>
    <w:rsid w:val="00E25A52"/>
    <w:rsid w:val="00E26118"/>
    <w:rsid w:val="00E303A4"/>
    <w:rsid w:val="00E3049E"/>
    <w:rsid w:val="00E306A3"/>
    <w:rsid w:val="00E338DE"/>
    <w:rsid w:val="00E33B3F"/>
    <w:rsid w:val="00E365F8"/>
    <w:rsid w:val="00E36F76"/>
    <w:rsid w:val="00E3712C"/>
    <w:rsid w:val="00E40969"/>
    <w:rsid w:val="00E40B28"/>
    <w:rsid w:val="00E40DCC"/>
    <w:rsid w:val="00E42529"/>
    <w:rsid w:val="00E438CC"/>
    <w:rsid w:val="00E450FB"/>
    <w:rsid w:val="00E46FB2"/>
    <w:rsid w:val="00E529FF"/>
    <w:rsid w:val="00E52E70"/>
    <w:rsid w:val="00E547C1"/>
    <w:rsid w:val="00E577B0"/>
    <w:rsid w:val="00E62FCB"/>
    <w:rsid w:val="00E63E41"/>
    <w:rsid w:val="00E64EA0"/>
    <w:rsid w:val="00E66DF4"/>
    <w:rsid w:val="00E67775"/>
    <w:rsid w:val="00E70569"/>
    <w:rsid w:val="00E70D6A"/>
    <w:rsid w:val="00E73BDE"/>
    <w:rsid w:val="00E75862"/>
    <w:rsid w:val="00E75C40"/>
    <w:rsid w:val="00E762F2"/>
    <w:rsid w:val="00E76B58"/>
    <w:rsid w:val="00E76FFA"/>
    <w:rsid w:val="00E816FE"/>
    <w:rsid w:val="00E82078"/>
    <w:rsid w:val="00E86415"/>
    <w:rsid w:val="00E86CA4"/>
    <w:rsid w:val="00E919F3"/>
    <w:rsid w:val="00E93965"/>
    <w:rsid w:val="00E971E8"/>
    <w:rsid w:val="00E97BF3"/>
    <w:rsid w:val="00EA06AF"/>
    <w:rsid w:val="00EA1830"/>
    <w:rsid w:val="00EA2976"/>
    <w:rsid w:val="00EA31FD"/>
    <w:rsid w:val="00EA4EEA"/>
    <w:rsid w:val="00EA592C"/>
    <w:rsid w:val="00EA5989"/>
    <w:rsid w:val="00EB023C"/>
    <w:rsid w:val="00EB23B1"/>
    <w:rsid w:val="00EB2969"/>
    <w:rsid w:val="00EB66C8"/>
    <w:rsid w:val="00EB77E6"/>
    <w:rsid w:val="00EC0548"/>
    <w:rsid w:val="00EC242F"/>
    <w:rsid w:val="00EC32B2"/>
    <w:rsid w:val="00EC527A"/>
    <w:rsid w:val="00EC53CD"/>
    <w:rsid w:val="00EC7207"/>
    <w:rsid w:val="00ED0C4E"/>
    <w:rsid w:val="00ED17BB"/>
    <w:rsid w:val="00ED2345"/>
    <w:rsid w:val="00ED61E9"/>
    <w:rsid w:val="00ED72F3"/>
    <w:rsid w:val="00ED7E04"/>
    <w:rsid w:val="00EE71AA"/>
    <w:rsid w:val="00EE76F7"/>
    <w:rsid w:val="00EF37BB"/>
    <w:rsid w:val="00EF72CF"/>
    <w:rsid w:val="00EF7ADE"/>
    <w:rsid w:val="00F00569"/>
    <w:rsid w:val="00F02256"/>
    <w:rsid w:val="00F024FE"/>
    <w:rsid w:val="00F027FF"/>
    <w:rsid w:val="00F02940"/>
    <w:rsid w:val="00F03F20"/>
    <w:rsid w:val="00F04993"/>
    <w:rsid w:val="00F070A0"/>
    <w:rsid w:val="00F100DD"/>
    <w:rsid w:val="00F130C4"/>
    <w:rsid w:val="00F14806"/>
    <w:rsid w:val="00F16E5A"/>
    <w:rsid w:val="00F218ED"/>
    <w:rsid w:val="00F229B2"/>
    <w:rsid w:val="00F26C63"/>
    <w:rsid w:val="00F270C0"/>
    <w:rsid w:val="00F30BCC"/>
    <w:rsid w:val="00F33BE1"/>
    <w:rsid w:val="00F33FA0"/>
    <w:rsid w:val="00F34B9D"/>
    <w:rsid w:val="00F35848"/>
    <w:rsid w:val="00F364CA"/>
    <w:rsid w:val="00F402F1"/>
    <w:rsid w:val="00F4232B"/>
    <w:rsid w:val="00F44395"/>
    <w:rsid w:val="00F450AB"/>
    <w:rsid w:val="00F54615"/>
    <w:rsid w:val="00F548F8"/>
    <w:rsid w:val="00F54D45"/>
    <w:rsid w:val="00F56845"/>
    <w:rsid w:val="00F57B0A"/>
    <w:rsid w:val="00F60D13"/>
    <w:rsid w:val="00F60D33"/>
    <w:rsid w:val="00F6219E"/>
    <w:rsid w:val="00F631B5"/>
    <w:rsid w:val="00F64642"/>
    <w:rsid w:val="00F66752"/>
    <w:rsid w:val="00F70829"/>
    <w:rsid w:val="00F7345F"/>
    <w:rsid w:val="00F83AE3"/>
    <w:rsid w:val="00F83F3E"/>
    <w:rsid w:val="00F84ED6"/>
    <w:rsid w:val="00F85586"/>
    <w:rsid w:val="00F90939"/>
    <w:rsid w:val="00F934B8"/>
    <w:rsid w:val="00F93D90"/>
    <w:rsid w:val="00F962D8"/>
    <w:rsid w:val="00FA2D55"/>
    <w:rsid w:val="00FA53F6"/>
    <w:rsid w:val="00FA5E67"/>
    <w:rsid w:val="00FA794A"/>
    <w:rsid w:val="00FB0ED0"/>
    <w:rsid w:val="00FB3E99"/>
    <w:rsid w:val="00FB53D4"/>
    <w:rsid w:val="00FB703B"/>
    <w:rsid w:val="00FB7E18"/>
    <w:rsid w:val="00FC0110"/>
    <w:rsid w:val="00FC2185"/>
    <w:rsid w:val="00FC2C81"/>
    <w:rsid w:val="00FC6E2C"/>
    <w:rsid w:val="00FC7CCE"/>
    <w:rsid w:val="00FD026A"/>
    <w:rsid w:val="00FD16AA"/>
    <w:rsid w:val="00FD6F8E"/>
    <w:rsid w:val="00FD7371"/>
    <w:rsid w:val="00FE25B5"/>
    <w:rsid w:val="00FE26A7"/>
    <w:rsid w:val="00FE2934"/>
    <w:rsid w:val="00FE2C0B"/>
    <w:rsid w:val="00FE2E1D"/>
    <w:rsid w:val="00FE4DB5"/>
    <w:rsid w:val="00FE4E45"/>
    <w:rsid w:val="00FE69E6"/>
    <w:rsid w:val="00FE6B93"/>
    <w:rsid w:val="00FE799C"/>
    <w:rsid w:val="00FF0086"/>
    <w:rsid w:val="00FF281F"/>
    <w:rsid w:val="00FF3D14"/>
    <w:rsid w:val="00FF4F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161B849"/>
  <w15:docId w15:val="{3068FB1F-D50A-4011-A436-9A277F9D79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C3893"/>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semiHidden/>
    <w:rsid w:val="002C3893"/>
    <w:rPr>
      <w:sz w:val="20"/>
      <w:szCs w:val="20"/>
    </w:rPr>
  </w:style>
  <w:style w:type="character" w:styleId="FootnoteReference">
    <w:name w:val="footnote reference"/>
    <w:semiHidden/>
    <w:rsid w:val="002C3893"/>
    <w:rPr>
      <w:vertAlign w:val="superscript"/>
    </w:rPr>
  </w:style>
  <w:style w:type="table" w:styleId="TableGrid">
    <w:name w:val="Table Grid"/>
    <w:basedOn w:val="TableNormal"/>
    <w:rsid w:val="002C389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rsid w:val="002C3893"/>
    <w:pPr>
      <w:widowControl w:val="0"/>
      <w:adjustRightInd w:val="0"/>
      <w:spacing w:before="100" w:beforeAutospacing="1" w:after="100" w:afterAutospacing="1" w:line="360" w:lineRule="atLeast"/>
      <w:jc w:val="both"/>
      <w:textAlignment w:val="baseline"/>
    </w:pPr>
  </w:style>
  <w:style w:type="character" w:styleId="Hyperlink">
    <w:name w:val="Hyperlink"/>
    <w:rsid w:val="00B072C0"/>
    <w:rPr>
      <w:color w:val="0000FF"/>
      <w:u w:val="single"/>
    </w:rPr>
  </w:style>
  <w:style w:type="paragraph" w:styleId="Footer">
    <w:name w:val="footer"/>
    <w:basedOn w:val="Normal"/>
    <w:rsid w:val="00401203"/>
    <w:pPr>
      <w:tabs>
        <w:tab w:val="center" w:pos="4320"/>
        <w:tab w:val="right" w:pos="8640"/>
      </w:tabs>
    </w:pPr>
  </w:style>
  <w:style w:type="character" w:styleId="PageNumber">
    <w:name w:val="page number"/>
    <w:basedOn w:val="DefaultParagraphFont"/>
    <w:rsid w:val="00401203"/>
  </w:style>
  <w:style w:type="character" w:styleId="CommentReference">
    <w:name w:val="annotation reference"/>
    <w:semiHidden/>
    <w:rsid w:val="00401203"/>
    <w:rPr>
      <w:sz w:val="16"/>
      <w:szCs w:val="16"/>
    </w:rPr>
  </w:style>
  <w:style w:type="paragraph" w:styleId="CommentText">
    <w:name w:val="annotation text"/>
    <w:basedOn w:val="Normal"/>
    <w:semiHidden/>
    <w:rsid w:val="00401203"/>
    <w:rPr>
      <w:sz w:val="20"/>
      <w:szCs w:val="20"/>
    </w:rPr>
  </w:style>
  <w:style w:type="paragraph" w:styleId="CommentSubject">
    <w:name w:val="annotation subject"/>
    <w:basedOn w:val="CommentText"/>
    <w:next w:val="CommentText"/>
    <w:semiHidden/>
    <w:rsid w:val="00401203"/>
    <w:rPr>
      <w:b/>
      <w:bCs/>
    </w:rPr>
  </w:style>
  <w:style w:type="paragraph" w:styleId="BalloonText">
    <w:name w:val="Balloon Text"/>
    <w:basedOn w:val="Normal"/>
    <w:semiHidden/>
    <w:rsid w:val="00401203"/>
    <w:rPr>
      <w:rFonts w:ascii="Tahoma" w:hAnsi="Tahoma" w:cs="Tahoma"/>
      <w:sz w:val="16"/>
      <w:szCs w:val="16"/>
    </w:rPr>
  </w:style>
  <w:style w:type="paragraph" w:customStyle="1" w:styleId="Default">
    <w:name w:val="Default"/>
    <w:rsid w:val="00CA5145"/>
    <w:pPr>
      <w:autoSpaceDE w:val="0"/>
      <w:autoSpaceDN w:val="0"/>
      <w:adjustRightInd w:val="0"/>
    </w:pPr>
    <w:rPr>
      <w:color w:val="000000"/>
      <w:sz w:val="24"/>
      <w:szCs w:val="24"/>
    </w:rPr>
  </w:style>
  <w:style w:type="paragraph" w:styleId="Header">
    <w:name w:val="header"/>
    <w:basedOn w:val="Normal"/>
    <w:rsid w:val="003648F8"/>
    <w:pPr>
      <w:tabs>
        <w:tab w:val="center" w:pos="4320"/>
        <w:tab w:val="right" w:pos="8640"/>
      </w:tabs>
    </w:pPr>
  </w:style>
  <w:style w:type="character" w:styleId="Emphasis">
    <w:name w:val="Emphasis"/>
    <w:qFormat/>
    <w:rsid w:val="00A85AFF"/>
    <w:rPr>
      <w:i/>
      <w:iCs/>
    </w:rPr>
  </w:style>
  <w:style w:type="paragraph" w:styleId="DocumentMap">
    <w:name w:val="Document Map"/>
    <w:basedOn w:val="Normal"/>
    <w:semiHidden/>
    <w:rsid w:val="00E234B5"/>
    <w:pPr>
      <w:shd w:val="clear" w:color="auto" w:fill="000080"/>
    </w:pPr>
    <w:rPr>
      <w:rFonts w:ascii="Tahoma" w:hAnsi="Tahoma" w:cs="Tahoma"/>
      <w:sz w:val="20"/>
      <w:szCs w:val="20"/>
    </w:rPr>
  </w:style>
  <w:style w:type="paragraph" w:styleId="BodyText">
    <w:name w:val="Body Text"/>
    <w:basedOn w:val="Normal"/>
    <w:link w:val="BodyTextChar"/>
    <w:rsid w:val="00243F55"/>
    <w:pPr>
      <w:tabs>
        <w:tab w:val="left" w:pos="20"/>
        <w:tab w:val="right" w:pos="9360"/>
      </w:tabs>
    </w:pPr>
    <w:rPr>
      <w:rFonts w:ascii="Times" w:hAnsi="Times"/>
      <w:szCs w:val="20"/>
    </w:rPr>
  </w:style>
  <w:style w:type="character" w:customStyle="1" w:styleId="BodyTextChar">
    <w:name w:val="Body Text Char"/>
    <w:link w:val="BodyText"/>
    <w:rsid w:val="00243F55"/>
    <w:rPr>
      <w:rFonts w:ascii="Times" w:hAnsi="Times"/>
      <w:sz w:val="24"/>
    </w:rPr>
  </w:style>
  <w:style w:type="paragraph" w:customStyle="1" w:styleId="FaxBodyText">
    <w:name w:val="Fax Body Text"/>
    <w:basedOn w:val="Normal"/>
    <w:qFormat/>
    <w:rsid w:val="00DC3BC8"/>
    <w:pPr>
      <w:framePr w:hSpace="180" w:wrap="around" w:vAnchor="text" w:hAnchor="text" w:y="55"/>
    </w:pPr>
    <w:rPr>
      <w:rFonts w:ascii="Calibri" w:eastAsia="Calibri" w:hAnsi="Calibri"/>
      <w:sz w:val="18"/>
      <w:szCs w:val="22"/>
    </w:rPr>
  </w:style>
  <w:style w:type="paragraph" w:styleId="ListParagraph">
    <w:name w:val="List Paragraph"/>
    <w:basedOn w:val="Normal"/>
    <w:uiPriority w:val="34"/>
    <w:qFormat/>
    <w:rsid w:val="002C2932"/>
    <w:pPr>
      <w:ind w:left="720"/>
      <w:contextualSpacing/>
    </w:pPr>
  </w:style>
  <w:style w:type="paragraph" w:customStyle="1" w:styleId="xmsonormal">
    <w:name w:val="x_msonormal"/>
    <w:basedOn w:val="Normal"/>
    <w:rsid w:val="002C2932"/>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1238787">
      <w:bodyDiv w:val="1"/>
      <w:marLeft w:val="0"/>
      <w:marRight w:val="0"/>
      <w:marTop w:val="0"/>
      <w:marBottom w:val="0"/>
      <w:divBdr>
        <w:top w:val="none" w:sz="0" w:space="0" w:color="auto"/>
        <w:left w:val="none" w:sz="0" w:space="0" w:color="auto"/>
        <w:bottom w:val="none" w:sz="0" w:space="0" w:color="auto"/>
        <w:right w:val="none" w:sz="0" w:space="0" w:color="auto"/>
      </w:divBdr>
    </w:div>
    <w:div w:id="740373982">
      <w:bodyDiv w:val="1"/>
      <w:marLeft w:val="0"/>
      <w:marRight w:val="0"/>
      <w:marTop w:val="0"/>
      <w:marBottom w:val="0"/>
      <w:divBdr>
        <w:top w:val="none" w:sz="0" w:space="0" w:color="auto"/>
        <w:left w:val="none" w:sz="0" w:space="0" w:color="auto"/>
        <w:bottom w:val="none" w:sz="0" w:space="0" w:color="auto"/>
        <w:right w:val="none" w:sz="0" w:space="0" w:color="auto"/>
      </w:divBdr>
    </w:div>
    <w:div w:id="1202981336">
      <w:bodyDiv w:val="1"/>
      <w:marLeft w:val="0"/>
      <w:marRight w:val="0"/>
      <w:marTop w:val="0"/>
      <w:marBottom w:val="0"/>
      <w:divBdr>
        <w:top w:val="none" w:sz="0" w:space="0" w:color="auto"/>
        <w:left w:val="none" w:sz="0" w:space="0" w:color="auto"/>
        <w:bottom w:val="none" w:sz="0" w:space="0" w:color="auto"/>
        <w:right w:val="none" w:sz="0" w:space="0" w:color="auto"/>
      </w:divBdr>
    </w:div>
    <w:div w:id="1603420651">
      <w:bodyDiv w:val="1"/>
      <w:marLeft w:val="0"/>
      <w:marRight w:val="0"/>
      <w:marTop w:val="0"/>
      <w:marBottom w:val="0"/>
      <w:divBdr>
        <w:top w:val="none" w:sz="0" w:space="0" w:color="auto"/>
        <w:left w:val="none" w:sz="0" w:space="0" w:color="auto"/>
        <w:bottom w:val="none" w:sz="0" w:space="0" w:color="auto"/>
        <w:right w:val="none" w:sz="0" w:space="0" w:color="auto"/>
      </w:divBdr>
    </w:div>
    <w:div w:id="19335107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1113</Words>
  <Characters>6625</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HHS Template for</vt:lpstr>
    </vt:vector>
  </TitlesOfParts>
  <Company/>
  <LinksUpToDate>false</LinksUpToDate>
  <CharactersWithSpaces>7723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HHS Template for</dc:title>
  <dc:creator>Norman L. Osinski</dc:creator>
  <cp:lastModifiedBy>Gregorio, Valerie (NIH/OD) [E]</cp:lastModifiedBy>
  <cp:revision>2</cp:revision>
  <cp:lastPrinted>2011-03-01T11:36:00Z</cp:lastPrinted>
  <dcterms:created xsi:type="dcterms:W3CDTF">2026-03-02T14:29:00Z</dcterms:created>
  <dcterms:modified xsi:type="dcterms:W3CDTF">2026-03-02T14:29:00Z</dcterms:modified>
</cp:coreProperties>
</file>