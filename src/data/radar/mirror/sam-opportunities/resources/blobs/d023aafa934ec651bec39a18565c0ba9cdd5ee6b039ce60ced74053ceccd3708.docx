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90A" w:rsidRDefault="0016090A" w:rsidP="00BB6570">
      <w:pPr>
        <w:rPr>
          <w:ins w:id="0" w:author="Davis, Avis M SSG USARMY ACC MICC (USA)" w:date="2026-03-05T13:25:00Z" w16du:dateUtc="2026-03-05T19:25:00Z"/>
          <w:rFonts w:ascii="Arial" w:hAnsi="Arial" w:cs="Arial"/>
          <w:b/>
          <w:sz w:val="24"/>
          <w:szCs w:val="24"/>
        </w:rPr>
      </w:pPr>
    </w:p>
    <w:p w:rsidR="00FD23A1" w:rsidRPr="00700821" w:rsidRDefault="00FD23A1" w:rsidP="00FD23A1">
      <w:pPr>
        <w:jc w:val="center"/>
        <w:rPr>
          <w:rFonts w:ascii="Arial" w:hAnsi="Arial" w:cs="Arial"/>
          <w:b/>
          <w:color w:val="000000" w:themeColor="text1"/>
          <w:sz w:val="24"/>
          <w:szCs w:val="24"/>
        </w:rPr>
      </w:pPr>
      <w:r w:rsidRPr="00540205">
        <w:rPr>
          <w:rFonts w:ascii="Arial" w:hAnsi="Arial" w:cs="Arial"/>
          <w:b/>
          <w:sz w:val="24"/>
          <w:szCs w:val="24"/>
        </w:rPr>
        <w:t>Performance W</w:t>
      </w:r>
      <w:r w:rsidRPr="00700821">
        <w:rPr>
          <w:rFonts w:ascii="Arial" w:hAnsi="Arial" w:cs="Arial"/>
          <w:b/>
          <w:color w:val="000000" w:themeColor="text1"/>
          <w:sz w:val="24"/>
          <w:szCs w:val="24"/>
        </w:rPr>
        <w:t>ork Statement</w:t>
      </w:r>
    </w:p>
    <w:p w:rsidR="00FD23A1" w:rsidRPr="00700821" w:rsidRDefault="00484743" w:rsidP="00FD23A1">
      <w:pPr>
        <w:jc w:val="center"/>
        <w:rPr>
          <w:rFonts w:ascii="Arial" w:hAnsi="Arial" w:cs="Arial"/>
          <w:b/>
          <w:color w:val="000000" w:themeColor="text1"/>
          <w:sz w:val="24"/>
          <w:szCs w:val="24"/>
        </w:rPr>
      </w:pPr>
      <w:r w:rsidRPr="00700821">
        <w:rPr>
          <w:rFonts w:ascii="Arial" w:hAnsi="Arial" w:cs="Arial"/>
          <w:b/>
          <w:color w:val="000000" w:themeColor="text1"/>
          <w:sz w:val="24"/>
          <w:szCs w:val="24"/>
        </w:rPr>
        <w:t>(</w:t>
      </w:r>
      <w:r w:rsidR="00D5042E" w:rsidRPr="00700821">
        <w:rPr>
          <w:rFonts w:ascii="Arial" w:hAnsi="Arial" w:cs="Arial"/>
          <w:b/>
          <w:color w:val="000000" w:themeColor="text1"/>
          <w:sz w:val="24"/>
          <w:szCs w:val="24"/>
        </w:rPr>
        <w:t>Includes</w:t>
      </w:r>
      <w:r w:rsidRPr="00700821">
        <w:rPr>
          <w:rFonts w:ascii="Arial" w:hAnsi="Arial" w:cs="Arial"/>
          <w:b/>
          <w:color w:val="000000" w:themeColor="text1"/>
          <w:sz w:val="24"/>
          <w:szCs w:val="24"/>
        </w:rPr>
        <w:t xml:space="preserve"> associated Performance Requirements Summary (PRS)</w:t>
      </w:r>
    </w:p>
    <w:p w:rsidR="00CE2FF1" w:rsidRPr="00700821" w:rsidRDefault="00CE2FF1" w:rsidP="00CE2FF1">
      <w:pPr>
        <w:jc w:val="center"/>
        <w:rPr>
          <w:rFonts w:ascii="Arial" w:hAnsi="Arial" w:cs="Arial"/>
          <w:b/>
          <w:bCs/>
          <w:color w:val="000000" w:themeColor="text1"/>
          <w:sz w:val="24"/>
          <w:szCs w:val="24"/>
        </w:rPr>
      </w:pPr>
    </w:p>
    <w:p w:rsidR="00CE2FF1" w:rsidRPr="00700821" w:rsidRDefault="00CE2FF1" w:rsidP="00CE2FF1">
      <w:pPr>
        <w:jc w:val="center"/>
        <w:rPr>
          <w:rFonts w:ascii="Arial" w:hAnsi="Arial" w:cs="Arial"/>
          <w:b/>
          <w:bCs/>
          <w:color w:val="000000" w:themeColor="text1"/>
          <w:sz w:val="24"/>
          <w:szCs w:val="24"/>
        </w:rPr>
      </w:pPr>
      <w:r w:rsidRPr="00700821">
        <w:rPr>
          <w:rFonts w:ascii="Arial" w:hAnsi="Arial" w:cs="Arial"/>
          <w:b/>
          <w:bCs/>
          <w:color w:val="000000" w:themeColor="text1"/>
          <w:sz w:val="24"/>
          <w:szCs w:val="24"/>
        </w:rPr>
        <w:t>Unit Training &amp; Certification (UT&amp;C) in support of the Japan Annual Service Practice (ASP) Custodial Service Contract</w:t>
      </w:r>
    </w:p>
    <w:p w:rsidR="00CE2FF1" w:rsidRPr="00700821" w:rsidRDefault="00CE2FF1" w:rsidP="00CE2FF1">
      <w:pPr>
        <w:pStyle w:val="BodyText"/>
        <w:jc w:val="center"/>
        <w:rPr>
          <w:b/>
          <w:bCs/>
          <w:color w:val="000000" w:themeColor="text1"/>
        </w:rPr>
      </w:pPr>
    </w:p>
    <w:p w:rsidR="00CE2FF1" w:rsidRPr="00EA77D3" w:rsidRDefault="00CE2FF1" w:rsidP="00CE2FF1">
      <w:pPr>
        <w:jc w:val="center"/>
        <w:rPr>
          <w:rFonts w:ascii="Arial" w:hAnsi="Arial" w:cs="Arial"/>
          <w:b/>
          <w:bCs/>
          <w:sz w:val="24"/>
          <w:szCs w:val="24"/>
        </w:rPr>
      </w:pPr>
      <w:r w:rsidRPr="00700821">
        <w:rPr>
          <w:rFonts w:ascii="Arial" w:hAnsi="Arial" w:cs="Arial"/>
          <w:b/>
          <w:bCs/>
          <w:color w:val="000000" w:themeColor="text1"/>
          <w:sz w:val="24"/>
          <w:szCs w:val="24"/>
        </w:rPr>
        <w:t xml:space="preserve">1 </w:t>
      </w:r>
      <w:r w:rsidRPr="00EA77D3">
        <w:rPr>
          <w:rFonts w:ascii="Arial" w:hAnsi="Arial" w:cs="Arial"/>
          <w:b/>
          <w:bCs/>
          <w:sz w:val="24"/>
          <w:szCs w:val="24"/>
        </w:rPr>
        <w:t>June 2026</w:t>
      </w:r>
    </w:p>
    <w:p w:rsidR="007800FA" w:rsidRPr="00EA77D3" w:rsidRDefault="007800FA" w:rsidP="00F42CC4">
      <w:pPr>
        <w:jc w:val="center"/>
        <w:rPr>
          <w:rFonts w:ascii="Arial" w:hAnsi="Arial" w:cs="Arial"/>
          <w:bCs/>
          <w:sz w:val="24"/>
          <w:szCs w:val="24"/>
        </w:rPr>
      </w:pPr>
    </w:p>
    <w:p w:rsidR="006B64EB" w:rsidRPr="00540205" w:rsidRDefault="00E73942" w:rsidP="00F42CC4">
      <w:pPr>
        <w:jc w:val="center"/>
        <w:rPr>
          <w:rFonts w:ascii="Arial" w:hAnsi="Arial" w:cs="Arial"/>
          <w:sz w:val="24"/>
          <w:szCs w:val="24"/>
        </w:rPr>
      </w:pPr>
      <w:r w:rsidRPr="00540205">
        <w:rPr>
          <w:rFonts w:ascii="Arial" w:hAnsi="Arial" w:cs="Arial"/>
          <w:b/>
          <w:sz w:val="24"/>
          <w:szCs w:val="24"/>
        </w:rPr>
        <w:t>P</w:t>
      </w:r>
      <w:r w:rsidR="006B64EB" w:rsidRPr="00540205">
        <w:rPr>
          <w:rFonts w:ascii="Arial" w:hAnsi="Arial" w:cs="Arial"/>
          <w:b/>
          <w:sz w:val="24"/>
          <w:szCs w:val="24"/>
        </w:rPr>
        <w:t>art 1</w:t>
      </w:r>
    </w:p>
    <w:p w:rsidR="006B64EB" w:rsidRPr="00540205" w:rsidRDefault="006B64EB" w:rsidP="00F42CC4">
      <w:pPr>
        <w:jc w:val="center"/>
        <w:rPr>
          <w:rFonts w:ascii="Arial" w:hAnsi="Arial" w:cs="Arial"/>
          <w:sz w:val="24"/>
          <w:szCs w:val="24"/>
        </w:rPr>
      </w:pPr>
      <w:r w:rsidRPr="00540205">
        <w:rPr>
          <w:rFonts w:ascii="Arial" w:hAnsi="Arial" w:cs="Arial"/>
          <w:b/>
          <w:sz w:val="24"/>
          <w:szCs w:val="24"/>
        </w:rPr>
        <w:t>General Information</w:t>
      </w:r>
    </w:p>
    <w:p w:rsidR="006B64EB" w:rsidRPr="00540205" w:rsidRDefault="006B64EB" w:rsidP="00F42CC4">
      <w:pPr>
        <w:rPr>
          <w:rFonts w:ascii="Arial" w:hAnsi="Arial" w:cs="Arial"/>
          <w:sz w:val="24"/>
          <w:szCs w:val="24"/>
        </w:rPr>
      </w:pPr>
    </w:p>
    <w:p w:rsidR="00472E74" w:rsidRPr="00540205" w:rsidRDefault="00472E74" w:rsidP="00F03FC8">
      <w:pPr>
        <w:pStyle w:val="NormalWeb"/>
        <w:spacing w:before="0" w:beforeAutospacing="0" w:after="0" w:afterAutospacing="0"/>
        <w:rPr>
          <w:rFonts w:ascii="Arial" w:hAnsi="Arial" w:cs="Arial"/>
        </w:rPr>
      </w:pPr>
      <w:r w:rsidRPr="00540205">
        <w:rPr>
          <w:rFonts w:ascii="Arial" w:hAnsi="Arial" w:cs="Arial"/>
          <w:b/>
        </w:rPr>
        <w:t>1</w:t>
      </w:r>
      <w:proofErr w:type="gramStart"/>
      <w:r w:rsidR="00AD18DD" w:rsidRPr="00540205">
        <w:rPr>
          <w:rFonts w:ascii="Arial" w:hAnsi="Arial" w:cs="Arial"/>
          <w:b/>
        </w:rPr>
        <w:t>.</w:t>
      </w:r>
      <w:r w:rsidR="00FD7C41" w:rsidRPr="00540205">
        <w:rPr>
          <w:rFonts w:ascii="Arial" w:hAnsi="Arial" w:cs="Arial"/>
          <w:b/>
        </w:rPr>
        <w:t xml:space="preserve">  </w:t>
      </w:r>
      <w:r w:rsidRPr="00540205">
        <w:rPr>
          <w:rFonts w:ascii="Arial" w:hAnsi="Arial" w:cs="Arial"/>
          <w:b/>
          <w:u w:val="single"/>
        </w:rPr>
        <w:t>G</w:t>
      </w:r>
      <w:r w:rsidR="00FD7C41" w:rsidRPr="00540205">
        <w:rPr>
          <w:rFonts w:ascii="Arial" w:hAnsi="Arial" w:cs="Arial"/>
          <w:b/>
          <w:u w:val="single"/>
        </w:rPr>
        <w:t>eneral</w:t>
      </w:r>
      <w:r w:rsidRPr="00540205">
        <w:rPr>
          <w:rFonts w:ascii="Arial" w:hAnsi="Arial" w:cs="Arial"/>
          <w:b/>
          <w:bCs/>
        </w:rPr>
        <w:t>:</w:t>
      </w:r>
      <w:r w:rsidRPr="00540205">
        <w:rPr>
          <w:rFonts w:ascii="Arial" w:hAnsi="Arial" w:cs="Arial"/>
        </w:rPr>
        <w:t xml:space="preserve">  </w:t>
      </w:r>
      <w:r w:rsidR="005D568C" w:rsidRPr="00540205">
        <w:rPr>
          <w:rFonts w:ascii="Arial" w:hAnsi="Arial" w:cs="Arial"/>
        </w:rPr>
        <w:t>This</w:t>
      </w:r>
      <w:proofErr w:type="gramEnd"/>
      <w:r w:rsidR="005D568C" w:rsidRPr="00540205">
        <w:rPr>
          <w:rFonts w:ascii="Arial" w:hAnsi="Arial" w:cs="Arial"/>
        </w:rPr>
        <w:t xml:space="preserve"> is a non-personal service contract under which the personnel rendering the services are not subject, either by the contract’s terms or by the manner of its administration, to the supervision and control usually prevailing in relationships between the Government and its employees. The United States (U.S.) Government shall not exercise supervision or control over the Contractor’s employees performing the tasks herein. Such contract employees shall be accountable solely to the Contractor who, in turn shall be responsible to the U.S. Government.</w:t>
      </w:r>
    </w:p>
    <w:p w:rsidR="00472E74" w:rsidRPr="00540205" w:rsidRDefault="00472E74" w:rsidP="0015134A">
      <w:pPr>
        <w:rPr>
          <w:rFonts w:ascii="Arial" w:hAnsi="Arial" w:cs="Arial"/>
          <w:bCs/>
          <w:sz w:val="24"/>
          <w:szCs w:val="24"/>
        </w:rPr>
      </w:pPr>
    </w:p>
    <w:p w:rsidR="00F33B4C" w:rsidRPr="00540205" w:rsidRDefault="008D4181" w:rsidP="00F03FC8">
      <w:pPr>
        <w:rPr>
          <w:rFonts w:ascii="Arial" w:hAnsi="Arial" w:cs="Arial"/>
          <w:sz w:val="24"/>
          <w:szCs w:val="24"/>
        </w:rPr>
      </w:pPr>
      <w:proofErr w:type="gramStart"/>
      <w:r w:rsidRPr="00540205">
        <w:rPr>
          <w:rFonts w:ascii="Arial" w:hAnsi="Arial" w:cs="Arial"/>
          <w:b/>
          <w:bCs/>
          <w:sz w:val="24"/>
          <w:szCs w:val="24"/>
        </w:rPr>
        <w:t>1.</w:t>
      </w:r>
      <w:r w:rsidR="00472E74" w:rsidRPr="00540205">
        <w:rPr>
          <w:rFonts w:ascii="Arial" w:hAnsi="Arial" w:cs="Arial"/>
          <w:b/>
          <w:bCs/>
          <w:sz w:val="24"/>
          <w:szCs w:val="24"/>
        </w:rPr>
        <w:t>1</w:t>
      </w:r>
      <w:r w:rsidR="00FD7C41" w:rsidRPr="00540205">
        <w:rPr>
          <w:rFonts w:ascii="Arial" w:hAnsi="Arial" w:cs="Arial"/>
          <w:b/>
          <w:bCs/>
          <w:sz w:val="24"/>
          <w:szCs w:val="24"/>
        </w:rPr>
        <w:t xml:space="preserve">  </w:t>
      </w:r>
      <w:r w:rsidR="008A162C" w:rsidRPr="00540205">
        <w:rPr>
          <w:rFonts w:ascii="Arial" w:hAnsi="Arial" w:cs="Arial"/>
          <w:b/>
          <w:sz w:val="24"/>
          <w:szCs w:val="24"/>
          <w:u w:val="single"/>
        </w:rPr>
        <w:t>Description</w:t>
      </w:r>
      <w:proofErr w:type="gramEnd"/>
      <w:r w:rsidR="008A162C" w:rsidRPr="00540205">
        <w:rPr>
          <w:rFonts w:ascii="Arial" w:hAnsi="Arial" w:cs="Arial"/>
          <w:b/>
          <w:sz w:val="24"/>
          <w:szCs w:val="24"/>
          <w:u w:val="single"/>
        </w:rPr>
        <w:t xml:space="preserve"> of </w:t>
      </w:r>
      <w:r w:rsidR="00794175" w:rsidRPr="00540205">
        <w:rPr>
          <w:rFonts w:ascii="Arial" w:hAnsi="Arial" w:cs="Arial"/>
          <w:b/>
          <w:sz w:val="24"/>
          <w:szCs w:val="24"/>
          <w:u w:val="single"/>
        </w:rPr>
        <w:t>S</w:t>
      </w:r>
      <w:r w:rsidR="008A162C" w:rsidRPr="00540205">
        <w:rPr>
          <w:rFonts w:ascii="Arial" w:hAnsi="Arial" w:cs="Arial"/>
          <w:b/>
          <w:sz w:val="24"/>
          <w:szCs w:val="24"/>
          <w:u w:val="single"/>
        </w:rPr>
        <w:t>ervices/Introduction</w:t>
      </w:r>
      <w:proofErr w:type="gramStart"/>
      <w:r w:rsidR="00CA5833" w:rsidRPr="00540205">
        <w:rPr>
          <w:rFonts w:ascii="Arial" w:hAnsi="Arial" w:cs="Arial"/>
          <w:b/>
          <w:bCs/>
          <w:sz w:val="24"/>
          <w:szCs w:val="24"/>
          <w:u w:val="single"/>
        </w:rPr>
        <w:t>:</w:t>
      </w:r>
      <w:r w:rsidR="00CA5833" w:rsidRPr="00540205">
        <w:rPr>
          <w:rFonts w:ascii="Arial" w:hAnsi="Arial" w:cs="Arial"/>
          <w:sz w:val="24"/>
          <w:szCs w:val="24"/>
        </w:rPr>
        <w:t xml:space="preserve">  </w:t>
      </w:r>
      <w:r w:rsidRPr="00540205">
        <w:rPr>
          <w:rFonts w:ascii="Arial" w:hAnsi="Arial" w:cs="Arial"/>
          <w:sz w:val="24"/>
          <w:szCs w:val="24"/>
        </w:rPr>
        <w:t>This</w:t>
      </w:r>
      <w:proofErr w:type="gramEnd"/>
      <w:r w:rsidRPr="00540205">
        <w:rPr>
          <w:rFonts w:ascii="Arial" w:hAnsi="Arial" w:cs="Arial"/>
          <w:sz w:val="24"/>
          <w:szCs w:val="24"/>
        </w:rPr>
        <w:t xml:space="preserve"> is a non-person</w:t>
      </w:r>
      <w:r w:rsidR="007800FA" w:rsidRPr="00540205">
        <w:rPr>
          <w:rFonts w:ascii="Arial" w:hAnsi="Arial" w:cs="Arial"/>
          <w:sz w:val="24"/>
          <w:szCs w:val="24"/>
        </w:rPr>
        <w:t>a</w:t>
      </w:r>
      <w:r w:rsidRPr="00540205">
        <w:rPr>
          <w:rFonts w:ascii="Arial" w:hAnsi="Arial" w:cs="Arial"/>
          <w:sz w:val="24"/>
          <w:szCs w:val="24"/>
        </w:rPr>
        <w:t>l service</w:t>
      </w:r>
      <w:r w:rsidR="00985E37" w:rsidRPr="00540205">
        <w:rPr>
          <w:rFonts w:ascii="Arial" w:hAnsi="Arial" w:cs="Arial"/>
          <w:sz w:val="24"/>
          <w:szCs w:val="24"/>
        </w:rPr>
        <w:t>(</w:t>
      </w:r>
      <w:r w:rsidRPr="00540205">
        <w:rPr>
          <w:rFonts w:ascii="Arial" w:hAnsi="Arial" w:cs="Arial"/>
          <w:sz w:val="24"/>
          <w:szCs w:val="24"/>
        </w:rPr>
        <w:t>s</w:t>
      </w:r>
      <w:r w:rsidR="00985E37" w:rsidRPr="00540205">
        <w:rPr>
          <w:rFonts w:ascii="Arial" w:hAnsi="Arial" w:cs="Arial"/>
          <w:sz w:val="24"/>
          <w:szCs w:val="24"/>
        </w:rPr>
        <w:t>)</w:t>
      </w:r>
      <w:r w:rsidRPr="00540205">
        <w:rPr>
          <w:rFonts w:ascii="Arial" w:hAnsi="Arial" w:cs="Arial"/>
          <w:sz w:val="24"/>
          <w:szCs w:val="24"/>
        </w:rPr>
        <w:t xml:space="preserve"> contract to </w:t>
      </w:r>
      <w:r w:rsidR="00DC7CE1">
        <w:rPr>
          <w:rFonts w:ascii="Arial" w:hAnsi="Arial" w:cs="Arial"/>
          <w:sz w:val="24"/>
          <w:szCs w:val="24"/>
        </w:rPr>
        <w:t xml:space="preserve">provide </w:t>
      </w:r>
      <w:r w:rsidR="00EF7C51">
        <w:rPr>
          <w:rFonts w:ascii="Arial" w:hAnsi="Arial" w:cs="Arial"/>
          <w:sz w:val="24"/>
          <w:szCs w:val="24"/>
        </w:rPr>
        <w:t xml:space="preserve">cleaning and sanitation services between the months of July and December from </w:t>
      </w:r>
      <w:r w:rsidR="00071951">
        <w:rPr>
          <w:rFonts w:ascii="Arial" w:hAnsi="Arial" w:cs="Arial"/>
          <w:sz w:val="24"/>
          <w:szCs w:val="24"/>
        </w:rPr>
        <w:t>July 1</w:t>
      </w:r>
      <w:r w:rsidR="00071951" w:rsidRPr="00071951">
        <w:rPr>
          <w:rFonts w:ascii="Arial" w:hAnsi="Arial" w:cs="Arial"/>
          <w:sz w:val="24"/>
          <w:szCs w:val="24"/>
          <w:vertAlign w:val="superscript"/>
        </w:rPr>
        <w:t>st</w:t>
      </w:r>
      <w:r w:rsidR="00071951">
        <w:rPr>
          <w:rFonts w:ascii="Arial" w:hAnsi="Arial" w:cs="Arial"/>
          <w:sz w:val="24"/>
          <w:szCs w:val="24"/>
        </w:rPr>
        <w:t xml:space="preserve"> through December 31</w:t>
      </w:r>
      <w:r w:rsidR="00071951" w:rsidRPr="00071951">
        <w:rPr>
          <w:rFonts w:ascii="Arial" w:hAnsi="Arial" w:cs="Arial"/>
          <w:sz w:val="24"/>
          <w:szCs w:val="24"/>
          <w:vertAlign w:val="superscript"/>
        </w:rPr>
        <w:t>st</w:t>
      </w:r>
      <w:r w:rsidR="00071951">
        <w:rPr>
          <w:rFonts w:ascii="Arial" w:hAnsi="Arial" w:cs="Arial"/>
          <w:sz w:val="24"/>
          <w:szCs w:val="24"/>
        </w:rPr>
        <w:t xml:space="preserve"> </w:t>
      </w:r>
      <w:r w:rsidR="00A25B08">
        <w:rPr>
          <w:rFonts w:ascii="Arial" w:hAnsi="Arial" w:cs="Arial"/>
          <w:color w:val="000000" w:themeColor="text1"/>
          <w:sz w:val="24"/>
          <w:szCs w:val="24"/>
        </w:rPr>
        <w:t xml:space="preserve">and </w:t>
      </w:r>
      <w:r w:rsidR="00537F2D">
        <w:rPr>
          <w:rFonts w:ascii="Arial" w:hAnsi="Arial" w:cs="Arial"/>
          <w:color w:val="000000" w:themeColor="text1"/>
          <w:sz w:val="24"/>
          <w:szCs w:val="24"/>
        </w:rPr>
        <w:t xml:space="preserve">an </w:t>
      </w:r>
      <w:r w:rsidR="00537F2D" w:rsidRPr="008672B0">
        <w:rPr>
          <w:rFonts w:ascii="Arial" w:hAnsi="Arial" w:cs="Arial"/>
          <w:color w:val="000000" w:themeColor="text1"/>
          <w:sz w:val="24"/>
          <w:szCs w:val="24"/>
        </w:rPr>
        <w:t xml:space="preserve">annual strip and wax of all tile floors during the month of June </w:t>
      </w:r>
      <w:r w:rsidR="00A25B08">
        <w:rPr>
          <w:rFonts w:ascii="Arial" w:hAnsi="Arial" w:cs="Arial"/>
          <w:color w:val="000000" w:themeColor="text1"/>
          <w:sz w:val="24"/>
          <w:szCs w:val="24"/>
        </w:rPr>
        <w:t xml:space="preserve">within </w:t>
      </w:r>
      <w:r w:rsidR="00A25B08" w:rsidRPr="008672B0">
        <w:rPr>
          <w:rFonts w:ascii="Arial" w:hAnsi="Arial" w:cs="Arial"/>
          <w:color w:val="000000" w:themeColor="text1"/>
          <w:sz w:val="24"/>
          <w:szCs w:val="24"/>
        </w:rPr>
        <w:t>the designated areas of the building’s living quarters and spaces</w:t>
      </w:r>
      <w:r w:rsidR="00537F2D" w:rsidRPr="008672B0">
        <w:rPr>
          <w:rFonts w:ascii="Arial" w:hAnsi="Arial" w:cs="Arial"/>
          <w:color w:val="000000" w:themeColor="text1"/>
          <w:sz w:val="24"/>
          <w:szCs w:val="24"/>
        </w:rPr>
        <w:t>.</w:t>
      </w:r>
    </w:p>
    <w:p w:rsidR="00441D21" w:rsidRPr="00540205" w:rsidRDefault="00441D21" w:rsidP="00F03FC8">
      <w:pPr>
        <w:rPr>
          <w:rFonts w:ascii="Arial" w:hAnsi="Arial" w:cs="Arial"/>
          <w:strike/>
          <w:sz w:val="24"/>
          <w:szCs w:val="24"/>
        </w:rPr>
      </w:pPr>
    </w:p>
    <w:p w:rsidR="004F3FAA" w:rsidRPr="00540205" w:rsidRDefault="004F3FAA" w:rsidP="00F03FC8">
      <w:pPr>
        <w:rPr>
          <w:rFonts w:ascii="Arial" w:hAnsi="Arial" w:cs="Arial"/>
          <w:i/>
          <w:iCs/>
          <w:sz w:val="24"/>
          <w:szCs w:val="24"/>
        </w:rPr>
      </w:pPr>
      <w:proofErr w:type="gramStart"/>
      <w:r w:rsidRPr="00540205">
        <w:rPr>
          <w:rFonts w:ascii="Arial" w:hAnsi="Arial" w:cs="Arial"/>
          <w:b/>
          <w:sz w:val="24"/>
          <w:szCs w:val="24"/>
        </w:rPr>
        <w:t>1.</w:t>
      </w:r>
      <w:r w:rsidR="00472E74" w:rsidRPr="00540205">
        <w:rPr>
          <w:rFonts w:ascii="Arial" w:hAnsi="Arial" w:cs="Arial"/>
          <w:b/>
          <w:sz w:val="24"/>
          <w:szCs w:val="24"/>
        </w:rPr>
        <w:t>2</w:t>
      </w:r>
      <w:r w:rsidR="00FD7C41" w:rsidRPr="00540205">
        <w:rPr>
          <w:rFonts w:ascii="Arial" w:hAnsi="Arial" w:cs="Arial"/>
          <w:b/>
          <w:sz w:val="24"/>
          <w:szCs w:val="24"/>
        </w:rPr>
        <w:t xml:space="preserve">  </w:t>
      </w:r>
      <w:r w:rsidRPr="00540205">
        <w:rPr>
          <w:rFonts w:ascii="Arial" w:hAnsi="Arial" w:cs="Arial"/>
          <w:b/>
          <w:sz w:val="24"/>
          <w:szCs w:val="24"/>
          <w:u w:val="single"/>
        </w:rPr>
        <w:t>Background</w:t>
      </w:r>
      <w:proofErr w:type="gramEnd"/>
      <w:r w:rsidRPr="00540205">
        <w:rPr>
          <w:rFonts w:ascii="Arial" w:hAnsi="Arial" w:cs="Arial"/>
          <w:b/>
          <w:sz w:val="24"/>
          <w:szCs w:val="24"/>
        </w:rPr>
        <w:t>:</w:t>
      </w:r>
      <w:r w:rsidRPr="00540205">
        <w:rPr>
          <w:rFonts w:ascii="Arial" w:hAnsi="Arial" w:cs="Arial"/>
          <w:sz w:val="24"/>
          <w:szCs w:val="24"/>
        </w:rPr>
        <w:t xml:space="preserve"> </w:t>
      </w:r>
      <w:r w:rsidR="00BB4637" w:rsidRPr="00895C5F">
        <w:rPr>
          <w:rFonts w:ascii="Arial" w:hAnsi="Arial" w:cs="Arial"/>
          <w:color w:val="000000" w:themeColor="text1"/>
          <w:sz w:val="24"/>
          <w:szCs w:val="24"/>
        </w:rPr>
        <w:t xml:space="preserve">The UT&amp;C Division host </w:t>
      </w:r>
      <w:r w:rsidR="00883A9E" w:rsidRPr="00895C5F">
        <w:rPr>
          <w:rFonts w:ascii="Arial" w:hAnsi="Arial" w:cs="Arial"/>
          <w:color w:val="000000" w:themeColor="text1"/>
          <w:sz w:val="24"/>
          <w:szCs w:val="24"/>
        </w:rPr>
        <w:t xml:space="preserve">the Japanese Armed forces during an </w:t>
      </w:r>
      <w:r w:rsidR="00BB4637" w:rsidRPr="00895C5F">
        <w:rPr>
          <w:rFonts w:ascii="Arial" w:hAnsi="Arial" w:cs="Arial"/>
          <w:color w:val="000000" w:themeColor="text1"/>
          <w:sz w:val="24"/>
          <w:szCs w:val="24"/>
        </w:rPr>
        <w:t xml:space="preserve">annual </w:t>
      </w:r>
      <w:r w:rsidR="00883A9E" w:rsidRPr="00895C5F">
        <w:rPr>
          <w:rFonts w:ascii="Arial" w:hAnsi="Arial" w:cs="Arial"/>
          <w:color w:val="000000" w:themeColor="text1"/>
          <w:sz w:val="24"/>
          <w:szCs w:val="24"/>
        </w:rPr>
        <w:t xml:space="preserve">live fire </w:t>
      </w:r>
      <w:proofErr w:type="spellStart"/>
      <w:r w:rsidR="00883A9E" w:rsidRPr="00895C5F">
        <w:rPr>
          <w:rFonts w:ascii="Arial" w:hAnsi="Arial" w:cs="Arial"/>
          <w:color w:val="000000" w:themeColor="text1"/>
          <w:sz w:val="24"/>
          <w:szCs w:val="24"/>
        </w:rPr>
        <w:t>excecise</w:t>
      </w:r>
      <w:proofErr w:type="spellEnd"/>
      <w:r w:rsidR="002D7F06" w:rsidRPr="00895C5F">
        <w:rPr>
          <w:rFonts w:ascii="Arial" w:hAnsi="Arial" w:cs="Arial"/>
          <w:color w:val="000000" w:themeColor="text1"/>
          <w:sz w:val="24"/>
          <w:szCs w:val="24"/>
        </w:rPr>
        <w:t xml:space="preserve">.  Cleaning services of buildings 1008 and 1009 were provided to support the Japanese </w:t>
      </w:r>
      <w:r w:rsidR="00895C5F" w:rsidRPr="00895C5F">
        <w:rPr>
          <w:rFonts w:ascii="Arial" w:hAnsi="Arial" w:cs="Arial"/>
          <w:color w:val="000000" w:themeColor="text1"/>
          <w:sz w:val="24"/>
          <w:szCs w:val="24"/>
        </w:rPr>
        <w:t>forces during these exercises ensuring proper care and clean</w:t>
      </w:r>
      <w:r w:rsidR="00C9670C">
        <w:rPr>
          <w:rFonts w:ascii="Arial" w:hAnsi="Arial" w:cs="Arial"/>
          <w:color w:val="000000" w:themeColor="text1"/>
          <w:sz w:val="24"/>
          <w:szCs w:val="24"/>
        </w:rPr>
        <w:t>l</w:t>
      </w:r>
      <w:r w:rsidR="00895C5F" w:rsidRPr="00895C5F">
        <w:rPr>
          <w:rFonts w:ascii="Arial" w:hAnsi="Arial" w:cs="Arial"/>
          <w:color w:val="000000" w:themeColor="text1"/>
          <w:sz w:val="24"/>
          <w:szCs w:val="24"/>
        </w:rPr>
        <w:t>i</w:t>
      </w:r>
      <w:r w:rsidR="00C9670C">
        <w:rPr>
          <w:rFonts w:ascii="Arial" w:hAnsi="Arial" w:cs="Arial"/>
          <w:color w:val="000000" w:themeColor="text1"/>
          <w:sz w:val="24"/>
          <w:szCs w:val="24"/>
        </w:rPr>
        <w:t>n</w:t>
      </w:r>
      <w:r w:rsidR="00895C5F" w:rsidRPr="00895C5F">
        <w:rPr>
          <w:rFonts w:ascii="Arial" w:hAnsi="Arial" w:cs="Arial"/>
          <w:color w:val="000000" w:themeColor="text1"/>
          <w:sz w:val="24"/>
          <w:szCs w:val="24"/>
        </w:rPr>
        <w:t>e</w:t>
      </w:r>
      <w:r w:rsidR="00C9670C">
        <w:rPr>
          <w:rFonts w:ascii="Arial" w:hAnsi="Arial" w:cs="Arial"/>
          <w:color w:val="000000" w:themeColor="text1"/>
          <w:sz w:val="24"/>
          <w:szCs w:val="24"/>
        </w:rPr>
        <w:t>s</w:t>
      </w:r>
      <w:r w:rsidR="00895C5F" w:rsidRPr="00895C5F">
        <w:rPr>
          <w:rFonts w:ascii="Arial" w:hAnsi="Arial" w:cs="Arial"/>
          <w:color w:val="000000" w:themeColor="text1"/>
          <w:sz w:val="24"/>
          <w:szCs w:val="24"/>
        </w:rPr>
        <w:t xml:space="preserve">s of the living spaces. </w:t>
      </w:r>
    </w:p>
    <w:p w:rsidR="004218A5" w:rsidRPr="00540205" w:rsidRDefault="004218A5" w:rsidP="0015134A">
      <w:pPr>
        <w:rPr>
          <w:rFonts w:ascii="Arial" w:hAnsi="Arial" w:cs="Arial"/>
          <w:sz w:val="24"/>
          <w:szCs w:val="24"/>
        </w:rPr>
      </w:pPr>
    </w:p>
    <w:p w:rsidR="00D07D53" w:rsidRPr="008672B0" w:rsidRDefault="00D07D53" w:rsidP="00F03FC8">
      <w:pPr>
        <w:rPr>
          <w:rFonts w:ascii="Arial" w:hAnsi="Arial" w:cs="Arial"/>
          <w:color w:val="000000" w:themeColor="text1"/>
          <w:sz w:val="24"/>
          <w:szCs w:val="24"/>
        </w:rPr>
      </w:pPr>
      <w:proofErr w:type="gramStart"/>
      <w:r w:rsidRPr="00540205">
        <w:rPr>
          <w:rFonts w:ascii="Arial" w:hAnsi="Arial" w:cs="Arial"/>
          <w:b/>
          <w:sz w:val="24"/>
          <w:szCs w:val="24"/>
        </w:rPr>
        <w:t>1.</w:t>
      </w:r>
      <w:r w:rsidR="00B10067" w:rsidRPr="00540205">
        <w:rPr>
          <w:rFonts w:ascii="Arial" w:hAnsi="Arial" w:cs="Arial"/>
          <w:b/>
          <w:sz w:val="24"/>
          <w:szCs w:val="24"/>
        </w:rPr>
        <w:t>3</w:t>
      </w:r>
      <w:r w:rsidR="00FD7C41" w:rsidRPr="00540205">
        <w:rPr>
          <w:rFonts w:ascii="Arial" w:hAnsi="Arial" w:cs="Arial"/>
          <w:b/>
          <w:sz w:val="24"/>
          <w:szCs w:val="24"/>
        </w:rPr>
        <w:t xml:space="preserve">  </w:t>
      </w:r>
      <w:r w:rsidR="008A162C" w:rsidRPr="00540205">
        <w:rPr>
          <w:rFonts w:ascii="Arial" w:hAnsi="Arial" w:cs="Arial"/>
          <w:b/>
          <w:sz w:val="24"/>
          <w:szCs w:val="24"/>
          <w:u w:val="single"/>
        </w:rPr>
        <w:t>Scope</w:t>
      </w:r>
      <w:proofErr w:type="gramEnd"/>
      <w:r w:rsidR="008A162C" w:rsidRPr="008672B0">
        <w:rPr>
          <w:rFonts w:ascii="Arial" w:hAnsi="Arial" w:cs="Arial"/>
          <w:b/>
          <w:color w:val="000000" w:themeColor="text1"/>
          <w:sz w:val="24"/>
          <w:szCs w:val="24"/>
          <w:u w:val="single"/>
        </w:rPr>
        <w:t>:</w:t>
      </w:r>
      <w:r w:rsidR="008A162C" w:rsidRPr="008672B0">
        <w:rPr>
          <w:rFonts w:ascii="Arial" w:hAnsi="Arial" w:cs="Arial"/>
          <w:color w:val="000000" w:themeColor="text1"/>
          <w:sz w:val="24"/>
          <w:szCs w:val="24"/>
        </w:rPr>
        <w:t xml:space="preserve">  </w:t>
      </w:r>
      <w:r w:rsidR="007800FA" w:rsidRPr="008672B0">
        <w:rPr>
          <w:rFonts w:ascii="Arial" w:hAnsi="Arial" w:cs="Arial"/>
          <w:color w:val="000000" w:themeColor="text1"/>
          <w:sz w:val="24"/>
          <w:szCs w:val="24"/>
        </w:rPr>
        <w:t>The Contractor shall provide non-personal service</w:t>
      </w:r>
      <w:r w:rsidR="00985E37" w:rsidRPr="008672B0">
        <w:rPr>
          <w:rFonts w:ascii="Arial" w:hAnsi="Arial" w:cs="Arial"/>
          <w:color w:val="000000" w:themeColor="text1"/>
          <w:sz w:val="24"/>
          <w:szCs w:val="24"/>
        </w:rPr>
        <w:t>(</w:t>
      </w:r>
      <w:r w:rsidR="007800FA" w:rsidRPr="008672B0">
        <w:rPr>
          <w:rFonts w:ascii="Arial" w:hAnsi="Arial" w:cs="Arial"/>
          <w:color w:val="000000" w:themeColor="text1"/>
          <w:sz w:val="24"/>
          <w:szCs w:val="24"/>
        </w:rPr>
        <w:t>s</w:t>
      </w:r>
      <w:r w:rsidR="00985E37" w:rsidRPr="008672B0">
        <w:rPr>
          <w:rFonts w:ascii="Arial" w:hAnsi="Arial" w:cs="Arial"/>
          <w:color w:val="000000" w:themeColor="text1"/>
          <w:sz w:val="24"/>
          <w:szCs w:val="24"/>
        </w:rPr>
        <w:t>)</w:t>
      </w:r>
      <w:r w:rsidR="007800FA" w:rsidRPr="008672B0">
        <w:rPr>
          <w:rFonts w:ascii="Arial" w:hAnsi="Arial" w:cs="Arial"/>
          <w:color w:val="000000" w:themeColor="text1"/>
          <w:sz w:val="24"/>
          <w:szCs w:val="24"/>
        </w:rPr>
        <w:t xml:space="preserve">. </w:t>
      </w:r>
      <w:r w:rsidR="00452CA9" w:rsidRPr="00815C56">
        <w:rPr>
          <w:rFonts w:ascii="Arial" w:hAnsi="Arial" w:cs="Arial"/>
          <w:color w:val="2E74B5" w:themeColor="accent1" w:themeShade="BF"/>
          <w:sz w:val="24"/>
          <w:szCs w:val="24"/>
        </w:rPr>
        <w:t>P</w:t>
      </w:r>
      <w:r w:rsidR="00995BC5" w:rsidRPr="00815C56">
        <w:rPr>
          <w:rFonts w:ascii="Arial" w:hAnsi="Arial" w:cs="Arial"/>
          <w:color w:val="2E74B5" w:themeColor="accent1" w:themeShade="BF"/>
          <w:sz w:val="24"/>
          <w:szCs w:val="24"/>
        </w:rPr>
        <w:t>erform level I service</w:t>
      </w:r>
      <w:r w:rsidR="00815C56" w:rsidRPr="00815C56">
        <w:rPr>
          <w:rFonts w:ascii="Arial" w:hAnsi="Arial" w:cs="Arial"/>
          <w:color w:val="2E74B5" w:themeColor="accent1" w:themeShade="BF"/>
          <w:sz w:val="24"/>
          <w:szCs w:val="24"/>
        </w:rPr>
        <w:t>s</w:t>
      </w:r>
      <w:r w:rsidR="00995BC5" w:rsidRPr="00815C56">
        <w:rPr>
          <w:rFonts w:ascii="Arial" w:hAnsi="Arial" w:cs="Arial"/>
          <w:color w:val="2E74B5" w:themeColor="accent1" w:themeShade="BF"/>
          <w:sz w:val="24"/>
          <w:szCs w:val="24"/>
        </w:rPr>
        <w:t xml:space="preserve"> </w:t>
      </w:r>
      <w:r w:rsidR="00995BC5">
        <w:rPr>
          <w:rFonts w:ascii="Arial" w:hAnsi="Arial" w:cs="Arial"/>
          <w:color w:val="000000" w:themeColor="text1"/>
          <w:sz w:val="24"/>
          <w:szCs w:val="24"/>
        </w:rPr>
        <w:t xml:space="preserve">within </w:t>
      </w:r>
      <w:r w:rsidR="00CE2FF1" w:rsidRPr="008672B0">
        <w:rPr>
          <w:rFonts w:ascii="Arial" w:hAnsi="Arial" w:cs="Arial"/>
          <w:color w:val="000000" w:themeColor="text1"/>
          <w:sz w:val="24"/>
          <w:szCs w:val="24"/>
        </w:rPr>
        <w:t>the desig</w:t>
      </w:r>
      <w:r w:rsidR="00CE2FF1" w:rsidRPr="008B3A93">
        <w:rPr>
          <w:rFonts w:ascii="Arial" w:hAnsi="Arial" w:cs="Arial"/>
          <w:color w:val="000000" w:themeColor="text1"/>
          <w:sz w:val="24"/>
          <w:szCs w:val="24"/>
        </w:rPr>
        <w:t xml:space="preserve">nated areas of the building’s living quarters and spaces; </w:t>
      </w:r>
      <w:r w:rsidR="002E5330" w:rsidRPr="008B3A93">
        <w:rPr>
          <w:rFonts w:ascii="Arial" w:hAnsi="Arial" w:cs="Arial"/>
          <w:color w:val="000000" w:themeColor="text1"/>
          <w:sz w:val="24"/>
          <w:szCs w:val="24"/>
        </w:rPr>
        <w:t>performing an annual strip and wax of all tile floors during the month of June and providing daily custodial services of the kitchens and dinning, recreational and gaming areas, laundry rooms, gyms, community restrooms with showers, hallways, and stairwells between floors; removing trash (otherwise known as non-hazardous municipal solid waste (MSW)) and emptying recycle bins; cleaning windows (indoors), food service areas, sweeping, mopping, and buffing floors; dusting and scrubbing walls; cleaning upholstered furniture</w:t>
      </w:r>
      <w:r w:rsidR="00484537">
        <w:rPr>
          <w:rFonts w:ascii="Arial" w:hAnsi="Arial" w:cs="Arial"/>
          <w:color w:val="000000" w:themeColor="text1"/>
          <w:sz w:val="24"/>
          <w:szCs w:val="24"/>
        </w:rPr>
        <w:t xml:space="preserve">. </w:t>
      </w:r>
      <w:r w:rsidR="002E5330" w:rsidRPr="008B3A93">
        <w:rPr>
          <w:rFonts w:ascii="Arial" w:hAnsi="Arial" w:cs="Arial"/>
          <w:color w:val="000000" w:themeColor="text1"/>
          <w:sz w:val="24"/>
          <w:szCs w:val="24"/>
        </w:rPr>
        <w:t xml:space="preserve"> Any direction that falls outside this limited scope shall be handled as a formal contract </w:t>
      </w:r>
      <w:proofErr w:type="gramStart"/>
      <w:r w:rsidR="002E5330" w:rsidRPr="008B3A93">
        <w:rPr>
          <w:rFonts w:ascii="Arial" w:hAnsi="Arial" w:cs="Arial"/>
          <w:color w:val="000000" w:themeColor="text1"/>
          <w:sz w:val="24"/>
          <w:szCs w:val="24"/>
        </w:rPr>
        <w:t>modification.</w:t>
      </w:r>
      <w:r w:rsidR="00CE2FF1" w:rsidRPr="008B3A93">
        <w:rPr>
          <w:rFonts w:ascii="Arial" w:hAnsi="Arial" w:cs="Arial"/>
          <w:color w:val="000000" w:themeColor="text1"/>
          <w:sz w:val="24"/>
          <w:szCs w:val="24"/>
        </w:rPr>
        <w:t>.</w:t>
      </w:r>
      <w:proofErr w:type="gramEnd"/>
      <w:r w:rsidR="00CE2FF1" w:rsidRPr="008B3A93">
        <w:rPr>
          <w:rFonts w:ascii="Arial" w:hAnsi="Arial" w:cs="Arial"/>
          <w:color w:val="000000" w:themeColor="text1"/>
          <w:sz w:val="24"/>
          <w:szCs w:val="24"/>
        </w:rPr>
        <w:t xml:space="preserve"> T</w:t>
      </w:r>
      <w:r w:rsidR="00CE2FF1" w:rsidRPr="008672B0">
        <w:rPr>
          <w:rFonts w:ascii="Arial" w:hAnsi="Arial" w:cs="Arial"/>
          <w:color w:val="000000" w:themeColor="text1"/>
          <w:sz w:val="24"/>
          <w:szCs w:val="24"/>
        </w:rPr>
        <w:t>he Contractor shall display the appropriate caution signs when cleaning floors or any other surface that might pose a risk to injury for any personnel that are present.</w:t>
      </w:r>
    </w:p>
    <w:p w:rsidR="00F33B4C" w:rsidRDefault="00F33B4C" w:rsidP="0015134A">
      <w:pPr>
        <w:rPr>
          <w:rFonts w:ascii="Arial" w:hAnsi="Arial" w:cs="Arial"/>
          <w:color w:val="000000" w:themeColor="text1"/>
          <w:sz w:val="24"/>
          <w:szCs w:val="24"/>
        </w:rPr>
      </w:pPr>
    </w:p>
    <w:p w:rsidR="004D3E7C" w:rsidRPr="0002712B" w:rsidRDefault="00194FEB" w:rsidP="0015134A">
      <w:pPr>
        <w:rPr>
          <w:rFonts w:ascii="Arial" w:hAnsi="Arial" w:cs="Arial"/>
          <w:color w:val="000000" w:themeColor="text1"/>
          <w:sz w:val="24"/>
          <w:szCs w:val="24"/>
        </w:rPr>
      </w:pPr>
      <w:r w:rsidRPr="0002712B">
        <w:rPr>
          <w:rFonts w:ascii="Arial" w:hAnsi="Arial" w:cs="Arial"/>
          <w:b/>
          <w:bCs/>
          <w:color w:val="000000" w:themeColor="text1"/>
          <w:sz w:val="24"/>
          <w:szCs w:val="24"/>
        </w:rPr>
        <w:t>1.3.</w:t>
      </w:r>
      <w:r w:rsidR="00C14568" w:rsidRPr="0002712B">
        <w:rPr>
          <w:rFonts w:ascii="Arial" w:hAnsi="Arial" w:cs="Arial"/>
          <w:b/>
          <w:bCs/>
          <w:color w:val="000000" w:themeColor="text1"/>
          <w:sz w:val="24"/>
          <w:szCs w:val="24"/>
        </w:rPr>
        <w:t xml:space="preserve">1 </w:t>
      </w:r>
      <w:r w:rsidR="00C14568" w:rsidRPr="0002712B">
        <w:rPr>
          <w:rFonts w:ascii="Arial" w:hAnsi="Arial" w:cs="Arial"/>
          <w:b/>
          <w:bCs/>
          <w:color w:val="000000" w:themeColor="text1"/>
          <w:sz w:val="24"/>
          <w:szCs w:val="24"/>
          <w:u w:val="single"/>
        </w:rPr>
        <w:t>Period of Performance:</w:t>
      </w:r>
      <w:r w:rsidR="00C14568" w:rsidRPr="0002712B">
        <w:rPr>
          <w:rFonts w:ascii="Arial" w:hAnsi="Arial" w:cs="Arial"/>
          <w:b/>
          <w:color w:val="000000" w:themeColor="text1"/>
          <w:sz w:val="24"/>
          <w:szCs w:val="24"/>
          <w:u w:val="single"/>
        </w:rPr>
        <w:t xml:space="preserve"> </w:t>
      </w:r>
      <w:r w:rsidR="00054D32" w:rsidRPr="002072FF">
        <w:rPr>
          <w:rFonts w:ascii="Arial" w:hAnsi="Arial" w:cs="Arial"/>
          <w:color w:val="000000" w:themeColor="text1"/>
          <w:sz w:val="24"/>
          <w:szCs w:val="24"/>
        </w:rPr>
        <w:t xml:space="preserve">The contract will consist of </w:t>
      </w:r>
      <w:r w:rsidR="00BB6570" w:rsidRPr="002072FF">
        <w:rPr>
          <w:rFonts w:ascii="Arial" w:hAnsi="Arial" w:cs="Arial"/>
          <w:color w:val="000000" w:themeColor="text1"/>
          <w:sz w:val="24"/>
          <w:szCs w:val="24"/>
        </w:rPr>
        <w:t>(</w:t>
      </w:r>
      <w:r w:rsidR="00054D32" w:rsidRPr="002072FF">
        <w:rPr>
          <w:rFonts w:ascii="Arial" w:hAnsi="Arial" w:cs="Arial"/>
          <w:color w:val="000000" w:themeColor="text1"/>
          <w:sz w:val="24"/>
          <w:szCs w:val="24"/>
        </w:rPr>
        <w:t>one</w:t>
      </w:r>
      <w:r w:rsidR="00BB6570" w:rsidRPr="002072FF">
        <w:rPr>
          <w:rFonts w:ascii="Arial" w:hAnsi="Arial" w:cs="Arial"/>
          <w:color w:val="000000" w:themeColor="text1"/>
          <w:sz w:val="24"/>
          <w:szCs w:val="24"/>
        </w:rPr>
        <w:t>)</w:t>
      </w:r>
      <w:r w:rsidR="00054D32" w:rsidRPr="002072FF">
        <w:rPr>
          <w:rFonts w:ascii="Arial" w:hAnsi="Arial" w:cs="Arial"/>
          <w:color w:val="000000" w:themeColor="text1"/>
          <w:sz w:val="24"/>
          <w:szCs w:val="24"/>
        </w:rPr>
        <w:t xml:space="preserve"> </w:t>
      </w:r>
      <w:r w:rsidR="00BB6570" w:rsidRPr="002072FF">
        <w:rPr>
          <w:rFonts w:ascii="Arial" w:hAnsi="Arial" w:cs="Arial"/>
          <w:color w:val="000000" w:themeColor="text1"/>
          <w:sz w:val="24"/>
          <w:szCs w:val="24"/>
        </w:rPr>
        <w:t>b</w:t>
      </w:r>
      <w:r w:rsidR="00054D32" w:rsidRPr="002072FF">
        <w:rPr>
          <w:rFonts w:ascii="Arial" w:hAnsi="Arial" w:cs="Arial"/>
          <w:color w:val="000000" w:themeColor="text1"/>
          <w:sz w:val="24"/>
          <w:szCs w:val="24"/>
        </w:rPr>
        <w:t xml:space="preserve">ase </w:t>
      </w:r>
      <w:r w:rsidR="00BB6570" w:rsidRPr="002072FF">
        <w:rPr>
          <w:rFonts w:ascii="Arial" w:hAnsi="Arial" w:cs="Arial"/>
          <w:color w:val="000000" w:themeColor="text1"/>
          <w:sz w:val="24"/>
          <w:szCs w:val="24"/>
        </w:rPr>
        <w:t>y</w:t>
      </w:r>
      <w:r w:rsidR="00054D32" w:rsidRPr="002072FF">
        <w:rPr>
          <w:rFonts w:ascii="Arial" w:hAnsi="Arial" w:cs="Arial"/>
          <w:color w:val="000000" w:themeColor="text1"/>
          <w:sz w:val="24"/>
          <w:szCs w:val="24"/>
        </w:rPr>
        <w:t xml:space="preserve">ear of 12 months, </w:t>
      </w:r>
      <w:r w:rsidR="00BB6570" w:rsidRPr="002072FF">
        <w:rPr>
          <w:rFonts w:ascii="Arial" w:hAnsi="Arial" w:cs="Arial"/>
          <w:color w:val="000000" w:themeColor="text1"/>
          <w:sz w:val="24"/>
          <w:szCs w:val="24"/>
        </w:rPr>
        <w:t>(</w:t>
      </w:r>
      <w:r w:rsidR="00054D32" w:rsidRPr="002072FF">
        <w:rPr>
          <w:rFonts w:ascii="Arial" w:hAnsi="Arial" w:cs="Arial"/>
          <w:color w:val="000000" w:themeColor="text1"/>
          <w:sz w:val="24"/>
          <w:szCs w:val="24"/>
        </w:rPr>
        <w:t>two</w:t>
      </w:r>
      <w:r w:rsidR="00BB6570" w:rsidRPr="002072FF">
        <w:rPr>
          <w:rFonts w:ascii="Arial" w:hAnsi="Arial" w:cs="Arial"/>
          <w:color w:val="000000" w:themeColor="text1"/>
          <w:sz w:val="24"/>
          <w:szCs w:val="24"/>
        </w:rPr>
        <w:t>)</w:t>
      </w:r>
      <w:r w:rsidR="00054D32" w:rsidRPr="002072FF">
        <w:rPr>
          <w:rFonts w:ascii="Arial" w:hAnsi="Arial" w:cs="Arial"/>
          <w:color w:val="000000" w:themeColor="text1"/>
          <w:sz w:val="24"/>
          <w:szCs w:val="24"/>
        </w:rPr>
        <w:t xml:space="preserve"> 12-month </w:t>
      </w:r>
      <w:r w:rsidR="00BB6570" w:rsidRPr="002072FF">
        <w:rPr>
          <w:rFonts w:ascii="Arial" w:hAnsi="Arial" w:cs="Arial"/>
          <w:color w:val="000000" w:themeColor="text1"/>
          <w:sz w:val="24"/>
          <w:szCs w:val="24"/>
        </w:rPr>
        <w:t>o</w:t>
      </w:r>
      <w:r w:rsidR="00054D32" w:rsidRPr="002072FF">
        <w:rPr>
          <w:rFonts w:ascii="Arial" w:hAnsi="Arial" w:cs="Arial"/>
          <w:color w:val="000000" w:themeColor="text1"/>
          <w:sz w:val="24"/>
          <w:szCs w:val="24"/>
        </w:rPr>
        <w:t xml:space="preserve">ption </w:t>
      </w:r>
      <w:r w:rsidR="00BB6570" w:rsidRPr="002072FF">
        <w:rPr>
          <w:rFonts w:ascii="Arial" w:hAnsi="Arial" w:cs="Arial"/>
          <w:color w:val="000000" w:themeColor="text1"/>
          <w:sz w:val="24"/>
          <w:szCs w:val="24"/>
        </w:rPr>
        <w:t>y</w:t>
      </w:r>
      <w:r w:rsidR="00054D32" w:rsidRPr="002072FF">
        <w:rPr>
          <w:rFonts w:ascii="Arial" w:hAnsi="Arial" w:cs="Arial"/>
          <w:color w:val="000000" w:themeColor="text1"/>
          <w:sz w:val="24"/>
          <w:szCs w:val="24"/>
        </w:rPr>
        <w:t>ears, and a potential six-month extension of services pursuant to FAR 52.217-8. The Government may exercise these options at its sole discretion.</w:t>
      </w:r>
    </w:p>
    <w:p w:rsidR="00054D32" w:rsidRPr="00054D32" w:rsidRDefault="00054D32" w:rsidP="00054D32">
      <w:pPr>
        <w:numPr>
          <w:ilvl w:val="0"/>
          <w:numId w:val="18"/>
        </w:numPr>
        <w:rPr>
          <w:rFonts w:ascii="Arial" w:hAnsi="Arial" w:cs="Arial"/>
          <w:color w:val="000000" w:themeColor="text1"/>
          <w:sz w:val="24"/>
          <w:szCs w:val="24"/>
        </w:rPr>
      </w:pPr>
      <w:r w:rsidRPr="00054D32">
        <w:rPr>
          <w:rFonts w:ascii="Arial" w:hAnsi="Arial" w:cs="Arial"/>
          <w:b/>
          <w:bCs/>
          <w:color w:val="000000" w:themeColor="text1"/>
          <w:sz w:val="24"/>
          <w:szCs w:val="24"/>
        </w:rPr>
        <w:t>Base Year:</w:t>
      </w:r>
      <w:r w:rsidRPr="00054D32">
        <w:rPr>
          <w:rFonts w:ascii="Arial" w:hAnsi="Arial" w:cs="Arial"/>
          <w:color w:val="000000" w:themeColor="text1"/>
          <w:sz w:val="24"/>
          <w:szCs w:val="24"/>
        </w:rPr>
        <w:t xml:space="preserve"> June 1, 2026 – May 31, 2027</w:t>
      </w:r>
    </w:p>
    <w:p w:rsidR="00054D32" w:rsidRPr="00054D32" w:rsidRDefault="00054D32" w:rsidP="00054D32">
      <w:pPr>
        <w:numPr>
          <w:ilvl w:val="0"/>
          <w:numId w:val="18"/>
        </w:numPr>
        <w:rPr>
          <w:rFonts w:ascii="Arial" w:hAnsi="Arial" w:cs="Arial"/>
          <w:color w:val="000000" w:themeColor="text1"/>
          <w:sz w:val="24"/>
          <w:szCs w:val="24"/>
        </w:rPr>
      </w:pPr>
      <w:r w:rsidRPr="00054D32">
        <w:rPr>
          <w:rFonts w:ascii="Arial" w:hAnsi="Arial" w:cs="Arial"/>
          <w:b/>
          <w:bCs/>
          <w:color w:val="000000" w:themeColor="text1"/>
          <w:sz w:val="24"/>
          <w:szCs w:val="24"/>
        </w:rPr>
        <w:t>Option Year 1:</w:t>
      </w:r>
      <w:r w:rsidRPr="00054D32">
        <w:rPr>
          <w:rFonts w:ascii="Arial" w:hAnsi="Arial" w:cs="Arial"/>
          <w:color w:val="000000" w:themeColor="text1"/>
          <w:sz w:val="24"/>
          <w:szCs w:val="24"/>
        </w:rPr>
        <w:t xml:space="preserve"> June 1, 2027 – May 31, 2028</w:t>
      </w:r>
    </w:p>
    <w:p w:rsidR="00054D32" w:rsidRPr="00054D32" w:rsidRDefault="00054D32" w:rsidP="00054D32">
      <w:pPr>
        <w:numPr>
          <w:ilvl w:val="0"/>
          <w:numId w:val="18"/>
        </w:numPr>
        <w:rPr>
          <w:rFonts w:ascii="Arial" w:hAnsi="Arial" w:cs="Arial"/>
          <w:color w:val="000000" w:themeColor="text1"/>
          <w:sz w:val="24"/>
          <w:szCs w:val="24"/>
        </w:rPr>
      </w:pPr>
      <w:r w:rsidRPr="00054D32">
        <w:rPr>
          <w:rFonts w:ascii="Arial" w:hAnsi="Arial" w:cs="Arial"/>
          <w:b/>
          <w:bCs/>
          <w:color w:val="000000" w:themeColor="text1"/>
          <w:sz w:val="24"/>
          <w:szCs w:val="24"/>
        </w:rPr>
        <w:t>Option Year 2:</w:t>
      </w:r>
      <w:r w:rsidRPr="00054D32">
        <w:rPr>
          <w:rFonts w:ascii="Arial" w:hAnsi="Arial" w:cs="Arial"/>
          <w:color w:val="000000" w:themeColor="text1"/>
          <w:sz w:val="24"/>
          <w:szCs w:val="24"/>
        </w:rPr>
        <w:t xml:space="preserve"> June 1, 2028 – May 31, 2029</w:t>
      </w:r>
    </w:p>
    <w:p w:rsidR="00054D32" w:rsidRDefault="00054D32" w:rsidP="00054D32">
      <w:pPr>
        <w:numPr>
          <w:ilvl w:val="0"/>
          <w:numId w:val="18"/>
        </w:numPr>
        <w:rPr>
          <w:rFonts w:ascii="Arial" w:hAnsi="Arial" w:cs="Arial"/>
          <w:color w:val="000000" w:themeColor="text1"/>
          <w:sz w:val="24"/>
          <w:szCs w:val="24"/>
        </w:rPr>
      </w:pPr>
      <w:r w:rsidRPr="00054D32">
        <w:rPr>
          <w:rFonts w:ascii="Arial" w:hAnsi="Arial" w:cs="Arial"/>
          <w:b/>
          <w:bCs/>
          <w:color w:val="000000" w:themeColor="text1"/>
          <w:sz w:val="24"/>
          <w:szCs w:val="24"/>
        </w:rPr>
        <w:t>Option to Extend Services (6 Months):</w:t>
      </w:r>
      <w:r w:rsidRPr="00054D32">
        <w:rPr>
          <w:rFonts w:ascii="Arial" w:hAnsi="Arial" w:cs="Arial"/>
          <w:color w:val="000000" w:themeColor="text1"/>
          <w:sz w:val="24"/>
          <w:szCs w:val="24"/>
        </w:rPr>
        <w:t xml:space="preserve"> June 1, 2029 – November 30, 2029</w:t>
      </w:r>
    </w:p>
    <w:p w:rsidR="00054D32" w:rsidRPr="00054D32" w:rsidRDefault="00054D32" w:rsidP="00054D32">
      <w:pPr>
        <w:rPr>
          <w:rFonts w:ascii="Arial" w:hAnsi="Arial" w:cs="Arial"/>
          <w:color w:val="000000" w:themeColor="text1"/>
          <w:sz w:val="24"/>
          <w:szCs w:val="24"/>
        </w:rPr>
      </w:pPr>
    </w:p>
    <w:p w:rsidR="00194FEB" w:rsidRPr="008672B0" w:rsidRDefault="00194FEB" w:rsidP="0015134A">
      <w:pPr>
        <w:rPr>
          <w:rFonts w:ascii="Arial" w:hAnsi="Arial" w:cs="Arial"/>
          <w:color w:val="000000" w:themeColor="text1"/>
          <w:sz w:val="24"/>
          <w:szCs w:val="24"/>
        </w:rPr>
      </w:pPr>
    </w:p>
    <w:p w:rsidR="004F3FAA" w:rsidRDefault="004F3FAA" w:rsidP="00F03FC8">
      <w:pPr>
        <w:rPr>
          <w:rFonts w:ascii="Arial" w:hAnsi="Arial" w:cs="Arial"/>
          <w:i/>
          <w:iCs/>
          <w:color w:val="000000" w:themeColor="text1"/>
          <w:sz w:val="24"/>
          <w:szCs w:val="24"/>
        </w:rPr>
      </w:pPr>
      <w:proofErr w:type="gramStart"/>
      <w:r w:rsidRPr="008672B0">
        <w:rPr>
          <w:rFonts w:ascii="Arial" w:hAnsi="Arial" w:cs="Arial"/>
          <w:b/>
          <w:color w:val="000000" w:themeColor="text1"/>
          <w:sz w:val="24"/>
          <w:szCs w:val="24"/>
        </w:rPr>
        <w:t>1.</w:t>
      </w:r>
      <w:r w:rsidR="00B10067" w:rsidRPr="008672B0">
        <w:rPr>
          <w:rFonts w:ascii="Arial" w:hAnsi="Arial" w:cs="Arial"/>
          <w:b/>
          <w:color w:val="000000" w:themeColor="text1"/>
          <w:sz w:val="24"/>
          <w:szCs w:val="24"/>
        </w:rPr>
        <w:t>4</w:t>
      </w:r>
      <w:r w:rsidR="00FD7C41" w:rsidRPr="008672B0">
        <w:rPr>
          <w:rFonts w:ascii="Arial" w:hAnsi="Arial" w:cs="Arial"/>
          <w:b/>
          <w:color w:val="000000" w:themeColor="text1"/>
          <w:sz w:val="24"/>
          <w:szCs w:val="24"/>
        </w:rPr>
        <w:t xml:space="preserve">  </w:t>
      </w:r>
      <w:r w:rsidRPr="008672B0">
        <w:rPr>
          <w:rFonts w:ascii="Arial" w:hAnsi="Arial" w:cs="Arial"/>
          <w:b/>
          <w:color w:val="000000" w:themeColor="text1"/>
          <w:sz w:val="24"/>
          <w:szCs w:val="24"/>
          <w:u w:val="single"/>
        </w:rPr>
        <w:t>Objectives</w:t>
      </w:r>
      <w:r w:rsidRPr="008672B0">
        <w:rPr>
          <w:rFonts w:ascii="Arial" w:hAnsi="Arial" w:cs="Arial"/>
          <w:b/>
          <w:color w:val="000000" w:themeColor="text1"/>
          <w:sz w:val="24"/>
          <w:szCs w:val="24"/>
        </w:rPr>
        <w:t>:</w:t>
      </w:r>
      <w:r w:rsidRPr="008672B0">
        <w:rPr>
          <w:rFonts w:ascii="Arial" w:hAnsi="Arial" w:cs="Arial"/>
          <w:color w:val="000000" w:themeColor="text1"/>
          <w:sz w:val="24"/>
          <w:szCs w:val="24"/>
        </w:rPr>
        <w:t xml:space="preserve"> </w:t>
      </w:r>
      <w:r w:rsidR="00CE2FF1" w:rsidRPr="008672B0">
        <w:rPr>
          <w:rFonts w:ascii="Arial" w:hAnsi="Arial" w:cs="Arial"/>
          <w:color w:val="000000" w:themeColor="text1"/>
          <w:sz w:val="24"/>
          <w:szCs w:val="24"/>
        </w:rPr>
        <w:t xml:space="preserve"> The</w:t>
      </w:r>
      <w:proofErr w:type="gramEnd"/>
      <w:r w:rsidR="00CE2FF1" w:rsidRPr="008672B0">
        <w:rPr>
          <w:rFonts w:ascii="Arial" w:hAnsi="Arial" w:cs="Arial"/>
          <w:color w:val="000000" w:themeColor="text1"/>
          <w:sz w:val="24"/>
          <w:szCs w:val="24"/>
        </w:rPr>
        <w:t xml:space="preserve"> objective of this </w:t>
      </w:r>
      <w:proofErr w:type="spellStart"/>
      <w:r w:rsidR="00CE2FF1" w:rsidRPr="008672B0">
        <w:rPr>
          <w:rFonts w:ascii="Arial" w:hAnsi="Arial" w:cs="Arial"/>
          <w:color w:val="000000" w:themeColor="text1"/>
          <w:sz w:val="24"/>
          <w:szCs w:val="24"/>
        </w:rPr>
        <w:t>ontract</w:t>
      </w:r>
      <w:proofErr w:type="spellEnd"/>
      <w:r w:rsidR="00CE2FF1" w:rsidRPr="008672B0">
        <w:rPr>
          <w:rFonts w:ascii="Arial" w:hAnsi="Arial" w:cs="Arial"/>
          <w:color w:val="000000" w:themeColor="text1"/>
          <w:sz w:val="24"/>
          <w:szCs w:val="24"/>
        </w:rPr>
        <w:t xml:space="preserve"> is to perform an annual strip and wax of all tile floors during the month of June and </w:t>
      </w:r>
      <w:proofErr w:type="spellStart"/>
      <w:r w:rsidR="00CE2FF1" w:rsidRPr="008672B0">
        <w:rPr>
          <w:rFonts w:ascii="Arial" w:hAnsi="Arial" w:cs="Arial"/>
          <w:color w:val="000000" w:themeColor="text1"/>
          <w:sz w:val="24"/>
          <w:szCs w:val="24"/>
        </w:rPr>
        <w:t>provid</w:t>
      </w:r>
      <w:proofErr w:type="spellEnd"/>
      <w:r w:rsidR="00CE2FF1" w:rsidRPr="008672B0">
        <w:rPr>
          <w:rFonts w:ascii="Arial" w:hAnsi="Arial" w:cs="Arial"/>
          <w:color w:val="000000" w:themeColor="text1"/>
          <w:sz w:val="24"/>
          <w:szCs w:val="24"/>
        </w:rPr>
        <w:t xml:space="preserve"> a </w:t>
      </w:r>
      <w:proofErr w:type="gramStart"/>
      <w:r w:rsidR="00CE2FF1" w:rsidRPr="008672B0">
        <w:rPr>
          <w:rFonts w:ascii="Arial" w:hAnsi="Arial" w:cs="Arial"/>
          <w:color w:val="000000" w:themeColor="text1"/>
          <w:sz w:val="24"/>
          <w:szCs w:val="24"/>
        </w:rPr>
        <w:t>daily custodial services</w:t>
      </w:r>
      <w:proofErr w:type="gramEnd"/>
      <w:r w:rsidR="00CE2FF1" w:rsidRPr="008672B0">
        <w:rPr>
          <w:rFonts w:ascii="Arial" w:hAnsi="Arial" w:cs="Arial"/>
          <w:color w:val="000000" w:themeColor="text1"/>
          <w:sz w:val="24"/>
          <w:szCs w:val="24"/>
        </w:rPr>
        <w:t xml:space="preserve"> of </w:t>
      </w:r>
      <w:proofErr w:type="spellStart"/>
      <w:r w:rsidR="00CE2FF1" w:rsidRPr="008672B0">
        <w:rPr>
          <w:rFonts w:ascii="Arial" w:hAnsi="Arial" w:cs="Arial"/>
          <w:color w:val="000000" w:themeColor="text1"/>
          <w:sz w:val="24"/>
          <w:szCs w:val="24"/>
        </w:rPr>
        <w:t>desginated</w:t>
      </w:r>
      <w:proofErr w:type="spellEnd"/>
      <w:r w:rsidR="00CE2FF1" w:rsidRPr="008672B0">
        <w:rPr>
          <w:rFonts w:ascii="Arial" w:hAnsi="Arial" w:cs="Arial"/>
          <w:color w:val="000000" w:themeColor="text1"/>
          <w:sz w:val="24"/>
          <w:szCs w:val="24"/>
        </w:rPr>
        <w:t xml:space="preserve"> kitchens, </w:t>
      </w:r>
      <w:proofErr w:type="gramStart"/>
      <w:r w:rsidR="00CE2FF1" w:rsidRPr="008672B0">
        <w:rPr>
          <w:rFonts w:ascii="Arial" w:hAnsi="Arial" w:cs="Arial"/>
          <w:color w:val="000000" w:themeColor="text1"/>
          <w:sz w:val="24"/>
          <w:szCs w:val="24"/>
        </w:rPr>
        <w:t>dinning</w:t>
      </w:r>
      <w:proofErr w:type="gramEnd"/>
      <w:r w:rsidR="00CE2FF1" w:rsidRPr="008672B0">
        <w:rPr>
          <w:rFonts w:ascii="Arial" w:hAnsi="Arial" w:cs="Arial"/>
          <w:color w:val="000000" w:themeColor="text1"/>
          <w:sz w:val="24"/>
          <w:szCs w:val="24"/>
        </w:rPr>
        <w:t>, passage and community areas.</w:t>
      </w:r>
      <w:r w:rsidR="006B64EB" w:rsidRPr="008672B0">
        <w:rPr>
          <w:rFonts w:ascii="Arial" w:hAnsi="Arial" w:cs="Arial"/>
          <w:i/>
          <w:iCs/>
          <w:color w:val="000000" w:themeColor="text1"/>
          <w:sz w:val="24"/>
          <w:szCs w:val="24"/>
        </w:rPr>
        <w:t xml:space="preserve"> </w:t>
      </w:r>
    </w:p>
    <w:p w:rsidR="00194FEB" w:rsidRPr="008672B0" w:rsidRDefault="00194FEB" w:rsidP="00F03FC8">
      <w:pPr>
        <w:rPr>
          <w:rFonts w:ascii="Arial" w:hAnsi="Arial" w:cs="Arial"/>
          <w:i/>
          <w:iCs/>
          <w:color w:val="000000" w:themeColor="text1"/>
          <w:sz w:val="24"/>
          <w:szCs w:val="24"/>
        </w:rPr>
      </w:pPr>
    </w:p>
    <w:p w:rsidR="00F33B4C" w:rsidRPr="00540205" w:rsidRDefault="00F33B4C" w:rsidP="0015134A">
      <w:pPr>
        <w:pStyle w:val="Header"/>
        <w:tabs>
          <w:tab w:val="clear" w:pos="4320"/>
          <w:tab w:val="clear" w:pos="8640"/>
        </w:tabs>
        <w:rPr>
          <w:rFonts w:ascii="Arial" w:hAnsi="Arial" w:cs="Arial"/>
          <w:iCs/>
          <w:szCs w:val="24"/>
        </w:rPr>
      </w:pPr>
    </w:p>
    <w:p w:rsidR="004F3FAA" w:rsidRPr="00540205" w:rsidRDefault="003D0297" w:rsidP="00F03FC8">
      <w:pPr>
        <w:rPr>
          <w:rFonts w:ascii="Arial" w:hAnsi="Arial" w:cs="Arial"/>
          <w:b/>
          <w:sz w:val="24"/>
          <w:szCs w:val="24"/>
          <w:u w:val="single"/>
        </w:rPr>
      </w:pPr>
      <w:proofErr w:type="gramStart"/>
      <w:r w:rsidRPr="00540205">
        <w:rPr>
          <w:rFonts w:ascii="Arial" w:hAnsi="Arial" w:cs="Arial"/>
          <w:b/>
          <w:sz w:val="24"/>
          <w:szCs w:val="24"/>
        </w:rPr>
        <w:t>1.5</w:t>
      </w:r>
      <w:r w:rsidR="00FD7C41" w:rsidRPr="00540205">
        <w:rPr>
          <w:rFonts w:ascii="Arial" w:hAnsi="Arial" w:cs="Arial"/>
          <w:b/>
          <w:sz w:val="24"/>
          <w:szCs w:val="24"/>
        </w:rPr>
        <w:t xml:space="preserve"> </w:t>
      </w:r>
      <w:r w:rsidR="00DD0B80" w:rsidRPr="00540205">
        <w:rPr>
          <w:rFonts w:ascii="Arial" w:hAnsi="Arial" w:cs="Arial"/>
          <w:b/>
          <w:sz w:val="24"/>
          <w:szCs w:val="24"/>
        </w:rPr>
        <w:t xml:space="preserve"> </w:t>
      </w:r>
      <w:r w:rsidR="00171F09" w:rsidRPr="00540205">
        <w:rPr>
          <w:rFonts w:ascii="Arial" w:hAnsi="Arial" w:cs="Arial"/>
          <w:b/>
          <w:sz w:val="24"/>
          <w:szCs w:val="24"/>
          <w:u w:val="single"/>
        </w:rPr>
        <w:t>General</w:t>
      </w:r>
      <w:proofErr w:type="gramEnd"/>
      <w:r w:rsidR="00171F09" w:rsidRPr="00540205">
        <w:rPr>
          <w:rFonts w:ascii="Arial" w:hAnsi="Arial" w:cs="Arial"/>
          <w:b/>
          <w:sz w:val="24"/>
          <w:szCs w:val="24"/>
          <w:u w:val="single"/>
        </w:rPr>
        <w:t xml:space="preserve"> Information</w:t>
      </w:r>
      <w:r w:rsidR="00F96C45" w:rsidRPr="00540205">
        <w:rPr>
          <w:rFonts w:ascii="Arial" w:hAnsi="Arial" w:cs="Arial"/>
          <w:b/>
          <w:sz w:val="24"/>
          <w:szCs w:val="24"/>
          <w:u w:val="single"/>
        </w:rPr>
        <w:t>:</w:t>
      </w:r>
    </w:p>
    <w:p w:rsidR="00F33B4C" w:rsidRPr="00540205" w:rsidRDefault="00F33B4C" w:rsidP="0015134A">
      <w:pPr>
        <w:rPr>
          <w:rFonts w:ascii="Arial" w:hAnsi="Arial" w:cs="Arial"/>
          <w:sz w:val="24"/>
          <w:szCs w:val="24"/>
        </w:rPr>
      </w:pPr>
    </w:p>
    <w:p w:rsidR="00C51D4A" w:rsidRPr="00540205" w:rsidRDefault="00171F09" w:rsidP="00F03FC8">
      <w:pPr>
        <w:rPr>
          <w:rFonts w:ascii="Arial" w:hAnsi="Arial" w:cs="Arial"/>
          <w:sz w:val="24"/>
          <w:szCs w:val="24"/>
        </w:rPr>
      </w:pPr>
      <w:proofErr w:type="gramStart"/>
      <w:r w:rsidRPr="00540205">
        <w:rPr>
          <w:rFonts w:ascii="Arial" w:hAnsi="Arial" w:cs="Arial"/>
          <w:b/>
          <w:sz w:val="24"/>
          <w:szCs w:val="24"/>
        </w:rPr>
        <w:t>1.</w:t>
      </w:r>
      <w:r w:rsidR="001013DE" w:rsidRPr="00540205">
        <w:rPr>
          <w:rFonts w:ascii="Arial" w:hAnsi="Arial" w:cs="Arial"/>
          <w:b/>
          <w:sz w:val="24"/>
          <w:szCs w:val="24"/>
        </w:rPr>
        <w:t>5</w:t>
      </w:r>
      <w:r w:rsidRPr="00540205">
        <w:rPr>
          <w:rFonts w:ascii="Arial" w:hAnsi="Arial" w:cs="Arial"/>
          <w:b/>
          <w:sz w:val="24"/>
          <w:szCs w:val="24"/>
        </w:rPr>
        <w:t>.1</w:t>
      </w:r>
      <w:r w:rsidR="00FD7C41" w:rsidRPr="00540205">
        <w:rPr>
          <w:rFonts w:ascii="Arial" w:hAnsi="Arial" w:cs="Arial"/>
          <w:b/>
          <w:sz w:val="24"/>
          <w:szCs w:val="24"/>
        </w:rPr>
        <w:t xml:space="preserve">  </w:t>
      </w:r>
      <w:r w:rsidRPr="00540205">
        <w:rPr>
          <w:rFonts w:ascii="Arial" w:hAnsi="Arial" w:cs="Arial"/>
          <w:b/>
          <w:sz w:val="24"/>
          <w:szCs w:val="24"/>
          <w:u w:val="single"/>
        </w:rPr>
        <w:t>Quality</w:t>
      </w:r>
      <w:proofErr w:type="gramEnd"/>
      <w:r w:rsidRPr="00540205">
        <w:rPr>
          <w:rFonts w:ascii="Arial" w:hAnsi="Arial" w:cs="Arial"/>
          <w:b/>
          <w:sz w:val="24"/>
          <w:szCs w:val="24"/>
          <w:u w:val="single"/>
        </w:rPr>
        <w:t xml:space="preserve"> Control Plan (QCP):</w:t>
      </w:r>
      <w:r w:rsidRPr="00540205">
        <w:rPr>
          <w:rFonts w:ascii="Arial" w:hAnsi="Arial" w:cs="Arial"/>
          <w:sz w:val="24"/>
          <w:szCs w:val="24"/>
        </w:rPr>
        <w:t xml:space="preserve"> </w:t>
      </w:r>
      <w:r w:rsidR="00C51D4A" w:rsidRPr="00540205">
        <w:rPr>
          <w:rFonts w:ascii="Arial" w:hAnsi="Arial" w:cs="Arial"/>
          <w:sz w:val="24"/>
          <w:szCs w:val="24"/>
        </w:rPr>
        <w:t xml:space="preserve">The Contractor shall develop and maintain a QCP to ensure services are performed in accordance with (IAW) this PWS. The Contractor shall develop and implement procedures to identify, prevent, and ensure non-recurrence of defective services. The Contractor's QCP is </w:t>
      </w:r>
      <w:proofErr w:type="gramStart"/>
      <w:r w:rsidR="00C51D4A" w:rsidRPr="00540205">
        <w:rPr>
          <w:rFonts w:ascii="Arial" w:hAnsi="Arial" w:cs="Arial"/>
          <w:sz w:val="24"/>
          <w:szCs w:val="24"/>
        </w:rPr>
        <w:t>the means by which</w:t>
      </w:r>
      <w:proofErr w:type="gramEnd"/>
      <w:r w:rsidR="00C51D4A" w:rsidRPr="00540205">
        <w:rPr>
          <w:rFonts w:ascii="Arial" w:hAnsi="Arial" w:cs="Arial"/>
          <w:sz w:val="24"/>
          <w:szCs w:val="24"/>
        </w:rPr>
        <w:t xml:space="preserve"> it assures that the work provided complies with the requirements of the contract.</w:t>
      </w:r>
    </w:p>
    <w:p w:rsidR="00DA1C40" w:rsidRDefault="00605DF6" w:rsidP="006F50BF">
      <w:pPr>
        <w:rPr>
          <w:rFonts w:ascii="Arial" w:hAnsi="Arial" w:cs="Arial"/>
          <w:sz w:val="24"/>
          <w:szCs w:val="24"/>
        </w:rPr>
      </w:pPr>
      <w:r w:rsidRPr="00540205">
        <w:rPr>
          <w:rFonts w:ascii="Arial" w:hAnsi="Arial" w:cs="Arial"/>
          <w:sz w:val="24"/>
          <w:szCs w:val="24"/>
        </w:rPr>
        <w:br/>
      </w:r>
      <w:r w:rsidR="00C51D4A" w:rsidRPr="00540205">
        <w:rPr>
          <w:rFonts w:ascii="Arial" w:hAnsi="Arial" w:cs="Arial"/>
          <w:sz w:val="24"/>
          <w:szCs w:val="24"/>
        </w:rPr>
        <w:t xml:space="preserve">The Contractor’s </w:t>
      </w:r>
      <w:r w:rsidR="00794175" w:rsidRPr="00540205">
        <w:rPr>
          <w:rFonts w:ascii="Arial" w:hAnsi="Arial" w:cs="Arial"/>
          <w:sz w:val="24"/>
          <w:szCs w:val="24"/>
        </w:rPr>
        <w:t>P</w:t>
      </w:r>
      <w:r w:rsidR="00C51D4A" w:rsidRPr="00540205">
        <w:rPr>
          <w:rFonts w:ascii="Arial" w:hAnsi="Arial" w:cs="Arial"/>
          <w:sz w:val="24"/>
          <w:szCs w:val="24"/>
        </w:rPr>
        <w:t xml:space="preserve">roposed QCP shall be submitted to the </w:t>
      </w:r>
      <w:r w:rsidR="00CB455E" w:rsidRPr="00540205">
        <w:rPr>
          <w:rFonts w:ascii="Arial" w:hAnsi="Arial" w:cs="Arial"/>
          <w:sz w:val="24"/>
          <w:szCs w:val="24"/>
        </w:rPr>
        <w:t>Contracting Officer</w:t>
      </w:r>
      <w:r w:rsidR="00C51D4A" w:rsidRPr="00540205">
        <w:rPr>
          <w:rFonts w:ascii="Arial" w:hAnsi="Arial" w:cs="Arial"/>
          <w:sz w:val="24"/>
          <w:szCs w:val="24"/>
        </w:rPr>
        <w:t xml:space="preserve"> </w:t>
      </w:r>
      <w:r w:rsidR="00124BE9" w:rsidRPr="00540205">
        <w:rPr>
          <w:rFonts w:ascii="Arial" w:hAnsi="Arial" w:cs="Arial"/>
          <w:sz w:val="24"/>
          <w:szCs w:val="24"/>
        </w:rPr>
        <w:t xml:space="preserve">(KO) </w:t>
      </w:r>
      <w:r w:rsidR="00C51D4A" w:rsidRPr="00540205">
        <w:rPr>
          <w:rFonts w:ascii="Arial" w:hAnsi="Arial" w:cs="Arial"/>
          <w:sz w:val="24"/>
          <w:szCs w:val="24"/>
        </w:rPr>
        <w:t xml:space="preserve">through the </w:t>
      </w:r>
      <w:r w:rsidR="00430B22" w:rsidRPr="00540205">
        <w:rPr>
          <w:rFonts w:ascii="Arial" w:hAnsi="Arial" w:cs="Arial"/>
          <w:sz w:val="24"/>
          <w:szCs w:val="24"/>
        </w:rPr>
        <w:t>Contracting Officer’s Representative (</w:t>
      </w:r>
      <w:r w:rsidR="00C51D4A" w:rsidRPr="00540205">
        <w:rPr>
          <w:rFonts w:ascii="Arial" w:hAnsi="Arial" w:cs="Arial"/>
          <w:sz w:val="24"/>
          <w:szCs w:val="24"/>
        </w:rPr>
        <w:t>COR</w:t>
      </w:r>
      <w:r w:rsidR="00430B22" w:rsidRPr="00540205">
        <w:rPr>
          <w:rFonts w:ascii="Arial" w:hAnsi="Arial" w:cs="Arial"/>
          <w:sz w:val="24"/>
          <w:szCs w:val="24"/>
        </w:rPr>
        <w:t>)</w:t>
      </w:r>
      <w:r w:rsidR="00C51D4A" w:rsidRPr="00540205">
        <w:rPr>
          <w:rFonts w:ascii="Arial" w:hAnsi="Arial" w:cs="Arial"/>
          <w:sz w:val="24"/>
          <w:szCs w:val="24"/>
        </w:rPr>
        <w:t xml:space="preserve"> for review </w:t>
      </w:r>
      <w:r w:rsidR="00C51D4A" w:rsidRPr="00700821">
        <w:rPr>
          <w:rFonts w:ascii="Arial" w:hAnsi="Arial" w:cs="Arial"/>
          <w:color w:val="000000" w:themeColor="text1"/>
          <w:sz w:val="24"/>
          <w:szCs w:val="24"/>
        </w:rPr>
        <w:t xml:space="preserve">within </w:t>
      </w:r>
      <w:r w:rsidR="00C51D4A" w:rsidRPr="00700821">
        <w:rPr>
          <w:rFonts w:ascii="Arial" w:hAnsi="Arial" w:cs="Arial"/>
          <w:iCs/>
          <w:color w:val="000000" w:themeColor="text1"/>
          <w:sz w:val="24"/>
          <w:szCs w:val="24"/>
        </w:rPr>
        <w:t xml:space="preserve">ten </w:t>
      </w:r>
      <w:r w:rsidR="00FE02CA" w:rsidRPr="00700821">
        <w:rPr>
          <w:rFonts w:ascii="Arial" w:hAnsi="Arial" w:cs="Arial"/>
          <w:iCs/>
          <w:color w:val="000000" w:themeColor="text1"/>
          <w:sz w:val="24"/>
          <w:szCs w:val="24"/>
        </w:rPr>
        <w:t>(10) days</w:t>
      </w:r>
      <w:r w:rsidR="00CE2FF1" w:rsidRPr="00700821">
        <w:rPr>
          <w:rFonts w:ascii="Arial" w:hAnsi="Arial" w:cs="Arial"/>
          <w:i/>
          <w:color w:val="000000" w:themeColor="text1"/>
          <w:sz w:val="24"/>
          <w:szCs w:val="24"/>
        </w:rPr>
        <w:t xml:space="preserve"> </w:t>
      </w:r>
      <w:r w:rsidR="00C51D4A" w:rsidRPr="00700821">
        <w:rPr>
          <w:rFonts w:ascii="Arial" w:hAnsi="Arial" w:cs="Arial"/>
          <w:color w:val="000000" w:themeColor="text1"/>
          <w:sz w:val="24"/>
          <w:szCs w:val="24"/>
        </w:rPr>
        <w:t xml:space="preserve">after </w:t>
      </w:r>
      <w:r w:rsidR="00C51D4A" w:rsidRPr="00540205">
        <w:rPr>
          <w:rFonts w:ascii="Arial" w:hAnsi="Arial" w:cs="Arial"/>
          <w:sz w:val="24"/>
          <w:szCs w:val="24"/>
        </w:rPr>
        <w:t>date of contract award</w:t>
      </w:r>
      <w:r w:rsidR="00CE2FF1" w:rsidRPr="00540205">
        <w:rPr>
          <w:rFonts w:ascii="Arial" w:hAnsi="Arial" w:cs="Arial"/>
          <w:sz w:val="24"/>
          <w:szCs w:val="24"/>
        </w:rPr>
        <w:t xml:space="preserve">. </w:t>
      </w:r>
      <w:r w:rsidR="00F96C45" w:rsidRPr="00540205">
        <w:rPr>
          <w:rFonts w:ascii="Arial" w:hAnsi="Arial" w:cs="Arial"/>
          <w:sz w:val="24"/>
          <w:szCs w:val="24"/>
        </w:rPr>
        <w:t xml:space="preserve"> </w:t>
      </w:r>
    </w:p>
    <w:p w:rsidR="005D765E" w:rsidRPr="00540205" w:rsidRDefault="005D765E" w:rsidP="006F50BF">
      <w:pPr>
        <w:rPr>
          <w:rFonts w:ascii="Arial" w:hAnsi="Arial" w:cs="Arial"/>
          <w:sz w:val="24"/>
          <w:szCs w:val="24"/>
        </w:rPr>
      </w:pPr>
    </w:p>
    <w:p w:rsidR="00C51D4A" w:rsidRPr="00540205" w:rsidRDefault="00C51D4A" w:rsidP="00F03FC8">
      <w:pPr>
        <w:rPr>
          <w:rFonts w:ascii="Arial" w:hAnsi="Arial" w:cs="Arial"/>
          <w:sz w:val="24"/>
          <w:szCs w:val="24"/>
        </w:rPr>
      </w:pPr>
      <w:r w:rsidRPr="00540205">
        <w:rPr>
          <w:rFonts w:ascii="Arial" w:hAnsi="Arial" w:cs="Arial"/>
          <w:sz w:val="24"/>
          <w:szCs w:val="24"/>
        </w:rPr>
        <w:t xml:space="preserve">The Government will review and either </w:t>
      </w:r>
      <w:r w:rsidR="00794175" w:rsidRPr="007127E0">
        <w:rPr>
          <w:rFonts w:ascii="Arial" w:hAnsi="Arial" w:cs="Arial"/>
          <w:color w:val="000000" w:themeColor="text1"/>
          <w:sz w:val="24"/>
          <w:szCs w:val="24"/>
        </w:rPr>
        <w:t xml:space="preserve">notify the Contractor in writing of </w:t>
      </w:r>
      <w:r w:rsidRPr="007127E0">
        <w:rPr>
          <w:rFonts w:ascii="Arial" w:hAnsi="Arial" w:cs="Arial"/>
          <w:color w:val="000000" w:themeColor="text1"/>
          <w:sz w:val="24"/>
          <w:szCs w:val="24"/>
        </w:rPr>
        <w:t>accept</w:t>
      </w:r>
      <w:r w:rsidR="00794175" w:rsidRPr="007127E0">
        <w:rPr>
          <w:rFonts w:ascii="Arial" w:hAnsi="Arial" w:cs="Arial"/>
          <w:color w:val="000000" w:themeColor="text1"/>
          <w:sz w:val="24"/>
          <w:szCs w:val="24"/>
        </w:rPr>
        <w:t xml:space="preserve">ance of the plan </w:t>
      </w:r>
      <w:r w:rsidRPr="007127E0">
        <w:rPr>
          <w:rFonts w:ascii="Arial" w:hAnsi="Arial" w:cs="Arial"/>
          <w:color w:val="000000" w:themeColor="text1"/>
          <w:sz w:val="24"/>
          <w:szCs w:val="24"/>
        </w:rPr>
        <w:t xml:space="preserve">or return their comments to the Contractor within </w:t>
      </w:r>
      <w:r w:rsidR="008E5FBD" w:rsidRPr="007127E0">
        <w:rPr>
          <w:rFonts w:ascii="Arial" w:hAnsi="Arial" w:cs="Arial"/>
          <w:color w:val="000000" w:themeColor="text1"/>
          <w:sz w:val="24"/>
          <w:szCs w:val="24"/>
        </w:rPr>
        <w:t xml:space="preserve">five (5) </w:t>
      </w:r>
      <w:proofErr w:type="spellStart"/>
      <w:r w:rsidR="008E5FBD" w:rsidRPr="007127E0">
        <w:rPr>
          <w:rFonts w:ascii="Arial" w:hAnsi="Arial" w:cs="Arial"/>
          <w:color w:val="000000" w:themeColor="text1"/>
          <w:sz w:val="24"/>
          <w:szCs w:val="24"/>
        </w:rPr>
        <w:t>buisness</w:t>
      </w:r>
      <w:proofErr w:type="spellEnd"/>
      <w:r w:rsidRPr="007127E0">
        <w:rPr>
          <w:rFonts w:ascii="Arial" w:hAnsi="Arial" w:cs="Arial"/>
          <w:color w:val="000000" w:themeColor="text1"/>
          <w:sz w:val="24"/>
          <w:szCs w:val="24"/>
        </w:rPr>
        <w:t xml:space="preserve"> </w:t>
      </w:r>
      <w:r w:rsidR="00794175" w:rsidRPr="007127E0">
        <w:rPr>
          <w:rFonts w:ascii="Arial" w:hAnsi="Arial" w:cs="Arial"/>
          <w:color w:val="000000" w:themeColor="text1"/>
          <w:sz w:val="24"/>
          <w:szCs w:val="24"/>
        </w:rPr>
        <w:t>If the Government has provided comments, t</w:t>
      </w:r>
      <w:r w:rsidRPr="007127E0">
        <w:rPr>
          <w:rFonts w:ascii="Arial" w:hAnsi="Arial" w:cs="Arial"/>
          <w:color w:val="000000" w:themeColor="text1"/>
          <w:sz w:val="24"/>
          <w:szCs w:val="24"/>
        </w:rPr>
        <w:t xml:space="preserve">he Contractor shall then have </w:t>
      </w:r>
      <w:r w:rsidR="00CE2FF1" w:rsidRPr="007127E0">
        <w:rPr>
          <w:rFonts w:ascii="Arial" w:hAnsi="Arial" w:cs="Arial"/>
          <w:color w:val="000000" w:themeColor="text1"/>
          <w:sz w:val="24"/>
          <w:szCs w:val="24"/>
        </w:rPr>
        <w:t>five (5) business days</w:t>
      </w:r>
      <w:r w:rsidRPr="007127E0">
        <w:rPr>
          <w:rFonts w:ascii="Arial" w:hAnsi="Arial" w:cs="Arial"/>
          <w:color w:val="000000" w:themeColor="text1"/>
          <w:sz w:val="24"/>
          <w:szCs w:val="24"/>
        </w:rPr>
        <w:t xml:space="preserve"> to submit a Final QCP. After </w:t>
      </w:r>
      <w:r w:rsidR="00986711" w:rsidRPr="007127E0">
        <w:rPr>
          <w:rFonts w:ascii="Arial" w:hAnsi="Arial" w:cs="Arial"/>
          <w:color w:val="000000" w:themeColor="text1"/>
          <w:sz w:val="24"/>
          <w:szCs w:val="24"/>
        </w:rPr>
        <w:t xml:space="preserve">receipt </w:t>
      </w:r>
      <w:r w:rsidRPr="007127E0">
        <w:rPr>
          <w:rFonts w:ascii="Arial" w:hAnsi="Arial" w:cs="Arial"/>
          <w:color w:val="000000" w:themeColor="text1"/>
          <w:sz w:val="24"/>
          <w:szCs w:val="24"/>
        </w:rPr>
        <w:t xml:space="preserve">of the Final QCP, the Contractor may receive the </w:t>
      </w:r>
      <w:r w:rsidR="00CB455E" w:rsidRPr="007127E0">
        <w:rPr>
          <w:rFonts w:ascii="Arial" w:hAnsi="Arial" w:cs="Arial"/>
          <w:color w:val="000000" w:themeColor="text1"/>
          <w:sz w:val="24"/>
          <w:szCs w:val="24"/>
        </w:rPr>
        <w:t>Contracting Officer</w:t>
      </w:r>
      <w:r w:rsidRPr="007127E0">
        <w:rPr>
          <w:rFonts w:ascii="Arial" w:hAnsi="Arial" w:cs="Arial"/>
          <w:color w:val="000000" w:themeColor="text1"/>
          <w:sz w:val="24"/>
          <w:szCs w:val="24"/>
        </w:rPr>
        <w:t xml:space="preserve">’s acceptance in writing. Any proposed changes to the accepted QCP </w:t>
      </w:r>
      <w:r w:rsidR="000126C0" w:rsidRPr="007127E0">
        <w:rPr>
          <w:rFonts w:ascii="Arial" w:hAnsi="Arial" w:cs="Arial"/>
          <w:color w:val="000000" w:themeColor="text1"/>
          <w:sz w:val="24"/>
          <w:szCs w:val="24"/>
        </w:rPr>
        <w:t xml:space="preserve">are </w:t>
      </w:r>
      <w:r w:rsidRPr="007127E0">
        <w:rPr>
          <w:rFonts w:ascii="Arial" w:hAnsi="Arial" w:cs="Arial"/>
          <w:color w:val="000000" w:themeColor="text1"/>
          <w:sz w:val="24"/>
          <w:szCs w:val="24"/>
        </w:rPr>
        <w:t xml:space="preserve">required to be resubmitted for acceptance by the Contracting Officer no later than </w:t>
      </w:r>
      <w:r w:rsidR="00CE2FF1" w:rsidRPr="007127E0">
        <w:rPr>
          <w:rFonts w:ascii="Arial" w:hAnsi="Arial" w:cs="Arial"/>
          <w:color w:val="000000" w:themeColor="text1"/>
          <w:sz w:val="24"/>
          <w:szCs w:val="24"/>
        </w:rPr>
        <w:t>five (5) business days</w:t>
      </w:r>
      <w:r w:rsidR="00764FA0" w:rsidRPr="007127E0">
        <w:rPr>
          <w:rFonts w:ascii="Arial" w:hAnsi="Arial" w:cs="Arial"/>
          <w:i/>
          <w:color w:val="000000" w:themeColor="text1"/>
          <w:sz w:val="24"/>
          <w:szCs w:val="24"/>
        </w:rPr>
        <w:t xml:space="preserve"> </w:t>
      </w:r>
      <w:r w:rsidRPr="007127E0">
        <w:rPr>
          <w:rFonts w:ascii="Arial" w:hAnsi="Arial" w:cs="Arial"/>
          <w:color w:val="000000" w:themeColor="text1"/>
          <w:sz w:val="24"/>
          <w:szCs w:val="24"/>
        </w:rPr>
        <w:t xml:space="preserve">prior to the anticipated change and before implementation by the Contractor. The timeline noted above will apply for review and acceptance </w:t>
      </w:r>
      <w:proofErr w:type="gramStart"/>
      <w:r w:rsidRPr="007127E0">
        <w:rPr>
          <w:rFonts w:ascii="Arial" w:hAnsi="Arial" w:cs="Arial"/>
          <w:color w:val="000000" w:themeColor="text1"/>
          <w:sz w:val="24"/>
          <w:szCs w:val="24"/>
        </w:rPr>
        <w:t>for</w:t>
      </w:r>
      <w:proofErr w:type="gramEnd"/>
      <w:r w:rsidRPr="007127E0">
        <w:rPr>
          <w:rFonts w:ascii="Arial" w:hAnsi="Arial" w:cs="Arial"/>
          <w:color w:val="000000" w:themeColor="text1"/>
          <w:sz w:val="24"/>
          <w:szCs w:val="24"/>
        </w:rPr>
        <w:t xml:space="preserve"> proposed changes. At a minimum</w:t>
      </w:r>
      <w:r w:rsidRPr="00540205">
        <w:rPr>
          <w:rFonts w:ascii="Arial" w:hAnsi="Arial" w:cs="Arial"/>
          <w:sz w:val="24"/>
          <w:szCs w:val="24"/>
        </w:rPr>
        <w:t xml:space="preserve">, the QCP must include and answer the following to be acceptable: </w:t>
      </w:r>
    </w:p>
    <w:p w:rsidR="00C51D4A" w:rsidRPr="00540205" w:rsidRDefault="00C51D4A" w:rsidP="0015134A">
      <w:pPr>
        <w:rPr>
          <w:rFonts w:ascii="Arial" w:hAnsi="Arial" w:cs="Arial"/>
          <w:sz w:val="24"/>
          <w:szCs w:val="24"/>
        </w:rPr>
      </w:pPr>
    </w:p>
    <w:p w:rsidR="00C51D4A" w:rsidRPr="00540205" w:rsidRDefault="00822848" w:rsidP="00F03FC8">
      <w:pPr>
        <w:ind w:firstLine="720"/>
        <w:rPr>
          <w:rFonts w:ascii="Arial" w:hAnsi="Arial" w:cs="Arial"/>
          <w:sz w:val="24"/>
          <w:szCs w:val="24"/>
        </w:rPr>
      </w:pPr>
      <w:r w:rsidRPr="00540205">
        <w:rPr>
          <w:rFonts w:ascii="Arial" w:hAnsi="Arial" w:cs="Arial"/>
          <w:sz w:val="24"/>
          <w:szCs w:val="24"/>
        </w:rPr>
        <w:t>(</w:t>
      </w:r>
      <w:r w:rsidR="00C51D4A" w:rsidRPr="00540205">
        <w:rPr>
          <w:rFonts w:ascii="Arial" w:hAnsi="Arial" w:cs="Arial"/>
          <w:sz w:val="24"/>
          <w:szCs w:val="24"/>
        </w:rPr>
        <w:t>a</w:t>
      </w:r>
      <w:r w:rsidRPr="00540205">
        <w:rPr>
          <w:rFonts w:ascii="Arial" w:hAnsi="Arial" w:cs="Arial"/>
          <w:sz w:val="24"/>
          <w:szCs w:val="24"/>
        </w:rPr>
        <w:t>)</w:t>
      </w:r>
      <w:r w:rsidR="00C51D4A" w:rsidRPr="00540205">
        <w:rPr>
          <w:rFonts w:ascii="Arial" w:hAnsi="Arial" w:cs="Arial"/>
          <w:sz w:val="24"/>
          <w:szCs w:val="24"/>
        </w:rPr>
        <w:t xml:space="preserve"> A chart showing the organizational structure and lines of authority, the names, qualifications, duties, responsibilities, and classification of each member of the Contractor's Quality Control </w:t>
      </w:r>
      <w:proofErr w:type="gramStart"/>
      <w:r w:rsidR="00C51D4A" w:rsidRPr="00540205">
        <w:rPr>
          <w:rFonts w:ascii="Arial" w:hAnsi="Arial" w:cs="Arial"/>
          <w:sz w:val="24"/>
          <w:szCs w:val="24"/>
        </w:rPr>
        <w:t>Team</w:t>
      </w:r>
      <w:r w:rsidRPr="00540205">
        <w:rPr>
          <w:rFonts w:ascii="Arial" w:hAnsi="Arial" w:cs="Arial"/>
          <w:sz w:val="24"/>
          <w:szCs w:val="24"/>
        </w:rPr>
        <w:t>;</w:t>
      </w:r>
      <w:proofErr w:type="gramEnd"/>
    </w:p>
    <w:p w:rsidR="00822848" w:rsidRPr="00540205" w:rsidRDefault="00822848" w:rsidP="00F03FC8">
      <w:pPr>
        <w:ind w:firstLine="720"/>
        <w:rPr>
          <w:rFonts w:ascii="Arial" w:hAnsi="Arial" w:cs="Arial"/>
          <w:sz w:val="24"/>
          <w:szCs w:val="24"/>
        </w:rPr>
      </w:pPr>
    </w:p>
    <w:p w:rsidR="00C51D4A" w:rsidRPr="00540205" w:rsidRDefault="00822848" w:rsidP="00F03FC8">
      <w:pPr>
        <w:ind w:firstLine="720"/>
        <w:rPr>
          <w:rFonts w:ascii="Arial" w:hAnsi="Arial" w:cs="Arial"/>
          <w:sz w:val="24"/>
          <w:szCs w:val="24"/>
        </w:rPr>
      </w:pPr>
      <w:r w:rsidRPr="00540205">
        <w:rPr>
          <w:rFonts w:ascii="Arial" w:hAnsi="Arial" w:cs="Arial"/>
          <w:sz w:val="24"/>
          <w:szCs w:val="24"/>
        </w:rPr>
        <w:t>(</w:t>
      </w:r>
      <w:r w:rsidR="00C51D4A" w:rsidRPr="00540205">
        <w:rPr>
          <w:rFonts w:ascii="Arial" w:hAnsi="Arial" w:cs="Arial"/>
          <w:sz w:val="24"/>
          <w:szCs w:val="24"/>
        </w:rPr>
        <w:t>b</w:t>
      </w:r>
      <w:r w:rsidRPr="00540205">
        <w:rPr>
          <w:rFonts w:ascii="Arial" w:hAnsi="Arial" w:cs="Arial"/>
          <w:sz w:val="24"/>
          <w:szCs w:val="24"/>
        </w:rPr>
        <w:t>)</w:t>
      </w:r>
      <w:r w:rsidR="00C51D4A" w:rsidRPr="00540205">
        <w:rPr>
          <w:rFonts w:ascii="Arial" w:hAnsi="Arial" w:cs="Arial"/>
          <w:sz w:val="24"/>
          <w:szCs w:val="24"/>
        </w:rPr>
        <w:t xml:space="preserve"> How the Contractor </w:t>
      </w:r>
      <w:r w:rsidRPr="00540205">
        <w:rPr>
          <w:rFonts w:ascii="Arial" w:hAnsi="Arial" w:cs="Arial"/>
          <w:sz w:val="24"/>
          <w:szCs w:val="24"/>
        </w:rPr>
        <w:t xml:space="preserve">will </w:t>
      </w:r>
      <w:r w:rsidR="00C51D4A" w:rsidRPr="00540205">
        <w:rPr>
          <w:rFonts w:ascii="Arial" w:hAnsi="Arial" w:cs="Arial"/>
          <w:sz w:val="24"/>
          <w:szCs w:val="24"/>
        </w:rPr>
        <w:t>monitor work to ensure performance complies with all</w:t>
      </w:r>
      <w:r w:rsidR="0087204A" w:rsidRPr="00540205">
        <w:rPr>
          <w:rFonts w:ascii="Arial" w:hAnsi="Arial" w:cs="Arial"/>
          <w:sz w:val="24"/>
          <w:szCs w:val="24"/>
        </w:rPr>
        <w:t xml:space="preserve"> deliverables</w:t>
      </w:r>
      <w:r w:rsidR="00C51D4A" w:rsidRPr="00540205">
        <w:rPr>
          <w:rFonts w:ascii="Arial" w:hAnsi="Arial" w:cs="Arial"/>
          <w:sz w:val="24"/>
          <w:szCs w:val="24"/>
        </w:rPr>
        <w:t xml:space="preserve"> </w:t>
      </w:r>
      <w:r w:rsidR="0087204A" w:rsidRPr="00540205">
        <w:rPr>
          <w:rFonts w:ascii="Arial" w:hAnsi="Arial" w:cs="Arial"/>
          <w:sz w:val="24"/>
          <w:szCs w:val="24"/>
        </w:rPr>
        <w:t xml:space="preserve">(etc. </w:t>
      </w:r>
      <w:r w:rsidR="00C51D4A" w:rsidRPr="00540205">
        <w:rPr>
          <w:rFonts w:ascii="Arial" w:hAnsi="Arial" w:cs="Arial"/>
          <w:sz w:val="24"/>
          <w:szCs w:val="24"/>
        </w:rPr>
        <w:t>timelines, deadlines, and goals</w:t>
      </w:r>
      <w:proofErr w:type="gramStart"/>
      <w:r w:rsidR="0087204A" w:rsidRPr="00540205">
        <w:rPr>
          <w:rFonts w:ascii="Arial" w:hAnsi="Arial" w:cs="Arial"/>
          <w:sz w:val="24"/>
          <w:szCs w:val="24"/>
        </w:rPr>
        <w:t>)</w:t>
      </w:r>
      <w:r w:rsidRPr="00540205">
        <w:rPr>
          <w:rFonts w:ascii="Arial" w:hAnsi="Arial" w:cs="Arial"/>
          <w:sz w:val="24"/>
          <w:szCs w:val="24"/>
        </w:rPr>
        <w:t>;</w:t>
      </w:r>
      <w:proofErr w:type="gramEnd"/>
    </w:p>
    <w:p w:rsidR="00822848" w:rsidRPr="00540205" w:rsidRDefault="00822848" w:rsidP="00F03FC8">
      <w:pPr>
        <w:ind w:firstLine="720"/>
        <w:rPr>
          <w:rFonts w:ascii="Arial" w:hAnsi="Arial" w:cs="Arial"/>
          <w:sz w:val="24"/>
          <w:szCs w:val="24"/>
        </w:rPr>
      </w:pPr>
    </w:p>
    <w:p w:rsidR="00C51D4A" w:rsidRPr="00540205" w:rsidRDefault="00822848" w:rsidP="00F03FC8">
      <w:pPr>
        <w:ind w:firstLine="720"/>
        <w:rPr>
          <w:rFonts w:ascii="Arial" w:hAnsi="Arial" w:cs="Arial"/>
          <w:sz w:val="24"/>
          <w:szCs w:val="24"/>
        </w:rPr>
      </w:pPr>
      <w:r w:rsidRPr="00540205">
        <w:rPr>
          <w:rFonts w:ascii="Arial" w:hAnsi="Arial" w:cs="Arial"/>
          <w:sz w:val="24"/>
          <w:szCs w:val="24"/>
        </w:rPr>
        <w:t>(</w:t>
      </w:r>
      <w:r w:rsidR="00C51D4A" w:rsidRPr="00540205">
        <w:rPr>
          <w:rFonts w:ascii="Arial" w:hAnsi="Arial" w:cs="Arial"/>
          <w:sz w:val="24"/>
          <w:szCs w:val="24"/>
        </w:rPr>
        <w:t>c</w:t>
      </w:r>
      <w:r w:rsidRPr="00540205">
        <w:rPr>
          <w:rFonts w:ascii="Arial" w:hAnsi="Arial" w:cs="Arial"/>
          <w:sz w:val="24"/>
          <w:szCs w:val="24"/>
        </w:rPr>
        <w:t>)</w:t>
      </w:r>
      <w:r w:rsidR="00C51D4A" w:rsidRPr="00540205">
        <w:rPr>
          <w:rFonts w:ascii="Arial" w:hAnsi="Arial" w:cs="Arial"/>
          <w:sz w:val="24"/>
          <w:szCs w:val="24"/>
        </w:rPr>
        <w:t xml:space="preserve"> How the Contractor</w:t>
      </w:r>
      <w:r w:rsidRPr="00540205">
        <w:rPr>
          <w:rFonts w:ascii="Arial" w:hAnsi="Arial" w:cs="Arial"/>
          <w:sz w:val="24"/>
          <w:szCs w:val="24"/>
        </w:rPr>
        <w:t xml:space="preserve"> will</w:t>
      </w:r>
      <w:r w:rsidR="00C51D4A" w:rsidRPr="00540205">
        <w:rPr>
          <w:rFonts w:ascii="Arial" w:hAnsi="Arial" w:cs="Arial"/>
          <w:sz w:val="24"/>
          <w:szCs w:val="24"/>
        </w:rPr>
        <w:t xml:space="preserve"> monitor work to ensure performance complies with all specifications and requirements of the contract, including </w:t>
      </w:r>
      <w:r w:rsidRPr="00540205">
        <w:rPr>
          <w:rFonts w:ascii="Arial" w:hAnsi="Arial" w:cs="Arial"/>
          <w:sz w:val="24"/>
          <w:szCs w:val="24"/>
        </w:rPr>
        <w:t xml:space="preserve">the contract’s </w:t>
      </w:r>
      <w:proofErr w:type="gramStart"/>
      <w:r w:rsidR="00C51D4A" w:rsidRPr="00540205">
        <w:rPr>
          <w:rFonts w:ascii="Arial" w:hAnsi="Arial" w:cs="Arial"/>
          <w:sz w:val="24"/>
          <w:szCs w:val="24"/>
        </w:rPr>
        <w:t>clauses</w:t>
      </w:r>
      <w:r w:rsidRPr="00540205">
        <w:rPr>
          <w:rFonts w:ascii="Arial" w:hAnsi="Arial" w:cs="Arial"/>
          <w:sz w:val="24"/>
          <w:szCs w:val="24"/>
        </w:rPr>
        <w:t>;</w:t>
      </w:r>
      <w:proofErr w:type="gramEnd"/>
    </w:p>
    <w:p w:rsidR="00822848" w:rsidRPr="00540205" w:rsidRDefault="00822848" w:rsidP="00F03FC8">
      <w:pPr>
        <w:ind w:firstLine="720"/>
        <w:rPr>
          <w:rFonts w:ascii="Arial" w:hAnsi="Arial" w:cs="Arial"/>
          <w:sz w:val="24"/>
          <w:szCs w:val="24"/>
        </w:rPr>
      </w:pPr>
    </w:p>
    <w:p w:rsidR="00C51D4A" w:rsidRPr="00540205" w:rsidRDefault="00822848" w:rsidP="00F03FC8">
      <w:pPr>
        <w:ind w:firstLine="720"/>
        <w:rPr>
          <w:rFonts w:ascii="Arial" w:hAnsi="Arial" w:cs="Arial"/>
          <w:sz w:val="24"/>
          <w:szCs w:val="24"/>
        </w:rPr>
      </w:pPr>
      <w:r w:rsidRPr="00540205">
        <w:rPr>
          <w:rFonts w:ascii="Arial" w:hAnsi="Arial" w:cs="Arial"/>
          <w:sz w:val="24"/>
          <w:szCs w:val="24"/>
        </w:rPr>
        <w:t>(</w:t>
      </w:r>
      <w:r w:rsidR="00C51D4A" w:rsidRPr="00540205">
        <w:rPr>
          <w:rFonts w:ascii="Arial" w:hAnsi="Arial" w:cs="Arial"/>
          <w:sz w:val="24"/>
          <w:szCs w:val="24"/>
        </w:rPr>
        <w:t>d</w:t>
      </w:r>
      <w:r w:rsidRPr="00540205">
        <w:rPr>
          <w:rFonts w:ascii="Arial" w:hAnsi="Arial" w:cs="Arial"/>
          <w:sz w:val="24"/>
          <w:szCs w:val="24"/>
        </w:rPr>
        <w:t>)</w:t>
      </w:r>
      <w:r w:rsidR="00C51D4A" w:rsidRPr="00540205">
        <w:rPr>
          <w:rFonts w:ascii="Arial" w:hAnsi="Arial" w:cs="Arial"/>
          <w:sz w:val="24"/>
          <w:szCs w:val="24"/>
        </w:rPr>
        <w:t xml:space="preserve"> How the Contractor</w:t>
      </w:r>
      <w:r w:rsidRPr="00540205">
        <w:rPr>
          <w:rFonts w:ascii="Arial" w:hAnsi="Arial" w:cs="Arial"/>
          <w:sz w:val="24"/>
          <w:szCs w:val="24"/>
        </w:rPr>
        <w:t xml:space="preserve"> will</w:t>
      </w:r>
      <w:r w:rsidR="00C51D4A" w:rsidRPr="00540205">
        <w:rPr>
          <w:rFonts w:ascii="Arial" w:hAnsi="Arial" w:cs="Arial"/>
          <w:sz w:val="24"/>
          <w:szCs w:val="24"/>
        </w:rPr>
        <w:t xml:space="preserve"> monitor and ensure staff qualifications remain current and valid </w:t>
      </w:r>
      <w:r w:rsidR="0087204A" w:rsidRPr="00540205">
        <w:rPr>
          <w:rFonts w:ascii="Arial" w:hAnsi="Arial" w:cs="Arial"/>
          <w:sz w:val="24"/>
          <w:szCs w:val="24"/>
        </w:rPr>
        <w:t xml:space="preserve">including </w:t>
      </w:r>
      <w:r w:rsidR="00F03FC8" w:rsidRPr="00540205">
        <w:rPr>
          <w:rFonts w:ascii="Arial" w:hAnsi="Arial" w:cs="Arial"/>
          <w:sz w:val="24"/>
          <w:szCs w:val="24"/>
        </w:rPr>
        <w:t>Department of Defense</w:t>
      </w:r>
      <w:r w:rsidR="002E1770" w:rsidRPr="00540205">
        <w:rPr>
          <w:rFonts w:ascii="Arial" w:hAnsi="Arial" w:cs="Arial"/>
          <w:sz w:val="24"/>
          <w:szCs w:val="24"/>
        </w:rPr>
        <w:t xml:space="preserve"> (DoD)</w:t>
      </w:r>
      <w:r w:rsidR="00F03FC8" w:rsidRPr="00540205">
        <w:rPr>
          <w:rFonts w:ascii="Arial" w:hAnsi="Arial" w:cs="Arial"/>
          <w:sz w:val="24"/>
          <w:szCs w:val="24"/>
        </w:rPr>
        <w:t xml:space="preserve"> Contractor Personnel Office (</w:t>
      </w:r>
      <w:r w:rsidR="0087204A" w:rsidRPr="00540205">
        <w:rPr>
          <w:rFonts w:ascii="Arial" w:hAnsi="Arial" w:cs="Arial"/>
          <w:sz w:val="24"/>
          <w:szCs w:val="24"/>
        </w:rPr>
        <w:t>DOCPER</w:t>
      </w:r>
      <w:r w:rsidR="00F03FC8" w:rsidRPr="00540205">
        <w:rPr>
          <w:rFonts w:ascii="Arial" w:hAnsi="Arial" w:cs="Arial"/>
          <w:sz w:val="24"/>
          <w:szCs w:val="24"/>
        </w:rPr>
        <w:t>)</w:t>
      </w:r>
      <w:r w:rsidR="0087204A" w:rsidRPr="00540205">
        <w:rPr>
          <w:rFonts w:ascii="Arial" w:hAnsi="Arial" w:cs="Arial"/>
          <w:sz w:val="24"/>
          <w:szCs w:val="24"/>
        </w:rPr>
        <w:t xml:space="preserve"> processes/approvals </w:t>
      </w:r>
      <w:r w:rsidR="00C51D4A" w:rsidRPr="00540205">
        <w:rPr>
          <w:rFonts w:ascii="Arial" w:hAnsi="Arial" w:cs="Arial"/>
          <w:sz w:val="24"/>
          <w:szCs w:val="24"/>
        </w:rPr>
        <w:t xml:space="preserve">throughout contract </w:t>
      </w:r>
      <w:proofErr w:type="gramStart"/>
      <w:r w:rsidR="00C51D4A" w:rsidRPr="00540205">
        <w:rPr>
          <w:rFonts w:ascii="Arial" w:hAnsi="Arial" w:cs="Arial"/>
          <w:sz w:val="24"/>
          <w:szCs w:val="24"/>
        </w:rPr>
        <w:t>performance</w:t>
      </w:r>
      <w:r w:rsidRPr="00540205">
        <w:rPr>
          <w:rFonts w:ascii="Arial" w:hAnsi="Arial" w:cs="Arial"/>
          <w:sz w:val="24"/>
          <w:szCs w:val="24"/>
        </w:rPr>
        <w:t>;</w:t>
      </w:r>
      <w:proofErr w:type="gramEnd"/>
    </w:p>
    <w:p w:rsidR="00822848" w:rsidRPr="00540205" w:rsidRDefault="00822848" w:rsidP="00F03FC8">
      <w:pPr>
        <w:ind w:firstLine="720"/>
        <w:rPr>
          <w:rFonts w:ascii="Arial" w:hAnsi="Arial" w:cs="Arial"/>
          <w:sz w:val="24"/>
          <w:szCs w:val="24"/>
        </w:rPr>
      </w:pPr>
    </w:p>
    <w:p w:rsidR="00C51D4A" w:rsidRPr="00540205" w:rsidRDefault="00822848" w:rsidP="00F03FC8">
      <w:pPr>
        <w:ind w:firstLine="720"/>
        <w:rPr>
          <w:rFonts w:ascii="Arial" w:hAnsi="Arial" w:cs="Arial"/>
          <w:sz w:val="24"/>
          <w:szCs w:val="24"/>
        </w:rPr>
      </w:pPr>
      <w:r w:rsidRPr="00540205">
        <w:rPr>
          <w:rFonts w:ascii="Arial" w:hAnsi="Arial" w:cs="Arial"/>
          <w:sz w:val="24"/>
          <w:szCs w:val="24"/>
        </w:rPr>
        <w:t>(</w:t>
      </w:r>
      <w:r w:rsidR="00C51D4A" w:rsidRPr="00540205">
        <w:rPr>
          <w:rFonts w:ascii="Arial" w:hAnsi="Arial" w:cs="Arial"/>
          <w:sz w:val="24"/>
          <w:szCs w:val="24"/>
        </w:rPr>
        <w:t>e</w:t>
      </w:r>
      <w:r w:rsidRPr="00540205">
        <w:rPr>
          <w:rFonts w:ascii="Arial" w:hAnsi="Arial" w:cs="Arial"/>
          <w:sz w:val="24"/>
          <w:szCs w:val="24"/>
        </w:rPr>
        <w:t>)</w:t>
      </w:r>
      <w:r w:rsidR="00C51D4A" w:rsidRPr="00540205">
        <w:rPr>
          <w:rFonts w:ascii="Arial" w:hAnsi="Arial" w:cs="Arial"/>
          <w:sz w:val="24"/>
          <w:szCs w:val="24"/>
        </w:rPr>
        <w:t xml:space="preserve"> How the Contractor</w:t>
      </w:r>
      <w:r w:rsidRPr="00540205">
        <w:rPr>
          <w:rFonts w:ascii="Arial" w:hAnsi="Arial" w:cs="Arial"/>
          <w:sz w:val="24"/>
          <w:szCs w:val="24"/>
        </w:rPr>
        <w:t xml:space="preserve"> will</w:t>
      </w:r>
      <w:r w:rsidR="00C51D4A" w:rsidRPr="00540205">
        <w:rPr>
          <w:rFonts w:ascii="Arial" w:hAnsi="Arial" w:cs="Arial"/>
          <w:sz w:val="24"/>
          <w:szCs w:val="24"/>
        </w:rPr>
        <w:t xml:space="preserve"> ensure all keys issued will remain controlled </w:t>
      </w:r>
      <w:r w:rsidR="001E6F0E" w:rsidRPr="00540205">
        <w:rPr>
          <w:rFonts w:ascii="Arial" w:hAnsi="Arial" w:cs="Arial"/>
          <w:sz w:val="24"/>
          <w:szCs w:val="24"/>
        </w:rPr>
        <w:t>items (Paragraph 1.7</w:t>
      </w:r>
      <w:r w:rsidR="00C51D4A" w:rsidRPr="00540205">
        <w:rPr>
          <w:rFonts w:ascii="Arial" w:hAnsi="Arial" w:cs="Arial"/>
          <w:sz w:val="24"/>
          <w:szCs w:val="24"/>
        </w:rPr>
        <w:t xml:space="preserve"> Key Control</w:t>
      </w:r>
      <w:proofErr w:type="gramStart"/>
      <w:r w:rsidR="00C51D4A" w:rsidRPr="00540205">
        <w:rPr>
          <w:rFonts w:ascii="Arial" w:hAnsi="Arial" w:cs="Arial"/>
          <w:sz w:val="24"/>
          <w:szCs w:val="24"/>
        </w:rPr>
        <w:t>)</w:t>
      </w:r>
      <w:r w:rsidRPr="00540205">
        <w:rPr>
          <w:rFonts w:ascii="Arial" w:hAnsi="Arial" w:cs="Arial"/>
          <w:sz w:val="24"/>
          <w:szCs w:val="24"/>
        </w:rPr>
        <w:t>;</w:t>
      </w:r>
      <w:proofErr w:type="gramEnd"/>
    </w:p>
    <w:p w:rsidR="00822848" w:rsidRPr="00540205" w:rsidRDefault="00822848" w:rsidP="00F03FC8">
      <w:pPr>
        <w:ind w:firstLine="720"/>
        <w:rPr>
          <w:rFonts w:ascii="Arial" w:hAnsi="Arial" w:cs="Arial"/>
          <w:sz w:val="24"/>
          <w:szCs w:val="24"/>
        </w:rPr>
      </w:pPr>
    </w:p>
    <w:p w:rsidR="00C51D4A" w:rsidRPr="00540205" w:rsidRDefault="00822848" w:rsidP="00F03FC8">
      <w:pPr>
        <w:ind w:firstLine="720"/>
        <w:rPr>
          <w:rFonts w:ascii="Arial" w:hAnsi="Arial" w:cs="Arial"/>
          <w:sz w:val="24"/>
          <w:szCs w:val="24"/>
        </w:rPr>
      </w:pPr>
      <w:r w:rsidRPr="00540205">
        <w:rPr>
          <w:rFonts w:ascii="Arial" w:hAnsi="Arial" w:cs="Arial"/>
          <w:sz w:val="24"/>
          <w:szCs w:val="24"/>
        </w:rPr>
        <w:t>(</w:t>
      </w:r>
      <w:r w:rsidR="00C51D4A" w:rsidRPr="00540205">
        <w:rPr>
          <w:rFonts w:ascii="Arial" w:hAnsi="Arial" w:cs="Arial"/>
          <w:sz w:val="24"/>
          <w:szCs w:val="24"/>
        </w:rPr>
        <w:t>f</w:t>
      </w:r>
      <w:r w:rsidRPr="00540205">
        <w:rPr>
          <w:rFonts w:ascii="Arial" w:hAnsi="Arial" w:cs="Arial"/>
          <w:sz w:val="24"/>
          <w:szCs w:val="24"/>
        </w:rPr>
        <w:t>)</w:t>
      </w:r>
      <w:r w:rsidR="00C51D4A" w:rsidRPr="00540205">
        <w:rPr>
          <w:rFonts w:ascii="Arial" w:hAnsi="Arial" w:cs="Arial"/>
          <w:sz w:val="24"/>
          <w:szCs w:val="24"/>
        </w:rPr>
        <w:t xml:space="preserve"> How the Contractor </w:t>
      </w:r>
      <w:r w:rsidRPr="00540205">
        <w:rPr>
          <w:rFonts w:ascii="Arial" w:hAnsi="Arial" w:cs="Arial"/>
          <w:sz w:val="24"/>
          <w:szCs w:val="24"/>
        </w:rPr>
        <w:t xml:space="preserve">will </w:t>
      </w:r>
      <w:proofErr w:type="gramStart"/>
      <w:r w:rsidR="00C51D4A" w:rsidRPr="00540205">
        <w:rPr>
          <w:rFonts w:ascii="Arial" w:hAnsi="Arial" w:cs="Arial"/>
          <w:sz w:val="24"/>
          <w:szCs w:val="24"/>
        </w:rPr>
        <w:t>inventory</w:t>
      </w:r>
      <w:proofErr w:type="gramEnd"/>
      <w:r w:rsidR="00C51D4A" w:rsidRPr="00540205">
        <w:rPr>
          <w:rFonts w:ascii="Arial" w:hAnsi="Arial" w:cs="Arial"/>
          <w:sz w:val="24"/>
          <w:szCs w:val="24"/>
        </w:rPr>
        <w:t xml:space="preserve"> and track maintenance of all Government Provided Equipment / </w:t>
      </w:r>
      <w:proofErr w:type="gramStart"/>
      <w:r w:rsidR="00C51D4A" w:rsidRPr="00540205">
        <w:rPr>
          <w:rFonts w:ascii="Arial" w:hAnsi="Arial" w:cs="Arial"/>
          <w:sz w:val="24"/>
          <w:szCs w:val="24"/>
        </w:rPr>
        <w:t>Materials</w:t>
      </w:r>
      <w:r w:rsidRPr="00540205">
        <w:rPr>
          <w:rFonts w:ascii="Arial" w:hAnsi="Arial" w:cs="Arial"/>
          <w:sz w:val="24"/>
          <w:szCs w:val="24"/>
        </w:rPr>
        <w:t>;</w:t>
      </w:r>
      <w:proofErr w:type="gramEnd"/>
    </w:p>
    <w:p w:rsidR="00822848" w:rsidRPr="00540205" w:rsidRDefault="00822848" w:rsidP="00F03FC8">
      <w:pPr>
        <w:ind w:firstLine="720"/>
        <w:rPr>
          <w:rFonts w:ascii="Arial" w:hAnsi="Arial" w:cs="Arial"/>
          <w:sz w:val="24"/>
          <w:szCs w:val="24"/>
        </w:rPr>
      </w:pPr>
    </w:p>
    <w:p w:rsidR="00C51D4A" w:rsidRPr="00540205" w:rsidRDefault="00822848" w:rsidP="00F03FC8">
      <w:pPr>
        <w:ind w:firstLine="720"/>
        <w:rPr>
          <w:rFonts w:ascii="Arial" w:hAnsi="Arial" w:cs="Arial"/>
          <w:sz w:val="24"/>
          <w:szCs w:val="24"/>
        </w:rPr>
      </w:pPr>
      <w:r w:rsidRPr="00540205">
        <w:rPr>
          <w:rFonts w:ascii="Arial" w:hAnsi="Arial" w:cs="Arial"/>
          <w:sz w:val="24"/>
          <w:szCs w:val="24"/>
        </w:rPr>
        <w:t>(</w:t>
      </w:r>
      <w:r w:rsidR="00C51D4A" w:rsidRPr="00540205">
        <w:rPr>
          <w:rFonts w:ascii="Arial" w:hAnsi="Arial" w:cs="Arial"/>
          <w:sz w:val="24"/>
          <w:szCs w:val="24"/>
        </w:rPr>
        <w:t>g</w:t>
      </w:r>
      <w:r w:rsidRPr="00540205">
        <w:rPr>
          <w:rFonts w:ascii="Arial" w:hAnsi="Arial" w:cs="Arial"/>
          <w:sz w:val="24"/>
          <w:szCs w:val="24"/>
        </w:rPr>
        <w:t>)</w:t>
      </w:r>
      <w:r w:rsidR="00C51D4A" w:rsidRPr="00540205">
        <w:rPr>
          <w:rFonts w:ascii="Arial" w:hAnsi="Arial" w:cs="Arial"/>
          <w:sz w:val="24"/>
          <w:szCs w:val="24"/>
        </w:rPr>
        <w:t xml:space="preserve"> How the Contractor </w:t>
      </w:r>
      <w:r w:rsidRPr="00540205">
        <w:rPr>
          <w:rFonts w:ascii="Arial" w:hAnsi="Arial" w:cs="Arial"/>
          <w:sz w:val="24"/>
          <w:szCs w:val="24"/>
        </w:rPr>
        <w:t xml:space="preserve">will </w:t>
      </w:r>
      <w:r w:rsidR="00C51D4A" w:rsidRPr="00540205">
        <w:rPr>
          <w:rFonts w:ascii="Arial" w:hAnsi="Arial" w:cs="Arial"/>
          <w:sz w:val="24"/>
          <w:szCs w:val="24"/>
        </w:rPr>
        <w:t>identify, investigate, and correct any non-conforming performance and prevent similar deficiencies in the future</w:t>
      </w:r>
      <w:r w:rsidRPr="00540205">
        <w:rPr>
          <w:rFonts w:ascii="Arial" w:hAnsi="Arial" w:cs="Arial"/>
          <w:sz w:val="24"/>
          <w:szCs w:val="24"/>
        </w:rPr>
        <w:t>; and</w:t>
      </w:r>
    </w:p>
    <w:p w:rsidR="00822848" w:rsidRPr="00540205" w:rsidRDefault="00822848" w:rsidP="00F03FC8">
      <w:pPr>
        <w:ind w:firstLine="720"/>
        <w:rPr>
          <w:rFonts w:ascii="Arial" w:hAnsi="Arial" w:cs="Arial"/>
          <w:sz w:val="24"/>
          <w:szCs w:val="24"/>
        </w:rPr>
      </w:pPr>
    </w:p>
    <w:p w:rsidR="00355171" w:rsidRPr="00540205" w:rsidRDefault="00822848" w:rsidP="00F03FC8">
      <w:pPr>
        <w:ind w:firstLine="720"/>
        <w:rPr>
          <w:rFonts w:ascii="Arial" w:hAnsi="Arial" w:cs="Arial"/>
          <w:sz w:val="24"/>
          <w:szCs w:val="24"/>
        </w:rPr>
      </w:pPr>
      <w:r w:rsidRPr="00540205">
        <w:rPr>
          <w:rFonts w:ascii="Arial" w:hAnsi="Arial" w:cs="Arial"/>
          <w:sz w:val="24"/>
          <w:szCs w:val="24"/>
        </w:rPr>
        <w:t>(</w:t>
      </w:r>
      <w:r w:rsidR="00C51D4A" w:rsidRPr="00540205">
        <w:rPr>
          <w:rFonts w:ascii="Arial" w:hAnsi="Arial" w:cs="Arial"/>
          <w:sz w:val="24"/>
          <w:szCs w:val="24"/>
        </w:rPr>
        <w:t>h</w:t>
      </w:r>
      <w:r w:rsidRPr="00540205">
        <w:rPr>
          <w:rFonts w:ascii="Arial" w:hAnsi="Arial" w:cs="Arial"/>
          <w:sz w:val="24"/>
          <w:szCs w:val="24"/>
        </w:rPr>
        <w:t>)</w:t>
      </w:r>
      <w:r w:rsidR="00C51D4A" w:rsidRPr="00540205">
        <w:rPr>
          <w:rFonts w:ascii="Arial" w:hAnsi="Arial" w:cs="Arial"/>
          <w:sz w:val="24"/>
          <w:szCs w:val="24"/>
        </w:rPr>
        <w:t xml:space="preserve"> How the Contractor</w:t>
      </w:r>
      <w:r w:rsidRPr="00540205">
        <w:rPr>
          <w:rFonts w:ascii="Arial" w:hAnsi="Arial" w:cs="Arial"/>
          <w:sz w:val="24"/>
          <w:szCs w:val="24"/>
        </w:rPr>
        <w:t xml:space="preserve"> will</w:t>
      </w:r>
      <w:r w:rsidR="00C51D4A" w:rsidRPr="00540205">
        <w:rPr>
          <w:rFonts w:ascii="Arial" w:hAnsi="Arial" w:cs="Arial"/>
          <w:sz w:val="24"/>
          <w:szCs w:val="24"/>
        </w:rPr>
        <w:t xml:space="preserve"> file and save all Quality Control related documents for the life of the contract plus 5 years</w:t>
      </w:r>
      <w:r w:rsidRPr="00540205">
        <w:rPr>
          <w:rFonts w:ascii="Arial" w:hAnsi="Arial" w:cs="Arial"/>
          <w:sz w:val="24"/>
          <w:szCs w:val="24"/>
        </w:rPr>
        <w:t>.</w:t>
      </w:r>
    </w:p>
    <w:p w:rsidR="00C51D4A" w:rsidRPr="00540205" w:rsidRDefault="00C51D4A" w:rsidP="0015134A">
      <w:pPr>
        <w:rPr>
          <w:rFonts w:ascii="Arial" w:hAnsi="Arial" w:cs="Arial"/>
          <w:sz w:val="24"/>
          <w:szCs w:val="24"/>
        </w:rPr>
      </w:pPr>
    </w:p>
    <w:p w:rsidR="00171F09" w:rsidRPr="00540205" w:rsidRDefault="00E673BB" w:rsidP="00CE2FF1">
      <w:pPr>
        <w:rPr>
          <w:rFonts w:ascii="Arial" w:hAnsi="Arial" w:cs="Arial"/>
          <w:sz w:val="24"/>
          <w:szCs w:val="24"/>
        </w:rPr>
      </w:pPr>
      <w:proofErr w:type="gramStart"/>
      <w:r w:rsidRPr="00540205">
        <w:rPr>
          <w:rFonts w:ascii="Arial" w:hAnsi="Arial" w:cs="Arial"/>
          <w:b/>
          <w:sz w:val="24"/>
          <w:szCs w:val="24"/>
        </w:rPr>
        <w:t>1.5</w:t>
      </w:r>
      <w:r w:rsidR="00B72AE9" w:rsidRPr="00540205">
        <w:rPr>
          <w:rFonts w:ascii="Arial" w:hAnsi="Arial" w:cs="Arial"/>
          <w:b/>
          <w:sz w:val="24"/>
          <w:szCs w:val="24"/>
        </w:rPr>
        <w:t>.1</w:t>
      </w:r>
      <w:r w:rsidR="000134F7" w:rsidRPr="00540205">
        <w:rPr>
          <w:rFonts w:ascii="Arial" w:hAnsi="Arial" w:cs="Arial"/>
          <w:b/>
          <w:sz w:val="24"/>
          <w:szCs w:val="24"/>
        </w:rPr>
        <w:t>.1</w:t>
      </w:r>
      <w:r w:rsidR="00B72AE9" w:rsidRPr="00540205">
        <w:rPr>
          <w:rFonts w:ascii="Arial" w:hAnsi="Arial" w:cs="Arial"/>
          <w:b/>
          <w:sz w:val="24"/>
          <w:szCs w:val="24"/>
        </w:rPr>
        <w:t xml:space="preserve">  </w:t>
      </w:r>
      <w:r w:rsidR="00C51D4A" w:rsidRPr="00540205">
        <w:rPr>
          <w:rFonts w:ascii="Arial" w:hAnsi="Arial" w:cs="Arial"/>
          <w:sz w:val="24"/>
          <w:szCs w:val="24"/>
        </w:rPr>
        <w:t>The</w:t>
      </w:r>
      <w:proofErr w:type="gramEnd"/>
      <w:r w:rsidR="00C51D4A" w:rsidRPr="00540205">
        <w:rPr>
          <w:rFonts w:ascii="Arial" w:hAnsi="Arial" w:cs="Arial"/>
          <w:sz w:val="24"/>
          <w:szCs w:val="24"/>
        </w:rPr>
        <w:t xml:space="preserve"> </w:t>
      </w:r>
      <w:r w:rsidR="00C51D4A" w:rsidRPr="007127E0">
        <w:rPr>
          <w:rFonts w:ascii="Arial" w:hAnsi="Arial" w:cs="Arial"/>
          <w:color w:val="000000" w:themeColor="text1"/>
          <w:sz w:val="24"/>
          <w:szCs w:val="24"/>
        </w:rPr>
        <w:t xml:space="preserve">Contractor shall inform the COR of issues or potential issues that might affect the performance within </w:t>
      </w:r>
      <w:r w:rsidR="00CE2FF1" w:rsidRPr="007127E0">
        <w:rPr>
          <w:rFonts w:ascii="Arial" w:hAnsi="Arial" w:cs="Arial"/>
          <w:i/>
          <w:color w:val="000000" w:themeColor="text1"/>
          <w:sz w:val="24"/>
          <w:szCs w:val="24"/>
        </w:rPr>
        <w:t>Two (2) hours</w:t>
      </w:r>
      <w:r w:rsidR="00C51D4A" w:rsidRPr="007127E0">
        <w:rPr>
          <w:rFonts w:ascii="Arial" w:hAnsi="Arial" w:cs="Arial"/>
          <w:color w:val="000000" w:themeColor="text1"/>
          <w:sz w:val="24"/>
          <w:szCs w:val="24"/>
        </w:rPr>
        <w:t xml:space="preserve"> of identifying those issues. Verbal reports shall be followed up by written reports within </w:t>
      </w:r>
      <w:r w:rsidR="00CE2FF1" w:rsidRPr="007127E0">
        <w:rPr>
          <w:rFonts w:ascii="Arial" w:hAnsi="Arial" w:cs="Arial"/>
          <w:i/>
          <w:color w:val="000000" w:themeColor="text1"/>
          <w:sz w:val="24"/>
          <w:szCs w:val="24"/>
        </w:rPr>
        <w:t>one (1) business day.</w:t>
      </w:r>
      <w:r w:rsidR="002C0BA8" w:rsidRPr="007127E0">
        <w:rPr>
          <w:rFonts w:ascii="Arial" w:hAnsi="Arial" w:cs="Arial"/>
          <w:i/>
          <w:color w:val="000000" w:themeColor="text1"/>
          <w:sz w:val="24"/>
          <w:szCs w:val="24"/>
        </w:rPr>
        <w:t xml:space="preserve"> </w:t>
      </w:r>
    </w:p>
    <w:p w:rsidR="00171F09" w:rsidRPr="00540205" w:rsidRDefault="00171F09" w:rsidP="0015134A">
      <w:pPr>
        <w:pStyle w:val="PlainText"/>
        <w:rPr>
          <w:rFonts w:ascii="Arial" w:eastAsia="Times New Roman" w:hAnsi="Arial" w:cs="Arial"/>
          <w:sz w:val="24"/>
          <w:szCs w:val="24"/>
        </w:rPr>
      </w:pPr>
    </w:p>
    <w:p w:rsidR="00171F09" w:rsidRPr="00540205" w:rsidRDefault="00171F09" w:rsidP="00F03FC8">
      <w:pPr>
        <w:pStyle w:val="BodyText2"/>
        <w:spacing w:after="0" w:line="240" w:lineRule="auto"/>
        <w:rPr>
          <w:rFonts w:ascii="Arial" w:hAnsi="Arial" w:cs="Arial"/>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5</w:t>
      </w:r>
      <w:r w:rsidRPr="00540205">
        <w:rPr>
          <w:rFonts w:ascii="Arial" w:hAnsi="Arial" w:cs="Arial"/>
          <w:b/>
          <w:sz w:val="24"/>
          <w:szCs w:val="24"/>
        </w:rPr>
        <w:t>.2</w:t>
      </w:r>
      <w:r w:rsidR="00FD7C41" w:rsidRPr="00540205">
        <w:rPr>
          <w:rFonts w:ascii="Arial" w:hAnsi="Arial" w:cs="Arial"/>
          <w:b/>
          <w:sz w:val="24"/>
          <w:szCs w:val="24"/>
        </w:rPr>
        <w:t xml:space="preserve">  </w:t>
      </w:r>
      <w:r w:rsidRPr="00540205">
        <w:rPr>
          <w:rFonts w:ascii="Arial" w:hAnsi="Arial" w:cs="Arial"/>
          <w:b/>
          <w:sz w:val="24"/>
          <w:szCs w:val="24"/>
          <w:u w:val="single"/>
        </w:rPr>
        <w:t>Quality</w:t>
      </w:r>
      <w:proofErr w:type="gramEnd"/>
      <w:r w:rsidRPr="00540205">
        <w:rPr>
          <w:rFonts w:ascii="Arial" w:hAnsi="Arial" w:cs="Arial"/>
          <w:b/>
          <w:sz w:val="24"/>
          <w:szCs w:val="24"/>
          <w:u w:val="single"/>
        </w:rPr>
        <w:t xml:space="preserve"> Assurance</w:t>
      </w:r>
      <w:proofErr w:type="gramStart"/>
      <w:r w:rsidRPr="00540205">
        <w:rPr>
          <w:rFonts w:ascii="Arial" w:hAnsi="Arial" w:cs="Arial"/>
          <w:b/>
          <w:sz w:val="24"/>
          <w:szCs w:val="24"/>
        </w:rPr>
        <w:t>:</w:t>
      </w:r>
      <w:r w:rsidRPr="00540205">
        <w:rPr>
          <w:rFonts w:ascii="Arial" w:hAnsi="Arial" w:cs="Arial"/>
          <w:sz w:val="24"/>
          <w:szCs w:val="24"/>
        </w:rPr>
        <w:t xml:space="preserve">  </w:t>
      </w:r>
      <w:r w:rsidR="00CB455E" w:rsidRPr="00540205">
        <w:rPr>
          <w:rFonts w:ascii="Arial" w:hAnsi="Arial" w:cs="Arial"/>
          <w:sz w:val="24"/>
          <w:szCs w:val="24"/>
        </w:rPr>
        <w:t>The</w:t>
      </w:r>
      <w:proofErr w:type="gramEnd"/>
      <w:r w:rsidR="00CB455E" w:rsidRPr="00540205">
        <w:rPr>
          <w:rFonts w:ascii="Arial" w:hAnsi="Arial" w:cs="Arial"/>
          <w:sz w:val="24"/>
          <w:szCs w:val="24"/>
        </w:rPr>
        <w:t xml:space="preserve"> Government will</w:t>
      </w:r>
      <w:r w:rsidR="00BC7B09" w:rsidRPr="00540205">
        <w:rPr>
          <w:rFonts w:ascii="Arial" w:hAnsi="Arial" w:cs="Arial"/>
          <w:sz w:val="24"/>
          <w:szCs w:val="24"/>
        </w:rPr>
        <w:t xml:space="preserve"> evaluate the C</w:t>
      </w:r>
      <w:r w:rsidRPr="00540205">
        <w:rPr>
          <w:rFonts w:ascii="Arial" w:hAnsi="Arial" w:cs="Arial"/>
          <w:sz w:val="24"/>
          <w:szCs w:val="24"/>
        </w:rPr>
        <w:t>ontractor’s performance under this contract in accordance with the Quality Assurance Surveillance Plan</w:t>
      </w:r>
      <w:r w:rsidR="00641860" w:rsidRPr="00540205">
        <w:rPr>
          <w:rFonts w:ascii="Arial" w:hAnsi="Arial" w:cs="Arial"/>
          <w:sz w:val="24"/>
          <w:szCs w:val="24"/>
        </w:rPr>
        <w:t xml:space="preserve"> (QASP)</w:t>
      </w:r>
      <w:r w:rsidRPr="00540205">
        <w:rPr>
          <w:rFonts w:ascii="Arial" w:hAnsi="Arial" w:cs="Arial"/>
          <w:sz w:val="24"/>
          <w:szCs w:val="24"/>
        </w:rPr>
        <w:t>. This plan is primarily focused on what the Governm</w:t>
      </w:r>
      <w:r w:rsidR="00BC7B09" w:rsidRPr="00540205">
        <w:rPr>
          <w:rFonts w:ascii="Arial" w:hAnsi="Arial" w:cs="Arial"/>
          <w:sz w:val="24"/>
          <w:szCs w:val="24"/>
        </w:rPr>
        <w:t>ent must do to ensure that the C</w:t>
      </w:r>
      <w:r w:rsidRPr="00540205">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540205">
        <w:rPr>
          <w:rFonts w:ascii="Arial" w:hAnsi="Arial" w:cs="Arial"/>
          <w:sz w:val="24"/>
          <w:szCs w:val="24"/>
        </w:rPr>
        <w:t>acceptable quality levels (performance thresholds)</w:t>
      </w:r>
      <w:r w:rsidRPr="00540205">
        <w:rPr>
          <w:rFonts w:ascii="Arial" w:hAnsi="Arial" w:cs="Arial"/>
          <w:sz w:val="24"/>
          <w:szCs w:val="24"/>
        </w:rPr>
        <w:t>.</w:t>
      </w:r>
    </w:p>
    <w:p w:rsidR="00171F09" w:rsidRPr="00540205" w:rsidRDefault="00171F09" w:rsidP="0015134A">
      <w:pPr>
        <w:suppressAutoHyphens/>
        <w:rPr>
          <w:rFonts w:ascii="Arial" w:hAnsi="Arial" w:cs="Arial"/>
          <w:sz w:val="24"/>
          <w:szCs w:val="24"/>
        </w:rPr>
      </w:pPr>
    </w:p>
    <w:p w:rsidR="00FD23A1" w:rsidRPr="00540205" w:rsidRDefault="00E673BB" w:rsidP="00F03FC8">
      <w:pPr>
        <w:rPr>
          <w:rFonts w:ascii="Arial" w:hAnsi="Arial" w:cs="Arial"/>
          <w:sz w:val="24"/>
          <w:szCs w:val="24"/>
          <w:u w:val="single"/>
        </w:rPr>
      </w:pPr>
      <w:proofErr w:type="gramStart"/>
      <w:r w:rsidRPr="00540205">
        <w:rPr>
          <w:rFonts w:ascii="Arial" w:hAnsi="Arial" w:cs="Arial"/>
          <w:b/>
          <w:sz w:val="24"/>
          <w:szCs w:val="24"/>
        </w:rPr>
        <w:t>1.5</w:t>
      </w:r>
      <w:r w:rsidR="00FD23A1" w:rsidRPr="00540205">
        <w:rPr>
          <w:rFonts w:ascii="Arial" w:hAnsi="Arial" w:cs="Arial"/>
          <w:b/>
          <w:sz w:val="24"/>
          <w:szCs w:val="24"/>
        </w:rPr>
        <w:t xml:space="preserve">.3  </w:t>
      </w:r>
      <w:r w:rsidR="00FD23A1" w:rsidRPr="00540205">
        <w:rPr>
          <w:rFonts w:ascii="Arial" w:hAnsi="Arial" w:cs="Arial"/>
          <w:b/>
          <w:sz w:val="24"/>
          <w:szCs w:val="24"/>
          <w:u w:val="single"/>
        </w:rPr>
        <w:t>Recognized</w:t>
      </w:r>
      <w:proofErr w:type="gramEnd"/>
      <w:r w:rsidR="00FD23A1" w:rsidRPr="00540205">
        <w:rPr>
          <w:rFonts w:ascii="Arial" w:hAnsi="Arial" w:cs="Arial"/>
          <w:b/>
          <w:sz w:val="24"/>
          <w:szCs w:val="24"/>
          <w:u w:val="single"/>
        </w:rPr>
        <w:t xml:space="preserve"> Holidays</w:t>
      </w:r>
      <w:proofErr w:type="gramStart"/>
      <w:r w:rsidR="00FD23A1" w:rsidRPr="00540205">
        <w:rPr>
          <w:rFonts w:ascii="Arial" w:hAnsi="Arial" w:cs="Arial"/>
          <w:b/>
          <w:sz w:val="24"/>
          <w:szCs w:val="24"/>
          <w:u w:val="single"/>
        </w:rPr>
        <w:t>:</w:t>
      </w:r>
      <w:r w:rsidR="00FD23A1" w:rsidRPr="00540205">
        <w:rPr>
          <w:rFonts w:ascii="Arial" w:hAnsi="Arial" w:cs="Arial"/>
          <w:sz w:val="24"/>
          <w:szCs w:val="24"/>
        </w:rPr>
        <w:t xml:space="preserve">  The</w:t>
      </w:r>
      <w:proofErr w:type="gramEnd"/>
      <w:r w:rsidR="00FD23A1" w:rsidRPr="00540205">
        <w:rPr>
          <w:rFonts w:ascii="Arial" w:hAnsi="Arial" w:cs="Arial"/>
          <w:sz w:val="24"/>
          <w:szCs w:val="24"/>
        </w:rPr>
        <w:t xml:space="preserve"> following provides information on recognized holidays for the purpose of the PWS. If submittal of any documentation (e.g. deliverables, submittals, etc.) deadlines fall on a holiday, the closest </w:t>
      </w:r>
      <w:proofErr w:type="gramStart"/>
      <w:r w:rsidR="00FD23A1" w:rsidRPr="00540205">
        <w:rPr>
          <w:rFonts w:ascii="Arial" w:hAnsi="Arial" w:cs="Arial"/>
          <w:sz w:val="24"/>
          <w:szCs w:val="24"/>
        </w:rPr>
        <w:t>work</w:t>
      </w:r>
      <w:r w:rsidR="00D9617F" w:rsidRPr="00540205">
        <w:rPr>
          <w:rFonts w:ascii="Arial" w:hAnsi="Arial" w:cs="Arial"/>
          <w:sz w:val="24"/>
          <w:szCs w:val="24"/>
        </w:rPr>
        <w:t xml:space="preserve"> </w:t>
      </w:r>
      <w:r w:rsidR="00FD23A1" w:rsidRPr="00540205">
        <w:rPr>
          <w:rFonts w:ascii="Arial" w:hAnsi="Arial" w:cs="Arial"/>
          <w:sz w:val="24"/>
          <w:szCs w:val="24"/>
        </w:rPr>
        <w:t>day</w:t>
      </w:r>
      <w:proofErr w:type="gramEnd"/>
      <w:r w:rsidR="00FD23A1" w:rsidRPr="00540205">
        <w:rPr>
          <w:rFonts w:ascii="Arial" w:hAnsi="Arial" w:cs="Arial"/>
          <w:sz w:val="24"/>
          <w:szCs w:val="24"/>
        </w:rPr>
        <w:t xml:space="preserve"> prior to the holiday will apply as the deadline for submittal. </w:t>
      </w:r>
    </w:p>
    <w:p w:rsidR="00FD23A1" w:rsidRPr="00540205" w:rsidRDefault="00FD23A1" w:rsidP="0015134A">
      <w:pPr>
        <w:rPr>
          <w:rFonts w:ascii="Arial" w:hAnsi="Arial" w:cs="Arial"/>
          <w:b/>
          <w:sz w:val="24"/>
          <w:szCs w:val="24"/>
          <w:u w:val="single"/>
        </w:rPr>
      </w:pPr>
    </w:p>
    <w:p w:rsidR="008101DA" w:rsidRPr="007127E0" w:rsidRDefault="00FD23A1" w:rsidP="00F03FC8">
      <w:pPr>
        <w:pStyle w:val="BodyText2"/>
        <w:spacing w:line="240" w:lineRule="auto"/>
        <w:rPr>
          <w:rFonts w:ascii="Arial" w:hAnsi="Arial" w:cs="Arial"/>
          <w:i/>
          <w:iCs/>
          <w:color w:val="000000" w:themeColor="text1"/>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5</w:t>
      </w:r>
      <w:r w:rsidRPr="00540205">
        <w:rPr>
          <w:rFonts w:ascii="Arial" w:hAnsi="Arial" w:cs="Arial"/>
          <w:b/>
          <w:sz w:val="24"/>
          <w:szCs w:val="24"/>
        </w:rPr>
        <w:t xml:space="preserve">.3.1  </w:t>
      </w:r>
      <w:r w:rsidRPr="00540205">
        <w:rPr>
          <w:rFonts w:ascii="Arial" w:hAnsi="Arial" w:cs="Arial"/>
          <w:b/>
          <w:sz w:val="24"/>
          <w:szCs w:val="24"/>
          <w:u w:val="single"/>
        </w:rPr>
        <w:t>U.S.</w:t>
      </w:r>
      <w:proofErr w:type="gramEnd"/>
      <w:r w:rsidRPr="00540205">
        <w:rPr>
          <w:rFonts w:ascii="Arial" w:hAnsi="Arial" w:cs="Arial"/>
          <w:b/>
          <w:sz w:val="24"/>
          <w:szCs w:val="24"/>
          <w:u w:val="single"/>
        </w:rPr>
        <w:t xml:space="preserve"> Holidays:</w:t>
      </w:r>
      <w:r w:rsidRPr="00540205">
        <w:rPr>
          <w:rFonts w:ascii="Arial" w:hAnsi="Arial" w:cs="Arial"/>
          <w:sz w:val="24"/>
          <w:szCs w:val="24"/>
        </w:rPr>
        <w:t xml:space="preserve"> Work </w:t>
      </w:r>
      <w:r w:rsidRPr="007127E0">
        <w:rPr>
          <w:rFonts w:ascii="Arial" w:hAnsi="Arial" w:cs="Arial"/>
          <w:i/>
          <w:color w:val="000000" w:themeColor="text1"/>
          <w:sz w:val="24"/>
          <w:szCs w:val="24"/>
        </w:rPr>
        <w:t>shall not</w:t>
      </w:r>
      <w:r w:rsidRPr="007127E0">
        <w:rPr>
          <w:rFonts w:ascii="Arial" w:hAnsi="Arial" w:cs="Arial"/>
          <w:color w:val="000000" w:themeColor="text1"/>
          <w:sz w:val="24"/>
          <w:szCs w:val="24"/>
        </w:rPr>
        <w:t xml:space="preserve"> be performed on U.S. </w:t>
      </w:r>
      <w:r w:rsidR="002C0BA8" w:rsidRPr="007127E0">
        <w:rPr>
          <w:rFonts w:ascii="Arial" w:hAnsi="Arial" w:cs="Arial"/>
          <w:color w:val="000000" w:themeColor="text1"/>
          <w:sz w:val="24"/>
          <w:szCs w:val="24"/>
        </w:rPr>
        <w:t xml:space="preserve">federally recognized </w:t>
      </w:r>
      <w:r w:rsidRPr="007127E0">
        <w:rPr>
          <w:rFonts w:ascii="Arial" w:hAnsi="Arial" w:cs="Arial"/>
          <w:color w:val="000000" w:themeColor="text1"/>
          <w:sz w:val="24"/>
          <w:szCs w:val="24"/>
        </w:rPr>
        <w:t xml:space="preserve">holidays occurring during the normal workweek unless otherwise directed by the </w:t>
      </w:r>
      <w:r w:rsidR="00A3464F" w:rsidRPr="007127E0">
        <w:rPr>
          <w:rFonts w:ascii="Arial" w:hAnsi="Arial" w:cs="Arial"/>
          <w:color w:val="000000" w:themeColor="text1"/>
          <w:sz w:val="24"/>
          <w:szCs w:val="24"/>
        </w:rPr>
        <w:t>Contracting Officer</w:t>
      </w:r>
      <w:r w:rsidRPr="007127E0">
        <w:rPr>
          <w:rFonts w:ascii="Arial" w:hAnsi="Arial" w:cs="Arial"/>
          <w:color w:val="000000" w:themeColor="text1"/>
          <w:sz w:val="24"/>
          <w:szCs w:val="24"/>
        </w:rPr>
        <w:t>. When a U.S</w:t>
      </w:r>
      <w:r w:rsidR="00630F40" w:rsidRPr="007127E0">
        <w:rPr>
          <w:rFonts w:ascii="Arial" w:hAnsi="Arial" w:cs="Arial"/>
          <w:color w:val="000000" w:themeColor="text1"/>
          <w:sz w:val="24"/>
          <w:szCs w:val="24"/>
        </w:rPr>
        <w:t>.</w:t>
      </w:r>
      <w:r w:rsidRPr="007127E0">
        <w:rPr>
          <w:rFonts w:ascii="Arial" w:hAnsi="Arial" w:cs="Arial"/>
          <w:color w:val="000000" w:themeColor="text1"/>
          <w:sz w:val="24"/>
          <w:szCs w:val="24"/>
        </w:rPr>
        <w:t xml:space="preserve"> holiday occurs on a Saturday or a Sunday, the holiday is observed on the preceding Friday or following Monday, respectively. </w:t>
      </w:r>
    </w:p>
    <w:p w:rsidR="008101DA" w:rsidRPr="00540205" w:rsidRDefault="008101DA" w:rsidP="0015134A">
      <w:pPr>
        <w:rPr>
          <w:rFonts w:ascii="Arial" w:hAnsi="Arial" w:cs="Arial"/>
          <w:sz w:val="24"/>
          <w:szCs w:val="24"/>
        </w:rPr>
      </w:pPr>
      <w:r w:rsidRPr="007127E0">
        <w:rPr>
          <w:rFonts w:ascii="Arial" w:hAnsi="Arial" w:cs="Arial"/>
          <w:color w:val="000000" w:themeColor="text1"/>
          <w:sz w:val="24"/>
          <w:szCs w:val="24"/>
        </w:rPr>
        <w:t>New Year’s Day January 1</w:t>
      </w:r>
      <w:r w:rsidRPr="007127E0">
        <w:rPr>
          <w:rFonts w:ascii="Arial" w:hAnsi="Arial" w:cs="Arial"/>
          <w:color w:val="000000" w:themeColor="text1"/>
          <w:sz w:val="24"/>
          <w:szCs w:val="24"/>
          <w:vertAlign w:val="superscript"/>
        </w:rPr>
        <w:t>st</w:t>
      </w:r>
      <w:r w:rsidRPr="007127E0">
        <w:rPr>
          <w:rFonts w:ascii="Arial" w:hAnsi="Arial" w:cs="Arial"/>
          <w:color w:val="000000" w:themeColor="text1"/>
          <w:sz w:val="24"/>
          <w:szCs w:val="24"/>
        </w:rPr>
        <w:tab/>
      </w:r>
      <w:r w:rsidRPr="007127E0">
        <w:rPr>
          <w:rFonts w:ascii="Arial" w:hAnsi="Arial" w:cs="Arial"/>
          <w:color w:val="000000" w:themeColor="text1"/>
          <w:sz w:val="24"/>
          <w:szCs w:val="24"/>
        </w:rPr>
        <w:tab/>
      </w:r>
      <w:r w:rsidRPr="007127E0">
        <w:rPr>
          <w:rFonts w:ascii="Arial" w:hAnsi="Arial" w:cs="Arial"/>
          <w:color w:val="000000" w:themeColor="text1"/>
          <w:sz w:val="24"/>
          <w:szCs w:val="24"/>
        </w:rPr>
        <w:tab/>
        <w:t xml:space="preserve">M. L. King Memorial </w:t>
      </w:r>
      <w:r w:rsidRPr="00540205">
        <w:rPr>
          <w:rFonts w:ascii="Arial" w:hAnsi="Arial" w:cs="Arial"/>
          <w:sz w:val="24"/>
          <w:szCs w:val="24"/>
        </w:rPr>
        <w:t>Day 3</w:t>
      </w:r>
      <w:r w:rsidRPr="00540205">
        <w:rPr>
          <w:rFonts w:ascii="Arial" w:hAnsi="Arial" w:cs="Arial"/>
          <w:sz w:val="24"/>
          <w:szCs w:val="24"/>
          <w:vertAlign w:val="superscript"/>
        </w:rPr>
        <w:t>rd</w:t>
      </w:r>
      <w:r w:rsidRPr="00540205">
        <w:rPr>
          <w:rFonts w:ascii="Arial" w:hAnsi="Arial" w:cs="Arial"/>
          <w:sz w:val="24"/>
          <w:szCs w:val="24"/>
        </w:rPr>
        <w:t xml:space="preserve"> Monday in </w:t>
      </w:r>
      <w:r w:rsidR="002C0BA8" w:rsidRPr="00540205">
        <w:rPr>
          <w:rFonts w:ascii="Arial" w:hAnsi="Arial" w:cs="Arial"/>
          <w:sz w:val="24"/>
          <w:szCs w:val="24"/>
        </w:rPr>
        <w:t>Jan</w:t>
      </w:r>
    </w:p>
    <w:p w:rsidR="008101DA" w:rsidRPr="00540205" w:rsidRDefault="008101DA" w:rsidP="006F50BF">
      <w:pPr>
        <w:rPr>
          <w:rFonts w:ascii="Arial" w:hAnsi="Arial" w:cs="Arial"/>
          <w:sz w:val="24"/>
          <w:szCs w:val="24"/>
        </w:rPr>
      </w:pPr>
      <w:proofErr w:type="gramStart"/>
      <w:r w:rsidRPr="00540205">
        <w:rPr>
          <w:rFonts w:ascii="Arial" w:hAnsi="Arial" w:cs="Arial"/>
          <w:sz w:val="24"/>
          <w:szCs w:val="24"/>
        </w:rPr>
        <w:t>Presidents</w:t>
      </w:r>
      <w:proofErr w:type="gramEnd"/>
      <w:r w:rsidRPr="00540205">
        <w:rPr>
          <w:rFonts w:ascii="Arial" w:hAnsi="Arial" w:cs="Arial"/>
          <w:sz w:val="24"/>
          <w:szCs w:val="24"/>
        </w:rPr>
        <w:t xml:space="preserve"> Day 3</w:t>
      </w:r>
      <w:r w:rsidRPr="00540205">
        <w:rPr>
          <w:rFonts w:ascii="Arial" w:hAnsi="Arial" w:cs="Arial"/>
          <w:sz w:val="24"/>
          <w:szCs w:val="24"/>
          <w:vertAlign w:val="superscript"/>
        </w:rPr>
        <w:t>rd</w:t>
      </w:r>
      <w:r w:rsidRPr="00540205">
        <w:rPr>
          <w:rFonts w:ascii="Arial" w:hAnsi="Arial" w:cs="Arial"/>
          <w:sz w:val="24"/>
          <w:szCs w:val="24"/>
        </w:rPr>
        <w:t xml:space="preserve"> Monday in February</w:t>
      </w:r>
      <w:r w:rsidRPr="00540205">
        <w:rPr>
          <w:rFonts w:ascii="Arial" w:hAnsi="Arial" w:cs="Arial"/>
          <w:sz w:val="24"/>
          <w:szCs w:val="24"/>
        </w:rPr>
        <w:tab/>
      </w:r>
      <w:r w:rsidRPr="00540205">
        <w:rPr>
          <w:rFonts w:ascii="Arial" w:hAnsi="Arial" w:cs="Arial"/>
          <w:sz w:val="24"/>
          <w:szCs w:val="24"/>
        </w:rPr>
        <w:tab/>
        <w:t>Memorial Day last Monday in May</w:t>
      </w:r>
    </w:p>
    <w:p w:rsidR="00630F40" w:rsidRPr="00540205" w:rsidRDefault="00630F40" w:rsidP="00620A40">
      <w:pPr>
        <w:rPr>
          <w:rFonts w:ascii="Arial" w:hAnsi="Arial" w:cs="Arial"/>
          <w:sz w:val="24"/>
          <w:szCs w:val="24"/>
        </w:rPr>
      </w:pPr>
      <w:r w:rsidRPr="00540205">
        <w:rPr>
          <w:rFonts w:ascii="Arial" w:hAnsi="Arial" w:cs="Arial"/>
          <w:sz w:val="24"/>
          <w:szCs w:val="24"/>
        </w:rPr>
        <w:t>Juneteenth June 19</w:t>
      </w:r>
      <w:r w:rsidRPr="00540205">
        <w:rPr>
          <w:rFonts w:ascii="Arial" w:hAnsi="Arial" w:cs="Arial"/>
          <w:sz w:val="24"/>
          <w:szCs w:val="24"/>
          <w:vertAlign w:val="superscript"/>
        </w:rPr>
        <w:t>th</w:t>
      </w:r>
      <w:r w:rsidRPr="00540205">
        <w:rPr>
          <w:rFonts w:ascii="Arial" w:hAnsi="Arial" w:cs="Arial"/>
          <w:sz w:val="24"/>
          <w:szCs w:val="24"/>
        </w:rPr>
        <w:t xml:space="preserve">                                          </w:t>
      </w:r>
      <w:r w:rsidR="008101DA" w:rsidRPr="00540205">
        <w:rPr>
          <w:rFonts w:ascii="Arial" w:hAnsi="Arial" w:cs="Arial"/>
          <w:sz w:val="24"/>
          <w:szCs w:val="24"/>
        </w:rPr>
        <w:t>Independence Day July 4</w:t>
      </w:r>
      <w:r w:rsidR="008101DA" w:rsidRPr="00540205">
        <w:rPr>
          <w:rFonts w:ascii="Arial" w:hAnsi="Arial" w:cs="Arial"/>
          <w:sz w:val="24"/>
          <w:szCs w:val="24"/>
          <w:vertAlign w:val="superscript"/>
        </w:rPr>
        <w:t>th</w:t>
      </w:r>
      <w:r w:rsidR="008101DA" w:rsidRPr="00540205">
        <w:rPr>
          <w:rFonts w:ascii="Arial" w:hAnsi="Arial" w:cs="Arial"/>
          <w:sz w:val="24"/>
          <w:szCs w:val="24"/>
        </w:rPr>
        <w:tab/>
      </w:r>
      <w:r w:rsidR="008101DA" w:rsidRPr="00540205">
        <w:rPr>
          <w:rFonts w:ascii="Arial" w:hAnsi="Arial" w:cs="Arial"/>
          <w:sz w:val="24"/>
          <w:szCs w:val="24"/>
        </w:rPr>
        <w:tab/>
      </w:r>
      <w:r w:rsidR="008101DA" w:rsidRPr="00540205">
        <w:rPr>
          <w:rFonts w:ascii="Arial" w:hAnsi="Arial" w:cs="Arial"/>
          <w:sz w:val="24"/>
          <w:szCs w:val="24"/>
        </w:rPr>
        <w:tab/>
      </w:r>
      <w:r w:rsidR="008101DA" w:rsidRPr="00540205">
        <w:rPr>
          <w:rFonts w:ascii="Arial" w:hAnsi="Arial" w:cs="Arial"/>
          <w:sz w:val="24"/>
          <w:szCs w:val="24"/>
        </w:rPr>
        <w:tab/>
      </w:r>
    </w:p>
    <w:p w:rsidR="008101DA" w:rsidRPr="00540205" w:rsidRDefault="008101DA" w:rsidP="00822848">
      <w:pPr>
        <w:rPr>
          <w:rFonts w:ascii="Arial" w:hAnsi="Arial" w:cs="Arial"/>
          <w:sz w:val="24"/>
          <w:szCs w:val="24"/>
        </w:rPr>
      </w:pPr>
      <w:r w:rsidRPr="00540205">
        <w:rPr>
          <w:rFonts w:ascii="Arial" w:hAnsi="Arial" w:cs="Arial"/>
          <w:sz w:val="24"/>
          <w:szCs w:val="24"/>
        </w:rPr>
        <w:t>Labor Day 1</w:t>
      </w:r>
      <w:r w:rsidRPr="00540205">
        <w:rPr>
          <w:rFonts w:ascii="Arial" w:hAnsi="Arial" w:cs="Arial"/>
          <w:sz w:val="24"/>
          <w:szCs w:val="24"/>
          <w:vertAlign w:val="superscript"/>
        </w:rPr>
        <w:t>st</w:t>
      </w:r>
      <w:r w:rsidRPr="00540205">
        <w:rPr>
          <w:rFonts w:ascii="Arial" w:hAnsi="Arial" w:cs="Arial"/>
          <w:sz w:val="24"/>
          <w:szCs w:val="24"/>
        </w:rPr>
        <w:t xml:space="preserve"> Monday in September</w:t>
      </w:r>
      <w:r w:rsidR="00630F40" w:rsidRPr="00540205">
        <w:rPr>
          <w:rFonts w:ascii="Arial" w:hAnsi="Arial" w:cs="Arial"/>
          <w:sz w:val="24"/>
          <w:szCs w:val="24"/>
        </w:rPr>
        <w:t xml:space="preserve">                  Columbus Day 2</w:t>
      </w:r>
      <w:r w:rsidR="00630F40" w:rsidRPr="00540205">
        <w:rPr>
          <w:rFonts w:ascii="Arial" w:hAnsi="Arial" w:cs="Arial"/>
          <w:sz w:val="24"/>
          <w:szCs w:val="24"/>
          <w:vertAlign w:val="superscript"/>
        </w:rPr>
        <w:t>nd</w:t>
      </w:r>
      <w:r w:rsidR="00630F40" w:rsidRPr="00540205">
        <w:rPr>
          <w:rFonts w:ascii="Arial" w:hAnsi="Arial" w:cs="Arial"/>
          <w:sz w:val="24"/>
          <w:szCs w:val="24"/>
        </w:rPr>
        <w:t xml:space="preserve"> Monday in October</w:t>
      </w:r>
    </w:p>
    <w:p w:rsidR="008101DA" w:rsidRPr="00540205" w:rsidRDefault="008101DA" w:rsidP="00DD0B80">
      <w:pPr>
        <w:rPr>
          <w:rFonts w:ascii="Arial" w:hAnsi="Arial" w:cs="Arial"/>
          <w:sz w:val="24"/>
          <w:szCs w:val="24"/>
        </w:rPr>
      </w:pPr>
      <w:r w:rsidRPr="00540205">
        <w:rPr>
          <w:rFonts w:ascii="Arial" w:hAnsi="Arial" w:cs="Arial"/>
          <w:sz w:val="24"/>
          <w:szCs w:val="24"/>
        </w:rPr>
        <w:t>Veteran’s Day November 11</w:t>
      </w:r>
      <w:r w:rsidRPr="00540205">
        <w:rPr>
          <w:rFonts w:ascii="Arial" w:hAnsi="Arial" w:cs="Arial"/>
          <w:sz w:val="24"/>
          <w:szCs w:val="24"/>
          <w:vertAlign w:val="superscript"/>
        </w:rPr>
        <w:t>th</w:t>
      </w:r>
      <w:r w:rsidR="00630F40" w:rsidRPr="00540205">
        <w:rPr>
          <w:rFonts w:ascii="Arial" w:hAnsi="Arial" w:cs="Arial"/>
          <w:sz w:val="24"/>
          <w:szCs w:val="24"/>
        </w:rPr>
        <w:t xml:space="preserve">                            Thanksgiving Day 4</w:t>
      </w:r>
      <w:r w:rsidR="00630F40" w:rsidRPr="00540205">
        <w:rPr>
          <w:rFonts w:ascii="Arial" w:hAnsi="Arial" w:cs="Arial"/>
          <w:sz w:val="24"/>
          <w:szCs w:val="24"/>
          <w:vertAlign w:val="superscript"/>
        </w:rPr>
        <w:t>th</w:t>
      </w:r>
      <w:r w:rsidR="00630F40" w:rsidRPr="00540205">
        <w:rPr>
          <w:rFonts w:ascii="Arial" w:hAnsi="Arial" w:cs="Arial"/>
          <w:sz w:val="24"/>
          <w:szCs w:val="24"/>
        </w:rPr>
        <w:t xml:space="preserve"> Thursday in November</w:t>
      </w:r>
    </w:p>
    <w:p w:rsidR="008101DA" w:rsidRPr="00540205" w:rsidRDefault="008101DA" w:rsidP="00DD0B80">
      <w:pPr>
        <w:rPr>
          <w:rFonts w:ascii="Arial" w:hAnsi="Arial" w:cs="Arial"/>
          <w:i/>
          <w:sz w:val="24"/>
          <w:szCs w:val="24"/>
        </w:rPr>
      </w:pPr>
      <w:r w:rsidRPr="00540205">
        <w:rPr>
          <w:rFonts w:ascii="Arial" w:hAnsi="Arial" w:cs="Arial"/>
          <w:sz w:val="24"/>
          <w:szCs w:val="24"/>
        </w:rPr>
        <w:t>Christmas Day December 25</w:t>
      </w:r>
      <w:r w:rsidRPr="00540205">
        <w:rPr>
          <w:rFonts w:ascii="Arial" w:hAnsi="Arial" w:cs="Arial"/>
          <w:sz w:val="24"/>
          <w:szCs w:val="24"/>
          <w:vertAlign w:val="superscript"/>
        </w:rPr>
        <w:t>th</w:t>
      </w:r>
      <w:r w:rsidRPr="00540205">
        <w:rPr>
          <w:rFonts w:ascii="Arial" w:hAnsi="Arial" w:cs="Arial"/>
          <w:i/>
          <w:sz w:val="24"/>
          <w:szCs w:val="24"/>
        </w:rPr>
        <w:t xml:space="preserve"> </w:t>
      </w:r>
    </w:p>
    <w:p w:rsidR="0030033C" w:rsidRPr="00540205" w:rsidRDefault="0030033C" w:rsidP="0015134A">
      <w:pPr>
        <w:rPr>
          <w:rFonts w:ascii="Arial" w:hAnsi="Arial" w:cs="Arial"/>
          <w:b/>
          <w:sz w:val="24"/>
          <w:szCs w:val="24"/>
        </w:rPr>
      </w:pPr>
    </w:p>
    <w:p w:rsidR="00171F09" w:rsidRPr="00540205" w:rsidRDefault="00171F09" w:rsidP="00F03FC8">
      <w:pPr>
        <w:rPr>
          <w:rFonts w:ascii="Arial" w:hAnsi="Arial" w:cs="Arial"/>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5</w:t>
      </w:r>
      <w:r w:rsidRPr="00540205">
        <w:rPr>
          <w:rFonts w:ascii="Arial" w:hAnsi="Arial" w:cs="Arial"/>
          <w:b/>
          <w:sz w:val="24"/>
          <w:szCs w:val="24"/>
        </w:rPr>
        <w:t>.</w:t>
      </w:r>
      <w:r w:rsidR="00B10067" w:rsidRPr="00540205">
        <w:rPr>
          <w:rFonts w:ascii="Arial" w:hAnsi="Arial" w:cs="Arial"/>
          <w:b/>
          <w:sz w:val="24"/>
          <w:szCs w:val="24"/>
        </w:rPr>
        <w:t>4</w:t>
      </w:r>
      <w:r w:rsidR="00FD7C41" w:rsidRPr="00540205">
        <w:rPr>
          <w:rFonts w:ascii="Arial" w:hAnsi="Arial" w:cs="Arial"/>
          <w:b/>
          <w:sz w:val="24"/>
          <w:szCs w:val="24"/>
        </w:rPr>
        <w:t xml:space="preserve">  </w:t>
      </w:r>
      <w:r w:rsidR="000E3126" w:rsidRPr="00540205">
        <w:rPr>
          <w:rFonts w:ascii="Arial" w:hAnsi="Arial" w:cs="Arial"/>
          <w:b/>
          <w:sz w:val="24"/>
          <w:szCs w:val="24"/>
          <w:u w:val="single"/>
        </w:rPr>
        <w:t>Operating</w:t>
      </w:r>
      <w:proofErr w:type="gramEnd"/>
      <w:r w:rsidR="000E3126" w:rsidRPr="00540205">
        <w:rPr>
          <w:rFonts w:ascii="Arial" w:hAnsi="Arial" w:cs="Arial"/>
          <w:b/>
          <w:sz w:val="24"/>
          <w:szCs w:val="24"/>
          <w:u w:val="single"/>
        </w:rPr>
        <w:t xml:space="preserve"> </w:t>
      </w:r>
      <w:r w:rsidR="00A2034B" w:rsidRPr="00540205">
        <w:rPr>
          <w:rFonts w:ascii="Arial" w:hAnsi="Arial" w:cs="Arial"/>
          <w:b/>
          <w:sz w:val="24"/>
          <w:szCs w:val="24"/>
          <w:u w:val="single"/>
        </w:rPr>
        <w:t>Hours</w:t>
      </w:r>
      <w:proofErr w:type="gramStart"/>
      <w:r w:rsidRPr="00540205">
        <w:rPr>
          <w:rFonts w:ascii="Arial" w:hAnsi="Arial" w:cs="Arial"/>
          <w:b/>
          <w:sz w:val="24"/>
          <w:szCs w:val="24"/>
        </w:rPr>
        <w:t>:</w:t>
      </w:r>
      <w:r w:rsidRPr="00540205">
        <w:rPr>
          <w:rFonts w:ascii="Arial" w:hAnsi="Arial" w:cs="Arial"/>
          <w:sz w:val="24"/>
          <w:szCs w:val="24"/>
        </w:rPr>
        <w:t xml:space="preserve">  The</w:t>
      </w:r>
      <w:proofErr w:type="gramEnd"/>
      <w:r w:rsidR="00B23CCD" w:rsidRPr="00540205">
        <w:rPr>
          <w:rFonts w:ascii="Arial" w:hAnsi="Arial" w:cs="Arial"/>
          <w:sz w:val="24"/>
          <w:szCs w:val="24"/>
        </w:rPr>
        <w:t xml:space="preserve"> Government facility </w:t>
      </w:r>
      <w:r w:rsidR="007077C6" w:rsidRPr="00540205">
        <w:rPr>
          <w:rFonts w:ascii="Arial" w:hAnsi="Arial" w:cs="Arial"/>
          <w:sz w:val="24"/>
          <w:szCs w:val="24"/>
        </w:rPr>
        <w:t xml:space="preserve">office hours, facility </w:t>
      </w:r>
      <w:r w:rsidR="000E3126" w:rsidRPr="00540205">
        <w:rPr>
          <w:rFonts w:ascii="Arial" w:hAnsi="Arial" w:cs="Arial"/>
          <w:sz w:val="24"/>
          <w:szCs w:val="24"/>
        </w:rPr>
        <w:t>operating hours</w:t>
      </w:r>
      <w:r w:rsidR="007077C6" w:rsidRPr="00540205">
        <w:rPr>
          <w:rFonts w:ascii="Arial" w:hAnsi="Arial" w:cs="Arial"/>
          <w:sz w:val="24"/>
          <w:szCs w:val="24"/>
        </w:rPr>
        <w:t xml:space="preserve">, </w:t>
      </w:r>
      <w:r w:rsidR="000E3126" w:rsidRPr="00540205">
        <w:rPr>
          <w:rFonts w:ascii="Arial" w:hAnsi="Arial" w:cs="Arial"/>
          <w:sz w:val="24"/>
          <w:szCs w:val="24"/>
        </w:rPr>
        <w:t xml:space="preserve">and the </w:t>
      </w:r>
      <w:r w:rsidR="00761D43" w:rsidRPr="00540205">
        <w:rPr>
          <w:rFonts w:ascii="Arial" w:hAnsi="Arial" w:cs="Arial"/>
          <w:sz w:val="24"/>
          <w:szCs w:val="24"/>
        </w:rPr>
        <w:t>Contractor support hour requirements</w:t>
      </w:r>
      <w:r w:rsidR="007077C6" w:rsidRPr="00540205">
        <w:rPr>
          <w:rFonts w:ascii="Arial" w:hAnsi="Arial" w:cs="Arial"/>
          <w:sz w:val="24"/>
          <w:szCs w:val="24"/>
        </w:rPr>
        <w:t xml:space="preserve"> often </w:t>
      </w:r>
      <w:r w:rsidR="00B23CCD" w:rsidRPr="00540205">
        <w:rPr>
          <w:rFonts w:ascii="Arial" w:hAnsi="Arial" w:cs="Arial"/>
          <w:sz w:val="24"/>
          <w:szCs w:val="24"/>
        </w:rPr>
        <w:t xml:space="preserve">coincide, however, they </w:t>
      </w:r>
      <w:r w:rsidR="00061397" w:rsidRPr="00540205">
        <w:rPr>
          <w:rFonts w:ascii="Arial" w:hAnsi="Arial" w:cs="Arial"/>
          <w:sz w:val="24"/>
          <w:szCs w:val="24"/>
        </w:rPr>
        <w:t>may differ</w:t>
      </w:r>
      <w:r w:rsidR="00761D43" w:rsidRPr="00540205">
        <w:rPr>
          <w:rFonts w:ascii="Arial" w:hAnsi="Arial" w:cs="Arial"/>
          <w:sz w:val="24"/>
          <w:szCs w:val="24"/>
        </w:rPr>
        <w:t>. Please refer to the following</w:t>
      </w:r>
      <w:r w:rsidR="000B3BED" w:rsidRPr="00540205">
        <w:rPr>
          <w:rFonts w:ascii="Arial" w:hAnsi="Arial" w:cs="Arial"/>
          <w:sz w:val="24"/>
          <w:szCs w:val="24"/>
        </w:rPr>
        <w:t>:</w:t>
      </w:r>
      <w:r w:rsidR="007F49BF" w:rsidRPr="00540205">
        <w:rPr>
          <w:rFonts w:ascii="Arial" w:hAnsi="Arial" w:cs="Arial"/>
          <w:sz w:val="24"/>
          <w:szCs w:val="24"/>
        </w:rPr>
        <w:t xml:space="preserve"> </w:t>
      </w:r>
    </w:p>
    <w:p w:rsidR="000E3126" w:rsidRPr="00540205" w:rsidRDefault="000E3126" w:rsidP="0015134A">
      <w:pPr>
        <w:rPr>
          <w:rFonts w:ascii="Arial" w:hAnsi="Arial" w:cs="Arial"/>
          <w:b/>
          <w:sz w:val="24"/>
          <w:szCs w:val="24"/>
        </w:rPr>
      </w:pPr>
    </w:p>
    <w:p w:rsidR="007077C6" w:rsidRPr="007127E0" w:rsidRDefault="000E3126" w:rsidP="00F03FC8">
      <w:pPr>
        <w:rPr>
          <w:rFonts w:ascii="Arial" w:hAnsi="Arial" w:cs="Arial"/>
          <w:color w:val="000000" w:themeColor="text1"/>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5</w:t>
      </w:r>
      <w:r w:rsidRPr="00540205">
        <w:rPr>
          <w:rFonts w:ascii="Arial" w:hAnsi="Arial" w:cs="Arial"/>
          <w:b/>
          <w:sz w:val="24"/>
          <w:szCs w:val="24"/>
        </w:rPr>
        <w:t xml:space="preserve">.4.1  </w:t>
      </w:r>
      <w:r w:rsidR="00A0448F" w:rsidRPr="007127E0">
        <w:rPr>
          <w:rFonts w:ascii="Arial" w:hAnsi="Arial" w:cs="Arial"/>
          <w:b/>
          <w:color w:val="000000" w:themeColor="text1"/>
          <w:sz w:val="24"/>
          <w:szCs w:val="24"/>
          <w:u w:val="single"/>
        </w:rPr>
        <w:t>Government</w:t>
      </w:r>
      <w:proofErr w:type="gramEnd"/>
      <w:r w:rsidR="00A0448F" w:rsidRPr="007127E0">
        <w:rPr>
          <w:rFonts w:ascii="Arial" w:hAnsi="Arial" w:cs="Arial"/>
          <w:b/>
          <w:color w:val="000000" w:themeColor="text1"/>
          <w:sz w:val="24"/>
          <w:szCs w:val="24"/>
          <w:u w:val="single"/>
        </w:rPr>
        <w:t xml:space="preserve"> Facility</w:t>
      </w:r>
      <w:r w:rsidRPr="007127E0">
        <w:rPr>
          <w:rFonts w:ascii="Arial" w:hAnsi="Arial" w:cs="Arial"/>
          <w:b/>
          <w:color w:val="000000" w:themeColor="text1"/>
          <w:sz w:val="24"/>
          <w:szCs w:val="24"/>
          <w:u w:val="single"/>
        </w:rPr>
        <w:t xml:space="preserve"> </w:t>
      </w:r>
      <w:r w:rsidR="007077C6" w:rsidRPr="007127E0">
        <w:rPr>
          <w:rFonts w:ascii="Arial" w:hAnsi="Arial" w:cs="Arial"/>
          <w:b/>
          <w:color w:val="000000" w:themeColor="text1"/>
          <w:sz w:val="24"/>
          <w:szCs w:val="24"/>
          <w:u w:val="single"/>
        </w:rPr>
        <w:t xml:space="preserve">Office </w:t>
      </w:r>
      <w:r w:rsidRPr="007127E0">
        <w:rPr>
          <w:rFonts w:ascii="Arial" w:hAnsi="Arial" w:cs="Arial"/>
          <w:b/>
          <w:color w:val="000000" w:themeColor="text1"/>
          <w:sz w:val="24"/>
          <w:szCs w:val="24"/>
          <w:u w:val="single"/>
        </w:rPr>
        <w:t>Hours</w:t>
      </w:r>
      <w:r w:rsidRPr="007127E0">
        <w:rPr>
          <w:rFonts w:ascii="Arial" w:hAnsi="Arial" w:cs="Arial"/>
          <w:b/>
          <w:color w:val="000000" w:themeColor="text1"/>
          <w:sz w:val="24"/>
          <w:szCs w:val="24"/>
        </w:rPr>
        <w:t>:</w:t>
      </w:r>
      <w:r w:rsidR="00761D43" w:rsidRPr="007127E0">
        <w:rPr>
          <w:rFonts w:ascii="Arial" w:hAnsi="Arial" w:cs="Arial"/>
          <w:color w:val="000000" w:themeColor="text1"/>
          <w:sz w:val="24"/>
          <w:szCs w:val="24"/>
        </w:rPr>
        <w:t xml:space="preserve">  </w:t>
      </w:r>
      <w:r w:rsidRPr="007127E0">
        <w:rPr>
          <w:rFonts w:ascii="Arial" w:hAnsi="Arial" w:cs="Arial"/>
          <w:color w:val="000000" w:themeColor="text1"/>
          <w:sz w:val="24"/>
          <w:szCs w:val="24"/>
        </w:rPr>
        <w:t>The</w:t>
      </w:r>
      <w:r w:rsidR="00A0448F" w:rsidRPr="007127E0">
        <w:rPr>
          <w:rFonts w:ascii="Arial" w:hAnsi="Arial" w:cs="Arial"/>
          <w:color w:val="000000" w:themeColor="text1"/>
          <w:sz w:val="24"/>
          <w:szCs w:val="24"/>
        </w:rPr>
        <w:t xml:space="preserve"> Government facility</w:t>
      </w:r>
      <w:r w:rsidR="00061397" w:rsidRPr="007127E0">
        <w:rPr>
          <w:rFonts w:ascii="Arial" w:hAnsi="Arial" w:cs="Arial"/>
          <w:color w:val="000000" w:themeColor="text1"/>
          <w:sz w:val="24"/>
          <w:szCs w:val="24"/>
        </w:rPr>
        <w:t xml:space="preserve"> office hours are </w:t>
      </w:r>
      <w:r w:rsidR="00CE2FF1" w:rsidRPr="007127E0">
        <w:rPr>
          <w:rFonts w:ascii="Arial" w:hAnsi="Arial" w:cs="Arial"/>
          <w:color w:val="000000" w:themeColor="text1"/>
          <w:sz w:val="24"/>
          <w:szCs w:val="24"/>
        </w:rPr>
        <w:t>0700</w:t>
      </w:r>
      <w:r w:rsidR="00061397" w:rsidRPr="007127E0">
        <w:rPr>
          <w:rFonts w:ascii="Arial" w:hAnsi="Arial" w:cs="Arial"/>
          <w:i/>
          <w:color w:val="000000" w:themeColor="text1"/>
          <w:sz w:val="24"/>
          <w:szCs w:val="24"/>
        </w:rPr>
        <w:t xml:space="preserve"> to 1</w:t>
      </w:r>
      <w:r w:rsidR="00CE2FF1" w:rsidRPr="007127E0">
        <w:rPr>
          <w:rFonts w:ascii="Arial" w:hAnsi="Arial" w:cs="Arial"/>
          <w:i/>
          <w:color w:val="000000" w:themeColor="text1"/>
          <w:sz w:val="24"/>
          <w:szCs w:val="24"/>
        </w:rPr>
        <w:t>600</w:t>
      </w:r>
      <w:r w:rsidR="00061397" w:rsidRPr="007127E0">
        <w:rPr>
          <w:rFonts w:ascii="Arial" w:hAnsi="Arial" w:cs="Arial"/>
          <w:i/>
          <w:color w:val="000000" w:themeColor="text1"/>
          <w:sz w:val="24"/>
          <w:szCs w:val="24"/>
        </w:rPr>
        <w:t>, and days Monday through Friday</w:t>
      </w:r>
      <w:r w:rsidR="00630F40" w:rsidRPr="007127E0">
        <w:rPr>
          <w:rFonts w:ascii="Arial" w:hAnsi="Arial" w:cs="Arial"/>
          <w:i/>
          <w:color w:val="000000" w:themeColor="text1"/>
          <w:sz w:val="24"/>
          <w:szCs w:val="24"/>
        </w:rPr>
        <w:t xml:space="preserve"> </w:t>
      </w:r>
      <w:r w:rsidR="00061397" w:rsidRPr="007127E0">
        <w:rPr>
          <w:rFonts w:ascii="Arial" w:hAnsi="Arial" w:cs="Arial"/>
          <w:color w:val="000000" w:themeColor="text1"/>
          <w:sz w:val="24"/>
          <w:szCs w:val="24"/>
        </w:rPr>
        <w:t>except U.S. Holi</w:t>
      </w:r>
      <w:r w:rsidR="001E6F0E" w:rsidRPr="007127E0">
        <w:rPr>
          <w:rFonts w:ascii="Arial" w:hAnsi="Arial" w:cs="Arial"/>
          <w:color w:val="000000" w:themeColor="text1"/>
          <w:sz w:val="24"/>
          <w:szCs w:val="24"/>
        </w:rPr>
        <w:t>days identified in paragraph 1.5</w:t>
      </w:r>
      <w:r w:rsidR="00061397" w:rsidRPr="007127E0">
        <w:rPr>
          <w:rFonts w:ascii="Arial" w:hAnsi="Arial" w:cs="Arial"/>
          <w:color w:val="000000" w:themeColor="text1"/>
          <w:sz w:val="24"/>
          <w:szCs w:val="24"/>
        </w:rPr>
        <w:t xml:space="preserve">.3.1 above or when the Government facility is closed due to local or national emergencies, administrative closings, or similar Government directed facility closings.  </w:t>
      </w:r>
    </w:p>
    <w:p w:rsidR="007077C6" w:rsidRPr="007127E0" w:rsidRDefault="007077C6" w:rsidP="0015134A">
      <w:pPr>
        <w:rPr>
          <w:rFonts w:ascii="Arial" w:hAnsi="Arial" w:cs="Arial"/>
          <w:color w:val="000000" w:themeColor="text1"/>
          <w:sz w:val="24"/>
          <w:szCs w:val="24"/>
        </w:rPr>
      </w:pPr>
    </w:p>
    <w:p w:rsidR="000E3126" w:rsidRPr="007127E0" w:rsidRDefault="007077C6" w:rsidP="00F03FC8">
      <w:pPr>
        <w:rPr>
          <w:rFonts w:ascii="Arial" w:hAnsi="Arial" w:cs="Arial"/>
          <w:color w:val="000000" w:themeColor="text1"/>
          <w:sz w:val="24"/>
          <w:szCs w:val="24"/>
        </w:rPr>
      </w:pPr>
      <w:proofErr w:type="gramStart"/>
      <w:r w:rsidRPr="007127E0">
        <w:rPr>
          <w:rFonts w:ascii="Arial" w:hAnsi="Arial" w:cs="Arial"/>
          <w:b/>
          <w:color w:val="000000" w:themeColor="text1"/>
          <w:sz w:val="24"/>
          <w:szCs w:val="24"/>
        </w:rPr>
        <w:t>1.</w:t>
      </w:r>
      <w:r w:rsidR="00E673BB" w:rsidRPr="007127E0">
        <w:rPr>
          <w:rFonts w:ascii="Arial" w:hAnsi="Arial" w:cs="Arial"/>
          <w:b/>
          <w:color w:val="000000" w:themeColor="text1"/>
          <w:sz w:val="24"/>
          <w:szCs w:val="24"/>
        </w:rPr>
        <w:t>5</w:t>
      </w:r>
      <w:r w:rsidRPr="007127E0">
        <w:rPr>
          <w:rFonts w:ascii="Arial" w:hAnsi="Arial" w:cs="Arial"/>
          <w:b/>
          <w:color w:val="000000" w:themeColor="text1"/>
          <w:sz w:val="24"/>
          <w:szCs w:val="24"/>
        </w:rPr>
        <w:t xml:space="preserve">.4.2  </w:t>
      </w:r>
      <w:r w:rsidRPr="007127E0">
        <w:rPr>
          <w:rFonts w:ascii="Arial" w:hAnsi="Arial" w:cs="Arial"/>
          <w:b/>
          <w:color w:val="000000" w:themeColor="text1"/>
          <w:sz w:val="24"/>
          <w:szCs w:val="24"/>
          <w:u w:val="single"/>
        </w:rPr>
        <w:t>Government</w:t>
      </w:r>
      <w:proofErr w:type="gramEnd"/>
      <w:r w:rsidRPr="007127E0">
        <w:rPr>
          <w:rFonts w:ascii="Arial" w:hAnsi="Arial" w:cs="Arial"/>
          <w:b/>
          <w:color w:val="000000" w:themeColor="text1"/>
          <w:sz w:val="24"/>
          <w:szCs w:val="24"/>
          <w:u w:val="single"/>
        </w:rPr>
        <w:t xml:space="preserve"> Facility Operating Hours</w:t>
      </w:r>
      <w:proofErr w:type="gramStart"/>
      <w:r w:rsidRPr="007127E0">
        <w:rPr>
          <w:rFonts w:ascii="Arial" w:hAnsi="Arial" w:cs="Arial"/>
          <w:b/>
          <w:color w:val="000000" w:themeColor="text1"/>
          <w:sz w:val="24"/>
          <w:szCs w:val="24"/>
        </w:rPr>
        <w:t xml:space="preserve">:  </w:t>
      </w:r>
      <w:r w:rsidRPr="007127E0">
        <w:rPr>
          <w:rFonts w:ascii="Arial" w:hAnsi="Arial" w:cs="Arial"/>
          <w:color w:val="000000" w:themeColor="text1"/>
          <w:sz w:val="24"/>
          <w:szCs w:val="24"/>
        </w:rPr>
        <w:t>The</w:t>
      </w:r>
      <w:proofErr w:type="gramEnd"/>
      <w:r w:rsidRPr="007127E0">
        <w:rPr>
          <w:rFonts w:ascii="Arial" w:hAnsi="Arial" w:cs="Arial"/>
          <w:color w:val="000000" w:themeColor="text1"/>
          <w:sz w:val="24"/>
          <w:szCs w:val="24"/>
        </w:rPr>
        <w:t xml:space="preserve"> Government facility operating hours </w:t>
      </w:r>
      <w:r w:rsidR="00061397" w:rsidRPr="007127E0">
        <w:rPr>
          <w:rFonts w:ascii="Arial" w:hAnsi="Arial" w:cs="Arial"/>
          <w:color w:val="000000" w:themeColor="text1"/>
          <w:sz w:val="24"/>
          <w:szCs w:val="24"/>
        </w:rPr>
        <w:t xml:space="preserve">occur </w:t>
      </w:r>
      <w:r w:rsidR="000E3126" w:rsidRPr="007127E0">
        <w:rPr>
          <w:rFonts w:ascii="Arial" w:hAnsi="Arial" w:cs="Arial"/>
          <w:color w:val="000000" w:themeColor="text1"/>
          <w:sz w:val="24"/>
          <w:szCs w:val="24"/>
        </w:rPr>
        <w:t xml:space="preserve">between the hours of </w:t>
      </w:r>
      <w:r w:rsidR="00CE2FF1" w:rsidRPr="007127E0">
        <w:rPr>
          <w:rFonts w:ascii="Arial" w:hAnsi="Arial" w:cs="Arial"/>
          <w:color w:val="000000" w:themeColor="text1"/>
          <w:sz w:val="24"/>
          <w:szCs w:val="24"/>
        </w:rPr>
        <w:t>0700</w:t>
      </w:r>
      <w:r w:rsidR="00CE2FF1" w:rsidRPr="007127E0">
        <w:rPr>
          <w:rFonts w:ascii="Arial" w:hAnsi="Arial" w:cs="Arial"/>
          <w:i/>
          <w:color w:val="000000" w:themeColor="text1"/>
          <w:sz w:val="24"/>
          <w:szCs w:val="24"/>
        </w:rPr>
        <w:t xml:space="preserve"> to 1600, and days Monday through </w:t>
      </w:r>
      <w:proofErr w:type="gramStart"/>
      <w:r w:rsidR="00CE2FF1" w:rsidRPr="007127E0">
        <w:rPr>
          <w:rFonts w:ascii="Arial" w:hAnsi="Arial" w:cs="Arial"/>
          <w:i/>
          <w:color w:val="000000" w:themeColor="text1"/>
          <w:sz w:val="24"/>
          <w:szCs w:val="24"/>
        </w:rPr>
        <w:t>Friday .</w:t>
      </w:r>
      <w:proofErr w:type="gramEnd"/>
      <w:r w:rsidR="00CE2FF1" w:rsidRPr="007127E0">
        <w:rPr>
          <w:rFonts w:ascii="Arial" w:hAnsi="Arial" w:cs="Arial"/>
          <w:i/>
          <w:color w:val="000000" w:themeColor="text1"/>
          <w:sz w:val="24"/>
          <w:szCs w:val="24"/>
        </w:rPr>
        <w:t xml:space="preserve">  </w:t>
      </w:r>
      <w:r w:rsidR="00761D43" w:rsidRPr="007127E0">
        <w:rPr>
          <w:rFonts w:ascii="Arial" w:hAnsi="Arial" w:cs="Arial"/>
          <w:color w:val="000000" w:themeColor="text1"/>
          <w:sz w:val="24"/>
          <w:szCs w:val="24"/>
        </w:rPr>
        <w:t>The</w:t>
      </w:r>
      <w:r w:rsidR="00061397" w:rsidRPr="007127E0">
        <w:rPr>
          <w:rFonts w:ascii="Arial" w:hAnsi="Arial" w:cs="Arial"/>
          <w:color w:val="000000" w:themeColor="text1"/>
          <w:sz w:val="24"/>
          <w:szCs w:val="24"/>
        </w:rPr>
        <w:t xml:space="preserve"> Government facility </w:t>
      </w:r>
      <w:r w:rsidR="00F81207" w:rsidRPr="007127E0">
        <w:rPr>
          <w:rFonts w:ascii="Arial" w:hAnsi="Arial" w:cs="Arial"/>
          <w:color w:val="000000" w:themeColor="text1"/>
          <w:sz w:val="24"/>
          <w:szCs w:val="24"/>
        </w:rPr>
        <w:t xml:space="preserve">is </w:t>
      </w:r>
      <w:r w:rsidR="00761D43" w:rsidRPr="007127E0">
        <w:rPr>
          <w:rFonts w:ascii="Arial" w:hAnsi="Arial" w:cs="Arial"/>
          <w:i/>
          <w:color w:val="000000" w:themeColor="text1"/>
          <w:sz w:val="24"/>
          <w:szCs w:val="24"/>
        </w:rPr>
        <w:t xml:space="preserve">closed during </w:t>
      </w:r>
      <w:r w:rsidR="000E3126" w:rsidRPr="007127E0">
        <w:rPr>
          <w:rFonts w:ascii="Arial" w:hAnsi="Arial" w:cs="Arial"/>
          <w:i/>
          <w:color w:val="000000" w:themeColor="text1"/>
          <w:sz w:val="24"/>
          <w:szCs w:val="24"/>
        </w:rPr>
        <w:t xml:space="preserve">local or national emergencies, administrative closings, or similar Government directed facility closings. </w:t>
      </w:r>
      <w:r w:rsidR="00761D43" w:rsidRPr="007127E0">
        <w:rPr>
          <w:rFonts w:ascii="Arial" w:hAnsi="Arial" w:cs="Arial"/>
          <w:i/>
          <w:color w:val="000000" w:themeColor="text1"/>
          <w:sz w:val="24"/>
          <w:szCs w:val="24"/>
        </w:rPr>
        <w:t xml:space="preserve">For example, </w:t>
      </w:r>
      <w:r w:rsidR="000A4989" w:rsidRPr="007127E0">
        <w:rPr>
          <w:rFonts w:ascii="Arial" w:hAnsi="Arial" w:cs="Arial"/>
          <w:i/>
          <w:color w:val="000000" w:themeColor="text1"/>
          <w:sz w:val="24"/>
          <w:szCs w:val="24"/>
        </w:rPr>
        <w:t>“</w:t>
      </w:r>
      <w:r w:rsidR="00761D43" w:rsidRPr="007127E0">
        <w:rPr>
          <w:rFonts w:ascii="Arial" w:hAnsi="Arial" w:cs="Arial"/>
          <w:i/>
          <w:color w:val="000000" w:themeColor="text1"/>
          <w:sz w:val="24"/>
          <w:szCs w:val="24"/>
        </w:rPr>
        <w:t xml:space="preserve">The </w:t>
      </w:r>
      <w:r w:rsidR="00061397" w:rsidRPr="007127E0">
        <w:rPr>
          <w:rFonts w:ascii="Arial" w:hAnsi="Arial" w:cs="Arial"/>
          <w:i/>
          <w:color w:val="000000" w:themeColor="text1"/>
          <w:sz w:val="24"/>
          <w:szCs w:val="24"/>
        </w:rPr>
        <w:t>Government facility</w:t>
      </w:r>
      <w:r w:rsidRPr="007127E0">
        <w:rPr>
          <w:rFonts w:ascii="Arial" w:hAnsi="Arial" w:cs="Arial"/>
          <w:i/>
          <w:color w:val="000000" w:themeColor="text1"/>
          <w:sz w:val="24"/>
          <w:szCs w:val="24"/>
        </w:rPr>
        <w:t xml:space="preserve"> is open</w:t>
      </w:r>
      <w:r w:rsidR="00A0448F" w:rsidRPr="007127E0">
        <w:rPr>
          <w:rFonts w:ascii="Arial" w:hAnsi="Arial" w:cs="Arial"/>
          <w:i/>
          <w:color w:val="000000" w:themeColor="text1"/>
          <w:sz w:val="24"/>
          <w:szCs w:val="24"/>
        </w:rPr>
        <w:t xml:space="preserve"> </w:t>
      </w:r>
      <w:r w:rsidRPr="007127E0">
        <w:rPr>
          <w:rFonts w:ascii="Arial" w:hAnsi="Arial" w:cs="Arial"/>
          <w:i/>
          <w:color w:val="000000" w:themeColor="text1"/>
          <w:sz w:val="24"/>
          <w:szCs w:val="24"/>
        </w:rPr>
        <w:t xml:space="preserve">for operations </w:t>
      </w:r>
      <w:r w:rsidR="00A0448F" w:rsidRPr="007127E0">
        <w:rPr>
          <w:rFonts w:ascii="Arial" w:hAnsi="Arial" w:cs="Arial"/>
          <w:i/>
          <w:color w:val="000000" w:themeColor="text1"/>
          <w:sz w:val="24"/>
          <w:szCs w:val="24"/>
        </w:rPr>
        <w:t>during the recognized U.S. Holidays identified in paragraph 1.</w:t>
      </w:r>
      <w:r w:rsidR="000B3BED" w:rsidRPr="007127E0">
        <w:rPr>
          <w:rFonts w:ascii="Arial" w:hAnsi="Arial" w:cs="Arial"/>
          <w:i/>
          <w:color w:val="000000" w:themeColor="text1"/>
          <w:sz w:val="24"/>
          <w:szCs w:val="24"/>
        </w:rPr>
        <w:t>5</w:t>
      </w:r>
      <w:r w:rsidR="00A0448F" w:rsidRPr="007127E0">
        <w:rPr>
          <w:rFonts w:ascii="Arial" w:hAnsi="Arial" w:cs="Arial"/>
          <w:i/>
          <w:color w:val="000000" w:themeColor="text1"/>
          <w:sz w:val="24"/>
          <w:szCs w:val="24"/>
        </w:rPr>
        <w:t>.3.1 above</w:t>
      </w:r>
      <w:r w:rsidR="0061595B" w:rsidRPr="007127E0">
        <w:rPr>
          <w:rFonts w:ascii="Arial" w:hAnsi="Arial" w:cs="Arial"/>
          <w:i/>
          <w:color w:val="000000" w:themeColor="text1"/>
          <w:sz w:val="24"/>
          <w:szCs w:val="24"/>
        </w:rPr>
        <w:t xml:space="preserve">. The Government facility may close due to local </w:t>
      </w:r>
      <w:r w:rsidR="00A0448F" w:rsidRPr="007127E0">
        <w:rPr>
          <w:rFonts w:ascii="Arial" w:hAnsi="Arial" w:cs="Arial"/>
          <w:i/>
          <w:color w:val="000000" w:themeColor="text1"/>
          <w:sz w:val="24"/>
          <w:szCs w:val="24"/>
        </w:rPr>
        <w:t xml:space="preserve">or national emergencies, administrative closings, or similar Government directed facility closings </w:t>
      </w:r>
      <w:r w:rsidR="0061595B" w:rsidRPr="007127E0">
        <w:rPr>
          <w:rFonts w:ascii="Arial" w:hAnsi="Arial" w:cs="Arial"/>
          <w:i/>
          <w:color w:val="000000" w:themeColor="text1"/>
          <w:sz w:val="24"/>
          <w:szCs w:val="24"/>
        </w:rPr>
        <w:t xml:space="preserve">and will be </w:t>
      </w:r>
      <w:r w:rsidR="00A0448F" w:rsidRPr="007127E0">
        <w:rPr>
          <w:rFonts w:ascii="Arial" w:hAnsi="Arial" w:cs="Arial"/>
          <w:i/>
          <w:color w:val="000000" w:themeColor="text1"/>
          <w:sz w:val="24"/>
          <w:szCs w:val="24"/>
        </w:rPr>
        <w:t>communicated by the Contracting Officer to the Contractor.</w:t>
      </w:r>
      <w:r w:rsidR="000A4989" w:rsidRPr="007127E0">
        <w:rPr>
          <w:rFonts w:ascii="Arial" w:hAnsi="Arial" w:cs="Arial"/>
          <w:i/>
          <w:color w:val="000000" w:themeColor="text1"/>
          <w:sz w:val="24"/>
          <w:szCs w:val="24"/>
        </w:rPr>
        <w:t>”</w:t>
      </w:r>
      <w:r w:rsidR="00A0448F" w:rsidRPr="007127E0">
        <w:rPr>
          <w:rFonts w:ascii="Arial" w:hAnsi="Arial" w:cs="Arial"/>
          <w:i/>
          <w:color w:val="000000" w:themeColor="text1"/>
          <w:sz w:val="24"/>
          <w:szCs w:val="24"/>
        </w:rPr>
        <w:t xml:space="preserve"> </w:t>
      </w:r>
    </w:p>
    <w:p w:rsidR="000E3126" w:rsidRPr="007127E0" w:rsidRDefault="000E3126" w:rsidP="0015134A">
      <w:pPr>
        <w:rPr>
          <w:rFonts w:ascii="Arial" w:hAnsi="Arial" w:cs="Arial"/>
          <w:color w:val="000000" w:themeColor="text1"/>
          <w:sz w:val="24"/>
          <w:szCs w:val="24"/>
        </w:rPr>
      </w:pPr>
    </w:p>
    <w:p w:rsidR="00761D43" w:rsidRPr="007127E0" w:rsidRDefault="000E3126" w:rsidP="00F03FC8">
      <w:pPr>
        <w:rPr>
          <w:rFonts w:ascii="Arial" w:hAnsi="Arial" w:cs="Arial"/>
          <w:color w:val="000000" w:themeColor="text1"/>
          <w:sz w:val="24"/>
          <w:szCs w:val="24"/>
        </w:rPr>
      </w:pPr>
      <w:proofErr w:type="gramStart"/>
      <w:r w:rsidRPr="007127E0">
        <w:rPr>
          <w:rFonts w:ascii="Arial" w:hAnsi="Arial" w:cs="Arial"/>
          <w:b/>
          <w:color w:val="000000" w:themeColor="text1"/>
          <w:sz w:val="24"/>
          <w:szCs w:val="24"/>
        </w:rPr>
        <w:t>1.</w:t>
      </w:r>
      <w:r w:rsidR="00E673BB" w:rsidRPr="007127E0">
        <w:rPr>
          <w:rFonts w:ascii="Arial" w:hAnsi="Arial" w:cs="Arial"/>
          <w:b/>
          <w:color w:val="000000" w:themeColor="text1"/>
          <w:sz w:val="24"/>
          <w:szCs w:val="24"/>
        </w:rPr>
        <w:t>5</w:t>
      </w:r>
      <w:r w:rsidRPr="007127E0">
        <w:rPr>
          <w:rFonts w:ascii="Arial" w:hAnsi="Arial" w:cs="Arial"/>
          <w:b/>
          <w:color w:val="000000" w:themeColor="text1"/>
          <w:sz w:val="24"/>
          <w:szCs w:val="24"/>
        </w:rPr>
        <w:t>.4.</w:t>
      </w:r>
      <w:r w:rsidR="0061595B" w:rsidRPr="007127E0">
        <w:rPr>
          <w:rFonts w:ascii="Arial" w:hAnsi="Arial" w:cs="Arial"/>
          <w:b/>
          <w:color w:val="000000" w:themeColor="text1"/>
          <w:sz w:val="24"/>
          <w:szCs w:val="24"/>
        </w:rPr>
        <w:t>3</w:t>
      </w:r>
      <w:r w:rsidRPr="007127E0">
        <w:rPr>
          <w:rFonts w:ascii="Arial" w:hAnsi="Arial" w:cs="Arial"/>
          <w:b/>
          <w:color w:val="000000" w:themeColor="text1"/>
          <w:sz w:val="24"/>
          <w:szCs w:val="24"/>
        </w:rPr>
        <w:t xml:space="preserve">  </w:t>
      </w:r>
      <w:r w:rsidRPr="007127E0">
        <w:rPr>
          <w:rFonts w:ascii="Arial" w:hAnsi="Arial" w:cs="Arial"/>
          <w:b/>
          <w:color w:val="000000" w:themeColor="text1"/>
          <w:sz w:val="24"/>
          <w:szCs w:val="24"/>
          <w:u w:val="single"/>
        </w:rPr>
        <w:t>Contractor</w:t>
      </w:r>
      <w:proofErr w:type="gramEnd"/>
      <w:r w:rsidRPr="007127E0">
        <w:rPr>
          <w:rFonts w:ascii="Arial" w:hAnsi="Arial" w:cs="Arial"/>
          <w:b/>
          <w:color w:val="000000" w:themeColor="text1"/>
          <w:sz w:val="24"/>
          <w:szCs w:val="24"/>
          <w:u w:val="single"/>
        </w:rPr>
        <w:t xml:space="preserve"> Support Hours</w:t>
      </w:r>
      <w:proofErr w:type="gramStart"/>
      <w:r w:rsidRPr="007127E0">
        <w:rPr>
          <w:rFonts w:ascii="Arial" w:hAnsi="Arial" w:cs="Arial"/>
          <w:b/>
          <w:color w:val="000000" w:themeColor="text1"/>
          <w:sz w:val="24"/>
          <w:szCs w:val="24"/>
        </w:rPr>
        <w:t>:</w:t>
      </w:r>
      <w:r w:rsidR="00761D43" w:rsidRPr="007127E0">
        <w:rPr>
          <w:rFonts w:ascii="Arial" w:hAnsi="Arial" w:cs="Arial"/>
          <w:color w:val="000000" w:themeColor="text1"/>
          <w:sz w:val="24"/>
          <w:szCs w:val="24"/>
        </w:rPr>
        <w:t xml:space="preserve">  </w:t>
      </w:r>
      <w:r w:rsidR="007077C6" w:rsidRPr="007127E0">
        <w:rPr>
          <w:rFonts w:ascii="Arial" w:hAnsi="Arial" w:cs="Arial"/>
          <w:color w:val="000000" w:themeColor="text1"/>
          <w:sz w:val="24"/>
          <w:szCs w:val="24"/>
        </w:rPr>
        <w:t>The</w:t>
      </w:r>
      <w:proofErr w:type="gramEnd"/>
      <w:r w:rsidR="007077C6" w:rsidRPr="007127E0">
        <w:rPr>
          <w:rFonts w:ascii="Arial" w:hAnsi="Arial" w:cs="Arial"/>
          <w:color w:val="000000" w:themeColor="text1"/>
          <w:sz w:val="24"/>
          <w:szCs w:val="24"/>
        </w:rPr>
        <w:t xml:space="preserve"> </w:t>
      </w:r>
      <w:r w:rsidR="00761D43" w:rsidRPr="007127E0">
        <w:rPr>
          <w:rFonts w:ascii="Arial" w:hAnsi="Arial" w:cs="Arial"/>
          <w:color w:val="000000" w:themeColor="text1"/>
          <w:sz w:val="24"/>
          <w:szCs w:val="24"/>
        </w:rPr>
        <w:t xml:space="preserve">Contractor shall </w:t>
      </w:r>
      <w:r w:rsidR="00C25CB6" w:rsidRPr="007127E0">
        <w:rPr>
          <w:rFonts w:ascii="Arial" w:hAnsi="Arial" w:cs="Arial"/>
          <w:color w:val="000000" w:themeColor="text1"/>
          <w:sz w:val="24"/>
          <w:szCs w:val="24"/>
        </w:rPr>
        <w:t xml:space="preserve">provide support </w:t>
      </w:r>
      <w:r w:rsidR="00761D43" w:rsidRPr="007127E0">
        <w:rPr>
          <w:rFonts w:ascii="Arial" w:hAnsi="Arial" w:cs="Arial"/>
          <w:color w:val="000000" w:themeColor="text1"/>
          <w:sz w:val="24"/>
          <w:szCs w:val="24"/>
        </w:rPr>
        <w:t xml:space="preserve">between the hours of </w:t>
      </w:r>
      <w:r w:rsidR="00CE2FF1" w:rsidRPr="007127E0">
        <w:rPr>
          <w:rFonts w:ascii="Arial" w:hAnsi="Arial" w:cs="Arial"/>
          <w:color w:val="000000" w:themeColor="text1"/>
          <w:sz w:val="24"/>
          <w:szCs w:val="24"/>
        </w:rPr>
        <w:t>0700</w:t>
      </w:r>
      <w:r w:rsidR="00CE2FF1" w:rsidRPr="007127E0">
        <w:rPr>
          <w:rFonts w:ascii="Arial" w:hAnsi="Arial" w:cs="Arial"/>
          <w:i/>
          <w:color w:val="000000" w:themeColor="text1"/>
          <w:sz w:val="24"/>
          <w:szCs w:val="24"/>
        </w:rPr>
        <w:t xml:space="preserve"> to 1600, and days Monday through Friday during days the facilities are open.  </w:t>
      </w:r>
      <w:r w:rsidR="00761D43" w:rsidRPr="007127E0">
        <w:rPr>
          <w:rFonts w:ascii="Arial" w:hAnsi="Arial" w:cs="Arial"/>
          <w:color w:val="000000" w:themeColor="text1"/>
          <w:sz w:val="24"/>
          <w:szCs w:val="24"/>
        </w:rPr>
        <w:t xml:space="preserve">The Contractor shall </w:t>
      </w:r>
      <w:proofErr w:type="gramStart"/>
      <w:r w:rsidR="00761D43" w:rsidRPr="007127E0">
        <w:rPr>
          <w:rFonts w:ascii="Arial" w:hAnsi="Arial" w:cs="Arial"/>
          <w:color w:val="000000" w:themeColor="text1"/>
          <w:sz w:val="24"/>
          <w:szCs w:val="24"/>
        </w:rPr>
        <w:t>maintain an adequate workforce</w:t>
      </w:r>
      <w:r w:rsidR="00096B81" w:rsidRPr="007127E0">
        <w:rPr>
          <w:rFonts w:ascii="Arial" w:hAnsi="Arial" w:cs="Arial"/>
          <w:color w:val="000000" w:themeColor="text1"/>
          <w:sz w:val="24"/>
          <w:szCs w:val="24"/>
        </w:rPr>
        <w:t xml:space="preserve"> at all times</w:t>
      </w:r>
      <w:proofErr w:type="gramEnd"/>
      <w:r w:rsidR="00096B81" w:rsidRPr="007127E0">
        <w:rPr>
          <w:rFonts w:ascii="Arial" w:hAnsi="Arial" w:cs="Arial"/>
          <w:color w:val="000000" w:themeColor="text1"/>
          <w:sz w:val="24"/>
          <w:szCs w:val="24"/>
        </w:rPr>
        <w:t>,</w:t>
      </w:r>
      <w:r w:rsidR="00761D43" w:rsidRPr="007127E0">
        <w:rPr>
          <w:rFonts w:ascii="Arial" w:hAnsi="Arial" w:cs="Arial"/>
          <w:color w:val="000000" w:themeColor="text1"/>
          <w:sz w:val="24"/>
          <w:szCs w:val="24"/>
        </w:rPr>
        <w:t xml:space="preserve"> for the uninterrupted performance of all tasks defined within this PWS when the Government facility is not closed for the above reasons. When hiring personnel, the Contractor shall keep in mind that the stability and continuity of the workforce </w:t>
      </w:r>
      <w:r w:rsidR="00096B81" w:rsidRPr="007127E0">
        <w:rPr>
          <w:rFonts w:ascii="Arial" w:hAnsi="Arial" w:cs="Arial"/>
          <w:color w:val="000000" w:themeColor="text1"/>
          <w:sz w:val="24"/>
          <w:szCs w:val="24"/>
        </w:rPr>
        <w:t>is</w:t>
      </w:r>
      <w:r w:rsidR="00761D43" w:rsidRPr="007127E0">
        <w:rPr>
          <w:rFonts w:ascii="Arial" w:hAnsi="Arial" w:cs="Arial"/>
          <w:color w:val="000000" w:themeColor="text1"/>
          <w:sz w:val="24"/>
          <w:szCs w:val="24"/>
        </w:rPr>
        <w:t xml:space="preserve"> essential. </w:t>
      </w:r>
      <w:r w:rsidR="00CE2FF1" w:rsidRPr="007127E0">
        <w:rPr>
          <w:rFonts w:ascii="Arial" w:hAnsi="Arial" w:cs="Arial"/>
          <w:color w:val="000000" w:themeColor="text1"/>
          <w:sz w:val="24"/>
          <w:szCs w:val="24"/>
        </w:rPr>
        <w:t xml:space="preserve"> </w:t>
      </w:r>
      <w:r w:rsidR="00761D43" w:rsidRPr="007127E0">
        <w:rPr>
          <w:rFonts w:ascii="Arial" w:hAnsi="Arial" w:cs="Arial"/>
          <w:color w:val="000000" w:themeColor="text1"/>
          <w:sz w:val="24"/>
          <w:szCs w:val="24"/>
        </w:rPr>
        <w:t>For other than firm fixed price contracts, the Contractor will not be reimbursed when the Government facility is closed for the above reasons</w:t>
      </w:r>
      <w:r w:rsidR="00630F40" w:rsidRPr="007127E0">
        <w:rPr>
          <w:rFonts w:ascii="Arial" w:hAnsi="Arial" w:cs="Arial"/>
          <w:color w:val="000000" w:themeColor="text1"/>
          <w:sz w:val="24"/>
          <w:szCs w:val="24"/>
        </w:rPr>
        <w:t>”</w:t>
      </w:r>
      <w:r w:rsidR="00761D43" w:rsidRPr="007127E0">
        <w:rPr>
          <w:rFonts w:ascii="Arial" w:hAnsi="Arial" w:cs="Arial"/>
          <w:color w:val="000000" w:themeColor="text1"/>
          <w:sz w:val="24"/>
          <w:szCs w:val="24"/>
        </w:rPr>
        <w:t>.</w:t>
      </w:r>
    </w:p>
    <w:p w:rsidR="000E3126" w:rsidRPr="007127E0" w:rsidRDefault="000E3126" w:rsidP="0015134A">
      <w:pPr>
        <w:rPr>
          <w:rFonts w:ascii="Arial" w:hAnsi="Arial" w:cs="Arial"/>
          <w:color w:val="000000" w:themeColor="text1"/>
          <w:sz w:val="24"/>
          <w:szCs w:val="24"/>
        </w:rPr>
      </w:pPr>
    </w:p>
    <w:p w:rsidR="00137973" w:rsidRPr="00DB5B8C" w:rsidRDefault="00E673BB" w:rsidP="00F03FC8">
      <w:pPr>
        <w:pStyle w:val="Default"/>
        <w:rPr>
          <w:rFonts w:ascii="Arial" w:hAnsi="Arial" w:cs="Arial"/>
          <w:b/>
          <w:i/>
          <w:color w:val="000000" w:themeColor="text1"/>
        </w:rPr>
      </w:pPr>
      <w:proofErr w:type="gramStart"/>
      <w:r w:rsidRPr="007127E0">
        <w:rPr>
          <w:rFonts w:ascii="Arial" w:hAnsi="Arial" w:cs="Arial"/>
          <w:b/>
          <w:color w:val="000000" w:themeColor="text1"/>
        </w:rPr>
        <w:t>1.5</w:t>
      </w:r>
      <w:r w:rsidR="00137973" w:rsidRPr="007127E0">
        <w:rPr>
          <w:rFonts w:ascii="Arial" w:hAnsi="Arial" w:cs="Arial"/>
          <w:b/>
          <w:color w:val="000000" w:themeColor="text1"/>
        </w:rPr>
        <w:t>.</w:t>
      </w:r>
      <w:r w:rsidR="0061595B" w:rsidRPr="007127E0">
        <w:rPr>
          <w:rFonts w:ascii="Arial" w:hAnsi="Arial" w:cs="Arial"/>
          <w:b/>
          <w:color w:val="000000" w:themeColor="text1"/>
        </w:rPr>
        <w:t>4.3.1</w:t>
      </w:r>
      <w:r w:rsidR="00137973" w:rsidRPr="007127E0">
        <w:rPr>
          <w:rFonts w:ascii="Arial" w:hAnsi="Arial" w:cs="Arial"/>
          <w:b/>
          <w:color w:val="000000" w:themeColor="text1"/>
        </w:rPr>
        <w:t xml:space="preserve">  </w:t>
      </w:r>
      <w:r w:rsidR="0061595B" w:rsidRPr="007127E0">
        <w:rPr>
          <w:rFonts w:ascii="Arial" w:hAnsi="Arial" w:cs="Arial"/>
          <w:b/>
          <w:color w:val="000000" w:themeColor="text1"/>
          <w:u w:val="single"/>
        </w:rPr>
        <w:t>Contractor</w:t>
      </w:r>
      <w:proofErr w:type="gramEnd"/>
      <w:r w:rsidR="0061595B" w:rsidRPr="007127E0">
        <w:rPr>
          <w:rFonts w:ascii="Arial" w:hAnsi="Arial" w:cs="Arial"/>
          <w:b/>
          <w:color w:val="000000" w:themeColor="text1"/>
          <w:u w:val="single"/>
        </w:rPr>
        <w:t xml:space="preserve"> Work Plan</w:t>
      </w:r>
      <w:proofErr w:type="gramStart"/>
      <w:r w:rsidR="00137973" w:rsidRPr="00540205">
        <w:rPr>
          <w:rFonts w:ascii="Arial" w:hAnsi="Arial" w:cs="Arial"/>
          <w:b/>
        </w:rPr>
        <w:t>:</w:t>
      </w:r>
      <w:r w:rsidR="00FB48A7" w:rsidRPr="00540205">
        <w:rPr>
          <w:rFonts w:ascii="Arial" w:hAnsi="Arial" w:cs="Arial"/>
        </w:rPr>
        <w:t xml:space="preserve"> </w:t>
      </w:r>
      <w:r w:rsidR="00CE2FF1" w:rsidRPr="00540205">
        <w:rPr>
          <w:rFonts w:ascii="Arial" w:hAnsi="Arial" w:cs="Arial"/>
        </w:rPr>
        <w:t xml:space="preserve"> </w:t>
      </w:r>
      <w:r w:rsidR="007406C8" w:rsidRPr="00540205">
        <w:rPr>
          <w:rFonts w:ascii="Arial" w:hAnsi="Arial" w:cs="Arial"/>
        </w:rPr>
        <w:t>The</w:t>
      </w:r>
      <w:proofErr w:type="gramEnd"/>
      <w:r w:rsidR="007406C8" w:rsidRPr="00540205">
        <w:rPr>
          <w:rFonts w:ascii="Arial" w:hAnsi="Arial" w:cs="Arial"/>
        </w:rPr>
        <w:t xml:space="preserve"> Contractor shall prepare and maintain a Work Plan. </w:t>
      </w:r>
      <w:r w:rsidR="00603629" w:rsidRPr="00540205">
        <w:rPr>
          <w:rFonts w:ascii="Arial" w:hAnsi="Arial" w:cs="Arial"/>
        </w:rPr>
        <w:t>The plan, as a minimum, shall identify regularly scheduled work (to include location, work to be completed, timeline, etc.)</w:t>
      </w:r>
      <w:r w:rsidR="00CE2FF1" w:rsidRPr="00540205">
        <w:rPr>
          <w:rFonts w:ascii="Arial" w:hAnsi="Arial" w:cs="Arial"/>
        </w:rPr>
        <w:t xml:space="preserve">.  </w:t>
      </w:r>
      <w:r w:rsidR="007406C8" w:rsidRPr="00540205">
        <w:rPr>
          <w:rFonts w:ascii="Arial" w:hAnsi="Arial" w:cs="Arial"/>
        </w:rPr>
        <w:t xml:space="preserve">The Contractor’s proposed Work Plan shall be submitted to the Contracting Officer via the COR </w:t>
      </w:r>
      <w:r w:rsidR="00867DA1" w:rsidRPr="00540205">
        <w:rPr>
          <w:rFonts w:ascii="Arial" w:hAnsi="Arial" w:cs="Arial"/>
        </w:rPr>
        <w:t xml:space="preserve">for review </w:t>
      </w:r>
      <w:r w:rsidR="00867DA1" w:rsidRPr="00DB5B8C">
        <w:rPr>
          <w:rFonts w:ascii="Arial" w:hAnsi="Arial" w:cs="Arial"/>
          <w:color w:val="000000" w:themeColor="text1"/>
        </w:rPr>
        <w:t xml:space="preserve">within </w:t>
      </w:r>
      <w:r w:rsidR="00CE2FF1" w:rsidRPr="00DB5B8C">
        <w:rPr>
          <w:rFonts w:ascii="Arial" w:hAnsi="Arial" w:cs="Arial"/>
          <w:i/>
          <w:color w:val="000000" w:themeColor="text1"/>
        </w:rPr>
        <w:t>ten (10) business days</w:t>
      </w:r>
      <w:r w:rsidR="00734099" w:rsidRPr="00DB5B8C">
        <w:rPr>
          <w:rFonts w:ascii="Arial" w:hAnsi="Arial" w:cs="Arial"/>
          <w:i/>
          <w:color w:val="000000" w:themeColor="text1"/>
        </w:rPr>
        <w:t xml:space="preserve"> </w:t>
      </w:r>
      <w:r w:rsidR="00867DA1" w:rsidRPr="00DB5B8C">
        <w:rPr>
          <w:rFonts w:ascii="Arial" w:hAnsi="Arial" w:cs="Arial"/>
          <w:color w:val="000000" w:themeColor="text1"/>
        </w:rPr>
        <w:t xml:space="preserve">after </w:t>
      </w:r>
      <w:r w:rsidR="00867DA1" w:rsidRPr="00540205">
        <w:rPr>
          <w:rFonts w:ascii="Arial" w:hAnsi="Arial" w:cs="Arial"/>
        </w:rPr>
        <w:t xml:space="preserve">date of contract award. The Government will review and either accept or return their comments to the Contractor </w:t>
      </w:r>
      <w:r w:rsidR="00867DA1" w:rsidRPr="00DB5B8C">
        <w:rPr>
          <w:rFonts w:ascii="Arial" w:hAnsi="Arial" w:cs="Arial"/>
          <w:color w:val="000000" w:themeColor="text1"/>
        </w:rPr>
        <w:t xml:space="preserve">within </w:t>
      </w:r>
      <w:r w:rsidR="00CE2FF1" w:rsidRPr="00DB5B8C">
        <w:rPr>
          <w:rFonts w:ascii="Arial" w:hAnsi="Arial" w:cs="Arial"/>
          <w:i/>
          <w:color w:val="000000" w:themeColor="text1"/>
        </w:rPr>
        <w:t>ten (10) business days</w:t>
      </w:r>
      <w:r w:rsidR="00867DA1" w:rsidRPr="00DB5B8C">
        <w:rPr>
          <w:rFonts w:ascii="Arial" w:hAnsi="Arial" w:cs="Arial"/>
          <w:color w:val="000000" w:themeColor="text1"/>
        </w:rPr>
        <w:t xml:space="preserve">. The Contractor shall then have </w:t>
      </w:r>
      <w:r w:rsidR="00867DA1" w:rsidRPr="00DB5B8C">
        <w:rPr>
          <w:rFonts w:ascii="Arial" w:hAnsi="Arial" w:cs="Arial"/>
          <w:i/>
          <w:color w:val="000000" w:themeColor="text1"/>
        </w:rPr>
        <w:t xml:space="preserve">three (3) </w:t>
      </w:r>
      <w:r w:rsidR="00CE2FF1" w:rsidRPr="00DB5B8C">
        <w:rPr>
          <w:rFonts w:ascii="Arial" w:hAnsi="Arial" w:cs="Arial"/>
          <w:i/>
          <w:color w:val="000000" w:themeColor="text1"/>
        </w:rPr>
        <w:t xml:space="preserve">business </w:t>
      </w:r>
      <w:r w:rsidR="00867DA1" w:rsidRPr="00DB5B8C">
        <w:rPr>
          <w:rFonts w:ascii="Arial" w:hAnsi="Arial" w:cs="Arial"/>
          <w:i/>
          <w:color w:val="000000" w:themeColor="text1"/>
        </w:rPr>
        <w:t xml:space="preserve">days </w:t>
      </w:r>
      <w:r w:rsidR="00867DA1" w:rsidRPr="00DB5B8C">
        <w:rPr>
          <w:rFonts w:ascii="Arial" w:hAnsi="Arial" w:cs="Arial"/>
          <w:color w:val="000000" w:themeColor="text1"/>
        </w:rPr>
        <w:t>to submit a Final Work Plan. Any proposed change to the accepted Final Work Plan is required to be resubmitted via the COR for review and acceptance by the Contracting Officer</w:t>
      </w:r>
      <w:r w:rsidR="00814B36" w:rsidRPr="00DB5B8C">
        <w:rPr>
          <w:rFonts w:ascii="Arial" w:hAnsi="Arial" w:cs="Arial"/>
          <w:color w:val="000000" w:themeColor="text1"/>
        </w:rPr>
        <w:t xml:space="preserve"> at a minimum thirty (30) days prior to implementation. The timeline noted above shall apply for review and acceptance </w:t>
      </w:r>
      <w:proofErr w:type="gramStart"/>
      <w:r w:rsidR="00814B36" w:rsidRPr="00DB5B8C">
        <w:rPr>
          <w:rFonts w:ascii="Arial" w:hAnsi="Arial" w:cs="Arial"/>
          <w:color w:val="000000" w:themeColor="text1"/>
        </w:rPr>
        <w:t>for</w:t>
      </w:r>
      <w:proofErr w:type="gramEnd"/>
      <w:r w:rsidR="00814B36" w:rsidRPr="00DB5B8C">
        <w:rPr>
          <w:rFonts w:ascii="Arial" w:hAnsi="Arial" w:cs="Arial"/>
          <w:color w:val="000000" w:themeColor="text1"/>
        </w:rPr>
        <w:t xml:space="preserve"> proposed changes.</w:t>
      </w:r>
    </w:p>
    <w:p w:rsidR="00171F09" w:rsidRPr="00DB5B8C" w:rsidRDefault="00171F09" w:rsidP="0015134A">
      <w:pPr>
        <w:suppressAutoHyphens/>
        <w:rPr>
          <w:rFonts w:ascii="Arial" w:hAnsi="Arial" w:cs="Arial"/>
          <w:color w:val="000000" w:themeColor="text1"/>
          <w:sz w:val="24"/>
          <w:szCs w:val="24"/>
        </w:rPr>
      </w:pPr>
    </w:p>
    <w:p w:rsidR="00322321" w:rsidRPr="00DB5B8C" w:rsidRDefault="00E673BB" w:rsidP="00F03FC8">
      <w:pPr>
        <w:rPr>
          <w:rFonts w:ascii="Arial" w:hAnsi="Arial" w:cs="Arial"/>
          <w:color w:val="000000" w:themeColor="text1"/>
          <w:sz w:val="24"/>
          <w:szCs w:val="24"/>
        </w:rPr>
      </w:pPr>
      <w:proofErr w:type="gramStart"/>
      <w:r w:rsidRPr="00DB5B8C">
        <w:rPr>
          <w:rFonts w:ascii="Arial" w:hAnsi="Arial" w:cs="Arial"/>
          <w:b/>
          <w:color w:val="000000" w:themeColor="text1"/>
          <w:sz w:val="24"/>
          <w:szCs w:val="24"/>
        </w:rPr>
        <w:t>1.5</w:t>
      </w:r>
      <w:r w:rsidR="00B10067" w:rsidRPr="00DB5B8C">
        <w:rPr>
          <w:rFonts w:ascii="Arial" w:hAnsi="Arial" w:cs="Arial"/>
          <w:b/>
          <w:color w:val="000000" w:themeColor="text1"/>
          <w:sz w:val="24"/>
          <w:szCs w:val="24"/>
        </w:rPr>
        <w:t>.5</w:t>
      </w:r>
      <w:r w:rsidR="00FD7C41" w:rsidRPr="00DB5B8C">
        <w:rPr>
          <w:rFonts w:ascii="Arial" w:hAnsi="Arial" w:cs="Arial"/>
          <w:b/>
          <w:color w:val="000000" w:themeColor="text1"/>
          <w:sz w:val="24"/>
          <w:szCs w:val="24"/>
        </w:rPr>
        <w:t xml:space="preserve">  </w:t>
      </w:r>
      <w:r w:rsidR="00322321" w:rsidRPr="00DB5B8C">
        <w:rPr>
          <w:rFonts w:ascii="Arial" w:hAnsi="Arial" w:cs="Arial"/>
          <w:b/>
          <w:color w:val="000000" w:themeColor="text1"/>
          <w:sz w:val="24"/>
          <w:szCs w:val="24"/>
          <w:u w:val="single"/>
        </w:rPr>
        <w:t>Training</w:t>
      </w:r>
      <w:proofErr w:type="gramEnd"/>
      <w:r w:rsidR="00322321" w:rsidRPr="00DB5B8C">
        <w:rPr>
          <w:rFonts w:ascii="Arial" w:hAnsi="Arial" w:cs="Arial"/>
          <w:b/>
          <w:color w:val="000000" w:themeColor="text1"/>
          <w:sz w:val="24"/>
          <w:szCs w:val="24"/>
          <w:u w:val="single"/>
        </w:rPr>
        <w:t xml:space="preserve"> Holidays</w:t>
      </w:r>
      <w:proofErr w:type="gramStart"/>
      <w:r w:rsidR="00322321" w:rsidRPr="00DB5B8C">
        <w:rPr>
          <w:rFonts w:ascii="Arial" w:hAnsi="Arial" w:cs="Arial"/>
          <w:b/>
          <w:color w:val="000000" w:themeColor="text1"/>
          <w:sz w:val="24"/>
          <w:szCs w:val="24"/>
          <w:u w:val="single"/>
        </w:rPr>
        <w:t>:</w:t>
      </w:r>
      <w:r w:rsidR="00322321" w:rsidRPr="00DB5B8C">
        <w:rPr>
          <w:rFonts w:ascii="Arial" w:hAnsi="Arial" w:cs="Arial"/>
          <w:color w:val="000000" w:themeColor="text1"/>
          <w:sz w:val="24"/>
          <w:szCs w:val="24"/>
        </w:rPr>
        <w:t xml:space="preserve"> </w:t>
      </w:r>
      <w:r w:rsidR="00CE2FF1" w:rsidRPr="00DB5B8C">
        <w:rPr>
          <w:rFonts w:ascii="Arial" w:hAnsi="Arial" w:cs="Arial"/>
          <w:color w:val="000000" w:themeColor="text1"/>
          <w:sz w:val="24"/>
          <w:szCs w:val="24"/>
        </w:rPr>
        <w:t xml:space="preserve"> </w:t>
      </w:r>
      <w:r w:rsidR="003C6CDB">
        <w:rPr>
          <w:rFonts w:ascii="Arial" w:hAnsi="Arial" w:cs="Arial"/>
          <w:color w:val="000000" w:themeColor="text1"/>
          <w:sz w:val="24"/>
          <w:szCs w:val="24"/>
        </w:rPr>
        <w:t>H</w:t>
      </w:r>
      <w:r w:rsidR="000A0EF1" w:rsidRPr="00443710">
        <w:rPr>
          <w:rFonts w:ascii="Arial" w:hAnsi="Arial" w:cs="Arial"/>
          <w:sz w:val="24"/>
          <w:szCs w:val="24"/>
        </w:rPr>
        <w:t>istorically</w:t>
      </w:r>
      <w:proofErr w:type="gramEnd"/>
      <w:r w:rsidR="003C6CDB">
        <w:rPr>
          <w:rFonts w:ascii="Arial" w:hAnsi="Arial" w:cs="Arial"/>
          <w:sz w:val="24"/>
          <w:szCs w:val="24"/>
        </w:rPr>
        <w:t xml:space="preserve"> </w:t>
      </w:r>
      <w:r w:rsidR="000A0EF1" w:rsidRPr="00443710">
        <w:rPr>
          <w:rFonts w:ascii="Arial" w:hAnsi="Arial" w:cs="Arial"/>
          <w:sz w:val="24"/>
          <w:szCs w:val="24"/>
        </w:rPr>
        <w:t xml:space="preserve">military personnel </w:t>
      </w:r>
      <w:r w:rsidR="003C6CDB">
        <w:rPr>
          <w:rFonts w:ascii="Arial" w:hAnsi="Arial" w:cs="Arial"/>
          <w:sz w:val="24"/>
          <w:szCs w:val="24"/>
        </w:rPr>
        <w:t xml:space="preserve">are granted </w:t>
      </w:r>
      <w:r w:rsidR="000A0EF1" w:rsidRPr="00443710">
        <w:rPr>
          <w:rFonts w:ascii="Arial" w:hAnsi="Arial" w:cs="Arial"/>
          <w:sz w:val="24"/>
          <w:szCs w:val="24"/>
        </w:rPr>
        <w:t xml:space="preserve">training holidays as compensation for time that they spent in field training. These are typically combined with regular holiday leave schedules (for example, Christmas half days or </w:t>
      </w:r>
      <w:proofErr w:type="gramStart"/>
      <w:r w:rsidR="000A0EF1" w:rsidRPr="00443710">
        <w:rPr>
          <w:rFonts w:ascii="Arial" w:hAnsi="Arial" w:cs="Arial"/>
          <w:sz w:val="24"/>
          <w:szCs w:val="24"/>
        </w:rPr>
        <w:t>day</w:t>
      </w:r>
      <w:proofErr w:type="gramEnd"/>
      <w:r w:rsidR="000A0EF1" w:rsidRPr="00443710">
        <w:rPr>
          <w:rFonts w:ascii="Arial" w:hAnsi="Arial" w:cs="Arial"/>
          <w:sz w:val="24"/>
          <w:szCs w:val="24"/>
        </w:rPr>
        <w:t xml:space="preserve"> on day off schedules). Training holidays may affect access to military operated facilities. If scheduled work or access to facilities is required, coordination with occupants will be necessary or the work in </w:t>
      </w:r>
      <w:proofErr w:type="gramStart"/>
      <w:r w:rsidR="000A0EF1" w:rsidRPr="00443710">
        <w:rPr>
          <w:rFonts w:ascii="Arial" w:hAnsi="Arial" w:cs="Arial"/>
          <w:sz w:val="24"/>
          <w:szCs w:val="24"/>
        </w:rPr>
        <w:t>affected facilities</w:t>
      </w:r>
      <w:proofErr w:type="gramEnd"/>
      <w:r w:rsidR="000A0EF1" w:rsidRPr="00443710">
        <w:rPr>
          <w:rFonts w:ascii="Arial" w:hAnsi="Arial" w:cs="Arial"/>
          <w:sz w:val="24"/>
          <w:szCs w:val="24"/>
        </w:rPr>
        <w:t xml:space="preserve"> shall be rescheduled after the training holiday. However, announced training holidays or exodus of military personnel may provide the Contractor with an opportunity for unrestricted access to facilities and areas. The Contractor shall take full advantage of such opportunities by planning maintenance or actions that are better accomplished when such areas are vacant.</w:t>
      </w:r>
    </w:p>
    <w:p w:rsidR="00322321" w:rsidRPr="00540205" w:rsidRDefault="00322321" w:rsidP="0015134A">
      <w:pPr>
        <w:suppressAutoHyphens/>
        <w:rPr>
          <w:rFonts w:ascii="Arial" w:hAnsi="Arial" w:cs="Arial"/>
          <w:sz w:val="24"/>
          <w:szCs w:val="24"/>
        </w:rPr>
      </w:pPr>
    </w:p>
    <w:p w:rsidR="00CE2FF1" w:rsidRPr="00331961" w:rsidRDefault="00171F09" w:rsidP="00F03FC8">
      <w:pPr>
        <w:pStyle w:val="BodyText2"/>
        <w:spacing w:after="0" w:line="240" w:lineRule="auto"/>
        <w:rPr>
          <w:rFonts w:ascii="Arial" w:hAnsi="Arial" w:cs="Arial"/>
          <w:i/>
          <w:color w:val="000000" w:themeColor="text1"/>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5</w:t>
      </w:r>
      <w:r w:rsidR="00FF69CC" w:rsidRPr="00540205">
        <w:rPr>
          <w:rFonts w:ascii="Arial" w:hAnsi="Arial" w:cs="Arial"/>
          <w:b/>
          <w:sz w:val="24"/>
          <w:szCs w:val="24"/>
        </w:rPr>
        <w:t>.6</w:t>
      </w:r>
      <w:r w:rsidR="00FD7C41" w:rsidRPr="00540205">
        <w:rPr>
          <w:rFonts w:ascii="Arial" w:hAnsi="Arial" w:cs="Arial"/>
          <w:b/>
          <w:sz w:val="24"/>
          <w:szCs w:val="24"/>
        </w:rPr>
        <w:t xml:space="preserve">  </w:t>
      </w:r>
      <w:r w:rsidRPr="00540205">
        <w:rPr>
          <w:rFonts w:ascii="Arial" w:hAnsi="Arial" w:cs="Arial"/>
          <w:b/>
          <w:sz w:val="24"/>
          <w:szCs w:val="24"/>
          <w:u w:val="single"/>
        </w:rPr>
        <w:t>Place</w:t>
      </w:r>
      <w:proofErr w:type="gramEnd"/>
      <w:r w:rsidRPr="00540205">
        <w:rPr>
          <w:rFonts w:ascii="Arial" w:hAnsi="Arial" w:cs="Arial"/>
          <w:b/>
          <w:sz w:val="24"/>
          <w:szCs w:val="24"/>
          <w:u w:val="single"/>
        </w:rPr>
        <w:t xml:space="preserve"> of </w:t>
      </w:r>
      <w:r w:rsidRPr="00331961">
        <w:rPr>
          <w:rFonts w:ascii="Arial" w:hAnsi="Arial" w:cs="Arial"/>
          <w:b/>
          <w:color w:val="000000" w:themeColor="text1"/>
          <w:sz w:val="24"/>
          <w:szCs w:val="24"/>
          <w:u w:val="single"/>
        </w:rPr>
        <w:t>Performance</w:t>
      </w:r>
      <w:proofErr w:type="gramStart"/>
      <w:r w:rsidRPr="00331961">
        <w:rPr>
          <w:rFonts w:ascii="Arial" w:hAnsi="Arial" w:cs="Arial"/>
          <w:b/>
          <w:color w:val="000000" w:themeColor="text1"/>
          <w:sz w:val="24"/>
          <w:szCs w:val="24"/>
        </w:rPr>
        <w:t>:</w:t>
      </w:r>
      <w:r w:rsidRPr="00331961">
        <w:rPr>
          <w:rFonts w:ascii="Arial" w:hAnsi="Arial" w:cs="Arial"/>
          <w:color w:val="000000" w:themeColor="text1"/>
          <w:sz w:val="24"/>
          <w:szCs w:val="24"/>
        </w:rPr>
        <w:t xml:space="preserve">  The</w:t>
      </w:r>
      <w:proofErr w:type="gramEnd"/>
      <w:r w:rsidRPr="00331961">
        <w:rPr>
          <w:rFonts w:ascii="Arial" w:hAnsi="Arial" w:cs="Arial"/>
          <w:color w:val="000000" w:themeColor="text1"/>
          <w:sz w:val="24"/>
          <w:szCs w:val="24"/>
        </w:rPr>
        <w:t xml:space="preserve"> work to be performed under this contract will be performed </w:t>
      </w:r>
      <w:r w:rsidR="00CE2FF1" w:rsidRPr="00331961">
        <w:rPr>
          <w:rFonts w:ascii="Arial" w:hAnsi="Arial" w:cs="Arial"/>
          <w:i/>
          <w:color w:val="000000" w:themeColor="text1"/>
          <w:sz w:val="24"/>
          <w:szCs w:val="24"/>
        </w:rPr>
        <w:t xml:space="preserve">at buildings 1008 and 1009 Ft. Bliss, Texas.  </w:t>
      </w:r>
    </w:p>
    <w:p w:rsidR="00171F09" w:rsidRPr="00331961" w:rsidRDefault="00CE2FF1" w:rsidP="00CE2FF1">
      <w:pPr>
        <w:pStyle w:val="BodyText2"/>
        <w:numPr>
          <w:ilvl w:val="0"/>
          <w:numId w:val="13"/>
        </w:numPr>
        <w:spacing w:after="0" w:line="240" w:lineRule="auto"/>
        <w:rPr>
          <w:rFonts w:ascii="Arial" w:hAnsi="Arial" w:cs="Arial"/>
          <w:color w:val="000000" w:themeColor="text1"/>
          <w:sz w:val="24"/>
          <w:szCs w:val="24"/>
        </w:rPr>
      </w:pPr>
      <w:r w:rsidRPr="00331961">
        <w:rPr>
          <w:rFonts w:ascii="Arial" w:hAnsi="Arial" w:cs="Arial"/>
          <w:i/>
          <w:color w:val="000000" w:themeColor="text1"/>
          <w:sz w:val="24"/>
          <w:szCs w:val="24"/>
        </w:rPr>
        <w:t>Building 1008 Carter rd. Ft. Bliss, TX 79916</w:t>
      </w:r>
    </w:p>
    <w:p w:rsidR="00CE2FF1" w:rsidRPr="00331961" w:rsidRDefault="00CE2FF1" w:rsidP="00CE2FF1">
      <w:pPr>
        <w:pStyle w:val="BodyText2"/>
        <w:numPr>
          <w:ilvl w:val="0"/>
          <w:numId w:val="13"/>
        </w:numPr>
        <w:spacing w:after="0" w:line="240" w:lineRule="auto"/>
        <w:rPr>
          <w:rFonts w:ascii="Arial" w:hAnsi="Arial" w:cs="Arial"/>
          <w:color w:val="000000" w:themeColor="text1"/>
          <w:sz w:val="24"/>
          <w:szCs w:val="24"/>
        </w:rPr>
      </w:pPr>
      <w:r w:rsidRPr="00331961">
        <w:rPr>
          <w:rFonts w:ascii="Arial" w:hAnsi="Arial" w:cs="Arial"/>
          <w:i/>
          <w:color w:val="000000" w:themeColor="text1"/>
          <w:sz w:val="24"/>
          <w:szCs w:val="24"/>
        </w:rPr>
        <w:t>Building 1009 Chaffee rd. Ft. Bliss, TX 79916</w:t>
      </w:r>
    </w:p>
    <w:p w:rsidR="00171F09" w:rsidRPr="00540205" w:rsidRDefault="00171F09" w:rsidP="0015134A">
      <w:pPr>
        <w:pStyle w:val="BodyText2"/>
        <w:spacing w:after="0" w:line="240" w:lineRule="auto"/>
        <w:rPr>
          <w:rFonts w:ascii="Arial" w:hAnsi="Arial" w:cs="Arial"/>
          <w:bCs/>
          <w:iCs/>
          <w:sz w:val="24"/>
          <w:szCs w:val="24"/>
        </w:rPr>
      </w:pPr>
    </w:p>
    <w:p w:rsidR="00097DDC" w:rsidRPr="00540205" w:rsidRDefault="00E673BB" w:rsidP="00F03FC8">
      <w:pPr>
        <w:rPr>
          <w:rFonts w:ascii="Arial" w:hAnsi="Arial" w:cs="Arial"/>
          <w:b/>
          <w:sz w:val="24"/>
          <w:szCs w:val="24"/>
        </w:rPr>
      </w:pPr>
      <w:proofErr w:type="gramStart"/>
      <w:r w:rsidRPr="00540205">
        <w:rPr>
          <w:rFonts w:ascii="Arial" w:hAnsi="Arial" w:cs="Arial"/>
          <w:b/>
          <w:sz w:val="24"/>
          <w:szCs w:val="24"/>
        </w:rPr>
        <w:t>1.6</w:t>
      </w:r>
      <w:r w:rsidR="00FD7C41" w:rsidRPr="00540205">
        <w:rPr>
          <w:rFonts w:ascii="Arial" w:hAnsi="Arial" w:cs="Arial"/>
          <w:b/>
          <w:sz w:val="24"/>
          <w:szCs w:val="24"/>
        </w:rPr>
        <w:t xml:space="preserve">  </w:t>
      </w:r>
      <w:r w:rsidR="00097DDC" w:rsidRPr="00540205">
        <w:rPr>
          <w:rFonts w:ascii="Arial" w:hAnsi="Arial" w:cs="Arial"/>
          <w:b/>
          <w:sz w:val="24"/>
          <w:szCs w:val="24"/>
          <w:u w:val="single"/>
        </w:rPr>
        <w:t>Security</w:t>
      </w:r>
      <w:proofErr w:type="gramEnd"/>
      <w:r w:rsidR="00097DDC" w:rsidRPr="00540205">
        <w:rPr>
          <w:rFonts w:ascii="Arial" w:hAnsi="Arial" w:cs="Arial"/>
          <w:b/>
          <w:sz w:val="24"/>
          <w:szCs w:val="24"/>
          <w:u w:val="single"/>
        </w:rPr>
        <w:t xml:space="preserve"> Requirements</w:t>
      </w:r>
      <w:proofErr w:type="gramStart"/>
      <w:r w:rsidR="00097DDC" w:rsidRPr="00540205">
        <w:rPr>
          <w:rFonts w:ascii="Arial" w:hAnsi="Arial" w:cs="Arial"/>
          <w:b/>
          <w:sz w:val="24"/>
          <w:szCs w:val="24"/>
          <w:u w:val="single"/>
        </w:rPr>
        <w:t>:</w:t>
      </w:r>
      <w:r w:rsidR="00097DDC" w:rsidRPr="00540205">
        <w:rPr>
          <w:rFonts w:ascii="Arial" w:hAnsi="Arial" w:cs="Arial"/>
          <w:b/>
          <w:sz w:val="24"/>
          <w:szCs w:val="24"/>
        </w:rPr>
        <w:t xml:space="preserve">  </w:t>
      </w:r>
      <w:r w:rsidR="00097DDC" w:rsidRPr="00540205">
        <w:rPr>
          <w:rFonts w:ascii="Arial" w:hAnsi="Arial" w:cs="Arial"/>
          <w:sz w:val="24"/>
          <w:szCs w:val="24"/>
        </w:rPr>
        <w:t>The</w:t>
      </w:r>
      <w:proofErr w:type="gramEnd"/>
      <w:r w:rsidR="00097DDC" w:rsidRPr="00540205">
        <w:rPr>
          <w:rFonts w:ascii="Arial" w:hAnsi="Arial" w:cs="Arial"/>
          <w:sz w:val="24"/>
          <w:szCs w:val="24"/>
        </w:rPr>
        <w:t xml:space="preserve"> following information is provide</w:t>
      </w:r>
      <w:r w:rsidR="00746DE0" w:rsidRPr="00540205">
        <w:rPr>
          <w:rFonts w:ascii="Arial" w:hAnsi="Arial" w:cs="Arial"/>
          <w:sz w:val="24"/>
          <w:szCs w:val="24"/>
        </w:rPr>
        <w:t>d</w:t>
      </w:r>
      <w:r w:rsidR="00097DDC" w:rsidRPr="00540205">
        <w:rPr>
          <w:rFonts w:ascii="Arial" w:hAnsi="Arial" w:cs="Arial"/>
          <w:sz w:val="24"/>
          <w:szCs w:val="24"/>
        </w:rPr>
        <w:t xml:space="preserve"> on </w:t>
      </w:r>
      <w:proofErr w:type="gramStart"/>
      <w:r w:rsidR="00097DDC" w:rsidRPr="00540205">
        <w:rPr>
          <w:rFonts w:ascii="Arial" w:hAnsi="Arial" w:cs="Arial"/>
          <w:sz w:val="24"/>
          <w:szCs w:val="24"/>
        </w:rPr>
        <w:t>security related</w:t>
      </w:r>
      <w:proofErr w:type="gramEnd"/>
      <w:r w:rsidR="00097DDC" w:rsidRPr="00540205">
        <w:rPr>
          <w:rFonts w:ascii="Arial" w:hAnsi="Arial" w:cs="Arial"/>
          <w:sz w:val="24"/>
          <w:szCs w:val="24"/>
        </w:rPr>
        <w:t xml:space="preserve"> matters</w:t>
      </w:r>
      <w:r w:rsidR="000B3BED" w:rsidRPr="00540205">
        <w:rPr>
          <w:rFonts w:ascii="Arial" w:hAnsi="Arial" w:cs="Arial"/>
          <w:sz w:val="24"/>
          <w:szCs w:val="24"/>
        </w:rPr>
        <w:t>:</w:t>
      </w:r>
    </w:p>
    <w:p w:rsidR="00097DDC" w:rsidRPr="00540205" w:rsidRDefault="00097DDC" w:rsidP="0015134A">
      <w:pPr>
        <w:rPr>
          <w:rFonts w:ascii="Arial" w:hAnsi="Arial" w:cs="Arial"/>
          <w:sz w:val="24"/>
          <w:szCs w:val="24"/>
        </w:rPr>
      </w:pPr>
    </w:p>
    <w:p w:rsidR="00641860" w:rsidRPr="007127E0" w:rsidRDefault="00641860" w:rsidP="00F03FC8">
      <w:pPr>
        <w:pStyle w:val="BodyText2"/>
        <w:spacing w:after="0" w:line="240" w:lineRule="auto"/>
        <w:rPr>
          <w:rFonts w:ascii="Arial" w:hAnsi="Arial" w:cs="Arial"/>
          <w:color w:val="000000" w:themeColor="text1"/>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6</w:t>
      </w:r>
      <w:r w:rsidRPr="00540205">
        <w:rPr>
          <w:rFonts w:ascii="Arial" w:hAnsi="Arial" w:cs="Arial"/>
          <w:b/>
          <w:sz w:val="24"/>
          <w:szCs w:val="24"/>
        </w:rPr>
        <w:t xml:space="preserve">.1  </w:t>
      </w:r>
      <w:r w:rsidRPr="00540205">
        <w:rPr>
          <w:rFonts w:ascii="Arial" w:hAnsi="Arial" w:cs="Arial"/>
          <w:b/>
          <w:sz w:val="24"/>
          <w:szCs w:val="24"/>
          <w:u w:val="single"/>
        </w:rPr>
        <w:t>Security</w:t>
      </w:r>
      <w:proofErr w:type="gramEnd"/>
      <w:r w:rsidRPr="00540205">
        <w:rPr>
          <w:rFonts w:ascii="Arial" w:hAnsi="Arial" w:cs="Arial"/>
          <w:b/>
          <w:sz w:val="24"/>
          <w:szCs w:val="24"/>
          <w:u w:val="single"/>
        </w:rPr>
        <w:t xml:space="preserve"> Program:</w:t>
      </w:r>
      <w:r w:rsidRPr="00540205">
        <w:rPr>
          <w:rFonts w:ascii="Arial" w:hAnsi="Arial" w:cs="Arial"/>
          <w:sz w:val="24"/>
          <w:szCs w:val="24"/>
        </w:rPr>
        <w:t xml:space="preserve"> </w:t>
      </w:r>
      <w:r w:rsidR="00282251" w:rsidRPr="003861D0">
        <w:rPr>
          <w:rFonts w:ascii="Arial" w:hAnsi="Arial" w:cs="Arial"/>
          <w:iCs/>
          <w:color w:val="000000" w:themeColor="text1"/>
          <w:sz w:val="24"/>
          <w:szCs w:val="24"/>
        </w:rPr>
        <w:t>Not Applicable.</w:t>
      </w:r>
      <w:r w:rsidR="003861D0" w:rsidRPr="003861D0">
        <w:rPr>
          <w:rFonts w:ascii="Arial" w:hAnsi="Arial" w:cs="Arial"/>
          <w:i/>
          <w:color w:val="000000" w:themeColor="text1"/>
          <w:sz w:val="24"/>
          <w:szCs w:val="24"/>
        </w:rPr>
        <w:t xml:space="preserve"> </w:t>
      </w:r>
    </w:p>
    <w:p w:rsidR="00641860" w:rsidRPr="007127E0" w:rsidRDefault="00641860" w:rsidP="0015134A">
      <w:pPr>
        <w:rPr>
          <w:rFonts w:ascii="Arial" w:hAnsi="Arial" w:cs="Arial"/>
          <w:color w:val="000000" w:themeColor="text1"/>
          <w:sz w:val="24"/>
          <w:szCs w:val="24"/>
        </w:rPr>
      </w:pPr>
    </w:p>
    <w:p w:rsidR="00097DDC" w:rsidRPr="00540205" w:rsidRDefault="00097DDC" w:rsidP="00F03FC8">
      <w:pPr>
        <w:rPr>
          <w:rFonts w:ascii="Arial" w:hAnsi="Arial" w:cs="Arial"/>
          <w:sz w:val="24"/>
          <w:szCs w:val="24"/>
        </w:rPr>
      </w:pPr>
      <w:proofErr w:type="gramStart"/>
      <w:r w:rsidRPr="007127E0">
        <w:rPr>
          <w:rFonts w:ascii="Arial" w:hAnsi="Arial" w:cs="Arial"/>
          <w:b/>
          <w:color w:val="000000" w:themeColor="text1"/>
          <w:sz w:val="24"/>
          <w:szCs w:val="24"/>
        </w:rPr>
        <w:t>1.</w:t>
      </w:r>
      <w:r w:rsidR="00E673BB" w:rsidRPr="007127E0">
        <w:rPr>
          <w:rFonts w:ascii="Arial" w:hAnsi="Arial" w:cs="Arial"/>
          <w:b/>
          <w:color w:val="000000" w:themeColor="text1"/>
          <w:sz w:val="24"/>
          <w:szCs w:val="24"/>
        </w:rPr>
        <w:t>6</w:t>
      </w:r>
      <w:r w:rsidRPr="007127E0">
        <w:rPr>
          <w:rFonts w:ascii="Arial" w:hAnsi="Arial" w:cs="Arial"/>
          <w:b/>
          <w:color w:val="000000" w:themeColor="text1"/>
          <w:sz w:val="24"/>
          <w:szCs w:val="24"/>
        </w:rPr>
        <w:t>.</w:t>
      </w:r>
      <w:r w:rsidR="00641860" w:rsidRPr="007127E0">
        <w:rPr>
          <w:rFonts w:ascii="Arial" w:hAnsi="Arial" w:cs="Arial"/>
          <w:b/>
          <w:color w:val="000000" w:themeColor="text1"/>
          <w:sz w:val="24"/>
          <w:szCs w:val="24"/>
        </w:rPr>
        <w:t>2</w:t>
      </w:r>
      <w:r w:rsidR="00FD7C41" w:rsidRPr="007127E0">
        <w:rPr>
          <w:rFonts w:ascii="Arial" w:hAnsi="Arial" w:cs="Arial"/>
          <w:b/>
          <w:color w:val="000000" w:themeColor="text1"/>
          <w:sz w:val="24"/>
          <w:szCs w:val="24"/>
        </w:rPr>
        <w:t xml:space="preserve">  </w:t>
      </w:r>
      <w:r w:rsidRPr="007127E0">
        <w:rPr>
          <w:rFonts w:ascii="Arial" w:hAnsi="Arial" w:cs="Arial"/>
          <w:b/>
          <w:color w:val="000000" w:themeColor="text1"/>
          <w:sz w:val="24"/>
          <w:szCs w:val="24"/>
          <w:u w:val="single"/>
        </w:rPr>
        <w:t>Personnel</w:t>
      </w:r>
      <w:proofErr w:type="gramEnd"/>
      <w:r w:rsidRPr="007127E0">
        <w:rPr>
          <w:rFonts w:ascii="Arial" w:hAnsi="Arial" w:cs="Arial"/>
          <w:b/>
          <w:color w:val="000000" w:themeColor="text1"/>
          <w:sz w:val="24"/>
          <w:szCs w:val="24"/>
          <w:u w:val="single"/>
        </w:rPr>
        <w:t xml:space="preserve"> Security Clearance Requirements</w:t>
      </w:r>
      <w:proofErr w:type="gramStart"/>
      <w:r w:rsidRPr="00331961">
        <w:rPr>
          <w:rFonts w:ascii="Arial" w:hAnsi="Arial" w:cs="Arial"/>
          <w:b/>
          <w:color w:val="000000" w:themeColor="text1"/>
          <w:sz w:val="24"/>
          <w:szCs w:val="24"/>
          <w:u w:val="single"/>
        </w:rPr>
        <w:t>:</w:t>
      </w:r>
      <w:r w:rsidRPr="00331961">
        <w:rPr>
          <w:rFonts w:ascii="Arial" w:hAnsi="Arial" w:cs="Arial"/>
          <w:color w:val="000000" w:themeColor="text1"/>
          <w:sz w:val="24"/>
          <w:szCs w:val="24"/>
        </w:rPr>
        <w:t xml:space="preserve"> </w:t>
      </w:r>
      <w:r w:rsidR="00100D40" w:rsidRPr="00331961">
        <w:rPr>
          <w:rFonts w:ascii="Arial" w:hAnsi="Arial" w:cs="Arial"/>
          <w:i/>
          <w:color w:val="000000" w:themeColor="text1"/>
          <w:sz w:val="24"/>
          <w:szCs w:val="24"/>
        </w:rPr>
        <w:t xml:space="preserve"> </w:t>
      </w:r>
      <w:r w:rsidR="00AE5B81" w:rsidRPr="00331961">
        <w:rPr>
          <w:rFonts w:ascii="Arial" w:hAnsi="Arial" w:cs="Arial"/>
          <w:i/>
          <w:color w:val="000000" w:themeColor="text1"/>
          <w:sz w:val="24"/>
          <w:szCs w:val="24"/>
        </w:rPr>
        <w:t>Reserved</w:t>
      </w:r>
      <w:proofErr w:type="gramEnd"/>
      <w:r w:rsidR="00100D40" w:rsidRPr="00331961">
        <w:rPr>
          <w:rFonts w:ascii="Arial" w:hAnsi="Arial" w:cs="Arial"/>
          <w:color w:val="000000" w:themeColor="text1"/>
          <w:sz w:val="24"/>
          <w:szCs w:val="24"/>
        </w:rPr>
        <w:t xml:space="preserve"> </w:t>
      </w:r>
      <w:r w:rsidR="00AE185E" w:rsidRPr="00331961">
        <w:rPr>
          <w:rFonts w:ascii="Arial" w:hAnsi="Arial" w:cs="Arial"/>
          <w:color w:val="000000" w:themeColor="text1"/>
          <w:sz w:val="24"/>
          <w:szCs w:val="24"/>
        </w:rPr>
        <w:t xml:space="preserve"> </w:t>
      </w:r>
    </w:p>
    <w:p w:rsidR="00097DDC" w:rsidRPr="00540205" w:rsidRDefault="00097DDC" w:rsidP="0015134A">
      <w:pPr>
        <w:rPr>
          <w:rFonts w:ascii="Arial" w:hAnsi="Arial" w:cs="Arial"/>
          <w:sz w:val="24"/>
          <w:szCs w:val="24"/>
        </w:rPr>
      </w:pPr>
    </w:p>
    <w:p w:rsidR="001F27A9" w:rsidRPr="00540205" w:rsidRDefault="00097DDC" w:rsidP="001F27A9">
      <w:pPr>
        <w:rPr>
          <w:rFonts w:ascii="Arial" w:hAnsi="Arial" w:cs="Arial"/>
          <w:bCs/>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6</w:t>
      </w:r>
      <w:r w:rsidRPr="00540205">
        <w:rPr>
          <w:rFonts w:ascii="Arial" w:hAnsi="Arial" w:cs="Arial"/>
          <w:b/>
          <w:sz w:val="24"/>
          <w:szCs w:val="24"/>
        </w:rPr>
        <w:t>.</w:t>
      </w:r>
      <w:r w:rsidR="000134F7" w:rsidRPr="00540205">
        <w:rPr>
          <w:rFonts w:ascii="Arial" w:hAnsi="Arial" w:cs="Arial"/>
          <w:b/>
          <w:sz w:val="24"/>
          <w:szCs w:val="24"/>
        </w:rPr>
        <w:t>3</w:t>
      </w:r>
      <w:r w:rsidR="00FD7C41" w:rsidRPr="00540205">
        <w:rPr>
          <w:rFonts w:ascii="Arial" w:hAnsi="Arial" w:cs="Arial"/>
          <w:b/>
          <w:sz w:val="24"/>
          <w:szCs w:val="24"/>
        </w:rPr>
        <w:t xml:space="preserve">  </w:t>
      </w:r>
      <w:r w:rsidR="001F27A9" w:rsidRPr="00540205">
        <w:rPr>
          <w:rFonts w:ascii="Arial" w:hAnsi="Arial" w:cs="Arial"/>
          <w:b/>
          <w:sz w:val="24"/>
          <w:szCs w:val="24"/>
          <w:u w:val="single"/>
        </w:rPr>
        <w:t>Access</w:t>
      </w:r>
      <w:proofErr w:type="gramEnd"/>
      <w:r w:rsidR="001F27A9" w:rsidRPr="00540205">
        <w:rPr>
          <w:rFonts w:ascii="Arial" w:hAnsi="Arial" w:cs="Arial"/>
          <w:b/>
          <w:sz w:val="24"/>
          <w:szCs w:val="24"/>
          <w:u w:val="single"/>
        </w:rPr>
        <w:t xml:space="preserve"> and general protection/security policy and procedures</w:t>
      </w:r>
      <w:r w:rsidR="001F27A9" w:rsidRPr="00540205">
        <w:rPr>
          <w:rFonts w:ascii="Arial" w:hAnsi="Arial" w:cs="Arial"/>
          <w:bCs/>
          <w:sz w:val="24"/>
          <w:szCs w:val="24"/>
        </w:rPr>
        <w:t xml:space="preserve">: </w:t>
      </w:r>
      <w:r w:rsidR="00EB29A9" w:rsidRPr="00540205">
        <w:rPr>
          <w:rFonts w:ascii="Arial" w:hAnsi="Arial" w:cs="Arial"/>
          <w:bCs/>
          <w:color w:val="FF0000"/>
          <w:sz w:val="24"/>
          <w:szCs w:val="24"/>
        </w:rPr>
        <w:t xml:space="preserve"> </w:t>
      </w:r>
      <w:r w:rsidR="001F27A9" w:rsidRPr="00540205">
        <w:rPr>
          <w:rFonts w:ascii="Arial" w:hAnsi="Arial" w:cs="Arial"/>
          <w:bCs/>
          <w:color w:val="FF0000"/>
          <w:sz w:val="24"/>
          <w:szCs w:val="24"/>
        </w:rPr>
        <w:t xml:space="preserve"> </w:t>
      </w:r>
      <w:r w:rsidR="001F27A9" w:rsidRPr="00540205">
        <w:rPr>
          <w:rFonts w:ascii="Arial" w:hAnsi="Arial" w:cs="Arial"/>
          <w:bCs/>
          <w:sz w:val="24"/>
          <w:szCs w:val="24"/>
        </w:rPr>
        <w:t xml:space="preserve">Contractor and all associated subcontractor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w:t>
      </w:r>
      <w:proofErr w:type="gramStart"/>
      <w:r w:rsidR="001F27A9" w:rsidRPr="00540205">
        <w:rPr>
          <w:rFonts w:ascii="Arial" w:hAnsi="Arial" w:cs="Arial"/>
          <w:bCs/>
          <w:sz w:val="24"/>
          <w:szCs w:val="24"/>
        </w:rPr>
        <w:t>52.204</w:t>
      </w:r>
      <w:r w:rsidR="001F27A9" w:rsidRPr="00540205">
        <w:rPr>
          <w:rFonts w:ascii="Cambria Math" w:hAnsi="Cambria Math" w:cs="Cambria Math"/>
          <w:bCs/>
          <w:sz w:val="24"/>
          <w:szCs w:val="24"/>
        </w:rPr>
        <w:t>‐</w:t>
      </w:r>
      <w:r w:rsidR="001F27A9" w:rsidRPr="00540205">
        <w:rPr>
          <w:rFonts w:ascii="Arial" w:hAnsi="Arial" w:cs="Arial"/>
          <w:bCs/>
          <w:sz w:val="24"/>
          <w:szCs w:val="24"/>
        </w:rPr>
        <w:t>9</w:t>
      </w:r>
      <w:proofErr w:type="gramEnd"/>
      <w:r w:rsidR="001F27A9" w:rsidRPr="00540205">
        <w:rPr>
          <w:rFonts w:ascii="Arial" w:hAnsi="Arial" w:cs="Arial"/>
          <w:bCs/>
          <w:sz w:val="24"/>
          <w:szCs w:val="24"/>
        </w:rPr>
        <w:t>,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rsidR="001F27A9" w:rsidRPr="00540205" w:rsidRDefault="001F27A9" w:rsidP="001F27A9">
      <w:pPr>
        <w:rPr>
          <w:rFonts w:ascii="Arial" w:hAnsi="Arial" w:cs="Arial"/>
          <w:bCs/>
          <w:sz w:val="24"/>
          <w:szCs w:val="24"/>
        </w:rPr>
      </w:pPr>
    </w:p>
    <w:p w:rsidR="001F27A9" w:rsidRPr="00540205" w:rsidRDefault="001F27A9" w:rsidP="001F27A9">
      <w:pPr>
        <w:rPr>
          <w:rFonts w:ascii="Arial" w:hAnsi="Arial" w:cs="Arial"/>
          <w:b/>
          <w:sz w:val="24"/>
          <w:szCs w:val="24"/>
          <w:u w:val="single"/>
        </w:rPr>
      </w:pPr>
      <w:r w:rsidRPr="00540205">
        <w:rPr>
          <w:rFonts w:ascii="Arial" w:hAnsi="Arial" w:cs="Arial"/>
          <w:b/>
          <w:sz w:val="24"/>
          <w:szCs w:val="24"/>
        </w:rPr>
        <w:t xml:space="preserve">1.6.3.1 </w:t>
      </w:r>
      <w:r w:rsidRPr="00540205">
        <w:rPr>
          <w:rFonts w:ascii="Arial" w:hAnsi="Arial" w:cs="Arial"/>
          <w:b/>
          <w:sz w:val="24"/>
          <w:szCs w:val="24"/>
          <w:u w:val="single"/>
        </w:rPr>
        <w:t>Escorts</w:t>
      </w:r>
      <w:r w:rsidR="00B161C7" w:rsidRPr="00540205">
        <w:rPr>
          <w:rFonts w:ascii="Arial" w:hAnsi="Arial" w:cs="Arial"/>
          <w:b/>
          <w:sz w:val="24"/>
          <w:szCs w:val="24"/>
          <w:u w:val="single"/>
        </w:rPr>
        <w:t>:</w:t>
      </w:r>
      <w:r w:rsidR="00B161C7" w:rsidRPr="00540205">
        <w:rPr>
          <w:rFonts w:ascii="Arial" w:hAnsi="Arial" w:cs="Arial"/>
          <w:bCs/>
          <w:sz w:val="24"/>
          <w:szCs w:val="24"/>
        </w:rPr>
        <w:t xml:space="preserve">  T</w:t>
      </w:r>
      <w:r w:rsidRPr="00540205">
        <w:rPr>
          <w:rFonts w:ascii="Arial" w:hAnsi="Arial" w:cs="Arial"/>
          <w:bCs/>
          <w:sz w:val="24"/>
          <w:szCs w:val="24"/>
        </w:rPr>
        <w:t xml:space="preserve">he Contractor and all associated sub-contractor employees performing services under this contract shall be </w:t>
      </w:r>
      <w:proofErr w:type="gramStart"/>
      <w:r w:rsidRPr="00540205">
        <w:rPr>
          <w:rFonts w:ascii="Arial" w:hAnsi="Arial" w:cs="Arial"/>
          <w:bCs/>
          <w:sz w:val="24"/>
          <w:szCs w:val="24"/>
        </w:rPr>
        <w:t>escorted at all times</w:t>
      </w:r>
      <w:proofErr w:type="gramEnd"/>
      <w:r w:rsidRPr="00540205">
        <w:rPr>
          <w:rFonts w:ascii="Arial" w:hAnsi="Arial" w:cs="Arial"/>
          <w:bCs/>
          <w:sz w:val="24"/>
          <w:szCs w:val="24"/>
        </w:rPr>
        <w:t xml:space="preserve"> by host nation security personnel or by an individual designated by the Contracting Officer Representative (COR) while accessing U.S. facilities or activities.</w:t>
      </w:r>
      <w:r w:rsidRPr="00540205">
        <w:rPr>
          <w:rFonts w:ascii="Arial" w:hAnsi="Arial" w:cs="Arial"/>
          <w:b/>
          <w:sz w:val="24"/>
          <w:szCs w:val="24"/>
          <w:u w:val="single"/>
        </w:rPr>
        <w:t xml:space="preserve">  </w:t>
      </w:r>
    </w:p>
    <w:p w:rsidR="001F27A9" w:rsidRPr="00540205" w:rsidRDefault="001F27A9" w:rsidP="001F27A9">
      <w:pPr>
        <w:rPr>
          <w:rFonts w:ascii="Arial" w:hAnsi="Arial" w:cs="Arial"/>
          <w:b/>
          <w:sz w:val="24"/>
          <w:szCs w:val="24"/>
          <w:u w:val="single"/>
        </w:rPr>
      </w:pPr>
    </w:p>
    <w:p w:rsidR="00097DDC" w:rsidRPr="00540205" w:rsidRDefault="00CD3736" w:rsidP="001F27A9">
      <w:pPr>
        <w:rPr>
          <w:rFonts w:ascii="Arial" w:hAnsi="Arial" w:cs="Arial"/>
          <w:i/>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6</w:t>
      </w:r>
      <w:r w:rsidRPr="00540205">
        <w:rPr>
          <w:rFonts w:ascii="Arial" w:hAnsi="Arial" w:cs="Arial"/>
          <w:b/>
          <w:sz w:val="24"/>
          <w:szCs w:val="24"/>
        </w:rPr>
        <w:t>.</w:t>
      </w:r>
      <w:r w:rsidR="000134F7" w:rsidRPr="00540205">
        <w:rPr>
          <w:rFonts w:ascii="Arial" w:hAnsi="Arial" w:cs="Arial"/>
          <w:b/>
          <w:sz w:val="24"/>
          <w:szCs w:val="24"/>
        </w:rPr>
        <w:t>3</w:t>
      </w:r>
      <w:r w:rsidRPr="00540205">
        <w:rPr>
          <w:rFonts w:ascii="Arial" w:hAnsi="Arial" w:cs="Arial"/>
          <w:b/>
          <w:sz w:val="24"/>
          <w:szCs w:val="24"/>
        </w:rPr>
        <w:t>.</w:t>
      </w:r>
      <w:r w:rsidR="001F27A9" w:rsidRPr="00540205">
        <w:rPr>
          <w:rFonts w:ascii="Arial" w:hAnsi="Arial" w:cs="Arial"/>
          <w:b/>
          <w:sz w:val="24"/>
          <w:szCs w:val="24"/>
        </w:rPr>
        <w:t>2</w:t>
      </w:r>
      <w:r w:rsidRPr="00540205">
        <w:rPr>
          <w:rFonts w:ascii="Arial" w:hAnsi="Arial" w:cs="Arial"/>
          <w:b/>
          <w:sz w:val="24"/>
          <w:szCs w:val="24"/>
        </w:rPr>
        <w:t xml:space="preserve"> </w:t>
      </w:r>
      <w:r w:rsidR="00DD0B80" w:rsidRPr="00540205">
        <w:rPr>
          <w:rFonts w:ascii="Arial" w:hAnsi="Arial" w:cs="Arial"/>
          <w:b/>
          <w:sz w:val="24"/>
          <w:szCs w:val="24"/>
        </w:rPr>
        <w:t xml:space="preserve"> </w:t>
      </w:r>
      <w:r w:rsidR="00614876" w:rsidRPr="00540205">
        <w:rPr>
          <w:rFonts w:ascii="Arial" w:hAnsi="Arial" w:cs="Arial"/>
          <w:b/>
          <w:sz w:val="24"/>
          <w:szCs w:val="24"/>
          <w:u w:val="single"/>
        </w:rPr>
        <w:t>Installation</w:t>
      </w:r>
      <w:proofErr w:type="gramEnd"/>
      <w:r w:rsidR="00614876" w:rsidRPr="00540205">
        <w:rPr>
          <w:rFonts w:ascii="Arial" w:hAnsi="Arial" w:cs="Arial"/>
          <w:b/>
          <w:sz w:val="24"/>
          <w:szCs w:val="24"/>
          <w:u w:val="single"/>
        </w:rPr>
        <w:t xml:space="preserve"> Pass Log</w:t>
      </w:r>
      <w:proofErr w:type="gramStart"/>
      <w:r w:rsidR="00614876" w:rsidRPr="00540205">
        <w:rPr>
          <w:rFonts w:ascii="Arial" w:hAnsi="Arial" w:cs="Arial"/>
          <w:b/>
          <w:sz w:val="24"/>
          <w:szCs w:val="24"/>
        </w:rPr>
        <w:t xml:space="preserve">: </w:t>
      </w:r>
      <w:r w:rsidRPr="00540205">
        <w:rPr>
          <w:rFonts w:ascii="Arial" w:hAnsi="Arial" w:cs="Arial"/>
          <w:b/>
          <w:sz w:val="24"/>
          <w:szCs w:val="24"/>
        </w:rPr>
        <w:t xml:space="preserve"> </w:t>
      </w:r>
      <w:r w:rsidR="00AB6A64" w:rsidRPr="00540205">
        <w:rPr>
          <w:rFonts w:ascii="Arial" w:hAnsi="Arial" w:cs="Arial"/>
          <w:sz w:val="24"/>
          <w:szCs w:val="24"/>
        </w:rPr>
        <w:t>I</w:t>
      </w:r>
      <w:r w:rsidR="00097DDC" w:rsidRPr="00540205">
        <w:rPr>
          <w:rFonts w:ascii="Arial" w:hAnsi="Arial" w:cs="Arial"/>
          <w:color w:val="000000" w:themeColor="text1"/>
          <w:sz w:val="24"/>
          <w:szCs w:val="24"/>
        </w:rPr>
        <w:t>n</w:t>
      </w:r>
      <w:proofErr w:type="gramEnd"/>
      <w:r w:rsidR="00097DDC" w:rsidRPr="00540205">
        <w:rPr>
          <w:rFonts w:ascii="Arial" w:hAnsi="Arial" w:cs="Arial"/>
          <w:color w:val="000000" w:themeColor="text1"/>
          <w:sz w:val="24"/>
          <w:szCs w:val="24"/>
        </w:rPr>
        <w:t xml:space="preserve"> addition, the Contractor shall provide the </w:t>
      </w:r>
      <w:r w:rsidR="007F0B10" w:rsidRPr="00540205">
        <w:rPr>
          <w:rFonts w:ascii="Arial" w:hAnsi="Arial" w:cs="Arial"/>
          <w:color w:val="000000" w:themeColor="text1"/>
          <w:sz w:val="24"/>
          <w:szCs w:val="24"/>
        </w:rPr>
        <w:t xml:space="preserve">Contracting Officer, via the COR, </w:t>
      </w:r>
      <w:proofErr w:type="gramStart"/>
      <w:r w:rsidR="007F0B10" w:rsidRPr="00540205">
        <w:rPr>
          <w:rFonts w:ascii="Arial" w:hAnsi="Arial" w:cs="Arial"/>
          <w:color w:val="000000" w:themeColor="text1"/>
          <w:sz w:val="24"/>
          <w:szCs w:val="24"/>
        </w:rPr>
        <w:t>an</w:t>
      </w:r>
      <w:proofErr w:type="gramEnd"/>
      <w:r w:rsidR="007F0B10" w:rsidRPr="00540205">
        <w:rPr>
          <w:rFonts w:ascii="Arial" w:hAnsi="Arial" w:cs="Arial"/>
          <w:color w:val="000000" w:themeColor="text1"/>
          <w:sz w:val="24"/>
          <w:szCs w:val="24"/>
        </w:rPr>
        <w:t xml:space="preserve"> </w:t>
      </w:r>
      <w:r w:rsidR="00097DDC" w:rsidRPr="00540205">
        <w:rPr>
          <w:rFonts w:ascii="Arial" w:hAnsi="Arial" w:cs="Arial"/>
          <w:color w:val="000000" w:themeColor="text1"/>
          <w:sz w:val="24"/>
          <w:szCs w:val="24"/>
        </w:rPr>
        <w:t xml:space="preserve">Initial Installation Pass </w:t>
      </w:r>
      <w:r w:rsidR="00097DDC" w:rsidRPr="007127E0">
        <w:rPr>
          <w:rFonts w:ascii="Arial" w:hAnsi="Arial" w:cs="Arial"/>
          <w:color w:val="000000" w:themeColor="text1"/>
          <w:sz w:val="24"/>
          <w:szCs w:val="24"/>
        </w:rPr>
        <w:t xml:space="preserve">Log within </w:t>
      </w:r>
      <w:r w:rsidR="00847C9A" w:rsidRPr="007127E0">
        <w:rPr>
          <w:rFonts w:ascii="Arial" w:hAnsi="Arial" w:cs="Arial"/>
          <w:i/>
          <w:color w:val="000000" w:themeColor="text1"/>
          <w:sz w:val="24"/>
          <w:szCs w:val="24"/>
        </w:rPr>
        <w:t>five (5)</w:t>
      </w:r>
      <w:r w:rsidR="00097DDC" w:rsidRPr="007127E0">
        <w:rPr>
          <w:rFonts w:ascii="Arial" w:hAnsi="Arial" w:cs="Arial"/>
          <w:i/>
          <w:color w:val="000000" w:themeColor="text1"/>
          <w:sz w:val="24"/>
          <w:szCs w:val="24"/>
        </w:rPr>
        <w:t xml:space="preserve"> calendar days</w:t>
      </w:r>
      <w:r w:rsidR="008C0FF9" w:rsidRPr="007127E0">
        <w:rPr>
          <w:rFonts w:ascii="Arial" w:hAnsi="Arial" w:cs="Arial"/>
          <w:i/>
          <w:color w:val="000000" w:themeColor="text1"/>
          <w:sz w:val="24"/>
          <w:szCs w:val="24"/>
        </w:rPr>
        <w:t xml:space="preserve"> </w:t>
      </w:r>
      <w:r w:rsidR="00097DDC" w:rsidRPr="007127E0">
        <w:rPr>
          <w:rFonts w:ascii="Arial" w:hAnsi="Arial" w:cs="Arial"/>
          <w:color w:val="000000" w:themeColor="text1"/>
          <w:sz w:val="24"/>
          <w:szCs w:val="24"/>
        </w:rPr>
        <w:t xml:space="preserve">after </w:t>
      </w:r>
      <w:r w:rsidR="00097DDC" w:rsidRPr="00540205">
        <w:rPr>
          <w:rFonts w:ascii="Arial" w:hAnsi="Arial" w:cs="Arial"/>
          <w:sz w:val="24"/>
          <w:szCs w:val="24"/>
        </w:rPr>
        <w:t>contract award</w:t>
      </w:r>
      <w:r w:rsidR="00886664">
        <w:rPr>
          <w:rFonts w:ascii="Arial" w:hAnsi="Arial" w:cs="Arial"/>
          <w:sz w:val="24"/>
          <w:szCs w:val="24"/>
        </w:rPr>
        <w:t xml:space="preserve"> (TE11</w:t>
      </w:r>
      <w:proofErr w:type="gramStart"/>
      <w:r w:rsidR="00886664">
        <w:rPr>
          <w:rFonts w:ascii="Arial" w:hAnsi="Arial" w:cs="Arial"/>
          <w:sz w:val="24"/>
          <w:szCs w:val="24"/>
        </w:rPr>
        <w:t>).</w:t>
      </w:r>
      <w:r w:rsidR="00097DDC" w:rsidRPr="00540205">
        <w:rPr>
          <w:rFonts w:ascii="Arial" w:hAnsi="Arial" w:cs="Arial"/>
          <w:sz w:val="24"/>
          <w:szCs w:val="24"/>
        </w:rPr>
        <w:t>.</w:t>
      </w:r>
      <w:proofErr w:type="gramEnd"/>
      <w:r w:rsidR="00097DDC" w:rsidRPr="00540205">
        <w:rPr>
          <w:rFonts w:ascii="Arial" w:hAnsi="Arial" w:cs="Arial"/>
          <w:sz w:val="24"/>
          <w:szCs w:val="24"/>
        </w:rPr>
        <w:t xml:space="preserve"> </w:t>
      </w:r>
      <w:r w:rsidR="00B74095" w:rsidRPr="00540205">
        <w:rPr>
          <w:rFonts w:ascii="Arial" w:hAnsi="Arial" w:cs="Arial"/>
          <w:sz w:val="24"/>
          <w:szCs w:val="24"/>
        </w:rPr>
        <w:t>The log</w:t>
      </w:r>
      <w:r w:rsidR="00B74095" w:rsidRPr="00931588">
        <w:rPr>
          <w:rFonts w:ascii="Arial" w:hAnsi="Arial" w:cs="Arial"/>
          <w:color w:val="000000" w:themeColor="text1"/>
          <w:sz w:val="24"/>
          <w:szCs w:val="24"/>
        </w:rPr>
        <w:t xml:space="preserve"> must at a minimum contain the following information </w:t>
      </w:r>
      <w:r w:rsidR="00EC562F" w:rsidRPr="00931588">
        <w:rPr>
          <w:rFonts w:ascii="Arial" w:hAnsi="Arial" w:cs="Arial"/>
          <w:i/>
          <w:color w:val="000000" w:themeColor="text1"/>
          <w:sz w:val="24"/>
          <w:szCs w:val="24"/>
        </w:rPr>
        <w:t xml:space="preserve">Employe’s </w:t>
      </w:r>
      <w:r w:rsidR="007916DD" w:rsidRPr="00931588">
        <w:rPr>
          <w:rFonts w:ascii="Arial" w:hAnsi="Arial" w:cs="Arial"/>
          <w:i/>
          <w:color w:val="000000" w:themeColor="text1"/>
          <w:sz w:val="24"/>
          <w:szCs w:val="24"/>
        </w:rPr>
        <w:t>n</w:t>
      </w:r>
      <w:r w:rsidR="00EC562F" w:rsidRPr="00931588">
        <w:rPr>
          <w:rFonts w:ascii="Arial" w:hAnsi="Arial" w:cs="Arial"/>
          <w:i/>
          <w:color w:val="000000" w:themeColor="text1"/>
          <w:sz w:val="24"/>
          <w:szCs w:val="24"/>
        </w:rPr>
        <w:t xml:space="preserve">ame, </w:t>
      </w:r>
      <w:r w:rsidR="007916DD" w:rsidRPr="00931588">
        <w:rPr>
          <w:rFonts w:ascii="Arial" w:hAnsi="Arial" w:cs="Arial"/>
          <w:i/>
          <w:color w:val="000000" w:themeColor="text1"/>
          <w:sz w:val="24"/>
          <w:szCs w:val="24"/>
        </w:rPr>
        <w:t xml:space="preserve">Employees Contact </w:t>
      </w:r>
      <w:r w:rsidR="00025EE5" w:rsidRPr="00931588">
        <w:rPr>
          <w:rFonts w:ascii="Arial" w:hAnsi="Arial" w:cs="Arial"/>
          <w:i/>
          <w:color w:val="000000" w:themeColor="text1"/>
          <w:sz w:val="24"/>
          <w:szCs w:val="24"/>
        </w:rPr>
        <w:t>Phone Number</w:t>
      </w:r>
      <w:r w:rsidR="007916DD" w:rsidRPr="00931588">
        <w:rPr>
          <w:rFonts w:ascii="Arial" w:hAnsi="Arial" w:cs="Arial"/>
          <w:i/>
          <w:color w:val="000000" w:themeColor="text1"/>
          <w:sz w:val="24"/>
          <w:szCs w:val="24"/>
        </w:rPr>
        <w:t xml:space="preserve">, </w:t>
      </w:r>
      <w:r w:rsidR="00C63642" w:rsidRPr="00931588">
        <w:rPr>
          <w:rFonts w:ascii="Arial" w:hAnsi="Arial" w:cs="Arial"/>
          <w:i/>
          <w:color w:val="000000" w:themeColor="text1"/>
          <w:sz w:val="24"/>
          <w:szCs w:val="24"/>
        </w:rPr>
        <w:t xml:space="preserve">Starting date, </w:t>
      </w:r>
      <w:r w:rsidR="00025EE5" w:rsidRPr="00931588">
        <w:rPr>
          <w:rFonts w:ascii="Arial" w:hAnsi="Arial" w:cs="Arial"/>
          <w:i/>
          <w:color w:val="000000" w:themeColor="text1"/>
          <w:sz w:val="24"/>
          <w:szCs w:val="24"/>
        </w:rPr>
        <w:t xml:space="preserve">and </w:t>
      </w:r>
      <w:r w:rsidR="00C63642" w:rsidRPr="00931588">
        <w:rPr>
          <w:rFonts w:ascii="Arial" w:hAnsi="Arial" w:cs="Arial"/>
          <w:i/>
          <w:color w:val="000000" w:themeColor="text1"/>
          <w:sz w:val="24"/>
          <w:szCs w:val="24"/>
        </w:rPr>
        <w:t>End date</w:t>
      </w:r>
      <w:r w:rsidR="00025EE5" w:rsidRPr="00931588">
        <w:rPr>
          <w:rFonts w:ascii="Arial" w:hAnsi="Arial" w:cs="Arial"/>
          <w:i/>
          <w:color w:val="000000" w:themeColor="text1"/>
          <w:sz w:val="24"/>
          <w:szCs w:val="24"/>
        </w:rPr>
        <w:t xml:space="preserve"> (if </w:t>
      </w:r>
      <w:r w:rsidR="00EC0C0D" w:rsidRPr="00931588">
        <w:rPr>
          <w:rFonts w:ascii="Arial" w:hAnsi="Arial" w:cs="Arial"/>
          <w:i/>
          <w:color w:val="000000" w:themeColor="text1"/>
          <w:sz w:val="24"/>
          <w:szCs w:val="24"/>
        </w:rPr>
        <w:t>employee departs prior to end of contract)</w:t>
      </w:r>
      <w:r w:rsidR="00C63642" w:rsidRPr="00931588">
        <w:rPr>
          <w:rFonts w:ascii="Arial" w:hAnsi="Arial" w:cs="Arial"/>
          <w:i/>
          <w:color w:val="000000" w:themeColor="text1"/>
          <w:sz w:val="24"/>
          <w:szCs w:val="24"/>
        </w:rPr>
        <w:t>.</w:t>
      </w:r>
      <w:r w:rsidR="00EC0C0D" w:rsidRPr="00931588">
        <w:rPr>
          <w:rFonts w:ascii="Arial" w:hAnsi="Arial" w:cs="Arial"/>
          <w:i/>
          <w:color w:val="000000" w:themeColor="text1"/>
          <w:sz w:val="24"/>
          <w:szCs w:val="24"/>
        </w:rPr>
        <w:t xml:space="preserve"> </w:t>
      </w:r>
      <w:r w:rsidR="00B74095" w:rsidRPr="00931588">
        <w:rPr>
          <w:rFonts w:ascii="Arial" w:eastAsia="Calibri" w:hAnsi="Arial" w:cs="Arial"/>
          <w:color w:val="000000" w:themeColor="text1"/>
          <w:sz w:val="24"/>
          <w:szCs w:val="24"/>
        </w:rPr>
        <w:t xml:space="preserve"> </w:t>
      </w:r>
      <w:r w:rsidR="00097DDC" w:rsidRPr="00540205">
        <w:rPr>
          <w:rFonts w:ascii="Arial" w:hAnsi="Arial" w:cs="Arial"/>
          <w:sz w:val="24"/>
          <w:szCs w:val="24"/>
        </w:rPr>
        <w:t>The l</w:t>
      </w:r>
      <w:r w:rsidR="00097DDC" w:rsidRPr="00540205">
        <w:rPr>
          <w:rFonts w:ascii="Arial" w:eastAsia="Calibri" w:hAnsi="Arial" w:cs="Arial"/>
          <w:sz w:val="24"/>
          <w:szCs w:val="24"/>
        </w:rPr>
        <w:t>og shall be updated as employees are added or removed</w:t>
      </w:r>
      <w:r w:rsidR="007F0B10" w:rsidRPr="00540205">
        <w:rPr>
          <w:rFonts w:ascii="Arial" w:eastAsia="Calibri" w:hAnsi="Arial" w:cs="Arial"/>
          <w:sz w:val="24"/>
          <w:szCs w:val="24"/>
        </w:rPr>
        <w:t xml:space="preserve">. </w:t>
      </w:r>
      <w:r w:rsidR="00EC0C0D" w:rsidRPr="00540205">
        <w:rPr>
          <w:rFonts w:ascii="Arial" w:eastAsia="Calibri" w:hAnsi="Arial" w:cs="Arial"/>
          <w:sz w:val="24"/>
          <w:szCs w:val="24"/>
        </w:rPr>
        <w:t xml:space="preserve"> </w:t>
      </w:r>
      <w:r w:rsidR="007F0B10" w:rsidRPr="00540205">
        <w:rPr>
          <w:rFonts w:ascii="Arial" w:hAnsi="Arial" w:cs="Arial"/>
          <w:sz w:val="24"/>
          <w:szCs w:val="24"/>
        </w:rPr>
        <w:t>T</w:t>
      </w:r>
      <w:r w:rsidR="00097DDC" w:rsidRPr="00540205">
        <w:rPr>
          <w:rFonts w:ascii="Arial" w:hAnsi="Arial" w:cs="Arial"/>
          <w:sz w:val="24"/>
          <w:szCs w:val="24"/>
        </w:rPr>
        <w:t>he Updated Installation Pass Log shall be current and available at any time upon request by the Government and submitted to the COR within five (5) days after any changes to the log</w:t>
      </w:r>
      <w:r w:rsidR="00097DDC" w:rsidRPr="00540205">
        <w:rPr>
          <w:rFonts w:ascii="Arial" w:hAnsi="Arial" w:cs="Arial"/>
          <w:i/>
          <w:color w:val="0000FF"/>
          <w:sz w:val="24"/>
          <w:szCs w:val="24"/>
        </w:rPr>
        <w:t xml:space="preserve"> </w:t>
      </w:r>
      <w:r w:rsidR="009C760E">
        <w:rPr>
          <w:rFonts w:ascii="Arial" w:hAnsi="Arial" w:cs="Arial"/>
          <w:sz w:val="24"/>
          <w:szCs w:val="24"/>
        </w:rPr>
        <w:t>(TE11)</w:t>
      </w:r>
      <w:r w:rsidR="00886664">
        <w:rPr>
          <w:rFonts w:ascii="Arial" w:hAnsi="Arial" w:cs="Arial"/>
          <w:sz w:val="24"/>
          <w:szCs w:val="24"/>
        </w:rPr>
        <w:t>.</w:t>
      </w:r>
      <w:r w:rsidR="00097DDC" w:rsidRPr="00540205">
        <w:rPr>
          <w:rFonts w:ascii="Arial" w:hAnsi="Arial" w:cs="Arial"/>
          <w:i/>
          <w:sz w:val="24"/>
          <w:szCs w:val="24"/>
        </w:rPr>
        <w:t xml:space="preserve">  </w:t>
      </w:r>
    </w:p>
    <w:p w:rsidR="00097DDC" w:rsidRPr="00540205" w:rsidRDefault="00097DDC" w:rsidP="0015134A">
      <w:pPr>
        <w:rPr>
          <w:rFonts w:ascii="Arial" w:hAnsi="Arial" w:cs="Arial"/>
          <w:sz w:val="24"/>
          <w:szCs w:val="24"/>
        </w:rPr>
      </w:pPr>
    </w:p>
    <w:p w:rsidR="00322321" w:rsidRPr="00540205" w:rsidRDefault="00CD3736" w:rsidP="0015134A">
      <w:pPr>
        <w:rPr>
          <w:rFonts w:ascii="Arial" w:hAnsi="Arial" w:cs="Arial"/>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6</w:t>
      </w:r>
      <w:r w:rsidRPr="00540205">
        <w:rPr>
          <w:rFonts w:ascii="Arial" w:hAnsi="Arial" w:cs="Arial"/>
          <w:b/>
          <w:sz w:val="24"/>
          <w:szCs w:val="24"/>
        </w:rPr>
        <w:t>.</w:t>
      </w:r>
      <w:r w:rsidR="000134F7" w:rsidRPr="00540205">
        <w:rPr>
          <w:rFonts w:ascii="Arial" w:hAnsi="Arial" w:cs="Arial"/>
          <w:b/>
          <w:sz w:val="24"/>
          <w:szCs w:val="24"/>
        </w:rPr>
        <w:t>3</w:t>
      </w:r>
      <w:r w:rsidRPr="00540205">
        <w:rPr>
          <w:rFonts w:ascii="Arial" w:hAnsi="Arial" w:cs="Arial"/>
          <w:b/>
          <w:sz w:val="24"/>
          <w:szCs w:val="24"/>
        </w:rPr>
        <w:t>.</w:t>
      </w:r>
      <w:r w:rsidR="001F27A9" w:rsidRPr="00540205">
        <w:rPr>
          <w:rFonts w:ascii="Arial" w:hAnsi="Arial" w:cs="Arial"/>
          <w:b/>
          <w:sz w:val="24"/>
          <w:szCs w:val="24"/>
        </w:rPr>
        <w:t>3</w:t>
      </w:r>
      <w:r w:rsidRPr="00540205">
        <w:rPr>
          <w:rFonts w:ascii="Arial" w:hAnsi="Arial" w:cs="Arial"/>
          <w:b/>
          <w:sz w:val="24"/>
          <w:szCs w:val="24"/>
        </w:rPr>
        <w:t xml:space="preserve">  </w:t>
      </w:r>
      <w:r w:rsidR="00614876" w:rsidRPr="00540205">
        <w:rPr>
          <w:rFonts w:ascii="Arial" w:hAnsi="Arial" w:cs="Arial"/>
          <w:b/>
          <w:sz w:val="24"/>
          <w:szCs w:val="24"/>
          <w:u w:val="single"/>
        </w:rPr>
        <w:t>Individual</w:t>
      </w:r>
      <w:proofErr w:type="gramEnd"/>
      <w:r w:rsidR="00614876" w:rsidRPr="00540205">
        <w:rPr>
          <w:rFonts w:ascii="Arial" w:hAnsi="Arial" w:cs="Arial"/>
          <w:b/>
          <w:sz w:val="24"/>
          <w:szCs w:val="24"/>
          <w:u w:val="single"/>
        </w:rPr>
        <w:t xml:space="preserve"> Termination or Expiration of Employment:</w:t>
      </w:r>
      <w:r w:rsidR="00614876" w:rsidRPr="00540205">
        <w:rPr>
          <w:rFonts w:ascii="Arial" w:hAnsi="Arial" w:cs="Arial"/>
          <w:b/>
          <w:sz w:val="24"/>
          <w:szCs w:val="24"/>
        </w:rPr>
        <w:t xml:space="preserve"> </w:t>
      </w:r>
      <w:r w:rsidR="00097DDC" w:rsidRPr="00540205">
        <w:rPr>
          <w:rFonts w:ascii="Arial" w:eastAsia="Calibri" w:hAnsi="Arial" w:cs="Arial"/>
          <w:sz w:val="24"/>
          <w:szCs w:val="24"/>
        </w:rPr>
        <w:t>The Contractor shall collect the installation access passes the same day employment of an individual has expired or has</w:t>
      </w:r>
      <w:r w:rsidR="00097DDC" w:rsidRPr="00931588">
        <w:rPr>
          <w:rFonts w:ascii="Arial" w:eastAsia="Calibri" w:hAnsi="Arial" w:cs="Arial"/>
          <w:color w:val="000000" w:themeColor="text1"/>
          <w:sz w:val="24"/>
          <w:szCs w:val="24"/>
        </w:rPr>
        <w:t xml:space="preserve"> been terminated and shall return them to the issuing office within </w:t>
      </w:r>
      <w:r w:rsidR="00931588" w:rsidRPr="00931588">
        <w:rPr>
          <w:rFonts w:ascii="Arial" w:hAnsi="Arial" w:cs="Arial"/>
          <w:color w:val="000000" w:themeColor="text1"/>
          <w:sz w:val="24"/>
          <w:szCs w:val="24"/>
        </w:rPr>
        <w:t>one (1) business day (TE11)</w:t>
      </w:r>
    </w:p>
    <w:p w:rsidR="00097DDC" w:rsidRPr="00540205" w:rsidRDefault="00CD3736" w:rsidP="00F03FC8">
      <w:pPr>
        <w:rPr>
          <w:rFonts w:ascii="Arial" w:eastAsia="Calibri" w:hAnsi="Arial" w:cs="Arial"/>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6</w:t>
      </w:r>
      <w:r w:rsidRPr="00540205">
        <w:rPr>
          <w:rFonts w:ascii="Arial" w:hAnsi="Arial" w:cs="Arial"/>
          <w:b/>
          <w:sz w:val="24"/>
          <w:szCs w:val="24"/>
        </w:rPr>
        <w:t>.</w:t>
      </w:r>
      <w:r w:rsidR="000134F7" w:rsidRPr="00540205">
        <w:rPr>
          <w:rFonts w:ascii="Arial" w:hAnsi="Arial" w:cs="Arial"/>
          <w:b/>
          <w:sz w:val="24"/>
          <w:szCs w:val="24"/>
        </w:rPr>
        <w:t>3</w:t>
      </w:r>
      <w:r w:rsidRPr="00540205">
        <w:rPr>
          <w:rFonts w:ascii="Arial" w:hAnsi="Arial" w:cs="Arial"/>
          <w:b/>
          <w:sz w:val="24"/>
          <w:szCs w:val="24"/>
        </w:rPr>
        <w:t>.</w:t>
      </w:r>
      <w:r w:rsidR="001F27A9" w:rsidRPr="00540205">
        <w:rPr>
          <w:rFonts w:ascii="Arial" w:hAnsi="Arial" w:cs="Arial"/>
          <w:b/>
          <w:sz w:val="24"/>
          <w:szCs w:val="24"/>
        </w:rPr>
        <w:t>4</w:t>
      </w:r>
      <w:r w:rsidRPr="00540205">
        <w:rPr>
          <w:rFonts w:ascii="Arial" w:hAnsi="Arial" w:cs="Arial"/>
          <w:b/>
          <w:sz w:val="24"/>
          <w:szCs w:val="24"/>
        </w:rPr>
        <w:t xml:space="preserve"> </w:t>
      </w:r>
      <w:r w:rsidR="00DD0B80" w:rsidRPr="00540205">
        <w:rPr>
          <w:rFonts w:ascii="Arial" w:hAnsi="Arial" w:cs="Arial"/>
          <w:b/>
          <w:sz w:val="24"/>
          <w:szCs w:val="24"/>
        </w:rPr>
        <w:t xml:space="preserve"> </w:t>
      </w:r>
      <w:r w:rsidR="00614876" w:rsidRPr="00540205">
        <w:rPr>
          <w:rFonts w:ascii="Arial" w:hAnsi="Arial" w:cs="Arial"/>
          <w:b/>
          <w:sz w:val="24"/>
          <w:szCs w:val="24"/>
          <w:u w:val="single"/>
        </w:rPr>
        <w:t>Contract</w:t>
      </w:r>
      <w:proofErr w:type="gramEnd"/>
      <w:r w:rsidR="00614876" w:rsidRPr="00540205">
        <w:rPr>
          <w:rFonts w:ascii="Arial" w:hAnsi="Arial" w:cs="Arial"/>
          <w:b/>
          <w:sz w:val="24"/>
          <w:szCs w:val="24"/>
          <w:u w:val="single"/>
        </w:rPr>
        <w:t xml:space="preserve"> Termination or Cancellation</w:t>
      </w:r>
      <w:r w:rsidR="00614876" w:rsidRPr="00540205">
        <w:rPr>
          <w:rFonts w:ascii="Arial" w:hAnsi="Arial" w:cs="Arial"/>
          <w:b/>
          <w:sz w:val="24"/>
          <w:szCs w:val="24"/>
        </w:rPr>
        <w:t>:</w:t>
      </w:r>
      <w:r w:rsidRPr="00540205">
        <w:rPr>
          <w:rFonts w:ascii="Arial" w:hAnsi="Arial" w:cs="Arial"/>
          <w:b/>
          <w:sz w:val="24"/>
          <w:szCs w:val="24"/>
        </w:rPr>
        <w:t xml:space="preserve"> </w:t>
      </w:r>
      <w:r w:rsidR="00097DDC" w:rsidRPr="00540205">
        <w:rPr>
          <w:rFonts w:ascii="Arial" w:eastAsia="Calibri" w:hAnsi="Arial" w:cs="Arial"/>
          <w:sz w:val="24"/>
          <w:szCs w:val="24"/>
        </w:rPr>
        <w:t xml:space="preserve">Upon termination or cancellation of this contract, the Contractor </w:t>
      </w:r>
      <w:r w:rsidR="00D95DF1" w:rsidRPr="00540205">
        <w:rPr>
          <w:rFonts w:ascii="Arial" w:eastAsia="Calibri" w:hAnsi="Arial" w:cs="Arial"/>
          <w:sz w:val="24"/>
          <w:szCs w:val="24"/>
        </w:rPr>
        <w:t xml:space="preserve">shall </w:t>
      </w:r>
      <w:r w:rsidR="00097DDC" w:rsidRPr="00540205">
        <w:rPr>
          <w:rFonts w:ascii="Arial" w:eastAsia="Calibri" w:hAnsi="Arial" w:cs="Arial"/>
          <w:sz w:val="24"/>
          <w:szCs w:val="24"/>
        </w:rPr>
        <w:t xml:space="preserve">collect all outstanding installation access passes and return them to the issuing office within </w:t>
      </w:r>
      <w:r w:rsidR="000E1C1B" w:rsidRPr="0066199C">
        <w:rPr>
          <w:rFonts w:ascii="Arial" w:eastAsia="Calibri" w:hAnsi="Arial" w:cs="Arial"/>
          <w:color w:val="000000" w:themeColor="text1"/>
          <w:sz w:val="24"/>
          <w:szCs w:val="24"/>
        </w:rPr>
        <w:t>five (</w:t>
      </w:r>
      <w:r w:rsidR="000E1C1B" w:rsidRPr="0066199C">
        <w:rPr>
          <w:rFonts w:ascii="Arial" w:hAnsi="Arial" w:cs="Arial"/>
          <w:i/>
          <w:color w:val="000000" w:themeColor="text1"/>
          <w:sz w:val="24"/>
          <w:szCs w:val="24"/>
        </w:rPr>
        <w:t>5) business days</w:t>
      </w:r>
      <w:r w:rsidR="001D133F" w:rsidRPr="0066199C">
        <w:rPr>
          <w:rFonts w:ascii="Arial" w:hAnsi="Arial" w:cs="Arial"/>
          <w:i/>
          <w:color w:val="000000" w:themeColor="text1"/>
          <w:sz w:val="24"/>
          <w:szCs w:val="24"/>
        </w:rPr>
        <w:t xml:space="preserve">. </w:t>
      </w:r>
      <w:r w:rsidR="007A6AFC">
        <w:rPr>
          <w:rFonts w:ascii="Arial" w:eastAsia="Calibri" w:hAnsi="Arial" w:cs="Arial"/>
          <w:sz w:val="24"/>
          <w:szCs w:val="24"/>
        </w:rPr>
        <w:t>(TE11)</w:t>
      </w:r>
    </w:p>
    <w:p w:rsidR="00322321" w:rsidRPr="00540205" w:rsidRDefault="00322321" w:rsidP="0015134A">
      <w:pPr>
        <w:rPr>
          <w:rFonts w:ascii="Arial" w:hAnsi="Arial" w:cs="Arial"/>
          <w:sz w:val="24"/>
          <w:szCs w:val="24"/>
        </w:rPr>
      </w:pPr>
    </w:p>
    <w:p w:rsidR="00CD3736" w:rsidRPr="00540205" w:rsidRDefault="00E673BB" w:rsidP="00F03FC8">
      <w:pPr>
        <w:rPr>
          <w:rFonts w:ascii="Arial" w:hAnsi="Arial" w:cs="Arial"/>
          <w:sz w:val="24"/>
          <w:szCs w:val="24"/>
        </w:rPr>
      </w:pPr>
      <w:proofErr w:type="gramStart"/>
      <w:r w:rsidRPr="00540205">
        <w:rPr>
          <w:rFonts w:ascii="Arial" w:hAnsi="Arial" w:cs="Arial"/>
          <w:b/>
          <w:sz w:val="24"/>
          <w:szCs w:val="24"/>
        </w:rPr>
        <w:t>1.6</w:t>
      </w:r>
      <w:r w:rsidR="00F84FD6" w:rsidRPr="00540205">
        <w:rPr>
          <w:rFonts w:ascii="Arial" w:hAnsi="Arial" w:cs="Arial"/>
          <w:b/>
          <w:sz w:val="24"/>
          <w:szCs w:val="24"/>
        </w:rPr>
        <w:t>.</w:t>
      </w:r>
      <w:r w:rsidR="000134F7" w:rsidRPr="00540205">
        <w:rPr>
          <w:rFonts w:ascii="Arial" w:hAnsi="Arial" w:cs="Arial"/>
          <w:b/>
          <w:sz w:val="24"/>
          <w:szCs w:val="24"/>
        </w:rPr>
        <w:t>3</w:t>
      </w:r>
      <w:r w:rsidR="00F84FD6" w:rsidRPr="00540205">
        <w:rPr>
          <w:rFonts w:ascii="Arial" w:hAnsi="Arial" w:cs="Arial"/>
          <w:b/>
          <w:sz w:val="24"/>
          <w:szCs w:val="24"/>
        </w:rPr>
        <w:t>.</w:t>
      </w:r>
      <w:r w:rsidR="001F27A9" w:rsidRPr="00540205">
        <w:rPr>
          <w:rFonts w:ascii="Arial" w:hAnsi="Arial" w:cs="Arial"/>
          <w:b/>
          <w:sz w:val="24"/>
          <w:szCs w:val="24"/>
        </w:rPr>
        <w:t>5</w:t>
      </w:r>
      <w:r w:rsidR="00F84FD6" w:rsidRPr="00540205">
        <w:rPr>
          <w:rFonts w:ascii="Arial" w:hAnsi="Arial" w:cs="Arial"/>
          <w:b/>
          <w:sz w:val="24"/>
          <w:szCs w:val="24"/>
        </w:rPr>
        <w:t xml:space="preserve">  </w:t>
      </w:r>
      <w:r w:rsidR="00F84FD6" w:rsidRPr="00540205">
        <w:rPr>
          <w:rFonts w:ascii="Arial" w:hAnsi="Arial" w:cs="Arial"/>
          <w:b/>
          <w:sz w:val="24"/>
          <w:szCs w:val="24"/>
          <w:u w:val="single"/>
        </w:rPr>
        <w:t>Common</w:t>
      </w:r>
      <w:proofErr w:type="gramEnd"/>
      <w:r w:rsidR="00F84FD6" w:rsidRPr="00540205">
        <w:rPr>
          <w:rFonts w:ascii="Arial" w:hAnsi="Arial" w:cs="Arial"/>
          <w:b/>
          <w:sz w:val="24"/>
          <w:szCs w:val="24"/>
          <w:u w:val="single"/>
        </w:rPr>
        <w:t xml:space="preserve"> Access Cards (CAC)</w:t>
      </w:r>
      <w:r w:rsidR="00440F02" w:rsidRPr="00540205">
        <w:rPr>
          <w:rFonts w:ascii="Arial" w:hAnsi="Arial" w:cs="Arial"/>
          <w:b/>
          <w:sz w:val="24"/>
          <w:szCs w:val="24"/>
          <w:u w:val="single"/>
        </w:rPr>
        <w:t xml:space="preserve"> and CAC Log</w:t>
      </w:r>
      <w:proofErr w:type="gramStart"/>
      <w:r w:rsidR="00F84FD6" w:rsidRPr="007A6AFC">
        <w:rPr>
          <w:rFonts w:ascii="Arial" w:hAnsi="Arial" w:cs="Arial"/>
          <w:b/>
          <w:color w:val="000000" w:themeColor="text1"/>
          <w:sz w:val="24"/>
          <w:szCs w:val="24"/>
          <w:u w:val="single"/>
        </w:rPr>
        <w:t>:</w:t>
      </w:r>
      <w:r w:rsidR="00F84FD6" w:rsidRPr="007A6AFC">
        <w:rPr>
          <w:rFonts w:ascii="Arial" w:hAnsi="Arial" w:cs="Arial"/>
          <w:color w:val="000000" w:themeColor="text1"/>
          <w:sz w:val="24"/>
          <w:szCs w:val="24"/>
        </w:rPr>
        <w:t xml:space="preserve">  </w:t>
      </w:r>
      <w:r w:rsidR="00281E75" w:rsidRPr="007A6AFC">
        <w:rPr>
          <w:rFonts w:ascii="Arial" w:hAnsi="Arial" w:cs="Arial"/>
          <w:i/>
          <w:color w:val="000000" w:themeColor="text1"/>
          <w:sz w:val="24"/>
          <w:szCs w:val="24"/>
        </w:rPr>
        <w:t>Reserved</w:t>
      </w:r>
      <w:proofErr w:type="gramEnd"/>
    </w:p>
    <w:p w:rsidR="00CD3736" w:rsidRPr="00540205" w:rsidRDefault="00CD3736" w:rsidP="0015134A">
      <w:pPr>
        <w:rPr>
          <w:rFonts w:ascii="Arial" w:hAnsi="Arial" w:cs="Arial"/>
          <w:sz w:val="24"/>
          <w:szCs w:val="24"/>
        </w:rPr>
      </w:pPr>
    </w:p>
    <w:p w:rsidR="00F84FD6" w:rsidRPr="00540205" w:rsidRDefault="00F84FD6" w:rsidP="0015134A">
      <w:pPr>
        <w:rPr>
          <w:rFonts w:ascii="Arial" w:hAnsi="Arial" w:cs="Arial"/>
          <w:sz w:val="24"/>
          <w:szCs w:val="24"/>
        </w:rPr>
      </w:pPr>
    </w:p>
    <w:p w:rsidR="0089141C" w:rsidRPr="00540205" w:rsidRDefault="0089141C" w:rsidP="0089141C">
      <w:pPr>
        <w:rPr>
          <w:rFonts w:ascii="Arial" w:hAnsi="Arial" w:cs="Arial"/>
          <w:bCs/>
          <w:sz w:val="24"/>
          <w:szCs w:val="24"/>
        </w:rPr>
      </w:pPr>
      <w:r w:rsidRPr="00540205">
        <w:rPr>
          <w:rFonts w:ascii="Arial" w:hAnsi="Arial" w:cs="Arial"/>
          <w:b/>
          <w:sz w:val="24"/>
          <w:szCs w:val="24"/>
        </w:rPr>
        <w:t xml:space="preserve">1.6.4 </w:t>
      </w:r>
      <w:r w:rsidRPr="00540205">
        <w:rPr>
          <w:rFonts w:ascii="Arial" w:hAnsi="Arial" w:cs="Arial"/>
          <w:b/>
          <w:sz w:val="24"/>
          <w:szCs w:val="24"/>
          <w:u w:val="single"/>
        </w:rPr>
        <w:t>Personnel Security Clearance Requirements</w:t>
      </w:r>
      <w:r w:rsidRPr="00540205">
        <w:rPr>
          <w:rFonts w:ascii="Arial" w:hAnsi="Arial" w:cs="Arial"/>
          <w:bCs/>
          <w:color w:val="FF0000"/>
          <w:sz w:val="24"/>
          <w:szCs w:val="24"/>
        </w:rPr>
        <w:t xml:space="preserve">: </w:t>
      </w:r>
      <w:r w:rsidRPr="00540205">
        <w:rPr>
          <w:rFonts w:ascii="Arial" w:hAnsi="Arial" w:cs="Arial"/>
          <w:bCs/>
          <w:sz w:val="24"/>
          <w:szCs w:val="24"/>
        </w:rPr>
        <w:t xml:space="preserve">Contractor personnel performing work under this contract must have an active personnel security clearance at the </w:t>
      </w:r>
      <w:r w:rsidR="00F50EE5">
        <w:rPr>
          <w:rFonts w:ascii="Arial" w:hAnsi="Arial" w:cs="Arial"/>
          <w:bCs/>
          <w:sz w:val="24"/>
          <w:szCs w:val="24"/>
        </w:rPr>
        <w:t>[</w:t>
      </w:r>
      <w:r w:rsidR="00F50EE5">
        <w:rPr>
          <w:rFonts w:ascii="Arial" w:hAnsi="Arial" w:cs="Arial"/>
          <w:i/>
          <w:sz w:val="24"/>
          <w:szCs w:val="24"/>
        </w:rPr>
        <w:t>No clearance required</w:t>
      </w:r>
      <w:r w:rsidRPr="00540205">
        <w:rPr>
          <w:rFonts w:ascii="Arial" w:hAnsi="Arial" w:cs="Arial"/>
          <w:bCs/>
          <w:sz w:val="24"/>
          <w:szCs w:val="24"/>
        </w:rPr>
        <w:t xml:space="preserve">] level in the Joint Personnel Adjudication System (JPAS) at time of the proposal </w:t>
      </w:r>
      <w:proofErr w:type="gramStart"/>
      <w:r w:rsidRPr="00540205">
        <w:rPr>
          <w:rFonts w:ascii="Arial" w:hAnsi="Arial" w:cs="Arial"/>
          <w:bCs/>
          <w:sz w:val="24"/>
          <w:szCs w:val="24"/>
        </w:rPr>
        <w:t>submission, and</w:t>
      </w:r>
      <w:proofErr w:type="gramEnd"/>
      <w:r w:rsidRPr="00540205">
        <w:rPr>
          <w:rFonts w:ascii="Arial" w:hAnsi="Arial" w:cs="Arial"/>
          <w:bCs/>
          <w:sz w:val="24"/>
          <w:szCs w:val="24"/>
        </w:rPr>
        <w:t xml:space="preserve"> must maintain the level of security required for the life of the contract.  The security requirements are IAW with the attached DD Form 254, “Department of Defense (DOD) Security Classification Specification” (The unit security monitor is responsible for initiating this form).  The Contractor shall ensure that contractor employees and sub-contractor employees performing services under this contract comply with FAR 52.204-2, Security Requirements when the employee has access to information classified “Confidential,” “Secret,” or “Top Secret.”  The Contract will ensure the employee complies with the Security Agreement (DD Form 441), including the National Industrial Security Program Operating Manual (DOD 5220.22-M), and any revisions to DOD 5220.22-M, notice of which has been furnished to the Contractor. </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Cs/>
          <w:sz w:val="24"/>
          <w:szCs w:val="24"/>
        </w:rPr>
        <w:t>1.6.4.1</w:t>
      </w:r>
      <w:r w:rsidRPr="00540205">
        <w:rPr>
          <w:rFonts w:ascii="Arial" w:hAnsi="Arial" w:cs="Arial"/>
          <w:bCs/>
          <w:color w:val="FF0000"/>
          <w:sz w:val="24"/>
          <w:szCs w:val="24"/>
        </w:rPr>
        <w:t xml:space="preserve">: </w:t>
      </w:r>
      <w:r w:rsidRPr="00540205">
        <w:rPr>
          <w:rFonts w:ascii="Arial" w:hAnsi="Arial" w:cs="Arial"/>
          <w:bCs/>
          <w:sz w:val="24"/>
          <w:szCs w:val="24"/>
        </w:rPr>
        <w:t>The contractor shall follow DOD Federal Acquisition Regulation Supplement (DFARS) clause 252.223-7004, Drug-free Work Force.  The contractor shall conduct drug tests, ensuring all top secret cleared contractor employees are tested at least once per year, each year of the contract, as well as when there is a reasonable suspicion that an employee uses illegal drugs.  The drug testing shall be at the contractor’s expense.  Positive drug test results shall be made available to both the KO and COR within 24 hours of known test results.  Records of drug testing shall be made available to the COR.</w:t>
      </w:r>
    </w:p>
    <w:p w:rsidR="0089141C" w:rsidRPr="00540205" w:rsidRDefault="0089141C" w:rsidP="0089141C">
      <w:pPr>
        <w:rPr>
          <w:rFonts w:ascii="Arial" w:hAnsi="Arial" w:cs="Arial"/>
          <w:b/>
          <w:sz w:val="24"/>
          <w:szCs w:val="24"/>
        </w:rPr>
      </w:pPr>
    </w:p>
    <w:p w:rsidR="0089141C" w:rsidRPr="00540205" w:rsidRDefault="0089141C" w:rsidP="0089141C">
      <w:pPr>
        <w:rPr>
          <w:rFonts w:ascii="Arial" w:hAnsi="Arial" w:cs="Arial"/>
          <w:bCs/>
          <w:sz w:val="24"/>
          <w:szCs w:val="24"/>
        </w:rPr>
      </w:pPr>
      <w:r w:rsidRPr="00540205">
        <w:rPr>
          <w:rFonts w:ascii="Arial" w:hAnsi="Arial" w:cs="Arial"/>
          <w:b/>
          <w:sz w:val="24"/>
          <w:szCs w:val="24"/>
        </w:rPr>
        <w:t xml:space="preserve">1.6.5 </w:t>
      </w:r>
      <w:r w:rsidRPr="00540205">
        <w:rPr>
          <w:rFonts w:ascii="Arial" w:hAnsi="Arial" w:cs="Arial"/>
          <w:b/>
          <w:sz w:val="24"/>
          <w:szCs w:val="24"/>
          <w:u w:val="single"/>
        </w:rPr>
        <w:t>Background Checks</w:t>
      </w:r>
      <w:r w:rsidRPr="00540205">
        <w:rPr>
          <w:rFonts w:ascii="Arial" w:hAnsi="Arial" w:cs="Arial"/>
          <w:bCs/>
          <w:sz w:val="24"/>
          <w:szCs w:val="24"/>
        </w:rPr>
        <w:t xml:space="preserve">:  The Contractor shall ensure contractor employees and subcontractor employees performing services under this contract have passed a security check conducted by the State Police Department of their U.S. residence.  Security checks that have been completed as part of a personnel security clearance background investigation, or a previous background check that was a condition of employment, meet this requirement.  Documentation of these checks will be made available to </w:t>
      </w:r>
      <w:proofErr w:type="gramStart"/>
      <w:r w:rsidRPr="00540205">
        <w:rPr>
          <w:rFonts w:ascii="Arial" w:hAnsi="Arial" w:cs="Arial"/>
          <w:bCs/>
          <w:sz w:val="24"/>
          <w:szCs w:val="24"/>
        </w:rPr>
        <w:t>the KO</w:t>
      </w:r>
      <w:proofErr w:type="gramEnd"/>
      <w:r w:rsidRPr="00540205">
        <w:rPr>
          <w:rFonts w:ascii="Arial" w:hAnsi="Arial" w:cs="Arial"/>
          <w:bCs/>
          <w:sz w:val="24"/>
          <w:szCs w:val="24"/>
        </w:rPr>
        <w:t xml:space="preserve"> or COR upon request.  The Government retains the right to exclude any employee from performance of duties under this contract if a background security check reveals an employee is a security risk.  The exclusion of an employee for security reasons will not relieve the Contractor from performance of services required under this contract.  If the Government determines additional background checks are required, at a minimum, and upon request from the Government, the Contractor shall provide to the KO or </w:t>
      </w:r>
      <w:proofErr w:type="gramStart"/>
      <w:r w:rsidRPr="00540205">
        <w:rPr>
          <w:rFonts w:ascii="Arial" w:hAnsi="Arial" w:cs="Arial"/>
          <w:bCs/>
          <w:sz w:val="24"/>
          <w:szCs w:val="24"/>
        </w:rPr>
        <w:t>COR,</w:t>
      </w:r>
      <w:proofErr w:type="gramEnd"/>
      <w:r w:rsidRPr="00540205">
        <w:rPr>
          <w:rFonts w:ascii="Arial" w:hAnsi="Arial" w:cs="Arial"/>
          <w:bCs/>
          <w:sz w:val="24"/>
          <w:szCs w:val="24"/>
        </w:rPr>
        <w:t xml:space="preserve"> the following information on any contractor or subcontractor </w:t>
      </w:r>
      <w:proofErr w:type="gramStart"/>
      <w:r w:rsidRPr="00540205">
        <w:rPr>
          <w:rFonts w:ascii="Arial" w:hAnsi="Arial" w:cs="Arial"/>
          <w:bCs/>
          <w:sz w:val="24"/>
          <w:szCs w:val="24"/>
        </w:rPr>
        <w:t>employee</w:t>
      </w:r>
      <w:proofErr w:type="gramEnd"/>
      <w:r w:rsidRPr="00540205">
        <w:rPr>
          <w:rFonts w:ascii="Arial" w:hAnsi="Arial" w:cs="Arial"/>
          <w:bCs/>
          <w:sz w:val="24"/>
          <w:szCs w:val="24"/>
        </w:rPr>
        <w:t xml:space="preserve"> performing services under this contract:</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Cs/>
          <w:sz w:val="24"/>
          <w:szCs w:val="24"/>
        </w:rPr>
        <w:t>•</w:t>
      </w:r>
      <w:r w:rsidRPr="00540205">
        <w:rPr>
          <w:rFonts w:ascii="Arial" w:hAnsi="Arial" w:cs="Arial"/>
          <w:bCs/>
          <w:sz w:val="24"/>
          <w:szCs w:val="24"/>
        </w:rPr>
        <w:tab/>
        <w:t>Full birth name</w:t>
      </w:r>
    </w:p>
    <w:p w:rsidR="0089141C" w:rsidRPr="00540205" w:rsidRDefault="0089141C" w:rsidP="0089141C">
      <w:pPr>
        <w:rPr>
          <w:rFonts w:ascii="Arial" w:hAnsi="Arial" w:cs="Arial"/>
          <w:bCs/>
          <w:sz w:val="24"/>
          <w:szCs w:val="24"/>
        </w:rPr>
      </w:pPr>
      <w:r w:rsidRPr="00540205">
        <w:rPr>
          <w:rFonts w:ascii="Arial" w:hAnsi="Arial" w:cs="Arial"/>
          <w:bCs/>
          <w:sz w:val="24"/>
          <w:szCs w:val="24"/>
        </w:rPr>
        <w:t>•</w:t>
      </w:r>
      <w:r w:rsidRPr="00540205">
        <w:rPr>
          <w:rFonts w:ascii="Arial" w:hAnsi="Arial" w:cs="Arial"/>
          <w:bCs/>
          <w:sz w:val="24"/>
          <w:szCs w:val="24"/>
        </w:rPr>
        <w:tab/>
        <w:t>Married name (if applicable)</w:t>
      </w:r>
    </w:p>
    <w:p w:rsidR="0089141C" w:rsidRPr="00540205" w:rsidRDefault="0089141C" w:rsidP="0089141C">
      <w:pPr>
        <w:rPr>
          <w:rFonts w:ascii="Arial" w:hAnsi="Arial" w:cs="Arial"/>
          <w:bCs/>
          <w:sz w:val="24"/>
          <w:szCs w:val="24"/>
        </w:rPr>
      </w:pPr>
      <w:r w:rsidRPr="00540205">
        <w:rPr>
          <w:rFonts w:ascii="Arial" w:hAnsi="Arial" w:cs="Arial"/>
          <w:bCs/>
          <w:sz w:val="24"/>
          <w:szCs w:val="24"/>
        </w:rPr>
        <w:t>•</w:t>
      </w:r>
      <w:r w:rsidRPr="00540205">
        <w:rPr>
          <w:rFonts w:ascii="Arial" w:hAnsi="Arial" w:cs="Arial"/>
          <w:bCs/>
          <w:sz w:val="24"/>
          <w:szCs w:val="24"/>
        </w:rPr>
        <w:tab/>
        <w:t>SSN or local equivalent (ID card number)</w:t>
      </w:r>
    </w:p>
    <w:p w:rsidR="0089141C" w:rsidRPr="00540205" w:rsidRDefault="0089141C" w:rsidP="0089141C">
      <w:pPr>
        <w:rPr>
          <w:rFonts w:ascii="Arial" w:hAnsi="Arial" w:cs="Arial"/>
          <w:bCs/>
          <w:sz w:val="24"/>
          <w:szCs w:val="24"/>
        </w:rPr>
      </w:pPr>
      <w:r w:rsidRPr="00540205">
        <w:rPr>
          <w:rFonts w:ascii="Arial" w:hAnsi="Arial" w:cs="Arial"/>
          <w:bCs/>
          <w:sz w:val="24"/>
          <w:szCs w:val="24"/>
        </w:rPr>
        <w:t>•</w:t>
      </w:r>
      <w:r w:rsidRPr="00540205">
        <w:rPr>
          <w:rFonts w:ascii="Arial" w:hAnsi="Arial" w:cs="Arial"/>
          <w:bCs/>
          <w:sz w:val="24"/>
          <w:szCs w:val="24"/>
        </w:rPr>
        <w:tab/>
        <w:t>Date of birth</w:t>
      </w:r>
    </w:p>
    <w:p w:rsidR="0089141C" w:rsidRPr="00540205" w:rsidRDefault="0089141C" w:rsidP="0089141C">
      <w:pPr>
        <w:rPr>
          <w:rFonts w:ascii="Arial" w:hAnsi="Arial" w:cs="Arial"/>
          <w:bCs/>
          <w:sz w:val="24"/>
          <w:szCs w:val="24"/>
        </w:rPr>
      </w:pPr>
      <w:r w:rsidRPr="00540205">
        <w:rPr>
          <w:rFonts w:ascii="Arial" w:hAnsi="Arial" w:cs="Arial"/>
          <w:bCs/>
          <w:sz w:val="24"/>
          <w:szCs w:val="24"/>
        </w:rPr>
        <w:t>•</w:t>
      </w:r>
      <w:r w:rsidRPr="00540205">
        <w:rPr>
          <w:rFonts w:ascii="Arial" w:hAnsi="Arial" w:cs="Arial"/>
          <w:bCs/>
          <w:sz w:val="24"/>
          <w:szCs w:val="24"/>
        </w:rPr>
        <w:tab/>
        <w:t>Place of birth (city, country)</w:t>
      </w:r>
    </w:p>
    <w:p w:rsidR="0089141C" w:rsidRPr="00540205" w:rsidRDefault="0089141C" w:rsidP="0089141C">
      <w:pPr>
        <w:rPr>
          <w:rFonts w:ascii="Arial" w:hAnsi="Arial" w:cs="Arial"/>
          <w:b/>
          <w:sz w:val="24"/>
          <w:szCs w:val="24"/>
        </w:rPr>
      </w:pPr>
    </w:p>
    <w:p w:rsidR="0089141C" w:rsidRPr="00540205" w:rsidRDefault="0089141C" w:rsidP="0089141C">
      <w:pPr>
        <w:rPr>
          <w:rFonts w:ascii="Arial" w:hAnsi="Arial" w:cs="Arial"/>
          <w:bCs/>
          <w:sz w:val="24"/>
          <w:szCs w:val="24"/>
        </w:rPr>
      </w:pPr>
      <w:r w:rsidRPr="00540205">
        <w:rPr>
          <w:rFonts w:ascii="Arial" w:hAnsi="Arial" w:cs="Arial"/>
          <w:b/>
          <w:sz w:val="24"/>
          <w:szCs w:val="24"/>
        </w:rPr>
        <w:t xml:space="preserve">1.6.5.1 </w:t>
      </w:r>
      <w:r w:rsidRPr="00540205">
        <w:rPr>
          <w:rFonts w:ascii="Arial" w:hAnsi="Arial" w:cs="Arial"/>
          <w:b/>
          <w:sz w:val="24"/>
          <w:szCs w:val="24"/>
          <w:u w:val="single"/>
        </w:rPr>
        <w:t>Background Check Notification Requirements</w:t>
      </w:r>
      <w:r w:rsidRPr="00540205">
        <w:rPr>
          <w:rFonts w:ascii="Arial" w:hAnsi="Arial" w:cs="Arial"/>
          <w:b/>
          <w:sz w:val="24"/>
          <w:szCs w:val="24"/>
        </w:rPr>
        <w:t xml:space="preserve">:  </w:t>
      </w:r>
      <w:r w:rsidRPr="00540205">
        <w:rPr>
          <w:rFonts w:ascii="Arial" w:hAnsi="Arial" w:cs="Arial"/>
          <w:bCs/>
          <w:sz w:val="24"/>
          <w:szCs w:val="24"/>
        </w:rPr>
        <w:t>If a background check on any employee or subcontractor employee performing services under this contract, whether the check was conducted as a condition of employment or as part of the contract with the Government, reveals any information from any source (including host country law enforcement) of criminal activity by Contractor employees, subcontractors, or subcontractor employees, the Contractor shall immediately notify the KO and COR of that information. The Contractor shall make notification of:</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Cs/>
          <w:sz w:val="24"/>
          <w:szCs w:val="24"/>
        </w:rPr>
        <w:tab/>
      </w:r>
      <w:r w:rsidRPr="00540205">
        <w:rPr>
          <w:rFonts w:ascii="Arial" w:hAnsi="Arial" w:cs="Arial"/>
          <w:bCs/>
          <w:sz w:val="24"/>
          <w:szCs w:val="24"/>
        </w:rPr>
        <w:tab/>
        <w:t>(1</w:t>
      </w:r>
      <w:proofErr w:type="gramStart"/>
      <w:r w:rsidRPr="00540205">
        <w:rPr>
          <w:rFonts w:ascii="Arial" w:hAnsi="Arial" w:cs="Arial"/>
          <w:bCs/>
          <w:sz w:val="24"/>
          <w:szCs w:val="24"/>
        </w:rPr>
        <w:t>)  Traffic</w:t>
      </w:r>
      <w:proofErr w:type="gramEnd"/>
      <w:r w:rsidRPr="00540205">
        <w:rPr>
          <w:rFonts w:ascii="Arial" w:hAnsi="Arial" w:cs="Arial"/>
          <w:bCs/>
          <w:sz w:val="24"/>
          <w:szCs w:val="24"/>
        </w:rPr>
        <w:t xml:space="preserve"> violations, other than parking, will be reported to the KO or COR only if the contract is for drivers for the </w:t>
      </w:r>
      <w:proofErr w:type="gramStart"/>
      <w:r w:rsidRPr="00540205">
        <w:rPr>
          <w:rFonts w:ascii="Arial" w:hAnsi="Arial" w:cs="Arial"/>
          <w:bCs/>
          <w:sz w:val="24"/>
          <w:szCs w:val="24"/>
        </w:rPr>
        <w:t>Government;</w:t>
      </w:r>
      <w:proofErr w:type="gramEnd"/>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Cs/>
          <w:sz w:val="24"/>
          <w:szCs w:val="24"/>
        </w:rPr>
        <w:tab/>
        <w:t xml:space="preserve">     (2)  Any suspicious activity by Contractor employees, subcontractors, or subcontractor employees the Contractor believes may pose a risk to U.S. or host nation national security or imminent risk of deadly bodily harm to any person; and</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Cs/>
          <w:sz w:val="24"/>
          <w:szCs w:val="24"/>
        </w:rPr>
        <w:tab/>
      </w:r>
      <w:r w:rsidRPr="00540205">
        <w:rPr>
          <w:rFonts w:ascii="Arial" w:hAnsi="Arial" w:cs="Arial"/>
          <w:bCs/>
          <w:sz w:val="24"/>
          <w:szCs w:val="24"/>
        </w:rPr>
        <w:tab/>
        <w:t>(3</w:t>
      </w:r>
      <w:proofErr w:type="gramStart"/>
      <w:r w:rsidRPr="00540205">
        <w:rPr>
          <w:rFonts w:ascii="Arial" w:hAnsi="Arial" w:cs="Arial"/>
          <w:bCs/>
          <w:sz w:val="24"/>
          <w:szCs w:val="24"/>
        </w:rPr>
        <w:t>)  Any</w:t>
      </w:r>
      <w:proofErr w:type="gramEnd"/>
      <w:r w:rsidRPr="00540205">
        <w:rPr>
          <w:rFonts w:ascii="Arial" w:hAnsi="Arial" w:cs="Arial"/>
          <w:bCs/>
          <w:sz w:val="24"/>
          <w:szCs w:val="24"/>
        </w:rPr>
        <w:t xml:space="preserve"> actions taken against Contractor employees, subcontractors, or subcontractor employees pursuant to this requirement.</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Cs/>
          <w:sz w:val="24"/>
          <w:szCs w:val="24"/>
        </w:rPr>
        <w:t xml:space="preserve">1.6.5.2 </w:t>
      </w:r>
      <w:r w:rsidRPr="00540205">
        <w:rPr>
          <w:rFonts w:ascii="Arial" w:hAnsi="Arial" w:cs="Arial"/>
          <w:b/>
          <w:sz w:val="24"/>
          <w:szCs w:val="24"/>
          <w:u w:val="single"/>
        </w:rPr>
        <w:t>Remedies</w:t>
      </w:r>
      <w:r w:rsidRPr="00540205">
        <w:rPr>
          <w:rFonts w:ascii="Arial" w:hAnsi="Arial" w:cs="Arial"/>
          <w:bCs/>
          <w:sz w:val="24"/>
          <w:szCs w:val="24"/>
        </w:rPr>
        <w:t xml:space="preserve">. In addition to other remedies available to the Government, the Contractor’s failure to comply with the requirements of this paragraph </w:t>
      </w:r>
      <w:proofErr w:type="gramStart"/>
      <w:r w:rsidRPr="00540205">
        <w:rPr>
          <w:rFonts w:ascii="Arial" w:hAnsi="Arial" w:cs="Arial"/>
          <w:bCs/>
          <w:sz w:val="24"/>
          <w:szCs w:val="24"/>
        </w:rPr>
        <w:t>my</w:t>
      </w:r>
      <w:proofErr w:type="gramEnd"/>
      <w:r w:rsidRPr="00540205">
        <w:rPr>
          <w:rFonts w:ascii="Arial" w:hAnsi="Arial" w:cs="Arial"/>
          <w:bCs/>
          <w:sz w:val="24"/>
          <w:szCs w:val="24"/>
        </w:rPr>
        <w:t xml:space="preserve"> result in requiring the Contractor to remove a </w:t>
      </w:r>
      <w:proofErr w:type="gramStart"/>
      <w:r w:rsidR="006C61D4" w:rsidRPr="00540205">
        <w:rPr>
          <w:rFonts w:ascii="Arial" w:hAnsi="Arial" w:cs="Arial"/>
          <w:bCs/>
          <w:sz w:val="24"/>
          <w:szCs w:val="24"/>
        </w:rPr>
        <w:t>c</w:t>
      </w:r>
      <w:r w:rsidRPr="00540205">
        <w:rPr>
          <w:rFonts w:ascii="Arial" w:hAnsi="Arial" w:cs="Arial"/>
          <w:bCs/>
          <w:sz w:val="24"/>
          <w:szCs w:val="24"/>
        </w:rPr>
        <w:t>ontractor</w:t>
      </w:r>
      <w:proofErr w:type="gramEnd"/>
      <w:r w:rsidRPr="00540205">
        <w:rPr>
          <w:rFonts w:ascii="Arial" w:hAnsi="Arial" w:cs="Arial"/>
          <w:bCs/>
          <w:sz w:val="24"/>
          <w:szCs w:val="24"/>
        </w:rPr>
        <w:t xml:space="preserve"> employee or </w:t>
      </w:r>
      <w:proofErr w:type="gramStart"/>
      <w:r w:rsidRPr="00540205">
        <w:rPr>
          <w:rFonts w:ascii="Arial" w:hAnsi="Arial" w:cs="Arial"/>
          <w:bCs/>
          <w:sz w:val="24"/>
          <w:szCs w:val="24"/>
        </w:rPr>
        <w:t>employees</w:t>
      </w:r>
      <w:proofErr w:type="gramEnd"/>
      <w:r w:rsidRPr="00540205">
        <w:rPr>
          <w:rFonts w:ascii="Arial" w:hAnsi="Arial" w:cs="Arial"/>
          <w:bCs/>
          <w:sz w:val="24"/>
          <w:szCs w:val="24"/>
        </w:rPr>
        <w:t xml:space="preserve"> from the performance of the contract.</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Cs/>
          <w:sz w:val="24"/>
          <w:szCs w:val="24"/>
        </w:rPr>
        <w:t xml:space="preserve">1.6.5.3 </w:t>
      </w:r>
      <w:r w:rsidRPr="00540205">
        <w:rPr>
          <w:rFonts w:ascii="Arial" w:hAnsi="Arial" w:cs="Arial"/>
          <w:b/>
          <w:sz w:val="24"/>
          <w:szCs w:val="24"/>
          <w:u w:val="single"/>
        </w:rPr>
        <w:t>Subcontracts</w:t>
      </w:r>
      <w:r w:rsidRPr="00540205">
        <w:rPr>
          <w:rFonts w:ascii="Arial" w:hAnsi="Arial" w:cs="Arial"/>
          <w:bCs/>
          <w:sz w:val="24"/>
          <w:szCs w:val="24"/>
        </w:rPr>
        <w:t>. The Contractor shall include the substance of this paragraph and the preceding paragraph in all subcontracts.</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Cs/>
          <w:sz w:val="24"/>
          <w:szCs w:val="24"/>
        </w:rPr>
        <w:t xml:space="preserve">1.6.6 </w:t>
      </w:r>
      <w:r w:rsidRPr="00540205">
        <w:rPr>
          <w:rFonts w:ascii="Arial" w:hAnsi="Arial" w:cs="Arial"/>
          <w:b/>
          <w:sz w:val="24"/>
          <w:szCs w:val="24"/>
          <w:u w:val="single"/>
        </w:rPr>
        <w:t>Uncleared Contractor Common Access Card (CAC) Credentialing and Access Procedures</w:t>
      </w:r>
      <w:r w:rsidRPr="00540205">
        <w:rPr>
          <w:rFonts w:ascii="Arial" w:hAnsi="Arial" w:cs="Arial"/>
          <w:bCs/>
          <w:sz w:val="24"/>
          <w:szCs w:val="24"/>
        </w:rPr>
        <w:t xml:space="preserve"> </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
          <w:sz w:val="24"/>
          <w:szCs w:val="24"/>
        </w:rPr>
      </w:pPr>
      <w:r w:rsidRPr="00540205">
        <w:rPr>
          <w:rFonts w:ascii="Arial" w:hAnsi="Arial" w:cs="Arial"/>
          <w:bCs/>
          <w:sz w:val="24"/>
          <w:szCs w:val="24"/>
        </w:rPr>
        <w:t xml:space="preserve">1.6.6.1 </w:t>
      </w:r>
      <w:r w:rsidRPr="00540205">
        <w:rPr>
          <w:rFonts w:ascii="Arial" w:hAnsi="Arial" w:cs="Arial"/>
          <w:b/>
          <w:sz w:val="24"/>
          <w:szCs w:val="24"/>
          <w:u w:val="single"/>
        </w:rPr>
        <w:t>Contractor Common Access Card (CAC) Eligible Requirements</w:t>
      </w:r>
      <w:proofErr w:type="gramStart"/>
      <w:r w:rsidRPr="00540205">
        <w:rPr>
          <w:rFonts w:ascii="Arial" w:hAnsi="Arial" w:cs="Arial"/>
          <w:bCs/>
          <w:sz w:val="24"/>
          <w:szCs w:val="24"/>
        </w:rPr>
        <w:t>:  Before</w:t>
      </w:r>
      <w:proofErr w:type="gramEnd"/>
      <w:r w:rsidRPr="00540205">
        <w:rPr>
          <w:rFonts w:ascii="Arial" w:hAnsi="Arial" w:cs="Arial"/>
          <w:bCs/>
          <w:sz w:val="24"/>
          <w:szCs w:val="24"/>
        </w:rPr>
        <w:t xml:space="preserve"> CAC issuance, the Contractor employee requires, at a</w:t>
      </w:r>
      <w:r w:rsidRPr="00540205">
        <w:rPr>
          <w:rFonts w:ascii="Arial" w:hAnsi="Arial" w:cs="Arial"/>
          <w:b/>
          <w:sz w:val="24"/>
          <w:szCs w:val="24"/>
        </w:rPr>
        <w:t xml:space="preserve"> </w:t>
      </w:r>
      <w:r w:rsidRPr="00540205">
        <w:rPr>
          <w:rFonts w:ascii="Arial" w:hAnsi="Arial" w:cs="Arial"/>
          <w:bCs/>
          <w:sz w:val="24"/>
          <w:szCs w:val="24"/>
        </w:rPr>
        <w:t>minimum, a favorably adjudicated National Agency Check with Inquiries (NACI)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  Contractor personnel shall return CAC to appropriate U.S. Government authorities within five (5) days of the end of their contractual duties.</w:t>
      </w:r>
    </w:p>
    <w:p w:rsidR="0089141C" w:rsidRPr="00540205" w:rsidRDefault="0089141C" w:rsidP="0089141C">
      <w:pPr>
        <w:rPr>
          <w:rFonts w:ascii="Arial" w:hAnsi="Arial" w:cs="Arial"/>
          <w:b/>
          <w:sz w:val="24"/>
          <w:szCs w:val="24"/>
        </w:rPr>
      </w:pPr>
    </w:p>
    <w:p w:rsidR="0089141C" w:rsidRPr="00540205" w:rsidRDefault="0089141C" w:rsidP="0089141C">
      <w:pPr>
        <w:rPr>
          <w:rFonts w:ascii="Arial" w:hAnsi="Arial" w:cs="Arial"/>
          <w:bCs/>
          <w:sz w:val="24"/>
          <w:szCs w:val="24"/>
        </w:rPr>
      </w:pPr>
      <w:r w:rsidRPr="00540205">
        <w:rPr>
          <w:rFonts w:ascii="Arial" w:hAnsi="Arial" w:cs="Arial"/>
          <w:b/>
          <w:sz w:val="24"/>
          <w:szCs w:val="24"/>
        </w:rPr>
        <w:t xml:space="preserve">1.6.6.1.1 </w:t>
      </w:r>
      <w:r w:rsidRPr="00540205">
        <w:rPr>
          <w:rFonts w:ascii="Arial" w:hAnsi="Arial" w:cs="Arial"/>
          <w:b/>
          <w:sz w:val="24"/>
          <w:szCs w:val="24"/>
          <w:u w:val="single"/>
        </w:rPr>
        <w:t>Federal Installation/Facility Access</w:t>
      </w:r>
      <w:r w:rsidRPr="00540205">
        <w:rPr>
          <w:rFonts w:ascii="Arial" w:hAnsi="Arial" w:cs="Arial"/>
          <w:bCs/>
          <w:sz w:val="24"/>
          <w:szCs w:val="24"/>
        </w:rPr>
        <w:t xml:space="preserve">: Contractor and all associated sub-contractor employees shall comply with applicable installation, facility and area commander installation/facility access and local security policies and procedures (provided by government representative). The </w:t>
      </w:r>
      <w:proofErr w:type="gramStart"/>
      <w:r w:rsidRPr="00540205">
        <w:rPr>
          <w:rFonts w:ascii="Arial" w:hAnsi="Arial" w:cs="Arial"/>
          <w:bCs/>
          <w:sz w:val="24"/>
          <w:szCs w:val="24"/>
        </w:rPr>
        <w:t>employee</w:t>
      </w:r>
      <w:proofErr w:type="gramEnd"/>
      <w:r w:rsidRPr="00540205">
        <w:rPr>
          <w:rFonts w:ascii="Arial" w:hAnsi="Arial" w:cs="Arial"/>
          <w:bCs/>
          <w:sz w:val="24"/>
          <w:szCs w:val="24"/>
        </w:rPr>
        <w:t xml:space="preserve"> performing services under this contract shall also provide all information required for background checks to meet installation access requirements to be accomplished by installation Provost Marshal Office, Director of Emergency Services, Security Office or the host nation equivalent.  </w:t>
      </w:r>
    </w:p>
    <w:p w:rsidR="0089141C" w:rsidRPr="00540205" w:rsidRDefault="0089141C" w:rsidP="0089141C">
      <w:pPr>
        <w:rPr>
          <w:rFonts w:ascii="Arial" w:hAnsi="Arial" w:cs="Arial"/>
          <w:bCs/>
          <w:sz w:val="24"/>
          <w:szCs w:val="24"/>
        </w:rPr>
      </w:pPr>
    </w:p>
    <w:p w:rsidR="0089141C" w:rsidRPr="00540205" w:rsidRDefault="0089141C" w:rsidP="0089141C">
      <w:pPr>
        <w:rPr>
          <w:rFonts w:ascii="Arial" w:hAnsi="Arial" w:cs="Arial"/>
          <w:bCs/>
          <w:sz w:val="24"/>
          <w:szCs w:val="24"/>
        </w:rPr>
      </w:pPr>
      <w:r w:rsidRPr="00540205">
        <w:rPr>
          <w:rFonts w:ascii="Arial" w:hAnsi="Arial" w:cs="Arial"/>
          <w:b/>
          <w:sz w:val="24"/>
          <w:szCs w:val="24"/>
        </w:rPr>
        <w:t xml:space="preserve">1.6.6.2. </w:t>
      </w:r>
      <w:r w:rsidRPr="00540205">
        <w:rPr>
          <w:rFonts w:ascii="Arial" w:hAnsi="Arial" w:cs="Arial"/>
          <w:b/>
          <w:sz w:val="24"/>
          <w:szCs w:val="24"/>
          <w:u w:val="single"/>
        </w:rPr>
        <w:t xml:space="preserve">Contractor Non CAC Eligible Requirements for DOD Facility and Installation Access </w:t>
      </w:r>
      <w:r w:rsidRPr="00540205">
        <w:rPr>
          <w:rFonts w:ascii="Arial" w:hAnsi="Arial" w:cs="Arial"/>
          <w:bCs/>
          <w:sz w:val="24"/>
          <w:szCs w:val="24"/>
        </w:rPr>
        <w:t>: 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p>
    <w:p w:rsidR="0089141C" w:rsidRPr="00540205" w:rsidRDefault="0089141C" w:rsidP="0089141C">
      <w:pPr>
        <w:rPr>
          <w:rFonts w:ascii="Arial" w:hAnsi="Arial" w:cs="Arial"/>
          <w:bCs/>
          <w:sz w:val="24"/>
          <w:szCs w:val="24"/>
        </w:rPr>
      </w:pPr>
    </w:p>
    <w:p w:rsidR="006D1010" w:rsidRPr="00540205" w:rsidRDefault="0089141C" w:rsidP="0089141C">
      <w:pPr>
        <w:rPr>
          <w:rFonts w:ascii="Arial" w:hAnsi="Arial" w:cs="Arial"/>
          <w:b/>
          <w:sz w:val="24"/>
          <w:szCs w:val="24"/>
        </w:rPr>
      </w:pPr>
      <w:r w:rsidRPr="00540205">
        <w:rPr>
          <w:rFonts w:ascii="Arial" w:hAnsi="Arial" w:cs="Arial"/>
          <w:b/>
          <w:sz w:val="24"/>
          <w:szCs w:val="24"/>
        </w:rPr>
        <w:t xml:space="preserve">1.6.7 </w:t>
      </w:r>
      <w:r w:rsidRPr="00540205">
        <w:rPr>
          <w:rFonts w:ascii="Arial" w:hAnsi="Arial" w:cs="Arial"/>
          <w:b/>
          <w:sz w:val="24"/>
          <w:szCs w:val="24"/>
          <w:u w:val="single"/>
        </w:rPr>
        <w:t>Access to Government Information Systems</w:t>
      </w:r>
      <w:r w:rsidR="004C4DA6" w:rsidRPr="00540205">
        <w:rPr>
          <w:rFonts w:ascii="Arial" w:hAnsi="Arial" w:cs="Arial"/>
          <w:bCs/>
          <w:sz w:val="24"/>
          <w:szCs w:val="24"/>
        </w:rPr>
        <w:t xml:space="preserve">: </w:t>
      </w:r>
      <w:r w:rsidRPr="00540205">
        <w:rPr>
          <w:rFonts w:ascii="Arial" w:hAnsi="Arial" w:cs="Arial"/>
          <w:bCs/>
          <w:sz w:val="24"/>
          <w:szCs w:val="24"/>
        </w:rPr>
        <w:t xml:space="preserve">All Contractor employees and subcontractor employees performing services under this contract who have access to a government information system must be registered in the ATCTS (Army Training Certification Tracking System) at commencement of services and must successfully </w:t>
      </w:r>
      <w:proofErr w:type="gramStart"/>
      <w:r w:rsidRPr="00540205">
        <w:rPr>
          <w:rFonts w:ascii="Arial" w:hAnsi="Arial" w:cs="Arial"/>
          <w:bCs/>
          <w:sz w:val="24"/>
          <w:szCs w:val="24"/>
        </w:rPr>
        <w:t>completed</w:t>
      </w:r>
      <w:proofErr w:type="gramEnd"/>
      <w:r w:rsidRPr="00540205">
        <w:rPr>
          <w:rFonts w:ascii="Arial" w:hAnsi="Arial" w:cs="Arial"/>
          <w:bCs/>
          <w:sz w:val="24"/>
          <w:szCs w:val="24"/>
        </w:rPr>
        <w:t xml:space="preserve"> the DoD Information Assurance Awareness training prior to access to the information system and then annually thereafter.</w:t>
      </w:r>
    </w:p>
    <w:p w:rsidR="006D1010" w:rsidRPr="00540205" w:rsidRDefault="006D1010" w:rsidP="0015134A">
      <w:pPr>
        <w:rPr>
          <w:rFonts w:ascii="Arial" w:hAnsi="Arial" w:cs="Arial"/>
          <w:sz w:val="24"/>
          <w:szCs w:val="24"/>
        </w:rPr>
      </w:pPr>
    </w:p>
    <w:p w:rsidR="00322321" w:rsidRPr="007A6AFC" w:rsidRDefault="00322321" w:rsidP="00F03FC8">
      <w:pPr>
        <w:rPr>
          <w:rFonts w:ascii="Arial" w:hAnsi="Arial" w:cs="Arial"/>
          <w:bCs/>
          <w:i/>
          <w:iCs/>
          <w:color w:val="000000" w:themeColor="text1"/>
          <w:sz w:val="24"/>
          <w:szCs w:val="24"/>
        </w:rPr>
      </w:pPr>
      <w:proofErr w:type="gramStart"/>
      <w:r w:rsidRPr="00540205">
        <w:rPr>
          <w:rFonts w:ascii="Arial" w:hAnsi="Arial" w:cs="Arial"/>
          <w:b/>
          <w:bCs/>
          <w:caps/>
          <w:sz w:val="24"/>
          <w:szCs w:val="24"/>
        </w:rPr>
        <w:t>1.</w:t>
      </w:r>
      <w:r w:rsidR="00E673BB" w:rsidRPr="00540205">
        <w:rPr>
          <w:rFonts w:ascii="Arial" w:hAnsi="Arial" w:cs="Arial"/>
          <w:b/>
          <w:bCs/>
          <w:caps/>
          <w:sz w:val="24"/>
          <w:szCs w:val="24"/>
        </w:rPr>
        <w:t>6</w:t>
      </w:r>
      <w:r w:rsidRPr="00540205">
        <w:rPr>
          <w:rFonts w:ascii="Arial" w:hAnsi="Arial" w:cs="Arial"/>
          <w:b/>
          <w:bCs/>
          <w:caps/>
          <w:sz w:val="24"/>
          <w:szCs w:val="24"/>
        </w:rPr>
        <w:t>.</w:t>
      </w:r>
      <w:r w:rsidR="00B71004" w:rsidRPr="00540205">
        <w:rPr>
          <w:rFonts w:ascii="Arial" w:hAnsi="Arial" w:cs="Arial"/>
          <w:b/>
          <w:bCs/>
          <w:caps/>
          <w:sz w:val="24"/>
          <w:szCs w:val="24"/>
        </w:rPr>
        <w:t>8</w:t>
      </w:r>
      <w:r w:rsidR="002567F9" w:rsidRPr="00540205">
        <w:rPr>
          <w:rFonts w:ascii="Arial" w:hAnsi="Arial" w:cs="Arial"/>
          <w:b/>
          <w:bCs/>
          <w:caps/>
          <w:sz w:val="24"/>
          <w:szCs w:val="24"/>
        </w:rPr>
        <w:t xml:space="preserve">  </w:t>
      </w:r>
      <w:r w:rsidRPr="007A6AFC">
        <w:rPr>
          <w:rFonts w:ascii="Arial" w:hAnsi="Arial" w:cs="Arial"/>
          <w:b/>
          <w:bCs/>
          <w:color w:val="000000" w:themeColor="text1"/>
          <w:sz w:val="24"/>
          <w:szCs w:val="24"/>
          <w:u w:val="single"/>
        </w:rPr>
        <w:t>Physical</w:t>
      </w:r>
      <w:proofErr w:type="gramEnd"/>
      <w:r w:rsidRPr="007A6AFC">
        <w:rPr>
          <w:rFonts w:ascii="Arial" w:hAnsi="Arial" w:cs="Arial"/>
          <w:b/>
          <w:bCs/>
          <w:color w:val="000000" w:themeColor="text1"/>
          <w:sz w:val="24"/>
          <w:szCs w:val="24"/>
          <w:u w:val="single"/>
        </w:rPr>
        <w:t xml:space="preserve"> Security</w:t>
      </w:r>
      <w:proofErr w:type="gramStart"/>
      <w:r w:rsidRPr="007A6AFC">
        <w:rPr>
          <w:rFonts w:ascii="Arial" w:hAnsi="Arial" w:cs="Arial"/>
          <w:b/>
          <w:bCs/>
          <w:color w:val="000000" w:themeColor="text1"/>
          <w:sz w:val="24"/>
          <w:szCs w:val="24"/>
          <w:u w:val="single"/>
        </w:rPr>
        <w:t>:</w:t>
      </w:r>
      <w:r w:rsidRPr="007A6AFC">
        <w:rPr>
          <w:rFonts w:ascii="Arial" w:hAnsi="Arial" w:cs="Arial"/>
          <w:bCs/>
          <w:color w:val="000000" w:themeColor="text1"/>
          <w:sz w:val="24"/>
          <w:szCs w:val="24"/>
        </w:rPr>
        <w:t xml:space="preserve">  </w:t>
      </w:r>
      <w:r w:rsidRPr="007A6AFC">
        <w:rPr>
          <w:rFonts w:ascii="Arial" w:hAnsi="Arial" w:cs="Arial"/>
          <w:color w:val="000000" w:themeColor="text1"/>
          <w:sz w:val="24"/>
          <w:szCs w:val="24"/>
        </w:rPr>
        <w:t>The</w:t>
      </w:r>
      <w:proofErr w:type="gramEnd"/>
      <w:r w:rsidR="00F105A1" w:rsidRPr="007A6AFC">
        <w:rPr>
          <w:rFonts w:ascii="Arial" w:hAnsi="Arial" w:cs="Arial"/>
          <w:color w:val="000000" w:themeColor="text1"/>
          <w:sz w:val="24"/>
          <w:szCs w:val="24"/>
        </w:rPr>
        <w:t xml:space="preserve"> Contractor </w:t>
      </w:r>
      <w:r w:rsidRPr="007A6AFC">
        <w:rPr>
          <w:rFonts w:ascii="Arial" w:hAnsi="Arial" w:cs="Arial"/>
          <w:color w:val="000000" w:themeColor="text1"/>
          <w:sz w:val="24"/>
          <w:szCs w:val="24"/>
        </w:rPr>
        <w:t>shall safeguard all</w:t>
      </w:r>
      <w:r w:rsidR="00BC7B09" w:rsidRPr="007A6AFC">
        <w:rPr>
          <w:rFonts w:ascii="Arial" w:hAnsi="Arial" w:cs="Arial"/>
          <w:color w:val="000000" w:themeColor="text1"/>
          <w:sz w:val="24"/>
          <w:szCs w:val="24"/>
        </w:rPr>
        <w:t xml:space="preserve"> Government </w:t>
      </w:r>
      <w:r w:rsidRPr="007A6AFC">
        <w:rPr>
          <w:rFonts w:ascii="Arial" w:hAnsi="Arial" w:cs="Arial"/>
          <w:color w:val="000000" w:themeColor="text1"/>
          <w:sz w:val="24"/>
          <w:szCs w:val="24"/>
        </w:rPr>
        <w:t>equipment, information</w:t>
      </w:r>
      <w:r w:rsidR="00985E37" w:rsidRPr="007A6AFC">
        <w:rPr>
          <w:rFonts w:ascii="Arial" w:hAnsi="Arial" w:cs="Arial"/>
          <w:color w:val="000000" w:themeColor="text1"/>
          <w:sz w:val="24"/>
          <w:szCs w:val="24"/>
        </w:rPr>
        <w:t>,</w:t>
      </w:r>
      <w:r w:rsidRPr="007A6AFC">
        <w:rPr>
          <w:rFonts w:ascii="Arial" w:hAnsi="Arial" w:cs="Arial"/>
          <w:color w:val="000000" w:themeColor="text1"/>
          <w:sz w:val="24"/>
          <w:szCs w:val="24"/>
        </w:rPr>
        <w:t xml:space="preserve"> and property provided for</w:t>
      </w:r>
      <w:r w:rsidR="00F105A1" w:rsidRPr="007A6AFC">
        <w:rPr>
          <w:rFonts w:ascii="Arial" w:hAnsi="Arial" w:cs="Arial"/>
          <w:color w:val="000000" w:themeColor="text1"/>
          <w:sz w:val="24"/>
          <w:szCs w:val="24"/>
        </w:rPr>
        <w:t xml:space="preserve"> Contractor </w:t>
      </w:r>
      <w:r w:rsidRPr="007A6AFC">
        <w:rPr>
          <w:rFonts w:ascii="Arial" w:hAnsi="Arial" w:cs="Arial"/>
          <w:color w:val="000000" w:themeColor="text1"/>
          <w:sz w:val="24"/>
          <w:szCs w:val="24"/>
        </w:rPr>
        <w:t xml:space="preserve">use. </w:t>
      </w:r>
      <w:r w:rsidRPr="007A6AFC">
        <w:rPr>
          <w:rFonts w:ascii="Arial" w:hAnsi="Arial" w:cs="Arial"/>
          <w:bCs/>
          <w:iCs/>
          <w:color w:val="000000" w:themeColor="text1"/>
          <w:sz w:val="24"/>
          <w:szCs w:val="24"/>
        </w:rPr>
        <w:t>At the close of each work period,</w:t>
      </w:r>
      <w:r w:rsidR="00BC7B09" w:rsidRPr="007A6AFC">
        <w:rPr>
          <w:rFonts w:ascii="Arial" w:hAnsi="Arial" w:cs="Arial"/>
          <w:bCs/>
          <w:iCs/>
          <w:color w:val="000000" w:themeColor="text1"/>
          <w:sz w:val="24"/>
          <w:szCs w:val="24"/>
        </w:rPr>
        <w:t xml:space="preserve"> Government </w:t>
      </w:r>
      <w:r w:rsidRPr="007A6AFC">
        <w:rPr>
          <w:rFonts w:ascii="Arial" w:hAnsi="Arial" w:cs="Arial"/>
          <w:bCs/>
          <w:iCs/>
          <w:color w:val="000000" w:themeColor="text1"/>
          <w:sz w:val="24"/>
          <w:szCs w:val="24"/>
        </w:rPr>
        <w:t xml:space="preserve">facilities, equipment, and materials shall be secured IAW </w:t>
      </w:r>
      <w:r w:rsidR="00EB4F52" w:rsidRPr="007A6AFC">
        <w:rPr>
          <w:rFonts w:ascii="Arial" w:hAnsi="Arial" w:cs="Arial"/>
          <w:bCs/>
          <w:iCs/>
          <w:color w:val="000000" w:themeColor="text1"/>
          <w:sz w:val="24"/>
          <w:szCs w:val="24"/>
        </w:rPr>
        <w:t>the</w:t>
      </w:r>
      <w:r w:rsidR="000606A0" w:rsidRPr="007A6AFC">
        <w:rPr>
          <w:rFonts w:ascii="Arial" w:hAnsi="Arial" w:cs="Arial"/>
          <w:bCs/>
          <w:iCs/>
          <w:color w:val="000000" w:themeColor="text1"/>
          <w:sz w:val="24"/>
          <w:szCs w:val="24"/>
        </w:rPr>
        <w:t xml:space="preserve"> Army Physical Security Program (</w:t>
      </w:r>
      <w:r w:rsidRPr="007A6AFC">
        <w:rPr>
          <w:rFonts w:ascii="Arial" w:hAnsi="Arial" w:cs="Arial"/>
          <w:bCs/>
          <w:iCs/>
          <w:color w:val="000000" w:themeColor="text1"/>
          <w:sz w:val="24"/>
          <w:szCs w:val="24"/>
        </w:rPr>
        <w:t>AR 190-13.</w:t>
      </w:r>
      <w:r w:rsidR="000606A0" w:rsidRPr="007A6AFC">
        <w:rPr>
          <w:rFonts w:ascii="Arial" w:hAnsi="Arial" w:cs="Arial"/>
          <w:i/>
          <w:color w:val="000000" w:themeColor="text1"/>
          <w:sz w:val="24"/>
          <w:szCs w:val="24"/>
        </w:rPr>
        <w:t>)</w:t>
      </w:r>
    </w:p>
    <w:p w:rsidR="00171F09" w:rsidRPr="007A6AFC" w:rsidRDefault="00171F09" w:rsidP="0015134A">
      <w:pPr>
        <w:suppressAutoHyphens/>
        <w:rPr>
          <w:rFonts w:ascii="Arial" w:hAnsi="Arial" w:cs="Arial"/>
          <w:color w:val="000000" w:themeColor="text1"/>
          <w:sz w:val="24"/>
          <w:szCs w:val="24"/>
        </w:rPr>
      </w:pPr>
    </w:p>
    <w:p w:rsidR="00322321" w:rsidRPr="007A6AFC" w:rsidRDefault="0071316A" w:rsidP="00F03FC8">
      <w:pPr>
        <w:suppressAutoHyphens/>
        <w:rPr>
          <w:rFonts w:ascii="Arial" w:hAnsi="Arial" w:cs="Arial"/>
          <w:color w:val="000000" w:themeColor="text1"/>
          <w:sz w:val="24"/>
          <w:szCs w:val="24"/>
        </w:rPr>
      </w:pPr>
      <w:proofErr w:type="gramStart"/>
      <w:r w:rsidRPr="007A6AFC">
        <w:rPr>
          <w:rFonts w:ascii="Arial" w:hAnsi="Arial" w:cs="Arial"/>
          <w:b/>
          <w:color w:val="000000" w:themeColor="text1"/>
          <w:sz w:val="24"/>
          <w:szCs w:val="24"/>
        </w:rPr>
        <w:t>1.</w:t>
      </w:r>
      <w:r w:rsidR="00E673BB" w:rsidRPr="007A6AFC">
        <w:rPr>
          <w:rFonts w:ascii="Arial" w:hAnsi="Arial" w:cs="Arial"/>
          <w:b/>
          <w:color w:val="000000" w:themeColor="text1"/>
          <w:sz w:val="24"/>
          <w:szCs w:val="24"/>
        </w:rPr>
        <w:t>6</w:t>
      </w:r>
      <w:r w:rsidRPr="007A6AFC">
        <w:rPr>
          <w:rFonts w:ascii="Arial" w:hAnsi="Arial" w:cs="Arial"/>
          <w:b/>
          <w:color w:val="000000" w:themeColor="text1"/>
          <w:sz w:val="24"/>
          <w:szCs w:val="24"/>
        </w:rPr>
        <w:t>.</w:t>
      </w:r>
      <w:r w:rsidR="00B71004" w:rsidRPr="007A6AFC">
        <w:rPr>
          <w:rFonts w:ascii="Arial" w:hAnsi="Arial" w:cs="Arial"/>
          <w:b/>
          <w:color w:val="000000" w:themeColor="text1"/>
          <w:sz w:val="24"/>
          <w:szCs w:val="24"/>
        </w:rPr>
        <w:t>9</w:t>
      </w:r>
      <w:r w:rsidR="002567F9" w:rsidRPr="007A6AFC">
        <w:rPr>
          <w:rFonts w:ascii="Arial" w:hAnsi="Arial" w:cs="Arial"/>
          <w:color w:val="000000" w:themeColor="text1"/>
          <w:sz w:val="24"/>
          <w:szCs w:val="24"/>
        </w:rPr>
        <w:t xml:space="preserve">  </w:t>
      </w:r>
      <w:r w:rsidR="00322321" w:rsidRPr="007A6AFC">
        <w:rPr>
          <w:rFonts w:ascii="Arial" w:hAnsi="Arial" w:cs="Arial"/>
          <w:b/>
          <w:color w:val="000000" w:themeColor="text1"/>
          <w:sz w:val="24"/>
          <w:szCs w:val="24"/>
          <w:u w:val="single"/>
        </w:rPr>
        <w:t>Operations</w:t>
      </w:r>
      <w:proofErr w:type="gramEnd"/>
      <w:r w:rsidR="00322321" w:rsidRPr="007A6AFC">
        <w:rPr>
          <w:rFonts w:ascii="Arial" w:hAnsi="Arial" w:cs="Arial"/>
          <w:b/>
          <w:color w:val="000000" w:themeColor="text1"/>
          <w:sz w:val="24"/>
          <w:szCs w:val="24"/>
          <w:u w:val="single"/>
        </w:rPr>
        <w:t xml:space="preserve"> Security (OPSEC) Requirements</w:t>
      </w:r>
      <w:r w:rsidRPr="007A6AFC">
        <w:rPr>
          <w:rFonts w:ascii="Arial" w:hAnsi="Arial" w:cs="Arial"/>
          <w:color w:val="000000" w:themeColor="text1"/>
          <w:sz w:val="24"/>
          <w:szCs w:val="24"/>
        </w:rPr>
        <w:t>:</w:t>
      </w:r>
      <w:r w:rsidR="00322321" w:rsidRPr="007A6AFC">
        <w:rPr>
          <w:rFonts w:ascii="Arial" w:hAnsi="Arial" w:cs="Arial"/>
          <w:color w:val="000000" w:themeColor="text1"/>
          <w:sz w:val="24"/>
          <w:szCs w:val="24"/>
        </w:rPr>
        <w:t xml:space="preserve"> Contractor personnel shall adhere to facility security policies and</w:t>
      </w:r>
      <w:r w:rsidR="006F3974" w:rsidRPr="007A6AFC">
        <w:rPr>
          <w:rFonts w:ascii="Arial" w:hAnsi="Arial" w:cs="Arial"/>
          <w:color w:val="000000" w:themeColor="text1"/>
          <w:sz w:val="24"/>
          <w:szCs w:val="24"/>
        </w:rPr>
        <w:t xml:space="preserve"> restrictions. </w:t>
      </w:r>
      <w:r w:rsidR="00322321" w:rsidRPr="007A6AFC">
        <w:rPr>
          <w:rFonts w:ascii="Arial" w:hAnsi="Arial" w:cs="Arial"/>
          <w:color w:val="000000" w:themeColor="text1"/>
          <w:sz w:val="24"/>
          <w:szCs w:val="24"/>
        </w:rPr>
        <w:t>The Contractor shall immediately report suspicious activities to security personnel.</w:t>
      </w:r>
      <w:r w:rsidR="007029DD" w:rsidRPr="007A6AFC">
        <w:rPr>
          <w:rFonts w:ascii="Arial" w:hAnsi="Arial" w:cs="Arial"/>
          <w:color w:val="000000" w:themeColor="text1"/>
          <w:sz w:val="24"/>
          <w:szCs w:val="24"/>
        </w:rPr>
        <w:t xml:space="preserve"> </w:t>
      </w:r>
    </w:p>
    <w:p w:rsidR="00823A66" w:rsidRPr="007A6AFC" w:rsidRDefault="00823A66" w:rsidP="00F03FC8">
      <w:pPr>
        <w:suppressAutoHyphens/>
        <w:rPr>
          <w:rFonts w:ascii="Arial" w:hAnsi="Arial" w:cs="Arial"/>
          <w:color w:val="000000" w:themeColor="text1"/>
          <w:sz w:val="24"/>
          <w:szCs w:val="24"/>
        </w:rPr>
      </w:pPr>
    </w:p>
    <w:p w:rsidR="00823A66" w:rsidRPr="00540205" w:rsidRDefault="00823A66" w:rsidP="00F03FC8">
      <w:pPr>
        <w:suppressAutoHyphens/>
        <w:rPr>
          <w:rFonts w:ascii="Arial" w:hAnsi="Arial" w:cs="Arial"/>
          <w:sz w:val="24"/>
          <w:szCs w:val="24"/>
        </w:rPr>
      </w:pPr>
      <w:r w:rsidRPr="007A6AFC">
        <w:rPr>
          <w:rFonts w:ascii="Arial" w:hAnsi="Arial" w:cs="Arial"/>
          <w:color w:val="000000" w:themeColor="text1"/>
          <w:sz w:val="24"/>
          <w:szCs w:val="24"/>
        </w:rPr>
        <w:t xml:space="preserve">1.6.9.1 </w:t>
      </w:r>
      <w:r w:rsidR="001A5107" w:rsidRPr="007A6AFC">
        <w:rPr>
          <w:rFonts w:ascii="Arial" w:hAnsi="Arial" w:cs="Arial"/>
          <w:color w:val="000000" w:themeColor="text1"/>
          <w:sz w:val="24"/>
          <w:szCs w:val="24"/>
        </w:rPr>
        <w:t xml:space="preserve">Operations Security (OPSEC) SOP/Plan Requirements: The Contractor shall implement and maintain an OPSEC program </w:t>
      </w:r>
      <w:r w:rsidR="001A5107" w:rsidRPr="00540205">
        <w:rPr>
          <w:rFonts w:ascii="Arial" w:hAnsi="Arial" w:cs="Arial"/>
          <w:sz w:val="24"/>
          <w:szCs w:val="24"/>
        </w:rPr>
        <w:t xml:space="preserve">for preventing the disclosure of critical information or sensitive information which could jeopardize the Government’s ability to execute its mission or to adequately protect its personnel and/or equipment.  The Contractor shall develop an OPSEC Standing Operating Procedure (SOP)/plan within 90 calendar days of contract award to the Contracting Officer Representative (COR) or Contracting Officer (KO) to be reviewed and approved by the Government OPSEC Officer on the supporting installation.  The SOP must contain a training plan that includes an initial OPSEC brief, continuous awareness, and annual OPSEC training. This plan will include a process to identify critical information, where it is located, who is responsible for it, how to protect it and why it needs to be protected. The contractor shall implement OPSEC measures as ordered by the commander. Awareness/training shall </w:t>
      </w:r>
      <w:proofErr w:type="spellStart"/>
      <w:proofErr w:type="gramStart"/>
      <w:r w:rsidR="001A5107" w:rsidRPr="00540205">
        <w:rPr>
          <w:rFonts w:ascii="Arial" w:hAnsi="Arial" w:cs="Arial"/>
          <w:sz w:val="24"/>
          <w:szCs w:val="24"/>
        </w:rPr>
        <w:t>includes</w:t>
      </w:r>
      <w:proofErr w:type="spellEnd"/>
      <w:proofErr w:type="gramEnd"/>
      <w:r w:rsidR="001A5107" w:rsidRPr="00540205">
        <w:rPr>
          <w:rFonts w:ascii="Arial" w:hAnsi="Arial" w:cs="Arial"/>
          <w:sz w:val="24"/>
          <w:szCs w:val="24"/>
        </w:rPr>
        <w:t xml:space="preserve">, but not be limited to information disclosure via letters, conversations, photographs, resumes, electronic mail (e-mail), Social </w:t>
      </w:r>
      <w:proofErr w:type="spellStart"/>
      <w:r w:rsidR="001A5107" w:rsidRPr="00540205">
        <w:rPr>
          <w:rFonts w:ascii="Arial" w:hAnsi="Arial" w:cs="Arial"/>
          <w:sz w:val="24"/>
          <w:szCs w:val="24"/>
        </w:rPr>
        <w:t>social</w:t>
      </w:r>
      <w:proofErr w:type="spellEnd"/>
      <w:r w:rsidR="001A5107" w:rsidRPr="00540205">
        <w:rPr>
          <w:rFonts w:ascii="Arial" w:hAnsi="Arial" w:cs="Arial"/>
          <w:sz w:val="24"/>
          <w:szCs w:val="24"/>
        </w:rPr>
        <w:t xml:space="preserve"> media/networking sites, dissemination of information and documents disposal. OPSEC Program shall fully comply with the provisions of AR 530-1, Operations Security shall have an identified certified Level II OPSEC coordinator.</w:t>
      </w:r>
    </w:p>
    <w:p w:rsidR="00322321" w:rsidRPr="00540205" w:rsidRDefault="00322321" w:rsidP="0015134A">
      <w:pPr>
        <w:suppressAutoHyphens/>
        <w:rPr>
          <w:rFonts w:ascii="Arial" w:hAnsi="Arial" w:cs="Arial"/>
          <w:sz w:val="24"/>
          <w:szCs w:val="24"/>
        </w:rPr>
      </w:pPr>
    </w:p>
    <w:p w:rsidR="00D60955" w:rsidRPr="00540205" w:rsidRDefault="00E673BB" w:rsidP="00F03FC8">
      <w:pPr>
        <w:rPr>
          <w:rFonts w:ascii="Arial" w:hAnsi="Arial" w:cs="Arial"/>
          <w:sz w:val="24"/>
          <w:szCs w:val="24"/>
        </w:rPr>
      </w:pPr>
      <w:proofErr w:type="gramStart"/>
      <w:r w:rsidRPr="00540205">
        <w:rPr>
          <w:rFonts w:ascii="Arial" w:hAnsi="Arial" w:cs="Arial"/>
          <w:b/>
          <w:sz w:val="24"/>
          <w:szCs w:val="24"/>
        </w:rPr>
        <w:t>1.7</w:t>
      </w:r>
      <w:r w:rsidR="00D60955" w:rsidRPr="00540205">
        <w:rPr>
          <w:rFonts w:ascii="Arial" w:hAnsi="Arial" w:cs="Arial"/>
          <w:b/>
          <w:sz w:val="24"/>
          <w:szCs w:val="24"/>
        </w:rPr>
        <w:t xml:space="preserve">  </w:t>
      </w:r>
      <w:r w:rsidR="00D60955" w:rsidRPr="00540205">
        <w:rPr>
          <w:rFonts w:ascii="Arial" w:hAnsi="Arial" w:cs="Arial"/>
          <w:b/>
          <w:sz w:val="24"/>
          <w:szCs w:val="24"/>
          <w:u w:val="single"/>
        </w:rPr>
        <w:t>Key</w:t>
      </w:r>
      <w:proofErr w:type="gramEnd"/>
      <w:r w:rsidR="00D60955" w:rsidRPr="00540205">
        <w:rPr>
          <w:rFonts w:ascii="Arial" w:hAnsi="Arial" w:cs="Arial"/>
          <w:b/>
          <w:sz w:val="24"/>
          <w:szCs w:val="24"/>
          <w:u w:val="single"/>
        </w:rPr>
        <w:t xml:space="preserve"> Control</w:t>
      </w:r>
      <w:proofErr w:type="gramStart"/>
      <w:r w:rsidR="00D60955" w:rsidRPr="00540205">
        <w:rPr>
          <w:rFonts w:ascii="Arial" w:hAnsi="Arial" w:cs="Arial"/>
          <w:b/>
          <w:sz w:val="24"/>
          <w:szCs w:val="24"/>
          <w:u w:val="single"/>
        </w:rPr>
        <w:t>:</w:t>
      </w:r>
      <w:r w:rsidR="006F3974" w:rsidRPr="00540205">
        <w:rPr>
          <w:rFonts w:ascii="Arial" w:hAnsi="Arial" w:cs="Arial"/>
          <w:sz w:val="24"/>
          <w:szCs w:val="24"/>
        </w:rPr>
        <w:t xml:space="preserve">  </w:t>
      </w:r>
      <w:r w:rsidR="00D60955" w:rsidRPr="00540205">
        <w:rPr>
          <w:rFonts w:ascii="Arial" w:hAnsi="Arial" w:cs="Arial"/>
          <w:sz w:val="24"/>
          <w:szCs w:val="24"/>
        </w:rPr>
        <w:t>The</w:t>
      </w:r>
      <w:proofErr w:type="gramEnd"/>
      <w:r w:rsidR="00D60955" w:rsidRPr="00540205">
        <w:rPr>
          <w:rFonts w:ascii="Arial" w:hAnsi="Arial" w:cs="Arial"/>
          <w:sz w:val="24"/>
          <w:szCs w:val="24"/>
        </w:rPr>
        <w:t xml:space="preserve"> Contractor shall establish and implement methods of making sure all keys</w:t>
      </w:r>
      <w:r w:rsidR="007029DD" w:rsidRPr="00540205">
        <w:rPr>
          <w:rFonts w:ascii="Arial" w:hAnsi="Arial" w:cs="Arial"/>
          <w:sz w:val="24"/>
          <w:szCs w:val="24"/>
        </w:rPr>
        <w:t xml:space="preserve"> </w:t>
      </w:r>
      <w:r w:rsidR="00D60955" w:rsidRPr="00540205">
        <w:rPr>
          <w:rFonts w:ascii="Arial" w:hAnsi="Arial" w:cs="Arial"/>
          <w:sz w:val="24"/>
          <w:szCs w:val="24"/>
        </w:rPr>
        <w:t xml:space="preserve">issued to the Contractor by the Government are not lost or misplaced and are not used by unauthorized </w:t>
      </w:r>
      <w:proofErr w:type="gramStart"/>
      <w:r w:rsidR="00D60955" w:rsidRPr="00540205">
        <w:rPr>
          <w:rFonts w:ascii="Arial" w:hAnsi="Arial" w:cs="Arial"/>
          <w:sz w:val="24"/>
          <w:szCs w:val="24"/>
        </w:rPr>
        <w:t>persons</w:t>
      </w:r>
      <w:proofErr w:type="gramEnd"/>
      <w:r w:rsidR="00D60955" w:rsidRPr="00540205">
        <w:rPr>
          <w:rFonts w:ascii="Arial" w:hAnsi="Arial" w:cs="Arial"/>
          <w:sz w:val="24"/>
          <w:szCs w:val="24"/>
        </w:rPr>
        <w:t xml:space="preserve">. NOTE: All references </w:t>
      </w:r>
      <w:proofErr w:type="gramStart"/>
      <w:r w:rsidR="00D60955" w:rsidRPr="00540205">
        <w:rPr>
          <w:rFonts w:ascii="Arial" w:hAnsi="Arial" w:cs="Arial"/>
          <w:sz w:val="24"/>
          <w:szCs w:val="24"/>
        </w:rPr>
        <w:t>to</w:t>
      </w:r>
      <w:proofErr w:type="gramEnd"/>
      <w:r w:rsidR="00D60955" w:rsidRPr="00540205">
        <w:rPr>
          <w:rFonts w:ascii="Arial" w:hAnsi="Arial" w:cs="Arial"/>
          <w:sz w:val="24"/>
          <w:szCs w:val="24"/>
        </w:rPr>
        <w:t xml:space="preserve"> keys include key cards. No keys issued to the Contractor by the Government shall be duplicated. The Contractor shall develop procedures covering key control that shall be included in the </w:t>
      </w:r>
      <w:r w:rsidR="006F3974" w:rsidRPr="00540205">
        <w:rPr>
          <w:rFonts w:ascii="Arial" w:hAnsi="Arial" w:cs="Arial"/>
          <w:sz w:val="24"/>
          <w:szCs w:val="24"/>
        </w:rPr>
        <w:t xml:space="preserve">Contractor’s Security Plan and the </w:t>
      </w:r>
      <w:r w:rsidR="00D60955" w:rsidRPr="00540205">
        <w:rPr>
          <w:rFonts w:ascii="Arial" w:hAnsi="Arial" w:cs="Arial"/>
          <w:sz w:val="24"/>
          <w:szCs w:val="24"/>
        </w:rPr>
        <w:t xml:space="preserve">Quality Control Plan. Such procedures shall include turn-in of any issued keys by personnel who no longer require access to locked areas. The Contractor shall immediately report any incidents of lost or duplicate keys to the Contracting Officer. </w:t>
      </w:r>
      <w:r w:rsidR="00D60955" w:rsidRPr="00540205">
        <w:rPr>
          <w:rFonts w:ascii="Arial" w:hAnsi="Arial" w:cs="Arial"/>
          <w:bCs/>
          <w:sz w:val="24"/>
          <w:szCs w:val="24"/>
        </w:rPr>
        <w:t xml:space="preserve">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w:t>
      </w:r>
      <w:proofErr w:type="gramStart"/>
      <w:r w:rsidR="00D60955" w:rsidRPr="00540205">
        <w:rPr>
          <w:rFonts w:ascii="Arial" w:hAnsi="Arial" w:cs="Arial"/>
          <w:bCs/>
          <w:sz w:val="24"/>
          <w:szCs w:val="24"/>
        </w:rPr>
        <w:t>the lock</w:t>
      </w:r>
      <w:proofErr w:type="gramEnd"/>
      <w:r w:rsidR="00D60955" w:rsidRPr="00540205">
        <w:rPr>
          <w:rFonts w:ascii="Arial" w:hAnsi="Arial" w:cs="Arial"/>
          <w:bCs/>
          <w:sz w:val="24"/>
          <w:szCs w:val="24"/>
        </w:rPr>
        <w:t xml:space="preserve"> or locks shall be deducted from payment due </w:t>
      </w:r>
      <w:r w:rsidR="0021256E" w:rsidRPr="00540205">
        <w:rPr>
          <w:rFonts w:ascii="Arial" w:hAnsi="Arial" w:cs="Arial"/>
          <w:bCs/>
          <w:sz w:val="24"/>
          <w:szCs w:val="24"/>
        </w:rPr>
        <w:t xml:space="preserve">to </w:t>
      </w:r>
      <w:r w:rsidR="00D60955" w:rsidRPr="00540205">
        <w:rPr>
          <w:rFonts w:ascii="Arial" w:hAnsi="Arial" w:cs="Arial"/>
          <w:bCs/>
          <w:sz w:val="24"/>
          <w:szCs w:val="24"/>
        </w:rPr>
        <w:t>the Contractor. In the event a master key is</w:t>
      </w:r>
      <w:r w:rsidR="00D60955" w:rsidRPr="00540205">
        <w:rPr>
          <w:rFonts w:ascii="Arial" w:hAnsi="Arial" w:cs="Arial"/>
          <w:sz w:val="24"/>
          <w:szCs w:val="24"/>
        </w:rPr>
        <w:t xml:space="preserve"> </w:t>
      </w:r>
      <w:r w:rsidR="00D60955" w:rsidRPr="00540205">
        <w:rPr>
          <w:rFonts w:ascii="Arial" w:hAnsi="Arial" w:cs="Arial"/>
          <w:bCs/>
          <w:sz w:val="24"/>
          <w:szCs w:val="24"/>
        </w:rPr>
        <w:t>lost or duplicated, all locks and keys for that system</w:t>
      </w:r>
      <w:r w:rsidR="00D60955" w:rsidRPr="00540205">
        <w:rPr>
          <w:rFonts w:ascii="Arial" w:hAnsi="Arial" w:cs="Arial"/>
          <w:sz w:val="24"/>
          <w:szCs w:val="24"/>
        </w:rPr>
        <w:t xml:space="preserve"> shall be replaced by the Government and the total cost deducted from the payment due </w:t>
      </w:r>
      <w:r w:rsidR="0021256E" w:rsidRPr="00540205">
        <w:rPr>
          <w:rFonts w:ascii="Arial" w:hAnsi="Arial" w:cs="Arial"/>
          <w:sz w:val="24"/>
          <w:szCs w:val="24"/>
        </w:rPr>
        <w:t xml:space="preserve">to </w:t>
      </w:r>
      <w:r w:rsidR="00D60955" w:rsidRPr="00540205">
        <w:rPr>
          <w:rFonts w:ascii="Arial" w:hAnsi="Arial" w:cs="Arial"/>
          <w:sz w:val="24"/>
          <w:szCs w:val="24"/>
        </w:rPr>
        <w:t xml:space="preserve">the Contractor. The Contractor shall prohibit the use of Government issued keys by any persons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Contracting Officer. The Contractor shall establish and implement methods of ensuring that all lock combinations are not revealed to unauthorized persons. The Contractor shall ensure that lock combinations are changed when personnel having access to the combinations no longer have a need to know such combinations. These procedures </w:t>
      </w:r>
      <w:proofErr w:type="gramStart"/>
      <w:r w:rsidR="00D60955" w:rsidRPr="00540205">
        <w:rPr>
          <w:rFonts w:ascii="Arial" w:hAnsi="Arial" w:cs="Arial"/>
          <w:sz w:val="24"/>
          <w:szCs w:val="24"/>
        </w:rPr>
        <w:t>shall</w:t>
      </w:r>
      <w:proofErr w:type="gramEnd"/>
      <w:r w:rsidR="00D60955" w:rsidRPr="00540205">
        <w:rPr>
          <w:rFonts w:ascii="Arial" w:hAnsi="Arial" w:cs="Arial"/>
          <w:sz w:val="24"/>
          <w:szCs w:val="24"/>
        </w:rPr>
        <w:t xml:space="preserve"> be included in the Quality Control Plan.</w:t>
      </w:r>
    </w:p>
    <w:p w:rsidR="00322321" w:rsidRPr="00540205" w:rsidRDefault="00322321" w:rsidP="0015134A">
      <w:pPr>
        <w:suppressAutoHyphens/>
        <w:rPr>
          <w:rFonts w:ascii="Arial" w:hAnsi="Arial" w:cs="Arial"/>
          <w:sz w:val="24"/>
          <w:szCs w:val="24"/>
        </w:rPr>
      </w:pPr>
    </w:p>
    <w:p w:rsidR="00B241F6" w:rsidRPr="00540205" w:rsidRDefault="00B241F6" w:rsidP="00F03FC8">
      <w:pPr>
        <w:rPr>
          <w:rFonts w:ascii="Arial" w:hAnsi="Arial" w:cs="Arial"/>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8</w:t>
      </w:r>
      <w:r w:rsidR="00713B1A" w:rsidRPr="00540205">
        <w:rPr>
          <w:rFonts w:ascii="Arial" w:hAnsi="Arial" w:cs="Arial"/>
          <w:b/>
          <w:sz w:val="24"/>
          <w:szCs w:val="24"/>
        </w:rPr>
        <w:t xml:space="preserve">  </w:t>
      </w:r>
      <w:r w:rsidRPr="00540205">
        <w:rPr>
          <w:rFonts w:ascii="Arial" w:hAnsi="Arial" w:cs="Arial"/>
          <w:b/>
          <w:sz w:val="24"/>
          <w:szCs w:val="24"/>
          <w:u w:val="single"/>
        </w:rPr>
        <w:t>Post</w:t>
      </w:r>
      <w:proofErr w:type="gramEnd"/>
      <w:r w:rsidRPr="00540205">
        <w:rPr>
          <w:rFonts w:ascii="Arial" w:hAnsi="Arial" w:cs="Arial"/>
          <w:b/>
          <w:sz w:val="24"/>
          <w:szCs w:val="24"/>
          <w:u w:val="single"/>
        </w:rPr>
        <w:t xml:space="preserve"> Award Conference/Periodic Progress Meetings</w:t>
      </w:r>
      <w:proofErr w:type="gramStart"/>
      <w:r w:rsidRPr="00540205">
        <w:rPr>
          <w:rFonts w:ascii="Arial" w:hAnsi="Arial" w:cs="Arial"/>
          <w:b/>
          <w:smallCaps/>
          <w:sz w:val="24"/>
          <w:szCs w:val="24"/>
        </w:rPr>
        <w:t>:</w:t>
      </w:r>
      <w:r w:rsidRPr="00540205">
        <w:rPr>
          <w:rFonts w:ascii="Arial" w:hAnsi="Arial" w:cs="Arial"/>
          <w:sz w:val="24"/>
          <w:szCs w:val="24"/>
        </w:rPr>
        <w:t xml:space="preserve">  The</w:t>
      </w:r>
      <w:proofErr w:type="gramEnd"/>
      <w:r w:rsidRPr="00540205">
        <w:rPr>
          <w:rFonts w:ascii="Arial" w:hAnsi="Arial" w:cs="Arial"/>
          <w:sz w:val="24"/>
          <w:szCs w:val="24"/>
        </w:rPr>
        <w:t xml:space="preserve"> Contractor </w:t>
      </w:r>
      <w:r w:rsidR="00C33966" w:rsidRPr="00540205">
        <w:rPr>
          <w:rFonts w:ascii="Arial" w:hAnsi="Arial" w:cs="Arial"/>
          <w:sz w:val="24"/>
          <w:szCs w:val="24"/>
        </w:rPr>
        <w:t xml:space="preserve">shall </w:t>
      </w:r>
      <w:r w:rsidRPr="00540205">
        <w:rPr>
          <w:rFonts w:ascii="Arial" w:hAnsi="Arial" w:cs="Arial"/>
          <w:sz w:val="24"/>
          <w:szCs w:val="24"/>
        </w:rPr>
        <w:t xml:space="preserve">attend post award conference convened by the contracting activity or contract administration office in accordance with </w:t>
      </w:r>
      <w:r w:rsidR="00524933" w:rsidRPr="00540205">
        <w:rPr>
          <w:rFonts w:ascii="Arial" w:hAnsi="Arial" w:cs="Arial"/>
          <w:sz w:val="24"/>
          <w:szCs w:val="24"/>
        </w:rPr>
        <w:t xml:space="preserve">FAR </w:t>
      </w:r>
      <w:r w:rsidRPr="00540205">
        <w:rPr>
          <w:rFonts w:ascii="Arial" w:hAnsi="Arial" w:cs="Arial"/>
          <w:sz w:val="24"/>
          <w:szCs w:val="24"/>
        </w:rPr>
        <w:t xml:space="preserve">Subpart 42.5. The </w:t>
      </w:r>
      <w:r w:rsidR="006F3974" w:rsidRPr="00540205">
        <w:rPr>
          <w:rFonts w:ascii="Arial" w:hAnsi="Arial" w:cs="Arial"/>
          <w:sz w:val="24"/>
          <w:szCs w:val="24"/>
        </w:rPr>
        <w:t>C</w:t>
      </w:r>
      <w:r w:rsidRPr="00540205">
        <w:rPr>
          <w:rFonts w:ascii="Arial" w:hAnsi="Arial" w:cs="Arial"/>
          <w:sz w:val="24"/>
          <w:szCs w:val="24"/>
        </w:rPr>
        <w:t xml:space="preserve">ontracting </w:t>
      </w:r>
      <w:r w:rsidR="006F3974" w:rsidRPr="00540205">
        <w:rPr>
          <w:rFonts w:ascii="Arial" w:hAnsi="Arial" w:cs="Arial"/>
          <w:sz w:val="24"/>
          <w:szCs w:val="24"/>
        </w:rPr>
        <w:t>O</w:t>
      </w:r>
      <w:r w:rsidRPr="00540205">
        <w:rPr>
          <w:rFonts w:ascii="Arial" w:hAnsi="Arial" w:cs="Arial"/>
          <w:sz w:val="24"/>
          <w:szCs w:val="24"/>
        </w:rPr>
        <w:t>fficer, COR, and other Government personnel, as appropriate, may meet periodically with the</w:t>
      </w:r>
      <w:r w:rsidR="00F105A1" w:rsidRPr="00540205">
        <w:rPr>
          <w:rFonts w:ascii="Arial" w:hAnsi="Arial" w:cs="Arial"/>
          <w:sz w:val="24"/>
          <w:szCs w:val="24"/>
        </w:rPr>
        <w:t xml:space="preserve"> Contractor </w:t>
      </w:r>
      <w:r w:rsidRPr="00540205">
        <w:rPr>
          <w:rFonts w:ascii="Arial" w:hAnsi="Arial" w:cs="Arial"/>
          <w:sz w:val="24"/>
          <w:szCs w:val="24"/>
        </w:rPr>
        <w:t xml:space="preserve">to review the </w:t>
      </w:r>
      <w:r w:rsidR="006F3974" w:rsidRPr="00540205">
        <w:rPr>
          <w:rFonts w:ascii="Arial" w:hAnsi="Arial" w:cs="Arial"/>
          <w:sz w:val="24"/>
          <w:szCs w:val="24"/>
        </w:rPr>
        <w:t>C</w:t>
      </w:r>
      <w:r w:rsidRPr="00540205">
        <w:rPr>
          <w:rFonts w:ascii="Arial" w:hAnsi="Arial" w:cs="Arial"/>
          <w:sz w:val="24"/>
          <w:szCs w:val="24"/>
        </w:rPr>
        <w:t xml:space="preserve">ontractor's performance. At these meetings the </w:t>
      </w:r>
      <w:r w:rsidR="00CB455E" w:rsidRPr="00540205">
        <w:rPr>
          <w:rFonts w:ascii="Arial" w:hAnsi="Arial" w:cs="Arial"/>
          <w:sz w:val="24"/>
          <w:szCs w:val="24"/>
        </w:rPr>
        <w:t>Contracting Officer</w:t>
      </w:r>
      <w:r w:rsidRPr="00540205">
        <w:rPr>
          <w:rFonts w:ascii="Arial" w:hAnsi="Arial" w:cs="Arial"/>
          <w:sz w:val="24"/>
          <w:szCs w:val="24"/>
        </w:rPr>
        <w:t xml:space="preserve"> will apprise the</w:t>
      </w:r>
      <w:r w:rsidR="00F105A1" w:rsidRPr="00540205">
        <w:rPr>
          <w:rFonts w:ascii="Arial" w:hAnsi="Arial" w:cs="Arial"/>
          <w:sz w:val="24"/>
          <w:szCs w:val="24"/>
        </w:rPr>
        <w:t xml:space="preserve"> Contractor </w:t>
      </w:r>
      <w:r w:rsidRPr="00540205">
        <w:rPr>
          <w:rFonts w:ascii="Arial" w:hAnsi="Arial" w:cs="Arial"/>
          <w:sz w:val="24"/>
          <w:szCs w:val="24"/>
        </w:rPr>
        <w:t>of how the</w:t>
      </w:r>
      <w:r w:rsidR="00BC7B09" w:rsidRPr="00540205">
        <w:rPr>
          <w:rFonts w:ascii="Arial" w:hAnsi="Arial" w:cs="Arial"/>
          <w:sz w:val="24"/>
          <w:szCs w:val="24"/>
        </w:rPr>
        <w:t xml:space="preserve"> Government </w:t>
      </w:r>
      <w:r w:rsidRPr="00540205">
        <w:rPr>
          <w:rFonts w:ascii="Arial" w:hAnsi="Arial" w:cs="Arial"/>
          <w:sz w:val="24"/>
          <w:szCs w:val="24"/>
        </w:rPr>
        <w:t xml:space="preserve">views the </w:t>
      </w:r>
      <w:r w:rsidR="00A3464F" w:rsidRPr="00540205">
        <w:rPr>
          <w:rFonts w:ascii="Arial" w:hAnsi="Arial" w:cs="Arial"/>
          <w:sz w:val="24"/>
          <w:szCs w:val="24"/>
        </w:rPr>
        <w:t>Contractor</w:t>
      </w:r>
      <w:r w:rsidRPr="00540205">
        <w:rPr>
          <w:rFonts w:ascii="Arial" w:hAnsi="Arial" w:cs="Arial"/>
          <w:sz w:val="24"/>
          <w:szCs w:val="24"/>
        </w:rPr>
        <w:t xml:space="preserve">'s performance and </w:t>
      </w:r>
      <w:r w:rsidR="0063117F" w:rsidRPr="00540205">
        <w:rPr>
          <w:rFonts w:ascii="Arial" w:hAnsi="Arial" w:cs="Arial"/>
          <w:sz w:val="24"/>
          <w:szCs w:val="24"/>
        </w:rPr>
        <w:t>t</w:t>
      </w:r>
      <w:r w:rsidR="00CB455E" w:rsidRPr="00540205">
        <w:rPr>
          <w:rFonts w:ascii="Arial" w:hAnsi="Arial" w:cs="Arial"/>
          <w:sz w:val="24"/>
          <w:szCs w:val="24"/>
        </w:rPr>
        <w:t>he Contractor shall</w:t>
      </w:r>
      <w:r w:rsidRPr="00540205">
        <w:rPr>
          <w:rFonts w:ascii="Arial" w:hAnsi="Arial" w:cs="Arial"/>
          <w:sz w:val="24"/>
          <w:szCs w:val="24"/>
        </w:rPr>
        <w:t xml:space="preserve"> </w:t>
      </w:r>
      <w:proofErr w:type="gramStart"/>
      <w:r w:rsidRPr="00540205">
        <w:rPr>
          <w:rFonts w:ascii="Arial" w:hAnsi="Arial" w:cs="Arial"/>
          <w:sz w:val="24"/>
          <w:szCs w:val="24"/>
        </w:rPr>
        <w:t>apprise</w:t>
      </w:r>
      <w:proofErr w:type="gramEnd"/>
      <w:r w:rsidRPr="00540205">
        <w:rPr>
          <w:rFonts w:ascii="Arial" w:hAnsi="Arial" w:cs="Arial"/>
          <w:sz w:val="24"/>
          <w:szCs w:val="24"/>
        </w:rPr>
        <w:t xml:space="preserve"> the Government of problems, if any, being experienced. Appropriate action </w:t>
      </w:r>
      <w:proofErr w:type="gramStart"/>
      <w:r w:rsidRPr="00540205">
        <w:rPr>
          <w:rFonts w:ascii="Arial" w:hAnsi="Arial" w:cs="Arial"/>
          <w:sz w:val="24"/>
          <w:szCs w:val="24"/>
        </w:rPr>
        <w:t>shall</w:t>
      </w:r>
      <w:proofErr w:type="gramEnd"/>
      <w:r w:rsidRPr="00540205">
        <w:rPr>
          <w:rFonts w:ascii="Arial" w:hAnsi="Arial" w:cs="Arial"/>
          <w:sz w:val="24"/>
          <w:szCs w:val="24"/>
        </w:rPr>
        <w:t xml:space="preserve"> be taken to resolve outstanding issues. These meetings shall be at no additional cost to the </w:t>
      </w:r>
      <w:r w:rsidR="00A3464F" w:rsidRPr="00540205">
        <w:rPr>
          <w:rFonts w:ascii="Arial" w:hAnsi="Arial" w:cs="Arial"/>
          <w:sz w:val="24"/>
          <w:szCs w:val="24"/>
        </w:rPr>
        <w:t>Government</w:t>
      </w:r>
      <w:r w:rsidRPr="00540205">
        <w:rPr>
          <w:rFonts w:ascii="Arial" w:hAnsi="Arial" w:cs="Arial"/>
          <w:sz w:val="24"/>
          <w:szCs w:val="24"/>
        </w:rPr>
        <w:t>.</w:t>
      </w:r>
    </w:p>
    <w:p w:rsidR="00C851D7" w:rsidRPr="00540205" w:rsidRDefault="00C851D7" w:rsidP="0015134A">
      <w:pPr>
        <w:rPr>
          <w:rFonts w:ascii="Arial" w:hAnsi="Arial" w:cs="Arial"/>
          <w:sz w:val="24"/>
          <w:szCs w:val="24"/>
        </w:rPr>
      </w:pPr>
    </w:p>
    <w:p w:rsidR="00C851D7" w:rsidRPr="00540205" w:rsidRDefault="00E673BB" w:rsidP="00F03FC8">
      <w:pPr>
        <w:suppressAutoHyphens/>
        <w:rPr>
          <w:rFonts w:ascii="Arial" w:hAnsi="Arial" w:cs="Arial"/>
          <w:iCs/>
          <w:sz w:val="24"/>
          <w:szCs w:val="24"/>
        </w:rPr>
      </w:pPr>
      <w:proofErr w:type="gramStart"/>
      <w:r w:rsidRPr="00540205">
        <w:rPr>
          <w:rFonts w:ascii="Arial" w:hAnsi="Arial" w:cs="Arial"/>
          <w:b/>
          <w:sz w:val="24"/>
          <w:szCs w:val="24"/>
        </w:rPr>
        <w:t>1.8</w:t>
      </w:r>
      <w:r w:rsidR="007124C2" w:rsidRPr="00540205">
        <w:rPr>
          <w:rFonts w:ascii="Arial" w:hAnsi="Arial" w:cs="Arial"/>
          <w:b/>
          <w:sz w:val="24"/>
          <w:szCs w:val="24"/>
        </w:rPr>
        <w:t xml:space="preserve">.1 </w:t>
      </w:r>
      <w:r w:rsidR="00DD0B80" w:rsidRPr="00540205">
        <w:rPr>
          <w:rFonts w:ascii="Arial" w:hAnsi="Arial" w:cs="Arial"/>
          <w:b/>
          <w:sz w:val="24"/>
          <w:szCs w:val="24"/>
        </w:rPr>
        <w:t xml:space="preserve"> </w:t>
      </w:r>
      <w:r w:rsidR="00C851D7" w:rsidRPr="00540205">
        <w:rPr>
          <w:rFonts w:ascii="Arial" w:hAnsi="Arial" w:cs="Arial"/>
          <w:sz w:val="24"/>
          <w:szCs w:val="24"/>
        </w:rPr>
        <w:t>The</w:t>
      </w:r>
      <w:proofErr w:type="gramEnd"/>
      <w:r w:rsidR="00C851D7" w:rsidRPr="00540205">
        <w:rPr>
          <w:rFonts w:ascii="Arial" w:hAnsi="Arial" w:cs="Arial"/>
          <w:sz w:val="24"/>
          <w:szCs w:val="24"/>
        </w:rPr>
        <w:t xml:space="preserv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rsidRPr="00540205">
        <w:rPr>
          <w:rFonts w:ascii="Arial" w:hAnsi="Arial" w:cs="Arial"/>
          <w:sz w:val="24"/>
          <w:szCs w:val="24"/>
        </w:rPr>
        <w:t xml:space="preserve">Contract </w:t>
      </w:r>
      <w:r w:rsidR="00C851D7" w:rsidRPr="00540205">
        <w:rPr>
          <w:rFonts w:ascii="Arial" w:hAnsi="Arial" w:cs="Arial"/>
          <w:sz w:val="24"/>
          <w:szCs w:val="24"/>
        </w:rPr>
        <w:t>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rsidR="00C851D7" w:rsidRPr="00540205" w:rsidRDefault="00C851D7" w:rsidP="0015134A">
      <w:pPr>
        <w:rPr>
          <w:rFonts w:ascii="Arial" w:hAnsi="Arial" w:cs="Arial"/>
          <w:sz w:val="24"/>
          <w:szCs w:val="24"/>
        </w:rPr>
      </w:pPr>
    </w:p>
    <w:p w:rsidR="006F3974" w:rsidRPr="00540205" w:rsidRDefault="009E5523" w:rsidP="00F03FC8">
      <w:pPr>
        <w:rPr>
          <w:rFonts w:ascii="Arial" w:hAnsi="Arial" w:cs="Arial"/>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9</w:t>
      </w:r>
      <w:r w:rsidRPr="00540205">
        <w:rPr>
          <w:rFonts w:ascii="Arial" w:hAnsi="Arial" w:cs="Arial"/>
          <w:b/>
          <w:sz w:val="24"/>
          <w:szCs w:val="24"/>
        </w:rPr>
        <w:t xml:space="preserve">  </w:t>
      </w:r>
      <w:r w:rsidRPr="00540205">
        <w:rPr>
          <w:rFonts w:ascii="Arial" w:hAnsi="Arial" w:cs="Arial"/>
          <w:b/>
          <w:sz w:val="24"/>
          <w:szCs w:val="24"/>
          <w:u w:val="single"/>
        </w:rPr>
        <w:t>Contracting</w:t>
      </w:r>
      <w:proofErr w:type="gramEnd"/>
      <w:r w:rsidR="00B241F6" w:rsidRPr="00540205">
        <w:rPr>
          <w:rFonts w:ascii="Arial" w:hAnsi="Arial" w:cs="Arial"/>
          <w:b/>
          <w:sz w:val="24"/>
          <w:szCs w:val="24"/>
          <w:u w:val="single"/>
        </w:rPr>
        <w:t xml:space="preserve"> Officer</w:t>
      </w:r>
      <w:r w:rsidR="00713B1A" w:rsidRPr="00540205">
        <w:rPr>
          <w:rFonts w:ascii="Arial" w:hAnsi="Arial" w:cs="Arial"/>
          <w:b/>
          <w:sz w:val="24"/>
          <w:szCs w:val="24"/>
          <w:u w:val="single"/>
        </w:rPr>
        <w:t>’s</w:t>
      </w:r>
      <w:r w:rsidR="00B241F6" w:rsidRPr="00540205">
        <w:rPr>
          <w:rFonts w:ascii="Arial" w:hAnsi="Arial" w:cs="Arial"/>
          <w:b/>
          <w:sz w:val="24"/>
          <w:szCs w:val="24"/>
          <w:u w:val="single"/>
        </w:rPr>
        <w:t xml:space="preserve"> Representative (COR)</w:t>
      </w:r>
      <w:proofErr w:type="gramStart"/>
      <w:r w:rsidR="00B241F6" w:rsidRPr="00540205">
        <w:rPr>
          <w:rFonts w:ascii="Arial" w:hAnsi="Arial" w:cs="Arial"/>
          <w:b/>
          <w:sz w:val="24"/>
          <w:szCs w:val="24"/>
        </w:rPr>
        <w:t>:</w:t>
      </w:r>
      <w:r w:rsidR="00B241F6" w:rsidRPr="00540205">
        <w:rPr>
          <w:rFonts w:ascii="Arial" w:hAnsi="Arial" w:cs="Arial"/>
          <w:sz w:val="24"/>
          <w:szCs w:val="24"/>
        </w:rPr>
        <w:t xml:space="preserve">  </w:t>
      </w:r>
      <w:r w:rsidR="009C51B1" w:rsidRPr="00540205">
        <w:rPr>
          <w:rFonts w:ascii="Arial" w:hAnsi="Arial" w:cs="Arial"/>
          <w:sz w:val="24"/>
          <w:szCs w:val="24"/>
        </w:rPr>
        <w:t>Refer</w:t>
      </w:r>
      <w:proofErr w:type="gramEnd"/>
      <w:r w:rsidR="009C51B1" w:rsidRPr="00540205">
        <w:rPr>
          <w:rFonts w:ascii="Arial" w:hAnsi="Arial" w:cs="Arial"/>
          <w:sz w:val="24"/>
          <w:szCs w:val="24"/>
        </w:rPr>
        <w:t xml:space="preserve"> to Part 2 of this PWS for the definition of a COR. </w:t>
      </w:r>
      <w:r w:rsidR="0063117F" w:rsidRPr="00540205">
        <w:rPr>
          <w:rFonts w:ascii="Arial" w:hAnsi="Arial" w:cs="Arial"/>
          <w:sz w:val="24"/>
          <w:szCs w:val="24"/>
        </w:rPr>
        <w:t xml:space="preserve">As </w:t>
      </w:r>
      <w:r w:rsidR="006F3974" w:rsidRPr="00540205">
        <w:rPr>
          <w:rFonts w:ascii="Arial" w:hAnsi="Arial" w:cs="Arial"/>
          <w:sz w:val="24"/>
          <w:szCs w:val="24"/>
        </w:rPr>
        <w:t>determined by the Contracting Officer</w:t>
      </w:r>
      <w:r w:rsidR="0063117F" w:rsidRPr="00540205">
        <w:rPr>
          <w:rFonts w:ascii="Arial" w:hAnsi="Arial" w:cs="Arial"/>
          <w:sz w:val="24"/>
          <w:szCs w:val="24"/>
        </w:rPr>
        <w:t xml:space="preserve">, </w:t>
      </w:r>
      <w:r w:rsidR="006F3974" w:rsidRPr="00540205">
        <w:rPr>
          <w:rFonts w:ascii="Arial" w:hAnsi="Arial" w:cs="Arial"/>
          <w:sz w:val="24"/>
          <w:szCs w:val="24"/>
        </w:rPr>
        <w:t xml:space="preserve">a COR will be </w:t>
      </w:r>
      <w:r w:rsidR="0063117F" w:rsidRPr="00540205">
        <w:rPr>
          <w:rFonts w:ascii="Arial" w:hAnsi="Arial" w:cs="Arial"/>
          <w:sz w:val="24"/>
          <w:szCs w:val="24"/>
        </w:rPr>
        <w:t xml:space="preserve">appointed and </w:t>
      </w:r>
      <w:r w:rsidR="006F3974" w:rsidRPr="00540205">
        <w:rPr>
          <w:rFonts w:ascii="Arial" w:hAnsi="Arial" w:cs="Arial"/>
          <w:sz w:val="24"/>
          <w:szCs w:val="24"/>
        </w:rPr>
        <w:t xml:space="preserve">identified by letter of designation, a copy of which will be provided to the Contractor by the Contracting Officer. The designation letter states the responsibilities and limitations of the COR, especially </w:t>
      </w:r>
      <w:proofErr w:type="gramStart"/>
      <w:r w:rsidR="006F3974" w:rsidRPr="00540205">
        <w:rPr>
          <w:rFonts w:ascii="Arial" w:hAnsi="Arial" w:cs="Arial"/>
          <w:sz w:val="24"/>
          <w:szCs w:val="24"/>
        </w:rPr>
        <w:t>with regard to</w:t>
      </w:r>
      <w:proofErr w:type="gramEnd"/>
      <w:r w:rsidR="006F3974" w:rsidRPr="00540205">
        <w:rPr>
          <w:rFonts w:ascii="Arial" w:hAnsi="Arial" w:cs="Arial"/>
          <w:sz w:val="24"/>
          <w:szCs w:val="24"/>
        </w:rPr>
        <w:t xml:space="preserve"> changes in cost or price, estimates</w:t>
      </w:r>
      <w:r w:rsidR="00C33966" w:rsidRPr="00540205">
        <w:rPr>
          <w:rFonts w:ascii="Arial" w:hAnsi="Arial" w:cs="Arial"/>
          <w:sz w:val="24"/>
          <w:szCs w:val="24"/>
        </w:rPr>
        <w:t>,</w:t>
      </w:r>
      <w:r w:rsidR="006F3974" w:rsidRPr="00540205">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006F63C0" w:rsidRPr="00540205">
        <w:rPr>
          <w:rFonts w:ascii="Arial" w:hAnsi="Arial" w:cs="Arial"/>
          <w:sz w:val="24"/>
          <w:szCs w:val="24"/>
        </w:rPr>
        <w:t xml:space="preserve">The COR is not authorized to obligate the Government. If the work is not written in the contract, the COR is not authorized to request new work. </w:t>
      </w:r>
      <w:r w:rsidR="006F3974" w:rsidRPr="00540205">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rsidR="00A44BF3" w:rsidRPr="00540205" w:rsidRDefault="00A44BF3" w:rsidP="00F03FC8">
      <w:pPr>
        <w:rPr>
          <w:rFonts w:ascii="Arial" w:hAnsi="Arial" w:cs="Arial"/>
          <w:sz w:val="24"/>
          <w:szCs w:val="24"/>
        </w:rPr>
      </w:pPr>
    </w:p>
    <w:p w:rsidR="006F3974" w:rsidRPr="009D35E0" w:rsidRDefault="00D60955" w:rsidP="00F03FC8">
      <w:pPr>
        <w:rPr>
          <w:rFonts w:ascii="Arial" w:hAnsi="Arial" w:cs="Arial"/>
          <w:color w:val="000000" w:themeColor="text1"/>
          <w:sz w:val="24"/>
          <w:szCs w:val="24"/>
        </w:rPr>
      </w:pPr>
      <w:proofErr w:type="gramStart"/>
      <w:r w:rsidRPr="00540205">
        <w:rPr>
          <w:rFonts w:ascii="Arial" w:hAnsi="Arial" w:cs="Arial"/>
          <w:b/>
          <w:sz w:val="24"/>
          <w:szCs w:val="24"/>
        </w:rPr>
        <w:t>1.</w:t>
      </w:r>
      <w:r w:rsidR="00E673BB" w:rsidRPr="00540205">
        <w:rPr>
          <w:rFonts w:ascii="Arial" w:hAnsi="Arial" w:cs="Arial"/>
          <w:b/>
          <w:sz w:val="24"/>
          <w:szCs w:val="24"/>
        </w:rPr>
        <w:t>10</w:t>
      </w:r>
      <w:r w:rsidR="00713B1A" w:rsidRPr="00540205">
        <w:rPr>
          <w:rFonts w:ascii="Arial" w:hAnsi="Arial" w:cs="Arial"/>
          <w:b/>
          <w:sz w:val="24"/>
          <w:szCs w:val="24"/>
        </w:rPr>
        <w:t xml:space="preserve">  </w:t>
      </w:r>
      <w:r w:rsidRPr="00540205">
        <w:rPr>
          <w:rFonts w:ascii="Arial" w:hAnsi="Arial" w:cs="Arial"/>
          <w:b/>
          <w:sz w:val="24"/>
          <w:szCs w:val="24"/>
          <w:u w:val="single"/>
        </w:rPr>
        <w:t>Key</w:t>
      </w:r>
      <w:proofErr w:type="gramEnd"/>
      <w:r w:rsidRPr="00540205">
        <w:rPr>
          <w:rFonts w:ascii="Arial" w:hAnsi="Arial" w:cs="Arial"/>
          <w:b/>
          <w:sz w:val="24"/>
          <w:szCs w:val="24"/>
          <w:u w:val="single"/>
        </w:rPr>
        <w:t xml:space="preserve"> Personnel</w:t>
      </w:r>
      <w:proofErr w:type="gramStart"/>
      <w:r w:rsidRPr="00540205">
        <w:rPr>
          <w:rFonts w:ascii="Arial" w:hAnsi="Arial" w:cs="Arial"/>
          <w:b/>
          <w:sz w:val="24"/>
          <w:szCs w:val="24"/>
        </w:rPr>
        <w:t>:</w:t>
      </w:r>
      <w:r w:rsidRPr="00540205">
        <w:rPr>
          <w:rFonts w:ascii="Arial" w:hAnsi="Arial" w:cs="Arial"/>
          <w:sz w:val="24"/>
          <w:szCs w:val="24"/>
        </w:rPr>
        <w:t xml:space="preserve">  </w:t>
      </w:r>
      <w:r w:rsidR="006F3974" w:rsidRPr="00540205">
        <w:rPr>
          <w:rFonts w:ascii="Arial" w:hAnsi="Arial" w:cs="Arial"/>
          <w:sz w:val="24"/>
          <w:szCs w:val="24"/>
        </w:rPr>
        <w:t>The</w:t>
      </w:r>
      <w:proofErr w:type="gramEnd"/>
      <w:r w:rsidR="006F3974" w:rsidRPr="00540205">
        <w:rPr>
          <w:rFonts w:ascii="Arial" w:hAnsi="Arial" w:cs="Arial"/>
          <w:sz w:val="24"/>
          <w:szCs w:val="24"/>
        </w:rPr>
        <w:t xml:space="preserve"> </w:t>
      </w:r>
      <w:r w:rsidR="006F3974" w:rsidRPr="009D35E0">
        <w:rPr>
          <w:rFonts w:ascii="Arial" w:hAnsi="Arial" w:cs="Arial"/>
          <w:color w:val="000000" w:themeColor="text1"/>
          <w:sz w:val="24"/>
          <w:szCs w:val="24"/>
        </w:rPr>
        <w:t>following personnel are considered key personnel by the Government</w:t>
      </w:r>
      <w:proofErr w:type="gramStart"/>
      <w:r w:rsidR="006F3974" w:rsidRPr="009D35E0">
        <w:rPr>
          <w:rFonts w:ascii="Arial" w:hAnsi="Arial" w:cs="Arial"/>
          <w:color w:val="000000" w:themeColor="text1"/>
          <w:sz w:val="24"/>
          <w:szCs w:val="24"/>
        </w:rPr>
        <w:t xml:space="preserve">:  </w:t>
      </w:r>
      <w:r w:rsidR="006919F0" w:rsidRPr="009D35E0">
        <w:rPr>
          <w:rFonts w:ascii="Arial" w:hAnsi="Arial" w:cs="Arial"/>
          <w:color w:val="000000" w:themeColor="text1"/>
          <w:sz w:val="24"/>
          <w:szCs w:val="24"/>
        </w:rPr>
        <w:t>Team</w:t>
      </w:r>
      <w:proofErr w:type="gramEnd"/>
      <w:r w:rsidR="006919F0" w:rsidRPr="009D35E0">
        <w:rPr>
          <w:rFonts w:ascii="Arial" w:hAnsi="Arial" w:cs="Arial"/>
          <w:color w:val="000000" w:themeColor="text1"/>
          <w:sz w:val="24"/>
          <w:szCs w:val="24"/>
        </w:rPr>
        <w:t xml:space="preserve"> Lead/ Area Supervisor, Area manager, Team member/Associates</w:t>
      </w:r>
      <w:r w:rsidR="008168FF" w:rsidRPr="009D35E0">
        <w:rPr>
          <w:rFonts w:ascii="Arial" w:hAnsi="Arial" w:cs="Arial"/>
          <w:i/>
          <w:color w:val="000000" w:themeColor="text1"/>
          <w:sz w:val="24"/>
          <w:szCs w:val="24"/>
        </w:rPr>
        <w:t xml:space="preserve">, </w:t>
      </w:r>
      <w:r w:rsidR="00A24909" w:rsidRPr="009D35E0">
        <w:rPr>
          <w:rFonts w:ascii="Arial" w:hAnsi="Arial" w:cs="Arial"/>
          <w:i/>
          <w:color w:val="000000" w:themeColor="text1"/>
          <w:sz w:val="24"/>
          <w:szCs w:val="24"/>
        </w:rPr>
        <w:t>Program/</w:t>
      </w:r>
      <w:r w:rsidR="00A3464F" w:rsidRPr="009D35E0">
        <w:rPr>
          <w:rFonts w:ascii="Arial" w:hAnsi="Arial" w:cs="Arial"/>
          <w:i/>
          <w:color w:val="000000" w:themeColor="text1"/>
          <w:sz w:val="24"/>
          <w:szCs w:val="24"/>
        </w:rPr>
        <w:t>C</w:t>
      </w:r>
      <w:r w:rsidR="00524933" w:rsidRPr="009D35E0">
        <w:rPr>
          <w:rFonts w:ascii="Arial" w:hAnsi="Arial" w:cs="Arial"/>
          <w:i/>
          <w:color w:val="000000" w:themeColor="text1"/>
          <w:sz w:val="24"/>
          <w:szCs w:val="24"/>
        </w:rPr>
        <w:t xml:space="preserve">ontract </w:t>
      </w:r>
      <w:r w:rsidR="00A3464F" w:rsidRPr="009D35E0">
        <w:rPr>
          <w:rFonts w:ascii="Arial" w:hAnsi="Arial" w:cs="Arial"/>
          <w:i/>
          <w:color w:val="000000" w:themeColor="text1"/>
          <w:sz w:val="24"/>
          <w:szCs w:val="24"/>
        </w:rPr>
        <w:t>Manager</w:t>
      </w:r>
      <w:r w:rsidR="00524933" w:rsidRPr="009D35E0">
        <w:rPr>
          <w:rFonts w:ascii="Arial" w:hAnsi="Arial" w:cs="Arial"/>
          <w:i/>
          <w:color w:val="000000" w:themeColor="text1"/>
          <w:sz w:val="24"/>
          <w:szCs w:val="24"/>
        </w:rPr>
        <w:t>/</w:t>
      </w:r>
      <w:r w:rsidR="00A3464F" w:rsidRPr="009D35E0">
        <w:rPr>
          <w:rFonts w:ascii="Arial" w:hAnsi="Arial" w:cs="Arial"/>
          <w:i/>
          <w:color w:val="000000" w:themeColor="text1"/>
          <w:sz w:val="24"/>
          <w:szCs w:val="24"/>
        </w:rPr>
        <w:t>A</w:t>
      </w:r>
      <w:r w:rsidR="006F3974" w:rsidRPr="009D35E0">
        <w:rPr>
          <w:rFonts w:ascii="Arial" w:hAnsi="Arial" w:cs="Arial"/>
          <w:i/>
          <w:color w:val="000000" w:themeColor="text1"/>
          <w:sz w:val="24"/>
          <w:szCs w:val="24"/>
        </w:rPr>
        <w:t xml:space="preserve">lternate </w:t>
      </w:r>
      <w:proofErr w:type="gramStart"/>
      <w:r w:rsidR="00A24909" w:rsidRPr="009D35E0">
        <w:rPr>
          <w:rFonts w:ascii="Arial" w:hAnsi="Arial" w:cs="Arial"/>
          <w:i/>
          <w:color w:val="000000" w:themeColor="text1"/>
          <w:sz w:val="24"/>
          <w:szCs w:val="24"/>
        </w:rPr>
        <w:t>Program</w:t>
      </w:r>
      <w:proofErr w:type="gramEnd"/>
      <w:r w:rsidR="00A24909" w:rsidRPr="009D35E0">
        <w:rPr>
          <w:rFonts w:ascii="Arial" w:hAnsi="Arial" w:cs="Arial"/>
          <w:i/>
          <w:color w:val="000000" w:themeColor="text1"/>
          <w:sz w:val="24"/>
          <w:szCs w:val="24"/>
        </w:rPr>
        <w:t>/</w:t>
      </w:r>
      <w:r w:rsidR="00A3464F" w:rsidRPr="009D35E0">
        <w:rPr>
          <w:rFonts w:ascii="Arial" w:hAnsi="Arial" w:cs="Arial"/>
          <w:i/>
          <w:color w:val="000000" w:themeColor="text1"/>
          <w:sz w:val="24"/>
          <w:szCs w:val="24"/>
        </w:rPr>
        <w:t>C</w:t>
      </w:r>
      <w:r w:rsidR="006F3974" w:rsidRPr="009D35E0">
        <w:rPr>
          <w:rFonts w:ascii="Arial" w:hAnsi="Arial" w:cs="Arial"/>
          <w:i/>
          <w:color w:val="000000" w:themeColor="text1"/>
          <w:sz w:val="24"/>
          <w:szCs w:val="24"/>
        </w:rPr>
        <w:t xml:space="preserve">ontract </w:t>
      </w:r>
      <w:r w:rsidR="00A3464F" w:rsidRPr="009D35E0">
        <w:rPr>
          <w:rFonts w:ascii="Arial" w:hAnsi="Arial" w:cs="Arial"/>
          <w:i/>
          <w:color w:val="000000" w:themeColor="text1"/>
          <w:sz w:val="24"/>
          <w:szCs w:val="24"/>
        </w:rPr>
        <w:t>M</w:t>
      </w:r>
      <w:r w:rsidR="006F3974" w:rsidRPr="009D35E0">
        <w:rPr>
          <w:rFonts w:ascii="Arial" w:hAnsi="Arial" w:cs="Arial"/>
          <w:i/>
          <w:color w:val="000000" w:themeColor="text1"/>
          <w:sz w:val="24"/>
          <w:szCs w:val="24"/>
        </w:rPr>
        <w:t xml:space="preserve">anager, </w:t>
      </w:r>
      <w:r w:rsidR="005A1AD4" w:rsidRPr="009D35E0">
        <w:rPr>
          <w:rFonts w:ascii="Arial" w:hAnsi="Arial" w:cs="Arial"/>
          <w:i/>
          <w:color w:val="000000" w:themeColor="text1"/>
          <w:sz w:val="24"/>
          <w:szCs w:val="24"/>
        </w:rPr>
        <w:t xml:space="preserve">Quality Control Manager, </w:t>
      </w:r>
      <w:r w:rsidR="006F3974" w:rsidRPr="009D35E0">
        <w:rPr>
          <w:rFonts w:ascii="Arial" w:hAnsi="Arial" w:cs="Arial"/>
          <w:i/>
          <w:color w:val="000000" w:themeColor="text1"/>
          <w:sz w:val="24"/>
          <w:szCs w:val="24"/>
        </w:rPr>
        <w:t xml:space="preserve">Systems </w:t>
      </w:r>
      <w:r w:rsidR="005A1AD4" w:rsidRPr="009D35E0">
        <w:rPr>
          <w:rFonts w:ascii="Arial" w:hAnsi="Arial" w:cs="Arial"/>
          <w:i/>
          <w:color w:val="000000" w:themeColor="text1"/>
          <w:sz w:val="24"/>
          <w:szCs w:val="24"/>
        </w:rPr>
        <w:t>Administrator</w:t>
      </w:r>
      <w:r w:rsidR="006F3974" w:rsidRPr="009D35E0">
        <w:rPr>
          <w:rFonts w:ascii="Arial" w:hAnsi="Arial" w:cs="Arial"/>
          <w:i/>
          <w:color w:val="000000" w:themeColor="text1"/>
          <w:sz w:val="24"/>
          <w:szCs w:val="24"/>
        </w:rPr>
        <w:t>, etc.</w:t>
      </w:r>
      <w:r w:rsidR="006F3974" w:rsidRPr="009D35E0">
        <w:rPr>
          <w:rFonts w:ascii="Arial" w:hAnsi="Arial" w:cs="Arial"/>
          <w:color w:val="000000" w:themeColor="text1"/>
          <w:sz w:val="24"/>
          <w:szCs w:val="24"/>
        </w:rPr>
        <w:t xml:space="preserve"> The Contractor shall provide a </w:t>
      </w:r>
      <w:r w:rsidR="00A24909" w:rsidRPr="009D35E0">
        <w:rPr>
          <w:rFonts w:ascii="Arial" w:hAnsi="Arial" w:cs="Arial"/>
          <w:color w:val="000000" w:themeColor="text1"/>
          <w:sz w:val="24"/>
          <w:szCs w:val="24"/>
        </w:rPr>
        <w:t>Program/</w:t>
      </w:r>
      <w:r w:rsidR="00A3464F" w:rsidRPr="009D35E0">
        <w:rPr>
          <w:rFonts w:ascii="Arial" w:hAnsi="Arial" w:cs="Arial"/>
          <w:color w:val="000000" w:themeColor="text1"/>
          <w:sz w:val="24"/>
          <w:szCs w:val="24"/>
        </w:rPr>
        <w:t>C</w:t>
      </w:r>
      <w:r w:rsidR="006F3974" w:rsidRPr="009D35E0">
        <w:rPr>
          <w:rFonts w:ascii="Arial" w:hAnsi="Arial" w:cs="Arial"/>
          <w:color w:val="000000" w:themeColor="text1"/>
          <w:sz w:val="24"/>
          <w:szCs w:val="24"/>
        </w:rPr>
        <w:t xml:space="preserve">ontract </w:t>
      </w:r>
      <w:r w:rsidR="00A3464F" w:rsidRPr="009D35E0">
        <w:rPr>
          <w:rFonts w:ascii="Arial" w:hAnsi="Arial" w:cs="Arial"/>
          <w:color w:val="000000" w:themeColor="text1"/>
          <w:sz w:val="24"/>
          <w:szCs w:val="24"/>
        </w:rPr>
        <w:t>M</w:t>
      </w:r>
      <w:r w:rsidR="006F3974" w:rsidRPr="009D35E0">
        <w:rPr>
          <w:rFonts w:ascii="Arial" w:hAnsi="Arial" w:cs="Arial"/>
          <w:color w:val="000000" w:themeColor="text1"/>
          <w:sz w:val="24"/>
          <w:szCs w:val="24"/>
        </w:rPr>
        <w:t xml:space="preserve">anager who shall be responsible for the performance of the work. The name of this person and an </w:t>
      </w:r>
      <w:r w:rsidR="00A3464F" w:rsidRPr="009D35E0">
        <w:rPr>
          <w:rFonts w:ascii="Arial" w:hAnsi="Arial" w:cs="Arial"/>
          <w:color w:val="000000" w:themeColor="text1"/>
          <w:sz w:val="24"/>
          <w:szCs w:val="24"/>
        </w:rPr>
        <w:t>A</w:t>
      </w:r>
      <w:r w:rsidR="006F3974" w:rsidRPr="009D35E0">
        <w:rPr>
          <w:rFonts w:ascii="Arial" w:hAnsi="Arial" w:cs="Arial"/>
          <w:color w:val="000000" w:themeColor="text1"/>
          <w:sz w:val="24"/>
          <w:szCs w:val="24"/>
        </w:rPr>
        <w:t>lternate</w:t>
      </w:r>
      <w:r w:rsidR="00A3464F" w:rsidRPr="009D35E0">
        <w:rPr>
          <w:rFonts w:ascii="Arial" w:hAnsi="Arial" w:cs="Arial"/>
          <w:color w:val="000000" w:themeColor="text1"/>
          <w:sz w:val="24"/>
          <w:szCs w:val="24"/>
        </w:rPr>
        <w:t xml:space="preserve"> </w:t>
      </w:r>
      <w:r w:rsidR="00A24909" w:rsidRPr="009D35E0">
        <w:rPr>
          <w:rFonts w:ascii="Arial" w:hAnsi="Arial" w:cs="Arial"/>
          <w:color w:val="000000" w:themeColor="text1"/>
          <w:sz w:val="24"/>
          <w:szCs w:val="24"/>
        </w:rPr>
        <w:t>Program/</w:t>
      </w:r>
      <w:r w:rsidR="00A3464F" w:rsidRPr="009D35E0">
        <w:rPr>
          <w:rFonts w:ascii="Arial" w:hAnsi="Arial" w:cs="Arial"/>
          <w:color w:val="000000" w:themeColor="text1"/>
          <w:sz w:val="24"/>
          <w:szCs w:val="24"/>
        </w:rPr>
        <w:t>Contract Manager</w:t>
      </w:r>
      <w:r w:rsidR="006F3974" w:rsidRPr="009D35E0">
        <w:rPr>
          <w:rFonts w:ascii="Arial" w:hAnsi="Arial" w:cs="Arial"/>
          <w:color w:val="000000" w:themeColor="text1"/>
          <w:sz w:val="24"/>
          <w:szCs w:val="24"/>
        </w:rPr>
        <w:t xml:space="preserve">, who shall act for the Contractor when the </w:t>
      </w:r>
      <w:r w:rsidR="00A24909" w:rsidRPr="009D35E0">
        <w:rPr>
          <w:rFonts w:ascii="Arial" w:hAnsi="Arial" w:cs="Arial"/>
          <w:color w:val="000000" w:themeColor="text1"/>
          <w:sz w:val="24"/>
          <w:szCs w:val="24"/>
        </w:rPr>
        <w:t>Program/</w:t>
      </w:r>
      <w:r w:rsidR="00A3464F" w:rsidRPr="009D35E0">
        <w:rPr>
          <w:rFonts w:ascii="Arial" w:hAnsi="Arial" w:cs="Arial"/>
          <w:color w:val="000000" w:themeColor="text1"/>
          <w:sz w:val="24"/>
          <w:szCs w:val="24"/>
        </w:rPr>
        <w:t>Contract M</w:t>
      </w:r>
      <w:r w:rsidR="006F3974" w:rsidRPr="009D35E0">
        <w:rPr>
          <w:rFonts w:ascii="Arial" w:hAnsi="Arial" w:cs="Arial"/>
          <w:color w:val="000000" w:themeColor="text1"/>
          <w:sz w:val="24"/>
          <w:szCs w:val="24"/>
        </w:rPr>
        <w:t xml:space="preserve">anager is absent, </w:t>
      </w:r>
      <w:r w:rsidR="00314F8B" w:rsidRPr="009D35E0">
        <w:rPr>
          <w:rFonts w:ascii="Arial" w:hAnsi="Arial" w:cs="Arial"/>
          <w:color w:val="000000" w:themeColor="text1"/>
          <w:sz w:val="24"/>
          <w:szCs w:val="24"/>
        </w:rPr>
        <w:t xml:space="preserve">along with a Curriculum Vitae (CV) for each of these individuals, </w:t>
      </w:r>
      <w:r w:rsidR="006F3974" w:rsidRPr="009D35E0">
        <w:rPr>
          <w:rFonts w:ascii="Arial" w:hAnsi="Arial" w:cs="Arial"/>
          <w:color w:val="000000" w:themeColor="text1"/>
          <w:sz w:val="24"/>
          <w:szCs w:val="24"/>
        </w:rPr>
        <w:t xml:space="preserve">shall be </w:t>
      </w:r>
      <w:r w:rsidR="00314F8B" w:rsidRPr="009D35E0">
        <w:rPr>
          <w:rFonts w:ascii="Arial" w:hAnsi="Arial" w:cs="Arial"/>
          <w:color w:val="000000" w:themeColor="text1"/>
          <w:sz w:val="24"/>
          <w:szCs w:val="24"/>
        </w:rPr>
        <w:t xml:space="preserve">provided </w:t>
      </w:r>
      <w:r w:rsidR="006F3974" w:rsidRPr="009D35E0">
        <w:rPr>
          <w:rFonts w:ascii="Arial" w:hAnsi="Arial" w:cs="Arial"/>
          <w:color w:val="000000" w:themeColor="text1"/>
          <w:sz w:val="24"/>
          <w:szCs w:val="24"/>
        </w:rPr>
        <w:t xml:space="preserve">in writing to the </w:t>
      </w:r>
      <w:r w:rsidR="00CB455E" w:rsidRPr="009D35E0">
        <w:rPr>
          <w:rFonts w:ascii="Arial" w:hAnsi="Arial" w:cs="Arial"/>
          <w:color w:val="000000" w:themeColor="text1"/>
          <w:sz w:val="24"/>
          <w:szCs w:val="24"/>
        </w:rPr>
        <w:t xml:space="preserve">Contracting </w:t>
      </w:r>
      <w:proofErr w:type="gramStart"/>
      <w:r w:rsidR="00CB455E" w:rsidRPr="009D35E0">
        <w:rPr>
          <w:rFonts w:ascii="Arial" w:hAnsi="Arial" w:cs="Arial"/>
          <w:color w:val="000000" w:themeColor="text1"/>
          <w:sz w:val="24"/>
          <w:szCs w:val="24"/>
        </w:rPr>
        <w:t>Officer</w:t>
      </w:r>
      <w:r w:rsidR="00052191" w:rsidRPr="009D35E0">
        <w:rPr>
          <w:rFonts w:ascii="Arial" w:hAnsi="Arial" w:cs="Arial"/>
          <w:color w:val="000000" w:themeColor="text1"/>
          <w:sz w:val="24"/>
          <w:szCs w:val="24"/>
        </w:rPr>
        <w:t xml:space="preserve"> no later than</w:t>
      </w:r>
      <w:proofErr w:type="gramEnd"/>
      <w:r w:rsidR="00052191" w:rsidRPr="009D35E0">
        <w:rPr>
          <w:rFonts w:ascii="Arial" w:hAnsi="Arial" w:cs="Arial"/>
          <w:color w:val="000000" w:themeColor="text1"/>
          <w:sz w:val="24"/>
          <w:szCs w:val="24"/>
        </w:rPr>
        <w:t xml:space="preserve"> </w:t>
      </w:r>
      <w:r w:rsidR="00052191" w:rsidRPr="009D35E0">
        <w:rPr>
          <w:rFonts w:ascii="Arial" w:hAnsi="Arial" w:cs="Arial"/>
          <w:i/>
          <w:color w:val="000000" w:themeColor="text1"/>
          <w:sz w:val="24"/>
          <w:szCs w:val="24"/>
        </w:rPr>
        <w:t>no later than five (5) days after contract award</w:t>
      </w:r>
      <w:r w:rsidR="00052191" w:rsidRPr="00540205">
        <w:rPr>
          <w:rFonts w:ascii="Arial" w:hAnsi="Arial" w:cs="Arial"/>
          <w:sz w:val="24"/>
          <w:szCs w:val="24"/>
        </w:rPr>
        <w:t xml:space="preserve">.  </w:t>
      </w:r>
      <w:r w:rsidR="001E2E76" w:rsidRPr="009D35E0">
        <w:rPr>
          <w:rFonts w:ascii="Arial" w:hAnsi="Arial" w:cs="Arial"/>
          <w:i/>
          <w:color w:val="000000" w:themeColor="text1"/>
          <w:sz w:val="24"/>
          <w:szCs w:val="24"/>
        </w:rPr>
        <w:t xml:space="preserve">(Acceptance of the CV by the Contracting Officer is required </w:t>
      </w:r>
      <w:r w:rsidR="00314F8B" w:rsidRPr="009D35E0">
        <w:rPr>
          <w:rFonts w:ascii="Arial" w:hAnsi="Arial" w:cs="Arial"/>
          <w:i/>
          <w:color w:val="000000" w:themeColor="text1"/>
          <w:sz w:val="24"/>
          <w:szCs w:val="24"/>
        </w:rPr>
        <w:t>before these individuals are permitted to perform any task on this contract.</w:t>
      </w:r>
      <w:r w:rsidR="001E2E76" w:rsidRPr="009D35E0">
        <w:rPr>
          <w:rFonts w:ascii="Arial" w:hAnsi="Arial" w:cs="Arial"/>
          <w:i/>
          <w:color w:val="000000" w:themeColor="text1"/>
          <w:sz w:val="24"/>
          <w:szCs w:val="24"/>
        </w:rPr>
        <w:t>)</w:t>
      </w:r>
      <w:r w:rsidR="00314F8B" w:rsidRPr="009D35E0">
        <w:rPr>
          <w:rFonts w:ascii="Arial" w:hAnsi="Arial" w:cs="Arial"/>
          <w:b/>
          <w:i/>
          <w:color w:val="000000" w:themeColor="text1"/>
          <w:sz w:val="24"/>
          <w:szCs w:val="24"/>
        </w:rPr>
        <w:t xml:space="preserve"> </w:t>
      </w:r>
      <w:r w:rsidR="006F3974" w:rsidRPr="009D35E0">
        <w:rPr>
          <w:rFonts w:ascii="Arial" w:hAnsi="Arial" w:cs="Arial"/>
          <w:color w:val="000000" w:themeColor="text1"/>
          <w:sz w:val="24"/>
          <w:szCs w:val="24"/>
        </w:rPr>
        <w:t xml:space="preserve">The </w:t>
      </w:r>
      <w:r w:rsidR="00A3464F" w:rsidRPr="009D35E0">
        <w:rPr>
          <w:rFonts w:ascii="Arial" w:hAnsi="Arial" w:cs="Arial"/>
          <w:color w:val="000000" w:themeColor="text1"/>
          <w:sz w:val="24"/>
          <w:szCs w:val="24"/>
        </w:rPr>
        <w:t>C</w:t>
      </w:r>
      <w:r w:rsidR="006F3974" w:rsidRPr="009D35E0">
        <w:rPr>
          <w:rFonts w:ascii="Arial" w:hAnsi="Arial" w:cs="Arial"/>
          <w:color w:val="000000" w:themeColor="text1"/>
          <w:sz w:val="24"/>
          <w:szCs w:val="24"/>
        </w:rPr>
        <w:t xml:space="preserve">ontract </w:t>
      </w:r>
      <w:r w:rsidR="00A3464F" w:rsidRPr="009D35E0">
        <w:rPr>
          <w:rFonts w:ascii="Arial" w:hAnsi="Arial" w:cs="Arial"/>
          <w:color w:val="000000" w:themeColor="text1"/>
          <w:sz w:val="24"/>
          <w:szCs w:val="24"/>
        </w:rPr>
        <w:t>M</w:t>
      </w:r>
      <w:r w:rsidR="006F3974" w:rsidRPr="009D35E0">
        <w:rPr>
          <w:rFonts w:ascii="Arial" w:hAnsi="Arial" w:cs="Arial"/>
          <w:color w:val="000000" w:themeColor="text1"/>
          <w:sz w:val="24"/>
          <w:szCs w:val="24"/>
        </w:rPr>
        <w:t xml:space="preserve">anager and </w:t>
      </w:r>
      <w:r w:rsidR="00A3464F" w:rsidRPr="009D35E0">
        <w:rPr>
          <w:rFonts w:ascii="Arial" w:hAnsi="Arial" w:cs="Arial"/>
          <w:color w:val="000000" w:themeColor="text1"/>
          <w:sz w:val="24"/>
          <w:szCs w:val="24"/>
        </w:rPr>
        <w:t>A</w:t>
      </w:r>
      <w:r w:rsidR="006F3974" w:rsidRPr="009D35E0">
        <w:rPr>
          <w:rFonts w:ascii="Arial" w:hAnsi="Arial" w:cs="Arial"/>
          <w:color w:val="000000" w:themeColor="text1"/>
          <w:sz w:val="24"/>
          <w:szCs w:val="24"/>
        </w:rPr>
        <w:t>lternate</w:t>
      </w:r>
      <w:r w:rsidR="00A3464F" w:rsidRPr="009D35E0">
        <w:rPr>
          <w:rFonts w:ascii="Arial" w:hAnsi="Arial" w:cs="Arial"/>
          <w:color w:val="000000" w:themeColor="text1"/>
          <w:sz w:val="24"/>
          <w:szCs w:val="24"/>
        </w:rPr>
        <w:t xml:space="preserve"> Contract Manager</w:t>
      </w:r>
      <w:r w:rsidR="006F3974" w:rsidRPr="009D35E0">
        <w:rPr>
          <w:rFonts w:ascii="Arial" w:hAnsi="Arial" w:cs="Arial"/>
          <w:color w:val="000000" w:themeColor="text1"/>
          <w:sz w:val="24"/>
          <w:szCs w:val="24"/>
        </w:rPr>
        <w:t xml:space="preserve"> shall have full authority to act for the Contractor on all contract matters relating to daily operation of this contract. The </w:t>
      </w:r>
      <w:r w:rsidR="00A3464F" w:rsidRPr="009D35E0">
        <w:rPr>
          <w:rFonts w:ascii="Arial" w:hAnsi="Arial" w:cs="Arial"/>
          <w:color w:val="000000" w:themeColor="text1"/>
          <w:sz w:val="24"/>
          <w:szCs w:val="24"/>
        </w:rPr>
        <w:t>C</w:t>
      </w:r>
      <w:r w:rsidR="006F3974" w:rsidRPr="009D35E0">
        <w:rPr>
          <w:rFonts w:ascii="Arial" w:hAnsi="Arial" w:cs="Arial"/>
          <w:color w:val="000000" w:themeColor="text1"/>
          <w:sz w:val="24"/>
          <w:szCs w:val="24"/>
        </w:rPr>
        <w:t xml:space="preserve">ontract </w:t>
      </w:r>
      <w:r w:rsidR="00A3464F" w:rsidRPr="009D35E0">
        <w:rPr>
          <w:rFonts w:ascii="Arial" w:hAnsi="Arial" w:cs="Arial"/>
          <w:color w:val="000000" w:themeColor="text1"/>
          <w:sz w:val="24"/>
          <w:szCs w:val="24"/>
        </w:rPr>
        <w:t>M</w:t>
      </w:r>
      <w:r w:rsidR="006F3974" w:rsidRPr="009D35E0">
        <w:rPr>
          <w:rFonts w:ascii="Arial" w:hAnsi="Arial" w:cs="Arial"/>
          <w:color w:val="000000" w:themeColor="text1"/>
          <w:sz w:val="24"/>
          <w:szCs w:val="24"/>
        </w:rPr>
        <w:t xml:space="preserve">anager or </w:t>
      </w:r>
      <w:r w:rsidR="00A3464F" w:rsidRPr="009D35E0">
        <w:rPr>
          <w:rFonts w:ascii="Arial" w:hAnsi="Arial" w:cs="Arial"/>
          <w:color w:val="000000" w:themeColor="text1"/>
          <w:sz w:val="24"/>
          <w:szCs w:val="24"/>
        </w:rPr>
        <w:t>A</w:t>
      </w:r>
      <w:r w:rsidR="006F3974" w:rsidRPr="009D35E0">
        <w:rPr>
          <w:rFonts w:ascii="Arial" w:hAnsi="Arial" w:cs="Arial"/>
          <w:color w:val="000000" w:themeColor="text1"/>
          <w:sz w:val="24"/>
          <w:szCs w:val="24"/>
        </w:rPr>
        <w:t xml:space="preserve">lternate </w:t>
      </w:r>
      <w:r w:rsidR="00A3464F" w:rsidRPr="009D35E0">
        <w:rPr>
          <w:rFonts w:ascii="Arial" w:hAnsi="Arial" w:cs="Arial"/>
          <w:color w:val="000000" w:themeColor="text1"/>
          <w:sz w:val="24"/>
          <w:szCs w:val="24"/>
        </w:rPr>
        <w:t xml:space="preserve">Contract Manager </w:t>
      </w:r>
      <w:r w:rsidR="006F3974" w:rsidRPr="009D35E0">
        <w:rPr>
          <w:rFonts w:ascii="Arial" w:hAnsi="Arial" w:cs="Arial"/>
          <w:color w:val="000000" w:themeColor="text1"/>
          <w:sz w:val="24"/>
          <w:szCs w:val="24"/>
        </w:rPr>
        <w:t xml:space="preserve">shall be available between </w:t>
      </w:r>
      <w:r w:rsidR="00D177BF" w:rsidRPr="009D35E0">
        <w:rPr>
          <w:rFonts w:ascii="Arial" w:hAnsi="Arial" w:cs="Arial"/>
          <w:i/>
          <w:color w:val="000000" w:themeColor="text1"/>
          <w:sz w:val="24"/>
          <w:szCs w:val="24"/>
        </w:rPr>
        <w:t>0700-1600 Monday to Friday</w:t>
      </w:r>
      <w:r w:rsidR="001F2300" w:rsidRPr="009D35E0">
        <w:rPr>
          <w:rFonts w:ascii="Arial" w:hAnsi="Arial" w:cs="Arial"/>
          <w:i/>
          <w:color w:val="000000" w:themeColor="text1"/>
          <w:sz w:val="24"/>
          <w:szCs w:val="24"/>
        </w:rPr>
        <w:t xml:space="preserve"> that have been identified in paragraph 1.6.</w:t>
      </w:r>
      <w:proofErr w:type="gramStart"/>
      <w:r w:rsidR="001F2300" w:rsidRPr="009D35E0">
        <w:rPr>
          <w:rFonts w:ascii="Arial" w:hAnsi="Arial" w:cs="Arial"/>
          <w:i/>
          <w:color w:val="000000" w:themeColor="text1"/>
          <w:sz w:val="24"/>
          <w:szCs w:val="24"/>
        </w:rPr>
        <w:t>4</w:t>
      </w:r>
      <w:r w:rsidR="006F3974" w:rsidRPr="009D35E0">
        <w:rPr>
          <w:rFonts w:ascii="Arial" w:hAnsi="Arial" w:cs="Arial"/>
          <w:i/>
          <w:color w:val="000000" w:themeColor="text1"/>
          <w:sz w:val="24"/>
          <w:szCs w:val="24"/>
        </w:rPr>
        <w:t>}</w:t>
      </w:r>
      <w:r w:rsidR="001F2300" w:rsidRPr="009D35E0">
        <w:rPr>
          <w:rFonts w:ascii="Arial" w:hAnsi="Arial" w:cs="Arial"/>
          <w:color w:val="000000" w:themeColor="text1"/>
          <w:sz w:val="24"/>
          <w:szCs w:val="24"/>
        </w:rPr>
        <w:t>.</w:t>
      </w:r>
      <w:proofErr w:type="gramEnd"/>
      <w:r w:rsidR="006F3974" w:rsidRPr="009D35E0">
        <w:rPr>
          <w:rFonts w:ascii="Arial" w:hAnsi="Arial" w:cs="Arial"/>
          <w:color w:val="000000" w:themeColor="text1"/>
          <w:sz w:val="24"/>
          <w:szCs w:val="24"/>
        </w:rPr>
        <w:t xml:space="preserve"> Qualifications for all key personnel are listed below:  </w:t>
      </w:r>
    </w:p>
    <w:p w:rsidR="00CD3736" w:rsidRPr="00540205" w:rsidRDefault="00CD3736" w:rsidP="0015134A">
      <w:pPr>
        <w:rPr>
          <w:rFonts w:ascii="Arial" w:hAnsi="Arial" w:cs="Arial"/>
          <w:sz w:val="24"/>
          <w:szCs w:val="24"/>
        </w:rPr>
      </w:pPr>
    </w:p>
    <w:p w:rsidR="006F3974" w:rsidRPr="00540205" w:rsidRDefault="00D60955" w:rsidP="00F03FC8">
      <w:pPr>
        <w:rPr>
          <w:rFonts w:ascii="Arial" w:hAnsi="Arial" w:cs="Arial"/>
          <w:sz w:val="24"/>
          <w:szCs w:val="24"/>
        </w:rPr>
      </w:pPr>
      <w:r w:rsidRPr="00540205">
        <w:rPr>
          <w:rFonts w:ascii="Arial" w:hAnsi="Arial" w:cs="Arial"/>
          <w:b/>
          <w:sz w:val="24"/>
          <w:szCs w:val="24"/>
        </w:rPr>
        <w:t>1.</w:t>
      </w:r>
      <w:r w:rsidR="00E673BB" w:rsidRPr="00540205">
        <w:rPr>
          <w:rFonts w:ascii="Arial" w:hAnsi="Arial" w:cs="Arial"/>
          <w:b/>
          <w:sz w:val="24"/>
          <w:szCs w:val="24"/>
        </w:rPr>
        <w:t>1</w:t>
      </w:r>
      <w:r w:rsidR="00320BDC" w:rsidRPr="00540205">
        <w:rPr>
          <w:rFonts w:ascii="Arial" w:hAnsi="Arial" w:cs="Arial"/>
          <w:b/>
          <w:sz w:val="24"/>
          <w:szCs w:val="24"/>
        </w:rPr>
        <w:t>1</w:t>
      </w:r>
      <w:r w:rsidRPr="00540205">
        <w:rPr>
          <w:rFonts w:ascii="Arial" w:hAnsi="Arial" w:cs="Arial"/>
          <w:b/>
          <w:sz w:val="24"/>
          <w:szCs w:val="24"/>
        </w:rPr>
        <w:t xml:space="preserve">  </w:t>
      </w:r>
      <w:r w:rsidRPr="00540205">
        <w:rPr>
          <w:rFonts w:ascii="Arial" w:hAnsi="Arial" w:cs="Arial"/>
          <w:b/>
          <w:sz w:val="24"/>
          <w:szCs w:val="24"/>
          <w:u w:val="single"/>
        </w:rPr>
        <w:t>Identification of Contractor Employees</w:t>
      </w:r>
      <w:r w:rsidRPr="00540205">
        <w:rPr>
          <w:rFonts w:ascii="Arial" w:hAnsi="Arial" w:cs="Arial"/>
          <w:b/>
          <w:sz w:val="24"/>
          <w:szCs w:val="24"/>
        </w:rPr>
        <w:t>:</w:t>
      </w:r>
      <w:r w:rsidRPr="00540205">
        <w:rPr>
          <w:rFonts w:ascii="Arial" w:hAnsi="Arial" w:cs="Arial"/>
          <w:sz w:val="24"/>
          <w:szCs w:val="24"/>
        </w:rPr>
        <w:t xml:space="preserve">  </w:t>
      </w:r>
      <w:r w:rsidR="006F3974" w:rsidRPr="00540205">
        <w:rPr>
          <w:rFonts w:ascii="Arial" w:hAnsi="Arial" w:cs="Arial"/>
          <w:sz w:val="24"/>
          <w:szCs w:val="24"/>
        </w:rPr>
        <w:t xml:space="preserve">All Contractor personnel attending meetings, answering Government telephones, and working in other situations where their Contractor status is not obvious to third parties </w:t>
      </w:r>
      <w:r w:rsidR="000A1953" w:rsidRPr="00540205">
        <w:rPr>
          <w:rFonts w:ascii="Arial" w:hAnsi="Arial" w:cs="Arial"/>
          <w:sz w:val="24"/>
          <w:szCs w:val="24"/>
        </w:rPr>
        <w:t>must</w:t>
      </w:r>
      <w:r w:rsidR="00075EE0" w:rsidRPr="00540205">
        <w:rPr>
          <w:rFonts w:ascii="Arial" w:hAnsi="Arial" w:cs="Arial"/>
          <w:sz w:val="24"/>
          <w:szCs w:val="24"/>
        </w:rPr>
        <w:t xml:space="preserve"> </w:t>
      </w:r>
      <w:r w:rsidR="006F3974" w:rsidRPr="00540205">
        <w:rPr>
          <w:rFonts w:ascii="Arial" w:hAnsi="Arial" w:cs="Arial"/>
          <w:sz w:val="24"/>
          <w:szCs w:val="24"/>
        </w:rPr>
        <w:t>identify themselves</w:t>
      </w:r>
      <w:r w:rsidR="00155E54" w:rsidRPr="00540205">
        <w:rPr>
          <w:rFonts w:ascii="Arial" w:hAnsi="Arial" w:cs="Arial"/>
          <w:sz w:val="24"/>
          <w:szCs w:val="24"/>
        </w:rPr>
        <w:t>,</w:t>
      </w:r>
      <w:r w:rsidR="000D5B55" w:rsidRPr="00540205">
        <w:rPr>
          <w:rFonts w:ascii="Arial" w:hAnsi="Arial" w:cs="Arial"/>
          <w:sz w:val="24"/>
          <w:szCs w:val="24"/>
        </w:rPr>
        <w:t xml:space="preserve"> to include </w:t>
      </w:r>
      <w:r w:rsidR="00155E54" w:rsidRPr="00540205">
        <w:rPr>
          <w:rFonts w:ascii="Arial" w:hAnsi="Arial" w:cs="Arial"/>
          <w:sz w:val="24"/>
          <w:szCs w:val="24"/>
        </w:rPr>
        <w:t>proper marking of signature blocks in correspondence,</w:t>
      </w:r>
      <w:r w:rsidR="006F3974" w:rsidRPr="00540205">
        <w:rPr>
          <w:rFonts w:ascii="Arial" w:hAnsi="Arial" w:cs="Arial"/>
          <w:sz w:val="24"/>
          <w:szCs w:val="24"/>
        </w:rPr>
        <w:t xml:space="preserve"> to avoid creating an impression in the minds of members of the public that they are Government officials. The Contractor </w:t>
      </w:r>
      <w:r w:rsidR="0063117F" w:rsidRPr="00540205">
        <w:rPr>
          <w:rFonts w:ascii="Arial" w:hAnsi="Arial" w:cs="Arial"/>
          <w:sz w:val="24"/>
          <w:szCs w:val="24"/>
        </w:rPr>
        <w:t>shall</w:t>
      </w:r>
      <w:r w:rsidR="006F3974" w:rsidRPr="00540205">
        <w:rPr>
          <w:rFonts w:ascii="Arial" w:hAnsi="Arial" w:cs="Arial"/>
          <w:sz w:val="24"/>
          <w:szCs w:val="24"/>
        </w:rPr>
        <w:t xml:space="preserve"> ensure that all documents or reports</w:t>
      </w:r>
      <w:r w:rsidR="000D5B55" w:rsidRPr="00540205">
        <w:rPr>
          <w:rFonts w:ascii="Arial" w:hAnsi="Arial" w:cs="Arial"/>
          <w:sz w:val="24"/>
          <w:szCs w:val="24"/>
        </w:rPr>
        <w:t xml:space="preserve">, </w:t>
      </w:r>
      <w:r w:rsidR="006F3974" w:rsidRPr="00540205">
        <w:rPr>
          <w:rFonts w:ascii="Arial" w:hAnsi="Arial" w:cs="Arial"/>
          <w:sz w:val="24"/>
          <w:szCs w:val="24"/>
        </w:rPr>
        <w:t xml:space="preserve">produced by Contractors are suitably marked as Contractor products or that Contractor participation is appropriately disclosed.  </w:t>
      </w:r>
    </w:p>
    <w:p w:rsidR="006F3974" w:rsidRPr="00540205" w:rsidRDefault="006F3974" w:rsidP="0015134A">
      <w:pPr>
        <w:rPr>
          <w:rFonts w:ascii="Arial" w:hAnsi="Arial" w:cs="Arial"/>
          <w:sz w:val="24"/>
          <w:szCs w:val="24"/>
        </w:rPr>
      </w:pPr>
    </w:p>
    <w:p w:rsidR="00D60955" w:rsidRPr="00506BF4" w:rsidRDefault="004E0C6D" w:rsidP="00F03FC8">
      <w:pPr>
        <w:rPr>
          <w:rFonts w:ascii="Arial" w:hAnsi="Arial" w:cs="Arial"/>
          <w:color w:val="000000" w:themeColor="text1"/>
          <w:sz w:val="24"/>
          <w:szCs w:val="24"/>
        </w:rPr>
      </w:pPr>
      <w:proofErr w:type="gramStart"/>
      <w:r w:rsidRPr="00540205">
        <w:rPr>
          <w:rFonts w:ascii="Arial" w:hAnsi="Arial" w:cs="Arial"/>
          <w:b/>
          <w:sz w:val="24"/>
          <w:szCs w:val="24"/>
        </w:rPr>
        <w:t>1.1</w:t>
      </w:r>
      <w:r w:rsidR="00AC681A" w:rsidRPr="00540205">
        <w:rPr>
          <w:rFonts w:ascii="Arial" w:hAnsi="Arial" w:cs="Arial"/>
          <w:b/>
          <w:sz w:val="24"/>
          <w:szCs w:val="24"/>
        </w:rPr>
        <w:t>1</w:t>
      </w:r>
      <w:r w:rsidRPr="00540205">
        <w:rPr>
          <w:rFonts w:ascii="Arial" w:hAnsi="Arial" w:cs="Arial"/>
          <w:b/>
          <w:sz w:val="24"/>
          <w:szCs w:val="24"/>
        </w:rPr>
        <w:t xml:space="preserve">.1 </w:t>
      </w:r>
      <w:r w:rsidRPr="00540205">
        <w:rPr>
          <w:rFonts w:ascii="Arial" w:hAnsi="Arial" w:cs="Arial"/>
          <w:sz w:val="24"/>
          <w:szCs w:val="24"/>
        </w:rPr>
        <w:t xml:space="preserve"> </w:t>
      </w:r>
      <w:r w:rsidR="006F3974" w:rsidRPr="00540205">
        <w:rPr>
          <w:rFonts w:ascii="Arial" w:hAnsi="Arial" w:cs="Arial"/>
          <w:color w:val="000000" w:themeColor="text1"/>
          <w:sz w:val="24"/>
          <w:szCs w:val="24"/>
        </w:rPr>
        <w:t>Contractor</w:t>
      </w:r>
      <w:proofErr w:type="gramEnd"/>
      <w:r w:rsidR="006F3974" w:rsidRPr="00540205">
        <w:rPr>
          <w:rFonts w:ascii="Arial" w:hAnsi="Arial" w:cs="Arial"/>
          <w:color w:val="000000" w:themeColor="text1"/>
          <w:sz w:val="24"/>
          <w:szCs w:val="24"/>
        </w:rPr>
        <w:t xml:space="preserve"> workspace (staging site, on-site office, desk or work area, etc.</w:t>
      </w:r>
      <w:proofErr w:type="gramStart"/>
      <w:r w:rsidR="006F3974" w:rsidRPr="00540205">
        <w:rPr>
          <w:rFonts w:ascii="Arial" w:hAnsi="Arial" w:cs="Arial"/>
          <w:color w:val="000000" w:themeColor="text1"/>
          <w:sz w:val="24"/>
          <w:szCs w:val="24"/>
        </w:rPr>
        <w:t>) shall</w:t>
      </w:r>
      <w:proofErr w:type="gramEnd"/>
      <w:r w:rsidR="006F3974" w:rsidRPr="00540205">
        <w:rPr>
          <w:rFonts w:ascii="Arial" w:hAnsi="Arial" w:cs="Arial"/>
          <w:color w:val="000000" w:themeColor="text1"/>
          <w:sz w:val="24"/>
          <w:szCs w:val="24"/>
        </w:rPr>
        <w:t xml:space="preserve"> contain a sign signifying the space is occupied by Contractor employee(s) to ensure that </w:t>
      </w:r>
      <w:r w:rsidR="0063117F" w:rsidRPr="00540205">
        <w:rPr>
          <w:rFonts w:ascii="Arial" w:hAnsi="Arial" w:cs="Arial"/>
          <w:color w:val="000000" w:themeColor="text1"/>
          <w:sz w:val="24"/>
          <w:szCs w:val="24"/>
        </w:rPr>
        <w:t xml:space="preserve">Government </w:t>
      </w:r>
      <w:r w:rsidR="006F3974" w:rsidRPr="00540205">
        <w:rPr>
          <w:rFonts w:ascii="Arial" w:hAnsi="Arial" w:cs="Arial"/>
          <w:color w:val="000000" w:themeColor="text1"/>
          <w:sz w:val="24"/>
          <w:szCs w:val="24"/>
        </w:rPr>
        <w:t xml:space="preserve">employees and the public know that they are not </w:t>
      </w:r>
      <w:r w:rsidR="0063117F" w:rsidRPr="00540205">
        <w:rPr>
          <w:rFonts w:ascii="Arial" w:hAnsi="Arial" w:cs="Arial"/>
          <w:color w:val="000000" w:themeColor="text1"/>
          <w:sz w:val="24"/>
          <w:szCs w:val="24"/>
        </w:rPr>
        <w:t xml:space="preserve">Government </w:t>
      </w:r>
      <w:r w:rsidR="006F3974" w:rsidRPr="00540205">
        <w:rPr>
          <w:rFonts w:ascii="Arial" w:hAnsi="Arial" w:cs="Arial"/>
          <w:color w:val="000000" w:themeColor="text1"/>
          <w:sz w:val="24"/>
          <w:szCs w:val="24"/>
        </w:rPr>
        <w:t xml:space="preserve">employees. The proposed sign shall be submitted to the </w:t>
      </w:r>
      <w:r w:rsidR="00CB455E" w:rsidRPr="00540205">
        <w:rPr>
          <w:rFonts w:ascii="Arial" w:hAnsi="Arial" w:cs="Arial"/>
          <w:color w:val="000000" w:themeColor="text1"/>
          <w:sz w:val="24"/>
          <w:szCs w:val="24"/>
        </w:rPr>
        <w:t xml:space="preserve">Contracting Officer </w:t>
      </w:r>
      <w:r w:rsidR="006F3974" w:rsidRPr="00540205">
        <w:rPr>
          <w:rFonts w:ascii="Arial" w:hAnsi="Arial" w:cs="Arial"/>
          <w:color w:val="000000" w:themeColor="text1"/>
          <w:sz w:val="24"/>
          <w:szCs w:val="24"/>
        </w:rPr>
        <w:t xml:space="preserve">via the COR for review and acceptance </w:t>
      </w:r>
      <w:r w:rsidR="00AE7D0F" w:rsidRPr="00506BF4">
        <w:rPr>
          <w:rFonts w:ascii="Arial" w:hAnsi="Arial" w:cs="Arial"/>
          <w:iCs/>
          <w:color w:val="000000" w:themeColor="text1"/>
          <w:sz w:val="24"/>
          <w:szCs w:val="24"/>
        </w:rPr>
        <w:t>within five (5</w:t>
      </w:r>
      <w:r w:rsidR="006F3974" w:rsidRPr="00506BF4">
        <w:rPr>
          <w:rFonts w:ascii="Arial" w:hAnsi="Arial" w:cs="Arial"/>
          <w:iCs/>
          <w:color w:val="000000" w:themeColor="text1"/>
          <w:sz w:val="24"/>
          <w:szCs w:val="24"/>
        </w:rPr>
        <w:t>) calendar days) after</w:t>
      </w:r>
      <w:r w:rsidR="006F3974" w:rsidRPr="00506BF4">
        <w:rPr>
          <w:rFonts w:ascii="Arial" w:hAnsi="Arial" w:cs="Arial"/>
          <w:color w:val="000000" w:themeColor="text1"/>
          <w:sz w:val="24"/>
          <w:szCs w:val="24"/>
        </w:rPr>
        <w:t xml:space="preserve"> </w:t>
      </w:r>
      <w:r w:rsidR="006F3974" w:rsidRPr="00540205">
        <w:rPr>
          <w:rFonts w:ascii="Arial" w:hAnsi="Arial" w:cs="Arial"/>
          <w:color w:val="000000" w:themeColor="text1"/>
          <w:sz w:val="24"/>
          <w:szCs w:val="24"/>
        </w:rPr>
        <w:t>contract award</w:t>
      </w:r>
      <w:r w:rsidR="006F3974" w:rsidRPr="00540205">
        <w:rPr>
          <w:rFonts w:ascii="Arial" w:hAnsi="Arial" w:cs="Arial"/>
          <w:sz w:val="24"/>
          <w:szCs w:val="24"/>
        </w:rPr>
        <w:t xml:space="preserve">. </w:t>
      </w:r>
      <w:r w:rsidR="006F3974" w:rsidRPr="00540205">
        <w:rPr>
          <w:rFonts w:ascii="Arial" w:hAnsi="Arial" w:cs="Arial"/>
          <w:color w:val="000000" w:themeColor="text1"/>
          <w:sz w:val="24"/>
          <w:szCs w:val="24"/>
        </w:rPr>
        <w:t>Workspace sign location shall be coordinated with the COR. Contractor employees shall identify themselves by name and company affiliation when answering the telephone, presenting briefings, conducting or attending meetings</w:t>
      </w:r>
      <w:r w:rsidR="0063117F" w:rsidRPr="00540205">
        <w:rPr>
          <w:rFonts w:ascii="Arial" w:hAnsi="Arial" w:cs="Arial"/>
          <w:color w:val="000000" w:themeColor="text1"/>
          <w:sz w:val="24"/>
          <w:szCs w:val="24"/>
        </w:rPr>
        <w:t xml:space="preserve">, and </w:t>
      </w:r>
      <w:r w:rsidR="006F3974" w:rsidRPr="00540205">
        <w:rPr>
          <w:rFonts w:ascii="Arial" w:hAnsi="Arial" w:cs="Arial"/>
          <w:color w:val="000000" w:themeColor="text1"/>
          <w:sz w:val="24"/>
          <w:szCs w:val="24"/>
        </w:rPr>
        <w:t xml:space="preserve">seminars. All Contractor correspondence (written, facsimile, and email display) shall include their company name. Requirements for Contractor vehicles </w:t>
      </w:r>
      <w:proofErr w:type="gramStart"/>
      <w:r w:rsidR="006F3974" w:rsidRPr="00540205">
        <w:rPr>
          <w:rFonts w:ascii="Arial" w:hAnsi="Arial" w:cs="Arial"/>
          <w:color w:val="000000" w:themeColor="text1"/>
          <w:sz w:val="24"/>
          <w:szCs w:val="24"/>
        </w:rPr>
        <w:t>is</w:t>
      </w:r>
      <w:proofErr w:type="gramEnd"/>
      <w:r w:rsidR="006F3974" w:rsidRPr="00540205">
        <w:rPr>
          <w:rFonts w:ascii="Arial" w:hAnsi="Arial" w:cs="Arial"/>
          <w:color w:val="000000" w:themeColor="text1"/>
          <w:sz w:val="24"/>
          <w:szCs w:val="24"/>
        </w:rPr>
        <w:t xml:space="preserve"> addressed </w:t>
      </w:r>
      <w:r w:rsidR="006F3974" w:rsidRPr="00506BF4">
        <w:rPr>
          <w:rFonts w:ascii="Arial" w:hAnsi="Arial" w:cs="Arial"/>
          <w:color w:val="000000" w:themeColor="text1"/>
          <w:sz w:val="24"/>
          <w:szCs w:val="24"/>
        </w:rPr>
        <w:t>under Part 4 paragraph 4.4.</w:t>
      </w:r>
    </w:p>
    <w:p w:rsidR="009D1B49" w:rsidRPr="00506BF4" w:rsidRDefault="009D1B49" w:rsidP="00F03FC8">
      <w:pPr>
        <w:rPr>
          <w:rFonts w:ascii="Arial" w:hAnsi="Arial" w:cs="Arial"/>
          <w:b/>
          <w:i/>
          <w:color w:val="000000" w:themeColor="text1"/>
          <w:sz w:val="24"/>
          <w:szCs w:val="24"/>
        </w:rPr>
      </w:pPr>
    </w:p>
    <w:p w:rsidR="009D1B49" w:rsidRPr="00540205" w:rsidRDefault="00E673BB" w:rsidP="00F03FC8">
      <w:pPr>
        <w:pStyle w:val="PlainText"/>
        <w:rPr>
          <w:rFonts w:ascii="Arial" w:hAnsi="Arial" w:cs="Arial"/>
          <w:i/>
          <w:sz w:val="24"/>
          <w:szCs w:val="24"/>
        </w:rPr>
      </w:pPr>
      <w:proofErr w:type="gramStart"/>
      <w:r w:rsidRPr="00506BF4">
        <w:rPr>
          <w:rFonts w:ascii="Arial" w:hAnsi="Arial" w:cs="Arial"/>
          <w:b/>
          <w:color w:val="000000" w:themeColor="text1"/>
          <w:sz w:val="24"/>
          <w:szCs w:val="24"/>
        </w:rPr>
        <w:t>1.1</w:t>
      </w:r>
      <w:r w:rsidR="00AC681A" w:rsidRPr="00506BF4">
        <w:rPr>
          <w:rFonts w:ascii="Arial" w:hAnsi="Arial" w:cs="Arial"/>
          <w:b/>
          <w:color w:val="000000" w:themeColor="text1"/>
          <w:sz w:val="24"/>
          <w:szCs w:val="24"/>
        </w:rPr>
        <w:t>1</w:t>
      </w:r>
      <w:r w:rsidR="009D1B49" w:rsidRPr="00506BF4">
        <w:rPr>
          <w:rFonts w:ascii="Arial" w:hAnsi="Arial" w:cs="Arial"/>
          <w:b/>
          <w:color w:val="000000" w:themeColor="text1"/>
          <w:sz w:val="24"/>
          <w:szCs w:val="24"/>
        </w:rPr>
        <w:t>.2</w:t>
      </w:r>
      <w:r w:rsidR="009D1B49" w:rsidRPr="00506BF4">
        <w:rPr>
          <w:rFonts w:ascii="Arial" w:hAnsi="Arial" w:cs="Arial"/>
          <w:color w:val="000000" w:themeColor="text1"/>
          <w:sz w:val="24"/>
          <w:szCs w:val="24"/>
        </w:rPr>
        <w:t xml:space="preserve"> </w:t>
      </w:r>
      <w:r w:rsidR="00DD0B80" w:rsidRPr="00506BF4">
        <w:rPr>
          <w:rFonts w:ascii="Arial" w:hAnsi="Arial" w:cs="Arial"/>
          <w:color w:val="000000" w:themeColor="text1"/>
          <w:sz w:val="24"/>
          <w:szCs w:val="24"/>
        </w:rPr>
        <w:t xml:space="preserve"> </w:t>
      </w:r>
      <w:r w:rsidR="009D1B49" w:rsidRPr="00506BF4">
        <w:rPr>
          <w:rFonts w:ascii="Arial" w:hAnsi="Arial" w:cs="Arial"/>
          <w:color w:val="000000" w:themeColor="text1"/>
          <w:sz w:val="24"/>
          <w:szCs w:val="24"/>
        </w:rPr>
        <w:t>Contractor</w:t>
      </w:r>
      <w:proofErr w:type="gramEnd"/>
      <w:r w:rsidR="009D1B49" w:rsidRPr="00506BF4">
        <w:rPr>
          <w:rFonts w:ascii="Arial" w:hAnsi="Arial" w:cs="Arial"/>
          <w:color w:val="000000" w:themeColor="text1"/>
          <w:sz w:val="24"/>
          <w:szCs w:val="24"/>
        </w:rPr>
        <w:t xml:space="preserve"> Identification Badges</w:t>
      </w:r>
      <w:proofErr w:type="gramStart"/>
      <w:r w:rsidR="009D1B49" w:rsidRPr="00506BF4">
        <w:rPr>
          <w:rFonts w:ascii="Arial" w:hAnsi="Arial" w:cs="Arial"/>
          <w:color w:val="000000" w:themeColor="text1"/>
          <w:sz w:val="24"/>
          <w:szCs w:val="24"/>
        </w:rPr>
        <w:t>:  Contractor</w:t>
      </w:r>
      <w:proofErr w:type="gramEnd"/>
      <w:r w:rsidR="009D1B49" w:rsidRPr="00506BF4">
        <w:rPr>
          <w:rFonts w:ascii="Arial" w:hAnsi="Arial" w:cs="Arial"/>
          <w:color w:val="000000" w:themeColor="text1"/>
          <w:sz w:val="24"/>
          <w:szCs w:val="24"/>
        </w:rPr>
        <w:t xml:space="preserve"> personnel shall be easily identifiable through the display of badges IAW Contractor Identification (AE Reg. 27-715). (For services at Child, Youth, and School Services where children are present, recommend personnel wear identification </w:t>
      </w:r>
      <w:r w:rsidR="009D1B49" w:rsidRPr="00540205">
        <w:rPr>
          <w:rFonts w:ascii="Arial" w:hAnsi="Arial" w:cs="Arial"/>
          <w:sz w:val="24"/>
          <w:szCs w:val="24"/>
        </w:rPr>
        <w:t xml:space="preserve">when children are present.) </w:t>
      </w:r>
      <w:r w:rsidR="000440CF" w:rsidRPr="00540205">
        <w:rPr>
          <w:rFonts w:ascii="Arial" w:hAnsi="Arial" w:cs="Arial"/>
          <w:sz w:val="24"/>
          <w:szCs w:val="24"/>
        </w:rPr>
        <w:t xml:space="preserve">): If required by the Government, contract personnel and all associated subcontractor’s employees accessing U.S. facilities or activities, shall present a valid picture ID provided by the Government while accessing Government owned or contracted facilities and shall adhere to facility security policies and restrictions. If applicable, Government issued access badges will not be worn outside designated facility where visible to the </w:t>
      </w:r>
      <w:proofErr w:type="gramStart"/>
      <w:r w:rsidR="000440CF" w:rsidRPr="00540205">
        <w:rPr>
          <w:rFonts w:ascii="Arial" w:hAnsi="Arial" w:cs="Arial"/>
          <w:sz w:val="24"/>
          <w:szCs w:val="24"/>
        </w:rPr>
        <w:t>general public</w:t>
      </w:r>
      <w:proofErr w:type="gramEnd"/>
      <w:r w:rsidR="000440CF" w:rsidRPr="00540205">
        <w:rPr>
          <w:rFonts w:ascii="Arial" w:hAnsi="Arial" w:cs="Arial"/>
          <w:sz w:val="24"/>
          <w:szCs w:val="24"/>
        </w:rPr>
        <w:t xml:space="preserve">.  Contractor personnel shall return all U.S. Government issued identification to </w:t>
      </w:r>
      <w:r w:rsidR="000440CF" w:rsidRPr="00D37442">
        <w:rPr>
          <w:rFonts w:ascii="Arial" w:hAnsi="Arial" w:cs="Arial"/>
          <w:color w:val="000000" w:themeColor="text1"/>
          <w:sz w:val="24"/>
          <w:szCs w:val="24"/>
        </w:rPr>
        <w:t>appropriate U.S. Government authorities within five (5) days of the end of their contractual duties.</w:t>
      </w:r>
      <w:r w:rsidR="009D1B49" w:rsidRPr="00D37442">
        <w:rPr>
          <w:rFonts w:ascii="Arial" w:hAnsi="Arial" w:cs="Arial"/>
          <w:color w:val="000000" w:themeColor="text1"/>
          <w:sz w:val="24"/>
          <w:szCs w:val="24"/>
        </w:rPr>
        <w:t xml:space="preserve"> The Contractor (to include subcontractors) shall provide each of their </w:t>
      </w:r>
      <w:proofErr w:type="gramStart"/>
      <w:r w:rsidR="009D1B49" w:rsidRPr="00D37442">
        <w:rPr>
          <w:rFonts w:ascii="Arial" w:hAnsi="Arial" w:cs="Arial"/>
          <w:color w:val="000000" w:themeColor="text1"/>
          <w:sz w:val="24"/>
          <w:szCs w:val="24"/>
        </w:rPr>
        <w:t>employees</w:t>
      </w:r>
      <w:proofErr w:type="gramEnd"/>
      <w:r w:rsidR="009D1B49" w:rsidRPr="00D37442">
        <w:rPr>
          <w:rFonts w:ascii="Arial" w:hAnsi="Arial" w:cs="Arial"/>
          <w:color w:val="000000" w:themeColor="text1"/>
          <w:sz w:val="24"/>
          <w:szCs w:val="24"/>
        </w:rPr>
        <w:t xml:space="preserve"> an easily readable identification badge. The badge must include the employee’s name, the contractor’s company name, and a recent color photograph of the employee. Companies with U.S. Government contracts will require their employees to wear these badges visibly when performing work at Government workplaces unless this would be impractical because of mission or safety considerations. The Contractor shall collect all ID Badges upon completion of the contract or termination of employee. A listing of issued ID cards shall be furnished to the Contracting Officer prior to the contract performance date and updated as needed to reflect Contractor personnel changes.</w:t>
      </w:r>
      <w:r w:rsidR="009D1B49" w:rsidRPr="00D37442">
        <w:rPr>
          <w:rFonts w:ascii="Arial" w:hAnsi="Arial" w:cs="Arial"/>
          <w:i/>
          <w:color w:val="000000" w:themeColor="text1"/>
          <w:sz w:val="24"/>
          <w:szCs w:val="24"/>
        </w:rPr>
        <w:t xml:space="preserve"> </w:t>
      </w:r>
      <w:r w:rsidR="002C4E46">
        <w:rPr>
          <w:rFonts w:ascii="Arial" w:hAnsi="Arial" w:cs="Arial"/>
          <w:i/>
          <w:sz w:val="24"/>
          <w:szCs w:val="24"/>
        </w:rPr>
        <w:t>(TE 11)</w:t>
      </w:r>
    </w:p>
    <w:p w:rsidR="00B71004" w:rsidRPr="00540205" w:rsidRDefault="00B71004" w:rsidP="00F03FC8">
      <w:pPr>
        <w:pStyle w:val="PlainText"/>
        <w:rPr>
          <w:rFonts w:ascii="Arial" w:hAnsi="Arial" w:cs="Arial"/>
          <w:i/>
          <w:sz w:val="24"/>
          <w:szCs w:val="24"/>
        </w:rPr>
      </w:pPr>
    </w:p>
    <w:p w:rsidR="00B71004" w:rsidRPr="00540205" w:rsidRDefault="00B71004" w:rsidP="00F03FC8">
      <w:pPr>
        <w:pStyle w:val="PlainText"/>
        <w:rPr>
          <w:rFonts w:ascii="Arial" w:hAnsi="Arial" w:cs="Arial"/>
          <w:b/>
          <w:bCs/>
          <w:iCs/>
          <w:sz w:val="24"/>
          <w:szCs w:val="24"/>
        </w:rPr>
      </w:pPr>
      <w:r w:rsidRPr="00540205">
        <w:rPr>
          <w:rFonts w:ascii="Arial" w:hAnsi="Arial" w:cs="Arial"/>
          <w:b/>
          <w:bCs/>
          <w:iCs/>
          <w:sz w:val="24"/>
          <w:szCs w:val="24"/>
        </w:rPr>
        <w:t>1.1</w:t>
      </w:r>
      <w:r w:rsidR="00AC681A" w:rsidRPr="00540205">
        <w:rPr>
          <w:rFonts w:ascii="Arial" w:hAnsi="Arial" w:cs="Arial"/>
          <w:b/>
          <w:bCs/>
          <w:iCs/>
          <w:sz w:val="24"/>
          <w:szCs w:val="24"/>
        </w:rPr>
        <w:t>1</w:t>
      </w:r>
      <w:r w:rsidRPr="00540205">
        <w:rPr>
          <w:rFonts w:ascii="Arial" w:hAnsi="Arial" w:cs="Arial"/>
          <w:b/>
          <w:bCs/>
          <w:iCs/>
          <w:sz w:val="24"/>
          <w:szCs w:val="24"/>
        </w:rPr>
        <w:t xml:space="preserve">.3 </w:t>
      </w:r>
      <w:r w:rsidRPr="00540205">
        <w:rPr>
          <w:rFonts w:ascii="Arial" w:hAnsi="Arial" w:cs="Arial"/>
          <w:b/>
          <w:bCs/>
          <w:iCs/>
          <w:sz w:val="24"/>
          <w:szCs w:val="24"/>
          <w:u w:val="single"/>
        </w:rPr>
        <w:t>Uniform</w:t>
      </w:r>
      <w:r w:rsidRPr="00540205">
        <w:rPr>
          <w:rFonts w:ascii="Arial" w:hAnsi="Arial" w:cs="Arial"/>
          <w:iCs/>
          <w:sz w:val="24"/>
          <w:szCs w:val="24"/>
        </w:rPr>
        <w:t>: The Contractor shall provide a standard uniform for all Contractor and subcontractor employees performing services under this contract, and ensure they wear the uniform during appointed duty hours.  The uniform may consist of the same type and color shirt and slacks for all workers.  Company logo is optional.</w:t>
      </w:r>
    </w:p>
    <w:p w:rsidR="004B6B1F" w:rsidRPr="0003410F" w:rsidRDefault="004B6B1F" w:rsidP="0015134A">
      <w:pPr>
        <w:pStyle w:val="PlainText"/>
        <w:rPr>
          <w:rFonts w:ascii="Arial" w:hAnsi="Arial" w:cs="Arial"/>
          <w:iCs/>
          <w:color w:val="000000" w:themeColor="text1"/>
          <w:sz w:val="24"/>
          <w:szCs w:val="24"/>
        </w:rPr>
      </w:pPr>
    </w:p>
    <w:p w:rsidR="00586212" w:rsidRPr="0003410F" w:rsidRDefault="00831D99" w:rsidP="00F03FC8">
      <w:pPr>
        <w:rPr>
          <w:rFonts w:ascii="Arial" w:hAnsi="Arial" w:cs="Arial"/>
          <w:iCs/>
          <w:color w:val="000000" w:themeColor="text1"/>
          <w:sz w:val="24"/>
          <w:szCs w:val="24"/>
        </w:rPr>
      </w:pPr>
      <w:proofErr w:type="gramStart"/>
      <w:r w:rsidRPr="0003410F">
        <w:rPr>
          <w:rFonts w:ascii="Arial" w:hAnsi="Arial" w:cs="Arial"/>
          <w:b/>
          <w:iCs/>
          <w:color w:val="000000" w:themeColor="text1"/>
          <w:sz w:val="24"/>
          <w:szCs w:val="24"/>
        </w:rPr>
        <w:t>1.1</w:t>
      </w:r>
      <w:r w:rsidR="00AC681A" w:rsidRPr="0003410F">
        <w:rPr>
          <w:rFonts w:ascii="Arial" w:hAnsi="Arial" w:cs="Arial"/>
          <w:b/>
          <w:iCs/>
          <w:color w:val="000000" w:themeColor="text1"/>
          <w:sz w:val="24"/>
          <w:szCs w:val="24"/>
        </w:rPr>
        <w:t>2</w:t>
      </w:r>
      <w:r w:rsidRPr="0003410F">
        <w:rPr>
          <w:rFonts w:ascii="Arial" w:hAnsi="Arial" w:cs="Arial"/>
          <w:iCs/>
          <w:color w:val="000000" w:themeColor="text1"/>
          <w:sz w:val="24"/>
          <w:szCs w:val="24"/>
        </w:rPr>
        <w:t xml:space="preserve">  </w:t>
      </w:r>
      <w:r w:rsidRPr="0003410F">
        <w:rPr>
          <w:rFonts w:ascii="Arial" w:hAnsi="Arial" w:cs="Arial"/>
          <w:b/>
          <w:iCs/>
          <w:color w:val="000000" w:themeColor="text1"/>
          <w:sz w:val="24"/>
          <w:szCs w:val="24"/>
          <w:u w:val="single"/>
        </w:rPr>
        <w:t>Contractor</w:t>
      </w:r>
      <w:proofErr w:type="gramEnd"/>
      <w:r w:rsidRPr="0003410F">
        <w:rPr>
          <w:rFonts w:ascii="Arial" w:hAnsi="Arial" w:cs="Arial"/>
          <w:b/>
          <w:iCs/>
          <w:color w:val="000000" w:themeColor="text1"/>
          <w:sz w:val="24"/>
          <w:szCs w:val="24"/>
          <w:u w:val="single"/>
        </w:rPr>
        <w:t xml:space="preserve"> Travel</w:t>
      </w:r>
      <w:proofErr w:type="gramStart"/>
      <w:r w:rsidR="00586212" w:rsidRPr="0003410F">
        <w:rPr>
          <w:rFonts w:ascii="Arial" w:hAnsi="Arial" w:cs="Arial"/>
          <w:b/>
          <w:iCs/>
          <w:color w:val="000000" w:themeColor="text1"/>
          <w:sz w:val="24"/>
          <w:szCs w:val="24"/>
          <w:u w:val="single"/>
        </w:rPr>
        <w:t>:</w:t>
      </w:r>
      <w:r w:rsidR="00586212" w:rsidRPr="0003410F">
        <w:rPr>
          <w:rFonts w:ascii="Arial" w:hAnsi="Arial" w:cs="Arial"/>
          <w:iCs/>
          <w:color w:val="000000" w:themeColor="text1"/>
          <w:sz w:val="24"/>
          <w:szCs w:val="24"/>
        </w:rPr>
        <w:t xml:space="preserve">  </w:t>
      </w:r>
      <w:r w:rsidR="00281E75" w:rsidRPr="0003410F">
        <w:rPr>
          <w:rFonts w:ascii="Arial" w:hAnsi="Arial" w:cs="Arial"/>
          <w:iCs/>
          <w:color w:val="000000" w:themeColor="text1"/>
          <w:sz w:val="24"/>
          <w:szCs w:val="24"/>
        </w:rPr>
        <w:t>Reserved</w:t>
      </w:r>
      <w:proofErr w:type="gramEnd"/>
    </w:p>
    <w:p w:rsidR="00831D99" w:rsidRPr="00540205" w:rsidRDefault="00831D99" w:rsidP="0015134A">
      <w:pPr>
        <w:rPr>
          <w:rFonts w:ascii="Arial" w:hAnsi="Arial" w:cs="Arial"/>
          <w:sz w:val="24"/>
          <w:szCs w:val="24"/>
        </w:rPr>
      </w:pPr>
    </w:p>
    <w:p w:rsidR="00831D99" w:rsidRPr="00634ADD" w:rsidRDefault="00831D99" w:rsidP="00F03FC8">
      <w:pPr>
        <w:rPr>
          <w:rFonts w:ascii="Arial" w:hAnsi="Arial" w:cs="Arial"/>
          <w:color w:val="000000" w:themeColor="text1"/>
          <w:sz w:val="24"/>
          <w:szCs w:val="24"/>
          <w:u w:val="single"/>
        </w:rPr>
      </w:pPr>
      <w:proofErr w:type="gramStart"/>
      <w:r w:rsidRPr="00540205">
        <w:rPr>
          <w:rFonts w:ascii="Arial" w:hAnsi="Arial" w:cs="Arial"/>
          <w:b/>
          <w:sz w:val="24"/>
          <w:szCs w:val="24"/>
        </w:rPr>
        <w:t>1.1</w:t>
      </w:r>
      <w:r w:rsidR="00AC681A" w:rsidRPr="00540205">
        <w:rPr>
          <w:rFonts w:ascii="Arial" w:hAnsi="Arial" w:cs="Arial"/>
          <w:b/>
          <w:sz w:val="24"/>
          <w:szCs w:val="24"/>
        </w:rPr>
        <w:t>3</w:t>
      </w:r>
      <w:r w:rsidR="00713B1A" w:rsidRPr="00540205">
        <w:rPr>
          <w:rFonts w:ascii="Arial" w:hAnsi="Arial" w:cs="Arial"/>
          <w:b/>
          <w:sz w:val="24"/>
          <w:szCs w:val="24"/>
        </w:rPr>
        <w:t xml:space="preserve">  </w:t>
      </w:r>
      <w:r w:rsidRPr="00540205">
        <w:rPr>
          <w:rFonts w:ascii="Arial" w:hAnsi="Arial" w:cs="Arial"/>
          <w:b/>
          <w:sz w:val="24"/>
          <w:szCs w:val="24"/>
          <w:u w:val="single"/>
        </w:rPr>
        <w:t>Other</w:t>
      </w:r>
      <w:proofErr w:type="gramEnd"/>
      <w:r w:rsidRPr="00540205">
        <w:rPr>
          <w:rFonts w:ascii="Arial" w:hAnsi="Arial" w:cs="Arial"/>
          <w:b/>
          <w:sz w:val="24"/>
          <w:szCs w:val="24"/>
          <w:u w:val="single"/>
        </w:rPr>
        <w:t xml:space="preserve"> Direct Cost</w:t>
      </w:r>
      <w:r w:rsidR="00586212" w:rsidRPr="00540205">
        <w:rPr>
          <w:rFonts w:ascii="Arial" w:hAnsi="Arial" w:cs="Arial"/>
          <w:b/>
          <w:sz w:val="24"/>
          <w:szCs w:val="24"/>
          <w:u w:val="single"/>
        </w:rPr>
        <w:t>s (ODCs)</w:t>
      </w:r>
      <w:r w:rsidRPr="00540205">
        <w:rPr>
          <w:rFonts w:ascii="Arial" w:hAnsi="Arial" w:cs="Arial"/>
          <w:b/>
          <w:sz w:val="24"/>
          <w:szCs w:val="24"/>
          <w:u w:val="single"/>
        </w:rPr>
        <w:t>:</w:t>
      </w:r>
      <w:r w:rsidR="00713B1A" w:rsidRPr="00540205">
        <w:rPr>
          <w:rFonts w:ascii="Arial" w:hAnsi="Arial" w:cs="Arial"/>
          <w:sz w:val="24"/>
          <w:szCs w:val="24"/>
        </w:rPr>
        <w:t xml:space="preserve">  </w:t>
      </w:r>
      <w:r w:rsidR="00586212" w:rsidRPr="0003410F">
        <w:rPr>
          <w:rFonts w:ascii="Arial" w:hAnsi="Arial" w:cs="Arial"/>
          <w:iCs/>
          <w:color w:val="000000" w:themeColor="text1"/>
          <w:sz w:val="24"/>
          <w:szCs w:val="24"/>
        </w:rPr>
        <w:t>This category includes travel (outlined in 1.1</w:t>
      </w:r>
      <w:r w:rsidR="001A0186" w:rsidRPr="0003410F">
        <w:rPr>
          <w:rFonts w:ascii="Arial" w:hAnsi="Arial" w:cs="Arial"/>
          <w:iCs/>
          <w:color w:val="000000" w:themeColor="text1"/>
          <w:sz w:val="24"/>
          <w:szCs w:val="24"/>
        </w:rPr>
        <w:t>2</w:t>
      </w:r>
      <w:r w:rsidR="00586212" w:rsidRPr="0003410F">
        <w:rPr>
          <w:rFonts w:ascii="Arial" w:hAnsi="Arial" w:cs="Arial"/>
          <w:iCs/>
          <w:color w:val="000000" w:themeColor="text1"/>
          <w:sz w:val="24"/>
          <w:szCs w:val="24"/>
        </w:rPr>
        <w:t xml:space="preserve">), printing and shipping expenses associated with training activities and visits to Contractor facilities.” – </w:t>
      </w:r>
      <w:r w:rsidR="008C2412" w:rsidRPr="0003410F">
        <w:rPr>
          <w:rFonts w:ascii="Arial" w:hAnsi="Arial" w:cs="Arial"/>
          <w:iCs/>
          <w:color w:val="000000" w:themeColor="text1"/>
          <w:sz w:val="24"/>
          <w:szCs w:val="24"/>
        </w:rPr>
        <w:t>Please</w:t>
      </w:r>
      <w:r w:rsidR="00586212" w:rsidRPr="0003410F">
        <w:rPr>
          <w:rFonts w:ascii="Arial" w:hAnsi="Arial" w:cs="Arial"/>
          <w:iCs/>
          <w:color w:val="000000" w:themeColor="text1"/>
          <w:sz w:val="24"/>
          <w:szCs w:val="24"/>
        </w:rPr>
        <w:t xml:space="preserve"> note that this could also entail the </w:t>
      </w:r>
      <w:r w:rsidR="00586212" w:rsidRPr="00634ADD">
        <w:rPr>
          <w:rFonts w:ascii="Arial" w:hAnsi="Arial" w:cs="Arial"/>
          <w:iCs/>
          <w:color w:val="000000" w:themeColor="text1"/>
          <w:sz w:val="24"/>
          <w:szCs w:val="24"/>
        </w:rPr>
        <w:t>renting of suitable training venues</w:t>
      </w:r>
      <w:r w:rsidR="00524933" w:rsidRPr="00634ADD">
        <w:rPr>
          <w:rFonts w:ascii="Arial" w:hAnsi="Arial" w:cs="Arial"/>
          <w:iCs/>
          <w:color w:val="000000" w:themeColor="text1"/>
          <w:sz w:val="24"/>
          <w:szCs w:val="24"/>
        </w:rPr>
        <w:t xml:space="preserve">. </w:t>
      </w:r>
      <w:r w:rsidR="00586212" w:rsidRPr="00634ADD">
        <w:rPr>
          <w:rFonts w:ascii="Arial" w:hAnsi="Arial" w:cs="Arial"/>
          <w:iCs/>
          <w:color w:val="000000" w:themeColor="text1"/>
          <w:sz w:val="24"/>
          <w:szCs w:val="24"/>
          <w:u w:val="single"/>
        </w:rPr>
        <w:t>Inclusion of ODCs in this PWS must be preapproved by the Contracting Officer.</w:t>
      </w:r>
    </w:p>
    <w:p w:rsidR="00B241F6" w:rsidRPr="00634ADD" w:rsidRDefault="00B241F6" w:rsidP="0015134A">
      <w:pPr>
        <w:suppressAutoHyphens/>
        <w:rPr>
          <w:rFonts w:ascii="Arial" w:hAnsi="Arial" w:cs="Arial"/>
          <w:color w:val="000000" w:themeColor="text1"/>
          <w:sz w:val="24"/>
          <w:szCs w:val="24"/>
        </w:rPr>
      </w:pPr>
    </w:p>
    <w:p w:rsidR="008936A6" w:rsidRPr="00540205" w:rsidRDefault="008936A6" w:rsidP="00F03FC8">
      <w:pPr>
        <w:rPr>
          <w:rFonts w:ascii="Arial" w:hAnsi="Arial" w:cs="Arial"/>
          <w:sz w:val="24"/>
          <w:szCs w:val="24"/>
        </w:rPr>
      </w:pPr>
      <w:proofErr w:type="gramStart"/>
      <w:r w:rsidRPr="00634ADD">
        <w:rPr>
          <w:rFonts w:ascii="Arial" w:hAnsi="Arial" w:cs="Arial"/>
          <w:b/>
          <w:color w:val="000000" w:themeColor="text1"/>
          <w:sz w:val="24"/>
          <w:szCs w:val="24"/>
        </w:rPr>
        <w:t>1.1</w:t>
      </w:r>
      <w:r w:rsidR="00AC681A" w:rsidRPr="00634ADD">
        <w:rPr>
          <w:rFonts w:ascii="Arial" w:hAnsi="Arial" w:cs="Arial"/>
          <w:b/>
          <w:color w:val="000000" w:themeColor="text1"/>
          <w:sz w:val="24"/>
          <w:szCs w:val="24"/>
        </w:rPr>
        <w:t>4</w:t>
      </w:r>
      <w:r w:rsidR="00713B1A" w:rsidRPr="00634ADD">
        <w:rPr>
          <w:rFonts w:ascii="Arial" w:hAnsi="Arial" w:cs="Arial"/>
          <w:b/>
          <w:color w:val="000000" w:themeColor="text1"/>
          <w:sz w:val="24"/>
          <w:szCs w:val="24"/>
        </w:rPr>
        <w:t xml:space="preserve">  </w:t>
      </w:r>
      <w:r w:rsidRPr="00634ADD">
        <w:rPr>
          <w:rFonts w:ascii="Arial" w:hAnsi="Arial" w:cs="Arial"/>
          <w:b/>
          <w:color w:val="000000" w:themeColor="text1"/>
          <w:sz w:val="24"/>
          <w:szCs w:val="24"/>
          <w:u w:val="single"/>
        </w:rPr>
        <w:t>Data</w:t>
      </w:r>
      <w:proofErr w:type="gramEnd"/>
      <w:r w:rsidRPr="00634ADD">
        <w:rPr>
          <w:rFonts w:ascii="Arial" w:hAnsi="Arial" w:cs="Arial"/>
          <w:b/>
          <w:color w:val="000000" w:themeColor="text1"/>
          <w:sz w:val="24"/>
          <w:szCs w:val="24"/>
          <w:u w:val="single"/>
        </w:rPr>
        <w:t xml:space="preserve"> Rights:</w:t>
      </w:r>
      <w:r w:rsidR="00674C18" w:rsidRPr="00634ADD">
        <w:rPr>
          <w:rFonts w:ascii="Arial" w:hAnsi="Arial" w:cs="Arial"/>
          <w:b/>
          <w:color w:val="000000" w:themeColor="text1"/>
          <w:sz w:val="24"/>
          <w:szCs w:val="24"/>
        </w:rPr>
        <w:t xml:space="preserve"> </w:t>
      </w:r>
      <w:r w:rsidR="00022F74" w:rsidRPr="00634ADD">
        <w:rPr>
          <w:rFonts w:ascii="Arial" w:hAnsi="Arial" w:cs="Arial"/>
          <w:i/>
          <w:color w:val="000000" w:themeColor="text1"/>
          <w:sz w:val="24"/>
          <w:szCs w:val="24"/>
        </w:rPr>
        <w:t xml:space="preserve"> </w:t>
      </w:r>
      <w:r w:rsidR="00773000" w:rsidRPr="00634ADD">
        <w:rPr>
          <w:rFonts w:ascii="Arial" w:hAnsi="Arial" w:cs="Arial"/>
          <w:color w:val="000000" w:themeColor="text1"/>
          <w:sz w:val="24"/>
          <w:szCs w:val="24"/>
        </w:rPr>
        <w:t xml:space="preserve"> </w:t>
      </w:r>
      <w:r w:rsidRPr="00634ADD">
        <w:rPr>
          <w:rFonts w:ascii="Arial" w:hAnsi="Arial" w:cs="Arial"/>
          <w:color w:val="000000" w:themeColor="text1"/>
          <w:sz w:val="24"/>
          <w:szCs w:val="24"/>
        </w:rPr>
        <w:t>The Government has unlimited rights to all documents</w:t>
      </w:r>
      <w:r w:rsidR="0063117F" w:rsidRPr="00634ADD">
        <w:rPr>
          <w:rFonts w:ascii="Arial" w:hAnsi="Arial" w:cs="Arial"/>
          <w:color w:val="000000" w:themeColor="text1"/>
          <w:sz w:val="24"/>
          <w:szCs w:val="24"/>
        </w:rPr>
        <w:t xml:space="preserve"> and </w:t>
      </w:r>
      <w:r w:rsidRPr="00634ADD">
        <w:rPr>
          <w:rFonts w:ascii="Arial" w:hAnsi="Arial" w:cs="Arial"/>
          <w:color w:val="000000" w:themeColor="text1"/>
          <w:sz w:val="24"/>
          <w:szCs w:val="24"/>
        </w:rPr>
        <w:t>material</w:t>
      </w:r>
      <w:r w:rsidR="0063117F" w:rsidRPr="00634ADD">
        <w:rPr>
          <w:rFonts w:ascii="Arial" w:hAnsi="Arial" w:cs="Arial"/>
          <w:color w:val="000000" w:themeColor="text1"/>
          <w:sz w:val="24"/>
          <w:szCs w:val="24"/>
        </w:rPr>
        <w:t>s</w:t>
      </w:r>
      <w:r w:rsidRPr="00634ADD">
        <w:rPr>
          <w:rFonts w:ascii="Arial" w:hAnsi="Arial" w:cs="Arial"/>
          <w:color w:val="000000" w:themeColor="text1"/>
          <w:sz w:val="24"/>
          <w:szCs w:val="24"/>
        </w:rPr>
        <w:t xml:space="preserve"> produced under this contract. All documents and materials, to include the source codes of software, produced under this contract shall be Government owned and are the property of the Government with all rights and privileges of ownership</w:t>
      </w:r>
      <w:r w:rsidR="0063117F" w:rsidRPr="00634ADD">
        <w:rPr>
          <w:rFonts w:ascii="Arial" w:hAnsi="Arial" w:cs="Arial"/>
          <w:color w:val="000000" w:themeColor="text1"/>
          <w:sz w:val="24"/>
          <w:szCs w:val="24"/>
        </w:rPr>
        <w:t xml:space="preserve"> and </w:t>
      </w:r>
      <w:r w:rsidRPr="00634ADD">
        <w:rPr>
          <w:rFonts w:ascii="Arial" w:hAnsi="Arial" w:cs="Arial"/>
          <w:color w:val="000000" w:themeColor="text1"/>
          <w:sz w:val="24"/>
          <w:szCs w:val="24"/>
        </w:rPr>
        <w:t xml:space="preserve">copyright belonging exclusively to the Government. </w:t>
      </w:r>
      <w:r w:rsidR="00674C18" w:rsidRPr="00634ADD">
        <w:rPr>
          <w:rFonts w:ascii="Arial" w:hAnsi="Arial" w:cs="Arial"/>
          <w:color w:val="000000" w:themeColor="text1"/>
          <w:sz w:val="24"/>
          <w:szCs w:val="24"/>
        </w:rPr>
        <w:t>T</w:t>
      </w:r>
      <w:r w:rsidRPr="00634ADD">
        <w:rPr>
          <w:rFonts w:ascii="Arial" w:hAnsi="Arial" w:cs="Arial"/>
          <w:color w:val="000000" w:themeColor="text1"/>
          <w:sz w:val="24"/>
          <w:szCs w:val="24"/>
        </w:rPr>
        <w:t xml:space="preserve">hese documents and materials may not be </w:t>
      </w:r>
      <w:r w:rsidRPr="00540205">
        <w:rPr>
          <w:rFonts w:ascii="Arial" w:hAnsi="Arial" w:cs="Arial"/>
          <w:sz w:val="24"/>
          <w:szCs w:val="24"/>
        </w:rPr>
        <w:t>used or sold by the</w:t>
      </w:r>
      <w:r w:rsidR="00F105A1" w:rsidRPr="00540205">
        <w:rPr>
          <w:rFonts w:ascii="Arial" w:hAnsi="Arial" w:cs="Arial"/>
          <w:sz w:val="24"/>
          <w:szCs w:val="24"/>
        </w:rPr>
        <w:t xml:space="preserve"> Contractor </w:t>
      </w:r>
      <w:r w:rsidRPr="00540205">
        <w:rPr>
          <w:rFonts w:ascii="Arial" w:hAnsi="Arial" w:cs="Arial"/>
          <w:sz w:val="24"/>
          <w:szCs w:val="24"/>
        </w:rPr>
        <w:t>without written permission from the Contracting Officer. All materials supplied to the Government shall be the sole property of the Government and may not be used for any other purpose. This right does not abrogate any other Government rights.</w:t>
      </w:r>
    </w:p>
    <w:p w:rsidR="00B241F6" w:rsidRPr="00540205" w:rsidRDefault="00B241F6" w:rsidP="0015134A">
      <w:pPr>
        <w:suppressAutoHyphens/>
        <w:rPr>
          <w:rFonts w:ascii="Arial" w:hAnsi="Arial" w:cs="Arial"/>
          <w:sz w:val="24"/>
          <w:szCs w:val="24"/>
        </w:rPr>
      </w:pPr>
    </w:p>
    <w:p w:rsidR="00793D91" w:rsidRPr="00540205" w:rsidRDefault="00793D91" w:rsidP="00F03FC8">
      <w:pPr>
        <w:widowControl w:val="0"/>
        <w:autoSpaceDE w:val="0"/>
        <w:autoSpaceDN w:val="0"/>
        <w:adjustRightInd w:val="0"/>
        <w:rPr>
          <w:rFonts w:ascii="Arial" w:hAnsi="Arial" w:cs="Arial"/>
          <w:sz w:val="24"/>
          <w:szCs w:val="24"/>
        </w:rPr>
      </w:pPr>
      <w:proofErr w:type="gramStart"/>
      <w:r w:rsidRPr="00540205">
        <w:rPr>
          <w:rFonts w:ascii="Arial" w:hAnsi="Arial" w:cs="Arial"/>
          <w:b/>
          <w:sz w:val="24"/>
          <w:szCs w:val="24"/>
        </w:rPr>
        <w:t>1.1</w:t>
      </w:r>
      <w:r w:rsidR="00AC681A" w:rsidRPr="00540205">
        <w:rPr>
          <w:rFonts w:ascii="Arial" w:hAnsi="Arial" w:cs="Arial"/>
          <w:b/>
          <w:sz w:val="24"/>
          <w:szCs w:val="24"/>
        </w:rPr>
        <w:t>5</w:t>
      </w:r>
      <w:r w:rsidR="00713B1A" w:rsidRPr="00540205">
        <w:rPr>
          <w:rFonts w:ascii="Arial" w:hAnsi="Arial" w:cs="Arial"/>
          <w:b/>
          <w:sz w:val="24"/>
          <w:szCs w:val="24"/>
        </w:rPr>
        <w:t xml:space="preserve">  </w:t>
      </w:r>
      <w:r w:rsidRPr="00540205">
        <w:rPr>
          <w:rFonts w:ascii="Arial" w:hAnsi="Arial" w:cs="Arial"/>
          <w:b/>
          <w:sz w:val="24"/>
          <w:szCs w:val="24"/>
          <w:u w:val="single"/>
        </w:rPr>
        <w:t>Non</w:t>
      </w:r>
      <w:proofErr w:type="gramEnd"/>
      <w:r w:rsidRPr="00540205">
        <w:rPr>
          <w:rFonts w:ascii="Arial" w:hAnsi="Arial" w:cs="Arial"/>
          <w:b/>
          <w:sz w:val="24"/>
          <w:szCs w:val="24"/>
          <w:u w:val="single"/>
        </w:rPr>
        <w:t>-Disclosure Requirements</w:t>
      </w:r>
      <w:proofErr w:type="gramStart"/>
      <w:r w:rsidR="00773000" w:rsidRPr="00540205">
        <w:rPr>
          <w:rFonts w:ascii="Arial" w:hAnsi="Arial" w:cs="Arial"/>
          <w:sz w:val="24"/>
          <w:szCs w:val="24"/>
          <w:u w:val="single"/>
        </w:rPr>
        <w:t>:</w:t>
      </w:r>
      <w:r w:rsidR="00773000" w:rsidRPr="00540205">
        <w:rPr>
          <w:rFonts w:ascii="Arial" w:hAnsi="Arial" w:cs="Arial"/>
          <w:b/>
          <w:sz w:val="24"/>
          <w:szCs w:val="24"/>
        </w:rPr>
        <w:t xml:space="preserve"> </w:t>
      </w:r>
      <w:r w:rsidR="00EA51EB" w:rsidRPr="00540205">
        <w:rPr>
          <w:rFonts w:ascii="Arial" w:hAnsi="Arial" w:cs="Arial"/>
          <w:b/>
          <w:sz w:val="24"/>
          <w:szCs w:val="24"/>
        </w:rPr>
        <w:t xml:space="preserve"> </w:t>
      </w:r>
      <w:r w:rsidRPr="00540205">
        <w:rPr>
          <w:rFonts w:ascii="Arial" w:hAnsi="Arial" w:cs="Arial"/>
          <w:sz w:val="24"/>
          <w:szCs w:val="24"/>
        </w:rPr>
        <w:t>Performance</w:t>
      </w:r>
      <w:proofErr w:type="gramEnd"/>
      <w:r w:rsidRPr="00540205">
        <w:rPr>
          <w:rFonts w:ascii="Arial" w:hAnsi="Arial" w:cs="Arial"/>
          <w:sz w:val="24"/>
          <w:szCs w:val="24"/>
        </w:rPr>
        <w:t xml:space="preserve"> under this contract may require the Contractor to access data and information proprietary to a </w:t>
      </w:r>
      <w:proofErr w:type="gramStart"/>
      <w:r w:rsidRPr="00540205">
        <w:rPr>
          <w:rFonts w:ascii="Arial" w:hAnsi="Arial" w:cs="Arial"/>
          <w:sz w:val="24"/>
          <w:szCs w:val="24"/>
        </w:rPr>
        <w:t>Government</w:t>
      </w:r>
      <w:proofErr w:type="gramEnd"/>
      <w:r w:rsidRPr="00540205">
        <w:rPr>
          <w:rFonts w:ascii="Arial" w:hAnsi="Arial" w:cs="Arial"/>
          <w:sz w:val="24"/>
          <w:szCs w:val="24"/>
        </w:rPr>
        <w:t xml:space="preserve"> agency, another Government Contractor, or of such nature that its dissemination or use other than as specified in this work statement would be </w:t>
      </w:r>
      <w:proofErr w:type="gramStart"/>
      <w:r w:rsidRPr="00540205">
        <w:rPr>
          <w:rFonts w:ascii="Arial" w:hAnsi="Arial" w:cs="Arial"/>
          <w:sz w:val="24"/>
          <w:szCs w:val="24"/>
        </w:rPr>
        <w:t>adverse</w:t>
      </w:r>
      <w:proofErr w:type="gramEnd"/>
      <w:r w:rsidRPr="00540205">
        <w:rPr>
          <w:rFonts w:ascii="Arial" w:hAnsi="Arial" w:cs="Arial"/>
          <w:sz w:val="24"/>
          <w:szCs w:val="24"/>
        </w:rPr>
        <w:t xml:space="preserve"> to the interests of the Government or others. </w:t>
      </w:r>
      <w:proofErr w:type="gramStart"/>
      <w:r w:rsidR="0063117F" w:rsidRPr="00540205">
        <w:rPr>
          <w:rFonts w:ascii="Arial" w:hAnsi="Arial" w:cs="Arial"/>
          <w:sz w:val="24"/>
          <w:szCs w:val="24"/>
        </w:rPr>
        <w:t>T</w:t>
      </w:r>
      <w:r w:rsidRPr="00540205">
        <w:rPr>
          <w:rFonts w:ascii="Arial" w:hAnsi="Arial" w:cs="Arial"/>
          <w:sz w:val="24"/>
          <w:szCs w:val="24"/>
        </w:rPr>
        <w:t>he Contractor</w:t>
      </w:r>
      <w:r w:rsidR="0063117F" w:rsidRPr="00540205">
        <w:rPr>
          <w:rFonts w:ascii="Arial" w:hAnsi="Arial" w:cs="Arial"/>
          <w:sz w:val="24"/>
          <w:szCs w:val="24"/>
        </w:rPr>
        <w:t xml:space="preserve"> and </w:t>
      </w:r>
      <w:r w:rsidRPr="00540205">
        <w:rPr>
          <w:rFonts w:ascii="Arial" w:hAnsi="Arial" w:cs="Arial"/>
          <w:sz w:val="24"/>
          <w:szCs w:val="24"/>
        </w:rPr>
        <w:t>Contractor personnel,</w:t>
      </w:r>
      <w:proofErr w:type="gramEnd"/>
      <w:r w:rsidRPr="00540205">
        <w:rPr>
          <w:rFonts w:ascii="Arial" w:hAnsi="Arial" w:cs="Arial"/>
          <w:sz w:val="24"/>
          <w:szCs w:val="24"/>
        </w:rPr>
        <w:t xml:space="preserve"> shall </w:t>
      </w:r>
      <w:r w:rsidR="0063117F" w:rsidRPr="00540205">
        <w:rPr>
          <w:rFonts w:ascii="Arial" w:hAnsi="Arial" w:cs="Arial"/>
          <w:sz w:val="24"/>
          <w:szCs w:val="24"/>
        </w:rPr>
        <w:t xml:space="preserve">not </w:t>
      </w:r>
      <w:r w:rsidRPr="00540205">
        <w:rPr>
          <w:rFonts w:ascii="Arial" w:hAnsi="Arial" w:cs="Arial"/>
          <w:sz w:val="24"/>
          <w:szCs w:val="24"/>
        </w:rPr>
        <w:t>divulge</w:t>
      </w:r>
      <w:r w:rsidR="0063117F" w:rsidRPr="00540205">
        <w:rPr>
          <w:rFonts w:ascii="Arial" w:hAnsi="Arial" w:cs="Arial"/>
          <w:sz w:val="24"/>
          <w:szCs w:val="24"/>
        </w:rPr>
        <w:t xml:space="preserve"> </w:t>
      </w:r>
      <w:r w:rsidRPr="00540205">
        <w:rPr>
          <w:rFonts w:ascii="Arial" w:hAnsi="Arial" w:cs="Arial"/>
          <w:sz w:val="24"/>
          <w:szCs w:val="24"/>
        </w:rPr>
        <w:t xml:space="preserve">or release data or information developed, or obtained under performance of this </w:t>
      </w:r>
      <w:r w:rsidR="0063117F" w:rsidRPr="00540205">
        <w:rPr>
          <w:rFonts w:ascii="Arial" w:hAnsi="Arial" w:cs="Arial"/>
          <w:sz w:val="24"/>
          <w:szCs w:val="24"/>
        </w:rPr>
        <w:t>PWS</w:t>
      </w:r>
      <w:r w:rsidRPr="00540205">
        <w:rPr>
          <w:rFonts w:ascii="Arial" w:hAnsi="Arial" w:cs="Arial"/>
          <w:sz w:val="24"/>
          <w:szCs w:val="24"/>
        </w:rPr>
        <w:t xml:space="preserve">, except to </w:t>
      </w:r>
      <w:proofErr w:type="gramStart"/>
      <w:r w:rsidRPr="00540205">
        <w:rPr>
          <w:rFonts w:ascii="Arial" w:hAnsi="Arial" w:cs="Arial"/>
          <w:sz w:val="24"/>
          <w:szCs w:val="24"/>
        </w:rPr>
        <w:t>authorize</w:t>
      </w:r>
      <w:r w:rsidR="0052654F" w:rsidRPr="00540205">
        <w:rPr>
          <w:rFonts w:ascii="Arial" w:hAnsi="Arial" w:cs="Arial"/>
          <w:sz w:val="24"/>
          <w:szCs w:val="24"/>
        </w:rPr>
        <w:t>d</w:t>
      </w:r>
      <w:proofErr w:type="gramEnd"/>
      <w:r w:rsidRPr="00540205">
        <w:rPr>
          <w:rFonts w:ascii="Arial" w:hAnsi="Arial" w:cs="Arial"/>
          <w:sz w:val="24"/>
          <w:szCs w:val="24"/>
        </w:rPr>
        <w:t xml:space="preserve"> Government personnel or upon written approval of the </w:t>
      </w:r>
      <w:r w:rsidR="00CB455E" w:rsidRPr="00540205">
        <w:rPr>
          <w:rFonts w:ascii="Arial" w:hAnsi="Arial" w:cs="Arial"/>
          <w:sz w:val="24"/>
          <w:szCs w:val="24"/>
        </w:rPr>
        <w:t>Contracting Officer</w:t>
      </w:r>
      <w:r w:rsidRPr="00540205">
        <w:rPr>
          <w:rFonts w:ascii="Arial" w:hAnsi="Arial" w:cs="Arial"/>
          <w:sz w:val="24"/>
          <w:szCs w:val="24"/>
        </w:rPr>
        <w:t>.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rsidR="00EB16A1" w:rsidRPr="00540205" w:rsidRDefault="00EB16A1" w:rsidP="00F03FC8">
      <w:pPr>
        <w:widowControl w:val="0"/>
        <w:autoSpaceDE w:val="0"/>
        <w:autoSpaceDN w:val="0"/>
        <w:adjustRightInd w:val="0"/>
        <w:rPr>
          <w:rFonts w:ascii="Arial" w:hAnsi="Arial" w:cs="Arial"/>
          <w:sz w:val="24"/>
          <w:szCs w:val="24"/>
        </w:rPr>
      </w:pPr>
    </w:p>
    <w:p w:rsidR="00793D91" w:rsidRPr="00540205" w:rsidRDefault="000D207E" w:rsidP="006F50BF">
      <w:pPr>
        <w:widowControl w:val="0"/>
        <w:autoSpaceDE w:val="0"/>
        <w:autoSpaceDN w:val="0"/>
        <w:adjustRightInd w:val="0"/>
        <w:rPr>
          <w:rFonts w:ascii="Arial" w:hAnsi="Arial" w:cs="Arial"/>
          <w:sz w:val="24"/>
          <w:szCs w:val="24"/>
        </w:rPr>
      </w:pPr>
      <w:r w:rsidRPr="00540205">
        <w:rPr>
          <w:rFonts w:ascii="Arial" w:hAnsi="Arial" w:cs="Arial"/>
          <w:b/>
          <w:sz w:val="24"/>
          <w:szCs w:val="24"/>
        </w:rPr>
        <w:t>1.1</w:t>
      </w:r>
      <w:r w:rsidR="00AC681A" w:rsidRPr="00540205">
        <w:rPr>
          <w:rFonts w:ascii="Arial" w:hAnsi="Arial" w:cs="Arial"/>
          <w:b/>
          <w:sz w:val="24"/>
          <w:szCs w:val="24"/>
        </w:rPr>
        <w:t>6</w:t>
      </w:r>
      <w:r w:rsidRPr="00540205">
        <w:rPr>
          <w:rFonts w:ascii="Arial" w:hAnsi="Arial" w:cs="Arial"/>
          <w:sz w:val="24"/>
          <w:szCs w:val="24"/>
        </w:rPr>
        <w:t xml:space="preserve"> </w:t>
      </w:r>
      <w:r w:rsidR="00DD0B80" w:rsidRPr="00540205">
        <w:rPr>
          <w:rFonts w:ascii="Arial" w:hAnsi="Arial" w:cs="Arial"/>
          <w:sz w:val="24"/>
          <w:szCs w:val="24"/>
        </w:rPr>
        <w:t xml:space="preserve"> </w:t>
      </w:r>
      <w:r w:rsidR="00674C18" w:rsidRPr="00540205">
        <w:rPr>
          <w:rFonts w:ascii="Arial" w:hAnsi="Arial" w:cs="Arial"/>
          <w:b/>
          <w:sz w:val="24"/>
          <w:szCs w:val="24"/>
          <w:u w:val="single"/>
        </w:rPr>
        <w:t>Protection of Government and Contract Information</w:t>
      </w:r>
      <w:r w:rsidR="00674C18" w:rsidRPr="00540205">
        <w:rPr>
          <w:rFonts w:ascii="Arial" w:hAnsi="Arial" w:cs="Arial"/>
          <w:sz w:val="24"/>
          <w:szCs w:val="24"/>
        </w:rPr>
        <w:t xml:space="preserve">: </w:t>
      </w:r>
      <w:r w:rsidR="0055552B" w:rsidRPr="00540205">
        <w:rPr>
          <w:rFonts w:ascii="Arial" w:hAnsi="Arial" w:cs="Arial"/>
          <w:sz w:val="24"/>
          <w:szCs w:val="24"/>
        </w:rPr>
        <w:t xml:space="preserve">Per Public Use Notice of Limitations stated by Defense imagery Management operations Center and contained at </w:t>
      </w:r>
      <w:r w:rsidR="00793D91" w:rsidRPr="00540205">
        <w:rPr>
          <w:rFonts w:ascii="Arial" w:hAnsi="Arial" w:cs="Arial"/>
          <w:sz w:val="24"/>
          <w:szCs w:val="24"/>
        </w:rPr>
        <w:t xml:space="preserve"> </w:t>
      </w:r>
      <w:hyperlink r:id="rId11" w:history="1">
        <w:r w:rsidR="0055552B" w:rsidRPr="00540205">
          <w:rPr>
            <w:rStyle w:val="Hyperlink"/>
            <w:rFonts w:ascii="Arial" w:hAnsi="Arial" w:cs="Arial"/>
            <w:sz w:val="24"/>
            <w:szCs w:val="24"/>
          </w:rPr>
          <w:t>www.dimoc.mil/resources/limitations/</w:t>
        </w:r>
      </w:hyperlink>
      <w:r w:rsidR="0055552B" w:rsidRPr="00540205">
        <w:rPr>
          <w:rStyle w:val="Hyperlink"/>
          <w:rFonts w:ascii="Arial" w:hAnsi="Arial" w:cs="Arial"/>
          <w:color w:val="auto"/>
          <w:sz w:val="24"/>
          <w:szCs w:val="24"/>
        </w:rPr>
        <w:t xml:space="preserve"> , t</w:t>
      </w:r>
      <w:r w:rsidR="00793D91" w:rsidRPr="00540205">
        <w:rPr>
          <w:rFonts w:ascii="Arial" w:hAnsi="Arial" w:cs="Arial"/>
          <w:sz w:val="24"/>
          <w:szCs w:val="24"/>
        </w:rPr>
        <w:t xml:space="preserve">he Contractor shall not cite any information (e.g., contract information, pictures, locations, etc.) obtained through this contract on any </w:t>
      </w:r>
      <w:r w:rsidR="0055552B" w:rsidRPr="00540205">
        <w:rPr>
          <w:rFonts w:ascii="Arial" w:hAnsi="Arial" w:cs="Arial"/>
          <w:sz w:val="24"/>
          <w:szCs w:val="24"/>
        </w:rPr>
        <w:t xml:space="preserve">hard copy or digital </w:t>
      </w:r>
      <w:r w:rsidR="00793D91" w:rsidRPr="00540205">
        <w:rPr>
          <w:rFonts w:ascii="Arial" w:hAnsi="Arial" w:cs="Arial"/>
          <w:sz w:val="24"/>
          <w:szCs w:val="24"/>
        </w:rPr>
        <w:t>marketing tools to include its company website.</w:t>
      </w:r>
    </w:p>
    <w:p w:rsidR="00793D91" w:rsidRPr="00540205" w:rsidRDefault="00793D91" w:rsidP="00620A40">
      <w:pPr>
        <w:widowControl w:val="0"/>
        <w:autoSpaceDE w:val="0"/>
        <w:autoSpaceDN w:val="0"/>
        <w:adjustRightInd w:val="0"/>
        <w:rPr>
          <w:rFonts w:ascii="Arial" w:hAnsi="Arial" w:cs="Arial"/>
          <w:sz w:val="24"/>
          <w:szCs w:val="24"/>
        </w:rPr>
      </w:pPr>
    </w:p>
    <w:p w:rsidR="00773000" w:rsidRPr="00540205" w:rsidRDefault="00793D91" w:rsidP="00F03FC8">
      <w:pPr>
        <w:rPr>
          <w:rFonts w:ascii="Arial" w:hAnsi="Arial" w:cs="Arial"/>
          <w:sz w:val="24"/>
          <w:szCs w:val="24"/>
        </w:rPr>
      </w:pPr>
      <w:proofErr w:type="gramStart"/>
      <w:r w:rsidRPr="00540205">
        <w:rPr>
          <w:rFonts w:ascii="Arial" w:hAnsi="Arial" w:cs="Arial"/>
          <w:b/>
          <w:sz w:val="24"/>
          <w:szCs w:val="24"/>
        </w:rPr>
        <w:t>1.</w:t>
      </w:r>
      <w:r w:rsidR="0071316A" w:rsidRPr="00540205">
        <w:rPr>
          <w:rFonts w:ascii="Arial" w:hAnsi="Arial" w:cs="Arial"/>
          <w:b/>
          <w:sz w:val="24"/>
          <w:szCs w:val="24"/>
        </w:rPr>
        <w:t>1</w:t>
      </w:r>
      <w:r w:rsidR="00AC681A" w:rsidRPr="00540205">
        <w:rPr>
          <w:rFonts w:ascii="Arial" w:hAnsi="Arial" w:cs="Arial"/>
          <w:b/>
          <w:sz w:val="24"/>
          <w:szCs w:val="24"/>
        </w:rPr>
        <w:t>7</w:t>
      </w:r>
      <w:r w:rsidR="00713B1A" w:rsidRPr="00540205">
        <w:rPr>
          <w:rFonts w:ascii="Arial" w:hAnsi="Arial" w:cs="Arial"/>
          <w:b/>
          <w:sz w:val="24"/>
          <w:szCs w:val="24"/>
        </w:rPr>
        <w:t xml:space="preserve">  </w:t>
      </w:r>
      <w:r w:rsidRPr="00540205">
        <w:rPr>
          <w:rFonts w:ascii="Arial" w:hAnsi="Arial" w:cs="Arial"/>
          <w:b/>
          <w:sz w:val="24"/>
          <w:szCs w:val="24"/>
          <w:u w:val="single"/>
        </w:rPr>
        <w:t>Non</w:t>
      </w:r>
      <w:proofErr w:type="gramEnd"/>
      <w:r w:rsidRPr="00540205">
        <w:rPr>
          <w:rFonts w:ascii="Arial" w:hAnsi="Arial" w:cs="Arial"/>
          <w:b/>
          <w:sz w:val="24"/>
          <w:szCs w:val="24"/>
          <w:u w:val="single"/>
        </w:rPr>
        <w:t>-Disclosure Statements</w:t>
      </w:r>
      <w:proofErr w:type="gramStart"/>
      <w:r w:rsidR="00773000" w:rsidRPr="00540205">
        <w:rPr>
          <w:rFonts w:ascii="Arial" w:hAnsi="Arial" w:cs="Arial"/>
          <w:b/>
          <w:sz w:val="24"/>
          <w:szCs w:val="24"/>
          <w:u w:val="single"/>
        </w:rPr>
        <w:t>:</w:t>
      </w:r>
      <w:r w:rsidR="00773000" w:rsidRPr="00540205">
        <w:rPr>
          <w:rFonts w:ascii="Arial" w:hAnsi="Arial" w:cs="Arial"/>
          <w:sz w:val="24"/>
          <w:szCs w:val="24"/>
        </w:rPr>
        <w:t xml:space="preserve">  </w:t>
      </w:r>
      <w:r w:rsidR="008C2412" w:rsidRPr="00540205">
        <w:rPr>
          <w:rFonts w:ascii="Arial" w:hAnsi="Arial" w:cs="Arial"/>
          <w:sz w:val="24"/>
          <w:szCs w:val="24"/>
        </w:rPr>
        <w:t>The</w:t>
      </w:r>
      <w:proofErr w:type="gramEnd"/>
      <w:r w:rsidR="00773000" w:rsidRPr="00540205">
        <w:rPr>
          <w:rFonts w:ascii="Arial" w:hAnsi="Arial" w:cs="Arial"/>
          <w:sz w:val="24"/>
          <w:szCs w:val="24"/>
        </w:rPr>
        <w:t xml:space="preserve"> Contractor shall provide signed non-disclosure agreements to the Government no later </w:t>
      </w:r>
      <w:r w:rsidR="00773000" w:rsidRPr="00E601A4">
        <w:rPr>
          <w:rFonts w:ascii="Arial" w:hAnsi="Arial" w:cs="Arial"/>
          <w:color w:val="000000" w:themeColor="text1"/>
          <w:sz w:val="24"/>
          <w:szCs w:val="24"/>
        </w:rPr>
        <w:t xml:space="preserve">than </w:t>
      </w:r>
      <w:r w:rsidR="008C4597" w:rsidRPr="00E601A4">
        <w:rPr>
          <w:rFonts w:ascii="Arial" w:hAnsi="Arial" w:cs="Arial"/>
          <w:color w:val="000000" w:themeColor="text1"/>
          <w:sz w:val="24"/>
          <w:szCs w:val="24"/>
        </w:rPr>
        <w:t>five (5) business days</w:t>
      </w:r>
      <w:r w:rsidR="00DC02BC">
        <w:rPr>
          <w:rFonts w:ascii="Arial" w:hAnsi="Arial" w:cs="Arial"/>
          <w:color w:val="000000" w:themeColor="text1"/>
          <w:sz w:val="24"/>
          <w:szCs w:val="24"/>
        </w:rPr>
        <w:t xml:space="preserve"> </w:t>
      </w:r>
      <w:r w:rsidR="00773000" w:rsidRPr="00540205">
        <w:rPr>
          <w:rFonts w:ascii="Arial" w:hAnsi="Arial" w:cs="Arial"/>
          <w:sz w:val="24"/>
          <w:szCs w:val="24"/>
        </w:rPr>
        <w:t xml:space="preserve">prior to commencement of work under the contract. Disclosure of information by Contractor personnel may result in </w:t>
      </w:r>
      <w:r w:rsidR="0055552B" w:rsidRPr="00540205">
        <w:rPr>
          <w:rFonts w:ascii="Arial" w:hAnsi="Arial" w:cs="Arial"/>
          <w:sz w:val="24"/>
          <w:szCs w:val="24"/>
        </w:rPr>
        <w:t xml:space="preserve">removal of </w:t>
      </w:r>
      <w:r w:rsidR="00773000" w:rsidRPr="00540205">
        <w:rPr>
          <w:rFonts w:ascii="Arial" w:hAnsi="Arial" w:cs="Arial"/>
          <w:sz w:val="24"/>
          <w:szCs w:val="24"/>
        </w:rPr>
        <w:t xml:space="preserve">Contractor personnel from performance under this contract. </w:t>
      </w:r>
    </w:p>
    <w:p w:rsidR="00B12036" w:rsidRPr="00540205" w:rsidRDefault="00B12036" w:rsidP="00F03FC8">
      <w:pPr>
        <w:rPr>
          <w:rFonts w:ascii="Arial" w:hAnsi="Arial" w:cs="Arial"/>
          <w:sz w:val="24"/>
          <w:szCs w:val="24"/>
        </w:rPr>
      </w:pPr>
    </w:p>
    <w:p w:rsidR="00B12036" w:rsidRPr="00540205" w:rsidRDefault="00B12036" w:rsidP="00F03FC8">
      <w:pPr>
        <w:rPr>
          <w:rFonts w:ascii="Arial" w:hAnsi="Arial" w:cs="Arial"/>
          <w:sz w:val="24"/>
          <w:szCs w:val="24"/>
        </w:rPr>
      </w:pPr>
      <w:r w:rsidRPr="00540205">
        <w:rPr>
          <w:rFonts w:ascii="Arial" w:hAnsi="Arial" w:cs="Arial"/>
          <w:b/>
          <w:bCs/>
          <w:sz w:val="24"/>
          <w:szCs w:val="24"/>
        </w:rPr>
        <w:t>1.1</w:t>
      </w:r>
      <w:r w:rsidR="00AC681A" w:rsidRPr="00540205">
        <w:rPr>
          <w:rFonts w:ascii="Arial" w:hAnsi="Arial" w:cs="Arial"/>
          <w:b/>
          <w:bCs/>
          <w:sz w:val="24"/>
          <w:szCs w:val="24"/>
        </w:rPr>
        <w:t>8</w:t>
      </w:r>
      <w:r w:rsidRPr="00540205">
        <w:rPr>
          <w:rFonts w:ascii="Arial" w:hAnsi="Arial" w:cs="Arial"/>
          <w:b/>
          <w:bCs/>
          <w:sz w:val="24"/>
          <w:szCs w:val="24"/>
        </w:rPr>
        <w:t xml:space="preserve"> </w:t>
      </w:r>
      <w:r w:rsidRPr="00540205">
        <w:rPr>
          <w:rFonts w:ascii="Arial" w:hAnsi="Arial" w:cs="Arial"/>
          <w:b/>
          <w:bCs/>
          <w:sz w:val="24"/>
          <w:szCs w:val="24"/>
          <w:u w:val="single"/>
        </w:rPr>
        <w:t>Advertisement and Social Media:</w:t>
      </w:r>
      <w:r w:rsidRPr="00540205">
        <w:rPr>
          <w:rFonts w:ascii="Arial" w:hAnsi="Arial" w:cs="Arial"/>
          <w:sz w:val="24"/>
          <w:szCs w:val="24"/>
        </w:rPr>
        <w:t xml:space="preserve"> The Contractor shall NOT post information to public </w:t>
      </w:r>
      <w:proofErr w:type="gramStart"/>
      <w:r w:rsidRPr="00540205">
        <w:rPr>
          <w:rFonts w:ascii="Arial" w:hAnsi="Arial" w:cs="Arial"/>
          <w:sz w:val="24"/>
          <w:szCs w:val="24"/>
        </w:rPr>
        <w:t>website</w:t>
      </w:r>
      <w:proofErr w:type="gramEnd"/>
      <w:r w:rsidRPr="00540205">
        <w:rPr>
          <w:rFonts w:ascii="Arial" w:hAnsi="Arial" w:cs="Arial"/>
          <w:sz w:val="24"/>
          <w:szCs w:val="24"/>
        </w:rPr>
        <w:t xml:space="preserve"> or social media locations, personal or professional, that in any way disclose </w:t>
      </w:r>
      <w:proofErr w:type="gramStart"/>
      <w:r w:rsidRPr="00540205">
        <w:rPr>
          <w:rFonts w:ascii="Arial" w:hAnsi="Arial" w:cs="Arial"/>
          <w:sz w:val="24"/>
          <w:szCs w:val="24"/>
        </w:rPr>
        <w:t>names</w:t>
      </w:r>
      <w:proofErr w:type="gramEnd"/>
      <w:r w:rsidRPr="00540205">
        <w:rPr>
          <w:rFonts w:ascii="Arial" w:hAnsi="Arial" w:cs="Arial"/>
          <w:sz w:val="24"/>
          <w:szCs w:val="24"/>
        </w:rPr>
        <w:t>, locations, hotel data, participants, discussions, pictures, etc. before, during or after the contract period of performance without the express consent of the Government. The use of propaganda violates DOD Commercial Use of Imagery Guidelines stated at (http://www.defenseimagery.mil/products/DODimagery/commercialuse.html).  The Contractor shall not cite any information (e.g., contract information, pictures, locations, etc.) obtained through this contract on any marketing tools to include its company website.</w:t>
      </w:r>
    </w:p>
    <w:p w:rsidR="00B12036" w:rsidRPr="00540205" w:rsidRDefault="00B12036" w:rsidP="00F03FC8">
      <w:pPr>
        <w:rPr>
          <w:rFonts w:ascii="Arial" w:hAnsi="Arial" w:cs="Arial"/>
          <w:sz w:val="24"/>
          <w:szCs w:val="24"/>
        </w:rPr>
      </w:pPr>
    </w:p>
    <w:p w:rsidR="00B12036" w:rsidRPr="00540205" w:rsidRDefault="00B12036" w:rsidP="00B12036">
      <w:pPr>
        <w:rPr>
          <w:rFonts w:ascii="Arial" w:hAnsi="Arial" w:cs="Arial"/>
          <w:sz w:val="24"/>
          <w:szCs w:val="24"/>
        </w:rPr>
      </w:pPr>
      <w:r w:rsidRPr="00540205">
        <w:rPr>
          <w:rFonts w:ascii="Arial" w:hAnsi="Arial" w:cs="Arial"/>
          <w:b/>
          <w:bCs/>
          <w:sz w:val="24"/>
          <w:szCs w:val="24"/>
        </w:rPr>
        <w:t>1.</w:t>
      </w:r>
      <w:r w:rsidR="00AC681A" w:rsidRPr="00540205">
        <w:rPr>
          <w:rFonts w:ascii="Arial" w:hAnsi="Arial" w:cs="Arial"/>
          <w:b/>
          <w:bCs/>
          <w:sz w:val="24"/>
          <w:szCs w:val="24"/>
        </w:rPr>
        <w:t>19</w:t>
      </w:r>
      <w:r w:rsidRPr="00540205">
        <w:rPr>
          <w:rFonts w:ascii="Arial" w:hAnsi="Arial" w:cs="Arial"/>
          <w:sz w:val="24"/>
          <w:szCs w:val="24"/>
        </w:rPr>
        <w:t xml:space="preserve"> </w:t>
      </w:r>
      <w:r w:rsidR="0012276B" w:rsidRPr="00540205">
        <w:rPr>
          <w:rFonts w:ascii="Arial" w:hAnsi="Arial" w:cs="Arial"/>
          <w:b/>
          <w:bCs/>
          <w:sz w:val="24"/>
          <w:szCs w:val="24"/>
          <w:u w:val="single"/>
        </w:rPr>
        <w:t>Information Assurance</w:t>
      </w:r>
      <w:r w:rsidRPr="00540205">
        <w:rPr>
          <w:rFonts w:ascii="Arial" w:hAnsi="Arial" w:cs="Arial"/>
          <w:b/>
          <w:bCs/>
          <w:sz w:val="24"/>
          <w:szCs w:val="24"/>
          <w:u w:val="single"/>
        </w:rPr>
        <w:t>:</w:t>
      </w:r>
      <w:r w:rsidRPr="00540205">
        <w:rPr>
          <w:rFonts w:ascii="Arial" w:hAnsi="Arial" w:cs="Arial"/>
          <w:sz w:val="24"/>
          <w:szCs w:val="24"/>
        </w:rPr>
        <w:t xml:space="preserve">  At no time will the Contractor or associated sub-contractor employees transmit government documents or information over using methods that do not meet the security requirements specified in the National Institute of Standards and Technology (NIST) Special Publication</w:t>
      </w:r>
      <w:r w:rsidR="0012276B" w:rsidRPr="00540205">
        <w:rPr>
          <w:rFonts w:ascii="Arial" w:hAnsi="Arial" w:cs="Arial"/>
          <w:sz w:val="24"/>
          <w:szCs w:val="24"/>
        </w:rPr>
        <w:t xml:space="preserve"> </w:t>
      </w:r>
      <w:r w:rsidRPr="00540205">
        <w:rPr>
          <w:rFonts w:ascii="Arial" w:hAnsi="Arial" w:cs="Arial"/>
          <w:sz w:val="24"/>
          <w:szCs w:val="24"/>
        </w:rPr>
        <w:t xml:space="preserve">(SP) 800-171, "Protecting Controlled Unclassified Information </w:t>
      </w:r>
      <w:r w:rsidR="00FE2895" w:rsidRPr="00540205">
        <w:rPr>
          <w:rFonts w:ascii="Arial" w:hAnsi="Arial" w:cs="Arial"/>
          <w:sz w:val="24"/>
          <w:szCs w:val="24"/>
        </w:rPr>
        <w:t xml:space="preserve">(CUI) </w:t>
      </w:r>
      <w:r w:rsidRPr="00540205">
        <w:rPr>
          <w:rFonts w:ascii="Arial" w:hAnsi="Arial" w:cs="Arial"/>
          <w:sz w:val="24"/>
          <w:szCs w:val="24"/>
        </w:rPr>
        <w:t xml:space="preserve">in Nonfederal Information Systems and Organizations" such as personal electronic mail accounts, public digital data storage sites (cloud storage), social media platforms or instant messaging.  Approved government sites such as </w:t>
      </w:r>
      <w:r w:rsidR="00FE2895" w:rsidRPr="00540205">
        <w:rPr>
          <w:rFonts w:ascii="Arial" w:hAnsi="Arial" w:cs="Arial"/>
          <w:sz w:val="24"/>
          <w:szCs w:val="24"/>
        </w:rPr>
        <w:t>DoD</w:t>
      </w:r>
      <w:r w:rsidR="0067709F" w:rsidRPr="00540205">
        <w:rPr>
          <w:rFonts w:ascii="Arial" w:hAnsi="Arial" w:cs="Arial"/>
          <w:sz w:val="24"/>
          <w:szCs w:val="24"/>
        </w:rPr>
        <w:t xml:space="preserve"> SAFE </w:t>
      </w:r>
      <w:r w:rsidRPr="00540205">
        <w:rPr>
          <w:rFonts w:ascii="Arial" w:hAnsi="Arial" w:cs="Arial"/>
          <w:sz w:val="24"/>
          <w:szCs w:val="24"/>
        </w:rPr>
        <w:t xml:space="preserve">at </w:t>
      </w:r>
      <w:proofErr w:type="spellStart"/>
      <w:r w:rsidR="000601CD" w:rsidRPr="00540205">
        <w:rPr>
          <w:rFonts w:ascii="Arial" w:hAnsi="Arial" w:cs="Arial"/>
          <w:sz w:val="24"/>
          <w:szCs w:val="24"/>
        </w:rPr>
        <w:t>at</w:t>
      </w:r>
      <w:proofErr w:type="spellEnd"/>
      <w:r w:rsidR="000601CD" w:rsidRPr="00540205">
        <w:rPr>
          <w:rFonts w:ascii="Arial" w:hAnsi="Arial" w:cs="Arial"/>
          <w:sz w:val="24"/>
          <w:szCs w:val="24"/>
        </w:rPr>
        <w:t xml:space="preserve"> https://safe.apps.mil, or All Partners Access Network (APAN) at https://community.apan.org/, or other transmission means determined by the government must be used.</w:t>
      </w:r>
    </w:p>
    <w:p w:rsidR="00773000" w:rsidRPr="00540205" w:rsidRDefault="00773000" w:rsidP="0015134A">
      <w:pPr>
        <w:widowControl w:val="0"/>
        <w:autoSpaceDE w:val="0"/>
        <w:autoSpaceDN w:val="0"/>
        <w:adjustRightInd w:val="0"/>
        <w:rPr>
          <w:rFonts w:ascii="Arial" w:hAnsi="Arial" w:cs="Arial"/>
          <w:sz w:val="24"/>
          <w:szCs w:val="24"/>
        </w:rPr>
      </w:pPr>
    </w:p>
    <w:p w:rsidR="00773000" w:rsidRPr="00E601A4" w:rsidRDefault="00773000" w:rsidP="00F03FC8">
      <w:pPr>
        <w:rPr>
          <w:rFonts w:ascii="Arial" w:hAnsi="Arial" w:cs="Arial"/>
          <w:color w:val="000000" w:themeColor="text1"/>
          <w:sz w:val="24"/>
          <w:szCs w:val="24"/>
        </w:rPr>
      </w:pPr>
      <w:r w:rsidRPr="00540205">
        <w:rPr>
          <w:rFonts w:ascii="Arial" w:hAnsi="Arial" w:cs="Arial"/>
          <w:b/>
          <w:sz w:val="24"/>
          <w:szCs w:val="24"/>
        </w:rPr>
        <w:t>1.</w:t>
      </w:r>
      <w:r w:rsidR="004D08DC" w:rsidRPr="00540205">
        <w:rPr>
          <w:rFonts w:ascii="Arial" w:hAnsi="Arial" w:cs="Arial"/>
          <w:b/>
          <w:sz w:val="24"/>
          <w:szCs w:val="24"/>
        </w:rPr>
        <w:t>2</w:t>
      </w:r>
      <w:r w:rsidR="00AC681A" w:rsidRPr="00540205">
        <w:rPr>
          <w:rFonts w:ascii="Arial" w:hAnsi="Arial" w:cs="Arial"/>
          <w:b/>
          <w:sz w:val="24"/>
          <w:szCs w:val="24"/>
        </w:rPr>
        <w:t>0</w:t>
      </w:r>
      <w:r w:rsidR="00713B1A" w:rsidRPr="00540205">
        <w:rPr>
          <w:rFonts w:ascii="Arial" w:hAnsi="Arial" w:cs="Arial"/>
          <w:b/>
          <w:sz w:val="24"/>
          <w:szCs w:val="24"/>
        </w:rPr>
        <w:t xml:space="preserve">  </w:t>
      </w:r>
      <w:r w:rsidRPr="00540205">
        <w:rPr>
          <w:rFonts w:ascii="Arial" w:hAnsi="Arial" w:cs="Arial"/>
          <w:b/>
          <w:sz w:val="24"/>
          <w:szCs w:val="24"/>
          <w:u w:val="single"/>
        </w:rPr>
        <w:t>Organizational Conflict of Interest (OCI)</w:t>
      </w:r>
      <w:r w:rsidRPr="00540205">
        <w:rPr>
          <w:rFonts w:ascii="Arial" w:hAnsi="Arial" w:cs="Arial"/>
          <w:b/>
          <w:sz w:val="24"/>
          <w:szCs w:val="24"/>
        </w:rPr>
        <w:t>:</w:t>
      </w:r>
      <w:r w:rsidRPr="00540205">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OCI Mitigation Plan will be determined to be acceptable solely at the discretion of the Contracting </w:t>
      </w:r>
      <w:r w:rsidR="0052654F" w:rsidRPr="00540205">
        <w:rPr>
          <w:rFonts w:ascii="Arial" w:hAnsi="Arial" w:cs="Arial"/>
          <w:sz w:val="24"/>
          <w:szCs w:val="24"/>
        </w:rPr>
        <w:t>Officer. I</w:t>
      </w:r>
      <w:r w:rsidRPr="00540205">
        <w:rPr>
          <w:rFonts w:ascii="Arial" w:hAnsi="Arial" w:cs="Arial"/>
          <w:sz w:val="24"/>
          <w:szCs w:val="24"/>
        </w:rPr>
        <w:t xml:space="preserve">n the event the Contracting Officer unilaterally determines that any such OCI cannot be satisfactorily avoided or mitigated, the Contracting Officer may affect other remedies as he or she deems necessary, including prohibiting the Contractor from participation </w:t>
      </w:r>
      <w:r w:rsidRPr="00E601A4">
        <w:rPr>
          <w:rFonts w:ascii="Arial" w:hAnsi="Arial" w:cs="Arial"/>
          <w:color w:val="000000" w:themeColor="text1"/>
          <w:sz w:val="24"/>
          <w:szCs w:val="24"/>
        </w:rPr>
        <w:t>in subsequent contracted requirements which may be affected by the OCI.</w:t>
      </w:r>
    </w:p>
    <w:p w:rsidR="00322321" w:rsidRPr="00EB45C0" w:rsidRDefault="00322321" w:rsidP="0015134A">
      <w:pPr>
        <w:suppressAutoHyphens/>
        <w:rPr>
          <w:rFonts w:ascii="Arial" w:hAnsi="Arial" w:cs="Arial"/>
          <w:color w:val="000000" w:themeColor="text1"/>
          <w:sz w:val="24"/>
          <w:szCs w:val="24"/>
        </w:rPr>
      </w:pPr>
    </w:p>
    <w:p w:rsidR="00773000" w:rsidRPr="00EB45C0" w:rsidRDefault="00D23F6F" w:rsidP="00F03FC8">
      <w:pPr>
        <w:suppressAutoHyphens/>
        <w:rPr>
          <w:rFonts w:ascii="Arial" w:hAnsi="Arial" w:cs="Arial"/>
          <w:color w:val="000000" w:themeColor="text1"/>
          <w:sz w:val="24"/>
          <w:szCs w:val="24"/>
        </w:rPr>
      </w:pPr>
      <w:proofErr w:type="gramStart"/>
      <w:r w:rsidRPr="00EB45C0">
        <w:rPr>
          <w:rFonts w:ascii="Arial" w:hAnsi="Arial" w:cs="Arial"/>
          <w:b/>
          <w:color w:val="000000" w:themeColor="text1"/>
          <w:sz w:val="24"/>
          <w:szCs w:val="24"/>
        </w:rPr>
        <w:t>1.</w:t>
      </w:r>
      <w:r w:rsidR="000D207E" w:rsidRPr="00EB45C0">
        <w:rPr>
          <w:rFonts w:ascii="Arial" w:hAnsi="Arial" w:cs="Arial"/>
          <w:b/>
          <w:color w:val="000000" w:themeColor="text1"/>
          <w:sz w:val="24"/>
          <w:szCs w:val="24"/>
        </w:rPr>
        <w:t>2</w:t>
      </w:r>
      <w:r w:rsidR="00AC681A" w:rsidRPr="00EB45C0">
        <w:rPr>
          <w:rFonts w:ascii="Arial" w:hAnsi="Arial" w:cs="Arial"/>
          <w:b/>
          <w:color w:val="000000" w:themeColor="text1"/>
          <w:sz w:val="24"/>
          <w:szCs w:val="24"/>
        </w:rPr>
        <w:t>1</w:t>
      </w:r>
      <w:r w:rsidRPr="00EB45C0">
        <w:rPr>
          <w:rFonts w:ascii="Arial" w:hAnsi="Arial" w:cs="Arial"/>
          <w:b/>
          <w:color w:val="000000" w:themeColor="text1"/>
          <w:sz w:val="24"/>
          <w:szCs w:val="24"/>
        </w:rPr>
        <w:t xml:space="preserve">  </w:t>
      </w:r>
      <w:r w:rsidRPr="00EB45C0">
        <w:rPr>
          <w:rFonts w:ascii="Arial" w:hAnsi="Arial" w:cs="Arial"/>
          <w:b/>
          <w:color w:val="000000" w:themeColor="text1"/>
          <w:sz w:val="24"/>
          <w:szCs w:val="24"/>
          <w:u w:val="single"/>
        </w:rPr>
        <w:t>Phase</w:t>
      </w:r>
      <w:proofErr w:type="gramEnd"/>
      <w:r w:rsidRPr="00EB45C0">
        <w:rPr>
          <w:rFonts w:ascii="Arial" w:hAnsi="Arial" w:cs="Arial"/>
          <w:b/>
          <w:color w:val="000000" w:themeColor="text1"/>
          <w:sz w:val="24"/>
          <w:szCs w:val="24"/>
          <w:u w:val="single"/>
        </w:rPr>
        <w:t xml:space="preserve"> In /Phase Out Period</w:t>
      </w:r>
      <w:proofErr w:type="gramStart"/>
      <w:r w:rsidRPr="00EB45C0">
        <w:rPr>
          <w:rFonts w:ascii="Arial" w:hAnsi="Arial" w:cs="Arial"/>
          <w:b/>
          <w:color w:val="000000" w:themeColor="text1"/>
          <w:sz w:val="24"/>
          <w:szCs w:val="24"/>
          <w:u w:val="single"/>
        </w:rPr>
        <w:t>:</w:t>
      </w:r>
      <w:r w:rsidR="00773000" w:rsidRPr="00EB45C0">
        <w:rPr>
          <w:rFonts w:ascii="Arial" w:hAnsi="Arial" w:cs="Arial"/>
          <w:color w:val="000000" w:themeColor="text1"/>
          <w:sz w:val="24"/>
          <w:szCs w:val="24"/>
        </w:rPr>
        <w:t xml:space="preserve">  </w:t>
      </w:r>
      <w:r w:rsidR="00581756">
        <w:rPr>
          <w:rFonts w:ascii="Arial" w:hAnsi="Arial" w:cs="Arial"/>
          <w:sz w:val="24"/>
          <w:szCs w:val="24"/>
        </w:rPr>
        <w:t>“</w:t>
      </w:r>
      <w:proofErr w:type="gramEnd"/>
      <w:r w:rsidR="00AA2246">
        <w:rPr>
          <w:rFonts w:ascii="Arial" w:hAnsi="Arial" w:cs="Arial"/>
          <w:sz w:val="24"/>
          <w:szCs w:val="24"/>
        </w:rPr>
        <w:t>Reserved</w:t>
      </w:r>
      <w:r w:rsidR="00581756">
        <w:rPr>
          <w:rFonts w:ascii="Arial" w:hAnsi="Arial" w:cs="Arial"/>
          <w:sz w:val="24"/>
          <w:szCs w:val="24"/>
        </w:rPr>
        <w:t>”</w:t>
      </w:r>
    </w:p>
    <w:p w:rsidR="00773000" w:rsidRPr="00EB45C0" w:rsidRDefault="00773000" w:rsidP="0015134A">
      <w:pPr>
        <w:suppressAutoHyphens/>
        <w:rPr>
          <w:rFonts w:ascii="Arial" w:hAnsi="Arial" w:cs="Arial"/>
          <w:iCs/>
          <w:color w:val="000000" w:themeColor="text1"/>
          <w:sz w:val="24"/>
          <w:szCs w:val="24"/>
        </w:rPr>
      </w:pPr>
    </w:p>
    <w:p w:rsidR="00EE0963" w:rsidRPr="00EB45C0" w:rsidRDefault="00B530DE" w:rsidP="006F50BF">
      <w:pPr>
        <w:rPr>
          <w:rFonts w:ascii="Arial" w:hAnsi="Arial" w:cs="Arial"/>
          <w:color w:val="000000" w:themeColor="text1"/>
          <w:sz w:val="24"/>
          <w:szCs w:val="24"/>
        </w:rPr>
      </w:pPr>
      <w:proofErr w:type="gramStart"/>
      <w:r w:rsidRPr="00EB45C0">
        <w:rPr>
          <w:rFonts w:ascii="Arial" w:hAnsi="Arial" w:cs="Arial"/>
          <w:b/>
          <w:color w:val="000000" w:themeColor="text1"/>
          <w:sz w:val="24"/>
          <w:szCs w:val="24"/>
        </w:rPr>
        <w:t>1.</w:t>
      </w:r>
      <w:r w:rsidR="00713B1A" w:rsidRPr="00EB45C0">
        <w:rPr>
          <w:rFonts w:ascii="Arial" w:hAnsi="Arial" w:cs="Arial"/>
          <w:b/>
          <w:color w:val="000000" w:themeColor="text1"/>
          <w:sz w:val="24"/>
          <w:szCs w:val="24"/>
        </w:rPr>
        <w:t>2</w:t>
      </w:r>
      <w:r w:rsidR="00AC681A" w:rsidRPr="00EB45C0">
        <w:rPr>
          <w:rFonts w:ascii="Arial" w:hAnsi="Arial" w:cs="Arial"/>
          <w:b/>
          <w:color w:val="000000" w:themeColor="text1"/>
          <w:sz w:val="24"/>
          <w:szCs w:val="24"/>
        </w:rPr>
        <w:t>2</w:t>
      </w:r>
      <w:r w:rsidR="00AD18DD" w:rsidRPr="00EB45C0">
        <w:rPr>
          <w:rFonts w:ascii="Arial" w:hAnsi="Arial" w:cs="Arial"/>
          <w:b/>
          <w:color w:val="000000" w:themeColor="text1"/>
          <w:sz w:val="24"/>
          <w:szCs w:val="24"/>
        </w:rPr>
        <w:t xml:space="preserve">  </w:t>
      </w:r>
      <w:r w:rsidRPr="00EB45C0">
        <w:rPr>
          <w:rFonts w:ascii="Arial" w:hAnsi="Arial" w:cs="Arial"/>
          <w:b/>
          <w:color w:val="000000" w:themeColor="text1"/>
          <w:sz w:val="24"/>
          <w:szCs w:val="24"/>
          <w:u w:val="single"/>
        </w:rPr>
        <w:t>Safety:</w:t>
      </w:r>
      <w:r w:rsidRPr="00EB45C0">
        <w:rPr>
          <w:rFonts w:ascii="Arial" w:hAnsi="Arial" w:cs="Arial"/>
          <w:color w:val="000000" w:themeColor="text1"/>
          <w:sz w:val="24"/>
          <w:szCs w:val="24"/>
        </w:rPr>
        <w:t xml:space="preserve">  The</w:t>
      </w:r>
      <w:proofErr w:type="gramEnd"/>
      <w:r w:rsidRPr="00EB45C0">
        <w:rPr>
          <w:rFonts w:ascii="Arial" w:hAnsi="Arial" w:cs="Arial"/>
          <w:color w:val="000000" w:themeColor="text1"/>
          <w:sz w:val="24"/>
          <w:szCs w:val="24"/>
        </w:rPr>
        <w:t xml:space="preserve"> following provides information pertaining to Safety and Accident Prevention</w:t>
      </w:r>
      <w:r w:rsidR="00DE44A7" w:rsidRPr="00EB45C0">
        <w:rPr>
          <w:rFonts w:ascii="Arial" w:hAnsi="Arial" w:cs="Arial"/>
          <w:color w:val="000000" w:themeColor="text1"/>
          <w:sz w:val="24"/>
          <w:szCs w:val="24"/>
        </w:rPr>
        <w:t>:</w:t>
      </w:r>
    </w:p>
    <w:p w:rsidR="00B530DE" w:rsidRPr="00EB45C0" w:rsidRDefault="00B530DE" w:rsidP="00822848">
      <w:pPr>
        <w:rPr>
          <w:rFonts w:ascii="Arial" w:hAnsi="Arial" w:cs="Arial"/>
          <w:color w:val="000000" w:themeColor="text1"/>
          <w:sz w:val="24"/>
          <w:szCs w:val="24"/>
        </w:rPr>
      </w:pPr>
    </w:p>
    <w:p w:rsidR="00B530DE" w:rsidRPr="00476453" w:rsidRDefault="00B530DE" w:rsidP="00F03FC8">
      <w:pPr>
        <w:rPr>
          <w:rFonts w:ascii="Arial" w:hAnsi="Arial" w:cs="Arial"/>
          <w:i/>
          <w:color w:val="000000" w:themeColor="text1"/>
          <w:sz w:val="24"/>
          <w:szCs w:val="24"/>
        </w:rPr>
      </w:pPr>
      <w:proofErr w:type="gramStart"/>
      <w:r w:rsidRPr="00EB45C0">
        <w:rPr>
          <w:rFonts w:ascii="Arial" w:hAnsi="Arial" w:cs="Arial"/>
          <w:b/>
          <w:iCs/>
          <w:color w:val="000000" w:themeColor="text1"/>
          <w:sz w:val="24"/>
          <w:szCs w:val="24"/>
        </w:rPr>
        <w:t>1.</w:t>
      </w:r>
      <w:r w:rsidR="00713B1A" w:rsidRPr="00EB45C0">
        <w:rPr>
          <w:rFonts w:ascii="Arial" w:hAnsi="Arial" w:cs="Arial"/>
          <w:b/>
          <w:i/>
          <w:color w:val="000000" w:themeColor="text1"/>
          <w:sz w:val="24"/>
          <w:szCs w:val="24"/>
        </w:rPr>
        <w:t>2</w:t>
      </w:r>
      <w:r w:rsidR="00AC681A" w:rsidRPr="00EB45C0">
        <w:rPr>
          <w:rFonts w:ascii="Arial" w:hAnsi="Arial" w:cs="Arial"/>
          <w:b/>
          <w:i/>
          <w:color w:val="000000" w:themeColor="text1"/>
          <w:sz w:val="24"/>
          <w:szCs w:val="24"/>
        </w:rPr>
        <w:t>2</w:t>
      </w:r>
      <w:r w:rsidRPr="00EB45C0">
        <w:rPr>
          <w:rFonts w:ascii="Arial" w:hAnsi="Arial" w:cs="Arial"/>
          <w:b/>
          <w:i/>
          <w:color w:val="000000" w:themeColor="text1"/>
          <w:sz w:val="24"/>
          <w:szCs w:val="24"/>
        </w:rPr>
        <w:t>.</w:t>
      </w:r>
      <w:r w:rsidRPr="00EB45C0">
        <w:rPr>
          <w:rFonts w:ascii="Arial" w:hAnsi="Arial" w:cs="Arial"/>
          <w:b/>
          <w:iCs/>
          <w:color w:val="000000" w:themeColor="text1"/>
          <w:sz w:val="24"/>
          <w:szCs w:val="24"/>
        </w:rPr>
        <w:t xml:space="preserve">1 </w:t>
      </w:r>
      <w:r w:rsidRPr="00EB45C0">
        <w:rPr>
          <w:rFonts w:ascii="Arial" w:hAnsi="Arial" w:cs="Arial"/>
          <w:b/>
          <w:i/>
          <w:color w:val="000000" w:themeColor="text1"/>
          <w:sz w:val="24"/>
          <w:szCs w:val="24"/>
        </w:rPr>
        <w:t xml:space="preserve"> </w:t>
      </w:r>
      <w:r w:rsidRPr="00EB45C0">
        <w:rPr>
          <w:rFonts w:ascii="Arial" w:hAnsi="Arial" w:cs="Arial"/>
          <w:b/>
          <w:iCs/>
          <w:color w:val="000000" w:themeColor="text1"/>
          <w:sz w:val="24"/>
          <w:szCs w:val="24"/>
          <w:u w:val="single"/>
        </w:rPr>
        <w:t>Safety</w:t>
      </w:r>
      <w:proofErr w:type="gramEnd"/>
      <w:r w:rsidRPr="00EB45C0">
        <w:rPr>
          <w:rFonts w:ascii="Arial" w:hAnsi="Arial" w:cs="Arial"/>
          <w:b/>
          <w:iCs/>
          <w:color w:val="000000" w:themeColor="text1"/>
          <w:sz w:val="24"/>
          <w:szCs w:val="24"/>
          <w:u w:val="single"/>
        </w:rPr>
        <w:t xml:space="preserve"> Laws and Regulations</w:t>
      </w:r>
      <w:r w:rsidRPr="00EB45C0">
        <w:rPr>
          <w:rFonts w:ascii="Arial" w:hAnsi="Arial" w:cs="Arial"/>
          <w:b/>
          <w:color w:val="000000" w:themeColor="text1"/>
          <w:sz w:val="24"/>
          <w:szCs w:val="24"/>
          <w:u w:val="single"/>
        </w:rPr>
        <w:t>:</w:t>
      </w:r>
      <w:r w:rsidR="00713B1A" w:rsidRPr="00EB45C0">
        <w:rPr>
          <w:rFonts w:ascii="Arial" w:hAnsi="Arial" w:cs="Arial"/>
          <w:color w:val="000000" w:themeColor="text1"/>
          <w:sz w:val="24"/>
          <w:szCs w:val="24"/>
        </w:rPr>
        <w:t xml:space="preserve">  </w:t>
      </w:r>
      <w:r w:rsidRPr="00EB45C0">
        <w:rPr>
          <w:rFonts w:ascii="Arial" w:hAnsi="Arial" w:cs="Arial"/>
          <w:color w:val="000000" w:themeColor="text1"/>
          <w:sz w:val="24"/>
          <w:szCs w:val="24"/>
        </w:rPr>
        <w:t>The Contractor shall comply with FAR 52.236-13, A</w:t>
      </w:r>
      <w:r w:rsidR="00713B1A" w:rsidRPr="00EB45C0">
        <w:rPr>
          <w:rFonts w:ascii="Arial" w:hAnsi="Arial" w:cs="Arial"/>
          <w:color w:val="000000" w:themeColor="text1"/>
          <w:sz w:val="24"/>
          <w:szCs w:val="24"/>
        </w:rPr>
        <w:t xml:space="preserve">ccident </w:t>
      </w:r>
      <w:r w:rsidR="00713B1A" w:rsidRPr="00540205">
        <w:rPr>
          <w:rFonts w:ascii="Arial" w:hAnsi="Arial" w:cs="Arial"/>
          <w:sz w:val="24"/>
          <w:szCs w:val="24"/>
        </w:rPr>
        <w:t xml:space="preserve">Prevention </w:t>
      </w:r>
      <w:r w:rsidRPr="00540205">
        <w:rPr>
          <w:rFonts w:ascii="Arial" w:hAnsi="Arial" w:cs="Arial"/>
          <w:sz w:val="24"/>
          <w:szCs w:val="24"/>
        </w:rPr>
        <w:t xml:space="preserve">(November </w:t>
      </w:r>
      <w:r w:rsidR="00831995" w:rsidRPr="00540205">
        <w:rPr>
          <w:rFonts w:ascii="Arial" w:hAnsi="Arial" w:cs="Arial"/>
          <w:sz w:val="24"/>
          <w:szCs w:val="24"/>
        </w:rPr>
        <w:t>1991</w:t>
      </w:r>
      <w:r w:rsidRPr="00540205">
        <w:rPr>
          <w:rFonts w:ascii="Arial" w:hAnsi="Arial" w:cs="Arial"/>
          <w:sz w:val="24"/>
          <w:szCs w:val="24"/>
        </w:rPr>
        <w:t>), the references contained therein</w:t>
      </w:r>
      <w:r w:rsidRPr="00540205">
        <w:rPr>
          <w:rFonts w:ascii="Arial" w:hAnsi="Arial" w:cs="Arial"/>
          <w:i/>
          <w:sz w:val="24"/>
          <w:szCs w:val="24"/>
        </w:rPr>
        <w:t xml:space="preserve"> (e.g. </w:t>
      </w:r>
      <w:r w:rsidR="00912CC3" w:rsidRPr="00540205">
        <w:rPr>
          <w:rFonts w:ascii="Arial" w:hAnsi="Arial" w:cs="Arial"/>
          <w:i/>
          <w:sz w:val="24"/>
          <w:szCs w:val="24"/>
        </w:rPr>
        <w:t xml:space="preserve">U.S. Army Corps of Engineers Safety and Health </w:t>
      </w:r>
      <w:r w:rsidR="00912CC3" w:rsidRPr="00476453">
        <w:rPr>
          <w:rFonts w:ascii="Arial" w:hAnsi="Arial" w:cs="Arial"/>
          <w:i/>
          <w:color w:val="000000" w:themeColor="text1"/>
          <w:sz w:val="24"/>
          <w:szCs w:val="24"/>
        </w:rPr>
        <w:t>Requirements Manual (</w:t>
      </w:r>
      <w:r w:rsidRPr="00476453">
        <w:rPr>
          <w:rFonts w:ascii="Arial" w:hAnsi="Arial" w:cs="Arial"/>
          <w:i/>
          <w:color w:val="000000" w:themeColor="text1"/>
          <w:sz w:val="24"/>
          <w:szCs w:val="24"/>
        </w:rPr>
        <w:t>EM 385-1-1</w:t>
      </w:r>
      <w:r w:rsidR="00912CC3" w:rsidRPr="00476453">
        <w:rPr>
          <w:rFonts w:ascii="Arial" w:hAnsi="Arial" w:cs="Arial"/>
          <w:i/>
          <w:color w:val="000000" w:themeColor="text1"/>
          <w:sz w:val="24"/>
          <w:szCs w:val="24"/>
        </w:rPr>
        <w:t>)</w:t>
      </w:r>
      <w:r w:rsidRPr="00476453">
        <w:rPr>
          <w:rFonts w:ascii="Arial" w:hAnsi="Arial" w:cs="Arial"/>
          <w:i/>
          <w:color w:val="000000" w:themeColor="text1"/>
          <w:sz w:val="24"/>
          <w:szCs w:val="24"/>
        </w:rPr>
        <w:t xml:space="preserve">), and applicable Host Nation Safety Laws and Regulations. </w:t>
      </w:r>
    </w:p>
    <w:p w:rsidR="00B530DE" w:rsidRPr="00476453" w:rsidRDefault="00B530DE" w:rsidP="0015134A">
      <w:pPr>
        <w:rPr>
          <w:rFonts w:ascii="Arial" w:hAnsi="Arial" w:cs="Arial"/>
          <w:i/>
          <w:color w:val="000000" w:themeColor="text1"/>
          <w:sz w:val="24"/>
          <w:szCs w:val="24"/>
        </w:rPr>
      </w:pPr>
    </w:p>
    <w:p w:rsidR="00B530DE" w:rsidRPr="00540205" w:rsidRDefault="00B530DE" w:rsidP="00F03FC8">
      <w:pPr>
        <w:rPr>
          <w:rFonts w:ascii="Arial" w:hAnsi="Arial" w:cs="Arial"/>
          <w:sz w:val="24"/>
          <w:szCs w:val="24"/>
        </w:rPr>
      </w:pPr>
      <w:r w:rsidRPr="00476453">
        <w:rPr>
          <w:rFonts w:ascii="Arial" w:hAnsi="Arial" w:cs="Arial"/>
          <w:color w:val="000000" w:themeColor="text1"/>
          <w:sz w:val="24"/>
          <w:szCs w:val="24"/>
        </w:rPr>
        <w:t xml:space="preserve">The requirements under FAR 52.236-13 and </w:t>
      </w:r>
      <w:r w:rsidRPr="00540205">
        <w:rPr>
          <w:rFonts w:ascii="Arial" w:hAnsi="Arial" w:cs="Arial"/>
          <w:sz w:val="24"/>
          <w:szCs w:val="24"/>
        </w:rPr>
        <w:t xml:space="preserve">specifically of the EM 385-1-1 include, but are not limited to the following: </w:t>
      </w:r>
    </w:p>
    <w:p w:rsidR="009670EB" w:rsidRPr="00540205" w:rsidRDefault="009670EB" w:rsidP="00F03FC8">
      <w:pPr>
        <w:rPr>
          <w:rFonts w:ascii="Arial" w:hAnsi="Arial" w:cs="Arial"/>
          <w:sz w:val="24"/>
          <w:szCs w:val="24"/>
        </w:rPr>
      </w:pPr>
    </w:p>
    <w:p w:rsidR="00B530DE" w:rsidRPr="00540205" w:rsidRDefault="00B530DE" w:rsidP="00F03FC8">
      <w:pPr>
        <w:ind w:firstLine="720"/>
        <w:rPr>
          <w:rFonts w:ascii="Arial" w:hAnsi="Arial" w:cs="Arial"/>
          <w:sz w:val="24"/>
          <w:szCs w:val="24"/>
        </w:rPr>
      </w:pPr>
      <w:r w:rsidRPr="00540205">
        <w:rPr>
          <w:rFonts w:ascii="Arial" w:hAnsi="Arial" w:cs="Arial"/>
          <w:sz w:val="24"/>
          <w:szCs w:val="24"/>
        </w:rPr>
        <w:t>(a) Before initiation of work at the job site, an Accident Prevention Plan, written by the Contractor for the specific work and hazards of the contract and implementing in detail the pertinent requirements of EM 385-1-1; will be reviewed for acceptance by designated Government personnel</w:t>
      </w:r>
      <w:r w:rsidRPr="00540205">
        <w:rPr>
          <w:rFonts w:ascii="Arial" w:hAnsi="Arial" w:cs="Arial"/>
          <w:color w:val="FF0000"/>
          <w:sz w:val="24"/>
          <w:szCs w:val="24"/>
        </w:rPr>
        <w:t xml:space="preserve">. </w:t>
      </w:r>
      <w:r w:rsidRPr="00540205">
        <w:rPr>
          <w:rFonts w:ascii="Arial" w:hAnsi="Arial" w:cs="Arial"/>
          <w:sz w:val="24"/>
          <w:szCs w:val="24"/>
        </w:rPr>
        <w:t xml:space="preserve">Specific requirements for development of the Accident Prevention Plan are found in 01.A and Appendix A of EM 385-1-1. EM 385-1-1 is available online at </w:t>
      </w:r>
      <w:hyperlink r:id="rId12" w:history="1">
        <w:r w:rsidR="006105F5" w:rsidRPr="00540205">
          <w:rPr>
            <w:rStyle w:val="Hyperlink"/>
            <w:rFonts w:ascii="Arial" w:hAnsi="Arial" w:cs="Arial"/>
            <w:sz w:val="24"/>
            <w:szCs w:val="24"/>
          </w:rPr>
          <w:t>www.usace.army.mil</w:t>
        </w:r>
      </w:hyperlink>
      <w:r w:rsidRPr="00540205">
        <w:rPr>
          <w:rFonts w:ascii="Arial" w:hAnsi="Arial" w:cs="Arial"/>
          <w:sz w:val="24"/>
          <w:szCs w:val="24"/>
        </w:rPr>
        <w:t xml:space="preserve">. </w:t>
      </w:r>
    </w:p>
    <w:p w:rsidR="009670EB" w:rsidRPr="00540205" w:rsidRDefault="009670EB" w:rsidP="00F03FC8">
      <w:pPr>
        <w:ind w:firstLine="720"/>
        <w:rPr>
          <w:rFonts w:ascii="Arial" w:hAnsi="Arial" w:cs="Arial"/>
          <w:sz w:val="24"/>
          <w:szCs w:val="24"/>
        </w:rPr>
      </w:pPr>
    </w:p>
    <w:p w:rsidR="00B530DE" w:rsidRPr="00540205" w:rsidRDefault="00B530DE" w:rsidP="00F03FC8">
      <w:pPr>
        <w:rPr>
          <w:rFonts w:ascii="Arial" w:hAnsi="Arial" w:cs="Arial"/>
          <w:sz w:val="24"/>
          <w:szCs w:val="24"/>
        </w:rPr>
      </w:pPr>
      <w:r w:rsidRPr="00540205">
        <w:rPr>
          <w:rFonts w:ascii="Arial" w:hAnsi="Arial" w:cs="Arial"/>
          <w:sz w:val="24"/>
          <w:szCs w:val="24"/>
        </w:rPr>
        <w:tab/>
        <w:t>(b) Before beginning each activity involving a type of work presenting hazards not experienced in previous project operations or where a new work crew or subcontractor is to perform work, activity hazard analysis (AHA) shall be prepared by the Contractor performing the work activity (See paragraph 01.a.09 of EM 385-1-1</w:t>
      </w:r>
      <w:proofErr w:type="gramStart"/>
      <w:r w:rsidRPr="00540205">
        <w:rPr>
          <w:rFonts w:ascii="Arial" w:hAnsi="Arial" w:cs="Arial"/>
          <w:sz w:val="24"/>
          <w:szCs w:val="24"/>
        </w:rPr>
        <w:t>)</w:t>
      </w:r>
      <w:r w:rsidR="00EC0964" w:rsidRPr="00540205">
        <w:rPr>
          <w:rFonts w:ascii="Arial" w:hAnsi="Arial" w:cs="Arial"/>
          <w:sz w:val="24"/>
          <w:szCs w:val="24"/>
        </w:rPr>
        <w:t>;</w:t>
      </w:r>
      <w:proofErr w:type="gramEnd"/>
    </w:p>
    <w:p w:rsidR="009670EB" w:rsidRPr="00540205" w:rsidRDefault="009670EB" w:rsidP="00F03FC8">
      <w:pPr>
        <w:rPr>
          <w:rFonts w:ascii="Arial" w:hAnsi="Arial" w:cs="Arial"/>
          <w:sz w:val="24"/>
          <w:szCs w:val="24"/>
        </w:rPr>
      </w:pPr>
    </w:p>
    <w:p w:rsidR="00B530DE" w:rsidRPr="00540205" w:rsidRDefault="00B530DE" w:rsidP="00F03FC8">
      <w:pPr>
        <w:ind w:firstLine="720"/>
        <w:rPr>
          <w:rFonts w:ascii="Arial" w:hAnsi="Arial" w:cs="Arial"/>
          <w:sz w:val="24"/>
          <w:szCs w:val="24"/>
        </w:rPr>
      </w:pPr>
      <w:r w:rsidRPr="00540205">
        <w:rPr>
          <w:rFonts w:ascii="Arial" w:hAnsi="Arial" w:cs="Arial"/>
          <w:sz w:val="24"/>
          <w:szCs w:val="24"/>
        </w:rPr>
        <w:t xml:space="preserve">(c) The Contractor shall require subcontractors to submit their plan of operations showing methods they propose to use in accomplishing major phases of </w:t>
      </w:r>
      <w:proofErr w:type="gramStart"/>
      <w:r w:rsidRPr="00540205">
        <w:rPr>
          <w:rFonts w:ascii="Arial" w:hAnsi="Arial" w:cs="Arial"/>
          <w:sz w:val="24"/>
          <w:szCs w:val="24"/>
        </w:rPr>
        <w:t>work</w:t>
      </w:r>
      <w:r w:rsidR="00EC0964" w:rsidRPr="00540205">
        <w:rPr>
          <w:rFonts w:ascii="Arial" w:hAnsi="Arial" w:cs="Arial"/>
          <w:sz w:val="24"/>
          <w:szCs w:val="24"/>
        </w:rPr>
        <w:t>;</w:t>
      </w:r>
      <w:proofErr w:type="gramEnd"/>
    </w:p>
    <w:p w:rsidR="009670EB" w:rsidRPr="00540205" w:rsidRDefault="009670EB" w:rsidP="00F03FC8">
      <w:pPr>
        <w:ind w:firstLine="720"/>
        <w:rPr>
          <w:rFonts w:ascii="Arial" w:hAnsi="Arial" w:cs="Arial"/>
          <w:sz w:val="24"/>
          <w:szCs w:val="24"/>
        </w:rPr>
      </w:pPr>
    </w:p>
    <w:p w:rsidR="00B530DE" w:rsidRPr="00540205" w:rsidRDefault="00B530DE" w:rsidP="00F03FC8">
      <w:pPr>
        <w:ind w:firstLine="720"/>
        <w:rPr>
          <w:rFonts w:ascii="Arial" w:hAnsi="Arial" w:cs="Arial"/>
          <w:sz w:val="24"/>
          <w:szCs w:val="24"/>
        </w:rPr>
      </w:pPr>
      <w:r w:rsidRPr="00540205">
        <w:rPr>
          <w:rFonts w:ascii="Arial" w:hAnsi="Arial" w:cs="Arial"/>
          <w:sz w:val="24"/>
          <w:szCs w:val="24"/>
        </w:rPr>
        <w:t xml:space="preserve">(d) The Contractor shall discuss the plans in conferences convened by the Contracting Officer prior to starting work on each major phase of operation. Plans shall include all pertinent information such as layout of haul roads, access roads, storage areas, electrical distribution lines, methods of providing minimum exposure to overhead loads, and methods of access to work areas. The plan for accomplishing the initial work phase shall be submitted within </w:t>
      </w:r>
      <w:r w:rsidR="008A476E" w:rsidRPr="00540205">
        <w:rPr>
          <w:rFonts w:ascii="Arial" w:hAnsi="Arial" w:cs="Arial"/>
          <w:sz w:val="24"/>
          <w:szCs w:val="24"/>
        </w:rPr>
        <w:t>fifteen (</w:t>
      </w:r>
      <w:r w:rsidRPr="00540205">
        <w:rPr>
          <w:rFonts w:ascii="Arial" w:hAnsi="Arial" w:cs="Arial"/>
          <w:sz w:val="24"/>
          <w:szCs w:val="24"/>
        </w:rPr>
        <w:t>15</w:t>
      </w:r>
      <w:r w:rsidR="008A476E" w:rsidRPr="00540205">
        <w:rPr>
          <w:rFonts w:ascii="Arial" w:hAnsi="Arial" w:cs="Arial"/>
          <w:sz w:val="24"/>
          <w:szCs w:val="24"/>
        </w:rPr>
        <w:t>)</w:t>
      </w:r>
      <w:r w:rsidRPr="00540205">
        <w:rPr>
          <w:rFonts w:ascii="Arial" w:hAnsi="Arial" w:cs="Arial"/>
          <w:sz w:val="24"/>
          <w:szCs w:val="24"/>
        </w:rPr>
        <w:t xml:space="preserve"> calendar days after award of the contract. Plans for subsequent major phases of work shall be submitted no later than </w:t>
      </w:r>
      <w:r w:rsidR="008A476E" w:rsidRPr="00540205">
        <w:rPr>
          <w:rFonts w:ascii="Arial" w:hAnsi="Arial" w:cs="Arial"/>
          <w:sz w:val="24"/>
          <w:szCs w:val="24"/>
        </w:rPr>
        <w:t>fifteen (</w:t>
      </w:r>
      <w:r w:rsidRPr="00540205">
        <w:rPr>
          <w:rFonts w:ascii="Arial" w:hAnsi="Arial" w:cs="Arial"/>
          <w:sz w:val="24"/>
          <w:szCs w:val="24"/>
        </w:rPr>
        <w:t>15</w:t>
      </w:r>
      <w:r w:rsidR="008A476E" w:rsidRPr="00540205">
        <w:rPr>
          <w:rFonts w:ascii="Arial" w:hAnsi="Arial" w:cs="Arial"/>
          <w:sz w:val="24"/>
          <w:szCs w:val="24"/>
        </w:rPr>
        <w:t>)</w:t>
      </w:r>
      <w:r w:rsidRPr="00540205">
        <w:rPr>
          <w:rFonts w:ascii="Arial" w:hAnsi="Arial" w:cs="Arial"/>
          <w:sz w:val="24"/>
          <w:szCs w:val="24"/>
        </w:rPr>
        <w:t xml:space="preserve"> calendar days prior to initiation of work on each major phase</w:t>
      </w:r>
      <w:r w:rsidR="00EC0964" w:rsidRPr="00540205">
        <w:rPr>
          <w:rFonts w:ascii="Arial" w:hAnsi="Arial" w:cs="Arial"/>
          <w:sz w:val="24"/>
          <w:szCs w:val="24"/>
        </w:rPr>
        <w:t>; and</w:t>
      </w:r>
    </w:p>
    <w:p w:rsidR="009670EB" w:rsidRPr="00540205" w:rsidRDefault="009670EB" w:rsidP="00F03FC8">
      <w:pPr>
        <w:ind w:firstLine="720"/>
        <w:rPr>
          <w:rFonts w:ascii="Arial" w:hAnsi="Arial" w:cs="Arial"/>
          <w:sz w:val="24"/>
          <w:szCs w:val="24"/>
        </w:rPr>
      </w:pPr>
    </w:p>
    <w:p w:rsidR="00B530DE" w:rsidRPr="00540205" w:rsidRDefault="00B530DE" w:rsidP="00F03FC8">
      <w:pPr>
        <w:ind w:firstLine="720"/>
        <w:rPr>
          <w:rFonts w:ascii="Arial" w:hAnsi="Arial" w:cs="Arial"/>
          <w:sz w:val="24"/>
          <w:szCs w:val="24"/>
        </w:rPr>
      </w:pPr>
      <w:r w:rsidRPr="00540205">
        <w:rPr>
          <w:rFonts w:ascii="Arial" w:hAnsi="Arial" w:cs="Arial"/>
          <w:sz w:val="24"/>
          <w:szCs w:val="24"/>
        </w:rPr>
        <w:t>(e) In all areas where construction, demolition, alteration, building, or similar related activities take place, the Contractor shall have the following minimum personal protective clothing and equipment requirements in place for any person working on or visiting the site:</w:t>
      </w:r>
    </w:p>
    <w:p w:rsidR="009670EB" w:rsidRPr="00540205" w:rsidRDefault="009670EB" w:rsidP="00F03FC8">
      <w:pPr>
        <w:ind w:firstLine="720"/>
        <w:rPr>
          <w:rFonts w:ascii="Arial" w:hAnsi="Arial" w:cs="Arial"/>
          <w:sz w:val="24"/>
          <w:szCs w:val="24"/>
        </w:rPr>
      </w:pPr>
    </w:p>
    <w:p w:rsidR="00B530DE" w:rsidRPr="00540205" w:rsidRDefault="00B530DE" w:rsidP="00F03FC8">
      <w:pPr>
        <w:ind w:firstLine="720"/>
        <w:rPr>
          <w:rFonts w:ascii="Arial" w:hAnsi="Arial" w:cs="Arial"/>
          <w:sz w:val="24"/>
          <w:szCs w:val="24"/>
        </w:rPr>
      </w:pPr>
      <w:r w:rsidRPr="00540205">
        <w:rPr>
          <w:rFonts w:ascii="Arial" w:hAnsi="Arial" w:cs="Arial"/>
          <w:sz w:val="24"/>
          <w:szCs w:val="24"/>
        </w:rPr>
        <w:t xml:space="preserve">     (</w:t>
      </w:r>
      <w:proofErr w:type="spellStart"/>
      <w:r w:rsidRPr="00540205">
        <w:rPr>
          <w:rFonts w:ascii="Arial" w:hAnsi="Arial" w:cs="Arial"/>
          <w:sz w:val="24"/>
          <w:szCs w:val="24"/>
        </w:rPr>
        <w:t>i</w:t>
      </w:r>
      <w:proofErr w:type="spellEnd"/>
      <w:r w:rsidRPr="00540205">
        <w:rPr>
          <w:rFonts w:ascii="Arial" w:hAnsi="Arial" w:cs="Arial"/>
          <w:sz w:val="24"/>
          <w:szCs w:val="24"/>
        </w:rPr>
        <w:t xml:space="preserve">) Short sleeve </w:t>
      </w:r>
      <w:proofErr w:type="gramStart"/>
      <w:r w:rsidRPr="00540205">
        <w:rPr>
          <w:rFonts w:ascii="Arial" w:hAnsi="Arial" w:cs="Arial"/>
          <w:sz w:val="24"/>
          <w:szCs w:val="24"/>
        </w:rPr>
        <w:t>shirt</w:t>
      </w:r>
      <w:r w:rsidR="00EC0964" w:rsidRPr="00540205">
        <w:rPr>
          <w:rFonts w:ascii="Arial" w:hAnsi="Arial" w:cs="Arial"/>
          <w:sz w:val="24"/>
          <w:szCs w:val="24"/>
        </w:rPr>
        <w:t>;</w:t>
      </w:r>
      <w:proofErr w:type="gramEnd"/>
    </w:p>
    <w:p w:rsidR="00B530DE" w:rsidRPr="00540205" w:rsidRDefault="00B530DE" w:rsidP="00F03FC8">
      <w:pPr>
        <w:ind w:firstLine="720"/>
        <w:rPr>
          <w:rFonts w:ascii="Arial" w:hAnsi="Arial" w:cs="Arial"/>
          <w:sz w:val="24"/>
          <w:szCs w:val="24"/>
        </w:rPr>
      </w:pPr>
      <w:r w:rsidRPr="00540205">
        <w:rPr>
          <w:rFonts w:ascii="Arial" w:hAnsi="Arial" w:cs="Arial"/>
          <w:sz w:val="24"/>
          <w:szCs w:val="24"/>
        </w:rPr>
        <w:t xml:space="preserve">     (ii) Long </w:t>
      </w:r>
      <w:proofErr w:type="gramStart"/>
      <w:r w:rsidRPr="00540205">
        <w:rPr>
          <w:rFonts w:ascii="Arial" w:hAnsi="Arial" w:cs="Arial"/>
          <w:sz w:val="24"/>
          <w:szCs w:val="24"/>
        </w:rPr>
        <w:t>trousers</w:t>
      </w:r>
      <w:r w:rsidR="00EC0964" w:rsidRPr="00540205">
        <w:rPr>
          <w:rFonts w:ascii="Arial" w:hAnsi="Arial" w:cs="Arial"/>
          <w:sz w:val="24"/>
          <w:szCs w:val="24"/>
        </w:rPr>
        <w:t>;</w:t>
      </w:r>
      <w:proofErr w:type="gramEnd"/>
    </w:p>
    <w:p w:rsidR="00B530DE" w:rsidRPr="00E601A4" w:rsidRDefault="00B530DE" w:rsidP="00F03FC8">
      <w:pPr>
        <w:ind w:firstLine="720"/>
        <w:rPr>
          <w:rFonts w:ascii="Arial" w:hAnsi="Arial" w:cs="Arial"/>
          <w:color w:val="000000" w:themeColor="text1"/>
          <w:sz w:val="24"/>
          <w:szCs w:val="24"/>
        </w:rPr>
      </w:pPr>
      <w:r w:rsidRPr="00540205">
        <w:rPr>
          <w:rFonts w:ascii="Arial" w:hAnsi="Arial" w:cs="Arial"/>
          <w:sz w:val="24"/>
          <w:szCs w:val="24"/>
        </w:rPr>
        <w:t xml:space="preserve">     (iii) </w:t>
      </w:r>
      <w:r w:rsidRPr="00E601A4">
        <w:rPr>
          <w:rFonts w:ascii="Arial" w:hAnsi="Arial" w:cs="Arial"/>
          <w:color w:val="000000" w:themeColor="text1"/>
          <w:sz w:val="24"/>
          <w:szCs w:val="24"/>
        </w:rPr>
        <w:t>Steel-toed safety boots</w:t>
      </w:r>
      <w:r w:rsidR="00EC0964" w:rsidRPr="00E601A4">
        <w:rPr>
          <w:rFonts w:ascii="Arial" w:hAnsi="Arial" w:cs="Arial"/>
          <w:color w:val="000000" w:themeColor="text1"/>
          <w:sz w:val="24"/>
          <w:szCs w:val="24"/>
        </w:rPr>
        <w:t>; and</w:t>
      </w:r>
      <w:r w:rsidRPr="00E601A4">
        <w:rPr>
          <w:rFonts w:ascii="Arial" w:hAnsi="Arial" w:cs="Arial"/>
          <w:color w:val="000000" w:themeColor="text1"/>
          <w:sz w:val="24"/>
          <w:szCs w:val="24"/>
        </w:rPr>
        <w:t xml:space="preserve"> </w:t>
      </w:r>
    </w:p>
    <w:p w:rsidR="00B530DE" w:rsidRPr="00E601A4" w:rsidRDefault="00B530DE" w:rsidP="00F03FC8">
      <w:pPr>
        <w:ind w:firstLine="720"/>
        <w:rPr>
          <w:rFonts w:ascii="Arial" w:hAnsi="Arial" w:cs="Arial"/>
          <w:color w:val="000000" w:themeColor="text1"/>
          <w:sz w:val="24"/>
          <w:szCs w:val="24"/>
        </w:rPr>
      </w:pPr>
      <w:r w:rsidRPr="00E601A4">
        <w:rPr>
          <w:rFonts w:ascii="Arial" w:hAnsi="Arial" w:cs="Arial"/>
          <w:color w:val="000000" w:themeColor="text1"/>
          <w:sz w:val="24"/>
          <w:szCs w:val="24"/>
        </w:rPr>
        <w:t xml:space="preserve">     (iv) Hard hat. </w:t>
      </w:r>
    </w:p>
    <w:p w:rsidR="00B530DE" w:rsidRPr="00E601A4" w:rsidRDefault="00B530DE" w:rsidP="00F03FC8">
      <w:pPr>
        <w:ind w:firstLine="720"/>
        <w:rPr>
          <w:rFonts w:ascii="Arial" w:hAnsi="Arial" w:cs="Arial"/>
          <w:i/>
          <w:color w:val="000000" w:themeColor="text1"/>
          <w:sz w:val="24"/>
          <w:szCs w:val="24"/>
        </w:rPr>
      </w:pPr>
    </w:p>
    <w:p w:rsidR="00B530DE" w:rsidRPr="00E601A4" w:rsidRDefault="004E0C6D" w:rsidP="00F03FC8">
      <w:pPr>
        <w:rPr>
          <w:rFonts w:ascii="Arial" w:hAnsi="Arial" w:cs="Arial"/>
          <w:i/>
          <w:color w:val="000000" w:themeColor="text1"/>
          <w:sz w:val="24"/>
          <w:szCs w:val="24"/>
        </w:rPr>
      </w:pPr>
      <w:proofErr w:type="gramStart"/>
      <w:r w:rsidRPr="00E601A4">
        <w:rPr>
          <w:rFonts w:ascii="Arial" w:hAnsi="Arial" w:cs="Arial"/>
          <w:b/>
          <w:color w:val="000000" w:themeColor="text1"/>
          <w:sz w:val="24"/>
          <w:szCs w:val="24"/>
        </w:rPr>
        <w:t>1.2</w:t>
      </w:r>
      <w:r w:rsidR="00AC681A" w:rsidRPr="00E601A4">
        <w:rPr>
          <w:rFonts w:ascii="Arial" w:hAnsi="Arial" w:cs="Arial"/>
          <w:b/>
          <w:color w:val="000000" w:themeColor="text1"/>
          <w:sz w:val="24"/>
          <w:szCs w:val="24"/>
        </w:rPr>
        <w:t>2</w:t>
      </w:r>
      <w:r w:rsidRPr="00E601A4">
        <w:rPr>
          <w:rFonts w:ascii="Arial" w:hAnsi="Arial" w:cs="Arial"/>
          <w:b/>
          <w:color w:val="000000" w:themeColor="text1"/>
          <w:sz w:val="24"/>
          <w:szCs w:val="24"/>
        </w:rPr>
        <w:t xml:space="preserve">.1.1  </w:t>
      </w:r>
      <w:r w:rsidR="00B530DE" w:rsidRPr="00E601A4">
        <w:rPr>
          <w:rFonts w:ascii="Arial" w:hAnsi="Arial" w:cs="Arial"/>
          <w:color w:val="000000" w:themeColor="text1"/>
          <w:sz w:val="24"/>
          <w:szCs w:val="24"/>
        </w:rPr>
        <w:t>In</w:t>
      </w:r>
      <w:proofErr w:type="gramEnd"/>
      <w:r w:rsidR="00B530DE" w:rsidRPr="00E601A4">
        <w:rPr>
          <w:rFonts w:ascii="Arial" w:hAnsi="Arial" w:cs="Arial"/>
          <w:color w:val="000000" w:themeColor="text1"/>
          <w:sz w:val="24"/>
          <w:szCs w:val="24"/>
        </w:rPr>
        <w:t xml:space="preserve"> addition to other requirements for accident prevention specified in this contract, the Contractor </w:t>
      </w:r>
      <w:r w:rsidR="00B94C8D" w:rsidRPr="00E601A4">
        <w:rPr>
          <w:rFonts w:ascii="Arial" w:hAnsi="Arial" w:cs="Arial"/>
          <w:color w:val="000000" w:themeColor="text1"/>
          <w:sz w:val="24"/>
          <w:szCs w:val="24"/>
        </w:rPr>
        <w:t xml:space="preserve">shall comply </w:t>
      </w:r>
      <w:r w:rsidR="00B530DE" w:rsidRPr="00E601A4">
        <w:rPr>
          <w:rFonts w:ascii="Arial" w:hAnsi="Arial" w:cs="Arial"/>
          <w:color w:val="000000" w:themeColor="text1"/>
          <w:sz w:val="24"/>
          <w:szCs w:val="24"/>
        </w:rPr>
        <w:t>with all Federal and State requirements governing safety and health protection on construction sites and other applicable occupational safety codes.</w:t>
      </w:r>
      <w:r w:rsidR="00E601A4">
        <w:rPr>
          <w:rFonts w:ascii="Arial" w:hAnsi="Arial" w:cs="Arial"/>
          <w:color w:val="000000" w:themeColor="text1"/>
          <w:sz w:val="24"/>
          <w:szCs w:val="24"/>
        </w:rPr>
        <w:t xml:space="preserve"> </w:t>
      </w:r>
      <w:r w:rsidR="00B530DE" w:rsidRPr="00E601A4">
        <w:rPr>
          <w:rFonts w:ascii="Arial" w:hAnsi="Arial" w:cs="Arial"/>
          <w:color w:val="000000" w:themeColor="text1"/>
          <w:sz w:val="24"/>
          <w:szCs w:val="24"/>
        </w:rPr>
        <w:t xml:space="preserve">The Contractor shall indicate </w:t>
      </w:r>
      <w:r w:rsidR="0052654F" w:rsidRPr="00E601A4">
        <w:rPr>
          <w:rFonts w:ascii="Arial" w:hAnsi="Arial" w:cs="Arial"/>
          <w:color w:val="000000" w:themeColor="text1"/>
          <w:sz w:val="24"/>
          <w:szCs w:val="24"/>
        </w:rPr>
        <w:t xml:space="preserve">its </w:t>
      </w:r>
      <w:r w:rsidR="00B530DE" w:rsidRPr="00E601A4">
        <w:rPr>
          <w:rFonts w:ascii="Arial" w:hAnsi="Arial" w:cs="Arial"/>
          <w:color w:val="000000" w:themeColor="text1"/>
          <w:sz w:val="24"/>
          <w:szCs w:val="24"/>
        </w:rPr>
        <w:t xml:space="preserve">plan for compliance considering conditions of the work described by the design, technical proposal, operational activities of the Government or others </w:t>
      </w:r>
      <w:proofErr w:type="gramStart"/>
      <w:r w:rsidR="00B530DE" w:rsidRPr="00E601A4">
        <w:rPr>
          <w:rFonts w:ascii="Arial" w:hAnsi="Arial" w:cs="Arial"/>
          <w:color w:val="000000" w:themeColor="text1"/>
          <w:sz w:val="24"/>
          <w:szCs w:val="24"/>
        </w:rPr>
        <w:t>in the area of</w:t>
      </w:r>
      <w:proofErr w:type="gramEnd"/>
      <w:r w:rsidR="00B530DE" w:rsidRPr="00E601A4">
        <w:rPr>
          <w:rFonts w:ascii="Arial" w:hAnsi="Arial" w:cs="Arial"/>
          <w:color w:val="000000" w:themeColor="text1"/>
          <w:sz w:val="24"/>
          <w:szCs w:val="24"/>
        </w:rPr>
        <w:t xml:space="preserve"> the work, identification of the coordinator, and implementation of all other accident prevention provisions of this contract</w:t>
      </w:r>
      <w:r w:rsidR="00B530DE" w:rsidRPr="00E601A4">
        <w:rPr>
          <w:rFonts w:ascii="Arial" w:hAnsi="Arial" w:cs="Arial"/>
          <w:i/>
          <w:color w:val="000000" w:themeColor="text1"/>
          <w:sz w:val="24"/>
          <w:szCs w:val="24"/>
        </w:rPr>
        <w:t xml:space="preserve">. </w:t>
      </w:r>
    </w:p>
    <w:p w:rsidR="001F4117" w:rsidRPr="00540205" w:rsidRDefault="001F4117" w:rsidP="0015134A">
      <w:pPr>
        <w:rPr>
          <w:rFonts w:ascii="Arial" w:hAnsi="Arial" w:cs="Arial"/>
          <w:sz w:val="24"/>
          <w:szCs w:val="24"/>
        </w:rPr>
      </w:pPr>
    </w:p>
    <w:p w:rsidR="00FD7C41" w:rsidRPr="00EB45C0" w:rsidRDefault="00FD7C41" w:rsidP="00F03FC8">
      <w:pPr>
        <w:rPr>
          <w:rFonts w:ascii="Arial" w:hAnsi="Arial" w:cs="Arial"/>
          <w:color w:val="000000" w:themeColor="text1"/>
          <w:sz w:val="24"/>
          <w:szCs w:val="24"/>
        </w:rPr>
      </w:pPr>
      <w:proofErr w:type="gramStart"/>
      <w:r w:rsidRPr="00540205">
        <w:rPr>
          <w:rFonts w:ascii="Arial" w:hAnsi="Arial" w:cs="Arial"/>
          <w:b/>
          <w:sz w:val="24"/>
          <w:szCs w:val="24"/>
        </w:rPr>
        <w:t>1.2</w:t>
      </w:r>
      <w:r w:rsidR="00AC681A" w:rsidRPr="00540205">
        <w:rPr>
          <w:rFonts w:ascii="Arial" w:hAnsi="Arial" w:cs="Arial"/>
          <w:b/>
          <w:sz w:val="24"/>
          <w:szCs w:val="24"/>
        </w:rPr>
        <w:t>3</w:t>
      </w:r>
      <w:r w:rsidRPr="00540205">
        <w:rPr>
          <w:rFonts w:ascii="Arial" w:hAnsi="Arial" w:cs="Arial"/>
          <w:b/>
          <w:sz w:val="24"/>
          <w:szCs w:val="24"/>
        </w:rPr>
        <w:t xml:space="preserve">  </w:t>
      </w:r>
      <w:r w:rsidRPr="00540205">
        <w:rPr>
          <w:rFonts w:ascii="Arial" w:hAnsi="Arial" w:cs="Arial"/>
          <w:b/>
          <w:sz w:val="24"/>
          <w:szCs w:val="24"/>
          <w:u w:val="single"/>
        </w:rPr>
        <w:t>Environmental</w:t>
      </w:r>
      <w:proofErr w:type="gramEnd"/>
      <w:r w:rsidRPr="00540205">
        <w:rPr>
          <w:rFonts w:ascii="Arial" w:hAnsi="Arial" w:cs="Arial"/>
          <w:b/>
          <w:sz w:val="24"/>
          <w:szCs w:val="24"/>
          <w:u w:val="single"/>
        </w:rPr>
        <w:t xml:space="preserve"> Compliance</w:t>
      </w:r>
      <w:proofErr w:type="gramStart"/>
      <w:r w:rsidRPr="00540205">
        <w:rPr>
          <w:rFonts w:ascii="Arial" w:hAnsi="Arial" w:cs="Arial"/>
          <w:b/>
          <w:sz w:val="24"/>
          <w:szCs w:val="24"/>
          <w:u w:val="single"/>
        </w:rPr>
        <w:t>:</w:t>
      </w:r>
      <w:r w:rsidRPr="00540205">
        <w:rPr>
          <w:rFonts w:ascii="Arial" w:hAnsi="Arial" w:cs="Arial"/>
          <w:sz w:val="24"/>
          <w:szCs w:val="24"/>
        </w:rPr>
        <w:t xml:space="preserve">  The</w:t>
      </w:r>
      <w:proofErr w:type="gramEnd"/>
      <w:r w:rsidRPr="00540205">
        <w:rPr>
          <w:rFonts w:ascii="Arial" w:hAnsi="Arial" w:cs="Arial"/>
          <w:sz w:val="24"/>
          <w:szCs w:val="24"/>
        </w:rPr>
        <w:t xml:space="preserve"> following provides information </w:t>
      </w:r>
      <w:r w:rsidR="0015580A" w:rsidRPr="00540205">
        <w:rPr>
          <w:rFonts w:ascii="Arial" w:hAnsi="Arial" w:cs="Arial"/>
          <w:sz w:val="24"/>
          <w:szCs w:val="24"/>
        </w:rPr>
        <w:t>on</w:t>
      </w:r>
      <w:r w:rsidRPr="00540205">
        <w:rPr>
          <w:rFonts w:ascii="Arial" w:hAnsi="Arial" w:cs="Arial"/>
          <w:sz w:val="24"/>
          <w:szCs w:val="24"/>
        </w:rPr>
        <w:t xml:space="preserve"> Environmental Compliance</w:t>
      </w:r>
      <w:r w:rsidR="00610043" w:rsidRPr="00540205">
        <w:rPr>
          <w:rFonts w:ascii="Arial" w:hAnsi="Arial" w:cs="Arial"/>
          <w:sz w:val="24"/>
          <w:szCs w:val="24"/>
        </w:rPr>
        <w:t>.</w:t>
      </w:r>
    </w:p>
    <w:p w:rsidR="00FD7C41" w:rsidRPr="00EB45C0" w:rsidRDefault="00FD7C41" w:rsidP="0015134A">
      <w:pPr>
        <w:rPr>
          <w:rFonts w:ascii="Arial" w:hAnsi="Arial" w:cs="Arial"/>
          <w:color w:val="000000" w:themeColor="text1"/>
          <w:sz w:val="24"/>
          <w:szCs w:val="24"/>
        </w:rPr>
      </w:pPr>
    </w:p>
    <w:p w:rsidR="00D90CB1" w:rsidRPr="00EB45C0" w:rsidRDefault="00FD7C41" w:rsidP="00F03FC8">
      <w:pPr>
        <w:rPr>
          <w:rFonts w:ascii="Arial" w:hAnsi="Arial" w:cs="Arial"/>
          <w:i/>
          <w:color w:val="000000" w:themeColor="text1"/>
          <w:sz w:val="24"/>
          <w:szCs w:val="24"/>
        </w:rPr>
      </w:pPr>
      <w:proofErr w:type="gramStart"/>
      <w:r w:rsidRPr="00EB45C0">
        <w:rPr>
          <w:rFonts w:ascii="Arial" w:hAnsi="Arial" w:cs="Arial"/>
          <w:b/>
          <w:color w:val="000000" w:themeColor="text1"/>
          <w:sz w:val="24"/>
          <w:szCs w:val="24"/>
        </w:rPr>
        <w:t>1.2</w:t>
      </w:r>
      <w:r w:rsidR="00AC681A" w:rsidRPr="00EB45C0">
        <w:rPr>
          <w:rFonts w:ascii="Arial" w:hAnsi="Arial" w:cs="Arial"/>
          <w:b/>
          <w:color w:val="000000" w:themeColor="text1"/>
          <w:sz w:val="24"/>
          <w:szCs w:val="24"/>
        </w:rPr>
        <w:t>3</w:t>
      </w:r>
      <w:r w:rsidRPr="00EB45C0">
        <w:rPr>
          <w:rFonts w:ascii="Arial" w:hAnsi="Arial" w:cs="Arial"/>
          <w:b/>
          <w:color w:val="000000" w:themeColor="text1"/>
          <w:sz w:val="24"/>
          <w:szCs w:val="24"/>
        </w:rPr>
        <w:t xml:space="preserve">.1  </w:t>
      </w:r>
      <w:r w:rsidRPr="00EB45C0">
        <w:rPr>
          <w:rFonts w:ascii="Arial" w:hAnsi="Arial" w:cs="Arial"/>
          <w:b/>
          <w:color w:val="000000" w:themeColor="text1"/>
          <w:sz w:val="24"/>
          <w:szCs w:val="24"/>
          <w:u w:val="single"/>
        </w:rPr>
        <w:t>Environmental</w:t>
      </w:r>
      <w:proofErr w:type="gramEnd"/>
      <w:r w:rsidRPr="00EB45C0">
        <w:rPr>
          <w:rFonts w:ascii="Arial" w:hAnsi="Arial" w:cs="Arial"/>
          <w:b/>
          <w:color w:val="000000" w:themeColor="text1"/>
          <w:sz w:val="24"/>
          <w:szCs w:val="24"/>
          <w:u w:val="single"/>
        </w:rPr>
        <w:t xml:space="preserve"> Compliance Plan and Program:</w:t>
      </w:r>
      <w:r w:rsidRPr="00EB45C0">
        <w:rPr>
          <w:rFonts w:ascii="Arial" w:hAnsi="Arial" w:cs="Arial"/>
          <w:b/>
          <w:color w:val="000000" w:themeColor="text1"/>
          <w:sz w:val="24"/>
          <w:szCs w:val="24"/>
        </w:rPr>
        <w:t xml:space="preserve"> </w:t>
      </w:r>
      <w:r w:rsidRPr="00EB45C0">
        <w:rPr>
          <w:rFonts w:ascii="Arial" w:hAnsi="Arial" w:cs="Arial"/>
          <w:color w:val="000000" w:themeColor="text1"/>
          <w:sz w:val="24"/>
          <w:szCs w:val="24"/>
        </w:rPr>
        <w:t xml:space="preserve"> </w:t>
      </w:r>
    </w:p>
    <w:p w:rsidR="00D90CB1" w:rsidRPr="00EB45C0" w:rsidRDefault="00D90CB1" w:rsidP="00F03FC8">
      <w:pPr>
        <w:rPr>
          <w:rFonts w:ascii="Arial" w:hAnsi="Arial" w:cs="Arial"/>
          <w:i/>
          <w:color w:val="000000" w:themeColor="text1"/>
          <w:sz w:val="24"/>
          <w:szCs w:val="24"/>
        </w:rPr>
      </w:pPr>
    </w:p>
    <w:p w:rsidR="00D90CB1" w:rsidRPr="00EB45C0" w:rsidRDefault="000610AF" w:rsidP="00F03FC8">
      <w:pPr>
        <w:rPr>
          <w:rFonts w:ascii="Arial" w:hAnsi="Arial" w:cs="Arial"/>
          <w:iCs/>
          <w:color w:val="000000" w:themeColor="text1"/>
          <w:sz w:val="24"/>
          <w:szCs w:val="24"/>
        </w:rPr>
      </w:pPr>
      <w:r w:rsidRPr="00EB45C0">
        <w:rPr>
          <w:rFonts w:ascii="Arial" w:hAnsi="Arial" w:cs="Arial"/>
          <w:iCs/>
          <w:color w:val="000000" w:themeColor="text1"/>
          <w:sz w:val="24"/>
          <w:szCs w:val="24"/>
        </w:rPr>
        <w:t xml:space="preserve">CONUS narrative may be adapted from the following </w:t>
      </w:r>
      <w:r w:rsidR="00831995" w:rsidRPr="00EB45C0">
        <w:rPr>
          <w:rFonts w:ascii="Arial" w:hAnsi="Arial" w:cs="Arial"/>
          <w:iCs/>
          <w:color w:val="000000" w:themeColor="text1"/>
          <w:sz w:val="24"/>
          <w:szCs w:val="24"/>
        </w:rPr>
        <w:t xml:space="preserve">OCONUS </w:t>
      </w:r>
      <w:r w:rsidR="00610043" w:rsidRPr="00EB45C0">
        <w:rPr>
          <w:rFonts w:ascii="Arial" w:hAnsi="Arial" w:cs="Arial"/>
          <w:iCs/>
          <w:color w:val="000000" w:themeColor="text1"/>
          <w:sz w:val="24"/>
          <w:szCs w:val="24"/>
        </w:rPr>
        <w:t>example</w:t>
      </w:r>
      <w:r w:rsidR="007C05FD" w:rsidRPr="00EB45C0">
        <w:rPr>
          <w:rFonts w:ascii="Arial" w:hAnsi="Arial" w:cs="Arial"/>
          <w:iCs/>
          <w:color w:val="000000" w:themeColor="text1"/>
          <w:sz w:val="24"/>
          <w:szCs w:val="24"/>
        </w:rPr>
        <w:t xml:space="preserve">: </w:t>
      </w:r>
    </w:p>
    <w:p w:rsidR="00D90CB1" w:rsidRPr="00471E65" w:rsidRDefault="007C05FD" w:rsidP="00F03FC8">
      <w:pPr>
        <w:rPr>
          <w:rFonts w:ascii="Arial" w:hAnsi="Arial" w:cs="Arial"/>
          <w:iCs/>
          <w:color w:val="000000" w:themeColor="text1"/>
          <w:sz w:val="24"/>
          <w:szCs w:val="24"/>
        </w:rPr>
      </w:pPr>
      <w:r w:rsidRPr="00EB45C0">
        <w:rPr>
          <w:rFonts w:ascii="Arial" w:hAnsi="Arial" w:cs="Arial"/>
          <w:iCs/>
          <w:color w:val="000000" w:themeColor="text1"/>
          <w:sz w:val="24"/>
          <w:szCs w:val="24"/>
        </w:rPr>
        <w:t xml:space="preserve">The Contractor shall ensure that </w:t>
      </w:r>
      <w:proofErr w:type="gramStart"/>
      <w:r w:rsidRPr="00EB45C0">
        <w:rPr>
          <w:rFonts w:ascii="Arial" w:hAnsi="Arial" w:cs="Arial"/>
          <w:iCs/>
          <w:color w:val="000000" w:themeColor="text1"/>
          <w:sz w:val="24"/>
          <w:szCs w:val="24"/>
        </w:rPr>
        <w:t>all of</w:t>
      </w:r>
      <w:proofErr w:type="gramEnd"/>
      <w:r w:rsidRPr="00EB45C0">
        <w:rPr>
          <w:rFonts w:ascii="Arial" w:hAnsi="Arial" w:cs="Arial"/>
          <w:iCs/>
          <w:color w:val="000000" w:themeColor="text1"/>
          <w:sz w:val="24"/>
          <w:szCs w:val="24"/>
        </w:rPr>
        <w:t xml:space="preserve"> its operations and activities conform to the USAG </w:t>
      </w:r>
      <w:r w:rsidR="00FF34D2" w:rsidRPr="00EB45C0">
        <w:rPr>
          <w:rFonts w:ascii="Arial" w:hAnsi="Arial" w:cs="Arial"/>
          <w:iCs/>
          <w:color w:val="000000" w:themeColor="text1"/>
          <w:sz w:val="24"/>
          <w:szCs w:val="24"/>
        </w:rPr>
        <w:t>Ft. Bliss</w:t>
      </w:r>
      <w:r w:rsidRPr="00EB45C0">
        <w:rPr>
          <w:rFonts w:ascii="Arial" w:hAnsi="Arial" w:cs="Arial"/>
          <w:iCs/>
          <w:color w:val="000000" w:themeColor="text1"/>
          <w:sz w:val="24"/>
          <w:szCs w:val="24"/>
        </w:rPr>
        <w:t xml:space="preserve">' environmental policy requirements. The Contractor </w:t>
      </w:r>
      <w:r w:rsidRPr="00471E65">
        <w:rPr>
          <w:rFonts w:ascii="Arial" w:hAnsi="Arial" w:cs="Arial"/>
          <w:iCs/>
          <w:color w:val="000000" w:themeColor="text1"/>
          <w:sz w:val="24"/>
          <w:szCs w:val="24"/>
        </w:rPr>
        <w:t xml:space="preserve">shall ensure that all contract personnel have received appropriate levels of training in the handling, use, storage, and disposal of hazardous material. In addition, the Contractor shall ensure that all </w:t>
      </w:r>
      <w:r w:rsidR="00D90CB1" w:rsidRPr="00471E65">
        <w:rPr>
          <w:rFonts w:ascii="Arial" w:hAnsi="Arial" w:cs="Arial"/>
          <w:iCs/>
          <w:color w:val="000000" w:themeColor="text1"/>
          <w:sz w:val="24"/>
          <w:szCs w:val="24"/>
        </w:rPr>
        <w:t>Contractor</w:t>
      </w:r>
      <w:r w:rsidRPr="00471E65">
        <w:rPr>
          <w:rFonts w:ascii="Arial" w:hAnsi="Arial" w:cs="Arial"/>
          <w:iCs/>
          <w:color w:val="000000" w:themeColor="text1"/>
          <w:sz w:val="24"/>
          <w:szCs w:val="24"/>
        </w:rPr>
        <w:t xml:space="preserve"> controlled activities on USAG </w:t>
      </w:r>
      <w:r w:rsidR="00FF34D2" w:rsidRPr="00471E65">
        <w:rPr>
          <w:rFonts w:ascii="Arial" w:hAnsi="Arial" w:cs="Arial"/>
          <w:iCs/>
          <w:color w:val="000000" w:themeColor="text1"/>
          <w:sz w:val="24"/>
          <w:szCs w:val="24"/>
        </w:rPr>
        <w:t>Ft. Bliss'</w:t>
      </w:r>
      <w:r w:rsidRPr="00471E65">
        <w:rPr>
          <w:rFonts w:ascii="Arial" w:hAnsi="Arial" w:cs="Arial"/>
          <w:iCs/>
          <w:color w:val="000000" w:themeColor="text1"/>
          <w:sz w:val="24"/>
          <w:szCs w:val="24"/>
        </w:rPr>
        <w:t xml:space="preserve"> installation</w:t>
      </w:r>
      <w:r w:rsidR="0037170F" w:rsidRPr="00471E65">
        <w:rPr>
          <w:rFonts w:ascii="Arial" w:hAnsi="Arial" w:cs="Arial"/>
          <w:iCs/>
          <w:color w:val="000000" w:themeColor="text1"/>
          <w:sz w:val="24"/>
          <w:szCs w:val="24"/>
        </w:rPr>
        <w:t>s</w:t>
      </w:r>
      <w:r w:rsidRPr="00471E65">
        <w:rPr>
          <w:rFonts w:ascii="Arial" w:hAnsi="Arial" w:cs="Arial"/>
          <w:iCs/>
          <w:color w:val="000000" w:themeColor="text1"/>
          <w:sz w:val="24"/>
          <w:szCs w:val="24"/>
        </w:rPr>
        <w:t xml:space="preserve"> are conducted in accordance with the USAG </w:t>
      </w:r>
      <w:r w:rsidR="0037170F" w:rsidRPr="00471E65">
        <w:rPr>
          <w:rFonts w:ascii="Arial" w:hAnsi="Arial" w:cs="Arial"/>
          <w:iCs/>
          <w:color w:val="000000" w:themeColor="text1"/>
          <w:sz w:val="24"/>
          <w:szCs w:val="24"/>
        </w:rPr>
        <w:t xml:space="preserve">Ft. Bliss' </w:t>
      </w:r>
      <w:r w:rsidRPr="00471E65">
        <w:rPr>
          <w:rFonts w:ascii="Arial" w:hAnsi="Arial" w:cs="Arial"/>
          <w:iCs/>
          <w:color w:val="000000" w:themeColor="text1"/>
          <w:sz w:val="24"/>
          <w:szCs w:val="24"/>
        </w:rPr>
        <w:t xml:space="preserve">Spill Prevention and Response Plan, Solid Waste Policy, Final Governing Standards, and applicable environmental laws/standards. </w:t>
      </w:r>
    </w:p>
    <w:p w:rsidR="00D90CB1" w:rsidRPr="00471E65" w:rsidRDefault="00D90CB1" w:rsidP="00F03FC8">
      <w:pPr>
        <w:rPr>
          <w:rFonts w:ascii="Arial" w:hAnsi="Arial" w:cs="Arial"/>
          <w:iCs/>
          <w:color w:val="000000" w:themeColor="text1"/>
          <w:sz w:val="24"/>
          <w:szCs w:val="24"/>
        </w:rPr>
      </w:pPr>
    </w:p>
    <w:p w:rsidR="007C05FD" w:rsidRPr="00471E65" w:rsidRDefault="008B1E8C" w:rsidP="00F03FC8">
      <w:pPr>
        <w:rPr>
          <w:rFonts w:ascii="Arial" w:hAnsi="Arial" w:cs="Arial"/>
          <w:iCs/>
          <w:color w:val="000000" w:themeColor="text1"/>
          <w:sz w:val="24"/>
          <w:szCs w:val="24"/>
        </w:rPr>
      </w:pPr>
      <w:r w:rsidRPr="00471E65">
        <w:rPr>
          <w:rFonts w:ascii="Arial" w:hAnsi="Arial" w:cs="Arial"/>
          <w:iCs/>
          <w:color w:val="000000" w:themeColor="text1"/>
          <w:sz w:val="24"/>
          <w:szCs w:val="24"/>
        </w:rPr>
        <w:t>T</w:t>
      </w:r>
      <w:r w:rsidR="007C05FD" w:rsidRPr="00471E65">
        <w:rPr>
          <w:rFonts w:ascii="Arial" w:hAnsi="Arial" w:cs="Arial"/>
          <w:iCs/>
          <w:color w:val="000000" w:themeColor="text1"/>
          <w:sz w:val="24"/>
          <w:szCs w:val="24"/>
        </w:rPr>
        <w:t xml:space="preserve">he </w:t>
      </w:r>
      <w:r w:rsidR="00D90CB1" w:rsidRPr="00471E65">
        <w:rPr>
          <w:rFonts w:ascii="Arial" w:hAnsi="Arial" w:cs="Arial"/>
          <w:iCs/>
          <w:color w:val="000000" w:themeColor="text1"/>
          <w:sz w:val="24"/>
          <w:szCs w:val="24"/>
        </w:rPr>
        <w:t>Contractor</w:t>
      </w:r>
      <w:r w:rsidR="007C05FD" w:rsidRPr="00471E65">
        <w:rPr>
          <w:rFonts w:ascii="Arial" w:hAnsi="Arial" w:cs="Arial"/>
          <w:iCs/>
          <w:color w:val="000000" w:themeColor="text1"/>
          <w:sz w:val="24"/>
          <w:szCs w:val="24"/>
        </w:rPr>
        <w:t xml:space="preserve"> shall, prior to mobilization, inform the Contracting Officer (KO)/Contracting Officer Representative (COR) of the types and </w:t>
      </w:r>
      <w:proofErr w:type="gramStart"/>
      <w:r w:rsidR="007C05FD" w:rsidRPr="00471E65">
        <w:rPr>
          <w:rFonts w:ascii="Arial" w:hAnsi="Arial" w:cs="Arial"/>
          <w:iCs/>
          <w:color w:val="000000" w:themeColor="text1"/>
          <w:sz w:val="24"/>
          <w:szCs w:val="24"/>
        </w:rPr>
        <w:t>amount</w:t>
      </w:r>
      <w:proofErr w:type="gramEnd"/>
      <w:r w:rsidR="007C05FD" w:rsidRPr="00471E65">
        <w:rPr>
          <w:rFonts w:ascii="Arial" w:hAnsi="Arial" w:cs="Arial"/>
          <w:iCs/>
          <w:color w:val="000000" w:themeColor="text1"/>
          <w:sz w:val="24"/>
          <w:szCs w:val="24"/>
        </w:rPr>
        <w:t xml:space="preserve"> of hazardous materials needed to be brought onto the Garrison </w:t>
      </w:r>
      <w:proofErr w:type="gramStart"/>
      <w:r w:rsidR="007C05FD" w:rsidRPr="00471E65">
        <w:rPr>
          <w:rFonts w:ascii="Arial" w:hAnsi="Arial" w:cs="Arial"/>
          <w:iCs/>
          <w:color w:val="000000" w:themeColor="text1"/>
          <w:sz w:val="24"/>
          <w:szCs w:val="24"/>
        </w:rPr>
        <w:t>in order to</w:t>
      </w:r>
      <w:proofErr w:type="gramEnd"/>
      <w:r w:rsidR="007C05FD" w:rsidRPr="00471E65">
        <w:rPr>
          <w:rFonts w:ascii="Arial" w:hAnsi="Arial" w:cs="Arial"/>
          <w:iCs/>
          <w:color w:val="000000" w:themeColor="text1"/>
          <w:sz w:val="24"/>
          <w:szCs w:val="24"/>
        </w:rPr>
        <w:t xml:space="preserve"> fulfill their contractual requirements. </w:t>
      </w:r>
      <w:proofErr w:type="gramStart"/>
      <w:r w:rsidR="007C05FD" w:rsidRPr="00471E65">
        <w:rPr>
          <w:rFonts w:ascii="Arial" w:hAnsi="Arial" w:cs="Arial"/>
          <w:iCs/>
          <w:color w:val="000000" w:themeColor="text1"/>
          <w:sz w:val="24"/>
          <w:szCs w:val="24"/>
        </w:rPr>
        <w:t>Contractor</w:t>
      </w:r>
      <w:proofErr w:type="gramEnd"/>
      <w:r w:rsidR="007C05FD" w:rsidRPr="00471E65">
        <w:rPr>
          <w:rFonts w:ascii="Arial" w:hAnsi="Arial" w:cs="Arial"/>
          <w:iCs/>
          <w:color w:val="000000" w:themeColor="text1"/>
          <w:sz w:val="24"/>
          <w:szCs w:val="24"/>
        </w:rPr>
        <w:t xml:space="preserve"> </w:t>
      </w:r>
      <w:proofErr w:type="gramStart"/>
      <w:r w:rsidR="007C05FD" w:rsidRPr="00471E65">
        <w:rPr>
          <w:rFonts w:ascii="Arial" w:hAnsi="Arial" w:cs="Arial"/>
          <w:iCs/>
          <w:color w:val="000000" w:themeColor="text1"/>
          <w:sz w:val="24"/>
          <w:szCs w:val="24"/>
        </w:rPr>
        <w:t>shall</w:t>
      </w:r>
      <w:proofErr w:type="gramEnd"/>
      <w:r w:rsidR="007C05FD" w:rsidRPr="00471E65">
        <w:rPr>
          <w:rFonts w:ascii="Arial" w:hAnsi="Arial" w:cs="Arial"/>
          <w:iCs/>
          <w:color w:val="000000" w:themeColor="text1"/>
          <w:sz w:val="24"/>
          <w:szCs w:val="24"/>
        </w:rPr>
        <w:t xml:space="preserve"> also provide the Safety Data Sheets, storage requirements and proposed storage locations for the hazardous material. The KO/</w:t>
      </w:r>
      <w:proofErr w:type="gramStart"/>
      <w:r w:rsidR="007C05FD" w:rsidRPr="00471E65">
        <w:rPr>
          <w:rFonts w:ascii="Arial" w:hAnsi="Arial" w:cs="Arial"/>
          <w:iCs/>
          <w:color w:val="000000" w:themeColor="text1"/>
          <w:sz w:val="24"/>
          <w:szCs w:val="24"/>
        </w:rPr>
        <w:t>COR shall</w:t>
      </w:r>
      <w:proofErr w:type="gramEnd"/>
      <w:r w:rsidR="007C05FD" w:rsidRPr="00471E65">
        <w:rPr>
          <w:rFonts w:ascii="Arial" w:hAnsi="Arial" w:cs="Arial"/>
          <w:iCs/>
          <w:color w:val="000000" w:themeColor="text1"/>
          <w:sz w:val="24"/>
          <w:szCs w:val="24"/>
        </w:rPr>
        <w:t xml:space="preserve"> provide a copy of this information to the Garrison Fire Department and the Environmental Division. </w:t>
      </w:r>
    </w:p>
    <w:p w:rsidR="00D90CB1" w:rsidRPr="00471E65" w:rsidRDefault="00D90CB1" w:rsidP="00F03FC8">
      <w:pPr>
        <w:rPr>
          <w:rFonts w:ascii="Arial" w:hAnsi="Arial" w:cs="Arial"/>
          <w:iCs/>
          <w:color w:val="000000" w:themeColor="text1"/>
          <w:sz w:val="24"/>
          <w:szCs w:val="24"/>
        </w:rPr>
      </w:pPr>
    </w:p>
    <w:p w:rsidR="007C05FD" w:rsidRPr="00471E65" w:rsidRDefault="007C05FD" w:rsidP="00F03FC8">
      <w:pPr>
        <w:rPr>
          <w:rFonts w:ascii="Arial" w:hAnsi="Arial" w:cs="Arial"/>
          <w:iCs/>
          <w:color w:val="000000" w:themeColor="text1"/>
          <w:sz w:val="24"/>
          <w:szCs w:val="24"/>
        </w:rPr>
      </w:pPr>
      <w:r w:rsidRPr="00471E65">
        <w:rPr>
          <w:rFonts w:ascii="Arial" w:hAnsi="Arial" w:cs="Arial"/>
          <w:iCs/>
          <w:color w:val="000000" w:themeColor="text1"/>
          <w:sz w:val="24"/>
          <w:szCs w:val="24"/>
        </w:rPr>
        <w:t>Prior to contract completion, the Contractor shall remove all hazardous materials and dispose of all hazardous waste (HW) generated in accordance with Final Governing Standards and applicable environmental laws/standards. A copy of the HW disposal documents must be forwarded to the HW program manager at the D</w:t>
      </w:r>
      <w:r w:rsidR="002E1770" w:rsidRPr="00471E65">
        <w:rPr>
          <w:rFonts w:ascii="Arial" w:hAnsi="Arial" w:cs="Arial"/>
          <w:iCs/>
          <w:color w:val="000000" w:themeColor="text1"/>
          <w:sz w:val="24"/>
          <w:szCs w:val="24"/>
        </w:rPr>
        <w:t xml:space="preserve">epartment of </w:t>
      </w:r>
      <w:r w:rsidRPr="00471E65">
        <w:rPr>
          <w:rFonts w:ascii="Arial" w:hAnsi="Arial" w:cs="Arial"/>
          <w:iCs/>
          <w:color w:val="000000" w:themeColor="text1"/>
          <w:sz w:val="24"/>
          <w:szCs w:val="24"/>
        </w:rPr>
        <w:t>P</w:t>
      </w:r>
      <w:r w:rsidR="002E1770" w:rsidRPr="00471E65">
        <w:rPr>
          <w:rFonts w:ascii="Arial" w:hAnsi="Arial" w:cs="Arial"/>
          <w:iCs/>
          <w:color w:val="000000" w:themeColor="text1"/>
          <w:sz w:val="24"/>
          <w:szCs w:val="24"/>
        </w:rPr>
        <w:t xml:space="preserve">ublic </w:t>
      </w:r>
      <w:r w:rsidRPr="00471E65">
        <w:rPr>
          <w:rFonts w:ascii="Arial" w:hAnsi="Arial" w:cs="Arial"/>
          <w:iCs/>
          <w:color w:val="000000" w:themeColor="text1"/>
          <w:sz w:val="24"/>
          <w:szCs w:val="24"/>
        </w:rPr>
        <w:t>W</w:t>
      </w:r>
      <w:r w:rsidR="002E1770" w:rsidRPr="00471E65">
        <w:rPr>
          <w:rFonts w:ascii="Arial" w:hAnsi="Arial" w:cs="Arial"/>
          <w:iCs/>
          <w:color w:val="000000" w:themeColor="text1"/>
          <w:sz w:val="24"/>
          <w:szCs w:val="24"/>
        </w:rPr>
        <w:t>orks (DPW)</w:t>
      </w:r>
      <w:r w:rsidRPr="00471E65">
        <w:rPr>
          <w:rFonts w:ascii="Arial" w:hAnsi="Arial" w:cs="Arial"/>
          <w:iCs/>
          <w:color w:val="000000" w:themeColor="text1"/>
          <w:sz w:val="24"/>
          <w:szCs w:val="24"/>
        </w:rPr>
        <w:t xml:space="preserve"> Environmental Division. </w:t>
      </w:r>
    </w:p>
    <w:p w:rsidR="00D90CB1" w:rsidRPr="00471E65" w:rsidRDefault="00D90CB1" w:rsidP="00F03FC8">
      <w:pPr>
        <w:rPr>
          <w:rFonts w:ascii="Arial" w:hAnsi="Arial" w:cs="Arial"/>
          <w:iCs/>
          <w:color w:val="000000" w:themeColor="text1"/>
          <w:sz w:val="24"/>
          <w:szCs w:val="24"/>
        </w:rPr>
      </w:pPr>
    </w:p>
    <w:p w:rsidR="00D90CB1" w:rsidRPr="00EB45C0" w:rsidRDefault="007C05FD" w:rsidP="00F03FC8">
      <w:pPr>
        <w:rPr>
          <w:rFonts w:ascii="Arial" w:hAnsi="Arial" w:cs="Arial"/>
          <w:iCs/>
          <w:color w:val="000000" w:themeColor="text1"/>
          <w:sz w:val="24"/>
          <w:szCs w:val="24"/>
        </w:rPr>
      </w:pPr>
      <w:r w:rsidRPr="00471E65">
        <w:rPr>
          <w:rFonts w:ascii="Arial" w:hAnsi="Arial" w:cs="Arial"/>
          <w:iCs/>
          <w:color w:val="000000" w:themeColor="text1"/>
          <w:sz w:val="24"/>
          <w:szCs w:val="24"/>
        </w:rPr>
        <w:t xml:space="preserve">The Contractor shall clean up at its own expense any contamination, including soil and ground water contamination caused by hazardous materials/substances brought onto the garrison, or </w:t>
      </w:r>
      <w:r w:rsidRPr="00EB45C0">
        <w:rPr>
          <w:rFonts w:ascii="Arial" w:hAnsi="Arial" w:cs="Arial"/>
          <w:iCs/>
          <w:color w:val="000000" w:themeColor="text1"/>
          <w:sz w:val="24"/>
          <w:szCs w:val="24"/>
        </w:rPr>
        <w:t xml:space="preserve">by his activities. The Contractor must immediately report any hazardous substance spills to </w:t>
      </w:r>
      <w:r w:rsidR="00EC27FE" w:rsidRPr="00EB45C0">
        <w:rPr>
          <w:rFonts w:ascii="Arial" w:hAnsi="Arial" w:cs="Arial"/>
          <w:iCs/>
          <w:color w:val="000000" w:themeColor="text1"/>
          <w:sz w:val="24"/>
          <w:szCs w:val="24"/>
        </w:rPr>
        <w:t xml:space="preserve">the DPW Service Order Desk </w:t>
      </w:r>
      <w:r w:rsidRPr="00EB45C0">
        <w:rPr>
          <w:rFonts w:ascii="Arial" w:hAnsi="Arial" w:cs="Arial"/>
          <w:iCs/>
          <w:color w:val="000000" w:themeColor="text1"/>
          <w:sz w:val="24"/>
          <w:szCs w:val="24"/>
        </w:rPr>
        <w:t xml:space="preserve">at </w:t>
      </w:r>
      <w:r w:rsidR="00EC27FE" w:rsidRPr="00EB45C0">
        <w:rPr>
          <w:rFonts w:ascii="Arial" w:hAnsi="Arial" w:cs="Arial"/>
          <w:iCs/>
          <w:color w:val="000000" w:themeColor="text1"/>
          <w:sz w:val="24"/>
          <w:szCs w:val="24"/>
        </w:rPr>
        <w:t>915-</w:t>
      </w:r>
      <w:r w:rsidR="007567E5" w:rsidRPr="00EB45C0">
        <w:rPr>
          <w:rFonts w:ascii="Arial" w:hAnsi="Arial" w:cs="Arial"/>
          <w:iCs/>
          <w:color w:val="000000" w:themeColor="text1"/>
          <w:sz w:val="24"/>
          <w:szCs w:val="24"/>
        </w:rPr>
        <w:t>642-4577</w:t>
      </w:r>
      <w:r w:rsidRPr="00EB45C0">
        <w:rPr>
          <w:rFonts w:ascii="Arial" w:hAnsi="Arial" w:cs="Arial"/>
          <w:iCs/>
          <w:color w:val="000000" w:themeColor="text1"/>
          <w:sz w:val="24"/>
          <w:szCs w:val="24"/>
        </w:rPr>
        <w:t xml:space="preserve">. </w:t>
      </w:r>
      <w:r w:rsidR="00471E65" w:rsidRPr="00EB45C0">
        <w:rPr>
          <w:rFonts w:ascii="Arial" w:hAnsi="Arial" w:cs="Arial"/>
          <w:iCs/>
          <w:color w:val="000000" w:themeColor="text1"/>
          <w:sz w:val="24"/>
          <w:szCs w:val="24"/>
        </w:rPr>
        <w:t>(TE 06a &amp; TE06b)</w:t>
      </w:r>
    </w:p>
    <w:p w:rsidR="00D90CB1" w:rsidRPr="00EB45C0" w:rsidRDefault="00D90CB1" w:rsidP="00F03FC8">
      <w:pPr>
        <w:rPr>
          <w:rFonts w:ascii="Arial" w:hAnsi="Arial" w:cs="Arial"/>
          <w:i/>
          <w:color w:val="000000" w:themeColor="text1"/>
          <w:sz w:val="24"/>
          <w:szCs w:val="24"/>
        </w:rPr>
      </w:pPr>
    </w:p>
    <w:p w:rsidR="00D90CB1" w:rsidRPr="00EB45C0" w:rsidRDefault="00D90CB1" w:rsidP="00F03FC8">
      <w:pPr>
        <w:rPr>
          <w:rFonts w:ascii="Arial" w:hAnsi="Arial" w:cs="Arial"/>
          <w:i/>
          <w:color w:val="000000" w:themeColor="text1"/>
          <w:sz w:val="24"/>
          <w:szCs w:val="24"/>
        </w:rPr>
      </w:pPr>
    </w:p>
    <w:p w:rsidR="00FD7C41" w:rsidRPr="00540205" w:rsidRDefault="00FD7C41" w:rsidP="00F03FC8">
      <w:pPr>
        <w:rPr>
          <w:rFonts w:ascii="Arial" w:hAnsi="Arial" w:cs="Arial"/>
          <w:sz w:val="24"/>
          <w:szCs w:val="24"/>
        </w:rPr>
      </w:pPr>
      <w:proofErr w:type="gramStart"/>
      <w:r w:rsidRPr="00EB45C0">
        <w:rPr>
          <w:rFonts w:ascii="Arial" w:hAnsi="Arial" w:cs="Arial"/>
          <w:b/>
          <w:color w:val="000000" w:themeColor="text1"/>
          <w:sz w:val="24"/>
          <w:szCs w:val="24"/>
        </w:rPr>
        <w:t>1.2</w:t>
      </w:r>
      <w:r w:rsidR="00FC2992" w:rsidRPr="00EB45C0">
        <w:rPr>
          <w:rFonts w:ascii="Arial" w:hAnsi="Arial" w:cs="Arial"/>
          <w:b/>
          <w:color w:val="000000" w:themeColor="text1"/>
          <w:sz w:val="24"/>
          <w:szCs w:val="24"/>
        </w:rPr>
        <w:t>4</w:t>
      </w:r>
      <w:r w:rsidRPr="00EB45C0">
        <w:rPr>
          <w:rFonts w:ascii="Arial" w:hAnsi="Arial" w:cs="Arial"/>
          <w:b/>
          <w:color w:val="000000" w:themeColor="text1"/>
          <w:sz w:val="24"/>
          <w:szCs w:val="24"/>
        </w:rPr>
        <w:t xml:space="preserve">  </w:t>
      </w:r>
      <w:r w:rsidRPr="00EB45C0">
        <w:rPr>
          <w:rFonts w:ascii="Arial" w:hAnsi="Arial" w:cs="Arial"/>
          <w:b/>
          <w:color w:val="000000" w:themeColor="text1"/>
          <w:sz w:val="24"/>
          <w:szCs w:val="24"/>
          <w:u w:val="single"/>
        </w:rPr>
        <w:t>Required</w:t>
      </w:r>
      <w:proofErr w:type="gramEnd"/>
      <w:r w:rsidRPr="00EB45C0">
        <w:rPr>
          <w:rFonts w:ascii="Arial" w:hAnsi="Arial" w:cs="Arial"/>
          <w:b/>
          <w:color w:val="000000" w:themeColor="text1"/>
          <w:sz w:val="24"/>
          <w:szCs w:val="24"/>
          <w:u w:val="single"/>
        </w:rPr>
        <w:t xml:space="preserve"> </w:t>
      </w:r>
      <w:r w:rsidRPr="00540205">
        <w:rPr>
          <w:rFonts w:ascii="Arial" w:hAnsi="Arial" w:cs="Arial"/>
          <w:b/>
          <w:sz w:val="24"/>
          <w:szCs w:val="24"/>
          <w:u w:val="single"/>
        </w:rPr>
        <w:t>Training</w:t>
      </w:r>
      <w:proofErr w:type="gramStart"/>
      <w:r w:rsidRPr="00540205">
        <w:rPr>
          <w:rFonts w:ascii="Arial" w:hAnsi="Arial" w:cs="Arial"/>
          <w:b/>
          <w:sz w:val="24"/>
          <w:szCs w:val="24"/>
          <w:u w:val="single"/>
        </w:rPr>
        <w:t>:</w:t>
      </w:r>
      <w:r w:rsidRPr="00540205">
        <w:rPr>
          <w:rFonts w:ascii="Arial" w:hAnsi="Arial" w:cs="Arial"/>
          <w:b/>
          <w:sz w:val="24"/>
          <w:szCs w:val="24"/>
        </w:rPr>
        <w:t xml:space="preserve">  </w:t>
      </w:r>
      <w:r w:rsidRPr="00540205">
        <w:rPr>
          <w:rFonts w:ascii="Arial" w:hAnsi="Arial" w:cs="Arial"/>
          <w:sz w:val="24"/>
          <w:szCs w:val="24"/>
        </w:rPr>
        <w:t>The</w:t>
      </w:r>
      <w:proofErr w:type="gramEnd"/>
      <w:r w:rsidRPr="00540205">
        <w:rPr>
          <w:rFonts w:ascii="Arial" w:hAnsi="Arial" w:cs="Arial"/>
          <w:sz w:val="24"/>
          <w:szCs w:val="24"/>
        </w:rPr>
        <w:t xml:space="preserve"> following provides information on training requirements</w:t>
      </w:r>
      <w:r w:rsidR="00871641" w:rsidRPr="00540205">
        <w:rPr>
          <w:rFonts w:ascii="Arial" w:hAnsi="Arial" w:cs="Arial"/>
          <w:sz w:val="24"/>
          <w:szCs w:val="24"/>
        </w:rPr>
        <w:t xml:space="preserve"> </w:t>
      </w:r>
    </w:p>
    <w:p w:rsidR="00FD7C41" w:rsidRPr="00540205" w:rsidRDefault="00FD7C41" w:rsidP="0015134A">
      <w:pPr>
        <w:rPr>
          <w:rFonts w:ascii="Arial" w:hAnsi="Arial" w:cs="Arial"/>
          <w:sz w:val="24"/>
          <w:szCs w:val="24"/>
        </w:rPr>
      </w:pPr>
    </w:p>
    <w:p w:rsidR="00FD7C41" w:rsidRPr="00540205" w:rsidRDefault="00FD7C41" w:rsidP="00F03FC8">
      <w:pPr>
        <w:rPr>
          <w:rFonts w:ascii="Arial" w:hAnsi="Arial" w:cs="Arial"/>
          <w:sz w:val="24"/>
          <w:szCs w:val="24"/>
        </w:rPr>
      </w:pPr>
      <w:proofErr w:type="gramStart"/>
      <w:r w:rsidRPr="00540205">
        <w:rPr>
          <w:rFonts w:ascii="Arial" w:hAnsi="Arial" w:cs="Arial"/>
          <w:b/>
          <w:sz w:val="24"/>
          <w:szCs w:val="24"/>
        </w:rPr>
        <w:t>1.2</w:t>
      </w:r>
      <w:r w:rsidR="00FC2992" w:rsidRPr="00540205">
        <w:rPr>
          <w:rFonts w:ascii="Arial" w:hAnsi="Arial" w:cs="Arial"/>
          <w:b/>
          <w:sz w:val="24"/>
          <w:szCs w:val="24"/>
        </w:rPr>
        <w:t>4</w:t>
      </w:r>
      <w:r w:rsidRPr="00540205">
        <w:rPr>
          <w:rFonts w:ascii="Arial" w:hAnsi="Arial" w:cs="Arial"/>
          <w:b/>
          <w:sz w:val="24"/>
          <w:szCs w:val="24"/>
        </w:rPr>
        <w:t xml:space="preserve">.1  </w:t>
      </w:r>
      <w:r w:rsidRPr="00540205">
        <w:rPr>
          <w:rFonts w:ascii="Arial" w:hAnsi="Arial" w:cs="Arial"/>
          <w:b/>
          <w:sz w:val="24"/>
          <w:szCs w:val="24"/>
          <w:u w:val="single"/>
        </w:rPr>
        <w:t>Anti</w:t>
      </w:r>
      <w:proofErr w:type="gramEnd"/>
      <w:r w:rsidRPr="00540205">
        <w:rPr>
          <w:rFonts w:ascii="Arial" w:hAnsi="Arial" w:cs="Arial"/>
          <w:b/>
          <w:sz w:val="24"/>
          <w:szCs w:val="24"/>
          <w:u w:val="single"/>
        </w:rPr>
        <w:t>-Terrorism (AT) Level I Training:</w:t>
      </w:r>
      <w:r w:rsidRPr="00540205">
        <w:rPr>
          <w:rFonts w:ascii="Arial" w:hAnsi="Arial" w:cs="Arial"/>
          <w:color w:val="FF0000"/>
          <w:sz w:val="24"/>
          <w:szCs w:val="24"/>
        </w:rPr>
        <w:t xml:space="preserve">    </w:t>
      </w:r>
      <w:r w:rsidR="0015580A" w:rsidRPr="00540205">
        <w:rPr>
          <w:rFonts w:ascii="Arial" w:hAnsi="Arial" w:cs="Arial"/>
          <w:sz w:val="24"/>
          <w:szCs w:val="24"/>
        </w:rPr>
        <w:t xml:space="preserve">All </w:t>
      </w:r>
      <w:r w:rsidRPr="00540205">
        <w:rPr>
          <w:rFonts w:ascii="Arial" w:hAnsi="Arial" w:cs="Arial"/>
          <w:sz w:val="24"/>
          <w:szCs w:val="24"/>
        </w:rPr>
        <w:t xml:space="preserve">Contractor </w:t>
      </w:r>
      <w:r w:rsidR="0015580A" w:rsidRPr="00540205">
        <w:rPr>
          <w:rFonts w:ascii="Arial" w:hAnsi="Arial" w:cs="Arial"/>
          <w:sz w:val="24"/>
          <w:szCs w:val="24"/>
        </w:rPr>
        <w:t>employees, including subcontractor employees</w:t>
      </w:r>
      <w:r w:rsidR="00C11D8C" w:rsidRPr="00540205">
        <w:rPr>
          <w:rFonts w:ascii="Arial" w:hAnsi="Arial" w:cs="Arial"/>
          <w:sz w:val="24"/>
          <w:szCs w:val="24"/>
        </w:rPr>
        <w:t>,</w:t>
      </w:r>
      <w:r w:rsidR="0015580A" w:rsidRPr="00540205">
        <w:rPr>
          <w:rFonts w:ascii="Arial" w:hAnsi="Arial" w:cs="Arial"/>
          <w:sz w:val="24"/>
          <w:szCs w:val="24"/>
        </w:rPr>
        <w:t xml:space="preserve"> who are employed under the contract, </w:t>
      </w:r>
      <w:r w:rsidRPr="00540205">
        <w:rPr>
          <w:rFonts w:ascii="Arial" w:hAnsi="Arial" w:cs="Arial"/>
          <w:sz w:val="24"/>
          <w:szCs w:val="24"/>
        </w:rPr>
        <w:t xml:space="preserve">shall complete AT Level I Training within </w:t>
      </w:r>
      <w:proofErr w:type="spellStart"/>
      <w:r w:rsidR="008B3D1B" w:rsidRPr="00F031E1">
        <w:rPr>
          <w:rFonts w:ascii="Arial" w:hAnsi="Arial" w:cs="Arial"/>
          <w:i/>
          <w:color w:val="000000" w:themeColor="text1"/>
          <w:sz w:val="24"/>
          <w:szCs w:val="24"/>
        </w:rPr>
        <w:t>fifeteen</w:t>
      </w:r>
      <w:proofErr w:type="spellEnd"/>
      <w:r w:rsidR="008B3D1B" w:rsidRPr="00F031E1">
        <w:rPr>
          <w:rFonts w:ascii="Arial" w:hAnsi="Arial" w:cs="Arial"/>
          <w:i/>
          <w:color w:val="000000" w:themeColor="text1"/>
          <w:sz w:val="24"/>
          <w:szCs w:val="24"/>
        </w:rPr>
        <w:t xml:space="preserve"> (15</w:t>
      </w:r>
      <w:r w:rsidR="009115D9" w:rsidRPr="00F031E1">
        <w:rPr>
          <w:rFonts w:ascii="Arial" w:hAnsi="Arial" w:cs="Arial"/>
          <w:i/>
          <w:color w:val="000000" w:themeColor="text1"/>
          <w:sz w:val="24"/>
          <w:szCs w:val="24"/>
        </w:rPr>
        <w:t>)</w:t>
      </w:r>
      <w:r w:rsidR="008B3D1B" w:rsidRPr="00F031E1">
        <w:rPr>
          <w:rFonts w:ascii="Arial" w:hAnsi="Arial" w:cs="Arial"/>
          <w:i/>
          <w:color w:val="000000" w:themeColor="text1"/>
          <w:sz w:val="24"/>
          <w:szCs w:val="24"/>
        </w:rPr>
        <w:t xml:space="preserve"> </w:t>
      </w:r>
      <w:r w:rsidR="00E74F2E" w:rsidRPr="00F031E1">
        <w:rPr>
          <w:rFonts w:ascii="Arial" w:hAnsi="Arial" w:cs="Arial"/>
          <w:i/>
          <w:color w:val="000000" w:themeColor="text1"/>
          <w:sz w:val="24"/>
          <w:szCs w:val="24"/>
        </w:rPr>
        <w:t>d</w:t>
      </w:r>
      <w:r w:rsidR="008B3D1B" w:rsidRPr="00F031E1">
        <w:rPr>
          <w:rFonts w:ascii="Arial" w:hAnsi="Arial" w:cs="Arial"/>
          <w:i/>
          <w:color w:val="000000" w:themeColor="text1"/>
          <w:sz w:val="24"/>
          <w:szCs w:val="24"/>
        </w:rPr>
        <w:t xml:space="preserve">ays </w:t>
      </w:r>
      <w:r w:rsidRPr="00540205">
        <w:rPr>
          <w:rFonts w:ascii="Arial" w:hAnsi="Arial" w:cs="Arial"/>
          <w:sz w:val="24"/>
          <w:szCs w:val="24"/>
        </w:rPr>
        <w:t xml:space="preserve">after contract start date or effective date of incorporation of this requirement into the contract, whichever applies, </w:t>
      </w:r>
      <w:r w:rsidRPr="00F031E1">
        <w:rPr>
          <w:rFonts w:ascii="Arial" w:hAnsi="Arial" w:cs="Arial"/>
          <w:color w:val="000000" w:themeColor="text1"/>
          <w:sz w:val="24"/>
          <w:szCs w:val="24"/>
        </w:rPr>
        <w:t xml:space="preserve">or </w:t>
      </w:r>
      <w:proofErr w:type="spellStart"/>
      <w:r w:rsidR="009115D9" w:rsidRPr="00F031E1">
        <w:rPr>
          <w:rFonts w:ascii="Arial" w:hAnsi="Arial" w:cs="Arial"/>
          <w:i/>
          <w:color w:val="000000" w:themeColor="text1"/>
          <w:sz w:val="24"/>
          <w:szCs w:val="24"/>
        </w:rPr>
        <w:t>fifeteen</w:t>
      </w:r>
      <w:proofErr w:type="spellEnd"/>
      <w:r w:rsidR="009115D9" w:rsidRPr="00F031E1">
        <w:rPr>
          <w:rFonts w:ascii="Arial" w:hAnsi="Arial" w:cs="Arial"/>
          <w:i/>
          <w:color w:val="000000" w:themeColor="text1"/>
          <w:sz w:val="24"/>
          <w:szCs w:val="24"/>
        </w:rPr>
        <w:t xml:space="preserve"> (15) </w:t>
      </w:r>
      <w:r w:rsidR="00E74F2E" w:rsidRPr="00F031E1">
        <w:rPr>
          <w:rFonts w:ascii="Arial" w:hAnsi="Arial" w:cs="Arial"/>
          <w:i/>
          <w:color w:val="000000" w:themeColor="text1"/>
          <w:sz w:val="24"/>
          <w:szCs w:val="24"/>
        </w:rPr>
        <w:t>d</w:t>
      </w:r>
      <w:r w:rsidR="009115D9" w:rsidRPr="00F031E1">
        <w:rPr>
          <w:rFonts w:ascii="Arial" w:hAnsi="Arial" w:cs="Arial"/>
          <w:i/>
          <w:color w:val="000000" w:themeColor="text1"/>
          <w:sz w:val="24"/>
          <w:szCs w:val="24"/>
        </w:rPr>
        <w:t>ays</w:t>
      </w:r>
      <w:r w:rsidRPr="00F031E1">
        <w:rPr>
          <w:rFonts w:ascii="Arial" w:hAnsi="Arial" w:cs="Arial"/>
          <w:color w:val="000000" w:themeColor="text1"/>
          <w:sz w:val="24"/>
          <w:szCs w:val="24"/>
        </w:rPr>
        <w:t xml:space="preserve"> after </w:t>
      </w:r>
      <w:r w:rsidRPr="00540205">
        <w:rPr>
          <w:rFonts w:ascii="Arial" w:hAnsi="Arial" w:cs="Arial"/>
          <w:sz w:val="24"/>
          <w:szCs w:val="24"/>
        </w:rPr>
        <w:t>employment of new personnel</w:t>
      </w:r>
      <w:r w:rsidR="0015580A" w:rsidRPr="00540205">
        <w:rPr>
          <w:rFonts w:ascii="Arial" w:hAnsi="Arial" w:cs="Arial"/>
          <w:sz w:val="24"/>
          <w:szCs w:val="24"/>
        </w:rPr>
        <w:t xml:space="preserve">. </w:t>
      </w:r>
      <w:r w:rsidRPr="00540205">
        <w:rPr>
          <w:rFonts w:ascii="Arial" w:hAnsi="Arial" w:cs="Arial"/>
          <w:sz w:val="24"/>
          <w:szCs w:val="24"/>
        </w:rPr>
        <w:t xml:space="preserve">Contractor personnel travelling overseas shall complete area of responsibility (AOR) specific AT awareness training for U.S. based Contractor employees and associated subcontractor employees. The Contractor shall submit certificates of completion for each affected Contractor employee and subcontractor employee to the COR (or to the </w:t>
      </w:r>
      <w:r w:rsidR="00CB455E" w:rsidRPr="00540205">
        <w:rPr>
          <w:rFonts w:ascii="Arial" w:hAnsi="Arial" w:cs="Arial"/>
          <w:sz w:val="24"/>
          <w:szCs w:val="24"/>
        </w:rPr>
        <w:t>Contracting Officer</w:t>
      </w:r>
      <w:r w:rsidRPr="00540205">
        <w:rPr>
          <w:rFonts w:ascii="Arial" w:hAnsi="Arial" w:cs="Arial"/>
          <w:sz w:val="24"/>
          <w:szCs w:val="24"/>
        </w:rPr>
        <w:t xml:space="preserve">, if a COR is not assigned) </w:t>
      </w:r>
      <w:r w:rsidRPr="00F031E1">
        <w:rPr>
          <w:rFonts w:ascii="Arial" w:hAnsi="Arial" w:cs="Arial"/>
          <w:color w:val="000000" w:themeColor="text1"/>
          <w:sz w:val="24"/>
          <w:szCs w:val="24"/>
        </w:rPr>
        <w:t xml:space="preserve">within </w:t>
      </w:r>
      <w:r w:rsidR="00D22BE5" w:rsidRPr="00F031E1">
        <w:rPr>
          <w:rFonts w:ascii="Arial" w:hAnsi="Arial" w:cs="Arial"/>
          <w:i/>
          <w:color w:val="000000" w:themeColor="text1"/>
          <w:sz w:val="24"/>
          <w:szCs w:val="24"/>
        </w:rPr>
        <w:t>fi</w:t>
      </w:r>
      <w:r w:rsidR="00435A67" w:rsidRPr="00F031E1">
        <w:rPr>
          <w:rFonts w:ascii="Arial" w:hAnsi="Arial" w:cs="Arial"/>
          <w:i/>
          <w:color w:val="000000" w:themeColor="text1"/>
          <w:sz w:val="24"/>
          <w:szCs w:val="24"/>
        </w:rPr>
        <w:t>ve</w:t>
      </w:r>
      <w:r w:rsidR="00D22BE5" w:rsidRPr="00F031E1">
        <w:rPr>
          <w:rFonts w:ascii="Arial" w:hAnsi="Arial" w:cs="Arial"/>
          <w:i/>
          <w:color w:val="000000" w:themeColor="text1"/>
          <w:sz w:val="24"/>
          <w:szCs w:val="24"/>
        </w:rPr>
        <w:t xml:space="preserve"> (5) </w:t>
      </w:r>
      <w:r w:rsidR="00E74F2E" w:rsidRPr="00F031E1">
        <w:rPr>
          <w:rFonts w:ascii="Arial" w:hAnsi="Arial" w:cs="Arial"/>
          <w:i/>
          <w:color w:val="000000" w:themeColor="text1"/>
          <w:sz w:val="24"/>
          <w:szCs w:val="24"/>
        </w:rPr>
        <w:t>d</w:t>
      </w:r>
      <w:r w:rsidR="00D22BE5" w:rsidRPr="00F031E1">
        <w:rPr>
          <w:rFonts w:ascii="Arial" w:hAnsi="Arial" w:cs="Arial"/>
          <w:i/>
          <w:color w:val="000000" w:themeColor="text1"/>
          <w:sz w:val="24"/>
          <w:szCs w:val="24"/>
        </w:rPr>
        <w:t>ays</w:t>
      </w:r>
      <w:r w:rsidRPr="00F031E1">
        <w:rPr>
          <w:rFonts w:ascii="Arial" w:hAnsi="Arial" w:cs="Arial"/>
          <w:color w:val="000000" w:themeColor="text1"/>
          <w:sz w:val="24"/>
          <w:szCs w:val="24"/>
        </w:rPr>
        <w:t xml:space="preserve"> after </w:t>
      </w:r>
      <w:r w:rsidRPr="00540205">
        <w:rPr>
          <w:rFonts w:ascii="Arial" w:hAnsi="Arial" w:cs="Arial"/>
          <w:sz w:val="24"/>
          <w:szCs w:val="24"/>
        </w:rPr>
        <w:t xml:space="preserve">completion of this training by all employees and subcontractor personnel.  AT Level I awareness training is available at </w:t>
      </w:r>
      <w:hyperlink r:id="rId13" w:history="1">
        <w:r w:rsidR="006105F5" w:rsidRPr="00540205">
          <w:rPr>
            <w:rStyle w:val="Hyperlink"/>
            <w:rFonts w:ascii="Arial" w:hAnsi="Arial" w:cs="Arial"/>
            <w:sz w:val="24"/>
            <w:szCs w:val="24"/>
          </w:rPr>
          <w:t>https://jkodirect.jten.mil</w:t>
        </w:r>
      </w:hyperlink>
      <w:r w:rsidR="00E32B29" w:rsidRPr="00540205">
        <w:rPr>
          <w:rStyle w:val="Hyperlink"/>
          <w:rFonts w:ascii="Arial" w:hAnsi="Arial" w:cs="Arial"/>
          <w:sz w:val="24"/>
          <w:szCs w:val="24"/>
        </w:rPr>
        <w:t>.</w:t>
      </w:r>
      <w:r w:rsidRPr="00540205">
        <w:rPr>
          <w:rFonts w:ascii="Arial" w:hAnsi="Arial" w:cs="Arial"/>
          <w:sz w:val="24"/>
          <w:szCs w:val="24"/>
        </w:rPr>
        <w:t xml:space="preserve"> Contractor personnel </w:t>
      </w:r>
      <w:r w:rsidR="0015580A" w:rsidRPr="00540205">
        <w:rPr>
          <w:rFonts w:ascii="Arial" w:hAnsi="Arial" w:cs="Arial"/>
          <w:sz w:val="24"/>
          <w:szCs w:val="24"/>
        </w:rPr>
        <w:t xml:space="preserve">shall </w:t>
      </w:r>
      <w:r w:rsidRPr="00540205">
        <w:rPr>
          <w:rFonts w:ascii="Arial" w:hAnsi="Arial" w:cs="Arial"/>
          <w:sz w:val="24"/>
          <w:szCs w:val="24"/>
        </w:rPr>
        <w:t>complete refresher training</w:t>
      </w:r>
      <w:r w:rsidR="005F57BA">
        <w:rPr>
          <w:rFonts w:ascii="Arial" w:hAnsi="Arial" w:cs="Arial"/>
          <w:sz w:val="24"/>
          <w:szCs w:val="24"/>
        </w:rPr>
        <w:t xml:space="preserve"> </w:t>
      </w:r>
      <w:r w:rsidRPr="00540205">
        <w:rPr>
          <w:rFonts w:ascii="Arial" w:hAnsi="Arial" w:cs="Arial"/>
          <w:sz w:val="24"/>
          <w:szCs w:val="24"/>
        </w:rPr>
        <w:t>every twelve (12) months except AOR specific AT Level I training which shall be completed as required by local AT policies</w:t>
      </w:r>
      <w:r w:rsidR="00CA55B4" w:rsidRPr="00540205">
        <w:rPr>
          <w:rFonts w:ascii="Arial" w:hAnsi="Arial" w:cs="Arial"/>
          <w:sz w:val="24"/>
          <w:szCs w:val="24"/>
        </w:rPr>
        <w:t>.</w:t>
      </w:r>
    </w:p>
    <w:p w:rsidR="00FD7C41" w:rsidRPr="00540205" w:rsidRDefault="00FD7C41" w:rsidP="0015134A">
      <w:pPr>
        <w:rPr>
          <w:rFonts w:ascii="Arial" w:hAnsi="Arial" w:cs="Arial"/>
          <w:sz w:val="24"/>
          <w:szCs w:val="24"/>
        </w:rPr>
      </w:pPr>
    </w:p>
    <w:p w:rsidR="00FD7C41" w:rsidRPr="00540205" w:rsidRDefault="00871641" w:rsidP="00F03FC8">
      <w:pPr>
        <w:rPr>
          <w:rFonts w:ascii="Arial" w:hAnsi="Arial" w:cs="Arial"/>
          <w:sz w:val="24"/>
          <w:szCs w:val="24"/>
        </w:rPr>
      </w:pPr>
      <w:r w:rsidRPr="00540205">
        <w:rPr>
          <w:rFonts w:ascii="Arial" w:hAnsi="Arial" w:cs="Arial"/>
          <w:b/>
          <w:bCs/>
          <w:sz w:val="24"/>
          <w:szCs w:val="24"/>
        </w:rPr>
        <w:t>1.2</w:t>
      </w:r>
      <w:r w:rsidR="00FC2992" w:rsidRPr="00540205">
        <w:rPr>
          <w:rFonts w:ascii="Arial" w:hAnsi="Arial" w:cs="Arial"/>
          <w:b/>
          <w:bCs/>
          <w:sz w:val="24"/>
          <w:szCs w:val="24"/>
        </w:rPr>
        <w:t>4</w:t>
      </w:r>
      <w:r w:rsidRPr="00540205">
        <w:rPr>
          <w:rFonts w:ascii="Arial" w:hAnsi="Arial" w:cs="Arial"/>
          <w:b/>
          <w:bCs/>
          <w:sz w:val="24"/>
          <w:szCs w:val="24"/>
        </w:rPr>
        <w:t>.1.1</w:t>
      </w:r>
      <w:r w:rsidRPr="00540205">
        <w:rPr>
          <w:rFonts w:ascii="Arial" w:hAnsi="Arial" w:cs="Arial"/>
          <w:sz w:val="24"/>
          <w:szCs w:val="24"/>
        </w:rPr>
        <w:t xml:space="preserve"> </w:t>
      </w:r>
      <w:r w:rsidR="00FD7C41" w:rsidRPr="00540205">
        <w:rPr>
          <w:rFonts w:ascii="Arial" w:hAnsi="Arial" w:cs="Arial"/>
          <w:sz w:val="24"/>
          <w:szCs w:val="24"/>
        </w:rPr>
        <w:t xml:space="preserve">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w:t>
      </w:r>
      <w:r w:rsidR="00FD7C41" w:rsidRPr="00F031E1">
        <w:rPr>
          <w:rFonts w:ascii="Arial" w:hAnsi="Arial" w:cs="Arial"/>
          <w:color w:val="000000" w:themeColor="text1"/>
          <w:sz w:val="24"/>
          <w:szCs w:val="24"/>
        </w:rPr>
        <w:t xml:space="preserve">roster signed by the AT Officer. Verification of the training shall be provided to the COR within </w:t>
      </w:r>
      <w:r w:rsidR="00ED66BF" w:rsidRPr="00F031E1">
        <w:rPr>
          <w:rFonts w:ascii="Arial" w:hAnsi="Arial" w:cs="Arial"/>
          <w:i/>
          <w:color w:val="000000" w:themeColor="text1"/>
          <w:sz w:val="24"/>
          <w:szCs w:val="24"/>
        </w:rPr>
        <w:t>seven (7</w:t>
      </w:r>
      <w:r w:rsidR="007E1FC9" w:rsidRPr="00F031E1">
        <w:rPr>
          <w:rFonts w:ascii="Arial" w:hAnsi="Arial" w:cs="Arial"/>
          <w:i/>
          <w:color w:val="000000" w:themeColor="text1"/>
          <w:sz w:val="24"/>
          <w:szCs w:val="24"/>
        </w:rPr>
        <w:t>) days</w:t>
      </w:r>
      <w:r w:rsidR="00FD7C41" w:rsidRPr="00F031E1">
        <w:rPr>
          <w:rFonts w:ascii="Arial" w:hAnsi="Arial" w:cs="Arial"/>
          <w:i/>
          <w:color w:val="000000" w:themeColor="text1"/>
          <w:sz w:val="24"/>
          <w:szCs w:val="24"/>
        </w:rPr>
        <w:t xml:space="preserve"> </w:t>
      </w:r>
      <w:r w:rsidR="00FD7C41" w:rsidRPr="00F031E1">
        <w:rPr>
          <w:rFonts w:ascii="Arial" w:hAnsi="Arial" w:cs="Arial"/>
          <w:color w:val="000000" w:themeColor="text1"/>
          <w:sz w:val="24"/>
          <w:szCs w:val="24"/>
        </w:rPr>
        <w:t xml:space="preserve">after </w:t>
      </w:r>
      <w:r w:rsidR="00FD7C41" w:rsidRPr="00540205">
        <w:rPr>
          <w:rFonts w:ascii="Arial" w:hAnsi="Arial" w:cs="Arial"/>
          <w:sz w:val="24"/>
          <w:szCs w:val="24"/>
        </w:rPr>
        <w:t>completion of the training.</w:t>
      </w:r>
    </w:p>
    <w:p w:rsidR="00FD7C41" w:rsidRPr="00540205" w:rsidRDefault="00FD7C41" w:rsidP="0015134A">
      <w:pPr>
        <w:rPr>
          <w:rFonts w:ascii="Arial" w:hAnsi="Arial" w:cs="Arial"/>
          <w:sz w:val="24"/>
          <w:szCs w:val="24"/>
        </w:rPr>
      </w:pPr>
    </w:p>
    <w:p w:rsidR="00FD7C41" w:rsidRPr="00540205" w:rsidRDefault="00FD7C41" w:rsidP="006F50BF">
      <w:pPr>
        <w:rPr>
          <w:rFonts w:ascii="Arial" w:hAnsi="Arial" w:cs="Arial"/>
          <w:sz w:val="24"/>
          <w:szCs w:val="24"/>
        </w:rPr>
      </w:pPr>
      <w:proofErr w:type="gramStart"/>
      <w:r w:rsidRPr="00540205">
        <w:rPr>
          <w:rFonts w:ascii="Arial" w:hAnsi="Arial" w:cs="Arial"/>
          <w:b/>
          <w:sz w:val="24"/>
          <w:szCs w:val="24"/>
        </w:rPr>
        <w:t>1.2</w:t>
      </w:r>
      <w:r w:rsidR="00FC2992" w:rsidRPr="00540205">
        <w:rPr>
          <w:rFonts w:ascii="Arial" w:hAnsi="Arial" w:cs="Arial"/>
          <w:b/>
          <w:sz w:val="24"/>
          <w:szCs w:val="24"/>
        </w:rPr>
        <w:t>4</w:t>
      </w:r>
      <w:r w:rsidRPr="00540205">
        <w:rPr>
          <w:rFonts w:ascii="Arial" w:hAnsi="Arial" w:cs="Arial"/>
          <w:b/>
          <w:sz w:val="24"/>
          <w:szCs w:val="24"/>
        </w:rPr>
        <w:t xml:space="preserve">.2  </w:t>
      </w:r>
      <w:r w:rsidRPr="00540205">
        <w:rPr>
          <w:rFonts w:ascii="Arial" w:hAnsi="Arial" w:cs="Arial"/>
          <w:b/>
          <w:sz w:val="24"/>
          <w:szCs w:val="24"/>
          <w:u w:val="single"/>
        </w:rPr>
        <w:t>OPSEC</w:t>
      </w:r>
      <w:proofErr w:type="gramEnd"/>
      <w:r w:rsidRPr="00540205">
        <w:rPr>
          <w:rFonts w:ascii="Arial" w:hAnsi="Arial" w:cs="Arial"/>
          <w:b/>
          <w:sz w:val="24"/>
          <w:szCs w:val="24"/>
          <w:u w:val="single"/>
        </w:rPr>
        <w:t xml:space="preserve"> Training</w:t>
      </w:r>
      <w:proofErr w:type="gramStart"/>
      <w:r w:rsidRPr="00540205">
        <w:rPr>
          <w:rFonts w:ascii="Arial" w:hAnsi="Arial" w:cs="Arial"/>
          <w:b/>
          <w:sz w:val="24"/>
          <w:szCs w:val="24"/>
        </w:rPr>
        <w:t>:</w:t>
      </w:r>
      <w:r w:rsidRPr="00540205">
        <w:rPr>
          <w:rFonts w:ascii="Arial" w:hAnsi="Arial" w:cs="Arial"/>
          <w:sz w:val="24"/>
          <w:szCs w:val="24"/>
        </w:rPr>
        <w:t xml:space="preserve">  </w:t>
      </w:r>
      <w:r w:rsidR="008C2412" w:rsidRPr="00540205">
        <w:rPr>
          <w:rFonts w:ascii="Arial" w:hAnsi="Arial" w:cs="Arial"/>
          <w:sz w:val="24"/>
          <w:szCs w:val="24"/>
        </w:rPr>
        <w:t>All</w:t>
      </w:r>
      <w:proofErr w:type="gramEnd"/>
      <w:r w:rsidR="00C11D8C" w:rsidRPr="00540205">
        <w:rPr>
          <w:rFonts w:ascii="Arial" w:hAnsi="Arial" w:cs="Arial"/>
          <w:sz w:val="24"/>
          <w:szCs w:val="24"/>
        </w:rPr>
        <w:t xml:space="preserve"> C</w:t>
      </w:r>
      <w:r w:rsidRPr="00540205">
        <w:rPr>
          <w:rFonts w:ascii="Arial" w:hAnsi="Arial" w:cs="Arial"/>
          <w:sz w:val="24"/>
          <w:szCs w:val="24"/>
        </w:rPr>
        <w:t xml:space="preserve">ontractor employees, including subcontractors, shall complete Level I OPSEC training within </w:t>
      </w:r>
      <w:proofErr w:type="spellStart"/>
      <w:r w:rsidR="00AF1007" w:rsidRPr="00F031E1">
        <w:rPr>
          <w:rFonts w:ascii="Arial" w:hAnsi="Arial" w:cs="Arial"/>
          <w:i/>
          <w:color w:val="000000" w:themeColor="text1"/>
          <w:sz w:val="24"/>
          <w:szCs w:val="24"/>
        </w:rPr>
        <w:t>fifeteen</w:t>
      </w:r>
      <w:proofErr w:type="spellEnd"/>
      <w:r w:rsidR="00AF1007" w:rsidRPr="00F031E1">
        <w:rPr>
          <w:rFonts w:ascii="Arial" w:hAnsi="Arial" w:cs="Arial"/>
          <w:i/>
          <w:color w:val="000000" w:themeColor="text1"/>
          <w:sz w:val="24"/>
          <w:szCs w:val="24"/>
        </w:rPr>
        <w:t xml:space="preserve"> (15) </w:t>
      </w:r>
      <w:r w:rsidR="00D51B91" w:rsidRPr="00F031E1">
        <w:rPr>
          <w:rFonts w:ascii="Arial" w:hAnsi="Arial" w:cs="Arial"/>
          <w:i/>
          <w:color w:val="000000" w:themeColor="text1"/>
          <w:sz w:val="24"/>
          <w:szCs w:val="24"/>
        </w:rPr>
        <w:t>d</w:t>
      </w:r>
      <w:r w:rsidR="00AF1007" w:rsidRPr="00F031E1">
        <w:rPr>
          <w:rFonts w:ascii="Arial" w:hAnsi="Arial" w:cs="Arial"/>
          <w:i/>
          <w:color w:val="000000" w:themeColor="text1"/>
          <w:sz w:val="24"/>
          <w:szCs w:val="24"/>
        </w:rPr>
        <w:t xml:space="preserve">ays </w:t>
      </w:r>
      <w:r w:rsidRPr="00F031E1">
        <w:rPr>
          <w:rFonts w:ascii="Arial" w:hAnsi="Arial" w:cs="Arial"/>
          <w:color w:val="000000" w:themeColor="text1"/>
          <w:sz w:val="24"/>
          <w:szCs w:val="24"/>
        </w:rPr>
        <w:t xml:space="preserve">of </w:t>
      </w:r>
      <w:r w:rsidRPr="00540205">
        <w:rPr>
          <w:rFonts w:ascii="Arial" w:hAnsi="Arial" w:cs="Arial"/>
          <w:sz w:val="24"/>
          <w:szCs w:val="24"/>
        </w:rPr>
        <w:t xml:space="preserve">employment under this </w:t>
      </w:r>
      <w:r w:rsidR="008C2412" w:rsidRPr="00540205">
        <w:rPr>
          <w:rFonts w:ascii="Arial" w:hAnsi="Arial" w:cs="Arial"/>
          <w:sz w:val="24"/>
          <w:szCs w:val="24"/>
        </w:rPr>
        <w:t>contract</w:t>
      </w:r>
      <w:r w:rsidRPr="00540205">
        <w:rPr>
          <w:rFonts w:ascii="Arial" w:hAnsi="Arial" w:cs="Arial"/>
          <w:sz w:val="24"/>
          <w:szCs w:val="24"/>
        </w:rPr>
        <w:t xml:space="preserve">. </w:t>
      </w:r>
      <w:r w:rsidR="00C11D8C" w:rsidRPr="00540205">
        <w:rPr>
          <w:rFonts w:ascii="Arial" w:hAnsi="Arial" w:cs="Arial"/>
          <w:sz w:val="24"/>
          <w:szCs w:val="24"/>
        </w:rPr>
        <w:t xml:space="preserve">Verification of the training shall be provided to the COR </w:t>
      </w:r>
      <w:r w:rsidR="00C11D8C" w:rsidRPr="00F031E1">
        <w:rPr>
          <w:rFonts w:ascii="Arial" w:hAnsi="Arial" w:cs="Arial"/>
          <w:color w:val="000000" w:themeColor="text1"/>
          <w:sz w:val="24"/>
          <w:szCs w:val="24"/>
        </w:rPr>
        <w:t xml:space="preserve">within </w:t>
      </w:r>
      <w:r w:rsidR="00435A67" w:rsidRPr="00F031E1">
        <w:rPr>
          <w:rFonts w:ascii="Arial" w:hAnsi="Arial" w:cs="Arial"/>
          <w:i/>
          <w:color w:val="000000" w:themeColor="text1"/>
          <w:sz w:val="24"/>
          <w:szCs w:val="24"/>
        </w:rPr>
        <w:t xml:space="preserve">five (5) </w:t>
      </w:r>
      <w:r w:rsidR="00D51B91" w:rsidRPr="00F031E1">
        <w:rPr>
          <w:rFonts w:ascii="Arial" w:hAnsi="Arial" w:cs="Arial"/>
          <w:i/>
          <w:color w:val="000000" w:themeColor="text1"/>
          <w:sz w:val="24"/>
          <w:szCs w:val="24"/>
        </w:rPr>
        <w:t>d</w:t>
      </w:r>
      <w:r w:rsidR="00435A67" w:rsidRPr="00F031E1">
        <w:rPr>
          <w:rFonts w:ascii="Arial" w:hAnsi="Arial" w:cs="Arial"/>
          <w:i/>
          <w:color w:val="000000" w:themeColor="text1"/>
          <w:sz w:val="24"/>
          <w:szCs w:val="24"/>
        </w:rPr>
        <w:t>ays</w:t>
      </w:r>
      <w:r w:rsidR="00C11D8C" w:rsidRPr="00F031E1">
        <w:rPr>
          <w:rFonts w:ascii="Arial" w:hAnsi="Arial" w:cs="Arial"/>
          <w:b/>
          <w:i/>
          <w:color w:val="000000" w:themeColor="text1"/>
          <w:sz w:val="24"/>
          <w:szCs w:val="24"/>
        </w:rPr>
        <w:t xml:space="preserve"> </w:t>
      </w:r>
      <w:r w:rsidR="00C11D8C" w:rsidRPr="00540205">
        <w:rPr>
          <w:rFonts w:ascii="Arial" w:hAnsi="Arial" w:cs="Arial"/>
          <w:sz w:val="24"/>
          <w:szCs w:val="24"/>
        </w:rPr>
        <w:t xml:space="preserve">after completion of the training. </w:t>
      </w:r>
      <w:r w:rsidRPr="00540205">
        <w:rPr>
          <w:rFonts w:ascii="Arial" w:hAnsi="Arial" w:cs="Arial"/>
          <w:sz w:val="24"/>
          <w:szCs w:val="24"/>
        </w:rPr>
        <w:t xml:space="preserve">OPSEC Level I training is available at </w:t>
      </w:r>
      <w:hyperlink r:id="rId14" w:history="1">
        <w:r w:rsidR="006F2A83" w:rsidRPr="00540205">
          <w:rPr>
            <w:rStyle w:val="Hyperlink"/>
            <w:rFonts w:ascii="Arial" w:hAnsi="Arial" w:cs="Arial"/>
            <w:sz w:val="24"/>
            <w:szCs w:val="24"/>
          </w:rPr>
          <w:t>http://www.cdse.edu/catalog/elearning/GS130.html</w:t>
        </w:r>
      </w:hyperlink>
      <w:r w:rsidR="00E32B29" w:rsidRPr="00540205">
        <w:rPr>
          <w:rStyle w:val="Hyperlink"/>
          <w:rFonts w:ascii="Arial" w:hAnsi="Arial" w:cs="Arial"/>
          <w:sz w:val="24"/>
          <w:szCs w:val="24"/>
        </w:rPr>
        <w:t>.</w:t>
      </w:r>
      <w:r w:rsidRPr="00540205">
        <w:rPr>
          <w:rFonts w:ascii="Arial" w:hAnsi="Arial" w:cs="Arial"/>
          <w:sz w:val="24"/>
          <w:szCs w:val="24"/>
        </w:rPr>
        <w:t xml:space="preserve"> Contractor personnel must complete refresher training every 12 months. </w:t>
      </w:r>
      <w:r w:rsidR="00C11D8C" w:rsidRPr="00540205">
        <w:rPr>
          <w:rFonts w:ascii="Arial" w:hAnsi="Arial" w:cs="Arial"/>
          <w:sz w:val="24"/>
          <w:szCs w:val="24"/>
        </w:rPr>
        <w:t xml:space="preserve">Verification of the training shall be provided to the COR within </w:t>
      </w:r>
      <w:r w:rsidR="006E43E5" w:rsidRPr="00F031E1">
        <w:rPr>
          <w:rFonts w:ascii="Arial" w:hAnsi="Arial" w:cs="Arial"/>
          <w:i/>
          <w:color w:val="000000" w:themeColor="text1"/>
          <w:sz w:val="24"/>
          <w:szCs w:val="24"/>
        </w:rPr>
        <w:t xml:space="preserve">five (5) </w:t>
      </w:r>
      <w:r w:rsidR="00D51B91" w:rsidRPr="00F031E1">
        <w:rPr>
          <w:rFonts w:ascii="Arial" w:hAnsi="Arial" w:cs="Arial"/>
          <w:i/>
          <w:color w:val="000000" w:themeColor="text1"/>
          <w:sz w:val="24"/>
          <w:szCs w:val="24"/>
        </w:rPr>
        <w:t>d</w:t>
      </w:r>
      <w:r w:rsidR="006E43E5" w:rsidRPr="00F031E1">
        <w:rPr>
          <w:rFonts w:ascii="Arial" w:hAnsi="Arial" w:cs="Arial"/>
          <w:i/>
          <w:color w:val="000000" w:themeColor="text1"/>
          <w:sz w:val="24"/>
          <w:szCs w:val="24"/>
        </w:rPr>
        <w:t>ays</w:t>
      </w:r>
      <w:r w:rsidR="00C11D8C" w:rsidRPr="00F031E1">
        <w:rPr>
          <w:rFonts w:ascii="Arial" w:hAnsi="Arial" w:cs="Arial"/>
          <w:b/>
          <w:i/>
          <w:color w:val="000000" w:themeColor="text1"/>
          <w:sz w:val="24"/>
          <w:szCs w:val="24"/>
        </w:rPr>
        <w:t xml:space="preserve"> </w:t>
      </w:r>
      <w:r w:rsidR="00C11D8C" w:rsidRPr="00540205">
        <w:rPr>
          <w:rFonts w:ascii="Arial" w:hAnsi="Arial" w:cs="Arial"/>
          <w:sz w:val="24"/>
          <w:szCs w:val="24"/>
        </w:rPr>
        <w:t>after completion of the training.</w:t>
      </w:r>
    </w:p>
    <w:p w:rsidR="00FD7C41" w:rsidRPr="00540205" w:rsidRDefault="00FD7C41" w:rsidP="00620A40">
      <w:pPr>
        <w:rPr>
          <w:rFonts w:ascii="Arial" w:hAnsi="Arial" w:cs="Arial"/>
          <w:sz w:val="24"/>
          <w:szCs w:val="24"/>
        </w:rPr>
      </w:pPr>
    </w:p>
    <w:p w:rsidR="00FD7C41" w:rsidRPr="00540205" w:rsidRDefault="00871641" w:rsidP="00F03FC8">
      <w:pPr>
        <w:rPr>
          <w:rFonts w:ascii="Arial" w:hAnsi="Arial" w:cs="Arial"/>
          <w:sz w:val="24"/>
          <w:szCs w:val="24"/>
        </w:rPr>
      </w:pPr>
      <w:r w:rsidRPr="00540205">
        <w:rPr>
          <w:rFonts w:ascii="Arial" w:hAnsi="Arial" w:cs="Arial"/>
          <w:b/>
          <w:bCs/>
          <w:sz w:val="24"/>
          <w:szCs w:val="24"/>
        </w:rPr>
        <w:t>1.2</w:t>
      </w:r>
      <w:r w:rsidR="00FC2992" w:rsidRPr="00540205">
        <w:rPr>
          <w:rFonts w:ascii="Arial" w:hAnsi="Arial" w:cs="Arial"/>
          <w:b/>
          <w:bCs/>
          <w:sz w:val="24"/>
          <w:szCs w:val="24"/>
        </w:rPr>
        <w:t>4</w:t>
      </w:r>
      <w:r w:rsidRPr="00540205">
        <w:rPr>
          <w:rFonts w:ascii="Arial" w:hAnsi="Arial" w:cs="Arial"/>
          <w:b/>
          <w:bCs/>
          <w:sz w:val="24"/>
          <w:szCs w:val="24"/>
        </w:rPr>
        <w:t>.2.1</w:t>
      </w:r>
      <w:r w:rsidRPr="00540205">
        <w:rPr>
          <w:rFonts w:ascii="Arial" w:hAnsi="Arial" w:cs="Arial"/>
          <w:sz w:val="24"/>
          <w:szCs w:val="24"/>
        </w:rPr>
        <w:t xml:space="preserve"> </w:t>
      </w:r>
      <w:r w:rsidR="00FD7C41" w:rsidRPr="00540205">
        <w:rPr>
          <w:rFonts w:ascii="Arial" w:hAnsi="Arial" w:cs="Arial"/>
          <w:sz w:val="24"/>
          <w:szCs w:val="24"/>
        </w:rPr>
        <w:t>If training cannot be conducted on the website, the Contractor shall coordinate with the COR</w:t>
      </w:r>
      <w:r w:rsidR="0015580A" w:rsidRPr="00540205">
        <w:rPr>
          <w:rFonts w:ascii="Arial" w:hAnsi="Arial" w:cs="Arial"/>
          <w:sz w:val="24"/>
          <w:szCs w:val="24"/>
        </w:rPr>
        <w:t>,</w:t>
      </w:r>
      <w:r w:rsidR="00FD7C41" w:rsidRPr="00540205">
        <w:rPr>
          <w:rFonts w:ascii="Arial" w:hAnsi="Arial" w:cs="Arial"/>
          <w:sz w:val="24"/>
          <w:szCs w:val="24"/>
        </w:rPr>
        <w:t xml:space="preserve"> who will contact the local OPSEC Officer at their assigned location for classroom training. Contractor personnel completing training in the classroom will receive a certificate or the training attendance roster signed by the OPSEC Officer. Verification of the training shall be provided to the COR </w:t>
      </w:r>
      <w:r w:rsidR="00FD7C41" w:rsidRPr="00F031E1">
        <w:rPr>
          <w:rFonts w:ascii="Arial" w:hAnsi="Arial" w:cs="Arial"/>
          <w:color w:val="000000" w:themeColor="text1"/>
          <w:sz w:val="24"/>
          <w:szCs w:val="24"/>
        </w:rPr>
        <w:t xml:space="preserve">within </w:t>
      </w:r>
      <w:r w:rsidR="00946C97" w:rsidRPr="00F031E1">
        <w:rPr>
          <w:rFonts w:ascii="Arial" w:hAnsi="Arial" w:cs="Arial"/>
          <w:i/>
          <w:color w:val="000000" w:themeColor="text1"/>
          <w:sz w:val="24"/>
          <w:szCs w:val="24"/>
        </w:rPr>
        <w:t xml:space="preserve">five (5) </w:t>
      </w:r>
      <w:r w:rsidR="00D51B91" w:rsidRPr="00F031E1">
        <w:rPr>
          <w:rFonts w:ascii="Arial" w:hAnsi="Arial" w:cs="Arial"/>
          <w:i/>
          <w:color w:val="000000" w:themeColor="text1"/>
          <w:sz w:val="24"/>
          <w:szCs w:val="24"/>
        </w:rPr>
        <w:t>d</w:t>
      </w:r>
      <w:r w:rsidR="00946C97" w:rsidRPr="00F031E1">
        <w:rPr>
          <w:rFonts w:ascii="Arial" w:hAnsi="Arial" w:cs="Arial"/>
          <w:i/>
          <w:color w:val="000000" w:themeColor="text1"/>
          <w:sz w:val="24"/>
          <w:szCs w:val="24"/>
        </w:rPr>
        <w:t>ays</w:t>
      </w:r>
      <w:r w:rsidR="00946C97" w:rsidRPr="00F031E1">
        <w:rPr>
          <w:rFonts w:ascii="Arial" w:hAnsi="Arial" w:cs="Arial"/>
          <w:color w:val="000000" w:themeColor="text1"/>
          <w:sz w:val="24"/>
          <w:szCs w:val="24"/>
        </w:rPr>
        <w:t xml:space="preserve"> </w:t>
      </w:r>
      <w:r w:rsidR="00FD7C41" w:rsidRPr="00F031E1">
        <w:rPr>
          <w:rFonts w:ascii="Arial" w:hAnsi="Arial" w:cs="Arial"/>
          <w:color w:val="000000" w:themeColor="text1"/>
          <w:sz w:val="24"/>
          <w:szCs w:val="24"/>
        </w:rPr>
        <w:t xml:space="preserve">after </w:t>
      </w:r>
      <w:r w:rsidR="00FD7C41" w:rsidRPr="00540205">
        <w:rPr>
          <w:rFonts w:ascii="Arial" w:hAnsi="Arial" w:cs="Arial"/>
          <w:sz w:val="24"/>
          <w:szCs w:val="24"/>
        </w:rPr>
        <w:t>completion of the training.</w:t>
      </w:r>
    </w:p>
    <w:p w:rsidR="00FD7C41" w:rsidRPr="00540205" w:rsidRDefault="00FD7C41" w:rsidP="0015134A">
      <w:pPr>
        <w:rPr>
          <w:rFonts w:ascii="Arial" w:hAnsi="Arial" w:cs="Arial"/>
          <w:sz w:val="24"/>
          <w:szCs w:val="24"/>
        </w:rPr>
      </w:pPr>
    </w:p>
    <w:p w:rsidR="00FD7C41" w:rsidRPr="00540205" w:rsidRDefault="00FD7C41" w:rsidP="007870A5">
      <w:pPr>
        <w:rPr>
          <w:rFonts w:ascii="Arial" w:hAnsi="Arial" w:cs="Arial"/>
          <w:sz w:val="24"/>
          <w:szCs w:val="24"/>
        </w:rPr>
      </w:pPr>
      <w:proofErr w:type="gramStart"/>
      <w:r w:rsidRPr="00540205">
        <w:rPr>
          <w:rFonts w:ascii="Arial" w:hAnsi="Arial" w:cs="Arial"/>
          <w:b/>
          <w:sz w:val="24"/>
          <w:szCs w:val="24"/>
        </w:rPr>
        <w:t>1.2</w:t>
      </w:r>
      <w:r w:rsidR="00FC2992" w:rsidRPr="00540205">
        <w:rPr>
          <w:rFonts w:ascii="Arial" w:hAnsi="Arial" w:cs="Arial"/>
          <w:b/>
          <w:sz w:val="24"/>
          <w:szCs w:val="24"/>
        </w:rPr>
        <w:t>4</w:t>
      </w:r>
      <w:r w:rsidRPr="00540205">
        <w:rPr>
          <w:rFonts w:ascii="Arial" w:hAnsi="Arial" w:cs="Arial"/>
          <w:b/>
          <w:sz w:val="24"/>
          <w:szCs w:val="24"/>
        </w:rPr>
        <w:t>.3</w:t>
      </w:r>
      <w:r w:rsidRPr="00540205">
        <w:rPr>
          <w:rFonts w:ascii="Arial" w:hAnsi="Arial" w:cs="Arial"/>
          <w:b/>
          <w:bCs/>
          <w:iCs/>
          <w:sz w:val="24"/>
          <w:szCs w:val="24"/>
        </w:rPr>
        <w:t xml:space="preserve">  </w:t>
      </w:r>
      <w:proofErr w:type="spellStart"/>
      <w:r w:rsidRPr="00540205">
        <w:rPr>
          <w:rFonts w:ascii="Arial" w:hAnsi="Arial" w:cs="Arial"/>
          <w:b/>
          <w:bCs/>
          <w:iCs/>
          <w:sz w:val="24"/>
          <w:szCs w:val="24"/>
          <w:u w:val="single"/>
        </w:rPr>
        <w:t>iWATCH</w:t>
      </w:r>
      <w:proofErr w:type="spellEnd"/>
      <w:proofErr w:type="gramEnd"/>
      <w:r w:rsidRPr="00540205">
        <w:rPr>
          <w:rFonts w:ascii="Arial" w:hAnsi="Arial" w:cs="Arial"/>
          <w:b/>
          <w:bCs/>
          <w:iCs/>
          <w:sz w:val="24"/>
          <w:szCs w:val="24"/>
          <w:u w:val="single"/>
        </w:rPr>
        <w:t xml:space="preserve"> Training</w:t>
      </w:r>
      <w:proofErr w:type="gramStart"/>
      <w:r w:rsidRPr="00540205">
        <w:rPr>
          <w:rFonts w:ascii="Arial" w:hAnsi="Arial" w:cs="Arial"/>
          <w:b/>
          <w:color w:val="000000" w:themeColor="text1"/>
          <w:sz w:val="24"/>
          <w:szCs w:val="24"/>
          <w:u w:val="single"/>
        </w:rPr>
        <w:t>:</w:t>
      </w:r>
      <w:r w:rsidRPr="00540205">
        <w:rPr>
          <w:rFonts w:ascii="Arial" w:hAnsi="Arial" w:cs="Arial"/>
          <w:bCs/>
          <w:iCs/>
          <w:color w:val="0000FF"/>
          <w:sz w:val="24"/>
          <w:szCs w:val="24"/>
        </w:rPr>
        <w:t xml:space="preserve">  </w:t>
      </w:r>
      <w:r w:rsidR="008C2412" w:rsidRPr="00540205">
        <w:rPr>
          <w:rFonts w:ascii="Arial" w:hAnsi="Arial" w:cs="Arial"/>
          <w:sz w:val="24"/>
          <w:szCs w:val="24"/>
        </w:rPr>
        <w:t>The</w:t>
      </w:r>
      <w:proofErr w:type="gramEnd"/>
      <w:r w:rsidRPr="00540205">
        <w:rPr>
          <w:rFonts w:ascii="Arial" w:hAnsi="Arial" w:cs="Arial"/>
          <w:sz w:val="24"/>
          <w:szCs w:val="24"/>
        </w:rPr>
        <w:t xml:space="preserve"> Contractor and all associated subcontractors </w:t>
      </w:r>
      <w:r w:rsidR="00B94C8D" w:rsidRPr="00540205">
        <w:rPr>
          <w:rFonts w:ascii="Arial" w:hAnsi="Arial" w:cs="Arial"/>
          <w:sz w:val="24"/>
          <w:szCs w:val="24"/>
        </w:rPr>
        <w:t xml:space="preserve">shall </w:t>
      </w:r>
      <w:r w:rsidRPr="00540205">
        <w:rPr>
          <w:rFonts w:ascii="Arial" w:hAnsi="Arial" w:cs="Arial"/>
          <w:sz w:val="24"/>
          <w:szCs w:val="24"/>
        </w:rPr>
        <w:t xml:space="preserve">brief all employees on the local </w:t>
      </w:r>
      <w:proofErr w:type="spellStart"/>
      <w:r w:rsidRPr="00540205">
        <w:rPr>
          <w:rFonts w:ascii="Arial" w:hAnsi="Arial" w:cs="Arial"/>
          <w:sz w:val="24"/>
          <w:szCs w:val="24"/>
        </w:rPr>
        <w:t>iWATCH</w:t>
      </w:r>
      <w:proofErr w:type="spellEnd"/>
      <w:r w:rsidRPr="00540205">
        <w:rPr>
          <w:rFonts w:ascii="Arial" w:hAnsi="Arial" w:cs="Arial"/>
          <w:sz w:val="24"/>
          <w:szCs w:val="24"/>
        </w:rPr>
        <w:t xml:space="preserve"> program (training standards provided by the requiring activity ATO). This locally developed training will be used to inform employees of the types of behavior to watch for and </w:t>
      </w:r>
      <w:r w:rsidRPr="00B95E21">
        <w:rPr>
          <w:rFonts w:ascii="Arial" w:hAnsi="Arial" w:cs="Arial"/>
          <w:color w:val="000000" w:themeColor="text1"/>
          <w:sz w:val="24"/>
          <w:szCs w:val="24"/>
        </w:rPr>
        <w:t xml:space="preserve">instruct employees to report suspicious activity to the COR. This training </w:t>
      </w:r>
      <w:r w:rsidR="0015580A" w:rsidRPr="00B95E21">
        <w:rPr>
          <w:rFonts w:ascii="Arial" w:hAnsi="Arial" w:cs="Arial"/>
          <w:color w:val="000000" w:themeColor="text1"/>
          <w:sz w:val="24"/>
          <w:szCs w:val="24"/>
        </w:rPr>
        <w:t xml:space="preserve">shall </w:t>
      </w:r>
      <w:r w:rsidRPr="00B95E21">
        <w:rPr>
          <w:rFonts w:ascii="Arial" w:hAnsi="Arial" w:cs="Arial"/>
          <w:color w:val="000000" w:themeColor="text1"/>
          <w:sz w:val="24"/>
          <w:szCs w:val="24"/>
        </w:rPr>
        <w:t xml:space="preserve">be completed within </w:t>
      </w:r>
      <w:proofErr w:type="spellStart"/>
      <w:r w:rsidR="00946C97" w:rsidRPr="00B95E21">
        <w:rPr>
          <w:rFonts w:ascii="Arial" w:hAnsi="Arial" w:cs="Arial"/>
          <w:i/>
          <w:color w:val="000000" w:themeColor="text1"/>
          <w:sz w:val="24"/>
          <w:szCs w:val="24"/>
        </w:rPr>
        <w:t>fifeteen</w:t>
      </w:r>
      <w:proofErr w:type="spellEnd"/>
      <w:r w:rsidR="00946C97" w:rsidRPr="00B95E21">
        <w:rPr>
          <w:rFonts w:ascii="Arial" w:hAnsi="Arial" w:cs="Arial"/>
          <w:i/>
          <w:color w:val="000000" w:themeColor="text1"/>
          <w:sz w:val="24"/>
          <w:szCs w:val="24"/>
        </w:rPr>
        <w:t xml:space="preserve"> (15) </w:t>
      </w:r>
      <w:r w:rsidR="00D51B91" w:rsidRPr="00B95E21">
        <w:rPr>
          <w:rFonts w:ascii="Arial" w:hAnsi="Arial" w:cs="Arial"/>
          <w:i/>
          <w:color w:val="000000" w:themeColor="text1"/>
          <w:sz w:val="24"/>
          <w:szCs w:val="24"/>
        </w:rPr>
        <w:t>d</w:t>
      </w:r>
      <w:r w:rsidR="00946C97" w:rsidRPr="00B95E21">
        <w:rPr>
          <w:rFonts w:ascii="Arial" w:hAnsi="Arial" w:cs="Arial"/>
          <w:i/>
          <w:color w:val="000000" w:themeColor="text1"/>
          <w:sz w:val="24"/>
          <w:szCs w:val="24"/>
        </w:rPr>
        <w:t xml:space="preserve">ays </w:t>
      </w:r>
      <w:r w:rsidRPr="00B95E21">
        <w:rPr>
          <w:rFonts w:ascii="Arial" w:hAnsi="Arial" w:cs="Arial"/>
          <w:color w:val="000000" w:themeColor="text1"/>
          <w:sz w:val="24"/>
          <w:szCs w:val="24"/>
        </w:rPr>
        <w:t xml:space="preserve">after the contract is awarded and within </w:t>
      </w:r>
      <w:proofErr w:type="spellStart"/>
      <w:r w:rsidR="000B37CA" w:rsidRPr="00B95E21">
        <w:rPr>
          <w:rFonts w:ascii="Arial" w:hAnsi="Arial" w:cs="Arial"/>
          <w:i/>
          <w:color w:val="000000" w:themeColor="text1"/>
          <w:sz w:val="24"/>
          <w:szCs w:val="24"/>
        </w:rPr>
        <w:t>fifeteen</w:t>
      </w:r>
      <w:proofErr w:type="spellEnd"/>
      <w:r w:rsidR="000B37CA" w:rsidRPr="00B95E21">
        <w:rPr>
          <w:rFonts w:ascii="Arial" w:hAnsi="Arial" w:cs="Arial"/>
          <w:i/>
          <w:color w:val="000000" w:themeColor="text1"/>
          <w:sz w:val="24"/>
          <w:szCs w:val="24"/>
        </w:rPr>
        <w:t xml:space="preserve"> (15) </w:t>
      </w:r>
      <w:r w:rsidR="00D51B91" w:rsidRPr="00B95E21">
        <w:rPr>
          <w:rFonts w:ascii="Arial" w:hAnsi="Arial" w:cs="Arial"/>
          <w:i/>
          <w:color w:val="000000" w:themeColor="text1"/>
          <w:sz w:val="24"/>
          <w:szCs w:val="24"/>
        </w:rPr>
        <w:t>d</w:t>
      </w:r>
      <w:r w:rsidR="000B37CA" w:rsidRPr="00B95E21">
        <w:rPr>
          <w:rFonts w:ascii="Arial" w:hAnsi="Arial" w:cs="Arial"/>
          <w:i/>
          <w:color w:val="000000" w:themeColor="text1"/>
          <w:sz w:val="24"/>
          <w:szCs w:val="24"/>
        </w:rPr>
        <w:t>ays</w:t>
      </w:r>
      <w:r w:rsidRPr="00B95E21">
        <w:rPr>
          <w:rFonts w:ascii="Arial" w:hAnsi="Arial" w:cs="Arial"/>
          <w:b/>
          <w:i/>
          <w:color w:val="000000" w:themeColor="text1"/>
          <w:sz w:val="24"/>
          <w:szCs w:val="24"/>
        </w:rPr>
        <w:t xml:space="preserve"> </w:t>
      </w:r>
      <w:r w:rsidRPr="00B95E21">
        <w:rPr>
          <w:rFonts w:ascii="Arial" w:hAnsi="Arial" w:cs="Arial"/>
          <w:color w:val="000000" w:themeColor="text1"/>
          <w:sz w:val="24"/>
          <w:szCs w:val="24"/>
        </w:rPr>
        <w:t xml:space="preserve">after new employees commence contract performance, with the results reported to the COR within </w:t>
      </w:r>
      <w:proofErr w:type="spellStart"/>
      <w:r w:rsidR="003E1AFB" w:rsidRPr="00B95E21">
        <w:rPr>
          <w:rFonts w:ascii="Arial" w:hAnsi="Arial" w:cs="Arial"/>
          <w:i/>
          <w:color w:val="000000" w:themeColor="text1"/>
          <w:sz w:val="24"/>
          <w:szCs w:val="24"/>
        </w:rPr>
        <w:t>fifeteen</w:t>
      </w:r>
      <w:proofErr w:type="spellEnd"/>
      <w:r w:rsidR="003E1AFB" w:rsidRPr="00B95E21">
        <w:rPr>
          <w:rFonts w:ascii="Arial" w:hAnsi="Arial" w:cs="Arial"/>
          <w:i/>
          <w:color w:val="000000" w:themeColor="text1"/>
          <w:sz w:val="24"/>
          <w:szCs w:val="24"/>
        </w:rPr>
        <w:t xml:space="preserve"> (15) days</w:t>
      </w:r>
      <w:r w:rsidRPr="00B95E21">
        <w:rPr>
          <w:rFonts w:ascii="Arial" w:hAnsi="Arial" w:cs="Arial"/>
          <w:b/>
          <w:i/>
          <w:color w:val="000000" w:themeColor="text1"/>
          <w:sz w:val="24"/>
          <w:szCs w:val="24"/>
        </w:rPr>
        <w:t xml:space="preserve"> </w:t>
      </w:r>
      <w:r w:rsidRPr="00B95E21">
        <w:rPr>
          <w:rFonts w:ascii="Arial" w:hAnsi="Arial" w:cs="Arial"/>
          <w:color w:val="000000" w:themeColor="text1"/>
          <w:sz w:val="24"/>
          <w:szCs w:val="24"/>
        </w:rPr>
        <w:t xml:space="preserve">after the contract is awarded and within </w:t>
      </w:r>
      <w:proofErr w:type="spellStart"/>
      <w:r w:rsidR="005F15F3" w:rsidRPr="00B95E21">
        <w:rPr>
          <w:rFonts w:ascii="Arial" w:hAnsi="Arial" w:cs="Arial"/>
          <w:i/>
          <w:color w:val="000000" w:themeColor="text1"/>
          <w:sz w:val="24"/>
          <w:szCs w:val="24"/>
        </w:rPr>
        <w:t>fifeteen</w:t>
      </w:r>
      <w:proofErr w:type="spellEnd"/>
      <w:r w:rsidR="005F15F3" w:rsidRPr="00B95E21">
        <w:rPr>
          <w:rFonts w:ascii="Arial" w:hAnsi="Arial" w:cs="Arial"/>
          <w:i/>
          <w:color w:val="000000" w:themeColor="text1"/>
          <w:sz w:val="24"/>
          <w:szCs w:val="24"/>
        </w:rPr>
        <w:t xml:space="preserve"> (15) days</w:t>
      </w:r>
      <w:r w:rsidR="005F15F3" w:rsidRPr="00B95E21">
        <w:rPr>
          <w:rFonts w:ascii="Arial" w:hAnsi="Arial" w:cs="Arial"/>
          <w:b/>
          <w:i/>
          <w:color w:val="000000" w:themeColor="text1"/>
          <w:sz w:val="24"/>
          <w:szCs w:val="24"/>
        </w:rPr>
        <w:t xml:space="preserve"> </w:t>
      </w:r>
      <w:r w:rsidRPr="00B95E21">
        <w:rPr>
          <w:rFonts w:ascii="Arial" w:hAnsi="Arial" w:cs="Arial"/>
          <w:color w:val="000000" w:themeColor="text1"/>
          <w:sz w:val="24"/>
          <w:szCs w:val="24"/>
        </w:rPr>
        <w:t xml:space="preserve">after new employees commence contract </w:t>
      </w:r>
      <w:r w:rsidRPr="00540205">
        <w:rPr>
          <w:rFonts w:ascii="Arial" w:hAnsi="Arial" w:cs="Arial"/>
          <w:sz w:val="24"/>
          <w:szCs w:val="24"/>
        </w:rPr>
        <w:t xml:space="preserve">performance. </w:t>
      </w:r>
      <w:r w:rsidR="00C11D8C" w:rsidRPr="00540205">
        <w:rPr>
          <w:rFonts w:ascii="Arial" w:hAnsi="Arial" w:cs="Arial"/>
          <w:sz w:val="24"/>
          <w:szCs w:val="24"/>
        </w:rPr>
        <w:t xml:space="preserve">Verification of the training shall be provided to the COR </w:t>
      </w:r>
      <w:r w:rsidR="00C11D8C" w:rsidRPr="00B95E21">
        <w:rPr>
          <w:rFonts w:ascii="Arial" w:hAnsi="Arial" w:cs="Arial"/>
          <w:color w:val="000000" w:themeColor="text1"/>
          <w:sz w:val="24"/>
          <w:szCs w:val="24"/>
        </w:rPr>
        <w:t xml:space="preserve">within </w:t>
      </w:r>
      <w:r w:rsidR="003E1AFB" w:rsidRPr="00B95E21">
        <w:rPr>
          <w:rFonts w:ascii="Arial" w:hAnsi="Arial" w:cs="Arial"/>
          <w:i/>
          <w:color w:val="000000" w:themeColor="text1"/>
          <w:sz w:val="24"/>
          <w:szCs w:val="24"/>
        </w:rPr>
        <w:t xml:space="preserve">five (5) </w:t>
      </w:r>
      <w:r w:rsidR="00E74F2E" w:rsidRPr="00B95E21">
        <w:rPr>
          <w:rFonts w:ascii="Arial" w:hAnsi="Arial" w:cs="Arial"/>
          <w:i/>
          <w:color w:val="000000" w:themeColor="text1"/>
          <w:sz w:val="24"/>
          <w:szCs w:val="24"/>
        </w:rPr>
        <w:t>d</w:t>
      </w:r>
      <w:r w:rsidR="003E1AFB" w:rsidRPr="00B95E21">
        <w:rPr>
          <w:rFonts w:ascii="Arial" w:hAnsi="Arial" w:cs="Arial"/>
          <w:i/>
          <w:color w:val="000000" w:themeColor="text1"/>
          <w:sz w:val="24"/>
          <w:szCs w:val="24"/>
        </w:rPr>
        <w:t>ays</w:t>
      </w:r>
      <w:r w:rsidR="00C11D8C" w:rsidRPr="00B95E21">
        <w:rPr>
          <w:rFonts w:ascii="Arial" w:hAnsi="Arial" w:cs="Arial"/>
          <w:b/>
          <w:i/>
          <w:color w:val="000000" w:themeColor="text1"/>
          <w:sz w:val="24"/>
          <w:szCs w:val="24"/>
        </w:rPr>
        <w:t xml:space="preserve"> </w:t>
      </w:r>
      <w:r w:rsidR="00C11D8C" w:rsidRPr="00B95E21">
        <w:rPr>
          <w:rFonts w:ascii="Arial" w:hAnsi="Arial" w:cs="Arial"/>
          <w:color w:val="000000" w:themeColor="text1"/>
          <w:sz w:val="24"/>
          <w:szCs w:val="24"/>
        </w:rPr>
        <w:t xml:space="preserve">after </w:t>
      </w:r>
      <w:r w:rsidR="00C11D8C" w:rsidRPr="00540205">
        <w:rPr>
          <w:rFonts w:ascii="Arial" w:hAnsi="Arial" w:cs="Arial"/>
          <w:sz w:val="24"/>
          <w:szCs w:val="24"/>
        </w:rPr>
        <w:t>completion of the training.</w:t>
      </w:r>
      <w:r w:rsidR="0081726C" w:rsidRPr="00540205">
        <w:rPr>
          <w:rFonts w:ascii="Arial" w:hAnsi="Arial" w:cs="Arial"/>
          <w:sz w:val="24"/>
          <w:szCs w:val="24"/>
        </w:rPr>
        <w:t xml:space="preserve"> </w:t>
      </w:r>
    </w:p>
    <w:p w:rsidR="00FD7C41" w:rsidRPr="00540205" w:rsidRDefault="00FD7C41" w:rsidP="00620A40">
      <w:pPr>
        <w:rPr>
          <w:rFonts w:ascii="Arial" w:hAnsi="Arial" w:cs="Arial"/>
          <w:sz w:val="24"/>
          <w:szCs w:val="24"/>
        </w:rPr>
      </w:pPr>
    </w:p>
    <w:p w:rsidR="00C11D8C" w:rsidRPr="00540205" w:rsidRDefault="00FD7C41" w:rsidP="00F03FC8">
      <w:pPr>
        <w:rPr>
          <w:rFonts w:ascii="Arial" w:hAnsi="Arial" w:cs="Arial"/>
          <w:b/>
          <w:i/>
          <w:color w:val="0000FF"/>
          <w:sz w:val="24"/>
          <w:szCs w:val="24"/>
        </w:rPr>
      </w:pPr>
      <w:proofErr w:type="gramStart"/>
      <w:r w:rsidRPr="00540205">
        <w:rPr>
          <w:rFonts w:ascii="Arial" w:hAnsi="Arial" w:cs="Arial"/>
          <w:b/>
          <w:sz w:val="24"/>
          <w:szCs w:val="24"/>
        </w:rPr>
        <w:t>1.2</w:t>
      </w:r>
      <w:r w:rsidR="00FC2992" w:rsidRPr="00540205">
        <w:rPr>
          <w:rFonts w:ascii="Arial" w:hAnsi="Arial" w:cs="Arial"/>
          <w:b/>
          <w:sz w:val="24"/>
          <w:szCs w:val="24"/>
        </w:rPr>
        <w:t>4</w:t>
      </w:r>
      <w:r w:rsidRPr="00540205">
        <w:rPr>
          <w:rFonts w:ascii="Arial" w:hAnsi="Arial" w:cs="Arial"/>
          <w:b/>
          <w:sz w:val="24"/>
          <w:szCs w:val="24"/>
        </w:rPr>
        <w:t xml:space="preserve">.4  </w:t>
      </w:r>
      <w:r w:rsidRPr="00540205">
        <w:rPr>
          <w:rFonts w:ascii="Arial" w:hAnsi="Arial" w:cs="Arial"/>
          <w:b/>
          <w:sz w:val="24"/>
          <w:szCs w:val="24"/>
          <w:u w:val="single"/>
        </w:rPr>
        <w:t>Information</w:t>
      </w:r>
      <w:proofErr w:type="gramEnd"/>
      <w:r w:rsidRPr="00540205">
        <w:rPr>
          <w:rFonts w:ascii="Arial" w:hAnsi="Arial" w:cs="Arial"/>
          <w:b/>
          <w:sz w:val="24"/>
          <w:szCs w:val="24"/>
          <w:u w:val="single"/>
        </w:rPr>
        <w:t xml:space="preserve"> Assurance (IA) </w:t>
      </w:r>
      <w:r w:rsidR="007B463B" w:rsidRPr="00540205">
        <w:rPr>
          <w:rFonts w:ascii="Arial" w:hAnsi="Arial" w:cs="Arial"/>
          <w:b/>
          <w:sz w:val="24"/>
          <w:szCs w:val="24"/>
          <w:u w:val="single"/>
        </w:rPr>
        <w:t xml:space="preserve">/ Information Technology (IT) </w:t>
      </w:r>
      <w:proofErr w:type="gramStart"/>
      <w:r w:rsidR="008C2412" w:rsidRPr="00540205">
        <w:rPr>
          <w:rFonts w:ascii="Arial" w:hAnsi="Arial" w:cs="Arial"/>
          <w:b/>
          <w:sz w:val="24"/>
          <w:szCs w:val="24"/>
          <w:u w:val="single"/>
        </w:rPr>
        <w:t>Training</w:t>
      </w:r>
      <w:r w:rsidR="008C2412" w:rsidRPr="00540205">
        <w:rPr>
          <w:rFonts w:ascii="Arial" w:hAnsi="Arial" w:cs="Arial"/>
          <w:sz w:val="24"/>
          <w:szCs w:val="24"/>
        </w:rPr>
        <w:t xml:space="preserve"> </w:t>
      </w:r>
      <w:r w:rsidR="00C62A7C" w:rsidRPr="00540205">
        <w:rPr>
          <w:rFonts w:ascii="Arial" w:hAnsi="Arial" w:cs="Arial"/>
          <w:color w:val="FF0000"/>
          <w:sz w:val="24"/>
          <w:szCs w:val="24"/>
        </w:rPr>
        <w:t xml:space="preserve"> </w:t>
      </w:r>
      <w:r w:rsidR="00C734EC" w:rsidRPr="00540205">
        <w:rPr>
          <w:rFonts w:ascii="Arial" w:hAnsi="Arial" w:cs="Arial"/>
          <w:bCs/>
          <w:sz w:val="24"/>
          <w:szCs w:val="24"/>
        </w:rPr>
        <w:t>R</w:t>
      </w:r>
      <w:r w:rsidR="00C734EC" w:rsidRPr="00540205">
        <w:rPr>
          <w:rFonts w:ascii="Arial" w:hAnsi="Arial" w:cs="Arial"/>
          <w:sz w:val="24"/>
          <w:szCs w:val="24"/>
        </w:rPr>
        <w:t>eserved</w:t>
      </w:r>
      <w:proofErr w:type="gramEnd"/>
      <w:r w:rsidRPr="00540205">
        <w:rPr>
          <w:rFonts w:ascii="Arial" w:hAnsi="Arial" w:cs="Arial"/>
          <w:sz w:val="24"/>
          <w:szCs w:val="24"/>
        </w:rPr>
        <w:t xml:space="preserve">   </w:t>
      </w:r>
    </w:p>
    <w:p w:rsidR="00C11D8C" w:rsidRPr="00540205" w:rsidRDefault="00C11D8C" w:rsidP="0015134A">
      <w:pPr>
        <w:rPr>
          <w:rFonts w:ascii="Arial" w:hAnsi="Arial" w:cs="Arial"/>
          <w:sz w:val="24"/>
          <w:szCs w:val="24"/>
        </w:rPr>
      </w:pPr>
    </w:p>
    <w:p w:rsidR="00ED7EC6" w:rsidRPr="00540205" w:rsidRDefault="00ED7EC6" w:rsidP="00F03FC8">
      <w:pPr>
        <w:rPr>
          <w:rFonts w:ascii="Arial" w:hAnsi="Arial" w:cs="Arial"/>
          <w:color w:val="000000" w:themeColor="text1"/>
          <w:sz w:val="24"/>
          <w:szCs w:val="24"/>
        </w:rPr>
      </w:pPr>
      <w:proofErr w:type="gramStart"/>
      <w:r w:rsidRPr="00540205">
        <w:rPr>
          <w:rFonts w:ascii="Arial" w:hAnsi="Arial" w:cs="Arial"/>
          <w:b/>
          <w:sz w:val="24"/>
          <w:szCs w:val="24"/>
        </w:rPr>
        <w:t>1.2</w:t>
      </w:r>
      <w:r w:rsidR="00D2093A" w:rsidRPr="00540205">
        <w:rPr>
          <w:rFonts w:ascii="Arial" w:hAnsi="Arial" w:cs="Arial"/>
          <w:b/>
          <w:sz w:val="24"/>
          <w:szCs w:val="24"/>
        </w:rPr>
        <w:t>4</w:t>
      </w:r>
      <w:r w:rsidRPr="00540205">
        <w:rPr>
          <w:rFonts w:ascii="Arial" w:hAnsi="Arial" w:cs="Arial"/>
          <w:b/>
          <w:sz w:val="24"/>
          <w:szCs w:val="24"/>
        </w:rPr>
        <w:t>.5</w:t>
      </w:r>
      <w:r w:rsidRPr="00540205">
        <w:rPr>
          <w:rFonts w:ascii="Arial" w:hAnsi="Arial" w:cs="Arial"/>
          <w:sz w:val="24"/>
          <w:szCs w:val="24"/>
        </w:rPr>
        <w:t xml:space="preserve">  </w:t>
      </w:r>
      <w:r w:rsidRPr="00540205">
        <w:rPr>
          <w:rFonts w:ascii="Arial" w:hAnsi="Arial" w:cs="Arial"/>
          <w:b/>
          <w:sz w:val="24"/>
          <w:szCs w:val="24"/>
          <w:u w:val="single"/>
        </w:rPr>
        <w:t>Personally</w:t>
      </w:r>
      <w:proofErr w:type="gramEnd"/>
      <w:r w:rsidRPr="00540205">
        <w:rPr>
          <w:rFonts w:ascii="Arial" w:hAnsi="Arial" w:cs="Arial"/>
          <w:b/>
          <w:sz w:val="24"/>
          <w:szCs w:val="24"/>
          <w:u w:val="single"/>
        </w:rPr>
        <w:t xml:space="preserve"> Identifiable Information (PII):</w:t>
      </w:r>
      <w:r w:rsidRPr="00540205">
        <w:rPr>
          <w:rFonts w:ascii="Arial" w:hAnsi="Arial" w:cs="Arial"/>
          <w:b/>
          <w:sz w:val="24"/>
          <w:szCs w:val="24"/>
        </w:rPr>
        <w:t xml:space="preserve">  </w:t>
      </w:r>
      <w:r w:rsidR="008C2412" w:rsidRPr="00540205">
        <w:rPr>
          <w:rFonts w:ascii="Arial" w:hAnsi="Arial" w:cs="Arial"/>
          <w:color w:val="000000" w:themeColor="text1"/>
          <w:sz w:val="24"/>
          <w:szCs w:val="24"/>
        </w:rPr>
        <w:t>Contractor</w:t>
      </w:r>
      <w:r w:rsidRPr="00540205">
        <w:rPr>
          <w:rFonts w:ascii="Arial" w:hAnsi="Arial" w:cs="Arial"/>
          <w:color w:val="000000" w:themeColor="text1"/>
          <w:sz w:val="24"/>
          <w:szCs w:val="24"/>
        </w:rPr>
        <w:t xml:space="preserve"> employees, including subcontractors, performing services under this contract with access to </w:t>
      </w:r>
      <w:r w:rsidR="00C14323" w:rsidRPr="00540205">
        <w:rPr>
          <w:rFonts w:ascii="Arial" w:hAnsi="Arial" w:cs="Arial"/>
          <w:color w:val="000000" w:themeColor="text1"/>
          <w:sz w:val="24"/>
          <w:szCs w:val="24"/>
        </w:rPr>
        <w:t xml:space="preserve">PII and </w:t>
      </w:r>
      <w:r w:rsidRPr="00540205">
        <w:rPr>
          <w:rFonts w:ascii="Arial" w:hAnsi="Arial" w:cs="Arial"/>
          <w:color w:val="000000" w:themeColor="text1"/>
          <w:sz w:val="24"/>
          <w:szCs w:val="24"/>
        </w:rPr>
        <w:t xml:space="preserve">Government information shall complete “Identifying and Safeguarding PII” within 30 calendar days of employment. Contractor personnel shall complete refresher training every twelve (12) months from initial completion. The Contractor shall provide the COR a copy of the training certificates for its employees no later than five (5) days after completion.  Training is available at </w:t>
      </w:r>
      <w:hyperlink r:id="rId15" w:history="1">
        <w:r w:rsidR="009B376F" w:rsidRPr="00540205">
          <w:rPr>
            <w:rStyle w:val="Hyperlink"/>
            <w:rFonts w:ascii="Arial" w:hAnsi="Arial" w:cs="Arial"/>
            <w:sz w:val="24"/>
            <w:szCs w:val="24"/>
          </w:rPr>
          <w:t>http://iatraining.disa.mil/eta/piiv2/launchPage.html</w:t>
        </w:r>
      </w:hyperlink>
      <w:r w:rsidR="00B1490E" w:rsidRPr="00540205">
        <w:rPr>
          <w:rStyle w:val="Hyperlink"/>
          <w:rFonts w:ascii="Arial" w:hAnsi="Arial" w:cs="Arial"/>
          <w:color w:val="auto"/>
          <w:sz w:val="24"/>
          <w:szCs w:val="24"/>
        </w:rPr>
        <w:t xml:space="preserve"> </w:t>
      </w:r>
      <w:r w:rsidRPr="00540205">
        <w:rPr>
          <w:rFonts w:ascii="Arial" w:hAnsi="Arial" w:cs="Arial"/>
          <w:color w:val="000000" w:themeColor="text1"/>
          <w:sz w:val="24"/>
          <w:szCs w:val="24"/>
        </w:rPr>
        <w:t xml:space="preserve"> </w:t>
      </w:r>
    </w:p>
    <w:p w:rsidR="00CA55B4" w:rsidRPr="00540205" w:rsidRDefault="00CA55B4" w:rsidP="00F03FC8">
      <w:pPr>
        <w:rPr>
          <w:rFonts w:ascii="Arial" w:hAnsi="Arial" w:cs="Arial"/>
          <w:color w:val="000000" w:themeColor="text1"/>
          <w:sz w:val="24"/>
          <w:szCs w:val="24"/>
        </w:rPr>
      </w:pPr>
    </w:p>
    <w:p w:rsidR="00CA55B4" w:rsidRPr="00540205" w:rsidRDefault="00CA55B4" w:rsidP="00F03FC8">
      <w:pPr>
        <w:rPr>
          <w:rFonts w:ascii="Arial" w:hAnsi="Arial" w:cs="Arial"/>
          <w:b/>
          <w:bCs/>
          <w:color w:val="000000" w:themeColor="text1"/>
          <w:sz w:val="24"/>
          <w:szCs w:val="24"/>
        </w:rPr>
      </w:pPr>
      <w:r w:rsidRPr="00540205">
        <w:rPr>
          <w:rFonts w:ascii="Arial" w:hAnsi="Arial" w:cs="Arial"/>
          <w:b/>
          <w:bCs/>
          <w:color w:val="000000" w:themeColor="text1"/>
          <w:sz w:val="24"/>
          <w:szCs w:val="24"/>
        </w:rPr>
        <w:t>1.2</w:t>
      </w:r>
      <w:r w:rsidR="00D2093A" w:rsidRPr="00540205">
        <w:rPr>
          <w:rFonts w:ascii="Arial" w:hAnsi="Arial" w:cs="Arial"/>
          <w:b/>
          <w:bCs/>
          <w:color w:val="000000" w:themeColor="text1"/>
          <w:sz w:val="24"/>
          <w:szCs w:val="24"/>
        </w:rPr>
        <w:t>4</w:t>
      </w:r>
      <w:r w:rsidRPr="00540205">
        <w:rPr>
          <w:rFonts w:ascii="Arial" w:hAnsi="Arial" w:cs="Arial"/>
          <w:b/>
          <w:bCs/>
          <w:color w:val="000000" w:themeColor="text1"/>
          <w:sz w:val="24"/>
          <w:szCs w:val="24"/>
        </w:rPr>
        <w:t xml:space="preserve">.6  </w:t>
      </w:r>
      <w:r w:rsidRPr="00540205">
        <w:rPr>
          <w:rFonts w:ascii="Arial" w:hAnsi="Arial" w:cs="Arial"/>
          <w:b/>
          <w:bCs/>
          <w:color w:val="000000" w:themeColor="text1"/>
          <w:sz w:val="24"/>
          <w:szCs w:val="24"/>
          <w:u w:val="single"/>
        </w:rPr>
        <w:t>Threat Awareness Reporting Program (TARP Training):</w:t>
      </w:r>
      <w:r w:rsidRPr="00540205">
        <w:rPr>
          <w:rFonts w:ascii="Arial" w:hAnsi="Arial" w:cs="Arial"/>
          <w:color w:val="FF0000"/>
          <w:sz w:val="24"/>
          <w:szCs w:val="24"/>
        </w:rPr>
        <w:t xml:space="preserve"> </w:t>
      </w:r>
      <w:r w:rsidRPr="00540205">
        <w:rPr>
          <w:rFonts w:ascii="Arial" w:hAnsi="Arial" w:cs="Arial"/>
          <w:color w:val="000000" w:themeColor="text1"/>
          <w:sz w:val="24"/>
          <w:szCs w:val="24"/>
        </w:rPr>
        <w:t xml:space="preserve">Within 30 calendar days after contract start date or effective date of incorporation of this requirement into the contract, whichever applies, or 30 calendar days after employment of new personnel, all Contractor employees, including subcontractor employees, who are employed under the contract and require a security clearance, shall complete TARP training within 30 calendar days after contract start date or effective date of incorporation of this requirement into the contract, whichever applies.  The Contractor shall submit certificates of completion for each affected Contractor employee and subcontractor employee to the COR within ten (10) calendar days after completion of training by all employees and subcontractor personnel.  TARP training is available at the Army Learning Management System (ALMS) https://www.lms.army.mil/.  Training must have been completed within the last 12 months and maintained yearly thereafter.  If training cannot be conducted on the website, the Contractor will coordinate with the local </w:t>
      </w:r>
      <w:proofErr w:type="gramStart"/>
      <w:r w:rsidRPr="00540205">
        <w:rPr>
          <w:rFonts w:ascii="Arial" w:hAnsi="Arial" w:cs="Arial"/>
          <w:color w:val="000000" w:themeColor="text1"/>
          <w:sz w:val="24"/>
          <w:szCs w:val="24"/>
        </w:rPr>
        <w:t>Counter Intelligence</w:t>
      </w:r>
      <w:proofErr w:type="gramEnd"/>
      <w:r w:rsidRPr="00540205">
        <w:rPr>
          <w:rFonts w:ascii="Arial" w:hAnsi="Arial" w:cs="Arial"/>
          <w:color w:val="000000" w:themeColor="text1"/>
          <w:sz w:val="24"/>
          <w:szCs w:val="24"/>
        </w:rPr>
        <w:t xml:space="preserve"> (CI) Officer at their assigned location for classroom training and a copy of either the training certificate or the training attendance roster signed by the CI Officer will be maintained by the Contractor. Verification of the training will be provided to the Contracting Officer (KO) or Contracting Officer Representative (COR) within ten (10) calendar days after completion of the training.</w:t>
      </w:r>
    </w:p>
    <w:p w:rsidR="00ED7EC6" w:rsidRPr="00540205" w:rsidRDefault="00ED7EC6" w:rsidP="0015134A">
      <w:pPr>
        <w:rPr>
          <w:rFonts w:ascii="Arial" w:hAnsi="Arial" w:cs="Arial"/>
          <w:color w:val="000000" w:themeColor="text1"/>
          <w:sz w:val="24"/>
          <w:szCs w:val="24"/>
          <w:u w:val="single"/>
        </w:rPr>
      </w:pPr>
      <w:r w:rsidRPr="00540205">
        <w:rPr>
          <w:rFonts w:ascii="Arial" w:hAnsi="Arial" w:cs="Arial"/>
          <w:color w:val="000000" w:themeColor="text1"/>
          <w:sz w:val="24"/>
          <w:szCs w:val="24"/>
        </w:rPr>
        <w:t xml:space="preserve">  </w:t>
      </w:r>
    </w:p>
    <w:p w:rsidR="0083331C" w:rsidRPr="00132EB6" w:rsidRDefault="00666315" w:rsidP="00F03FC8">
      <w:pPr>
        <w:pStyle w:val="CommentText"/>
        <w:rPr>
          <w:rFonts w:ascii="Arial" w:hAnsi="Arial" w:cs="Arial"/>
          <w:i/>
          <w:color w:val="000000" w:themeColor="text1"/>
          <w:sz w:val="24"/>
          <w:szCs w:val="24"/>
        </w:rPr>
      </w:pPr>
      <w:proofErr w:type="gramStart"/>
      <w:r w:rsidRPr="00132EB6">
        <w:rPr>
          <w:rFonts w:ascii="Arial" w:hAnsi="Arial" w:cs="Arial"/>
          <w:b/>
          <w:color w:val="000000" w:themeColor="text1"/>
          <w:sz w:val="24"/>
          <w:szCs w:val="24"/>
        </w:rPr>
        <w:t>1.2</w:t>
      </w:r>
      <w:r w:rsidR="00D2093A" w:rsidRPr="00132EB6">
        <w:rPr>
          <w:rFonts w:ascii="Arial" w:hAnsi="Arial" w:cs="Arial"/>
          <w:b/>
          <w:color w:val="000000" w:themeColor="text1"/>
          <w:sz w:val="24"/>
          <w:szCs w:val="24"/>
        </w:rPr>
        <w:t>5</w:t>
      </w:r>
      <w:r w:rsidRPr="00132EB6">
        <w:rPr>
          <w:rFonts w:ascii="Arial" w:hAnsi="Arial" w:cs="Arial"/>
          <w:b/>
          <w:color w:val="000000" w:themeColor="text1"/>
          <w:sz w:val="24"/>
          <w:szCs w:val="24"/>
        </w:rPr>
        <w:t xml:space="preserve">  </w:t>
      </w:r>
      <w:r w:rsidRPr="00132EB6">
        <w:rPr>
          <w:rFonts w:ascii="Arial" w:hAnsi="Arial" w:cs="Arial"/>
          <w:b/>
          <w:color w:val="000000" w:themeColor="text1"/>
          <w:sz w:val="24"/>
          <w:szCs w:val="24"/>
          <w:u w:val="single"/>
        </w:rPr>
        <w:t>Government</w:t>
      </w:r>
      <w:proofErr w:type="gramEnd"/>
      <w:r w:rsidRPr="00132EB6">
        <w:rPr>
          <w:rFonts w:ascii="Arial" w:hAnsi="Arial" w:cs="Arial"/>
          <w:b/>
          <w:color w:val="000000" w:themeColor="text1"/>
          <w:sz w:val="24"/>
          <w:szCs w:val="24"/>
          <w:u w:val="single"/>
        </w:rPr>
        <w:t xml:space="preserve"> Property</w:t>
      </w:r>
      <w:r w:rsidR="00553AA5" w:rsidRPr="00132EB6">
        <w:rPr>
          <w:rFonts w:ascii="Arial" w:hAnsi="Arial" w:cs="Arial"/>
          <w:b/>
          <w:color w:val="000000" w:themeColor="text1"/>
          <w:sz w:val="24"/>
          <w:szCs w:val="24"/>
          <w:u w:val="single"/>
        </w:rPr>
        <w:t xml:space="preserve"> and Services</w:t>
      </w:r>
      <w:proofErr w:type="gramStart"/>
      <w:r w:rsidRPr="00132EB6">
        <w:rPr>
          <w:rFonts w:ascii="Arial" w:hAnsi="Arial" w:cs="Arial"/>
          <w:b/>
          <w:color w:val="000000" w:themeColor="text1"/>
          <w:sz w:val="24"/>
          <w:szCs w:val="24"/>
          <w:u w:val="single"/>
        </w:rPr>
        <w:t>:</w:t>
      </w:r>
      <w:r w:rsidRPr="00132EB6">
        <w:rPr>
          <w:rFonts w:ascii="Arial" w:hAnsi="Arial" w:cs="Arial"/>
          <w:color w:val="000000" w:themeColor="text1"/>
          <w:sz w:val="24"/>
          <w:szCs w:val="24"/>
        </w:rPr>
        <w:t xml:space="preserve">  </w:t>
      </w:r>
      <w:r w:rsidR="000237B4" w:rsidRPr="00132EB6">
        <w:rPr>
          <w:rFonts w:ascii="Arial" w:hAnsi="Arial" w:cs="Arial"/>
          <w:color w:val="000000" w:themeColor="text1"/>
          <w:sz w:val="24"/>
          <w:szCs w:val="24"/>
        </w:rPr>
        <w:t>R</w:t>
      </w:r>
      <w:r w:rsidR="000237B4" w:rsidRPr="00132EB6">
        <w:rPr>
          <w:rFonts w:ascii="Arial" w:hAnsi="Arial" w:cs="Arial"/>
          <w:i/>
          <w:color w:val="000000" w:themeColor="text1"/>
          <w:sz w:val="24"/>
          <w:szCs w:val="24"/>
        </w:rPr>
        <w:t>eserved</w:t>
      </w:r>
      <w:proofErr w:type="gramEnd"/>
    </w:p>
    <w:p w:rsidR="00605DF6" w:rsidRPr="00132EB6" w:rsidRDefault="00605DF6" w:rsidP="00F03FC8">
      <w:pPr>
        <w:pStyle w:val="CommentText"/>
        <w:rPr>
          <w:rFonts w:ascii="Arial" w:hAnsi="Arial" w:cs="Arial"/>
          <w:i/>
          <w:color w:val="000000" w:themeColor="text1"/>
          <w:sz w:val="24"/>
          <w:szCs w:val="24"/>
        </w:rPr>
      </w:pPr>
    </w:p>
    <w:p w:rsidR="004362DE" w:rsidRPr="00132EB6" w:rsidRDefault="004362DE" w:rsidP="004362DE">
      <w:pPr>
        <w:pStyle w:val="CommentText"/>
        <w:rPr>
          <w:rFonts w:ascii="Arial" w:hAnsi="Arial" w:cs="Arial"/>
          <w:i/>
          <w:color w:val="000000" w:themeColor="text1"/>
          <w:sz w:val="24"/>
          <w:szCs w:val="24"/>
        </w:rPr>
      </w:pPr>
      <w:r w:rsidRPr="00132EB6">
        <w:rPr>
          <w:rFonts w:ascii="Arial" w:hAnsi="Arial" w:cs="Arial"/>
          <w:b/>
          <w:bCs/>
          <w:i/>
          <w:color w:val="000000" w:themeColor="text1"/>
          <w:sz w:val="24"/>
          <w:szCs w:val="24"/>
          <w:u w:val="single"/>
        </w:rPr>
        <w:t>1.26 Safety Requirements:</w:t>
      </w:r>
      <w:r w:rsidRPr="00132EB6">
        <w:rPr>
          <w:rFonts w:ascii="Arial" w:hAnsi="Arial" w:cs="Arial"/>
          <w:i/>
          <w:color w:val="000000" w:themeColor="text1"/>
          <w:sz w:val="24"/>
          <w:szCs w:val="24"/>
        </w:rPr>
        <w:t xml:space="preserve"> (As determined by </w:t>
      </w:r>
      <w:r w:rsidR="006D4C51" w:rsidRPr="00132EB6">
        <w:rPr>
          <w:rFonts w:ascii="Arial" w:hAnsi="Arial" w:cs="Arial"/>
          <w:i/>
          <w:color w:val="000000" w:themeColor="text1"/>
          <w:sz w:val="24"/>
          <w:szCs w:val="24"/>
        </w:rPr>
        <w:t>Ft. Bliss</w:t>
      </w:r>
      <w:r w:rsidRPr="00132EB6">
        <w:rPr>
          <w:rFonts w:ascii="Arial" w:hAnsi="Arial" w:cs="Arial"/>
          <w:i/>
          <w:color w:val="000000" w:themeColor="text1"/>
          <w:sz w:val="24"/>
          <w:szCs w:val="24"/>
        </w:rPr>
        <w:t xml:space="preserve"> Safety Review) – </w:t>
      </w:r>
      <w:r w:rsidR="00E9754F" w:rsidRPr="00132EB6">
        <w:rPr>
          <w:rFonts w:ascii="Arial" w:hAnsi="Arial" w:cs="Arial"/>
          <w:i/>
          <w:color w:val="000000" w:themeColor="text1"/>
          <w:sz w:val="24"/>
          <w:szCs w:val="24"/>
        </w:rPr>
        <w:t xml:space="preserve"> </w:t>
      </w:r>
    </w:p>
    <w:p w:rsidR="004362DE" w:rsidRPr="00132EB6" w:rsidRDefault="004362DE" w:rsidP="004362DE">
      <w:pPr>
        <w:pStyle w:val="CommentText"/>
        <w:rPr>
          <w:rFonts w:ascii="Arial" w:hAnsi="Arial" w:cs="Arial"/>
          <w:i/>
          <w:color w:val="000000" w:themeColor="text1"/>
          <w:sz w:val="24"/>
          <w:szCs w:val="24"/>
        </w:rPr>
      </w:pPr>
    </w:p>
    <w:p w:rsidR="004362DE" w:rsidRPr="00132EB6" w:rsidRDefault="004362DE" w:rsidP="004362DE">
      <w:pPr>
        <w:pStyle w:val="CommentText"/>
        <w:rPr>
          <w:rFonts w:ascii="Arial" w:hAnsi="Arial" w:cs="Arial"/>
          <w:i/>
          <w:color w:val="000000" w:themeColor="text1"/>
          <w:sz w:val="24"/>
          <w:szCs w:val="24"/>
        </w:rPr>
      </w:pPr>
      <w:r w:rsidRPr="00132EB6">
        <w:rPr>
          <w:rFonts w:ascii="Arial" w:hAnsi="Arial" w:cs="Arial"/>
          <w:i/>
          <w:color w:val="000000" w:themeColor="text1"/>
          <w:sz w:val="24"/>
          <w:szCs w:val="24"/>
        </w:rPr>
        <w:t xml:space="preserve">1.6.20.1 The Contractor shall comply with all OSHA, State, U.S. Army, U.S. Army </w:t>
      </w:r>
      <w:r w:rsidR="00E9754F" w:rsidRPr="00132EB6">
        <w:rPr>
          <w:rFonts w:ascii="Arial" w:hAnsi="Arial" w:cs="Arial"/>
          <w:i/>
          <w:color w:val="000000" w:themeColor="text1"/>
          <w:sz w:val="24"/>
          <w:szCs w:val="24"/>
        </w:rPr>
        <w:t>Ft. Bliss</w:t>
      </w:r>
      <w:r w:rsidRPr="00132EB6">
        <w:rPr>
          <w:rFonts w:ascii="Arial" w:hAnsi="Arial" w:cs="Arial"/>
          <w:i/>
          <w:color w:val="000000" w:themeColor="text1"/>
          <w:sz w:val="24"/>
          <w:szCs w:val="24"/>
        </w:rPr>
        <w:t>, and other applicable industry safety standards.</w:t>
      </w:r>
    </w:p>
    <w:p w:rsidR="004362DE" w:rsidRPr="00132EB6" w:rsidRDefault="004362DE" w:rsidP="004362DE">
      <w:pPr>
        <w:pStyle w:val="CommentText"/>
        <w:rPr>
          <w:rFonts w:ascii="Arial" w:hAnsi="Arial" w:cs="Arial"/>
          <w:i/>
          <w:color w:val="000000" w:themeColor="text1"/>
          <w:sz w:val="24"/>
          <w:szCs w:val="24"/>
        </w:rPr>
      </w:pPr>
    </w:p>
    <w:p w:rsidR="004362DE" w:rsidRPr="00132EB6" w:rsidRDefault="004362DE" w:rsidP="004362DE">
      <w:pPr>
        <w:pStyle w:val="CommentText"/>
        <w:rPr>
          <w:rFonts w:ascii="Arial" w:hAnsi="Arial" w:cs="Arial"/>
          <w:i/>
          <w:color w:val="000000" w:themeColor="text1"/>
          <w:sz w:val="24"/>
          <w:szCs w:val="24"/>
        </w:rPr>
      </w:pPr>
      <w:r w:rsidRPr="00132EB6">
        <w:rPr>
          <w:rFonts w:ascii="Arial" w:hAnsi="Arial" w:cs="Arial"/>
          <w:i/>
          <w:color w:val="000000" w:themeColor="text1"/>
          <w:sz w:val="24"/>
          <w:szCs w:val="24"/>
        </w:rPr>
        <w:t xml:space="preserve">1.6.20.2 The Contractor shall observe and comply with all local policies and procedures concerning fire, safety, environmental protection, sanitation, security, and possession of firearms or other lethal or illegal weapons or </w:t>
      </w:r>
      <w:proofErr w:type="gramStart"/>
      <w:r w:rsidRPr="00132EB6">
        <w:rPr>
          <w:rFonts w:ascii="Arial" w:hAnsi="Arial" w:cs="Arial"/>
          <w:i/>
          <w:color w:val="000000" w:themeColor="text1"/>
          <w:sz w:val="24"/>
          <w:szCs w:val="24"/>
        </w:rPr>
        <w:t>substance</w:t>
      </w:r>
      <w:proofErr w:type="gramEnd"/>
      <w:r w:rsidRPr="00132EB6">
        <w:rPr>
          <w:rFonts w:ascii="Arial" w:hAnsi="Arial" w:cs="Arial"/>
          <w:i/>
          <w:color w:val="000000" w:themeColor="text1"/>
          <w:sz w:val="24"/>
          <w:szCs w:val="24"/>
        </w:rPr>
        <w:t>.</w:t>
      </w:r>
    </w:p>
    <w:p w:rsidR="004362DE" w:rsidRPr="00132EB6" w:rsidRDefault="004362DE" w:rsidP="004362DE">
      <w:pPr>
        <w:pStyle w:val="CommentText"/>
        <w:rPr>
          <w:rFonts w:ascii="Arial" w:hAnsi="Arial" w:cs="Arial"/>
          <w:i/>
          <w:color w:val="000000" w:themeColor="text1"/>
          <w:sz w:val="24"/>
          <w:szCs w:val="24"/>
        </w:rPr>
      </w:pPr>
    </w:p>
    <w:p w:rsidR="004362DE" w:rsidRPr="00132EB6" w:rsidRDefault="004362DE" w:rsidP="004362DE">
      <w:pPr>
        <w:pStyle w:val="CommentText"/>
        <w:rPr>
          <w:rFonts w:ascii="Arial" w:hAnsi="Arial" w:cs="Arial"/>
          <w:i/>
          <w:color w:val="000000" w:themeColor="text1"/>
          <w:sz w:val="24"/>
          <w:szCs w:val="24"/>
        </w:rPr>
      </w:pPr>
      <w:r w:rsidRPr="00132EB6">
        <w:rPr>
          <w:rFonts w:ascii="Arial" w:hAnsi="Arial" w:cs="Arial"/>
          <w:i/>
          <w:color w:val="000000" w:themeColor="text1"/>
          <w:sz w:val="24"/>
          <w:szCs w:val="24"/>
        </w:rPr>
        <w:t>1.6.20.3 The Contractor shall report all accidents and occupational illnesses immediately to the Safety Office through the Contracting Officer's Representative (COR).</w:t>
      </w:r>
    </w:p>
    <w:p w:rsidR="004362DE" w:rsidRPr="00132EB6" w:rsidRDefault="004362DE" w:rsidP="004362DE">
      <w:pPr>
        <w:pStyle w:val="CommentText"/>
        <w:rPr>
          <w:rFonts w:ascii="Arial" w:hAnsi="Arial" w:cs="Arial"/>
          <w:i/>
          <w:color w:val="000000" w:themeColor="text1"/>
          <w:sz w:val="24"/>
          <w:szCs w:val="24"/>
        </w:rPr>
      </w:pPr>
    </w:p>
    <w:p w:rsidR="004362DE" w:rsidRPr="00132EB6" w:rsidRDefault="004362DE" w:rsidP="004362DE">
      <w:pPr>
        <w:pStyle w:val="CommentText"/>
        <w:rPr>
          <w:rFonts w:ascii="Arial" w:hAnsi="Arial" w:cs="Arial"/>
          <w:i/>
          <w:color w:val="000000" w:themeColor="text1"/>
          <w:sz w:val="24"/>
          <w:szCs w:val="24"/>
        </w:rPr>
      </w:pPr>
      <w:r w:rsidRPr="00132EB6">
        <w:rPr>
          <w:rFonts w:ascii="Arial" w:hAnsi="Arial" w:cs="Arial"/>
          <w:b/>
          <w:bCs/>
          <w:i/>
          <w:color w:val="000000" w:themeColor="text1"/>
          <w:sz w:val="24"/>
          <w:szCs w:val="24"/>
          <w:u w:val="single"/>
        </w:rPr>
        <w:t>1.6.21 Environmental Requirements:</w:t>
      </w:r>
      <w:r w:rsidRPr="00132EB6">
        <w:rPr>
          <w:rFonts w:ascii="Arial" w:hAnsi="Arial" w:cs="Arial"/>
          <w:i/>
          <w:color w:val="000000" w:themeColor="text1"/>
          <w:sz w:val="24"/>
          <w:szCs w:val="24"/>
        </w:rPr>
        <w:t xml:space="preserve"> (As determined by </w:t>
      </w:r>
      <w:r w:rsidR="006D4C51" w:rsidRPr="00132EB6">
        <w:rPr>
          <w:rFonts w:ascii="Arial" w:hAnsi="Arial" w:cs="Arial"/>
          <w:i/>
          <w:color w:val="000000" w:themeColor="text1"/>
          <w:sz w:val="24"/>
          <w:szCs w:val="24"/>
        </w:rPr>
        <w:t>Ft. Bliss</w:t>
      </w:r>
      <w:r w:rsidRPr="00132EB6">
        <w:rPr>
          <w:rFonts w:ascii="Arial" w:hAnsi="Arial" w:cs="Arial"/>
          <w:i/>
          <w:color w:val="000000" w:themeColor="text1"/>
          <w:sz w:val="24"/>
          <w:szCs w:val="24"/>
        </w:rPr>
        <w:t xml:space="preserve"> Safety Review)</w:t>
      </w:r>
    </w:p>
    <w:p w:rsidR="004362DE" w:rsidRPr="00132EB6" w:rsidRDefault="004362DE" w:rsidP="004362DE">
      <w:pPr>
        <w:pStyle w:val="CommentText"/>
        <w:rPr>
          <w:rFonts w:ascii="Arial" w:hAnsi="Arial" w:cs="Arial"/>
          <w:i/>
          <w:color w:val="000000" w:themeColor="text1"/>
          <w:sz w:val="24"/>
          <w:szCs w:val="24"/>
        </w:rPr>
      </w:pPr>
    </w:p>
    <w:p w:rsidR="005F57BA" w:rsidRDefault="004362DE" w:rsidP="00700821">
      <w:pPr>
        <w:pStyle w:val="CommentText"/>
        <w:rPr>
          <w:rFonts w:ascii="Arial" w:hAnsi="Arial" w:cs="Arial"/>
          <w:i/>
          <w:color w:val="000000" w:themeColor="text1"/>
          <w:sz w:val="24"/>
          <w:szCs w:val="24"/>
        </w:rPr>
      </w:pPr>
      <w:r w:rsidRPr="00132EB6">
        <w:rPr>
          <w:rFonts w:ascii="Arial" w:hAnsi="Arial" w:cs="Arial"/>
          <w:i/>
          <w:color w:val="000000" w:themeColor="text1"/>
          <w:sz w:val="24"/>
          <w:szCs w:val="24"/>
        </w:rPr>
        <w:t xml:space="preserve">The contractor shall comply with all applicable Federal, State, Local Laws and regulations and utilize standard industry practices for avoiding adverse environmental impacts. These requirements include, but are not limited to, 32 CFR Part 651 (Environmental Analysis of Army Actions) and the local Environmental Handbook for the Requiring Activity Workforce. The Contractor shall ensure that all activities performed by its personnel, subcontractors and suppliers are executed in accordance with such authorities. The Contractor shall obtain all permits, licenses, approvals, and/or certificates required or necessary to accomplish environmental work. When the work to be performed requires facility clearances, such as digging or drilling permits, the Contractor shall obtain such clearances and/or permits in accordance with all local and installation requirements and with the assistance of the installation point(s) of contact, prior to any such work being initiated.  All spills should be reported to (enter phone number). The contractor shall develop and submit an Environmental Protection Plan (EPP) to the KO and COR for review and approval within 30 calendar days after contractor award. Best Management Practices where applicable shall be identified and implemented to offset adverse environmental impacts.  </w:t>
      </w:r>
      <w:r w:rsidR="001E69FC" w:rsidRPr="00132EB6">
        <w:rPr>
          <w:rFonts w:ascii="Arial" w:hAnsi="Arial" w:cs="Arial"/>
          <w:i/>
          <w:color w:val="000000" w:themeColor="text1"/>
          <w:sz w:val="24"/>
          <w:szCs w:val="24"/>
        </w:rPr>
        <w:t xml:space="preserve">(TE </w:t>
      </w:r>
      <w:r w:rsidR="002259D2" w:rsidRPr="00132EB6">
        <w:rPr>
          <w:rFonts w:ascii="Arial" w:hAnsi="Arial" w:cs="Arial"/>
          <w:i/>
          <w:color w:val="000000" w:themeColor="text1"/>
          <w:sz w:val="24"/>
          <w:szCs w:val="24"/>
        </w:rPr>
        <w:t>06a &amp; TE 06b)</w:t>
      </w:r>
    </w:p>
    <w:p w:rsidR="004F6F6F" w:rsidRDefault="004F6F6F" w:rsidP="00700821">
      <w:pPr>
        <w:pStyle w:val="CommentText"/>
        <w:rPr>
          <w:rFonts w:ascii="Arial" w:hAnsi="Arial" w:cs="Arial"/>
          <w:b/>
          <w:sz w:val="24"/>
          <w:szCs w:val="24"/>
        </w:rPr>
      </w:pPr>
      <w:r>
        <w:rPr>
          <w:rFonts w:ascii="Arial" w:hAnsi="Arial" w:cs="Arial"/>
          <w:b/>
          <w:sz w:val="24"/>
          <w:szCs w:val="24"/>
        </w:rPr>
        <w:br w:type="page"/>
      </w:r>
    </w:p>
    <w:p w:rsidR="00E73942" w:rsidRPr="004F6F6F" w:rsidRDefault="00E73942" w:rsidP="00B44809">
      <w:pPr>
        <w:jc w:val="center"/>
        <w:rPr>
          <w:rFonts w:ascii="Arial" w:hAnsi="Arial" w:cs="Arial"/>
          <w:sz w:val="24"/>
          <w:szCs w:val="24"/>
        </w:rPr>
      </w:pPr>
      <w:r w:rsidRPr="004F6F6F">
        <w:rPr>
          <w:rFonts w:ascii="Arial" w:hAnsi="Arial" w:cs="Arial"/>
          <w:b/>
          <w:sz w:val="24"/>
          <w:szCs w:val="24"/>
        </w:rPr>
        <w:t>PART 2</w:t>
      </w:r>
    </w:p>
    <w:p w:rsidR="00E73942" w:rsidRPr="004F6F6F" w:rsidRDefault="00E73942" w:rsidP="00F42CC4">
      <w:pPr>
        <w:jc w:val="center"/>
        <w:rPr>
          <w:rFonts w:ascii="Arial" w:hAnsi="Arial" w:cs="Arial"/>
          <w:sz w:val="24"/>
          <w:szCs w:val="24"/>
        </w:rPr>
      </w:pPr>
      <w:r w:rsidRPr="004F6F6F">
        <w:rPr>
          <w:rFonts w:ascii="Arial" w:hAnsi="Arial" w:cs="Arial"/>
          <w:b/>
          <w:sz w:val="24"/>
          <w:szCs w:val="24"/>
        </w:rPr>
        <w:t>DEFINITIONS &amp; ACRONYMS</w:t>
      </w:r>
    </w:p>
    <w:p w:rsidR="00E73942" w:rsidRPr="004F6F6F" w:rsidRDefault="00E73942" w:rsidP="00F42CC4">
      <w:pPr>
        <w:rPr>
          <w:rFonts w:ascii="Arial" w:hAnsi="Arial" w:cs="Arial"/>
          <w:sz w:val="24"/>
          <w:szCs w:val="24"/>
        </w:rPr>
      </w:pPr>
    </w:p>
    <w:p w:rsidR="00C31793" w:rsidRPr="004F6F6F" w:rsidRDefault="00C31793" w:rsidP="006F50BF">
      <w:pPr>
        <w:rPr>
          <w:rFonts w:ascii="Arial" w:hAnsi="Arial" w:cs="Arial"/>
          <w:sz w:val="24"/>
          <w:szCs w:val="24"/>
        </w:rPr>
      </w:pPr>
    </w:p>
    <w:p w:rsidR="008D4181" w:rsidRPr="004F6F6F" w:rsidRDefault="008D4181" w:rsidP="00F03FC8">
      <w:pPr>
        <w:rPr>
          <w:rFonts w:ascii="Arial" w:hAnsi="Arial" w:cs="Arial"/>
          <w:b/>
          <w:bCs/>
          <w:sz w:val="24"/>
          <w:szCs w:val="24"/>
        </w:rPr>
      </w:pPr>
      <w:r w:rsidRPr="004F6F6F">
        <w:rPr>
          <w:rFonts w:ascii="Arial" w:hAnsi="Arial" w:cs="Arial"/>
          <w:b/>
          <w:bCs/>
          <w:sz w:val="24"/>
          <w:szCs w:val="24"/>
        </w:rPr>
        <w:t>2</w:t>
      </w:r>
      <w:proofErr w:type="gramStart"/>
      <w:r w:rsidRPr="004F6F6F">
        <w:rPr>
          <w:rFonts w:ascii="Arial" w:hAnsi="Arial" w:cs="Arial"/>
          <w:b/>
          <w:bCs/>
          <w:sz w:val="24"/>
          <w:szCs w:val="24"/>
        </w:rPr>
        <w:t xml:space="preserve">.  </w:t>
      </w:r>
      <w:r w:rsidR="003D0297" w:rsidRPr="004F6F6F">
        <w:rPr>
          <w:rFonts w:ascii="Arial" w:hAnsi="Arial" w:cs="Arial"/>
          <w:b/>
          <w:bCs/>
          <w:sz w:val="24"/>
          <w:szCs w:val="24"/>
          <w:u w:val="single"/>
        </w:rPr>
        <w:t>Definitions</w:t>
      </w:r>
      <w:proofErr w:type="gramEnd"/>
      <w:r w:rsidR="003D0297" w:rsidRPr="004F6F6F">
        <w:rPr>
          <w:rFonts w:ascii="Arial" w:hAnsi="Arial" w:cs="Arial"/>
          <w:b/>
          <w:bCs/>
          <w:sz w:val="24"/>
          <w:szCs w:val="24"/>
          <w:u w:val="single"/>
        </w:rPr>
        <w:t xml:space="preserve"> </w:t>
      </w:r>
      <w:r w:rsidR="006110D4" w:rsidRPr="004F6F6F">
        <w:rPr>
          <w:rFonts w:ascii="Arial" w:hAnsi="Arial" w:cs="Arial"/>
          <w:b/>
          <w:bCs/>
          <w:sz w:val="24"/>
          <w:szCs w:val="24"/>
          <w:u w:val="single"/>
        </w:rPr>
        <w:t>a</w:t>
      </w:r>
      <w:r w:rsidR="003D0297" w:rsidRPr="004F6F6F">
        <w:rPr>
          <w:rFonts w:ascii="Arial" w:hAnsi="Arial" w:cs="Arial"/>
          <w:b/>
          <w:bCs/>
          <w:sz w:val="24"/>
          <w:szCs w:val="24"/>
          <w:u w:val="single"/>
        </w:rPr>
        <w:t>nd Acronyms</w:t>
      </w:r>
    </w:p>
    <w:p w:rsidR="008D4181" w:rsidRPr="004F6F6F" w:rsidRDefault="008D4181" w:rsidP="0015134A">
      <w:pPr>
        <w:rPr>
          <w:rFonts w:ascii="Arial" w:hAnsi="Arial" w:cs="Arial"/>
          <w:sz w:val="24"/>
          <w:szCs w:val="24"/>
        </w:rPr>
      </w:pPr>
    </w:p>
    <w:p w:rsidR="00880DDD" w:rsidRPr="004F6F6F" w:rsidRDefault="003D0297" w:rsidP="006F50BF">
      <w:pPr>
        <w:rPr>
          <w:rFonts w:ascii="Arial" w:hAnsi="Arial" w:cs="Arial"/>
          <w:b/>
          <w:i/>
          <w:color w:val="000000" w:themeColor="text1"/>
          <w:sz w:val="24"/>
          <w:szCs w:val="24"/>
        </w:rPr>
      </w:pPr>
      <w:proofErr w:type="gramStart"/>
      <w:r w:rsidRPr="004F6F6F">
        <w:rPr>
          <w:rFonts w:ascii="Arial" w:hAnsi="Arial" w:cs="Arial"/>
          <w:b/>
          <w:sz w:val="24"/>
          <w:szCs w:val="24"/>
        </w:rPr>
        <w:t xml:space="preserve">2.1  </w:t>
      </w:r>
      <w:r w:rsidRPr="004F6F6F">
        <w:rPr>
          <w:rFonts w:ascii="Arial" w:hAnsi="Arial" w:cs="Arial"/>
          <w:b/>
          <w:sz w:val="24"/>
          <w:szCs w:val="24"/>
          <w:u w:val="single"/>
        </w:rPr>
        <w:t>Definitions</w:t>
      </w:r>
      <w:r w:rsidRPr="004F6F6F">
        <w:rPr>
          <w:rFonts w:ascii="Arial" w:hAnsi="Arial" w:cs="Arial"/>
          <w:b/>
          <w:sz w:val="24"/>
          <w:szCs w:val="24"/>
        </w:rPr>
        <w:t>:</w:t>
      </w:r>
      <w:r w:rsidR="00786A9B" w:rsidRPr="004F6F6F">
        <w:rPr>
          <w:rFonts w:ascii="Arial" w:hAnsi="Arial" w:cs="Arial"/>
          <w:sz w:val="24"/>
          <w:szCs w:val="24"/>
        </w:rPr>
        <w:t xml:space="preserve">  </w:t>
      </w:r>
      <w:r w:rsidR="00880DDD" w:rsidRPr="004F6F6F">
        <w:rPr>
          <w:rFonts w:ascii="Arial" w:hAnsi="Arial" w:cs="Arial"/>
          <w:sz w:val="24"/>
          <w:szCs w:val="24"/>
        </w:rPr>
        <w:t>Although</w:t>
      </w:r>
      <w:proofErr w:type="gramEnd"/>
      <w:r w:rsidR="00880DDD" w:rsidRPr="004F6F6F">
        <w:rPr>
          <w:rFonts w:ascii="Arial" w:hAnsi="Arial" w:cs="Arial"/>
          <w:sz w:val="24"/>
          <w:szCs w:val="24"/>
        </w:rPr>
        <w:t xml:space="preserve"> not inclusive of every term used within this PWS, the following </w:t>
      </w:r>
      <w:r w:rsidR="00880DDD" w:rsidRPr="004F6F6F">
        <w:rPr>
          <w:rFonts w:ascii="Arial" w:hAnsi="Arial" w:cs="Arial"/>
          <w:color w:val="000000" w:themeColor="text1"/>
          <w:sz w:val="24"/>
          <w:szCs w:val="24"/>
        </w:rPr>
        <w:t xml:space="preserve">provides a list of definitions used throughout this PWS and commonly used in the acquisition field. </w:t>
      </w:r>
    </w:p>
    <w:p w:rsidR="008D4181" w:rsidRPr="004F6F6F" w:rsidRDefault="008D4181" w:rsidP="00620A40">
      <w:pPr>
        <w:suppressAutoHyphens/>
        <w:rPr>
          <w:rFonts w:ascii="Arial" w:hAnsi="Arial" w:cs="Arial"/>
          <w:color w:val="000000" w:themeColor="text1"/>
          <w:sz w:val="24"/>
          <w:szCs w:val="24"/>
        </w:rPr>
      </w:pPr>
    </w:p>
    <w:p w:rsidR="008D4181" w:rsidRPr="004F6F6F" w:rsidRDefault="003D0297" w:rsidP="00F03FC8">
      <w:pPr>
        <w:suppressAutoHyphens/>
        <w:rPr>
          <w:rFonts w:ascii="Arial" w:hAnsi="Arial" w:cs="Arial"/>
          <w:sz w:val="24"/>
          <w:szCs w:val="24"/>
        </w:rPr>
      </w:pPr>
      <w:r w:rsidRPr="004F6F6F">
        <w:rPr>
          <w:rFonts w:ascii="Arial" w:hAnsi="Arial" w:cs="Arial"/>
          <w:b/>
          <w:color w:val="000000" w:themeColor="text1"/>
          <w:sz w:val="24"/>
          <w:szCs w:val="24"/>
        </w:rPr>
        <w:t xml:space="preserve">Contracting </w:t>
      </w:r>
      <w:r w:rsidRPr="004F6F6F">
        <w:rPr>
          <w:rFonts w:ascii="Arial" w:hAnsi="Arial" w:cs="Arial"/>
          <w:b/>
          <w:sz w:val="24"/>
          <w:szCs w:val="24"/>
        </w:rPr>
        <w:t>Officer</w:t>
      </w:r>
      <w:r w:rsidRPr="004F6F6F">
        <w:rPr>
          <w:rFonts w:ascii="Arial" w:hAnsi="Arial" w:cs="Arial"/>
          <w:sz w:val="24"/>
          <w:szCs w:val="24"/>
        </w:rPr>
        <w:t xml:space="preserve"> </w:t>
      </w:r>
      <w:r w:rsidR="00DE2FBD" w:rsidRPr="004F6F6F">
        <w:rPr>
          <w:rFonts w:ascii="Arial" w:hAnsi="Arial" w:cs="Arial"/>
          <w:sz w:val="24"/>
          <w:szCs w:val="24"/>
        </w:rPr>
        <w:t>–</w:t>
      </w:r>
      <w:r w:rsidRPr="004F6F6F">
        <w:rPr>
          <w:rFonts w:ascii="Arial" w:hAnsi="Arial" w:cs="Arial"/>
          <w:sz w:val="24"/>
          <w:szCs w:val="24"/>
        </w:rPr>
        <w:t xml:space="preserve"> </w:t>
      </w:r>
      <w:r w:rsidR="00DE2FBD" w:rsidRPr="004F6F6F">
        <w:rPr>
          <w:rFonts w:ascii="Arial" w:hAnsi="Arial" w:cs="Arial"/>
          <w:sz w:val="24"/>
          <w:szCs w:val="24"/>
        </w:rPr>
        <w:t>means a</w:t>
      </w:r>
      <w:r w:rsidR="008D4181" w:rsidRPr="004F6F6F">
        <w:rPr>
          <w:rFonts w:ascii="Arial" w:hAnsi="Arial" w:cs="Arial"/>
          <w:sz w:val="24"/>
          <w:szCs w:val="24"/>
        </w:rPr>
        <w:t xml:space="preserve"> person with</w:t>
      </w:r>
      <w:r w:rsidR="003427F6" w:rsidRPr="004F6F6F">
        <w:rPr>
          <w:rFonts w:ascii="Arial" w:hAnsi="Arial" w:cs="Arial"/>
          <w:sz w:val="24"/>
          <w:szCs w:val="24"/>
        </w:rPr>
        <w:t xml:space="preserve"> the</w:t>
      </w:r>
      <w:r w:rsidR="008D4181" w:rsidRPr="004F6F6F">
        <w:rPr>
          <w:rFonts w:ascii="Arial" w:hAnsi="Arial" w:cs="Arial"/>
          <w:sz w:val="24"/>
          <w:szCs w:val="24"/>
        </w:rPr>
        <w:t xml:space="preserve"> authority to </w:t>
      </w:r>
      <w:proofErr w:type="gramStart"/>
      <w:r w:rsidR="008D4181" w:rsidRPr="004F6F6F">
        <w:rPr>
          <w:rFonts w:ascii="Arial" w:hAnsi="Arial" w:cs="Arial"/>
          <w:sz w:val="24"/>
          <w:szCs w:val="24"/>
        </w:rPr>
        <w:t>enter into</w:t>
      </w:r>
      <w:proofErr w:type="gramEnd"/>
      <w:r w:rsidR="008D4181" w:rsidRPr="004F6F6F">
        <w:rPr>
          <w:rFonts w:ascii="Arial" w:hAnsi="Arial" w:cs="Arial"/>
          <w:sz w:val="24"/>
          <w:szCs w:val="24"/>
        </w:rPr>
        <w:t xml:space="preserve">, administer, </w:t>
      </w:r>
      <w:r w:rsidR="004913AD" w:rsidRPr="004F6F6F">
        <w:rPr>
          <w:rFonts w:ascii="Arial" w:hAnsi="Arial" w:cs="Arial"/>
          <w:sz w:val="24"/>
          <w:szCs w:val="24"/>
        </w:rPr>
        <w:t>and</w:t>
      </w:r>
      <w:r w:rsidR="003427F6" w:rsidRPr="004F6F6F">
        <w:rPr>
          <w:rFonts w:ascii="Arial" w:hAnsi="Arial" w:cs="Arial"/>
          <w:sz w:val="24"/>
          <w:szCs w:val="24"/>
        </w:rPr>
        <w:t>/</w:t>
      </w:r>
      <w:r w:rsidR="008D4181" w:rsidRPr="004F6F6F">
        <w:rPr>
          <w:rFonts w:ascii="Arial" w:hAnsi="Arial" w:cs="Arial"/>
          <w:sz w:val="24"/>
          <w:szCs w:val="24"/>
        </w:rPr>
        <w:t xml:space="preserve">or terminate contracts and make related determinations and findings on behalf of the </w:t>
      </w:r>
      <w:r w:rsidR="00A3464F" w:rsidRPr="004F6F6F">
        <w:rPr>
          <w:rFonts w:ascii="Arial" w:hAnsi="Arial" w:cs="Arial"/>
          <w:sz w:val="24"/>
          <w:szCs w:val="24"/>
        </w:rPr>
        <w:t>Government</w:t>
      </w:r>
      <w:r w:rsidR="008D4181" w:rsidRPr="004F6F6F">
        <w:rPr>
          <w:rFonts w:ascii="Arial" w:hAnsi="Arial" w:cs="Arial"/>
          <w:sz w:val="24"/>
          <w:szCs w:val="24"/>
        </w:rPr>
        <w:t xml:space="preserve">. Note: The only individual who can legally bind the </w:t>
      </w:r>
      <w:r w:rsidR="00A3464F" w:rsidRPr="004F6F6F">
        <w:rPr>
          <w:rFonts w:ascii="Arial" w:hAnsi="Arial" w:cs="Arial"/>
          <w:sz w:val="24"/>
          <w:szCs w:val="24"/>
        </w:rPr>
        <w:t>Government</w:t>
      </w:r>
      <w:r w:rsidR="008D4181" w:rsidRPr="004F6F6F">
        <w:rPr>
          <w:rFonts w:ascii="Arial" w:hAnsi="Arial" w:cs="Arial"/>
          <w:sz w:val="24"/>
          <w:szCs w:val="24"/>
        </w:rPr>
        <w:t>.</w:t>
      </w:r>
    </w:p>
    <w:p w:rsidR="008D4181" w:rsidRPr="004F6F6F" w:rsidRDefault="008D4181" w:rsidP="0015134A">
      <w:pPr>
        <w:suppressAutoHyphens/>
        <w:rPr>
          <w:rFonts w:ascii="Arial" w:hAnsi="Arial" w:cs="Arial"/>
          <w:sz w:val="24"/>
          <w:szCs w:val="24"/>
        </w:rPr>
      </w:pPr>
    </w:p>
    <w:p w:rsidR="008D4181" w:rsidRPr="004F6F6F" w:rsidRDefault="00764B11" w:rsidP="00F03FC8">
      <w:pPr>
        <w:autoSpaceDE w:val="0"/>
        <w:autoSpaceDN w:val="0"/>
        <w:adjustRightInd w:val="0"/>
        <w:rPr>
          <w:rFonts w:ascii="Arial" w:hAnsi="Arial" w:cs="Arial"/>
          <w:sz w:val="24"/>
          <w:szCs w:val="24"/>
        </w:rPr>
      </w:pPr>
      <w:r w:rsidRPr="004F6F6F">
        <w:rPr>
          <w:rFonts w:ascii="Arial" w:hAnsi="Arial" w:cs="Arial"/>
          <w:b/>
          <w:sz w:val="24"/>
          <w:szCs w:val="24"/>
        </w:rPr>
        <w:t>Contracting Officer's Representative (COR)</w:t>
      </w:r>
      <w:r w:rsidR="003D0297" w:rsidRPr="004F6F6F">
        <w:rPr>
          <w:rFonts w:ascii="Arial" w:hAnsi="Arial" w:cs="Arial"/>
          <w:sz w:val="24"/>
          <w:szCs w:val="24"/>
        </w:rPr>
        <w:t xml:space="preserve"> </w:t>
      </w:r>
      <w:r w:rsidR="00DE0038" w:rsidRPr="004F6F6F">
        <w:rPr>
          <w:rFonts w:ascii="Arial" w:hAnsi="Arial" w:cs="Arial"/>
          <w:sz w:val="24"/>
          <w:szCs w:val="24"/>
        </w:rPr>
        <w:t>–</w:t>
      </w:r>
      <w:r w:rsidR="003D0297" w:rsidRPr="004F6F6F">
        <w:rPr>
          <w:rFonts w:ascii="Arial" w:hAnsi="Arial" w:cs="Arial"/>
          <w:sz w:val="24"/>
          <w:szCs w:val="24"/>
        </w:rPr>
        <w:t xml:space="preserve"> </w:t>
      </w:r>
      <w:r w:rsidR="00DE0038" w:rsidRPr="004F6F6F">
        <w:rPr>
          <w:rFonts w:ascii="Arial" w:hAnsi="Arial" w:cs="Arial"/>
          <w:sz w:val="24"/>
          <w:szCs w:val="24"/>
        </w:rPr>
        <w:t xml:space="preserve">As defined in </w:t>
      </w:r>
      <w:r w:rsidR="00671C31" w:rsidRPr="004F6F6F">
        <w:rPr>
          <w:rFonts w:ascii="Arial" w:hAnsi="Arial" w:cs="Arial"/>
          <w:sz w:val="24"/>
          <w:szCs w:val="24"/>
        </w:rPr>
        <w:t>D</w:t>
      </w:r>
      <w:r w:rsidR="00DE0038" w:rsidRPr="004F6F6F">
        <w:rPr>
          <w:rFonts w:ascii="Arial" w:hAnsi="Arial" w:cs="Arial"/>
          <w:sz w:val="24"/>
          <w:szCs w:val="24"/>
        </w:rPr>
        <w:t>FAR</w:t>
      </w:r>
      <w:r w:rsidR="00671C31" w:rsidRPr="004F6F6F">
        <w:rPr>
          <w:rFonts w:ascii="Arial" w:hAnsi="Arial" w:cs="Arial"/>
          <w:sz w:val="24"/>
          <w:szCs w:val="24"/>
        </w:rPr>
        <w:t>S</w:t>
      </w:r>
      <w:r w:rsidR="00DE0038" w:rsidRPr="004F6F6F">
        <w:rPr>
          <w:rFonts w:ascii="Arial" w:hAnsi="Arial" w:cs="Arial"/>
          <w:sz w:val="24"/>
          <w:szCs w:val="24"/>
        </w:rPr>
        <w:t xml:space="preserve"> 2</w:t>
      </w:r>
      <w:r w:rsidR="00671C31" w:rsidRPr="004F6F6F">
        <w:rPr>
          <w:rFonts w:ascii="Arial" w:hAnsi="Arial" w:cs="Arial"/>
          <w:sz w:val="24"/>
          <w:szCs w:val="24"/>
        </w:rPr>
        <w:t>02</w:t>
      </w:r>
      <w:r w:rsidR="00DE0038" w:rsidRPr="004F6F6F">
        <w:rPr>
          <w:rFonts w:ascii="Arial" w:hAnsi="Arial" w:cs="Arial"/>
          <w:sz w:val="24"/>
          <w:szCs w:val="24"/>
        </w:rPr>
        <w:t xml:space="preserve">.101, </w:t>
      </w:r>
      <w:r w:rsidR="00DE0038" w:rsidRPr="004F6F6F">
        <w:rPr>
          <w:rFonts w:ascii="Arial" w:hAnsi="Arial" w:cs="Arial"/>
          <w:sz w:val="24"/>
          <w:szCs w:val="24"/>
          <w:lang w:val="en"/>
        </w:rPr>
        <w:t>means an individual</w:t>
      </w:r>
      <w:r w:rsidR="00671C31" w:rsidRPr="004F6F6F">
        <w:rPr>
          <w:rFonts w:ascii="Arial" w:hAnsi="Arial" w:cs="Arial"/>
          <w:sz w:val="24"/>
          <w:szCs w:val="24"/>
          <w:lang w:val="en"/>
        </w:rPr>
        <w:t xml:space="preserve"> </w:t>
      </w:r>
      <w:r w:rsidR="00DE0038" w:rsidRPr="004F6F6F">
        <w:rPr>
          <w:rFonts w:ascii="Arial" w:hAnsi="Arial" w:cs="Arial"/>
          <w:sz w:val="24"/>
          <w:szCs w:val="24"/>
          <w:lang w:val="en"/>
        </w:rPr>
        <w:t xml:space="preserve">designated and authorized in writing by the </w:t>
      </w:r>
      <w:r w:rsidR="00671C31" w:rsidRPr="004F6F6F">
        <w:rPr>
          <w:rFonts w:ascii="Arial" w:hAnsi="Arial" w:cs="Arial"/>
          <w:sz w:val="24"/>
          <w:szCs w:val="24"/>
          <w:lang w:val="en"/>
        </w:rPr>
        <w:t>C</w:t>
      </w:r>
      <w:r w:rsidR="00DE0038" w:rsidRPr="004F6F6F">
        <w:rPr>
          <w:rFonts w:ascii="Arial" w:hAnsi="Arial" w:cs="Arial"/>
          <w:sz w:val="24"/>
          <w:szCs w:val="24"/>
          <w:lang w:val="en"/>
        </w:rPr>
        <w:t xml:space="preserve">ontracting </w:t>
      </w:r>
      <w:r w:rsidR="00671C31" w:rsidRPr="004F6F6F">
        <w:rPr>
          <w:rFonts w:ascii="Arial" w:hAnsi="Arial" w:cs="Arial"/>
          <w:sz w:val="24"/>
          <w:szCs w:val="24"/>
          <w:lang w:val="en"/>
        </w:rPr>
        <w:t>O</w:t>
      </w:r>
      <w:r w:rsidR="00DE0038" w:rsidRPr="004F6F6F">
        <w:rPr>
          <w:rFonts w:ascii="Arial" w:hAnsi="Arial" w:cs="Arial"/>
          <w:sz w:val="24"/>
          <w:szCs w:val="24"/>
          <w:lang w:val="en"/>
        </w:rPr>
        <w:t>fficer to perform specific technical or administrative functions.</w:t>
      </w:r>
      <w:r w:rsidR="00671C31" w:rsidRPr="004F6F6F">
        <w:rPr>
          <w:rFonts w:ascii="Arial" w:hAnsi="Arial" w:cs="Arial"/>
          <w:sz w:val="24"/>
          <w:szCs w:val="24"/>
          <w:lang w:val="en"/>
        </w:rPr>
        <w:t xml:space="preserve"> D</w:t>
      </w:r>
      <w:r w:rsidR="002E1770" w:rsidRPr="004F6F6F">
        <w:rPr>
          <w:rFonts w:ascii="Arial" w:hAnsi="Arial" w:cs="Arial"/>
          <w:sz w:val="24"/>
          <w:szCs w:val="24"/>
          <w:lang w:val="en"/>
        </w:rPr>
        <w:t>oD</w:t>
      </w:r>
      <w:r w:rsidR="00671C31" w:rsidRPr="004F6F6F">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sidRPr="004F6F6F">
        <w:rPr>
          <w:rFonts w:ascii="Arial" w:hAnsi="Arial" w:cs="Arial"/>
          <w:sz w:val="24"/>
          <w:szCs w:val="24"/>
          <w:lang w:val="en"/>
        </w:rPr>
        <w:t>C</w:t>
      </w:r>
      <w:r w:rsidR="00671C31" w:rsidRPr="004F6F6F">
        <w:rPr>
          <w:rFonts w:ascii="Arial" w:hAnsi="Arial" w:cs="Arial"/>
          <w:sz w:val="24"/>
          <w:szCs w:val="24"/>
          <w:lang w:val="en"/>
        </w:rPr>
        <w:t xml:space="preserve">ontracting </w:t>
      </w:r>
      <w:r w:rsidR="003427F6" w:rsidRPr="004F6F6F">
        <w:rPr>
          <w:rFonts w:ascii="Arial" w:hAnsi="Arial" w:cs="Arial"/>
          <w:sz w:val="24"/>
          <w:szCs w:val="24"/>
          <w:lang w:val="en"/>
        </w:rPr>
        <w:t>O</w:t>
      </w:r>
      <w:r w:rsidR="00671C31" w:rsidRPr="004F6F6F">
        <w:rPr>
          <w:rFonts w:ascii="Arial" w:hAnsi="Arial" w:cs="Arial"/>
          <w:sz w:val="24"/>
          <w:szCs w:val="24"/>
          <w:lang w:val="en"/>
        </w:rPr>
        <w:t xml:space="preserve">fficer’s technical representative, technical point of contact, technical representative, alternate COR, administrative COR, assistant COR, </w:t>
      </w:r>
      <w:proofErr w:type="gramStart"/>
      <w:r w:rsidR="00671C31" w:rsidRPr="004F6F6F">
        <w:rPr>
          <w:rFonts w:ascii="Arial" w:hAnsi="Arial" w:cs="Arial"/>
          <w:sz w:val="24"/>
          <w:szCs w:val="24"/>
          <w:lang w:val="en"/>
        </w:rPr>
        <w:t>line item</w:t>
      </w:r>
      <w:proofErr w:type="gramEnd"/>
      <w:r w:rsidR="00671C31" w:rsidRPr="004F6F6F">
        <w:rPr>
          <w:rFonts w:ascii="Arial" w:hAnsi="Arial" w:cs="Arial"/>
          <w:sz w:val="24"/>
          <w:szCs w:val="24"/>
          <w:lang w:val="en"/>
        </w:rPr>
        <w:t xml:space="preserve"> manager, task order manager, quality assurance personnel, quality assurance evaluator, or COR management.”</w:t>
      </w:r>
      <w:r w:rsidR="00A77AD2" w:rsidRPr="004F6F6F">
        <w:rPr>
          <w:rFonts w:ascii="Arial" w:hAnsi="Arial" w:cs="Arial"/>
          <w:sz w:val="24"/>
          <w:szCs w:val="24"/>
          <w:lang w:val="en"/>
        </w:rPr>
        <w:t xml:space="preserve"> In addition, Army Regulation 70-13, Chapter 2, paragraph 2-2g, states, in part, the following when providing</w:t>
      </w:r>
      <w:r w:rsidR="003427F6" w:rsidRPr="004F6F6F">
        <w:rPr>
          <w:rFonts w:ascii="Arial" w:hAnsi="Arial" w:cs="Arial"/>
          <w:sz w:val="24"/>
          <w:szCs w:val="24"/>
          <w:lang w:val="en"/>
        </w:rPr>
        <w:t xml:space="preserve"> other surveillance</w:t>
      </w:r>
      <w:r w:rsidR="00A77AD2" w:rsidRPr="004F6F6F">
        <w:rPr>
          <w:rFonts w:ascii="Arial" w:hAnsi="Arial" w:cs="Arial"/>
          <w:sz w:val="24"/>
          <w:szCs w:val="24"/>
          <w:lang w:val="en"/>
        </w:rPr>
        <w:t xml:space="preserve"> support personnel to assist the COR</w:t>
      </w:r>
      <w:r w:rsidR="003427F6" w:rsidRPr="004F6F6F">
        <w:rPr>
          <w:rFonts w:ascii="Arial" w:hAnsi="Arial" w:cs="Arial"/>
          <w:sz w:val="24"/>
          <w:szCs w:val="24"/>
          <w:lang w:val="en"/>
        </w:rPr>
        <w:t xml:space="preserve"> when needed</w:t>
      </w:r>
      <w:r w:rsidR="00A77AD2" w:rsidRPr="004F6F6F">
        <w:rPr>
          <w:rFonts w:ascii="Arial" w:hAnsi="Arial" w:cs="Arial"/>
          <w:sz w:val="24"/>
          <w:szCs w:val="24"/>
          <w:lang w:val="en"/>
        </w:rPr>
        <w:t>, “…</w:t>
      </w:r>
      <w:r w:rsidR="00A77AD2" w:rsidRPr="004F6F6F">
        <w:rPr>
          <w:rFonts w:ascii="Arial" w:hAnsi="Arial" w:cs="Arial"/>
          <w:sz w:val="24"/>
          <w:szCs w:val="24"/>
        </w:rPr>
        <w:t>These</w:t>
      </w:r>
      <w:r w:rsidR="00016F13" w:rsidRPr="004F6F6F">
        <w:rPr>
          <w:rFonts w:ascii="Arial" w:hAnsi="Arial" w:cs="Arial"/>
          <w:sz w:val="24"/>
          <w:szCs w:val="24"/>
        </w:rPr>
        <w:t xml:space="preserve"> </w:t>
      </w:r>
      <w:r w:rsidR="00A77AD2" w:rsidRPr="004F6F6F">
        <w:rPr>
          <w:rFonts w:ascii="Arial" w:hAnsi="Arial" w:cs="Arial"/>
          <w:sz w:val="24"/>
          <w:szCs w:val="24"/>
        </w:rPr>
        <w:t>other surveillance support personnel may serve as on-site representatives of the COR in performance of actual contract</w:t>
      </w:r>
      <w:r w:rsidR="00016F13" w:rsidRPr="004F6F6F">
        <w:rPr>
          <w:rFonts w:ascii="Arial" w:hAnsi="Arial" w:cs="Arial"/>
          <w:sz w:val="24"/>
          <w:szCs w:val="24"/>
        </w:rPr>
        <w:t xml:space="preserve"> </w:t>
      </w:r>
      <w:r w:rsidR="00A77AD2" w:rsidRPr="004F6F6F">
        <w:rPr>
          <w:rFonts w:ascii="Arial" w:hAnsi="Arial" w:cs="Arial"/>
          <w:sz w:val="24"/>
          <w:szCs w:val="24"/>
        </w:rPr>
        <w:t xml:space="preserve">surveillance if they meet all COR requirements and have been appointed by the </w:t>
      </w:r>
      <w:r w:rsidR="009C51B1" w:rsidRPr="004F6F6F">
        <w:rPr>
          <w:rFonts w:ascii="Arial" w:hAnsi="Arial" w:cs="Arial"/>
          <w:sz w:val="24"/>
          <w:szCs w:val="24"/>
        </w:rPr>
        <w:t>C</w:t>
      </w:r>
      <w:r w:rsidR="00A77AD2" w:rsidRPr="004F6F6F">
        <w:rPr>
          <w:rFonts w:ascii="Arial" w:hAnsi="Arial" w:cs="Arial"/>
          <w:sz w:val="24"/>
          <w:szCs w:val="24"/>
        </w:rPr>
        <w:t xml:space="preserve">ontracting </w:t>
      </w:r>
      <w:r w:rsidR="009C51B1" w:rsidRPr="004F6F6F">
        <w:rPr>
          <w:rFonts w:ascii="Arial" w:hAnsi="Arial" w:cs="Arial"/>
          <w:sz w:val="24"/>
          <w:szCs w:val="24"/>
        </w:rPr>
        <w:t>O</w:t>
      </w:r>
      <w:r w:rsidR="00A77AD2" w:rsidRPr="004F6F6F">
        <w:rPr>
          <w:rFonts w:ascii="Arial" w:hAnsi="Arial" w:cs="Arial"/>
          <w:sz w:val="24"/>
          <w:szCs w:val="24"/>
        </w:rPr>
        <w:t>fficer as alternate CORs.</w:t>
      </w:r>
      <w:r w:rsidR="00016F13" w:rsidRPr="004F6F6F">
        <w:rPr>
          <w:rFonts w:ascii="Arial" w:hAnsi="Arial" w:cs="Arial"/>
          <w:sz w:val="24"/>
          <w:szCs w:val="24"/>
        </w:rPr>
        <w:t>”</w:t>
      </w:r>
      <w:r w:rsidR="004913AD" w:rsidRPr="004F6F6F">
        <w:rPr>
          <w:rFonts w:ascii="Arial" w:hAnsi="Arial" w:cs="Arial"/>
          <w:sz w:val="24"/>
          <w:szCs w:val="24"/>
        </w:rPr>
        <w:t xml:space="preserve"> </w:t>
      </w:r>
    </w:p>
    <w:p w:rsidR="00394F35" w:rsidRPr="004F6F6F" w:rsidRDefault="00394F35" w:rsidP="0015134A">
      <w:pPr>
        <w:suppressAutoHyphens/>
        <w:rPr>
          <w:rFonts w:ascii="Arial" w:hAnsi="Arial" w:cs="Arial"/>
          <w:sz w:val="24"/>
          <w:szCs w:val="24"/>
        </w:rPr>
      </w:pPr>
    </w:p>
    <w:p w:rsidR="00854D5B" w:rsidRPr="004F6F6F" w:rsidRDefault="00854D5B" w:rsidP="00F03FC8">
      <w:pPr>
        <w:suppressAutoHyphens/>
        <w:rPr>
          <w:rFonts w:ascii="Arial" w:hAnsi="Arial" w:cs="Arial"/>
          <w:sz w:val="24"/>
          <w:szCs w:val="24"/>
        </w:rPr>
      </w:pPr>
      <w:r w:rsidRPr="004F6F6F">
        <w:rPr>
          <w:rFonts w:ascii="Arial" w:hAnsi="Arial" w:cs="Arial"/>
          <w:b/>
          <w:sz w:val="24"/>
          <w:szCs w:val="24"/>
        </w:rPr>
        <w:t>Contractor</w:t>
      </w:r>
      <w:r w:rsidRPr="004F6F6F">
        <w:rPr>
          <w:rFonts w:ascii="Arial" w:hAnsi="Arial" w:cs="Arial"/>
          <w:sz w:val="24"/>
          <w:szCs w:val="24"/>
        </w:rPr>
        <w:t xml:space="preserve"> </w:t>
      </w:r>
      <w:r w:rsidR="00DE2FBD" w:rsidRPr="004F6F6F">
        <w:rPr>
          <w:rFonts w:ascii="Arial" w:hAnsi="Arial" w:cs="Arial"/>
          <w:sz w:val="24"/>
          <w:szCs w:val="24"/>
        </w:rPr>
        <w:t>–</w:t>
      </w:r>
      <w:r w:rsidRPr="004F6F6F">
        <w:rPr>
          <w:rFonts w:ascii="Arial" w:hAnsi="Arial" w:cs="Arial"/>
          <w:sz w:val="24"/>
          <w:szCs w:val="24"/>
        </w:rPr>
        <w:t xml:space="preserve"> </w:t>
      </w:r>
      <w:r w:rsidR="00DE2FBD" w:rsidRPr="004F6F6F">
        <w:rPr>
          <w:rFonts w:ascii="Arial" w:hAnsi="Arial" w:cs="Arial"/>
          <w:sz w:val="24"/>
          <w:szCs w:val="24"/>
        </w:rPr>
        <w:t>means a</w:t>
      </w:r>
      <w:r w:rsidRPr="004F6F6F">
        <w:rPr>
          <w:rFonts w:ascii="Arial" w:hAnsi="Arial" w:cs="Arial"/>
          <w:sz w:val="24"/>
          <w:szCs w:val="24"/>
        </w:rPr>
        <w:t xml:space="preserve"> supplier or vendor awarded a contract to provide specific supplies or service to the Government. The term used in this contract refers to the prime.</w:t>
      </w:r>
    </w:p>
    <w:p w:rsidR="00854D5B" w:rsidRPr="004F6F6F" w:rsidRDefault="00854D5B" w:rsidP="0015134A">
      <w:pPr>
        <w:suppressAutoHyphens/>
        <w:rPr>
          <w:rFonts w:ascii="Arial" w:hAnsi="Arial" w:cs="Arial"/>
          <w:sz w:val="24"/>
          <w:szCs w:val="24"/>
        </w:rPr>
      </w:pPr>
    </w:p>
    <w:p w:rsidR="00854D5B" w:rsidRPr="004F6F6F" w:rsidRDefault="00854D5B" w:rsidP="330E51D2">
      <w:pPr>
        <w:suppressAutoHyphens/>
        <w:rPr>
          <w:rFonts w:ascii="Arial" w:hAnsi="Arial" w:cs="Arial"/>
          <w:sz w:val="24"/>
          <w:szCs w:val="24"/>
        </w:rPr>
      </w:pPr>
      <w:r w:rsidRPr="004F6F6F">
        <w:rPr>
          <w:rStyle w:val="Emphasis"/>
          <w:rFonts w:ascii="Arial" w:hAnsi="Arial" w:cs="Arial"/>
          <w:b/>
          <w:bCs/>
          <w:i w:val="0"/>
          <w:iCs w:val="0"/>
          <w:sz w:val="24"/>
          <w:szCs w:val="24"/>
        </w:rPr>
        <w:t xml:space="preserve">Contractor-acquired </w:t>
      </w:r>
      <w:r w:rsidR="00E077F1" w:rsidRPr="004F6F6F">
        <w:rPr>
          <w:rStyle w:val="Emphasis"/>
          <w:rFonts w:ascii="Arial" w:hAnsi="Arial" w:cs="Arial"/>
          <w:b/>
          <w:bCs/>
          <w:i w:val="0"/>
          <w:iCs w:val="0"/>
          <w:sz w:val="24"/>
          <w:szCs w:val="24"/>
        </w:rPr>
        <w:t>P</w:t>
      </w:r>
      <w:r w:rsidRPr="004F6F6F">
        <w:rPr>
          <w:rStyle w:val="Emphasis"/>
          <w:rFonts w:ascii="Arial" w:hAnsi="Arial" w:cs="Arial"/>
          <w:b/>
          <w:bCs/>
          <w:i w:val="0"/>
          <w:iCs w:val="0"/>
          <w:sz w:val="24"/>
          <w:szCs w:val="24"/>
        </w:rPr>
        <w:t>roperty</w:t>
      </w:r>
      <w:r w:rsidRPr="004F6F6F">
        <w:rPr>
          <w:rStyle w:val="Emphasis"/>
          <w:rFonts w:ascii="Arial" w:hAnsi="Arial" w:cs="Arial"/>
          <w:i w:val="0"/>
          <w:iCs w:val="0"/>
          <w:sz w:val="24"/>
          <w:szCs w:val="24"/>
        </w:rPr>
        <w:t xml:space="preserve"> - </w:t>
      </w:r>
      <w:r w:rsidRPr="004F6F6F">
        <w:rPr>
          <w:rFonts w:ascii="Arial" w:hAnsi="Arial" w:cs="Arial"/>
          <w:sz w:val="24"/>
          <w:szCs w:val="24"/>
        </w:rPr>
        <w:t>means property acquired, fabricated, or otherwise provided by the Contractor for performing a contract and to which the Government has title.</w:t>
      </w:r>
    </w:p>
    <w:p w:rsidR="00FE02CA" w:rsidRPr="004F6F6F" w:rsidRDefault="00FE02CA" w:rsidP="0015134A">
      <w:pPr>
        <w:suppressAutoHyphens/>
        <w:rPr>
          <w:rFonts w:ascii="Arial" w:hAnsi="Arial" w:cs="Arial"/>
          <w:sz w:val="24"/>
          <w:szCs w:val="24"/>
          <w:lang w:val="en"/>
        </w:rPr>
      </w:pPr>
    </w:p>
    <w:p w:rsidR="00FE02CA" w:rsidRPr="004F6F6F" w:rsidRDefault="00FE02CA" w:rsidP="00F03FC8">
      <w:pPr>
        <w:suppressAutoHyphens/>
        <w:rPr>
          <w:rFonts w:ascii="Arial" w:hAnsi="Arial" w:cs="Arial"/>
          <w:sz w:val="24"/>
          <w:szCs w:val="24"/>
        </w:rPr>
      </w:pPr>
      <w:r w:rsidRPr="004F6F6F">
        <w:rPr>
          <w:rFonts w:ascii="Arial" w:hAnsi="Arial" w:cs="Arial"/>
          <w:b/>
          <w:sz w:val="24"/>
          <w:szCs w:val="24"/>
          <w:lang w:val="en"/>
        </w:rPr>
        <w:t>Day</w:t>
      </w:r>
      <w:r w:rsidRPr="004F6F6F">
        <w:rPr>
          <w:rFonts w:ascii="Arial" w:hAnsi="Arial" w:cs="Arial"/>
          <w:sz w:val="24"/>
          <w:szCs w:val="24"/>
          <w:lang w:val="en"/>
        </w:rPr>
        <w:t xml:space="preserve"> – means, unless otherwise specified, a calendar day.</w:t>
      </w:r>
    </w:p>
    <w:p w:rsidR="00854D5B" w:rsidRPr="004F6F6F" w:rsidRDefault="00854D5B" w:rsidP="0015134A">
      <w:pPr>
        <w:suppressAutoHyphens/>
        <w:rPr>
          <w:rFonts w:ascii="Arial" w:hAnsi="Arial" w:cs="Arial"/>
          <w:b/>
          <w:sz w:val="24"/>
          <w:szCs w:val="24"/>
        </w:rPr>
      </w:pPr>
    </w:p>
    <w:p w:rsidR="00394F35" w:rsidRPr="004F6F6F" w:rsidRDefault="00764B11" w:rsidP="00F03FC8">
      <w:pPr>
        <w:suppressAutoHyphens/>
        <w:rPr>
          <w:rFonts w:ascii="Arial" w:hAnsi="Arial" w:cs="Arial"/>
          <w:sz w:val="24"/>
          <w:szCs w:val="24"/>
        </w:rPr>
      </w:pPr>
      <w:r w:rsidRPr="004F6F6F">
        <w:rPr>
          <w:rFonts w:ascii="Arial" w:hAnsi="Arial" w:cs="Arial"/>
          <w:b/>
          <w:sz w:val="24"/>
          <w:szCs w:val="24"/>
        </w:rPr>
        <w:t>Defective Service</w:t>
      </w:r>
      <w:r w:rsidRPr="004F6F6F">
        <w:rPr>
          <w:rFonts w:ascii="Arial" w:hAnsi="Arial" w:cs="Arial"/>
          <w:sz w:val="24"/>
          <w:szCs w:val="24"/>
        </w:rPr>
        <w:t xml:space="preserve"> </w:t>
      </w:r>
      <w:r w:rsidR="00DE2FBD" w:rsidRPr="004F6F6F">
        <w:rPr>
          <w:rFonts w:ascii="Arial" w:hAnsi="Arial" w:cs="Arial"/>
          <w:sz w:val="24"/>
          <w:szCs w:val="24"/>
        </w:rPr>
        <w:t>–</w:t>
      </w:r>
      <w:r w:rsidRPr="004F6F6F">
        <w:rPr>
          <w:rFonts w:ascii="Arial" w:hAnsi="Arial" w:cs="Arial"/>
          <w:sz w:val="24"/>
          <w:szCs w:val="24"/>
        </w:rPr>
        <w:t xml:space="preserve"> </w:t>
      </w:r>
      <w:r w:rsidR="00DE2FBD" w:rsidRPr="004F6F6F">
        <w:rPr>
          <w:rFonts w:ascii="Arial" w:hAnsi="Arial" w:cs="Arial"/>
          <w:sz w:val="24"/>
          <w:szCs w:val="24"/>
        </w:rPr>
        <w:t>means</w:t>
      </w:r>
      <w:r w:rsidR="00E077F1" w:rsidRPr="004F6F6F">
        <w:rPr>
          <w:rFonts w:ascii="Arial" w:hAnsi="Arial" w:cs="Arial"/>
          <w:sz w:val="24"/>
          <w:szCs w:val="24"/>
        </w:rPr>
        <w:t xml:space="preserve"> a</w:t>
      </w:r>
      <w:r w:rsidR="00DE2FBD" w:rsidRPr="004F6F6F">
        <w:rPr>
          <w:rFonts w:ascii="Arial" w:hAnsi="Arial" w:cs="Arial"/>
          <w:sz w:val="24"/>
          <w:szCs w:val="24"/>
        </w:rPr>
        <w:t xml:space="preserve"> </w:t>
      </w:r>
      <w:r w:rsidR="00394F35" w:rsidRPr="004F6F6F">
        <w:rPr>
          <w:rFonts w:ascii="Arial" w:hAnsi="Arial" w:cs="Arial"/>
          <w:sz w:val="24"/>
          <w:szCs w:val="24"/>
        </w:rPr>
        <w:t>service output that does not meet the standard of performance associated with the Performance Work Statement.</w:t>
      </w:r>
    </w:p>
    <w:p w:rsidR="00BA0A10" w:rsidRPr="004F6F6F" w:rsidRDefault="00BA0A10" w:rsidP="0015134A">
      <w:pPr>
        <w:suppressAutoHyphens/>
        <w:rPr>
          <w:rFonts w:ascii="Arial" w:hAnsi="Arial" w:cs="Arial"/>
          <w:sz w:val="24"/>
          <w:szCs w:val="24"/>
        </w:rPr>
      </w:pPr>
    </w:p>
    <w:p w:rsidR="00637C54" w:rsidRPr="004F6F6F" w:rsidRDefault="00764B11" w:rsidP="00F03FC8">
      <w:pPr>
        <w:suppressAutoHyphens/>
        <w:rPr>
          <w:rFonts w:ascii="Arial" w:hAnsi="Arial" w:cs="Arial"/>
          <w:sz w:val="24"/>
          <w:szCs w:val="24"/>
        </w:rPr>
      </w:pPr>
      <w:r w:rsidRPr="004F6F6F">
        <w:rPr>
          <w:rFonts w:ascii="Arial" w:hAnsi="Arial" w:cs="Arial"/>
          <w:b/>
          <w:sz w:val="24"/>
          <w:szCs w:val="24"/>
        </w:rPr>
        <w:t>Deliverable</w:t>
      </w:r>
      <w:r w:rsidRPr="004F6F6F">
        <w:rPr>
          <w:rFonts w:ascii="Arial" w:hAnsi="Arial" w:cs="Arial"/>
          <w:sz w:val="24"/>
          <w:szCs w:val="24"/>
        </w:rPr>
        <w:t xml:space="preserve"> </w:t>
      </w:r>
      <w:r w:rsidR="00DE2FBD" w:rsidRPr="004F6F6F">
        <w:rPr>
          <w:rFonts w:ascii="Arial" w:hAnsi="Arial" w:cs="Arial"/>
          <w:sz w:val="24"/>
          <w:szCs w:val="24"/>
        </w:rPr>
        <w:t>–</w:t>
      </w:r>
      <w:r w:rsidRPr="004F6F6F">
        <w:rPr>
          <w:rFonts w:ascii="Arial" w:hAnsi="Arial" w:cs="Arial"/>
          <w:sz w:val="24"/>
          <w:szCs w:val="24"/>
        </w:rPr>
        <w:t xml:space="preserve"> </w:t>
      </w:r>
      <w:r w:rsidR="00DE2FBD" w:rsidRPr="004F6F6F">
        <w:rPr>
          <w:rFonts w:ascii="Arial" w:hAnsi="Arial" w:cs="Arial"/>
          <w:sz w:val="24"/>
          <w:szCs w:val="24"/>
        </w:rPr>
        <w:t>means a</w:t>
      </w:r>
      <w:r w:rsidR="00EA354E" w:rsidRPr="004F6F6F">
        <w:rPr>
          <w:rFonts w:ascii="Arial" w:hAnsi="Arial" w:cs="Arial"/>
          <w:sz w:val="24"/>
          <w:szCs w:val="24"/>
        </w:rPr>
        <w:t xml:space="preserve">nything that can be physically </w:t>
      </w:r>
      <w:proofErr w:type="gramStart"/>
      <w:r w:rsidR="00EA354E" w:rsidRPr="004F6F6F">
        <w:rPr>
          <w:rFonts w:ascii="Arial" w:hAnsi="Arial" w:cs="Arial"/>
          <w:sz w:val="24"/>
          <w:szCs w:val="24"/>
        </w:rPr>
        <w:t>delivered, but</w:t>
      </w:r>
      <w:proofErr w:type="gramEnd"/>
      <w:r w:rsidR="00EA354E" w:rsidRPr="004F6F6F">
        <w:rPr>
          <w:rFonts w:ascii="Arial" w:hAnsi="Arial" w:cs="Arial"/>
          <w:sz w:val="24"/>
          <w:szCs w:val="24"/>
        </w:rPr>
        <w:t xml:space="preserve"> may include non-manufactured things such as meeting minutes or reports.</w:t>
      </w:r>
    </w:p>
    <w:p w:rsidR="00764DD6" w:rsidRPr="004F6F6F" w:rsidRDefault="00764DD6" w:rsidP="0015134A">
      <w:pPr>
        <w:suppressAutoHyphens/>
        <w:rPr>
          <w:rFonts w:ascii="Arial" w:hAnsi="Arial" w:cs="Arial"/>
          <w:sz w:val="24"/>
          <w:szCs w:val="24"/>
        </w:rPr>
      </w:pPr>
    </w:p>
    <w:p w:rsidR="008451CE" w:rsidRPr="004F6F6F" w:rsidRDefault="00764DD6" w:rsidP="00F03FC8">
      <w:pPr>
        <w:pStyle w:val="CommentText"/>
        <w:rPr>
          <w:rFonts w:ascii="Arial" w:hAnsi="Arial" w:cs="Arial"/>
          <w:sz w:val="24"/>
          <w:szCs w:val="24"/>
        </w:rPr>
      </w:pPr>
      <w:r w:rsidRPr="004F6F6F">
        <w:rPr>
          <w:rFonts w:ascii="Arial" w:hAnsi="Arial" w:cs="Arial"/>
          <w:b/>
          <w:sz w:val="24"/>
          <w:szCs w:val="24"/>
        </w:rPr>
        <w:t>Government</w:t>
      </w:r>
      <w:r w:rsidR="00854D5B" w:rsidRPr="004F6F6F">
        <w:rPr>
          <w:rFonts w:ascii="Arial" w:hAnsi="Arial" w:cs="Arial"/>
          <w:b/>
          <w:sz w:val="24"/>
          <w:szCs w:val="24"/>
        </w:rPr>
        <w:t>-f</w:t>
      </w:r>
      <w:r w:rsidRPr="004F6F6F">
        <w:rPr>
          <w:rFonts w:ascii="Arial" w:hAnsi="Arial" w:cs="Arial"/>
          <w:b/>
          <w:sz w:val="24"/>
          <w:szCs w:val="24"/>
        </w:rPr>
        <w:t xml:space="preserve">urnished </w:t>
      </w:r>
      <w:r w:rsidR="00E077F1" w:rsidRPr="004F6F6F">
        <w:rPr>
          <w:rFonts w:ascii="Arial" w:hAnsi="Arial" w:cs="Arial"/>
          <w:b/>
          <w:sz w:val="24"/>
          <w:szCs w:val="24"/>
        </w:rPr>
        <w:t>P</w:t>
      </w:r>
      <w:r w:rsidRPr="004F6F6F">
        <w:rPr>
          <w:rFonts w:ascii="Arial" w:hAnsi="Arial" w:cs="Arial"/>
          <w:b/>
          <w:sz w:val="24"/>
          <w:szCs w:val="24"/>
        </w:rPr>
        <w:t>roperty</w:t>
      </w:r>
      <w:r w:rsidRPr="004F6F6F">
        <w:rPr>
          <w:rFonts w:ascii="Arial" w:hAnsi="Arial" w:cs="Arial"/>
          <w:sz w:val="24"/>
          <w:szCs w:val="24"/>
        </w:rPr>
        <w:t xml:space="preserve"> </w:t>
      </w:r>
      <w:r w:rsidR="008451CE" w:rsidRPr="004F6F6F">
        <w:rPr>
          <w:rFonts w:ascii="Arial" w:hAnsi="Arial" w:cs="Arial"/>
          <w:sz w:val="24"/>
          <w:szCs w:val="24"/>
        </w:rPr>
        <w:t>–</w:t>
      </w:r>
      <w:r w:rsidRPr="004F6F6F">
        <w:rPr>
          <w:rFonts w:ascii="Arial" w:hAnsi="Arial" w:cs="Arial"/>
          <w:sz w:val="24"/>
          <w:szCs w:val="24"/>
        </w:rPr>
        <w:t xml:space="preserve"> </w:t>
      </w:r>
      <w:r w:rsidR="008451CE" w:rsidRPr="004F6F6F">
        <w:rPr>
          <w:rFonts w:ascii="Arial" w:hAnsi="Arial" w:cs="Arial"/>
          <w:sz w:val="24"/>
          <w:szCs w:val="24"/>
        </w:rPr>
        <w:t>As reflected in FAR 52.245-1, Government-furnished Property “</w:t>
      </w:r>
      <w:r w:rsidR="008451CE" w:rsidRPr="004F6F6F">
        <w:rPr>
          <w:rFonts w:ascii="Arial" w:hAnsi="Arial" w:cs="Arial"/>
          <w:color w:val="000000"/>
          <w:sz w:val="24"/>
          <w:szCs w:val="24"/>
          <w:shd w:val="clear" w:color="auto" w:fill="FFFFFF"/>
        </w:rPr>
        <w:t>means </w:t>
      </w:r>
      <w:r w:rsidR="008451CE" w:rsidRPr="004F6F6F">
        <w:rPr>
          <w:rFonts w:ascii="Arial" w:hAnsi="Arial" w:cs="Arial"/>
          <w:color w:val="000000"/>
          <w:sz w:val="24"/>
          <w:szCs w:val="24"/>
          <w:bdr w:val="none" w:sz="0" w:space="0" w:color="auto" w:frame="1"/>
          <w:shd w:val="clear" w:color="auto" w:fill="FFFFFF"/>
        </w:rPr>
        <w:t>property</w:t>
      </w:r>
      <w:r w:rsidR="008451CE" w:rsidRPr="004F6F6F">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4F6F6F">
        <w:rPr>
          <w:rFonts w:ascii="Arial" w:hAnsi="Arial" w:cs="Arial"/>
          <w:color w:val="000000"/>
          <w:sz w:val="24"/>
          <w:szCs w:val="24"/>
          <w:bdr w:val="none" w:sz="0" w:space="0" w:color="auto" w:frame="1"/>
          <w:shd w:val="clear" w:color="auto" w:fill="FFFFFF"/>
        </w:rPr>
        <w:t>Government-furnished property</w:t>
      </w:r>
      <w:r w:rsidR="008451CE" w:rsidRPr="004F6F6F">
        <w:rPr>
          <w:rFonts w:ascii="Arial" w:hAnsi="Arial" w:cs="Arial"/>
          <w:color w:val="000000"/>
          <w:sz w:val="24"/>
          <w:szCs w:val="24"/>
          <w:shd w:val="clear" w:color="auto" w:fill="FFFFFF"/>
        </w:rPr>
        <w:t> includes, but is not limited to, spares and </w:t>
      </w:r>
      <w:r w:rsidR="008451CE" w:rsidRPr="004F6F6F">
        <w:rPr>
          <w:rFonts w:ascii="Arial" w:hAnsi="Arial" w:cs="Arial"/>
          <w:color w:val="000000"/>
          <w:sz w:val="24"/>
          <w:szCs w:val="24"/>
          <w:bdr w:val="none" w:sz="0" w:space="0" w:color="auto" w:frame="1"/>
          <w:shd w:val="clear" w:color="auto" w:fill="FFFFFF"/>
        </w:rPr>
        <w:t>property</w:t>
      </w:r>
      <w:r w:rsidR="008451CE" w:rsidRPr="004F6F6F">
        <w:rPr>
          <w:rFonts w:ascii="Arial" w:hAnsi="Arial" w:cs="Arial"/>
          <w:color w:val="000000"/>
          <w:sz w:val="24"/>
          <w:szCs w:val="24"/>
          <w:shd w:val="clear" w:color="auto" w:fill="FFFFFF"/>
        </w:rPr>
        <w:t> furnished for repair, maintenance, overhaul, or modification. </w:t>
      </w:r>
      <w:r w:rsidR="008451CE" w:rsidRPr="004F6F6F">
        <w:rPr>
          <w:rFonts w:ascii="Arial" w:hAnsi="Arial" w:cs="Arial"/>
          <w:color w:val="000000"/>
          <w:sz w:val="24"/>
          <w:szCs w:val="24"/>
          <w:bdr w:val="none" w:sz="0" w:space="0" w:color="auto" w:frame="1"/>
          <w:shd w:val="clear" w:color="auto" w:fill="FFFFFF"/>
        </w:rPr>
        <w:t>Government-furnished property</w:t>
      </w:r>
      <w:r w:rsidR="008451CE" w:rsidRPr="004F6F6F">
        <w:rPr>
          <w:rFonts w:ascii="Arial" w:hAnsi="Arial" w:cs="Arial"/>
          <w:color w:val="000000"/>
          <w:sz w:val="24"/>
          <w:szCs w:val="24"/>
          <w:shd w:val="clear" w:color="auto" w:fill="FFFFFF"/>
        </w:rPr>
        <w:t> also includes </w:t>
      </w:r>
      <w:r w:rsidR="008451CE" w:rsidRPr="004F6F6F">
        <w:rPr>
          <w:rFonts w:ascii="Arial" w:hAnsi="Arial" w:cs="Arial"/>
          <w:color w:val="000000"/>
          <w:sz w:val="24"/>
          <w:szCs w:val="24"/>
          <w:bdr w:val="none" w:sz="0" w:space="0" w:color="auto" w:frame="1"/>
          <w:shd w:val="clear" w:color="auto" w:fill="FFFFFF"/>
        </w:rPr>
        <w:t>contractor-acquired property</w:t>
      </w:r>
      <w:r w:rsidR="008451CE" w:rsidRPr="004F6F6F">
        <w:rPr>
          <w:rFonts w:ascii="Arial" w:hAnsi="Arial" w:cs="Arial"/>
          <w:color w:val="000000"/>
          <w:sz w:val="24"/>
          <w:szCs w:val="24"/>
          <w:shd w:val="clear" w:color="auto" w:fill="FFFFFF"/>
        </w:rPr>
        <w:t> if the </w:t>
      </w:r>
      <w:r w:rsidR="008451CE" w:rsidRPr="004F6F6F">
        <w:rPr>
          <w:rFonts w:ascii="Arial" w:hAnsi="Arial" w:cs="Arial"/>
          <w:color w:val="000000"/>
          <w:sz w:val="24"/>
          <w:szCs w:val="24"/>
          <w:bdr w:val="none" w:sz="0" w:space="0" w:color="auto" w:frame="1"/>
          <w:shd w:val="clear" w:color="auto" w:fill="FFFFFF"/>
        </w:rPr>
        <w:t>contractor-acquired property</w:t>
      </w:r>
      <w:r w:rsidR="008451CE" w:rsidRPr="004F6F6F">
        <w:rPr>
          <w:rFonts w:ascii="Arial" w:hAnsi="Arial" w:cs="Arial"/>
          <w:color w:val="000000"/>
          <w:sz w:val="24"/>
          <w:szCs w:val="24"/>
          <w:shd w:val="clear" w:color="auto" w:fill="FFFFFF"/>
        </w:rPr>
        <w:t xml:space="preserve"> is </w:t>
      </w:r>
      <w:proofErr w:type="gramStart"/>
      <w:r w:rsidR="008451CE" w:rsidRPr="004F6F6F">
        <w:rPr>
          <w:rFonts w:ascii="Arial" w:hAnsi="Arial" w:cs="Arial"/>
          <w:color w:val="000000"/>
          <w:sz w:val="24"/>
          <w:szCs w:val="24"/>
          <w:shd w:val="clear" w:color="auto" w:fill="FFFFFF"/>
        </w:rPr>
        <w:t>a deliverable</w:t>
      </w:r>
      <w:proofErr w:type="gramEnd"/>
      <w:r w:rsidR="008451CE" w:rsidRPr="004F6F6F">
        <w:rPr>
          <w:rFonts w:ascii="Arial" w:hAnsi="Arial" w:cs="Arial"/>
          <w:color w:val="000000"/>
          <w:sz w:val="24"/>
          <w:szCs w:val="24"/>
          <w:shd w:val="clear" w:color="auto" w:fill="FFFFFF"/>
        </w:rPr>
        <w:t xml:space="preserve"> under a cost contract when accepted by the Government for continued use under the contract</w:t>
      </w:r>
    </w:p>
    <w:p w:rsidR="008451CE" w:rsidRPr="004F6F6F" w:rsidRDefault="008451CE" w:rsidP="00F03FC8">
      <w:pPr>
        <w:pStyle w:val="CommentText"/>
        <w:rPr>
          <w:rFonts w:ascii="Arial" w:hAnsi="Arial" w:cs="Arial"/>
          <w:sz w:val="24"/>
          <w:szCs w:val="24"/>
        </w:rPr>
      </w:pPr>
    </w:p>
    <w:p w:rsidR="00C73839" w:rsidRPr="004F6F6F" w:rsidRDefault="00C73839" w:rsidP="00F03FC8">
      <w:pPr>
        <w:pStyle w:val="CommentText"/>
        <w:rPr>
          <w:rFonts w:ascii="Arial" w:hAnsi="Arial" w:cs="Arial"/>
          <w:sz w:val="24"/>
          <w:szCs w:val="24"/>
        </w:rPr>
      </w:pPr>
      <w:r w:rsidRPr="004F6F6F">
        <w:rPr>
          <w:rFonts w:ascii="Arial" w:hAnsi="Arial" w:cs="Arial"/>
          <w:b/>
          <w:sz w:val="24"/>
          <w:szCs w:val="24"/>
        </w:rPr>
        <w:t xml:space="preserve">Government </w:t>
      </w:r>
      <w:r w:rsidR="00E077F1" w:rsidRPr="004F6F6F">
        <w:rPr>
          <w:rFonts w:ascii="Arial" w:hAnsi="Arial" w:cs="Arial"/>
          <w:b/>
          <w:sz w:val="24"/>
          <w:szCs w:val="24"/>
        </w:rPr>
        <w:t>P</w:t>
      </w:r>
      <w:r w:rsidRPr="004F6F6F">
        <w:rPr>
          <w:rFonts w:ascii="Arial" w:hAnsi="Arial" w:cs="Arial"/>
          <w:b/>
          <w:sz w:val="24"/>
          <w:szCs w:val="24"/>
        </w:rPr>
        <w:t>roperty</w:t>
      </w:r>
      <w:r w:rsidRPr="004F6F6F">
        <w:rPr>
          <w:rFonts w:ascii="Arial" w:hAnsi="Arial" w:cs="Arial"/>
          <w:sz w:val="24"/>
          <w:szCs w:val="24"/>
        </w:rPr>
        <w:t xml:space="preserve"> - </w:t>
      </w:r>
      <w:r w:rsidRPr="004F6F6F">
        <w:rPr>
          <w:rFonts w:ascii="Arial" w:hAnsi="Arial" w:cs="Arial"/>
          <w:sz w:val="24"/>
          <w:szCs w:val="24"/>
          <w:lang w:val="en"/>
        </w:rPr>
        <w:t xml:space="preserve">means all property owned or leased by the </w:t>
      </w:r>
      <w:proofErr w:type="spellStart"/>
      <w:r w:rsidRPr="004F6F6F">
        <w:rPr>
          <w:rFonts w:ascii="Arial" w:hAnsi="Arial" w:cs="Arial"/>
          <w:sz w:val="24"/>
          <w:szCs w:val="24"/>
          <w:lang w:val="en"/>
        </w:rPr>
        <w:t>Government</w:t>
      </w:r>
      <w:proofErr w:type="gramStart"/>
      <w:r w:rsidRPr="004F6F6F">
        <w:rPr>
          <w:rFonts w:ascii="Arial" w:hAnsi="Arial" w:cs="Arial"/>
          <w:sz w:val="24"/>
          <w:szCs w:val="24"/>
          <w:lang w:val="en"/>
        </w:rPr>
        <w:t>.Government</w:t>
      </w:r>
      <w:proofErr w:type="spellEnd"/>
      <w:proofErr w:type="gramEnd"/>
      <w:r w:rsidRPr="004F6F6F">
        <w:rPr>
          <w:rFonts w:ascii="Arial" w:hAnsi="Arial" w:cs="Arial"/>
          <w:sz w:val="24"/>
          <w:szCs w:val="24"/>
          <w:lang w:val="en"/>
        </w:rPr>
        <w:t xml:space="preserve"> property includes both Government-</w:t>
      </w:r>
      <w:proofErr w:type="spellStart"/>
      <w:proofErr w:type="gramStart"/>
      <w:r w:rsidRPr="004F6F6F">
        <w:rPr>
          <w:rFonts w:ascii="Arial" w:hAnsi="Arial" w:cs="Arial"/>
          <w:sz w:val="24"/>
          <w:szCs w:val="24"/>
          <w:lang w:val="en"/>
        </w:rPr>
        <w:t>furnishedand</w:t>
      </w:r>
      <w:proofErr w:type="spellEnd"/>
      <w:proofErr w:type="gramEnd"/>
      <w:r w:rsidRPr="004F6F6F">
        <w:rPr>
          <w:rFonts w:ascii="Arial" w:hAnsi="Arial" w:cs="Arial"/>
          <w:sz w:val="24"/>
          <w:szCs w:val="24"/>
          <w:lang w:val="en"/>
        </w:rPr>
        <w:t xml:space="preserve"> </w:t>
      </w:r>
      <w:r w:rsidR="00500FEF" w:rsidRPr="004F6F6F">
        <w:rPr>
          <w:rFonts w:ascii="Arial" w:hAnsi="Arial" w:cs="Arial"/>
          <w:sz w:val="24"/>
          <w:szCs w:val="24"/>
          <w:lang w:val="en"/>
        </w:rPr>
        <w:t>Contractor</w:t>
      </w:r>
      <w:r w:rsidRPr="004F6F6F">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rsidR="00764DD6" w:rsidRPr="004F6F6F" w:rsidRDefault="00764DD6" w:rsidP="0015134A">
      <w:pPr>
        <w:suppressAutoHyphens/>
        <w:rPr>
          <w:rFonts w:ascii="Arial" w:hAnsi="Arial" w:cs="Arial"/>
          <w:sz w:val="24"/>
          <w:szCs w:val="24"/>
        </w:rPr>
      </w:pPr>
    </w:p>
    <w:p w:rsidR="00764DD6" w:rsidRPr="004F6F6F" w:rsidRDefault="00764DD6" w:rsidP="00F03FC8">
      <w:pPr>
        <w:pStyle w:val="CommentText"/>
        <w:rPr>
          <w:rFonts w:ascii="Arial" w:hAnsi="Arial" w:cs="Arial"/>
          <w:sz w:val="24"/>
          <w:szCs w:val="24"/>
        </w:rPr>
      </w:pPr>
      <w:r w:rsidRPr="004F6F6F">
        <w:rPr>
          <w:rFonts w:ascii="Arial" w:hAnsi="Arial" w:cs="Arial"/>
          <w:b/>
          <w:sz w:val="24"/>
          <w:szCs w:val="24"/>
        </w:rPr>
        <w:t>Property Administrator</w:t>
      </w:r>
      <w:r w:rsidRPr="004F6F6F">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rsidR="00764DD6" w:rsidRPr="004F6F6F" w:rsidRDefault="00764DD6" w:rsidP="0015134A">
      <w:pPr>
        <w:suppressAutoHyphens/>
        <w:rPr>
          <w:rFonts w:ascii="Arial" w:hAnsi="Arial" w:cs="Arial"/>
          <w:sz w:val="24"/>
          <w:szCs w:val="24"/>
        </w:rPr>
      </w:pPr>
    </w:p>
    <w:p w:rsidR="00880DDD" w:rsidRPr="004F6F6F" w:rsidRDefault="00880DDD" w:rsidP="00F03FC8">
      <w:pPr>
        <w:suppressAutoHyphens/>
        <w:rPr>
          <w:rFonts w:ascii="Arial" w:hAnsi="Arial" w:cs="Arial"/>
          <w:sz w:val="24"/>
          <w:szCs w:val="24"/>
        </w:rPr>
      </w:pPr>
      <w:r w:rsidRPr="004F6F6F">
        <w:rPr>
          <w:rFonts w:ascii="Arial" w:hAnsi="Arial" w:cs="Arial"/>
          <w:b/>
          <w:sz w:val="24"/>
          <w:szCs w:val="24"/>
        </w:rPr>
        <w:t>High Level Objective</w:t>
      </w:r>
      <w:r w:rsidR="006F24F1" w:rsidRPr="004F6F6F">
        <w:rPr>
          <w:rFonts w:ascii="Arial" w:hAnsi="Arial" w:cs="Arial"/>
          <w:b/>
          <w:sz w:val="24"/>
          <w:szCs w:val="24"/>
        </w:rPr>
        <w:t xml:space="preserve"> (HLO)</w:t>
      </w:r>
      <w:r w:rsidRPr="004F6F6F">
        <w:rPr>
          <w:rFonts w:ascii="Arial" w:hAnsi="Arial" w:cs="Arial"/>
          <w:sz w:val="24"/>
          <w:szCs w:val="24"/>
        </w:rPr>
        <w:t xml:space="preserve"> </w:t>
      </w:r>
      <w:r w:rsidR="00DE2FBD" w:rsidRPr="004F6F6F">
        <w:rPr>
          <w:rFonts w:ascii="Arial" w:hAnsi="Arial" w:cs="Arial"/>
          <w:sz w:val="24"/>
          <w:szCs w:val="24"/>
        </w:rPr>
        <w:t>–</w:t>
      </w:r>
      <w:r w:rsidRPr="004F6F6F">
        <w:rPr>
          <w:rFonts w:ascii="Arial" w:hAnsi="Arial" w:cs="Arial"/>
          <w:sz w:val="24"/>
          <w:szCs w:val="24"/>
        </w:rPr>
        <w:t xml:space="preserve"> </w:t>
      </w:r>
      <w:r w:rsidR="00DE2FBD" w:rsidRPr="004F6F6F">
        <w:rPr>
          <w:rFonts w:ascii="Arial" w:hAnsi="Arial" w:cs="Arial"/>
          <w:sz w:val="24"/>
          <w:szCs w:val="24"/>
        </w:rPr>
        <w:t>means a</w:t>
      </w:r>
      <w:r w:rsidRPr="004F6F6F">
        <w:rPr>
          <w:rFonts w:ascii="Arial" w:hAnsi="Arial" w:cs="Arial"/>
          <w:sz w:val="24"/>
          <w:szCs w:val="24"/>
        </w:rPr>
        <w:t xml:space="preserve"> key overarching result-based objective for a project necessary to achieve the project’s vision. HLOs are </w:t>
      </w:r>
      <w:proofErr w:type="gramStart"/>
      <w:r w:rsidRPr="004F6F6F">
        <w:rPr>
          <w:rFonts w:ascii="Arial" w:hAnsi="Arial" w:cs="Arial"/>
          <w:sz w:val="24"/>
          <w:szCs w:val="24"/>
        </w:rPr>
        <w:t>similar to</w:t>
      </w:r>
      <w:proofErr w:type="gramEnd"/>
      <w:r w:rsidRPr="004F6F6F">
        <w:rPr>
          <w:rFonts w:ascii="Arial" w:hAnsi="Arial" w:cs="Arial"/>
          <w:sz w:val="24"/>
          <w:szCs w:val="24"/>
        </w:rPr>
        <w:t xml:space="preserve"> Level 2 in a Work Breakdown Structure. Each HLO may contain several statements to flesh out the areas necessary to meet the objective.</w:t>
      </w:r>
    </w:p>
    <w:p w:rsidR="003727A6" w:rsidRPr="004F6F6F" w:rsidRDefault="003727A6" w:rsidP="0015134A">
      <w:pPr>
        <w:suppressAutoHyphens/>
        <w:rPr>
          <w:rFonts w:ascii="Arial" w:hAnsi="Arial" w:cs="Arial"/>
          <w:sz w:val="24"/>
          <w:szCs w:val="24"/>
        </w:rPr>
      </w:pPr>
    </w:p>
    <w:p w:rsidR="008D4181" w:rsidRPr="004F6F6F" w:rsidRDefault="00764B11" w:rsidP="00F03FC8">
      <w:pPr>
        <w:tabs>
          <w:tab w:val="left" w:pos="7790"/>
        </w:tabs>
        <w:suppressAutoHyphens/>
        <w:rPr>
          <w:rFonts w:ascii="Arial" w:hAnsi="Arial" w:cs="Arial"/>
          <w:sz w:val="24"/>
          <w:szCs w:val="24"/>
        </w:rPr>
      </w:pPr>
      <w:r w:rsidRPr="004F6F6F">
        <w:rPr>
          <w:rFonts w:ascii="Arial" w:hAnsi="Arial" w:cs="Arial"/>
          <w:b/>
          <w:sz w:val="24"/>
          <w:szCs w:val="24"/>
        </w:rPr>
        <w:t>Physical Security</w:t>
      </w:r>
      <w:r w:rsidRPr="004F6F6F">
        <w:rPr>
          <w:rFonts w:ascii="Arial" w:hAnsi="Arial" w:cs="Arial"/>
          <w:sz w:val="24"/>
          <w:szCs w:val="24"/>
        </w:rPr>
        <w:t xml:space="preserve"> </w:t>
      </w:r>
      <w:r w:rsidR="000B6844" w:rsidRPr="004F6F6F">
        <w:rPr>
          <w:rFonts w:ascii="Arial" w:hAnsi="Arial" w:cs="Arial"/>
          <w:sz w:val="24"/>
          <w:szCs w:val="24"/>
        </w:rPr>
        <w:t>–</w:t>
      </w:r>
      <w:r w:rsidRPr="004F6F6F">
        <w:rPr>
          <w:rFonts w:ascii="Arial" w:hAnsi="Arial" w:cs="Arial"/>
          <w:sz w:val="24"/>
          <w:szCs w:val="24"/>
        </w:rPr>
        <w:t xml:space="preserve"> </w:t>
      </w:r>
      <w:r w:rsidR="000B6844" w:rsidRPr="004F6F6F">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F6F6F">
        <w:rPr>
          <w:rFonts w:ascii="Arial" w:hAnsi="Arial" w:cs="Arial"/>
          <w:sz w:val="24"/>
          <w:szCs w:val="24"/>
        </w:rPr>
        <w:tab/>
      </w:r>
    </w:p>
    <w:p w:rsidR="00394F35" w:rsidRPr="004F6F6F" w:rsidRDefault="00394F35" w:rsidP="0015134A">
      <w:pPr>
        <w:suppressAutoHyphens/>
        <w:rPr>
          <w:rFonts w:ascii="Arial" w:hAnsi="Arial" w:cs="Arial"/>
          <w:sz w:val="24"/>
          <w:szCs w:val="24"/>
        </w:rPr>
      </w:pPr>
    </w:p>
    <w:p w:rsidR="00394F35" w:rsidRPr="004F6F6F" w:rsidRDefault="00764B11" w:rsidP="00F03FC8">
      <w:pPr>
        <w:suppressAutoHyphens/>
        <w:rPr>
          <w:rFonts w:ascii="Arial" w:hAnsi="Arial" w:cs="Arial"/>
          <w:sz w:val="24"/>
          <w:szCs w:val="24"/>
        </w:rPr>
      </w:pPr>
      <w:r w:rsidRPr="004F6F6F">
        <w:rPr>
          <w:rFonts w:ascii="Arial" w:hAnsi="Arial" w:cs="Arial"/>
          <w:b/>
          <w:sz w:val="24"/>
          <w:szCs w:val="24"/>
        </w:rPr>
        <w:t>Quality Assurance</w:t>
      </w:r>
      <w:r w:rsidRPr="004F6F6F">
        <w:rPr>
          <w:rFonts w:ascii="Arial" w:hAnsi="Arial" w:cs="Arial"/>
          <w:sz w:val="24"/>
          <w:szCs w:val="24"/>
        </w:rPr>
        <w:t xml:space="preserve"> </w:t>
      </w:r>
      <w:r w:rsidR="000B6844" w:rsidRPr="004F6F6F">
        <w:rPr>
          <w:rFonts w:ascii="Arial" w:hAnsi="Arial" w:cs="Arial"/>
          <w:sz w:val="24"/>
          <w:szCs w:val="24"/>
        </w:rPr>
        <w:t>–</w:t>
      </w:r>
      <w:r w:rsidRPr="004F6F6F">
        <w:rPr>
          <w:rFonts w:ascii="Arial" w:hAnsi="Arial" w:cs="Arial"/>
          <w:sz w:val="24"/>
          <w:szCs w:val="24"/>
        </w:rPr>
        <w:t xml:space="preserve"> </w:t>
      </w:r>
      <w:r w:rsidR="000B6844" w:rsidRPr="004F6F6F">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F6F6F">
        <w:rPr>
          <w:rFonts w:ascii="Arial" w:hAnsi="Arial" w:cs="Arial"/>
          <w:sz w:val="24"/>
          <w:szCs w:val="24"/>
        </w:rPr>
        <w:t>.</w:t>
      </w:r>
    </w:p>
    <w:p w:rsidR="00394F35" w:rsidRPr="004F6F6F" w:rsidRDefault="00394F35" w:rsidP="0015134A">
      <w:pPr>
        <w:suppressAutoHyphens/>
        <w:rPr>
          <w:rFonts w:ascii="Arial" w:hAnsi="Arial" w:cs="Arial"/>
          <w:sz w:val="24"/>
          <w:szCs w:val="24"/>
        </w:rPr>
      </w:pPr>
    </w:p>
    <w:p w:rsidR="008D4181" w:rsidRPr="004F6F6F" w:rsidRDefault="00764B11" w:rsidP="00F03FC8">
      <w:pPr>
        <w:suppressAutoHyphens/>
        <w:rPr>
          <w:rFonts w:ascii="Arial" w:hAnsi="Arial" w:cs="Arial"/>
          <w:sz w:val="24"/>
          <w:szCs w:val="24"/>
        </w:rPr>
      </w:pPr>
      <w:r w:rsidRPr="004F6F6F">
        <w:rPr>
          <w:rFonts w:ascii="Arial" w:hAnsi="Arial" w:cs="Arial"/>
          <w:b/>
          <w:sz w:val="24"/>
          <w:szCs w:val="24"/>
        </w:rPr>
        <w:t>Quality Assurance Surveillance Plan (QASP)</w:t>
      </w:r>
      <w:r w:rsidRPr="004F6F6F">
        <w:rPr>
          <w:rFonts w:ascii="Arial" w:hAnsi="Arial" w:cs="Arial"/>
          <w:sz w:val="24"/>
          <w:szCs w:val="24"/>
        </w:rPr>
        <w:t xml:space="preserve"> </w:t>
      </w:r>
      <w:r w:rsidR="006F24F1" w:rsidRPr="004F6F6F">
        <w:rPr>
          <w:rFonts w:ascii="Arial" w:hAnsi="Arial" w:cs="Arial"/>
          <w:sz w:val="24"/>
          <w:szCs w:val="24"/>
        </w:rPr>
        <w:t>–</w:t>
      </w:r>
      <w:r w:rsidRPr="004F6F6F">
        <w:rPr>
          <w:rFonts w:ascii="Arial" w:hAnsi="Arial" w:cs="Arial"/>
          <w:sz w:val="24"/>
          <w:szCs w:val="24"/>
        </w:rPr>
        <w:t xml:space="preserve"> </w:t>
      </w:r>
      <w:r w:rsidR="006F24F1" w:rsidRPr="004F6F6F">
        <w:rPr>
          <w:rFonts w:ascii="Arial" w:hAnsi="Arial" w:cs="Arial"/>
          <w:sz w:val="24"/>
          <w:szCs w:val="24"/>
        </w:rPr>
        <w:t xml:space="preserve">means the key Government-developed surveillance process </w:t>
      </w:r>
      <w:proofErr w:type="gramStart"/>
      <w:r w:rsidR="006F24F1" w:rsidRPr="004F6F6F">
        <w:rPr>
          <w:rFonts w:ascii="Arial" w:hAnsi="Arial" w:cs="Arial"/>
          <w:sz w:val="24"/>
          <w:szCs w:val="24"/>
        </w:rPr>
        <w:t>document, and</w:t>
      </w:r>
      <w:proofErr w:type="gramEnd"/>
      <w:r w:rsidR="006F24F1" w:rsidRPr="004F6F6F">
        <w:rPr>
          <w:rFonts w:ascii="Arial" w:hAnsi="Arial" w:cs="Arial"/>
          <w:sz w:val="24"/>
          <w:szCs w:val="24"/>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w:t>
      </w:r>
      <w:proofErr w:type="gramStart"/>
      <w:r w:rsidR="006F24F1" w:rsidRPr="004F6F6F">
        <w:rPr>
          <w:rFonts w:ascii="Arial" w:hAnsi="Arial" w:cs="Arial"/>
          <w:sz w:val="24"/>
          <w:szCs w:val="24"/>
        </w:rPr>
        <w:t>The QASP</w:t>
      </w:r>
      <w:proofErr w:type="gramEnd"/>
      <w:r w:rsidR="006F24F1" w:rsidRPr="004F6F6F">
        <w:rPr>
          <w:rFonts w:ascii="Arial" w:hAnsi="Arial" w:cs="Arial"/>
          <w:sz w:val="24"/>
          <w:szCs w:val="24"/>
        </w:rPr>
        <w:t>, with very few if any exceptions, is an internal to Government document.</w:t>
      </w:r>
      <w:r w:rsidR="00394F35" w:rsidRPr="004F6F6F">
        <w:rPr>
          <w:rFonts w:ascii="Arial" w:hAnsi="Arial" w:cs="Arial"/>
          <w:sz w:val="24"/>
          <w:szCs w:val="24"/>
        </w:rPr>
        <w:t xml:space="preserve">  </w:t>
      </w:r>
    </w:p>
    <w:p w:rsidR="00394F35" w:rsidRPr="004F6F6F" w:rsidRDefault="00394F35" w:rsidP="0015134A">
      <w:pPr>
        <w:suppressAutoHyphens/>
        <w:rPr>
          <w:rFonts w:ascii="Arial" w:hAnsi="Arial" w:cs="Arial"/>
          <w:sz w:val="24"/>
          <w:szCs w:val="24"/>
        </w:rPr>
      </w:pPr>
    </w:p>
    <w:p w:rsidR="008D4181" w:rsidRPr="004F6F6F" w:rsidRDefault="00764B11" w:rsidP="00F03FC8">
      <w:pPr>
        <w:suppressAutoHyphens/>
        <w:rPr>
          <w:rFonts w:ascii="Arial" w:hAnsi="Arial" w:cs="Arial"/>
          <w:sz w:val="24"/>
          <w:szCs w:val="24"/>
        </w:rPr>
      </w:pPr>
      <w:r w:rsidRPr="004F6F6F">
        <w:rPr>
          <w:rFonts w:ascii="Arial" w:hAnsi="Arial" w:cs="Arial"/>
          <w:b/>
          <w:sz w:val="24"/>
          <w:szCs w:val="24"/>
        </w:rPr>
        <w:t>Quality Control</w:t>
      </w:r>
      <w:r w:rsidRPr="004F6F6F">
        <w:rPr>
          <w:rFonts w:ascii="Arial" w:hAnsi="Arial" w:cs="Arial"/>
          <w:sz w:val="24"/>
          <w:szCs w:val="24"/>
        </w:rPr>
        <w:t xml:space="preserve"> </w:t>
      </w:r>
      <w:r w:rsidR="006F24F1" w:rsidRPr="004F6F6F">
        <w:rPr>
          <w:rFonts w:ascii="Arial" w:hAnsi="Arial" w:cs="Arial"/>
          <w:sz w:val="24"/>
          <w:szCs w:val="24"/>
        </w:rPr>
        <w:t>–</w:t>
      </w:r>
      <w:r w:rsidRPr="004F6F6F">
        <w:rPr>
          <w:rFonts w:ascii="Arial" w:hAnsi="Arial" w:cs="Arial"/>
          <w:sz w:val="24"/>
          <w:szCs w:val="24"/>
        </w:rPr>
        <w:t xml:space="preserve"> </w:t>
      </w:r>
      <w:r w:rsidR="006F24F1" w:rsidRPr="004F6F6F">
        <w:rPr>
          <w:rFonts w:ascii="Arial" w:hAnsi="Arial" w:cs="Arial"/>
          <w:sz w:val="24"/>
          <w:szCs w:val="24"/>
        </w:rPr>
        <w:t>means a</w:t>
      </w:r>
      <w:r w:rsidR="008D4181" w:rsidRPr="004F6F6F">
        <w:rPr>
          <w:rFonts w:ascii="Arial" w:hAnsi="Arial" w:cs="Arial"/>
          <w:sz w:val="24"/>
          <w:szCs w:val="24"/>
        </w:rPr>
        <w:t xml:space="preserve">ll necessary measures taken by the Contractor to assure that the quality of </w:t>
      </w:r>
      <w:proofErr w:type="gramStart"/>
      <w:r w:rsidR="008D4181" w:rsidRPr="004F6F6F">
        <w:rPr>
          <w:rFonts w:ascii="Arial" w:hAnsi="Arial" w:cs="Arial"/>
          <w:sz w:val="24"/>
          <w:szCs w:val="24"/>
        </w:rPr>
        <w:t>an end product</w:t>
      </w:r>
      <w:proofErr w:type="gramEnd"/>
      <w:r w:rsidR="008D4181" w:rsidRPr="004F6F6F">
        <w:rPr>
          <w:rFonts w:ascii="Arial" w:hAnsi="Arial" w:cs="Arial"/>
          <w:sz w:val="24"/>
          <w:szCs w:val="24"/>
        </w:rPr>
        <w:t xml:space="preserve"> or service shall meet contract requirements.</w:t>
      </w:r>
    </w:p>
    <w:p w:rsidR="00880DDD" w:rsidRPr="004F6F6F" w:rsidRDefault="00880DDD" w:rsidP="0015134A">
      <w:pPr>
        <w:suppressAutoHyphens/>
        <w:rPr>
          <w:rFonts w:ascii="Arial" w:hAnsi="Arial" w:cs="Arial"/>
          <w:sz w:val="24"/>
          <w:szCs w:val="24"/>
        </w:rPr>
      </w:pPr>
    </w:p>
    <w:p w:rsidR="00880DDD" w:rsidRPr="004F6F6F" w:rsidRDefault="00880DDD" w:rsidP="00F03FC8">
      <w:pPr>
        <w:rPr>
          <w:rFonts w:ascii="Arial" w:hAnsi="Arial" w:cs="Arial"/>
          <w:sz w:val="24"/>
          <w:szCs w:val="24"/>
        </w:rPr>
      </w:pPr>
      <w:r w:rsidRPr="004F6F6F">
        <w:rPr>
          <w:rFonts w:ascii="Arial" w:hAnsi="Arial" w:cs="Arial"/>
          <w:b/>
          <w:bCs/>
          <w:sz w:val="24"/>
          <w:szCs w:val="24"/>
        </w:rPr>
        <w:t>Statement</w:t>
      </w:r>
      <w:r w:rsidRPr="004F6F6F">
        <w:rPr>
          <w:rFonts w:ascii="Arial" w:hAnsi="Arial" w:cs="Arial"/>
          <w:bCs/>
          <w:sz w:val="24"/>
          <w:szCs w:val="24"/>
        </w:rPr>
        <w:t xml:space="preserve"> </w:t>
      </w:r>
      <w:r w:rsidR="006F24F1" w:rsidRPr="004F6F6F">
        <w:rPr>
          <w:rFonts w:ascii="Arial" w:hAnsi="Arial" w:cs="Arial"/>
          <w:bCs/>
          <w:sz w:val="24"/>
          <w:szCs w:val="24"/>
        </w:rPr>
        <w:t>–</w:t>
      </w:r>
      <w:r w:rsidRPr="004F6F6F">
        <w:rPr>
          <w:rFonts w:ascii="Arial" w:hAnsi="Arial" w:cs="Arial"/>
          <w:bCs/>
          <w:sz w:val="24"/>
          <w:szCs w:val="24"/>
        </w:rPr>
        <w:t xml:space="preserve"> </w:t>
      </w:r>
      <w:r w:rsidR="006F24F1" w:rsidRPr="004F6F6F">
        <w:rPr>
          <w:rFonts w:ascii="Arial" w:hAnsi="Arial" w:cs="Arial"/>
          <w:bCs/>
          <w:sz w:val="24"/>
          <w:szCs w:val="24"/>
        </w:rPr>
        <w:t>means t</w:t>
      </w:r>
      <w:r w:rsidRPr="004F6F6F">
        <w:rPr>
          <w:rFonts w:ascii="Arial" w:hAnsi="Arial" w:cs="Arial"/>
          <w:sz w:val="24"/>
          <w:szCs w:val="24"/>
        </w:rPr>
        <w:t xml:space="preserve">he specific results-based activities required to satisfy HLOs. A statement contains a result, the context of the statement, and the required action(s). Statements focus on “what” is to be accomplished; </w:t>
      </w:r>
      <w:proofErr w:type="gramStart"/>
      <w:r w:rsidRPr="004F6F6F">
        <w:rPr>
          <w:rFonts w:ascii="Arial" w:hAnsi="Arial" w:cs="Arial"/>
          <w:sz w:val="24"/>
          <w:szCs w:val="24"/>
        </w:rPr>
        <w:t>however</w:t>
      </w:r>
      <w:proofErr w:type="gramEnd"/>
      <w:r w:rsidRPr="004F6F6F">
        <w:rPr>
          <w:rFonts w:ascii="Arial" w:hAnsi="Arial" w:cs="Arial"/>
          <w:sz w:val="24"/>
          <w:szCs w:val="24"/>
        </w:rPr>
        <w:t xml:space="preserve"> they are not prescriptive in describing “how” the outcome is to be achieved. Each HLO may have several statements to flesh out the areas necessary to meet the objective. Statements are </w:t>
      </w:r>
      <w:proofErr w:type="gramStart"/>
      <w:r w:rsidRPr="004F6F6F">
        <w:rPr>
          <w:rFonts w:ascii="Arial" w:hAnsi="Arial" w:cs="Arial"/>
          <w:sz w:val="24"/>
          <w:szCs w:val="24"/>
        </w:rPr>
        <w:t>similar to</w:t>
      </w:r>
      <w:proofErr w:type="gramEnd"/>
      <w:r w:rsidRPr="004F6F6F">
        <w:rPr>
          <w:rFonts w:ascii="Arial" w:hAnsi="Arial" w:cs="Arial"/>
          <w:sz w:val="24"/>
          <w:szCs w:val="24"/>
        </w:rPr>
        <w:t xml:space="preserve"> Level 3 in a Work Breakdown Structure.</w:t>
      </w:r>
    </w:p>
    <w:p w:rsidR="00880DDD" w:rsidRPr="004F6F6F" w:rsidRDefault="00880DDD" w:rsidP="0015134A">
      <w:pPr>
        <w:suppressAutoHyphens/>
        <w:rPr>
          <w:rFonts w:ascii="Arial" w:hAnsi="Arial" w:cs="Arial"/>
          <w:sz w:val="24"/>
          <w:szCs w:val="24"/>
        </w:rPr>
      </w:pPr>
    </w:p>
    <w:p w:rsidR="008D4181" w:rsidRPr="004F6F6F" w:rsidRDefault="00764B11" w:rsidP="00F03FC8">
      <w:pPr>
        <w:suppressAutoHyphens/>
        <w:rPr>
          <w:rFonts w:ascii="Arial" w:hAnsi="Arial" w:cs="Arial"/>
          <w:sz w:val="24"/>
          <w:szCs w:val="24"/>
        </w:rPr>
      </w:pPr>
      <w:r w:rsidRPr="004F6F6F">
        <w:rPr>
          <w:rFonts w:ascii="Arial" w:hAnsi="Arial" w:cs="Arial"/>
          <w:b/>
          <w:sz w:val="24"/>
          <w:szCs w:val="24"/>
        </w:rPr>
        <w:t>Subcontractor</w:t>
      </w:r>
      <w:r w:rsidRPr="004F6F6F">
        <w:rPr>
          <w:rFonts w:ascii="Arial" w:hAnsi="Arial" w:cs="Arial"/>
          <w:sz w:val="24"/>
          <w:szCs w:val="24"/>
        </w:rPr>
        <w:t xml:space="preserve"> </w:t>
      </w:r>
      <w:r w:rsidR="006F24F1" w:rsidRPr="004F6F6F">
        <w:rPr>
          <w:rFonts w:ascii="Arial" w:hAnsi="Arial" w:cs="Arial"/>
          <w:sz w:val="24"/>
          <w:szCs w:val="24"/>
        </w:rPr>
        <w:t>–</w:t>
      </w:r>
      <w:r w:rsidRPr="004F6F6F">
        <w:rPr>
          <w:rFonts w:ascii="Arial" w:hAnsi="Arial" w:cs="Arial"/>
          <w:sz w:val="24"/>
          <w:szCs w:val="24"/>
        </w:rPr>
        <w:t xml:space="preserve"> </w:t>
      </w:r>
      <w:r w:rsidR="006F24F1" w:rsidRPr="004F6F6F">
        <w:rPr>
          <w:rFonts w:ascii="Arial" w:hAnsi="Arial" w:cs="Arial"/>
          <w:sz w:val="24"/>
          <w:szCs w:val="24"/>
        </w:rPr>
        <w:t>means o</w:t>
      </w:r>
      <w:r w:rsidR="008D4181" w:rsidRPr="004F6F6F">
        <w:rPr>
          <w:rFonts w:ascii="Arial" w:hAnsi="Arial" w:cs="Arial"/>
          <w:sz w:val="24"/>
          <w:szCs w:val="24"/>
        </w:rPr>
        <w:t xml:space="preserve">ne that </w:t>
      </w:r>
      <w:proofErr w:type="gramStart"/>
      <w:r w:rsidR="008D4181" w:rsidRPr="004F6F6F">
        <w:rPr>
          <w:rFonts w:ascii="Arial" w:hAnsi="Arial" w:cs="Arial"/>
          <w:sz w:val="24"/>
          <w:szCs w:val="24"/>
        </w:rPr>
        <w:t>enters into</w:t>
      </w:r>
      <w:proofErr w:type="gramEnd"/>
      <w:r w:rsidR="008D4181" w:rsidRPr="004F6F6F">
        <w:rPr>
          <w:rFonts w:ascii="Arial" w:hAnsi="Arial" w:cs="Arial"/>
          <w:sz w:val="24"/>
          <w:szCs w:val="24"/>
        </w:rPr>
        <w:t xml:space="preserve"> a contract </w:t>
      </w:r>
      <w:r w:rsidR="00267F06" w:rsidRPr="004F6F6F">
        <w:rPr>
          <w:rFonts w:ascii="Arial" w:hAnsi="Arial" w:cs="Arial"/>
          <w:sz w:val="24"/>
          <w:szCs w:val="24"/>
        </w:rPr>
        <w:t xml:space="preserve">with a prime </w:t>
      </w:r>
      <w:r w:rsidR="00A3464F" w:rsidRPr="004F6F6F">
        <w:rPr>
          <w:rFonts w:ascii="Arial" w:hAnsi="Arial" w:cs="Arial"/>
          <w:sz w:val="24"/>
          <w:szCs w:val="24"/>
        </w:rPr>
        <w:t>Contractor</w:t>
      </w:r>
      <w:r w:rsidR="00267F06" w:rsidRPr="004F6F6F">
        <w:rPr>
          <w:rFonts w:ascii="Arial" w:hAnsi="Arial" w:cs="Arial"/>
          <w:sz w:val="24"/>
          <w:szCs w:val="24"/>
        </w:rPr>
        <w:t xml:space="preserve">. The Government does not </w:t>
      </w:r>
      <w:proofErr w:type="gramStart"/>
      <w:r w:rsidR="00267F06" w:rsidRPr="004F6F6F">
        <w:rPr>
          <w:rFonts w:ascii="Arial" w:hAnsi="Arial" w:cs="Arial"/>
          <w:sz w:val="24"/>
          <w:szCs w:val="24"/>
        </w:rPr>
        <w:t xml:space="preserve">have privity </w:t>
      </w:r>
      <w:r w:rsidR="008D4181" w:rsidRPr="004F6F6F">
        <w:rPr>
          <w:rFonts w:ascii="Arial" w:hAnsi="Arial" w:cs="Arial"/>
          <w:sz w:val="24"/>
          <w:szCs w:val="24"/>
        </w:rPr>
        <w:t>of</w:t>
      </w:r>
      <w:proofErr w:type="gramEnd"/>
      <w:r w:rsidR="008D4181" w:rsidRPr="004F6F6F">
        <w:rPr>
          <w:rFonts w:ascii="Arial" w:hAnsi="Arial" w:cs="Arial"/>
          <w:sz w:val="24"/>
          <w:szCs w:val="24"/>
        </w:rPr>
        <w:t xml:space="preserve"> </w:t>
      </w:r>
      <w:r w:rsidR="00267F06" w:rsidRPr="004F6F6F">
        <w:rPr>
          <w:rFonts w:ascii="Arial" w:hAnsi="Arial" w:cs="Arial"/>
          <w:sz w:val="24"/>
          <w:szCs w:val="24"/>
        </w:rPr>
        <w:t>contract with the subcontractor</w:t>
      </w:r>
      <w:r w:rsidR="008D4181" w:rsidRPr="004F6F6F">
        <w:rPr>
          <w:rFonts w:ascii="Arial" w:hAnsi="Arial" w:cs="Arial"/>
          <w:sz w:val="24"/>
          <w:szCs w:val="24"/>
        </w:rPr>
        <w:t>.</w:t>
      </w:r>
    </w:p>
    <w:p w:rsidR="008D4181" w:rsidRPr="004F6F6F" w:rsidRDefault="008D4181" w:rsidP="0015134A">
      <w:pPr>
        <w:suppressAutoHyphens/>
        <w:rPr>
          <w:rFonts w:ascii="Arial" w:hAnsi="Arial" w:cs="Arial"/>
          <w:sz w:val="24"/>
          <w:szCs w:val="24"/>
        </w:rPr>
      </w:pPr>
    </w:p>
    <w:p w:rsidR="008D4181" w:rsidRPr="004F6F6F" w:rsidRDefault="00764B11" w:rsidP="00F03FC8">
      <w:pPr>
        <w:suppressAutoHyphens/>
        <w:rPr>
          <w:rFonts w:ascii="Arial" w:hAnsi="Arial" w:cs="Arial"/>
          <w:sz w:val="24"/>
          <w:szCs w:val="24"/>
        </w:rPr>
      </w:pPr>
      <w:proofErr w:type="gramStart"/>
      <w:r w:rsidRPr="004F6F6F">
        <w:rPr>
          <w:rFonts w:ascii="Arial" w:hAnsi="Arial" w:cs="Arial"/>
          <w:b/>
          <w:sz w:val="24"/>
          <w:szCs w:val="24"/>
        </w:rPr>
        <w:t>Work Day</w:t>
      </w:r>
      <w:proofErr w:type="gramEnd"/>
      <w:r w:rsidRPr="004F6F6F">
        <w:rPr>
          <w:rFonts w:ascii="Arial" w:hAnsi="Arial" w:cs="Arial"/>
          <w:sz w:val="24"/>
          <w:szCs w:val="24"/>
        </w:rPr>
        <w:t xml:space="preserve"> - </w:t>
      </w:r>
      <w:r w:rsidR="008D4181" w:rsidRPr="004F6F6F">
        <w:rPr>
          <w:rFonts w:ascii="Arial" w:hAnsi="Arial" w:cs="Arial"/>
          <w:sz w:val="24"/>
          <w:szCs w:val="24"/>
        </w:rPr>
        <w:t>The number of hours per day the Contractor provides services</w:t>
      </w:r>
      <w:r w:rsidR="00423C79" w:rsidRPr="004F6F6F">
        <w:rPr>
          <w:rFonts w:ascii="Arial" w:hAnsi="Arial" w:cs="Arial"/>
          <w:sz w:val="24"/>
          <w:szCs w:val="24"/>
        </w:rPr>
        <w:t xml:space="preserve"> in accordance with the contract</w:t>
      </w:r>
      <w:r w:rsidR="008D4181" w:rsidRPr="004F6F6F">
        <w:rPr>
          <w:rFonts w:ascii="Arial" w:hAnsi="Arial" w:cs="Arial"/>
          <w:sz w:val="24"/>
          <w:szCs w:val="24"/>
        </w:rPr>
        <w:t>.</w:t>
      </w:r>
    </w:p>
    <w:p w:rsidR="008D4181" w:rsidRPr="004F6F6F" w:rsidRDefault="008D4181" w:rsidP="0015134A">
      <w:pPr>
        <w:suppressAutoHyphens/>
        <w:rPr>
          <w:rFonts w:ascii="Arial" w:hAnsi="Arial" w:cs="Arial"/>
          <w:sz w:val="24"/>
          <w:szCs w:val="24"/>
        </w:rPr>
      </w:pPr>
    </w:p>
    <w:p w:rsidR="008D4181" w:rsidRPr="004F6F6F" w:rsidRDefault="00764B11" w:rsidP="00F03FC8">
      <w:pPr>
        <w:suppressAutoHyphens/>
        <w:rPr>
          <w:rFonts w:ascii="Arial" w:hAnsi="Arial" w:cs="Arial"/>
          <w:sz w:val="24"/>
          <w:szCs w:val="24"/>
        </w:rPr>
      </w:pPr>
      <w:r w:rsidRPr="004F6F6F">
        <w:rPr>
          <w:rFonts w:ascii="Arial" w:hAnsi="Arial" w:cs="Arial"/>
          <w:b/>
          <w:sz w:val="24"/>
          <w:szCs w:val="24"/>
        </w:rPr>
        <w:t>Work Week</w:t>
      </w:r>
      <w:r w:rsidRPr="004F6F6F">
        <w:rPr>
          <w:rFonts w:ascii="Arial" w:hAnsi="Arial" w:cs="Arial"/>
          <w:sz w:val="24"/>
          <w:szCs w:val="24"/>
        </w:rPr>
        <w:t xml:space="preserve"> - </w:t>
      </w:r>
      <w:r w:rsidR="00EA354E" w:rsidRPr="004F6F6F">
        <w:rPr>
          <w:rFonts w:ascii="Arial" w:hAnsi="Arial" w:cs="Arial"/>
          <w:sz w:val="24"/>
          <w:szCs w:val="24"/>
        </w:rPr>
        <w:t>Monday through Friday, unless otherwise</w:t>
      </w:r>
      <w:r w:rsidR="00FE02CA" w:rsidRPr="004F6F6F">
        <w:rPr>
          <w:rFonts w:ascii="Arial" w:hAnsi="Arial" w:cs="Arial"/>
          <w:sz w:val="24"/>
          <w:szCs w:val="24"/>
        </w:rPr>
        <w:t xml:space="preserve"> specified</w:t>
      </w:r>
      <w:r w:rsidR="00EA354E" w:rsidRPr="004F6F6F">
        <w:rPr>
          <w:rFonts w:ascii="Arial" w:hAnsi="Arial" w:cs="Arial"/>
          <w:sz w:val="24"/>
          <w:szCs w:val="24"/>
        </w:rPr>
        <w:t>.</w:t>
      </w:r>
    </w:p>
    <w:p w:rsidR="008D4181" w:rsidRPr="004F6F6F" w:rsidRDefault="008D4181" w:rsidP="0015134A">
      <w:pPr>
        <w:suppressAutoHyphens/>
        <w:rPr>
          <w:rFonts w:ascii="Arial" w:hAnsi="Arial" w:cs="Arial"/>
          <w:sz w:val="24"/>
          <w:szCs w:val="24"/>
        </w:rPr>
      </w:pPr>
    </w:p>
    <w:p w:rsidR="00880DDD" w:rsidRPr="004F6F6F" w:rsidRDefault="00764B11" w:rsidP="00F03FC8">
      <w:pPr>
        <w:rPr>
          <w:rFonts w:ascii="Arial" w:hAnsi="Arial" w:cs="Arial"/>
          <w:b/>
          <w:i/>
          <w:color w:val="000000" w:themeColor="text1"/>
          <w:sz w:val="24"/>
          <w:szCs w:val="24"/>
        </w:rPr>
      </w:pPr>
      <w:proofErr w:type="gramStart"/>
      <w:r w:rsidRPr="004F6F6F">
        <w:rPr>
          <w:rFonts w:ascii="Arial" w:hAnsi="Arial" w:cs="Arial"/>
          <w:b/>
          <w:sz w:val="24"/>
          <w:szCs w:val="24"/>
        </w:rPr>
        <w:t xml:space="preserve">2.2  </w:t>
      </w:r>
      <w:r w:rsidRPr="004F6F6F">
        <w:rPr>
          <w:rFonts w:ascii="Arial" w:hAnsi="Arial" w:cs="Arial"/>
          <w:b/>
          <w:color w:val="000000" w:themeColor="text1"/>
          <w:sz w:val="24"/>
          <w:szCs w:val="24"/>
          <w:u w:val="single"/>
        </w:rPr>
        <w:t>Acronyms</w:t>
      </w:r>
      <w:r w:rsidRPr="004F6F6F">
        <w:rPr>
          <w:rFonts w:ascii="Arial" w:hAnsi="Arial" w:cs="Arial"/>
          <w:b/>
          <w:color w:val="000000" w:themeColor="text1"/>
          <w:sz w:val="24"/>
          <w:szCs w:val="24"/>
        </w:rPr>
        <w:t>:</w:t>
      </w:r>
      <w:r w:rsidR="008D4181" w:rsidRPr="004F6F6F">
        <w:rPr>
          <w:rFonts w:ascii="Arial" w:hAnsi="Arial" w:cs="Arial"/>
          <w:color w:val="000000" w:themeColor="text1"/>
          <w:sz w:val="24"/>
          <w:szCs w:val="24"/>
        </w:rPr>
        <w:t xml:space="preserve">  </w:t>
      </w:r>
      <w:r w:rsidR="00AD18DD" w:rsidRPr="004F6F6F">
        <w:rPr>
          <w:rFonts w:ascii="Arial" w:hAnsi="Arial" w:cs="Arial"/>
          <w:color w:val="000000" w:themeColor="text1"/>
          <w:sz w:val="24"/>
          <w:szCs w:val="24"/>
        </w:rPr>
        <w:t>Although</w:t>
      </w:r>
      <w:proofErr w:type="gramEnd"/>
      <w:r w:rsidR="00AD18DD" w:rsidRPr="004F6F6F">
        <w:rPr>
          <w:rFonts w:ascii="Arial" w:hAnsi="Arial" w:cs="Arial"/>
          <w:color w:val="000000" w:themeColor="text1"/>
          <w:sz w:val="24"/>
          <w:szCs w:val="24"/>
        </w:rPr>
        <w:t xml:space="preserve"> not inclusive of every term used within this PWS</w:t>
      </w:r>
      <w:r w:rsidR="008451CE" w:rsidRPr="004F6F6F">
        <w:rPr>
          <w:rFonts w:ascii="Arial" w:hAnsi="Arial" w:cs="Arial"/>
          <w:color w:val="000000" w:themeColor="text1"/>
          <w:sz w:val="24"/>
          <w:szCs w:val="24"/>
        </w:rPr>
        <w:t>, or that may be included in an acquisition</w:t>
      </w:r>
      <w:r w:rsidR="00AD18DD" w:rsidRPr="004F6F6F">
        <w:rPr>
          <w:rFonts w:ascii="Arial" w:hAnsi="Arial" w:cs="Arial"/>
          <w:color w:val="000000" w:themeColor="text1"/>
          <w:sz w:val="24"/>
          <w:szCs w:val="24"/>
        </w:rPr>
        <w:t xml:space="preserve">, the following </w:t>
      </w:r>
      <w:r w:rsidR="00880DDD" w:rsidRPr="004F6F6F">
        <w:rPr>
          <w:rFonts w:ascii="Arial" w:hAnsi="Arial" w:cs="Arial"/>
          <w:color w:val="000000" w:themeColor="text1"/>
          <w:sz w:val="24"/>
          <w:szCs w:val="24"/>
        </w:rPr>
        <w:t xml:space="preserve">provides a list of acronyms </w:t>
      </w:r>
      <w:r w:rsidR="008451CE" w:rsidRPr="004F6F6F">
        <w:rPr>
          <w:rFonts w:ascii="Arial" w:hAnsi="Arial" w:cs="Arial"/>
          <w:color w:val="000000" w:themeColor="text1"/>
          <w:sz w:val="24"/>
          <w:szCs w:val="24"/>
        </w:rPr>
        <w:t xml:space="preserve">commonly </w:t>
      </w:r>
      <w:r w:rsidR="00880DDD" w:rsidRPr="004F6F6F">
        <w:rPr>
          <w:rFonts w:ascii="Arial" w:hAnsi="Arial" w:cs="Arial"/>
          <w:color w:val="000000" w:themeColor="text1"/>
          <w:sz w:val="24"/>
          <w:szCs w:val="24"/>
        </w:rPr>
        <w:t>used in the acquisition field.</w:t>
      </w:r>
      <w:r w:rsidR="00880DDD" w:rsidRPr="004F6F6F">
        <w:rPr>
          <w:rFonts w:ascii="Arial" w:hAnsi="Arial" w:cs="Arial"/>
          <w:b/>
          <w:color w:val="000000" w:themeColor="text1"/>
          <w:sz w:val="24"/>
          <w:szCs w:val="24"/>
        </w:rPr>
        <w:t xml:space="preserve"> </w:t>
      </w:r>
    </w:p>
    <w:p w:rsidR="00880DDD" w:rsidRPr="004F6F6F" w:rsidRDefault="00880DDD" w:rsidP="00880DDD">
      <w:pPr>
        <w:rPr>
          <w:rFonts w:ascii="Arial" w:hAnsi="Arial" w:cs="Arial"/>
          <w:b/>
          <w:i/>
          <w:color w:val="000000" w:themeColor="text1"/>
          <w:sz w:val="24"/>
          <w:szCs w:val="24"/>
        </w:rPr>
      </w:pPr>
    </w:p>
    <w:p w:rsidR="008D4181" w:rsidRPr="004F6F6F" w:rsidRDefault="008D4181" w:rsidP="00F42CC4">
      <w:pPr>
        <w:suppressAutoHyphens/>
        <w:rPr>
          <w:rFonts w:ascii="Arial" w:hAnsi="Arial" w:cs="Arial"/>
          <w:color w:val="000000" w:themeColor="text1"/>
          <w:sz w:val="24"/>
          <w:szCs w:val="24"/>
        </w:rPr>
      </w:pPr>
      <w:r w:rsidRPr="004F6F6F">
        <w:rPr>
          <w:rFonts w:ascii="Arial" w:hAnsi="Arial" w:cs="Arial"/>
          <w:color w:val="000000" w:themeColor="text1"/>
          <w:sz w:val="24"/>
          <w:szCs w:val="24"/>
        </w:rPr>
        <w:t>ACOR</w:t>
      </w:r>
      <w:r w:rsidRPr="004F6F6F">
        <w:rPr>
          <w:rFonts w:ascii="Arial" w:hAnsi="Arial" w:cs="Arial"/>
          <w:color w:val="000000" w:themeColor="text1"/>
          <w:sz w:val="24"/>
          <w:szCs w:val="24"/>
        </w:rPr>
        <w:tab/>
      </w:r>
      <w:r w:rsidRPr="004F6F6F">
        <w:rPr>
          <w:rFonts w:ascii="Arial" w:hAnsi="Arial" w:cs="Arial"/>
          <w:color w:val="000000" w:themeColor="text1"/>
          <w:sz w:val="24"/>
          <w:szCs w:val="24"/>
        </w:rPr>
        <w:tab/>
      </w:r>
      <w:r w:rsidRPr="004F6F6F">
        <w:rPr>
          <w:rFonts w:ascii="Arial" w:hAnsi="Arial" w:cs="Arial"/>
          <w:color w:val="000000" w:themeColor="text1"/>
          <w:sz w:val="24"/>
          <w:szCs w:val="24"/>
        </w:rPr>
        <w:tab/>
        <w:t>Alternate Contracting Officer's Representative</w:t>
      </w:r>
    </w:p>
    <w:p w:rsidR="00A94D36" w:rsidRPr="004F6F6F" w:rsidRDefault="00A94D36" w:rsidP="00F42CC4">
      <w:pPr>
        <w:suppressAutoHyphens/>
        <w:rPr>
          <w:rFonts w:ascii="Arial" w:hAnsi="Arial" w:cs="Arial"/>
          <w:sz w:val="24"/>
          <w:szCs w:val="24"/>
        </w:rPr>
      </w:pPr>
      <w:r w:rsidRPr="004F6F6F">
        <w:rPr>
          <w:rFonts w:ascii="Arial" w:hAnsi="Arial" w:cs="Arial"/>
          <w:color w:val="000000" w:themeColor="text1"/>
          <w:sz w:val="24"/>
          <w:szCs w:val="24"/>
        </w:rPr>
        <w:t>AFARS</w:t>
      </w:r>
      <w:r w:rsidRPr="004F6F6F">
        <w:rPr>
          <w:rFonts w:ascii="Arial" w:hAnsi="Arial" w:cs="Arial"/>
          <w:color w:val="000000" w:themeColor="text1"/>
          <w:sz w:val="24"/>
          <w:szCs w:val="24"/>
        </w:rPr>
        <w:tab/>
      </w:r>
      <w:r w:rsidRPr="004F6F6F">
        <w:rPr>
          <w:rFonts w:ascii="Arial" w:hAnsi="Arial" w:cs="Arial"/>
          <w:color w:val="000000" w:themeColor="text1"/>
          <w:sz w:val="24"/>
          <w:szCs w:val="24"/>
        </w:rPr>
        <w:tab/>
        <w:t xml:space="preserve">Army Federal </w:t>
      </w:r>
      <w:r w:rsidRPr="004F6F6F">
        <w:rPr>
          <w:rFonts w:ascii="Arial" w:hAnsi="Arial" w:cs="Arial"/>
          <w:sz w:val="24"/>
          <w:szCs w:val="24"/>
        </w:rPr>
        <w:t>Acquisition Regulation Supplement</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AHA</w:t>
      </w:r>
      <w:r w:rsidR="009C2978" w:rsidRPr="004F6F6F">
        <w:rPr>
          <w:rFonts w:ascii="Arial" w:hAnsi="Arial" w:cs="Arial"/>
          <w:sz w:val="24"/>
          <w:szCs w:val="24"/>
        </w:rPr>
        <w:tab/>
      </w:r>
      <w:r w:rsidR="009C2978" w:rsidRPr="004F6F6F">
        <w:rPr>
          <w:rFonts w:ascii="Arial" w:hAnsi="Arial" w:cs="Arial"/>
          <w:sz w:val="24"/>
          <w:szCs w:val="24"/>
        </w:rPr>
        <w:tab/>
      </w:r>
      <w:r w:rsidR="009C2978" w:rsidRPr="004F6F6F">
        <w:rPr>
          <w:rFonts w:ascii="Arial" w:hAnsi="Arial" w:cs="Arial"/>
          <w:sz w:val="24"/>
          <w:szCs w:val="24"/>
        </w:rPr>
        <w:tab/>
        <w:t>Activity</w:t>
      </w:r>
      <w:r w:rsidR="00F077B4" w:rsidRPr="004F6F6F">
        <w:rPr>
          <w:rFonts w:ascii="Arial" w:hAnsi="Arial" w:cs="Arial"/>
          <w:sz w:val="24"/>
          <w:szCs w:val="24"/>
        </w:rPr>
        <w:t xml:space="preserve"> </w:t>
      </w:r>
      <w:r w:rsidR="009C2978" w:rsidRPr="004F6F6F">
        <w:rPr>
          <w:rFonts w:ascii="Arial" w:hAnsi="Arial" w:cs="Arial"/>
          <w:sz w:val="24"/>
          <w:szCs w:val="24"/>
        </w:rPr>
        <w:t>Hazard Analysis</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AOR</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Area of Responsibility</w:t>
      </w:r>
    </w:p>
    <w:p w:rsidR="00394F35" w:rsidRPr="004F6F6F" w:rsidRDefault="008D4181" w:rsidP="00F42CC4">
      <w:pPr>
        <w:suppressAutoHyphens/>
        <w:rPr>
          <w:rFonts w:ascii="Arial" w:hAnsi="Arial" w:cs="Arial"/>
          <w:sz w:val="24"/>
          <w:szCs w:val="24"/>
        </w:rPr>
      </w:pPr>
      <w:r w:rsidRPr="004F6F6F">
        <w:rPr>
          <w:rFonts w:ascii="Arial" w:hAnsi="Arial" w:cs="Arial"/>
          <w:sz w:val="24"/>
          <w:szCs w:val="24"/>
        </w:rPr>
        <w:t>AR</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Army Regulation</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AT</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Anti-terrorism</w:t>
      </w:r>
    </w:p>
    <w:p w:rsidR="009C2978" w:rsidRPr="004F6F6F" w:rsidRDefault="009C2978" w:rsidP="00F42CC4">
      <w:pPr>
        <w:suppressAutoHyphens/>
        <w:rPr>
          <w:rFonts w:ascii="Arial" w:hAnsi="Arial" w:cs="Arial"/>
          <w:sz w:val="24"/>
          <w:szCs w:val="24"/>
        </w:rPr>
      </w:pPr>
      <w:r w:rsidRPr="004F6F6F">
        <w:rPr>
          <w:rFonts w:ascii="Arial" w:hAnsi="Arial" w:cs="Arial"/>
          <w:sz w:val="24"/>
          <w:szCs w:val="24"/>
        </w:rPr>
        <w:t>ATCTS</w:t>
      </w:r>
      <w:r w:rsidRPr="004F6F6F">
        <w:rPr>
          <w:rFonts w:ascii="Arial" w:hAnsi="Arial" w:cs="Arial"/>
          <w:sz w:val="24"/>
          <w:szCs w:val="24"/>
        </w:rPr>
        <w:tab/>
      </w:r>
      <w:r w:rsidRPr="004F6F6F">
        <w:rPr>
          <w:rFonts w:ascii="Arial" w:hAnsi="Arial" w:cs="Arial"/>
          <w:sz w:val="24"/>
          <w:szCs w:val="24"/>
        </w:rPr>
        <w:tab/>
        <w:t>Army Training Certification Tracking System</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CAC</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Common Access Card</w:t>
      </w:r>
    </w:p>
    <w:p w:rsidR="008D4181" w:rsidRPr="004F6F6F" w:rsidRDefault="00394F35" w:rsidP="00F42CC4">
      <w:pPr>
        <w:suppressAutoHyphens/>
        <w:rPr>
          <w:rFonts w:ascii="Arial" w:hAnsi="Arial" w:cs="Arial"/>
          <w:sz w:val="24"/>
          <w:szCs w:val="24"/>
        </w:rPr>
      </w:pPr>
      <w:r w:rsidRPr="004F6F6F">
        <w:rPr>
          <w:rFonts w:ascii="Arial" w:hAnsi="Arial" w:cs="Arial"/>
          <w:sz w:val="24"/>
          <w:szCs w:val="24"/>
        </w:rPr>
        <w:t>CCE</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Contracting Center of Excellence</w:t>
      </w:r>
      <w:r w:rsidR="008D4181" w:rsidRPr="004F6F6F">
        <w:rPr>
          <w:rFonts w:ascii="Arial" w:hAnsi="Arial" w:cs="Arial"/>
          <w:sz w:val="24"/>
          <w:szCs w:val="24"/>
        </w:rPr>
        <w:t xml:space="preserve"> </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CFR</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Code of Federal Regulations</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CONUS</w:t>
      </w:r>
      <w:r w:rsidRPr="004F6F6F">
        <w:rPr>
          <w:rFonts w:ascii="Arial" w:hAnsi="Arial" w:cs="Arial"/>
          <w:sz w:val="24"/>
          <w:szCs w:val="24"/>
        </w:rPr>
        <w:tab/>
      </w:r>
      <w:r w:rsidRPr="004F6F6F">
        <w:rPr>
          <w:rFonts w:ascii="Arial" w:hAnsi="Arial" w:cs="Arial"/>
          <w:sz w:val="24"/>
          <w:szCs w:val="24"/>
        </w:rPr>
        <w:tab/>
        <w:t>Continental United States (excludes Alaska and Hawaii)</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COR</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Contracting Officer</w:t>
      </w:r>
      <w:r w:rsidR="00A3464F" w:rsidRPr="004F6F6F">
        <w:rPr>
          <w:rFonts w:ascii="Arial" w:hAnsi="Arial" w:cs="Arial"/>
          <w:sz w:val="24"/>
          <w:szCs w:val="24"/>
        </w:rPr>
        <w:t>’s</w:t>
      </w:r>
      <w:r w:rsidRPr="004F6F6F">
        <w:rPr>
          <w:rFonts w:ascii="Arial" w:hAnsi="Arial" w:cs="Arial"/>
          <w:sz w:val="24"/>
          <w:szCs w:val="24"/>
        </w:rPr>
        <w:t xml:space="preserve"> Representative</w:t>
      </w:r>
    </w:p>
    <w:p w:rsidR="008D4181" w:rsidRPr="004F6F6F" w:rsidRDefault="00EA354E" w:rsidP="00F42CC4">
      <w:pPr>
        <w:suppressAutoHyphens/>
        <w:rPr>
          <w:rFonts w:ascii="Arial" w:hAnsi="Arial" w:cs="Arial"/>
          <w:sz w:val="24"/>
          <w:szCs w:val="24"/>
        </w:rPr>
      </w:pPr>
      <w:r w:rsidRPr="004F6F6F">
        <w:rPr>
          <w:rFonts w:ascii="Arial" w:hAnsi="Arial" w:cs="Arial"/>
          <w:sz w:val="24"/>
          <w:szCs w:val="24"/>
        </w:rPr>
        <w:t>COTS</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Commercial-Off-the-Shelf</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DA</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Department of the Army</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DD250</w:t>
      </w:r>
      <w:r w:rsidRPr="004F6F6F">
        <w:rPr>
          <w:rFonts w:ascii="Arial" w:hAnsi="Arial" w:cs="Arial"/>
          <w:sz w:val="24"/>
          <w:szCs w:val="24"/>
        </w:rPr>
        <w:tab/>
      </w:r>
      <w:r w:rsidR="00071910" w:rsidRPr="004F6F6F">
        <w:rPr>
          <w:rFonts w:ascii="Arial" w:hAnsi="Arial" w:cs="Arial"/>
          <w:sz w:val="24"/>
          <w:szCs w:val="24"/>
        </w:rPr>
        <w:tab/>
      </w:r>
      <w:r w:rsidRPr="004F6F6F">
        <w:rPr>
          <w:rFonts w:ascii="Arial" w:hAnsi="Arial" w:cs="Arial"/>
          <w:sz w:val="24"/>
          <w:szCs w:val="24"/>
        </w:rPr>
        <w:t>Department of Defense Form 250 (Receiving Report)</w:t>
      </w:r>
    </w:p>
    <w:p w:rsidR="0071261D" w:rsidRPr="004F6F6F" w:rsidRDefault="0071261D" w:rsidP="00F42CC4">
      <w:pPr>
        <w:suppressAutoHyphens/>
        <w:rPr>
          <w:rFonts w:ascii="Arial" w:hAnsi="Arial" w:cs="Arial"/>
          <w:sz w:val="24"/>
          <w:szCs w:val="24"/>
        </w:rPr>
      </w:pPr>
      <w:r w:rsidRPr="004F6F6F">
        <w:rPr>
          <w:rFonts w:ascii="Arial" w:hAnsi="Arial" w:cs="Arial"/>
          <w:sz w:val="24"/>
          <w:szCs w:val="24"/>
        </w:rPr>
        <w:t>DD254</w:t>
      </w:r>
      <w:r w:rsidRPr="004F6F6F">
        <w:rPr>
          <w:rFonts w:ascii="Arial" w:hAnsi="Arial" w:cs="Arial"/>
          <w:sz w:val="24"/>
          <w:szCs w:val="24"/>
        </w:rPr>
        <w:tab/>
      </w:r>
      <w:r w:rsidRPr="004F6F6F">
        <w:rPr>
          <w:rFonts w:ascii="Arial" w:hAnsi="Arial" w:cs="Arial"/>
          <w:sz w:val="24"/>
          <w:szCs w:val="24"/>
        </w:rPr>
        <w:tab/>
        <w:t>Department of Defense Contract Security Requirement List</w:t>
      </w:r>
    </w:p>
    <w:p w:rsidR="00A94D36" w:rsidRPr="004F6F6F" w:rsidRDefault="00A94D36" w:rsidP="00F42CC4">
      <w:pPr>
        <w:suppressAutoHyphens/>
        <w:rPr>
          <w:rFonts w:ascii="Arial" w:hAnsi="Arial" w:cs="Arial"/>
          <w:sz w:val="24"/>
          <w:szCs w:val="24"/>
        </w:rPr>
      </w:pPr>
      <w:r w:rsidRPr="004F6F6F">
        <w:rPr>
          <w:rFonts w:ascii="Arial" w:hAnsi="Arial" w:cs="Arial"/>
          <w:sz w:val="24"/>
          <w:szCs w:val="24"/>
        </w:rPr>
        <w:t>DFARS</w:t>
      </w:r>
      <w:r w:rsidRPr="004F6F6F">
        <w:rPr>
          <w:rFonts w:ascii="Arial" w:hAnsi="Arial" w:cs="Arial"/>
          <w:sz w:val="24"/>
          <w:szCs w:val="24"/>
        </w:rPr>
        <w:tab/>
      </w:r>
      <w:r w:rsidRPr="004F6F6F">
        <w:rPr>
          <w:rFonts w:ascii="Arial" w:hAnsi="Arial" w:cs="Arial"/>
          <w:sz w:val="24"/>
          <w:szCs w:val="24"/>
        </w:rPr>
        <w:tab/>
        <w:t>Defense Federal Acquisition Regulation Supplement</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DMDC</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Defense Manpower Data Center</w:t>
      </w:r>
    </w:p>
    <w:p w:rsidR="008D4181" w:rsidRPr="004F6F6F" w:rsidRDefault="006952A1" w:rsidP="00F42CC4">
      <w:pPr>
        <w:suppressAutoHyphens/>
        <w:rPr>
          <w:rFonts w:ascii="Arial" w:hAnsi="Arial" w:cs="Arial"/>
          <w:sz w:val="24"/>
          <w:szCs w:val="24"/>
        </w:rPr>
      </w:pPr>
      <w:r w:rsidRPr="004F6F6F">
        <w:rPr>
          <w:rFonts w:ascii="Arial" w:hAnsi="Arial" w:cs="Arial"/>
          <w:sz w:val="24"/>
          <w:szCs w:val="24"/>
        </w:rPr>
        <w:t>DoD</w:t>
      </w:r>
      <w:r w:rsidR="008D4181" w:rsidRPr="004F6F6F">
        <w:rPr>
          <w:rFonts w:ascii="Arial" w:hAnsi="Arial" w:cs="Arial"/>
          <w:sz w:val="24"/>
          <w:szCs w:val="24"/>
        </w:rPr>
        <w:tab/>
      </w:r>
      <w:r w:rsidR="008D4181" w:rsidRPr="004F6F6F">
        <w:rPr>
          <w:rFonts w:ascii="Arial" w:hAnsi="Arial" w:cs="Arial"/>
          <w:sz w:val="24"/>
          <w:szCs w:val="24"/>
        </w:rPr>
        <w:tab/>
      </w:r>
      <w:r w:rsidR="008D4181" w:rsidRPr="004F6F6F">
        <w:rPr>
          <w:rFonts w:ascii="Arial" w:hAnsi="Arial" w:cs="Arial"/>
          <w:sz w:val="24"/>
          <w:szCs w:val="24"/>
        </w:rPr>
        <w:tab/>
        <w:t>Department of Defense</w:t>
      </w:r>
    </w:p>
    <w:p w:rsidR="00665781" w:rsidRPr="004F6F6F" w:rsidRDefault="00D710DB" w:rsidP="00F42CC4">
      <w:pPr>
        <w:suppressAutoHyphens/>
        <w:rPr>
          <w:rFonts w:ascii="Arial" w:hAnsi="Arial" w:cs="Arial"/>
          <w:sz w:val="24"/>
          <w:szCs w:val="24"/>
        </w:rPr>
      </w:pPr>
      <w:proofErr w:type="gramStart"/>
      <w:r w:rsidRPr="004F6F6F">
        <w:rPr>
          <w:rFonts w:ascii="Arial" w:hAnsi="Arial" w:cs="Arial"/>
          <w:sz w:val="24"/>
          <w:szCs w:val="24"/>
        </w:rPr>
        <w:t>FAR</w:t>
      </w:r>
      <w:r w:rsidRPr="004F6F6F">
        <w:rPr>
          <w:rFonts w:ascii="Arial" w:hAnsi="Arial" w:cs="Arial"/>
          <w:sz w:val="24"/>
          <w:szCs w:val="24"/>
        </w:rPr>
        <w:tab/>
      </w:r>
      <w:r w:rsidRPr="004F6F6F">
        <w:rPr>
          <w:rFonts w:ascii="Arial" w:hAnsi="Arial" w:cs="Arial"/>
          <w:sz w:val="24"/>
          <w:szCs w:val="24"/>
        </w:rPr>
        <w:tab/>
      </w:r>
      <w:proofErr w:type="gramEnd"/>
      <w:r w:rsidRPr="004F6F6F">
        <w:rPr>
          <w:rFonts w:ascii="Arial" w:hAnsi="Arial" w:cs="Arial"/>
          <w:sz w:val="24"/>
          <w:szCs w:val="24"/>
        </w:rPr>
        <w:tab/>
        <w:t xml:space="preserve">Federal Acquisition Regulation </w:t>
      </w:r>
    </w:p>
    <w:p w:rsidR="00880DDD" w:rsidRPr="004F6F6F" w:rsidRDefault="00665781" w:rsidP="00F42CC4">
      <w:pPr>
        <w:suppressAutoHyphens/>
        <w:rPr>
          <w:rFonts w:ascii="Arial" w:hAnsi="Arial" w:cs="Arial"/>
          <w:sz w:val="24"/>
          <w:szCs w:val="24"/>
        </w:rPr>
      </w:pPr>
      <w:r w:rsidRPr="004F6F6F">
        <w:rPr>
          <w:rFonts w:ascii="Arial" w:hAnsi="Arial" w:cs="Arial"/>
          <w:sz w:val="24"/>
          <w:szCs w:val="24"/>
        </w:rPr>
        <w:t>GFP</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Government Furnished Property</w:t>
      </w:r>
    </w:p>
    <w:p w:rsidR="00D710DB" w:rsidRPr="004F6F6F" w:rsidRDefault="00880DDD" w:rsidP="00F42CC4">
      <w:pPr>
        <w:suppressAutoHyphens/>
        <w:rPr>
          <w:rFonts w:ascii="Arial" w:hAnsi="Arial" w:cs="Arial"/>
          <w:sz w:val="24"/>
          <w:szCs w:val="24"/>
        </w:rPr>
      </w:pPr>
      <w:r w:rsidRPr="004F6F6F">
        <w:rPr>
          <w:rFonts w:ascii="Arial" w:hAnsi="Arial" w:cs="Arial"/>
          <w:sz w:val="24"/>
          <w:szCs w:val="24"/>
        </w:rPr>
        <w:t>HLO</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High Level Objective</w:t>
      </w:r>
      <w:r w:rsidR="00D710DB" w:rsidRPr="004F6F6F">
        <w:rPr>
          <w:rFonts w:ascii="Arial" w:hAnsi="Arial" w:cs="Arial"/>
          <w:sz w:val="24"/>
          <w:szCs w:val="24"/>
        </w:rPr>
        <w:tab/>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HIPAA</w:t>
      </w:r>
      <w:r w:rsidRPr="004F6F6F">
        <w:rPr>
          <w:rFonts w:ascii="Arial" w:hAnsi="Arial" w:cs="Arial"/>
          <w:sz w:val="24"/>
          <w:szCs w:val="24"/>
        </w:rPr>
        <w:tab/>
      </w:r>
      <w:r w:rsidRPr="004F6F6F">
        <w:rPr>
          <w:rFonts w:ascii="Arial" w:hAnsi="Arial" w:cs="Arial"/>
          <w:sz w:val="24"/>
          <w:szCs w:val="24"/>
        </w:rPr>
        <w:tab/>
        <w:t>Health Insurance Portability and Accountability Act of 1996</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IA</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Information Awareness</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IAC</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r>
      <w:r w:rsidR="009C2978" w:rsidRPr="004F6F6F">
        <w:rPr>
          <w:rFonts w:ascii="Arial" w:hAnsi="Arial" w:cs="Arial"/>
          <w:sz w:val="24"/>
          <w:szCs w:val="24"/>
        </w:rPr>
        <w:t>Installation Access Control</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IACO</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r>
      <w:r w:rsidR="009C2978" w:rsidRPr="004F6F6F">
        <w:rPr>
          <w:rFonts w:ascii="Arial" w:hAnsi="Arial" w:cs="Arial"/>
          <w:sz w:val="24"/>
          <w:szCs w:val="24"/>
        </w:rPr>
        <w:t>Installation Access Control Office</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ID</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Identification</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IGCE</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Independent Government Cost Estimate</w:t>
      </w:r>
    </w:p>
    <w:p w:rsidR="009C2978" w:rsidRPr="004F6F6F" w:rsidRDefault="009C2978" w:rsidP="00F42CC4">
      <w:pPr>
        <w:suppressAutoHyphens/>
        <w:rPr>
          <w:rFonts w:ascii="Arial" w:hAnsi="Arial" w:cs="Arial"/>
          <w:sz w:val="24"/>
          <w:szCs w:val="24"/>
        </w:rPr>
      </w:pPr>
      <w:r w:rsidRPr="004F6F6F">
        <w:rPr>
          <w:rFonts w:ascii="Arial" w:hAnsi="Arial" w:cs="Arial"/>
          <w:sz w:val="24"/>
          <w:szCs w:val="24"/>
        </w:rPr>
        <w:t>IT</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Information Technology</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JTR</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Joint Travel Regulation</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JPAS</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 xml:space="preserve">Joint </w:t>
      </w:r>
      <w:r w:rsidR="009C2978" w:rsidRPr="004F6F6F">
        <w:rPr>
          <w:rFonts w:ascii="Arial" w:hAnsi="Arial" w:cs="Arial"/>
          <w:sz w:val="24"/>
          <w:szCs w:val="24"/>
        </w:rPr>
        <w:t>Personnel Adjudication System</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KO</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 xml:space="preserve">Contracting Officer </w:t>
      </w:r>
    </w:p>
    <w:p w:rsidR="006D3139" w:rsidRPr="004F6F6F" w:rsidRDefault="006D3139" w:rsidP="00F42CC4">
      <w:pPr>
        <w:suppressAutoHyphens/>
        <w:rPr>
          <w:rFonts w:ascii="Arial" w:hAnsi="Arial" w:cs="Arial"/>
          <w:sz w:val="24"/>
          <w:szCs w:val="24"/>
        </w:rPr>
      </w:pPr>
      <w:r w:rsidRPr="004F6F6F">
        <w:rPr>
          <w:rFonts w:ascii="Arial" w:hAnsi="Arial" w:cs="Arial"/>
          <w:sz w:val="24"/>
          <w:szCs w:val="24"/>
        </w:rPr>
        <w:t>OCI</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Organizational Conflict of Interest</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OCONUS</w:t>
      </w:r>
      <w:r w:rsidRPr="004F6F6F">
        <w:rPr>
          <w:rFonts w:ascii="Arial" w:hAnsi="Arial" w:cs="Arial"/>
          <w:sz w:val="24"/>
          <w:szCs w:val="24"/>
        </w:rPr>
        <w:tab/>
      </w:r>
      <w:r w:rsidRPr="004F6F6F">
        <w:rPr>
          <w:rFonts w:ascii="Arial" w:hAnsi="Arial" w:cs="Arial"/>
          <w:sz w:val="24"/>
          <w:szCs w:val="24"/>
        </w:rPr>
        <w:tab/>
        <w:t>Outside Continental United States (includes Alaska and Hawaii)</w:t>
      </w:r>
    </w:p>
    <w:p w:rsidR="0071261D" w:rsidRPr="004F6F6F" w:rsidRDefault="0071261D" w:rsidP="00F42CC4">
      <w:pPr>
        <w:suppressAutoHyphens/>
        <w:rPr>
          <w:rFonts w:ascii="Arial" w:hAnsi="Arial" w:cs="Arial"/>
          <w:sz w:val="24"/>
          <w:szCs w:val="24"/>
        </w:rPr>
      </w:pPr>
      <w:r w:rsidRPr="004F6F6F">
        <w:rPr>
          <w:rFonts w:ascii="Arial" w:hAnsi="Arial" w:cs="Arial"/>
          <w:sz w:val="24"/>
          <w:szCs w:val="24"/>
        </w:rPr>
        <w:t xml:space="preserve">ODC </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Other Direct Costs</w:t>
      </w:r>
      <w:r w:rsidR="00655CD5" w:rsidRPr="004F6F6F">
        <w:rPr>
          <w:rFonts w:ascii="Arial" w:hAnsi="Arial" w:cs="Arial"/>
          <w:sz w:val="24"/>
          <w:szCs w:val="24"/>
        </w:rPr>
        <w:t xml:space="preserve"> </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OPSEC</w:t>
      </w:r>
      <w:r w:rsidRPr="004F6F6F">
        <w:rPr>
          <w:rFonts w:ascii="Arial" w:hAnsi="Arial" w:cs="Arial"/>
          <w:sz w:val="24"/>
          <w:szCs w:val="24"/>
        </w:rPr>
        <w:tab/>
      </w:r>
      <w:r w:rsidRPr="004F6F6F">
        <w:rPr>
          <w:rFonts w:ascii="Arial" w:hAnsi="Arial" w:cs="Arial"/>
          <w:sz w:val="24"/>
          <w:szCs w:val="24"/>
        </w:rPr>
        <w:tab/>
        <w:t>Operation</w:t>
      </w:r>
      <w:r w:rsidR="009C2978" w:rsidRPr="004F6F6F">
        <w:rPr>
          <w:rFonts w:ascii="Arial" w:hAnsi="Arial" w:cs="Arial"/>
          <w:sz w:val="24"/>
          <w:szCs w:val="24"/>
        </w:rPr>
        <w:t>s</w:t>
      </w:r>
      <w:r w:rsidRPr="004F6F6F">
        <w:rPr>
          <w:rFonts w:ascii="Arial" w:hAnsi="Arial" w:cs="Arial"/>
          <w:sz w:val="24"/>
          <w:szCs w:val="24"/>
        </w:rPr>
        <w:t xml:space="preserve"> Security</w:t>
      </w:r>
    </w:p>
    <w:p w:rsidR="00553AA5" w:rsidRPr="004F6F6F" w:rsidRDefault="00553AA5" w:rsidP="00F42CC4">
      <w:pPr>
        <w:suppressAutoHyphens/>
        <w:rPr>
          <w:rFonts w:ascii="Arial" w:hAnsi="Arial" w:cs="Arial"/>
          <w:sz w:val="24"/>
          <w:szCs w:val="24"/>
        </w:rPr>
      </w:pPr>
      <w:r w:rsidRPr="004F6F6F">
        <w:rPr>
          <w:rFonts w:ascii="Arial" w:hAnsi="Arial" w:cs="Arial"/>
          <w:sz w:val="24"/>
          <w:szCs w:val="24"/>
        </w:rPr>
        <w:t>PA</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Property Administrator</w:t>
      </w:r>
    </w:p>
    <w:p w:rsidR="00016F13" w:rsidRPr="004F6F6F" w:rsidRDefault="00016F13" w:rsidP="00F42CC4">
      <w:pPr>
        <w:suppressAutoHyphens/>
        <w:rPr>
          <w:rFonts w:ascii="Arial" w:hAnsi="Arial" w:cs="Arial"/>
          <w:sz w:val="24"/>
          <w:szCs w:val="24"/>
        </w:rPr>
      </w:pPr>
      <w:r w:rsidRPr="004F6F6F">
        <w:rPr>
          <w:rFonts w:ascii="Arial" w:hAnsi="Arial" w:cs="Arial"/>
          <w:sz w:val="24"/>
          <w:szCs w:val="24"/>
        </w:rPr>
        <w:t>PII</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Personally Identifiable Information</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PIPO</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Phase In/Phase Out</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POC</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Point of Contact</w:t>
      </w:r>
    </w:p>
    <w:p w:rsidR="00FA3B8B" w:rsidRPr="004F6F6F" w:rsidRDefault="00FA3B8B" w:rsidP="00F42CC4">
      <w:pPr>
        <w:suppressAutoHyphens/>
        <w:rPr>
          <w:rFonts w:ascii="Arial" w:hAnsi="Arial" w:cs="Arial"/>
          <w:sz w:val="24"/>
          <w:szCs w:val="24"/>
        </w:rPr>
      </w:pPr>
      <w:r w:rsidRPr="004F6F6F">
        <w:rPr>
          <w:rFonts w:ascii="Arial" w:hAnsi="Arial" w:cs="Arial"/>
          <w:sz w:val="24"/>
          <w:szCs w:val="24"/>
        </w:rPr>
        <w:t>PRS</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Performance Requirements Summary</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PWS</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Performance Work Statement</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QA</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Quality Assurance</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QAP</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Quality Assurance Program</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QASP</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Quality Assurance Surveillance Plan</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QC</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Quality Control</w:t>
      </w:r>
    </w:p>
    <w:p w:rsidR="008D4181" w:rsidRPr="004F6F6F" w:rsidRDefault="008D4181" w:rsidP="00F42CC4">
      <w:pPr>
        <w:suppressAutoHyphens/>
        <w:rPr>
          <w:rFonts w:ascii="Arial" w:hAnsi="Arial" w:cs="Arial"/>
          <w:sz w:val="24"/>
          <w:szCs w:val="24"/>
        </w:rPr>
      </w:pPr>
      <w:r w:rsidRPr="004F6F6F">
        <w:rPr>
          <w:rFonts w:ascii="Arial" w:hAnsi="Arial" w:cs="Arial"/>
          <w:sz w:val="24"/>
          <w:szCs w:val="24"/>
        </w:rPr>
        <w:t>QCP</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Quality Control Program</w:t>
      </w:r>
    </w:p>
    <w:p w:rsidR="00665781" w:rsidRPr="004F6F6F" w:rsidRDefault="00665781" w:rsidP="00F42CC4">
      <w:pPr>
        <w:suppressAutoHyphens/>
        <w:rPr>
          <w:rFonts w:ascii="Arial" w:hAnsi="Arial" w:cs="Arial"/>
          <w:sz w:val="24"/>
          <w:szCs w:val="24"/>
        </w:rPr>
      </w:pPr>
      <w:r w:rsidRPr="004F6F6F">
        <w:rPr>
          <w:rFonts w:ascii="Arial" w:hAnsi="Arial" w:cs="Arial"/>
          <w:sz w:val="24"/>
          <w:szCs w:val="24"/>
        </w:rPr>
        <w:t>RA</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Requiring Activity</w:t>
      </w:r>
    </w:p>
    <w:p w:rsidR="005D14C5" w:rsidRPr="004F6F6F" w:rsidRDefault="008D4181" w:rsidP="00F42CC4">
      <w:pPr>
        <w:suppressAutoHyphens/>
        <w:rPr>
          <w:rFonts w:ascii="Arial" w:hAnsi="Arial" w:cs="Arial"/>
          <w:sz w:val="24"/>
          <w:szCs w:val="24"/>
        </w:rPr>
      </w:pPr>
      <w:r w:rsidRPr="004F6F6F">
        <w:rPr>
          <w:rFonts w:ascii="Arial" w:hAnsi="Arial" w:cs="Arial"/>
          <w:sz w:val="24"/>
          <w:szCs w:val="24"/>
        </w:rPr>
        <w:t>TE</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Technical Exhibit</w:t>
      </w:r>
    </w:p>
    <w:p w:rsidR="006D7801" w:rsidRPr="004F6F6F" w:rsidRDefault="006D7801" w:rsidP="00F42CC4">
      <w:pPr>
        <w:suppressAutoHyphens/>
        <w:rPr>
          <w:rFonts w:ascii="Arial" w:hAnsi="Arial" w:cs="Arial"/>
          <w:sz w:val="24"/>
          <w:szCs w:val="24"/>
        </w:rPr>
      </w:pPr>
      <w:r w:rsidRPr="004F6F6F">
        <w:rPr>
          <w:rFonts w:ascii="Arial" w:hAnsi="Arial" w:cs="Arial"/>
          <w:sz w:val="24"/>
          <w:szCs w:val="24"/>
        </w:rPr>
        <w:t xml:space="preserve">USAG                      United States Army Garrison </w:t>
      </w:r>
    </w:p>
    <w:p w:rsidR="008D4181" w:rsidRPr="004F6F6F" w:rsidRDefault="004B1C6F" w:rsidP="00F42CC4">
      <w:pPr>
        <w:suppressAutoHyphens/>
        <w:rPr>
          <w:rFonts w:ascii="Arial" w:hAnsi="Arial" w:cs="Arial"/>
          <w:sz w:val="24"/>
          <w:szCs w:val="24"/>
        </w:rPr>
      </w:pPr>
      <w:r w:rsidRPr="004F6F6F">
        <w:rPr>
          <w:rFonts w:ascii="Arial" w:hAnsi="Arial" w:cs="Arial"/>
          <w:sz w:val="24"/>
          <w:szCs w:val="24"/>
        </w:rPr>
        <w:t xml:space="preserve">UOM </w:t>
      </w:r>
      <w:r w:rsidRPr="004F6F6F">
        <w:rPr>
          <w:rFonts w:ascii="Arial" w:hAnsi="Arial" w:cs="Arial"/>
          <w:sz w:val="24"/>
          <w:szCs w:val="24"/>
        </w:rPr>
        <w:tab/>
      </w:r>
      <w:r w:rsidRPr="004F6F6F">
        <w:rPr>
          <w:rFonts w:ascii="Arial" w:hAnsi="Arial" w:cs="Arial"/>
          <w:sz w:val="24"/>
          <w:szCs w:val="24"/>
        </w:rPr>
        <w:tab/>
      </w:r>
      <w:r w:rsidRPr="004F6F6F">
        <w:rPr>
          <w:rFonts w:ascii="Arial" w:hAnsi="Arial" w:cs="Arial"/>
          <w:sz w:val="24"/>
          <w:szCs w:val="24"/>
        </w:rPr>
        <w:tab/>
        <w:t xml:space="preserve">Unit of Measure </w:t>
      </w:r>
    </w:p>
    <w:p w:rsidR="006110D4" w:rsidRPr="004F6F6F" w:rsidRDefault="006110D4" w:rsidP="00F42CC4">
      <w:pPr>
        <w:rPr>
          <w:rFonts w:ascii="Arial" w:hAnsi="Arial" w:cs="Arial"/>
          <w:b/>
          <w:sz w:val="24"/>
          <w:szCs w:val="24"/>
        </w:rPr>
      </w:pPr>
      <w:r w:rsidRPr="004F6F6F">
        <w:rPr>
          <w:rFonts w:ascii="Arial" w:hAnsi="Arial" w:cs="Arial"/>
          <w:b/>
          <w:sz w:val="24"/>
          <w:szCs w:val="24"/>
        </w:rPr>
        <w:br w:type="page"/>
      </w:r>
    </w:p>
    <w:p w:rsidR="004624B3" w:rsidRPr="004F6F6F"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F6F6F">
        <w:rPr>
          <w:rFonts w:ascii="Arial" w:hAnsi="Arial" w:cs="Arial"/>
          <w:b/>
          <w:sz w:val="24"/>
          <w:szCs w:val="24"/>
        </w:rPr>
        <w:t>PART 3</w:t>
      </w:r>
    </w:p>
    <w:p w:rsidR="004624B3" w:rsidRPr="004F6F6F"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F6F6F">
        <w:rPr>
          <w:rFonts w:ascii="Arial" w:hAnsi="Arial" w:cs="Arial"/>
          <w:b/>
          <w:sz w:val="24"/>
          <w:szCs w:val="24"/>
        </w:rPr>
        <w:t xml:space="preserve">GOVERNMENT PROPERTY </w:t>
      </w:r>
      <w:r w:rsidR="00C73839" w:rsidRPr="004F6F6F">
        <w:rPr>
          <w:rFonts w:ascii="Arial" w:hAnsi="Arial" w:cs="Arial"/>
          <w:b/>
          <w:sz w:val="24"/>
          <w:szCs w:val="24"/>
        </w:rPr>
        <w:t xml:space="preserve">(GP) </w:t>
      </w:r>
      <w:r w:rsidRPr="004F6F6F">
        <w:rPr>
          <w:rFonts w:ascii="Arial" w:hAnsi="Arial" w:cs="Arial"/>
          <w:b/>
          <w:sz w:val="24"/>
          <w:szCs w:val="24"/>
        </w:rPr>
        <w:t>AND SERVICES</w:t>
      </w:r>
    </w:p>
    <w:p w:rsidR="004624B3" w:rsidRPr="004F6F6F"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rsidR="00AD18DD" w:rsidRPr="004F6F6F" w:rsidRDefault="00AD18DD" w:rsidP="00F03FC8">
      <w:pPr>
        <w:suppressAutoHyphens/>
        <w:rPr>
          <w:rFonts w:ascii="Arial" w:hAnsi="Arial" w:cs="Arial"/>
          <w:b/>
          <w:bCs/>
          <w:sz w:val="24"/>
          <w:szCs w:val="24"/>
        </w:rPr>
      </w:pPr>
      <w:r w:rsidRPr="004F6F6F">
        <w:rPr>
          <w:rFonts w:ascii="Arial" w:hAnsi="Arial" w:cs="Arial"/>
          <w:b/>
          <w:bCs/>
          <w:sz w:val="24"/>
          <w:szCs w:val="24"/>
        </w:rPr>
        <w:t>3</w:t>
      </w:r>
      <w:proofErr w:type="gramStart"/>
      <w:r w:rsidRPr="004F6F6F">
        <w:rPr>
          <w:rFonts w:ascii="Arial" w:hAnsi="Arial" w:cs="Arial"/>
          <w:b/>
          <w:bCs/>
          <w:sz w:val="24"/>
          <w:szCs w:val="24"/>
        </w:rPr>
        <w:t xml:space="preserve">.  </w:t>
      </w:r>
      <w:r w:rsidRPr="004F6F6F">
        <w:rPr>
          <w:rFonts w:ascii="Arial" w:hAnsi="Arial" w:cs="Arial"/>
          <w:b/>
          <w:bCs/>
          <w:sz w:val="24"/>
          <w:szCs w:val="24"/>
          <w:u w:val="single"/>
        </w:rPr>
        <w:t>Government</w:t>
      </w:r>
      <w:proofErr w:type="gramEnd"/>
      <w:r w:rsidRPr="004F6F6F">
        <w:rPr>
          <w:rFonts w:ascii="Arial" w:hAnsi="Arial" w:cs="Arial"/>
          <w:b/>
          <w:bCs/>
          <w:sz w:val="24"/>
          <w:szCs w:val="24"/>
          <w:u w:val="single"/>
        </w:rPr>
        <w:t xml:space="preserve"> </w:t>
      </w:r>
      <w:r w:rsidR="00B64105" w:rsidRPr="004F6F6F">
        <w:rPr>
          <w:rFonts w:ascii="Arial" w:hAnsi="Arial" w:cs="Arial"/>
          <w:b/>
          <w:bCs/>
          <w:sz w:val="24"/>
          <w:szCs w:val="24"/>
          <w:u w:val="single"/>
        </w:rPr>
        <w:t>Furnished Property</w:t>
      </w:r>
    </w:p>
    <w:p w:rsidR="00AD18DD" w:rsidRPr="004F6F6F" w:rsidRDefault="00AD18DD" w:rsidP="0015134A">
      <w:pPr>
        <w:suppressAutoHyphens/>
        <w:rPr>
          <w:rFonts w:ascii="Arial" w:hAnsi="Arial" w:cs="Arial"/>
          <w:sz w:val="24"/>
          <w:szCs w:val="24"/>
        </w:rPr>
      </w:pPr>
    </w:p>
    <w:p w:rsidR="00B64105" w:rsidRPr="004F6F6F" w:rsidRDefault="00B64105" w:rsidP="00B64105">
      <w:pPr>
        <w:rPr>
          <w:rFonts w:ascii="Arial" w:hAnsi="Arial" w:cs="Arial"/>
          <w:bCs/>
          <w:sz w:val="24"/>
          <w:szCs w:val="24"/>
        </w:rPr>
      </w:pPr>
      <w:r w:rsidRPr="004F6F6F">
        <w:rPr>
          <w:rFonts w:ascii="Arial" w:hAnsi="Arial" w:cs="Arial"/>
          <w:b/>
          <w:sz w:val="24"/>
          <w:szCs w:val="24"/>
        </w:rPr>
        <w:t xml:space="preserve">3.1.1 </w:t>
      </w:r>
      <w:r w:rsidRPr="004F6F6F">
        <w:rPr>
          <w:rFonts w:ascii="Arial" w:hAnsi="Arial" w:cs="Arial"/>
          <w:bCs/>
          <w:sz w:val="24"/>
          <w:szCs w:val="24"/>
        </w:rPr>
        <w:t>The contractor shall submit their Property Management System (PMS) procedures at least thirty (30) days after award</w:t>
      </w:r>
      <w:r w:rsidR="005F57BA">
        <w:rPr>
          <w:rFonts w:ascii="Arial" w:hAnsi="Arial" w:cs="Arial"/>
          <w:bCs/>
          <w:sz w:val="24"/>
          <w:szCs w:val="24"/>
        </w:rPr>
        <w:t xml:space="preserve">. </w:t>
      </w:r>
      <w:r w:rsidRPr="004F6F6F">
        <w:rPr>
          <w:rFonts w:ascii="Arial" w:hAnsi="Arial" w:cs="Arial"/>
          <w:bCs/>
          <w:sz w:val="24"/>
          <w:szCs w:val="24"/>
        </w:rPr>
        <w:t xml:space="preserve"> The PMS shall contain the intricate details of the inner workings of the contractor’s Property Management System and how it will meet the ten (10) established outcomes (i.e. Acquisition, Receipt (includes Identification), Records, Physical Inventory, Subcontractor Control, Reports, Relief of Stewardship Responsibility/Liability, Utilization (includes Consumption, Movement, and Storage), Maintenance and Property Close-Out (includes Disposition). This written document is known as the contractor’s Property Management System procedures. These procedures are used by the contractor’s operational personnel as their daily standard operating procedure (SOP) for the management of Government Property. The contractor’s Property Management System procedures are working document(s) that may require updates as processes change; however, a contractor cannot change its procedures unilaterally. Proposed changes to the contractor’s processes shall be submitted to the Property Administrator for review/concurrence prior to the implementation of the changes.</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 xml:space="preserve">3.1.2 A joint inventory of Government-furnished property must be completed within the timeline outlined in the Government approved transition plan. Items of equipment missing or not in working order shall be recorded and the COR shall be notified in writing. The Contractor and the Government representative shall jointly determine the working order and condition of all equipment and document their findings. Rejection of GFP by the Contractor shall not relieve the Contractor of responsibility in performance of this </w:t>
      </w:r>
      <w:proofErr w:type="gramStart"/>
      <w:r w:rsidRPr="004F6F6F">
        <w:rPr>
          <w:rFonts w:ascii="Arial" w:hAnsi="Arial" w:cs="Arial"/>
          <w:bCs/>
          <w:sz w:val="24"/>
          <w:szCs w:val="24"/>
        </w:rPr>
        <w:t>contract, but</w:t>
      </w:r>
      <w:proofErr w:type="gramEnd"/>
      <w:r w:rsidRPr="004F6F6F">
        <w:rPr>
          <w:rFonts w:ascii="Arial" w:hAnsi="Arial" w:cs="Arial"/>
          <w:bCs/>
          <w:sz w:val="24"/>
          <w:szCs w:val="24"/>
        </w:rPr>
        <w:t xml:space="preserve"> will relieve the Government from the obligation of providing the same or similar GFP at a future date. The Contractor shall not use property provided by the Government for any purpose other than the performance of this contract. The Contractor shall conduct 100% inventories of Government property at a minimum, annually, IAW Contractor’s approved property management procedures and provide results IAW the DFARS PGI 245.103-72 format. </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
          <w:sz w:val="24"/>
          <w:szCs w:val="24"/>
        </w:rPr>
        <w:t>3.1.2.1 Final Inventory</w:t>
      </w:r>
      <w:r w:rsidRPr="004F6F6F">
        <w:rPr>
          <w:rFonts w:ascii="Arial" w:hAnsi="Arial" w:cs="Arial"/>
          <w:bCs/>
          <w:sz w:val="24"/>
          <w:szCs w:val="24"/>
        </w:rPr>
        <w:t>. At the completion of the contract, the Contractor and Government representative(s), shall conduct a joint inventory.</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3.1.3 The contractor shall not mark, affix any decals, emblems or signs portraying the contractor's name on Government property. The contractor shall not remove GFP from the Installation or other supported areas without written approval of the KO.</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 xml:space="preserve">3.1.4 The contractor shall track and maintain warranty records for all contractor property and supplies for use under this contract – both Government furnished and contractor acquired. The contractor shall enforce all warranties when applicable. The contractor shall ensure no unnecessary expenditure </w:t>
      </w:r>
      <w:proofErr w:type="gramStart"/>
      <w:r w:rsidRPr="004F6F6F">
        <w:rPr>
          <w:rFonts w:ascii="Arial" w:hAnsi="Arial" w:cs="Arial"/>
          <w:bCs/>
          <w:sz w:val="24"/>
          <w:szCs w:val="24"/>
        </w:rPr>
        <w:t>of</w:t>
      </w:r>
      <w:proofErr w:type="gramEnd"/>
      <w:r w:rsidRPr="004F6F6F">
        <w:rPr>
          <w:rFonts w:ascii="Arial" w:hAnsi="Arial" w:cs="Arial"/>
          <w:bCs/>
          <w:sz w:val="24"/>
          <w:szCs w:val="24"/>
        </w:rPr>
        <w:t xml:space="preserve"> Government funds, either direct or through cost reimbursement, for repair or maintenance of warranted items. The contractor </w:t>
      </w:r>
      <w:proofErr w:type="gramStart"/>
      <w:r w:rsidRPr="004F6F6F">
        <w:rPr>
          <w:rFonts w:ascii="Arial" w:hAnsi="Arial" w:cs="Arial"/>
          <w:bCs/>
          <w:sz w:val="24"/>
          <w:szCs w:val="24"/>
        </w:rPr>
        <w:t>shall</w:t>
      </w:r>
      <w:proofErr w:type="gramEnd"/>
      <w:r w:rsidRPr="004F6F6F">
        <w:rPr>
          <w:rFonts w:ascii="Arial" w:hAnsi="Arial" w:cs="Arial"/>
          <w:bCs/>
          <w:sz w:val="24"/>
          <w:szCs w:val="24"/>
        </w:rPr>
        <w:t xml:space="preserve"> inform the Government of difficulties encountered in the enforcement of warranties and of instances in which the costs of enforcement would exceed the benefits derived.</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 xml:space="preserve">3.1.5 The contractor shall not modify or </w:t>
      </w:r>
      <w:proofErr w:type="gramStart"/>
      <w:r w:rsidRPr="004F6F6F">
        <w:rPr>
          <w:rFonts w:ascii="Arial" w:hAnsi="Arial" w:cs="Arial"/>
          <w:bCs/>
          <w:sz w:val="24"/>
          <w:szCs w:val="24"/>
        </w:rPr>
        <w:t>cannibalize,</w:t>
      </w:r>
      <w:proofErr w:type="gramEnd"/>
      <w:r w:rsidRPr="004F6F6F">
        <w:rPr>
          <w:rFonts w:ascii="Arial" w:hAnsi="Arial" w:cs="Arial"/>
          <w:bCs/>
          <w:sz w:val="24"/>
          <w:szCs w:val="24"/>
        </w:rPr>
        <w:t xml:space="preserve"> any GFP/CAP without prior written approval of the KO.</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3.1.6 The Government may choose to withdraw or replace GFP at any time during the contract. The KO will provide a written 30-day notice of the impending withdrawal of GF</w:t>
      </w:r>
      <w:r w:rsidR="00014596" w:rsidRPr="004F6F6F">
        <w:rPr>
          <w:rFonts w:ascii="Arial" w:hAnsi="Arial" w:cs="Arial"/>
          <w:bCs/>
          <w:sz w:val="24"/>
          <w:szCs w:val="24"/>
        </w:rPr>
        <w:t>P</w:t>
      </w:r>
      <w:r w:rsidRPr="004F6F6F">
        <w:rPr>
          <w:rFonts w:ascii="Arial" w:hAnsi="Arial" w:cs="Arial"/>
          <w:bCs/>
          <w:sz w:val="24"/>
          <w:szCs w:val="24"/>
        </w:rPr>
        <w:t xml:space="preserve"> for use on this contract and provide </w:t>
      </w:r>
      <w:proofErr w:type="gramStart"/>
      <w:r w:rsidRPr="004F6F6F">
        <w:rPr>
          <w:rFonts w:ascii="Arial" w:hAnsi="Arial" w:cs="Arial"/>
          <w:bCs/>
          <w:sz w:val="24"/>
          <w:szCs w:val="24"/>
        </w:rPr>
        <w:t>direction</w:t>
      </w:r>
      <w:proofErr w:type="gramEnd"/>
      <w:r w:rsidRPr="004F6F6F">
        <w:rPr>
          <w:rFonts w:ascii="Arial" w:hAnsi="Arial" w:cs="Arial"/>
          <w:bCs/>
          <w:sz w:val="24"/>
          <w:szCs w:val="24"/>
        </w:rPr>
        <w:t xml:space="preserve"> to the contractor as to the method(s) by which the Government may replace GFP. The contractor shall ensure all IT equipment is purged </w:t>
      </w:r>
      <w:proofErr w:type="gramStart"/>
      <w:r w:rsidRPr="004F6F6F">
        <w:rPr>
          <w:rFonts w:ascii="Arial" w:hAnsi="Arial" w:cs="Arial"/>
          <w:bCs/>
          <w:sz w:val="24"/>
          <w:szCs w:val="24"/>
        </w:rPr>
        <w:t>of</w:t>
      </w:r>
      <w:proofErr w:type="gramEnd"/>
      <w:r w:rsidRPr="004F6F6F">
        <w:rPr>
          <w:rFonts w:ascii="Arial" w:hAnsi="Arial" w:cs="Arial"/>
          <w:bCs/>
          <w:sz w:val="24"/>
          <w:szCs w:val="24"/>
        </w:rPr>
        <w:t xml:space="preserve"> proprietary data prior to turn-in or disposal IAW the PLCO/KO.</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3.1.7 Contractor may be held liable for the loss, damage or destruction of Government property in event of negligence or willful misconduct. The utmost care will be given to the preservation of Government property. The contractor will implement a system in which employees can report fraud waste and abuse to their supervisors without fear of retribution. Contractor will also brief all employees on the procedures for reporting via the Governmental programs.</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 xml:space="preserve">3.1.8 Loss of any sensitive item will indicate a material weakness in the contractor’s method of accounting for equipment and will revoke the Government’s assumption of risk. Additionally, the KO may revoke the Government’s assumption of risk (see FAR 45.104) if the property administrator determines that the contractor’s property management practices are inadequate and/or present an undue risk to the Government. </w:t>
      </w:r>
      <w:proofErr w:type="gramStart"/>
      <w:r w:rsidRPr="004F6F6F">
        <w:rPr>
          <w:rFonts w:ascii="Arial" w:hAnsi="Arial" w:cs="Arial"/>
          <w:bCs/>
          <w:sz w:val="24"/>
          <w:szCs w:val="24"/>
        </w:rPr>
        <w:t>In the event that</w:t>
      </w:r>
      <w:proofErr w:type="gramEnd"/>
      <w:r w:rsidRPr="004F6F6F">
        <w:rPr>
          <w:rFonts w:ascii="Arial" w:hAnsi="Arial" w:cs="Arial"/>
          <w:bCs/>
          <w:sz w:val="24"/>
          <w:szCs w:val="24"/>
        </w:rPr>
        <w:t xml:space="preserve"> any sensitive or CCI Government property furnished to, or acquired by the contractor is lost, damaged, destroyed or stolen, the contractor shall notify the COR in writing within one hour of discovery of loss. The notification must contain a description of the item, serial number and last known location. All </w:t>
      </w:r>
      <w:proofErr w:type="gramStart"/>
      <w:r w:rsidRPr="004F6F6F">
        <w:rPr>
          <w:rFonts w:ascii="Arial" w:hAnsi="Arial" w:cs="Arial"/>
          <w:bCs/>
          <w:sz w:val="24"/>
          <w:szCs w:val="24"/>
        </w:rPr>
        <w:t>loss</w:t>
      </w:r>
      <w:proofErr w:type="gramEnd"/>
      <w:r w:rsidRPr="004F6F6F">
        <w:rPr>
          <w:rFonts w:ascii="Arial" w:hAnsi="Arial" w:cs="Arial"/>
          <w:bCs/>
          <w:sz w:val="24"/>
          <w:szCs w:val="24"/>
        </w:rPr>
        <w:t xml:space="preserve"> shall be </w:t>
      </w:r>
      <w:proofErr w:type="gramStart"/>
      <w:r w:rsidRPr="004F6F6F">
        <w:rPr>
          <w:rFonts w:ascii="Arial" w:hAnsi="Arial" w:cs="Arial"/>
          <w:bCs/>
          <w:sz w:val="24"/>
          <w:szCs w:val="24"/>
        </w:rPr>
        <w:t>reported</w:t>
      </w:r>
      <w:proofErr w:type="gramEnd"/>
      <w:r w:rsidRPr="004F6F6F">
        <w:rPr>
          <w:rFonts w:ascii="Arial" w:hAnsi="Arial" w:cs="Arial"/>
          <w:bCs/>
          <w:sz w:val="24"/>
          <w:szCs w:val="24"/>
        </w:rPr>
        <w:t xml:space="preserve"> IAW 52.245-1 and approved contractor procedures.</w:t>
      </w:r>
    </w:p>
    <w:p w:rsidR="00B64105" w:rsidRPr="004F6F6F" w:rsidRDefault="00B64105" w:rsidP="00B64105">
      <w:pPr>
        <w:rPr>
          <w:rFonts w:ascii="Arial" w:hAnsi="Arial" w:cs="Arial"/>
          <w:bCs/>
          <w:sz w:val="24"/>
          <w:szCs w:val="24"/>
        </w:rPr>
      </w:pPr>
    </w:p>
    <w:p w:rsidR="00653ABC" w:rsidRPr="004F6F6F" w:rsidRDefault="00B64105" w:rsidP="00653ABC">
      <w:pPr>
        <w:rPr>
          <w:rFonts w:ascii="Arial" w:hAnsi="Arial" w:cs="Arial"/>
          <w:b/>
          <w:sz w:val="24"/>
          <w:szCs w:val="24"/>
          <w:u w:val="single"/>
        </w:rPr>
      </w:pPr>
      <w:r w:rsidRPr="004F6F6F">
        <w:rPr>
          <w:rFonts w:ascii="Arial" w:hAnsi="Arial" w:cs="Arial"/>
          <w:b/>
          <w:sz w:val="24"/>
          <w:szCs w:val="24"/>
          <w:u w:val="single"/>
        </w:rPr>
        <w:t>3.2 Emergency and Rescue</w:t>
      </w:r>
      <w:r w:rsidR="00653ABC" w:rsidRPr="004F6F6F">
        <w:rPr>
          <w:rFonts w:ascii="Arial" w:hAnsi="Arial" w:cs="Arial"/>
          <w:b/>
          <w:sz w:val="24"/>
          <w:szCs w:val="24"/>
          <w:u w:val="single"/>
        </w:rPr>
        <w:t xml:space="preserve"> </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3.2.1 The Government will furnish emergency medical and rescue services to prevent loss of life, limb, or undue suffering within the areas serviced by the applicable installation emergency services provider. The Government will seek reimbursement for medical services rendered, as appropriate.</w:t>
      </w:r>
    </w:p>
    <w:p w:rsidR="00B64105" w:rsidRPr="004F6F6F" w:rsidRDefault="00B64105" w:rsidP="00B64105">
      <w:pPr>
        <w:rPr>
          <w:rFonts w:ascii="Arial" w:hAnsi="Arial" w:cs="Arial"/>
          <w:bCs/>
          <w:sz w:val="24"/>
          <w:szCs w:val="24"/>
        </w:rPr>
      </w:pPr>
    </w:p>
    <w:p w:rsidR="00B64105" w:rsidRPr="004F6F6F" w:rsidRDefault="00B64105" w:rsidP="00B64105">
      <w:pPr>
        <w:rPr>
          <w:rFonts w:ascii="Arial" w:hAnsi="Arial" w:cs="Arial"/>
          <w:bCs/>
          <w:sz w:val="24"/>
          <w:szCs w:val="24"/>
        </w:rPr>
      </w:pPr>
      <w:r w:rsidRPr="004F6F6F">
        <w:rPr>
          <w:rFonts w:ascii="Arial" w:hAnsi="Arial" w:cs="Arial"/>
          <w:bCs/>
          <w:sz w:val="24"/>
          <w:szCs w:val="24"/>
        </w:rPr>
        <w:t>3.2.2 The Government will provide installation fire services to include firefighting, fire prevention inspections and investigations; Installation security services; confined space rescue; and Hazardous Material (HAZMAT) first response.</w:t>
      </w:r>
    </w:p>
    <w:p w:rsidR="00B64105" w:rsidRPr="004F6F6F" w:rsidRDefault="00B64105" w:rsidP="00B64105">
      <w:pPr>
        <w:rPr>
          <w:rFonts w:ascii="Arial" w:hAnsi="Arial" w:cs="Arial"/>
          <w:bCs/>
          <w:sz w:val="24"/>
          <w:szCs w:val="24"/>
        </w:rPr>
      </w:pPr>
    </w:p>
    <w:p w:rsidR="00653ABC" w:rsidRPr="006B6FAE" w:rsidRDefault="00B64105" w:rsidP="00653ABC">
      <w:pPr>
        <w:rPr>
          <w:rFonts w:ascii="Arial" w:hAnsi="Arial" w:cs="Arial"/>
          <w:b/>
          <w:sz w:val="24"/>
          <w:szCs w:val="24"/>
          <w:u w:val="single"/>
        </w:rPr>
      </w:pPr>
      <w:r w:rsidRPr="004F6F6F">
        <w:rPr>
          <w:rFonts w:ascii="Arial" w:hAnsi="Arial" w:cs="Arial"/>
          <w:b/>
          <w:sz w:val="24"/>
          <w:szCs w:val="24"/>
          <w:u w:val="single"/>
        </w:rPr>
        <w:t>3.3 Telecommunications/Utilities</w:t>
      </w:r>
      <w:r w:rsidR="00BA5074" w:rsidRPr="004F6F6F">
        <w:rPr>
          <w:rFonts w:ascii="Arial" w:hAnsi="Arial" w:cs="Arial"/>
          <w:bCs/>
          <w:color w:val="FF0000"/>
          <w:sz w:val="24"/>
          <w:szCs w:val="24"/>
        </w:rPr>
        <w:t xml:space="preserve"> </w:t>
      </w:r>
      <w:r w:rsidR="006B6FAE">
        <w:rPr>
          <w:rFonts w:ascii="Arial" w:hAnsi="Arial" w:cs="Arial"/>
          <w:bCs/>
          <w:color w:val="000000" w:themeColor="text1"/>
          <w:sz w:val="24"/>
          <w:szCs w:val="24"/>
        </w:rPr>
        <w:t>“</w:t>
      </w:r>
      <w:r w:rsidR="00653ABC" w:rsidRPr="004F6F6F">
        <w:rPr>
          <w:rFonts w:ascii="Arial" w:hAnsi="Arial" w:cs="Arial"/>
          <w:bCs/>
          <w:color w:val="000000" w:themeColor="text1"/>
          <w:sz w:val="24"/>
          <w:szCs w:val="24"/>
        </w:rPr>
        <w:t>Reserved</w:t>
      </w:r>
      <w:r w:rsidR="006B6FAE">
        <w:rPr>
          <w:rFonts w:ascii="Arial" w:hAnsi="Arial" w:cs="Arial"/>
          <w:bCs/>
          <w:color w:val="000000" w:themeColor="text1"/>
          <w:sz w:val="24"/>
          <w:szCs w:val="24"/>
        </w:rPr>
        <w:t>”</w:t>
      </w:r>
      <w:r w:rsidR="00BA5074" w:rsidRPr="004F6F6F">
        <w:rPr>
          <w:rFonts w:ascii="Arial" w:hAnsi="Arial" w:cs="Arial"/>
          <w:bCs/>
          <w:color w:val="000000" w:themeColor="text1"/>
          <w:sz w:val="24"/>
          <w:szCs w:val="24"/>
        </w:rPr>
        <w:t xml:space="preserve"> </w:t>
      </w:r>
    </w:p>
    <w:p w:rsidR="00B64105" w:rsidRPr="004F6F6F" w:rsidRDefault="00B64105" w:rsidP="00B64105">
      <w:pPr>
        <w:rPr>
          <w:rFonts w:ascii="Arial" w:hAnsi="Arial" w:cs="Arial"/>
          <w:bCs/>
          <w:color w:val="000000" w:themeColor="text1"/>
          <w:sz w:val="24"/>
          <w:szCs w:val="24"/>
        </w:rPr>
      </w:pPr>
    </w:p>
    <w:p w:rsidR="00B64105" w:rsidRPr="004F6F6F" w:rsidRDefault="00B64105" w:rsidP="00470409">
      <w:pPr>
        <w:rPr>
          <w:rFonts w:ascii="Arial" w:hAnsi="Arial" w:cs="Arial"/>
          <w:bCs/>
          <w:color w:val="000000" w:themeColor="text1"/>
          <w:sz w:val="24"/>
          <w:szCs w:val="24"/>
        </w:rPr>
      </w:pPr>
      <w:r w:rsidRPr="004F6F6F">
        <w:rPr>
          <w:rFonts w:ascii="Arial" w:hAnsi="Arial" w:cs="Arial"/>
          <w:b/>
          <w:color w:val="000000" w:themeColor="text1"/>
          <w:sz w:val="24"/>
          <w:szCs w:val="24"/>
          <w:u w:val="single"/>
        </w:rPr>
        <w:t xml:space="preserve">3.4 Government Owned </w:t>
      </w:r>
      <w:r w:rsidR="006B6FAE">
        <w:rPr>
          <w:rFonts w:ascii="Arial" w:hAnsi="Arial" w:cs="Arial"/>
          <w:bCs/>
          <w:color w:val="000000" w:themeColor="text1"/>
          <w:sz w:val="24"/>
          <w:szCs w:val="24"/>
        </w:rPr>
        <w:t>“</w:t>
      </w:r>
      <w:r w:rsidR="006B6FAE" w:rsidRPr="004F6F6F">
        <w:rPr>
          <w:rFonts w:ascii="Arial" w:hAnsi="Arial" w:cs="Arial"/>
          <w:bCs/>
          <w:color w:val="000000" w:themeColor="text1"/>
          <w:sz w:val="24"/>
          <w:szCs w:val="24"/>
        </w:rPr>
        <w:t>Reserved</w:t>
      </w:r>
      <w:r w:rsidR="006B6FAE">
        <w:rPr>
          <w:rFonts w:ascii="Arial" w:hAnsi="Arial" w:cs="Arial"/>
          <w:bCs/>
          <w:color w:val="000000" w:themeColor="text1"/>
          <w:sz w:val="24"/>
          <w:szCs w:val="24"/>
        </w:rPr>
        <w:t>”</w:t>
      </w:r>
    </w:p>
    <w:p w:rsidR="00B64105" w:rsidRPr="004F6F6F" w:rsidRDefault="00B64105" w:rsidP="00B64105">
      <w:pPr>
        <w:rPr>
          <w:rFonts w:ascii="Arial" w:hAnsi="Arial" w:cs="Arial"/>
          <w:bCs/>
          <w:color w:val="000000" w:themeColor="text1"/>
          <w:sz w:val="24"/>
          <w:szCs w:val="24"/>
        </w:rPr>
      </w:pPr>
    </w:p>
    <w:p w:rsidR="00EB748C" w:rsidRDefault="00B64105" w:rsidP="00470409">
      <w:pPr>
        <w:rPr>
          <w:rFonts w:ascii="Arial" w:hAnsi="Arial" w:cs="Arial"/>
          <w:bCs/>
          <w:color w:val="000000" w:themeColor="text1"/>
          <w:sz w:val="24"/>
          <w:szCs w:val="24"/>
        </w:rPr>
      </w:pPr>
      <w:r w:rsidRPr="004F6F6F">
        <w:rPr>
          <w:rFonts w:ascii="Arial" w:hAnsi="Arial" w:cs="Arial"/>
          <w:b/>
          <w:color w:val="000000" w:themeColor="text1"/>
          <w:sz w:val="24"/>
          <w:szCs w:val="24"/>
          <w:u w:val="single"/>
        </w:rPr>
        <w:t xml:space="preserve">3.5 GFE Tools, Hand Tools, Equipment; Test, Measurement and Diagnostic Equipment (TDME) Calibration </w:t>
      </w:r>
      <w:proofErr w:type="gramStart"/>
      <w:r w:rsidRPr="004F6F6F">
        <w:rPr>
          <w:rFonts w:ascii="Arial" w:hAnsi="Arial" w:cs="Arial"/>
          <w:b/>
          <w:color w:val="000000" w:themeColor="text1"/>
          <w:sz w:val="24"/>
          <w:szCs w:val="24"/>
          <w:u w:val="single"/>
        </w:rPr>
        <w:t>Services</w:t>
      </w:r>
      <w:r w:rsidRPr="004F6F6F">
        <w:rPr>
          <w:rFonts w:ascii="Arial" w:hAnsi="Arial" w:cs="Arial"/>
          <w:bCs/>
          <w:color w:val="000000" w:themeColor="text1"/>
          <w:sz w:val="24"/>
          <w:szCs w:val="24"/>
        </w:rPr>
        <w:t xml:space="preserve"> </w:t>
      </w:r>
      <w:r w:rsidR="006B6FAE" w:rsidRPr="004F6F6F">
        <w:rPr>
          <w:rFonts w:ascii="Arial" w:hAnsi="Arial" w:cs="Arial"/>
          <w:bCs/>
          <w:color w:val="FF0000"/>
          <w:sz w:val="24"/>
          <w:szCs w:val="24"/>
        </w:rPr>
        <w:t xml:space="preserve"> </w:t>
      </w:r>
      <w:r w:rsidR="006B6FAE">
        <w:rPr>
          <w:rFonts w:ascii="Arial" w:hAnsi="Arial" w:cs="Arial"/>
          <w:bCs/>
          <w:color w:val="000000" w:themeColor="text1"/>
          <w:sz w:val="24"/>
          <w:szCs w:val="24"/>
        </w:rPr>
        <w:t>“</w:t>
      </w:r>
      <w:proofErr w:type="gramEnd"/>
      <w:r w:rsidR="006B6FAE" w:rsidRPr="004F6F6F">
        <w:rPr>
          <w:rFonts w:ascii="Arial" w:hAnsi="Arial" w:cs="Arial"/>
          <w:bCs/>
          <w:color w:val="000000" w:themeColor="text1"/>
          <w:sz w:val="24"/>
          <w:szCs w:val="24"/>
        </w:rPr>
        <w:t>Reserved</w:t>
      </w:r>
      <w:r w:rsidR="006B6FAE">
        <w:rPr>
          <w:rFonts w:ascii="Arial" w:hAnsi="Arial" w:cs="Arial"/>
          <w:bCs/>
          <w:color w:val="000000" w:themeColor="text1"/>
          <w:sz w:val="24"/>
          <w:szCs w:val="24"/>
        </w:rPr>
        <w:t>”</w:t>
      </w:r>
    </w:p>
    <w:p w:rsidR="006B6FAE" w:rsidRPr="004F6F6F" w:rsidRDefault="006B6FAE" w:rsidP="00470409">
      <w:pPr>
        <w:rPr>
          <w:rFonts w:ascii="Arial" w:hAnsi="Arial" w:cs="Arial"/>
          <w:bCs/>
          <w:color w:val="000000" w:themeColor="text1"/>
          <w:sz w:val="24"/>
          <w:szCs w:val="24"/>
        </w:rPr>
      </w:pPr>
    </w:p>
    <w:p w:rsidR="00B64105" w:rsidRPr="004F6F6F" w:rsidRDefault="00B64105" w:rsidP="00717D72">
      <w:pPr>
        <w:rPr>
          <w:rFonts w:ascii="Arial" w:hAnsi="Arial" w:cs="Arial"/>
          <w:bCs/>
          <w:color w:val="000000" w:themeColor="text1"/>
          <w:sz w:val="24"/>
          <w:szCs w:val="24"/>
        </w:rPr>
      </w:pPr>
      <w:r w:rsidRPr="004F6F6F">
        <w:rPr>
          <w:rFonts w:ascii="Arial" w:hAnsi="Arial" w:cs="Arial"/>
          <w:b/>
          <w:sz w:val="24"/>
          <w:szCs w:val="24"/>
          <w:u w:val="single"/>
        </w:rPr>
        <w:t>3.</w:t>
      </w:r>
      <w:r w:rsidRPr="004F6F6F">
        <w:rPr>
          <w:rFonts w:ascii="Arial" w:hAnsi="Arial" w:cs="Arial"/>
          <w:b/>
          <w:color w:val="000000" w:themeColor="text1"/>
          <w:sz w:val="24"/>
          <w:szCs w:val="24"/>
          <w:u w:val="single"/>
        </w:rPr>
        <w:t xml:space="preserve">6 Government Furnished Facilities and Real </w:t>
      </w:r>
      <w:proofErr w:type="gramStart"/>
      <w:r w:rsidRPr="004F6F6F">
        <w:rPr>
          <w:rFonts w:ascii="Arial" w:hAnsi="Arial" w:cs="Arial"/>
          <w:b/>
          <w:color w:val="000000" w:themeColor="text1"/>
          <w:sz w:val="24"/>
          <w:szCs w:val="24"/>
          <w:u w:val="single"/>
        </w:rPr>
        <w:t>Property</w:t>
      </w:r>
      <w:r w:rsidR="00470409" w:rsidRPr="004F6F6F">
        <w:rPr>
          <w:rFonts w:ascii="Arial" w:hAnsi="Arial" w:cs="Arial"/>
          <w:b/>
          <w:color w:val="000000" w:themeColor="text1"/>
          <w:sz w:val="24"/>
          <w:szCs w:val="24"/>
          <w:u w:val="single"/>
        </w:rPr>
        <w:t xml:space="preserve"> </w:t>
      </w:r>
      <w:r w:rsidR="006B6FAE" w:rsidRPr="004F6F6F">
        <w:rPr>
          <w:rFonts w:ascii="Arial" w:hAnsi="Arial" w:cs="Arial"/>
          <w:bCs/>
          <w:color w:val="FF0000"/>
          <w:sz w:val="24"/>
          <w:szCs w:val="24"/>
        </w:rPr>
        <w:t xml:space="preserve"> </w:t>
      </w:r>
      <w:r w:rsidR="006B6FAE">
        <w:rPr>
          <w:rFonts w:ascii="Arial" w:hAnsi="Arial" w:cs="Arial"/>
          <w:bCs/>
          <w:color w:val="000000" w:themeColor="text1"/>
          <w:sz w:val="24"/>
          <w:szCs w:val="24"/>
        </w:rPr>
        <w:t>“</w:t>
      </w:r>
      <w:proofErr w:type="gramEnd"/>
      <w:r w:rsidR="006B6FAE" w:rsidRPr="004F6F6F">
        <w:rPr>
          <w:rFonts w:ascii="Arial" w:hAnsi="Arial" w:cs="Arial"/>
          <w:bCs/>
          <w:color w:val="000000" w:themeColor="text1"/>
          <w:sz w:val="24"/>
          <w:szCs w:val="24"/>
        </w:rPr>
        <w:t>Reserved</w:t>
      </w:r>
      <w:r w:rsidR="006B6FAE">
        <w:rPr>
          <w:rFonts w:ascii="Arial" w:hAnsi="Arial" w:cs="Arial"/>
          <w:bCs/>
          <w:color w:val="000000" w:themeColor="text1"/>
          <w:sz w:val="24"/>
          <w:szCs w:val="24"/>
        </w:rPr>
        <w:t>”</w:t>
      </w:r>
    </w:p>
    <w:p w:rsidR="00717D72" w:rsidRPr="004F6F6F" w:rsidRDefault="00717D72" w:rsidP="00717D72">
      <w:pPr>
        <w:rPr>
          <w:rFonts w:ascii="Arial" w:hAnsi="Arial" w:cs="Arial"/>
          <w:bCs/>
          <w:color w:val="000000" w:themeColor="text1"/>
          <w:sz w:val="24"/>
          <w:szCs w:val="24"/>
        </w:rPr>
      </w:pPr>
    </w:p>
    <w:p w:rsidR="00717D72" w:rsidRDefault="00B64105" w:rsidP="00717D72">
      <w:pPr>
        <w:rPr>
          <w:rFonts w:ascii="Arial" w:hAnsi="Arial" w:cs="Arial"/>
          <w:bCs/>
          <w:color w:val="000000" w:themeColor="text1"/>
          <w:sz w:val="24"/>
          <w:szCs w:val="24"/>
        </w:rPr>
      </w:pPr>
      <w:r w:rsidRPr="004F6F6F">
        <w:rPr>
          <w:rFonts w:ascii="Arial" w:hAnsi="Arial" w:cs="Arial"/>
          <w:b/>
          <w:color w:val="000000" w:themeColor="text1"/>
          <w:sz w:val="24"/>
          <w:szCs w:val="24"/>
          <w:u w:val="single"/>
        </w:rPr>
        <w:t xml:space="preserve">3.7 Government Furnished </w:t>
      </w:r>
      <w:proofErr w:type="gramStart"/>
      <w:r w:rsidRPr="004F6F6F">
        <w:rPr>
          <w:rFonts w:ascii="Arial" w:hAnsi="Arial" w:cs="Arial"/>
          <w:b/>
          <w:color w:val="000000" w:themeColor="text1"/>
          <w:sz w:val="24"/>
          <w:szCs w:val="24"/>
          <w:u w:val="single"/>
        </w:rPr>
        <w:t>Services</w:t>
      </w:r>
      <w:r w:rsidR="00653ABC" w:rsidRPr="004F6F6F">
        <w:rPr>
          <w:rFonts w:ascii="Arial" w:hAnsi="Arial" w:cs="Arial"/>
          <w:b/>
          <w:color w:val="000000" w:themeColor="text1"/>
          <w:sz w:val="24"/>
          <w:szCs w:val="24"/>
          <w:u w:val="single"/>
        </w:rPr>
        <w:t xml:space="preserve"> </w:t>
      </w:r>
      <w:r w:rsidR="006B6FAE" w:rsidRPr="004F6F6F">
        <w:rPr>
          <w:rFonts w:ascii="Arial" w:hAnsi="Arial" w:cs="Arial"/>
          <w:bCs/>
          <w:color w:val="FF0000"/>
          <w:sz w:val="24"/>
          <w:szCs w:val="24"/>
        </w:rPr>
        <w:t xml:space="preserve"> </w:t>
      </w:r>
      <w:r w:rsidR="006B6FAE">
        <w:rPr>
          <w:rFonts w:ascii="Arial" w:hAnsi="Arial" w:cs="Arial"/>
          <w:bCs/>
          <w:color w:val="000000" w:themeColor="text1"/>
          <w:sz w:val="24"/>
          <w:szCs w:val="24"/>
        </w:rPr>
        <w:t>“</w:t>
      </w:r>
      <w:proofErr w:type="gramEnd"/>
      <w:r w:rsidR="006B6FAE" w:rsidRPr="004F6F6F">
        <w:rPr>
          <w:rFonts w:ascii="Arial" w:hAnsi="Arial" w:cs="Arial"/>
          <w:bCs/>
          <w:color w:val="000000" w:themeColor="text1"/>
          <w:sz w:val="24"/>
          <w:szCs w:val="24"/>
        </w:rPr>
        <w:t>Reserved</w:t>
      </w:r>
      <w:r w:rsidR="006B6FAE">
        <w:rPr>
          <w:rFonts w:ascii="Arial" w:hAnsi="Arial" w:cs="Arial"/>
          <w:bCs/>
          <w:color w:val="000000" w:themeColor="text1"/>
          <w:sz w:val="24"/>
          <w:szCs w:val="24"/>
        </w:rPr>
        <w:t>”</w:t>
      </w:r>
    </w:p>
    <w:p w:rsidR="006B6FAE" w:rsidRPr="004F6F6F" w:rsidRDefault="006B6FAE" w:rsidP="00717D72">
      <w:pPr>
        <w:rPr>
          <w:rStyle w:val="Hyperlink"/>
          <w:rFonts w:ascii="Arial" w:hAnsi="Arial" w:cs="Arial"/>
          <w:b/>
          <w:color w:val="000000" w:themeColor="text1"/>
          <w:sz w:val="24"/>
          <w:szCs w:val="24"/>
        </w:rPr>
      </w:pPr>
    </w:p>
    <w:p w:rsidR="00F42CC4" w:rsidRPr="004F6F6F" w:rsidRDefault="00F42CC4" w:rsidP="00717D72">
      <w:pPr>
        <w:rPr>
          <w:rStyle w:val="Hyperlink"/>
          <w:rFonts w:ascii="Arial" w:hAnsi="Arial" w:cs="Arial"/>
          <w:b/>
          <w:color w:val="000000" w:themeColor="text1"/>
          <w:sz w:val="24"/>
          <w:szCs w:val="24"/>
          <w:u w:val="none"/>
        </w:rPr>
      </w:pPr>
      <w:r w:rsidRPr="004F6F6F">
        <w:rPr>
          <w:rStyle w:val="Hyperlink"/>
          <w:rFonts w:ascii="Arial" w:hAnsi="Arial" w:cs="Arial"/>
          <w:b/>
          <w:color w:val="000000" w:themeColor="text1"/>
          <w:sz w:val="24"/>
          <w:szCs w:val="24"/>
        </w:rPr>
        <w:br w:type="page"/>
      </w:r>
    </w:p>
    <w:p w:rsidR="004624B3" w:rsidRPr="004F6F6F"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color w:val="000000" w:themeColor="text1"/>
          <w:sz w:val="24"/>
          <w:szCs w:val="24"/>
        </w:rPr>
      </w:pPr>
      <w:r w:rsidRPr="004F6F6F">
        <w:rPr>
          <w:rFonts w:ascii="Arial" w:hAnsi="Arial" w:cs="Arial"/>
          <w:b/>
          <w:color w:val="000000" w:themeColor="text1"/>
          <w:sz w:val="24"/>
          <w:szCs w:val="24"/>
        </w:rPr>
        <w:t>PART 4</w:t>
      </w:r>
    </w:p>
    <w:p w:rsidR="004624B3" w:rsidRPr="004F6F6F"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color w:val="000000" w:themeColor="text1"/>
          <w:sz w:val="24"/>
          <w:szCs w:val="24"/>
        </w:rPr>
      </w:pPr>
      <w:r w:rsidRPr="004F6F6F">
        <w:rPr>
          <w:rFonts w:ascii="Arial" w:hAnsi="Arial" w:cs="Arial"/>
          <w:b/>
          <w:color w:val="000000" w:themeColor="text1"/>
          <w:sz w:val="24"/>
          <w:szCs w:val="24"/>
        </w:rPr>
        <w:t>CONTRACTOR FURNISHED ITEMS AND SERVICES</w:t>
      </w:r>
    </w:p>
    <w:p w:rsidR="004624B3" w:rsidRPr="004F6F6F"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color w:val="000000" w:themeColor="text1"/>
          <w:sz w:val="24"/>
          <w:szCs w:val="24"/>
        </w:rPr>
      </w:pPr>
    </w:p>
    <w:p w:rsidR="00AB4954" w:rsidRPr="004F6F6F" w:rsidRDefault="00AB4954" w:rsidP="006F50BF">
      <w:pPr>
        <w:suppressAutoHyphens/>
        <w:rPr>
          <w:rFonts w:ascii="Arial" w:hAnsi="Arial" w:cs="Arial"/>
          <w:color w:val="000000" w:themeColor="text1"/>
          <w:sz w:val="24"/>
          <w:szCs w:val="24"/>
        </w:rPr>
      </w:pPr>
    </w:p>
    <w:p w:rsidR="00605A63" w:rsidRPr="004F6F6F" w:rsidRDefault="008D4181" w:rsidP="00620A40">
      <w:pPr>
        <w:rPr>
          <w:rFonts w:ascii="Arial" w:hAnsi="Arial" w:cs="Arial"/>
          <w:color w:val="000000" w:themeColor="text1"/>
          <w:sz w:val="24"/>
          <w:szCs w:val="24"/>
        </w:rPr>
      </w:pPr>
      <w:r w:rsidRPr="004F6F6F">
        <w:rPr>
          <w:rFonts w:ascii="Arial" w:hAnsi="Arial" w:cs="Arial"/>
          <w:b/>
          <w:bCs/>
          <w:color w:val="000000" w:themeColor="text1"/>
          <w:sz w:val="24"/>
          <w:szCs w:val="24"/>
        </w:rPr>
        <w:t>4</w:t>
      </w:r>
      <w:proofErr w:type="gramStart"/>
      <w:r w:rsidRPr="004F6F6F">
        <w:rPr>
          <w:rFonts w:ascii="Arial" w:hAnsi="Arial" w:cs="Arial"/>
          <w:b/>
          <w:bCs/>
          <w:color w:val="000000" w:themeColor="text1"/>
          <w:sz w:val="24"/>
          <w:szCs w:val="24"/>
        </w:rPr>
        <w:t xml:space="preserve">.  </w:t>
      </w:r>
      <w:r w:rsidR="009D5A6D" w:rsidRPr="004F6F6F">
        <w:rPr>
          <w:rFonts w:ascii="Arial" w:hAnsi="Arial" w:cs="Arial"/>
          <w:b/>
          <w:bCs/>
          <w:color w:val="000000" w:themeColor="text1"/>
          <w:sz w:val="24"/>
          <w:szCs w:val="24"/>
          <w:u w:val="single"/>
        </w:rPr>
        <w:t>Contractor</w:t>
      </w:r>
      <w:proofErr w:type="gramEnd"/>
      <w:r w:rsidR="009D5A6D" w:rsidRPr="004F6F6F">
        <w:rPr>
          <w:rFonts w:ascii="Arial" w:hAnsi="Arial" w:cs="Arial"/>
          <w:b/>
          <w:bCs/>
          <w:color w:val="000000" w:themeColor="text1"/>
          <w:sz w:val="24"/>
          <w:szCs w:val="24"/>
          <w:u w:val="single"/>
        </w:rPr>
        <w:t xml:space="preserve"> Furnished </w:t>
      </w:r>
      <w:r w:rsidR="00FA5933" w:rsidRPr="004F6F6F">
        <w:rPr>
          <w:rFonts w:ascii="Arial" w:hAnsi="Arial" w:cs="Arial"/>
          <w:b/>
          <w:bCs/>
          <w:color w:val="000000" w:themeColor="text1"/>
          <w:sz w:val="24"/>
          <w:szCs w:val="24"/>
          <w:u w:val="single"/>
        </w:rPr>
        <w:t>Property</w:t>
      </w:r>
      <w:r w:rsidR="009D5A6D" w:rsidRPr="004F6F6F">
        <w:rPr>
          <w:rFonts w:ascii="Arial" w:hAnsi="Arial" w:cs="Arial"/>
          <w:b/>
          <w:bCs/>
          <w:color w:val="000000" w:themeColor="text1"/>
          <w:sz w:val="24"/>
          <w:szCs w:val="24"/>
          <w:u w:val="single"/>
        </w:rPr>
        <w:t xml:space="preserve"> </w:t>
      </w:r>
      <w:r w:rsidR="007B0749" w:rsidRPr="004F6F6F">
        <w:rPr>
          <w:rFonts w:ascii="Arial" w:hAnsi="Arial" w:cs="Arial"/>
          <w:b/>
          <w:bCs/>
          <w:color w:val="000000" w:themeColor="text1"/>
          <w:sz w:val="24"/>
          <w:szCs w:val="24"/>
          <w:u w:val="single"/>
        </w:rPr>
        <w:t>a</w:t>
      </w:r>
      <w:r w:rsidR="009D5A6D" w:rsidRPr="004F6F6F">
        <w:rPr>
          <w:rFonts w:ascii="Arial" w:hAnsi="Arial" w:cs="Arial"/>
          <w:b/>
          <w:bCs/>
          <w:color w:val="000000" w:themeColor="text1"/>
          <w:sz w:val="24"/>
          <w:szCs w:val="24"/>
          <w:u w:val="single"/>
        </w:rPr>
        <w:t xml:space="preserve">nd </w:t>
      </w:r>
      <w:r w:rsidR="00F42CC4" w:rsidRPr="004F6F6F">
        <w:rPr>
          <w:rFonts w:ascii="Arial" w:hAnsi="Arial" w:cs="Arial"/>
          <w:b/>
          <w:bCs/>
          <w:color w:val="000000" w:themeColor="text1"/>
          <w:sz w:val="24"/>
          <w:szCs w:val="24"/>
          <w:u w:val="single"/>
        </w:rPr>
        <w:t>Services</w:t>
      </w:r>
      <w:r w:rsidR="00007A8D" w:rsidRPr="004F6F6F">
        <w:rPr>
          <w:rFonts w:ascii="Arial" w:hAnsi="Arial" w:cs="Arial"/>
          <w:color w:val="000000" w:themeColor="text1"/>
          <w:sz w:val="24"/>
          <w:szCs w:val="24"/>
        </w:rPr>
        <w:t xml:space="preserve"> </w:t>
      </w:r>
    </w:p>
    <w:p w:rsidR="00F33B4C" w:rsidRPr="004F6F6F" w:rsidRDefault="00F33B4C" w:rsidP="00822848">
      <w:pPr>
        <w:rPr>
          <w:rFonts w:ascii="Arial" w:hAnsi="Arial" w:cs="Arial"/>
          <w:color w:val="000000" w:themeColor="text1"/>
          <w:sz w:val="24"/>
          <w:szCs w:val="24"/>
        </w:rPr>
      </w:pPr>
    </w:p>
    <w:p w:rsidR="008D4181" w:rsidRPr="004F6F6F" w:rsidRDefault="002F034B" w:rsidP="00F03FC8">
      <w:pPr>
        <w:rPr>
          <w:rFonts w:ascii="Arial" w:hAnsi="Arial" w:cs="Arial"/>
          <w:color w:val="000000" w:themeColor="text1"/>
          <w:sz w:val="24"/>
          <w:szCs w:val="24"/>
        </w:rPr>
      </w:pPr>
      <w:proofErr w:type="gramStart"/>
      <w:r w:rsidRPr="004F6F6F">
        <w:rPr>
          <w:rFonts w:ascii="Arial" w:hAnsi="Arial" w:cs="Arial"/>
          <w:b/>
          <w:color w:val="000000" w:themeColor="text1"/>
          <w:sz w:val="24"/>
          <w:szCs w:val="24"/>
        </w:rPr>
        <w:t xml:space="preserve">4.1  </w:t>
      </w:r>
      <w:r w:rsidRPr="004F6F6F">
        <w:rPr>
          <w:rFonts w:ascii="Arial" w:hAnsi="Arial" w:cs="Arial"/>
          <w:b/>
          <w:color w:val="000000" w:themeColor="text1"/>
          <w:sz w:val="24"/>
          <w:szCs w:val="24"/>
          <w:u w:val="single"/>
        </w:rPr>
        <w:t>General</w:t>
      </w:r>
      <w:proofErr w:type="gramEnd"/>
      <w:r w:rsidR="009D5A6D" w:rsidRPr="004F6F6F">
        <w:rPr>
          <w:rFonts w:ascii="Arial" w:hAnsi="Arial" w:cs="Arial"/>
          <w:b/>
          <w:color w:val="000000" w:themeColor="text1"/>
          <w:sz w:val="24"/>
          <w:szCs w:val="24"/>
          <w:u w:val="single"/>
        </w:rPr>
        <w:t>:</w:t>
      </w:r>
      <w:r w:rsidR="00007A8D" w:rsidRPr="004F6F6F">
        <w:rPr>
          <w:rFonts w:ascii="Arial" w:hAnsi="Arial" w:cs="Arial"/>
          <w:color w:val="000000" w:themeColor="text1"/>
          <w:sz w:val="24"/>
          <w:szCs w:val="24"/>
        </w:rPr>
        <w:t xml:space="preserve"> </w:t>
      </w:r>
      <w:r w:rsidR="0083331C" w:rsidRPr="004F6F6F">
        <w:rPr>
          <w:rFonts w:ascii="Arial" w:hAnsi="Arial" w:cs="Arial"/>
          <w:color w:val="000000" w:themeColor="text1"/>
          <w:sz w:val="24"/>
          <w:szCs w:val="24"/>
        </w:rPr>
        <w:t xml:space="preserve"> The Contractor shall furnish all personnel, equipment, supplies, facilities, transportation, tools, materials, supervision, and other items necessary to perform services as described in the PWS and associated contract documents, except for those items specified in Part 3 Government Property</w:t>
      </w:r>
      <w:r w:rsidR="009C7A65" w:rsidRPr="004F6F6F">
        <w:rPr>
          <w:rFonts w:ascii="Arial" w:hAnsi="Arial" w:cs="Arial"/>
          <w:color w:val="000000" w:themeColor="text1"/>
          <w:sz w:val="24"/>
          <w:szCs w:val="24"/>
        </w:rPr>
        <w:t xml:space="preserve"> </w:t>
      </w:r>
      <w:r w:rsidR="0083331C" w:rsidRPr="004F6F6F">
        <w:rPr>
          <w:rFonts w:ascii="Arial" w:hAnsi="Arial" w:cs="Arial"/>
          <w:color w:val="000000" w:themeColor="text1"/>
          <w:sz w:val="24"/>
          <w:szCs w:val="24"/>
        </w:rPr>
        <w:t>and Services.</w:t>
      </w:r>
    </w:p>
    <w:p w:rsidR="00F33B4C" w:rsidRPr="008108C5" w:rsidRDefault="00F33B4C" w:rsidP="0015134A">
      <w:pPr>
        <w:suppressAutoHyphens/>
        <w:rPr>
          <w:rFonts w:ascii="Arial" w:hAnsi="Arial" w:cs="Arial"/>
          <w:sz w:val="24"/>
          <w:szCs w:val="24"/>
        </w:rPr>
      </w:pPr>
    </w:p>
    <w:p w:rsidR="00812D57" w:rsidRPr="008108C5" w:rsidRDefault="006877E9" w:rsidP="00F03FC8">
      <w:pPr>
        <w:suppressAutoHyphens/>
        <w:rPr>
          <w:rFonts w:ascii="Arial" w:hAnsi="Arial" w:cs="Arial"/>
          <w:sz w:val="24"/>
          <w:szCs w:val="24"/>
        </w:rPr>
      </w:pPr>
      <w:proofErr w:type="gramStart"/>
      <w:r w:rsidRPr="008108C5">
        <w:rPr>
          <w:rFonts w:ascii="Arial" w:hAnsi="Arial" w:cs="Arial"/>
          <w:b/>
          <w:sz w:val="24"/>
          <w:szCs w:val="24"/>
        </w:rPr>
        <w:t>4.2</w:t>
      </w:r>
      <w:r w:rsidR="009D5A6D" w:rsidRPr="008108C5">
        <w:rPr>
          <w:rFonts w:ascii="Arial" w:hAnsi="Arial" w:cs="Arial"/>
          <w:b/>
          <w:sz w:val="24"/>
          <w:szCs w:val="24"/>
        </w:rPr>
        <w:t xml:space="preserve">  </w:t>
      </w:r>
      <w:r w:rsidRPr="008108C5">
        <w:rPr>
          <w:rFonts w:ascii="Arial" w:hAnsi="Arial" w:cs="Arial"/>
          <w:b/>
          <w:sz w:val="24"/>
          <w:szCs w:val="24"/>
          <w:u w:val="single"/>
        </w:rPr>
        <w:t>Secret</w:t>
      </w:r>
      <w:proofErr w:type="gramEnd"/>
      <w:r w:rsidRPr="008108C5">
        <w:rPr>
          <w:rFonts w:ascii="Arial" w:hAnsi="Arial" w:cs="Arial"/>
          <w:b/>
          <w:sz w:val="24"/>
          <w:szCs w:val="24"/>
          <w:u w:val="single"/>
        </w:rPr>
        <w:t xml:space="preserve"> Facility Clearance</w:t>
      </w:r>
      <w:proofErr w:type="gramStart"/>
      <w:r w:rsidR="0083331C" w:rsidRPr="008108C5">
        <w:rPr>
          <w:rFonts w:ascii="Arial" w:hAnsi="Arial" w:cs="Arial"/>
          <w:b/>
          <w:sz w:val="24"/>
          <w:szCs w:val="24"/>
          <w:u w:val="single"/>
        </w:rPr>
        <w:t>:</w:t>
      </w:r>
      <w:r w:rsidR="0083331C" w:rsidRPr="008108C5">
        <w:rPr>
          <w:rFonts w:ascii="Arial" w:hAnsi="Arial" w:cs="Arial"/>
          <w:sz w:val="24"/>
          <w:szCs w:val="24"/>
        </w:rPr>
        <w:t xml:space="preserve">  </w:t>
      </w:r>
      <w:r w:rsidR="00D74A1A" w:rsidRPr="00443710">
        <w:rPr>
          <w:rFonts w:ascii="Arial" w:hAnsi="Arial" w:cs="Arial"/>
          <w:sz w:val="24"/>
          <w:szCs w:val="24"/>
        </w:rPr>
        <w:t>The</w:t>
      </w:r>
      <w:proofErr w:type="gramEnd"/>
      <w:r w:rsidR="00D74A1A" w:rsidRPr="00443710">
        <w:rPr>
          <w:rFonts w:ascii="Arial" w:hAnsi="Arial" w:cs="Arial"/>
          <w:sz w:val="24"/>
          <w:szCs w:val="24"/>
        </w:rPr>
        <w:t xml:space="preserve"> Contractor shall possess and maintain a </w:t>
      </w:r>
      <w:r w:rsidR="00D74A1A">
        <w:rPr>
          <w:rFonts w:ascii="Arial" w:hAnsi="Arial" w:cs="Arial"/>
          <w:sz w:val="24"/>
          <w:szCs w:val="24"/>
        </w:rPr>
        <w:t>(</w:t>
      </w:r>
      <w:r w:rsidR="00D74A1A">
        <w:rPr>
          <w:rFonts w:ascii="Arial" w:hAnsi="Arial" w:cs="Arial"/>
          <w:i/>
          <w:sz w:val="24"/>
          <w:szCs w:val="24"/>
        </w:rPr>
        <w:t xml:space="preserve">No clearance required) </w:t>
      </w:r>
      <w:r w:rsidR="00D74A1A" w:rsidRPr="00443710">
        <w:rPr>
          <w:rFonts w:ascii="Arial" w:hAnsi="Arial" w:cs="Arial"/>
          <w:sz w:val="24"/>
          <w:szCs w:val="24"/>
        </w:rPr>
        <w:t xml:space="preserve">facility clearance from the Defense Security Service IAW DoD 5220.22-M, National Industrial Security Program Operating Manual (NISPOM) and AR 380-49, Industrial Security </w:t>
      </w:r>
      <w:r w:rsidR="00D74A1A" w:rsidRPr="00D74A1A">
        <w:rPr>
          <w:rFonts w:ascii="Arial" w:hAnsi="Arial" w:cs="Arial"/>
          <w:sz w:val="24"/>
          <w:szCs w:val="24"/>
        </w:rPr>
        <w:t xml:space="preserve">Program. The Contractor’s employees, performing work in support of this contract shall have been granted a </w:t>
      </w:r>
      <w:r w:rsidR="00D74A1A" w:rsidRPr="00D74A1A">
        <w:rPr>
          <w:rFonts w:ascii="Arial" w:hAnsi="Arial" w:cs="Arial"/>
          <w:i/>
          <w:sz w:val="24"/>
          <w:szCs w:val="24"/>
        </w:rPr>
        <w:t>{No clearance required}</w:t>
      </w:r>
      <w:r w:rsidR="00D74A1A" w:rsidRPr="00D74A1A">
        <w:rPr>
          <w:rFonts w:ascii="Arial" w:hAnsi="Arial" w:cs="Arial"/>
          <w:sz w:val="24"/>
          <w:szCs w:val="24"/>
        </w:rPr>
        <w:t xml:space="preserve"> from the Defense Industrial Security Clearance Office. The Facility Security Clearance must match the </w:t>
      </w:r>
      <w:r w:rsidR="00D74A1A" w:rsidRPr="00443710">
        <w:rPr>
          <w:rFonts w:ascii="Arial" w:hAnsi="Arial" w:cs="Arial"/>
          <w:sz w:val="24"/>
          <w:szCs w:val="24"/>
        </w:rPr>
        <w:t>highest security clearance required for personnel. The D</w:t>
      </w:r>
      <w:r w:rsidR="00D74A1A">
        <w:rPr>
          <w:rFonts w:ascii="Arial" w:hAnsi="Arial" w:cs="Arial"/>
          <w:sz w:val="24"/>
          <w:szCs w:val="24"/>
        </w:rPr>
        <w:t xml:space="preserve">oD </w:t>
      </w:r>
      <w:r w:rsidR="00D74A1A" w:rsidRPr="00443710">
        <w:rPr>
          <w:rFonts w:ascii="Arial" w:hAnsi="Arial" w:cs="Arial"/>
          <w:sz w:val="24"/>
          <w:szCs w:val="24"/>
        </w:rPr>
        <w:t>Contract Security Classification Specification (DD 254) is provided as an attachment in the basic contract.</w:t>
      </w:r>
      <w:r w:rsidR="00F4028B">
        <w:rPr>
          <w:rFonts w:ascii="Arial" w:hAnsi="Arial" w:cs="Arial"/>
          <w:i/>
          <w:sz w:val="24"/>
          <w:szCs w:val="24"/>
        </w:rPr>
        <w:t>.</w:t>
      </w:r>
      <w:r w:rsidR="008A6A2D" w:rsidRPr="008108C5">
        <w:rPr>
          <w:rFonts w:ascii="Arial" w:hAnsi="Arial" w:cs="Arial"/>
          <w:i/>
          <w:sz w:val="24"/>
          <w:szCs w:val="24"/>
        </w:rPr>
        <w:t>.</w:t>
      </w:r>
      <w:r w:rsidR="008A6A2D" w:rsidRPr="008108C5">
        <w:rPr>
          <w:rFonts w:ascii="Arial" w:hAnsi="Arial" w:cs="Arial"/>
          <w:sz w:val="24"/>
          <w:szCs w:val="24"/>
        </w:rPr>
        <w:t xml:space="preserve"> </w:t>
      </w:r>
    </w:p>
    <w:p w:rsidR="006877E9" w:rsidRPr="008108C5" w:rsidRDefault="006877E9" w:rsidP="0015134A">
      <w:pPr>
        <w:suppressAutoHyphens/>
        <w:rPr>
          <w:rFonts w:ascii="Arial" w:hAnsi="Arial" w:cs="Arial"/>
          <w:sz w:val="24"/>
          <w:szCs w:val="24"/>
        </w:rPr>
      </w:pPr>
    </w:p>
    <w:p w:rsidR="003D599F" w:rsidRPr="008108C5" w:rsidRDefault="003D599F" w:rsidP="00F03FC8">
      <w:pPr>
        <w:rPr>
          <w:rFonts w:ascii="Arial" w:hAnsi="Arial" w:cs="Arial"/>
          <w:sz w:val="24"/>
          <w:szCs w:val="24"/>
        </w:rPr>
      </w:pPr>
      <w:proofErr w:type="gramStart"/>
      <w:r w:rsidRPr="008108C5">
        <w:rPr>
          <w:rFonts w:ascii="Arial" w:hAnsi="Arial" w:cs="Arial"/>
          <w:b/>
          <w:sz w:val="24"/>
          <w:szCs w:val="24"/>
        </w:rPr>
        <w:t xml:space="preserve">4.3  </w:t>
      </w:r>
      <w:r w:rsidRPr="008108C5">
        <w:rPr>
          <w:rFonts w:ascii="Arial" w:hAnsi="Arial" w:cs="Arial"/>
          <w:b/>
          <w:sz w:val="24"/>
          <w:szCs w:val="24"/>
          <w:u w:val="single"/>
        </w:rPr>
        <w:t>Materials:</w:t>
      </w:r>
      <w:r w:rsidRPr="008108C5">
        <w:rPr>
          <w:rFonts w:ascii="Arial" w:hAnsi="Arial" w:cs="Arial"/>
          <w:sz w:val="24"/>
          <w:szCs w:val="24"/>
        </w:rPr>
        <w:t xml:space="preserve">  The</w:t>
      </w:r>
      <w:proofErr w:type="gramEnd"/>
      <w:r w:rsidRPr="008108C5">
        <w:rPr>
          <w:rFonts w:ascii="Arial" w:hAnsi="Arial" w:cs="Arial"/>
          <w:sz w:val="24"/>
          <w:szCs w:val="24"/>
        </w:rPr>
        <w:t xml:space="preserve"> Contractor shall</w:t>
      </w:r>
      <w:r w:rsidR="00C960BC" w:rsidRPr="008108C5">
        <w:rPr>
          <w:rFonts w:ascii="Arial" w:hAnsi="Arial" w:cs="Arial"/>
          <w:sz w:val="24"/>
          <w:szCs w:val="24"/>
        </w:rPr>
        <w:t xml:space="preserve"> provide</w:t>
      </w:r>
      <w:r w:rsidRPr="008108C5">
        <w:rPr>
          <w:rFonts w:ascii="Arial" w:hAnsi="Arial" w:cs="Arial"/>
          <w:sz w:val="24"/>
          <w:szCs w:val="24"/>
        </w:rPr>
        <w:t xml:space="preserve"> </w:t>
      </w:r>
      <w:r w:rsidR="00123AB3" w:rsidRPr="008108C5">
        <w:rPr>
          <w:rFonts w:ascii="Arial" w:hAnsi="Arial" w:cs="Arial"/>
          <w:sz w:val="24"/>
          <w:szCs w:val="24"/>
        </w:rPr>
        <w:t xml:space="preserve">the required cleaning supplies, tools, </w:t>
      </w:r>
      <w:r w:rsidR="000E40A8" w:rsidRPr="008108C5">
        <w:rPr>
          <w:rFonts w:ascii="Arial" w:hAnsi="Arial" w:cs="Arial"/>
          <w:sz w:val="24"/>
          <w:szCs w:val="24"/>
        </w:rPr>
        <w:t xml:space="preserve">personal protective equipment, </w:t>
      </w:r>
      <w:r w:rsidR="00123AB3" w:rsidRPr="008108C5">
        <w:rPr>
          <w:rFonts w:ascii="Arial" w:hAnsi="Arial" w:cs="Arial"/>
          <w:sz w:val="24"/>
          <w:szCs w:val="24"/>
        </w:rPr>
        <w:t xml:space="preserve">and equipment </w:t>
      </w:r>
      <w:r w:rsidR="006C7190" w:rsidRPr="008108C5">
        <w:rPr>
          <w:rFonts w:ascii="Arial" w:hAnsi="Arial" w:cs="Arial"/>
          <w:sz w:val="24"/>
          <w:szCs w:val="24"/>
        </w:rPr>
        <w:t>to perform services</w:t>
      </w:r>
      <w:r w:rsidR="00A26240" w:rsidRPr="008108C5">
        <w:rPr>
          <w:rFonts w:ascii="Arial" w:hAnsi="Arial" w:cs="Arial"/>
          <w:sz w:val="24"/>
          <w:szCs w:val="24"/>
        </w:rPr>
        <w:t xml:space="preserve"> listed within PWS</w:t>
      </w:r>
      <w:r w:rsidR="006C7190" w:rsidRPr="008108C5">
        <w:rPr>
          <w:rFonts w:ascii="Arial" w:hAnsi="Arial" w:cs="Arial"/>
          <w:sz w:val="24"/>
          <w:szCs w:val="24"/>
        </w:rPr>
        <w:t xml:space="preserve">. Brooms, mops, vacuum, </w:t>
      </w:r>
      <w:r w:rsidR="00A26240" w:rsidRPr="008108C5">
        <w:rPr>
          <w:rFonts w:ascii="Arial" w:hAnsi="Arial" w:cs="Arial"/>
          <w:sz w:val="24"/>
          <w:szCs w:val="24"/>
        </w:rPr>
        <w:t>rags, buckets</w:t>
      </w:r>
      <w:r w:rsidR="00E00542" w:rsidRPr="008108C5">
        <w:rPr>
          <w:rFonts w:ascii="Arial" w:hAnsi="Arial" w:cs="Arial"/>
          <w:sz w:val="24"/>
          <w:szCs w:val="24"/>
        </w:rPr>
        <w:t xml:space="preserve">, etc. </w:t>
      </w:r>
    </w:p>
    <w:p w:rsidR="003D599F" w:rsidRPr="008108C5" w:rsidRDefault="003D599F" w:rsidP="0015134A">
      <w:pPr>
        <w:rPr>
          <w:rFonts w:ascii="Arial" w:hAnsi="Arial" w:cs="Arial"/>
          <w:sz w:val="24"/>
          <w:szCs w:val="24"/>
        </w:rPr>
      </w:pPr>
    </w:p>
    <w:p w:rsidR="00883356" w:rsidRPr="008108C5" w:rsidRDefault="003D599F" w:rsidP="00883356">
      <w:pPr>
        <w:rPr>
          <w:rFonts w:ascii="Arial" w:hAnsi="Arial" w:cs="Arial"/>
          <w:sz w:val="24"/>
          <w:szCs w:val="24"/>
        </w:rPr>
      </w:pPr>
      <w:proofErr w:type="gramStart"/>
      <w:r w:rsidRPr="008108C5">
        <w:rPr>
          <w:rFonts w:ascii="Arial" w:hAnsi="Arial" w:cs="Arial"/>
          <w:b/>
          <w:sz w:val="24"/>
          <w:szCs w:val="24"/>
        </w:rPr>
        <w:t xml:space="preserve">4.4  </w:t>
      </w:r>
      <w:r w:rsidRPr="008108C5">
        <w:rPr>
          <w:rFonts w:ascii="Arial" w:hAnsi="Arial" w:cs="Arial"/>
          <w:b/>
          <w:sz w:val="24"/>
          <w:szCs w:val="24"/>
          <w:u w:val="single"/>
        </w:rPr>
        <w:t>Vehicles</w:t>
      </w:r>
      <w:proofErr w:type="gramEnd"/>
      <w:r w:rsidRPr="008108C5">
        <w:rPr>
          <w:rFonts w:ascii="Arial" w:hAnsi="Arial" w:cs="Arial"/>
          <w:b/>
          <w:sz w:val="24"/>
          <w:szCs w:val="24"/>
          <w:u w:val="single"/>
        </w:rPr>
        <w:t xml:space="preserve"> and Equipment</w:t>
      </w:r>
      <w:proofErr w:type="gramStart"/>
      <w:r w:rsidRPr="008108C5">
        <w:rPr>
          <w:rFonts w:ascii="Arial" w:hAnsi="Arial" w:cs="Arial"/>
          <w:b/>
          <w:sz w:val="24"/>
          <w:szCs w:val="24"/>
          <w:u w:val="single"/>
        </w:rPr>
        <w:t>:</w:t>
      </w:r>
      <w:r w:rsidRPr="008108C5">
        <w:rPr>
          <w:rFonts w:ascii="Arial" w:hAnsi="Arial" w:cs="Arial"/>
          <w:sz w:val="24"/>
          <w:szCs w:val="24"/>
        </w:rPr>
        <w:t xml:space="preserve">  </w:t>
      </w:r>
      <w:r w:rsidR="00137E80" w:rsidRPr="00970186">
        <w:rPr>
          <w:rFonts w:ascii="Arial" w:hAnsi="Arial" w:cs="Arial"/>
          <w:i/>
          <w:iCs/>
          <w:sz w:val="24"/>
          <w:szCs w:val="24"/>
        </w:rPr>
        <w:t>The</w:t>
      </w:r>
      <w:proofErr w:type="gramEnd"/>
      <w:r w:rsidR="00137E80" w:rsidRPr="00970186">
        <w:rPr>
          <w:rFonts w:ascii="Arial" w:hAnsi="Arial" w:cs="Arial"/>
          <w:i/>
          <w:iCs/>
          <w:sz w:val="24"/>
          <w:szCs w:val="24"/>
        </w:rPr>
        <w:t xml:space="preserve"> Contractor shall</w:t>
      </w:r>
      <w:r w:rsidR="00A5421E" w:rsidRPr="00970186">
        <w:rPr>
          <w:rFonts w:ascii="Arial" w:hAnsi="Arial" w:cs="Arial"/>
          <w:i/>
          <w:iCs/>
          <w:sz w:val="24"/>
          <w:szCs w:val="24"/>
        </w:rPr>
        <w:t xml:space="preserve"> </w:t>
      </w:r>
      <w:r w:rsidR="00137E80" w:rsidRPr="00970186">
        <w:rPr>
          <w:rFonts w:ascii="Arial" w:hAnsi="Arial" w:cs="Arial"/>
          <w:i/>
          <w:iCs/>
          <w:sz w:val="24"/>
          <w:szCs w:val="24"/>
        </w:rPr>
        <w:t xml:space="preserve">provide all necessary vehicles (no GSA vehicles provided </w:t>
      </w:r>
      <w:proofErr w:type="gramStart"/>
      <w:r w:rsidR="00137E80" w:rsidRPr="00970186">
        <w:rPr>
          <w:rFonts w:ascii="Arial" w:hAnsi="Arial" w:cs="Arial"/>
          <w:i/>
          <w:iCs/>
          <w:sz w:val="24"/>
          <w:szCs w:val="24"/>
        </w:rPr>
        <w:t>to</w:t>
      </w:r>
      <w:proofErr w:type="gramEnd"/>
      <w:r w:rsidR="00137E80" w:rsidRPr="00970186">
        <w:rPr>
          <w:rFonts w:ascii="Arial" w:hAnsi="Arial" w:cs="Arial"/>
          <w:i/>
          <w:iCs/>
          <w:sz w:val="24"/>
          <w:szCs w:val="24"/>
        </w:rPr>
        <w:t xml:space="preserve"> Contractor for use on this contract) and equipment to perform the work described in this PWS. All Contractor provided vehicles and equipment shall have the company name prominently displayed on both sides of the vehicle or equipment and present a neat, professional appearance. Contractor's vehicles and equipment used in the performance of this contract shall meet all local and Host Nation traffic, safety, and environmental requirements. Vehicles and equipment found to be unsafe shall be removed from the installation and replaced. The Contractor shall not use any Government-owned tools, materials, or parts to maintain Contractor vehicles and equipment without prior written approval of the Contracting Officer. The COR may inspect the Contractor’s vehicles and equipment at any time.</w:t>
      </w:r>
    </w:p>
    <w:p w:rsidR="00883356" w:rsidRPr="00443710" w:rsidRDefault="00883356" w:rsidP="00883356">
      <w:pPr>
        <w:rPr>
          <w:rFonts w:ascii="Arial" w:hAnsi="Arial" w:cs="Arial"/>
          <w:sz w:val="24"/>
          <w:szCs w:val="24"/>
        </w:rPr>
      </w:pPr>
    </w:p>
    <w:p w:rsidR="00602986" w:rsidRPr="004F6F6F" w:rsidRDefault="003D599F" w:rsidP="006F50BF">
      <w:pPr>
        <w:rPr>
          <w:rFonts w:ascii="Arial" w:hAnsi="Arial" w:cs="Arial"/>
          <w:color w:val="000000" w:themeColor="text1"/>
          <w:sz w:val="24"/>
          <w:szCs w:val="24"/>
        </w:rPr>
      </w:pPr>
      <w:proofErr w:type="gramStart"/>
      <w:r w:rsidRPr="004F6F6F">
        <w:rPr>
          <w:rFonts w:ascii="Arial" w:hAnsi="Arial" w:cs="Arial"/>
          <w:b/>
          <w:color w:val="000000" w:themeColor="text1"/>
          <w:sz w:val="24"/>
          <w:szCs w:val="24"/>
        </w:rPr>
        <w:t>4.5</w:t>
      </w:r>
      <w:r w:rsidRPr="004F6F6F">
        <w:rPr>
          <w:rFonts w:ascii="Arial" w:hAnsi="Arial" w:cs="Arial"/>
          <w:color w:val="000000" w:themeColor="text1"/>
          <w:sz w:val="24"/>
          <w:szCs w:val="24"/>
        </w:rPr>
        <w:t xml:space="preserve">  </w:t>
      </w:r>
      <w:r w:rsidR="008166AC" w:rsidRPr="004F6F6F">
        <w:rPr>
          <w:rFonts w:ascii="Arial" w:hAnsi="Arial" w:cs="Arial"/>
          <w:b/>
          <w:color w:val="000000" w:themeColor="text1"/>
          <w:sz w:val="24"/>
          <w:szCs w:val="24"/>
          <w:u w:val="single"/>
        </w:rPr>
        <w:t>Background</w:t>
      </w:r>
      <w:proofErr w:type="gramEnd"/>
      <w:r w:rsidR="008166AC" w:rsidRPr="004F6F6F">
        <w:rPr>
          <w:rFonts w:ascii="Arial" w:hAnsi="Arial" w:cs="Arial"/>
          <w:b/>
          <w:color w:val="000000" w:themeColor="text1"/>
          <w:sz w:val="24"/>
          <w:szCs w:val="24"/>
          <w:u w:val="single"/>
        </w:rPr>
        <w:t xml:space="preserve"> Checks</w:t>
      </w:r>
      <w:r w:rsidRPr="004F6F6F">
        <w:rPr>
          <w:rFonts w:ascii="Arial" w:hAnsi="Arial" w:cs="Arial"/>
          <w:b/>
          <w:color w:val="000000" w:themeColor="text1"/>
          <w:sz w:val="24"/>
          <w:szCs w:val="24"/>
          <w:u w:val="single"/>
        </w:rPr>
        <w:t>)</w:t>
      </w:r>
      <w:proofErr w:type="gramStart"/>
      <w:r w:rsidRPr="004F6F6F">
        <w:rPr>
          <w:rFonts w:ascii="Arial" w:hAnsi="Arial" w:cs="Arial"/>
          <w:b/>
          <w:color w:val="000000" w:themeColor="text1"/>
          <w:sz w:val="24"/>
          <w:szCs w:val="24"/>
          <w:u w:val="single"/>
        </w:rPr>
        <w:t>:</w:t>
      </w:r>
      <w:r w:rsidRPr="004F6F6F">
        <w:rPr>
          <w:rFonts w:ascii="Arial" w:hAnsi="Arial" w:cs="Arial"/>
          <w:color w:val="000000" w:themeColor="text1"/>
          <w:sz w:val="24"/>
          <w:szCs w:val="24"/>
        </w:rPr>
        <w:t xml:space="preserve">  </w:t>
      </w:r>
      <w:r w:rsidR="001B58EC" w:rsidRPr="004F6F6F">
        <w:rPr>
          <w:rFonts w:ascii="Arial" w:hAnsi="Arial" w:cs="Arial"/>
          <w:color w:val="000000" w:themeColor="text1"/>
          <w:sz w:val="24"/>
          <w:szCs w:val="24"/>
        </w:rPr>
        <w:t>T</w:t>
      </w:r>
      <w:r w:rsidR="008C2412" w:rsidRPr="004F6F6F">
        <w:rPr>
          <w:rFonts w:ascii="Arial" w:hAnsi="Arial" w:cs="Arial"/>
          <w:color w:val="000000" w:themeColor="text1"/>
          <w:sz w:val="24"/>
          <w:szCs w:val="24"/>
        </w:rPr>
        <w:t>he</w:t>
      </w:r>
      <w:proofErr w:type="gramEnd"/>
      <w:r w:rsidR="008166AC" w:rsidRPr="004F6F6F">
        <w:rPr>
          <w:rFonts w:ascii="Arial" w:hAnsi="Arial" w:cs="Arial"/>
          <w:color w:val="000000" w:themeColor="text1"/>
          <w:sz w:val="24"/>
          <w:szCs w:val="24"/>
        </w:rPr>
        <w:t xml:space="preserve"> Contractor shall provide Background Checks in accordance with this PWS and as determined by the Government</w:t>
      </w:r>
      <w:r w:rsidRPr="004F6F6F">
        <w:rPr>
          <w:rFonts w:ascii="Arial" w:hAnsi="Arial" w:cs="Arial"/>
          <w:color w:val="000000" w:themeColor="text1"/>
          <w:sz w:val="24"/>
          <w:szCs w:val="24"/>
        </w:rPr>
        <w:t>.</w:t>
      </w:r>
    </w:p>
    <w:p w:rsidR="006110D4" w:rsidRPr="004F6F6F" w:rsidRDefault="006110D4" w:rsidP="006F50BF">
      <w:pPr>
        <w:rPr>
          <w:rFonts w:ascii="Arial" w:hAnsi="Arial" w:cs="Arial"/>
          <w:b/>
          <w:sz w:val="24"/>
          <w:szCs w:val="24"/>
        </w:rPr>
      </w:pPr>
      <w:r w:rsidRPr="004F6F6F">
        <w:rPr>
          <w:rFonts w:ascii="Arial" w:hAnsi="Arial" w:cs="Arial"/>
          <w:b/>
          <w:sz w:val="24"/>
          <w:szCs w:val="24"/>
        </w:rPr>
        <w:br w:type="page"/>
      </w:r>
    </w:p>
    <w:p w:rsidR="00605A63" w:rsidRPr="002946F6"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color w:val="000000" w:themeColor="text1"/>
          <w:sz w:val="24"/>
          <w:szCs w:val="24"/>
        </w:rPr>
      </w:pPr>
      <w:r w:rsidRPr="002946F6">
        <w:rPr>
          <w:rFonts w:ascii="Arial" w:hAnsi="Arial" w:cs="Arial"/>
          <w:b/>
          <w:color w:val="000000" w:themeColor="text1"/>
          <w:sz w:val="24"/>
          <w:szCs w:val="24"/>
        </w:rPr>
        <w:t>PART 5</w:t>
      </w:r>
    </w:p>
    <w:p w:rsidR="00605A63" w:rsidRPr="002946F6"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color w:val="000000" w:themeColor="text1"/>
          <w:sz w:val="24"/>
          <w:szCs w:val="24"/>
        </w:rPr>
      </w:pPr>
      <w:r w:rsidRPr="002946F6">
        <w:rPr>
          <w:rFonts w:ascii="Arial" w:hAnsi="Arial" w:cs="Arial"/>
          <w:b/>
          <w:color w:val="000000" w:themeColor="text1"/>
          <w:sz w:val="24"/>
          <w:szCs w:val="24"/>
        </w:rPr>
        <w:t>SPECIFIC TASKS</w:t>
      </w:r>
    </w:p>
    <w:p w:rsidR="00605A63" w:rsidRPr="002946F6" w:rsidRDefault="00605A63" w:rsidP="00F42CC4">
      <w:pPr>
        <w:rPr>
          <w:rFonts w:ascii="Arial" w:hAnsi="Arial" w:cs="Arial"/>
          <w:bCs/>
          <w:color w:val="000000" w:themeColor="text1"/>
          <w:sz w:val="24"/>
          <w:szCs w:val="24"/>
        </w:rPr>
      </w:pPr>
    </w:p>
    <w:p w:rsidR="00ED6193" w:rsidRDefault="008D4181" w:rsidP="00ED6193">
      <w:pPr>
        <w:rPr>
          <w:rFonts w:ascii="Arial" w:hAnsi="Arial" w:cs="Arial"/>
          <w:color w:val="000000" w:themeColor="text1"/>
          <w:sz w:val="24"/>
          <w:szCs w:val="24"/>
        </w:rPr>
      </w:pPr>
      <w:proofErr w:type="gramStart"/>
      <w:r w:rsidRPr="002946F6">
        <w:rPr>
          <w:rFonts w:ascii="Arial" w:hAnsi="Arial" w:cs="Arial"/>
          <w:b/>
          <w:color w:val="000000" w:themeColor="text1"/>
          <w:sz w:val="24"/>
          <w:szCs w:val="24"/>
        </w:rPr>
        <w:t>5.1</w:t>
      </w:r>
      <w:r w:rsidR="006A14CE" w:rsidRPr="002946F6">
        <w:rPr>
          <w:rFonts w:ascii="Arial" w:hAnsi="Arial" w:cs="Arial"/>
          <w:b/>
          <w:color w:val="000000" w:themeColor="text1"/>
          <w:sz w:val="24"/>
          <w:szCs w:val="24"/>
        </w:rPr>
        <w:t xml:space="preserve">  </w:t>
      </w:r>
      <w:r w:rsidR="0005190B" w:rsidRPr="002946F6">
        <w:rPr>
          <w:rFonts w:ascii="Arial" w:hAnsi="Arial" w:cs="Arial"/>
          <w:b/>
          <w:color w:val="000000" w:themeColor="text1"/>
          <w:sz w:val="24"/>
          <w:szCs w:val="24"/>
          <w:u w:val="single"/>
        </w:rPr>
        <w:t>Basic</w:t>
      </w:r>
      <w:proofErr w:type="gramEnd"/>
      <w:r w:rsidR="0005190B" w:rsidRPr="002946F6">
        <w:rPr>
          <w:rFonts w:ascii="Arial" w:hAnsi="Arial" w:cs="Arial"/>
          <w:b/>
          <w:color w:val="000000" w:themeColor="text1"/>
          <w:sz w:val="24"/>
          <w:szCs w:val="24"/>
          <w:u w:val="single"/>
        </w:rPr>
        <w:t xml:space="preserve"> Services</w:t>
      </w:r>
      <w:r w:rsidR="006A14CE" w:rsidRPr="002946F6">
        <w:rPr>
          <w:rFonts w:ascii="Arial" w:hAnsi="Arial" w:cs="Arial"/>
          <w:b/>
          <w:color w:val="000000" w:themeColor="text1"/>
          <w:sz w:val="24"/>
          <w:szCs w:val="24"/>
          <w:u w:val="single"/>
        </w:rPr>
        <w:t>:</w:t>
      </w:r>
      <w:r w:rsidR="006A14CE" w:rsidRPr="002946F6">
        <w:rPr>
          <w:rFonts w:ascii="Arial" w:hAnsi="Arial" w:cs="Arial"/>
          <w:color w:val="000000" w:themeColor="text1"/>
          <w:sz w:val="24"/>
          <w:szCs w:val="24"/>
        </w:rPr>
        <w:t xml:space="preserve">  </w:t>
      </w:r>
      <w:r w:rsidR="00ED6193" w:rsidRPr="002946F6">
        <w:rPr>
          <w:rFonts w:ascii="Arial" w:hAnsi="Arial" w:cs="Arial"/>
          <w:color w:val="000000" w:themeColor="text1"/>
          <w:sz w:val="24"/>
          <w:szCs w:val="24"/>
        </w:rPr>
        <w:t>The Contractor shall provide overall management, supervision, personnel, labor, industry certified cleaning supplies, and generalized or specialized equipment necessary to perform all the CLS functions specified below. This shall be done IAW all the terms, conditions, general and special provisions, specifications, drawings, attachments, and exhibits contained herein or incorporated by reference. During the month of June, the contractor shall perform the Annual Stripping/Finishing services and beginning July 1</w:t>
      </w:r>
      <w:r w:rsidR="00ED6193" w:rsidRPr="002946F6">
        <w:rPr>
          <w:rFonts w:ascii="Arial" w:hAnsi="Arial" w:cs="Arial"/>
          <w:color w:val="000000" w:themeColor="text1"/>
          <w:sz w:val="24"/>
          <w:szCs w:val="24"/>
          <w:vertAlign w:val="superscript"/>
        </w:rPr>
        <w:t>st</w:t>
      </w:r>
      <w:r w:rsidR="00ED6193" w:rsidRPr="002946F6">
        <w:rPr>
          <w:rFonts w:ascii="Arial" w:hAnsi="Arial" w:cs="Arial"/>
          <w:color w:val="000000" w:themeColor="text1"/>
          <w:sz w:val="24"/>
          <w:szCs w:val="24"/>
        </w:rPr>
        <w:t xml:space="preserve"> through December 31</w:t>
      </w:r>
      <w:r w:rsidR="00ED6193" w:rsidRPr="002946F6">
        <w:rPr>
          <w:rFonts w:ascii="Arial" w:hAnsi="Arial" w:cs="Arial"/>
          <w:color w:val="000000" w:themeColor="text1"/>
          <w:sz w:val="24"/>
          <w:szCs w:val="24"/>
          <w:vertAlign w:val="superscript"/>
        </w:rPr>
        <w:t>st</w:t>
      </w:r>
      <w:r w:rsidR="00ED6193" w:rsidRPr="002946F6">
        <w:rPr>
          <w:rFonts w:ascii="Arial" w:hAnsi="Arial" w:cs="Arial"/>
          <w:color w:val="000000" w:themeColor="text1"/>
          <w:sz w:val="24"/>
          <w:szCs w:val="24"/>
        </w:rPr>
        <w:t xml:space="preserve"> the contractor shall perform the remaining daily services described below. </w:t>
      </w:r>
    </w:p>
    <w:p w:rsidR="00850B96" w:rsidRDefault="00850B96" w:rsidP="00ED6193">
      <w:pPr>
        <w:rPr>
          <w:rFonts w:ascii="Arial" w:hAnsi="Arial" w:cs="Arial"/>
          <w:color w:val="000000" w:themeColor="text1"/>
          <w:sz w:val="24"/>
          <w:szCs w:val="24"/>
        </w:rPr>
      </w:pPr>
    </w:p>
    <w:p w:rsidR="00906DE0" w:rsidRPr="005340F0" w:rsidRDefault="00850B96" w:rsidP="00906DE0">
      <w:pPr>
        <w:rPr>
          <w:rFonts w:ascii="Arial" w:hAnsi="Arial" w:cs="Arial"/>
          <w:color w:val="000000" w:themeColor="text1"/>
          <w:sz w:val="24"/>
          <w:szCs w:val="24"/>
        </w:rPr>
      </w:pPr>
      <w:r w:rsidRPr="005340F0">
        <w:rPr>
          <w:rFonts w:ascii="Arial" w:hAnsi="Arial" w:cs="Arial"/>
          <w:b/>
          <w:bCs/>
          <w:color w:val="000000" w:themeColor="text1"/>
          <w:sz w:val="24"/>
          <w:szCs w:val="24"/>
        </w:rPr>
        <w:t xml:space="preserve">5.1.1 </w:t>
      </w:r>
      <w:r w:rsidR="0063324C" w:rsidRPr="005340F0">
        <w:rPr>
          <w:rFonts w:ascii="Arial" w:hAnsi="Arial" w:cs="Arial"/>
          <w:b/>
          <w:bCs/>
          <w:color w:val="000000" w:themeColor="text1"/>
          <w:sz w:val="24"/>
          <w:szCs w:val="24"/>
          <w:u w:val="single"/>
        </w:rPr>
        <w:t>Applicable</w:t>
      </w:r>
      <w:r w:rsidR="0063324C" w:rsidRPr="005340F0">
        <w:rPr>
          <w:rFonts w:ascii="Arial" w:hAnsi="Arial" w:cs="Arial"/>
          <w:b/>
          <w:bCs/>
          <w:color w:val="000000" w:themeColor="text1"/>
          <w:sz w:val="24"/>
          <w:szCs w:val="24"/>
        </w:rPr>
        <w:t xml:space="preserve"> </w:t>
      </w:r>
      <w:r w:rsidRPr="005340F0">
        <w:rPr>
          <w:rFonts w:ascii="Arial" w:hAnsi="Arial" w:cs="Arial"/>
          <w:b/>
          <w:bCs/>
          <w:color w:val="000000" w:themeColor="text1"/>
          <w:sz w:val="24"/>
          <w:szCs w:val="24"/>
          <w:u w:val="single"/>
        </w:rPr>
        <w:t>Service Level:</w:t>
      </w:r>
      <w:r w:rsidRPr="005340F0">
        <w:rPr>
          <w:rFonts w:ascii="Arial" w:hAnsi="Arial" w:cs="Arial"/>
          <w:color w:val="000000" w:themeColor="text1"/>
          <w:sz w:val="24"/>
          <w:szCs w:val="24"/>
        </w:rPr>
        <w:t xml:space="preserve"> </w:t>
      </w:r>
      <w:r w:rsidR="00906DE0" w:rsidRPr="005340F0">
        <w:rPr>
          <w:rFonts w:ascii="Arial" w:hAnsi="Arial" w:cs="Arial"/>
          <w:color w:val="000000" w:themeColor="text1"/>
          <w:sz w:val="24"/>
          <w:szCs w:val="24"/>
        </w:rPr>
        <w:t>All services performed under this contract shall adhere to the service frequencies and task requirements defined as</w:t>
      </w:r>
      <w:r w:rsidR="00DD40E4" w:rsidRPr="005340F0">
        <w:rPr>
          <w:rFonts w:ascii="Arial" w:hAnsi="Arial" w:cs="Arial"/>
          <w:color w:val="000000" w:themeColor="text1"/>
          <w:sz w:val="24"/>
          <w:szCs w:val="24"/>
        </w:rPr>
        <w:t xml:space="preserve"> </w:t>
      </w:r>
      <w:r w:rsidR="00906DE0" w:rsidRPr="005340F0">
        <w:rPr>
          <w:rFonts w:ascii="Arial" w:hAnsi="Arial" w:cs="Arial"/>
          <w:color w:val="000000" w:themeColor="text1"/>
          <w:sz w:val="24"/>
          <w:szCs w:val="24"/>
        </w:rPr>
        <w:t>SERVICE LEVEL I</w:t>
      </w:r>
      <w:r w:rsidR="00DD40E4" w:rsidRPr="005340F0">
        <w:rPr>
          <w:rFonts w:ascii="Arial" w:hAnsi="Arial" w:cs="Arial"/>
          <w:color w:val="000000" w:themeColor="text1"/>
          <w:sz w:val="24"/>
          <w:szCs w:val="24"/>
        </w:rPr>
        <w:t xml:space="preserve"> </w:t>
      </w:r>
      <w:r w:rsidR="00906DE0" w:rsidRPr="005340F0">
        <w:rPr>
          <w:rFonts w:ascii="Arial" w:hAnsi="Arial" w:cs="Arial"/>
          <w:color w:val="000000" w:themeColor="text1"/>
          <w:sz w:val="24"/>
          <w:szCs w:val="24"/>
        </w:rPr>
        <w:t>in Technical Exhibit 8, "Service Levels and Frequency." The specific buildings and square footage for which these services are required are defined in Technical Exhibit 2, "Facility Services and Square Footage."</w:t>
      </w:r>
    </w:p>
    <w:p w:rsidR="006B6231" w:rsidRPr="002946F6" w:rsidRDefault="006B6231" w:rsidP="00822848">
      <w:pPr>
        <w:rPr>
          <w:rFonts w:ascii="Arial" w:hAnsi="Arial" w:cs="Arial"/>
          <w:b/>
          <w:i/>
          <w:color w:val="000000" w:themeColor="text1"/>
          <w:sz w:val="24"/>
          <w:szCs w:val="24"/>
        </w:rPr>
      </w:pPr>
    </w:p>
    <w:p w:rsidR="008166AC" w:rsidRPr="002946F6" w:rsidRDefault="006B6231" w:rsidP="00EC0964">
      <w:pPr>
        <w:rPr>
          <w:rFonts w:ascii="Arial" w:hAnsi="Arial" w:cs="Arial"/>
          <w:color w:val="000000" w:themeColor="text1"/>
          <w:sz w:val="24"/>
          <w:szCs w:val="24"/>
        </w:rPr>
      </w:pPr>
      <w:proofErr w:type="gramStart"/>
      <w:r w:rsidRPr="002946F6">
        <w:rPr>
          <w:rFonts w:ascii="Arial" w:hAnsi="Arial" w:cs="Arial"/>
          <w:b/>
          <w:color w:val="000000" w:themeColor="text1"/>
          <w:sz w:val="24"/>
          <w:szCs w:val="24"/>
        </w:rPr>
        <w:t>5.2</w:t>
      </w:r>
      <w:r w:rsidR="00C851D7" w:rsidRPr="002946F6">
        <w:rPr>
          <w:rFonts w:ascii="Arial" w:hAnsi="Arial" w:cs="Arial"/>
          <w:b/>
          <w:color w:val="000000" w:themeColor="text1"/>
          <w:sz w:val="24"/>
          <w:szCs w:val="24"/>
        </w:rPr>
        <w:t xml:space="preserve">  </w:t>
      </w:r>
      <w:r w:rsidR="00C851D7" w:rsidRPr="002946F6">
        <w:rPr>
          <w:rFonts w:ascii="Arial" w:hAnsi="Arial" w:cs="Arial"/>
          <w:b/>
          <w:color w:val="000000" w:themeColor="text1"/>
          <w:sz w:val="24"/>
          <w:szCs w:val="24"/>
          <w:u w:val="single"/>
        </w:rPr>
        <w:t>Task</w:t>
      </w:r>
      <w:r w:rsidR="00B94C8D" w:rsidRPr="002946F6">
        <w:rPr>
          <w:rFonts w:ascii="Arial" w:hAnsi="Arial" w:cs="Arial"/>
          <w:b/>
          <w:color w:val="000000" w:themeColor="text1"/>
          <w:sz w:val="24"/>
          <w:szCs w:val="24"/>
          <w:u w:val="single"/>
        </w:rPr>
        <w:t>s</w:t>
      </w:r>
      <w:r w:rsidR="006F2A83" w:rsidRPr="002946F6">
        <w:rPr>
          <w:rFonts w:ascii="Arial" w:hAnsi="Arial" w:cs="Arial"/>
          <w:b/>
          <w:color w:val="000000" w:themeColor="text1"/>
          <w:sz w:val="24"/>
          <w:szCs w:val="24"/>
          <w:u w:val="single"/>
        </w:rPr>
        <w:t>:</w:t>
      </w:r>
      <w:r w:rsidR="00423738" w:rsidRPr="002946F6">
        <w:rPr>
          <w:rFonts w:ascii="Arial" w:hAnsi="Arial" w:cs="Arial"/>
          <w:b/>
          <w:color w:val="000000" w:themeColor="text1"/>
          <w:sz w:val="24"/>
          <w:szCs w:val="24"/>
        </w:rPr>
        <w:t xml:space="preserve">  </w:t>
      </w:r>
      <w:r w:rsidR="008166AC" w:rsidRPr="002946F6">
        <w:rPr>
          <w:rFonts w:ascii="Arial" w:hAnsi="Arial" w:cs="Arial"/>
          <w:color w:val="000000" w:themeColor="text1"/>
          <w:sz w:val="24"/>
          <w:szCs w:val="24"/>
        </w:rPr>
        <w:t>Tasks</w:t>
      </w:r>
      <w:proofErr w:type="gramEnd"/>
      <w:r w:rsidR="008166AC" w:rsidRPr="002946F6">
        <w:rPr>
          <w:rFonts w:ascii="Arial" w:hAnsi="Arial" w:cs="Arial"/>
          <w:color w:val="000000" w:themeColor="text1"/>
          <w:sz w:val="24"/>
          <w:szCs w:val="24"/>
        </w:rPr>
        <w:t xml:space="preserve"> consist of the following:</w:t>
      </w:r>
    </w:p>
    <w:p w:rsidR="007C45CA" w:rsidRPr="00873001" w:rsidRDefault="007C45CA" w:rsidP="00EC0964">
      <w:pPr>
        <w:rPr>
          <w:rFonts w:ascii="Arial" w:hAnsi="Arial" w:cs="Arial"/>
          <w:i/>
          <w:color w:val="000000" w:themeColor="text1"/>
          <w:sz w:val="24"/>
          <w:szCs w:val="24"/>
        </w:rPr>
      </w:pPr>
    </w:p>
    <w:p w:rsidR="00C67485" w:rsidRPr="00873001" w:rsidRDefault="00855144" w:rsidP="00F407CB">
      <w:pPr>
        <w:pStyle w:val="ListParagraph"/>
        <w:numPr>
          <w:ilvl w:val="0"/>
          <w:numId w:val="17"/>
        </w:numPr>
        <w:rPr>
          <w:rFonts w:ascii="Arial" w:hAnsi="Arial" w:cs="Arial"/>
          <w:color w:val="000000" w:themeColor="text1"/>
          <w:sz w:val="24"/>
          <w:szCs w:val="24"/>
        </w:rPr>
      </w:pPr>
      <w:r w:rsidRPr="00873001">
        <w:rPr>
          <w:rFonts w:ascii="Arial" w:hAnsi="Arial" w:cs="Arial"/>
          <w:color w:val="000000" w:themeColor="text1"/>
          <w:sz w:val="24"/>
          <w:szCs w:val="24"/>
        </w:rPr>
        <w:t>Annual Stripping/Finishing of Tile Floors</w:t>
      </w:r>
      <w:r w:rsidR="00B74D00" w:rsidRPr="00873001">
        <w:rPr>
          <w:rFonts w:ascii="Arial" w:hAnsi="Arial" w:cs="Arial"/>
          <w:color w:val="000000" w:themeColor="text1"/>
          <w:sz w:val="24"/>
          <w:szCs w:val="24"/>
        </w:rPr>
        <w:t>:</w:t>
      </w:r>
      <w:r w:rsidR="00EF1194"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During the </w:t>
      </w:r>
      <w:proofErr w:type="gramStart"/>
      <w:r w:rsidRPr="00873001">
        <w:rPr>
          <w:rFonts w:ascii="Arial" w:hAnsi="Arial" w:cs="Arial"/>
          <w:color w:val="000000" w:themeColor="text1"/>
          <w:sz w:val="24"/>
          <w:szCs w:val="24"/>
        </w:rPr>
        <w:t>month</w:t>
      </w:r>
      <w:proofErr w:type="gramEnd"/>
      <w:r w:rsidR="000767E2"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June, the Contractor shall strip, scrub, seal, and wax all designated areas including the bedrooms (living quarters) annually and as necessary to maintain a uniform glossy </w:t>
      </w:r>
      <w:r w:rsidRPr="005340F0">
        <w:rPr>
          <w:rFonts w:ascii="Arial" w:hAnsi="Arial" w:cs="Arial"/>
          <w:color w:val="000000" w:themeColor="text1"/>
          <w:sz w:val="24"/>
          <w:szCs w:val="24"/>
        </w:rPr>
        <w:t>appearance</w:t>
      </w:r>
      <w:r w:rsidR="00180D0A" w:rsidRPr="005340F0">
        <w:rPr>
          <w:rFonts w:ascii="Arial" w:hAnsi="Arial" w:cs="Arial"/>
          <w:color w:val="000000" w:themeColor="text1"/>
          <w:sz w:val="24"/>
          <w:szCs w:val="24"/>
        </w:rPr>
        <w:t xml:space="preserve"> on a</w:t>
      </w:r>
      <w:r w:rsidR="00376396">
        <w:rPr>
          <w:rFonts w:ascii="Arial" w:hAnsi="Arial" w:cs="Arial"/>
          <w:color w:val="000000" w:themeColor="text1"/>
          <w:sz w:val="24"/>
          <w:szCs w:val="24"/>
        </w:rPr>
        <w:t>n</w:t>
      </w:r>
      <w:r w:rsidR="00180D0A" w:rsidRPr="005340F0">
        <w:rPr>
          <w:rFonts w:ascii="Arial" w:hAnsi="Arial" w:cs="Arial"/>
          <w:color w:val="000000" w:themeColor="text1"/>
          <w:sz w:val="24"/>
          <w:szCs w:val="24"/>
        </w:rPr>
        <w:t xml:space="preserve"> annual </w:t>
      </w:r>
      <w:r w:rsidR="00972BF2" w:rsidRPr="005340F0">
        <w:rPr>
          <w:rFonts w:ascii="Arial" w:hAnsi="Arial" w:cs="Arial"/>
          <w:color w:val="000000" w:themeColor="text1"/>
          <w:sz w:val="24"/>
          <w:szCs w:val="24"/>
        </w:rPr>
        <w:t>basis</w:t>
      </w:r>
      <w:r w:rsidRPr="005340F0">
        <w:rPr>
          <w:rFonts w:ascii="Arial" w:hAnsi="Arial" w:cs="Arial"/>
          <w:color w:val="000000" w:themeColor="text1"/>
          <w:sz w:val="24"/>
          <w:szCs w:val="24"/>
        </w:rPr>
        <w:t xml:space="preserve">. The Contractor shall ensure the wax is non-skid.  The Contractor shall </w:t>
      </w:r>
      <w:r w:rsidR="00A112A0" w:rsidRPr="005340F0">
        <w:rPr>
          <w:rFonts w:ascii="Arial" w:hAnsi="Arial" w:cs="Arial"/>
          <w:color w:val="000000" w:themeColor="text1"/>
          <w:sz w:val="24"/>
          <w:szCs w:val="24"/>
        </w:rPr>
        <w:t xml:space="preserve">relocate and </w:t>
      </w:r>
      <w:proofErr w:type="spellStart"/>
      <w:r w:rsidR="00A112A0" w:rsidRPr="005340F0">
        <w:rPr>
          <w:rFonts w:ascii="Arial" w:hAnsi="Arial" w:cs="Arial"/>
          <w:color w:val="000000" w:themeColor="text1"/>
          <w:sz w:val="24"/>
          <w:szCs w:val="24"/>
        </w:rPr>
        <w:t>retur</w:t>
      </w:r>
      <w:r w:rsidRPr="005340F0">
        <w:rPr>
          <w:rFonts w:ascii="Arial" w:hAnsi="Arial" w:cs="Arial"/>
          <w:color w:val="000000" w:themeColor="text1"/>
          <w:sz w:val="24"/>
          <w:szCs w:val="24"/>
        </w:rPr>
        <w:t>rn</w:t>
      </w:r>
      <w:proofErr w:type="spellEnd"/>
      <w:r w:rsidRPr="005340F0">
        <w:rPr>
          <w:rFonts w:ascii="Arial" w:hAnsi="Arial" w:cs="Arial"/>
          <w:color w:val="000000" w:themeColor="text1"/>
          <w:sz w:val="24"/>
          <w:szCs w:val="24"/>
        </w:rPr>
        <w:t xml:space="preserve"> all furniture, trash receptacles, or other moveable items </w:t>
      </w:r>
      <w:proofErr w:type="gramStart"/>
      <w:r w:rsidR="00A112A0" w:rsidRPr="005340F0">
        <w:rPr>
          <w:rFonts w:ascii="Arial" w:hAnsi="Arial" w:cs="Arial"/>
          <w:color w:val="000000" w:themeColor="text1"/>
          <w:sz w:val="24"/>
          <w:szCs w:val="24"/>
        </w:rPr>
        <w:t xml:space="preserve">in order </w:t>
      </w:r>
      <w:r w:rsidRPr="005340F0">
        <w:rPr>
          <w:rFonts w:ascii="Arial" w:hAnsi="Arial" w:cs="Arial"/>
          <w:color w:val="000000" w:themeColor="text1"/>
          <w:sz w:val="24"/>
          <w:szCs w:val="24"/>
        </w:rPr>
        <w:t>to</w:t>
      </w:r>
      <w:proofErr w:type="gramEnd"/>
      <w:r w:rsidRPr="005340F0">
        <w:rPr>
          <w:rFonts w:ascii="Arial" w:hAnsi="Arial" w:cs="Arial"/>
          <w:color w:val="000000" w:themeColor="text1"/>
          <w:sz w:val="24"/>
          <w:szCs w:val="24"/>
        </w:rPr>
        <w:t xml:space="preserve"> maintain </w:t>
      </w:r>
      <w:r w:rsidR="00A112A0" w:rsidRPr="005340F0">
        <w:rPr>
          <w:rFonts w:ascii="Arial" w:hAnsi="Arial" w:cs="Arial"/>
          <w:color w:val="000000" w:themeColor="text1"/>
          <w:sz w:val="24"/>
          <w:szCs w:val="24"/>
        </w:rPr>
        <w:t xml:space="preserve">the </w:t>
      </w:r>
      <w:r w:rsidRPr="005340F0">
        <w:rPr>
          <w:rFonts w:ascii="Arial" w:hAnsi="Arial" w:cs="Arial"/>
          <w:color w:val="000000" w:themeColor="text1"/>
          <w:sz w:val="24"/>
          <w:szCs w:val="24"/>
        </w:rPr>
        <w:t xml:space="preserve">floors underneath these items.  The Contractor shall remove all stripping </w:t>
      </w:r>
      <w:r w:rsidRPr="00873001">
        <w:rPr>
          <w:rFonts w:ascii="Arial" w:hAnsi="Arial" w:cs="Arial"/>
          <w:color w:val="000000" w:themeColor="text1"/>
          <w:sz w:val="24"/>
          <w:szCs w:val="24"/>
        </w:rPr>
        <w:t xml:space="preserve">solution, sealant, and waxy residue from floor drains immediately upon completion of stripping/finishing service. </w:t>
      </w:r>
    </w:p>
    <w:p w:rsidR="00B74D00" w:rsidRPr="00873001" w:rsidRDefault="00B74D00" w:rsidP="00F407CB">
      <w:pPr>
        <w:rPr>
          <w:rFonts w:ascii="Arial" w:hAnsi="Arial" w:cs="Arial"/>
          <w:i/>
          <w:color w:val="000000" w:themeColor="text1"/>
          <w:sz w:val="24"/>
          <w:szCs w:val="24"/>
        </w:rPr>
      </w:pPr>
    </w:p>
    <w:p w:rsidR="00B74D00" w:rsidRPr="00873001" w:rsidRDefault="00EF1194" w:rsidP="00F407CB">
      <w:pPr>
        <w:pStyle w:val="ListParagraph"/>
        <w:numPr>
          <w:ilvl w:val="0"/>
          <w:numId w:val="17"/>
        </w:numPr>
        <w:rPr>
          <w:rFonts w:ascii="Arial" w:hAnsi="Arial" w:cs="Arial"/>
          <w:color w:val="000000" w:themeColor="text1"/>
          <w:sz w:val="24"/>
          <w:szCs w:val="24"/>
        </w:rPr>
      </w:pPr>
      <w:bookmarkStart w:id="1" w:name="_Toc200440590"/>
      <w:r w:rsidRPr="00873001">
        <w:rPr>
          <w:rFonts w:ascii="Arial" w:hAnsi="Arial" w:cs="Arial"/>
          <w:color w:val="000000" w:themeColor="text1"/>
          <w:sz w:val="24"/>
          <w:szCs w:val="24"/>
        </w:rPr>
        <w:t>Daily custodial services</w:t>
      </w:r>
      <w:bookmarkEnd w:id="1"/>
      <w:r w:rsidR="00B74D00" w:rsidRPr="00873001">
        <w:rPr>
          <w:rFonts w:ascii="Arial" w:hAnsi="Arial" w:cs="Arial"/>
          <w:color w:val="000000" w:themeColor="text1"/>
          <w:sz w:val="24"/>
          <w:szCs w:val="24"/>
        </w:rPr>
        <w:t>:</w:t>
      </w:r>
      <w:r w:rsidR="00376396">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The areas for the scheduled custodial services include the kitchens and dining, recreational and gaming areas, laundry rooms, gyms, community restrooms with showers, hallways, and stairwells between </w:t>
      </w:r>
      <w:r w:rsidR="00E2098F" w:rsidRPr="00873001">
        <w:rPr>
          <w:rFonts w:ascii="Arial" w:hAnsi="Arial" w:cs="Arial"/>
          <w:color w:val="000000" w:themeColor="text1"/>
          <w:sz w:val="24"/>
          <w:szCs w:val="24"/>
        </w:rPr>
        <w:t>the 1</w:t>
      </w:r>
      <w:r w:rsidR="00E2098F" w:rsidRPr="00873001">
        <w:rPr>
          <w:rFonts w:ascii="Arial" w:hAnsi="Arial" w:cs="Arial"/>
          <w:color w:val="000000" w:themeColor="text1"/>
          <w:sz w:val="24"/>
          <w:szCs w:val="24"/>
          <w:vertAlign w:val="superscript"/>
        </w:rPr>
        <w:t>st</w:t>
      </w:r>
      <w:r w:rsidR="00E2098F" w:rsidRPr="00873001">
        <w:rPr>
          <w:rFonts w:ascii="Arial" w:hAnsi="Arial" w:cs="Arial"/>
          <w:color w:val="000000" w:themeColor="text1"/>
          <w:sz w:val="24"/>
          <w:szCs w:val="24"/>
        </w:rPr>
        <w:t>, 2</w:t>
      </w:r>
      <w:r w:rsidR="00E2098F" w:rsidRPr="00873001">
        <w:rPr>
          <w:rFonts w:ascii="Arial" w:hAnsi="Arial" w:cs="Arial"/>
          <w:color w:val="000000" w:themeColor="text1"/>
          <w:sz w:val="24"/>
          <w:szCs w:val="24"/>
          <w:vertAlign w:val="superscript"/>
        </w:rPr>
        <w:t>nd</w:t>
      </w:r>
      <w:r w:rsidR="00E2098F" w:rsidRPr="00873001">
        <w:rPr>
          <w:rFonts w:ascii="Arial" w:hAnsi="Arial" w:cs="Arial"/>
          <w:color w:val="000000" w:themeColor="text1"/>
          <w:sz w:val="24"/>
          <w:szCs w:val="24"/>
        </w:rPr>
        <w:t>, and 3</w:t>
      </w:r>
      <w:r w:rsidR="00E2098F" w:rsidRPr="00873001">
        <w:rPr>
          <w:rFonts w:ascii="Arial" w:hAnsi="Arial" w:cs="Arial"/>
          <w:color w:val="000000" w:themeColor="text1"/>
          <w:sz w:val="24"/>
          <w:szCs w:val="24"/>
          <w:vertAlign w:val="superscript"/>
        </w:rPr>
        <w:t>rd</w:t>
      </w:r>
      <w:r w:rsidR="00E2098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floors</w:t>
      </w:r>
      <w:bookmarkStart w:id="2" w:name="_Toc200440592"/>
      <w:r w:rsidR="00E2098F" w:rsidRPr="00873001">
        <w:rPr>
          <w:rFonts w:ascii="Arial" w:hAnsi="Arial" w:cs="Arial"/>
          <w:color w:val="000000" w:themeColor="text1"/>
          <w:sz w:val="24"/>
          <w:szCs w:val="24"/>
        </w:rPr>
        <w:t>.</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r w:rsidRPr="00873001">
        <w:rPr>
          <w:rFonts w:ascii="Arial" w:hAnsi="Arial" w:cs="Arial"/>
          <w:color w:val="000000" w:themeColor="text1"/>
          <w:sz w:val="24"/>
          <w:szCs w:val="24"/>
        </w:rPr>
        <w:t>Hard Floors (Vinyl, Ceramic, Wood, Concrete, etc.)</w:t>
      </w:r>
      <w:bookmarkEnd w:id="2"/>
      <w:r w:rsidR="00F01BAA" w:rsidRPr="00873001">
        <w:rPr>
          <w:rFonts w:ascii="Arial" w:hAnsi="Arial" w:cs="Arial"/>
          <w:color w:val="000000" w:themeColor="text1"/>
          <w:sz w:val="24"/>
          <w:szCs w:val="24"/>
        </w:rPr>
        <w:t>:</w:t>
      </w:r>
      <w:r w:rsidRPr="00873001">
        <w:rPr>
          <w:rFonts w:ascii="Arial" w:hAnsi="Arial" w:cs="Arial"/>
          <w:color w:val="000000" w:themeColor="text1"/>
          <w:sz w:val="24"/>
          <w:szCs w:val="24"/>
        </w:rPr>
        <w:t xml:space="preserve"> The Contractor shall accomplish cleaning by the most appropriate method (low-noise vacuum, sweep, mop, spot clean, etc.) and use industry standard cleaning solutions for the specific floor type being cleaned.  The Contractor shall move chairs, trash receptacles, or other easily moveable items to maintain floors underneath these items.  Hard floors shall be cleaned, scrubbed, sealed, polished, waxed, and stripped as required.  After cleaning floor surfaces, the Contractor shall ensure hard floors have a uniform, clean appearance without streaks, swirl marks, detergent residue, or any evidence of soil, stain, film, or standing water.  Stains which are not easily removed by normal cleaning processes shall be treated using an alternate method.  Baseboards and corners </w:t>
      </w:r>
      <w:proofErr w:type="gramStart"/>
      <w:r w:rsidRPr="00873001">
        <w:rPr>
          <w:rFonts w:ascii="Arial" w:hAnsi="Arial" w:cs="Arial"/>
          <w:color w:val="000000" w:themeColor="text1"/>
          <w:sz w:val="24"/>
          <w:szCs w:val="24"/>
        </w:rPr>
        <w:t>shall</w:t>
      </w:r>
      <w:proofErr w:type="gramEnd"/>
      <w:r w:rsidRPr="00873001">
        <w:rPr>
          <w:rFonts w:ascii="Arial" w:hAnsi="Arial" w:cs="Arial"/>
          <w:color w:val="000000" w:themeColor="text1"/>
          <w:sz w:val="24"/>
          <w:szCs w:val="24"/>
        </w:rPr>
        <w:t xml:space="preserve"> also be cleaned.</w:t>
      </w:r>
    </w:p>
    <w:p w:rsidR="00B74D00" w:rsidRPr="00873001" w:rsidRDefault="00B74D00" w:rsidP="00F407CB">
      <w:pPr>
        <w:ind w:left="360"/>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r w:rsidRPr="00873001">
        <w:rPr>
          <w:rFonts w:ascii="Arial" w:hAnsi="Arial" w:cs="Arial"/>
          <w:color w:val="000000" w:themeColor="text1"/>
          <w:sz w:val="24"/>
          <w:szCs w:val="24"/>
        </w:rPr>
        <w:t xml:space="preserve">Floor (Walk-Off) Mats: The Contractor shall vacuum and clean interior floor mats.  Floor mats shall be free of all visible lint, litter, debris, soil, and other foreign matter.  Soil and moisture underneath mats shall be removed, and mats </w:t>
      </w:r>
      <w:proofErr w:type="gramStart"/>
      <w:r w:rsidRPr="00873001">
        <w:rPr>
          <w:rFonts w:ascii="Arial" w:hAnsi="Arial" w:cs="Arial"/>
          <w:color w:val="000000" w:themeColor="text1"/>
          <w:sz w:val="24"/>
          <w:szCs w:val="24"/>
        </w:rPr>
        <w:t>returned</w:t>
      </w:r>
      <w:proofErr w:type="gramEnd"/>
      <w:r w:rsidRPr="00873001">
        <w:rPr>
          <w:rFonts w:ascii="Arial" w:hAnsi="Arial" w:cs="Arial"/>
          <w:color w:val="000000" w:themeColor="text1"/>
          <w:sz w:val="24"/>
          <w:szCs w:val="24"/>
        </w:rPr>
        <w:t xml:space="preserve"> to their normal location after the area is dry.  Area and throw rugs shall receive the same service.</w:t>
      </w:r>
    </w:p>
    <w:p w:rsidR="00B74D00" w:rsidRPr="00873001" w:rsidRDefault="00B74D00" w:rsidP="00F407CB">
      <w:pPr>
        <w:ind w:left="360"/>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3" w:name="_Toc200440593"/>
      <w:proofErr w:type="spellStart"/>
      <w:proofErr w:type="gramStart"/>
      <w:r w:rsidRPr="00873001">
        <w:rPr>
          <w:rFonts w:ascii="Arial" w:hAnsi="Arial" w:cs="Arial"/>
          <w:color w:val="000000" w:themeColor="text1"/>
          <w:sz w:val="24"/>
          <w:szCs w:val="24"/>
        </w:rPr>
        <w:t>Stairways</w:t>
      </w:r>
      <w:bookmarkEnd w:id="3"/>
      <w:r w:rsidR="00700C01" w:rsidRPr="00873001">
        <w:rPr>
          <w:rFonts w:ascii="Arial" w:hAnsi="Arial" w:cs="Arial"/>
          <w:color w:val="000000" w:themeColor="text1"/>
          <w:sz w:val="24"/>
          <w:szCs w:val="24"/>
        </w:rPr>
        <w:t>:</w:t>
      </w:r>
      <w:r w:rsidRPr="00873001">
        <w:rPr>
          <w:rFonts w:ascii="Arial" w:hAnsi="Arial" w:cs="Arial"/>
          <w:color w:val="000000" w:themeColor="text1"/>
          <w:sz w:val="24"/>
          <w:szCs w:val="24"/>
        </w:rPr>
        <w:t>The</w:t>
      </w:r>
      <w:proofErr w:type="spellEnd"/>
      <w:proofErr w:type="gramEnd"/>
      <w:r w:rsidRPr="00873001">
        <w:rPr>
          <w:rFonts w:ascii="Arial" w:hAnsi="Arial" w:cs="Arial"/>
          <w:color w:val="000000" w:themeColor="text1"/>
          <w:sz w:val="24"/>
          <w:szCs w:val="24"/>
        </w:rPr>
        <w:t xml:space="preserve"> Contractor shall clean all floor surfaces IAW the non-carpeted and carpeted requirements as appropriate.  Stair guards, handrails, wall caps, and baseboards shall be free from grease and grime.  The Contractor shall remove all marks, dirt, smudges, scuffs, and other foreign matter from adjoining stairwell walls</w:t>
      </w:r>
      <w:r w:rsidR="00290DE1" w:rsidRPr="00873001">
        <w:rPr>
          <w:rFonts w:ascii="Arial" w:hAnsi="Arial" w:cs="Arial"/>
          <w:color w:val="000000" w:themeColor="text1"/>
          <w:sz w:val="24"/>
          <w:szCs w:val="24"/>
        </w:rPr>
        <w:t xml:space="preserve"> between the 1</w:t>
      </w:r>
      <w:r w:rsidR="00290DE1" w:rsidRPr="00873001">
        <w:rPr>
          <w:rFonts w:ascii="Arial" w:hAnsi="Arial" w:cs="Arial"/>
          <w:color w:val="000000" w:themeColor="text1"/>
          <w:sz w:val="24"/>
          <w:szCs w:val="24"/>
          <w:vertAlign w:val="superscript"/>
        </w:rPr>
        <w:t>st</w:t>
      </w:r>
      <w:r w:rsidR="00290DE1" w:rsidRPr="00873001">
        <w:rPr>
          <w:rFonts w:ascii="Arial" w:hAnsi="Arial" w:cs="Arial"/>
          <w:color w:val="000000" w:themeColor="text1"/>
          <w:sz w:val="24"/>
          <w:szCs w:val="24"/>
        </w:rPr>
        <w:t>, 2</w:t>
      </w:r>
      <w:r w:rsidR="00290DE1" w:rsidRPr="00873001">
        <w:rPr>
          <w:rFonts w:ascii="Arial" w:hAnsi="Arial" w:cs="Arial"/>
          <w:color w:val="000000" w:themeColor="text1"/>
          <w:sz w:val="24"/>
          <w:szCs w:val="24"/>
          <w:vertAlign w:val="superscript"/>
        </w:rPr>
        <w:t>nd</w:t>
      </w:r>
      <w:r w:rsidR="00290DE1" w:rsidRPr="00873001">
        <w:rPr>
          <w:rFonts w:ascii="Arial" w:hAnsi="Arial" w:cs="Arial"/>
          <w:color w:val="000000" w:themeColor="text1"/>
          <w:sz w:val="24"/>
          <w:szCs w:val="24"/>
        </w:rPr>
        <w:t>, and 3</w:t>
      </w:r>
      <w:r w:rsidR="00290DE1" w:rsidRPr="00873001">
        <w:rPr>
          <w:rFonts w:ascii="Arial" w:hAnsi="Arial" w:cs="Arial"/>
          <w:color w:val="000000" w:themeColor="text1"/>
          <w:sz w:val="24"/>
          <w:szCs w:val="24"/>
          <w:vertAlign w:val="superscript"/>
        </w:rPr>
        <w:t>rd</w:t>
      </w:r>
      <w:r w:rsidR="00290DE1" w:rsidRPr="00873001">
        <w:rPr>
          <w:rFonts w:ascii="Arial" w:hAnsi="Arial" w:cs="Arial"/>
          <w:color w:val="000000" w:themeColor="text1"/>
          <w:sz w:val="24"/>
          <w:szCs w:val="24"/>
        </w:rPr>
        <w:t xml:space="preserve"> floors</w:t>
      </w:r>
      <w:r w:rsidRPr="00873001">
        <w:rPr>
          <w:rFonts w:ascii="Arial" w:hAnsi="Arial" w:cs="Arial"/>
          <w:color w:val="000000" w:themeColor="text1"/>
          <w:sz w:val="24"/>
          <w:szCs w:val="24"/>
        </w:rPr>
        <w:t>, up to seventy-two (72) inches height from stair tread level, to provide or maintain a clean, uniform appearance.</w:t>
      </w:r>
    </w:p>
    <w:p w:rsidR="00B74D00" w:rsidRPr="00873001" w:rsidRDefault="00B74D00" w:rsidP="00F407CB">
      <w:pPr>
        <w:ind w:left="360"/>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4" w:name="_Toc200440594"/>
      <w:r w:rsidRPr="00873001">
        <w:rPr>
          <w:rFonts w:ascii="Arial" w:hAnsi="Arial" w:cs="Arial"/>
          <w:color w:val="000000" w:themeColor="text1"/>
          <w:sz w:val="24"/>
          <w:szCs w:val="24"/>
        </w:rPr>
        <w:t>Trash Collection and Removal</w:t>
      </w:r>
      <w:bookmarkEnd w:id="4"/>
      <w:r w:rsidR="007B758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The Contractor shall collect and dispose of all trash from all waste receptacles, to include wastebaskets and other trash containers (exterior waste baskets/trash receptacles, and smoking urns are included in the scope of trash removal). The Contractor shall remove any non-recyclable boxes or debris stacked near the waste receptacles.  The Contractor shall replace plastic trash bags and can liners as </w:t>
      </w:r>
      <w:proofErr w:type="gramStart"/>
      <w:r w:rsidRPr="00873001">
        <w:rPr>
          <w:rFonts w:ascii="Arial" w:hAnsi="Arial" w:cs="Arial"/>
          <w:color w:val="000000" w:themeColor="text1"/>
          <w:sz w:val="24"/>
          <w:szCs w:val="24"/>
        </w:rPr>
        <w:t>needed</w:t>
      </w:r>
      <w:proofErr w:type="gramEnd"/>
      <w:r w:rsidRPr="00873001">
        <w:rPr>
          <w:rFonts w:ascii="Arial" w:hAnsi="Arial" w:cs="Arial"/>
          <w:color w:val="000000" w:themeColor="text1"/>
          <w:sz w:val="24"/>
          <w:szCs w:val="24"/>
        </w:rPr>
        <w:t xml:space="preserve">. All </w:t>
      </w:r>
      <w:proofErr w:type="gramStart"/>
      <w:r w:rsidRPr="00873001">
        <w:rPr>
          <w:rFonts w:ascii="Arial" w:hAnsi="Arial" w:cs="Arial"/>
          <w:color w:val="000000" w:themeColor="text1"/>
          <w:sz w:val="24"/>
          <w:szCs w:val="24"/>
        </w:rPr>
        <w:t>trash collected</w:t>
      </w:r>
      <w:proofErr w:type="gramEnd"/>
      <w:r w:rsidRPr="00873001">
        <w:rPr>
          <w:rFonts w:ascii="Arial" w:hAnsi="Arial" w:cs="Arial"/>
          <w:color w:val="000000" w:themeColor="text1"/>
          <w:sz w:val="24"/>
          <w:szCs w:val="24"/>
        </w:rPr>
        <w:t xml:space="preserve"> shall be placed in appropriately marked collection containers located </w:t>
      </w:r>
      <w:proofErr w:type="gramStart"/>
      <w:r w:rsidRPr="00873001">
        <w:rPr>
          <w:rFonts w:ascii="Arial" w:hAnsi="Arial" w:cs="Arial"/>
          <w:color w:val="000000" w:themeColor="text1"/>
          <w:sz w:val="24"/>
          <w:szCs w:val="24"/>
        </w:rPr>
        <w:t>outside at</w:t>
      </w:r>
      <w:proofErr w:type="gramEnd"/>
      <w:r w:rsidRPr="00873001">
        <w:rPr>
          <w:rFonts w:ascii="Arial" w:hAnsi="Arial" w:cs="Arial"/>
          <w:color w:val="000000" w:themeColor="text1"/>
          <w:sz w:val="24"/>
          <w:szCs w:val="24"/>
        </w:rPr>
        <w:t xml:space="preserve"> each building. The Contractor shall not contaminate recyclables with trash or any other debris.</w:t>
      </w:r>
    </w:p>
    <w:p w:rsidR="00B74D00" w:rsidRPr="00873001" w:rsidRDefault="00B74D00" w:rsidP="00F407CB">
      <w:pPr>
        <w:ind w:left="360"/>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5" w:name="_Toc200440595"/>
      <w:r w:rsidRPr="00873001">
        <w:rPr>
          <w:rFonts w:ascii="Arial" w:hAnsi="Arial" w:cs="Arial"/>
          <w:color w:val="000000" w:themeColor="text1"/>
          <w:sz w:val="24"/>
          <w:szCs w:val="24"/>
        </w:rPr>
        <w:t>Recycle Collection and Transfer</w:t>
      </w:r>
      <w:bookmarkEnd w:id="5"/>
      <w:r w:rsidR="002B2F04"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The Contractor shall collect, pickup, and properly transfer all segregated recyclables. The Contractor shall not contaminate segregated recyclables with other recyclables or items, trash, or any other debris. The Contractor shall properly transfer/place the segregated recyclables collected into the appropriately marked collection container located outside each building. If the recycling collection point has several segregated recycle containers, then the recyclables shall be placed in the correctly labelled container without contamination. A pictorial list of recyclables is included at TE 07.</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6" w:name="_Toc200440596"/>
      <w:r w:rsidRPr="00873001">
        <w:rPr>
          <w:rFonts w:ascii="Arial" w:hAnsi="Arial" w:cs="Arial"/>
          <w:color w:val="000000" w:themeColor="text1"/>
          <w:sz w:val="24"/>
          <w:szCs w:val="24"/>
        </w:rPr>
        <w:t>Restrooms/Toilet Areas/Locker Rooms</w:t>
      </w:r>
      <w:bookmarkEnd w:id="6"/>
      <w:r w:rsidR="00AB2636" w:rsidRPr="00873001">
        <w:rPr>
          <w:rFonts w:ascii="Arial" w:hAnsi="Arial" w:cs="Arial"/>
          <w:color w:val="000000" w:themeColor="text1"/>
          <w:sz w:val="24"/>
          <w:szCs w:val="24"/>
        </w:rPr>
        <w:t xml:space="preserve">: </w:t>
      </w:r>
      <w:bookmarkStart w:id="7" w:name="_Toc200440597"/>
      <w:r w:rsidRPr="00873001">
        <w:rPr>
          <w:rFonts w:ascii="Arial" w:hAnsi="Arial" w:cs="Arial"/>
          <w:color w:val="000000" w:themeColor="text1"/>
          <w:sz w:val="24"/>
          <w:szCs w:val="24"/>
        </w:rPr>
        <w:t>Clean and Disinfect</w:t>
      </w:r>
      <w:bookmarkEnd w:id="7"/>
      <w:r w:rsidR="0068470D"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All surfaces of sinks, toilets, urinals, lavatories, showers, shower mats, dispensers, plumbing fixtures, drinking fountains, saunas, partitions, doors, walls, stalls, stall doors, entry doors (including door knob/handle, kick plates, ventilation grates, metal guards), walls, kitchen counters, dining tables and chairs, stainless steel in kitchens, and other such surfaces shall be cleaned and disinfected using an industry certified germicidal solution/agent and free from water and scale deposits, soil, streaks, smudge, stain and other removable matter.  Restrooms shall be left with a clean or odorless scent.  Showers, toilets, and urinals shall be free of spots, scale buildup, soap scum, hard water spots, odors, and any other deposits.  Mirrors shall be clean and have no streaks or other removable matter.  Vents (within seventy-two (72) inches of the floor) shall be clean.  Walls and grout shall be free of all film, spots, and detergent buildup.</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8" w:name="_Toc200440599"/>
      <w:r w:rsidRPr="00873001">
        <w:rPr>
          <w:rFonts w:ascii="Arial" w:hAnsi="Arial" w:cs="Arial"/>
          <w:color w:val="000000" w:themeColor="text1"/>
          <w:sz w:val="24"/>
          <w:szCs w:val="24"/>
        </w:rPr>
        <w:t>Waste Removal</w:t>
      </w:r>
      <w:bookmarkEnd w:id="8"/>
      <w:r w:rsidR="00AB2636"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Waste containers in gyms, laundry, restrooms, recreational areas, hallways, and </w:t>
      </w:r>
      <w:proofErr w:type="gramStart"/>
      <w:r w:rsidRPr="00873001">
        <w:rPr>
          <w:rFonts w:ascii="Arial" w:hAnsi="Arial" w:cs="Arial"/>
          <w:color w:val="000000" w:themeColor="text1"/>
          <w:sz w:val="24"/>
          <w:szCs w:val="24"/>
        </w:rPr>
        <w:t>kitchen</w:t>
      </w:r>
      <w:proofErr w:type="gramEnd"/>
      <w:r w:rsidRPr="00873001">
        <w:rPr>
          <w:rFonts w:ascii="Arial" w:hAnsi="Arial" w:cs="Arial"/>
          <w:color w:val="000000" w:themeColor="text1"/>
          <w:sz w:val="24"/>
          <w:szCs w:val="24"/>
        </w:rPr>
        <w:t xml:space="preserve"> shall be emptied, waste collected, and containers returned to their original locations.  Waste receptacles shall be left clean, free of foreign matter, and free of odors.  The Contractor shall replace soiled, worn, or torn plastic trash can liners.  The collection of recycled refuse (cardboard, white and mixed paper, plastic bottles, glass, etc.) shall be IAW all state and local policies, federal laws, and regulations.</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9" w:name="_Toc200440600"/>
      <w:r w:rsidRPr="00873001">
        <w:rPr>
          <w:rFonts w:ascii="Arial" w:hAnsi="Arial" w:cs="Arial"/>
          <w:color w:val="000000" w:themeColor="text1"/>
          <w:sz w:val="24"/>
          <w:szCs w:val="24"/>
        </w:rPr>
        <w:t>Drinking Fountains</w:t>
      </w:r>
      <w:bookmarkEnd w:id="9"/>
      <w:r w:rsidR="00EF6017"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The Contractor shall clean all facility drinking fountains. The Contractor shall clean and disinfect porcelain, polished metal surfaces (including the orifices and drain), and exterior surfaces of fountains.  Drinking fountains shall be free of streaks, stains, spots, smudges, scale, and other obvious soil.  The Contractor shall use industry certified germicidal cleaning products to clean drinking fountains.</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10" w:name="_Toc200440601"/>
      <w:r w:rsidRPr="00873001">
        <w:rPr>
          <w:rFonts w:ascii="Arial" w:hAnsi="Arial" w:cs="Arial"/>
          <w:color w:val="000000" w:themeColor="text1"/>
          <w:sz w:val="24"/>
          <w:szCs w:val="24"/>
        </w:rPr>
        <w:t>Dusting</w:t>
      </w:r>
      <w:bookmarkEnd w:id="10"/>
      <w:r w:rsidR="00EF6017"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The Contractor shall dust itemized visible surfaces, including both horizontal and vertical surfaces. Specified surfaces shall be free of dust, lint, cobwebs, and litter. Surfaces could include items such as tables, shelves, bookcases, storage lockers, cabinets, millwork, tops of low walls, window frames and sills, window blinds, drapes, handrails, clocks, and equipment, and other real property items identified that are specific to a building, etc. up to a maximum of ten (10) feet.</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11" w:name="_Toc200440602"/>
      <w:r w:rsidRPr="00873001">
        <w:rPr>
          <w:rFonts w:ascii="Arial" w:hAnsi="Arial" w:cs="Arial"/>
          <w:color w:val="000000" w:themeColor="text1"/>
          <w:sz w:val="24"/>
          <w:szCs w:val="24"/>
        </w:rPr>
        <w:t>Dusting, Low Areas (under six (6) feet)</w:t>
      </w:r>
      <w:bookmarkEnd w:id="11"/>
      <w:r w:rsidR="00EF6017"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The Contractor shall dust furniture, equipment, blinds, and horizontal and vertical surfaces above the top of the floor surface to a height of under six (6) feet defined as real property. The Contractor shall not move personal items </w:t>
      </w:r>
      <w:proofErr w:type="gramStart"/>
      <w:r w:rsidRPr="00873001">
        <w:rPr>
          <w:rFonts w:ascii="Arial" w:hAnsi="Arial" w:cs="Arial"/>
          <w:color w:val="000000" w:themeColor="text1"/>
          <w:sz w:val="24"/>
          <w:szCs w:val="24"/>
        </w:rPr>
        <w:t>in the course of</w:t>
      </w:r>
      <w:proofErr w:type="gramEnd"/>
      <w:r w:rsidRPr="00873001">
        <w:rPr>
          <w:rFonts w:ascii="Arial" w:hAnsi="Arial" w:cs="Arial"/>
          <w:color w:val="000000" w:themeColor="text1"/>
          <w:sz w:val="24"/>
          <w:szCs w:val="24"/>
        </w:rPr>
        <w:t xml:space="preserve"> dusting.</w:t>
      </w:r>
    </w:p>
    <w:p w:rsidR="00B74D00" w:rsidRPr="00873001" w:rsidRDefault="00B74D00" w:rsidP="00F407CB">
      <w:pPr>
        <w:rPr>
          <w:rFonts w:ascii="Arial" w:hAnsi="Arial" w:cs="Arial"/>
          <w:color w:val="000000" w:themeColor="text1"/>
          <w:sz w:val="24"/>
          <w:szCs w:val="24"/>
        </w:rPr>
      </w:pPr>
    </w:p>
    <w:p w:rsidR="00B74D00" w:rsidRPr="005340F0" w:rsidRDefault="00B74D00" w:rsidP="009D16EB">
      <w:pPr>
        <w:pStyle w:val="ListParagraph"/>
        <w:numPr>
          <w:ilvl w:val="1"/>
          <w:numId w:val="17"/>
        </w:numPr>
        <w:rPr>
          <w:rFonts w:ascii="Arial" w:hAnsi="Arial" w:cs="Arial"/>
          <w:color w:val="000000" w:themeColor="text1"/>
          <w:sz w:val="24"/>
          <w:szCs w:val="24"/>
        </w:rPr>
      </w:pPr>
      <w:bookmarkStart w:id="12" w:name="_Toc200440604"/>
      <w:r w:rsidRPr="005340F0">
        <w:rPr>
          <w:rFonts w:ascii="Arial" w:hAnsi="Arial" w:cs="Arial"/>
          <w:color w:val="000000" w:themeColor="text1"/>
          <w:sz w:val="24"/>
          <w:szCs w:val="24"/>
        </w:rPr>
        <w:t>L</w:t>
      </w:r>
      <w:r w:rsidR="00893B0D" w:rsidRPr="005340F0">
        <w:rPr>
          <w:rFonts w:ascii="Arial" w:hAnsi="Arial" w:cs="Arial"/>
          <w:color w:val="000000" w:themeColor="text1"/>
          <w:sz w:val="24"/>
          <w:szCs w:val="24"/>
        </w:rPr>
        <w:t>ow</w:t>
      </w:r>
      <w:r w:rsidRPr="005340F0">
        <w:rPr>
          <w:rFonts w:ascii="Arial" w:hAnsi="Arial" w:cs="Arial"/>
          <w:color w:val="000000" w:themeColor="text1"/>
          <w:sz w:val="24"/>
          <w:szCs w:val="24"/>
        </w:rPr>
        <w:t xml:space="preserve"> Dusting</w:t>
      </w:r>
      <w:bookmarkEnd w:id="12"/>
      <w:r w:rsidR="00EF6017" w:rsidRPr="005340F0">
        <w:rPr>
          <w:rFonts w:ascii="Arial" w:hAnsi="Arial" w:cs="Arial"/>
          <w:color w:val="000000" w:themeColor="text1"/>
          <w:sz w:val="24"/>
          <w:szCs w:val="24"/>
        </w:rPr>
        <w:t xml:space="preserve">: </w:t>
      </w:r>
      <w:r w:rsidR="00893B0D" w:rsidRPr="005340F0">
        <w:rPr>
          <w:rFonts w:ascii="Arial" w:hAnsi="Arial" w:cs="Arial"/>
          <w:color w:val="000000" w:themeColor="text1"/>
          <w:sz w:val="24"/>
          <w:szCs w:val="24"/>
        </w:rPr>
        <w:t>The removal of dust from all surfaces below 4 feet in height. This shall be performed using a microfiber cloth. A dust-removing agent shall be used as needed to present a clean appearance.</w:t>
      </w:r>
    </w:p>
    <w:p w:rsidR="00893B0D" w:rsidRPr="005340F0" w:rsidRDefault="00893B0D" w:rsidP="00893B0D">
      <w:pPr>
        <w:pStyle w:val="ListParagraph"/>
        <w:ind w:left="1440"/>
        <w:rPr>
          <w:rFonts w:ascii="Arial" w:hAnsi="Arial" w:cs="Arial"/>
          <w:color w:val="000000" w:themeColor="text1"/>
          <w:sz w:val="24"/>
          <w:szCs w:val="24"/>
        </w:rPr>
      </w:pPr>
    </w:p>
    <w:p w:rsidR="00B74D00" w:rsidRPr="005340F0" w:rsidRDefault="00893B0D" w:rsidP="00166508">
      <w:pPr>
        <w:pStyle w:val="ListParagraph"/>
        <w:numPr>
          <w:ilvl w:val="1"/>
          <w:numId w:val="17"/>
        </w:numPr>
        <w:rPr>
          <w:rFonts w:ascii="Arial" w:hAnsi="Arial" w:cs="Arial"/>
          <w:color w:val="000000" w:themeColor="text1"/>
          <w:sz w:val="24"/>
          <w:szCs w:val="24"/>
        </w:rPr>
      </w:pPr>
      <w:bookmarkStart w:id="13" w:name="_Toc200440605"/>
      <w:r w:rsidRPr="005340F0">
        <w:rPr>
          <w:rFonts w:ascii="Arial" w:hAnsi="Arial" w:cs="Arial"/>
          <w:color w:val="000000" w:themeColor="text1"/>
          <w:sz w:val="24"/>
          <w:szCs w:val="24"/>
        </w:rPr>
        <w:t xml:space="preserve">High </w:t>
      </w:r>
      <w:r w:rsidR="00B74D00" w:rsidRPr="005340F0">
        <w:rPr>
          <w:rFonts w:ascii="Arial" w:hAnsi="Arial" w:cs="Arial"/>
          <w:color w:val="000000" w:themeColor="text1"/>
          <w:sz w:val="24"/>
          <w:szCs w:val="24"/>
        </w:rPr>
        <w:t>Dusting</w:t>
      </w:r>
      <w:bookmarkEnd w:id="13"/>
      <w:r w:rsidR="00EF6017" w:rsidRPr="005340F0">
        <w:rPr>
          <w:rFonts w:ascii="Arial" w:hAnsi="Arial" w:cs="Arial"/>
          <w:color w:val="000000" w:themeColor="text1"/>
          <w:sz w:val="24"/>
          <w:szCs w:val="24"/>
        </w:rPr>
        <w:t xml:space="preserve">: </w:t>
      </w:r>
      <w:r w:rsidR="005550E1" w:rsidRPr="005340F0">
        <w:rPr>
          <w:rFonts w:ascii="Arial" w:hAnsi="Arial" w:cs="Arial"/>
          <w:color w:val="000000" w:themeColor="text1"/>
          <w:sz w:val="24"/>
          <w:szCs w:val="24"/>
        </w:rPr>
        <w:t>The removal of dust from all surfaces above 4 feet in height. This shall be performed using appropriate equipment (e.g., extension dusters) with a microfiber cloth, with or without a dust-removing agent.</w:t>
      </w:r>
    </w:p>
    <w:p w:rsidR="00B74D00" w:rsidRPr="005340F0"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14" w:name="_Toc200440609"/>
      <w:r w:rsidRPr="00873001">
        <w:rPr>
          <w:rFonts w:ascii="Arial" w:hAnsi="Arial" w:cs="Arial"/>
          <w:color w:val="000000" w:themeColor="text1"/>
          <w:sz w:val="24"/>
          <w:szCs w:val="24"/>
        </w:rPr>
        <w:t>Contractor Log</w:t>
      </w:r>
      <w:bookmarkEnd w:id="14"/>
      <w:r w:rsidR="00505BA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The Contractor shall keep a detailed log of work accomplished in each restroom/toilet area/locker room receiving custodial work.  The log shall include relevant custodial practices and the dates of the service after completed.  The Contractor shall submit this log to the COR along with the completed project work list not later than the 10th day of each month. (Deliverable </w:t>
      </w:r>
      <w:r w:rsidR="00063E2F" w:rsidRPr="00873001">
        <w:rPr>
          <w:rFonts w:ascii="Arial" w:hAnsi="Arial" w:cs="Arial"/>
          <w:color w:val="000000" w:themeColor="text1"/>
          <w:sz w:val="24"/>
          <w:szCs w:val="24"/>
        </w:rPr>
        <w:t>TE 8a</w:t>
      </w:r>
      <w:r w:rsidRPr="00873001">
        <w:rPr>
          <w:rFonts w:ascii="Arial" w:hAnsi="Arial" w:cs="Arial"/>
          <w:color w:val="000000" w:themeColor="text1"/>
          <w:sz w:val="24"/>
          <w:szCs w:val="24"/>
        </w:rPr>
        <w:t>)</w:t>
      </w:r>
    </w:p>
    <w:p w:rsidR="00B74D00" w:rsidRPr="00873001" w:rsidRDefault="00B74D00" w:rsidP="00F407CB">
      <w:pPr>
        <w:rPr>
          <w:rFonts w:ascii="Arial" w:hAnsi="Arial" w:cs="Arial"/>
          <w:color w:val="000000" w:themeColor="text1"/>
          <w:sz w:val="24"/>
          <w:szCs w:val="24"/>
        </w:rPr>
      </w:pPr>
    </w:p>
    <w:p w:rsidR="00276AB8" w:rsidRPr="00873001" w:rsidRDefault="00B74D00" w:rsidP="002F4376">
      <w:pPr>
        <w:pStyle w:val="ListParagraph"/>
        <w:numPr>
          <w:ilvl w:val="0"/>
          <w:numId w:val="17"/>
        </w:numPr>
        <w:rPr>
          <w:rFonts w:ascii="Arial" w:hAnsi="Arial" w:cs="Arial"/>
          <w:color w:val="000000" w:themeColor="text1"/>
          <w:sz w:val="24"/>
          <w:szCs w:val="24"/>
        </w:rPr>
      </w:pPr>
      <w:bookmarkStart w:id="15" w:name="_Toc200440610"/>
      <w:r w:rsidRPr="00873001">
        <w:rPr>
          <w:rFonts w:ascii="Arial" w:hAnsi="Arial" w:cs="Arial"/>
          <w:color w:val="000000" w:themeColor="text1"/>
          <w:sz w:val="24"/>
          <w:szCs w:val="24"/>
        </w:rPr>
        <w:t>Stocking of Supplies</w:t>
      </w:r>
      <w:bookmarkEnd w:id="15"/>
      <w:r w:rsidR="00505BA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The Contractor shall ensure restrooms/toilet areas/locker rooms and breakrooms are stocked sufficiently with supplies including toilet tissue, paper towels, and hand soap.  The Contractor shall provide and store supplies and cleaning materials and equipment in designated areas.  The Contractor shall sufficiently stock quantities to ensure supplies do not run out before the next service date.  If supplies run out prior to the next service date, the Contractor shall refill within two (2) hours of notification and without additional cost to the Government.  The Contractor shall only purchase and furnish items approved by the COR prior to use.</w:t>
      </w:r>
      <w:bookmarkStart w:id="16" w:name="_Toc200440598"/>
      <w:r w:rsidR="002F4376" w:rsidRPr="00873001">
        <w:rPr>
          <w:rFonts w:ascii="Arial" w:hAnsi="Arial" w:cs="Arial"/>
          <w:color w:val="000000" w:themeColor="text1"/>
          <w:sz w:val="24"/>
          <w:szCs w:val="24"/>
        </w:rPr>
        <w:t xml:space="preserve">  </w:t>
      </w:r>
      <w:r w:rsidR="00276AB8" w:rsidRPr="00873001">
        <w:rPr>
          <w:rFonts w:ascii="Arial" w:hAnsi="Arial" w:cs="Arial"/>
          <w:color w:val="000000" w:themeColor="text1"/>
          <w:sz w:val="24"/>
          <w:szCs w:val="24"/>
        </w:rPr>
        <w:t>Mandatory Supply</w:t>
      </w:r>
      <w:bookmarkEnd w:id="16"/>
      <w:r w:rsidR="00276AB8" w:rsidRPr="00873001">
        <w:rPr>
          <w:rFonts w:ascii="Arial" w:hAnsi="Arial" w:cs="Arial"/>
          <w:color w:val="000000" w:themeColor="text1"/>
          <w:sz w:val="24"/>
          <w:szCs w:val="24"/>
        </w:rPr>
        <w:t>: The Contractor shall resupply all mandatory sources including toilet tissue dispensers, towel dispensers, soap dispensers, toilet seat cover dispensers, trach bags, and items noted at TE 09.</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17" w:name="_Toc200440612"/>
      <w:r w:rsidRPr="00873001">
        <w:rPr>
          <w:rFonts w:ascii="Arial" w:hAnsi="Arial" w:cs="Arial"/>
          <w:color w:val="000000" w:themeColor="text1"/>
          <w:sz w:val="24"/>
          <w:szCs w:val="24"/>
        </w:rPr>
        <w:t>Unscheduled Cleaning</w:t>
      </w:r>
      <w:bookmarkEnd w:id="17"/>
      <w:r w:rsidR="00505BA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The Contractor shall provide Custodial Services for unscheduled cleanings events, which shall be outside of the established frequencies for custodial services as directed by the KO.  The COR will notify the Contractor of the requirements as soon as it is known, but not less than forty-eight (48) hours prior to the event.  </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18" w:name="_Toc200440613"/>
      <w:r w:rsidRPr="00873001">
        <w:rPr>
          <w:rFonts w:ascii="Arial" w:hAnsi="Arial" w:cs="Arial"/>
          <w:color w:val="000000" w:themeColor="text1"/>
          <w:sz w:val="24"/>
          <w:szCs w:val="24"/>
        </w:rPr>
        <w:t>Furniture</w:t>
      </w:r>
      <w:bookmarkEnd w:id="18"/>
      <w:r w:rsidR="00505BA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For requests that involve unscheduled cleaning, the Contractor shall move all movable furniture that is not bolted to the facility or floor to clean the walls, ceiling, and floors as described in Paragraph 5.1.  The Contractor shall coordinate with the COR and tenant to ensure accountability of all Government furniture.  The Contractor is not responsible to move any personal equipment, and items that belong to the occupant.</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bookmarkStart w:id="19" w:name="_Toc200440614"/>
      <w:r w:rsidRPr="00873001">
        <w:rPr>
          <w:rFonts w:ascii="Arial" w:hAnsi="Arial" w:cs="Arial"/>
          <w:color w:val="000000" w:themeColor="text1"/>
          <w:sz w:val="24"/>
          <w:szCs w:val="24"/>
        </w:rPr>
        <w:t>Joint Inspections</w:t>
      </w:r>
      <w:bookmarkEnd w:id="19"/>
      <w:r w:rsidR="00505BA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The Contractor shall participate in a joint inspection of the facilities with the COR or designated UT&amp;C representative prior to the commencement of and after completion of cleaning services.</w:t>
      </w:r>
    </w:p>
    <w:p w:rsidR="00B74D00" w:rsidRPr="00873001" w:rsidRDefault="00B74D00" w:rsidP="00F407CB">
      <w:pPr>
        <w:rPr>
          <w:rFonts w:ascii="Arial" w:hAnsi="Arial" w:cs="Arial"/>
          <w:color w:val="000000" w:themeColor="text1"/>
          <w:sz w:val="24"/>
          <w:szCs w:val="24"/>
        </w:rPr>
      </w:pPr>
    </w:p>
    <w:p w:rsidR="00B74D00" w:rsidRPr="00873001" w:rsidRDefault="00B74D00" w:rsidP="00F407CB">
      <w:pPr>
        <w:pStyle w:val="ListParagraph"/>
        <w:numPr>
          <w:ilvl w:val="0"/>
          <w:numId w:val="17"/>
        </w:numPr>
        <w:rPr>
          <w:rFonts w:ascii="Arial" w:hAnsi="Arial" w:cs="Arial"/>
          <w:color w:val="000000" w:themeColor="text1"/>
          <w:sz w:val="24"/>
          <w:szCs w:val="24"/>
        </w:rPr>
      </w:pPr>
      <w:r w:rsidRPr="00873001">
        <w:rPr>
          <w:rFonts w:ascii="Arial" w:hAnsi="Arial" w:cs="Arial"/>
          <w:color w:val="000000" w:themeColor="text1"/>
          <w:sz w:val="24"/>
          <w:szCs w:val="24"/>
        </w:rPr>
        <w:t>Post-cleaning Inspection</w:t>
      </w:r>
      <w:r w:rsidR="00505BA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 xml:space="preserve">The Contractor shall submit </w:t>
      </w:r>
      <w:r w:rsidR="00C30665" w:rsidRPr="00873001">
        <w:rPr>
          <w:rFonts w:ascii="Arial" w:hAnsi="Arial" w:cs="Arial"/>
          <w:color w:val="000000" w:themeColor="text1"/>
          <w:sz w:val="24"/>
          <w:szCs w:val="24"/>
        </w:rPr>
        <w:t xml:space="preserve">the Service </w:t>
      </w:r>
      <w:r w:rsidR="00F86C5D" w:rsidRPr="00873001">
        <w:rPr>
          <w:rFonts w:ascii="Arial" w:hAnsi="Arial" w:cs="Arial"/>
          <w:color w:val="000000" w:themeColor="text1"/>
          <w:sz w:val="24"/>
          <w:szCs w:val="24"/>
        </w:rPr>
        <w:t xml:space="preserve">Level I Frequency Weekly Log </w:t>
      </w:r>
      <w:r w:rsidRPr="00873001">
        <w:rPr>
          <w:rFonts w:ascii="Arial" w:hAnsi="Arial" w:cs="Arial"/>
          <w:color w:val="000000" w:themeColor="text1"/>
          <w:sz w:val="24"/>
          <w:szCs w:val="24"/>
        </w:rPr>
        <w:t xml:space="preserve">to the COR </w:t>
      </w:r>
      <w:r w:rsidR="00073494" w:rsidRPr="00873001">
        <w:rPr>
          <w:rFonts w:ascii="Arial" w:hAnsi="Arial" w:cs="Arial"/>
          <w:color w:val="000000" w:themeColor="text1"/>
          <w:sz w:val="24"/>
          <w:szCs w:val="24"/>
        </w:rPr>
        <w:t>at the end of each week</w:t>
      </w:r>
      <w:r w:rsidRPr="00873001">
        <w:rPr>
          <w:rFonts w:ascii="Arial" w:hAnsi="Arial" w:cs="Arial"/>
          <w:color w:val="000000" w:themeColor="text1"/>
          <w:sz w:val="24"/>
          <w:szCs w:val="24"/>
        </w:rPr>
        <w:t xml:space="preserve">. Upon receipt of the report, the Contractor and the COR will inspect all the areas cleaned within three (3) business days. The COR will notify the Contractor of any unacceptable work or work that is not completed IAW this PWS.  The Contractor shall coordinate with the COR to return to the work area to complete the requirements.  The Contractor and COR will reinspect the work area within one (1) business day of completion. </w:t>
      </w:r>
      <w:r w:rsidR="00873001" w:rsidRPr="00873001">
        <w:rPr>
          <w:rFonts w:ascii="Arial" w:hAnsi="Arial" w:cs="Arial"/>
          <w:color w:val="000000" w:themeColor="text1"/>
          <w:sz w:val="24"/>
          <w:szCs w:val="24"/>
        </w:rPr>
        <w:t>(Deliverable TE 8a)</w:t>
      </w:r>
    </w:p>
    <w:p w:rsidR="00B74D00" w:rsidRPr="00873001" w:rsidRDefault="00B74D00" w:rsidP="00F407CB">
      <w:pPr>
        <w:rPr>
          <w:rFonts w:ascii="Arial" w:hAnsi="Arial" w:cs="Arial"/>
          <w:color w:val="000000" w:themeColor="text1"/>
          <w:sz w:val="24"/>
          <w:szCs w:val="24"/>
        </w:rPr>
      </w:pPr>
    </w:p>
    <w:p w:rsidR="00B74D00" w:rsidRDefault="00B74D00" w:rsidP="00F407CB">
      <w:pPr>
        <w:pStyle w:val="ListParagraph"/>
        <w:numPr>
          <w:ilvl w:val="0"/>
          <w:numId w:val="17"/>
        </w:numPr>
        <w:rPr>
          <w:rFonts w:ascii="Arial" w:hAnsi="Arial" w:cs="Arial"/>
          <w:color w:val="000000" w:themeColor="text1"/>
          <w:sz w:val="24"/>
          <w:szCs w:val="24"/>
        </w:rPr>
      </w:pPr>
      <w:bookmarkStart w:id="20" w:name="_Toc200440615"/>
      <w:r w:rsidRPr="00873001">
        <w:rPr>
          <w:rFonts w:ascii="Arial" w:hAnsi="Arial" w:cs="Arial"/>
          <w:color w:val="000000" w:themeColor="text1"/>
          <w:sz w:val="24"/>
          <w:szCs w:val="24"/>
        </w:rPr>
        <w:t>Non-Removal Areas</w:t>
      </w:r>
      <w:bookmarkEnd w:id="20"/>
      <w:r w:rsidR="00505BAF" w:rsidRPr="00873001">
        <w:rPr>
          <w:rFonts w:ascii="Arial" w:hAnsi="Arial" w:cs="Arial"/>
          <w:color w:val="000000" w:themeColor="text1"/>
          <w:sz w:val="24"/>
          <w:szCs w:val="24"/>
        </w:rPr>
        <w:t xml:space="preserve">: </w:t>
      </w:r>
      <w:r w:rsidRPr="00873001">
        <w:rPr>
          <w:rFonts w:ascii="Arial" w:hAnsi="Arial" w:cs="Arial"/>
          <w:color w:val="000000" w:themeColor="text1"/>
          <w:sz w:val="24"/>
          <w:szCs w:val="24"/>
        </w:rPr>
        <w:t>Areas that are embedded to the point of non-removal and have been treated during two (2) consecutive cleanings and resists removal shall be annotated by the Contractor and shall submit to the COR for resolution.</w:t>
      </w:r>
    </w:p>
    <w:p w:rsidR="0076642D" w:rsidRPr="0076642D" w:rsidRDefault="0076642D" w:rsidP="0076642D">
      <w:pPr>
        <w:pStyle w:val="ListParagraph"/>
        <w:rPr>
          <w:rFonts w:ascii="Arial" w:hAnsi="Arial" w:cs="Arial"/>
          <w:color w:val="000000" w:themeColor="text1"/>
          <w:sz w:val="24"/>
          <w:szCs w:val="24"/>
        </w:rPr>
      </w:pPr>
    </w:p>
    <w:p w:rsidR="0076642D" w:rsidRPr="00873001" w:rsidRDefault="0076642D" w:rsidP="0076642D">
      <w:pPr>
        <w:pStyle w:val="ListParagraph"/>
        <w:rPr>
          <w:rFonts w:ascii="Arial" w:hAnsi="Arial" w:cs="Arial"/>
          <w:color w:val="000000" w:themeColor="text1"/>
          <w:sz w:val="24"/>
          <w:szCs w:val="24"/>
        </w:rPr>
      </w:pPr>
    </w:p>
    <w:p w:rsidR="00B16638" w:rsidRPr="002072FF" w:rsidRDefault="00B16638" w:rsidP="00B16638">
      <w:pPr>
        <w:rPr>
          <w:rFonts w:ascii="Arial" w:hAnsi="Arial" w:cs="Arial"/>
          <w:sz w:val="24"/>
          <w:szCs w:val="24"/>
          <w:u w:val="single"/>
        </w:rPr>
      </w:pPr>
      <w:r w:rsidRPr="002072FF">
        <w:rPr>
          <w:rFonts w:ascii="Arial" w:hAnsi="Arial" w:cs="Arial"/>
          <w:sz w:val="24"/>
          <w:szCs w:val="24"/>
        </w:rPr>
        <w:t xml:space="preserve">5.2.1 </w:t>
      </w:r>
      <w:r w:rsidRPr="002072FF">
        <w:rPr>
          <w:rFonts w:ascii="Arial" w:hAnsi="Arial" w:cs="Arial"/>
          <w:b/>
          <w:bCs/>
          <w:sz w:val="24"/>
          <w:szCs w:val="24"/>
          <w:u w:val="single"/>
        </w:rPr>
        <w:t>Task Summary by Contract Line Item (CLIN):</w:t>
      </w:r>
    </w:p>
    <w:p w:rsidR="00B16638" w:rsidRPr="002072FF" w:rsidRDefault="00B16638" w:rsidP="00B16638">
      <w:pPr>
        <w:rPr>
          <w:rFonts w:ascii="Arial" w:hAnsi="Arial" w:cs="Arial"/>
          <w:sz w:val="24"/>
          <w:szCs w:val="24"/>
        </w:rPr>
      </w:pPr>
    </w:p>
    <w:p w:rsidR="00B16638" w:rsidRPr="002072FF" w:rsidRDefault="00B16638" w:rsidP="00B16638">
      <w:pPr>
        <w:rPr>
          <w:rFonts w:ascii="Arial" w:hAnsi="Arial" w:cs="Arial"/>
          <w:sz w:val="24"/>
          <w:szCs w:val="24"/>
        </w:rPr>
      </w:pPr>
      <w:r w:rsidRPr="002072FF">
        <w:rPr>
          <w:rFonts w:ascii="Arial" w:hAnsi="Arial" w:cs="Arial"/>
          <w:sz w:val="24"/>
          <w:szCs w:val="24"/>
        </w:rPr>
        <w:t>This section organizes the required work by the corresponding paid line item in the contract schedule. All specific performance tasks are detailed in the subsequent paragraphs of this section (5.2).</w:t>
      </w:r>
    </w:p>
    <w:p w:rsidR="00B16638" w:rsidRPr="002072FF" w:rsidRDefault="00B16638" w:rsidP="00B16638">
      <w:pPr>
        <w:rPr>
          <w:rFonts w:ascii="Arial" w:hAnsi="Arial" w:cs="Arial"/>
          <w:sz w:val="24"/>
          <w:szCs w:val="24"/>
        </w:rPr>
      </w:pPr>
    </w:p>
    <w:p w:rsidR="00B16638" w:rsidRPr="002072FF" w:rsidRDefault="00B16638" w:rsidP="00B16638">
      <w:pPr>
        <w:rPr>
          <w:rFonts w:ascii="Arial" w:hAnsi="Arial" w:cs="Arial"/>
          <w:sz w:val="24"/>
          <w:szCs w:val="24"/>
        </w:rPr>
      </w:pPr>
      <w:r w:rsidRPr="002072FF">
        <w:rPr>
          <w:rFonts w:ascii="Arial" w:hAnsi="Arial" w:cs="Arial"/>
          <w:sz w:val="24"/>
          <w:szCs w:val="24"/>
        </w:rPr>
        <w:t>a. Annual Stripping and Finishing Services (Corresponds to CLINs 0001, 1001, 2001):</w:t>
      </w:r>
    </w:p>
    <w:p w:rsidR="00B16638" w:rsidRPr="002072FF" w:rsidRDefault="00B16638" w:rsidP="00B16638">
      <w:pPr>
        <w:rPr>
          <w:rFonts w:ascii="Arial" w:hAnsi="Arial" w:cs="Arial"/>
          <w:sz w:val="24"/>
          <w:szCs w:val="24"/>
        </w:rPr>
      </w:pPr>
    </w:p>
    <w:p w:rsidR="00B16638" w:rsidRPr="002072FF" w:rsidRDefault="00B16638" w:rsidP="00B16638">
      <w:pPr>
        <w:rPr>
          <w:rFonts w:ascii="Arial" w:hAnsi="Arial" w:cs="Arial"/>
          <w:sz w:val="24"/>
          <w:szCs w:val="24"/>
        </w:rPr>
      </w:pPr>
      <w:r w:rsidRPr="002072FF">
        <w:rPr>
          <w:rFonts w:ascii="Arial" w:hAnsi="Arial" w:cs="Arial"/>
          <w:sz w:val="24"/>
          <w:szCs w:val="24"/>
        </w:rPr>
        <w:t>This one-time service requires the stripping and finishing of all designated floors, as detailed in paragraph 5.2. This service shall be completed within the month of June of each exercised contract year.</w:t>
      </w:r>
    </w:p>
    <w:p w:rsidR="00B16638" w:rsidRPr="002072FF" w:rsidRDefault="00B16638" w:rsidP="00B16638">
      <w:pPr>
        <w:rPr>
          <w:rFonts w:ascii="Arial" w:hAnsi="Arial" w:cs="Arial"/>
          <w:sz w:val="24"/>
          <w:szCs w:val="24"/>
        </w:rPr>
      </w:pPr>
    </w:p>
    <w:p w:rsidR="00B16638" w:rsidRPr="002072FF" w:rsidRDefault="00B16638" w:rsidP="00B16638">
      <w:pPr>
        <w:rPr>
          <w:rFonts w:ascii="Arial" w:hAnsi="Arial" w:cs="Arial"/>
          <w:sz w:val="24"/>
          <w:szCs w:val="24"/>
        </w:rPr>
      </w:pPr>
      <w:r w:rsidRPr="002072FF">
        <w:rPr>
          <w:rFonts w:ascii="Arial" w:hAnsi="Arial" w:cs="Arial"/>
          <w:sz w:val="24"/>
          <w:szCs w:val="24"/>
        </w:rPr>
        <w:t>b. Daily Custodial Services (Corresponds to CLINs 0002, 1002, 2002):</w:t>
      </w:r>
    </w:p>
    <w:p w:rsidR="00B16638" w:rsidRPr="002072FF" w:rsidRDefault="00B16638" w:rsidP="00B16638">
      <w:pPr>
        <w:rPr>
          <w:rFonts w:ascii="Arial" w:hAnsi="Arial" w:cs="Arial"/>
          <w:sz w:val="24"/>
          <w:szCs w:val="24"/>
        </w:rPr>
      </w:pPr>
    </w:p>
    <w:p w:rsidR="00B16638" w:rsidRPr="002072FF" w:rsidRDefault="00B16638" w:rsidP="00B16638">
      <w:pPr>
        <w:rPr>
          <w:rFonts w:ascii="Arial" w:hAnsi="Arial" w:cs="Arial"/>
          <w:sz w:val="24"/>
          <w:szCs w:val="24"/>
        </w:rPr>
      </w:pPr>
      <w:r w:rsidRPr="002072FF">
        <w:rPr>
          <w:rFonts w:ascii="Arial" w:hAnsi="Arial" w:cs="Arial"/>
          <w:sz w:val="24"/>
          <w:szCs w:val="24"/>
        </w:rPr>
        <w:t>This requires the performance of all daily, weekly, and monthly custodial tasks detailed in paragraphs</w:t>
      </w:r>
      <w:r w:rsidR="001B27F4" w:rsidRPr="002072FF">
        <w:rPr>
          <w:rFonts w:ascii="Arial" w:hAnsi="Arial" w:cs="Arial"/>
          <w:sz w:val="24"/>
          <w:szCs w:val="24"/>
        </w:rPr>
        <w:t xml:space="preserve"> in</w:t>
      </w:r>
      <w:r w:rsidRPr="002072FF">
        <w:rPr>
          <w:rFonts w:ascii="Arial" w:hAnsi="Arial" w:cs="Arial"/>
          <w:sz w:val="24"/>
          <w:szCs w:val="24"/>
        </w:rPr>
        <w:t xml:space="preserve"> 5.2. These services shall be performed daily (Monday-Friday, excluding federal holidays) from July 1 through December 31 of each exercised contract year.</w:t>
      </w:r>
    </w:p>
    <w:p w:rsidR="00B16638" w:rsidRPr="002072FF" w:rsidRDefault="00B16638" w:rsidP="00B16638">
      <w:pPr>
        <w:rPr>
          <w:rFonts w:ascii="Arial" w:hAnsi="Arial" w:cs="Arial"/>
          <w:sz w:val="24"/>
          <w:szCs w:val="24"/>
        </w:rPr>
      </w:pPr>
    </w:p>
    <w:p w:rsidR="00B16638" w:rsidRPr="002072FF" w:rsidRDefault="00B16638" w:rsidP="00B16638">
      <w:pPr>
        <w:rPr>
          <w:rFonts w:ascii="Arial" w:hAnsi="Arial" w:cs="Arial"/>
          <w:sz w:val="24"/>
          <w:szCs w:val="24"/>
        </w:rPr>
      </w:pPr>
      <w:r w:rsidRPr="002072FF">
        <w:rPr>
          <w:rFonts w:ascii="Arial" w:hAnsi="Arial" w:cs="Arial"/>
          <w:sz w:val="24"/>
          <w:szCs w:val="24"/>
        </w:rPr>
        <w:t>c. Services Under the Six-Month Extension (FAR 52.217-8)</w:t>
      </w:r>
      <w:r w:rsidR="005D70D4" w:rsidRPr="002072FF">
        <w:rPr>
          <w:rFonts w:ascii="Arial" w:hAnsi="Arial" w:cs="Arial"/>
          <w:sz w:val="24"/>
          <w:szCs w:val="24"/>
        </w:rPr>
        <w:t xml:space="preserve"> (Corresponds to CLIN 3001,3002)</w:t>
      </w:r>
      <w:r w:rsidRPr="002072FF">
        <w:rPr>
          <w:rFonts w:ascii="Arial" w:hAnsi="Arial" w:cs="Arial"/>
          <w:sz w:val="24"/>
          <w:szCs w:val="24"/>
        </w:rPr>
        <w:t>:</w:t>
      </w:r>
    </w:p>
    <w:p w:rsidR="00B16638" w:rsidRPr="002072FF" w:rsidRDefault="00B16638" w:rsidP="00B16638">
      <w:pPr>
        <w:rPr>
          <w:rFonts w:ascii="Arial" w:hAnsi="Arial" w:cs="Arial"/>
          <w:sz w:val="24"/>
          <w:szCs w:val="24"/>
        </w:rPr>
      </w:pPr>
    </w:p>
    <w:p w:rsidR="006B6231" w:rsidRDefault="00B16638" w:rsidP="00B16638">
      <w:pPr>
        <w:rPr>
          <w:rFonts w:ascii="Arial" w:hAnsi="Arial" w:cs="Arial"/>
          <w:sz w:val="24"/>
          <w:szCs w:val="24"/>
        </w:rPr>
      </w:pPr>
      <w:r w:rsidRPr="002072FF">
        <w:rPr>
          <w:rFonts w:ascii="Arial" w:hAnsi="Arial" w:cs="Arial"/>
          <w:sz w:val="24"/>
          <w:szCs w:val="24"/>
        </w:rPr>
        <w:t>Should this option be exercised, the annual floor service shall be performed in June, and the daily custodial services shall be performed from July 1 through November 30.</w:t>
      </w:r>
    </w:p>
    <w:p w:rsidR="002946F6" w:rsidRDefault="002946F6" w:rsidP="00DD0B80">
      <w:pPr>
        <w:rPr>
          <w:rFonts w:ascii="Arial" w:hAnsi="Arial" w:cs="Arial"/>
          <w:sz w:val="24"/>
          <w:szCs w:val="24"/>
        </w:rPr>
      </w:pPr>
      <w:r>
        <w:rPr>
          <w:rFonts w:ascii="Arial" w:hAnsi="Arial" w:cs="Arial"/>
          <w:sz w:val="24"/>
          <w:szCs w:val="24"/>
        </w:rPr>
        <w:br w:type="page"/>
      </w:r>
    </w:p>
    <w:p w:rsidR="00E6385A" w:rsidRPr="00540205"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540205">
        <w:rPr>
          <w:rFonts w:ascii="Arial" w:hAnsi="Arial" w:cs="Arial"/>
          <w:b/>
          <w:sz w:val="24"/>
          <w:szCs w:val="24"/>
        </w:rPr>
        <w:t>PART 6</w:t>
      </w:r>
    </w:p>
    <w:p w:rsidR="00E6385A" w:rsidRPr="00540205"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540205">
        <w:rPr>
          <w:rFonts w:ascii="Arial" w:hAnsi="Arial" w:cs="Arial"/>
          <w:b/>
          <w:sz w:val="24"/>
          <w:szCs w:val="24"/>
        </w:rPr>
        <w:t>APPLICABLE PUBLICATIONS</w:t>
      </w:r>
    </w:p>
    <w:p w:rsidR="00D86D39" w:rsidRPr="00540205" w:rsidRDefault="00D86D39" w:rsidP="00F42CC4">
      <w:pPr>
        <w:rPr>
          <w:rFonts w:ascii="Arial" w:hAnsi="Arial" w:cs="Arial"/>
          <w:sz w:val="24"/>
          <w:szCs w:val="24"/>
        </w:rPr>
      </w:pPr>
    </w:p>
    <w:p w:rsidR="008D4181" w:rsidRPr="00540205" w:rsidRDefault="008D4181" w:rsidP="0015134A">
      <w:pPr>
        <w:rPr>
          <w:rFonts w:ascii="Arial" w:hAnsi="Arial" w:cs="Arial"/>
          <w:b/>
          <w:bCs/>
          <w:sz w:val="24"/>
          <w:szCs w:val="24"/>
        </w:rPr>
      </w:pPr>
      <w:r w:rsidRPr="00540205">
        <w:rPr>
          <w:rFonts w:ascii="Arial" w:hAnsi="Arial" w:cs="Arial"/>
          <w:b/>
          <w:bCs/>
          <w:sz w:val="24"/>
          <w:szCs w:val="24"/>
        </w:rPr>
        <w:t>6</w:t>
      </w:r>
      <w:proofErr w:type="gramStart"/>
      <w:r w:rsidRPr="00540205">
        <w:rPr>
          <w:rFonts w:ascii="Arial" w:hAnsi="Arial" w:cs="Arial"/>
          <w:bCs/>
          <w:sz w:val="24"/>
          <w:szCs w:val="24"/>
        </w:rPr>
        <w:t>.</w:t>
      </w:r>
      <w:r w:rsidR="00223BF6" w:rsidRPr="00540205">
        <w:rPr>
          <w:rFonts w:ascii="Arial" w:hAnsi="Arial" w:cs="Arial"/>
          <w:bCs/>
          <w:sz w:val="24"/>
          <w:szCs w:val="24"/>
        </w:rPr>
        <w:t xml:space="preserve">  </w:t>
      </w:r>
      <w:r w:rsidR="00223BF6" w:rsidRPr="00540205">
        <w:rPr>
          <w:rFonts w:ascii="Arial" w:hAnsi="Arial" w:cs="Arial"/>
          <w:b/>
          <w:bCs/>
          <w:sz w:val="24"/>
          <w:szCs w:val="24"/>
          <w:u w:val="single"/>
        </w:rPr>
        <w:t>Applicable</w:t>
      </w:r>
      <w:proofErr w:type="gramEnd"/>
      <w:r w:rsidR="00223BF6" w:rsidRPr="00540205">
        <w:rPr>
          <w:rFonts w:ascii="Arial" w:hAnsi="Arial" w:cs="Arial"/>
          <w:b/>
          <w:bCs/>
          <w:sz w:val="24"/>
          <w:szCs w:val="24"/>
          <w:u w:val="single"/>
        </w:rPr>
        <w:t xml:space="preserve"> Publications </w:t>
      </w:r>
      <w:r w:rsidR="00223BF6" w:rsidRPr="00540205">
        <w:rPr>
          <w:rFonts w:ascii="Arial" w:hAnsi="Arial" w:cs="Arial"/>
          <w:b/>
          <w:sz w:val="24"/>
          <w:szCs w:val="24"/>
          <w:u w:val="single"/>
        </w:rPr>
        <w:t>(Current Editions)</w:t>
      </w:r>
      <w:proofErr w:type="gramStart"/>
      <w:r w:rsidR="00223BF6" w:rsidRPr="00540205">
        <w:rPr>
          <w:rFonts w:ascii="Arial" w:hAnsi="Arial" w:cs="Arial"/>
          <w:b/>
          <w:sz w:val="24"/>
          <w:szCs w:val="24"/>
          <w:u w:val="single"/>
        </w:rPr>
        <w:t>:</w:t>
      </w:r>
      <w:r w:rsidR="003A4281" w:rsidRPr="00540205">
        <w:rPr>
          <w:rFonts w:ascii="Arial" w:hAnsi="Arial" w:cs="Arial"/>
          <w:sz w:val="24"/>
          <w:szCs w:val="24"/>
        </w:rPr>
        <w:t xml:space="preserve">  The</w:t>
      </w:r>
      <w:proofErr w:type="gramEnd"/>
      <w:r w:rsidR="003A4281" w:rsidRPr="00540205">
        <w:rPr>
          <w:rFonts w:ascii="Arial" w:hAnsi="Arial" w:cs="Arial"/>
          <w:sz w:val="24"/>
          <w:szCs w:val="24"/>
        </w:rPr>
        <w:t xml:space="preserve"> following publications, manuals, regulations, etc. are mentioned in this PWS and are listed below.  </w:t>
      </w:r>
    </w:p>
    <w:p w:rsidR="008D4181" w:rsidRPr="00540205" w:rsidRDefault="008D4181" w:rsidP="006F50BF">
      <w:pPr>
        <w:rPr>
          <w:rFonts w:ascii="Arial" w:hAnsi="Arial" w:cs="Arial"/>
          <w:bCs/>
          <w:sz w:val="24"/>
          <w:szCs w:val="24"/>
        </w:rPr>
      </w:pPr>
    </w:p>
    <w:p w:rsidR="00097DDC" w:rsidRPr="00540205" w:rsidRDefault="00097DDC" w:rsidP="00620A40">
      <w:pPr>
        <w:rPr>
          <w:rFonts w:ascii="Arial" w:hAnsi="Arial" w:cs="Arial"/>
          <w:sz w:val="24"/>
          <w:szCs w:val="24"/>
        </w:rPr>
      </w:pPr>
      <w:r w:rsidRPr="00540205">
        <w:rPr>
          <w:rFonts w:ascii="Arial" w:hAnsi="Arial" w:cs="Arial"/>
          <w:bCs/>
          <w:sz w:val="24"/>
          <w:szCs w:val="24"/>
        </w:rPr>
        <w:t>6.1.1</w:t>
      </w:r>
      <w:r w:rsidR="008220B6" w:rsidRPr="00540205">
        <w:rPr>
          <w:rFonts w:ascii="Arial" w:hAnsi="Arial" w:cs="Arial"/>
          <w:bCs/>
          <w:sz w:val="24"/>
          <w:szCs w:val="24"/>
        </w:rPr>
        <w:tab/>
      </w:r>
      <w:r w:rsidR="000606A0" w:rsidRPr="00540205">
        <w:rPr>
          <w:rFonts w:ascii="Arial" w:hAnsi="Arial" w:cs="Arial"/>
          <w:sz w:val="24"/>
          <w:szCs w:val="24"/>
        </w:rPr>
        <w:t xml:space="preserve">Department </w:t>
      </w:r>
      <w:proofErr w:type="gramStart"/>
      <w:r w:rsidR="000606A0" w:rsidRPr="00540205">
        <w:rPr>
          <w:rFonts w:ascii="Arial" w:hAnsi="Arial" w:cs="Arial"/>
          <w:sz w:val="24"/>
          <w:szCs w:val="24"/>
        </w:rPr>
        <w:t>Of</w:t>
      </w:r>
      <w:proofErr w:type="gramEnd"/>
      <w:r w:rsidR="000606A0" w:rsidRPr="00540205">
        <w:rPr>
          <w:rFonts w:ascii="Arial" w:hAnsi="Arial" w:cs="Arial"/>
          <w:sz w:val="24"/>
          <w:szCs w:val="24"/>
        </w:rPr>
        <w:t xml:space="preserve"> Defense Contract Security Classification Specification (DD Form 254)</w:t>
      </w:r>
    </w:p>
    <w:p w:rsidR="000606A0" w:rsidRPr="00540205" w:rsidRDefault="000606A0" w:rsidP="00822848">
      <w:pPr>
        <w:rPr>
          <w:rFonts w:ascii="Arial" w:hAnsi="Arial" w:cs="Arial"/>
          <w:sz w:val="24"/>
          <w:szCs w:val="24"/>
        </w:rPr>
      </w:pPr>
      <w:r w:rsidRPr="00540205">
        <w:rPr>
          <w:rFonts w:ascii="Arial" w:hAnsi="Arial" w:cs="Arial"/>
          <w:sz w:val="24"/>
          <w:szCs w:val="24"/>
        </w:rPr>
        <w:t>6.1.2</w:t>
      </w:r>
      <w:r w:rsidR="008220B6" w:rsidRPr="00540205">
        <w:rPr>
          <w:rFonts w:ascii="Arial" w:hAnsi="Arial" w:cs="Arial"/>
          <w:sz w:val="24"/>
          <w:szCs w:val="24"/>
        </w:rPr>
        <w:tab/>
      </w:r>
      <w:r w:rsidRPr="00540205">
        <w:rPr>
          <w:rFonts w:ascii="Arial" w:hAnsi="Arial" w:cs="Arial"/>
          <w:sz w:val="24"/>
          <w:szCs w:val="24"/>
        </w:rPr>
        <w:t>Department of Defense Security Agreement (DD Form 441)</w:t>
      </w:r>
    </w:p>
    <w:p w:rsidR="000606A0" w:rsidRPr="00540205" w:rsidRDefault="000606A0" w:rsidP="00EC0964">
      <w:pPr>
        <w:rPr>
          <w:rFonts w:ascii="Arial" w:hAnsi="Arial" w:cs="Arial"/>
          <w:sz w:val="24"/>
          <w:szCs w:val="24"/>
        </w:rPr>
      </w:pPr>
      <w:r w:rsidRPr="00540205">
        <w:rPr>
          <w:rFonts w:ascii="Arial" w:hAnsi="Arial" w:cs="Arial"/>
          <w:sz w:val="24"/>
          <w:szCs w:val="24"/>
        </w:rPr>
        <w:t>6.1.3</w:t>
      </w:r>
      <w:r w:rsidR="008220B6" w:rsidRPr="00540205">
        <w:rPr>
          <w:rFonts w:ascii="Arial" w:hAnsi="Arial" w:cs="Arial"/>
          <w:sz w:val="24"/>
          <w:szCs w:val="24"/>
        </w:rPr>
        <w:tab/>
      </w:r>
      <w:r w:rsidRPr="00540205">
        <w:rPr>
          <w:rFonts w:ascii="Arial" w:hAnsi="Arial" w:cs="Arial"/>
          <w:sz w:val="24"/>
          <w:szCs w:val="24"/>
        </w:rPr>
        <w:t>National Industrial Security Program Operating Manual (</w:t>
      </w:r>
      <w:r w:rsidR="006952A1" w:rsidRPr="00540205">
        <w:rPr>
          <w:rFonts w:ascii="Arial" w:hAnsi="Arial" w:cs="Arial"/>
          <w:sz w:val="24"/>
          <w:szCs w:val="24"/>
        </w:rPr>
        <w:t>DoD</w:t>
      </w:r>
      <w:r w:rsidRPr="00540205">
        <w:rPr>
          <w:rFonts w:ascii="Arial" w:hAnsi="Arial" w:cs="Arial"/>
          <w:sz w:val="24"/>
          <w:szCs w:val="24"/>
        </w:rPr>
        <w:t xml:space="preserve"> 5220.22-M)</w:t>
      </w:r>
    </w:p>
    <w:p w:rsidR="000606A0" w:rsidRPr="00540205" w:rsidRDefault="000606A0" w:rsidP="00DD0B80">
      <w:pPr>
        <w:rPr>
          <w:rFonts w:ascii="Arial" w:hAnsi="Arial" w:cs="Arial"/>
          <w:sz w:val="24"/>
          <w:szCs w:val="24"/>
        </w:rPr>
      </w:pPr>
      <w:r w:rsidRPr="00540205">
        <w:rPr>
          <w:rFonts w:ascii="Arial" w:hAnsi="Arial" w:cs="Arial"/>
          <w:sz w:val="24"/>
          <w:szCs w:val="24"/>
        </w:rPr>
        <w:t>6.1.4</w:t>
      </w:r>
      <w:r w:rsidR="008220B6" w:rsidRPr="00540205">
        <w:rPr>
          <w:rFonts w:ascii="Arial" w:hAnsi="Arial" w:cs="Arial"/>
          <w:sz w:val="24"/>
          <w:szCs w:val="24"/>
        </w:rPr>
        <w:tab/>
      </w:r>
      <w:r w:rsidRPr="00540205">
        <w:rPr>
          <w:rFonts w:ascii="Arial" w:hAnsi="Arial" w:cs="Arial"/>
          <w:sz w:val="24"/>
          <w:szCs w:val="24"/>
        </w:rPr>
        <w:t>Installation Access Control (AE Reg 190-16)</w:t>
      </w:r>
    </w:p>
    <w:p w:rsidR="000606A0" w:rsidRPr="00540205" w:rsidRDefault="000606A0" w:rsidP="00DD0B80">
      <w:pPr>
        <w:rPr>
          <w:rFonts w:ascii="Arial" w:hAnsi="Arial" w:cs="Arial"/>
          <w:bCs/>
          <w:iCs/>
          <w:sz w:val="24"/>
          <w:szCs w:val="24"/>
        </w:rPr>
      </w:pPr>
      <w:r w:rsidRPr="00540205">
        <w:rPr>
          <w:rFonts w:ascii="Arial" w:hAnsi="Arial" w:cs="Arial"/>
          <w:sz w:val="24"/>
          <w:szCs w:val="24"/>
        </w:rPr>
        <w:t>6.1.5</w:t>
      </w:r>
      <w:r w:rsidR="008220B6" w:rsidRPr="00540205">
        <w:rPr>
          <w:rFonts w:ascii="Arial" w:hAnsi="Arial" w:cs="Arial"/>
          <w:sz w:val="24"/>
          <w:szCs w:val="24"/>
        </w:rPr>
        <w:tab/>
      </w:r>
      <w:r w:rsidRPr="00540205">
        <w:rPr>
          <w:rFonts w:ascii="Arial" w:hAnsi="Arial" w:cs="Arial"/>
          <w:bCs/>
          <w:iCs/>
          <w:sz w:val="24"/>
          <w:szCs w:val="24"/>
        </w:rPr>
        <w:t>The Army Physical Security Program (AR 190-13)</w:t>
      </w:r>
    </w:p>
    <w:p w:rsidR="003A4281" w:rsidRPr="00540205" w:rsidRDefault="00586212" w:rsidP="00DD0B80">
      <w:pPr>
        <w:rPr>
          <w:rFonts w:ascii="Arial" w:hAnsi="Arial" w:cs="Arial"/>
          <w:sz w:val="24"/>
          <w:szCs w:val="24"/>
        </w:rPr>
      </w:pPr>
      <w:r w:rsidRPr="00540205">
        <w:rPr>
          <w:rFonts w:ascii="Arial" w:hAnsi="Arial" w:cs="Arial"/>
          <w:bCs/>
          <w:iCs/>
          <w:sz w:val="24"/>
          <w:szCs w:val="24"/>
        </w:rPr>
        <w:t>6.1.6</w:t>
      </w:r>
      <w:r w:rsidR="008220B6" w:rsidRPr="00540205">
        <w:rPr>
          <w:rFonts w:ascii="Arial" w:hAnsi="Arial" w:cs="Arial"/>
          <w:bCs/>
          <w:iCs/>
          <w:sz w:val="24"/>
          <w:szCs w:val="24"/>
        </w:rPr>
        <w:tab/>
      </w:r>
      <w:r w:rsidRPr="00540205">
        <w:rPr>
          <w:rFonts w:ascii="Arial" w:hAnsi="Arial" w:cs="Arial"/>
          <w:sz w:val="24"/>
          <w:szCs w:val="24"/>
        </w:rPr>
        <w:t>Contractor Identification (AE Reg 27-715)</w:t>
      </w:r>
    </w:p>
    <w:p w:rsidR="009C2978" w:rsidRPr="00540205" w:rsidRDefault="003A4281" w:rsidP="00DD0B80">
      <w:pPr>
        <w:rPr>
          <w:rFonts w:ascii="Arial" w:hAnsi="Arial" w:cs="Arial"/>
          <w:color w:val="000000" w:themeColor="text1"/>
          <w:sz w:val="24"/>
          <w:szCs w:val="24"/>
        </w:rPr>
      </w:pPr>
      <w:r w:rsidRPr="00540205">
        <w:rPr>
          <w:rFonts w:ascii="Arial" w:hAnsi="Arial" w:cs="Arial"/>
          <w:color w:val="000000" w:themeColor="text1"/>
          <w:sz w:val="24"/>
          <w:szCs w:val="24"/>
        </w:rPr>
        <w:t>6.1.7</w:t>
      </w:r>
      <w:r w:rsidR="008220B6" w:rsidRPr="00540205">
        <w:rPr>
          <w:rFonts w:ascii="Arial" w:hAnsi="Arial" w:cs="Arial"/>
          <w:color w:val="000000" w:themeColor="text1"/>
          <w:sz w:val="24"/>
          <w:szCs w:val="24"/>
        </w:rPr>
        <w:tab/>
      </w:r>
      <w:r w:rsidR="001E1732" w:rsidRPr="00540205">
        <w:rPr>
          <w:rFonts w:ascii="Arial" w:hAnsi="Arial" w:cs="Arial"/>
          <w:color w:val="000000" w:themeColor="text1"/>
          <w:sz w:val="24"/>
          <w:szCs w:val="24"/>
        </w:rPr>
        <w:t>U.S. Army Corps of Engineers Safety and Health Requirements Manual (</w:t>
      </w:r>
      <w:r w:rsidR="009C2978" w:rsidRPr="00540205">
        <w:rPr>
          <w:rFonts w:ascii="Arial" w:hAnsi="Arial" w:cs="Arial"/>
          <w:color w:val="000000" w:themeColor="text1"/>
          <w:sz w:val="24"/>
          <w:szCs w:val="24"/>
        </w:rPr>
        <w:t>EM 385-1-1</w:t>
      </w:r>
      <w:r w:rsidR="001E1732" w:rsidRPr="00540205">
        <w:rPr>
          <w:rFonts w:ascii="Arial" w:hAnsi="Arial" w:cs="Arial"/>
          <w:color w:val="000000" w:themeColor="text1"/>
          <w:sz w:val="24"/>
          <w:szCs w:val="24"/>
        </w:rPr>
        <w:t>)</w:t>
      </w:r>
    </w:p>
    <w:p w:rsidR="009C2978" w:rsidRPr="00540205" w:rsidRDefault="009C2978" w:rsidP="00DD0B80">
      <w:pPr>
        <w:rPr>
          <w:rFonts w:ascii="Arial" w:hAnsi="Arial" w:cs="Arial"/>
          <w:color w:val="000000" w:themeColor="text1"/>
          <w:sz w:val="24"/>
          <w:szCs w:val="24"/>
        </w:rPr>
      </w:pPr>
      <w:r w:rsidRPr="00540205">
        <w:rPr>
          <w:rFonts w:ascii="Arial" w:hAnsi="Arial" w:cs="Arial"/>
          <w:color w:val="000000" w:themeColor="text1"/>
          <w:sz w:val="24"/>
          <w:szCs w:val="24"/>
        </w:rPr>
        <w:t>6.1.8</w:t>
      </w:r>
      <w:r w:rsidR="008220B6" w:rsidRPr="00540205">
        <w:rPr>
          <w:rFonts w:ascii="Arial" w:hAnsi="Arial" w:cs="Arial"/>
          <w:color w:val="000000" w:themeColor="text1"/>
          <w:sz w:val="24"/>
          <w:szCs w:val="24"/>
        </w:rPr>
        <w:tab/>
      </w:r>
      <w:r w:rsidR="001E1732" w:rsidRPr="00540205">
        <w:rPr>
          <w:rFonts w:ascii="Arial" w:hAnsi="Arial" w:cs="Arial"/>
          <w:color w:val="000000" w:themeColor="text1"/>
          <w:sz w:val="24"/>
          <w:szCs w:val="24"/>
        </w:rPr>
        <w:t>Information Assurance Workforce Improvement Program (</w:t>
      </w:r>
      <w:r w:rsidRPr="00540205">
        <w:rPr>
          <w:rFonts w:ascii="Arial" w:hAnsi="Arial" w:cs="Arial"/>
          <w:color w:val="000000" w:themeColor="text1"/>
          <w:sz w:val="24"/>
          <w:szCs w:val="24"/>
        </w:rPr>
        <w:t>DoD 8570-M</w:t>
      </w:r>
      <w:r w:rsidR="001E1732" w:rsidRPr="00540205">
        <w:rPr>
          <w:rFonts w:ascii="Arial" w:hAnsi="Arial" w:cs="Arial"/>
          <w:color w:val="000000" w:themeColor="text1"/>
          <w:sz w:val="24"/>
          <w:szCs w:val="24"/>
        </w:rPr>
        <w:t>)</w:t>
      </w:r>
    </w:p>
    <w:p w:rsidR="009C2978" w:rsidRPr="00540205" w:rsidRDefault="009C2978" w:rsidP="00DD0B80">
      <w:pPr>
        <w:rPr>
          <w:rFonts w:ascii="Arial" w:hAnsi="Arial" w:cs="Arial"/>
          <w:color w:val="000000" w:themeColor="text1"/>
          <w:sz w:val="24"/>
          <w:szCs w:val="24"/>
        </w:rPr>
      </w:pPr>
      <w:r w:rsidRPr="00540205">
        <w:rPr>
          <w:rFonts w:ascii="Arial" w:hAnsi="Arial" w:cs="Arial"/>
          <w:color w:val="000000" w:themeColor="text1"/>
          <w:sz w:val="24"/>
          <w:szCs w:val="24"/>
        </w:rPr>
        <w:t>6.1.9</w:t>
      </w:r>
      <w:r w:rsidR="008220B6" w:rsidRPr="00540205">
        <w:rPr>
          <w:rFonts w:ascii="Arial" w:hAnsi="Arial" w:cs="Arial"/>
          <w:color w:val="000000" w:themeColor="text1"/>
          <w:sz w:val="24"/>
          <w:szCs w:val="24"/>
        </w:rPr>
        <w:tab/>
      </w:r>
      <w:r w:rsidR="001E1732" w:rsidRPr="00540205">
        <w:rPr>
          <w:rFonts w:ascii="Arial" w:hAnsi="Arial" w:cs="Arial"/>
          <w:color w:val="000000" w:themeColor="text1"/>
          <w:sz w:val="24"/>
          <w:szCs w:val="24"/>
        </w:rPr>
        <w:t>Information Assurance Training Certification and Workforce Management Directive (</w:t>
      </w:r>
      <w:r w:rsidRPr="00540205">
        <w:rPr>
          <w:rFonts w:ascii="Arial" w:hAnsi="Arial" w:cs="Arial"/>
          <w:color w:val="000000" w:themeColor="text1"/>
          <w:sz w:val="24"/>
          <w:szCs w:val="24"/>
        </w:rPr>
        <w:t>DoDD 8570.01</w:t>
      </w:r>
      <w:r w:rsidR="001E1732" w:rsidRPr="00540205">
        <w:rPr>
          <w:rFonts w:ascii="Arial" w:hAnsi="Arial" w:cs="Arial"/>
          <w:color w:val="000000" w:themeColor="text1"/>
          <w:sz w:val="24"/>
          <w:szCs w:val="24"/>
        </w:rPr>
        <w:t>)</w:t>
      </w:r>
    </w:p>
    <w:p w:rsidR="001E1732" w:rsidRPr="00540205" w:rsidRDefault="001E1732" w:rsidP="00DD0B80">
      <w:pPr>
        <w:rPr>
          <w:rFonts w:ascii="Arial" w:hAnsi="Arial" w:cs="Arial"/>
          <w:color w:val="000000" w:themeColor="text1"/>
          <w:sz w:val="24"/>
          <w:szCs w:val="24"/>
        </w:rPr>
      </w:pPr>
      <w:r w:rsidRPr="00540205">
        <w:rPr>
          <w:rFonts w:ascii="Arial" w:hAnsi="Arial" w:cs="Arial"/>
          <w:color w:val="000000" w:themeColor="text1"/>
          <w:sz w:val="24"/>
          <w:szCs w:val="24"/>
        </w:rPr>
        <w:t>6.1.10</w:t>
      </w:r>
      <w:r w:rsidR="008220B6" w:rsidRPr="00540205">
        <w:rPr>
          <w:rFonts w:ascii="Arial" w:hAnsi="Arial" w:cs="Arial"/>
          <w:color w:val="000000" w:themeColor="text1"/>
          <w:sz w:val="24"/>
          <w:szCs w:val="24"/>
        </w:rPr>
        <w:tab/>
      </w:r>
      <w:r w:rsidR="00403BCD" w:rsidRPr="00540205">
        <w:rPr>
          <w:rFonts w:ascii="Arial" w:hAnsi="Arial" w:cs="Arial"/>
          <w:color w:val="000000" w:themeColor="text1"/>
          <w:sz w:val="24"/>
          <w:szCs w:val="24"/>
        </w:rPr>
        <w:t>Information Assurance (AR 25-2)</w:t>
      </w:r>
    </w:p>
    <w:p w:rsidR="009C2978" w:rsidRPr="00540205" w:rsidRDefault="009C2978" w:rsidP="00DD0B80">
      <w:pPr>
        <w:rPr>
          <w:rFonts w:ascii="Arial" w:hAnsi="Arial" w:cs="Arial"/>
          <w:color w:val="000000" w:themeColor="text1"/>
          <w:sz w:val="24"/>
          <w:szCs w:val="24"/>
        </w:rPr>
      </w:pPr>
      <w:r w:rsidRPr="00540205">
        <w:rPr>
          <w:rFonts w:ascii="Arial" w:hAnsi="Arial" w:cs="Arial"/>
          <w:color w:val="000000" w:themeColor="text1"/>
          <w:sz w:val="24"/>
          <w:szCs w:val="24"/>
        </w:rPr>
        <w:t>6.1.1</w:t>
      </w:r>
      <w:r w:rsidR="00403BCD" w:rsidRPr="00540205">
        <w:rPr>
          <w:rFonts w:ascii="Arial" w:hAnsi="Arial" w:cs="Arial"/>
          <w:color w:val="000000" w:themeColor="text1"/>
          <w:sz w:val="24"/>
          <w:szCs w:val="24"/>
        </w:rPr>
        <w:t>1</w:t>
      </w:r>
      <w:r w:rsidR="008220B6" w:rsidRPr="00540205">
        <w:rPr>
          <w:rFonts w:ascii="Arial" w:hAnsi="Arial" w:cs="Arial"/>
          <w:color w:val="000000" w:themeColor="text1"/>
          <w:sz w:val="24"/>
          <w:szCs w:val="24"/>
        </w:rPr>
        <w:tab/>
      </w:r>
      <w:r w:rsidR="00403BCD" w:rsidRPr="00540205">
        <w:rPr>
          <w:rFonts w:ascii="Arial" w:hAnsi="Arial" w:cs="Arial"/>
          <w:color w:val="000000" w:themeColor="text1"/>
          <w:sz w:val="24"/>
          <w:szCs w:val="24"/>
        </w:rPr>
        <w:t>Electromagnetic Compatibility Directive (</w:t>
      </w:r>
      <w:r w:rsidRPr="00540205">
        <w:rPr>
          <w:rFonts w:ascii="Arial" w:hAnsi="Arial" w:cs="Arial"/>
          <w:color w:val="000000" w:themeColor="text1"/>
          <w:sz w:val="24"/>
          <w:szCs w:val="24"/>
        </w:rPr>
        <w:t>2004/108/EC</w:t>
      </w:r>
      <w:r w:rsidR="00403BCD" w:rsidRPr="00540205">
        <w:rPr>
          <w:rFonts w:ascii="Arial" w:hAnsi="Arial" w:cs="Arial"/>
          <w:color w:val="000000" w:themeColor="text1"/>
          <w:sz w:val="24"/>
          <w:szCs w:val="24"/>
        </w:rPr>
        <w:t>)</w:t>
      </w:r>
    </w:p>
    <w:p w:rsidR="009C2978" w:rsidRPr="00540205" w:rsidRDefault="009C2978" w:rsidP="00DD0B80">
      <w:pPr>
        <w:rPr>
          <w:rFonts w:ascii="Arial" w:hAnsi="Arial" w:cs="Arial"/>
          <w:color w:val="000000" w:themeColor="text1"/>
          <w:sz w:val="24"/>
          <w:szCs w:val="24"/>
        </w:rPr>
      </w:pPr>
      <w:r w:rsidRPr="00540205">
        <w:rPr>
          <w:rFonts w:ascii="Arial" w:hAnsi="Arial" w:cs="Arial"/>
          <w:color w:val="000000" w:themeColor="text1"/>
          <w:sz w:val="24"/>
          <w:szCs w:val="24"/>
        </w:rPr>
        <w:t>6.1.1</w:t>
      </w:r>
      <w:r w:rsidR="00403BCD" w:rsidRPr="00540205">
        <w:rPr>
          <w:rFonts w:ascii="Arial" w:hAnsi="Arial" w:cs="Arial"/>
          <w:color w:val="000000" w:themeColor="text1"/>
          <w:sz w:val="24"/>
          <w:szCs w:val="24"/>
        </w:rPr>
        <w:t>2</w:t>
      </w:r>
      <w:r w:rsidR="008220B6" w:rsidRPr="00540205">
        <w:rPr>
          <w:rFonts w:ascii="Arial" w:hAnsi="Arial" w:cs="Arial"/>
          <w:color w:val="000000" w:themeColor="text1"/>
          <w:sz w:val="24"/>
          <w:szCs w:val="24"/>
        </w:rPr>
        <w:tab/>
      </w:r>
      <w:r w:rsidR="00403BCD" w:rsidRPr="00540205">
        <w:rPr>
          <w:rFonts w:ascii="Arial" w:hAnsi="Arial" w:cs="Arial"/>
          <w:color w:val="000000" w:themeColor="text1"/>
          <w:sz w:val="24"/>
          <w:szCs w:val="24"/>
        </w:rPr>
        <w:t>Policies and Procedures for Property Accountability (</w:t>
      </w:r>
      <w:r w:rsidRPr="00540205">
        <w:rPr>
          <w:rFonts w:ascii="Arial" w:hAnsi="Arial" w:cs="Arial"/>
          <w:color w:val="000000" w:themeColor="text1"/>
          <w:sz w:val="24"/>
          <w:szCs w:val="24"/>
        </w:rPr>
        <w:t>AR 735-5</w:t>
      </w:r>
      <w:r w:rsidR="00403BCD" w:rsidRPr="00540205">
        <w:rPr>
          <w:rFonts w:ascii="Arial" w:hAnsi="Arial" w:cs="Arial"/>
          <w:color w:val="000000" w:themeColor="text1"/>
          <w:sz w:val="24"/>
          <w:szCs w:val="24"/>
        </w:rPr>
        <w:t>)</w:t>
      </w:r>
    </w:p>
    <w:p w:rsidR="00F57506" w:rsidRPr="00540205" w:rsidRDefault="00F57506" w:rsidP="00F42CC4">
      <w:pPr>
        <w:rPr>
          <w:rFonts w:ascii="Arial" w:hAnsi="Arial" w:cs="Arial"/>
          <w:sz w:val="24"/>
          <w:szCs w:val="24"/>
        </w:rPr>
      </w:pPr>
    </w:p>
    <w:p w:rsidR="00807525" w:rsidRPr="00540205" w:rsidRDefault="00807525" w:rsidP="00F42CC4">
      <w:pPr>
        <w:rPr>
          <w:rFonts w:ascii="Arial" w:hAnsi="Arial" w:cs="Arial"/>
          <w:b/>
          <w:sz w:val="24"/>
          <w:szCs w:val="24"/>
        </w:rPr>
      </w:pPr>
      <w:r w:rsidRPr="00540205">
        <w:rPr>
          <w:rFonts w:ascii="Arial" w:hAnsi="Arial" w:cs="Arial"/>
          <w:b/>
          <w:sz w:val="24"/>
          <w:szCs w:val="24"/>
        </w:rPr>
        <w:br w:type="page"/>
      </w:r>
    </w:p>
    <w:p w:rsidR="00D86D39" w:rsidRPr="002946F6" w:rsidRDefault="00D86D39" w:rsidP="00F42CC4">
      <w:pPr>
        <w:jc w:val="center"/>
        <w:rPr>
          <w:rFonts w:ascii="Arial" w:hAnsi="Arial" w:cs="Arial"/>
          <w:b/>
          <w:color w:val="000000" w:themeColor="text1"/>
          <w:sz w:val="24"/>
          <w:szCs w:val="24"/>
        </w:rPr>
      </w:pPr>
      <w:r w:rsidRPr="002946F6">
        <w:rPr>
          <w:rFonts w:ascii="Arial" w:hAnsi="Arial" w:cs="Arial"/>
          <w:b/>
          <w:color w:val="000000" w:themeColor="text1"/>
          <w:sz w:val="24"/>
          <w:szCs w:val="24"/>
        </w:rPr>
        <w:t>PART 7</w:t>
      </w:r>
    </w:p>
    <w:p w:rsidR="00D86D39" w:rsidRPr="002946F6" w:rsidRDefault="00D86D39" w:rsidP="00F42CC4">
      <w:pPr>
        <w:jc w:val="center"/>
        <w:rPr>
          <w:rFonts w:ascii="Arial" w:hAnsi="Arial" w:cs="Arial"/>
          <w:color w:val="000000" w:themeColor="text1"/>
          <w:sz w:val="24"/>
          <w:szCs w:val="24"/>
        </w:rPr>
      </w:pPr>
      <w:r w:rsidRPr="002946F6">
        <w:rPr>
          <w:rFonts w:ascii="Arial" w:hAnsi="Arial" w:cs="Arial"/>
          <w:b/>
          <w:color w:val="000000" w:themeColor="text1"/>
          <w:sz w:val="24"/>
          <w:szCs w:val="24"/>
        </w:rPr>
        <w:t>ATTACHMENT</w:t>
      </w:r>
      <w:r w:rsidR="0027394B" w:rsidRPr="002946F6">
        <w:rPr>
          <w:rFonts w:ascii="Arial" w:hAnsi="Arial" w:cs="Arial"/>
          <w:b/>
          <w:color w:val="000000" w:themeColor="text1"/>
          <w:sz w:val="24"/>
          <w:szCs w:val="24"/>
        </w:rPr>
        <w:t xml:space="preserve"> AND </w:t>
      </w:r>
      <w:r w:rsidRPr="002946F6">
        <w:rPr>
          <w:rFonts w:ascii="Arial" w:hAnsi="Arial" w:cs="Arial"/>
          <w:b/>
          <w:color w:val="000000" w:themeColor="text1"/>
          <w:sz w:val="24"/>
          <w:szCs w:val="24"/>
        </w:rPr>
        <w:t>TECHNICAL EXHIBIT LISTING</w:t>
      </w:r>
    </w:p>
    <w:p w:rsidR="00CA043B" w:rsidRPr="002946F6" w:rsidRDefault="00CA043B" w:rsidP="00620A40">
      <w:pPr>
        <w:rPr>
          <w:rFonts w:ascii="Arial" w:hAnsi="Arial" w:cs="Arial"/>
          <w:color w:val="000000" w:themeColor="text1"/>
          <w:sz w:val="24"/>
          <w:szCs w:val="24"/>
        </w:rPr>
      </w:pPr>
    </w:p>
    <w:p w:rsidR="008D4181" w:rsidRPr="002946F6" w:rsidRDefault="009E7DCB" w:rsidP="00620A40">
      <w:pPr>
        <w:rPr>
          <w:rFonts w:ascii="Arial" w:hAnsi="Arial" w:cs="Arial"/>
          <w:bCs/>
          <w:color w:val="000000" w:themeColor="text1"/>
          <w:sz w:val="24"/>
          <w:szCs w:val="24"/>
        </w:rPr>
      </w:pPr>
      <w:r w:rsidRPr="002946F6">
        <w:rPr>
          <w:rFonts w:ascii="Arial" w:hAnsi="Arial" w:cs="Arial"/>
          <w:b/>
          <w:bCs/>
          <w:color w:val="000000" w:themeColor="text1"/>
          <w:sz w:val="24"/>
          <w:szCs w:val="24"/>
        </w:rPr>
        <w:t>7</w:t>
      </w:r>
      <w:proofErr w:type="gramStart"/>
      <w:r w:rsidRPr="002946F6">
        <w:rPr>
          <w:rFonts w:ascii="Arial" w:hAnsi="Arial" w:cs="Arial"/>
          <w:b/>
          <w:bCs/>
          <w:color w:val="000000" w:themeColor="text1"/>
          <w:sz w:val="24"/>
          <w:szCs w:val="24"/>
        </w:rPr>
        <w:t>.</w:t>
      </w:r>
      <w:r w:rsidR="00AD18DD" w:rsidRPr="002946F6">
        <w:rPr>
          <w:rFonts w:ascii="Arial" w:hAnsi="Arial" w:cs="Arial"/>
          <w:b/>
          <w:bCs/>
          <w:color w:val="000000" w:themeColor="text1"/>
          <w:sz w:val="24"/>
          <w:szCs w:val="24"/>
        </w:rPr>
        <w:t xml:space="preserve">  </w:t>
      </w:r>
      <w:r w:rsidR="008D4181" w:rsidRPr="002946F6">
        <w:rPr>
          <w:rFonts w:ascii="Arial" w:hAnsi="Arial" w:cs="Arial"/>
          <w:b/>
          <w:bCs/>
          <w:color w:val="000000" w:themeColor="text1"/>
          <w:sz w:val="24"/>
          <w:szCs w:val="24"/>
          <w:u w:val="single"/>
        </w:rPr>
        <w:t>A</w:t>
      </w:r>
      <w:r w:rsidR="006E1798" w:rsidRPr="002946F6">
        <w:rPr>
          <w:rFonts w:ascii="Arial" w:hAnsi="Arial" w:cs="Arial"/>
          <w:b/>
          <w:bCs/>
          <w:color w:val="000000" w:themeColor="text1"/>
          <w:sz w:val="24"/>
          <w:szCs w:val="24"/>
          <w:u w:val="single"/>
        </w:rPr>
        <w:t>ttachment</w:t>
      </w:r>
      <w:proofErr w:type="gramEnd"/>
      <w:r w:rsidR="0027394B" w:rsidRPr="002946F6">
        <w:rPr>
          <w:rFonts w:ascii="Arial" w:hAnsi="Arial" w:cs="Arial"/>
          <w:b/>
          <w:bCs/>
          <w:color w:val="000000" w:themeColor="text1"/>
          <w:sz w:val="24"/>
          <w:szCs w:val="24"/>
          <w:u w:val="single"/>
        </w:rPr>
        <w:t xml:space="preserve"> and </w:t>
      </w:r>
      <w:r w:rsidR="006E1798" w:rsidRPr="002946F6">
        <w:rPr>
          <w:rFonts w:ascii="Arial" w:hAnsi="Arial" w:cs="Arial"/>
          <w:b/>
          <w:bCs/>
          <w:color w:val="000000" w:themeColor="text1"/>
          <w:sz w:val="24"/>
          <w:szCs w:val="24"/>
          <w:u w:val="single"/>
        </w:rPr>
        <w:t>Technical Exhibit List</w:t>
      </w:r>
    </w:p>
    <w:p w:rsidR="00D86D39" w:rsidRPr="002946F6" w:rsidRDefault="00D86D39" w:rsidP="00822848">
      <w:pPr>
        <w:rPr>
          <w:rFonts w:ascii="Arial" w:hAnsi="Arial" w:cs="Arial"/>
          <w:color w:val="000000" w:themeColor="text1"/>
          <w:sz w:val="24"/>
          <w:szCs w:val="24"/>
        </w:rPr>
      </w:pPr>
    </w:p>
    <w:p w:rsidR="008D4181" w:rsidRPr="002946F6" w:rsidRDefault="009E7DCB" w:rsidP="00F03FC8">
      <w:pPr>
        <w:tabs>
          <w:tab w:val="left" w:pos="576"/>
          <w:tab w:val="left" w:pos="1152"/>
          <w:tab w:val="left" w:pos="1728"/>
        </w:tabs>
        <w:suppressAutoHyphens/>
        <w:rPr>
          <w:rFonts w:ascii="Arial" w:hAnsi="Arial" w:cs="Arial"/>
          <w:bCs/>
          <w:color w:val="000000" w:themeColor="text1"/>
          <w:sz w:val="24"/>
          <w:szCs w:val="24"/>
        </w:rPr>
      </w:pPr>
      <w:proofErr w:type="gramStart"/>
      <w:r w:rsidRPr="002946F6">
        <w:rPr>
          <w:rFonts w:ascii="Arial" w:hAnsi="Arial" w:cs="Arial"/>
          <w:bCs/>
          <w:color w:val="000000" w:themeColor="text1"/>
          <w:sz w:val="24"/>
          <w:szCs w:val="24"/>
        </w:rPr>
        <w:t>7.1</w:t>
      </w:r>
      <w:r w:rsidR="00AD18DD" w:rsidRPr="002946F6">
        <w:rPr>
          <w:rFonts w:ascii="Arial" w:hAnsi="Arial" w:cs="Arial"/>
          <w:bCs/>
          <w:color w:val="000000" w:themeColor="text1"/>
          <w:sz w:val="24"/>
          <w:szCs w:val="24"/>
        </w:rPr>
        <w:t xml:space="preserve">  </w:t>
      </w:r>
      <w:r w:rsidR="00A61178" w:rsidRPr="002946F6">
        <w:rPr>
          <w:rFonts w:ascii="Arial" w:hAnsi="Arial" w:cs="Arial"/>
          <w:bCs/>
          <w:color w:val="000000" w:themeColor="text1"/>
          <w:sz w:val="24"/>
          <w:szCs w:val="24"/>
        </w:rPr>
        <w:t>Technical</w:t>
      </w:r>
      <w:proofErr w:type="gramEnd"/>
      <w:r w:rsidR="00A61178" w:rsidRPr="002946F6">
        <w:rPr>
          <w:rFonts w:ascii="Arial" w:hAnsi="Arial" w:cs="Arial"/>
          <w:bCs/>
          <w:color w:val="000000" w:themeColor="text1"/>
          <w:sz w:val="24"/>
          <w:szCs w:val="24"/>
        </w:rPr>
        <w:t xml:space="preserve"> Exhibit</w:t>
      </w:r>
      <w:r w:rsidR="00D20A99" w:rsidRPr="002946F6">
        <w:rPr>
          <w:rFonts w:ascii="Arial" w:hAnsi="Arial" w:cs="Arial"/>
          <w:bCs/>
          <w:color w:val="000000" w:themeColor="text1"/>
          <w:sz w:val="24"/>
          <w:szCs w:val="24"/>
        </w:rPr>
        <w:t xml:space="preserve"> </w:t>
      </w:r>
      <w:r w:rsidR="000942F2" w:rsidRPr="002946F6">
        <w:rPr>
          <w:rFonts w:ascii="Arial" w:hAnsi="Arial" w:cs="Arial"/>
          <w:bCs/>
          <w:color w:val="000000" w:themeColor="text1"/>
          <w:sz w:val="24"/>
          <w:szCs w:val="24"/>
        </w:rPr>
        <w:t>A</w:t>
      </w:r>
      <w:r w:rsidR="008D4181" w:rsidRPr="002946F6">
        <w:rPr>
          <w:rFonts w:ascii="Arial" w:hAnsi="Arial" w:cs="Arial"/>
          <w:bCs/>
          <w:i/>
          <w:color w:val="000000" w:themeColor="text1"/>
          <w:sz w:val="24"/>
          <w:szCs w:val="24"/>
        </w:rPr>
        <w:t xml:space="preserve"> –</w:t>
      </w:r>
      <w:r w:rsidR="008D4181" w:rsidRPr="002946F6">
        <w:rPr>
          <w:rFonts w:ascii="Arial" w:hAnsi="Arial" w:cs="Arial"/>
          <w:bCs/>
          <w:color w:val="000000" w:themeColor="text1"/>
          <w:sz w:val="24"/>
          <w:szCs w:val="24"/>
        </w:rPr>
        <w:t xml:space="preserve"> </w:t>
      </w:r>
      <w:r w:rsidR="006E1798" w:rsidRPr="002946F6">
        <w:rPr>
          <w:rFonts w:ascii="Arial" w:hAnsi="Arial" w:cs="Arial"/>
          <w:bCs/>
          <w:color w:val="000000" w:themeColor="text1"/>
          <w:sz w:val="24"/>
          <w:szCs w:val="24"/>
        </w:rPr>
        <w:t>Performance Requirements Summary</w:t>
      </w:r>
      <w:r w:rsidR="00A06169" w:rsidRPr="002946F6">
        <w:rPr>
          <w:rFonts w:ascii="Arial" w:hAnsi="Arial" w:cs="Arial"/>
          <w:bCs/>
          <w:color w:val="000000" w:themeColor="text1"/>
          <w:sz w:val="24"/>
          <w:szCs w:val="24"/>
        </w:rPr>
        <w:t xml:space="preserve"> </w:t>
      </w:r>
    </w:p>
    <w:p w:rsidR="00A61178" w:rsidRPr="002946F6" w:rsidRDefault="00517E5B" w:rsidP="00F03FC8">
      <w:pPr>
        <w:tabs>
          <w:tab w:val="left" w:pos="576"/>
          <w:tab w:val="left" w:pos="1152"/>
          <w:tab w:val="left" w:pos="1728"/>
        </w:tabs>
        <w:suppressAutoHyphens/>
        <w:rPr>
          <w:rFonts w:ascii="Arial" w:hAnsi="Arial" w:cs="Arial"/>
          <w:bCs/>
          <w:color w:val="000000" w:themeColor="text1"/>
          <w:sz w:val="24"/>
          <w:szCs w:val="24"/>
        </w:rPr>
      </w:pPr>
      <w:proofErr w:type="gramStart"/>
      <w:r w:rsidRPr="002946F6">
        <w:rPr>
          <w:rFonts w:ascii="Arial" w:hAnsi="Arial" w:cs="Arial"/>
          <w:bCs/>
          <w:color w:val="000000" w:themeColor="text1"/>
          <w:sz w:val="24"/>
          <w:szCs w:val="24"/>
        </w:rPr>
        <w:t>7.2</w:t>
      </w:r>
      <w:r w:rsidR="00AD18DD" w:rsidRPr="002946F6">
        <w:rPr>
          <w:rFonts w:ascii="Arial" w:hAnsi="Arial" w:cs="Arial"/>
          <w:bCs/>
          <w:color w:val="000000" w:themeColor="text1"/>
          <w:sz w:val="24"/>
          <w:szCs w:val="24"/>
        </w:rPr>
        <w:t xml:space="preserve">  </w:t>
      </w:r>
      <w:r w:rsidRPr="002946F6">
        <w:rPr>
          <w:rFonts w:ascii="Arial" w:hAnsi="Arial" w:cs="Arial"/>
          <w:bCs/>
          <w:color w:val="000000" w:themeColor="text1"/>
          <w:sz w:val="24"/>
          <w:szCs w:val="24"/>
        </w:rPr>
        <w:t>Technical</w:t>
      </w:r>
      <w:proofErr w:type="gramEnd"/>
      <w:r w:rsidRPr="002946F6">
        <w:rPr>
          <w:rFonts w:ascii="Arial" w:hAnsi="Arial" w:cs="Arial"/>
          <w:bCs/>
          <w:color w:val="000000" w:themeColor="text1"/>
          <w:sz w:val="24"/>
          <w:szCs w:val="24"/>
        </w:rPr>
        <w:t xml:space="preserve"> Exhibit </w:t>
      </w:r>
      <w:r w:rsidR="00311B41" w:rsidRPr="002946F6">
        <w:rPr>
          <w:rFonts w:ascii="Arial" w:hAnsi="Arial" w:cs="Arial"/>
          <w:bCs/>
          <w:color w:val="000000" w:themeColor="text1"/>
          <w:sz w:val="24"/>
          <w:szCs w:val="24"/>
        </w:rPr>
        <w:t>B</w:t>
      </w:r>
      <w:r w:rsidRPr="002946F6">
        <w:rPr>
          <w:rFonts w:ascii="Arial" w:hAnsi="Arial" w:cs="Arial"/>
          <w:bCs/>
          <w:color w:val="000000" w:themeColor="text1"/>
          <w:sz w:val="24"/>
          <w:szCs w:val="24"/>
        </w:rPr>
        <w:t xml:space="preserve"> – Deliverables Schedule</w:t>
      </w:r>
      <w:r w:rsidR="00A06169" w:rsidRPr="002946F6">
        <w:rPr>
          <w:rFonts w:ascii="Arial" w:hAnsi="Arial" w:cs="Arial"/>
          <w:bCs/>
          <w:color w:val="000000" w:themeColor="text1"/>
          <w:sz w:val="24"/>
          <w:szCs w:val="24"/>
        </w:rPr>
        <w:t xml:space="preserve"> </w:t>
      </w:r>
    </w:p>
    <w:p w:rsidR="00CA043B" w:rsidRPr="002946F6" w:rsidRDefault="00786453" w:rsidP="00F03FC8">
      <w:pPr>
        <w:tabs>
          <w:tab w:val="left" w:pos="576"/>
          <w:tab w:val="left" w:pos="1152"/>
          <w:tab w:val="left" w:pos="1728"/>
        </w:tabs>
        <w:suppressAutoHyphens/>
        <w:rPr>
          <w:rFonts w:ascii="Arial" w:hAnsi="Arial" w:cs="Arial"/>
          <w:bCs/>
          <w:color w:val="000000" w:themeColor="text1"/>
          <w:sz w:val="24"/>
          <w:szCs w:val="24"/>
        </w:rPr>
      </w:pPr>
      <w:proofErr w:type="gramStart"/>
      <w:r w:rsidRPr="002946F6">
        <w:rPr>
          <w:rFonts w:ascii="Arial" w:hAnsi="Arial" w:cs="Arial"/>
          <w:bCs/>
          <w:color w:val="000000" w:themeColor="text1"/>
          <w:sz w:val="24"/>
          <w:szCs w:val="24"/>
        </w:rPr>
        <w:t xml:space="preserve">7.3  </w:t>
      </w:r>
      <w:r w:rsidR="00E01500" w:rsidRPr="002946F6">
        <w:rPr>
          <w:rFonts w:ascii="Arial" w:hAnsi="Arial" w:cs="Arial"/>
          <w:bCs/>
          <w:color w:val="000000" w:themeColor="text1"/>
          <w:sz w:val="24"/>
          <w:szCs w:val="24"/>
        </w:rPr>
        <w:t>Technical</w:t>
      </w:r>
      <w:proofErr w:type="gramEnd"/>
      <w:r w:rsidR="00E01500" w:rsidRPr="002946F6">
        <w:rPr>
          <w:rFonts w:ascii="Arial" w:hAnsi="Arial" w:cs="Arial"/>
          <w:bCs/>
          <w:color w:val="000000" w:themeColor="text1"/>
          <w:sz w:val="24"/>
          <w:szCs w:val="24"/>
        </w:rPr>
        <w:t xml:space="preserve"> Exhibit 01 </w:t>
      </w:r>
      <w:r w:rsidR="00CD4723" w:rsidRPr="002946F6">
        <w:rPr>
          <w:rFonts w:ascii="Arial" w:hAnsi="Arial" w:cs="Arial"/>
          <w:bCs/>
          <w:color w:val="000000" w:themeColor="text1"/>
          <w:sz w:val="24"/>
          <w:szCs w:val="24"/>
        </w:rPr>
        <w:t>–</w:t>
      </w:r>
      <w:r w:rsidR="00E01500" w:rsidRPr="002946F6">
        <w:rPr>
          <w:rFonts w:ascii="Arial" w:hAnsi="Arial" w:cs="Arial"/>
          <w:bCs/>
          <w:color w:val="000000" w:themeColor="text1"/>
          <w:sz w:val="24"/>
          <w:szCs w:val="24"/>
        </w:rPr>
        <w:t xml:space="preserve"> </w:t>
      </w:r>
      <w:r w:rsidR="00CD4723" w:rsidRPr="002946F6">
        <w:rPr>
          <w:rFonts w:ascii="Arial" w:hAnsi="Arial" w:cs="Arial"/>
          <w:bCs/>
          <w:color w:val="000000" w:themeColor="text1"/>
          <w:sz w:val="24"/>
          <w:szCs w:val="24"/>
        </w:rPr>
        <w:t xml:space="preserve">Map </w:t>
      </w:r>
      <w:r w:rsidR="00774E0E" w:rsidRPr="002946F6">
        <w:rPr>
          <w:rFonts w:ascii="Arial" w:hAnsi="Arial" w:cs="Arial"/>
          <w:bCs/>
          <w:color w:val="000000" w:themeColor="text1"/>
          <w:sz w:val="24"/>
          <w:szCs w:val="24"/>
        </w:rPr>
        <w:t>Ft.</w:t>
      </w:r>
      <w:r w:rsidR="00CD4723" w:rsidRPr="002946F6">
        <w:rPr>
          <w:rFonts w:ascii="Arial" w:hAnsi="Arial" w:cs="Arial"/>
          <w:bCs/>
          <w:color w:val="000000" w:themeColor="text1"/>
          <w:sz w:val="24"/>
          <w:szCs w:val="24"/>
        </w:rPr>
        <w:t xml:space="preserve"> Bliss </w:t>
      </w:r>
    </w:p>
    <w:p w:rsidR="00E01500" w:rsidRPr="002946F6" w:rsidRDefault="00CD4723" w:rsidP="00F03FC8">
      <w:pPr>
        <w:tabs>
          <w:tab w:val="left" w:pos="576"/>
          <w:tab w:val="left" w:pos="1152"/>
          <w:tab w:val="left" w:pos="1728"/>
        </w:tabs>
        <w:suppressAutoHyphens/>
        <w:rPr>
          <w:rFonts w:ascii="Arial" w:hAnsi="Arial" w:cs="Arial"/>
          <w:bCs/>
          <w:color w:val="000000" w:themeColor="text1"/>
          <w:sz w:val="24"/>
          <w:szCs w:val="24"/>
        </w:rPr>
      </w:pPr>
      <w:proofErr w:type="gramStart"/>
      <w:r w:rsidRPr="002946F6">
        <w:rPr>
          <w:rFonts w:ascii="Arial" w:hAnsi="Arial" w:cs="Arial"/>
          <w:bCs/>
          <w:color w:val="000000" w:themeColor="text1"/>
          <w:sz w:val="24"/>
          <w:szCs w:val="24"/>
        </w:rPr>
        <w:t xml:space="preserve">7.4  </w:t>
      </w:r>
      <w:r w:rsidR="00E01500" w:rsidRPr="002946F6">
        <w:rPr>
          <w:rFonts w:ascii="Arial" w:hAnsi="Arial" w:cs="Arial"/>
          <w:bCs/>
          <w:color w:val="000000" w:themeColor="text1"/>
          <w:sz w:val="24"/>
          <w:szCs w:val="24"/>
        </w:rPr>
        <w:t>Technical</w:t>
      </w:r>
      <w:proofErr w:type="gramEnd"/>
      <w:r w:rsidR="00E01500" w:rsidRPr="002946F6">
        <w:rPr>
          <w:rFonts w:ascii="Arial" w:hAnsi="Arial" w:cs="Arial"/>
          <w:bCs/>
          <w:color w:val="000000" w:themeColor="text1"/>
          <w:sz w:val="24"/>
          <w:szCs w:val="24"/>
        </w:rPr>
        <w:t xml:space="preserve"> Exhibit 0</w:t>
      </w:r>
      <w:r w:rsidRPr="002946F6">
        <w:rPr>
          <w:rFonts w:ascii="Arial" w:hAnsi="Arial" w:cs="Arial"/>
          <w:bCs/>
          <w:color w:val="000000" w:themeColor="text1"/>
          <w:sz w:val="24"/>
          <w:szCs w:val="24"/>
        </w:rPr>
        <w:t xml:space="preserve">2 </w:t>
      </w:r>
      <w:r w:rsidR="00DB6FE9" w:rsidRPr="002946F6">
        <w:rPr>
          <w:rFonts w:ascii="Arial" w:hAnsi="Arial" w:cs="Arial"/>
          <w:bCs/>
          <w:color w:val="000000" w:themeColor="text1"/>
          <w:sz w:val="24"/>
          <w:szCs w:val="24"/>
        </w:rPr>
        <w:t>–</w:t>
      </w:r>
      <w:r w:rsidRPr="002946F6">
        <w:rPr>
          <w:rFonts w:ascii="Arial" w:hAnsi="Arial" w:cs="Arial"/>
          <w:bCs/>
          <w:color w:val="000000" w:themeColor="text1"/>
          <w:sz w:val="24"/>
          <w:szCs w:val="24"/>
        </w:rPr>
        <w:t xml:space="preserve"> </w:t>
      </w:r>
      <w:r w:rsidR="00DB6FE9" w:rsidRPr="002946F6">
        <w:rPr>
          <w:rFonts w:ascii="Arial" w:hAnsi="Arial" w:cs="Arial"/>
          <w:bCs/>
          <w:color w:val="000000" w:themeColor="text1"/>
          <w:sz w:val="24"/>
          <w:szCs w:val="24"/>
        </w:rPr>
        <w:t>Services and Square Footage</w:t>
      </w:r>
    </w:p>
    <w:p w:rsidR="00E01500" w:rsidRPr="002946F6" w:rsidRDefault="00DB6FE9" w:rsidP="00F03FC8">
      <w:pPr>
        <w:tabs>
          <w:tab w:val="left" w:pos="576"/>
          <w:tab w:val="left" w:pos="1152"/>
          <w:tab w:val="left" w:pos="1728"/>
        </w:tabs>
        <w:suppressAutoHyphens/>
        <w:rPr>
          <w:rFonts w:ascii="Arial" w:hAnsi="Arial" w:cs="Arial"/>
          <w:bCs/>
          <w:color w:val="000000" w:themeColor="text1"/>
          <w:sz w:val="24"/>
          <w:szCs w:val="24"/>
        </w:rPr>
      </w:pPr>
      <w:proofErr w:type="gramStart"/>
      <w:r w:rsidRPr="002946F6">
        <w:rPr>
          <w:rFonts w:ascii="Arial" w:hAnsi="Arial" w:cs="Arial"/>
          <w:bCs/>
          <w:color w:val="000000" w:themeColor="text1"/>
          <w:sz w:val="24"/>
          <w:szCs w:val="24"/>
        </w:rPr>
        <w:t xml:space="preserve">7.5  </w:t>
      </w:r>
      <w:r w:rsidR="00E01500" w:rsidRPr="002946F6">
        <w:rPr>
          <w:rFonts w:ascii="Arial" w:hAnsi="Arial" w:cs="Arial"/>
          <w:bCs/>
          <w:color w:val="000000" w:themeColor="text1"/>
          <w:sz w:val="24"/>
          <w:szCs w:val="24"/>
        </w:rPr>
        <w:t>Technical</w:t>
      </w:r>
      <w:proofErr w:type="gramEnd"/>
      <w:r w:rsidR="00E01500" w:rsidRPr="002946F6">
        <w:rPr>
          <w:rFonts w:ascii="Arial" w:hAnsi="Arial" w:cs="Arial"/>
          <w:bCs/>
          <w:color w:val="000000" w:themeColor="text1"/>
          <w:sz w:val="24"/>
          <w:szCs w:val="24"/>
        </w:rPr>
        <w:t xml:space="preserve"> Exhibit 0</w:t>
      </w:r>
      <w:r w:rsidRPr="002946F6">
        <w:rPr>
          <w:rFonts w:ascii="Arial" w:hAnsi="Arial" w:cs="Arial"/>
          <w:bCs/>
          <w:color w:val="000000" w:themeColor="text1"/>
          <w:sz w:val="24"/>
          <w:szCs w:val="24"/>
        </w:rPr>
        <w:t xml:space="preserve">3 – Executive Order </w:t>
      </w:r>
      <w:r w:rsidR="00351F12" w:rsidRPr="002946F6">
        <w:rPr>
          <w:rFonts w:ascii="Arial" w:hAnsi="Arial" w:cs="Arial"/>
          <w:bCs/>
          <w:color w:val="000000" w:themeColor="text1"/>
          <w:sz w:val="24"/>
          <w:szCs w:val="24"/>
        </w:rPr>
        <w:t xml:space="preserve">13990 Protecting Public Health and the </w:t>
      </w:r>
      <w:r w:rsidR="002946F6">
        <w:rPr>
          <w:rFonts w:ascii="Arial" w:hAnsi="Arial" w:cs="Arial"/>
          <w:bCs/>
          <w:color w:val="000000" w:themeColor="text1"/>
          <w:sz w:val="24"/>
          <w:szCs w:val="24"/>
        </w:rPr>
        <w:t>e</w:t>
      </w:r>
      <w:r w:rsidR="00351F12" w:rsidRPr="002946F6">
        <w:rPr>
          <w:rFonts w:ascii="Arial" w:hAnsi="Arial" w:cs="Arial"/>
          <w:bCs/>
          <w:color w:val="000000" w:themeColor="text1"/>
          <w:sz w:val="24"/>
          <w:szCs w:val="24"/>
        </w:rPr>
        <w:t>nvironment and Restoring</w:t>
      </w:r>
    </w:p>
    <w:p w:rsidR="00E01500" w:rsidRPr="002946F6" w:rsidRDefault="00351F12" w:rsidP="00F03FC8">
      <w:pPr>
        <w:tabs>
          <w:tab w:val="left" w:pos="576"/>
          <w:tab w:val="left" w:pos="1152"/>
          <w:tab w:val="left" w:pos="1728"/>
        </w:tabs>
        <w:suppressAutoHyphens/>
        <w:rPr>
          <w:rFonts w:ascii="Arial" w:hAnsi="Arial" w:cs="Arial"/>
          <w:bCs/>
          <w:color w:val="000000" w:themeColor="text1"/>
          <w:sz w:val="24"/>
          <w:szCs w:val="24"/>
        </w:rPr>
      </w:pPr>
      <w:proofErr w:type="gramStart"/>
      <w:r w:rsidRPr="002946F6">
        <w:rPr>
          <w:rFonts w:ascii="Arial" w:hAnsi="Arial" w:cs="Arial"/>
          <w:bCs/>
          <w:color w:val="000000" w:themeColor="text1"/>
          <w:sz w:val="24"/>
          <w:szCs w:val="24"/>
        </w:rPr>
        <w:t xml:space="preserve">7.6  </w:t>
      </w:r>
      <w:r w:rsidR="00E01500" w:rsidRPr="002946F6">
        <w:rPr>
          <w:rFonts w:ascii="Arial" w:hAnsi="Arial" w:cs="Arial"/>
          <w:bCs/>
          <w:color w:val="000000" w:themeColor="text1"/>
          <w:sz w:val="24"/>
          <w:szCs w:val="24"/>
        </w:rPr>
        <w:t>Technical</w:t>
      </w:r>
      <w:proofErr w:type="gramEnd"/>
      <w:r w:rsidR="00E01500" w:rsidRPr="002946F6">
        <w:rPr>
          <w:rFonts w:ascii="Arial" w:hAnsi="Arial" w:cs="Arial"/>
          <w:bCs/>
          <w:color w:val="000000" w:themeColor="text1"/>
          <w:sz w:val="24"/>
          <w:szCs w:val="24"/>
        </w:rPr>
        <w:t xml:space="preserve"> Exhibit 0</w:t>
      </w:r>
      <w:r w:rsidRPr="002946F6">
        <w:rPr>
          <w:rFonts w:ascii="Arial" w:hAnsi="Arial" w:cs="Arial"/>
          <w:bCs/>
          <w:color w:val="000000" w:themeColor="text1"/>
          <w:sz w:val="24"/>
          <w:szCs w:val="24"/>
        </w:rPr>
        <w:t>4 – Integrated Cultural RMP for Historical Buildings</w:t>
      </w:r>
    </w:p>
    <w:p w:rsidR="00E01500" w:rsidRPr="002946F6" w:rsidRDefault="0015254A" w:rsidP="00F03FC8">
      <w:pPr>
        <w:tabs>
          <w:tab w:val="left" w:pos="576"/>
          <w:tab w:val="left" w:pos="1152"/>
          <w:tab w:val="left" w:pos="1728"/>
        </w:tabs>
        <w:suppressAutoHyphens/>
        <w:rPr>
          <w:rFonts w:ascii="Arial" w:hAnsi="Arial" w:cs="Arial"/>
          <w:bCs/>
          <w:color w:val="000000" w:themeColor="text1"/>
          <w:sz w:val="24"/>
          <w:szCs w:val="24"/>
        </w:rPr>
      </w:pPr>
      <w:r w:rsidRPr="002946F6">
        <w:rPr>
          <w:rFonts w:ascii="Arial" w:hAnsi="Arial" w:cs="Arial"/>
          <w:bCs/>
          <w:color w:val="000000" w:themeColor="text1"/>
          <w:sz w:val="24"/>
          <w:szCs w:val="24"/>
        </w:rPr>
        <w:t xml:space="preserve">7.7 </w:t>
      </w:r>
      <w:r w:rsidR="00E01500" w:rsidRPr="002946F6">
        <w:rPr>
          <w:rFonts w:ascii="Arial" w:hAnsi="Arial" w:cs="Arial"/>
          <w:bCs/>
          <w:color w:val="000000" w:themeColor="text1"/>
          <w:sz w:val="24"/>
          <w:szCs w:val="24"/>
        </w:rPr>
        <w:t>Technical Exhibit 0</w:t>
      </w:r>
      <w:r w:rsidRPr="002946F6">
        <w:rPr>
          <w:rFonts w:ascii="Arial" w:hAnsi="Arial" w:cs="Arial"/>
          <w:bCs/>
          <w:color w:val="000000" w:themeColor="text1"/>
          <w:sz w:val="24"/>
          <w:szCs w:val="24"/>
        </w:rPr>
        <w:t>5 – Contractor base access information</w:t>
      </w:r>
    </w:p>
    <w:p w:rsidR="00E01500" w:rsidRPr="002946F6" w:rsidRDefault="0015254A" w:rsidP="00F03FC8">
      <w:pPr>
        <w:tabs>
          <w:tab w:val="left" w:pos="576"/>
          <w:tab w:val="left" w:pos="1152"/>
          <w:tab w:val="left" w:pos="1728"/>
        </w:tabs>
        <w:suppressAutoHyphens/>
        <w:rPr>
          <w:rFonts w:ascii="Arial" w:hAnsi="Arial" w:cs="Arial"/>
          <w:bCs/>
          <w:color w:val="000000" w:themeColor="text1"/>
          <w:sz w:val="24"/>
          <w:szCs w:val="24"/>
        </w:rPr>
      </w:pPr>
      <w:proofErr w:type="gramStart"/>
      <w:r w:rsidRPr="002946F6">
        <w:rPr>
          <w:rFonts w:ascii="Arial" w:hAnsi="Arial" w:cs="Arial"/>
          <w:bCs/>
          <w:color w:val="000000" w:themeColor="text1"/>
          <w:sz w:val="24"/>
          <w:szCs w:val="24"/>
        </w:rPr>
        <w:t xml:space="preserve">7.8  </w:t>
      </w:r>
      <w:r w:rsidR="00E01500" w:rsidRPr="002946F6">
        <w:rPr>
          <w:rFonts w:ascii="Arial" w:hAnsi="Arial" w:cs="Arial"/>
          <w:bCs/>
          <w:color w:val="000000" w:themeColor="text1"/>
          <w:sz w:val="24"/>
          <w:szCs w:val="24"/>
        </w:rPr>
        <w:t>Technical</w:t>
      </w:r>
      <w:proofErr w:type="gramEnd"/>
      <w:r w:rsidR="00E01500" w:rsidRPr="002946F6">
        <w:rPr>
          <w:rFonts w:ascii="Arial" w:hAnsi="Arial" w:cs="Arial"/>
          <w:bCs/>
          <w:color w:val="000000" w:themeColor="text1"/>
          <w:sz w:val="24"/>
          <w:szCs w:val="24"/>
        </w:rPr>
        <w:t xml:space="preserve"> Exhibit 0</w:t>
      </w:r>
      <w:r w:rsidRPr="002946F6">
        <w:rPr>
          <w:rFonts w:ascii="Arial" w:hAnsi="Arial" w:cs="Arial"/>
          <w:bCs/>
          <w:color w:val="000000" w:themeColor="text1"/>
          <w:sz w:val="24"/>
          <w:szCs w:val="24"/>
        </w:rPr>
        <w:t>6</w:t>
      </w:r>
      <w:r w:rsidR="00774E0E" w:rsidRPr="002946F6">
        <w:rPr>
          <w:rFonts w:ascii="Arial" w:hAnsi="Arial" w:cs="Arial"/>
          <w:bCs/>
          <w:color w:val="000000" w:themeColor="text1"/>
          <w:sz w:val="24"/>
          <w:szCs w:val="24"/>
        </w:rPr>
        <w:t>a</w:t>
      </w:r>
      <w:r w:rsidRPr="002946F6">
        <w:rPr>
          <w:rFonts w:ascii="Arial" w:hAnsi="Arial" w:cs="Arial"/>
          <w:bCs/>
          <w:color w:val="000000" w:themeColor="text1"/>
          <w:sz w:val="24"/>
          <w:szCs w:val="24"/>
        </w:rPr>
        <w:t xml:space="preserve"> </w:t>
      </w:r>
      <w:r w:rsidR="006045C8" w:rsidRPr="002946F6">
        <w:rPr>
          <w:rFonts w:ascii="Arial" w:hAnsi="Arial" w:cs="Arial"/>
          <w:bCs/>
          <w:color w:val="000000" w:themeColor="text1"/>
          <w:sz w:val="24"/>
          <w:szCs w:val="24"/>
        </w:rPr>
        <w:t>–</w:t>
      </w:r>
      <w:r w:rsidRPr="002946F6">
        <w:rPr>
          <w:rFonts w:ascii="Arial" w:hAnsi="Arial" w:cs="Arial"/>
          <w:bCs/>
          <w:color w:val="000000" w:themeColor="text1"/>
          <w:sz w:val="24"/>
          <w:szCs w:val="24"/>
        </w:rPr>
        <w:t xml:space="preserve"> </w:t>
      </w:r>
      <w:r w:rsidR="006045C8" w:rsidRPr="002946F6">
        <w:rPr>
          <w:rFonts w:ascii="Arial" w:hAnsi="Arial" w:cs="Arial"/>
          <w:bCs/>
          <w:color w:val="000000" w:themeColor="text1"/>
          <w:sz w:val="24"/>
          <w:szCs w:val="24"/>
        </w:rPr>
        <w:t xml:space="preserve">Ft. Bliss </w:t>
      </w:r>
      <w:proofErr w:type="spellStart"/>
      <w:r w:rsidR="006045C8" w:rsidRPr="002946F6">
        <w:rPr>
          <w:rFonts w:ascii="Arial" w:hAnsi="Arial" w:cs="Arial"/>
          <w:bCs/>
          <w:color w:val="000000" w:themeColor="text1"/>
          <w:sz w:val="24"/>
          <w:szCs w:val="24"/>
        </w:rPr>
        <w:t>Hazardourdous</w:t>
      </w:r>
      <w:proofErr w:type="spellEnd"/>
      <w:r w:rsidR="006045C8" w:rsidRPr="002946F6">
        <w:rPr>
          <w:rFonts w:ascii="Arial" w:hAnsi="Arial" w:cs="Arial"/>
          <w:bCs/>
          <w:color w:val="000000" w:themeColor="text1"/>
          <w:sz w:val="24"/>
          <w:szCs w:val="24"/>
        </w:rPr>
        <w:t xml:space="preserve"> Waste Management </w:t>
      </w:r>
    </w:p>
    <w:p w:rsidR="00E01500" w:rsidRPr="002946F6" w:rsidRDefault="00774E0E" w:rsidP="00F03FC8">
      <w:pPr>
        <w:tabs>
          <w:tab w:val="left" w:pos="576"/>
          <w:tab w:val="left" w:pos="1152"/>
          <w:tab w:val="left" w:pos="1728"/>
        </w:tabs>
        <w:suppressAutoHyphens/>
        <w:rPr>
          <w:rFonts w:ascii="Arial" w:hAnsi="Arial" w:cs="Arial"/>
          <w:bCs/>
          <w:color w:val="000000" w:themeColor="text1"/>
          <w:sz w:val="24"/>
          <w:szCs w:val="24"/>
        </w:rPr>
      </w:pPr>
      <w:r w:rsidRPr="002946F6">
        <w:rPr>
          <w:rFonts w:ascii="Arial" w:hAnsi="Arial" w:cs="Arial"/>
          <w:bCs/>
          <w:color w:val="000000" w:themeColor="text1"/>
          <w:sz w:val="24"/>
          <w:szCs w:val="24"/>
        </w:rPr>
        <w:t xml:space="preserve">7.9 </w:t>
      </w:r>
      <w:r w:rsidR="00E01500" w:rsidRPr="002946F6">
        <w:rPr>
          <w:rFonts w:ascii="Arial" w:hAnsi="Arial" w:cs="Arial"/>
          <w:bCs/>
          <w:color w:val="000000" w:themeColor="text1"/>
          <w:sz w:val="24"/>
          <w:szCs w:val="24"/>
        </w:rPr>
        <w:t>Technical Exhibit 0</w:t>
      </w:r>
      <w:r w:rsidRPr="002946F6">
        <w:rPr>
          <w:rFonts w:ascii="Arial" w:hAnsi="Arial" w:cs="Arial"/>
          <w:bCs/>
          <w:color w:val="000000" w:themeColor="text1"/>
          <w:sz w:val="24"/>
          <w:szCs w:val="24"/>
        </w:rPr>
        <w:t xml:space="preserve">6b </w:t>
      </w:r>
      <w:r w:rsidR="0089268B" w:rsidRPr="002946F6">
        <w:rPr>
          <w:rFonts w:ascii="Arial" w:hAnsi="Arial" w:cs="Arial"/>
          <w:bCs/>
          <w:color w:val="000000" w:themeColor="text1"/>
          <w:sz w:val="24"/>
          <w:szCs w:val="24"/>
        </w:rPr>
        <w:t>–</w:t>
      </w:r>
      <w:r w:rsidR="00AA5DD8" w:rsidRPr="002946F6">
        <w:rPr>
          <w:rFonts w:ascii="Arial" w:hAnsi="Arial" w:cs="Arial"/>
          <w:bCs/>
          <w:color w:val="000000" w:themeColor="text1"/>
          <w:sz w:val="24"/>
          <w:szCs w:val="24"/>
        </w:rPr>
        <w:t xml:space="preserve"> Army Regulation 200-1 Environmental Protection and Compliance</w:t>
      </w:r>
    </w:p>
    <w:p w:rsidR="00E01500" w:rsidRPr="002946F6" w:rsidRDefault="00AA5DD8" w:rsidP="00F03FC8">
      <w:pPr>
        <w:tabs>
          <w:tab w:val="left" w:pos="576"/>
          <w:tab w:val="left" w:pos="1152"/>
          <w:tab w:val="left" w:pos="1728"/>
        </w:tabs>
        <w:suppressAutoHyphens/>
        <w:rPr>
          <w:rFonts w:ascii="Arial" w:hAnsi="Arial" w:cs="Arial"/>
          <w:bCs/>
          <w:color w:val="000000" w:themeColor="text1"/>
          <w:sz w:val="24"/>
          <w:szCs w:val="24"/>
        </w:rPr>
      </w:pPr>
      <w:r w:rsidRPr="002946F6">
        <w:rPr>
          <w:rFonts w:ascii="Arial" w:hAnsi="Arial" w:cs="Arial"/>
          <w:bCs/>
          <w:color w:val="000000" w:themeColor="text1"/>
          <w:sz w:val="24"/>
          <w:szCs w:val="24"/>
        </w:rPr>
        <w:t xml:space="preserve">7.10 </w:t>
      </w:r>
      <w:r w:rsidR="00E01500" w:rsidRPr="002946F6">
        <w:rPr>
          <w:rFonts w:ascii="Arial" w:hAnsi="Arial" w:cs="Arial"/>
          <w:bCs/>
          <w:color w:val="000000" w:themeColor="text1"/>
          <w:sz w:val="24"/>
          <w:szCs w:val="24"/>
        </w:rPr>
        <w:t xml:space="preserve">Technical Exhibit </w:t>
      </w:r>
      <w:r w:rsidR="006E3DF2" w:rsidRPr="002946F6">
        <w:rPr>
          <w:rFonts w:ascii="Arial" w:hAnsi="Arial" w:cs="Arial"/>
          <w:bCs/>
          <w:color w:val="000000" w:themeColor="text1"/>
          <w:sz w:val="24"/>
          <w:szCs w:val="24"/>
        </w:rPr>
        <w:t>0</w:t>
      </w:r>
      <w:r w:rsidRPr="002946F6">
        <w:rPr>
          <w:rFonts w:ascii="Arial" w:hAnsi="Arial" w:cs="Arial"/>
          <w:bCs/>
          <w:color w:val="000000" w:themeColor="text1"/>
          <w:sz w:val="24"/>
          <w:szCs w:val="24"/>
        </w:rPr>
        <w:t xml:space="preserve">7 </w:t>
      </w:r>
      <w:r w:rsidR="0089268B" w:rsidRPr="002946F6">
        <w:rPr>
          <w:rFonts w:ascii="Arial" w:hAnsi="Arial" w:cs="Arial"/>
          <w:bCs/>
          <w:color w:val="000000" w:themeColor="text1"/>
          <w:sz w:val="24"/>
          <w:szCs w:val="24"/>
        </w:rPr>
        <w:t>–</w:t>
      </w:r>
      <w:r w:rsidRPr="002946F6">
        <w:rPr>
          <w:rFonts w:ascii="Arial" w:hAnsi="Arial" w:cs="Arial"/>
          <w:bCs/>
          <w:color w:val="000000" w:themeColor="text1"/>
          <w:sz w:val="24"/>
          <w:szCs w:val="24"/>
        </w:rPr>
        <w:t xml:space="preserve"> Recyclable Items (Environmental Compliance)</w:t>
      </w:r>
    </w:p>
    <w:p w:rsidR="00E01500" w:rsidRPr="002946F6" w:rsidRDefault="006E3DF2" w:rsidP="00F03FC8">
      <w:pPr>
        <w:tabs>
          <w:tab w:val="left" w:pos="576"/>
          <w:tab w:val="left" w:pos="1152"/>
          <w:tab w:val="left" w:pos="1728"/>
        </w:tabs>
        <w:suppressAutoHyphens/>
        <w:rPr>
          <w:rFonts w:ascii="Arial" w:hAnsi="Arial" w:cs="Arial"/>
          <w:bCs/>
          <w:color w:val="000000" w:themeColor="text1"/>
          <w:sz w:val="24"/>
          <w:szCs w:val="24"/>
        </w:rPr>
      </w:pPr>
      <w:r w:rsidRPr="002946F6">
        <w:rPr>
          <w:rFonts w:ascii="Arial" w:hAnsi="Arial" w:cs="Arial"/>
          <w:bCs/>
          <w:color w:val="000000" w:themeColor="text1"/>
          <w:sz w:val="24"/>
          <w:szCs w:val="24"/>
        </w:rPr>
        <w:t xml:space="preserve">7.11 </w:t>
      </w:r>
      <w:r w:rsidR="00E01500" w:rsidRPr="002946F6">
        <w:rPr>
          <w:rFonts w:ascii="Arial" w:hAnsi="Arial" w:cs="Arial"/>
          <w:bCs/>
          <w:color w:val="000000" w:themeColor="text1"/>
          <w:sz w:val="24"/>
          <w:szCs w:val="24"/>
        </w:rPr>
        <w:t>Technical Exhibit 0</w:t>
      </w:r>
      <w:r w:rsidRPr="002946F6">
        <w:rPr>
          <w:rFonts w:ascii="Arial" w:hAnsi="Arial" w:cs="Arial"/>
          <w:bCs/>
          <w:color w:val="000000" w:themeColor="text1"/>
          <w:sz w:val="24"/>
          <w:szCs w:val="24"/>
        </w:rPr>
        <w:t xml:space="preserve">8a </w:t>
      </w:r>
      <w:r w:rsidR="0089268B" w:rsidRPr="002946F6">
        <w:rPr>
          <w:rFonts w:ascii="Arial" w:hAnsi="Arial" w:cs="Arial"/>
          <w:bCs/>
          <w:color w:val="000000" w:themeColor="text1"/>
          <w:sz w:val="24"/>
          <w:szCs w:val="24"/>
        </w:rPr>
        <w:t>–</w:t>
      </w:r>
      <w:r w:rsidRPr="002946F6">
        <w:rPr>
          <w:rFonts w:ascii="Arial" w:hAnsi="Arial" w:cs="Arial"/>
          <w:bCs/>
          <w:color w:val="000000" w:themeColor="text1"/>
          <w:sz w:val="24"/>
          <w:szCs w:val="24"/>
        </w:rPr>
        <w:t xml:space="preserve"> Service and Frequency</w:t>
      </w:r>
    </w:p>
    <w:p w:rsidR="00E01500" w:rsidRPr="002946F6" w:rsidRDefault="006E3DF2" w:rsidP="00F03FC8">
      <w:pPr>
        <w:tabs>
          <w:tab w:val="left" w:pos="576"/>
          <w:tab w:val="left" w:pos="1152"/>
          <w:tab w:val="left" w:pos="1728"/>
        </w:tabs>
        <w:suppressAutoHyphens/>
        <w:rPr>
          <w:rFonts w:ascii="Arial" w:hAnsi="Arial" w:cs="Arial"/>
          <w:bCs/>
          <w:color w:val="000000" w:themeColor="text1"/>
          <w:sz w:val="24"/>
          <w:szCs w:val="24"/>
        </w:rPr>
      </w:pPr>
      <w:r w:rsidRPr="002946F6">
        <w:rPr>
          <w:rFonts w:ascii="Arial" w:hAnsi="Arial" w:cs="Arial"/>
          <w:bCs/>
          <w:color w:val="000000" w:themeColor="text1"/>
          <w:sz w:val="24"/>
          <w:szCs w:val="24"/>
        </w:rPr>
        <w:t xml:space="preserve">7.12 </w:t>
      </w:r>
      <w:r w:rsidR="00E01500" w:rsidRPr="002946F6">
        <w:rPr>
          <w:rFonts w:ascii="Arial" w:hAnsi="Arial" w:cs="Arial"/>
          <w:bCs/>
          <w:color w:val="000000" w:themeColor="text1"/>
          <w:sz w:val="24"/>
          <w:szCs w:val="24"/>
        </w:rPr>
        <w:t>Technical Exhibit 0</w:t>
      </w:r>
      <w:r w:rsidR="00020B1C" w:rsidRPr="002946F6">
        <w:rPr>
          <w:rFonts w:ascii="Arial" w:hAnsi="Arial" w:cs="Arial"/>
          <w:bCs/>
          <w:color w:val="000000" w:themeColor="text1"/>
          <w:sz w:val="24"/>
          <w:szCs w:val="24"/>
        </w:rPr>
        <w:t xml:space="preserve">8b </w:t>
      </w:r>
      <w:r w:rsidR="0089268B" w:rsidRPr="002946F6">
        <w:rPr>
          <w:rFonts w:ascii="Arial" w:hAnsi="Arial" w:cs="Arial"/>
          <w:bCs/>
          <w:color w:val="000000" w:themeColor="text1"/>
          <w:sz w:val="24"/>
          <w:szCs w:val="24"/>
        </w:rPr>
        <w:t>–</w:t>
      </w:r>
      <w:r w:rsidR="00020B1C" w:rsidRPr="002946F6">
        <w:rPr>
          <w:rFonts w:ascii="Arial" w:hAnsi="Arial" w:cs="Arial"/>
          <w:bCs/>
          <w:color w:val="000000" w:themeColor="text1"/>
          <w:sz w:val="24"/>
          <w:szCs w:val="24"/>
        </w:rPr>
        <w:t xml:space="preserve"> </w:t>
      </w:r>
      <w:r w:rsidR="00C543BB" w:rsidRPr="002946F6">
        <w:rPr>
          <w:rFonts w:ascii="Arial" w:hAnsi="Arial" w:cs="Arial"/>
          <w:bCs/>
          <w:color w:val="000000" w:themeColor="text1"/>
          <w:sz w:val="24"/>
          <w:szCs w:val="24"/>
        </w:rPr>
        <w:t>Service Level I and Frequency Weekly Log</w:t>
      </w:r>
    </w:p>
    <w:p w:rsidR="00020B1C" w:rsidRPr="002946F6" w:rsidRDefault="00C543BB" w:rsidP="00F03FC8">
      <w:pPr>
        <w:tabs>
          <w:tab w:val="left" w:pos="576"/>
          <w:tab w:val="left" w:pos="1152"/>
          <w:tab w:val="left" w:pos="1728"/>
        </w:tabs>
        <w:suppressAutoHyphens/>
        <w:rPr>
          <w:rFonts w:ascii="Arial" w:hAnsi="Arial" w:cs="Arial"/>
          <w:bCs/>
          <w:color w:val="000000" w:themeColor="text1"/>
          <w:sz w:val="24"/>
          <w:szCs w:val="24"/>
        </w:rPr>
      </w:pPr>
      <w:r w:rsidRPr="002946F6">
        <w:rPr>
          <w:rFonts w:ascii="Arial" w:hAnsi="Arial" w:cs="Arial"/>
          <w:bCs/>
          <w:color w:val="000000" w:themeColor="text1"/>
          <w:sz w:val="24"/>
          <w:szCs w:val="24"/>
        </w:rPr>
        <w:t xml:space="preserve">7.13 </w:t>
      </w:r>
      <w:r w:rsidR="00020B1C" w:rsidRPr="002946F6">
        <w:rPr>
          <w:rFonts w:ascii="Arial" w:hAnsi="Arial" w:cs="Arial"/>
          <w:bCs/>
          <w:color w:val="000000" w:themeColor="text1"/>
          <w:sz w:val="24"/>
          <w:szCs w:val="24"/>
        </w:rPr>
        <w:t>Technical Exhibit 0</w:t>
      </w:r>
      <w:r w:rsidRPr="002946F6">
        <w:rPr>
          <w:rFonts w:ascii="Arial" w:hAnsi="Arial" w:cs="Arial"/>
          <w:bCs/>
          <w:color w:val="000000" w:themeColor="text1"/>
          <w:sz w:val="24"/>
          <w:szCs w:val="24"/>
        </w:rPr>
        <w:t>9 – Supply Items</w:t>
      </w:r>
    </w:p>
    <w:p w:rsidR="00020B1C" w:rsidRDefault="00C543BB" w:rsidP="00F03FC8">
      <w:pPr>
        <w:tabs>
          <w:tab w:val="left" w:pos="576"/>
          <w:tab w:val="left" w:pos="1152"/>
          <w:tab w:val="left" w:pos="1728"/>
        </w:tabs>
        <w:suppressAutoHyphens/>
        <w:rPr>
          <w:rFonts w:ascii="Arial" w:hAnsi="Arial" w:cs="Arial"/>
          <w:bCs/>
          <w:color w:val="000000" w:themeColor="text1"/>
          <w:sz w:val="24"/>
          <w:szCs w:val="24"/>
        </w:rPr>
      </w:pPr>
      <w:r w:rsidRPr="002946F6">
        <w:rPr>
          <w:rFonts w:ascii="Arial" w:hAnsi="Arial" w:cs="Arial"/>
          <w:bCs/>
          <w:color w:val="000000" w:themeColor="text1"/>
          <w:sz w:val="24"/>
          <w:szCs w:val="24"/>
        </w:rPr>
        <w:t xml:space="preserve">7.14 </w:t>
      </w:r>
      <w:r w:rsidR="00020B1C" w:rsidRPr="002946F6">
        <w:rPr>
          <w:rFonts w:ascii="Arial" w:hAnsi="Arial" w:cs="Arial"/>
          <w:bCs/>
          <w:color w:val="000000" w:themeColor="text1"/>
          <w:sz w:val="24"/>
          <w:szCs w:val="24"/>
        </w:rPr>
        <w:t xml:space="preserve">Technical Exhibit </w:t>
      </w:r>
      <w:r w:rsidRPr="002946F6">
        <w:rPr>
          <w:rFonts w:ascii="Arial" w:hAnsi="Arial" w:cs="Arial"/>
          <w:bCs/>
          <w:color w:val="000000" w:themeColor="text1"/>
          <w:sz w:val="24"/>
          <w:szCs w:val="24"/>
        </w:rPr>
        <w:t xml:space="preserve">10 </w:t>
      </w:r>
      <w:r w:rsidR="0089268B" w:rsidRPr="002946F6">
        <w:rPr>
          <w:rFonts w:ascii="Arial" w:hAnsi="Arial" w:cs="Arial"/>
          <w:bCs/>
          <w:color w:val="000000" w:themeColor="text1"/>
          <w:sz w:val="24"/>
          <w:szCs w:val="24"/>
        </w:rPr>
        <w:t>–</w:t>
      </w:r>
      <w:r w:rsidRPr="002946F6">
        <w:rPr>
          <w:rFonts w:ascii="Arial" w:hAnsi="Arial" w:cs="Arial"/>
          <w:bCs/>
          <w:color w:val="000000" w:themeColor="text1"/>
          <w:sz w:val="24"/>
          <w:szCs w:val="24"/>
        </w:rPr>
        <w:t xml:space="preserve"> </w:t>
      </w:r>
      <w:r w:rsidR="0089268B" w:rsidRPr="002946F6">
        <w:rPr>
          <w:rFonts w:ascii="Arial" w:hAnsi="Arial" w:cs="Arial"/>
          <w:bCs/>
          <w:color w:val="000000" w:themeColor="text1"/>
          <w:sz w:val="24"/>
          <w:szCs w:val="24"/>
        </w:rPr>
        <w:t>Ft. Bliss Mission Essential Functions (MEF)</w:t>
      </w:r>
    </w:p>
    <w:p w:rsidR="0059750F" w:rsidRPr="002946F6" w:rsidRDefault="0059750F" w:rsidP="00F03FC8">
      <w:pPr>
        <w:tabs>
          <w:tab w:val="left" w:pos="576"/>
          <w:tab w:val="left" w:pos="1152"/>
          <w:tab w:val="left" w:pos="1728"/>
        </w:tabs>
        <w:suppressAutoHyphens/>
        <w:rPr>
          <w:rFonts w:ascii="Arial" w:hAnsi="Arial" w:cs="Arial"/>
          <w:bCs/>
          <w:color w:val="000000" w:themeColor="text1"/>
          <w:sz w:val="24"/>
          <w:szCs w:val="24"/>
        </w:rPr>
      </w:pPr>
      <w:r>
        <w:rPr>
          <w:rFonts w:ascii="Arial" w:hAnsi="Arial" w:cs="Arial"/>
          <w:bCs/>
          <w:color w:val="000000" w:themeColor="text1"/>
          <w:sz w:val="24"/>
          <w:szCs w:val="24"/>
        </w:rPr>
        <w:t xml:space="preserve">7.15 </w:t>
      </w:r>
      <w:r w:rsidR="001443E5">
        <w:rPr>
          <w:rFonts w:ascii="Arial" w:hAnsi="Arial" w:cs="Arial"/>
          <w:bCs/>
          <w:color w:val="000000" w:themeColor="text1"/>
          <w:sz w:val="24"/>
          <w:szCs w:val="24"/>
        </w:rPr>
        <w:t xml:space="preserve">Technical Exhibit 11 </w:t>
      </w:r>
      <w:r w:rsidR="008925FE">
        <w:rPr>
          <w:rFonts w:ascii="Arial" w:hAnsi="Arial" w:cs="Arial"/>
          <w:bCs/>
          <w:color w:val="000000" w:themeColor="text1"/>
          <w:sz w:val="24"/>
          <w:szCs w:val="24"/>
        </w:rPr>
        <w:t>–</w:t>
      </w:r>
      <w:r w:rsidR="001443E5">
        <w:rPr>
          <w:rFonts w:ascii="Arial" w:hAnsi="Arial" w:cs="Arial"/>
          <w:bCs/>
          <w:color w:val="000000" w:themeColor="text1"/>
          <w:sz w:val="24"/>
          <w:szCs w:val="24"/>
        </w:rPr>
        <w:t xml:space="preserve"> </w:t>
      </w:r>
      <w:r w:rsidR="008925FE">
        <w:rPr>
          <w:rFonts w:ascii="Arial" w:hAnsi="Arial" w:cs="Arial"/>
          <w:bCs/>
          <w:color w:val="000000" w:themeColor="text1"/>
          <w:sz w:val="24"/>
          <w:szCs w:val="24"/>
        </w:rPr>
        <w:t>P</w:t>
      </w:r>
      <w:r w:rsidR="008925FE" w:rsidRPr="008925FE">
        <w:rPr>
          <w:rFonts w:ascii="Arial" w:hAnsi="Arial" w:cs="Arial"/>
          <w:bCs/>
          <w:color w:val="000000" w:themeColor="text1"/>
          <w:sz w:val="24"/>
          <w:szCs w:val="24"/>
        </w:rPr>
        <w:t xml:space="preserve">ersonnel </w:t>
      </w:r>
      <w:r w:rsidR="008925FE">
        <w:rPr>
          <w:rFonts w:ascii="Arial" w:hAnsi="Arial" w:cs="Arial"/>
          <w:bCs/>
          <w:color w:val="000000" w:themeColor="text1"/>
          <w:sz w:val="24"/>
          <w:szCs w:val="24"/>
        </w:rPr>
        <w:t>L</w:t>
      </w:r>
      <w:r w:rsidR="008925FE" w:rsidRPr="008925FE">
        <w:rPr>
          <w:rFonts w:ascii="Arial" w:hAnsi="Arial" w:cs="Arial"/>
          <w:bCs/>
          <w:color w:val="000000" w:themeColor="text1"/>
          <w:sz w:val="24"/>
          <w:szCs w:val="24"/>
        </w:rPr>
        <w:t xml:space="preserve">isting and </w:t>
      </w:r>
      <w:r w:rsidR="008925FE">
        <w:rPr>
          <w:rFonts w:ascii="Arial" w:hAnsi="Arial" w:cs="Arial"/>
          <w:bCs/>
          <w:color w:val="000000" w:themeColor="text1"/>
          <w:sz w:val="24"/>
          <w:szCs w:val="24"/>
        </w:rPr>
        <w:t>DES</w:t>
      </w:r>
      <w:r w:rsidR="008925FE" w:rsidRPr="008925FE">
        <w:rPr>
          <w:rFonts w:ascii="Arial" w:hAnsi="Arial" w:cs="Arial"/>
          <w:bCs/>
          <w:color w:val="000000" w:themeColor="text1"/>
          <w:sz w:val="24"/>
          <w:szCs w:val="24"/>
        </w:rPr>
        <w:t xml:space="preserve"> </w:t>
      </w:r>
      <w:r w:rsidR="008925FE">
        <w:rPr>
          <w:rFonts w:ascii="Arial" w:hAnsi="Arial" w:cs="Arial"/>
          <w:bCs/>
          <w:color w:val="000000" w:themeColor="text1"/>
          <w:sz w:val="24"/>
          <w:szCs w:val="24"/>
        </w:rPr>
        <w:t>B</w:t>
      </w:r>
      <w:r w:rsidR="008925FE" w:rsidRPr="008925FE">
        <w:rPr>
          <w:rFonts w:ascii="Arial" w:hAnsi="Arial" w:cs="Arial"/>
          <w:bCs/>
          <w:color w:val="000000" w:themeColor="text1"/>
          <w:sz w:val="24"/>
          <w:szCs w:val="24"/>
        </w:rPr>
        <w:t xml:space="preserve">adge </w:t>
      </w:r>
      <w:r w:rsidR="008925FE">
        <w:rPr>
          <w:rFonts w:ascii="Arial" w:hAnsi="Arial" w:cs="Arial"/>
          <w:bCs/>
          <w:color w:val="000000" w:themeColor="text1"/>
          <w:sz w:val="24"/>
          <w:szCs w:val="24"/>
        </w:rPr>
        <w:t>L</w:t>
      </w:r>
      <w:r w:rsidR="008925FE" w:rsidRPr="008925FE">
        <w:rPr>
          <w:rFonts w:ascii="Arial" w:hAnsi="Arial" w:cs="Arial"/>
          <w:bCs/>
          <w:color w:val="000000" w:themeColor="text1"/>
          <w:sz w:val="24"/>
          <w:szCs w:val="24"/>
        </w:rPr>
        <w:t>og</w:t>
      </w:r>
    </w:p>
    <w:p w:rsidR="00020B1C" w:rsidRPr="00540205" w:rsidRDefault="00020B1C" w:rsidP="00F03FC8">
      <w:pPr>
        <w:tabs>
          <w:tab w:val="left" w:pos="576"/>
          <w:tab w:val="left" w:pos="1152"/>
          <w:tab w:val="left" w:pos="1728"/>
        </w:tabs>
        <w:suppressAutoHyphens/>
        <w:rPr>
          <w:rFonts w:ascii="Arial" w:hAnsi="Arial" w:cs="Arial"/>
          <w:bCs/>
          <w:sz w:val="24"/>
          <w:szCs w:val="24"/>
          <w:u w:val="single"/>
        </w:rPr>
      </w:pPr>
    </w:p>
    <w:p w:rsidR="008B1998" w:rsidRPr="00540205" w:rsidRDefault="00E01500" w:rsidP="00F42CC4">
      <w:pPr>
        <w:rPr>
          <w:rFonts w:ascii="Arial" w:hAnsi="Arial" w:cs="Arial"/>
          <w:b/>
          <w:bCs/>
          <w:sz w:val="24"/>
          <w:szCs w:val="24"/>
        </w:rPr>
        <w:sectPr w:rsidR="008B1998" w:rsidRPr="00540205" w:rsidSect="008F0F0D">
          <w:footerReference w:type="default" r:id="rId16"/>
          <w:type w:val="continuous"/>
          <w:pgSz w:w="12240" w:h="15840" w:code="1"/>
          <w:pgMar w:top="1440" w:right="1080" w:bottom="1440" w:left="1080" w:header="720" w:footer="576" w:gutter="0"/>
          <w:cols w:space="720"/>
          <w:docGrid w:linePitch="360"/>
        </w:sectPr>
      </w:pPr>
      <w:r w:rsidRPr="00540205">
        <w:rPr>
          <w:rFonts w:ascii="Arial" w:hAnsi="Arial" w:cs="Arial"/>
          <w:b/>
          <w:sz w:val="24"/>
          <w:szCs w:val="24"/>
          <w:u w:val="single"/>
        </w:rPr>
        <w:br w:type="page"/>
      </w:r>
    </w:p>
    <w:p w:rsidR="00A9067C" w:rsidRPr="002946F6" w:rsidRDefault="00A9067C" w:rsidP="00A9067C">
      <w:pPr>
        <w:tabs>
          <w:tab w:val="left" w:pos="576"/>
          <w:tab w:val="left" w:pos="1152"/>
          <w:tab w:val="left" w:pos="1728"/>
        </w:tabs>
        <w:suppressAutoHyphens/>
        <w:jc w:val="center"/>
        <w:rPr>
          <w:rFonts w:ascii="Arial" w:hAnsi="Arial" w:cs="Arial"/>
          <w:color w:val="000000" w:themeColor="text1"/>
          <w:sz w:val="24"/>
          <w:szCs w:val="24"/>
        </w:rPr>
      </w:pPr>
      <w:r w:rsidRPr="002946F6">
        <w:rPr>
          <w:rFonts w:ascii="Arial" w:hAnsi="Arial" w:cs="Arial"/>
          <w:color w:val="000000" w:themeColor="text1"/>
          <w:sz w:val="24"/>
          <w:szCs w:val="24"/>
        </w:rPr>
        <w:t>TECHNICAL EXHIBIT A</w:t>
      </w:r>
    </w:p>
    <w:p w:rsidR="00381D1E" w:rsidRPr="002946F6" w:rsidRDefault="00A9067C" w:rsidP="00A9067C">
      <w:pPr>
        <w:pStyle w:val="textb"/>
        <w:jc w:val="center"/>
        <w:rPr>
          <w:rFonts w:ascii="Arial" w:hAnsi="Arial" w:cs="Arial"/>
          <w:b w:val="0"/>
          <w:color w:val="000000" w:themeColor="text1"/>
        </w:rPr>
      </w:pPr>
      <w:r w:rsidRPr="002946F6">
        <w:rPr>
          <w:rFonts w:ascii="Arial" w:hAnsi="Arial" w:cs="Arial"/>
          <w:b w:val="0"/>
          <w:color w:val="000000" w:themeColor="text1"/>
        </w:rPr>
        <w:t>Performance Requirements Summary (PRS)</w:t>
      </w:r>
    </w:p>
    <w:tbl>
      <w:tblPr>
        <w:tblW w:w="1440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0"/>
        <w:gridCol w:w="3960"/>
        <w:gridCol w:w="2520"/>
        <w:gridCol w:w="4950"/>
      </w:tblGrid>
      <w:tr w:rsidR="00540205" w:rsidRPr="002946F6" w:rsidTr="000A6012">
        <w:trPr>
          <w:cantSplit/>
        </w:trPr>
        <w:tc>
          <w:tcPr>
            <w:tcW w:w="2970" w:type="dxa"/>
            <w:vAlign w:val="center"/>
          </w:tcPr>
          <w:p w:rsidR="00381D1E" w:rsidRPr="002946F6" w:rsidRDefault="00381D1E" w:rsidP="00260C61">
            <w:pPr>
              <w:jc w:val="center"/>
              <w:rPr>
                <w:rFonts w:ascii="Arial" w:hAnsi="Arial" w:cs="Arial"/>
                <w:color w:val="000000" w:themeColor="text1"/>
                <w:sz w:val="24"/>
                <w:szCs w:val="24"/>
              </w:rPr>
            </w:pPr>
            <w:r w:rsidRPr="002946F6">
              <w:rPr>
                <w:rFonts w:ascii="Arial" w:hAnsi="Arial" w:cs="Arial"/>
                <w:color w:val="000000" w:themeColor="text1"/>
                <w:sz w:val="24"/>
                <w:szCs w:val="24"/>
              </w:rPr>
              <w:t>Performance Objective</w:t>
            </w:r>
          </w:p>
          <w:p w:rsidR="00381D1E" w:rsidRPr="002946F6" w:rsidRDefault="00381D1E" w:rsidP="00260C61">
            <w:pPr>
              <w:pStyle w:val="TableParagraph"/>
              <w:spacing w:line="200" w:lineRule="exact"/>
              <w:ind w:left="0"/>
              <w:jc w:val="left"/>
              <w:rPr>
                <w:color w:val="000000" w:themeColor="text1"/>
              </w:rPr>
            </w:pPr>
            <w:r w:rsidRPr="002946F6">
              <w:rPr>
                <w:color w:val="000000" w:themeColor="text1"/>
              </w:rPr>
              <w:t>(The Service required—usually a shall statement)</w:t>
            </w:r>
          </w:p>
        </w:tc>
        <w:tc>
          <w:tcPr>
            <w:tcW w:w="3960" w:type="dxa"/>
            <w:vAlign w:val="center"/>
          </w:tcPr>
          <w:p w:rsidR="00381D1E" w:rsidRPr="002946F6" w:rsidRDefault="00381D1E" w:rsidP="00260C61">
            <w:pPr>
              <w:pStyle w:val="TableParagraph"/>
              <w:spacing w:line="200" w:lineRule="exact"/>
              <w:ind w:left="0" w:firstLine="218"/>
              <w:jc w:val="left"/>
              <w:rPr>
                <w:color w:val="000000" w:themeColor="text1"/>
              </w:rPr>
            </w:pPr>
            <w:r w:rsidRPr="002946F6">
              <w:rPr>
                <w:color w:val="000000" w:themeColor="text1"/>
              </w:rPr>
              <w:t>Standard</w:t>
            </w:r>
          </w:p>
        </w:tc>
        <w:tc>
          <w:tcPr>
            <w:tcW w:w="2520" w:type="dxa"/>
            <w:vAlign w:val="center"/>
          </w:tcPr>
          <w:p w:rsidR="00381D1E" w:rsidRPr="002946F6" w:rsidRDefault="00381D1E" w:rsidP="00260C61">
            <w:pPr>
              <w:jc w:val="center"/>
              <w:rPr>
                <w:rFonts w:ascii="Arial" w:hAnsi="Arial" w:cs="Arial"/>
                <w:smallCaps/>
                <w:color w:val="000000" w:themeColor="text1"/>
                <w:sz w:val="24"/>
                <w:szCs w:val="24"/>
              </w:rPr>
            </w:pPr>
            <w:r w:rsidRPr="002946F6">
              <w:rPr>
                <w:rFonts w:ascii="Arial" w:hAnsi="Arial" w:cs="Arial"/>
                <w:color w:val="000000" w:themeColor="text1"/>
                <w:sz w:val="24"/>
                <w:szCs w:val="24"/>
              </w:rPr>
              <w:t>Performance Threshold</w:t>
            </w:r>
          </w:p>
          <w:p w:rsidR="00381D1E" w:rsidRPr="002946F6" w:rsidRDefault="00381D1E" w:rsidP="00260C61">
            <w:pPr>
              <w:pStyle w:val="TableParagraph"/>
              <w:spacing w:line="200" w:lineRule="exact"/>
              <w:ind w:left="0"/>
              <w:jc w:val="left"/>
              <w:rPr>
                <w:color w:val="000000" w:themeColor="text1"/>
              </w:rPr>
            </w:pPr>
            <w:r w:rsidRPr="002946F6">
              <w:rPr>
                <w:smallCaps/>
                <w:color w:val="000000" w:themeColor="text1"/>
              </w:rPr>
              <w:t>(This is the maximum error rate.  It could possibly be “Zero deviation from standard”)</w:t>
            </w:r>
          </w:p>
        </w:tc>
        <w:tc>
          <w:tcPr>
            <w:tcW w:w="4950" w:type="dxa"/>
            <w:vAlign w:val="center"/>
          </w:tcPr>
          <w:p w:rsidR="00381D1E" w:rsidRPr="002946F6" w:rsidRDefault="00381D1E" w:rsidP="00260C61">
            <w:pPr>
              <w:pStyle w:val="Default"/>
              <w:jc w:val="center"/>
              <w:rPr>
                <w:rFonts w:ascii="Arial" w:hAnsi="Arial" w:cs="Arial"/>
                <w:color w:val="000000" w:themeColor="text1"/>
              </w:rPr>
            </w:pPr>
            <w:r w:rsidRPr="002946F6">
              <w:rPr>
                <w:rFonts w:ascii="Arial" w:hAnsi="Arial" w:cs="Arial"/>
                <w:color w:val="000000" w:themeColor="text1"/>
              </w:rPr>
              <w:t>Incentive (Positive and/or Negative)</w:t>
            </w:r>
          </w:p>
          <w:tbl>
            <w:tblPr>
              <w:tblW w:w="0" w:type="auto"/>
              <w:tblInd w:w="17" w:type="dxa"/>
              <w:tblBorders>
                <w:top w:val="nil"/>
                <w:left w:val="nil"/>
                <w:bottom w:val="nil"/>
                <w:right w:val="nil"/>
              </w:tblBorders>
              <w:tblLook w:val="0000" w:firstRow="0" w:lastRow="0" w:firstColumn="0" w:lastColumn="0" w:noHBand="0" w:noVBand="0"/>
            </w:tblPr>
            <w:tblGrid>
              <w:gridCol w:w="257"/>
            </w:tblGrid>
            <w:tr w:rsidR="00540205" w:rsidRPr="002946F6" w:rsidTr="00260C61">
              <w:trPr>
                <w:trHeight w:val="274"/>
              </w:trPr>
              <w:tc>
                <w:tcPr>
                  <w:tcW w:w="257" w:type="dxa"/>
                </w:tcPr>
                <w:p w:rsidR="00381D1E" w:rsidRPr="002946F6" w:rsidRDefault="00381D1E" w:rsidP="00260C61">
                  <w:pPr>
                    <w:autoSpaceDE w:val="0"/>
                    <w:autoSpaceDN w:val="0"/>
                    <w:adjustRightInd w:val="0"/>
                    <w:jc w:val="center"/>
                    <w:rPr>
                      <w:rFonts w:ascii="Arial" w:hAnsi="Arial" w:cs="Arial"/>
                      <w:color w:val="000000" w:themeColor="text1"/>
                      <w:sz w:val="24"/>
                      <w:szCs w:val="24"/>
                    </w:rPr>
                  </w:pPr>
                </w:p>
              </w:tc>
            </w:tr>
          </w:tbl>
          <w:p w:rsidR="00381D1E" w:rsidRPr="002946F6" w:rsidRDefault="00381D1E" w:rsidP="00260C61">
            <w:pPr>
              <w:pStyle w:val="TableParagraph"/>
              <w:spacing w:line="200" w:lineRule="exact"/>
              <w:ind w:left="0" w:right="72"/>
              <w:jc w:val="left"/>
              <w:rPr>
                <w:color w:val="000000" w:themeColor="text1"/>
              </w:rPr>
            </w:pPr>
          </w:p>
        </w:tc>
      </w:tr>
      <w:tr w:rsidR="00540205" w:rsidRPr="002946F6" w:rsidTr="002946F6">
        <w:trPr>
          <w:cantSplit/>
          <w:trHeight w:val="2942"/>
        </w:trPr>
        <w:tc>
          <w:tcPr>
            <w:tcW w:w="2970" w:type="dxa"/>
            <w:tcBorders>
              <w:top w:val="single" w:sz="4" w:space="0" w:color="000000"/>
              <w:left w:val="single" w:sz="4" w:space="0" w:color="000000"/>
              <w:bottom w:val="single" w:sz="4" w:space="0" w:color="000000"/>
              <w:right w:val="single" w:sz="4" w:space="0" w:color="000000"/>
            </w:tcBorders>
          </w:tcPr>
          <w:p w:rsidR="00381D1E" w:rsidRPr="002946F6" w:rsidRDefault="00381D1E" w:rsidP="00260C61">
            <w:pPr>
              <w:rPr>
                <w:rFonts w:ascii="Arial" w:hAnsi="Arial" w:cs="Arial"/>
                <w:color w:val="000000" w:themeColor="text1"/>
                <w:sz w:val="24"/>
                <w:szCs w:val="24"/>
              </w:rPr>
            </w:pPr>
            <w:r w:rsidRPr="002946F6">
              <w:rPr>
                <w:rFonts w:ascii="Arial" w:hAnsi="Arial" w:cs="Arial"/>
                <w:color w:val="000000" w:themeColor="text1"/>
                <w:sz w:val="24"/>
                <w:szCs w:val="24"/>
              </w:rPr>
              <w:t>1. Combating Trafficking in Persons</w:t>
            </w:r>
          </w:p>
          <w:p w:rsidR="00381D1E" w:rsidRPr="002946F6" w:rsidRDefault="00381D1E" w:rsidP="00260C61">
            <w:pPr>
              <w:spacing w:line="200" w:lineRule="exact"/>
              <w:contextualSpacing/>
              <w:rPr>
                <w:rFonts w:ascii="Arial" w:hAnsi="Arial" w:cs="Arial"/>
                <w:color w:val="000000" w:themeColor="text1"/>
                <w:spacing w:val="-6"/>
                <w:sz w:val="24"/>
                <w:szCs w:val="24"/>
              </w:rPr>
            </w:pPr>
            <w:r w:rsidRPr="002946F6">
              <w:rPr>
                <w:rFonts w:ascii="Arial" w:hAnsi="Arial" w:cs="Arial"/>
                <w:color w:val="000000" w:themeColor="text1"/>
                <w:sz w:val="24"/>
                <w:szCs w:val="24"/>
              </w:rPr>
              <w:t>FAR 52.222-50 c</w:t>
            </w:r>
          </w:p>
        </w:tc>
        <w:tc>
          <w:tcPr>
            <w:tcW w:w="3960" w:type="dxa"/>
            <w:tcBorders>
              <w:top w:val="single" w:sz="4" w:space="0" w:color="000000"/>
              <w:left w:val="single" w:sz="4" w:space="0" w:color="000000"/>
              <w:bottom w:val="single" w:sz="4" w:space="0" w:color="000000"/>
              <w:right w:val="single" w:sz="4" w:space="0" w:color="000000"/>
            </w:tcBorders>
          </w:tcPr>
          <w:p w:rsidR="00381D1E" w:rsidRPr="002946F6" w:rsidRDefault="00381D1E" w:rsidP="00260C61">
            <w:pPr>
              <w:rPr>
                <w:rFonts w:ascii="Arial" w:hAnsi="Arial" w:cs="Arial"/>
                <w:color w:val="000000" w:themeColor="text1"/>
                <w:sz w:val="24"/>
                <w:szCs w:val="24"/>
              </w:rPr>
            </w:pPr>
            <w:r w:rsidRPr="002946F6">
              <w:rPr>
                <w:rFonts w:ascii="Arial" w:hAnsi="Arial" w:cs="Arial"/>
                <w:color w:val="000000" w:themeColor="text1"/>
                <w:sz w:val="24"/>
                <w:szCs w:val="24"/>
              </w:rPr>
              <w:t>The Contractor shall Notify its employees of</w:t>
            </w:r>
          </w:p>
          <w:p w:rsidR="00381D1E" w:rsidRPr="002946F6" w:rsidRDefault="00381D1E" w:rsidP="00260C61">
            <w:pPr>
              <w:numPr>
                <w:ilvl w:val="0"/>
                <w:numId w:val="12"/>
              </w:numPr>
              <w:ind w:left="41" w:firstLine="319"/>
              <w:rPr>
                <w:rFonts w:ascii="Arial" w:hAnsi="Arial" w:cs="Arial"/>
                <w:color w:val="000000" w:themeColor="text1"/>
                <w:sz w:val="24"/>
                <w:szCs w:val="24"/>
              </w:rPr>
            </w:pPr>
            <w:r w:rsidRPr="002946F6">
              <w:rPr>
                <w:rFonts w:ascii="Arial" w:hAnsi="Arial" w:cs="Arial"/>
                <w:color w:val="000000" w:themeColor="text1"/>
                <w:sz w:val="24"/>
                <w:szCs w:val="24"/>
              </w:rPr>
              <w:t xml:space="preserve">The United States Government's zero tolerance policy described in paragraph </w:t>
            </w:r>
          </w:p>
          <w:p w:rsidR="00381D1E" w:rsidRPr="002946F6" w:rsidRDefault="00381D1E" w:rsidP="00260C61">
            <w:pPr>
              <w:ind w:left="360"/>
              <w:rPr>
                <w:rFonts w:ascii="Arial" w:hAnsi="Arial" w:cs="Arial"/>
                <w:color w:val="000000" w:themeColor="text1"/>
                <w:sz w:val="24"/>
                <w:szCs w:val="24"/>
              </w:rPr>
            </w:pPr>
            <w:r w:rsidRPr="002946F6">
              <w:rPr>
                <w:rFonts w:ascii="Arial" w:hAnsi="Arial" w:cs="Arial"/>
                <w:color w:val="000000" w:themeColor="text1"/>
                <w:sz w:val="24"/>
                <w:szCs w:val="24"/>
              </w:rPr>
              <w:t>(b) of this clause</w:t>
            </w:r>
          </w:p>
          <w:p w:rsidR="00381D1E" w:rsidRPr="002946F6" w:rsidRDefault="00381D1E" w:rsidP="00260C61">
            <w:pPr>
              <w:spacing w:line="200" w:lineRule="exact"/>
              <w:contextualSpacing/>
              <w:rPr>
                <w:rFonts w:ascii="Arial" w:hAnsi="Arial" w:cs="Arial"/>
                <w:color w:val="000000" w:themeColor="text1"/>
                <w:spacing w:val="-6"/>
                <w:sz w:val="24"/>
                <w:szCs w:val="24"/>
              </w:rPr>
            </w:pPr>
            <w:r w:rsidRPr="002946F6">
              <w:rPr>
                <w:rFonts w:ascii="Arial" w:hAnsi="Arial" w:cs="Arial"/>
                <w:color w:val="000000" w:themeColor="text1"/>
                <w:sz w:val="24"/>
                <w:szCs w:val="24"/>
              </w:rPr>
              <w:t>The actions that will be taken against employees for violations of this policy. Such actions may include, but are not limited to, removal from the contract, reduction in benefits, or termination of employment.</w:t>
            </w:r>
          </w:p>
        </w:tc>
        <w:tc>
          <w:tcPr>
            <w:tcW w:w="2520" w:type="dxa"/>
            <w:tcBorders>
              <w:top w:val="single" w:sz="4" w:space="0" w:color="000000"/>
              <w:left w:val="single" w:sz="4" w:space="0" w:color="000000"/>
              <w:bottom w:val="single" w:sz="4" w:space="0" w:color="000000"/>
              <w:right w:val="single" w:sz="4" w:space="0" w:color="000000"/>
            </w:tcBorders>
            <w:vAlign w:val="center"/>
          </w:tcPr>
          <w:p w:rsidR="00381D1E" w:rsidRPr="002946F6" w:rsidRDefault="00381D1E" w:rsidP="00260C61">
            <w:pPr>
              <w:pStyle w:val="TableParagraph"/>
              <w:spacing w:line="200" w:lineRule="exact"/>
              <w:jc w:val="left"/>
              <w:rPr>
                <w:rFonts w:eastAsia="Times New Roman"/>
                <w:color w:val="000000" w:themeColor="text1"/>
                <w:spacing w:val="-6"/>
              </w:rPr>
            </w:pPr>
            <w:r w:rsidRPr="002946F6">
              <w:rPr>
                <w:color w:val="000000" w:themeColor="text1"/>
              </w:rPr>
              <w:t>100% Compliance</w:t>
            </w:r>
          </w:p>
        </w:tc>
        <w:tc>
          <w:tcPr>
            <w:tcW w:w="4950" w:type="dxa"/>
            <w:tcBorders>
              <w:top w:val="single" w:sz="4" w:space="0" w:color="000000"/>
              <w:left w:val="single" w:sz="4" w:space="0" w:color="000000"/>
              <w:bottom w:val="single" w:sz="4" w:space="0" w:color="000000"/>
              <w:right w:val="single" w:sz="4" w:space="0" w:color="000000"/>
            </w:tcBorders>
            <w:vAlign w:val="center"/>
          </w:tcPr>
          <w:p w:rsidR="00381D1E" w:rsidRPr="002946F6" w:rsidRDefault="00381D1E" w:rsidP="00260C61">
            <w:pPr>
              <w:autoSpaceDE w:val="0"/>
              <w:autoSpaceDN w:val="0"/>
              <w:adjustRightInd w:val="0"/>
              <w:jc w:val="center"/>
              <w:rPr>
                <w:rFonts w:ascii="Arial" w:hAnsi="Arial" w:cs="Arial"/>
                <w:color w:val="000000" w:themeColor="text1"/>
                <w:sz w:val="24"/>
                <w:szCs w:val="24"/>
              </w:rPr>
            </w:pPr>
            <w:r w:rsidRPr="002946F6">
              <w:rPr>
                <w:rFonts w:ascii="Arial" w:hAnsi="Arial" w:cs="Arial"/>
                <w:color w:val="000000" w:themeColor="text1"/>
                <w:sz w:val="24"/>
                <w:szCs w:val="24"/>
              </w:rPr>
              <w:t>Contractor compliance rate shall be utilized as objective evidence of contract compliance and documented into the CPAR system; contractor shall re-perform the service</w:t>
            </w:r>
          </w:p>
          <w:tbl>
            <w:tblPr>
              <w:tblW w:w="0" w:type="auto"/>
              <w:tblInd w:w="17" w:type="dxa"/>
              <w:tblBorders>
                <w:top w:val="nil"/>
                <w:left w:val="nil"/>
                <w:bottom w:val="nil"/>
                <w:right w:val="nil"/>
              </w:tblBorders>
              <w:tblLook w:val="0000" w:firstRow="0" w:lastRow="0" w:firstColumn="0" w:lastColumn="0" w:noHBand="0" w:noVBand="0"/>
            </w:tblPr>
            <w:tblGrid>
              <w:gridCol w:w="257"/>
            </w:tblGrid>
            <w:tr w:rsidR="00540205" w:rsidRPr="002946F6" w:rsidTr="00260C61">
              <w:trPr>
                <w:trHeight w:val="228"/>
              </w:trPr>
              <w:tc>
                <w:tcPr>
                  <w:tcW w:w="257" w:type="dxa"/>
                </w:tcPr>
                <w:p w:rsidR="00381D1E" w:rsidRPr="002946F6" w:rsidRDefault="00381D1E" w:rsidP="00260C61">
                  <w:pPr>
                    <w:autoSpaceDE w:val="0"/>
                    <w:autoSpaceDN w:val="0"/>
                    <w:adjustRightInd w:val="0"/>
                    <w:jc w:val="center"/>
                    <w:rPr>
                      <w:rFonts w:ascii="Arial" w:hAnsi="Arial" w:cs="Arial"/>
                      <w:color w:val="000000" w:themeColor="text1"/>
                      <w:sz w:val="24"/>
                      <w:szCs w:val="24"/>
                    </w:rPr>
                  </w:pPr>
                </w:p>
              </w:tc>
            </w:tr>
          </w:tbl>
          <w:p w:rsidR="00381D1E" w:rsidRPr="002946F6" w:rsidRDefault="00381D1E" w:rsidP="00260C61">
            <w:pPr>
              <w:pStyle w:val="TableParagraph"/>
              <w:spacing w:line="200" w:lineRule="exact"/>
              <w:jc w:val="left"/>
              <w:rPr>
                <w:rFonts w:eastAsia="Times New Roman"/>
                <w:color w:val="000000" w:themeColor="text1"/>
              </w:rPr>
            </w:pPr>
          </w:p>
        </w:tc>
      </w:tr>
      <w:tr w:rsidR="00540205" w:rsidRPr="002946F6" w:rsidTr="000A6012">
        <w:trPr>
          <w:cantSplit/>
        </w:trPr>
        <w:tc>
          <w:tcPr>
            <w:tcW w:w="2970" w:type="dxa"/>
            <w:tcBorders>
              <w:top w:val="single" w:sz="4" w:space="0" w:color="000000"/>
              <w:left w:val="single" w:sz="4" w:space="0" w:color="000000"/>
              <w:bottom w:val="single" w:sz="4" w:space="0" w:color="000000"/>
              <w:right w:val="single" w:sz="4" w:space="0" w:color="000000"/>
            </w:tcBorders>
          </w:tcPr>
          <w:p w:rsidR="00381D1E" w:rsidRPr="002946F6" w:rsidRDefault="00381D1E" w:rsidP="00260C61">
            <w:pPr>
              <w:rPr>
                <w:rFonts w:ascii="Arial" w:hAnsi="Arial" w:cs="Arial"/>
                <w:color w:val="000000" w:themeColor="text1"/>
                <w:sz w:val="24"/>
                <w:szCs w:val="24"/>
              </w:rPr>
            </w:pPr>
            <w:r w:rsidRPr="002946F6">
              <w:rPr>
                <w:rFonts w:ascii="Arial" w:hAnsi="Arial" w:cs="Arial"/>
                <w:color w:val="000000" w:themeColor="text1"/>
                <w:sz w:val="24"/>
                <w:szCs w:val="24"/>
              </w:rPr>
              <w:t>2. Service Contract Reporting</w:t>
            </w:r>
          </w:p>
          <w:p w:rsidR="00381D1E" w:rsidRPr="002946F6" w:rsidRDefault="00381D1E" w:rsidP="00260C61">
            <w:pPr>
              <w:spacing w:line="200" w:lineRule="exact"/>
              <w:contextualSpacing/>
              <w:rPr>
                <w:rFonts w:ascii="Arial" w:hAnsi="Arial" w:cs="Arial"/>
                <w:color w:val="000000" w:themeColor="text1"/>
                <w:spacing w:val="-6"/>
                <w:sz w:val="24"/>
                <w:szCs w:val="24"/>
              </w:rPr>
            </w:pPr>
            <w:r w:rsidRPr="002946F6">
              <w:rPr>
                <w:rFonts w:ascii="Arial" w:hAnsi="Arial" w:cs="Arial"/>
                <w:color w:val="000000" w:themeColor="text1"/>
                <w:sz w:val="24"/>
                <w:szCs w:val="24"/>
              </w:rPr>
              <w:t xml:space="preserve">PWS para. </w:t>
            </w:r>
            <w:r w:rsidRPr="002946F6">
              <w:rPr>
                <w:rFonts w:ascii="Arial" w:hAnsi="Arial" w:cs="Arial"/>
                <w:color w:val="000000" w:themeColor="text1"/>
                <w:sz w:val="24"/>
                <w:szCs w:val="24"/>
                <w:highlight w:val="yellow"/>
              </w:rPr>
              <w:t>XXXX</w:t>
            </w:r>
            <w:r w:rsidRPr="002946F6">
              <w:rPr>
                <w:rFonts w:ascii="Arial" w:hAnsi="Arial" w:cs="Arial"/>
                <w:color w:val="000000" w:themeColor="text1"/>
                <w:sz w:val="24"/>
                <w:szCs w:val="24"/>
              </w:rPr>
              <w:t xml:space="preserve"> and CLIN </w:t>
            </w:r>
            <w:r w:rsidRPr="002946F6">
              <w:rPr>
                <w:rFonts w:ascii="Arial" w:hAnsi="Arial" w:cs="Arial"/>
                <w:color w:val="000000" w:themeColor="text1"/>
                <w:sz w:val="24"/>
                <w:szCs w:val="24"/>
                <w:highlight w:val="yellow"/>
              </w:rPr>
              <w:t>XXXX</w:t>
            </w:r>
          </w:p>
        </w:tc>
        <w:tc>
          <w:tcPr>
            <w:tcW w:w="3960" w:type="dxa"/>
            <w:tcBorders>
              <w:top w:val="single" w:sz="4" w:space="0" w:color="000000"/>
              <w:left w:val="single" w:sz="4" w:space="0" w:color="000000"/>
              <w:bottom w:val="single" w:sz="4" w:space="0" w:color="000000"/>
              <w:right w:val="single" w:sz="4" w:space="0" w:color="000000"/>
            </w:tcBorders>
          </w:tcPr>
          <w:p w:rsidR="00381D1E" w:rsidRPr="002946F6" w:rsidRDefault="00381D1E" w:rsidP="00260C61">
            <w:pPr>
              <w:spacing w:line="200" w:lineRule="exact"/>
              <w:contextualSpacing/>
              <w:rPr>
                <w:rFonts w:ascii="Arial" w:hAnsi="Arial" w:cs="Arial"/>
                <w:color w:val="000000" w:themeColor="text1"/>
                <w:spacing w:val="-6"/>
                <w:sz w:val="24"/>
                <w:szCs w:val="24"/>
              </w:rPr>
            </w:pPr>
            <w:r w:rsidRPr="002946F6">
              <w:rPr>
                <w:rFonts w:ascii="Arial" w:hAnsi="Arial" w:cs="Arial"/>
                <w:color w:val="000000" w:themeColor="text1"/>
                <w:sz w:val="24"/>
                <w:szCs w:val="24"/>
              </w:rPr>
              <w:t xml:space="preserve">The Contractor shall completely fill in all the information in the format at the following web address </w:t>
            </w:r>
            <w:hyperlink r:id="rId17" w:history="1">
              <w:r w:rsidRPr="002946F6">
                <w:rPr>
                  <w:rStyle w:val="Hyperlink"/>
                  <w:rFonts w:ascii="Arial" w:hAnsi="Arial" w:cs="Arial"/>
                  <w:color w:val="000000" w:themeColor="text1"/>
                  <w:sz w:val="24"/>
                  <w:szCs w:val="24"/>
                </w:rPr>
                <w:t>http://sam.gov</w:t>
              </w:r>
            </w:hyperlink>
            <w:r w:rsidRPr="002946F6">
              <w:rPr>
                <w:rFonts w:ascii="Arial" w:hAnsi="Arial" w:cs="Arial"/>
                <w:color w:val="000000" w:themeColor="text1"/>
                <w:sz w:val="24"/>
                <w:szCs w:val="24"/>
              </w:rPr>
              <w:t xml:space="preserve"> .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If contract period of performance ends prior to September 30, the contractor has 30 </w:t>
            </w:r>
            <w:proofErr w:type="gramStart"/>
            <w:r w:rsidRPr="002946F6">
              <w:rPr>
                <w:rFonts w:ascii="Arial" w:hAnsi="Arial" w:cs="Arial"/>
                <w:color w:val="000000" w:themeColor="text1"/>
                <w:sz w:val="24"/>
                <w:szCs w:val="24"/>
              </w:rPr>
              <w:t>day</w:t>
            </w:r>
            <w:proofErr w:type="gramEnd"/>
            <w:r w:rsidRPr="002946F6">
              <w:rPr>
                <w:rFonts w:ascii="Arial" w:hAnsi="Arial" w:cs="Arial"/>
                <w:color w:val="000000" w:themeColor="text1"/>
                <w:sz w:val="24"/>
                <w:szCs w:val="24"/>
              </w:rPr>
              <w:t xml:space="preserve"> from end date of the contract to complete the SCR requirement. (as applicable)</w:t>
            </w:r>
          </w:p>
        </w:tc>
        <w:tc>
          <w:tcPr>
            <w:tcW w:w="2520" w:type="dxa"/>
            <w:tcBorders>
              <w:top w:val="single" w:sz="4" w:space="0" w:color="000000"/>
              <w:left w:val="single" w:sz="4" w:space="0" w:color="000000"/>
              <w:bottom w:val="single" w:sz="4" w:space="0" w:color="000000"/>
              <w:right w:val="single" w:sz="4" w:space="0" w:color="000000"/>
            </w:tcBorders>
            <w:vAlign w:val="center"/>
          </w:tcPr>
          <w:p w:rsidR="00381D1E" w:rsidRPr="002946F6" w:rsidRDefault="00381D1E" w:rsidP="00260C61">
            <w:pPr>
              <w:pStyle w:val="TableParagraph"/>
              <w:spacing w:line="200" w:lineRule="exact"/>
              <w:jc w:val="left"/>
              <w:rPr>
                <w:rFonts w:eastAsia="Times New Roman"/>
                <w:color w:val="000000" w:themeColor="text1"/>
                <w:spacing w:val="-6"/>
              </w:rPr>
            </w:pPr>
            <w:r w:rsidRPr="002946F6">
              <w:rPr>
                <w:color w:val="000000" w:themeColor="text1"/>
              </w:rPr>
              <w:t>100% Compliance</w:t>
            </w:r>
          </w:p>
        </w:tc>
        <w:tc>
          <w:tcPr>
            <w:tcW w:w="4950" w:type="dxa"/>
            <w:tcBorders>
              <w:top w:val="single" w:sz="4" w:space="0" w:color="000000"/>
              <w:left w:val="single" w:sz="4" w:space="0" w:color="000000"/>
              <w:bottom w:val="single" w:sz="4" w:space="0" w:color="000000"/>
              <w:right w:val="single" w:sz="4" w:space="0" w:color="000000"/>
            </w:tcBorders>
            <w:vAlign w:val="center"/>
          </w:tcPr>
          <w:p w:rsidR="00381D1E" w:rsidRPr="002946F6" w:rsidRDefault="00381D1E" w:rsidP="00260C61">
            <w:pPr>
              <w:autoSpaceDE w:val="0"/>
              <w:autoSpaceDN w:val="0"/>
              <w:adjustRightInd w:val="0"/>
              <w:jc w:val="center"/>
              <w:rPr>
                <w:rFonts w:ascii="Arial" w:hAnsi="Arial" w:cs="Arial"/>
                <w:color w:val="000000" w:themeColor="text1"/>
                <w:sz w:val="24"/>
                <w:szCs w:val="24"/>
              </w:rPr>
            </w:pPr>
            <w:r w:rsidRPr="002946F6">
              <w:rPr>
                <w:rFonts w:ascii="Arial" w:hAnsi="Arial" w:cs="Arial"/>
                <w:color w:val="000000" w:themeColor="text1"/>
                <w:sz w:val="24"/>
                <w:szCs w:val="24"/>
              </w:rPr>
              <w:t>Contractor compliance rate shall be utilized as objective evidence of contract compliance and documented into the CPAR system; contractor shall re-perform the service</w:t>
            </w:r>
          </w:p>
          <w:p w:rsidR="00381D1E" w:rsidRPr="002946F6" w:rsidRDefault="00381D1E" w:rsidP="00260C61">
            <w:pPr>
              <w:pStyle w:val="TableParagraph"/>
              <w:spacing w:line="200" w:lineRule="exact"/>
              <w:ind w:left="0"/>
              <w:jc w:val="left"/>
              <w:rPr>
                <w:rFonts w:eastAsia="Times New Roman"/>
                <w:color w:val="000000" w:themeColor="text1"/>
              </w:rPr>
            </w:pPr>
          </w:p>
        </w:tc>
      </w:tr>
      <w:tr w:rsidR="00A90925" w:rsidRPr="00A90925" w:rsidTr="000A6012">
        <w:trPr>
          <w:cantSplit/>
        </w:trPr>
        <w:tc>
          <w:tcPr>
            <w:tcW w:w="297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PRS#1</w:t>
            </w:r>
          </w:p>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Federal Holidays,</w:t>
            </w:r>
          </w:p>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PWS 1.5.3.1</w:t>
            </w:r>
          </w:p>
          <w:p w:rsidR="00381D1E" w:rsidRPr="00A90925" w:rsidRDefault="00381D1E" w:rsidP="00260C61">
            <w:pPr>
              <w:pStyle w:val="TableParagraph"/>
              <w:spacing w:line="200" w:lineRule="exact"/>
              <w:jc w:val="left"/>
              <w:rPr>
                <w:color w:val="000000" w:themeColor="text1"/>
              </w:rPr>
            </w:pPr>
          </w:p>
        </w:tc>
        <w:tc>
          <w:tcPr>
            <w:tcW w:w="396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pStyle w:val="Heading5"/>
              <w:jc w:val="left"/>
              <w:rPr>
                <w:color w:val="000000" w:themeColor="text1"/>
              </w:rPr>
            </w:pPr>
            <w:r w:rsidRPr="00A90925">
              <w:rPr>
                <w:color w:val="000000" w:themeColor="text1"/>
              </w:rPr>
              <w:t xml:space="preserve">The Contractor shall reschedule the regularly scheduled work the day prior or after the holiday to comply with the performance standards in paragraph </w:t>
            </w:r>
            <w:r w:rsidR="00454F86" w:rsidRPr="00A90925">
              <w:rPr>
                <w:color w:val="000000" w:themeColor="text1"/>
              </w:rPr>
              <w:t>1.5.3.1</w:t>
            </w:r>
            <w:r w:rsidRPr="00A90925">
              <w:rPr>
                <w:color w:val="000000" w:themeColor="text1"/>
              </w:rPr>
              <w:t>.</w:t>
            </w:r>
          </w:p>
          <w:p w:rsidR="00381D1E" w:rsidRPr="00A90925" w:rsidRDefault="00381D1E" w:rsidP="00260C61">
            <w:pPr>
              <w:pStyle w:val="TableParagraph"/>
              <w:spacing w:line="200" w:lineRule="exact"/>
              <w:jc w:val="left"/>
              <w:rPr>
                <w:color w:val="000000" w:themeColor="text1"/>
              </w:rPr>
            </w:pPr>
          </w:p>
        </w:tc>
        <w:tc>
          <w:tcPr>
            <w:tcW w:w="252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tabs>
                <w:tab w:val="left" w:pos="720"/>
                <w:tab w:val="center" w:pos="4320"/>
                <w:tab w:val="right" w:pos="8640"/>
              </w:tabs>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Zero Deviation from performance standard</w:t>
            </w:r>
          </w:p>
          <w:p w:rsidR="00381D1E" w:rsidRPr="00A90925" w:rsidRDefault="00381D1E" w:rsidP="00260C61">
            <w:pPr>
              <w:pStyle w:val="TableParagraph"/>
              <w:spacing w:line="200" w:lineRule="exact"/>
              <w:ind w:left="0"/>
              <w:jc w:val="left"/>
              <w:rPr>
                <w:color w:val="000000" w:themeColor="text1"/>
              </w:rPr>
            </w:pPr>
          </w:p>
        </w:tc>
        <w:tc>
          <w:tcPr>
            <w:tcW w:w="495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spacing w:line="200" w:lineRule="exact"/>
              <w:contextualSpacing/>
              <w:rPr>
                <w:rFonts w:ascii="Arial" w:hAnsi="Arial" w:cs="Arial"/>
                <w:color w:val="000000" w:themeColor="text1"/>
                <w:sz w:val="24"/>
                <w:szCs w:val="24"/>
              </w:rPr>
            </w:pPr>
            <w:r w:rsidRPr="00A90925">
              <w:rPr>
                <w:rFonts w:ascii="Arial" w:hAnsi="Arial" w:cs="Arial"/>
                <w:color w:val="000000" w:themeColor="text1"/>
                <w:sz w:val="24"/>
                <w:szCs w:val="24"/>
              </w:rPr>
              <w:t xml:space="preserve">5% of total CLIN </w:t>
            </w:r>
            <w:proofErr w:type="gramStart"/>
            <w:r w:rsidRPr="00A90925">
              <w:rPr>
                <w:rFonts w:ascii="Arial" w:hAnsi="Arial" w:cs="Arial"/>
                <w:color w:val="000000" w:themeColor="text1"/>
                <w:sz w:val="24"/>
                <w:szCs w:val="24"/>
              </w:rPr>
              <w:t>invoiced</w:t>
            </w:r>
            <w:proofErr w:type="gramEnd"/>
            <w:r w:rsidRPr="00A90925">
              <w:rPr>
                <w:rFonts w:ascii="Arial" w:hAnsi="Arial" w:cs="Arial"/>
                <w:color w:val="000000" w:themeColor="text1"/>
                <w:sz w:val="24"/>
                <w:szCs w:val="24"/>
              </w:rPr>
              <w:t xml:space="preserve"> will be deducted.</w:t>
            </w:r>
          </w:p>
          <w:p w:rsidR="00381D1E" w:rsidRPr="00A90925" w:rsidRDefault="00381D1E" w:rsidP="00260C61">
            <w:pPr>
              <w:spacing w:line="200" w:lineRule="exact"/>
              <w:contextualSpacing/>
              <w:rPr>
                <w:rFonts w:ascii="Arial" w:hAnsi="Arial" w:cs="Arial"/>
                <w:color w:val="000000" w:themeColor="text1"/>
                <w:sz w:val="24"/>
                <w:szCs w:val="24"/>
              </w:rPr>
            </w:pPr>
          </w:p>
          <w:p w:rsidR="00381D1E" w:rsidRPr="00A90925" w:rsidRDefault="00381D1E" w:rsidP="00260C61">
            <w:pPr>
              <w:spacing w:line="200" w:lineRule="exact"/>
              <w:contextualSpacing/>
              <w:rPr>
                <w:rFonts w:ascii="Arial" w:hAnsi="Arial" w:cs="Arial"/>
                <w:color w:val="000000" w:themeColor="text1"/>
                <w:sz w:val="24"/>
                <w:szCs w:val="24"/>
              </w:rPr>
            </w:pPr>
            <w:r w:rsidRPr="00A90925">
              <w:rPr>
                <w:rFonts w:ascii="Arial" w:hAnsi="Arial" w:cs="Arial"/>
                <w:color w:val="000000" w:themeColor="text1"/>
                <w:sz w:val="24"/>
                <w:szCs w:val="24"/>
              </w:rPr>
              <w:t>Contractor compliance rate shall be utilized as objective evidence of contract compliance and documented into the CPARS.</w:t>
            </w:r>
          </w:p>
          <w:p w:rsidR="00381D1E" w:rsidRPr="00A90925" w:rsidRDefault="00381D1E" w:rsidP="00260C61">
            <w:pPr>
              <w:spacing w:line="200" w:lineRule="exact"/>
              <w:contextualSpacing/>
              <w:rPr>
                <w:rFonts w:ascii="Arial" w:hAnsi="Arial" w:cs="Arial"/>
                <w:color w:val="000000" w:themeColor="text1"/>
                <w:sz w:val="24"/>
                <w:szCs w:val="24"/>
              </w:rPr>
            </w:pPr>
          </w:p>
          <w:p w:rsidR="00381D1E" w:rsidRPr="00A90925" w:rsidRDefault="00381D1E" w:rsidP="00260C61">
            <w:pPr>
              <w:pStyle w:val="TableParagraph"/>
              <w:spacing w:line="200" w:lineRule="exact"/>
              <w:ind w:left="0"/>
              <w:jc w:val="left"/>
              <w:rPr>
                <w:color w:val="000000" w:themeColor="text1"/>
              </w:rPr>
            </w:pPr>
            <w:r w:rsidRPr="00A90925">
              <w:rPr>
                <w:rFonts w:eastAsia="Times New Roman"/>
                <w:color w:val="000000" w:themeColor="text1"/>
              </w:rPr>
              <w:t>Contractor shall re-perform the service at no additional cost to the Government</w:t>
            </w:r>
          </w:p>
        </w:tc>
      </w:tr>
      <w:tr w:rsidR="00A90925" w:rsidRPr="00A90925" w:rsidTr="000A6012">
        <w:trPr>
          <w:cantSplit/>
        </w:trPr>
        <w:tc>
          <w:tcPr>
            <w:tcW w:w="297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PRS#2</w:t>
            </w:r>
          </w:p>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Rescheduled services,</w:t>
            </w:r>
          </w:p>
          <w:p w:rsidR="00381D1E" w:rsidRPr="00A90925" w:rsidRDefault="00381D1E" w:rsidP="00260C61">
            <w:pPr>
              <w:pStyle w:val="TableParagraph"/>
              <w:spacing w:line="200" w:lineRule="exact"/>
              <w:jc w:val="left"/>
              <w:rPr>
                <w:color w:val="000000" w:themeColor="text1"/>
              </w:rPr>
            </w:pPr>
            <w:r w:rsidRPr="00A90925">
              <w:rPr>
                <w:color w:val="000000" w:themeColor="text1"/>
                <w:spacing w:val="-6"/>
              </w:rPr>
              <w:t xml:space="preserve">PWS </w:t>
            </w:r>
            <w:r w:rsidR="009C108A" w:rsidRPr="00A90925">
              <w:rPr>
                <w:color w:val="000000" w:themeColor="text1"/>
                <w:spacing w:val="-6"/>
              </w:rPr>
              <w:t>1.5.3.1</w:t>
            </w:r>
          </w:p>
        </w:tc>
        <w:tc>
          <w:tcPr>
            <w:tcW w:w="396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pStyle w:val="TableParagraph"/>
              <w:spacing w:line="200" w:lineRule="exact"/>
              <w:ind w:left="0"/>
              <w:jc w:val="left"/>
              <w:rPr>
                <w:color w:val="000000" w:themeColor="text1"/>
              </w:rPr>
            </w:pPr>
            <w:r w:rsidRPr="00A90925">
              <w:rPr>
                <w:color w:val="000000" w:themeColor="text1"/>
                <w:spacing w:val="-6"/>
              </w:rPr>
              <w:t>In the event of any of the above scenarios are encountered, the Contractor shall reschedule the work for the next business day.</w:t>
            </w:r>
          </w:p>
        </w:tc>
        <w:tc>
          <w:tcPr>
            <w:tcW w:w="252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tabs>
                <w:tab w:val="left" w:pos="720"/>
                <w:tab w:val="center" w:pos="4320"/>
                <w:tab w:val="right" w:pos="8640"/>
              </w:tabs>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Zero Deviation from performance standard</w:t>
            </w:r>
          </w:p>
          <w:p w:rsidR="00381D1E" w:rsidRPr="00A90925" w:rsidRDefault="00381D1E" w:rsidP="00260C61">
            <w:pPr>
              <w:pStyle w:val="TableParagraph"/>
              <w:spacing w:line="200" w:lineRule="exact"/>
              <w:jc w:val="left"/>
              <w:rPr>
                <w:color w:val="000000" w:themeColor="text1"/>
              </w:rPr>
            </w:pPr>
          </w:p>
        </w:tc>
        <w:tc>
          <w:tcPr>
            <w:tcW w:w="495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spacing w:line="200" w:lineRule="exact"/>
              <w:contextualSpacing/>
              <w:rPr>
                <w:rFonts w:ascii="Arial" w:hAnsi="Arial" w:cs="Arial"/>
                <w:color w:val="000000" w:themeColor="text1"/>
                <w:sz w:val="24"/>
                <w:szCs w:val="24"/>
              </w:rPr>
            </w:pPr>
            <w:r w:rsidRPr="00A90925">
              <w:rPr>
                <w:rFonts w:ascii="Arial" w:hAnsi="Arial" w:cs="Arial"/>
                <w:color w:val="000000" w:themeColor="text1"/>
                <w:sz w:val="24"/>
                <w:szCs w:val="24"/>
              </w:rPr>
              <w:t xml:space="preserve">5% of total CLIN </w:t>
            </w:r>
            <w:proofErr w:type="gramStart"/>
            <w:r w:rsidRPr="00A90925">
              <w:rPr>
                <w:rFonts w:ascii="Arial" w:hAnsi="Arial" w:cs="Arial"/>
                <w:color w:val="000000" w:themeColor="text1"/>
                <w:sz w:val="24"/>
                <w:szCs w:val="24"/>
              </w:rPr>
              <w:t>invoiced</w:t>
            </w:r>
            <w:proofErr w:type="gramEnd"/>
            <w:r w:rsidRPr="00A90925">
              <w:rPr>
                <w:rFonts w:ascii="Arial" w:hAnsi="Arial" w:cs="Arial"/>
                <w:color w:val="000000" w:themeColor="text1"/>
                <w:sz w:val="24"/>
                <w:szCs w:val="24"/>
              </w:rPr>
              <w:t xml:space="preserve"> will be deducted.</w:t>
            </w:r>
          </w:p>
          <w:p w:rsidR="00381D1E" w:rsidRPr="00A90925" w:rsidRDefault="00381D1E" w:rsidP="00260C61">
            <w:pPr>
              <w:spacing w:line="200" w:lineRule="exact"/>
              <w:contextualSpacing/>
              <w:rPr>
                <w:rFonts w:ascii="Arial" w:hAnsi="Arial" w:cs="Arial"/>
                <w:color w:val="000000" w:themeColor="text1"/>
                <w:sz w:val="24"/>
                <w:szCs w:val="24"/>
              </w:rPr>
            </w:pPr>
          </w:p>
          <w:p w:rsidR="00381D1E" w:rsidRPr="00A90925" w:rsidRDefault="00381D1E" w:rsidP="00260C61">
            <w:pPr>
              <w:spacing w:line="200" w:lineRule="exact"/>
              <w:contextualSpacing/>
              <w:rPr>
                <w:rFonts w:ascii="Arial" w:hAnsi="Arial" w:cs="Arial"/>
                <w:color w:val="000000" w:themeColor="text1"/>
                <w:sz w:val="24"/>
                <w:szCs w:val="24"/>
              </w:rPr>
            </w:pPr>
            <w:r w:rsidRPr="00A90925">
              <w:rPr>
                <w:rFonts w:ascii="Arial" w:hAnsi="Arial" w:cs="Arial"/>
                <w:color w:val="000000" w:themeColor="text1"/>
                <w:sz w:val="24"/>
                <w:szCs w:val="24"/>
              </w:rPr>
              <w:t>Contractor compliance rate shall be utilized as objective evidence of contract compliance and documented into the CPARS.</w:t>
            </w:r>
          </w:p>
          <w:p w:rsidR="00381D1E" w:rsidRPr="00A90925" w:rsidRDefault="00381D1E" w:rsidP="00260C61">
            <w:pPr>
              <w:spacing w:line="200" w:lineRule="exact"/>
              <w:contextualSpacing/>
              <w:rPr>
                <w:rFonts w:ascii="Arial" w:hAnsi="Arial" w:cs="Arial"/>
                <w:color w:val="000000" w:themeColor="text1"/>
                <w:sz w:val="24"/>
                <w:szCs w:val="24"/>
              </w:rPr>
            </w:pPr>
          </w:p>
          <w:p w:rsidR="00381D1E" w:rsidRPr="00A90925" w:rsidRDefault="00381D1E" w:rsidP="00260C61">
            <w:pPr>
              <w:pStyle w:val="TableParagraph"/>
              <w:spacing w:line="200" w:lineRule="exact"/>
              <w:ind w:left="0"/>
              <w:jc w:val="left"/>
              <w:rPr>
                <w:color w:val="000000" w:themeColor="text1"/>
              </w:rPr>
            </w:pPr>
            <w:r w:rsidRPr="00A90925">
              <w:rPr>
                <w:rFonts w:eastAsia="Times New Roman"/>
                <w:color w:val="000000" w:themeColor="text1"/>
              </w:rPr>
              <w:t>Contractor shall re-perform the service at no additional cost to the Government</w:t>
            </w:r>
          </w:p>
        </w:tc>
      </w:tr>
      <w:tr w:rsidR="00A90925" w:rsidRPr="00A90925" w:rsidTr="000A6012">
        <w:trPr>
          <w:cantSplit/>
        </w:trPr>
        <w:tc>
          <w:tcPr>
            <w:tcW w:w="297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PRS #3</w:t>
            </w:r>
          </w:p>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Customer Comments,</w:t>
            </w:r>
          </w:p>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 xml:space="preserve">PWS </w:t>
            </w:r>
            <w:r w:rsidR="00023F22" w:rsidRPr="00A90925">
              <w:rPr>
                <w:rFonts w:ascii="Arial" w:hAnsi="Arial" w:cs="Arial"/>
                <w:color w:val="000000" w:themeColor="text1"/>
                <w:spacing w:val="-6"/>
                <w:sz w:val="24"/>
                <w:szCs w:val="24"/>
              </w:rPr>
              <w:t>1.5.1.1</w:t>
            </w:r>
          </w:p>
          <w:p w:rsidR="00381D1E" w:rsidRPr="00A90925" w:rsidRDefault="00381D1E" w:rsidP="00260C61">
            <w:pPr>
              <w:pStyle w:val="TableParagraph"/>
              <w:spacing w:line="200" w:lineRule="exact"/>
              <w:ind w:left="0"/>
              <w:jc w:val="left"/>
              <w:rPr>
                <w:color w:val="000000" w:themeColor="text1"/>
              </w:rPr>
            </w:pPr>
          </w:p>
        </w:tc>
        <w:tc>
          <w:tcPr>
            <w:tcW w:w="3960" w:type="dxa"/>
            <w:tcBorders>
              <w:top w:val="single" w:sz="4" w:space="0" w:color="000000"/>
              <w:left w:val="single" w:sz="4" w:space="0" w:color="000000"/>
              <w:bottom w:val="single" w:sz="4" w:space="0" w:color="000000"/>
              <w:right w:val="single" w:sz="4" w:space="0" w:color="000000"/>
            </w:tcBorders>
          </w:tcPr>
          <w:p w:rsidR="00381D1E" w:rsidRPr="002072FF" w:rsidRDefault="00381D1E" w:rsidP="00260C61">
            <w:pPr>
              <w:spacing w:line="200" w:lineRule="exact"/>
              <w:contextualSpacing/>
              <w:rPr>
                <w:rFonts w:ascii="Arial" w:hAnsi="Arial" w:cs="Arial"/>
                <w:color w:val="000000" w:themeColor="text1"/>
                <w:spacing w:val="-6"/>
                <w:sz w:val="24"/>
                <w:szCs w:val="24"/>
              </w:rPr>
            </w:pPr>
            <w:r w:rsidRPr="002072FF">
              <w:rPr>
                <w:rFonts w:ascii="Arial" w:hAnsi="Arial" w:cs="Arial"/>
                <w:color w:val="000000" w:themeColor="text1"/>
                <w:spacing w:val="-6"/>
                <w:sz w:val="24"/>
                <w:szCs w:val="24"/>
              </w:rPr>
              <w:t xml:space="preserve">The Contractor shall respond address any substantiated customer comments IAW with established timeframe of para </w:t>
            </w:r>
            <w:r w:rsidR="00BB6570" w:rsidRPr="002072FF">
              <w:rPr>
                <w:rFonts w:ascii="Arial" w:hAnsi="Arial" w:cs="Arial"/>
                <w:color w:val="000000" w:themeColor="text1"/>
                <w:spacing w:val="-6"/>
                <w:sz w:val="24"/>
                <w:szCs w:val="24"/>
              </w:rPr>
              <w:t>1.5.1.1</w:t>
            </w:r>
          </w:p>
          <w:p w:rsidR="00381D1E" w:rsidRPr="00032C5B" w:rsidRDefault="00381D1E" w:rsidP="00260C61">
            <w:pPr>
              <w:pStyle w:val="TableParagraph"/>
              <w:spacing w:line="200" w:lineRule="exact"/>
              <w:ind w:left="0"/>
              <w:jc w:val="left"/>
              <w:rPr>
                <w:color w:val="000000" w:themeColor="text1"/>
                <w:highlight w:val="yellow"/>
              </w:rPr>
            </w:pPr>
          </w:p>
        </w:tc>
        <w:tc>
          <w:tcPr>
            <w:tcW w:w="252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pStyle w:val="TableParagraph"/>
              <w:spacing w:line="200" w:lineRule="exact"/>
              <w:jc w:val="left"/>
              <w:rPr>
                <w:color w:val="000000" w:themeColor="text1"/>
              </w:rPr>
            </w:pPr>
            <w:r w:rsidRPr="00A90925">
              <w:rPr>
                <w:rFonts w:eastAsia="Times New Roman"/>
                <w:color w:val="000000" w:themeColor="text1"/>
                <w:spacing w:val="-6"/>
              </w:rPr>
              <w:t>No More Than (NMT) 2 substantiated complaints per month</w:t>
            </w:r>
          </w:p>
        </w:tc>
        <w:tc>
          <w:tcPr>
            <w:tcW w:w="495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pStyle w:val="TableParagraph"/>
              <w:spacing w:line="200" w:lineRule="exact"/>
              <w:ind w:left="0"/>
              <w:jc w:val="left"/>
              <w:rPr>
                <w:color w:val="000000" w:themeColor="text1"/>
              </w:rPr>
            </w:pPr>
            <w:r w:rsidRPr="00A90925">
              <w:rPr>
                <w:rFonts w:eastAsia="Times New Roman"/>
                <w:color w:val="000000" w:themeColor="text1"/>
              </w:rPr>
              <w:t>CAR and Negative CPARS Rating</w:t>
            </w:r>
          </w:p>
        </w:tc>
      </w:tr>
      <w:tr w:rsidR="00A90925" w:rsidRPr="00A90925" w:rsidTr="000A6012">
        <w:trPr>
          <w:cantSplit/>
        </w:trPr>
        <w:tc>
          <w:tcPr>
            <w:tcW w:w="2970" w:type="dxa"/>
            <w:tcBorders>
              <w:top w:val="single" w:sz="4" w:space="0" w:color="000000"/>
              <w:left w:val="single" w:sz="4" w:space="0" w:color="000000"/>
              <w:bottom w:val="single" w:sz="4" w:space="0" w:color="000000"/>
              <w:right w:val="single" w:sz="4" w:space="0" w:color="000000"/>
            </w:tcBorders>
          </w:tcPr>
          <w:p w:rsidR="00ED4A49" w:rsidRPr="00ED4A49" w:rsidRDefault="00ED4A49" w:rsidP="00ED4A49">
            <w:pPr>
              <w:spacing w:line="200" w:lineRule="exact"/>
              <w:contextualSpacing/>
              <w:rPr>
                <w:rFonts w:ascii="Arial" w:hAnsi="Arial" w:cs="Arial"/>
                <w:color w:val="000000" w:themeColor="text1"/>
                <w:spacing w:val="-6"/>
                <w:sz w:val="24"/>
                <w:szCs w:val="24"/>
              </w:rPr>
            </w:pPr>
            <w:r w:rsidRPr="00ED4A49">
              <w:rPr>
                <w:rFonts w:ascii="Arial" w:hAnsi="Arial" w:cs="Arial"/>
                <w:color w:val="000000" w:themeColor="text1"/>
                <w:spacing w:val="-6"/>
                <w:sz w:val="24"/>
                <w:szCs w:val="24"/>
              </w:rPr>
              <w:t>PRS #4</w:t>
            </w:r>
          </w:p>
          <w:p w:rsidR="00ED4A49" w:rsidRPr="00ED4A49" w:rsidRDefault="00ED4A49" w:rsidP="00ED4A49">
            <w:pPr>
              <w:spacing w:line="200" w:lineRule="exact"/>
              <w:contextualSpacing/>
              <w:rPr>
                <w:rFonts w:ascii="Arial" w:hAnsi="Arial" w:cs="Arial"/>
                <w:color w:val="000000" w:themeColor="text1"/>
                <w:spacing w:val="-6"/>
                <w:sz w:val="24"/>
                <w:szCs w:val="24"/>
              </w:rPr>
            </w:pPr>
            <w:r w:rsidRPr="00ED4A49">
              <w:rPr>
                <w:rFonts w:ascii="Arial" w:hAnsi="Arial" w:cs="Arial"/>
                <w:color w:val="000000" w:themeColor="text1"/>
                <w:spacing w:val="-6"/>
                <w:sz w:val="24"/>
                <w:szCs w:val="24"/>
              </w:rPr>
              <w:t>Training,</w:t>
            </w:r>
          </w:p>
          <w:p w:rsidR="00ED4A49" w:rsidRPr="00ED4A49" w:rsidRDefault="00ED4A49" w:rsidP="00ED4A49">
            <w:pPr>
              <w:spacing w:line="200" w:lineRule="exact"/>
              <w:contextualSpacing/>
              <w:rPr>
                <w:rFonts w:ascii="Arial" w:hAnsi="Arial" w:cs="Arial"/>
                <w:color w:val="000000" w:themeColor="text1"/>
                <w:spacing w:val="-6"/>
                <w:sz w:val="24"/>
                <w:szCs w:val="24"/>
              </w:rPr>
            </w:pPr>
            <w:r w:rsidRPr="00ED4A49">
              <w:rPr>
                <w:rFonts w:ascii="Arial" w:hAnsi="Arial" w:cs="Arial"/>
                <w:color w:val="000000" w:themeColor="text1"/>
                <w:spacing w:val="-6"/>
                <w:sz w:val="24"/>
                <w:szCs w:val="24"/>
              </w:rPr>
              <w:t>PWS 1.24 + subsections</w:t>
            </w:r>
          </w:p>
          <w:p w:rsidR="00381D1E" w:rsidRPr="00ED4A49" w:rsidRDefault="00381D1E" w:rsidP="00260C61">
            <w:pPr>
              <w:spacing w:line="200" w:lineRule="exact"/>
              <w:contextualSpacing/>
              <w:rPr>
                <w:rFonts w:ascii="Arial" w:hAnsi="Arial" w:cs="Arial"/>
                <w:color w:val="000000" w:themeColor="text1"/>
                <w:sz w:val="24"/>
                <w:szCs w:val="24"/>
              </w:rPr>
            </w:pPr>
          </w:p>
        </w:tc>
        <w:tc>
          <w:tcPr>
            <w:tcW w:w="3960" w:type="dxa"/>
            <w:tcBorders>
              <w:top w:val="single" w:sz="4" w:space="0" w:color="000000"/>
              <w:left w:val="single" w:sz="4" w:space="0" w:color="000000"/>
              <w:bottom w:val="single" w:sz="4" w:space="0" w:color="000000"/>
              <w:right w:val="single" w:sz="4" w:space="0" w:color="000000"/>
            </w:tcBorders>
          </w:tcPr>
          <w:p w:rsidR="00381D1E" w:rsidRPr="00ED4A49" w:rsidRDefault="00381D1E" w:rsidP="00260C61">
            <w:pPr>
              <w:pStyle w:val="TableParagraph"/>
              <w:spacing w:line="200" w:lineRule="exact"/>
              <w:ind w:left="0"/>
              <w:jc w:val="left"/>
              <w:rPr>
                <w:color w:val="000000" w:themeColor="text1"/>
              </w:rPr>
            </w:pPr>
            <w:r w:rsidRPr="00ED4A49">
              <w:rPr>
                <w:rFonts w:eastAsia="Times New Roman"/>
                <w:color w:val="000000" w:themeColor="text1"/>
                <w:spacing w:val="-6"/>
              </w:rPr>
              <w:t>The Contractor shall complete all training and certification requirements.</w:t>
            </w:r>
          </w:p>
        </w:tc>
        <w:tc>
          <w:tcPr>
            <w:tcW w:w="2520" w:type="dxa"/>
            <w:tcBorders>
              <w:top w:val="single" w:sz="4" w:space="0" w:color="000000"/>
              <w:left w:val="single" w:sz="4" w:space="0" w:color="000000"/>
              <w:bottom w:val="single" w:sz="4" w:space="0" w:color="000000"/>
              <w:right w:val="single" w:sz="4" w:space="0" w:color="000000"/>
            </w:tcBorders>
          </w:tcPr>
          <w:p w:rsidR="00381D1E" w:rsidRPr="00ED4A49" w:rsidRDefault="00381D1E" w:rsidP="00260C61">
            <w:pPr>
              <w:tabs>
                <w:tab w:val="left" w:pos="720"/>
                <w:tab w:val="center" w:pos="4320"/>
                <w:tab w:val="right" w:pos="8640"/>
              </w:tabs>
              <w:spacing w:line="200" w:lineRule="exact"/>
              <w:contextualSpacing/>
              <w:rPr>
                <w:rFonts w:ascii="Arial" w:hAnsi="Arial" w:cs="Arial"/>
                <w:color w:val="000000" w:themeColor="text1"/>
                <w:spacing w:val="-6"/>
                <w:sz w:val="24"/>
                <w:szCs w:val="24"/>
              </w:rPr>
            </w:pPr>
            <w:r w:rsidRPr="00ED4A49">
              <w:rPr>
                <w:rFonts w:ascii="Arial" w:hAnsi="Arial" w:cs="Arial"/>
                <w:color w:val="000000" w:themeColor="text1"/>
                <w:spacing w:val="-6"/>
                <w:sz w:val="24"/>
                <w:szCs w:val="24"/>
              </w:rPr>
              <w:t>Zero Deviation from performance standard</w:t>
            </w:r>
          </w:p>
          <w:p w:rsidR="00381D1E" w:rsidRPr="00ED4A49" w:rsidRDefault="00381D1E" w:rsidP="00260C61">
            <w:pPr>
              <w:pStyle w:val="TableParagraph"/>
              <w:spacing w:line="200" w:lineRule="exact"/>
              <w:jc w:val="left"/>
              <w:rPr>
                <w:color w:val="000000" w:themeColor="text1"/>
              </w:rPr>
            </w:pPr>
          </w:p>
        </w:tc>
        <w:tc>
          <w:tcPr>
            <w:tcW w:w="4950" w:type="dxa"/>
            <w:tcBorders>
              <w:top w:val="single" w:sz="4" w:space="0" w:color="000000"/>
              <w:left w:val="single" w:sz="4" w:space="0" w:color="000000"/>
              <w:bottom w:val="single" w:sz="4" w:space="0" w:color="000000"/>
              <w:right w:val="single" w:sz="4" w:space="0" w:color="000000"/>
            </w:tcBorders>
          </w:tcPr>
          <w:p w:rsidR="00381D1E" w:rsidRPr="00ED4A49" w:rsidRDefault="00381D1E" w:rsidP="00260C61">
            <w:pPr>
              <w:pStyle w:val="TableParagraph"/>
              <w:spacing w:line="200" w:lineRule="exact"/>
              <w:ind w:left="0"/>
              <w:jc w:val="left"/>
              <w:rPr>
                <w:color w:val="000000" w:themeColor="text1"/>
              </w:rPr>
            </w:pPr>
            <w:r w:rsidRPr="00ED4A49">
              <w:rPr>
                <w:rFonts w:eastAsia="Times New Roman"/>
                <w:color w:val="000000" w:themeColor="text1"/>
              </w:rPr>
              <w:t>CAR and Negative CPARS Rating</w:t>
            </w:r>
          </w:p>
        </w:tc>
      </w:tr>
      <w:tr w:rsidR="00A90925" w:rsidRPr="00A90925" w:rsidTr="000A6012">
        <w:trPr>
          <w:cantSplit/>
        </w:trPr>
        <w:tc>
          <w:tcPr>
            <w:tcW w:w="297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PRS #5</w:t>
            </w:r>
          </w:p>
          <w:p w:rsidR="00381D1E" w:rsidRPr="00A90925" w:rsidRDefault="00381D1E"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 xml:space="preserve">Facility Cleanings, </w:t>
            </w:r>
          </w:p>
          <w:p w:rsidR="00381D1E" w:rsidRPr="00A90925" w:rsidRDefault="00381D1E" w:rsidP="00260C61">
            <w:pPr>
              <w:spacing w:line="200" w:lineRule="exact"/>
              <w:contextualSpacing/>
              <w:rPr>
                <w:rFonts w:ascii="Arial" w:hAnsi="Arial" w:cs="Arial"/>
                <w:color w:val="000000" w:themeColor="text1"/>
                <w:spacing w:val="-6"/>
                <w:sz w:val="24"/>
                <w:szCs w:val="24"/>
              </w:rPr>
            </w:pPr>
            <w:r w:rsidRPr="002072FF">
              <w:rPr>
                <w:rFonts w:ascii="Arial" w:hAnsi="Arial" w:cs="Arial"/>
                <w:color w:val="000000" w:themeColor="text1"/>
                <w:spacing w:val="-6"/>
                <w:sz w:val="24"/>
                <w:szCs w:val="24"/>
              </w:rPr>
              <w:t xml:space="preserve">PWS </w:t>
            </w:r>
            <w:r w:rsidR="00FB5F45" w:rsidRPr="002072FF">
              <w:rPr>
                <w:rFonts w:ascii="Arial" w:hAnsi="Arial" w:cs="Arial"/>
                <w:color w:val="000000" w:themeColor="text1"/>
                <w:spacing w:val="-6"/>
                <w:sz w:val="24"/>
                <w:szCs w:val="24"/>
              </w:rPr>
              <w:t xml:space="preserve">5.1, 5.1.1, </w:t>
            </w:r>
            <w:r w:rsidR="00023F22" w:rsidRPr="002072FF">
              <w:rPr>
                <w:rFonts w:ascii="Arial" w:hAnsi="Arial" w:cs="Arial"/>
                <w:color w:val="000000" w:themeColor="text1"/>
                <w:spacing w:val="-6"/>
                <w:sz w:val="24"/>
                <w:szCs w:val="24"/>
              </w:rPr>
              <w:t>5.2</w:t>
            </w:r>
          </w:p>
        </w:tc>
        <w:tc>
          <w:tcPr>
            <w:tcW w:w="3960" w:type="dxa"/>
            <w:tcBorders>
              <w:top w:val="single" w:sz="4" w:space="0" w:color="000000"/>
              <w:left w:val="single" w:sz="4" w:space="0" w:color="000000"/>
              <w:bottom w:val="single" w:sz="4" w:space="0" w:color="000000"/>
              <w:right w:val="single" w:sz="4" w:space="0" w:color="000000"/>
            </w:tcBorders>
          </w:tcPr>
          <w:p w:rsidR="00381D1E" w:rsidRPr="00FB5F45" w:rsidRDefault="00381D1E" w:rsidP="00260C61">
            <w:pPr>
              <w:pStyle w:val="TableParagraph"/>
              <w:spacing w:line="200" w:lineRule="exact"/>
              <w:ind w:left="0"/>
              <w:jc w:val="left"/>
              <w:rPr>
                <w:rFonts w:eastAsia="Times New Roman"/>
                <w:color w:val="000000" w:themeColor="text1"/>
                <w:spacing w:val="-6"/>
                <w:highlight w:val="yellow"/>
              </w:rPr>
            </w:pPr>
            <w:r w:rsidRPr="002072FF">
              <w:rPr>
                <w:rFonts w:eastAsia="Times New Roman"/>
                <w:color w:val="000000" w:themeColor="text1"/>
                <w:spacing w:val="-6"/>
              </w:rPr>
              <w:t>The Contractor shall provide services IAW PWS, para. 5.</w:t>
            </w:r>
            <w:r w:rsidR="00032C5B" w:rsidRPr="002072FF">
              <w:rPr>
                <w:rFonts w:eastAsia="Times New Roman"/>
                <w:color w:val="000000" w:themeColor="text1"/>
                <w:spacing w:val="-6"/>
              </w:rPr>
              <w:t>1+subsections, 5.2</w:t>
            </w:r>
            <w:r w:rsidRPr="002072FF">
              <w:rPr>
                <w:rFonts w:eastAsia="Times New Roman"/>
                <w:color w:val="000000" w:themeColor="text1"/>
                <w:spacing w:val="-6"/>
              </w:rPr>
              <w:t xml:space="preserve"> and all its subsections.</w:t>
            </w:r>
          </w:p>
        </w:tc>
        <w:tc>
          <w:tcPr>
            <w:tcW w:w="252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tabs>
                <w:tab w:val="left" w:pos="720"/>
                <w:tab w:val="center" w:pos="4320"/>
                <w:tab w:val="right" w:pos="8640"/>
              </w:tabs>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Zero Deviation from performance standard</w:t>
            </w:r>
          </w:p>
          <w:p w:rsidR="00381D1E" w:rsidRPr="00A90925" w:rsidRDefault="00381D1E" w:rsidP="00260C61">
            <w:pPr>
              <w:tabs>
                <w:tab w:val="left" w:pos="720"/>
                <w:tab w:val="center" w:pos="4320"/>
                <w:tab w:val="right" w:pos="8640"/>
              </w:tabs>
              <w:spacing w:line="200" w:lineRule="exact"/>
              <w:contextualSpacing/>
              <w:rPr>
                <w:rFonts w:ascii="Arial" w:hAnsi="Arial" w:cs="Arial"/>
                <w:color w:val="000000" w:themeColor="text1"/>
                <w:spacing w:val="-6"/>
                <w:sz w:val="24"/>
                <w:szCs w:val="24"/>
              </w:rPr>
            </w:pPr>
          </w:p>
        </w:tc>
        <w:tc>
          <w:tcPr>
            <w:tcW w:w="4950" w:type="dxa"/>
            <w:tcBorders>
              <w:top w:val="single" w:sz="4" w:space="0" w:color="000000"/>
              <w:left w:val="single" w:sz="4" w:space="0" w:color="000000"/>
              <w:bottom w:val="single" w:sz="4" w:space="0" w:color="000000"/>
              <w:right w:val="single" w:sz="4" w:space="0" w:color="000000"/>
            </w:tcBorders>
          </w:tcPr>
          <w:p w:rsidR="00381D1E" w:rsidRPr="00A90925" w:rsidRDefault="00381D1E" w:rsidP="00260C61">
            <w:pPr>
              <w:spacing w:line="200" w:lineRule="exact"/>
              <w:contextualSpacing/>
              <w:rPr>
                <w:rFonts w:ascii="Arial" w:hAnsi="Arial" w:cs="Arial"/>
                <w:color w:val="000000" w:themeColor="text1"/>
                <w:sz w:val="24"/>
                <w:szCs w:val="24"/>
              </w:rPr>
            </w:pPr>
            <w:r w:rsidRPr="00A90925">
              <w:rPr>
                <w:rFonts w:ascii="Arial" w:hAnsi="Arial" w:cs="Arial"/>
                <w:color w:val="000000" w:themeColor="text1"/>
                <w:sz w:val="24"/>
                <w:szCs w:val="24"/>
              </w:rPr>
              <w:t xml:space="preserve">5% of total CLIN </w:t>
            </w:r>
            <w:proofErr w:type="gramStart"/>
            <w:r w:rsidRPr="00A90925">
              <w:rPr>
                <w:rFonts w:ascii="Arial" w:hAnsi="Arial" w:cs="Arial"/>
                <w:color w:val="000000" w:themeColor="text1"/>
                <w:sz w:val="24"/>
                <w:szCs w:val="24"/>
              </w:rPr>
              <w:t>invoiced</w:t>
            </w:r>
            <w:proofErr w:type="gramEnd"/>
            <w:r w:rsidRPr="00A90925">
              <w:rPr>
                <w:rFonts w:ascii="Arial" w:hAnsi="Arial" w:cs="Arial"/>
                <w:color w:val="000000" w:themeColor="text1"/>
                <w:sz w:val="24"/>
                <w:szCs w:val="24"/>
              </w:rPr>
              <w:t xml:space="preserve"> will be deducted.</w:t>
            </w:r>
          </w:p>
          <w:p w:rsidR="00381D1E" w:rsidRPr="00A90925" w:rsidRDefault="00381D1E" w:rsidP="00260C61">
            <w:pPr>
              <w:spacing w:line="200" w:lineRule="exact"/>
              <w:contextualSpacing/>
              <w:rPr>
                <w:rFonts w:ascii="Arial" w:hAnsi="Arial" w:cs="Arial"/>
                <w:color w:val="000000" w:themeColor="text1"/>
                <w:sz w:val="24"/>
                <w:szCs w:val="24"/>
              </w:rPr>
            </w:pPr>
          </w:p>
          <w:p w:rsidR="00381D1E" w:rsidRPr="00A90925" w:rsidRDefault="00381D1E" w:rsidP="00260C61">
            <w:pPr>
              <w:spacing w:line="200" w:lineRule="exact"/>
              <w:contextualSpacing/>
              <w:rPr>
                <w:rFonts w:ascii="Arial" w:hAnsi="Arial" w:cs="Arial"/>
                <w:color w:val="000000" w:themeColor="text1"/>
                <w:sz w:val="24"/>
                <w:szCs w:val="24"/>
              </w:rPr>
            </w:pPr>
            <w:r w:rsidRPr="00A90925">
              <w:rPr>
                <w:rFonts w:ascii="Arial" w:hAnsi="Arial" w:cs="Arial"/>
                <w:color w:val="000000" w:themeColor="text1"/>
                <w:sz w:val="24"/>
                <w:szCs w:val="24"/>
              </w:rPr>
              <w:t>Contractor compliance rate shall be utilized as objective evidence of contract compliance and documented into the CPARS.</w:t>
            </w:r>
          </w:p>
          <w:p w:rsidR="00381D1E" w:rsidRPr="00A90925" w:rsidRDefault="00381D1E" w:rsidP="00260C61">
            <w:pPr>
              <w:spacing w:line="200" w:lineRule="exact"/>
              <w:contextualSpacing/>
              <w:rPr>
                <w:rFonts w:ascii="Arial" w:hAnsi="Arial" w:cs="Arial"/>
                <w:color w:val="000000" w:themeColor="text1"/>
                <w:sz w:val="24"/>
                <w:szCs w:val="24"/>
              </w:rPr>
            </w:pPr>
          </w:p>
          <w:p w:rsidR="00381D1E" w:rsidRPr="00A90925" w:rsidRDefault="00381D1E" w:rsidP="00260C61">
            <w:pPr>
              <w:spacing w:line="200" w:lineRule="exact"/>
              <w:contextualSpacing/>
              <w:rPr>
                <w:rFonts w:ascii="Arial" w:hAnsi="Arial" w:cs="Arial"/>
                <w:color w:val="000000" w:themeColor="text1"/>
                <w:sz w:val="24"/>
                <w:szCs w:val="24"/>
              </w:rPr>
            </w:pPr>
            <w:r w:rsidRPr="00A90925">
              <w:rPr>
                <w:rFonts w:ascii="Arial" w:hAnsi="Arial" w:cs="Arial"/>
                <w:color w:val="000000" w:themeColor="text1"/>
                <w:sz w:val="24"/>
                <w:szCs w:val="24"/>
              </w:rPr>
              <w:t>Contractor shall re-perform the service at no additional cost to the Government.</w:t>
            </w:r>
          </w:p>
        </w:tc>
      </w:tr>
      <w:tr w:rsidR="007D0581" w:rsidRPr="00A90925" w:rsidTr="000A6012">
        <w:trPr>
          <w:cantSplit/>
        </w:trPr>
        <w:tc>
          <w:tcPr>
            <w:tcW w:w="2970" w:type="dxa"/>
            <w:tcBorders>
              <w:top w:val="single" w:sz="4" w:space="0" w:color="000000"/>
              <w:left w:val="single" w:sz="4" w:space="0" w:color="000000"/>
              <w:bottom w:val="single" w:sz="4" w:space="0" w:color="000000"/>
              <w:right w:val="single" w:sz="4" w:space="0" w:color="000000"/>
            </w:tcBorders>
          </w:tcPr>
          <w:p w:rsidR="007D0581" w:rsidRPr="00A90925" w:rsidRDefault="007D0581"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 xml:space="preserve">PRS #7 </w:t>
            </w:r>
          </w:p>
          <w:p w:rsidR="007D0581" w:rsidRPr="00A90925" w:rsidRDefault="007D0581" w:rsidP="00260C61">
            <w:pPr>
              <w:spacing w:line="200" w:lineRule="exact"/>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Non-Removal Areas,</w:t>
            </w:r>
          </w:p>
          <w:p w:rsidR="007D0581" w:rsidRPr="00A90925" w:rsidRDefault="007D0581" w:rsidP="00260C61">
            <w:pPr>
              <w:pStyle w:val="TableParagraph"/>
              <w:spacing w:line="200" w:lineRule="exact"/>
              <w:ind w:left="0"/>
              <w:jc w:val="left"/>
              <w:rPr>
                <w:color w:val="000000" w:themeColor="text1"/>
              </w:rPr>
            </w:pPr>
            <w:r w:rsidRPr="00A90925">
              <w:rPr>
                <w:color w:val="000000" w:themeColor="text1"/>
                <w:spacing w:val="-6"/>
              </w:rPr>
              <w:t>PWS 5.2</w:t>
            </w:r>
          </w:p>
        </w:tc>
        <w:tc>
          <w:tcPr>
            <w:tcW w:w="3960" w:type="dxa"/>
            <w:tcBorders>
              <w:top w:val="single" w:sz="4" w:space="0" w:color="000000"/>
              <w:left w:val="single" w:sz="4" w:space="0" w:color="000000"/>
              <w:bottom w:val="single" w:sz="4" w:space="0" w:color="000000"/>
              <w:right w:val="single" w:sz="4" w:space="0" w:color="000000"/>
            </w:tcBorders>
          </w:tcPr>
          <w:p w:rsidR="007D0581" w:rsidRPr="002072FF" w:rsidRDefault="007D0581" w:rsidP="00260C61">
            <w:pPr>
              <w:pStyle w:val="TableParagraph"/>
              <w:spacing w:line="200" w:lineRule="exact"/>
              <w:ind w:left="0"/>
              <w:jc w:val="left"/>
              <w:rPr>
                <w:color w:val="000000" w:themeColor="text1"/>
              </w:rPr>
            </w:pPr>
            <w:r w:rsidRPr="002072FF">
              <w:rPr>
                <w:rFonts w:eastAsia="Times New Roman"/>
                <w:color w:val="000000" w:themeColor="text1"/>
                <w:spacing w:val="-6"/>
              </w:rPr>
              <w:t>The Contractor shall provide services IAW PWS, para. 5.</w:t>
            </w:r>
            <w:r w:rsidR="00FB5F45" w:rsidRPr="002072FF">
              <w:rPr>
                <w:rFonts w:eastAsia="Times New Roman"/>
                <w:color w:val="000000" w:themeColor="text1"/>
                <w:spacing w:val="-6"/>
              </w:rPr>
              <w:t>2</w:t>
            </w:r>
            <w:r w:rsidRPr="002072FF">
              <w:rPr>
                <w:rFonts w:eastAsia="Times New Roman"/>
                <w:color w:val="000000" w:themeColor="text1"/>
                <w:spacing w:val="-6"/>
              </w:rPr>
              <w:t xml:space="preserve"> and all its subsections.</w:t>
            </w:r>
          </w:p>
        </w:tc>
        <w:tc>
          <w:tcPr>
            <w:tcW w:w="2520" w:type="dxa"/>
            <w:tcBorders>
              <w:top w:val="single" w:sz="4" w:space="0" w:color="000000"/>
              <w:left w:val="single" w:sz="4" w:space="0" w:color="000000"/>
              <w:bottom w:val="single" w:sz="4" w:space="0" w:color="000000"/>
              <w:right w:val="single" w:sz="4" w:space="0" w:color="000000"/>
            </w:tcBorders>
          </w:tcPr>
          <w:p w:rsidR="007D0581" w:rsidRPr="00A90925" w:rsidRDefault="007D0581" w:rsidP="00260C61">
            <w:pPr>
              <w:tabs>
                <w:tab w:val="left" w:pos="720"/>
                <w:tab w:val="center" w:pos="4320"/>
                <w:tab w:val="right" w:pos="8640"/>
              </w:tabs>
              <w:contextualSpacing/>
              <w:rPr>
                <w:rFonts w:ascii="Arial" w:hAnsi="Arial" w:cs="Arial"/>
                <w:color w:val="000000" w:themeColor="text1"/>
                <w:spacing w:val="-6"/>
                <w:sz w:val="24"/>
                <w:szCs w:val="24"/>
              </w:rPr>
            </w:pPr>
            <w:r w:rsidRPr="00A90925">
              <w:rPr>
                <w:rFonts w:ascii="Arial" w:hAnsi="Arial" w:cs="Arial"/>
                <w:color w:val="000000" w:themeColor="text1"/>
                <w:spacing w:val="-6"/>
                <w:sz w:val="24"/>
                <w:szCs w:val="24"/>
              </w:rPr>
              <w:t>Zero Deviation from performance standard</w:t>
            </w:r>
          </w:p>
          <w:p w:rsidR="007D0581" w:rsidRPr="00A90925" w:rsidRDefault="007D0581" w:rsidP="00260C61">
            <w:pPr>
              <w:pStyle w:val="TableParagraph"/>
              <w:spacing w:line="200" w:lineRule="exact"/>
              <w:jc w:val="left"/>
              <w:rPr>
                <w:color w:val="000000" w:themeColor="text1"/>
              </w:rPr>
            </w:pPr>
          </w:p>
        </w:tc>
        <w:tc>
          <w:tcPr>
            <w:tcW w:w="4950" w:type="dxa"/>
            <w:tcBorders>
              <w:top w:val="single" w:sz="4" w:space="0" w:color="000000"/>
              <w:left w:val="single" w:sz="4" w:space="0" w:color="000000"/>
              <w:bottom w:val="single" w:sz="4" w:space="0" w:color="000000"/>
              <w:right w:val="single" w:sz="4" w:space="0" w:color="000000"/>
            </w:tcBorders>
          </w:tcPr>
          <w:p w:rsidR="007D0581" w:rsidRPr="00A90925" w:rsidRDefault="007D0581" w:rsidP="00260C61">
            <w:pPr>
              <w:pStyle w:val="TableParagraph"/>
              <w:spacing w:line="200" w:lineRule="exact"/>
              <w:ind w:left="0"/>
              <w:jc w:val="left"/>
              <w:rPr>
                <w:color w:val="000000" w:themeColor="text1"/>
              </w:rPr>
            </w:pPr>
            <w:r w:rsidRPr="00A90925">
              <w:rPr>
                <w:color w:val="000000" w:themeColor="text1"/>
                <w:spacing w:val="-6"/>
              </w:rPr>
              <w:t>Contractor compliance rate shall be utilized as objective evidence of contract compliance and documented into the CPAR System.</w:t>
            </w:r>
          </w:p>
        </w:tc>
      </w:tr>
      <w:tr w:rsidR="007D0581" w:rsidRPr="00A90925" w:rsidTr="000A6012">
        <w:trPr>
          <w:cantSplit/>
        </w:trPr>
        <w:tc>
          <w:tcPr>
            <w:tcW w:w="2970" w:type="dxa"/>
            <w:tcBorders>
              <w:top w:val="single" w:sz="4" w:space="0" w:color="000000"/>
              <w:left w:val="single" w:sz="4" w:space="0" w:color="000000"/>
              <w:bottom w:val="single" w:sz="4" w:space="0" w:color="000000"/>
              <w:right w:val="single" w:sz="4" w:space="0" w:color="000000"/>
            </w:tcBorders>
          </w:tcPr>
          <w:p w:rsidR="007D0581" w:rsidRPr="00A90925" w:rsidRDefault="007D0581" w:rsidP="00260C61">
            <w:pPr>
              <w:spacing w:line="200" w:lineRule="exact"/>
              <w:contextualSpacing/>
              <w:rPr>
                <w:rFonts w:ascii="Arial" w:hAnsi="Arial" w:cs="Arial"/>
                <w:color w:val="000000" w:themeColor="text1"/>
                <w:spacing w:val="-6"/>
                <w:sz w:val="24"/>
                <w:szCs w:val="24"/>
              </w:rPr>
            </w:pPr>
          </w:p>
        </w:tc>
        <w:tc>
          <w:tcPr>
            <w:tcW w:w="3960" w:type="dxa"/>
            <w:tcBorders>
              <w:top w:val="single" w:sz="4" w:space="0" w:color="000000"/>
              <w:left w:val="single" w:sz="4" w:space="0" w:color="000000"/>
              <w:bottom w:val="single" w:sz="4" w:space="0" w:color="000000"/>
              <w:right w:val="single" w:sz="4" w:space="0" w:color="000000"/>
            </w:tcBorders>
          </w:tcPr>
          <w:p w:rsidR="007D0581" w:rsidRPr="00A90925" w:rsidRDefault="007D0581" w:rsidP="00260C61">
            <w:pPr>
              <w:pStyle w:val="TableParagraph"/>
              <w:spacing w:line="200" w:lineRule="exact"/>
              <w:ind w:left="0"/>
              <w:jc w:val="left"/>
              <w:rPr>
                <w:rFonts w:eastAsia="Times New Roman"/>
                <w:color w:val="000000" w:themeColor="text1"/>
                <w:spacing w:val="-6"/>
              </w:rPr>
            </w:pPr>
          </w:p>
        </w:tc>
        <w:tc>
          <w:tcPr>
            <w:tcW w:w="2520" w:type="dxa"/>
            <w:tcBorders>
              <w:top w:val="single" w:sz="4" w:space="0" w:color="000000"/>
              <w:left w:val="single" w:sz="4" w:space="0" w:color="000000"/>
              <w:bottom w:val="single" w:sz="4" w:space="0" w:color="000000"/>
              <w:right w:val="single" w:sz="4" w:space="0" w:color="000000"/>
            </w:tcBorders>
          </w:tcPr>
          <w:p w:rsidR="007D0581" w:rsidRPr="00A90925" w:rsidRDefault="007D0581" w:rsidP="00260C61">
            <w:pPr>
              <w:tabs>
                <w:tab w:val="left" w:pos="720"/>
                <w:tab w:val="center" w:pos="4320"/>
                <w:tab w:val="right" w:pos="8640"/>
              </w:tabs>
              <w:spacing w:line="200" w:lineRule="exact"/>
              <w:contextualSpacing/>
              <w:rPr>
                <w:rFonts w:ascii="Arial" w:hAnsi="Arial" w:cs="Arial"/>
                <w:color w:val="000000" w:themeColor="text1"/>
                <w:spacing w:val="-6"/>
                <w:sz w:val="24"/>
                <w:szCs w:val="24"/>
              </w:rPr>
            </w:pPr>
          </w:p>
        </w:tc>
        <w:tc>
          <w:tcPr>
            <w:tcW w:w="4950" w:type="dxa"/>
            <w:tcBorders>
              <w:top w:val="single" w:sz="4" w:space="0" w:color="000000"/>
              <w:left w:val="single" w:sz="4" w:space="0" w:color="000000"/>
              <w:bottom w:val="single" w:sz="4" w:space="0" w:color="000000"/>
              <w:right w:val="single" w:sz="4" w:space="0" w:color="000000"/>
            </w:tcBorders>
          </w:tcPr>
          <w:p w:rsidR="007D0581" w:rsidRPr="00A90925" w:rsidRDefault="007D0581" w:rsidP="00260C61">
            <w:pPr>
              <w:spacing w:line="200" w:lineRule="exact"/>
              <w:contextualSpacing/>
              <w:rPr>
                <w:rFonts w:ascii="Arial" w:hAnsi="Arial" w:cs="Arial"/>
                <w:color w:val="000000" w:themeColor="text1"/>
                <w:sz w:val="24"/>
                <w:szCs w:val="24"/>
              </w:rPr>
            </w:pPr>
          </w:p>
        </w:tc>
      </w:tr>
    </w:tbl>
    <w:p w:rsidR="00991016" w:rsidRPr="00A90925" w:rsidRDefault="00991016" w:rsidP="00145A69">
      <w:pPr>
        <w:jc w:val="center"/>
        <w:rPr>
          <w:rFonts w:ascii="Arial" w:hAnsi="Arial" w:cs="Arial"/>
          <w:b/>
          <w:color w:val="000000" w:themeColor="text1"/>
          <w:sz w:val="24"/>
          <w:szCs w:val="24"/>
          <w:highlight w:val="yellow"/>
        </w:rPr>
      </w:pPr>
    </w:p>
    <w:p w:rsidR="00381D1E" w:rsidRPr="00A90925" w:rsidRDefault="00381D1E" w:rsidP="008C2412">
      <w:pPr>
        <w:pStyle w:val="textb"/>
        <w:jc w:val="center"/>
        <w:rPr>
          <w:rFonts w:ascii="Arial" w:hAnsi="Arial" w:cs="Arial"/>
          <w:bCs/>
          <w:color w:val="000000" w:themeColor="text1"/>
        </w:rPr>
        <w:sectPr w:rsidR="00381D1E" w:rsidRPr="00A90925" w:rsidSect="008B1998">
          <w:pgSz w:w="15840" w:h="12240" w:orient="landscape" w:code="1"/>
          <w:pgMar w:top="1080" w:right="1440" w:bottom="1080" w:left="1440" w:header="720" w:footer="576" w:gutter="0"/>
          <w:cols w:space="720"/>
          <w:docGrid w:linePitch="360"/>
        </w:sectPr>
      </w:pPr>
      <w:bookmarkStart w:id="21" w:name="_Toc41385511"/>
    </w:p>
    <w:p w:rsidR="00685304" w:rsidRPr="00A90925" w:rsidRDefault="002141BF" w:rsidP="008C2412">
      <w:pPr>
        <w:pStyle w:val="textb"/>
        <w:jc w:val="center"/>
        <w:rPr>
          <w:rFonts w:ascii="Arial" w:hAnsi="Arial" w:cs="Arial"/>
          <w:b w:val="0"/>
          <w:bCs/>
          <w:color w:val="000000" w:themeColor="text1"/>
        </w:rPr>
      </w:pPr>
      <w:r w:rsidRPr="00A90925">
        <w:rPr>
          <w:rFonts w:ascii="Arial" w:hAnsi="Arial" w:cs="Arial"/>
          <w:bCs/>
          <w:color w:val="000000" w:themeColor="text1"/>
        </w:rPr>
        <w:t>TECHNICAL EXHIBIT B</w:t>
      </w:r>
    </w:p>
    <w:p w:rsidR="00685304" w:rsidRPr="00A90925"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color w:val="000000" w:themeColor="text1"/>
          <w:sz w:val="24"/>
          <w:szCs w:val="24"/>
        </w:rPr>
      </w:pPr>
      <w:r w:rsidRPr="00A90925">
        <w:rPr>
          <w:rFonts w:ascii="Arial" w:hAnsi="Arial" w:cs="Arial"/>
          <w:b/>
          <w:bCs/>
          <w:color w:val="000000" w:themeColor="text1"/>
          <w:sz w:val="24"/>
          <w:szCs w:val="24"/>
        </w:rPr>
        <w:t>DELIVERABLES SCHEDULE</w:t>
      </w:r>
      <w:bookmarkEnd w:id="21"/>
    </w:p>
    <w:p w:rsidR="00685304" w:rsidRPr="00A90925"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color w:val="000000" w:themeColor="text1"/>
          <w:sz w:val="24"/>
          <w:szCs w:val="24"/>
        </w:rPr>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2850"/>
        <w:gridCol w:w="1890"/>
        <w:gridCol w:w="2160"/>
        <w:gridCol w:w="1620"/>
      </w:tblGrid>
      <w:tr w:rsidR="00A90925" w:rsidRPr="00A90925" w:rsidTr="00CB15C8">
        <w:trPr>
          <w:tblHeader/>
        </w:trPr>
        <w:tc>
          <w:tcPr>
            <w:tcW w:w="1915" w:type="dxa"/>
            <w:shd w:val="clear" w:color="auto" w:fill="CCCCCC"/>
            <w:vAlign w:val="bottom"/>
          </w:tcPr>
          <w:p w:rsidR="00685304" w:rsidRPr="00A90925" w:rsidRDefault="00685304" w:rsidP="00F42CC4">
            <w:pPr>
              <w:pStyle w:val="textb"/>
              <w:spacing w:before="60" w:after="60"/>
              <w:rPr>
                <w:rFonts w:ascii="Arial" w:hAnsi="Arial" w:cs="Arial"/>
                <w:b w:val="0"/>
                <w:bCs/>
                <w:smallCaps w:val="0"/>
                <w:color w:val="000000" w:themeColor="text1"/>
                <w:u w:val="single"/>
              </w:rPr>
            </w:pPr>
            <w:r w:rsidRPr="00A90925">
              <w:rPr>
                <w:rFonts w:ascii="Arial" w:hAnsi="Arial" w:cs="Arial"/>
                <w:b w:val="0"/>
                <w:bCs/>
                <w:smallCaps w:val="0"/>
                <w:color w:val="000000" w:themeColor="text1"/>
                <w:u w:val="single"/>
              </w:rPr>
              <w:t>Deliverable</w:t>
            </w:r>
          </w:p>
        </w:tc>
        <w:tc>
          <w:tcPr>
            <w:tcW w:w="2850" w:type="dxa"/>
            <w:shd w:val="clear" w:color="auto" w:fill="CCCCCC"/>
            <w:vAlign w:val="bottom"/>
          </w:tcPr>
          <w:p w:rsidR="00685304" w:rsidRPr="00A90925" w:rsidRDefault="00685304" w:rsidP="00F42CC4">
            <w:pPr>
              <w:pStyle w:val="textb"/>
              <w:spacing w:before="60" w:after="60"/>
              <w:rPr>
                <w:rFonts w:ascii="Arial" w:hAnsi="Arial" w:cs="Arial"/>
                <w:b w:val="0"/>
                <w:bCs/>
                <w:smallCaps w:val="0"/>
                <w:color w:val="000000" w:themeColor="text1"/>
                <w:u w:val="single"/>
              </w:rPr>
            </w:pPr>
            <w:r w:rsidRPr="00A90925">
              <w:rPr>
                <w:rFonts w:ascii="Arial" w:hAnsi="Arial" w:cs="Arial"/>
                <w:b w:val="0"/>
                <w:bCs/>
                <w:smallCaps w:val="0"/>
                <w:color w:val="000000" w:themeColor="text1"/>
                <w:u w:val="single"/>
              </w:rPr>
              <w:t>Frequency</w:t>
            </w:r>
          </w:p>
        </w:tc>
        <w:tc>
          <w:tcPr>
            <w:tcW w:w="1890" w:type="dxa"/>
            <w:shd w:val="clear" w:color="auto" w:fill="CCCCCC"/>
          </w:tcPr>
          <w:p w:rsidR="00685304" w:rsidRPr="00A90925" w:rsidRDefault="00685304" w:rsidP="00F42CC4">
            <w:pPr>
              <w:pStyle w:val="textb"/>
              <w:spacing w:before="60" w:after="60"/>
              <w:rPr>
                <w:rFonts w:ascii="Arial" w:hAnsi="Arial" w:cs="Arial"/>
                <w:b w:val="0"/>
                <w:bCs/>
                <w:smallCaps w:val="0"/>
                <w:color w:val="000000" w:themeColor="text1"/>
                <w:u w:val="single"/>
              </w:rPr>
            </w:pPr>
            <w:r w:rsidRPr="00A90925">
              <w:rPr>
                <w:rFonts w:ascii="Arial" w:hAnsi="Arial" w:cs="Arial"/>
                <w:b w:val="0"/>
                <w:bCs/>
                <w:smallCaps w:val="0"/>
                <w:color w:val="000000" w:themeColor="text1"/>
                <w:u w:val="single"/>
              </w:rPr>
              <w:t># of Copies</w:t>
            </w:r>
          </w:p>
        </w:tc>
        <w:tc>
          <w:tcPr>
            <w:tcW w:w="2160" w:type="dxa"/>
            <w:shd w:val="clear" w:color="auto" w:fill="CCCCCC"/>
            <w:vAlign w:val="bottom"/>
          </w:tcPr>
          <w:p w:rsidR="00685304" w:rsidRPr="00A90925" w:rsidRDefault="00685304" w:rsidP="00F42CC4">
            <w:pPr>
              <w:pStyle w:val="textb"/>
              <w:spacing w:before="60" w:after="60"/>
              <w:rPr>
                <w:rFonts w:ascii="Arial" w:hAnsi="Arial" w:cs="Arial"/>
                <w:b w:val="0"/>
                <w:bCs/>
                <w:smallCaps w:val="0"/>
                <w:color w:val="000000" w:themeColor="text1"/>
                <w:u w:val="single"/>
              </w:rPr>
            </w:pPr>
            <w:r w:rsidRPr="00A90925">
              <w:rPr>
                <w:rFonts w:ascii="Arial" w:hAnsi="Arial" w:cs="Arial"/>
                <w:b w:val="0"/>
                <w:bCs/>
                <w:smallCaps w:val="0"/>
                <w:color w:val="000000" w:themeColor="text1"/>
                <w:u w:val="single"/>
              </w:rPr>
              <w:t>Medium/Format</w:t>
            </w:r>
          </w:p>
        </w:tc>
        <w:tc>
          <w:tcPr>
            <w:tcW w:w="1620" w:type="dxa"/>
            <w:shd w:val="clear" w:color="auto" w:fill="CCCCCC"/>
            <w:vAlign w:val="bottom"/>
          </w:tcPr>
          <w:p w:rsidR="00685304" w:rsidRPr="00A90925" w:rsidRDefault="00685304" w:rsidP="00F42CC4">
            <w:pPr>
              <w:pStyle w:val="textb"/>
              <w:spacing w:before="60" w:after="60"/>
              <w:rPr>
                <w:rFonts w:ascii="Arial" w:hAnsi="Arial" w:cs="Arial"/>
                <w:b w:val="0"/>
                <w:bCs/>
                <w:smallCaps w:val="0"/>
                <w:color w:val="000000" w:themeColor="text1"/>
                <w:u w:val="single"/>
              </w:rPr>
            </w:pPr>
            <w:r w:rsidRPr="00A90925">
              <w:rPr>
                <w:rFonts w:ascii="Arial" w:hAnsi="Arial" w:cs="Arial"/>
                <w:b w:val="0"/>
                <w:bCs/>
                <w:smallCaps w:val="0"/>
                <w:color w:val="000000" w:themeColor="text1"/>
                <w:u w:val="single"/>
              </w:rPr>
              <w:t>Submit To</w:t>
            </w:r>
          </w:p>
        </w:tc>
      </w:tr>
      <w:tr w:rsidR="00A90925" w:rsidRPr="00A90925" w:rsidTr="00CB15C8">
        <w:tc>
          <w:tcPr>
            <w:tcW w:w="1915" w:type="dxa"/>
          </w:tcPr>
          <w:p w:rsidR="00F42D26" w:rsidRPr="00A90925" w:rsidRDefault="004B2368" w:rsidP="00F42D26">
            <w:pPr>
              <w:rPr>
                <w:rFonts w:ascii="Arial" w:hAnsi="Arial" w:cs="Arial"/>
                <w:b/>
                <w:i/>
                <w:color w:val="000000" w:themeColor="text1"/>
                <w:sz w:val="24"/>
                <w:szCs w:val="24"/>
              </w:rPr>
            </w:pPr>
            <w:r w:rsidRPr="00A90925">
              <w:rPr>
                <w:rFonts w:ascii="Arial" w:hAnsi="Arial" w:cs="Arial"/>
                <w:b/>
                <w:i/>
                <w:color w:val="000000" w:themeColor="text1"/>
                <w:sz w:val="24"/>
                <w:szCs w:val="24"/>
              </w:rPr>
              <w:t>Quality Control Plan</w:t>
            </w:r>
          </w:p>
          <w:p w:rsidR="00F42D26" w:rsidRPr="00A90925" w:rsidRDefault="00F42D26" w:rsidP="00F42D26">
            <w:pPr>
              <w:rPr>
                <w:rFonts w:ascii="Arial" w:hAnsi="Arial" w:cs="Arial"/>
                <w:b/>
                <w:i/>
                <w:color w:val="000000" w:themeColor="text1"/>
                <w:sz w:val="24"/>
                <w:szCs w:val="24"/>
              </w:rPr>
            </w:pPr>
          </w:p>
        </w:tc>
        <w:tc>
          <w:tcPr>
            <w:tcW w:w="2850" w:type="dxa"/>
          </w:tcPr>
          <w:p w:rsidR="00F42D26" w:rsidRPr="00A90925" w:rsidRDefault="00C0509B" w:rsidP="00F42D26">
            <w:pPr>
              <w:rPr>
                <w:rFonts w:ascii="Arial" w:hAnsi="Arial" w:cs="Arial"/>
                <w:b/>
                <w:i/>
                <w:color w:val="000000" w:themeColor="text1"/>
                <w:sz w:val="24"/>
                <w:szCs w:val="24"/>
              </w:rPr>
            </w:pPr>
            <w:r w:rsidRPr="00A90925">
              <w:rPr>
                <w:rFonts w:ascii="Arial" w:hAnsi="Arial" w:cs="Arial"/>
                <w:i/>
                <w:color w:val="000000" w:themeColor="text1"/>
                <w:sz w:val="24"/>
                <w:szCs w:val="24"/>
              </w:rPr>
              <w:t xml:space="preserve">Once within 10 </w:t>
            </w:r>
            <w:r w:rsidR="00F42D26" w:rsidRPr="00A90925">
              <w:rPr>
                <w:rFonts w:ascii="Arial" w:hAnsi="Arial" w:cs="Arial"/>
                <w:i/>
                <w:color w:val="000000" w:themeColor="text1"/>
                <w:sz w:val="24"/>
                <w:szCs w:val="24"/>
              </w:rPr>
              <w:t>days after contract awa</w:t>
            </w:r>
            <w:r w:rsidRPr="00A90925">
              <w:rPr>
                <w:rFonts w:ascii="Arial" w:hAnsi="Arial" w:cs="Arial"/>
                <w:i/>
                <w:color w:val="000000" w:themeColor="text1"/>
                <w:sz w:val="24"/>
                <w:szCs w:val="24"/>
              </w:rPr>
              <w:t xml:space="preserve">rd and no later than 30 days </w:t>
            </w:r>
            <w:r w:rsidR="00F42D26" w:rsidRPr="00A90925">
              <w:rPr>
                <w:rFonts w:ascii="Arial" w:hAnsi="Arial" w:cs="Arial"/>
                <w:i/>
                <w:color w:val="000000" w:themeColor="text1"/>
                <w:sz w:val="24"/>
                <w:szCs w:val="24"/>
              </w:rPr>
              <w:t>prior to any anticipated changes.</w:t>
            </w:r>
          </w:p>
          <w:p w:rsidR="00F42D26" w:rsidRPr="00A90925" w:rsidRDefault="00F42D26" w:rsidP="00F42D26">
            <w:pPr>
              <w:rPr>
                <w:rFonts w:ascii="Arial" w:hAnsi="Arial" w:cs="Arial"/>
                <w:b/>
                <w:bCs/>
                <w:i/>
                <w:color w:val="000000" w:themeColor="text1"/>
                <w:sz w:val="24"/>
                <w:szCs w:val="24"/>
              </w:rPr>
            </w:pPr>
          </w:p>
        </w:tc>
        <w:tc>
          <w:tcPr>
            <w:tcW w:w="1890" w:type="dxa"/>
          </w:tcPr>
          <w:p w:rsidR="00F42D26" w:rsidRPr="00A90925" w:rsidRDefault="00F42D26" w:rsidP="00575DD0">
            <w:pPr>
              <w:rPr>
                <w:rFonts w:ascii="Arial" w:hAnsi="Arial" w:cs="Arial"/>
                <w:b/>
                <w:bCs/>
                <w:i/>
                <w:color w:val="000000" w:themeColor="text1"/>
                <w:sz w:val="24"/>
                <w:szCs w:val="24"/>
              </w:rPr>
            </w:pPr>
            <w:r w:rsidRPr="00A90925">
              <w:rPr>
                <w:rFonts w:ascii="Arial" w:hAnsi="Arial" w:cs="Arial"/>
                <w:i/>
                <w:color w:val="000000" w:themeColor="text1"/>
                <w:sz w:val="24"/>
                <w:szCs w:val="24"/>
              </w:rPr>
              <w:t xml:space="preserve">One </w:t>
            </w:r>
            <w:r w:rsidR="00575DD0" w:rsidRPr="00A90925">
              <w:rPr>
                <w:rFonts w:ascii="Arial" w:hAnsi="Arial" w:cs="Arial"/>
                <w:i/>
                <w:color w:val="000000" w:themeColor="text1"/>
                <w:sz w:val="24"/>
                <w:szCs w:val="24"/>
              </w:rPr>
              <w:t>each to the Contracting Office</w:t>
            </w:r>
            <w:r w:rsidR="0085275B" w:rsidRPr="00A90925">
              <w:rPr>
                <w:rFonts w:ascii="Arial" w:hAnsi="Arial" w:cs="Arial"/>
                <w:i/>
                <w:color w:val="000000" w:themeColor="text1"/>
                <w:sz w:val="24"/>
                <w:szCs w:val="24"/>
              </w:rPr>
              <w:t>r</w:t>
            </w:r>
            <w:r w:rsidR="00575DD0" w:rsidRPr="00A90925">
              <w:rPr>
                <w:rFonts w:ascii="Arial" w:hAnsi="Arial" w:cs="Arial"/>
                <w:b/>
                <w:i/>
                <w:color w:val="000000" w:themeColor="text1"/>
                <w:sz w:val="24"/>
                <w:szCs w:val="24"/>
              </w:rPr>
              <w:t xml:space="preserve"> </w:t>
            </w:r>
          </w:p>
        </w:tc>
        <w:tc>
          <w:tcPr>
            <w:tcW w:w="2160" w:type="dxa"/>
          </w:tcPr>
          <w:p w:rsidR="00F42D26" w:rsidRPr="00A90925" w:rsidRDefault="00575DD0" w:rsidP="00F42D26">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F42D26" w:rsidRPr="00A90925" w:rsidRDefault="00F42D26" w:rsidP="00F42D26">
            <w:pPr>
              <w:rPr>
                <w:rFonts w:ascii="Arial" w:hAnsi="Arial" w:cs="Arial"/>
                <w:b/>
                <w:bCs/>
                <w:i/>
                <w:color w:val="000000" w:themeColor="text1"/>
                <w:sz w:val="24"/>
                <w:szCs w:val="24"/>
              </w:rPr>
            </w:pPr>
          </w:p>
        </w:tc>
        <w:tc>
          <w:tcPr>
            <w:tcW w:w="1620" w:type="dxa"/>
          </w:tcPr>
          <w:p w:rsidR="00F42D26" w:rsidRPr="00A90925" w:rsidRDefault="00575DD0" w:rsidP="0085275B">
            <w:pPr>
              <w:rPr>
                <w:rFonts w:ascii="Arial" w:hAnsi="Arial" w:cs="Arial"/>
                <w:i/>
                <w:color w:val="000000" w:themeColor="text1"/>
                <w:sz w:val="24"/>
                <w:szCs w:val="24"/>
              </w:rPr>
            </w:pPr>
            <w:r w:rsidRPr="00A90925">
              <w:rPr>
                <w:rFonts w:ascii="Arial" w:hAnsi="Arial" w:cs="Arial"/>
                <w:i/>
                <w:color w:val="000000" w:themeColor="text1"/>
                <w:sz w:val="24"/>
                <w:szCs w:val="24"/>
              </w:rPr>
              <w:t>To the Contracting Officer through the Contracting Officer’s Representative (COR)</w:t>
            </w:r>
            <w:r w:rsidRPr="00A90925">
              <w:rPr>
                <w:rFonts w:ascii="Arial" w:hAnsi="Arial" w:cs="Arial"/>
                <w:b/>
                <w:i/>
                <w:color w:val="000000" w:themeColor="text1"/>
                <w:sz w:val="24"/>
                <w:szCs w:val="24"/>
              </w:rPr>
              <w:t>}</w:t>
            </w:r>
          </w:p>
        </w:tc>
      </w:tr>
      <w:tr w:rsidR="00A90925" w:rsidRPr="00A90925" w:rsidTr="00CB15C8">
        <w:tc>
          <w:tcPr>
            <w:tcW w:w="1915" w:type="dxa"/>
          </w:tcPr>
          <w:p w:rsidR="00E23595" w:rsidRPr="00A90925" w:rsidRDefault="00DC402E" w:rsidP="00E23595">
            <w:pPr>
              <w:rPr>
                <w:rFonts w:ascii="Arial" w:hAnsi="Arial" w:cs="Arial"/>
                <w:b/>
                <w:i/>
                <w:color w:val="000000" w:themeColor="text1"/>
                <w:sz w:val="24"/>
                <w:szCs w:val="24"/>
              </w:rPr>
            </w:pPr>
            <w:r w:rsidRPr="00A90925">
              <w:rPr>
                <w:rFonts w:ascii="Arial" w:hAnsi="Arial" w:cs="Arial"/>
                <w:b/>
                <w:i/>
                <w:color w:val="000000" w:themeColor="text1"/>
                <w:sz w:val="24"/>
                <w:szCs w:val="24"/>
              </w:rPr>
              <w:t xml:space="preserve">Anti-Terrorism (AT) Level I Training </w:t>
            </w:r>
          </w:p>
          <w:p w:rsidR="00E23595" w:rsidRPr="00A90925" w:rsidRDefault="00E23595" w:rsidP="00E23595">
            <w:pPr>
              <w:rPr>
                <w:rFonts w:ascii="Arial" w:hAnsi="Arial" w:cs="Arial"/>
                <w:b/>
                <w:i/>
                <w:color w:val="000000" w:themeColor="text1"/>
                <w:sz w:val="24"/>
                <w:szCs w:val="24"/>
              </w:rPr>
            </w:pPr>
          </w:p>
        </w:tc>
        <w:tc>
          <w:tcPr>
            <w:tcW w:w="2850" w:type="dxa"/>
          </w:tcPr>
          <w:p w:rsidR="00E23595" w:rsidRPr="00A90925" w:rsidRDefault="00E23595" w:rsidP="0085275B">
            <w:pPr>
              <w:rPr>
                <w:rFonts w:ascii="Arial" w:hAnsi="Arial" w:cs="Arial"/>
                <w:b/>
                <w:i/>
                <w:color w:val="000000" w:themeColor="text1"/>
                <w:sz w:val="24"/>
                <w:szCs w:val="24"/>
              </w:rPr>
            </w:pPr>
            <w:r w:rsidRPr="00A90925">
              <w:rPr>
                <w:rFonts w:ascii="Arial" w:hAnsi="Arial" w:cs="Arial"/>
                <w:i/>
                <w:color w:val="000000" w:themeColor="text1"/>
                <w:sz w:val="24"/>
                <w:szCs w:val="24"/>
              </w:rPr>
              <w:t>Once within 1</w:t>
            </w:r>
            <w:r w:rsidR="002972B8" w:rsidRPr="00A90925">
              <w:rPr>
                <w:rFonts w:ascii="Arial" w:hAnsi="Arial" w:cs="Arial"/>
                <w:i/>
                <w:color w:val="000000" w:themeColor="text1"/>
                <w:sz w:val="24"/>
                <w:szCs w:val="24"/>
              </w:rPr>
              <w:t>5</w:t>
            </w:r>
            <w:r w:rsidRPr="00A90925">
              <w:rPr>
                <w:rFonts w:ascii="Arial" w:hAnsi="Arial" w:cs="Arial"/>
                <w:i/>
                <w:color w:val="000000" w:themeColor="text1"/>
                <w:sz w:val="24"/>
                <w:szCs w:val="24"/>
              </w:rPr>
              <w:t xml:space="preserve"> days after contract award </w:t>
            </w:r>
            <w:r w:rsidR="00A50A06" w:rsidRPr="00A90925">
              <w:rPr>
                <w:rFonts w:ascii="Arial" w:hAnsi="Arial" w:cs="Arial"/>
                <w:i/>
                <w:color w:val="000000" w:themeColor="text1"/>
                <w:sz w:val="24"/>
                <w:szCs w:val="24"/>
              </w:rPr>
              <w:t xml:space="preserve">or within 15 days of new personnel. </w:t>
            </w:r>
          </w:p>
        </w:tc>
        <w:tc>
          <w:tcPr>
            <w:tcW w:w="1890" w:type="dxa"/>
          </w:tcPr>
          <w:p w:rsidR="00E23595" w:rsidRPr="00A90925" w:rsidRDefault="00E23595" w:rsidP="00E23595">
            <w:pPr>
              <w:rPr>
                <w:rFonts w:ascii="Arial" w:hAnsi="Arial" w:cs="Arial"/>
                <w:b/>
                <w:i/>
                <w:color w:val="000000" w:themeColor="text1"/>
                <w:sz w:val="24"/>
                <w:szCs w:val="24"/>
              </w:rPr>
            </w:pPr>
            <w:r w:rsidRPr="00A90925">
              <w:rPr>
                <w:rFonts w:ascii="Arial" w:hAnsi="Arial" w:cs="Arial"/>
                <w:i/>
                <w:color w:val="000000" w:themeColor="text1"/>
                <w:sz w:val="24"/>
                <w:szCs w:val="24"/>
              </w:rPr>
              <w:t>One each to the Contracting Officer</w:t>
            </w:r>
            <w:r w:rsidRPr="00A90925">
              <w:rPr>
                <w:rFonts w:ascii="Arial" w:hAnsi="Arial" w:cs="Arial"/>
                <w:b/>
                <w:i/>
                <w:color w:val="000000" w:themeColor="text1"/>
                <w:sz w:val="24"/>
                <w:szCs w:val="24"/>
              </w:rPr>
              <w:t xml:space="preserve"> </w:t>
            </w:r>
          </w:p>
        </w:tc>
        <w:tc>
          <w:tcPr>
            <w:tcW w:w="2160" w:type="dxa"/>
          </w:tcPr>
          <w:p w:rsidR="00E23595" w:rsidRPr="00A90925" w:rsidRDefault="00E23595" w:rsidP="00E23595">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E23595" w:rsidRPr="00A90925" w:rsidRDefault="00E23595" w:rsidP="00E23595">
            <w:pPr>
              <w:rPr>
                <w:rFonts w:ascii="Arial" w:hAnsi="Arial" w:cs="Arial"/>
                <w:b/>
                <w:i/>
                <w:color w:val="000000" w:themeColor="text1"/>
                <w:sz w:val="24"/>
                <w:szCs w:val="24"/>
              </w:rPr>
            </w:pPr>
          </w:p>
        </w:tc>
        <w:tc>
          <w:tcPr>
            <w:tcW w:w="1620" w:type="dxa"/>
          </w:tcPr>
          <w:p w:rsidR="00E23595" w:rsidRPr="00A90925" w:rsidRDefault="00E23595" w:rsidP="0085275B">
            <w:pPr>
              <w:rPr>
                <w:rFonts w:ascii="Arial" w:hAnsi="Arial" w:cs="Arial"/>
                <w:b/>
                <w:i/>
                <w:color w:val="000000" w:themeColor="text1"/>
                <w:sz w:val="24"/>
                <w:szCs w:val="24"/>
              </w:rPr>
            </w:pPr>
            <w:r w:rsidRPr="00A90925">
              <w:rPr>
                <w:rFonts w:ascii="Arial" w:hAnsi="Arial" w:cs="Arial"/>
                <w:i/>
                <w:color w:val="000000" w:themeColor="text1"/>
                <w:sz w:val="24"/>
                <w:szCs w:val="24"/>
              </w:rPr>
              <w:t>To the Contracting Officer through the Contracting Officer’s Representative (COR)</w:t>
            </w:r>
          </w:p>
        </w:tc>
      </w:tr>
      <w:tr w:rsidR="00A90925" w:rsidRPr="00A90925" w:rsidTr="00CB15C8">
        <w:tc>
          <w:tcPr>
            <w:tcW w:w="1915"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b/>
                <w:i/>
                <w:color w:val="000000" w:themeColor="text1"/>
                <w:sz w:val="24"/>
                <w:szCs w:val="24"/>
              </w:rPr>
              <w:t>OPSEC Training</w:t>
            </w:r>
          </w:p>
          <w:p w:rsidR="00CD5E1A" w:rsidRPr="00A90925" w:rsidRDefault="00CD5E1A" w:rsidP="00CD5E1A">
            <w:pPr>
              <w:rPr>
                <w:rFonts w:ascii="Arial" w:hAnsi="Arial" w:cs="Arial"/>
                <w:b/>
                <w:i/>
                <w:color w:val="000000" w:themeColor="text1"/>
                <w:sz w:val="24"/>
                <w:szCs w:val="24"/>
              </w:rPr>
            </w:pPr>
          </w:p>
        </w:tc>
        <w:tc>
          <w:tcPr>
            <w:tcW w:w="2850"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i/>
                <w:color w:val="000000" w:themeColor="text1"/>
                <w:sz w:val="24"/>
                <w:szCs w:val="24"/>
              </w:rPr>
              <w:t xml:space="preserve">Once within 15 days after contract award or within 15 days of new personnel. </w:t>
            </w:r>
          </w:p>
        </w:tc>
        <w:tc>
          <w:tcPr>
            <w:tcW w:w="1890"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i/>
                <w:color w:val="000000" w:themeColor="text1"/>
                <w:sz w:val="24"/>
                <w:szCs w:val="24"/>
              </w:rPr>
              <w:t>One each to the Contracting Officer</w:t>
            </w:r>
            <w:r w:rsidRPr="00A90925">
              <w:rPr>
                <w:rFonts w:ascii="Arial" w:hAnsi="Arial" w:cs="Arial"/>
                <w:b/>
                <w:i/>
                <w:color w:val="000000" w:themeColor="text1"/>
                <w:sz w:val="24"/>
                <w:szCs w:val="24"/>
              </w:rPr>
              <w:t xml:space="preserve"> </w:t>
            </w:r>
          </w:p>
        </w:tc>
        <w:tc>
          <w:tcPr>
            <w:tcW w:w="2160"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CD5E1A" w:rsidRPr="00A90925" w:rsidRDefault="00CD5E1A" w:rsidP="00CD5E1A">
            <w:pPr>
              <w:rPr>
                <w:rFonts w:ascii="Arial" w:hAnsi="Arial" w:cs="Arial"/>
                <w:b/>
                <w:i/>
                <w:color w:val="000000" w:themeColor="text1"/>
                <w:sz w:val="24"/>
                <w:szCs w:val="24"/>
              </w:rPr>
            </w:pPr>
          </w:p>
        </w:tc>
        <w:tc>
          <w:tcPr>
            <w:tcW w:w="1620"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i/>
                <w:color w:val="000000" w:themeColor="text1"/>
                <w:sz w:val="24"/>
                <w:szCs w:val="24"/>
              </w:rPr>
              <w:t>To the Contracting Officer through the Contracting Officer’s Representative (COR)</w:t>
            </w:r>
          </w:p>
        </w:tc>
      </w:tr>
      <w:tr w:rsidR="00A90925" w:rsidRPr="00A90925" w:rsidTr="00CB15C8">
        <w:tc>
          <w:tcPr>
            <w:tcW w:w="1915" w:type="dxa"/>
          </w:tcPr>
          <w:p w:rsidR="00CD5E1A" w:rsidRPr="00A90925" w:rsidRDefault="00CD5E1A" w:rsidP="00CD5E1A">
            <w:pPr>
              <w:rPr>
                <w:rFonts w:ascii="Arial" w:hAnsi="Arial" w:cs="Arial"/>
                <w:b/>
                <w:i/>
                <w:color w:val="000000" w:themeColor="text1"/>
                <w:sz w:val="24"/>
                <w:szCs w:val="24"/>
              </w:rPr>
            </w:pPr>
            <w:proofErr w:type="spellStart"/>
            <w:r w:rsidRPr="00A90925">
              <w:rPr>
                <w:rFonts w:ascii="Arial" w:hAnsi="Arial" w:cs="Arial"/>
                <w:b/>
                <w:i/>
                <w:color w:val="000000" w:themeColor="text1"/>
                <w:sz w:val="24"/>
                <w:szCs w:val="24"/>
              </w:rPr>
              <w:t>iW</w:t>
            </w:r>
            <w:r w:rsidR="00442CE3" w:rsidRPr="00A90925">
              <w:rPr>
                <w:rFonts w:ascii="Arial" w:hAnsi="Arial" w:cs="Arial"/>
                <w:b/>
                <w:i/>
                <w:color w:val="000000" w:themeColor="text1"/>
                <w:sz w:val="24"/>
                <w:szCs w:val="24"/>
              </w:rPr>
              <w:t>ATCH</w:t>
            </w:r>
            <w:proofErr w:type="spellEnd"/>
            <w:r w:rsidR="00442CE3" w:rsidRPr="00A90925">
              <w:rPr>
                <w:rFonts w:ascii="Arial" w:hAnsi="Arial" w:cs="Arial"/>
                <w:b/>
                <w:i/>
                <w:color w:val="000000" w:themeColor="text1"/>
                <w:sz w:val="24"/>
                <w:szCs w:val="24"/>
              </w:rPr>
              <w:t xml:space="preserve"> Training</w:t>
            </w:r>
          </w:p>
          <w:p w:rsidR="00CD5E1A" w:rsidRPr="00A90925" w:rsidRDefault="00CD5E1A" w:rsidP="00CD5E1A">
            <w:pPr>
              <w:rPr>
                <w:rFonts w:ascii="Arial" w:hAnsi="Arial" w:cs="Arial"/>
                <w:b/>
                <w:i/>
                <w:color w:val="000000" w:themeColor="text1"/>
                <w:sz w:val="24"/>
                <w:szCs w:val="24"/>
              </w:rPr>
            </w:pPr>
          </w:p>
        </w:tc>
        <w:tc>
          <w:tcPr>
            <w:tcW w:w="2850"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i/>
                <w:color w:val="000000" w:themeColor="text1"/>
                <w:sz w:val="24"/>
                <w:szCs w:val="24"/>
              </w:rPr>
              <w:t xml:space="preserve">Once within 15 days after contract award or within 15 days of new personnel. </w:t>
            </w:r>
          </w:p>
        </w:tc>
        <w:tc>
          <w:tcPr>
            <w:tcW w:w="1890"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i/>
                <w:color w:val="000000" w:themeColor="text1"/>
                <w:sz w:val="24"/>
                <w:szCs w:val="24"/>
              </w:rPr>
              <w:t>One each to the Contracting Officer</w:t>
            </w:r>
            <w:r w:rsidRPr="00A90925">
              <w:rPr>
                <w:rFonts w:ascii="Arial" w:hAnsi="Arial" w:cs="Arial"/>
                <w:b/>
                <w:i/>
                <w:color w:val="000000" w:themeColor="text1"/>
                <w:sz w:val="24"/>
                <w:szCs w:val="24"/>
              </w:rPr>
              <w:t xml:space="preserve"> </w:t>
            </w:r>
          </w:p>
        </w:tc>
        <w:tc>
          <w:tcPr>
            <w:tcW w:w="2160"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CD5E1A" w:rsidRPr="00A90925" w:rsidRDefault="00CD5E1A" w:rsidP="00CD5E1A">
            <w:pPr>
              <w:rPr>
                <w:rFonts w:ascii="Arial" w:hAnsi="Arial" w:cs="Arial"/>
                <w:b/>
                <w:i/>
                <w:color w:val="000000" w:themeColor="text1"/>
                <w:sz w:val="24"/>
                <w:szCs w:val="24"/>
              </w:rPr>
            </w:pPr>
          </w:p>
        </w:tc>
        <w:tc>
          <w:tcPr>
            <w:tcW w:w="1620" w:type="dxa"/>
          </w:tcPr>
          <w:p w:rsidR="00CD5E1A" w:rsidRPr="00A90925" w:rsidRDefault="00CD5E1A" w:rsidP="00CD5E1A">
            <w:pPr>
              <w:rPr>
                <w:rFonts w:ascii="Arial" w:hAnsi="Arial" w:cs="Arial"/>
                <w:b/>
                <w:i/>
                <w:color w:val="000000" w:themeColor="text1"/>
                <w:sz w:val="24"/>
                <w:szCs w:val="24"/>
              </w:rPr>
            </w:pPr>
            <w:r w:rsidRPr="00A90925">
              <w:rPr>
                <w:rFonts w:ascii="Arial" w:hAnsi="Arial" w:cs="Arial"/>
                <w:i/>
                <w:color w:val="000000" w:themeColor="text1"/>
                <w:sz w:val="24"/>
                <w:szCs w:val="24"/>
              </w:rPr>
              <w:t>To the Contracting Officer through the Contracting Officer’s Representative (COR)</w:t>
            </w:r>
          </w:p>
        </w:tc>
      </w:tr>
      <w:tr w:rsidR="00A90925" w:rsidRPr="00A90925" w:rsidTr="00CB15C8">
        <w:tc>
          <w:tcPr>
            <w:tcW w:w="1915" w:type="dxa"/>
          </w:tcPr>
          <w:p w:rsidR="00052BB2" w:rsidRPr="00A90925" w:rsidRDefault="00052BB2" w:rsidP="00052BB2">
            <w:pPr>
              <w:rPr>
                <w:rFonts w:ascii="Arial" w:hAnsi="Arial" w:cs="Arial"/>
                <w:b/>
                <w:i/>
                <w:color w:val="000000" w:themeColor="text1"/>
                <w:sz w:val="24"/>
                <w:szCs w:val="24"/>
              </w:rPr>
            </w:pPr>
            <w:r w:rsidRPr="00A90925">
              <w:rPr>
                <w:rFonts w:ascii="Arial" w:hAnsi="Arial" w:cs="Arial"/>
                <w:b/>
                <w:i/>
                <w:color w:val="000000" w:themeColor="text1"/>
                <w:sz w:val="24"/>
                <w:szCs w:val="24"/>
              </w:rPr>
              <w:t xml:space="preserve">Anti-Terrorism (AT) Level I Training </w:t>
            </w:r>
          </w:p>
          <w:p w:rsidR="00052BB2" w:rsidRPr="00A90925" w:rsidRDefault="00052BB2" w:rsidP="00052BB2">
            <w:pPr>
              <w:rPr>
                <w:rFonts w:ascii="Arial" w:hAnsi="Arial" w:cs="Arial"/>
                <w:b/>
                <w:i/>
                <w:color w:val="000000" w:themeColor="text1"/>
                <w:sz w:val="24"/>
                <w:szCs w:val="24"/>
              </w:rPr>
            </w:pPr>
          </w:p>
        </w:tc>
        <w:tc>
          <w:tcPr>
            <w:tcW w:w="2850" w:type="dxa"/>
          </w:tcPr>
          <w:p w:rsidR="00052BB2" w:rsidRPr="00A90925" w:rsidRDefault="00052BB2" w:rsidP="00052BB2">
            <w:pPr>
              <w:rPr>
                <w:rFonts w:ascii="Arial" w:hAnsi="Arial" w:cs="Arial"/>
                <w:b/>
                <w:i/>
                <w:color w:val="000000" w:themeColor="text1"/>
                <w:sz w:val="24"/>
                <w:szCs w:val="24"/>
              </w:rPr>
            </w:pPr>
            <w:r w:rsidRPr="00A90925">
              <w:rPr>
                <w:rFonts w:ascii="Arial" w:hAnsi="Arial" w:cs="Arial"/>
                <w:i/>
                <w:color w:val="000000" w:themeColor="text1"/>
                <w:sz w:val="24"/>
                <w:szCs w:val="24"/>
              </w:rPr>
              <w:t xml:space="preserve">Once within 15 days after contract award or within 15 days of new personnel. </w:t>
            </w:r>
          </w:p>
        </w:tc>
        <w:tc>
          <w:tcPr>
            <w:tcW w:w="1890" w:type="dxa"/>
          </w:tcPr>
          <w:p w:rsidR="00052BB2" w:rsidRPr="00A90925" w:rsidRDefault="00052BB2" w:rsidP="00052BB2">
            <w:pPr>
              <w:rPr>
                <w:rFonts w:ascii="Arial" w:hAnsi="Arial" w:cs="Arial"/>
                <w:b/>
                <w:i/>
                <w:color w:val="000000" w:themeColor="text1"/>
                <w:sz w:val="24"/>
                <w:szCs w:val="24"/>
              </w:rPr>
            </w:pPr>
            <w:r w:rsidRPr="00A90925">
              <w:rPr>
                <w:rFonts w:ascii="Arial" w:hAnsi="Arial" w:cs="Arial"/>
                <w:i/>
                <w:color w:val="000000" w:themeColor="text1"/>
                <w:sz w:val="24"/>
                <w:szCs w:val="24"/>
              </w:rPr>
              <w:t>One each to the Contracting Officer</w:t>
            </w:r>
            <w:r w:rsidRPr="00A90925">
              <w:rPr>
                <w:rFonts w:ascii="Arial" w:hAnsi="Arial" w:cs="Arial"/>
                <w:b/>
                <w:i/>
                <w:color w:val="000000" w:themeColor="text1"/>
                <w:sz w:val="24"/>
                <w:szCs w:val="24"/>
              </w:rPr>
              <w:t xml:space="preserve"> </w:t>
            </w:r>
          </w:p>
        </w:tc>
        <w:tc>
          <w:tcPr>
            <w:tcW w:w="2160" w:type="dxa"/>
          </w:tcPr>
          <w:p w:rsidR="00052BB2" w:rsidRPr="00A90925" w:rsidRDefault="00052BB2" w:rsidP="00052BB2">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052BB2" w:rsidRPr="00A90925" w:rsidRDefault="00052BB2" w:rsidP="00052BB2">
            <w:pPr>
              <w:rPr>
                <w:rFonts w:ascii="Arial" w:hAnsi="Arial" w:cs="Arial"/>
                <w:b/>
                <w:i/>
                <w:color w:val="000000" w:themeColor="text1"/>
                <w:sz w:val="24"/>
                <w:szCs w:val="24"/>
              </w:rPr>
            </w:pPr>
          </w:p>
        </w:tc>
        <w:tc>
          <w:tcPr>
            <w:tcW w:w="1620" w:type="dxa"/>
          </w:tcPr>
          <w:p w:rsidR="00052BB2" w:rsidRPr="00A90925" w:rsidRDefault="00052BB2" w:rsidP="00052BB2">
            <w:pPr>
              <w:rPr>
                <w:rFonts w:ascii="Arial" w:hAnsi="Arial" w:cs="Arial"/>
                <w:b/>
                <w:i/>
                <w:color w:val="000000" w:themeColor="text1"/>
                <w:sz w:val="24"/>
                <w:szCs w:val="24"/>
              </w:rPr>
            </w:pPr>
            <w:r w:rsidRPr="00A90925">
              <w:rPr>
                <w:rFonts w:ascii="Arial" w:hAnsi="Arial" w:cs="Arial"/>
                <w:i/>
                <w:color w:val="000000" w:themeColor="text1"/>
                <w:sz w:val="24"/>
                <w:szCs w:val="24"/>
              </w:rPr>
              <w:t>To the Contracting Officer through the Contracting Officer’s Representative (COR)</w:t>
            </w:r>
          </w:p>
        </w:tc>
      </w:tr>
      <w:tr w:rsidR="00A90925" w:rsidRPr="00A90925" w:rsidTr="00CB15C8">
        <w:tc>
          <w:tcPr>
            <w:tcW w:w="1915" w:type="dxa"/>
          </w:tcPr>
          <w:p w:rsidR="00052BB2" w:rsidRPr="00A90925" w:rsidRDefault="00101B8B" w:rsidP="00052BB2">
            <w:pPr>
              <w:rPr>
                <w:rFonts w:ascii="Arial" w:hAnsi="Arial" w:cs="Arial"/>
                <w:b/>
                <w:i/>
                <w:color w:val="000000" w:themeColor="text1"/>
                <w:sz w:val="24"/>
                <w:szCs w:val="24"/>
              </w:rPr>
            </w:pPr>
            <w:r w:rsidRPr="00A90925">
              <w:rPr>
                <w:rFonts w:ascii="Arial" w:hAnsi="Arial" w:cs="Arial"/>
                <w:b/>
                <w:color w:val="000000" w:themeColor="text1"/>
                <w:sz w:val="24"/>
                <w:szCs w:val="24"/>
              </w:rPr>
              <w:t>Personally Identifiable Information (PII)</w:t>
            </w:r>
          </w:p>
        </w:tc>
        <w:tc>
          <w:tcPr>
            <w:tcW w:w="2850" w:type="dxa"/>
          </w:tcPr>
          <w:p w:rsidR="00052BB2" w:rsidRPr="00A90925" w:rsidRDefault="00052BB2" w:rsidP="00052BB2">
            <w:pPr>
              <w:rPr>
                <w:rFonts w:ascii="Arial" w:hAnsi="Arial" w:cs="Arial"/>
                <w:i/>
                <w:color w:val="000000" w:themeColor="text1"/>
                <w:sz w:val="24"/>
                <w:szCs w:val="24"/>
              </w:rPr>
            </w:pPr>
            <w:r w:rsidRPr="00A90925">
              <w:rPr>
                <w:rFonts w:ascii="Arial" w:hAnsi="Arial" w:cs="Arial"/>
                <w:i/>
                <w:color w:val="000000" w:themeColor="text1"/>
                <w:sz w:val="24"/>
                <w:szCs w:val="24"/>
              </w:rPr>
              <w:t xml:space="preserve">Once within </w:t>
            </w:r>
            <w:r w:rsidR="00101B8B" w:rsidRPr="00A90925">
              <w:rPr>
                <w:rFonts w:ascii="Arial" w:hAnsi="Arial" w:cs="Arial"/>
                <w:i/>
                <w:color w:val="000000" w:themeColor="text1"/>
                <w:sz w:val="24"/>
                <w:szCs w:val="24"/>
              </w:rPr>
              <w:t>30</w:t>
            </w:r>
            <w:r w:rsidRPr="00A90925">
              <w:rPr>
                <w:rFonts w:ascii="Arial" w:hAnsi="Arial" w:cs="Arial"/>
                <w:i/>
                <w:color w:val="000000" w:themeColor="text1"/>
                <w:sz w:val="24"/>
                <w:szCs w:val="24"/>
              </w:rPr>
              <w:t xml:space="preserve"> days </w:t>
            </w:r>
            <w:r w:rsidR="00101B8B" w:rsidRPr="00A90925">
              <w:rPr>
                <w:rFonts w:ascii="Arial" w:hAnsi="Arial" w:cs="Arial"/>
                <w:i/>
                <w:color w:val="000000" w:themeColor="text1"/>
                <w:sz w:val="24"/>
                <w:szCs w:val="24"/>
              </w:rPr>
              <w:t xml:space="preserve">and </w:t>
            </w:r>
            <w:r w:rsidR="000944B4" w:rsidRPr="00A90925">
              <w:rPr>
                <w:rFonts w:ascii="Arial" w:hAnsi="Arial" w:cs="Arial"/>
                <w:i/>
                <w:color w:val="000000" w:themeColor="text1"/>
                <w:sz w:val="24"/>
                <w:szCs w:val="24"/>
              </w:rPr>
              <w:t>every 12 months until the end of contract</w:t>
            </w:r>
            <w:r w:rsidRPr="00A90925">
              <w:rPr>
                <w:rFonts w:ascii="Arial" w:hAnsi="Arial" w:cs="Arial"/>
                <w:i/>
                <w:color w:val="000000" w:themeColor="text1"/>
                <w:sz w:val="24"/>
                <w:szCs w:val="24"/>
              </w:rPr>
              <w:t xml:space="preserve">. </w:t>
            </w:r>
          </w:p>
        </w:tc>
        <w:tc>
          <w:tcPr>
            <w:tcW w:w="1890" w:type="dxa"/>
          </w:tcPr>
          <w:p w:rsidR="00052BB2" w:rsidRPr="00A90925" w:rsidRDefault="00052BB2" w:rsidP="00052BB2">
            <w:pPr>
              <w:rPr>
                <w:rFonts w:ascii="Arial" w:hAnsi="Arial" w:cs="Arial"/>
                <w:i/>
                <w:color w:val="000000" w:themeColor="text1"/>
                <w:sz w:val="24"/>
                <w:szCs w:val="24"/>
              </w:rPr>
            </w:pPr>
            <w:r w:rsidRPr="00A90925">
              <w:rPr>
                <w:rFonts w:ascii="Arial" w:hAnsi="Arial" w:cs="Arial"/>
                <w:i/>
                <w:color w:val="000000" w:themeColor="text1"/>
                <w:sz w:val="24"/>
                <w:szCs w:val="24"/>
              </w:rPr>
              <w:t>One each to the Contracting Officer</w:t>
            </w:r>
            <w:r w:rsidRPr="00A90925">
              <w:rPr>
                <w:rFonts w:ascii="Arial" w:hAnsi="Arial" w:cs="Arial"/>
                <w:b/>
                <w:i/>
                <w:color w:val="000000" w:themeColor="text1"/>
                <w:sz w:val="24"/>
                <w:szCs w:val="24"/>
              </w:rPr>
              <w:t xml:space="preserve"> </w:t>
            </w:r>
          </w:p>
        </w:tc>
        <w:tc>
          <w:tcPr>
            <w:tcW w:w="2160" w:type="dxa"/>
          </w:tcPr>
          <w:p w:rsidR="00052BB2" w:rsidRPr="00A90925" w:rsidRDefault="00052BB2" w:rsidP="00052BB2">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052BB2" w:rsidRPr="00A90925" w:rsidRDefault="00052BB2" w:rsidP="00052BB2">
            <w:pPr>
              <w:rPr>
                <w:rFonts w:ascii="Arial" w:hAnsi="Arial" w:cs="Arial"/>
                <w:i/>
                <w:color w:val="000000" w:themeColor="text1"/>
                <w:sz w:val="24"/>
                <w:szCs w:val="24"/>
              </w:rPr>
            </w:pPr>
          </w:p>
        </w:tc>
        <w:tc>
          <w:tcPr>
            <w:tcW w:w="1620" w:type="dxa"/>
          </w:tcPr>
          <w:p w:rsidR="00052BB2" w:rsidRPr="00A90925" w:rsidRDefault="00052BB2" w:rsidP="00052BB2">
            <w:pPr>
              <w:rPr>
                <w:rFonts w:ascii="Arial" w:hAnsi="Arial" w:cs="Arial"/>
                <w:i/>
                <w:color w:val="000000" w:themeColor="text1"/>
                <w:sz w:val="24"/>
                <w:szCs w:val="24"/>
              </w:rPr>
            </w:pPr>
            <w:r w:rsidRPr="00A90925">
              <w:rPr>
                <w:rFonts w:ascii="Arial" w:hAnsi="Arial" w:cs="Arial"/>
                <w:i/>
                <w:color w:val="000000" w:themeColor="text1"/>
                <w:sz w:val="24"/>
                <w:szCs w:val="24"/>
              </w:rPr>
              <w:t>To the Contracting Officer through the Contracting Officer’s Representative (COR)</w:t>
            </w:r>
          </w:p>
        </w:tc>
      </w:tr>
      <w:tr w:rsidR="00A90925" w:rsidRPr="00A90925" w:rsidTr="00CB15C8">
        <w:tc>
          <w:tcPr>
            <w:tcW w:w="1915" w:type="dxa"/>
          </w:tcPr>
          <w:p w:rsidR="00052BB2" w:rsidRPr="00A90925" w:rsidRDefault="002E1EBC" w:rsidP="00052BB2">
            <w:pPr>
              <w:rPr>
                <w:rFonts w:ascii="Arial" w:hAnsi="Arial" w:cs="Arial"/>
                <w:b/>
                <w:i/>
                <w:color w:val="000000" w:themeColor="text1"/>
                <w:sz w:val="24"/>
                <w:szCs w:val="24"/>
              </w:rPr>
            </w:pPr>
            <w:r w:rsidRPr="00A90925">
              <w:rPr>
                <w:rFonts w:ascii="Arial" w:hAnsi="Arial" w:cs="Arial"/>
                <w:b/>
                <w:bCs/>
                <w:color w:val="000000" w:themeColor="text1"/>
                <w:sz w:val="24"/>
                <w:szCs w:val="24"/>
              </w:rPr>
              <w:t>Threat Awareness Reporting Program (TARP Training)</w:t>
            </w:r>
          </w:p>
        </w:tc>
        <w:tc>
          <w:tcPr>
            <w:tcW w:w="2850" w:type="dxa"/>
          </w:tcPr>
          <w:p w:rsidR="00052BB2" w:rsidRPr="00A90925" w:rsidRDefault="00052BB2" w:rsidP="00052BB2">
            <w:pPr>
              <w:rPr>
                <w:rFonts w:ascii="Arial" w:hAnsi="Arial" w:cs="Arial"/>
                <w:i/>
                <w:color w:val="000000" w:themeColor="text1"/>
                <w:sz w:val="24"/>
                <w:szCs w:val="24"/>
              </w:rPr>
            </w:pPr>
            <w:r w:rsidRPr="00A90925">
              <w:rPr>
                <w:rFonts w:ascii="Arial" w:hAnsi="Arial" w:cs="Arial"/>
                <w:i/>
                <w:color w:val="000000" w:themeColor="text1"/>
                <w:sz w:val="24"/>
                <w:szCs w:val="24"/>
              </w:rPr>
              <w:t xml:space="preserve">Once within 15 days after contract award or within 15 days of new personnel. </w:t>
            </w:r>
          </w:p>
        </w:tc>
        <w:tc>
          <w:tcPr>
            <w:tcW w:w="1890" w:type="dxa"/>
          </w:tcPr>
          <w:p w:rsidR="00052BB2" w:rsidRPr="00A90925" w:rsidRDefault="00052BB2" w:rsidP="00052BB2">
            <w:pPr>
              <w:rPr>
                <w:rFonts w:ascii="Arial" w:hAnsi="Arial" w:cs="Arial"/>
                <w:i/>
                <w:color w:val="000000" w:themeColor="text1"/>
                <w:sz w:val="24"/>
                <w:szCs w:val="24"/>
              </w:rPr>
            </w:pPr>
            <w:r w:rsidRPr="00A90925">
              <w:rPr>
                <w:rFonts w:ascii="Arial" w:hAnsi="Arial" w:cs="Arial"/>
                <w:i/>
                <w:color w:val="000000" w:themeColor="text1"/>
                <w:sz w:val="24"/>
                <w:szCs w:val="24"/>
              </w:rPr>
              <w:t>One each to the Contracting Officer</w:t>
            </w:r>
            <w:r w:rsidRPr="00A90925">
              <w:rPr>
                <w:rFonts w:ascii="Arial" w:hAnsi="Arial" w:cs="Arial"/>
                <w:b/>
                <w:i/>
                <w:color w:val="000000" w:themeColor="text1"/>
                <w:sz w:val="24"/>
                <w:szCs w:val="24"/>
              </w:rPr>
              <w:t xml:space="preserve"> </w:t>
            </w:r>
          </w:p>
        </w:tc>
        <w:tc>
          <w:tcPr>
            <w:tcW w:w="2160" w:type="dxa"/>
          </w:tcPr>
          <w:p w:rsidR="00052BB2" w:rsidRPr="00A90925" w:rsidRDefault="00052BB2" w:rsidP="00052BB2">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052BB2" w:rsidRPr="00A90925" w:rsidRDefault="00052BB2" w:rsidP="00052BB2">
            <w:pPr>
              <w:rPr>
                <w:rFonts w:ascii="Arial" w:hAnsi="Arial" w:cs="Arial"/>
                <w:i/>
                <w:color w:val="000000" w:themeColor="text1"/>
                <w:sz w:val="24"/>
                <w:szCs w:val="24"/>
              </w:rPr>
            </w:pPr>
          </w:p>
        </w:tc>
        <w:tc>
          <w:tcPr>
            <w:tcW w:w="1620" w:type="dxa"/>
          </w:tcPr>
          <w:p w:rsidR="00052BB2" w:rsidRPr="00A90925" w:rsidRDefault="00052BB2" w:rsidP="00052BB2">
            <w:pPr>
              <w:rPr>
                <w:rFonts w:ascii="Arial" w:hAnsi="Arial" w:cs="Arial"/>
                <w:i/>
                <w:color w:val="000000" w:themeColor="text1"/>
                <w:sz w:val="24"/>
                <w:szCs w:val="24"/>
              </w:rPr>
            </w:pPr>
            <w:r w:rsidRPr="00A90925">
              <w:rPr>
                <w:rFonts w:ascii="Arial" w:hAnsi="Arial" w:cs="Arial"/>
                <w:i/>
                <w:color w:val="000000" w:themeColor="text1"/>
                <w:sz w:val="24"/>
                <w:szCs w:val="24"/>
              </w:rPr>
              <w:t>To the Contracting Officer through the Contracting Officer’s Representative (COR)</w:t>
            </w:r>
          </w:p>
        </w:tc>
      </w:tr>
      <w:tr w:rsidR="00A90925" w:rsidRPr="00A90925" w:rsidTr="00CB15C8">
        <w:tc>
          <w:tcPr>
            <w:tcW w:w="1915" w:type="dxa"/>
          </w:tcPr>
          <w:p w:rsidR="00052BB2" w:rsidRPr="00A90925" w:rsidRDefault="00A80A15" w:rsidP="00052BB2">
            <w:pPr>
              <w:rPr>
                <w:rFonts w:ascii="Arial" w:hAnsi="Arial" w:cs="Arial"/>
                <w:b/>
                <w:i/>
                <w:color w:val="000000" w:themeColor="text1"/>
                <w:sz w:val="24"/>
                <w:szCs w:val="24"/>
              </w:rPr>
            </w:pPr>
            <w:r w:rsidRPr="00A90925">
              <w:rPr>
                <w:rFonts w:ascii="Arial" w:hAnsi="Arial" w:cs="Arial"/>
                <w:b/>
                <w:i/>
                <w:color w:val="000000" w:themeColor="text1"/>
                <w:sz w:val="24"/>
                <w:szCs w:val="24"/>
              </w:rPr>
              <w:t>Service Level I Frequency Weekly Log</w:t>
            </w:r>
            <w:r w:rsidR="00766EE8" w:rsidRPr="00A90925">
              <w:rPr>
                <w:rFonts w:ascii="Arial" w:hAnsi="Arial" w:cs="Arial"/>
                <w:b/>
                <w:i/>
                <w:color w:val="000000" w:themeColor="text1"/>
                <w:sz w:val="24"/>
                <w:szCs w:val="24"/>
              </w:rPr>
              <w:t xml:space="preserve"> (TE</w:t>
            </w:r>
            <w:r w:rsidR="00E24E4E" w:rsidRPr="00A90925">
              <w:rPr>
                <w:rFonts w:ascii="Arial" w:hAnsi="Arial" w:cs="Arial"/>
                <w:b/>
                <w:i/>
                <w:color w:val="000000" w:themeColor="text1"/>
                <w:sz w:val="24"/>
                <w:szCs w:val="24"/>
              </w:rPr>
              <w:t>8a)</w:t>
            </w:r>
          </w:p>
        </w:tc>
        <w:tc>
          <w:tcPr>
            <w:tcW w:w="2850" w:type="dxa"/>
          </w:tcPr>
          <w:p w:rsidR="00052BB2" w:rsidRPr="00A90925" w:rsidRDefault="00133E5B" w:rsidP="00052BB2">
            <w:pPr>
              <w:rPr>
                <w:rFonts w:ascii="Arial" w:hAnsi="Arial" w:cs="Arial"/>
                <w:i/>
                <w:color w:val="000000" w:themeColor="text1"/>
                <w:sz w:val="24"/>
                <w:szCs w:val="24"/>
              </w:rPr>
            </w:pPr>
            <w:r w:rsidRPr="00A90925">
              <w:rPr>
                <w:rFonts w:ascii="Arial" w:hAnsi="Arial" w:cs="Arial"/>
                <w:i/>
                <w:color w:val="000000" w:themeColor="text1"/>
                <w:sz w:val="24"/>
                <w:szCs w:val="24"/>
              </w:rPr>
              <w:t xml:space="preserve">Once every </w:t>
            </w:r>
            <w:r w:rsidR="00143922" w:rsidRPr="00A90925">
              <w:rPr>
                <w:rFonts w:ascii="Arial" w:hAnsi="Arial" w:cs="Arial"/>
                <w:i/>
                <w:color w:val="000000" w:themeColor="text1"/>
                <w:sz w:val="24"/>
                <w:szCs w:val="24"/>
              </w:rPr>
              <w:t xml:space="preserve">Week </w:t>
            </w:r>
            <w:r w:rsidR="002074AD" w:rsidRPr="00A90925">
              <w:rPr>
                <w:rFonts w:ascii="Arial" w:hAnsi="Arial" w:cs="Arial"/>
                <w:i/>
                <w:color w:val="000000" w:themeColor="text1"/>
                <w:sz w:val="24"/>
                <w:szCs w:val="24"/>
              </w:rPr>
              <w:t xml:space="preserve">reflecting the complete service of the </w:t>
            </w:r>
            <w:r w:rsidR="00143922" w:rsidRPr="00A90925">
              <w:rPr>
                <w:rFonts w:ascii="Arial" w:hAnsi="Arial" w:cs="Arial"/>
                <w:i/>
                <w:color w:val="000000" w:themeColor="text1"/>
                <w:sz w:val="24"/>
                <w:szCs w:val="24"/>
              </w:rPr>
              <w:t>previous week</w:t>
            </w:r>
          </w:p>
        </w:tc>
        <w:tc>
          <w:tcPr>
            <w:tcW w:w="1890" w:type="dxa"/>
          </w:tcPr>
          <w:p w:rsidR="00052BB2" w:rsidRPr="00A90925" w:rsidRDefault="00E64853" w:rsidP="00052BB2">
            <w:pPr>
              <w:rPr>
                <w:rFonts w:ascii="Arial" w:hAnsi="Arial" w:cs="Arial"/>
                <w:i/>
                <w:color w:val="000000" w:themeColor="text1"/>
                <w:sz w:val="24"/>
                <w:szCs w:val="24"/>
              </w:rPr>
            </w:pPr>
            <w:r w:rsidRPr="00A90925">
              <w:rPr>
                <w:rFonts w:ascii="Arial" w:hAnsi="Arial" w:cs="Arial"/>
                <w:i/>
                <w:color w:val="000000" w:themeColor="text1"/>
                <w:sz w:val="24"/>
                <w:szCs w:val="24"/>
              </w:rPr>
              <w:t>One each</w:t>
            </w:r>
          </w:p>
        </w:tc>
        <w:tc>
          <w:tcPr>
            <w:tcW w:w="2160" w:type="dxa"/>
          </w:tcPr>
          <w:p w:rsidR="00052BB2" w:rsidRPr="00A90925" w:rsidRDefault="00F43617" w:rsidP="00052BB2">
            <w:pPr>
              <w:rPr>
                <w:rFonts w:ascii="Arial" w:hAnsi="Arial" w:cs="Arial"/>
                <w:i/>
                <w:color w:val="000000" w:themeColor="text1"/>
                <w:sz w:val="24"/>
                <w:szCs w:val="24"/>
              </w:rPr>
            </w:pPr>
            <w:r w:rsidRPr="00A90925">
              <w:rPr>
                <w:rFonts w:ascii="Arial" w:hAnsi="Arial" w:cs="Arial"/>
                <w:i/>
                <w:color w:val="000000" w:themeColor="text1"/>
                <w:sz w:val="24"/>
                <w:szCs w:val="24"/>
              </w:rPr>
              <w:t>Physical Delivery of printed log sheet</w:t>
            </w:r>
          </w:p>
        </w:tc>
        <w:tc>
          <w:tcPr>
            <w:tcW w:w="1620" w:type="dxa"/>
          </w:tcPr>
          <w:p w:rsidR="00052BB2" w:rsidRPr="00A90925" w:rsidRDefault="00DF408D" w:rsidP="00052BB2">
            <w:pPr>
              <w:rPr>
                <w:rFonts w:ascii="Arial" w:hAnsi="Arial" w:cs="Arial"/>
                <w:i/>
                <w:color w:val="000000" w:themeColor="text1"/>
                <w:sz w:val="24"/>
                <w:szCs w:val="24"/>
              </w:rPr>
            </w:pPr>
            <w:r w:rsidRPr="00A90925">
              <w:rPr>
                <w:rFonts w:ascii="Arial" w:hAnsi="Arial" w:cs="Arial"/>
                <w:i/>
                <w:color w:val="000000" w:themeColor="text1"/>
                <w:sz w:val="24"/>
                <w:szCs w:val="24"/>
              </w:rPr>
              <w:t xml:space="preserve">To the Contracting Officer </w:t>
            </w:r>
            <w:proofErr w:type="spellStart"/>
            <w:r w:rsidRPr="00A90925">
              <w:rPr>
                <w:rFonts w:ascii="Arial" w:hAnsi="Arial" w:cs="Arial"/>
                <w:i/>
                <w:color w:val="000000" w:themeColor="text1"/>
                <w:sz w:val="24"/>
                <w:szCs w:val="24"/>
              </w:rPr>
              <w:t>represenative</w:t>
            </w:r>
            <w:proofErr w:type="spellEnd"/>
            <w:r w:rsidRPr="00A90925">
              <w:rPr>
                <w:rFonts w:ascii="Arial" w:hAnsi="Arial" w:cs="Arial"/>
                <w:i/>
                <w:color w:val="000000" w:themeColor="text1"/>
                <w:sz w:val="24"/>
                <w:szCs w:val="24"/>
              </w:rPr>
              <w:t xml:space="preserve">. </w:t>
            </w:r>
          </w:p>
        </w:tc>
      </w:tr>
      <w:tr w:rsidR="00A90925" w:rsidRPr="00A90925" w:rsidTr="00CB15C8">
        <w:tc>
          <w:tcPr>
            <w:tcW w:w="1915" w:type="dxa"/>
          </w:tcPr>
          <w:p w:rsidR="00052BB2" w:rsidRPr="00A90925" w:rsidRDefault="008925FE" w:rsidP="00052BB2">
            <w:pPr>
              <w:rPr>
                <w:rFonts w:ascii="Arial" w:hAnsi="Arial" w:cs="Arial"/>
                <w:b/>
                <w:i/>
                <w:color w:val="000000" w:themeColor="text1"/>
                <w:sz w:val="24"/>
                <w:szCs w:val="24"/>
              </w:rPr>
            </w:pPr>
            <w:r w:rsidRPr="00A90925">
              <w:rPr>
                <w:rFonts w:ascii="Arial" w:hAnsi="Arial" w:cs="Arial"/>
                <w:b/>
                <w:color w:val="000000" w:themeColor="text1"/>
                <w:sz w:val="24"/>
                <w:szCs w:val="24"/>
              </w:rPr>
              <w:t xml:space="preserve">Personnel Listing and </w:t>
            </w:r>
            <w:r w:rsidR="003347BE" w:rsidRPr="00A90925">
              <w:rPr>
                <w:rFonts w:ascii="Arial" w:hAnsi="Arial" w:cs="Arial"/>
                <w:b/>
                <w:color w:val="000000" w:themeColor="text1"/>
                <w:sz w:val="24"/>
                <w:szCs w:val="24"/>
              </w:rPr>
              <w:t>Installation Pass</w:t>
            </w:r>
            <w:r w:rsidRPr="00A90925">
              <w:rPr>
                <w:rFonts w:ascii="Arial" w:hAnsi="Arial" w:cs="Arial"/>
                <w:b/>
                <w:color w:val="000000" w:themeColor="text1"/>
                <w:sz w:val="24"/>
                <w:szCs w:val="24"/>
              </w:rPr>
              <w:t xml:space="preserve"> Log</w:t>
            </w:r>
            <w:r w:rsidR="00E24E4E" w:rsidRPr="00A90925">
              <w:rPr>
                <w:rFonts w:ascii="Arial" w:hAnsi="Arial" w:cs="Arial"/>
                <w:b/>
                <w:color w:val="000000" w:themeColor="text1"/>
                <w:sz w:val="24"/>
                <w:szCs w:val="24"/>
              </w:rPr>
              <w:t xml:space="preserve"> (TE11)</w:t>
            </w:r>
          </w:p>
        </w:tc>
        <w:tc>
          <w:tcPr>
            <w:tcW w:w="2850" w:type="dxa"/>
          </w:tcPr>
          <w:p w:rsidR="00052BB2" w:rsidRPr="00A90925" w:rsidRDefault="00E64853" w:rsidP="00052BB2">
            <w:pPr>
              <w:rPr>
                <w:rFonts w:ascii="Arial" w:hAnsi="Arial" w:cs="Arial"/>
                <w:b/>
                <w:i/>
                <w:color w:val="000000" w:themeColor="text1"/>
                <w:sz w:val="24"/>
                <w:szCs w:val="24"/>
              </w:rPr>
            </w:pPr>
            <w:r w:rsidRPr="00A90925">
              <w:rPr>
                <w:rFonts w:ascii="Arial" w:hAnsi="Arial" w:cs="Arial"/>
                <w:i/>
                <w:color w:val="000000" w:themeColor="text1"/>
                <w:sz w:val="24"/>
                <w:szCs w:val="24"/>
              </w:rPr>
              <w:t>Once within 5 days after contract award or within 5 days of new personnel.</w:t>
            </w:r>
          </w:p>
        </w:tc>
        <w:tc>
          <w:tcPr>
            <w:tcW w:w="1890" w:type="dxa"/>
          </w:tcPr>
          <w:p w:rsidR="00052BB2" w:rsidRPr="00A90925" w:rsidRDefault="00E64853" w:rsidP="00052BB2">
            <w:pPr>
              <w:rPr>
                <w:rFonts w:ascii="Arial" w:hAnsi="Arial" w:cs="Arial"/>
                <w:b/>
                <w:i/>
                <w:color w:val="000000" w:themeColor="text1"/>
                <w:sz w:val="24"/>
                <w:szCs w:val="24"/>
              </w:rPr>
            </w:pPr>
            <w:r w:rsidRPr="00A90925">
              <w:rPr>
                <w:rFonts w:ascii="Arial" w:hAnsi="Arial" w:cs="Arial"/>
                <w:i/>
                <w:color w:val="000000" w:themeColor="text1"/>
                <w:sz w:val="24"/>
                <w:szCs w:val="24"/>
              </w:rPr>
              <w:t>One each</w:t>
            </w:r>
          </w:p>
        </w:tc>
        <w:tc>
          <w:tcPr>
            <w:tcW w:w="2160" w:type="dxa"/>
          </w:tcPr>
          <w:p w:rsidR="002741EF" w:rsidRPr="00A90925" w:rsidRDefault="002741EF" w:rsidP="002741EF">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052BB2" w:rsidRPr="00A90925" w:rsidRDefault="00052BB2" w:rsidP="00052BB2">
            <w:pPr>
              <w:rPr>
                <w:rFonts w:ascii="Arial" w:hAnsi="Arial" w:cs="Arial"/>
                <w:b/>
                <w:i/>
                <w:color w:val="000000" w:themeColor="text1"/>
                <w:sz w:val="24"/>
                <w:szCs w:val="24"/>
              </w:rPr>
            </w:pPr>
          </w:p>
        </w:tc>
        <w:tc>
          <w:tcPr>
            <w:tcW w:w="1620" w:type="dxa"/>
          </w:tcPr>
          <w:p w:rsidR="00052BB2" w:rsidRPr="00A90925" w:rsidRDefault="00E64853" w:rsidP="00052BB2">
            <w:pPr>
              <w:rPr>
                <w:rFonts w:ascii="Arial" w:hAnsi="Arial" w:cs="Arial"/>
                <w:b/>
                <w:i/>
                <w:color w:val="000000" w:themeColor="text1"/>
                <w:sz w:val="24"/>
                <w:szCs w:val="24"/>
              </w:rPr>
            </w:pPr>
            <w:r w:rsidRPr="00A90925">
              <w:rPr>
                <w:rFonts w:ascii="Arial" w:hAnsi="Arial" w:cs="Arial"/>
                <w:i/>
                <w:color w:val="000000" w:themeColor="text1"/>
                <w:sz w:val="24"/>
                <w:szCs w:val="24"/>
              </w:rPr>
              <w:t xml:space="preserve">To the Contracting Officer </w:t>
            </w:r>
            <w:proofErr w:type="spellStart"/>
            <w:r w:rsidRPr="00A90925">
              <w:rPr>
                <w:rFonts w:ascii="Arial" w:hAnsi="Arial" w:cs="Arial"/>
                <w:i/>
                <w:color w:val="000000" w:themeColor="text1"/>
                <w:sz w:val="24"/>
                <w:szCs w:val="24"/>
              </w:rPr>
              <w:t>represenative</w:t>
            </w:r>
            <w:proofErr w:type="spellEnd"/>
            <w:r w:rsidRPr="00A90925">
              <w:rPr>
                <w:rFonts w:ascii="Arial" w:hAnsi="Arial" w:cs="Arial"/>
                <w:i/>
                <w:color w:val="000000" w:themeColor="text1"/>
                <w:sz w:val="24"/>
                <w:szCs w:val="24"/>
              </w:rPr>
              <w:t>.</w:t>
            </w:r>
          </w:p>
        </w:tc>
      </w:tr>
      <w:tr w:rsidR="00A90925" w:rsidRPr="00A90925" w:rsidTr="00CB15C8">
        <w:tc>
          <w:tcPr>
            <w:tcW w:w="1915" w:type="dxa"/>
          </w:tcPr>
          <w:p w:rsidR="00DB5B8C" w:rsidRPr="00A90925" w:rsidRDefault="00DB5B8C" w:rsidP="00DB5B8C">
            <w:pPr>
              <w:rPr>
                <w:rFonts w:ascii="Arial" w:hAnsi="Arial" w:cs="Arial"/>
                <w:b/>
                <w:bCs/>
                <w:color w:val="000000" w:themeColor="text1"/>
                <w:sz w:val="24"/>
                <w:szCs w:val="24"/>
              </w:rPr>
            </w:pPr>
            <w:r w:rsidRPr="00A90925">
              <w:rPr>
                <w:rFonts w:ascii="Arial" w:hAnsi="Arial" w:cs="Arial"/>
                <w:b/>
                <w:bCs/>
                <w:color w:val="000000" w:themeColor="text1"/>
                <w:sz w:val="24"/>
                <w:szCs w:val="24"/>
              </w:rPr>
              <w:t>Contractor Workspace Signing</w:t>
            </w:r>
          </w:p>
        </w:tc>
        <w:tc>
          <w:tcPr>
            <w:tcW w:w="2850" w:type="dxa"/>
          </w:tcPr>
          <w:p w:rsidR="00DB5B8C" w:rsidRPr="00A90925" w:rsidRDefault="00DB5B8C" w:rsidP="00DB5B8C">
            <w:pPr>
              <w:rPr>
                <w:rFonts w:ascii="Arial" w:hAnsi="Arial" w:cs="Arial"/>
                <w:i/>
                <w:color w:val="000000" w:themeColor="text1"/>
                <w:sz w:val="24"/>
                <w:szCs w:val="24"/>
              </w:rPr>
            </w:pPr>
            <w:r w:rsidRPr="00A90925">
              <w:rPr>
                <w:rFonts w:ascii="Arial" w:hAnsi="Arial" w:cs="Arial"/>
                <w:i/>
                <w:color w:val="000000" w:themeColor="text1"/>
                <w:sz w:val="24"/>
                <w:szCs w:val="24"/>
              </w:rPr>
              <w:t>Once within 5 days after contract award</w:t>
            </w:r>
          </w:p>
        </w:tc>
        <w:tc>
          <w:tcPr>
            <w:tcW w:w="1890" w:type="dxa"/>
          </w:tcPr>
          <w:p w:rsidR="00DB5B8C" w:rsidRPr="00A90925" w:rsidRDefault="00580156" w:rsidP="00DB5B8C">
            <w:pPr>
              <w:rPr>
                <w:rFonts w:ascii="Arial" w:hAnsi="Arial" w:cs="Arial"/>
                <w:i/>
                <w:color w:val="000000" w:themeColor="text1"/>
                <w:sz w:val="24"/>
                <w:szCs w:val="24"/>
              </w:rPr>
            </w:pPr>
            <w:r w:rsidRPr="00A90925">
              <w:rPr>
                <w:rFonts w:ascii="Arial" w:hAnsi="Arial" w:cs="Arial"/>
                <w:i/>
                <w:color w:val="000000" w:themeColor="text1"/>
                <w:sz w:val="24"/>
                <w:szCs w:val="24"/>
              </w:rPr>
              <w:t>One each</w:t>
            </w:r>
          </w:p>
        </w:tc>
        <w:tc>
          <w:tcPr>
            <w:tcW w:w="2160" w:type="dxa"/>
          </w:tcPr>
          <w:p w:rsidR="00DB5B8C" w:rsidRPr="00A90925" w:rsidRDefault="00DB5B8C" w:rsidP="00DB5B8C">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DB5B8C" w:rsidRPr="00A90925" w:rsidRDefault="00DB5B8C" w:rsidP="00DB5B8C">
            <w:pPr>
              <w:rPr>
                <w:rFonts w:ascii="Arial" w:hAnsi="Arial" w:cs="Arial"/>
                <w:i/>
                <w:color w:val="000000" w:themeColor="text1"/>
                <w:sz w:val="24"/>
                <w:szCs w:val="24"/>
              </w:rPr>
            </w:pPr>
          </w:p>
        </w:tc>
        <w:tc>
          <w:tcPr>
            <w:tcW w:w="1620" w:type="dxa"/>
          </w:tcPr>
          <w:p w:rsidR="00DB5B8C" w:rsidRPr="00A90925" w:rsidRDefault="00DB5B8C" w:rsidP="00DB5B8C">
            <w:pPr>
              <w:rPr>
                <w:rFonts w:ascii="Arial" w:hAnsi="Arial" w:cs="Arial"/>
                <w:i/>
                <w:color w:val="000000" w:themeColor="text1"/>
                <w:sz w:val="24"/>
                <w:szCs w:val="24"/>
              </w:rPr>
            </w:pPr>
            <w:r w:rsidRPr="00A90925">
              <w:rPr>
                <w:rFonts w:ascii="Arial" w:hAnsi="Arial" w:cs="Arial"/>
                <w:i/>
                <w:color w:val="000000" w:themeColor="text1"/>
                <w:sz w:val="24"/>
                <w:szCs w:val="24"/>
              </w:rPr>
              <w:t xml:space="preserve">To the Contracting Officer </w:t>
            </w:r>
            <w:proofErr w:type="spellStart"/>
            <w:r w:rsidRPr="00A90925">
              <w:rPr>
                <w:rFonts w:ascii="Arial" w:hAnsi="Arial" w:cs="Arial"/>
                <w:i/>
                <w:color w:val="000000" w:themeColor="text1"/>
                <w:sz w:val="24"/>
                <w:szCs w:val="24"/>
              </w:rPr>
              <w:t>represenative</w:t>
            </w:r>
            <w:proofErr w:type="spellEnd"/>
            <w:r w:rsidRPr="00A90925">
              <w:rPr>
                <w:rFonts w:ascii="Arial" w:hAnsi="Arial" w:cs="Arial"/>
                <w:i/>
                <w:color w:val="000000" w:themeColor="text1"/>
                <w:sz w:val="24"/>
                <w:szCs w:val="24"/>
              </w:rPr>
              <w:t>.</w:t>
            </w:r>
          </w:p>
        </w:tc>
      </w:tr>
      <w:tr w:rsidR="00A90925" w:rsidRPr="00A90925" w:rsidTr="00CB15C8">
        <w:tc>
          <w:tcPr>
            <w:tcW w:w="1915" w:type="dxa"/>
          </w:tcPr>
          <w:p w:rsidR="0019452B" w:rsidRPr="00A90925" w:rsidRDefault="0019452B" w:rsidP="0019452B">
            <w:pPr>
              <w:rPr>
                <w:rFonts w:ascii="Arial" w:hAnsi="Arial" w:cs="Arial"/>
                <w:color w:val="000000" w:themeColor="text1"/>
                <w:sz w:val="24"/>
                <w:szCs w:val="24"/>
              </w:rPr>
            </w:pPr>
            <w:r w:rsidRPr="00A90925">
              <w:rPr>
                <w:rFonts w:ascii="Arial" w:hAnsi="Arial" w:cs="Arial"/>
                <w:b/>
                <w:color w:val="000000" w:themeColor="text1"/>
                <w:sz w:val="24"/>
                <w:szCs w:val="24"/>
              </w:rPr>
              <w:t>Contractor Work Plan</w:t>
            </w:r>
          </w:p>
        </w:tc>
        <w:tc>
          <w:tcPr>
            <w:tcW w:w="2850" w:type="dxa"/>
          </w:tcPr>
          <w:p w:rsidR="0019452B" w:rsidRPr="00A90925" w:rsidRDefault="0019452B" w:rsidP="0019452B">
            <w:pPr>
              <w:rPr>
                <w:rFonts w:ascii="Arial" w:hAnsi="Arial" w:cs="Arial"/>
                <w:i/>
                <w:color w:val="000000" w:themeColor="text1"/>
                <w:sz w:val="24"/>
                <w:szCs w:val="24"/>
              </w:rPr>
            </w:pPr>
            <w:r w:rsidRPr="00A90925">
              <w:rPr>
                <w:rFonts w:ascii="Arial" w:hAnsi="Arial" w:cs="Arial"/>
                <w:i/>
                <w:color w:val="000000" w:themeColor="text1"/>
                <w:sz w:val="24"/>
                <w:szCs w:val="24"/>
              </w:rPr>
              <w:t>Once within 10 days after contract award</w:t>
            </w:r>
          </w:p>
        </w:tc>
        <w:tc>
          <w:tcPr>
            <w:tcW w:w="1890" w:type="dxa"/>
          </w:tcPr>
          <w:p w:rsidR="0019452B" w:rsidRPr="00A90925" w:rsidRDefault="0019452B" w:rsidP="0019452B">
            <w:pPr>
              <w:rPr>
                <w:rFonts w:ascii="Arial" w:hAnsi="Arial" w:cs="Arial"/>
                <w:i/>
                <w:color w:val="000000" w:themeColor="text1"/>
                <w:sz w:val="24"/>
                <w:szCs w:val="24"/>
              </w:rPr>
            </w:pPr>
            <w:r w:rsidRPr="00A90925">
              <w:rPr>
                <w:rFonts w:ascii="Arial" w:hAnsi="Arial" w:cs="Arial"/>
                <w:i/>
                <w:color w:val="000000" w:themeColor="text1"/>
                <w:sz w:val="24"/>
                <w:szCs w:val="24"/>
              </w:rPr>
              <w:t>One each</w:t>
            </w:r>
          </w:p>
        </w:tc>
        <w:tc>
          <w:tcPr>
            <w:tcW w:w="2160" w:type="dxa"/>
          </w:tcPr>
          <w:p w:rsidR="0019452B" w:rsidRPr="00A90925" w:rsidRDefault="0019452B" w:rsidP="0019452B">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19452B" w:rsidRPr="00A90925" w:rsidRDefault="0019452B" w:rsidP="0019452B">
            <w:pPr>
              <w:rPr>
                <w:rFonts w:ascii="Arial" w:hAnsi="Arial" w:cs="Arial"/>
                <w:i/>
                <w:color w:val="000000" w:themeColor="text1"/>
                <w:sz w:val="24"/>
                <w:szCs w:val="24"/>
              </w:rPr>
            </w:pPr>
          </w:p>
        </w:tc>
        <w:tc>
          <w:tcPr>
            <w:tcW w:w="1620" w:type="dxa"/>
          </w:tcPr>
          <w:p w:rsidR="0019452B" w:rsidRPr="00A90925" w:rsidRDefault="0019452B" w:rsidP="0019452B">
            <w:pPr>
              <w:rPr>
                <w:rFonts w:ascii="Arial" w:hAnsi="Arial" w:cs="Arial"/>
                <w:i/>
                <w:color w:val="000000" w:themeColor="text1"/>
                <w:sz w:val="24"/>
                <w:szCs w:val="24"/>
              </w:rPr>
            </w:pPr>
            <w:r w:rsidRPr="00A90925">
              <w:rPr>
                <w:rFonts w:ascii="Arial" w:hAnsi="Arial" w:cs="Arial"/>
                <w:i/>
                <w:color w:val="000000" w:themeColor="text1"/>
                <w:sz w:val="24"/>
                <w:szCs w:val="24"/>
              </w:rPr>
              <w:t xml:space="preserve">To the Contracting Officer </w:t>
            </w:r>
            <w:proofErr w:type="spellStart"/>
            <w:r w:rsidRPr="00A90925">
              <w:rPr>
                <w:rFonts w:ascii="Arial" w:hAnsi="Arial" w:cs="Arial"/>
                <w:i/>
                <w:color w:val="000000" w:themeColor="text1"/>
                <w:sz w:val="24"/>
                <w:szCs w:val="24"/>
              </w:rPr>
              <w:t>represenative</w:t>
            </w:r>
            <w:proofErr w:type="spellEnd"/>
            <w:r w:rsidRPr="00A90925">
              <w:rPr>
                <w:rFonts w:ascii="Arial" w:hAnsi="Arial" w:cs="Arial"/>
                <w:i/>
                <w:color w:val="000000" w:themeColor="text1"/>
                <w:sz w:val="24"/>
                <w:szCs w:val="24"/>
              </w:rPr>
              <w:t>.</w:t>
            </w:r>
          </w:p>
        </w:tc>
      </w:tr>
      <w:tr w:rsidR="0019452B" w:rsidRPr="00A90925" w:rsidTr="00CB15C8">
        <w:tc>
          <w:tcPr>
            <w:tcW w:w="1915" w:type="dxa"/>
          </w:tcPr>
          <w:p w:rsidR="0019452B" w:rsidRPr="00A90925" w:rsidRDefault="0019452B" w:rsidP="0019452B">
            <w:pPr>
              <w:rPr>
                <w:rFonts w:ascii="Arial" w:hAnsi="Arial" w:cs="Arial"/>
                <w:b/>
                <w:color w:val="000000" w:themeColor="text1"/>
                <w:sz w:val="24"/>
                <w:szCs w:val="24"/>
              </w:rPr>
            </w:pPr>
            <w:r w:rsidRPr="00A90925">
              <w:rPr>
                <w:rFonts w:ascii="Arial" w:hAnsi="Arial" w:cs="Arial"/>
                <w:b/>
                <w:color w:val="000000" w:themeColor="text1"/>
                <w:sz w:val="24"/>
                <w:szCs w:val="24"/>
              </w:rPr>
              <w:t>Quality Control Plan (QCP):</w:t>
            </w:r>
          </w:p>
        </w:tc>
        <w:tc>
          <w:tcPr>
            <w:tcW w:w="2850" w:type="dxa"/>
          </w:tcPr>
          <w:p w:rsidR="0019452B" w:rsidRPr="00A90925" w:rsidRDefault="0019452B" w:rsidP="0019452B">
            <w:pPr>
              <w:rPr>
                <w:rFonts w:ascii="Arial" w:hAnsi="Arial" w:cs="Arial"/>
                <w:i/>
                <w:color w:val="000000" w:themeColor="text1"/>
                <w:sz w:val="24"/>
                <w:szCs w:val="24"/>
              </w:rPr>
            </w:pPr>
            <w:r w:rsidRPr="00A90925">
              <w:rPr>
                <w:rFonts w:ascii="Arial" w:hAnsi="Arial" w:cs="Arial"/>
                <w:i/>
                <w:color w:val="000000" w:themeColor="text1"/>
                <w:sz w:val="24"/>
                <w:szCs w:val="24"/>
              </w:rPr>
              <w:t>Once within 10 days after contract award</w:t>
            </w:r>
          </w:p>
        </w:tc>
        <w:tc>
          <w:tcPr>
            <w:tcW w:w="1890" w:type="dxa"/>
          </w:tcPr>
          <w:p w:rsidR="0019452B" w:rsidRPr="00A90925" w:rsidRDefault="0019452B" w:rsidP="0019452B">
            <w:pPr>
              <w:rPr>
                <w:rFonts w:ascii="Arial" w:hAnsi="Arial" w:cs="Arial"/>
                <w:i/>
                <w:color w:val="000000" w:themeColor="text1"/>
                <w:sz w:val="24"/>
                <w:szCs w:val="24"/>
              </w:rPr>
            </w:pPr>
            <w:r w:rsidRPr="00A90925">
              <w:rPr>
                <w:rFonts w:ascii="Arial" w:hAnsi="Arial" w:cs="Arial"/>
                <w:i/>
                <w:color w:val="000000" w:themeColor="text1"/>
                <w:sz w:val="24"/>
                <w:szCs w:val="24"/>
              </w:rPr>
              <w:t>One each</w:t>
            </w:r>
          </w:p>
        </w:tc>
        <w:tc>
          <w:tcPr>
            <w:tcW w:w="2160" w:type="dxa"/>
          </w:tcPr>
          <w:p w:rsidR="0019452B" w:rsidRPr="00A90925" w:rsidRDefault="0019452B" w:rsidP="0019452B">
            <w:pPr>
              <w:rPr>
                <w:rFonts w:ascii="Arial" w:hAnsi="Arial" w:cs="Arial"/>
                <w:b/>
                <w:i/>
                <w:color w:val="000000" w:themeColor="text1"/>
                <w:sz w:val="24"/>
                <w:szCs w:val="24"/>
              </w:rPr>
            </w:pPr>
            <w:r w:rsidRPr="00A90925">
              <w:rPr>
                <w:rFonts w:ascii="Arial" w:hAnsi="Arial" w:cs="Arial"/>
                <w:i/>
                <w:color w:val="000000" w:themeColor="text1"/>
                <w:sz w:val="24"/>
                <w:szCs w:val="24"/>
              </w:rPr>
              <w:t>Electronic delivery via email using Microsoft Office Word or Power Point 2013</w:t>
            </w:r>
          </w:p>
          <w:p w:rsidR="0019452B" w:rsidRPr="00A90925" w:rsidRDefault="0019452B" w:rsidP="0019452B">
            <w:pPr>
              <w:rPr>
                <w:rFonts w:ascii="Arial" w:hAnsi="Arial" w:cs="Arial"/>
                <w:i/>
                <w:color w:val="000000" w:themeColor="text1"/>
                <w:sz w:val="24"/>
                <w:szCs w:val="24"/>
              </w:rPr>
            </w:pPr>
          </w:p>
        </w:tc>
        <w:tc>
          <w:tcPr>
            <w:tcW w:w="1620" w:type="dxa"/>
          </w:tcPr>
          <w:p w:rsidR="0019452B" w:rsidRPr="00A90925" w:rsidRDefault="0019452B" w:rsidP="0019452B">
            <w:pPr>
              <w:rPr>
                <w:rFonts w:ascii="Arial" w:hAnsi="Arial" w:cs="Arial"/>
                <w:i/>
                <w:color w:val="000000" w:themeColor="text1"/>
                <w:sz w:val="24"/>
                <w:szCs w:val="24"/>
              </w:rPr>
            </w:pPr>
            <w:r w:rsidRPr="00A90925">
              <w:rPr>
                <w:rFonts w:ascii="Arial" w:hAnsi="Arial" w:cs="Arial"/>
                <w:i/>
                <w:color w:val="000000" w:themeColor="text1"/>
                <w:sz w:val="24"/>
                <w:szCs w:val="24"/>
              </w:rPr>
              <w:t xml:space="preserve">To the Contracting Officer </w:t>
            </w:r>
            <w:proofErr w:type="spellStart"/>
            <w:r w:rsidRPr="00A90925">
              <w:rPr>
                <w:rFonts w:ascii="Arial" w:hAnsi="Arial" w:cs="Arial"/>
                <w:i/>
                <w:color w:val="000000" w:themeColor="text1"/>
                <w:sz w:val="24"/>
                <w:szCs w:val="24"/>
              </w:rPr>
              <w:t>represenative</w:t>
            </w:r>
            <w:proofErr w:type="spellEnd"/>
            <w:r w:rsidRPr="00A90925">
              <w:rPr>
                <w:rFonts w:ascii="Arial" w:hAnsi="Arial" w:cs="Arial"/>
                <w:i/>
                <w:color w:val="000000" w:themeColor="text1"/>
                <w:sz w:val="24"/>
                <w:szCs w:val="24"/>
              </w:rPr>
              <w:t>.</w:t>
            </w:r>
          </w:p>
        </w:tc>
      </w:tr>
    </w:tbl>
    <w:p w:rsidR="00D71821" w:rsidRPr="00540205" w:rsidRDefault="00311B41"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540205">
        <w:rPr>
          <w:rFonts w:ascii="Arial" w:hAnsi="Arial" w:cs="Arial"/>
          <w:b/>
          <w:bCs/>
          <w:sz w:val="24"/>
          <w:szCs w:val="24"/>
        </w:rPr>
        <w:t>ATT</w:t>
      </w:r>
      <w:r w:rsidR="008120C4" w:rsidRPr="00540205">
        <w:rPr>
          <w:rFonts w:ascii="Arial" w:hAnsi="Arial" w:cs="Arial"/>
          <w:b/>
          <w:bCs/>
          <w:sz w:val="24"/>
          <w:szCs w:val="24"/>
        </w:rPr>
        <w:t>A</w:t>
      </w:r>
      <w:r w:rsidRPr="00540205">
        <w:rPr>
          <w:rFonts w:ascii="Arial" w:hAnsi="Arial" w:cs="Arial"/>
          <w:b/>
          <w:bCs/>
          <w:sz w:val="24"/>
          <w:szCs w:val="24"/>
        </w:rPr>
        <w:t>CHMENT</w:t>
      </w:r>
      <w:r w:rsidR="00685304" w:rsidRPr="00540205">
        <w:rPr>
          <w:rFonts w:ascii="Arial" w:hAnsi="Arial" w:cs="Arial"/>
          <w:b/>
          <w:bCs/>
          <w:sz w:val="24"/>
          <w:szCs w:val="24"/>
        </w:rPr>
        <w:t xml:space="preserve"> </w:t>
      </w:r>
      <w:r w:rsidR="002141BF" w:rsidRPr="00540205">
        <w:rPr>
          <w:rFonts w:ascii="Arial" w:hAnsi="Arial" w:cs="Arial"/>
          <w:b/>
          <w:bCs/>
          <w:sz w:val="24"/>
          <w:szCs w:val="24"/>
        </w:rPr>
        <w:t>1</w:t>
      </w:r>
    </w:p>
    <w:p w:rsidR="001C2E7A" w:rsidRPr="00540205"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540205">
        <w:rPr>
          <w:rFonts w:ascii="Arial" w:hAnsi="Arial" w:cs="Arial"/>
          <w:b/>
          <w:sz w:val="24"/>
          <w:szCs w:val="24"/>
        </w:rPr>
        <w:t>ESTIMATED WORKLOAD DATA</w:t>
      </w:r>
    </w:p>
    <w:p w:rsidR="00685304" w:rsidRPr="00540205" w:rsidRDefault="00685304" w:rsidP="008C2412">
      <w:pPr>
        <w:spacing w:before="240"/>
        <w:jc w:val="both"/>
        <w:rPr>
          <w:rFonts w:ascii="Arial" w:hAnsi="Arial" w:cs="Arial"/>
          <w:sz w:val="24"/>
          <w:szCs w:val="24"/>
        </w:rPr>
      </w:pPr>
    </w:p>
    <w:tbl>
      <w:tblPr>
        <w:tblW w:w="94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762"/>
        <w:gridCol w:w="1448"/>
        <w:gridCol w:w="2152"/>
      </w:tblGrid>
      <w:tr w:rsidR="00685304" w:rsidRPr="00540205" w:rsidTr="00991016">
        <w:trPr>
          <w:cantSplit/>
          <w:trHeight w:val="480"/>
          <w:jc w:val="center"/>
        </w:trPr>
        <w:tc>
          <w:tcPr>
            <w:tcW w:w="1080" w:type="dxa"/>
            <w:shd w:val="pct10" w:color="auto" w:fill="FFFFFF"/>
          </w:tcPr>
          <w:p w:rsidR="00685304" w:rsidRPr="00540205" w:rsidRDefault="00685304" w:rsidP="00F42CC4">
            <w:pPr>
              <w:pStyle w:val="Heading2"/>
              <w:tabs>
                <w:tab w:val="left" w:pos="720"/>
                <w:tab w:val="left" w:pos="1440"/>
                <w:tab w:val="left" w:pos="2160"/>
                <w:tab w:val="left" w:pos="2340"/>
              </w:tabs>
              <w:spacing w:before="0"/>
              <w:jc w:val="left"/>
              <w:rPr>
                <w:rFonts w:ascii="Arial" w:hAnsi="Arial" w:cs="Arial"/>
                <w:szCs w:val="24"/>
              </w:rPr>
            </w:pPr>
            <w:r w:rsidRPr="00540205">
              <w:rPr>
                <w:rFonts w:ascii="Arial" w:hAnsi="Arial" w:cs="Arial"/>
                <w:szCs w:val="24"/>
              </w:rPr>
              <w:t>ITEM</w:t>
            </w:r>
          </w:p>
        </w:tc>
        <w:tc>
          <w:tcPr>
            <w:tcW w:w="4762" w:type="dxa"/>
            <w:shd w:val="pct10" w:color="auto" w:fill="FFFFFF"/>
          </w:tcPr>
          <w:p w:rsidR="00685304" w:rsidRPr="00540205" w:rsidRDefault="00685304" w:rsidP="00F42CC4">
            <w:pPr>
              <w:tabs>
                <w:tab w:val="left" w:pos="720"/>
                <w:tab w:val="left" w:pos="1440"/>
                <w:tab w:val="left" w:pos="2160"/>
                <w:tab w:val="left" w:pos="2340"/>
              </w:tabs>
              <w:rPr>
                <w:rFonts w:ascii="Arial" w:hAnsi="Arial" w:cs="Arial"/>
                <w:b/>
                <w:sz w:val="24"/>
                <w:szCs w:val="24"/>
              </w:rPr>
            </w:pPr>
            <w:r w:rsidRPr="00540205">
              <w:rPr>
                <w:rFonts w:ascii="Arial" w:hAnsi="Arial" w:cs="Arial"/>
                <w:b/>
                <w:sz w:val="24"/>
                <w:szCs w:val="24"/>
              </w:rPr>
              <w:t>NAME</w:t>
            </w:r>
          </w:p>
        </w:tc>
        <w:tc>
          <w:tcPr>
            <w:tcW w:w="3600" w:type="dxa"/>
            <w:gridSpan w:val="2"/>
            <w:shd w:val="pct10" w:color="auto" w:fill="FFFFFF"/>
          </w:tcPr>
          <w:p w:rsidR="00685304" w:rsidRPr="00540205" w:rsidRDefault="00685304" w:rsidP="00F42CC4">
            <w:pPr>
              <w:tabs>
                <w:tab w:val="left" w:pos="720"/>
                <w:tab w:val="left" w:pos="1440"/>
                <w:tab w:val="left" w:pos="2160"/>
                <w:tab w:val="left" w:pos="2340"/>
              </w:tabs>
              <w:rPr>
                <w:rFonts w:ascii="Arial" w:hAnsi="Arial" w:cs="Arial"/>
                <w:b/>
                <w:sz w:val="24"/>
                <w:szCs w:val="24"/>
              </w:rPr>
            </w:pPr>
            <w:r w:rsidRPr="00540205">
              <w:rPr>
                <w:rFonts w:ascii="Arial" w:hAnsi="Arial" w:cs="Arial"/>
                <w:b/>
                <w:sz w:val="24"/>
                <w:szCs w:val="24"/>
              </w:rPr>
              <w:t>ESTIMATED QUANTITY</w:t>
            </w:r>
          </w:p>
        </w:tc>
      </w:tr>
      <w:tr w:rsidR="00D71821" w:rsidRPr="00540205" w:rsidTr="00991016">
        <w:trPr>
          <w:cantSplit/>
          <w:trHeight w:val="480"/>
          <w:jc w:val="center"/>
        </w:trPr>
        <w:tc>
          <w:tcPr>
            <w:tcW w:w="1080" w:type="dxa"/>
          </w:tcPr>
          <w:p w:rsidR="00D71821" w:rsidRPr="00BC598F" w:rsidRDefault="00D71821"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1</w:t>
            </w:r>
          </w:p>
        </w:tc>
        <w:tc>
          <w:tcPr>
            <w:tcW w:w="4762" w:type="dxa"/>
          </w:tcPr>
          <w:p w:rsidR="00D71821" w:rsidRPr="00BC598F" w:rsidRDefault="000C4EB5" w:rsidP="00BC598F">
            <w:pPr>
              <w:tabs>
                <w:tab w:val="left" w:pos="450"/>
                <w:tab w:val="left" w:pos="1170"/>
                <w:tab w:val="left" w:pos="2160"/>
                <w:tab w:val="left" w:pos="2340"/>
              </w:tabs>
              <w:rPr>
                <w:rFonts w:ascii="Arial" w:hAnsi="Arial" w:cs="Arial"/>
                <w:bCs/>
                <w:sz w:val="24"/>
                <w:szCs w:val="24"/>
              </w:rPr>
            </w:pPr>
            <w:r w:rsidRPr="00BC598F">
              <w:rPr>
                <w:rFonts w:ascii="Arial" w:hAnsi="Arial" w:cs="Arial"/>
                <w:bCs/>
                <w:sz w:val="24"/>
                <w:szCs w:val="24"/>
              </w:rPr>
              <w:t xml:space="preserve">Strip and </w:t>
            </w:r>
            <w:proofErr w:type="gramStart"/>
            <w:r w:rsidRPr="00BC598F">
              <w:rPr>
                <w:rFonts w:ascii="Arial" w:hAnsi="Arial" w:cs="Arial"/>
                <w:bCs/>
                <w:sz w:val="24"/>
                <w:szCs w:val="24"/>
              </w:rPr>
              <w:t>Wax</w:t>
            </w:r>
            <w:r w:rsidR="00FB67F4" w:rsidRPr="00BC598F">
              <w:rPr>
                <w:rFonts w:ascii="Arial" w:hAnsi="Arial" w:cs="Arial"/>
                <w:bCs/>
                <w:sz w:val="24"/>
                <w:szCs w:val="24"/>
              </w:rPr>
              <w:t>,</w:t>
            </w:r>
            <w:proofErr w:type="gramEnd"/>
            <w:r w:rsidR="00FB67F4" w:rsidRPr="00BC598F">
              <w:rPr>
                <w:rFonts w:ascii="Arial" w:hAnsi="Arial" w:cs="Arial"/>
                <w:bCs/>
                <w:sz w:val="24"/>
                <w:szCs w:val="24"/>
              </w:rPr>
              <w:t xml:space="preserve"> </w:t>
            </w:r>
            <w:r w:rsidR="00D848EE" w:rsidRPr="00BC598F">
              <w:rPr>
                <w:rFonts w:ascii="Arial" w:hAnsi="Arial" w:cs="Arial"/>
                <w:bCs/>
                <w:sz w:val="24"/>
                <w:szCs w:val="24"/>
              </w:rPr>
              <w:t xml:space="preserve">includes relocating furniture to </w:t>
            </w:r>
            <w:r w:rsidR="00FA4860" w:rsidRPr="00BC598F">
              <w:rPr>
                <w:rFonts w:ascii="Arial" w:hAnsi="Arial" w:cs="Arial"/>
                <w:bCs/>
                <w:sz w:val="24"/>
                <w:szCs w:val="24"/>
              </w:rPr>
              <w:t xml:space="preserve">strip </w:t>
            </w:r>
            <w:r w:rsidR="00D848EE" w:rsidRPr="00BC598F">
              <w:rPr>
                <w:rFonts w:ascii="Arial" w:hAnsi="Arial" w:cs="Arial"/>
                <w:bCs/>
                <w:sz w:val="24"/>
                <w:szCs w:val="24"/>
              </w:rPr>
              <w:t>and wax the floor</w:t>
            </w:r>
            <w:r w:rsidR="00FA4860" w:rsidRPr="00BC598F">
              <w:rPr>
                <w:rFonts w:ascii="Arial" w:hAnsi="Arial" w:cs="Arial"/>
                <w:bCs/>
                <w:sz w:val="24"/>
                <w:szCs w:val="24"/>
              </w:rPr>
              <w:t xml:space="preserve">, and returning </w:t>
            </w:r>
            <w:proofErr w:type="gramStart"/>
            <w:r w:rsidR="00FA4860" w:rsidRPr="00BC598F">
              <w:rPr>
                <w:rFonts w:ascii="Arial" w:hAnsi="Arial" w:cs="Arial"/>
                <w:bCs/>
                <w:sz w:val="24"/>
                <w:szCs w:val="24"/>
              </w:rPr>
              <w:t>he</w:t>
            </w:r>
            <w:proofErr w:type="gramEnd"/>
            <w:r w:rsidR="00FA4860" w:rsidRPr="00BC598F">
              <w:rPr>
                <w:rFonts w:ascii="Arial" w:hAnsi="Arial" w:cs="Arial"/>
                <w:bCs/>
                <w:sz w:val="24"/>
                <w:szCs w:val="24"/>
              </w:rPr>
              <w:t xml:space="preserve"> furniture back to original position. </w:t>
            </w:r>
          </w:p>
        </w:tc>
        <w:tc>
          <w:tcPr>
            <w:tcW w:w="1448" w:type="dxa"/>
          </w:tcPr>
          <w:p w:rsidR="00D71821" w:rsidRPr="00BC598F" w:rsidRDefault="00FB67F4"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w:t>
            </w:r>
            <w:r w:rsidR="00265A26" w:rsidRPr="00BC598F">
              <w:rPr>
                <w:rFonts w:ascii="Arial" w:hAnsi="Arial" w:cs="Arial"/>
                <w:bCs/>
                <w:sz w:val="24"/>
                <w:szCs w:val="24"/>
              </w:rPr>
              <w:t xml:space="preserve"> per </w:t>
            </w:r>
            <w:r w:rsidR="001D2423" w:rsidRPr="00BC598F">
              <w:rPr>
                <w:rFonts w:ascii="Arial" w:hAnsi="Arial" w:cs="Arial"/>
                <w:bCs/>
                <w:sz w:val="24"/>
                <w:szCs w:val="24"/>
              </w:rPr>
              <w:t>d</w:t>
            </w:r>
            <w:r w:rsidR="00CC02D2" w:rsidRPr="00BC598F">
              <w:rPr>
                <w:rFonts w:ascii="Arial" w:hAnsi="Arial" w:cs="Arial"/>
                <w:bCs/>
                <w:sz w:val="24"/>
                <w:szCs w:val="24"/>
              </w:rPr>
              <w:t>ay</w:t>
            </w:r>
          </w:p>
        </w:tc>
        <w:tc>
          <w:tcPr>
            <w:tcW w:w="2152" w:type="dxa"/>
          </w:tcPr>
          <w:p w:rsidR="00D71821" w:rsidRPr="00BC598F" w:rsidRDefault="00FF4F19"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40 hours</w:t>
            </w:r>
          </w:p>
        </w:tc>
      </w:tr>
      <w:tr w:rsidR="00D71821" w:rsidRPr="00540205" w:rsidTr="00991016">
        <w:trPr>
          <w:cantSplit/>
          <w:trHeight w:val="480"/>
          <w:jc w:val="center"/>
        </w:trPr>
        <w:tc>
          <w:tcPr>
            <w:tcW w:w="1080" w:type="dxa"/>
          </w:tcPr>
          <w:p w:rsidR="00D71821" w:rsidRPr="00BC598F" w:rsidRDefault="00D71821"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2</w:t>
            </w:r>
          </w:p>
        </w:tc>
        <w:tc>
          <w:tcPr>
            <w:tcW w:w="4762" w:type="dxa"/>
          </w:tcPr>
          <w:p w:rsidR="00BF2494" w:rsidRPr="00BC598F" w:rsidRDefault="00093667" w:rsidP="00BC598F">
            <w:pPr>
              <w:tabs>
                <w:tab w:val="left" w:pos="450"/>
                <w:tab w:val="left" w:pos="1170"/>
                <w:tab w:val="left" w:pos="2160"/>
                <w:tab w:val="left" w:pos="2340"/>
              </w:tabs>
              <w:rPr>
                <w:rFonts w:ascii="Arial" w:hAnsi="Arial" w:cs="Arial"/>
                <w:bCs/>
                <w:sz w:val="24"/>
                <w:szCs w:val="24"/>
              </w:rPr>
            </w:pPr>
            <w:r w:rsidRPr="00BC598F">
              <w:rPr>
                <w:rFonts w:ascii="Arial" w:hAnsi="Arial" w:cs="Arial"/>
                <w:bCs/>
                <w:sz w:val="24"/>
                <w:szCs w:val="24"/>
              </w:rPr>
              <w:t>Clean/restock kitchens and breakroom, tables, counter tops,</w:t>
            </w:r>
          </w:p>
          <w:p w:rsidR="00D71821" w:rsidRPr="00BC598F" w:rsidRDefault="00093667" w:rsidP="00BC598F">
            <w:pPr>
              <w:tabs>
                <w:tab w:val="left" w:pos="450"/>
                <w:tab w:val="left" w:pos="1170"/>
                <w:tab w:val="left" w:pos="2160"/>
                <w:tab w:val="left" w:pos="2340"/>
              </w:tabs>
              <w:rPr>
                <w:rFonts w:ascii="Arial" w:hAnsi="Arial" w:cs="Arial"/>
                <w:bCs/>
                <w:sz w:val="24"/>
                <w:szCs w:val="24"/>
              </w:rPr>
            </w:pPr>
            <w:r w:rsidRPr="00BC598F">
              <w:rPr>
                <w:rFonts w:ascii="Arial" w:hAnsi="Arial" w:cs="Arial"/>
                <w:bCs/>
                <w:sz w:val="24"/>
                <w:szCs w:val="24"/>
              </w:rPr>
              <w:t xml:space="preserve">Cabinets, kitchen </w:t>
            </w:r>
            <w:proofErr w:type="spellStart"/>
            <w:r w:rsidRPr="00BC598F">
              <w:rPr>
                <w:rFonts w:ascii="Arial" w:hAnsi="Arial" w:cs="Arial"/>
                <w:bCs/>
                <w:sz w:val="24"/>
                <w:szCs w:val="24"/>
              </w:rPr>
              <w:t>appliences</w:t>
            </w:r>
            <w:proofErr w:type="spellEnd"/>
            <w:r w:rsidRPr="00BC598F">
              <w:rPr>
                <w:rFonts w:ascii="Arial" w:hAnsi="Arial" w:cs="Arial"/>
                <w:bCs/>
                <w:sz w:val="24"/>
                <w:szCs w:val="24"/>
              </w:rPr>
              <w:t xml:space="preserve"> (outside only), sinks, &amp; faucets</w:t>
            </w:r>
          </w:p>
        </w:tc>
        <w:tc>
          <w:tcPr>
            <w:tcW w:w="1448" w:type="dxa"/>
          </w:tcPr>
          <w:p w:rsidR="00D71821" w:rsidRPr="00BC598F" w:rsidRDefault="0009366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day</w:t>
            </w:r>
          </w:p>
        </w:tc>
        <w:tc>
          <w:tcPr>
            <w:tcW w:w="2152" w:type="dxa"/>
          </w:tcPr>
          <w:p w:rsidR="00D71821" w:rsidRPr="00BC598F" w:rsidRDefault="00B1512B" w:rsidP="00BC598F">
            <w:pPr>
              <w:rPr>
                <w:rFonts w:ascii="Arial" w:hAnsi="Arial" w:cs="Arial"/>
                <w:bCs/>
                <w:sz w:val="24"/>
                <w:szCs w:val="24"/>
              </w:rPr>
            </w:pPr>
            <w:r w:rsidRPr="00BC598F">
              <w:rPr>
                <w:rFonts w:ascii="Arial" w:hAnsi="Arial" w:cs="Arial"/>
                <w:bCs/>
                <w:sz w:val="24"/>
                <w:szCs w:val="24"/>
              </w:rPr>
              <w:t>5</w:t>
            </w:r>
            <w:r w:rsidR="007B3F95" w:rsidRPr="00BC598F">
              <w:rPr>
                <w:rFonts w:ascii="Arial" w:hAnsi="Arial" w:cs="Arial"/>
                <w:bCs/>
                <w:sz w:val="24"/>
                <w:szCs w:val="24"/>
              </w:rPr>
              <w:t xml:space="preserve"> hours</w:t>
            </w:r>
          </w:p>
        </w:tc>
      </w:tr>
      <w:tr w:rsidR="00884395" w:rsidRPr="00540205" w:rsidTr="00991016">
        <w:trPr>
          <w:cantSplit/>
          <w:trHeight w:val="480"/>
          <w:jc w:val="center"/>
        </w:trPr>
        <w:tc>
          <w:tcPr>
            <w:tcW w:w="1080" w:type="dxa"/>
          </w:tcPr>
          <w:p w:rsidR="00884395" w:rsidRPr="00BC598F" w:rsidRDefault="00B1512B"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3</w:t>
            </w:r>
          </w:p>
        </w:tc>
        <w:tc>
          <w:tcPr>
            <w:tcW w:w="4762" w:type="dxa"/>
          </w:tcPr>
          <w:p w:rsidR="00884395" w:rsidRPr="00BC598F" w:rsidRDefault="00093667" w:rsidP="00BC598F">
            <w:pPr>
              <w:tabs>
                <w:tab w:val="left" w:pos="450"/>
                <w:tab w:val="left" w:pos="1170"/>
                <w:tab w:val="left" w:pos="2160"/>
                <w:tab w:val="left" w:pos="2340"/>
              </w:tabs>
              <w:rPr>
                <w:rFonts w:ascii="Arial" w:hAnsi="Arial" w:cs="Arial"/>
                <w:bCs/>
                <w:sz w:val="24"/>
                <w:szCs w:val="24"/>
              </w:rPr>
            </w:pPr>
            <w:r w:rsidRPr="00BC598F">
              <w:rPr>
                <w:rFonts w:ascii="Arial" w:hAnsi="Arial" w:cs="Arial"/>
                <w:bCs/>
                <w:sz w:val="24"/>
                <w:szCs w:val="24"/>
              </w:rPr>
              <w:t>Clean/restock restrooms</w:t>
            </w:r>
            <w:r w:rsidR="00884395" w:rsidRPr="00BC598F">
              <w:rPr>
                <w:rFonts w:ascii="Arial" w:hAnsi="Arial" w:cs="Arial"/>
                <w:bCs/>
                <w:sz w:val="24"/>
                <w:szCs w:val="24"/>
              </w:rPr>
              <w:t xml:space="preserve"> </w:t>
            </w:r>
            <w:r w:rsidRPr="00BC598F">
              <w:rPr>
                <w:rFonts w:ascii="Arial" w:hAnsi="Arial" w:cs="Arial"/>
                <w:bCs/>
                <w:sz w:val="24"/>
                <w:szCs w:val="24"/>
              </w:rPr>
              <w:t>clean &amp; disinfect bathroom partitions/ stalls, saunas</w:t>
            </w:r>
            <w:r w:rsidR="00884395" w:rsidRPr="00BC598F">
              <w:rPr>
                <w:rFonts w:ascii="Arial" w:hAnsi="Arial" w:cs="Arial"/>
                <w:bCs/>
                <w:sz w:val="24"/>
                <w:szCs w:val="24"/>
              </w:rPr>
              <w:t xml:space="preserve"> </w:t>
            </w:r>
            <w:proofErr w:type="gramStart"/>
            <w:r w:rsidRPr="00BC598F">
              <w:rPr>
                <w:rFonts w:ascii="Arial" w:hAnsi="Arial" w:cs="Arial"/>
                <w:bCs/>
                <w:sz w:val="24"/>
                <w:szCs w:val="24"/>
              </w:rPr>
              <w:t>descaling  toilets</w:t>
            </w:r>
            <w:proofErr w:type="gramEnd"/>
            <w:r w:rsidRPr="00BC598F">
              <w:rPr>
                <w:rFonts w:ascii="Arial" w:hAnsi="Arial" w:cs="Arial"/>
                <w:bCs/>
                <w:sz w:val="24"/>
                <w:szCs w:val="24"/>
              </w:rPr>
              <w:t xml:space="preserve">, waterless urinals, urinals, </w:t>
            </w:r>
            <w:proofErr w:type="gramStart"/>
            <w:r w:rsidRPr="00BC598F">
              <w:rPr>
                <w:rFonts w:ascii="Arial" w:hAnsi="Arial" w:cs="Arial"/>
                <w:bCs/>
                <w:sz w:val="24"/>
                <w:szCs w:val="24"/>
              </w:rPr>
              <w:t>sinks,  faucets</w:t>
            </w:r>
            <w:proofErr w:type="gramEnd"/>
            <w:r w:rsidRPr="00BC598F">
              <w:rPr>
                <w:rFonts w:ascii="Arial" w:hAnsi="Arial" w:cs="Arial"/>
                <w:bCs/>
                <w:sz w:val="24"/>
                <w:szCs w:val="24"/>
              </w:rPr>
              <w:t>,</w:t>
            </w:r>
          </w:p>
          <w:p w:rsidR="00884395" w:rsidRPr="00BC598F" w:rsidRDefault="00093667" w:rsidP="00BC598F">
            <w:pPr>
              <w:tabs>
                <w:tab w:val="left" w:pos="450"/>
                <w:tab w:val="left" w:pos="1170"/>
                <w:tab w:val="left" w:pos="2160"/>
                <w:tab w:val="left" w:pos="2340"/>
              </w:tabs>
              <w:rPr>
                <w:rFonts w:ascii="Arial" w:hAnsi="Arial" w:cs="Arial"/>
                <w:bCs/>
                <w:sz w:val="24"/>
                <w:szCs w:val="24"/>
              </w:rPr>
            </w:pPr>
            <w:r w:rsidRPr="00BC598F">
              <w:rPr>
                <w:rFonts w:ascii="Arial" w:hAnsi="Arial" w:cs="Arial"/>
                <w:bCs/>
                <w:sz w:val="24"/>
                <w:szCs w:val="24"/>
              </w:rPr>
              <w:t>Showers</w:t>
            </w:r>
          </w:p>
        </w:tc>
        <w:tc>
          <w:tcPr>
            <w:tcW w:w="1448" w:type="dxa"/>
          </w:tcPr>
          <w:p w:rsidR="00884395" w:rsidRPr="00BC598F" w:rsidRDefault="0009366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day</w:t>
            </w:r>
          </w:p>
        </w:tc>
        <w:tc>
          <w:tcPr>
            <w:tcW w:w="2152" w:type="dxa"/>
          </w:tcPr>
          <w:p w:rsidR="00884395" w:rsidRPr="00BC598F" w:rsidRDefault="00B1512B" w:rsidP="00BC598F">
            <w:pPr>
              <w:rPr>
                <w:rFonts w:ascii="Arial" w:hAnsi="Arial" w:cs="Arial"/>
                <w:bCs/>
                <w:sz w:val="24"/>
                <w:szCs w:val="24"/>
              </w:rPr>
            </w:pPr>
            <w:r w:rsidRPr="00BC598F">
              <w:rPr>
                <w:rFonts w:ascii="Arial" w:hAnsi="Arial" w:cs="Arial"/>
                <w:bCs/>
                <w:sz w:val="24"/>
                <w:szCs w:val="24"/>
              </w:rPr>
              <w:t>5</w:t>
            </w:r>
            <w:r w:rsidR="007B3F95" w:rsidRPr="00BC598F">
              <w:rPr>
                <w:rFonts w:ascii="Arial" w:hAnsi="Arial" w:cs="Arial"/>
                <w:bCs/>
                <w:sz w:val="24"/>
                <w:szCs w:val="24"/>
              </w:rPr>
              <w:t xml:space="preserve"> hours</w:t>
            </w:r>
          </w:p>
        </w:tc>
      </w:tr>
      <w:tr w:rsidR="00884395" w:rsidRPr="00540205" w:rsidTr="00991016">
        <w:trPr>
          <w:cantSplit/>
          <w:trHeight w:val="480"/>
          <w:jc w:val="center"/>
        </w:trPr>
        <w:tc>
          <w:tcPr>
            <w:tcW w:w="1080" w:type="dxa"/>
          </w:tcPr>
          <w:p w:rsidR="00884395" w:rsidRPr="00BC598F" w:rsidRDefault="00B1512B"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4</w:t>
            </w:r>
          </w:p>
        </w:tc>
        <w:tc>
          <w:tcPr>
            <w:tcW w:w="4762" w:type="dxa"/>
          </w:tcPr>
          <w:p w:rsidR="00884395" w:rsidRPr="00BC598F" w:rsidRDefault="00093667" w:rsidP="00BC598F">
            <w:pPr>
              <w:tabs>
                <w:tab w:val="left" w:pos="450"/>
                <w:tab w:val="left" w:pos="1170"/>
                <w:tab w:val="left" w:pos="2160"/>
                <w:tab w:val="left" w:pos="2340"/>
              </w:tabs>
              <w:rPr>
                <w:rFonts w:ascii="Arial" w:hAnsi="Arial" w:cs="Arial"/>
                <w:bCs/>
                <w:sz w:val="24"/>
                <w:szCs w:val="24"/>
              </w:rPr>
            </w:pPr>
            <w:r w:rsidRPr="00BC598F">
              <w:rPr>
                <w:rFonts w:ascii="Arial" w:hAnsi="Arial" w:cs="Arial"/>
                <w:bCs/>
                <w:sz w:val="24"/>
                <w:szCs w:val="24"/>
              </w:rPr>
              <w:t>Clean drinking fountain/ice machines</w:t>
            </w:r>
          </w:p>
        </w:tc>
        <w:tc>
          <w:tcPr>
            <w:tcW w:w="1448" w:type="dxa"/>
          </w:tcPr>
          <w:p w:rsidR="00884395" w:rsidRPr="00BC598F" w:rsidRDefault="0009366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day</w:t>
            </w:r>
          </w:p>
        </w:tc>
        <w:tc>
          <w:tcPr>
            <w:tcW w:w="2152" w:type="dxa"/>
          </w:tcPr>
          <w:p w:rsidR="00884395" w:rsidRPr="00BC598F" w:rsidRDefault="00994470" w:rsidP="00BC598F">
            <w:pPr>
              <w:rPr>
                <w:rFonts w:ascii="Arial" w:hAnsi="Arial" w:cs="Arial"/>
                <w:bCs/>
                <w:sz w:val="24"/>
                <w:szCs w:val="24"/>
              </w:rPr>
            </w:pPr>
            <w:r w:rsidRPr="00BC598F">
              <w:rPr>
                <w:rFonts w:ascii="Arial" w:hAnsi="Arial" w:cs="Arial"/>
                <w:bCs/>
                <w:sz w:val="24"/>
                <w:szCs w:val="24"/>
              </w:rPr>
              <w:t>1</w:t>
            </w:r>
            <w:r w:rsidR="00083F93" w:rsidRPr="00BC598F">
              <w:rPr>
                <w:rFonts w:ascii="Arial" w:hAnsi="Arial" w:cs="Arial"/>
                <w:bCs/>
                <w:sz w:val="24"/>
                <w:szCs w:val="24"/>
              </w:rPr>
              <w:t xml:space="preserve"> hour</w:t>
            </w:r>
          </w:p>
        </w:tc>
      </w:tr>
      <w:tr w:rsidR="00884395" w:rsidRPr="00540205" w:rsidTr="00991016">
        <w:trPr>
          <w:cantSplit/>
          <w:trHeight w:val="480"/>
          <w:jc w:val="center"/>
        </w:trPr>
        <w:tc>
          <w:tcPr>
            <w:tcW w:w="1080" w:type="dxa"/>
          </w:tcPr>
          <w:p w:rsidR="00884395" w:rsidRPr="00BC598F" w:rsidRDefault="00B1512B"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5</w:t>
            </w:r>
          </w:p>
        </w:tc>
        <w:tc>
          <w:tcPr>
            <w:tcW w:w="4762" w:type="dxa"/>
          </w:tcPr>
          <w:p w:rsidR="00884395" w:rsidRPr="00BC598F" w:rsidRDefault="00884395" w:rsidP="00BC598F">
            <w:pPr>
              <w:tabs>
                <w:tab w:val="left" w:pos="720"/>
              </w:tabs>
              <w:rPr>
                <w:rFonts w:ascii="Arial" w:hAnsi="Arial" w:cs="Arial"/>
                <w:bCs/>
                <w:sz w:val="24"/>
                <w:szCs w:val="24"/>
              </w:rPr>
            </w:pPr>
            <w:r w:rsidRPr="00BC598F">
              <w:rPr>
                <w:rFonts w:ascii="Arial" w:hAnsi="Arial" w:cs="Arial"/>
                <w:bCs/>
                <w:sz w:val="24"/>
                <w:szCs w:val="24"/>
              </w:rPr>
              <w:t>S</w:t>
            </w:r>
            <w:r w:rsidR="00BC598F" w:rsidRPr="00BC598F">
              <w:rPr>
                <w:rFonts w:ascii="Arial" w:hAnsi="Arial" w:cs="Arial"/>
                <w:bCs/>
                <w:sz w:val="24"/>
                <w:szCs w:val="24"/>
              </w:rPr>
              <w:t>weep</w:t>
            </w:r>
            <w:r w:rsidRPr="00BC598F">
              <w:rPr>
                <w:rFonts w:ascii="Arial" w:hAnsi="Arial" w:cs="Arial"/>
                <w:bCs/>
                <w:sz w:val="24"/>
                <w:szCs w:val="24"/>
              </w:rPr>
              <w:t xml:space="preserve"> and Mop F</w:t>
            </w:r>
            <w:r w:rsidR="00BC598F" w:rsidRPr="00BC598F">
              <w:rPr>
                <w:rFonts w:ascii="Arial" w:hAnsi="Arial" w:cs="Arial"/>
                <w:bCs/>
                <w:sz w:val="24"/>
                <w:szCs w:val="24"/>
              </w:rPr>
              <w:t>loors</w:t>
            </w:r>
            <w:r w:rsidRPr="00BC598F">
              <w:rPr>
                <w:rFonts w:ascii="Arial" w:hAnsi="Arial" w:cs="Arial"/>
                <w:bCs/>
                <w:sz w:val="24"/>
                <w:szCs w:val="24"/>
              </w:rPr>
              <w:t xml:space="preserve"> &amp; S</w:t>
            </w:r>
            <w:r w:rsidR="00BC598F" w:rsidRPr="00BC598F">
              <w:rPr>
                <w:rFonts w:ascii="Arial" w:hAnsi="Arial" w:cs="Arial"/>
                <w:bCs/>
                <w:sz w:val="24"/>
                <w:szCs w:val="24"/>
              </w:rPr>
              <w:t>tairs</w:t>
            </w:r>
          </w:p>
        </w:tc>
        <w:tc>
          <w:tcPr>
            <w:tcW w:w="1448" w:type="dxa"/>
          </w:tcPr>
          <w:p w:rsidR="00884395" w:rsidRPr="00BC598F" w:rsidRDefault="00884395"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Day</w:t>
            </w:r>
          </w:p>
        </w:tc>
        <w:tc>
          <w:tcPr>
            <w:tcW w:w="2152" w:type="dxa"/>
          </w:tcPr>
          <w:p w:rsidR="00884395" w:rsidRPr="00BC598F" w:rsidRDefault="00083F93" w:rsidP="00BC598F">
            <w:pPr>
              <w:rPr>
                <w:rFonts w:ascii="Arial" w:hAnsi="Arial" w:cs="Arial"/>
                <w:bCs/>
                <w:sz w:val="24"/>
                <w:szCs w:val="24"/>
              </w:rPr>
            </w:pPr>
            <w:r w:rsidRPr="00BC598F">
              <w:rPr>
                <w:rFonts w:ascii="Arial" w:hAnsi="Arial" w:cs="Arial"/>
                <w:bCs/>
                <w:sz w:val="24"/>
                <w:szCs w:val="24"/>
              </w:rPr>
              <w:t>5 hours</w:t>
            </w:r>
          </w:p>
        </w:tc>
      </w:tr>
      <w:tr w:rsidR="00884395" w:rsidRPr="00540205" w:rsidTr="00991016">
        <w:trPr>
          <w:cantSplit/>
          <w:trHeight w:val="480"/>
          <w:jc w:val="center"/>
        </w:trPr>
        <w:tc>
          <w:tcPr>
            <w:tcW w:w="1080" w:type="dxa"/>
          </w:tcPr>
          <w:p w:rsidR="00884395" w:rsidRPr="00BC598F" w:rsidRDefault="00B1512B"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6</w:t>
            </w:r>
          </w:p>
        </w:tc>
        <w:tc>
          <w:tcPr>
            <w:tcW w:w="4762" w:type="dxa"/>
          </w:tcPr>
          <w:p w:rsidR="00884395" w:rsidRPr="00BC598F" w:rsidRDefault="00884395" w:rsidP="00BC598F">
            <w:pPr>
              <w:tabs>
                <w:tab w:val="left" w:pos="1440"/>
              </w:tabs>
              <w:rPr>
                <w:rFonts w:ascii="Arial" w:hAnsi="Arial" w:cs="Arial"/>
                <w:bCs/>
                <w:sz w:val="24"/>
                <w:szCs w:val="24"/>
              </w:rPr>
            </w:pPr>
            <w:r w:rsidRPr="00BC598F">
              <w:rPr>
                <w:rFonts w:ascii="Arial" w:hAnsi="Arial" w:cs="Arial"/>
                <w:bCs/>
                <w:sz w:val="24"/>
                <w:szCs w:val="24"/>
              </w:rPr>
              <w:t xml:space="preserve">Trash collection and disposal </w:t>
            </w:r>
          </w:p>
        </w:tc>
        <w:tc>
          <w:tcPr>
            <w:tcW w:w="1448" w:type="dxa"/>
          </w:tcPr>
          <w:p w:rsidR="00884395" w:rsidRPr="00BC598F" w:rsidRDefault="00884395"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Day</w:t>
            </w:r>
          </w:p>
        </w:tc>
        <w:tc>
          <w:tcPr>
            <w:tcW w:w="2152" w:type="dxa"/>
          </w:tcPr>
          <w:p w:rsidR="00884395" w:rsidRPr="00BC598F" w:rsidRDefault="00343BE6" w:rsidP="00BC598F">
            <w:pPr>
              <w:rPr>
                <w:rFonts w:ascii="Arial" w:hAnsi="Arial" w:cs="Arial"/>
                <w:bCs/>
                <w:sz w:val="24"/>
                <w:szCs w:val="24"/>
              </w:rPr>
            </w:pPr>
            <w:r w:rsidRPr="00BC598F">
              <w:rPr>
                <w:rFonts w:ascii="Arial" w:hAnsi="Arial" w:cs="Arial"/>
                <w:bCs/>
                <w:sz w:val="24"/>
                <w:szCs w:val="24"/>
              </w:rPr>
              <w:t>5</w:t>
            </w:r>
            <w:r w:rsidR="00676842" w:rsidRPr="00BC598F">
              <w:rPr>
                <w:rFonts w:ascii="Arial" w:hAnsi="Arial" w:cs="Arial"/>
                <w:bCs/>
                <w:sz w:val="24"/>
                <w:szCs w:val="24"/>
              </w:rPr>
              <w:t xml:space="preserve"> hours</w:t>
            </w:r>
          </w:p>
        </w:tc>
      </w:tr>
      <w:tr w:rsidR="00884395" w:rsidRPr="00540205" w:rsidTr="00991016">
        <w:trPr>
          <w:cantSplit/>
          <w:trHeight w:val="480"/>
          <w:jc w:val="center"/>
        </w:trPr>
        <w:tc>
          <w:tcPr>
            <w:tcW w:w="1080" w:type="dxa"/>
          </w:tcPr>
          <w:p w:rsidR="00884395" w:rsidRPr="00BC598F" w:rsidRDefault="00B1512B"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7</w:t>
            </w:r>
          </w:p>
        </w:tc>
        <w:tc>
          <w:tcPr>
            <w:tcW w:w="4762" w:type="dxa"/>
          </w:tcPr>
          <w:p w:rsidR="00884395" w:rsidRPr="00BC598F" w:rsidRDefault="00884395" w:rsidP="00BC598F">
            <w:pPr>
              <w:tabs>
                <w:tab w:val="left" w:pos="1440"/>
              </w:tabs>
              <w:rPr>
                <w:rFonts w:ascii="Arial" w:hAnsi="Arial" w:cs="Arial"/>
                <w:bCs/>
                <w:sz w:val="24"/>
                <w:szCs w:val="24"/>
              </w:rPr>
            </w:pPr>
            <w:r w:rsidRPr="00BC598F">
              <w:rPr>
                <w:rFonts w:ascii="Arial" w:hAnsi="Arial" w:cs="Arial"/>
                <w:bCs/>
                <w:sz w:val="24"/>
                <w:szCs w:val="24"/>
              </w:rPr>
              <w:t>Recycle collection and disposal</w:t>
            </w:r>
          </w:p>
        </w:tc>
        <w:tc>
          <w:tcPr>
            <w:tcW w:w="1448" w:type="dxa"/>
          </w:tcPr>
          <w:p w:rsidR="00884395" w:rsidRPr="00BC598F" w:rsidRDefault="00884395"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Week</w:t>
            </w:r>
          </w:p>
        </w:tc>
        <w:tc>
          <w:tcPr>
            <w:tcW w:w="2152" w:type="dxa"/>
          </w:tcPr>
          <w:p w:rsidR="00884395" w:rsidRPr="00BC598F" w:rsidRDefault="00B433C1" w:rsidP="00BC598F">
            <w:pPr>
              <w:rPr>
                <w:rFonts w:ascii="Arial" w:hAnsi="Arial" w:cs="Arial"/>
                <w:bCs/>
                <w:sz w:val="24"/>
                <w:szCs w:val="24"/>
              </w:rPr>
            </w:pPr>
            <w:r w:rsidRPr="00BC598F">
              <w:rPr>
                <w:rFonts w:ascii="Arial" w:hAnsi="Arial" w:cs="Arial"/>
                <w:bCs/>
                <w:sz w:val="24"/>
                <w:szCs w:val="24"/>
              </w:rPr>
              <w:t>5</w:t>
            </w:r>
            <w:r w:rsidR="00D26EE5" w:rsidRPr="00BC598F">
              <w:rPr>
                <w:rFonts w:ascii="Arial" w:hAnsi="Arial" w:cs="Arial"/>
                <w:bCs/>
                <w:sz w:val="24"/>
                <w:szCs w:val="24"/>
              </w:rPr>
              <w:t xml:space="preserve"> hours</w:t>
            </w:r>
          </w:p>
        </w:tc>
      </w:tr>
      <w:tr w:rsidR="00884395" w:rsidRPr="00540205" w:rsidTr="00991016">
        <w:trPr>
          <w:cantSplit/>
          <w:trHeight w:val="480"/>
          <w:jc w:val="center"/>
        </w:trPr>
        <w:tc>
          <w:tcPr>
            <w:tcW w:w="1080" w:type="dxa"/>
          </w:tcPr>
          <w:p w:rsidR="00884395" w:rsidRPr="00BC598F" w:rsidRDefault="00B1512B"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8</w:t>
            </w:r>
          </w:p>
        </w:tc>
        <w:tc>
          <w:tcPr>
            <w:tcW w:w="4762" w:type="dxa"/>
          </w:tcPr>
          <w:p w:rsidR="00884395" w:rsidRPr="00BC598F" w:rsidRDefault="00093667" w:rsidP="00BC598F">
            <w:pPr>
              <w:tabs>
                <w:tab w:val="left" w:pos="1440"/>
              </w:tabs>
              <w:rPr>
                <w:rFonts w:ascii="Arial" w:hAnsi="Arial" w:cs="Arial"/>
                <w:bCs/>
                <w:sz w:val="24"/>
                <w:szCs w:val="24"/>
              </w:rPr>
            </w:pPr>
            <w:r w:rsidRPr="00BC598F">
              <w:rPr>
                <w:rFonts w:ascii="Arial" w:hAnsi="Arial" w:cs="Arial"/>
                <w:bCs/>
                <w:sz w:val="24"/>
                <w:szCs w:val="24"/>
              </w:rPr>
              <w:t>Sanitize gym equipment</w:t>
            </w:r>
          </w:p>
        </w:tc>
        <w:tc>
          <w:tcPr>
            <w:tcW w:w="1448" w:type="dxa"/>
          </w:tcPr>
          <w:p w:rsidR="00884395" w:rsidRPr="00BC598F" w:rsidRDefault="0009366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day</w:t>
            </w:r>
          </w:p>
        </w:tc>
        <w:tc>
          <w:tcPr>
            <w:tcW w:w="2152" w:type="dxa"/>
          </w:tcPr>
          <w:p w:rsidR="00884395" w:rsidRPr="00BC598F" w:rsidRDefault="0063406D" w:rsidP="00BC598F">
            <w:pPr>
              <w:rPr>
                <w:rFonts w:ascii="Arial" w:hAnsi="Arial" w:cs="Arial"/>
                <w:bCs/>
                <w:sz w:val="24"/>
                <w:szCs w:val="24"/>
              </w:rPr>
            </w:pPr>
            <w:r w:rsidRPr="00BC598F">
              <w:rPr>
                <w:rFonts w:ascii="Arial" w:hAnsi="Arial" w:cs="Arial"/>
                <w:bCs/>
                <w:sz w:val="24"/>
                <w:szCs w:val="24"/>
              </w:rPr>
              <w:t>2</w:t>
            </w:r>
            <w:r w:rsidR="00D26EE5" w:rsidRPr="00BC598F">
              <w:rPr>
                <w:rFonts w:ascii="Arial" w:hAnsi="Arial" w:cs="Arial"/>
                <w:bCs/>
                <w:sz w:val="24"/>
                <w:szCs w:val="24"/>
              </w:rPr>
              <w:t xml:space="preserve"> hours</w:t>
            </w:r>
          </w:p>
        </w:tc>
      </w:tr>
      <w:tr w:rsidR="00884395" w:rsidRPr="00540205" w:rsidTr="00991016">
        <w:trPr>
          <w:cantSplit/>
          <w:trHeight w:val="480"/>
          <w:jc w:val="center"/>
        </w:trPr>
        <w:tc>
          <w:tcPr>
            <w:tcW w:w="1080" w:type="dxa"/>
          </w:tcPr>
          <w:p w:rsidR="00884395" w:rsidRPr="00BC598F" w:rsidRDefault="00B1512B"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9</w:t>
            </w:r>
          </w:p>
        </w:tc>
        <w:tc>
          <w:tcPr>
            <w:tcW w:w="4762" w:type="dxa"/>
          </w:tcPr>
          <w:p w:rsidR="00884395" w:rsidRPr="00BC598F" w:rsidRDefault="00093667" w:rsidP="00BC598F">
            <w:pPr>
              <w:tabs>
                <w:tab w:val="left" w:pos="1440"/>
              </w:tabs>
              <w:rPr>
                <w:rFonts w:ascii="Arial" w:hAnsi="Arial" w:cs="Arial"/>
                <w:bCs/>
                <w:sz w:val="24"/>
                <w:szCs w:val="24"/>
              </w:rPr>
            </w:pPr>
            <w:r w:rsidRPr="00BC598F">
              <w:rPr>
                <w:rFonts w:ascii="Arial" w:hAnsi="Arial" w:cs="Arial"/>
                <w:bCs/>
                <w:sz w:val="24"/>
                <w:szCs w:val="24"/>
              </w:rPr>
              <w:t>Light dusting</w:t>
            </w:r>
          </w:p>
        </w:tc>
        <w:tc>
          <w:tcPr>
            <w:tcW w:w="1448" w:type="dxa"/>
          </w:tcPr>
          <w:p w:rsidR="00884395" w:rsidRPr="00BC598F" w:rsidRDefault="0009366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week</w:t>
            </w:r>
          </w:p>
        </w:tc>
        <w:tc>
          <w:tcPr>
            <w:tcW w:w="2152" w:type="dxa"/>
          </w:tcPr>
          <w:p w:rsidR="00884395" w:rsidRPr="00BC598F" w:rsidRDefault="00AB3AE8" w:rsidP="00BC598F">
            <w:pPr>
              <w:rPr>
                <w:rFonts w:ascii="Arial" w:hAnsi="Arial" w:cs="Arial"/>
                <w:bCs/>
                <w:sz w:val="24"/>
                <w:szCs w:val="24"/>
              </w:rPr>
            </w:pPr>
            <w:r w:rsidRPr="00BC598F">
              <w:rPr>
                <w:rFonts w:ascii="Arial" w:hAnsi="Arial" w:cs="Arial"/>
                <w:bCs/>
                <w:sz w:val="24"/>
                <w:szCs w:val="24"/>
              </w:rPr>
              <w:t xml:space="preserve">5 </w:t>
            </w:r>
            <w:r w:rsidR="009C2D86" w:rsidRPr="00BC598F">
              <w:rPr>
                <w:rFonts w:ascii="Arial" w:hAnsi="Arial" w:cs="Arial"/>
                <w:bCs/>
                <w:sz w:val="24"/>
                <w:szCs w:val="24"/>
              </w:rPr>
              <w:t>hours</w:t>
            </w:r>
          </w:p>
        </w:tc>
      </w:tr>
      <w:tr w:rsidR="00884395" w:rsidRPr="00540205" w:rsidTr="00991016">
        <w:trPr>
          <w:cantSplit/>
          <w:trHeight w:val="480"/>
          <w:jc w:val="center"/>
        </w:trPr>
        <w:tc>
          <w:tcPr>
            <w:tcW w:w="1080" w:type="dxa"/>
          </w:tcPr>
          <w:p w:rsidR="00884395" w:rsidRPr="00BC598F" w:rsidRDefault="00B1512B"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10</w:t>
            </w:r>
          </w:p>
        </w:tc>
        <w:tc>
          <w:tcPr>
            <w:tcW w:w="4762" w:type="dxa"/>
          </w:tcPr>
          <w:p w:rsidR="00884395" w:rsidRPr="00BC598F" w:rsidRDefault="00093667" w:rsidP="00BC598F">
            <w:pPr>
              <w:tabs>
                <w:tab w:val="left" w:pos="1440"/>
              </w:tabs>
              <w:rPr>
                <w:rFonts w:ascii="Arial" w:hAnsi="Arial" w:cs="Arial"/>
                <w:bCs/>
                <w:sz w:val="24"/>
                <w:szCs w:val="24"/>
              </w:rPr>
            </w:pPr>
            <w:r w:rsidRPr="00BC598F">
              <w:rPr>
                <w:rFonts w:ascii="Arial" w:hAnsi="Arial" w:cs="Arial"/>
                <w:bCs/>
                <w:sz w:val="24"/>
                <w:szCs w:val="24"/>
              </w:rPr>
              <w:t>Heavy dusting</w:t>
            </w:r>
          </w:p>
        </w:tc>
        <w:tc>
          <w:tcPr>
            <w:tcW w:w="1448" w:type="dxa"/>
          </w:tcPr>
          <w:p w:rsidR="00884395" w:rsidRPr="00BC598F" w:rsidRDefault="0009366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week</w:t>
            </w:r>
          </w:p>
        </w:tc>
        <w:tc>
          <w:tcPr>
            <w:tcW w:w="2152" w:type="dxa"/>
          </w:tcPr>
          <w:p w:rsidR="00884395" w:rsidRPr="00BC598F" w:rsidRDefault="00AB3AE8" w:rsidP="00BC598F">
            <w:pPr>
              <w:rPr>
                <w:rFonts w:ascii="Arial" w:hAnsi="Arial" w:cs="Arial"/>
                <w:bCs/>
                <w:sz w:val="24"/>
                <w:szCs w:val="24"/>
              </w:rPr>
            </w:pPr>
            <w:r w:rsidRPr="00BC598F">
              <w:rPr>
                <w:rFonts w:ascii="Arial" w:hAnsi="Arial" w:cs="Arial"/>
                <w:bCs/>
                <w:sz w:val="24"/>
                <w:szCs w:val="24"/>
              </w:rPr>
              <w:t>5</w:t>
            </w:r>
            <w:r w:rsidR="009C2D86" w:rsidRPr="00BC598F">
              <w:rPr>
                <w:rFonts w:ascii="Arial" w:hAnsi="Arial" w:cs="Arial"/>
                <w:bCs/>
                <w:sz w:val="24"/>
                <w:szCs w:val="24"/>
              </w:rPr>
              <w:t xml:space="preserve"> hours</w:t>
            </w:r>
          </w:p>
        </w:tc>
      </w:tr>
      <w:tr w:rsidR="00D61047" w:rsidRPr="00540205" w:rsidTr="00991016">
        <w:trPr>
          <w:cantSplit/>
          <w:trHeight w:val="480"/>
          <w:jc w:val="center"/>
        </w:trPr>
        <w:tc>
          <w:tcPr>
            <w:tcW w:w="1080" w:type="dxa"/>
          </w:tcPr>
          <w:p w:rsidR="00D61047" w:rsidRPr="00BC598F" w:rsidRDefault="00D6104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11</w:t>
            </w:r>
          </w:p>
        </w:tc>
        <w:tc>
          <w:tcPr>
            <w:tcW w:w="4762" w:type="dxa"/>
          </w:tcPr>
          <w:p w:rsidR="00D61047" w:rsidRPr="00BC598F" w:rsidRDefault="00D61047" w:rsidP="00BC598F">
            <w:pPr>
              <w:tabs>
                <w:tab w:val="left" w:pos="1440"/>
              </w:tabs>
              <w:rPr>
                <w:rFonts w:ascii="Arial" w:hAnsi="Arial" w:cs="Arial"/>
                <w:bCs/>
                <w:sz w:val="24"/>
                <w:szCs w:val="24"/>
              </w:rPr>
            </w:pPr>
            <w:r w:rsidRPr="00BC598F">
              <w:rPr>
                <w:rFonts w:ascii="Arial" w:hAnsi="Arial" w:cs="Arial"/>
                <w:bCs/>
                <w:sz w:val="24"/>
                <w:szCs w:val="24"/>
              </w:rPr>
              <w:t>Te</w:t>
            </w:r>
            <w:r w:rsidR="00093667" w:rsidRPr="00BC598F">
              <w:rPr>
                <w:rFonts w:ascii="Arial" w:hAnsi="Arial" w:cs="Arial"/>
                <w:bCs/>
                <w:sz w:val="24"/>
                <w:szCs w:val="24"/>
              </w:rPr>
              <w:t>am lead</w:t>
            </w:r>
          </w:p>
        </w:tc>
        <w:tc>
          <w:tcPr>
            <w:tcW w:w="1448" w:type="dxa"/>
          </w:tcPr>
          <w:p w:rsidR="00D61047" w:rsidRPr="00BC598F" w:rsidRDefault="0009366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week</w:t>
            </w:r>
          </w:p>
        </w:tc>
        <w:tc>
          <w:tcPr>
            <w:tcW w:w="2152" w:type="dxa"/>
          </w:tcPr>
          <w:p w:rsidR="00D61047" w:rsidRPr="00BC598F" w:rsidRDefault="006C4100" w:rsidP="00BC598F">
            <w:pPr>
              <w:rPr>
                <w:rFonts w:ascii="Arial" w:hAnsi="Arial" w:cs="Arial"/>
                <w:bCs/>
                <w:sz w:val="24"/>
                <w:szCs w:val="24"/>
              </w:rPr>
            </w:pPr>
            <w:r w:rsidRPr="00BC598F">
              <w:rPr>
                <w:rFonts w:ascii="Arial" w:hAnsi="Arial" w:cs="Arial"/>
                <w:bCs/>
                <w:sz w:val="24"/>
                <w:szCs w:val="24"/>
              </w:rPr>
              <w:t>40 hours</w:t>
            </w:r>
          </w:p>
        </w:tc>
      </w:tr>
      <w:tr w:rsidR="00D61047" w:rsidRPr="00540205" w:rsidTr="00991016">
        <w:trPr>
          <w:cantSplit/>
          <w:trHeight w:val="480"/>
          <w:jc w:val="center"/>
        </w:trPr>
        <w:tc>
          <w:tcPr>
            <w:tcW w:w="1080" w:type="dxa"/>
          </w:tcPr>
          <w:p w:rsidR="00D61047" w:rsidRPr="00BC598F" w:rsidRDefault="00D6104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12</w:t>
            </w:r>
          </w:p>
        </w:tc>
        <w:tc>
          <w:tcPr>
            <w:tcW w:w="4762" w:type="dxa"/>
          </w:tcPr>
          <w:p w:rsidR="00D61047" w:rsidRPr="00BC598F" w:rsidRDefault="00D22805" w:rsidP="00BC598F">
            <w:pPr>
              <w:tabs>
                <w:tab w:val="left" w:pos="1440"/>
              </w:tabs>
              <w:rPr>
                <w:rFonts w:ascii="Arial" w:hAnsi="Arial" w:cs="Arial"/>
                <w:bCs/>
                <w:sz w:val="24"/>
                <w:szCs w:val="24"/>
              </w:rPr>
            </w:pPr>
            <w:r w:rsidRPr="00BC598F">
              <w:rPr>
                <w:rFonts w:ascii="Arial" w:hAnsi="Arial" w:cs="Arial"/>
                <w:bCs/>
                <w:sz w:val="24"/>
                <w:szCs w:val="24"/>
              </w:rPr>
              <w:t>Resupply</w:t>
            </w:r>
            <w:r w:rsidR="00D61047" w:rsidRPr="00BC598F">
              <w:rPr>
                <w:rFonts w:ascii="Arial" w:hAnsi="Arial" w:cs="Arial"/>
                <w:bCs/>
                <w:sz w:val="24"/>
                <w:szCs w:val="24"/>
              </w:rPr>
              <w:t xml:space="preserve"> </w:t>
            </w:r>
            <w:r w:rsidR="00093667" w:rsidRPr="00BC598F">
              <w:rPr>
                <w:rFonts w:ascii="Arial" w:hAnsi="Arial" w:cs="Arial"/>
                <w:bCs/>
                <w:sz w:val="24"/>
                <w:szCs w:val="24"/>
              </w:rPr>
              <w:t>/ restock</w:t>
            </w:r>
          </w:p>
        </w:tc>
        <w:tc>
          <w:tcPr>
            <w:tcW w:w="1448" w:type="dxa"/>
          </w:tcPr>
          <w:p w:rsidR="00D61047" w:rsidRPr="00BC598F" w:rsidRDefault="00093667"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week</w:t>
            </w:r>
          </w:p>
        </w:tc>
        <w:tc>
          <w:tcPr>
            <w:tcW w:w="2152" w:type="dxa"/>
          </w:tcPr>
          <w:p w:rsidR="00D61047" w:rsidRPr="00BC598F" w:rsidRDefault="00D22805" w:rsidP="00BC598F">
            <w:pPr>
              <w:rPr>
                <w:rFonts w:ascii="Arial" w:hAnsi="Arial" w:cs="Arial"/>
                <w:bCs/>
                <w:sz w:val="24"/>
                <w:szCs w:val="24"/>
              </w:rPr>
            </w:pPr>
            <w:r w:rsidRPr="00BC598F">
              <w:rPr>
                <w:rFonts w:ascii="Arial" w:hAnsi="Arial" w:cs="Arial"/>
                <w:bCs/>
                <w:sz w:val="24"/>
                <w:szCs w:val="24"/>
              </w:rPr>
              <w:t>5</w:t>
            </w:r>
            <w:r w:rsidR="0005550F">
              <w:rPr>
                <w:rFonts w:ascii="Arial" w:hAnsi="Arial" w:cs="Arial"/>
                <w:bCs/>
                <w:sz w:val="24"/>
                <w:szCs w:val="24"/>
              </w:rPr>
              <w:t xml:space="preserve"> </w:t>
            </w:r>
            <w:r w:rsidR="0005550F" w:rsidRPr="00BC598F">
              <w:rPr>
                <w:rFonts w:ascii="Arial" w:hAnsi="Arial" w:cs="Arial"/>
                <w:bCs/>
                <w:sz w:val="24"/>
                <w:szCs w:val="24"/>
              </w:rPr>
              <w:t>hours</w:t>
            </w:r>
          </w:p>
        </w:tc>
      </w:tr>
      <w:tr w:rsidR="00D22805" w:rsidRPr="00540205" w:rsidTr="00991016">
        <w:trPr>
          <w:cantSplit/>
          <w:trHeight w:val="480"/>
          <w:jc w:val="center"/>
        </w:trPr>
        <w:tc>
          <w:tcPr>
            <w:tcW w:w="1080" w:type="dxa"/>
          </w:tcPr>
          <w:p w:rsidR="00D22805" w:rsidRPr="00BC598F" w:rsidRDefault="00D22805"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13</w:t>
            </w:r>
          </w:p>
        </w:tc>
        <w:tc>
          <w:tcPr>
            <w:tcW w:w="4762" w:type="dxa"/>
          </w:tcPr>
          <w:p w:rsidR="00D22805" w:rsidRPr="00BC598F" w:rsidRDefault="00D22805" w:rsidP="00BC598F">
            <w:pPr>
              <w:tabs>
                <w:tab w:val="left" w:pos="1440"/>
              </w:tabs>
              <w:rPr>
                <w:rFonts w:ascii="Arial" w:hAnsi="Arial" w:cs="Arial"/>
                <w:bCs/>
                <w:sz w:val="24"/>
                <w:szCs w:val="24"/>
              </w:rPr>
            </w:pPr>
            <w:r w:rsidRPr="00BC598F">
              <w:rPr>
                <w:rFonts w:ascii="Arial" w:hAnsi="Arial" w:cs="Arial"/>
                <w:bCs/>
                <w:sz w:val="24"/>
                <w:szCs w:val="24"/>
              </w:rPr>
              <w:t xml:space="preserve">Quality assurance </w:t>
            </w:r>
          </w:p>
        </w:tc>
        <w:tc>
          <w:tcPr>
            <w:tcW w:w="1448" w:type="dxa"/>
          </w:tcPr>
          <w:p w:rsidR="00D22805" w:rsidRPr="00BC598F" w:rsidRDefault="0064651A" w:rsidP="00BC598F">
            <w:pPr>
              <w:tabs>
                <w:tab w:val="left" w:pos="720"/>
                <w:tab w:val="left" w:pos="1440"/>
                <w:tab w:val="left" w:pos="2160"/>
                <w:tab w:val="left" w:pos="2340"/>
              </w:tabs>
              <w:rPr>
                <w:rFonts w:ascii="Arial" w:hAnsi="Arial" w:cs="Arial"/>
                <w:bCs/>
                <w:sz w:val="24"/>
                <w:szCs w:val="24"/>
              </w:rPr>
            </w:pPr>
            <w:r w:rsidRPr="00BC598F">
              <w:rPr>
                <w:rFonts w:ascii="Arial" w:hAnsi="Arial" w:cs="Arial"/>
                <w:bCs/>
                <w:sz w:val="24"/>
                <w:szCs w:val="24"/>
              </w:rPr>
              <w:t>Work Hours per Week</w:t>
            </w:r>
          </w:p>
        </w:tc>
        <w:tc>
          <w:tcPr>
            <w:tcW w:w="2152" w:type="dxa"/>
          </w:tcPr>
          <w:p w:rsidR="00D22805" w:rsidRPr="00BC598F" w:rsidRDefault="0064651A" w:rsidP="00BC598F">
            <w:pPr>
              <w:rPr>
                <w:rFonts w:ascii="Arial" w:hAnsi="Arial" w:cs="Arial"/>
                <w:bCs/>
                <w:sz w:val="24"/>
                <w:szCs w:val="24"/>
              </w:rPr>
            </w:pPr>
            <w:r w:rsidRPr="00BC598F">
              <w:rPr>
                <w:rFonts w:ascii="Arial" w:hAnsi="Arial" w:cs="Arial"/>
                <w:bCs/>
                <w:sz w:val="24"/>
                <w:szCs w:val="24"/>
              </w:rPr>
              <w:t>2</w:t>
            </w:r>
            <w:r w:rsidR="0005550F">
              <w:rPr>
                <w:rFonts w:ascii="Arial" w:hAnsi="Arial" w:cs="Arial"/>
                <w:bCs/>
                <w:sz w:val="24"/>
                <w:szCs w:val="24"/>
              </w:rPr>
              <w:t xml:space="preserve"> </w:t>
            </w:r>
            <w:r w:rsidR="0005550F" w:rsidRPr="00BC598F">
              <w:rPr>
                <w:rFonts w:ascii="Arial" w:hAnsi="Arial" w:cs="Arial"/>
                <w:bCs/>
                <w:sz w:val="24"/>
                <w:szCs w:val="24"/>
              </w:rPr>
              <w:t>hours</w:t>
            </w:r>
          </w:p>
        </w:tc>
      </w:tr>
    </w:tbl>
    <w:p w:rsidR="00A61178" w:rsidRPr="00540205" w:rsidRDefault="00A61178" w:rsidP="00F42CC4">
      <w:pPr>
        <w:tabs>
          <w:tab w:val="left" w:pos="576"/>
          <w:tab w:val="left" w:pos="1152"/>
          <w:tab w:val="left" w:pos="1728"/>
        </w:tabs>
        <w:suppressAutoHyphens/>
        <w:rPr>
          <w:rFonts w:ascii="Arial" w:hAnsi="Arial" w:cs="Arial"/>
          <w:sz w:val="24"/>
          <w:szCs w:val="24"/>
        </w:rPr>
      </w:pPr>
    </w:p>
    <w:sectPr w:rsidR="00A61178" w:rsidRPr="00540205" w:rsidSect="00953AD9">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994" w:rsidRDefault="00E96994" w:rsidP="009E222A">
      <w:r>
        <w:separator/>
      </w:r>
    </w:p>
  </w:endnote>
  <w:endnote w:type="continuationSeparator" w:id="0">
    <w:p w:rsidR="00E96994" w:rsidRDefault="00E96994" w:rsidP="009E222A">
      <w:r>
        <w:continuationSeparator/>
      </w:r>
    </w:p>
  </w:endnote>
  <w:endnote w:type="continuationNotice" w:id="1">
    <w:p w:rsidR="00E96994" w:rsidRDefault="00E969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Content>
      <w:sdt>
        <w:sdtPr>
          <w:id w:val="-1769616900"/>
          <w:docPartObj>
            <w:docPartGallery w:val="Page Numbers (Top of Page)"/>
            <w:docPartUnique/>
          </w:docPartObj>
        </w:sdtPr>
        <w:sdtContent>
          <w:p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rsidR="006D7801" w:rsidRPr="00446288" w:rsidRDefault="006D7801" w:rsidP="00446288">
    <w:pPr>
      <w:pStyle w:val="Footer"/>
      <w:jc w:val="center"/>
      <w:rPr>
        <w:rFonts w:ascii="Arial" w:hAnsi="Arial" w:cs="Arial"/>
        <w:sz w:val="24"/>
        <w:szCs w:val="24"/>
      </w:rPr>
    </w:pPr>
    <w:r>
      <w:tab/>
    </w:r>
    <w:r>
      <w:tab/>
    </w:r>
    <w:r w:rsidR="00D85A01">
      <w:rPr>
        <w:rFonts w:ascii="Arial" w:hAnsi="Arial" w:cs="Arial"/>
        <w:sz w:val="24"/>
        <w:szCs w:val="24"/>
      </w:rPr>
      <w:t>AUG</w:t>
    </w:r>
    <w:r w:rsidR="005D568C">
      <w:rPr>
        <w:rFonts w:ascii="Arial" w:hAnsi="Arial" w:cs="Arial"/>
        <w:sz w:val="24"/>
        <w:szCs w:val="24"/>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994" w:rsidRDefault="00E96994" w:rsidP="009E222A">
      <w:r>
        <w:separator/>
      </w:r>
    </w:p>
  </w:footnote>
  <w:footnote w:type="continuationSeparator" w:id="0">
    <w:p w:rsidR="00E96994" w:rsidRDefault="00E96994" w:rsidP="009E222A">
      <w:r>
        <w:continuationSeparator/>
      </w:r>
    </w:p>
  </w:footnote>
  <w:footnote w:type="continuationNotice" w:id="1">
    <w:p w:rsidR="00E96994" w:rsidRDefault="00E9699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C0C"/>
    <w:multiLevelType w:val="hybridMultilevel"/>
    <w:tmpl w:val="372AB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2" w15:restartNumberingAfterBreak="0">
    <w:nsid w:val="159B152B"/>
    <w:multiLevelType w:val="multilevel"/>
    <w:tmpl w:val="69F8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E2F4F"/>
    <w:multiLevelType w:val="hybridMultilevel"/>
    <w:tmpl w:val="25D81D2A"/>
    <w:lvl w:ilvl="0" w:tplc="4DE25A2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C6030"/>
    <w:multiLevelType w:val="hybridMultilevel"/>
    <w:tmpl w:val="30C8D35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525359"/>
    <w:multiLevelType w:val="hybridMultilevel"/>
    <w:tmpl w:val="B6462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478C12DF"/>
    <w:multiLevelType w:val="hybridMultilevel"/>
    <w:tmpl w:val="5C78B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6"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7" w15:restartNumberingAfterBreak="0">
    <w:nsid w:val="7FCE6361"/>
    <w:multiLevelType w:val="hybridMultilevel"/>
    <w:tmpl w:val="A19EB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858384">
    <w:abstractNumId w:val="15"/>
  </w:num>
  <w:num w:numId="2" w16cid:durableId="2048412525">
    <w:abstractNumId w:val="10"/>
  </w:num>
  <w:num w:numId="3" w16cid:durableId="438061155">
    <w:abstractNumId w:val="9"/>
  </w:num>
  <w:num w:numId="4" w16cid:durableId="407312075">
    <w:abstractNumId w:val="16"/>
  </w:num>
  <w:num w:numId="5" w16cid:durableId="1288925093">
    <w:abstractNumId w:val="1"/>
  </w:num>
  <w:num w:numId="6" w16cid:durableId="599801014">
    <w:abstractNumId w:val="14"/>
  </w:num>
  <w:num w:numId="7" w16cid:durableId="1058359152">
    <w:abstractNumId w:val="8"/>
  </w:num>
  <w:num w:numId="8" w16cid:durableId="43913707">
    <w:abstractNumId w:val="7"/>
  </w:num>
  <w:num w:numId="9" w16cid:durableId="1784763873">
    <w:abstractNumId w:val="12"/>
  </w:num>
  <w:num w:numId="10" w16cid:durableId="1168138099">
    <w:abstractNumId w:val="4"/>
  </w:num>
  <w:num w:numId="11" w16cid:durableId="1241137664">
    <w:abstractNumId w:val="13"/>
  </w:num>
  <w:num w:numId="12" w16cid:durableId="2029672957">
    <w:abstractNumId w:val="0"/>
  </w:num>
  <w:num w:numId="13" w16cid:durableId="345595176">
    <w:abstractNumId w:val="17"/>
  </w:num>
  <w:num w:numId="14" w16cid:durableId="438381428">
    <w:abstractNumId w:val="6"/>
  </w:num>
  <w:num w:numId="15" w16cid:durableId="768238221">
    <w:abstractNumId w:val="3"/>
  </w:num>
  <w:num w:numId="16" w16cid:durableId="1768580273">
    <w:abstractNumId w:val="5"/>
  </w:num>
  <w:num w:numId="17" w16cid:durableId="1992711552">
    <w:abstractNumId w:val="11"/>
  </w:num>
  <w:num w:numId="18" w16cid:durableId="899359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s, Avis M SSG USARMY ACC MICC (USA)">
    <w15:presenceInfo w15:providerId="AD" w15:userId="S::avis.m.davis2.mil@army.mil::4addaaf6-37c8-4c65-8bdc-89e5a94279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1D74"/>
    <w:rsid w:val="000026FE"/>
    <w:rsid w:val="00002D70"/>
    <w:rsid w:val="00004329"/>
    <w:rsid w:val="00007A8D"/>
    <w:rsid w:val="00010652"/>
    <w:rsid w:val="000126C0"/>
    <w:rsid w:val="000134F7"/>
    <w:rsid w:val="0001370D"/>
    <w:rsid w:val="00014596"/>
    <w:rsid w:val="000155F5"/>
    <w:rsid w:val="00016F13"/>
    <w:rsid w:val="00020B1C"/>
    <w:rsid w:val="000219BB"/>
    <w:rsid w:val="00022F74"/>
    <w:rsid w:val="000237B4"/>
    <w:rsid w:val="00023F22"/>
    <w:rsid w:val="00024FED"/>
    <w:rsid w:val="00025EE5"/>
    <w:rsid w:val="0002712B"/>
    <w:rsid w:val="00031046"/>
    <w:rsid w:val="000323FC"/>
    <w:rsid w:val="00032C5B"/>
    <w:rsid w:val="0003410F"/>
    <w:rsid w:val="00034BD5"/>
    <w:rsid w:val="00034C3E"/>
    <w:rsid w:val="000357A6"/>
    <w:rsid w:val="00036D2E"/>
    <w:rsid w:val="00037277"/>
    <w:rsid w:val="0003735B"/>
    <w:rsid w:val="00037977"/>
    <w:rsid w:val="000406C8"/>
    <w:rsid w:val="00040BF4"/>
    <w:rsid w:val="00041E6F"/>
    <w:rsid w:val="00042D90"/>
    <w:rsid w:val="000440C6"/>
    <w:rsid w:val="000440CF"/>
    <w:rsid w:val="000452B4"/>
    <w:rsid w:val="000468B7"/>
    <w:rsid w:val="0004722B"/>
    <w:rsid w:val="0005190B"/>
    <w:rsid w:val="00052191"/>
    <w:rsid w:val="00052BB2"/>
    <w:rsid w:val="00052E02"/>
    <w:rsid w:val="00054928"/>
    <w:rsid w:val="00054D32"/>
    <w:rsid w:val="0005550F"/>
    <w:rsid w:val="000601CD"/>
    <w:rsid w:val="0006057A"/>
    <w:rsid w:val="000606A0"/>
    <w:rsid w:val="000610AF"/>
    <w:rsid w:val="00061397"/>
    <w:rsid w:val="00063E2F"/>
    <w:rsid w:val="00065190"/>
    <w:rsid w:val="00067D7E"/>
    <w:rsid w:val="00071910"/>
    <w:rsid w:val="00071951"/>
    <w:rsid w:val="00073494"/>
    <w:rsid w:val="00075EE0"/>
    <w:rsid w:val="00075FAB"/>
    <w:rsid w:val="000767E2"/>
    <w:rsid w:val="00077DD5"/>
    <w:rsid w:val="0008103F"/>
    <w:rsid w:val="00081CDE"/>
    <w:rsid w:val="00083F93"/>
    <w:rsid w:val="000856BE"/>
    <w:rsid w:val="00085C7E"/>
    <w:rsid w:val="00086129"/>
    <w:rsid w:val="00090088"/>
    <w:rsid w:val="00093667"/>
    <w:rsid w:val="000942F2"/>
    <w:rsid w:val="000944B4"/>
    <w:rsid w:val="000946AC"/>
    <w:rsid w:val="00096B81"/>
    <w:rsid w:val="00096E15"/>
    <w:rsid w:val="00097DDC"/>
    <w:rsid w:val="000A0BC0"/>
    <w:rsid w:val="000A0EF1"/>
    <w:rsid w:val="000A1953"/>
    <w:rsid w:val="000A22DC"/>
    <w:rsid w:val="000A4989"/>
    <w:rsid w:val="000A50D6"/>
    <w:rsid w:val="000A6012"/>
    <w:rsid w:val="000A6C9D"/>
    <w:rsid w:val="000A731A"/>
    <w:rsid w:val="000A7A07"/>
    <w:rsid w:val="000B1EAD"/>
    <w:rsid w:val="000B37CA"/>
    <w:rsid w:val="000B3BED"/>
    <w:rsid w:val="000B6844"/>
    <w:rsid w:val="000B72AC"/>
    <w:rsid w:val="000B7382"/>
    <w:rsid w:val="000C3494"/>
    <w:rsid w:val="000C4EB5"/>
    <w:rsid w:val="000C76CE"/>
    <w:rsid w:val="000D12C8"/>
    <w:rsid w:val="000D207E"/>
    <w:rsid w:val="000D5B55"/>
    <w:rsid w:val="000D78D7"/>
    <w:rsid w:val="000E0746"/>
    <w:rsid w:val="000E0C40"/>
    <w:rsid w:val="000E1C1B"/>
    <w:rsid w:val="000E1EDA"/>
    <w:rsid w:val="000E3126"/>
    <w:rsid w:val="000E40A8"/>
    <w:rsid w:val="000E5161"/>
    <w:rsid w:val="000E6C0F"/>
    <w:rsid w:val="000E7F6C"/>
    <w:rsid w:val="000F2B26"/>
    <w:rsid w:val="000F7F25"/>
    <w:rsid w:val="00100D40"/>
    <w:rsid w:val="001013DE"/>
    <w:rsid w:val="00101B8B"/>
    <w:rsid w:val="0010727E"/>
    <w:rsid w:val="001137FD"/>
    <w:rsid w:val="00113FF2"/>
    <w:rsid w:val="0012276B"/>
    <w:rsid w:val="00123AB3"/>
    <w:rsid w:val="00124BE9"/>
    <w:rsid w:val="001253D4"/>
    <w:rsid w:val="00127D1C"/>
    <w:rsid w:val="00132EB6"/>
    <w:rsid w:val="00133E5B"/>
    <w:rsid w:val="0013411B"/>
    <w:rsid w:val="00137973"/>
    <w:rsid w:val="00137A02"/>
    <w:rsid w:val="00137E80"/>
    <w:rsid w:val="00141D1E"/>
    <w:rsid w:val="00143922"/>
    <w:rsid w:val="001443E5"/>
    <w:rsid w:val="00145A69"/>
    <w:rsid w:val="0015134A"/>
    <w:rsid w:val="0015254A"/>
    <w:rsid w:val="0015580A"/>
    <w:rsid w:val="00155E54"/>
    <w:rsid w:val="00157E1D"/>
    <w:rsid w:val="00160552"/>
    <w:rsid w:val="0016090A"/>
    <w:rsid w:val="00162BC2"/>
    <w:rsid w:val="001663C3"/>
    <w:rsid w:val="00166508"/>
    <w:rsid w:val="00167733"/>
    <w:rsid w:val="00171D2A"/>
    <w:rsid w:val="00171F09"/>
    <w:rsid w:val="00172D5D"/>
    <w:rsid w:val="001768C7"/>
    <w:rsid w:val="00180D0A"/>
    <w:rsid w:val="00181007"/>
    <w:rsid w:val="00181759"/>
    <w:rsid w:val="00184B77"/>
    <w:rsid w:val="00190CEF"/>
    <w:rsid w:val="0019452B"/>
    <w:rsid w:val="00194FEB"/>
    <w:rsid w:val="001A0186"/>
    <w:rsid w:val="001A25B6"/>
    <w:rsid w:val="001A372C"/>
    <w:rsid w:val="001A5107"/>
    <w:rsid w:val="001B1523"/>
    <w:rsid w:val="001B27F4"/>
    <w:rsid w:val="001B58EC"/>
    <w:rsid w:val="001B60AF"/>
    <w:rsid w:val="001C1C5E"/>
    <w:rsid w:val="001C2E7A"/>
    <w:rsid w:val="001C37B5"/>
    <w:rsid w:val="001C4FC0"/>
    <w:rsid w:val="001C52D3"/>
    <w:rsid w:val="001C6BDF"/>
    <w:rsid w:val="001C7EEC"/>
    <w:rsid w:val="001D133F"/>
    <w:rsid w:val="001D2423"/>
    <w:rsid w:val="001D24BA"/>
    <w:rsid w:val="001D3BA6"/>
    <w:rsid w:val="001D3C77"/>
    <w:rsid w:val="001D7A0E"/>
    <w:rsid w:val="001E160C"/>
    <w:rsid w:val="001E1732"/>
    <w:rsid w:val="001E2E76"/>
    <w:rsid w:val="001E34F7"/>
    <w:rsid w:val="001E35BA"/>
    <w:rsid w:val="001E69FC"/>
    <w:rsid w:val="001E6B80"/>
    <w:rsid w:val="001E6F0E"/>
    <w:rsid w:val="001E73BF"/>
    <w:rsid w:val="001F2300"/>
    <w:rsid w:val="001F27A9"/>
    <w:rsid w:val="001F4117"/>
    <w:rsid w:val="001F5555"/>
    <w:rsid w:val="00202245"/>
    <w:rsid w:val="00203646"/>
    <w:rsid w:val="00204AC5"/>
    <w:rsid w:val="00204D4B"/>
    <w:rsid w:val="002066CB"/>
    <w:rsid w:val="002072FF"/>
    <w:rsid w:val="002074AD"/>
    <w:rsid w:val="0021194E"/>
    <w:rsid w:val="00211A4D"/>
    <w:rsid w:val="00211C9F"/>
    <w:rsid w:val="0021256E"/>
    <w:rsid w:val="00213255"/>
    <w:rsid w:val="002141BF"/>
    <w:rsid w:val="00217723"/>
    <w:rsid w:val="0022219E"/>
    <w:rsid w:val="00222F5D"/>
    <w:rsid w:val="00223154"/>
    <w:rsid w:val="00223BF6"/>
    <w:rsid w:val="00223FFB"/>
    <w:rsid w:val="002259D2"/>
    <w:rsid w:val="0023090B"/>
    <w:rsid w:val="00234731"/>
    <w:rsid w:val="002348ED"/>
    <w:rsid w:val="0023670B"/>
    <w:rsid w:val="00242891"/>
    <w:rsid w:val="00251DDE"/>
    <w:rsid w:val="00251E03"/>
    <w:rsid w:val="00253A95"/>
    <w:rsid w:val="002567F9"/>
    <w:rsid w:val="00257165"/>
    <w:rsid w:val="002632B7"/>
    <w:rsid w:val="0026335E"/>
    <w:rsid w:val="00265A26"/>
    <w:rsid w:val="00267F06"/>
    <w:rsid w:val="002709ED"/>
    <w:rsid w:val="002715F8"/>
    <w:rsid w:val="0027394B"/>
    <w:rsid w:val="002741EF"/>
    <w:rsid w:val="00276AB8"/>
    <w:rsid w:val="00280CED"/>
    <w:rsid w:val="00281E75"/>
    <w:rsid w:val="00282251"/>
    <w:rsid w:val="00284367"/>
    <w:rsid w:val="00285410"/>
    <w:rsid w:val="00285485"/>
    <w:rsid w:val="00290DE1"/>
    <w:rsid w:val="00292831"/>
    <w:rsid w:val="002946F6"/>
    <w:rsid w:val="002972B8"/>
    <w:rsid w:val="002A02E2"/>
    <w:rsid w:val="002A3119"/>
    <w:rsid w:val="002A6277"/>
    <w:rsid w:val="002A793B"/>
    <w:rsid w:val="002B2A45"/>
    <w:rsid w:val="002B2F04"/>
    <w:rsid w:val="002B6047"/>
    <w:rsid w:val="002C0BA8"/>
    <w:rsid w:val="002C2DEF"/>
    <w:rsid w:val="002C3368"/>
    <w:rsid w:val="002C4E08"/>
    <w:rsid w:val="002C4E46"/>
    <w:rsid w:val="002C7E8E"/>
    <w:rsid w:val="002D0F6D"/>
    <w:rsid w:val="002D1CE8"/>
    <w:rsid w:val="002D70E1"/>
    <w:rsid w:val="002D7F06"/>
    <w:rsid w:val="002E1770"/>
    <w:rsid w:val="002E1EBC"/>
    <w:rsid w:val="002E3BE2"/>
    <w:rsid w:val="002E5330"/>
    <w:rsid w:val="002E5C0A"/>
    <w:rsid w:val="002E6D7E"/>
    <w:rsid w:val="002E738B"/>
    <w:rsid w:val="002F034B"/>
    <w:rsid w:val="002F113F"/>
    <w:rsid w:val="002F3979"/>
    <w:rsid w:val="002F4036"/>
    <w:rsid w:val="002F4376"/>
    <w:rsid w:val="002F65CA"/>
    <w:rsid w:val="0030033C"/>
    <w:rsid w:val="003011CE"/>
    <w:rsid w:val="003024AE"/>
    <w:rsid w:val="00305DA6"/>
    <w:rsid w:val="003109AD"/>
    <w:rsid w:val="00311B41"/>
    <w:rsid w:val="003129EF"/>
    <w:rsid w:val="00314F8B"/>
    <w:rsid w:val="00316BBA"/>
    <w:rsid w:val="00320BDC"/>
    <w:rsid w:val="003214E6"/>
    <w:rsid w:val="00322321"/>
    <w:rsid w:val="003233DA"/>
    <w:rsid w:val="00323AFC"/>
    <w:rsid w:val="00330D9C"/>
    <w:rsid w:val="00331961"/>
    <w:rsid w:val="00331D94"/>
    <w:rsid w:val="0033207D"/>
    <w:rsid w:val="00333193"/>
    <w:rsid w:val="0033354A"/>
    <w:rsid w:val="003347BE"/>
    <w:rsid w:val="00335031"/>
    <w:rsid w:val="003371DF"/>
    <w:rsid w:val="00341793"/>
    <w:rsid w:val="003427F6"/>
    <w:rsid w:val="00343348"/>
    <w:rsid w:val="00343BE6"/>
    <w:rsid w:val="00343D28"/>
    <w:rsid w:val="003444D5"/>
    <w:rsid w:val="003450D3"/>
    <w:rsid w:val="00351F12"/>
    <w:rsid w:val="0035261D"/>
    <w:rsid w:val="00352876"/>
    <w:rsid w:val="00354C8C"/>
    <w:rsid w:val="00354D07"/>
    <w:rsid w:val="00355171"/>
    <w:rsid w:val="00355306"/>
    <w:rsid w:val="00356250"/>
    <w:rsid w:val="00362EB5"/>
    <w:rsid w:val="00366DF4"/>
    <w:rsid w:val="0037170F"/>
    <w:rsid w:val="003727A6"/>
    <w:rsid w:val="00373DD3"/>
    <w:rsid w:val="00374C33"/>
    <w:rsid w:val="00376396"/>
    <w:rsid w:val="00381D1E"/>
    <w:rsid w:val="003829B6"/>
    <w:rsid w:val="00382E0B"/>
    <w:rsid w:val="003861D0"/>
    <w:rsid w:val="00392CD9"/>
    <w:rsid w:val="00392CDF"/>
    <w:rsid w:val="00392DDE"/>
    <w:rsid w:val="00393498"/>
    <w:rsid w:val="00394839"/>
    <w:rsid w:val="00394F35"/>
    <w:rsid w:val="003A0011"/>
    <w:rsid w:val="003A04EC"/>
    <w:rsid w:val="003A27E7"/>
    <w:rsid w:val="003A3EDC"/>
    <w:rsid w:val="003A407F"/>
    <w:rsid w:val="003A4281"/>
    <w:rsid w:val="003A4DC3"/>
    <w:rsid w:val="003B15F1"/>
    <w:rsid w:val="003B1C29"/>
    <w:rsid w:val="003C1196"/>
    <w:rsid w:val="003C6CDB"/>
    <w:rsid w:val="003C6FAB"/>
    <w:rsid w:val="003C7C8E"/>
    <w:rsid w:val="003D0297"/>
    <w:rsid w:val="003D04B2"/>
    <w:rsid w:val="003D1FAF"/>
    <w:rsid w:val="003D39C9"/>
    <w:rsid w:val="003D3C37"/>
    <w:rsid w:val="003D4881"/>
    <w:rsid w:val="003D599F"/>
    <w:rsid w:val="003D60AD"/>
    <w:rsid w:val="003D719C"/>
    <w:rsid w:val="003D792E"/>
    <w:rsid w:val="003E1AFB"/>
    <w:rsid w:val="003E48EF"/>
    <w:rsid w:val="003E52CD"/>
    <w:rsid w:val="003E78B2"/>
    <w:rsid w:val="003F0BA8"/>
    <w:rsid w:val="003F20D7"/>
    <w:rsid w:val="003F28D4"/>
    <w:rsid w:val="003F4B96"/>
    <w:rsid w:val="003F537E"/>
    <w:rsid w:val="003F74B1"/>
    <w:rsid w:val="00403BCD"/>
    <w:rsid w:val="0040544D"/>
    <w:rsid w:val="00407AFF"/>
    <w:rsid w:val="00410A6C"/>
    <w:rsid w:val="00411493"/>
    <w:rsid w:val="00411AD8"/>
    <w:rsid w:val="00414085"/>
    <w:rsid w:val="00417143"/>
    <w:rsid w:val="0041788A"/>
    <w:rsid w:val="004218A5"/>
    <w:rsid w:val="00423509"/>
    <w:rsid w:val="00423738"/>
    <w:rsid w:val="004237C5"/>
    <w:rsid w:val="00423C79"/>
    <w:rsid w:val="004245F6"/>
    <w:rsid w:val="00427960"/>
    <w:rsid w:val="00427A2D"/>
    <w:rsid w:val="004304E3"/>
    <w:rsid w:val="00430B22"/>
    <w:rsid w:val="00431B9D"/>
    <w:rsid w:val="00433549"/>
    <w:rsid w:val="00435A67"/>
    <w:rsid w:val="004362DE"/>
    <w:rsid w:val="00437E1B"/>
    <w:rsid w:val="00440213"/>
    <w:rsid w:val="00440F02"/>
    <w:rsid w:val="00441D21"/>
    <w:rsid w:val="00442CE3"/>
    <w:rsid w:val="004430D1"/>
    <w:rsid w:val="00443710"/>
    <w:rsid w:val="00445BAA"/>
    <w:rsid w:val="00446288"/>
    <w:rsid w:val="004465D5"/>
    <w:rsid w:val="00451AE9"/>
    <w:rsid w:val="00451F7E"/>
    <w:rsid w:val="00452CA9"/>
    <w:rsid w:val="00453ECF"/>
    <w:rsid w:val="00454F86"/>
    <w:rsid w:val="00456BE7"/>
    <w:rsid w:val="00460982"/>
    <w:rsid w:val="0046160D"/>
    <w:rsid w:val="004624B3"/>
    <w:rsid w:val="004657BA"/>
    <w:rsid w:val="00470409"/>
    <w:rsid w:val="00471E65"/>
    <w:rsid w:val="00472E74"/>
    <w:rsid w:val="004746A0"/>
    <w:rsid w:val="0047527A"/>
    <w:rsid w:val="00476453"/>
    <w:rsid w:val="00476DF6"/>
    <w:rsid w:val="004830CA"/>
    <w:rsid w:val="00484537"/>
    <w:rsid w:val="00484743"/>
    <w:rsid w:val="004913AD"/>
    <w:rsid w:val="0049142B"/>
    <w:rsid w:val="004A1123"/>
    <w:rsid w:val="004A4ED9"/>
    <w:rsid w:val="004B0B25"/>
    <w:rsid w:val="004B1C6F"/>
    <w:rsid w:val="004B2368"/>
    <w:rsid w:val="004B3CC6"/>
    <w:rsid w:val="004B5FA1"/>
    <w:rsid w:val="004B6B1F"/>
    <w:rsid w:val="004C151E"/>
    <w:rsid w:val="004C29AD"/>
    <w:rsid w:val="004C4DA6"/>
    <w:rsid w:val="004C5637"/>
    <w:rsid w:val="004C5671"/>
    <w:rsid w:val="004C6916"/>
    <w:rsid w:val="004D0899"/>
    <w:rsid w:val="004D08DC"/>
    <w:rsid w:val="004D3E7C"/>
    <w:rsid w:val="004D421A"/>
    <w:rsid w:val="004E070C"/>
    <w:rsid w:val="004E0C6D"/>
    <w:rsid w:val="004E2B84"/>
    <w:rsid w:val="004E3645"/>
    <w:rsid w:val="004E3FED"/>
    <w:rsid w:val="004E42DC"/>
    <w:rsid w:val="004F01A8"/>
    <w:rsid w:val="004F2909"/>
    <w:rsid w:val="004F3FAA"/>
    <w:rsid w:val="004F472A"/>
    <w:rsid w:val="004F6F6F"/>
    <w:rsid w:val="00500FEF"/>
    <w:rsid w:val="0050103D"/>
    <w:rsid w:val="00501FBD"/>
    <w:rsid w:val="00503CFD"/>
    <w:rsid w:val="005051EB"/>
    <w:rsid w:val="00505BAF"/>
    <w:rsid w:val="00506BF4"/>
    <w:rsid w:val="00512EFE"/>
    <w:rsid w:val="00516976"/>
    <w:rsid w:val="00517E5B"/>
    <w:rsid w:val="00524933"/>
    <w:rsid w:val="0052654F"/>
    <w:rsid w:val="00531229"/>
    <w:rsid w:val="005328C1"/>
    <w:rsid w:val="00532AC9"/>
    <w:rsid w:val="005340F0"/>
    <w:rsid w:val="00535E7F"/>
    <w:rsid w:val="00535F8C"/>
    <w:rsid w:val="00537F2D"/>
    <w:rsid w:val="00540205"/>
    <w:rsid w:val="00545726"/>
    <w:rsid w:val="005512B7"/>
    <w:rsid w:val="005512E7"/>
    <w:rsid w:val="005538FF"/>
    <w:rsid w:val="00553AA5"/>
    <w:rsid w:val="00554A4F"/>
    <w:rsid w:val="005550E1"/>
    <w:rsid w:val="0055552B"/>
    <w:rsid w:val="00556C5D"/>
    <w:rsid w:val="00560256"/>
    <w:rsid w:val="00560E30"/>
    <w:rsid w:val="005613CC"/>
    <w:rsid w:val="00561F67"/>
    <w:rsid w:val="0057152A"/>
    <w:rsid w:val="00575DD0"/>
    <w:rsid w:val="00576DB0"/>
    <w:rsid w:val="005777AC"/>
    <w:rsid w:val="00580156"/>
    <w:rsid w:val="00581756"/>
    <w:rsid w:val="00585EE4"/>
    <w:rsid w:val="00586212"/>
    <w:rsid w:val="00591662"/>
    <w:rsid w:val="00594556"/>
    <w:rsid w:val="0059750F"/>
    <w:rsid w:val="005979F9"/>
    <w:rsid w:val="00597FC0"/>
    <w:rsid w:val="005A0A51"/>
    <w:rsid w:val="005A0BD0"/>
    <w:rsid w:val="005A1AD4"/>
    <w:rsid w:val="005A580A"/>
    <w:rsid w:val="005A69F4"/>
    <w:rsid w:val="005B1917"/>
    <w:rsid w:val="005B215E"/>
    <w:rsid w:val="005B2C4A"/>
    <w:rsid w:val="005B3BE1"/>
    <w:rsid w:val="005B6A8B"/>
    <w:rsid w:val="005C2269"/>
    <w:rsid w:val="005C5E7E"/>
    <w:rsid w:val="005C6D38"/>
    <w:rsid w:val="005C7D13"/>
    <w:rsid w:val="005C7EC9"/>
    <w:rsid w:val="005D14C5"/>
    <w:rsid w:val="005D258F"/>
    <w:rsid w:val="005D3A7C"/>
    <w:rsid w:val="005D568C"/>
    <w:rsid w:val="005D5E13"/>
    <w:rsid w:val="005D70D4"/>
    <w:rsid w:val="005D765E"/>
    <w:rsid w:val="005D7D18"/>
    <w:rsid w:val="005E321E"/>
    <w:rsid w:val="005E3C50"/>
    <w:rsid w:val="005E62FB"/>
    <w:rsid w:val="005F15A3"/>
    <w:rsid w:val="005F15F3"/>
    <w:rsid w:val="005F1746"/>
    <w:rsid w:val="005F2786"/>
    <w:rsid w:val="005F3111"/>
    <w:rsid w:val="005F3627"/>
    <w:rsid w:val="005F57BA"/>
    <w:rsid w:val="006011BD"/>
    <w:rsid w:val="00602986"/>
    <w:rsid w:val="00603504"/>
    <w:rsid w:val="00603629"/>
    <w:rsid w:val="006045C8"/>
    <w:rsid w:val="00604952"/>
    <w:rsid w:val="00605A63"/>
    <w:rsid w:val="00605DF6"/>
    <w:rsid w:val="00610043"/>
    <w:rsid w:val="006105F5"/>
    <w:rsid w:val="006110D4"/>
    <w:rsid w:val="00611F75"/>
    <w:rsid w:val="00614876"/>
    <w:rsid w:val="0061595B"/>
    <w:rsid w:val="00615E80"/>
    <w:rsid w:val="00620A40"/>
    <w:rsid w:val="00621009"/>
    <w:rsid w:val="00623727"/>
    <w:rsid w:val="0062534D"/>
    <w:rsid w:val="0062690C"/>
    <w:rsid w:val="00630F40"/>
    <w:rsid w:val="0063117F"/>
    <w:rsid w:val="00631AD8"/>
    <w:rsid w:val="00633210"/>
    <w:rsid w:val="0063324C"/>
    <w:rsid w:val="0063406D"/>
    <w:rsid w:val="00634ADD"/>
    <w:rsid w:val="006373AB"/>
    <w:rsid w:val="00637C54"/>
    <w:rsid w:val="00641587"/>
    <w:rsid w:val="00641860"/>
    <w:rsid w:val="006444C6"/>
    <w:rsid w:val="006459FE"/>
    <w:rsid w:val="0064651A"/>
    <w:rsid w:val="00650A62"/>
    <w:rsid w:val="00651F2B"/>
    <w:rsid w:val="006521BD"/>
    <w:rsid w:val="00652654"/>
    <w:rsid w:val="00653ABC"/>
    <w:rsid w:val="00653F60"/>
    <w:rsid w:val="00655CD5"/>
    <w:rsid w:val="00657240"/>
    <w:rsid w:val="00657278"/>
    <w:rsid w:val="00657C8B"/>
    <w:rsid w:val="00657CA6"/>
    <w:rsid w:val="00660D1E"/>
    <w:rsid w:val="0066199C"/>
    <w:rsid w:val="00662D37"/>
    <w:rsid w:val="00664227"/>
    <w:rsid w:val="00665781"/>
    <w:rsid w:val="00666315"/>
    <w:rsid w:val="00667646"/>
    <w:rsid w:val="00671459"/>
    <w:rsid w:val="00671C31"/>
    <w:rsid w:val="00674C18"/>
    <w:rsid w:val="0067548B"/>
    <w:rsid w:val="00676842"/>
    <w:rsid w:val="0067709F"/>
    <w:rsid w:val="00680DB6"/>
    <w:rsid w:val="00681672"/>
    <w:rsid w:val="00683161"/>
    <w:rsid w:val="00683D1B"/>
    <w:rsid w:val="0068470D"/>
    <w:rsid w:val="00684DCC"/>
    <w:rsid w:val="00685304"/>
    <w:rsid w:val="00685C5D"/>
    <w:rsid w:val="00686345"/>
    <w:rsid w:val="006877E9"/>
    <w:rsid w:val="006919F0"/>
    <w:rsid w:val="00691F3A"/>
    <w:rsid w:val="0069315B"/>
    <w:rsid w:val="006931DA"/>
    <w:rsid w:val="006931F1"/>
    <w:rsid w:val="00694898"/>
    <w:rsid w:val="00694A0B"/>
    <w:rsid w:val="006952A1"/>
    <w:rsid w:val="006A0C6B"/>
    <w:rsid w:val="006A14CE"/>
    <w:rsid w:val="006A49C1"/>
    <w:rsid w:val="006A4EE6"/>
    <w:rsid w:val="006B138F"/>
    <w:rsid w:val="006B1B84"/>
    <w:rsid w:val="006B3220"/>
    <w:rsid w:val="006B6231"/>
    <w:rsid w:val="006B64EB"/>
    <w:rsid w:val="006B6FAE"/>
    <w:rsid w:val="006B7ECB"/>
    <w:rsid w:val="006C2D70"/>
    <w:rsid w:val="006C4100"/>
    <w:rsid w:val="006C470E"/>
    <w:rsid w:val="006C61D4"/>
    <w:rsid w:val="006C64D9"/>
    <w:rsid w:val="006C7190"/>
    <w:rsid w:val="006D1010"/>
    <w:rsid w:val="006D2EF4"/>
    <w:rsid w:val="006D3139"/>
    <w:rsid w:val="006D34B4"/>
    <w:rsid w:val="006D4C51"/>
    <w:rsid w:val="006D7801"/>
    <w:rsid w:val="006E1798"/>
    <w:rsid w:val="006E3DF2"/>
    <w:rsid w:val="006E43E5"/>
    <w:rsid w:val="006E6536"/>
    <w:rsid w:val="006E700D"/>
    <w:rsid w:val="006E759D"/>
    <w:rsid w:val="006F0650"/>
    <w:rsid w:val="006F24F1"/>
    <w:rsid w:val="006F2A83"/>
    <w:rsid w:val="006F3974"/>
    <w:rsid w:val="006F50BF"/>
    <w:rsid w:val="006F63C0"/>
    <w:rsid w:val="00700821"/>
    <w:rsid w:val="00700C01"/>
    <w:rsid w:val="00700E8C"/>
    <w:rsid w:val="007029DD"/>
    <w:rsid w:val="00703C13"/>
    <w:rsid w:val="0070400C"/>
    <w:rsid w:val="007077C6"/>
    <w:rsid w:val="00707CCD"/>
    <w:rsid w:val="007124C2"/>
    <w:rsid w:val="0071261D"/>
    <w:rsid w:val="007127E0"/>
    <w:rsid w:val="0071316A"/>
    <w:rsid w:val="0071396D"/>
    <w:rsid w:val="00713B1A"/>
    <w:rsid w:val="00715A90"/>
    <w:rsid w:val="0071778F"/>
    <w:rsid w:val="00717D72"/>
    <w:rsid w:val="00732767"/>
    <w:rsid w:val="00734099"/>
    <w:rsid w:val="00736EC6"/>
    <w:rsid w:val="0074054F"/>
    <w:rsid w:val="007406C8"/>
    <w:rsid w:val="0074163A"/>
    <w:rsid w:val="007453A5"/>
    <w:rsid w:val="00745E15"/>
    <w:rsid w:val="00746B6C"/>
    <w:rsid w:val="00746DE0"/>
    <w:rsid w:val="00750703"/>
    <w:rsid w:val="007530C8"/>
    <w:rsid w:val="00753F84"/>
    <w:rsid w:val="00755285"/>
    <w:rsid w:val="007567E5"/>
    <w:rsid w:val="00756BCE"/>
    <w:rsid w:val="00760E77"/>
    <w:rsid w:val="00761D43"/>
    <w:rsid w:val="00762596"/>
    <w:rsid w:val="00764B11"/>
    <w:rsid w:val="00764DD6"/>
    <w:rsid w:val="00764FA0"/>
    <w:rsid w:val="0076642D"/>
    <w:rsid w:val="00766EE8"/>
    <w:rsid w:val="0076789F"/>
    <w:rsid w:val="00770016"/>
    <w:rsid w:val="0077273C"/>
    <w:rsid w:val="0077283B"/>
    <w:rsid w:val="00772DB8"/>
    <w:rsid w:val="00773000"/>
    <w:rsid w:val="007731D5"/>
    <w:rsid w:val="00774E0E"/>
    <w:rsid w:val="00775861"/>
    <w:rsid w:val="00777214"/>
    <w:rsid w:val="007800FA"/>
    <w:rsid w:val="00780501"/>
    <w:rsid w:val="00780B49"/>
    <w:rsid w:val="007813DD"/>
    <w:rsid w:val="00786453"/>
    <w:rsid w:val="00786A9B"/>
    <w:rsid w:val="007870A5"/>
    <w:rsid w:val="0078716D"/>
    <w:rsid w:val="007910C3"/>
    <w:rsid w:val="007916DD"/>
    <w:rsid w:val="00792A1B"/>
    <w:rsid w:val="00793D91"/>
    <w:rsid w:val="00793D9C"/>
    <w:rsid w:val="00794175"/>
    <w:rsid w:val="007941FE"/>
    <w:rsid w:val="0079493B"/>
    <w:rsid w:val="00794A5B"/>
    <w:rsid w:val="00794B26"/>
    <w:rsid w:val="00794E8D"/>
    <w:rsid w:val="0079603D"/>
    <w:rsid w:val="0079608A"/>
    <w:rsid w:val="0079669C"/>
    <w:rsid w:val="0079769C"/>
    <w:rsid w:val="007A319B"/>
    <w:rsid w:val="007A3C08"/>
    <w:rsid w:val="007A684B"/>
    <w:rsid w:val="007A6AFC"/>
    <w:rsid w:val="007A79AF"/>
    <w:rsid w:val="007A7DAF"/>
    <w:rsid w:val="007B05AF"/>
    <w:rsid w:val="007B0749"/>
    <w:rsid w:val="007B1B1B"/>
    <w:rsid w:val="007B3F95"/>
    <w:rsid w:val="007B463B"/>
    <w:rsid w:val="007B601B"/>
    <w:rsid w:val="007B6A03"/>
    <w:rsid w:val="007B758F"/>
    <w:rsid w:val="007C05FD"/>
    <w:rsid w:val="007C0740"/>
    <w:rsid w:val="007C2F7C"/>
    <w:rsid w:val="007C39D0"/>
    <w:rsid w:val="007C45CA"/>
    <w:rsid w:val="007D0581"/>
    <w:rsid w:val="007D75BB"/>
    <w:rsid w:val="007E1FC9"/>
    <w:rsid w:val="007E3D30"/>
    <w:rsid w:val="007E4658"/>
    <w:rsid w:val="007F03AA"/>
    <w:rsid w:val="007F0B10"/>
    <w:rsid w:val="007F16AD"/>
    <w:rsid w:val="007F2E49"/>
    <w:rsid w:val="007F2F70"/>
    <w:rsid w:val="007F325F"/>
    <w:rsid w:val="007F366F"/>
    <w:rsid w:val="007F49BF"/>
    <w:rsid w:val="00800A46"/>
    <w:rsid w:val="008017E5"/>
    <w:rsid w:val="0080180A"/>
    <w:rsid w:val="00801B69"/>
    <w:rsid w:val="00803B9E"/>
    <w:rsid w:val="00804A4D"/>
    <w:rsid w:val="00804C8A"/>
    <w:rsid w:val="00807525"/>
    <w:rsid w:val="008101DA"/>
    <w:rsid w:val="008108C5"/>
    <w:rsid w:val="00811ED4"/>
    <w:rsid w:val="008120C4"/>
    <w:rsid w:val="00812905"/>
    <w:rsid w:val="00812D57"/>
    <w:rsid w:val="00814B36"/>
    <w:rsid w:val="00815C56"/>
    <w:rsid w:val="008166AC"/>
    <w:rsid w:val="008168FF"/>
    <w:rsid w:val="0081726C"/>
    <w:rsid w:val="00820646"/>
    <w:rsid w:val="008220B6"/>
    <w:rsid w:val="00822848"/>
    <w:rsid w:val="00823813"/>
    <w:rsid w:val="00823A66"/>
    <w:rsid w:val="0082439A"/>
    <w:rsid w:val="00824AFD"/>
    <w:rsid w:val="008264BA"/>
    <w:rsid w:val="008266B3"/>
    <w:rsid w:val="00831995"/>
    <w:rsid w:val="00831D99"/>
    <w:rsid w:val="0083331C"/>
    <w:rsid w:val="00835908"/>
    <w:rsid w:val="008451CE"/>
    <w:rsid w:val="00845C3B"/>
    <w:rsid w:val="008465FE"/>
    <w:rsid w:val="00847C9A"/>
    <w:rsid w:val="00850B96"/>
    <w:rsid w:val="0085275B"/>
    <w:rsid w:val="0085300D"/>
    <w:rsid w:val="00854D5B"/>
    <w:rsid w:val="00855144"/>
    <w:rsid w:val="008672B0"/>
    <w:rsid w:val="00867DA1"/>
    <w:rsid w:val="00871641"/>
    <w:rsid w:val="0087204A"/>
    <w:rsid w:val="00873001"/>
    <w:rsid w:val="008730AC"/>
    <w:rsid w:val="008774EB"/>
    <w:rsid w:val="00880DDD"/>
    <w:rsid w:val="00883356"/>
    <w:rsid w:val="008836ED"/>
    <w:rsid w:val="00883A9E"/>
    <w:rsid w:val="00884395"/>
    <w:rsid w:val="00886664"/>
    <w:rsid w:val="008872BA"/>
    <w:rsid w:val="0089141C"/>
    <w:rsid w:val="008922D7"/>
    <w:rsid w:val="008925FE"/>
    <w:rsid w:val="0089268B"/>
    <w:rsid w:val="008936A6"/>
    <w:rsid w:val="00893B0D"/>
    <w:rsid w:val="0089534B"/>
    <w:rsid w:val="00895B26"/>
    <w:rsid w:val="00895C5F"/>
    <w:rsid w:val="00897660"/>
    <w:rsid w:val="008A162C"/>
    <w:rsid w:val="008A1ACA"/>
    <w:rsid w:val="008A2AB6"/>
    <w:rsid w:val="008A476E"/>
    <w:rsid w:val="008A481E"/>
    <w:rsid w:val="008A6A2D"/>
    <w:rsid w:val="008A7F17"/>
    <w:rsid w:val="008B072C"/>
    <w:rsid w:val="008B1998"/>
    <w:rsid w:val="008B1B0F"/>
    <w:rsid w:val="008B1CA4"/>
    <w:rsid w:val="008B1E8C"/>
    <w:rsid w:val="008B3A93"/>
    <w:rsid w:val="008B3D1B"/>
    <w:rsid w:val="008B469B"/>
    <w:rsid w:val="008C0FF9"/>
    <w:rsid w:val="008C2412"/>
    <w:rsid w:val="008C4597"/>
    <w:rsid w:val="008C4744"/>
    <w:rsid w:val="008C6186"/>
    <w:rsid w:val="008C737D"/>
    <w:rsid w:val="008C7F5E"/>
    <w:rsid w:val="008D0C24"/>
    <w:rsid w:val="008D4181"/>
    <w:rsid w:val="008D6C50"/>
    <w:rsid w:val="008D776C"/>
    <w:rsid w:val="008E4DA1"/>
    <w:rsid w:val="008E5FBD"/>
    <w:rsid w:val="008E79F6"/>
    <w:rsid w:val="008F08CF"/>
    <w:rsid w:val="008F0F0D"/>
    <w:rsid w:val="008F27D7"/>
    <w:rsid w:val="008F605A"/>
    <w:rsid w:val="00903FA7"/>
    <w:rsid w:val="009042AB"/>
    <w:rsid w:val="0090584A"/>
    <w:rsid w:val="00906DE0"/>
    <w:rsid w:val="009115D9"/>
    <w:rsid w:val="00912CC3"/>
    <w:rsid w:val="00912E4D"/>
    <w:rsid w:val="00916CC3"/>
    <w:rsid w:val="00917828"/>
    <w:rsid w:val="00924E25"/>
    <w:rsid w:val="00925B6A"/>
    <w:rsid w:val="0092702C"/>
    <w:rsid w:val="009305E7"/>
    <w:rsid w:val="00931588"/>
    <w:rsid w:val="00932973"/>
    <w:rsid w:val="0093669E"/>
    <w:rsid w:val="00937571"/>
    <w:rsid w:val="0094201A"/>
    <w:rsid w:val="00944F6C"/>
    <w:rsid w:val="00946C97"/>
    <w:rsid w:val="00950481"/>
    <w:rsid w:val="009526E0"/>
    <w:rsid w:val="00953955"/>
    <w:rsid w:val="00953AD9"/>
    <w:rsid w:val="00955E01"/>
    <w:rsid w:val="00956D72"/>
    <w:rsid w:val="009572A6"/>
    <w:rsid w:val="00964B3E"/>
    <w:rsid w:val="009670EB"/>
    <w:rsid w:val="00970186"/>
    <w:rsid w:val="00972BF2"/>
    <w:rsid w:val="009735D9"/>
    <w:rsid w:val="0097665E"/>
    <w:rsid w:val="00980617"/>
    <w:rsid w:val="009824FF"/>
    <w:rsid w:val="0098549C"/>
    <w:rsid w:val="00985B6D"/>
    <w:rsid w:val="00985E37"/>
    <w:rsid w:val="00986711"/>
    <w:rsid w:val="00991016"/>
    <w:rsid w:val="0099214A"/>
    <w:rsid w:val="00994470"/>
    <w:rsid w:val="00995BC5"/>
    <w:rsid w:val="0099753A"/>
    <w:rsid w:val="009A19C9"/>
    <w:rsid w:val="009A21E7"/>
    <w:rsid w:val="009A30DD"/>
    <w:rsid w:val="009A53C7"/>
    <w:rsid w:val="009A5F78"/>
    <w:rsid w:val="009B23C5"/>
    <w:rsid w:val="009B376F"/>
    <w:rsid w:val="009B5072"/>
    <w:rsid w:val="009B7AB3"/>
    <w:rsid w:val="009C0DBF"/>
    <w:rsid w:val="009C108A"/>
    <w:rsid w:val="009C1C91"/>
    <w:rsid w:val="009C2978"/>
    <w:rsid w:val="009C2D86"/>
    <w:rsid w:val="009C4B1D"/>
    <w:rsid w:val="009C4C92"/>
    <w:rsid w:val="009C51B1"/>
    <w:rsid w:val="009C55CE"/>
    <w:rsid w:val="009C5DE2"/>
    <w:rsid w:val="009C73BF"/>
    <w:rsid w:val="009C760E"/>
    <w:rsid w:val="009C7A65"/>
    <w:rsid w:val="009D17B0"/>
    <w:rsid w:val="009D1B49"/>
    <w:rsid w:val="009D2C18"/>
    <w:rsid w:val="009D35E0"/>
    <w:rsid w:val="009D44EA"/>
    <w:rsid w:val="009D5144"/>
    <w:rsid w:val="009D5A6D"/>
    <w:rsid w:val="009D5F85"/>
    <w:rsid w:val="009E222A"/>
    <w:rsid w:val="009E3483"/>
    <w:rsid w:val="009E5523"/>
    <w:rsid w:val="009E58AD"/>
    <w:rsid w:val="009E7DCB"/>
    <w:rsid w:val="009F178C"/>
    <w:rsid w:val="009F1DE7"/>
    <w:rsid w:val="009F1FB9"/>
    <w:rsid w:val="009F4A24"/>
    <w:rsid w:val="009F7FAC"/>
    <w:rsid w:val="00A00503"/>
    <w:rsid w:val="00A0448F"/>
    <w:rsid w:val="00A048E2"/>
    <w:rsid w:val="00A06169"/>
    <w:rsid w:val="00A07E62"/>
    <w:rsid w:val="00A10BB6"/>
    <w:rsid w:val="00A112A0"/>
    <w:rsid w:val="00A14D2A"/>
    <w:rsid w:val="00A15103"/>
    <w:rsid w:val="00A16AEA"/>
    <w:rsid w:val="00A1733B"/>
    <w:rsid w:val="00A2034B"/>
    <w:rsid w:val="00A23AB6"/>
    <w:rsid w:val="00A24909"/>
    <w:rsid w:val="00A25B08"/>
    <w:rsid w:val="00A25DE7"/>
    <w:rsid w:val="00A261CE"/>
    <w:rsid w:val="00A26240"/>
    <w:rsid w:val="00A3464F"/>
    <w:rsid w:val="00A35FBF"/>
    <w:rsid w:val="00A36843"/>
    <w:rsid w:val="00A36FAA"/>
    <w:rsid w:val="00A37B0E"/>
    <w:rsid w:val="00A40805"/>
    <w:rsid w:val="00A41445"/>
    <w:rsid w:val="00A4167D"/>
    <w:rsid w:val="00A42433"/>
    <w:rsid w:val="00A44BF3"/>
    <w:rsid w:val="00A50A06"/>
    <w:rsid w:val="00A53E97"/>
    <w:rsid w:val="00A5421E"/>
    <w:rsid w:val="00A608B2"/>
    <w:rsid w:val="00A61178"/>
    <w:rsid w:val="00A61485"/>
    <w:rsid w:val="00A67E4A"/>
    <w:rsid w:val="00A70ABE"/>
    <w:rsid w:val="00A7318B"/>
    <w:rsid w:val="00A73D49"/>
    <w:rsid w:val="00A74276"/>
    <w:rsid w:val="00A75FDF"/>
    <w:rsid w:val="00A77598"/>
    <w:rsid w:val="00A77AD2"/>
    <w:rsid w:val="00A80A15"/>
    <w:rsid w:val="00A81008"/>
    <w:rsid w:val="00A84088"/>
    <w:rsid w:val="00A84368"/>
    <w:rsid w:val="00A85551"/>
    <w:rsid w:val="00A87B73"/>
    <w:rsid w:val="00A9067C"/>
    <w:rsid w:val="00A90925"/>
    <w:rsid w:val="00A92F29"/>
    <w:rsid w:val="00A939E5"/>
    <w:rsid w:val="00A94D36"/>
    <w:rsid w:val="00A95959"/>
    <w:rsid w:val="00A95ED6"/>
    <w:rsid w:val="00AA02F9"/>
    <w:rsid w:val="00AA13F9"/>
    <w:rsid w:val="00AA2038"/>
    <w:rsid w:val="00AA2246"/>
    <w:rsid w:val="00AA324B"/>
    <w:rsid w:val="00AA5DD8"/>
    <w:rsid w:val="00AB0A9E"/>
    <w:rsid w:val="00AB2636"/>
    <w:rsid w:val="00AB3AE8"/>
    <w:rsid w:val="00AB4954"/>
    <w:rsid w:val="00AB4CE8"/>
    <w:rsid w:val="00AB4ED1"/>
    <w:rsid w:val="00AB6A64"/>
    <w:rsid w:val="00AC230E"/>
    <w:rsid w:val="00AC3A10"/>
    <w:rsid w:val="00AC4A41"/>
    <w:rsid w:val="00AC6248"/>
    <w:rsid w:val="00AC681A"/>
    <w:rsid w:val="00AC7852"/>
    <w:rsid w:val="00AD18DD"/>
    <w:rsid w:val="00AD4201"/>
    <w:rsid w:val="00AD57C8"/>
    <w:rsid w:val="00AD6343"/>
    <w:rsid w:val="00AD706E"/>
    <w:rsid w:val="00AE185E"/>
    <w:rsid w:val="00AE5B81"/>
    <w:rsid w:val="00AE7D0F"/>
    <w:rsid w:val="00AF09ED"/>
    <w:rsid w:val="00AF1007"/>
    <w:rsid w:val="00AF28BD"/>
    <w:rsid w:val="00AF7399"/>
    <w:rsid w:val="00AF7464"/>
    <w:rsid w:val="00B055B5"/>
    <w:rsid w:val="00B067F2"/>
    <w:rsid w:val="00B07AD4"/>
    <w:rsid w:val="00B10067"/>
    <w:rsid w:val="00B11B07"/>
    <w:rsid w:val="00B12036"/>
    <w:rsid w:val="00B1490E"/>
    <w:rsid w:val="00B1512B"/>
    <w:rsid w:val="00B161C7"/>
    <w:rsid w:val="00B16638"/>
    <w:rsid w:val="00B1750A"/>
    <w:rsid w:val="00B21E9C"/>
    <w:rsid w:val="00B23CCD"/>
    <w:rsid w:val="00B241F6"/>
    <w:rsid w:val="00B26FA3"/>
    <w:rsid w:val="00B27D1A"/>
    <w:rsid w:val="00B421E0"/>
    <w:rsid w:val="00B425F1"/>
    <w:rsid w:val="00B433C1"/>
    <w:rsid w:val="00B44809"/>
    <w:rsid w:val="00B448E3"/>
    <w:rsid w:val="00B50CF3"/>
    <w:rsid w:val="00B51123"/>
    <w:rsid w:val="00B51421"/>
    <w:rsid w:val="00B520EA"/>
    <w:rsid w:val="00B530DE"/>
    <w:rsid w:val="00B548D8"/>
    <w:rsid w:val="00B578EE"/>
    <w:rsid w:val="00B603E4"/>
    <w:rsid w:val="00B64105"/>
    <w:rsid w:val="00B70691"/>
    <w:rsid w:val="00B71004"/>
    <w:rsid w:val="00B72AE9"/>
    <w:rsid w:val="00B74095"/>
    <w:rsid w:val="00B74A35"/>
    <w:rsid w:val="00B74D00"/>
    <w:rsid w:val="00B827E4"/>
    <w:rsid w:val="00B873C3"/>
    <w:rsid w:val="00B90C7B"/>
    <w:rsid w:val="00B92DF6"/>
    <w:rsid w:val="00B94910"/>
    <w:rsid w:val="00B94C8D"/>
    <w:rsid w:val="00B94D18"/>
    <w:rsid w:val="00B95581"/>
    <w:rsid w:val="00B95E21"/>
    <w:rsid w:val="00BA087B"/>
    <w:rsid w:val="00BA0A10"/>
    <w:rsid w:val="00BA5074"/>
    <w:rsid w:val="00BA5F08"/>
    <w:rsid w:val="00BB036E"/>
    <w:rsid w:val="00BB2AE8"/>
    <w:rsid w:val="00BB4637"/>
    <w:rsid w:val="00BB4AB6"/>
    <w:rsid w:val="00BB6570"/>
    <w:rsid w:val="00BB738B"/>
    <w:rsid w:val="00BC2797"/>
    <w:rsid w:val="00BC4573"/>
    <w:rsid w:val="00BC5546"/>
    <w:rsid w:val="00BC598F"/>
    <w:rsid w:val="00BC652F"/>
    <w:rsid w:val="00BC7B09"/>
    <w:rsid w:val="00BD44FB"/>
    <w:rsid w:val="00BD4881"/>
    <w:rsid w:val="00BE20D9"/>
    <w:rsid w:val="00BF1727"/>
    <w:rsid w:val="00BF2494"/>
    <w:rsid w:val="00BF2681"/>
    <w:rsid w:val="00C01A64"/>
    <w:rsid w:val="00C04BA3"/>
    <w:rsid w:val="00C0509B"/>
    <w:rsid w:val="00C055DB"/>
    <w:rsid w:val="00C0650A"/>
    <w:rsid w:val="00C07026"/>
    <w:rsid w:val="00C10B45"/>
    <w:rsid w:val="00C11D8C"/>
    <w:rsid w:val="00C12628"/>
    <w:rsid w:val="00C12823"/>
    <w:rsid w:val="00C14323"/>
    <w:rsid w:val="00C14568"/>
    <w:rsid w:val="00C14CC5"/>
    <w:rsid w:val="00C16E24"/>
    <w:rsid w:val="00C25CB6"/>
    <w:rsid w:val="00C26668"/>
    <w:rsid w:val="00C26D0E"/>
    <w:rsid w:val="00C30665"/>
    <w:rsid w:val="00C31793"/>
    <w:rsid w:val="00C33666"/>
    <w:rsid w:val="00C33966"/>
    <w:rsid w:val="00C34CA4"/>
    <w:rsid w:val="00C353F2"/>
    <w:rsid w:val="00C40925"/>
    <w:rsid w:val="00C413DA"/>
    <w:rsid w:val="00C41EF2"/>
    <w:rsid w:val="00C422C3"/>
    <w:rsid w:val="00C44395"/>
    <w:rsid w:val="00C45D49"/>
    <w:rsid w:val="00C50046"/>
    <w:rsid w:val="00C51D4A"/>
    <w:rsid w:val="00C53CD6"/>
    <w:rsid w:val="00C543BB"/>
    <w:rsid w:val="00C600A5"/>
    <w:rsid w:val="00C62A7C"/>
    <w:rsid w:val="00C63642"/>
    <w:rsid w:val="00C64063"/>
    <w:rsid w:val="00C67485"/>
    <w:rsid w:val="00C71875"/>
    <w:rsid w:val="00C734EC"/>
    <w:rsid w:val="00C73839"/>
    <w:rsid w:val="00C73F3A"/>
    <w:rsid w:val="00C7509C"/>
    <w:rsid w:val="00C81DE2"/>
    <w:rsid w:val="00C8234C"/>
    <w:rsid w:val="00C851D7"/>
    <w:rsid w:val="00C91B06"/>
    <w:rsid w:val="00C922E0"/>
    <w:rsid w:val="00C955AF"/>
    <w:rsid w:val="00C960BC"/>
    <w:rsid w:val="00C9670C"/>
    <w:rsid w:val="00C96E85"/>
    <w:rsid w:val="00CA043B"/>
    <w:rsid w:val="00CA1C6E"/>
    <w:rsid w:val="00CA4508"/>
    <w:rsid w:val="00CA55B4"/>
    <w:rsid w:val="00CA5833"/>
    <w:rsid w:val="00CB15C8"/>
    <w:rsid w:val="00CB455E"/>
    <w:rsid w:val="00CC02D2"/>
    <w:rsid w:val="00CC22BB"/>
    <w:rsid w:val="00CC2CF6"/>
    <w:rsid w:val="00CC33A0"/>
    <w:rsid w:val="00CC3BCF"/>
    <w:rsid w:val="00CD0EFA"/>
    <w:rsid w:val="00CD3736"/>
    <w:rsid w:val="00CD4723"/>
    <w:rsid w:val="00CD5D35"/>
    <w:rsid w:val="00CD5E1A"/>
    <w:rsid w:val="00CE2FF1"/>
    <w:rsid w:val="00CE61F1"/>
    <w:rsid w:val="00CE6BCF"/>
    <w:rsid w:val="00CF0817"/>
    <w:rsid w:val="00CF16BD"/>
    <w:rsid w:val="00CF434C"/>
    <w:rsid w:val="00CF4795"/>
    <w:rsid w:val="00CF5078"/>
    <w:rsid w:val="00CF7997"/>
    <w:rsid w:val="00D002E9"/>
    <w:rsid w:val="00D0076A"/>
    <w:rsid w:val="00D04740"/>
    <w:rsid w:val="00D06799"/>
    <w:rsid w:val="00D07D53"/>
    <w:rsid w:val="00D1155C"/>
    <w:rsid w:val="00D11986"/>
    <w:rsid w:val="00D121B1"/>
    <w:rsid w:val="00D177BF"/>
    <w:rsid w:val="00D2093A"/>
    <w:rsid w:val="00D20A99"/>
    <w:rsid w:val="00D210E1"/>
    <w:rsid w:val="00D21633"/>
    <w:rsid w:val="00D21D1D"/>
    <w:rsid w:val="00D22805"/>
    <w:rsid w:val="00D22BE5"/>
    <w:rsid w:val="00D23F6F"/>
    <w:rsid w:val="00D25FEA"/>
    <w:rsid w:val="00D26EE5"/>
    <w:rsid w:val="00D30AB3"/>
    <w:rsid w:val="00D31D42"/>
    <w:rsid w:val="00D324B7"/>
    <w:rsid w:val="00D357A3"/>
    <w:rsid w:val="00D368AF"/>
    <w:rsid w:val="00D37442"/>
    <w:rsid w:val="00D42027"/>
    <w:rsid w:val="00D42158"/>
    <w:rsid w:val="00D437C2"/>
    <w:rsid w:val="00D43BA0"/>
    <w:rsid w:val="00D43C85"/>
    <w:rsid w:val="00D4426B"/>
    <w:rsid w:val="00D442DE"/>
    <w:rsid w:val="00D470C4"/>
    <w:rsid w:val="00D4739F"/>
    <w:rsid w:val="00D5042E"/>
    <w:rsid w:val="00D5059D"/>
    <w:rsid w:val="00D51B91"/>
    <w:rsid w:val="00D60955"/>
    <w:rsid w:val="00D61047"/>
    <w:rsid w:val="00D62FC7"/>
    <w:rsid w:val="00D64E0A"/>
    <w:rsid w:val="00D653B1"/>
    <w:rsid w:val="00D659A5"/>
    <w:rsid w:val="00D710DB"/>
    <w:rsid w:val="00D71821"/>
    <w:rsid w:val="00D7195A"/>
    <w:rsid w:val="00D74A1A"/>
    <w:rsid w:val="00D805BC"/>
    <w:rsid w:val="00D81042"/>
    <w:rsid w:val="00D82B40"/>
    <w:rsid w:val="00D848EE"/>
    <w:rsid w:val="00D85A01"/>
    <w:rsid w:val="00D86358"/>
    <w:rsid w:val="00D86D39"/>
    <w:rsid w:val="00D87E34"/>
    <w:rsid w:val="00D90CB1"/>
    <w:rsid w:val="00D92641"/>
    <w:rsid w:val="00D93DAC"/>
    <w:rsid w:val="00D95DF1"/>
    <w:rsid w:val="00D9617F"/>
    <w:rsid w:val="00D9696B"/>
    <w:rsid w:val="00DA1C40"/>
    <w:rsid w:val="00DA1CA0"/>
    <w:rsid w:val="00DA797F"/>
    <w:rsid w:val="00DB4A3B"/>
    <w:rsid w:val="00DB5B8C"/>
    <w:rsid w:val="00DB5CB9"/>
    <w:rsid w:val="00DB6FE9"/>
    <w:rsid w:val="00DC02BC"/>
    <w:rsid w:val="00DC0868"/>
    <w:rsid w:val="00DC0D7D"/>
    <w:rsid w:val="00DC402E"/>
    <w:rsid w:val="00DC4C02"/>
    <w:rsid w:val="00DC6AF9"/>
    <w:rsid w:val="00DC7CE1"/>
    <w:rsid w:val="00DD0B80"/>
    <w:rsid w:val="00DD20DE"/>
    <w:rsid w:val="00DD36D1"/>
    <w:rsid w:val="00DD40E4"/>
    <w:rsid w:val="00DD7F67"/>
    <w:rsid w:val="00DE0038"/>
    <w:rsid w:val="00DE1ECD"/>
    <w:rsid w:val="00DE2FBD"/>
    <w:rsid w:val="00DE4243"/>
    <w:rsid w:val="00DE44A7"/>
    <w:rsid w:val="00DE4629"/>
    <w:rsid w:val="00DF2FE6"/>
    <w:rsid w:val="00DF408D"/>
    <w:rsid w:val="00DF6D4C"/>
    <w:rsid w:val="00E00542"/>
    <w:rsid w:val="00E01500"/>
    <w:rsid w:val="00E033D4"/>
    <w:rsid w:val="00E06612"/>
    <w:rsid w:val="00E06C2B"/>
    <w:rsid w:val="00E06C59"/>
    <w:rsid w:val="00E077F1"/>
    <w:rsid w:val="00E1715C"/>
    <w:rsid w:val="00E2098F"/>
    <w:rsid w:val="00E23595"/>
    <w:rsid w:val="00E2498F"/>
    <w:rsid w:val="00E24E4E"/>
    <w:rsid w:val="00E253E8"/>
    <w:rsid w:val="00E26016"/>
    <w:rsid w:val="00E26BDE"/>
    <w:rsid w:val="00E31F4F"/>
    <w:rsid w:val="00E32B29"/>
    <w:rsid w:val="00E33685"/>
    <w:rsid w:val="00E33DE9"/>
    <w:rsid w:val="00E37536"/>
    <w:rsid w:val="00E42199"/>
    <w:rsid w:val="00E4464B"/>
    <w:rsid w:val="00E44A17"/>
    <w:rsid w:val="00E451EF"/>
    <w:rsid w:val="00E462FE"/>
    <w:rsid w:val="00E476A6"/>
    <w:rsid w:val="00E53B03"/>
    <w:rsid w:val="00E55456"/>
    <w:rsid w:val="00E601A4"/>
    <w:rsid w:val="00E60747"/>
    <w:rsid w:val="00E61275"/>
    <w:rsid w:val="00E6385A"/>
    <w:rsid w:val="00E64853"/>
    <w:rsid w:val="00E673BB"/>
    <w:rsid w:val="00E73942"/>
    <w:rsid w:val="00E74F2E"/>
    <w:rsid w:val="00E756E5"/>
    <w:rsid w:val="00E76698"/>
    <w:rsid w:val="00E76B49"/>
    <w:rsid w:val="00E81EDC"/>
    <w:rsid w:val="00E8208B"/>
    <w:rsid w:val="00E82F8A"/>
    <w:rsid w:val="00E8356D"/>
    <w:rsid w:val="00E8463F"/>
    <w:rsid w:val="00E84B06"/>
    <w:rsid w:val="00E90B22"/>
    <w:rsid w:val="00E90CC0"/>
    <w:rsid w:val="00E91F03"/>
    <w:rsid w:val="00E92191"/>
    <w:rsid w:val="00E92826"/>
    <w:rsid w:val="00E96372"/>
    <w:rsid w:val="00E96994"/>
    <w:rsid w:val="00E9754F"/>
    <w:rsid w:val="00EA0E22"/>
    <w:rsid w:val="00EA33FE"/>
    <w:rsid w:val="00EA354E"/>
    <w:rsid w:val="00EA51EB"/>
    <w:rsid w:val="00EA594A"/>
    <w:rsid w:val="00EA631D"/>
    <w:rsid w:val="00EA77D3"/>
    <w:rsid w:val="00EB16A1"/>
    <w:rsid w:val="00EB29A9"/>
    <w:rsid w:val="00EB2FAD"/>
    <w:rsid w:val="00EB3B26"/>
    <w:rsid w:val="00EB45C0"/>
    <w:rsid w:val="00EB4F52"/>
    <w:rsid w:val="00EB748C"/>
    <w:rsid w:val="00EC0964"/>
    <w:rsid w:val="00EC0C0D"/>
    <w:rsid w:val="00EC27FE"/>
    <w:rsid w:val="00EC3873"/>
    <w:rsid w:val="00EC4FC0"/>
    <w:rsid w:val="00EC5477"/>
    <w:rsid w:val="00EC562F"/>
    <w:rsid w:val="00EC5BE6"/>
    <w:rsid w:val="00ED4A49"/>
    <w:rsid w:val="00ED6193"/>
    <w:rsid w:val="00ED66BF"/>
    <w:rsid w:val="00ED7E91"/>
    <w:rsid w:val="00ED7EC6"/>
    <w:rsid w:val="00EE0963"/>
    <w:rsid w:val="00EE0D6E"/>
    <w:rsid w:val="00EE1352"/>
    <w:rsid w:val="00EE72C4"/>
    <w:rsid w:val="00EF1194"/>
    <w:rsid w:val="00EF2E32"/>
    <w:rsid w:val="00EF6017"/>
    <w:rsid w:val="00EF77E7"/>
    <w:rsid w:val="00EF7C51"/>
    <w:rsid w:val="00F01BAA"/>
    <w:rsid w:val="00F031E1"/>
    <w:rsid w:val="00F0336A"/>
    <w:rsid w:val="00F03FC8"/>
    <w:rsid w:val="00F077B4"/>
    <w:rsid w:val="00F105A1"/>
    <w:rsid w:val="00F115B1"/>
    <w:rsid w:val="00F13753"/>
    <w:rsid w:val="00F14C4C"/>
    <w:rsid w:val="00F17754"/>
    <w:rsid w:val="00F20E1A"/>
    <w:rsid w:val="00F21B48"/>
    <w:rsid w:val="00F2367D"/>
    <w:rsid w:val="00F24DB9"/>
    <w:rsid w:val="00F258AE"/>
    <w:rsid w:val="00F3278A"/>
    <w:rsid w:val="00F33B4C"/>
    <w:rsid w:val="00F34537"/>
    <w:rsid w:val="00F355AF"/>
    <w:rsid w:val="00F36A78"/>
    <w:rsid w:val="00F4028B"/>
    <w:rsid w:val="00F407CB"/>
    <w:rsid w:val="00F42CC4"/>
    <w:rsid w:val="00F42D26"/>
    <w:rsid w:val="00F43617"/>
    <w:rsid w:val="00F50BC6"/>
    <w:rsid w:val="00F50EE5"/>
    <w:rsid w:val="00F53649"/>
    <w:rsid w:val="00F56615"/>
    <w:rsid w:val="00F57506"/>
    <w:rsid w:val="00F57638"/>
    <w:rsid w:val="00F6122F"/>
    <w:rsid w:val="00F61D7A"/>
    <w:rsid w:val="00F62479"/>
    <w:rsid w:val="00F64576"/>
    <w:rsid w:val="00F65246"/>
    <w:rsid w:val="00F71894"/>
    <w:rsid w:val="00F74305"/>
    <w:rsid w:val="00F756FE"/>
    <w:rsid w:val="00F81207"/>
    <w:rsid w:val="00F82313"/>
    <w:rsid w:val="00F84FD6"/>
    <w:rsid w:val="00F86C5D"/>
    <w:rsid w:val="00F87A89"/>
    <w:rsid w:val="00F90ADA"/>
    <w:rsid w:val="00F914BA"/>
    <w:rsid w:val="00F91FF8"/>
    <w:rsid w:val="00F93A7B"/>
    <w:rsid w:val="00F95068"/>
    <w:rsid w:val="00F95B51"/>
    <w:rsid w:val="00F9698F"/>
    <w:rsid w:val="00F96C45"/>
    <w:rsid w:val="00FA0AA0"/>
    <w:rsid w:val="00FA2A22"/>
    <w:rsid w:val="00FA3B8B"/>
    <w:rsid w:val="00FA4860"/>
    <w:rsid w:val="00FA5933"/>
    <w:rsid w:val="00FA5B58"/>
    <w:rsid w:val="00FA664A"/>
    <w:rsid w:val="00FA7A0C"/>
    <w:rsid w:val="00FB0397"/>
    <w:rsid w:val="00FB48A7"/>
    <w:rsid w:val="00FB5F45"/>
    <w:rsid w:val="00FB67F4"/>
    <w:rsid w:val="00FB6D75"/>
    <w:rsid w:val="00FC27C8"/>
    <w:rsid w:val="00FC2992"/>
    <w:rsid w:val="00FC345C"/>
    <w:rsid w:val="00FC360E"/>
    <w:rsid w:val="00FC68D3"/>
    <w:rsid w:val="00FC6C6D"/>
    <w:rsid w:val="00FC72E1"/>
    <w:rsid w:val="00FD23A1"/>
    <w:rsid w:val="00FD5363"/>
    <w:rsid w:val="00FD77C3"/>
    <w:rsid w:val="00FD7C41"/>
    <w:rsid w:val="00FE02CA"/>
    <w:rsid w:val="00FE27CE"/>
    <w:rsid w:val="00FE2895"/>
    <w:rsid w:val="00FE4BBC"/>
    <w:rsid w:val="00FE534B"/>
    <w:rsid w:val="00FF2137"/>
    <w:rsid w:val="00FF34D2"/>
    <w:rsid w:val="00FF4F19"/>
    <w:rsid w:val="00FF69CC"/>
    <w:rsid w:val="00FF73C8"/>
    <w:rsid w:val="330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uiPriority w:val="9"/>
    <w:qFormat/>
    <w:rsid w:val="00685304"/>
    <w:pPr>
      <w:keepNext/>
      <w:jc w:val="center"/>
      <w:outlineLvl w:val="0"/>
    </w:pPr>
    <w:rPr>
      <w:b/>
      <w:sz w:val="22"/>
    </w:rPr>
  </w:style>
  <w:style w:type="paragraph" w:styleId="Heading2">
    <w:name w:val="heading 2"/>
    <w:basedOn w:val="Normal"/>
    <w:next w:val="Normal"/>
    <w:uiPriority w:val="9"/>
    <w:qFormat/>
    <w:rsid w:val="00685304"/>
    <w:pPr>
      <w:keepNext/>
      <w:spacing w:before="240"/>
      <w:jc w:val="both"/>
      <w:outlineLvl w:val="1"/>
    </w:pPr>
    <w:rPr>
      <w:b/>
      <w:sz w:val="24"/>
    </w:rPr>
  </w:style>
  <w:style w:type="paragraph" w:styleId="Heading3">
    <w:name w:val="heading 3"/>
    <w:basedOn w:val="Normal"/>
    <w:next w:val="Normal"/>
    <w:link w:val="Heading3Char"/>
    <w:uiPriority w:val="9"/>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uiPriority w:val="9"/>
    <w:qFormat/>
    <w:rsid w:val="00685304"/>
    <w:pPr>
      <w:keepNext/>
      <w:jc w:val="center"/>
      <w:outlineLvl w:val="3"/>
    </w:pPr>
    <w:rPr>
      <w:b/>
      <w:sz w:val="24"/>
      <w:szCs w:val="24"/>
    </w:rPr>
  </w:style>
  <w:style w:type="paragraph" w:styleId="Heading5">
    <w:name w:val="heading 5"/>
    <w:basedOn w:val="ListParagraph"/>
    <w:next w:val="Normal"/>
    <w:link w:val="Heading5Char"/>
    <w:autoRedefine/>
    <w:uiPriority w:val="9"/>
    <w:unhideWhenUsed/>
    <w:qFormat/>
    <w:rsid w:val="004F2909"/>
    <w:pPr>
      <w:widowControl w:val="0"/>
      <w:autoSpaceDE w:val="0"/>
      <w:autoSpaceDN w:val="0"/>
      <w:ind w:left="0"/>
      <w:jc w:val="both"/>
      <w:outlineLvl w:val="4"/>
    </w:pPr>
    <w:rPr>
      <w:rFonts w:ascii="Arial" w:eastAsia="Arial" w:hAnsi="Arial" w:cs="Arial"/>
      <w:sz w:val="24"/>
      <w:szCs w:val="24"/>
    </w:rPr>
  </w:style>
  <w:style w:type="paragraph" w:styleId="Heading6">
    <w:name w:val="heading 6"/>
    <w:basedOn w:val="ListParagraph"/>
    <w:next w:val="Normal"/>
    <w:link w:val="Heading6Char"/>
    <w:autoRedefine/>
    <w:uiPriority w:val="9"/>
    <w:unhideWhenUsed/>
    <w:qFormat/>
    <w:rsid w:val="004F2909"/>
    <w:pPr>
      <w:widowControl w:val="0"/>
      <w:autoSpaceDE w:val="0"/>
      <w:autoSpaceDN w:val="0"/>
      <w:ind w:left="0"/>
      <w:jc w:val="both"/>
      <w:outlineLvl w:val="5"/>
    </w:pPr>
    <w:rPr>
      <w:rFonts w:ascii="Arial" w:eastAsia="Arial" w:hAnsi="Arial" w:cs="Arial"/>
      <w:sz w:val="24"/>
      <w:szCs w:val="24"/>
    </w:rPr>
  </w:style>
  <w:style w:type="paragraph" w:styleId="Heading7">
    <w:name w:val="heading 7"/>
    <w:basedOn w:val="ListParagraph"/>
    <w:next w:val="Normal"/>
    <w:link w:val="Heading7Char"/>
    <w:autoRedefine/>
    <w:uiPriority w:val="9"/>
    <w:unhideWhenUsed/>
    <w:qFormat/>
    <w:rsid w:val="004F2909"/>
    <w:pPr>
      <w:widowControl w:val="0"/>
      <w:autoSpaceDE w:val="0"/>
      <w:autoSpaceDN w:val="0"/>
      <w:ind w:left="0"/>
      <w:jc w:val="both"/>
      <w:outlineLvl w:val="6"/>
    </w:pPr>
    <w:rPr>
      <w:rFonts w:ascii="Arial" w:eastAsia="Arial" w:hAnsi="Arial" w:cs="Arial"/>
      <w:sz w:val="24"/>
      <w:szCs w:val="24"/>
    </w:rPr>
  </w:style>
  <w:style w:type="paragraph" w:styleId="Heading8">
    <w:name w:val="heading 8"/>
    <w:basedOn w:val="ListParagraph"/>
    <w:next w:val="Normal"/>
    <w:link w:val="Heading8Char"/>
    <w:autoRedefine/>
    <w:uiPriority w:val="9"/>
    <w:unhideWhenUsed/>
    <w:qFormat/>
    <w:rsid w:val="004F2909"/>
    <w:pPr>
      <w:widowControl w:val="0"/>
      <w:autoSpaceDE w:val="0"/>
      <w:autoSpaceDN w:val="0"/>
      <w:ind w:left="0"/>
      <w:jc w:val="both"/>
      <w:outlineLvl w:val="7"/>
    </w:pPr>
    <w:rPr>
      <w:rFonts w:ascii="Arial" w:eastAsia="Arial" w:hAnsi="Arial" w:cs="Arial"/>
      <w:sz w:val="24"/>
      <w:szCs w:val="24"/>
    </w:rPr>
  </w:style>
  <w:style w:type="paragraph" w:styleId="Heading9">
    <w:name w:val="heading 9"/>
    <w:basedOn w:val="ListParagraph"/>
    <w:next w:val="Normal"/>
    <w:link w:val="Heading9Char"/>
    <w:autoRedefine/>
    <w:uiPriority w:val="9"/>
    <w:unhideWhenUsed/>
    <w:qFormat/>
    <w:rsid w:val="004F2909"/>
    <w:pPr>
      <w:widowControl w:val="0"/>
      <w:autoSpaceDE w:val="0"/>
      <w:autoSpaceDN w:val="0"/>
      <w:ind w:left="0"/>
      <w:jc w:val="both"/>
      <w:outlineLvl w:val="8"/>
    </w:pPr>
    <w:rPr>
      <w:rFonts w:ascii="Arial" w:eastAsia="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660D1E"/>
    <w:rPr>
      <w:sz w:val="24"/>
    </w:rPr>
  </w:style>
  <w:style w:type="character" w:styleId="UnresolvedMention">
    <w:name w:val="Unresolved Mention"/>
    <w:basedOn w:val="DefaultParagraphFont"/>
    <w:uiPriority w:val="99"/>
    <w:semiHidden/>
    <w:unhideWhenUsed/>
    <w:rsid w:val="009B376F"/>
    <w:rPr>
      <w:color w:val="605E5C"/>
      <w:shd w:val="clear" w:color="auto" w:fill="E1DFDD"/>
    </w:rPr>
  </w:style>
  <w:style w:type="paragraph" w:customStyle="1" w:styleId="TableParagraph">
    <w:name w:val="Table Paragraph"/>
    <w:basedOn w:val="Normal"/>
    <w:uiPriority w:val="1"/>
    <w:qFormat/>
    <w:rsid w:val="00CE2FF1"/>
    <w:pPr>
      <w:widowControl w:val="0"/>
      <w:autoSpaceDE w:val="0"/>
      <w:autoSpaceDN w:val="0"/>
      <w:ind w:left="50"/>
      <w:jc w:val="both"/>
    </w:pPr>
    <w:rPr>
      <w:rFonts w:ascii="Arial" w:eastAsia="Arial" w:hAnsi="Arial" w:cs="Arial"/>
      <w:sz w:val="24"/>
      <w:szCs w:val="24"/>
    </w:rPr>
  </w:style>
  <w:style w:type="character" w:customStyle="1" w:styleId="Heading5Char">
    <w:name w:val="Heading 5 Char"/>
    <w:basedOn w:val="DefaultParagraphFont"/>
    <w:link w:val="Heading5"/>
    <w:uiPriority w:val="9"/>
    <w:rsid w:val="004F2909"/>
    <w:rPr>
      <w:rFonts w:ascii="Arial" w:eastAsia="Arial" w:hAnsi="Arial" w:cs="Arial"/>
      <w:sz w:val="24"/>
      <w:szCs w:val="24"/>
    </w:rPr>
  </w:style>
  <w:style w:type="character" w:customStyle="1" w:styleId="Heading6Char">
    <w:name w:val="Heading 6 Char"/>
    <w:basedOn w:val="DefaultParagraphFont"/>
    <w:link w:val="Heading6"/>
    <w:uiPriority w:val="9"/>
    <w:rsid w:val="004F2909"/>
    <w:rPr>
      <w:rFonts w:ascii="Arial" w:eastAsia="Arial" w:hAnsi="Arial" w:cs="Arial"/>
      <w:sz w:val="24"/>
      <w:szCs w:val="24"/>
    </w:rPr>
  </w:style>
  <w:style w:type="character" w:customStyle="1" w:styleId="Heading7Char">
    <w:name w:val="Heading 7 Char"/>
    <w:basedOn w:val="DefaultParagraphFont"/>
    <w:link w:val="Heading7"/>
    <w:uiPriority w:val="9"/>
    <w:rsid w:val="004F2909"/>
    <w:rPr>
      <w:rFonts w:ascii="Arial" w:eastAsia="Arial" w:hAnsi="Arial" w:cs="Arial"/>
      <w:sz w:val="24"/>
      <w:szCs w:val="24"/>
    </w:rPr>
  </w:style>
  <w:style w:type="character" w:customStyle="1" w:styleId="Heading8Char">
    <w:name w:val="Heading 8 Char"/>
    <w:basedOn w:val="DefaultParagraphFont"/>
    <w:link w:val="Heading8"/>
    <w:uiPriority w:val="9"/>
    <w:rsid w:val="004F2909"/>
    <w:rPr>
      <w:rFonts w:ascii="Arial" w:eastAsia="Arial" w:hAnsi="Arial" w:cs="Arial"/>
      <w:sz w:val="24"/>
      <w:szCs w:val="24"/>
    </w:rPr>
  </w:style>
  <w:style w:type="character" w:customStyle="1" w:styleId="Heading9Char">
    <w:name w:val="Heading 9 Char"/>
    <w:basedOn w:val="DefaultParagraphFont"/>
    <w:link w:val="Heading9"/>
    <w:uiPriority w:val="9"/>
    <w:rsid w:val="004F2909"/>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kodirect.jten.mi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sace.army.mil" TargetMode="External"/><Relationship Id="rId17" Type="http://schemas.openxmlformats.org/officeDocument/2006/relationships/hyperlink" Target="http://sam.gov"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moc.mil/resources/limitations/" TargetMode="External"/><Relationship Id="rId5" Type="http://schemas.openxmlformats.org/officeDocument/2006/relationships/numbering" Target="numbering.xml"/><Relationship Id="rId15" Type="http://schemas.openxmlformats.org/officeDocument/2006/relationships/hyperlink" Target="http://iatraining.disa.mil/eta/piiv2/launchPage.html"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dse.edu/catalog/elearning/GS1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9B7935F44BCD4D9F31479DECD9D668" ma:contentTypeVersion="14" ma:contentTypeDescription="Create a new document." ma:contentTypeScope="" ma:versionID="d0f7dcda33a40cc178ef76989cc8bd81">
  <xsd:schema xmlns:xsd="http://www.w3.org/2001/XMLSchema" xmlns:xs="http://www.w3.org/2001/XMLSchema" xmlns:p="http://schemas.microsoft.com/office/2006/metadata/properties" xmlns:ns2="1edfdd97-27d8-4da7-aceb-8c8af296a55a" xmlns:ns3="4672527c-9f06-48f3-9420-f604acb14d3a" targetNamespace="http://schemas.microsoft.com/office/2006/metadata/properties" ma:root="true" ma:fieldsID="8feb8ff039abec44ee7129e65dd6f618" ns2:_="" ns3:_="">
    <xsd:import namespace="1edfdd97-27d8-4da7-aceb-8c8af296a55a"/>
    <xsd:import namespace="4672527c-9f06-48f3-9420-f604acb14d3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fdd97-27d8-4da7-aceb-8c8af296a5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72527c-9f06-48f3-9420-f604acb14d3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5f36fa4-ef64-4554-a0fe-2afab7bf0b68}" ma:internalName="TaxCatchAll" ma:showField="CatchAllData" ma:web="4672527c-9f06-48f3-9420-f604acb14d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672527c-9f06-48f3-9420-f604acb14d3a" xsi:nil="true"/>
    <lcf76f155ced4ddcb4097134ff3c332f xmlns="1edfdd97-27d8-4da7-aceb-8c8af296a55a">
      <Terms xmlns="http://schemas.microsoft.com/office/infopath/2007/PartnerControls"/>
    </lcf76f155ced4ddcb4097134ff3c332f>
    <SharedWithUsers xmlns="4672527c-9f06-48f3-9420-f604acb14d3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DE9F8-EDE9-48BE-90C6-F0E0771065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fdd97-27d8-4da7-aceb-8c8af296a55a"/>
    <ds:schemaRef ds:uri="4672527c-9f06-48f3-9420-f604acb14d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4672527c-9f06-48f3-9420-f604acb14d3a"/>
    <ds:schemaRef ds:uri="1edfdd97-27d8-4da7-aceb-8c8af296a55a"/>
  </ds:schemaRefs>
</ds:datastoreItem>
</file>

<file path=customXml/itemProps3.xml><?xml version="1.0" encoding="utf-8"?>
<ds:datastoreItem xmlns:ds="http://schemas.openxmlformats.org/officeDocument/2006/customXml" ds:itemID="{C87AEB72-6808-421D-AF00-78B6DBA2499C}">
  <ds:schemaRefs>
    <ds:schemaRef ds:uri="http://schemas.microsoft.com/sharepoint/v3/contenttype/forms"/>
  </ds:schemaRefs>
</ds:datastoreItem>
</file>

<file path=customXml/itemProps4.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13550</Words>
  <Characters>77236</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90605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Davis, Avis M SSG USARMY ACC MICC (USA)</cp:lastModifiedBy>
  <cp:revision>1</cp:revision>
  <cp:lastPrinted>2016-09-23T11:57:00Z</cp:lastPrinted>
  <dcterms:created xsi:type="dcterms:W3CDTF">2026-04-01T21:27:00Z</dcterms:created>
  <dcterms:modified xsi:type="dcterms:W3CDTF">2026-04-01T21:27:00Z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0x010100279B7935F44BCD4D9F31479DECD9D668</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MSIP_Label_554eecc5-e26c-4620-b240-5a8bb326c33d_Enabled">
    <vt:lpwstr>true</vt:lpwstr>
  </property>
  <property fmtid="{D5CDD505-2E9C-101B-9397-08002B2CF9AE}" pid="14" name="MSIP_Label_554eecc5-e26c-4620-b240-5a8bb326c33d_SetDate">
    <vt:lpwstr>2026-03-25T22:03:00Z</vt:lpwstr>
  </property>
  <property fmtid="{D5CDD505-2E9C-101B-9397-08002B2CF9AE}" pid="15" name="MSIP_Label_554eecc5-e26c-4620-b240-5a8bb326c33d_Method">
    <vt:lpwstr>Standard</vt:lpwstr>
  </property>
  <property fmtid="{D5CDD505-2E9C-101B-9397-08002B2CF9AE}" pid="16" name="MSIP_Label_554eecc5-e26c-4620-b240-5a8bb326c33d_Name">
    <vt:lpwstr>Uncontrolled_Child_01</vt:lpwstr>
  </property>
  <property fmtid="{D5CDD505-2E9C-101B-9397-08002B2CF9AE}" pid="17" name="MSIP_Label_554eecc5-e26c-4620-b240-5a8bb326c33d_SiteId">
    <vt:lpwstr>fae6d70f-954b-4811-92b6-0530d6f84c43</vt:lpwstr>
  </property>
  <property fmtid="{D5CDD505-2E9C-101B-9397-08002B2CF9AE}" pid="18" name="MSIP_Label_554eecc5-e26c-4620-b240-5a8bb326c33d_ActionId">
    <vt:lpwstr>636cc52a-3674-4553-b1e1-671cd228681e</vt:lpwstr>
  </property>
  <property fmtid="{D5CDD505-2E9C-101B-9397-08002B2CF9AE}" pid="19" name="MSIP_Label_554eecc5-e26c-4620-b240-5a8bb326c33d_ContentBits">
    <vt:lpwstr>0</vt:lpwstr>
  </property>
</Properties>
</file>