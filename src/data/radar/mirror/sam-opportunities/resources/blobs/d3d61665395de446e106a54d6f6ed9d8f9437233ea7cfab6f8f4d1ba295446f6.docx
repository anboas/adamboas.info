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7E3DA" w14:textId="77777777" w:rsidR="00141473" w:rsidRDefault="00141473">
      <w:pPr>
        <w:pStyle w:val="BodyText"/>
        <w:rPr>
          <w:sz w:val="20"/>
        </w:rPr>
      </w:pPr>
      <w:bookmarkStart w:id="0" w:name="CurrentCursorPosition"/>
      <w:bookmarkEnd w:id="0"/>
    </w:p>
    <w:p w14:paraId="257CCF27" w14:textId="77777777" w:rsidR="00141473" w:rsidRDefault="00141473">
      <w:pPr>
        <w:pStyle w:val="BodyText"/>
        <w:rPr>
          <w:sz w:val="20"/>
        </w:rPr>
      </w:pPr>
    </w:p>
    <w:p w14:paraId="4023E468" w14:textId="77777777" w:rsidR="00141473" w:rsidRDefault="00141473">
      <w:pPr>
        <w:pStyle w:val="BodyText"/>
        <w:rPr>
          <w:sz w:val="20"/>
        </w:rPr>
      </w:pPr>
    </w:p>
    <w:p w14:paraId="3BFE506F" w14:textId="77777777" w:rsidR="00141473" w:rsidRDefault="00141473">
      <w:pPr>
        <w:pStyle w:val="BodyText"/>
        <w:rPr>
          <w:sz w:val="20"/>
        </w:rPr>
      </w:pPr>
    </w:p>
    <w:p w14:paraId="26608652" w14:textId="77777777" w:rsidR="00141473" w:rsidRDefault="00141473">
      <w:pPr>
        <w:pStyle w:val="BodyText"/>
        <w:spacing w:before="4"/>
        <w:rPr>
          <w:sz w:val="25"/>
        </w:rPr>
      </w:pPr>
    </w:p>
    <w:p w14:paraId="600DC304" w14:textId="77777777" w:rsidR="00141473" w:rsidRDefault="00C835F2">
      <w:pPr>
        <w:pStyle w:val="BodyText"/>
        <w:ind w:left="2050"/>
        <w:rPr>
          <w:sz w:val="20"/>
        </w:rPr>
      </w:pPr>
      <w:r>
        <w:rPr>
          <w:noProof/>
          <w:sz w:val="20"/>
          <w:lang w:bidi="ar-SA"/>
        </w:rPr>
        <w:drawing>
          <wp:inline distT="0" distB="0" distL="0" distR="0" wp14:anchorId="784E6E16" wp14:editId="73E24471">
            <wp:extent cx="3171825" cy="3171825"/>
            <wp:effectExtent l="0" t="0" r="0" b="0"/>
            <wp:docPr id="1" name="image1.jpeg" descr="NGA_Seal_15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2" cstate="print"/>
                    <a:stretch>
                      <a:fillRect/>
                    </a:stretch>
                  </pic:blipFill>
                  <pic:spPr>
                    <a:xfrm>
                      <a:off x="0" y="0"/>
                      <a:ext cx="3171825" cy="3171825"/>
                    </a:xfrm>
                    <a:prstGeom prst="rect">
                      <a:avLst/>
                    </a:prstGeom>
                  </pic:spPr>
                </pic:pic>
              </a:graphicData>
            </a:graphic>
          </wp:inline>
        </w:drawing>
      </w:r>
    </w:p>
    <w:p w14:paraId="0AFF5862" w14:textId="77777777" w:rsidR="00141473" w:rsidRDefault="00141473">
      <w:pPr>
        <w:pStyle w:val="BodyText"/>
        <w:rPr>
          <w:sz w:val="20"/>
        </w:rPr>
      </w:pPr>
    </w:p>
    <w:p w14:paraId="00EE589C" w14:textId="77777777" w:rsidR="00141473" w:rsidRDefault="00141473">
      <w:pPr>
        <w:pStyle w:val="BodyText"/>
        <w:rPr>
          <w:sz w:val="20"/>
        </w:rPr>
      </w:pPr>
    </w:p>
    <w:p w14:paraId="52CA0434" w14:textId="77777777" w:rsidR="00141473" w:rsidRDefault="00141473">
      <w:pPr>
        <w:pStyle w:val="BodyText"/>
        <w:spacing w:before="7"/>
        <w:rPr>
          <w:sz w:val="20"/>
        </w:rPr>
      </w:pPr>
    </w:p>
    <w:p w14:paraId="2B102D30" w14:textId="77777777" w:rsidR="00141473" w:rsidRDefault="00C835F2">
      <w:pPr>
        <w:spacing w:before="84"/>
        <w:ind w:left="338" w:right="636"/>
        <w:jc w:val="center"/>
        <w:rPr>
          <w:b/>
          <w:i/>
          <w:sz w:val="40"/>
        </w:rPr>
      </w:pPr>
      <w:r>
        <w:rPr>
          <w:b/>
          <w:i/>
          <w:sz w:val="40"/>
        </w:rPr>
        <w:t>National Geospatial-Intelligence Agency (NGA)</w:t>
      </w:r>
    </w:p>
    <w:p w14:paraId="26A257C4" w14:textId="77777777" w:rsidR="00141473" w:rsidRDefault="00141473">
      <w:pPr>
        <w:pStyle w:val="BodyText"/>
        <w:spacing w:before="1"/>
        <w:rPr>
          <w:b/>
          <w:i/>
          <w:sz w:val="40"/>
        </w:rPr>
      </w:pPr>
    </w:p>
    <w:p w14:paraId="3D0DBF10" w14:textId="77777777" w:rsidR="00141473" w:rsidRDefault="00C835F2">
      <w:pPr>
        <w:ind w:left="338" w:right="638"/>
        <w:jc w:val="center"/>
        <w:rPr>
          <w:b/>
          <w:sz w:val="40"/>
        </w:rPr>
      </w:pPr>
      <w:r>
        <w:rPr>
          <w:b/>
          <w:sz w:val="40"/>
        </w:rPr>
        <w:t>QUALITY ASSURANCE SURVEILLANCE PLAN (QASP)</w:t>
      </w:r>
    </w:p>
    <w:p w14:paraId="53679FE1" w14:textId="77777777" w:rsidR="00141473" w:rsidRDefault="00141473">
      <w:pPr>
        <w:pStyle w:val="BodyText"/>
        <w:rPr>
          <w:b/>
          <w:sz w:val="41"/>
        </w:rPr>
      </w:pPr>
    </w:p>
    <w:p w14:paraId="06A12106" w14:textId="3DC34A56" w:rsidR="00A57846" w:rsidRPr="00A57846" w:rsidRDefault="00A57846" w:rsidP="003F3ABF">
      <w:pPr>
        <w:pStyle w:val="BodyText"/>
        <w:jc w:val="center"/>
        <w:rPr>
          <w:b/>
          <w:sz w:val="36"/>
        </w:rPr>
      </w:pPr>
      <w:r w:rsidRPr="00A57846">
        <w:rPr>
          <w:b/>
          <w:sz w:val="36"/>
        </w:rPr>
        <w:t>Foundation Sustainment Support, Software and</w:t>
      </w:r>
    </w:p>
    <w:p w14:paraId="6E7C9BAC" w14:textId="77777777" w:rsidR="00A57846" w:rsidRPr="00A57846" w:rsidRDefault="00A57846" w:rsidP="003F3ABF">
      <w:pPr>
        <w:pStyle w:val="BodyText"/>
        <w:jc w:val="center"/>
        <w:rPr>
          <w:b/>
          <w:sz w:val="36"/>
        </w:rPr>
      </w:pPr>
      <w:r w:rsidRPr="00A57846">
        <w:rPr>
          <w:b/>
          <w:sz w:val="36"/>
        </w:rPr>
        <w:t>Integration Services (FS3i)</w:t>
      </w:r>
    </w:p>
    <w:p w14:paraId="2735D57C" w14:textId="77777777" w:rsidR="00A57846" w:rsidRDefault="00A57846" w:rsidP="00A57846">
      <w:pPr>
        <w:pStyle w:val="BodyText"/>
        <w:jc w:val="center"/>
        <w:rPr>
          <w:b/>
          <w:sz w:val="36"/>
        </w:rPr>
      </w:pPr>
    </w:p>
    <w:p w14:paraId="3D6D140A" w14:textId="1D5028B1" w:rsidR="00A57846" w:rsidRPr="00A57846" w:rsidRDefault="00A57846" w:rsidP="003F3ABF">
      <w:pPr>
        <w:pStyle w:val="BodyText"/>
        <w:jc w:val="center"/>
        <w:rPr>
          <w:b/>
          <w:sz w:val="36"/>
        </w:rPr>
      </w:pPr>
      <w:r w:rsidRPr="00A57846">
        <w:rPr>
          <w:b/>
          <w:sz w:val="36"/>
        </w:rPr>
        <w:t>Air Task Order</w:t>
      </w:r>
    </w:p>
    <w:p w14:paraId="2996A179" w14:textId="77777777" w:rsidR="00A57846" w:rsidRDefault="00A57846">
      <w:pPr>
        <w:jc w:val="center"/>
        <w:rPr>
          <w:b/>
          <w:sz w:val="36"/>
        </w:rPr>
      </w:pPr>
    </w:p>
    <w:p w14:paraId="0626E5F2" w14:textId="77777777" w:rsidR="00A57846" w:rsidRDefault="00A57846">
      <w:pPr>
        <w:jc w:val="center"/>
        <w:rPr>
          <w:b/>
          <w:sz w:val="36"/>
        </w:rPr>
      </w:pPr>
    </w:p>
    <w:p w14:paraId="45822963" w14:textId="5783B6B1" w:rsidR="00141473" w:rsidRPr="00BD0ACA" w:rsidRDefault="00A57846">
      <w:pPr>
        <w:jc w:val="center"/>
        <w:rPr>
          <w:color w:val="FF0000"/>
          <w:sz w:val="36"/>
        </w:rPr>
        <w:sectPr w:rsidR="00141473" w:rsidRPr="00BD0ACA" w:rsidSect="00CE7591">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340" w:right="1040" w:bottom="1160" w:left="1340" w:header="729" w:footer="974" w:gutter="0"/>
          <w:pgNumType w:start="1"/>
          <w:cols w:space="720"/>
          <w:titlePg/>
          <w:docGrid w:linePitch="299"/>
        </w:sectPr>
      </w:pPr>
      <w:r w:rsidRPr="00A57846">
        <w:rPr>
          <w:b/>
          <w:sz w:val="36"/>
        </w:rPr>
        <w:t>July XX, 2025</w:t>
      </w:r>
    </w:p>
    <w:p w14:paraId="2D7A9914" w14:textId="77777777" w:rsidR="00141473" w:rsidRDefault="00C835F2">
      <w:pPr>
        <w:spacing w:before="85"/>
        <w:ind w:left="338" w:right="633"/>
        <w:jc w:val="center"/>
        <w:rPr>
          <w:b/>
          <w:sz w:val="28"/>
        </w:rPr>
      </w:pPr>
      <w:r>
        <w:rPr>
          <w:b/>
          <w:sz w:val="28"/>
        </w:rPr>
        <w:lastRenderedPageBreak/>
        <w:t>TABLE OF CONTENTS</w:t>
      </w:r>
    </w:p>
    <w:sdt>
      <w:sdtPr>
        <w:id w:val="-934677834"/>
        <w:docPartObj>
          <w:docPartGallery w:val="Table of Contents"/>
          <w:docPartUnique/>
        </w:docPartObj>
      </w:sdtPr>
      <w:sdtEndPr/>
      <w:sdtContent>
        <w:p w14:paraId="534F4D23" w14:textId="77777777" w:rsidR="00141473" w:rsidRDefault="00C835F2">
          <w:pPr>
            <w:pStyle w:val="TOC1"/>
            <w:numPr>
              <w:ilvl w:val="0"/>
              <w:numId w:val="5"/>
            </w:numPr>
            <w:tabs>
              <w:tab w:val="left" w:pos="580"/>
              <w:tab w:val="left" w:pos="581"/>
              <w:tab w:val="right" w:leader="dot" w:pos="9451"/>
            </w:tabs>
            <w:spacing w:before="363"/>
            <w:ind w:hanging="481"/>
          </w:pPr>
          <w:hyperlink w:anchor="_bookmark0" w:history="1">
            <w:r>
              <w:t>INTRODUCTION</w:t>
            </w:r>
            <w:r>
              <w:tab/>
              <w:t>3</w:t>
            </w:r>
          </w:hyperlink>
        </w:p>
        <w:p w14:paraId="244F0C63" w14:textId="77777777" w:rsidR="00141473" w:rsidRDefault="00C835F2">
          <w:pPr>
            <w:pStyle w:val="TOC2"/>
            <w:numPr>
              <w:ilvl w:val="1"/>
              <w:numId w:val="5"/>
            </w:numPr>
            <w:tabs>
              <w:tab w:val="left" w:pos="981"/>
              <w:tab w:val="left" w:pos="982"/>
              <w:tab w:val="right" w:leader="dot" w:pos="9451"/>
            </w:tabs>
            <w:spacing w:before="115"/>
          </w:pPr>
          <w:hyperlink w:anchor="_bookmark1" w:history="1">
            <w:r>
              <w:t>Purpose</w:t>
            </w:r>
            <w:r>
              <w:tab/>
              <w:t>3</w:t>
            </w:r>
          </w:hyperlink>
        </w:p>
        <w:p w14:paraId="079AEF2F" w14:textId="77777777" w:rsidR="00141473" w:rsidRDefault="00C835F2">
          <w:pPr>
            <w:pStyle w:val="TOC2"/>
            <w:numPr>
              <w:ilvl w:val="1"/>
              <w:numId w:val="5"/>
            </w:numPr>
            <w:tabs>
              <w:tab w:val="left" w:pos="981"/>
              <w:tab w:val="left" w:pos="982"/>
              <w:tab w:val="right" w:leader="dot" w:pos="9451"/>
            </w:tabs>
            <w:spacing w:before="121"/>
          </w:pPr>
          <w:hyperlink w:anchor="_bookmark2" w:history="1">
            <w:r>
              <w:t>Performance</w:t>
            </w:r>
            <w:r>
              <w:rPr>
                <w:spacing w:val="-1"/>
              </w:rPr>
              <w:t xml:space="preserve"> </w:t>
            </w:r>
            <w:r>
              <w:t>Management</w:t>
            </w:r>
            <w:r>
              <w:rPr>
                <w:spacing w:val="2"/>
              </w:rPr>
              <w:t xml:space="preserve"> </w:t>
            </w:r>
            <w:r>
              <w:t>Approach</w:t>
            </w:r>
            <w:r>
              <w:tab/>
              <w:t>3</w:t>
            </w:r>
          </w:hyperlink>
        </w:p>
        <w:p w14:paraId="5DD6A0E9" w14:textId="77777777" w:rsidR="00141473" w:rsidRDefault="00C835F2">
          <w:pPr>
            <w:pStyle w:val="TOC2"/>
            <w:numPr>
              <w:ilvl w:val="1"/>
              <w:numId w:val="5"/>
            </w:numPr>
            <w:tabs>
              <w:tab w:val="left" w:pos="981"/>
              <w:tab w:val="left" w:pos="982"/>
              <w:tab w:val="right" w:leader="dot" w:pos="9451"/>
            </w:tabs>
            <w:spacing w:before="120"/>
          </w:pPr>
          <w:hyperlink w:anchor="_bookmark3" w:history="1">
            <w:r>
              <w:t>Performance</w:t>
            </w:r>
            <w:r>
              <w:rPr>
                <w:spacing w:val="-1"/>
              </w:rPr>
              <w:t xml:space="preserve"> </w:t>
            </w:r>
            <w:r>
              <w:t>Management</w:t>
            </w:r>
            <w:r>
              <w:rPr>
                <w:spacing w:val="-1"/>
              </w:rPr>
              <w:t xml:space="preserve"> </w:t>
            </w:r>
            <w:r>
              <w:t>Strategy</w:t>
            </w:r>
            <w:r>
              <w:tab/>
              <w:t>4</w:t>
            </w:r>
          </w:hyperlink>
        </w:p>
        <w:p w14:paraId="0DE7E563" w14:textId="77777777" w:rsidR="00141473" w:rsidRDefault="00C835F2">
          <w:pPr>
            <w:pStyle w:val="TOC1"/>
            <w:numPr>
              <w:ilvl w:val="0"/>
              <w:numId w:val="5"/>
            </w:numPr>
            <w:tabs>
              <w:tab w:val="left" w:pos="580"/>
              <w:tab w:val="left" w:pos="581"/>
              <w:tab w:val="right" w:leader="dot" w:pos="9451"/>
            </w:tabs>
            <w:spacing w:before="123"/>
            <w:ind w:hanging="481"/>
          </w:pPr>
          <w:hyperlink w:anchor="_bookmark4" w:history="1">
            <w:r>
              <w:t>ROLES</w:t>
            </w:r>
            <w:r>
              <w:rPr>
                <w:spacing w:val="-2"/>
              </w:rPr>
              <w:t xml:space="preserve"> </w:t>
            </w:r>
            <w:r>
              <w:t>AND RESPONSIBILITIES</w:t>
            </w:r>
            <w:r>
              <w:tab/>
              <w:t>4</w:t>
            </w:r>
          </w:hyperlink>
        </w:p>
        <w:p w14:paraId="1457B92B" w14:textId="77777777" w:rsidR="00141473" w:rsidRDefault="00C835F2">
          <w:pPr>
            <w:pStyle w:val="TOC2"/>
            <w:numPr>
              <w:ilvl w:val="1"/>
              <w:numId w:val="5"/>
            </w:numPr>
            <w:tabs>
              <w:tab w:val="left" w:pos="981"/>
              <w:tab w:val="left" w:pos="982"/>
              <w:tab w:val="right" w:leader="dot" w:pos="9451"/>
            </w:tabs>
          </w:pPr>
          <w:hyperlink w:anchor="_bookmark5" w:history="1">
            <w:r>
              <w:t>Program</w:t>
            </w:r>
            <w:r>
              <w:rPr>
                <w:spacing w:val="-5"/>
              </w:rPr>
              <w:t xml:space="preserve"> </w:t>
            </w:r>
            <w:r>
              <w:t>Manager</w:t>
            </w:r>
            <w:r>
              <w:tab/>
              <w:t>4</w:t>
            </w:r>
          </w:hyperlink>
        </w:p>
        <w:p w14:paraId="046774ED" w14:textId="77777777" w:rsidR="00141473" w:rsidRDefault="00C835F2">
          <w:pPr>
            <w:pStyle w:val="TOC2"/>
            <w:numPr>
              <w:ilvl w:val="1"/>
              <w:numId w:val="5"/>
            </w:numPr>
            <w:tabs>
              <w:tab w:val="left" w:pos="981"/>
              <w:tab w:val="left" w:pos="982"/>
              <w:tab w:val="right" w:leader="dot" w:pos="9451"/>
            </w:tabs>
            <w:spacing w:before="120"/>
          </w:pPr>
          <w:hyperlink w:anchor="_bookmark6" w:history="1">
            <w:r>
              <w:t>Contracting</w:t>
            </w:r>
            <w:r>
              <w:rPr>
                <w:spacing w:val="-2"/>
              </w:rPr>
              <w:t xml:space="preserve"> </w:t>
            </w:r>
            <w:r>
              <w:t>Officer</w:t>
            </w:r>
            <w:r>
              <w:tab/>
              <w:t>4</w:t>
            </w:r>
          </w:hyperlink>
        </w:p>
        <w:p w14:paraId="0FFD5475" w14:textId="77777777" w:rsidR="00141473" w:rsidRDefault="00C835F2">
          <w:pPr>
            <w:pStyle w:val="TOC2"/>
            <w:tabs>
              <w:tab w:val="left" w:pos="981"/>
              <w:tab w:val="right" w:leader="dot" w:pos="9451"/>
            </w:tabs>
            <w:spacing w:before="121"/>
            <w:ind w:left="302" w:firstLine="0"/>
          </w:pPr>
          <w:hyperlink w:anchor="_bookmark7" w:history="1">
            <w:r>
              <w:t>2.1</w:t>
            </w:r>
            <w:r>
              <w:tab/>
              <w:t>The Contracting</w:t>
            </w:r>
            <w:r>
              <w:rPr>
                <w:spacing w:val="-2"/>
              </w:rPr>
              <w:t xml:space="preserve"> </w:t>
            </w:r>
            <w:r>
              <w:t>Officer’s</w:t>
            </w:r>
            <w:r>
              <w:rPr>
                <w:spacing w:val="1"/>
              </w:rPr>
              <w:t xml:space="preserve"> </w:t>
            </w:r>
            <w:r>
              <w:t>Representative</w:t>
            </w:r>
            <w:r>
              <w:tab/>
              <w:t>4</w:t>
            </w:r>
          </w:hyperlink>
        </w:p>
        <w:p w14:paraId="049DD45D" w14:textId="77777777" w:rsidR="00141473" w:rsidRDefault="00C835F2">
          <w:pPr>
            <w:pStyle w:val="TOC1"/>
            <w:numPr>
              <w:ilvl w:val="0"/>
              <w:numId w:val="5"/>
            </w:numPr>
            <w:tabs>
              <w:tab w:val="left" w:pos="580"/>
              <w:tab w:val="left" w:pos="581"/>
              <w:tab w:val="right" w:leader="dot" w:pos="9451"/>
            </w:tabs>
            <w:ind w:hanging="481"/>
          </w:pPr>
          <w:hyperlink w:anchor="_bookmark8" w:history="1">
            <w:r>
              <w:t>METHODOLOGIES TO</w:t>
            </w:r>
            <w:r>
              <w:rPr>
                <w:spacing w:val="2"/>
              </w:rPr>
              <w:t xml:space="preserve"> </w:t>
            </w:r>
            <w:r>
              <w:t>MONITOR PERFORMANCE</w:t>
            </w:r>
            <w:r>
              <w:tab/>
              <w:t>5</w:t>
            </w:r>
          </w:hyperlink>
        </w:p>
        <w:p w14:paraId="35E8AEAE" w14:textId="77777777" w:rsidR="00141473" w:rsidRDefault="00C835F2">
          <w:pPr>
            <w:pStyle w:val="TOC2"/>
            <w:numPr>
              <w:ilvl w:val="1"/>
              <w:numId w:val="5"/>
            </w:numPr>
            <w:tabs>
              <w:tab w:val="left" w:pos="981"/>
              <w:tab w:val="left" w:pos="982"/>
              <w:tab w:val="right" w:leader="dot" w:pos="9451"/>
            </w:tabs>
          </w:pPr>
          <w:hyperlink w:anchor="_bookmark9" w:history="1">
            <w:r>
              <w:t>Surveillance</w:t>
            </w:r>
            <w:r>
              <w:rPr>
                <w:spacing w:val="-1"/>
              </w:rPr>
              <w:t xml:space="preserve"> </w:t>
            </w:r>
            <w:r>
              <w:t>Techniques</w:t>
            </w:r>
            <w:r>
              <w:tab/>
              <w:t>5</w:t>
            </w:r>
          </w:hyperlink>
        </w:p>
        <w:p w14:paraId="3A821A36" w14:textId="77777777" w:rsidR="00141473" w:rsidRDefault="00C835F2">
          <w:pPr>
            <w:pStyle w:val="TOC1"/>
            <w:numPr>
              <w:ilvl w:val="0"/>
              <w:numId w:val="5"/>
            </w:numPr>
            <w:tabs>
              <w:tab w:val="left" w:pos="580"/>
              <w:tab w:val="left" w:pos="581"/>
              <w:tab w:val="right" w:leader="dot" w:pos="9451"/>
            </w:tabs>
            <w:spacing w:before="123"/>
            <w:ind w:hanging="481"/>
          </w:pPr>
          <w:hyperlink w:anchor="_bookmark10" w:history="1">
            <w:r>
              <w:t>QUALITY</w:t>
            </w:r>
            <w:r>
              <w:rPr>
                <w:spacing w:val="-1"/>
              </w:rPr>
              <w:t xml:space="preserve"> </w:t>
            </w:r>
            <w:r>
              <w:t>ASSURANCE</w:t>
            </w:r>
            <w:r>
              <w:rPr>
                <w:spacing w:val="-1"/>
              </w:rPr>
              <w:t xml:space="preserve"> </w:t>
            </w:r>
            <w:r>
              <w:t>DOCUMENTATION</w:t>
            </w:r>
            <w:r>
              <w:tab/>
              <w:t>5</w:t>
            </w:r>
          </w:hyperlink>
        </w:p>
        <w:p w14:paraId="2C344AA8" w14:textId="77777777" w:rsidR="00141473" w:rsidRDefault="00C835F2">
          <w:pPr>
            <w:pStyle w:val="TOC2"/>
            <w:numPr>
              <w:ilvl w:val="1"/>
              <w:numId w:val="5"/>
            </w:numPr>
            <w:tabs>
              <w:tab w:val="left" w:pos="981"/>
              <w:tab w:val="left" w:pos="982"/>
              <w:tab w:val="right" w:leader="dot" w:pos="9451"/>
            </w:tabs>
            <w:spacing w:before="115"/>
          </w:pPr>
          <w:hyperlink w:anchor="_bookmark11" w:history="1">
            <w:r>
              <w:t>The Performance Management</w:t>
            </w:r>
            <w:r>
              <w:rPr>
                <w:spacing w:val="-2"/>
              </w:rPr>
              <w:t xml:space="preserve"> </w:t>
            </w:r>
            <w:r>
              <w:t>Feedback</w:t>
            </w:r>
            <w:r>
              <w:rPr>
                <w:spacing w:val="-1"/>
              </w:rPr>
              <w:t xml:space="preserve"> </w:t>
            </w:r>
            <w:r>
              <w:t>Loop</w:t>
            </w:r>
            <w:r>
              <w:tab/>
              <w:t>5</w:t>
            </w:r>
          </w:hyperlink>
        </w:p>
        <w:p w14:paraId="6D20DBFB" w14:textId="77777777" w:rsidR="00141473" w:rsidRDefault="00C835F2">
          <w:pPr>
            <w:pStyle w:val="TOC2"/>
            <w:numPr>
              <w:ilvl w:val="1"/>
              <w:numId w:val="5"/>
            </w:numPr>
            <w:tabs>
              <w:tab w:val="left" w:pos="981"/>
              <w:tab w:val="left" w:pos="982"/>
              <w:tab w:val="right" w:leader="dot" w:pos="9451"/>
            </w:tabs>
            <w:spacing w:before="121"/>
          </w:pPr>
          <w:hyperlink w:anchor="_bookmark12" w:history="1">
            <w:r>
              <w:t>Monitoring</w:t>
            </w:r>
            <w:r>
              <w:rPr>
                <w:spacing w:val="-2"/>
              </w:rPr>
              <w:t xml:space="preserve"> </w:t>
            </w:r>
            <w:r>
              <w:t>Forms</w:t>
            </w:r>
            <w:r>
              <w:tab/>
              <w:t>5</w:t>
            </w:r>
          </w:hyperlink>
        </w:p>
        <w:p w14:paraId="20A41AEE" w14:textId="77777777" w:rsidR="00141473" w:rsidRDefault="00C835F2">
          <w:pPr>
            <w:pStyle w:val="TOC1"/>
            <w:numPr>
              <w:ilvl w:val="0"/>
              <w:numId w:val="5"/>
            </w:numPr>
            <w:tabs>
              <w:tab w:val="left" w:pos="580"/>
              <w:tab w:val="left" w:pos="581"/>
              <w:tab w:val="right" w:leader="dot" w:pos="9451"/>
            </w:tabs>
            <w:ind w:hanging="481"/>
          </w:pPr>
          <w:hyperlink w:anchor="_bookmark13" w:history="1">
            <w:r>
              <w:t>ANALYSIS OF QUALITY</w:t>
            </w:r>
            <w:r>
              <w:rPr>
                <w:spacing w:val="3"/>
              </w:rPr>
              <w:t xml:space="preserve"> </w:t>
            </w:r>
            <w:r>
              <w:t>ASSURANCE</w:t>
            </w:r>
            <w:r>
              <w:rPr>
                <w:spacing w:val="-1"/>
              </w:rPr>
              <w:t xml:space="preserve"> </w:t>
            </w:r>
            <w:r>
              <w:t>ASSESSMENT</w:t>
            </w:r>
            <w:r>
              <w:tab/>
              <w:t>6</w:t>
            </w:r>
          </w:hyperlink>
        </w:p>
        <w:p w14:paraId="52A9E1EB" w14:textId="77777777" w:rsidR="00141473" w:rsidRDefault="00C835F2">
          <w:pPr>
            <w:pStyle w:val="TOC2"/>
            <w:numPr>
              <w:ilvl w:val="1"/>
              <w:numId w:val="5"/>
            </w:numPr>
            <w:tabs>
              <w:tab w:val="left" w:pos="981"/>
              <w:tab w:val="left" w:pos="982"/>
              <w:tab w:val="right" w:leader="dot" w:pos="9451"/>
            </w:tabs>
          </w:pPr>
          <w:hyperlink w:anchor="_bookmark14" w:history="1">
            <w:r>
              <w:t>Determining</w:t>
            </w:r>
            <w:r>
              <w:rPr>
                <w:spacing w:val="-2"/>
              </w:rPr>
              <w:t xml:space="preserve"> </w:t>
            </w:r>
            <w:r>
              <w:t>Performance</w:t>
            </w:r>
            <w:r>
              <w:tab/>
              <w:t>6</w:t>
            </w:r>
          </w:hyperlink>
        </w:p>
        <w:p w14:paraId="5A4CDCD2" w14:textId="77777777" w:rsidR="00141473" w:rsidRDefault="00C835F2">
          <w:pPr>
            <w:pStyle w:val="TOC2"/>
            <w:numPr>
              <w:ilvl w:val="1"/>
              <w:numId w:val="5"/>
            </w:numPr>
            <w:tabs>
              <w:tab w:val="left" w:pos="981"/>
              <w:tab w:val="left" w:pos="982"/>
              <w:tab w:val="right" w:leader="dot" w:pos="9451"/>
            </w:tabs>
            <w:spacing w:before="120"/>
          </w:pPr>
          <w:hyperlink w:anchor="_bookmark15" w:history="1">
            <w:r>
              <w:t>Reporting</w:t>
            </w:r>
            <w:r>
              <w:tab/>
              <w:t>6</w:t>
            </w:r>
          </w:hyperlink>
        </w:p>
        <w:p w14:paraId="51C04612" w14:textId="77777777" w:rsidR="00141473" w:rsidRDefault="00C835F2">
          <w:pPr>
            <w:pStyle w:val="TOC2"/>
            <w:numPr>
              <w:ilvl w:val="1"/>
              <w:numId w:val="5"/>
            </w:numPr>
            <w:tabs>
              <w:tab w:val="left" w:pos="981"/>
              <w:tab w:val="left" w:pos="982"/>
              <w:tab w:val="right" w:leader="dot" w:pos="9451"/>
            </w:tabs>
            <w:spacing w:before="118"/>
          </w:pPr>
          <w:hyperlink w:anchor="_bookmark16" w:history="1">
            <w:r>
              <w:t>Reviews</w:t>
            </w:r>
            <w:r>
              <w:rPr>
                <w:spacing w:val="-2"/>
              </w:rPr>
              <w:t xml:space="preserve"> </w:t>
            </w:r>
            <w:r>
              <w:t>and</w:t>
            </w:r>
            <w:r>
              <w:rPr>
                <w:spacing w:val="1"/>
              </w:rPr>
              <w:t xml:space="preserve"> </w:t>
            </w:r>
            <w:r>
              <w:t>Resolution</w:t>
            </w:r>
            <w:r>
              <w:tab/>
              <w:t>6</w:t>
            </w:r>
          </w:hyperlink>
        </w:p>
        <w:p w14:paraId="584CFBF3" w14:textId="77777777" w:rsidR="00141473" w:rsidRDefault="00C835F2">
          <w:pPr>
            <w:pStyle w:val="TOC1"/>
            <w:tabs>
              <w:tab w:val="right" w:leader="dot" w:pos="9451"/>
            </w:tabs>
            <w:ind w:left="100" w:firstLine="0"/>
          </w:pPr>
          <w:hyperlink w:anchor="_bookmark17" w:history="1">
            <w:r>
              <w:t>ATTACHMENT 1 – PERFORMANCE REQUIREMENTS SUMMARY</w:t>
            </w:r>
            <w:r>
              <w:tab/>
              <w:t>7</w:t>
            </w:r>
          </w:hyperlink>
        </w:p>
        <w:p w14:paraId="1C6A8A32" w14:textId="77777777" w:rsidR="00141473" w:rsidRDefault="00C835F2">
          <w:pPr>
            <w:pStyle w:val="TOC1"/>
            <w:tabs>
              <w:tab w:val="right" w:leader="dot" w:pos="9451"/>
            </w:tabs>
            <w:spacing w:before="1"/>
            <w:ind w:left="100" w:firstLine="0"/>
          </w:pPr>
          <w:hyperlink w:anchor="_bookmark18" w:history="1">
            <w:r>
              <w:t>ATTACHMENT 2 –SAMPLE QUALITY ASSURANCE</w:t>
            </w:r>
            <w:r>
              <w:rPr>
                <w:spacing w:val="-2"/>
              </w:rPr>
              <w:t xml:space="preserve"> </w:t>
            </w:r>
            <w:r>
              <w:t>MONITORING</w:t>
            </w:r>
            <w:r>
              <w:rPr>
                <w:spacing w:val="-3"/>
              </w:rPr>
              <w:t xml:space="preserve"> </w:t>
            </w:r>
            <w:r>
              <w:t>FORM</w:t>
            </w:r>
            <w:r>
              <w:tab/>
              <w:t>9</w:t>
            </w:r>
          </w:hyperlink>
        </w:p>
        <w:p w14:paraId="3E446FBD" w14:textId="77777777" w:rsidR="00141473" w:rsidRDefault="00C835F2">
          <w:pPr>
            <w:pStyle w:val="TOC1"/>
            <w:tabs>
              <w:tab w:val="right" w:leader="dot" w:pos="9454"/>
            </w:tabs>
            <w:spacing w:before="1"/>
            <w:ind w:left="100" w:firstLine="0"/>
          </w:pPr>
          <w:hyperlink w:anchor="_bookmark19" w:history="1">
            <w:r>
              <w:t>ATTACHMENT 3 –</w:t>
            </w:r>
            <w:r>
              <w:rPr>
                <w:spacing w:val="1"/>
              </w:rPr>
              <w:t xml:space="preserve"> </w:t>
            </w:r>
            <w:r>
              <w:t>CTIP Checklist</w:t>
            </w:r>
            <w:r>
              <w:tab/>
              <w:t>10</w:t>
            </w:r>
          </w:hyperlink>
        </w:p>
      </w:sdtContent>
    </w:sdt>
    <w:p w14:paraId="627F7BC0" w14:textId="77777777" w:rsidR="00141473" w:rsidRDefault="00141473">
      <w:pPr>
        <w:sectPr w:rsidR="00141473" w:rsidSect="003249B1">
          <w:pgSz w:w="12240" w:h="15840"/>
          <w:pgMar w:top="1340" w:right="1040" w:bottom="1160" w:left="1340" w:header="729" w:footer="974" w:gutter="0"/>
          <w:cols w:space="720"/>
          <w:titlePg/>
          <w:docGrid w:linePitch="299"/>
        </w:sectPr>
      </w:pPr>
    </w:p>
    <w:p w14:paraId="4FBB69A3" w14:textId="77777777" w:rsidR="00141473" w:rsidRDefault="00C835F2">
      <w:pPr>
        <w:spacing w:before="85"/>
        <w:ind w:left="4312" w:right="1953" w:hanging="2641"/>
        <w:rPr>
          <w:b/>
          <w:sz w:val="28"/>
        </w:rPr>
      </w:pPr>
      <w:r>
        <w:rPr>
          <w:b/>
          <w:sz w:val="28"/>
        </w:rPr>
        <w:lastRenderedPageBreak/>
        <w:t>QUALITY ASSURANCE SURVEILLANCE PLAN (QASP)</w:t>
      </w:r>
    </w:p>
    <w:p w14:paraId="4FDF0EF6" w14:textId="77777777" w:rsidR="00141473" w:rsidRDefault="00C835F2">
      <w:pPr>
        <w:pStyle w:val="Heading1"/>
        <w:numPr>
          <w:ilvl w:val="0"/>
          <w:numId w:val="4"/>
        </w:numPr>
        <w:tabs>
          <w:tab w:val="left" w:pos="533"/>
        </w:tabs>
        <w:spacing w:before="218"/>
        <w:ind w:hanging="433"/>
        <w:jc w:val="both"/>
      </w:pPr>
      <w:bookmarkStart w:id="4" w:name="_bookmark0"/>
      <w:bookmarkEnd w:id="4"/>
      <w:r>
        <w:t>INTRODUCTION</w:t>
      </w:r>
    </w:p>
    <w:p w14:paraId="3B4DD5C0" w14:textId="79B6693B" w:rsidR="00141473" w:rsidRDefault="00C835F2">
      <w:pPr>
        <w:pStyle w:val="BodyText"/>
        <w:spacing w:before="114"/>
        <w:ind w:left="100" w:right="393"/>
        <w:jc w:val="both"/>
      </w:pPr>
      <w:r>
        <w:t>This</w:t>
      </w:r>
      <w:r>
        <w:rPr>
          <w:spacing w:val="-9"/>
        </w:rPr>
        <w:t xml:space="preserve"> </w:t>
      </w:r>
      <w:r>
        <w:t>Quality</w:t>
      </w:r>
      <w:r>
        <w:rPr>
          <w:spacing w:val="-11"/>
        </w:rPr>
        <w:t xml:space="preserve"> </w:t>
      </w:r>
      <w:r>
        <w:t>Assurance</w:t>
      </w:r>
      <w:r>
        <w:rPr>
          <w:spacing w:val="-8"/>
        </w:rPr>
        <w:t xml:space="preserve"> </w:t>
      </w:r>
      <w:r>
        <w:t>Surveillance</w:t>
      </w:r>
      <w:r>
        <w:rPr>
          <w:spacing w:val="-9"/>
        </w:rPr>
        <w:t xml:space="preserve"> </w:t>
      </w:r>
      <w:r>
        <w:t>Plan</w:t>
      </w:r>
      <w:r>
        <w:rPr>
          <w:spacing w:val="-8"/>
        </w:rPr>
        <w:t xml:space="preserve"> </w:t>
      </w:r>
      <w:r>
        <w:t>(QASP)</w:t>
      </w:r>
      <w:r>
        <w:rPr>
          <w:spacing w:val="-8"/>
        </w:rPr>
        <w:t xml:space="preserve"> </w:t>
      </w:r>
      <w:r>
        <w:t>is</w:t>
      </w:r>
      <w:r>
        <w:rPr>
          <w:spacing w:val="-8"/>
        </w:rPr>
        <w:t xml:space="preserve"> </w:t>
      </w:r>
      <w:r>
        <w:t>pursuant</w:t>
      </w:r>
      <w:r>
        <w:rPr>
          <w:spacing w:val="-9"/>
        </w:rPr>
        <w:t xml:space="preserve"> </w:t>
      </w:r>
      <w:r>
        <w:t>to</w:t>
      </w:r>
      <w:r>
        <w:rPr>
          <w:spacing w:val="-9"/>
        </w:rPr>
        <w:t xml:space="preserve"> </w:t>
      </w:r>
      <w:r>
        <w:t>the</w:t>
      </w:r>
      <w:r>
        <w:rPr>
          <w:spacing w:val="-8"/>
        </w:rPr>
        <w:t xml:space="preserve"> </w:t>
      </w:r>
      <w:r>
        <w:t>requirements</w:t>
      </w:r>
      <w:r>
        <w:rPr>
          <w:spacing w:val="-9"/>
        </w:rPr>
        <w:t xml:space="preserve"> </w:t>
      </w:r>
      <w:r>
        <w:t>listed</w:t>
      </w:r>
      <w:r>
        <w:rPr>
          <w:spacing w:val="-11"/>
        </w:rPr>
        <w:t xml:space="preserve"> </w:t>
      </w:r>
      <w:r>
        <w:t>in</w:t>
      </w:r>
      <w:r>
        <w:rPr>
          <w:spacing w:val="-9"/>
        </w:rPr>
        <w:t xml:space="preserve"> </w:t>
      </w:r>
      <w:r>
        <w:t>the</w:t>
      </w:r>
      <w:r>
        <w:rPr>
          <w:spacing w:val="-5"/>
        </w:rPr>
        <w:t xml:space="preserve"> </w:t>
      </w:r>
      <w:r w:rsidR="009468C5">
        <w:rPr>
          <w:spacing w:val="-5"/>
        </w:rPr>
        <w:t xml:space="preserve">Foundation Sustainment </w:t>
      </w:r>
      <w:r w:rsidR="007C2DD9">
        <w:rPr>
          <w:spacing w:val="-5"/>
        </w:rPr>
        <w:t xml:space="preserve">Support, Software and Integration </w:t>
      </w:r>
      <w:r w:rsidR="009468C5">
        <w:rPr>
          <w:spacing w:val="-5"/>
        </w:rPr>
        <w:t>Services (FS</w:t>
      </w:r>
      <w:r w:rsidR="007C2DD9">
        <w:rPr>
          <w:spacing w:val="-5"/>
        </w:rPr>
        <w:t>3i</w:t>
      </w:r>
      <w:r w:rsidR="009468C5">
        <w:rPr>
          <w:spacing w:val="-5"/>
        </w:rPr>
        <w:t>)</w:t>
      </w:r>
      <w:r>
        <w:rPr>
          <w:spacing w:val="-10"/>
        </w:rPr>
        <w:t xml:space="preserve"> </w:t>
      </w:r>
      <w:r>
        <w:t xml:space="preserve">IDIQ Statement of Work (SOW) and the Task Order (TO) </w:t>
      </w:r>
      <w:r w:rsidR="005E01B2" w:rsidRPr="00D37BC8">
        <w:rPr>
          <w:szCs w:val="24"/>
        </w:rPr>
        <w:t>Aeronautical</w:t>
      </w:r>
      <w:r w:rsidR="005E01B2">
        <w:rPr>
          <w:szCs w:val="24"/>
        </w:rPr>
        <w:t xml:space="preserve"> (Aero)</w:t>
      </w:r>
      <w:r w:rsidR="005E01B2" w:rsidRPr="00D37BC8">
        <w:rPr>
          <w:szCs w:val="24"/>
        </w:rPr>
        <w:t xml:space="preserve"> </w:t>
      </w:r>
      <w:r w:rsidR="005E01B2">
        <w:rPr>
          <w:szCs w:val="24"/>
        </w:rPr>
        <w:t xml:space="preserve">Safety of </w:t>
      </w:r>
      <w:r w:rsidR="005E01B2" w:rsidRPr="00D37BC8">
        <w:rPr>
          <w:szCs w:val="24"/>
        </w:rPr>
        <w:t xml:space="preserve">Navigation </w:t>
      </w:r>
      <w:r w:rsidR="005E01B2">
        <w:rPr>
          <w:szCs w:val="24"/>
        </w:rPr>
        <w:t xml:space="preserve">(SoN) </w:t>
      </w:r>
      <w:r w:rsidR="001F37F1">
        <w:t>Performance Work Statement (PWS)</w:t>
      </w:r>
      <w:r>
        <w:t>. This plan sets forth the procedures</w:t>
      </w:r>
      <w:r w:rsidR="00993A7C">
        <w:t xml:space="preserve">, </w:t>
      </w:r>
      <w:r>
        <w:t xml:space="preserve">guidelines </w:t>
      </w:r>
      <w:r w:rsidR="00993A7C">
        <w:t xml:space="preserve">and </w:t>
      </w:r>
      <w:r w:rsidR="00FB21FB">
        <w:t xml:space="preserve">surveillance </w:t>
      </w:r>
      <w:proofErr w:type="gramStart"/>
      <w:r w:rsidR="00FB21FB">
        <w:t>measures</w:t>
      </w:r>
      <w:proofErr w:type="gramEnd"/>
      <w:r w:rsidR="00FB21FB">
        <w:t xml:space="preserve"> </w:t>
      </w:r>
      <w:r>
        <w:t xml:space="preserve">the </w:t>
      </w:r>
      <w:r w:rsidR="009468C5">
        <w:t>FS</w:t>
      </w:r>
      <w:r w:rsidR="007C2DD9">
        <w:t>3i</w:t>
      </w:r>
      <w:r>
        <w:t xml:space="preserve"> Government Program Management Office (GPMO) will use to ensure the required performance standards or service levels are achieved by the</w:t>
      </w:r>
      <w:r>
        <w:rPr>
          <w:spacing w:val="-11"/>
        </w:rPr>
        <w:t xml:space="preserve"> </w:t>
      </w:r>
      <w:r>
        <w:t>contractor.</w:t>
      </w:r>
    </w:p>
    <w:p w14:paraId="340DED2F" w14:textId="77777777" w:rsidR="00141473" w:rsidRDefault="00141473">
      <w:pPr>
        <w:pStyle w:val="BodyText"/>
        <w:spacing w:before="4"/>
        <w:rPr>
          <w:sz w:val="21"/>
        </w:rPr>
      </w:pPr>
    </w:p>
    <w:p w14:paraId="1550F407" w14:textId="77777777" w:rsidR="00141473" w:rsidRDefault="00C835F2">
      <w:pPr>
        <w:pStyle w:val="Heading2"/>
        <w:numPr>
          <w:ilvl w:val="1"/>
          <w:numId w:val="4"/>
        </w:numPr>
        <w:tabs>
          <w:tab w:val="left" w:pos="677"/>
        </w:tabs>
        <w:spacing w:before="1"/>
        <w:ind w:hanging="577"/>
      </w:pPr>
      <w:bookmarkStart w:id="5" w:name="_bookmark1"/>
      <w:bookmarkEnd w:id="5"/>
      <w:r>
        <w:t>Purpose</w:t>
      </w:r>
    </w:p>
    <w:p w14:paraId="5DAE5CC0" w14:textId="77777777" w:rsidR="00141473" w:rsidRDefault="00C835F2">
      <w:pPr>
        <w:pStyle w:val="BodyText"/>
        <w:spacing w:before="114"/>
        <w:ind w:left="100" w:right="396"/>
        <w:jc w:val="both"/>
      </w:pPr>
      <w:r>
        <w:t>This QASP is a government-developed document used to determine if the contractor’s performance meets the</w:t>
      </w:r>
      <w:r>
        <w:rPr>
          <w:spacing w:val="-4"/>
        </w:rPr>
        <w:t xml:space="preserve"> </w:t>
      </w:r>
      <w:r>
        <w:t>performance</w:t>
      </w:r>
      <w:r>
        <w:rPr>
          <w:spacing w:val="-3"/>
        </w:rPr>
        <w:t xml:space="preserve"> </w:t>
      </w:r>
      <w:r>
        <w:t>standards</w:t>
      </w:r>
      <w:r>
        <w:rPr>
          <w:spacing w:val="-5"/>
        </w:rPr>
        <w:t xml:space="preserve"> </w:t>
      </w:r>
      <w:r>
        <w:t>contained</w:t>
      </w:r>
      <w:r>
        <w:rPr>
          <w:spacing w:val="-4"/>
        </w:rPr>
        <w:t xml:space="preserve"> </w:t>
      </w:r>
      <w:r>
        <w:t>in</w:t>
      </w:r>
      <w:r>
        <w:rPr>
          <w:spacing w:val="-4"/>
        </w:rPr>
        <w:t xml:space="preserve"> </w:t>
      </w:r>
      <w:r>
        <w:t>the</w:t>
      </w:r>
      <w:r>
        <w:rPr>
          <w:spacing w:val="-3"/>
        </w:rPr>
        <w:t xml:space="preserve"> </w:t>
      </w:r>
      <w:r>
        <w:t>contract.</w:t>
      </w:r>
      <w:r>
        <w:rPr>
          <w:spacing w:val="-7"/>
        </w:rPr>
        <w:t xml:space="preserve"> </w:t>
      </w:r>
      <w:r>
        <w:t>The</w:t>
      </w:r>
      <w:r>
        <w:rPr>
          <w:spacing w:val="-4"/>
        </w:rPr>
        <w:t xml:space="preserve"> </w:t>
      </w:r>
      <w:r>
        <w:t>QASP</w:t>
      </w:r>
      <w:r>
        <w:rPr>
          <w:spacing w:val="-4"/>
        </w:rPr>
        <w:t xml:space="preserve"> </w:t>
      </w:r>
      <w:r>
        <w:t>defines</w:t>
      </w:r>
      <w:r>
        <w:rPr>
          <w:spacing w:val="-3"/>
        </w:rPr>
        <w:t xml:space="preserve"> </w:t>
      </w:r>
      <w:r>
        <w:t>the</w:t>
      </w:r>
      <w:r>
        <w:rPr>
          <w:spacing w:val="-3"/>
        </w:rPr>
        <w:t xml:space="preserve"> </w:t>
      </w:r>
      <w:r>
        <w:t>roles</w:t>
      </w:r>
      <w:r>
        <w:rPr>
          <w:spacing w:val="-5"/>
        </w:rPr>
        <w:t xml:space="preserve"> </w:t>
      </w:r>
      <w:r>
        <w:t>and</w:t>
      </w:r>
      <w:r>
        <w:rPr>
          <w:spacing w:val="-4"/>
        </w:rPr>
        <w:t xml:space="preserve"> </w:t>
      </w:r>
      <w:r>
        <w:t>responsibilities</w:t>
      </w:r>
      <w:r>
        <w:rPr>
          <w:spacing w:val="-3"/>
        </w:rPr>
        <w:t xml:space="preserve"> </w:t>
      </w:r>
      <w:r>
        <w:t>of</w:t>
      </w:r>
      <w:r>
        <w:rPr>
          <w:spacing w:val="-3"/>
        </w:rPr>
        <w:t xml:space="preserve"> </w:t>
      </w:r>
      <w:r>
        <w:t>all members of the GPMO, identifies the performance objectives, defines the methodologies used to monitor and evaluate the contractor’s performance, describes quality assurance documentation requirements, and describes the analysis of quality assurance monitoring</w:t>
      </w:r>
      <w:r>
        <w:rPr>
          <w:spacing w:val="-13"/>
        </w:rPr>
        <w:t xml:space="preserve"> </w:t>
      </w:r>
      <w:r>
        <w:t>results.</w:t>
      </w:r>
    </w:p>
    <w:p w14:paraId="05291209" w14:textId="77777777" w:rsidR="00141473" w:rsidRDefault="00141473">
      <w:pPr>
        <w:pStyle w:val="BodyText"/>
        <w:spacing w:before="3"/>
        <w:rPr>
          <w:sz w:val="24"/>
        </w:rPr>
      </w:pPr>
    </w:p>
    <w:p w14:paraId="13A5A669" w14:textId="77777777" w:rsidR="00141473" w:rsidRDefault="00C835F2">
      <w:pPr>
        <w:pStyle w:val="BodyText"/>
        <w:ind w:left="100" w:right="395"/>
        <w:jc w:val="both"/>
      </w:pPr>
      <w:r>
        <w:t>The contractor is responsible for implementing and delivering performance that meets contract standards using its Quality Control Plan (QCP). The QASP provides the structure for the government’s surveillance of the contractor’s performance to assure that it meets contract standards.</w:t>
      </w:r>
    </w:p>
    <w:p w14:paraId="54EDB407" w14:textId="77777777" w:rsidR="00141473" w:rsidRDefault="00141473">
      <w:pPr>
        <w:pStyle w:val="BodyText"/>
        <w:spacing w:before="11"/>
        <w:rPr>
          <w:sz w:val="23"/>
        </w:rPr>
      </w:pPr>
    </w:p>
    <w:p w14:paraId="7AE8DFB5" w14:textId="77777777" w:rsidR="00141473" w:rsidRDefault="00141473">
      <w:pPr>
        <w:pStyle w:val="BodyText"/>
        <w:spacing w:before="4"/>
        <w:rPr>
          <w:sz w:val="24"/>
        </w:rPr>
      </w:pPr>
    </w:p>
    <w:p w14:paraId="52DB0DC0" w14:textId="77777777" w:rsidR="00141473" w:rsidRDefault="00C835F2">
      <w:pPr>
        <w:pStyle w:val="Heading2"/>
        <w:numPr>
          <w:ilvl w:val="1"/>
          <w:numId w:val="4"/>
        </w:numPr>
        <w:tabs>
          <w:tab w:val="left" w:pos="677"/>
        </w:tabs>
        <w:ind w:hanging="577"/>
      </w:pPr>
      <w:bookmarkStart w:id="6" w:name="_bookmark2"/>
      <w:bookmarkEnd w:id="6"/>
      <w:r>
        <w:t>Performance Management</w:t>
      </w:r>
      <w:r>
        <w:rPr>
          <w:spacing w:val="-3"/>
        </w:rPr>
        <w:t xml:space="preserve"> </w:t>
      </w:r>
      <w:r>
        <w:t>Approach</w:t>
      </w:r>
    </w:p>
    <w:p w14:paraId="38AB6747" w14:textId="1477B6F4" w:rsidR="00141473" w:rsidRDefault="00C835F2">
      <w:pPr>
        <w:pStyle w:val="ListParagraph"/>
        <w:numPr>
          <w:ilvl w:val="2"/>
          <w:numId w:val="4"/>
        </w:numPr>
        <w:tabs>
          <w:tab w:val="left" w:pos="1267"/>
        </w:tabs>
        <w:spacing w:before="115"/>
        <w:ind w:right="394"/>
      </w:pPr>
      <w:r>
        <w:t xml:space="preserve">The </w:t>
      </w:r>
      <w:r w:rsidR="001F37F1">
        <w:t>PWS</w:t>
      </w:r>
      <w:r>
        <w:t xml:space="preserve"> structures the acquisition around “what” service or quality level is required, as opposed</w:t>
      </w:r>
      <w:r>
        <w:rPr>
          <w:spacing w:val="-10"/>
        </w:rPr>
        <w:t xml:space="preserve"> </w:t>
      </w:r>
      <w:r>
        <w:t>to</w:t>
      </w:r>
      <w:r>
        <w:rPr>
          <w:spacing w:val="-9"/>
        </w:rPr>
        <w:t xml:space="preserve"> </w:t>
      </w:r>
      <w:r>
        <w:t>“how”</w:t>
      </w:r>
      <w:r>
        <w:rPr>
          <w:spacing w:val="-10"/>
        </w:rPr>
        <w:t xml:space="preserve"> </w:t>
      </w:r>
      <w:r>
        <w:t>the</w:t>
      </w:r>
      <w:r>
        <w:rPr>
          <w:spacing w:val="-6"/>
        </w:rPr>
        <w:t xml:space="preserve"> </w:t>
      </w:r>
      <w:r>
        <w:t>contractor</w:t>
      </w:r>
      <w:r>
        <w:rPr>
          <w:spacing w:val="-6"/>
        </w:rPr>
        <w:t xml:space="preserve"> </w:t>
      </w:r>
      <w:r>
        <w:t>should</w:t>
      </w:r>
      <w:r>
        <w:rPr>
          <w:spacing w:val="-6"/>
        </w:rPr>
        <w:t xml:space="preserve"> </w:t>
      </w:r>
      <w:r>
        <w:t>perform</w:t>
      </w:r>
      <w:r>
        <w:rPr>
          <w:spacing w:val="-11"/>
        </w:rPr>
        <w:t xml:space="preserve"> </w:t>
      </w:r>
      <w:r>
        <w:t>the</w:t>
      </w:r>
      <w:r>
        <w:rPr>
          <w:spacing w:val="-6"/>
        </w:rPr>
        <w:t xml:space="preserve"> </w:t>
      </w:r>
      <w:r>
        <w:t>work</w:t>
      </w:r>
      <w:r>
        <w:rPr>
          <w:spacing w:val="-10"/>
        </w:rPr>
        <w:t xml:space="preserve"> </w:t>
      </w:r>
      <w:r>
        <w:t>(i.e.</w:t>
      </w:r>
      <w:r>
        <w:rPr>
          <w:spacing w:val="-6"/>
        </w:rPr>
        <w:t xml:space="preserve"> </w:t>
      </w:r>
      <w:r>
        <w:t>results,</w:t>
      </w:r>
      <w:r>
        <w:rPr>
          <w:spacing w:val="-7"/>
        </w:rPr>
        <w:t xml:space="preserve"> </w:t>
      </w:r>
      <w:r>
        <w:t>not</w:t>
      </w:r>
      <w:r>
        <w:rPr>
          <w:spacing w:val="-5"/>
        </w:rPr>
        <w:t xml:space="preserve"> </w:t>
      </w:r>
      <w:r>
        <w:t>compliance).</w:t>
      </w:r>
      <w:r>
        <w:rPr>
          <w:spacing w:val="46"/>
        </w:rPr>
        <w:t xml:space="preserve"> </w:t>
      </w:r>
      <w:r>
        <w:t>This QASP</w:t>
      </w:r>
      <w:r>
        <w:rPr>
          <w:spacing w:val="-8"/>
        </w:rPr>
        <w:t xml:space="preserve"> </w:t>
      </w:r>
      <w:r>
        <w:t>will</w:t>
      </w:r>
      <w:r>
        <w:rPr>
          <w:spacing w:val="-7"/>
        </w:rPr>
        <w:t xml:space="preserve"> </w:t>
      </w:r>
      <w:r>
        <w:t>define</w:t>
      </w:r>
      <w:r>
        <w:rPr>
          <w:spacing w:val="-8"/>
        </w:rPr>
        <w:t xml:space="preserve"> </w:t>
      </w:r>
      <w:r>
        <w:t>the</w:t>
      </w:r>
      <w:r>
        <w:rPr>
          <w:spacing w:val="-9"/>
        </w:rPr>
        <w:t xml:space="preserve"> </w:t>
      </w:r>
      <w:r>
        <w:t>performance</w:t>
      </w:r>
      <w:r>
        <w:rPr>
          <w:spacing w:val="-6"/>
        </w:rPr>
        <w:t xml:space="preserve"> </w:t>
      </w:r>
      <w:r>
        <w:t>management</w:t>
      </w:r>
      <w:r>
        <w:rPr>
          <w:spacing w:val="-5"/>
        </w:rPr>
        <w:t xml:space="preserve"> </w:t>
      </w:r>
      <w:r>
        <w:t>approach</w:t>
      </w:r>
      <w:r>
        <w:rPr>
          <w:spacing w:val="-10"/>
        </w:rPr>
        <w:t xml:space="preserve"> </w:t>
      </w:r>
      <w:r>
        <w:t>taken</w:t>
      </w:r>
      <w:r>
        <w:rPr>
          <w:spacing w:val="-6"/>
        </w:rPr>
        <w:t xml:space="preserve"> </w:t>
      </w:r>
      <w:r>
        <w:t>by</w:t>
      </w:r>
      <w:r>
        <w:rPr>
          <w:spacing w:val="-9"/>
        </w:rPr>
        <w:t xml:space="preserve"> </w:t>
      </w:r>
      <w:r>
        <w:t>the</w:t>
      </w:r>
      <w:r>
        <w:rPr>
          <w:spacing w:val="-4"/>
        </w:rPr>
        <w:t xml:space="preserve"> </w:t>
      </w:r>
      <w:r>
        <w:t>GPMO</w:t>
      </w:r>
      <w:r>
        <w:rPr>
          <w:spacing w:val="-9"/>
        </w:rPr>
        <w:t xml:space="preserve"> </w:t>
      </w:r>
      <w:r>
        <w:t>to</w:t>
      </w:r>
      <w:r>
        <w:rPr>
          <w:spacing w:val="-11"/>
        </w:rPr>
        <w:t xml:space="preserve"> </w:t>
      </w:r>
      <w:r>
        <w:t>monitor</w:t>
      </w:r>
      <w:r>
        <w:rPr>
          <w:spacing w:val="-5"/>
        </w:rPr>
        <w:t xml:space="preserve"> </w:t>
      </w:r>
      <w:r>
        <w:t xml:space="preserve">and manage the contractor’s performance to ensure the expected outcomes or performance objectives communicated in the </w:t>
      </w:r>
      <w:r w:rsidR="001F37F1">
        <w:t>PWS</w:t>
      </w:r>
      <w:r>
        <w:t xml:space="preserve"> are achieved. Performance management rests on developing a capability to review and analyze information generated through performance assessment. The ability to make decisions based on the analysis of performance data is the cornerstone of performance management; this analysis yields information that indicates whether expected outcomes for the project are being achieved by the</w:t>
      </w:r>
      <w:r>
        <w:rPr>
          <w:spacing w:val="-14"/>
        </w:rPr>
        <w:t xml:space="preserve"> </w:t>
      </w:r>
      <w:r>
        <w:t>contractor.</w:t>
      </w:r>
    </w:p>
    <w:p w14:paraId="22A5D12E" w14:textId="77777777" w:rsidR="00141473" w:rsidRDefault="00141473">
      <w:pPr>
        <w:pStyle w:val="BodyText"/>
        <w:spacing w:before="10"/>
        <w:rPr>
          <w:sz w:val="20"/>
        </w:rPr>
      </w:pPr>
    </w:p>
    <w:p w14:paraId="4E56A900" w14:textId="77777777" w:rsidR="00141473" w:rsidRDefault="00C835F2">
      <w:pPr>
        <w:pStyle w:val="ListParagraph"/>
        <w:numPr>
          <w:ilvl w:val="2"/>
          <w:numId w:val="4"/>
        </w:numPr>
        <w:tabs>
          <w:tab w:val="left" w:pos="1272"/>
        </w:tabs>
        <w:ind w:left="1271" w:right="391"/>
      </w:pPr>
      <w:r>
        <w:t xml:space="preserve">Performance management represents a significant shift from the more traditional quality assurance (QA) concepts in several ways. Performance management focuses on assessing whether outcomes are being achieved and to what extent. This approach migrates away from scrutiny of compliance with the processes and practices used to achieve the outcome. A performance-based approach enables the contractor to play a large role in how the work is performed, as long as the proposed processes are within the stated constraints. The only exceptions to process reviews are those required by law (federal, state, and local) and compelling business situations, such as safety and health. A “results” focus provides the contractor flexibility to continuously improve and innovate over the course of the contract </w:t>
      </w:r>
      <w:r>
        <w:rPr>
          <w:spacing w:val="-3"/>
        </w:rPr>
        <w:t xml:space="preserve">as </w:t>
      </w:r>
      <w:r>
        <w:t>long as the critical outcomes expected are being achieved and/or the desired performance levels are being</w:t>
      </w:r>
      <w:r>
        <w:rPr>
          <w:spacing w:val="-7"/>
        </w:rPr>
        <w:t xml:space="preserve"> </w:t>
      </w:r>
      <w:r>
        <w:t>met.</w:t>
      </w:r>
    </w:p>
    <w:p w14:paraId="6D9E564A" w14:textId="77777777" w:rsidR="00141473" w:rsidRDefault="00141473">
      <w:pPr>
        <w:jc w:val="both"/>
        <w:sectPr w:rsidR="00141473" w:rsidSect="003249B1">
          <w:pgSz w:w="12240" w:h="15840"/>
          <w:pgMar w:top="1340" w:right="1040" w:bottom="1160" w:left="1340" w:header="729" w:footer="432" w:gutter="0"/>
          <w:cols w:space="720"/>
          <w:docGrid w:linePitch="299"/>
        </w:sectPr>
      </w:pPr>
    </w:p>
    <w:p w14:paraId="6E61474C" w14:textId="77777777" w:rsidR="00141473" w:rsidRDefault="00C835F2">
      <w:pPr>
        <w:pStyle w:val="Heading2"/>
        <w:numPr>
          <w:ilvl w:val="1"/>
          <w:numId w:val="4"/>
        </w:numPr>
        <w:tabs>
          <w:tab w:val="left" w:pos="677"/>
        </w:tabs>
        <w:spacing w:before="86"/>
        <w:ind w:hanging="577"/>
      </w:pPr>
      <w:bookmarkStart w:id="7" w:name="_bookmark3"/>
      <w:bookmarkEnd w:id="7"/>
      <w:r>
        <w:lastRenderedPageBreak/>
        <w:t>Performance Management</w:t>
      </w:r>
      <w:r>
        <w:rPr>
          <w:spacing w:val="-3"/>
        </w:rPr>
        <w:t xml:space="preserve"> </w:t>
      </w:r>
      <w:r>
        <w:t>Strategy</w:t>
      </w:r>
    </w:p>
    <w:p w14:paraId="24F91689" w14:textId="520843E0" w:rsidR="00141473" w:rsidRDefault="00C835F2">
      <w:pPr>
        <w:pStyle w:val="ListParagraph"/>
        <w:numPr>
          <w:ilvl w:val="2"/>
          <w:numId w:val="4"/>
        </w:numPr>
        <w:tabs>
          <w:tab w:val="left" w:pos="1272"/>
        </w:tabs>
        <w:spacing w:before="114"/>
        <w:ind w:left="1271" w:right="391"/>
      </w:pPr>
      <w:r>
        <w:t xml:space="preserve">The contractor is responsible for the quality of all work performed. The contractor measures that quality through the contractor’s own quality control (QC) program. QC is work output, not workers, and therefore includes all work performed under this contract regardless </w:t>
      </w:r>
      <w:r>
        <w:rPr>
          <w:spacing w:val="-3"/>
        </w:rPr>
        <w:t xml:space="preserve">of </w:t>
      </w:r>
      <w:r>
        <w:t xml:space="preserve">whether the work is performed by contractor employees or by subcontractors. The contractor’s QCP will set forth the staffing and procedures for self-inspecting the quality, timeliness, responsiveness, customer satisfaction, and other performance requirements in the </w:t>
      </w:r>
      <w:r w:rsidR="003312A5">
        <w:t>PWS</w:t>
      </w:r>
      <w:r>
        <w:t>. The contractor will develop and implement a performance management system with processes to assess and report its performance to the designated government representative. This QASP enables the government to take advantage of the contractor’s QC program.</w:t>
      </w:r>
    </w:p>
    <w:p w14:paraId="02E25D37" w14:textId="77777777" w:rsidR="00141473" w:rsidRDefault="00141473">
      <w:pPr>
        <w:pStyle w:val="BodyText"/>
        <w:rPr>
          <w:sz w:val="21"/>
        </w:rPr>
      </w:pPr>
    </w:p>
    <w:p w14:paraId="411EB97B" w14:textId="77777777" w:rsidR="00141473" w:rsidRDefault="00C835F2">
      <w:pPr>
        <w:pStyle w:val="ListParagraph"/>
        <w:numPr>
          <w:ilvl w:val="2"/>
          <w:numId w:val="4"/>
        </w:numPr>
        <w:tabs>
          <w:tab w:val="left" w:pos="1272"/>
        </w:tabs>
        <w:ind w:left="1271" w:right="397"/>
      </w:pPr>
      <w:r>
        <w:t>The government representative(s) will monitor performance and review performance reports furnished by the contractor to determine how the contractor is performing against communicated performance objectives. The government will make determination regarding incentives based on performance measurement metric data and notify the contractor of those decisions. The contractor will be responsible for making required changes in processes and practices to ensure performance is managed</w:t>
      </w:r>
      <w:r>
        <w:rPr>
          <w:spacing w:val="-1"/>
        </w:rPr>
        <w:t xml:space="preserve"> </w:t>
      </w:r>
      <w:r>
        <w:t>effectively.</w:t>
      </w:r>
    </w:p>
    <w:p w14:paraId="52BE8DDC" w14:textId="77777777" w:rsidR="00141473" w:rsidRDefault="00141473">
      <w:pPr>
        <w:pStyle w:val="BodyText"/>
        <w:spacing w:before="6"/>
        <w:rPr>
          <w:sz w:val="24"/>
        </w:rPr>
      </w:pPr>
    </w:p>
    <w:p w14:paraId="73550A29" w14:textId="77777777" w:rsidR="00141473" w:rsidRDefault="00C835F2">
      <w:pPr>
        <w:pStyle w:val="Heading1"/>
        <w:numPr>
          <w:ilvl w:val="0"/>
          <w:numId w:val="4"/>
        </w:numPr>
        <w:tabs>
          <w:tab w:val="left" w:pos="533"/>
        </w:tabs>
        <w:spacing w:before="1"/>
        <w:ind w:hanging="433"/>
        <w:jc w:val="both"/>
      </w:pPr>
      <w:bookmarkStart w:id="8" w:name="_bookmark4"/>
      <w:bookmarkEnd w:id="8"/>
      <w:r>
        <w:t>ROLES AND</w:t>
      </w:r>
      <w:r>
        <w:rPr>
          <w:spacing w:val="-1"/>
        </w:rPr>
        <w:t xml:space="preserve"> </w:t>
      </w:r>
      <w:r>
        <w:t>RESPONSIBILITIES</w:t>
      </w:r>
    </w:p>
    <w:p w14:paraId="2073AD8C" w14:textId="77777777" w:rsidR="00141473" w:rsidRDefault="00141473">
      <w:pPr>
        <w:pStyle w:val="BodyText"/>
        <w:spacing w:before="10"/>
        <w:rPr>
          <w:b/>
          <w:sz w:val="23"/>
        </w:rPr>
      </w:pPr>
    </w:p>
    <w:p w14:paraId="10D5A802" w14:textId="77777777" w:rsidR="00141473" w:rsidRDefault="00C835F2">
      <w:pPr>
        <w:pStyle w:val="Heading2"/>
        <w:numPr>
          <w:ilvl w:val="1"/>
          <w:numId w:val="4"/>
        </w:numPr>
        <w:tabs>
          <w:tab w:val="left" w:pos="821"/>
        </w:tabs>
        <w:spacing w:before="1"/>
        <w:ind w:left="820" w:hanging="721"/>
      </w:pPr>
      <w:bookmarkStart w:id="9" w:name="_bookmark5"/>
      <w:bookmarkEnd w:id="9"/>
      <w:r>
        <w:t>Program Manager</w:t>
      </w:r>
    </w:p>
    <w:p w14:paraId="6F9B0786" w14:textId="77777777" w:rsidR="00141473" w:rsidRDefault="00C835F2">
      <w:pPr>
        <w:pStyle w:val="BodyText"/>
        <w:spacing w:before="114"/>
        <w:ind w:left="100" w:right="394"/>
        <w:jc w:val="both"/>
      </w:pPr>
      <w:r>
        <w:t>The PM has the ultimate authority for the success or failure of the program and represents the Agency to the awarded vendor. The PM’s authorized representatives assist in administering the program contract. The PM is responsible for general/technical and financial administration of the program and to ensure proper government surveillance of the contractor’s performance. The PM is not empowered to make any contractual commitments or authorize any contractual changes on the government’s behalf. Any changes the contractor deems may affect contract price, terms, or conditions shall be referred to the CO for action. The PM and additional representatives will have the responsibility for completing QA monitoring forms used to document the inspection and evaluation of the contractor’s work performance. Government surveillance may occur under the inspection of services clause for any service relating to the contract.</w:t>
      </w:r>
    </w:p>
    <w:p w14:paraId="297CA5BA" w14:textId="77777777" w:rsidR="00141473" w:rsidRDefault="00141473">
      <w:pPr>
        <w:pStyle w:val="BodyText"/>
        <w:spacing w:before="6"/>
        <w:rPr>
          <w:sz w:val="24"/>
        </w:rPr>
      </w:pPr>
    </w:p>
    <w:p w14:paraId="2DEEA8C3" w14:textId="77777777" w:rsidR="00141473" w:rsidRDefault="00C835F2">
      <w:pPr>
        <w:pStyle w:val="Heading2"/>
        <w:numPr>
          <w:ilvl w:val="1"/>
          <w:numId w:val="4"/>
        </w:numPr>
        <w:tabs>
          <w:tab w:val="left" w:pos="821"/>
        </w:tabs>
        <w:ind w:left="820" w:hanging="721"/>
      </w:pPr>
      <w:bookmarkStart w:id="10" w:name="_bookmark6"/>
      <w:bookmarkEnd w:id="10"/>
      <w:r>
        <w:t>Contracting</w:t>
      </w:r>
      <w:r>
        <w:rPr>
          <w:spacing w:val="-4"/>
        </w:rPr>
        <w:t xml:space="preserve"> </w:t>
      </w:r>
      <w:r>
        <w:t>Officer</w:t>
      </w:r>
    </w:p>
    <w:p w14:paraId="37CD12AA" w14:textId="77777777" w:rsidR="00141473" w:rsidRDefault="00C835F2">
      <w:pPr>
        <w:pStyle w:val="BodyText"/>
        <w:spacing w:before="114"/>
        <w:ind w:left="100" w:right="392"/>
        <w:jc w:val="both"/>
      </w:pPr>
      <w:r>
        <w:t>The contracting officer (CO) is responsible for monitoring contract compliance, contract administration, and cost control and for resolving any differences between the observations documented by the Program Manager (PM) and/or Contracting Officer's Representative (COR), and the contractor. The CO will designate one full-time COR as the government authority for performance management. The number of additional representatives serving as technical inspectors/monitors depends on the complexity of the services measured, as well as the contractor’s performance, and must be identified and designated by the CO.</w:t>
      </w:r>
    </w:p>
    <w:p w14:paraId="5151C4B8" w14:textId="77777777" w:rsidR="00141473" w:rsidRDefault="00141473">
      <w:pPr>
        <w:pStyle w:val="BodyText"/>
        <w:spacing w:before="10"/>
        <w:rPr>
          <w:sz w:val="32"/>
        </w:rPr>
      </w:pPr>
    </w:p>
    <w:p w14:paraId="48F4B331" w14:textId="77777777" w:rsidR="00141473" w:rsidRDefault="00C835F2">
      <w:pPr>
        <w:pStyle w:val="Heading2"/>
        <w:ind w:left="100" w:firstLine="0"/>
      </w:pPr>
      <w:bookmarkStart w:id="11" w:name="_bookmark7"/>
      <w:bookmarkEnd w:id="11"/>
      <w:r>
        <w:t>2.1 The Contracting Officer’s Representative</w:t>
      </w:r>
    </w:p>
    <w:p w14:paraId="6E8B2B4D" w14:textId="77777777" w:rsidR="00141473" w:rsidRDefault="00C835F2">
      <w:pPr>
        <w:pStyle w:val="BodyText"/>
        <w:spacing w:before="116"/>
        <w:ind w:left="100" w:right="394"/>
        <w:jc w:val="both"/>
      </w:pPr>
      <w:r>
        <w:t>The Contracting Officer’s Representative (COR) is designated in writing by the CO to act as his or her authorized</w:t>
      </w:r>
      <w:r>
        <w:rPr>
          <w:spacing w:val="-9"/>
        </w:rPr>
        <w:t xml:space="preserve"> </w:t>
      </w:r>
      <w:r>
        <w:t>representative</w:t>
      </w:r>
      <w:r>
        <w:rPr>
          <w:spacing w:val="-8"/>
        </w:rPr>
        <w:t xml:space="preserve"> </w:t>
      </w:r>
      <w:r>
        <w:t>to</w:t>
      </w:r>
      <w:r>
        <w:rPr>
          <w:spacing w:val="-11"/>
        </w:rPr>
        <w:t xml:space="preserve"> </w:t>
      </w:r>
      <w:r>
        <w:t>assist</w:t>
      </w:r>
      <w:r>
        <w:rPr>
          <w:spacing w:val="-8"/>
        </w:rPr>
        <w:t xml:space="preserve"> </w:t>
      </w:r>
      <w:r>
        <w:t>in</w:t>
      </w:r>
      <w:r>
        <w:rPr>
          <w:spacing w:val="-9"/>
        </w:rPr>
        <w:t xml:space="preserve"> </w:t>
      </w:r>
      <w:r>
        <w:t>administering</w:t>
      </w:r>
      <w:r>
        <w:rPr>
          <w:spacing w:val="-11"/>
        </w:rPr>
        <w:t xml:space="preserve"> </w:t>
      </w:r>
      <w:r>
        <w:t>a</w:t>
      </w:r>
      <w:r>
        <w:rPr>
          <w:spacing w:val="-9"/>
        </w:rPr>
        <w:t xml:space="preserve"> </w:t>
      </w:r>
      <w:r>
        <w:t>contract.</w:t>
      </w:r>
      <w:r>
        <w:rPr>
          <w:spacing w:val="43"/>
        </w:rPr>
        <w:t xml:space="preserve"> </w:t>
      </w:r>
      <w:r>
        <w:t>COR</w:t>
      </w:r>
      <w:r>
        <w:rPr>
          <w:spacing w:val="-10"/>
        </w:rPr>
        <w:t xml:space="preserve"> </w:t>
      </w:r>
      <w:r>
        <w:t>limitations</w:t>
      </w:r>
      <w:r>
        <w:rPr>
          <w:spacing w:val="-8"/>
        </w:rPr>
        <w:t xml:space="preserve"> </w:t>
      </w:r>
      <w:r>
        <w:t>are</w:t>
      </w:r>
      <w:r>
        <w:rPr>
          <w:spacing w:val="-11"/>
        </w:rPr>
        <w:t xml:space="preserve"> </w:t>
      </w:r>
      <w:r>
        <w:t>contained</w:t>
      </w:r>
      <w:r>
        <w:rPr>
          <w:spacing w:val="-12"/>
        </w:rPr>
        <w:t xml:space="preserve"> </w:t>
      </w:r>
      <w:r>
        <w:t>in</w:t>
      </w:r>
      <w:r>
        <w:rPr>
          <w:spacing w:val="-9"/>
        </w:rPr>
        <w:t xml:space="preserve"> </w:t>
      </w:r>
      <w:r>
        <w:t>the</w:t>
      </w:r>
      <w:r>
        <w:rPr>
          <w:spacing w:val="-8"/>
        </w:rPr>
        <w:t xml:space="preserve"> </w:t>
      </w:r>
      <w:r>
        <w:t xml:space="preserve">written appointment letter. The </w:t>
      </w:r>
      <w:r>
        <w:rPr>
          <w:spacing w:val="-2"/>
        </w:rPr>
        <w:t xml:space="preserve">COR </w:t>
      </w:r>
      <w:r>
        <w:t>is responsible for general/technical administration of the project and ensures proper government surveillance of the contractor’s performance. The COR is not empowered to make</w:t>
      </w:r>
      <w:r>
        <w:rPr>
          <w:spacing w:val="-7"/>
        </w:rPr>
        <w:t xml:space="preserve"> </w:t>
      </w:r>
      <w:r>
        <w:t>any</w:t>
      </w:r>
    </w:p>
    <w:p w14:paraId="6C091445" w14:textId="77777777" w:rsidR="00141473" w:rsidRDefault="00141473">
      <w:pPr>
        <w:jc w:val="both"/>
        <w:sectPr w:rsidR="00141473">
          <w:pgSz w:w="12240" w:h="15840"/>
          <w:pgMar w:top="1340" w:right="1040" w:bottom="1160" w:left="1340" w:header="729" w:footer="974" w:gutter="0"/>
          <w:cols w:space="720"/>
        </w:sectPr>
      </w:pPr>
    </w:p>
    <w:p w14:paraId="335B791A" w14:textId="77777777" w:rsidR="00141473" w:rsidRDefault="00C835F2">
      <w:pPr>
        <w:pStyle w:val="BodyText"/>
        <w:spacing w:before="81"/>
        <w:ind w:left="100" w:right="394"/>
        <w:jc w:val="both"/>
      </w:pPr>
      <w:r>
        <w:lastRenderedPageBreak/>
        <w:t>contractual</w:t>
      </w:r>
      <w:r>
        <w:rPr>
          <w:spacing w:val="-12"/>
        </w:rPr>
        <w:t xml:space="preserve"> </w:t>
      </w:r>
      <w:r>
        <w:t>commitments</w:t>
      </w:r>
      <w:r>
        <w:rPr>
          <w:spacing w:val="-13"/>
        </w:rPr>
        <w:t xml:space="preserve"> </w:t>
      </w:r>
      <w:r>
        <w:t>or</w:t>
      </w:r>
      <w:r>
        <w:rPr>
          <w:spacing w:val="-15"/>
        </w:rPr>
        <w:t xml:space="preserve"> </w:t>
      </w:r>
      <w:r>
        <w:t>to</w:t>
      </w:r>
      <w:r>
        <w:rPr>
          <w:spacing w:val="-13"/>
        </w:rPr>
        <w:t xml:space="preserve"> </w:t>
      </w:r>
      <w:r>
        <w:t>authorize</w:t>
      </w:r>
      <w:r>
        <w:rPr>
          <w:spacing w:val="-13"/>
        </w:rPr>
        <w:t xml:space="preserve"> </w:t>
      </w:r>
      <w:r>
        <w:t>any</w:t>
      </w:r>
      <w:r>
        <w:rPr>
          <w:spacing w:val="-14"/>
        </w:rPr>
        <w:t xml:space="preserve"> </w:t>
      </w:r>
      <w:r>
        <w:t>contractual</w:t>
      </w:r>
      <w:r>
        <w:rPr>
          <w:spacing w:val="-12"/>
        </w:rPr>
        <w:t xml:space="preserve"> </w:t>
      </w:r>
      <w:r>
        <w:t>changes</w:t>
      </w:r>
      <w:r>
        <w:rPr>
          <w:spacing w:val="-13"/>
        </w:rPr>
        <w:t xml:space="preserve"> </w:t>
      </w:r>
      <w:r>
        <w:t>on</w:t>
      </w:r>
      <w:r>
        <w:rPr>
          <w:spacing w:val="-13"/>
        </w:rPr>
        <w:t xml:space="preserve"> </w:t>
      </w:r>
      <w:r>
        <w:t>the</w:t>
      </w:r>
      <w:r>
        <w:rPr>
          <w:spacing w:val="-13"/>
        </w:rPr>
        <w:t xml:space="preserve"> </w:t>
      </w:r>
      <w:r>
        <w:t>government’s</w:t>
      </w:r>
      <w:r>
        <w:rPr>
          <w:spacing w:val="-13"/>
        </w:rPr>
        <w:t xml:space="preserve"> </w:t>
      </w:r>
      <w:r>
        <w:t>behalf.</w:t>
      </w:r>
      <w:r>
        <w:rPr>
          <w:spacing w:val="35"/>
        </w:rPr>
        <w:t xml:space="preserve"> </w:t>
      </w:r>
      <w:r>
        <w:t>Any</w:t>
      </w:r>
      <w:r>
        <w:rPr>
          <w:spacing w:val="-16"/>
        </w:rPr>
        <w:t xml:space="preserve"> </w:t>
      </w:r>
      <w:r>
        <w:t>changes that the contractor deems may affect contract price, terms, or conditions shall be referred to the CO for action. The COR will have the responsibility for completing QA monitoring forms used to document the inspection</w:t>
      </w:r>
      <w:r>
        <w:rPr>
          <w:spacing w:val="-13"/>
        </w:rPr>
        <w:t xml:space="preserve"> </w:t>
      </w:r>
      <w:r>
        <w:t>and</w:t>
      </w:r>
      <w:r>
        <w:rPr>
          <w:spacing w:val="-13"/>
        </w:rPr>
        <w:t xml:space="preserve"> </w:t>
      </w:r>
      <w:r>
        <w:t>evaluation</w:t>
      </w:r>
      <w:r>
        <w:rPr>
          <w:spacing w:val="-13"/>
        </w:rPr>
        <w:t xml:space="preserve"> </w:t>
      </w:r>
      <w:r>
        <w:t>of</w:t>
      </w:r>
      <w:r>
        <w:rPr>
          <w:spacing w:val="-15"/>
        </w:rPr>
        <w:t xml:space="preserve"> </w:t>
      </w:r>
      <w:r>
        <w:t>the</w:t>
      </w:r>
      <w:r>
        <w:rPr>
          <w:spacing w:val="-13"/>
        </w:rPr>
        <w:t xml:space="preserve"> </w:t>
      </w:r>
      <w:r>
        <w:t>contractor’s</w:t>
      </w:r>
      <w:r>
        <w:rPr>
          <w:spacing w:val="-13"/>
        </w:rPr>
        <w:t xml:space="preserve"> </w:t>
      </w:r>
      <w:r>
        <w:t>work</w:t>
      </w:r>
      <w:r>
        <w:rPr>
          <w:spacing w:val="-16"/>
        </w:rPr>
        <w:t xml:space="preserve"> </w:t>
      </w:r>
      <w:r>
        <w:t>performance.</w:t>
      </w:r>
      <w:r>
        <w:rPr>
          <w:spacing w:val="30"/>
        </w:rPr>
        <w:t xml:space="preserve"> </w:t>
      </w:r>
      <w:r>
        <w:t>Government</w:t>
      </w:r>
      <w:r>
        <w:rPr>
          <w:spacing w:val="-12"/>
        </w:rPr>
        <w:t xml:space="preserve"> </w:t>
      </w:r>
      <w:r>
        <w:t>surveillance</w:t>
      </w:r>
      <w:r>
        <w:rPr>
          <w:spacing w:val="-13"/>
        </w:rPr>
        <w:t xml:space="preserve"> </w:t>
      </w:r>
      <w:r>
        <w:t>may</w:t>
      </w:r>
      <w:r>
        <w:rPr>
          <w:spacing w:val="-13"/>
        </w:rPr>
        <w:t xml:space="preserve"> </w:t>
      </w:r>
      <w:r>
        <w:t>occur</w:t>
      </w:r>
      <w:r>
        <w:rPr>
          <w:spacing w:val="-12"/>
        </w:rPr>
        <w:t xml:space="preserve"> </w:t>
      </w:r>
      <w:r>
        <w:t>under the inspection of services clauses (Reference Part I, Section E of the contract) for any service relating to the</w:t>
      </w:r>
      <w:r>
        <w:rPr>
          <w:spacing w:val="-1"/>
        </w:rPr>
        <w:t xml:space="preserve"> </w:t>
      </w:r>
      <w:r>
        <w:t>contract.</w:t>
      </w:r>
    </w:p>
    <w:p w14:paraId="5741B2C9" w14:textId="77777777" w:rsidR="00141473" w:rsidRDefault="00141473">
      <w:pPr>
        <w:pStyle w:val="BodyText"/>
        <w:spacing w:before="4"/>
        <w:rPr>
          <w:sz w:val="24"/>
        </w:rPr>
      </w:pPr>
    </w:p>
    <w:p w14:paraId="0E74A8C8" w14:textId="77777777" w:rsidR="00141473" w:rsidRDefault="00C835F2">
      <w:pPr>
        <w:pStyle w:val="ListParagraph"/>
        <w:numPr>
          <w:ilvl w:val="0"/>
          <w:numId w:val="4"/>
        </w:numPr>
        <w:tabs>
          <w:tab w:val="left" w:pos="533"/>
        </w:tabs>
        <w:ind w:hanging="433"/>
        <w:rPr>
          <w:b/>
        </w:rPr>
      </w:pPr>
      <w:bookmarkStart w:id="12" w:name="_bookmark8"/>
      <w:bookmarkEnd w:id="12"/>
      <w:r>
        <w:rPr>
          <w:b/>
        </w:rPr>
        <w:t>METHODOLOGIES TO MONITOR</w:t>
      </w:r>
      <w:r>
        <w:rPr>
          <w:b/>
          <w:spacing w:val="-8"/>
        </w:rPr>
        <w:t xml:space="preserve"> </w:t>
      </w:r>
      <w:r>
        <w:rPr>
          <w:b/>
        </w:rPr>
        <w:t>PERFORMANCE</w:t>
      </w:r>
    </w:p>
    <w:p w14:paraId="2C7BB961" w14:textId="77777777" w:rsidR="00141473" w:rsidRDefault="00141473">
      <w:pPr>
        <w:pStyle w:val="BodyText"/>
        <w:spacing w:before="1"/>
        <w:rPr>
          <w:b/>
          <w:sz w:val="24"/>
        </w:rPr>
      </w:pPr>
    </w:p>
    <w:p w14:paraId="218384F9" w14:textId="77777777" w:rsidR="00141473" w:rsidRDefault="00C835F2">
      <w:pPr>
        <w:pStyle w:val="Heading2"/>
        <w:numPr>
          <w:ilvl w:val="1"/>
          <w:numId w:val="4"/>
        </w:numPr>
        <w:tabs>
          <w:tab w:val="left" w:pos="821"/>
        </w:tabs>
        <w:spacing w:before="1"/>
        <w:ind w:left="820" w:hanging="721"/>
      </w:pPr>
      <w:bookmarkStart w:id="13" w:name="_bookmark9"/>
      <w:bookmarkEnd w:id="13"/>
      <w:r>
        <w:t>Surveillance</w:t>
      </w:r>
      <w:r>
        <w:rPr>
          <w:spacing w:val="-1"/>
        </w:rPr>
        <w:t xml:space="preserve"> </w:t>
      </w:r>
      <w:r>
        <w:t>Techniques</w:t>
      </w:r>
    </w:p>
    <w:p w14:paraId="4D9109EA" w14:textId="77777777" w:rsidR="00141473" w:rsidRDefault="00C835F2">
      <w:pPr>
        <w:pStyle w:val="BodyText"/>
        <w:spacing w:before="114"/>
        <w:ind w:left="100" w:right="394"/>
        <w:jc w:val="both"/>
      </w:pPr>
      <w:r>
        <w:t>In an effort to minimize the performance management burden, simplified surveillance methods shall be used by the government to evaluate contractor performance when appropriate. These are the primary methods of surveillance:</w:t>
      </w:r>
    </w:p>
    <w:p w14:paraId="50363E75" w14:textId="77777777" w:rsidR="00141473" w:rsidRDefault="00C835F2">
      <w:pPr>
        <w:pStyle w:val="ListParagraph"/>
        <w:numPr>
          <w:ilvl w:val="0"/>
          <w:numId w:val="3"/>
        </w:numPr>
        <w:tabs>
          <w:tab w:val="left" w:pos="1181"/>
        </w:tabs>
        <w:spacing w:before="120"/>
        <w:ind w:right="398"/>
      </w:pPr>
      <w:r>
        <w:t>100%</w:t>
      </w:r>
      <w:r>
        <w:rPr>
          <w:spacing w:val="-9"/>
        </w:rPr>
        <w:t xml:space="preserve"> </w:t>
      </w:r>
      <w:r>
        <w:t>Inspection</w:t>
      </w:r>
      <w:r>
        <w:rPr>
          <w:spacing w:val="-10"/>
        </w:rPr>
        <w:t xml:space="preserve"> </w:t>
      </w:r>
      <w:r>
        <w:t>–</w:t>
      </w:r>
      <w:r>
        <w:rPr>
          <w:spacing w:val="-9"/>
        </w:rPr>
        <w:t xml:space="preserve"> </w:t>
      </w:r>
      <w:r>
        <w:t>Each</w:t>
      </w:r>
      <w:r>
        <w:rPr>
          <w:spacing w:val="-9"/>
        </w:rPr>
        <w:t xml:space="preserve"> </w:t>
      </w:r>
      <w:r>
        <w:t>month,</w:t>
      </w:r>
      <w:r>
        <w:rPr>
          <w:spacing w:val="-9"/>
        </w:rPr>
        <w:t xml:space="preserve"> </w:t>
      </w:r>
      <w:r>
        <w:t>within</w:t>
      </w:r>
      <w:r>
        <w:rPr>
          <w:spacing w:val="-9"/>
        </w:rPr>
        <w:t xml:space="preserve"> </w:t>
      </w:r>
      <w:r>
        <w:t>5</w:t>
      </w:r>
      <w:r>
        <w:rPr>
          <w:spacing w:val="-12"/>
        </w:rPr>
        <w:t xml:space="preserve"> </w:t>
      </w:r>
      <w:r>
        <w:t>business</w:t>
      </w:r>
      <w:r>
        <w:rPr>
          <w:spacing w:val="-9"/>
        </w:rPr>
        <w:t xml:space="preserve"> </w:t>
      </w:r>
      <w:r>
        <w:t>days</w:t>
      </w:r>
      <w:r>
        <w:rPr>
          <w:spacing w:val="-11"/>
        </w:rPr>
        <w:t xml:space="preserve"> </w:t>
      </w:r>
      <w:r>
        <w:t>following</w:t>
      </w:r>
      <w:r>
        <w:rPr>
          <w:spacing w:val="-11"/>
        </w:rPr>
        <w:t xml:space="preserve"> </w:t>
      </w:r>
      <w:r>
        <w:t>contractor</w:t>
      </w:r>
      <w:r>
        <w:rPr>
          <w:spacing w:val="-9"/>
        </w:rPr>
        <w:t xml:space="preserve"> </w:t>
      </w:r>
      <w:r>
        <w:t>delivery,</w:t>
      </w:r>
      <w:r>
        <w:rPr>
          <w:spacing w:val="-10"/>
        </w:rPr>
        <w:t xml:space="preserve"> </w:t>
      </w:r>
      <w:r>
        <w:t>the</w:t>
      </w:r>
      <w:r>
        <w:rPr>
          <w:spacing w:val="-9"/>
        </w:rPr>
        <w:t xml:space="preserve"> </w:t>
      </w:r>
      <w:r>
        <w:t>COR will review the generated documentation to ensure compliance to quality</w:t>
      </w:r>
      <w:r>
        <w:rPr>
          <w:spacing w:val="-20"/>
        </w:rPr>
        <w:t xml:space="preserve"> </w:t>
      </w:r>
      <w:r>
        <w:t>performance</w:t>
      </w:r>
    </w:p>
    <w:p w14:paraId="4C06F049" w14:textId="77777777" w:rsidR="00141473" w:rsidRDefault="00C835F2">
      <w:pPr>
        <w:pStyle w:val="BodyText"/>
        <w:spacing w:before="120"/>
        <w:ind w:left="1180" w:right="395"/>
        <w:jc w:val="both"/>
      </w:pPr>
      <w:r>
        <w:t>While it is the Government’s intent to conduct inspections 100% of the time, the volume of inspections</w:t>
      </w:r>
      <w:r>
        <w:rPr>
          <w:spacing w:val="-15"/>
        </w:rPr>
        <w:t xml:space="preserve"> </w:t>
      </w:r>
      <w:r>
        <w:t>may</w:t>
      </w:r>
      <w:r>
        <w:rPr>
          <w:spacing w:val="-17"/>
        </w:rPr>
        <w:t xml:space="preserve"> </w:t>
      </w:r>
      <w:r>
        <w:t>exceed</w:t>
      </w:r>
      <w:r>
        <w:rPr>
          <w:spacing w:val="-15"/>
        </w:rPr>
        <w:t xml:space="preserve"> </w:t>
      </w:r>
      <w:r>
        <w:t>the</w:t>
      </w:r>
      <w:r>
        <w:rPr>
          <w:spacing w:val="-17"/>
        </w:rPr>
        <w:t xml:space="preserve"> </w:t>
      </w:r>
      <w:r>
        <w:t>capacity</w:t>
      </w:r>
      <w:r>
        <w:rPr>
          <w:spacing w:val="-18"/>
        </w:rPr>
        <w:t xml:space="preserve"> </w:t>
      </w:r>
      <w:r>
        <w:t>of</w:t>
      </w:r>
      <w:r>
        <w:rPr>
          <w:spacing w:val="-14"/>
        </w:rPr>
        <w:t xml:space="preserve"> </w:t>
      </w:r>
      <w:r>
        <w:t>the</w:t>
      </w:r>
      <w:r>
        <w:rPr>
          <w:spacing w:val="-13"/>
        </w:rPr>
        <w:t xml:space="preserve"> </w:t>
      </w:r>
      <w:r>
        <w:t>GPMO.</w:t>
      </w:r>
      <w:r>
        <w:rPr>
          <w:spacing w:val="25"/>
        </w:rPr>
        <w:t xml:space="preserve"> </w:t>
      </w:r>
      <w:r>
        <w:t>Should</w:t>
      </w:r>
      <w:r>
        <w:rPr>
          <w:spacing w:val="-14"/>
        </w:rPr>
        <w:t xml:space="preserve"> </w:t>
      </w:r>
      <w:r>
        <w:t>that</w:t>
      </w:r>
      <w:r>
        <w:rPr>
          <w:spacing w:val="-14"/>
        </w:rPr>
        <w:t xml:space="preserve"> </w:t>
      </w:r>
      <w:r>
        <w:t>happen</w:t>
      </w:r>
      <w:r>
        <w:rPr>
          <w:spacing w:val="-14"/>
        </w:rPr>
        <w:t xml:space="preserve"> </w:t>
      </w:r>
      <w:r>
        <w:t>the</w:t>
      </w:r>
      <w:r>
        <w:rPr>
          <w:spacing w:val="-14"/>
        </w:rPr>
        <w:t xml:space="preserve"> </w:t>
      </w:r>
      <w:r>
        <w:t>GPMO</w:t>
      </w:r>
      <w:r>
        <w:rPr>
          <w:spacing w:val="-16"/>
        </w:rPr>
        <w:t xml:space="preserve"> </w:t>
      </w:r>
      <w:r>
        <w:t>will</w:t>
      </w:r>
      <w:r>
        <w:rPr>
          <w:spacing w:val="-14"/>
        </w:rPr>
        <w:t xml:space="preserve"> </w:t>
      </w:r>
      <w:r>
        <w:t>conduct inspections</w:t>
      </w:r>
      <w:r>
        <w:rPr>
          <w:spacing w:val="-5"/>
        </w:rPr>
        <w:t xml:space="preserve"> </w:t>
      </w:r>
      <w:r>
        <w:t>in</w:t>
      </w:r>
      <w:r>
        <w:rPr>
          <w:spacing w:val="-5"/>
        </w:rPr>
        <w:t xml:space="preserve"> </w:t>
      </w:r>
      <w:r>
        <w:t>accordance</w:t>
      </w:r>
      <w:r>
        <w:rPr>
          <w:spacing w:val="-7"/>
        </w:rPr>
        <w:t xml:space="preserve"> </w:t>
      </w:r>
      <w:r>
        <w:t>with</w:t>
      </w:r>
      <w:r>
        <w:rPr>
          <w:spacing w:val="-7"/>
        </w:rPr>
        <w:t xml:space="preserve"> </w:t>
      </w:r>
      <w:r>
        <w:t>the</w:t>
      </w:r>
      <w:r>
        <w:rPr>
          <w:spacing w:val="-8"/>
        </w:rPr>
        <w:t xml:space="preserve"> </w:t>
      </w:r>
      <w:r>
        <w:t>priorities</w:t>
      </w:r>
      <w:r>
        <w:rPr>
          <w:spacing w:val="-6"/>
        </w:rPr>
        <w:t xml:space="preserve"> </w:t>
      </w:r>
      <w:r>
        <w:t>established</w:t>
      </w:r>
      <w:r>
        <w:rPr>
          <w:spacing w:val="-4"/>
        </w:rPr>
        <w:t xml:space="preserve"> </w:t>
      </w:r>
      <w:r>
        <w:t>by</w:t>
      </w:r>
      <w:r>
        <w:rPr>
          <w:spacing w:val="-7"/>
        </w:rPr>
        <w:t xml:space="preserve"> </w:t>
      </w:r>
      <w:r>
        <w:t>the</w:t>
      </w:r>
      <w:r>
        <w:rPr>
          <w:spacing w:val="-5"/>
        </w:rPr>
        <w:t xml:space="preserve"> </w:t>
      </w:r>
      <w:r>
        <w:t>Government</w:t>
      </w:r>
      <w:r>
        <w:rPr>
          <w:spacing w:val="-4"/>
        </w:rPr>
        <w:t xml:space="preserve"> </w:t>
      </w:r>
      <w:r>
        <w:t>Program</w:t>
      </w:r>
      <w:r>
        <w:rPr>
          <w:spacing w:val="-8"/>
        </w:rPr>
        <w:t xml:space="preserve"> </w:t>
      </w:r>
      <w:r>
        <w:t>Manager (GPM)</w:t>
      </w:r>
    </w:p>
    <w:p w14:paraId="413CFBEF" w14:textId="77777777" w:rsidR="00141473" w:rsidRDefault="00C835F2">
      <w:pPr>
        <w:pStyle w:val="ListParagraph"/>
        <w:numPr>
          <w:ilvl w:val="0"/>
          <w:numId w:val="3"/>
        </w:numPr>
        <w:tabs>
          <w:tab w:val="left" w:pos="1181"/>
        </w:tabs>
        <w:spacing w:before="121"/>
        <w:ind w:hanging="361"/>
        <w:jc w:val="left"/>
      </w:pPr>
      <w:r>
        <w:t>Periodic Inspection – The COR typically performs periodic inspections on a monthly</w:t>
      </w:r>
      <w:r>
        <w:rPr>
          <w:spacing w:val="-23"/>
        </w:rPr>
        <w:t xml:space="preserve"> </w:t>
      </w:r>
      <w:r>
        <w:t>basis</w:t>
      </w:r>
    </w:p>
    <w:p w14:paraId="5F333671" w14:textId="6A803480" w:rsidR="00CA431D" w:rsidRDefault="00C835F2" w:rsidP="00CA431D">
      <w:pPr>
        <w:pStyle w:val="ListParagraph"/>
        <w:numPr>
          <w:ilvl w:val="0"/>
          <w:numId w:val="3"/>
        </w:numPr>
        <w:tabs>
          <w:tab w:val="left" w:pos="1181"/>
        </w:tabs>
        <w:spacing w:before="119"/>
        <w:ind w:right="394"/>
      </w:pPr>
      <w:r>
        <w:t>Random Sampling – At the CO/COR’s discretion, the government may review inspect documents generated by the contractor, without</w:t>
      </w:r>
      <w:r>
        <w:rPr>
          <w:spacing w:val="-4"/>
        </w:rPr>
        <w:t xml:space="preserve"> </w:t>
      </w:r>
      <w:r>
        <w:t>notice.</w:t>
      </w:r>
    </w:p>
    <w:p w14:paraId="3E06F8A6" w14:textId="77777777" w:rsidR="00CA431D" w:rsidRDefault="00CA431D" w:rsidP="00CA431D">
      <w:pPr>
        <w:pStyle w:val="ListParagraph"/>
        <w:widowControl/>
        <w:numPr>
          <w:ilvl w:val="0"/>
          <w:numId w:val="3"/>
        </w:numPr>
        <w:autoSpaceDE/>
        <w:autoSpaceDN/>
        <w:spacing w:after="120" w:line="276" w:lineRule="auto"/>
        <w:contextualSpacing/>
      </w:pPr>
      <w:r>
        <w:t>Validation – manual or automated testing demonstrates that the software baseline is behaving as expected by the users</w:t>
      </w:r>
    </w:p>
    <w:p w14:paraId="536B1566" w14:textId="701B4C45" w:rsidR="00CA431D" w:rsidRDefault="00CA431D" w:rsidP="00CA431D">
      <w:pPr>
        <w:pStyle w:val="ListParagraph"/>
        <w:numPr>
          <w:ilvl w:val="0"/>
          <w:numId w:val="3"/>
        </w:numPr>
        <w:tabs>
          <w:tab w:val="left" w:pos="1181"/>
        </w:tabs>
        <w:spacing w:before="119"/>
        <w:ind w:right="394"/>
      </w:pPr>
      <w:r>
        <w:t>Customer Feedback – described in 3.1.1</w:t>
      </w:r>
    </w:p>
    <w:p w14:paraId="35F5BAD0" w14:textId="77777777" w:rsidR="00141473" w:rsidRDefault="00141473">
      <w:pPr>
        <w:pStyle w:val="BodyText"/>
        <w:rPr>
          <w:sz w:val="33"/>
        </w:rPr>
      </w:pPr>
    </w:p>
    <w:p w14:paraId="2F0C93A8" w14:textId="77777777" w:rsidR="00141473" w:rsidRDefault="00C835F2">
      <w:pPr>
        <w:pStyle w:val="ListParagraph"/>
        <w:numPr>
          <w:ilvl w:val="2"/>
          <w:numId w:val="4"/>
        </w:numPr>
        <w:tabs>
          <w:tab w:val="left" w:pos="1361"/>
        </w:tabs>
        <w:ind w:left="1360" w:hanging="721"/>
        <w:rPr>
          <w:b/>
        </w:rPr>
      </w:pPr>
      <w:r>
        <w:rPr>
          <w:b/>
        </w:rPr>
        <w:t>Customer</w:t>
      </w:r>
      <w:r>
        <w:rPr>
          <w:b/>
          <w:spacing w:val="-2"/>
        </w:rPr>
        <w:t xml:space="preserve"> </w:t>
      </w:r>
      <w:r>
        <w:rPr>
          <w:b/>
        </w:rPr>
        <w:t>Feedback</w:t>
      </w:r>
    </w:p>
    <w:p w14:paraId="1089628F" w14:textId="6A814BE4" w:rsidR="00141473" w:rsidRDefault="00C835F2">
      <w:pPr>
        <w:pStyle w:val="BodyText"/>
        <w:spacing w:before="115"/>
        <w:ind w:left="100" w:right="394"/>
        <w:jc w:val="both"/>
      </w:pPr>
      <w:r>
        <w:t xml:space="preserve">The contractor is expected to establish and maintain professional communication between its employees and customers. The primary objective of this communication is customer satisfaction. Customer Satisfaction is the most significant external indicator of the success and effectiveness of all services provided and can be measured through customer </w:t>
      </w:r>
      <w:r w:rsidR="00D86620">
        <w:t>surveys</w:t>
      </w:r>
      <w:r>
        <w:t>.</w:t>
      </w:r>
    </w:p>
    <w:p w14:paraId="0196C937" w14:textId="47333DC8" w:rsidR="00141473" w:rsidRDefault="00C835F2">
      <w:pPr>
        <w:pStyle w:val="BodyText"/>
        <w:spacing w:before="121"/>
        <w:ind w:left="100" w:right="400"/>
        <w:jc w:val="both"/>
      </w:pPr>
      <w:r>
        <w:t>Performance management drives the contractor to be customer focused through initially and internally addressing</w:t>
      </w:r>
      <w:r>
        <w:rPr>
          <w:spacing w:val="-12"/>
        </w:rPr>
        <w:t xml:space="preserve"> </w:t>
      </w:r>
      <w:r>
        <w:t>customer</w:t>
      </w:r>
      <w:r>
        <w:rPr>
          <w:spacing w:val="-8"/>
        </w:rPr>
        <w:t xml:space="preserve"> </w:t>
      </w:r>
      <w:r w:rsidR="00D86620">
        <w:rPr>
          <w:spacing w:val="-8"/>
        </w:rPr>
        <w:t>feedback</w:t>
      </w:r>
      <w:r>
        <w:rPr>
          <w:spacing w:val="-10"/>
        </w:rPr>
        <w:t xml:space="preserve"> </w:t>
      </w:r>
      <w:r>
        <w:t>and</w:t>
      </w:r>
      <w:r>
        <w:rPr>
          <w:spacing w:val="-12"/>
        </w:rPr>
        <w:t xml:space="preserve"> </w:t>
      </w:r>
      <w:r>
        <w:t>investigating</w:t>
      </w:r>
      <w:r>
        <w:rPr>
          <w:spacing w:val="-12"/>
        </w:rPr>
        <w:t xml:space="preserve"> </w:t>
      </w:r>
      <w:r>
        <w:t>the</w:t>
      </w:r>
      <w:r>
        <w:rPr>
          <w:spacing w:val="-11"/>
        </w:rPr>
        <w:t xml:space="preserve"> </w:t>
      </w:r>
      <w:r>
        <w:t>issues</w:t>
      </w:r>
      <w:r>
        <w:rPr>
          <w:spacing w:val="-11"/>
        </w:rPr>
        <w:t xml:space="preserve"> </w:t>
      </w:r>
      <w:r>
        <w:t>and/or</w:t>
      </w:r>
      <w:r>
        <w:rPr>
          <w:spacing w:val="-9"/>
        </w:rPr>
        <w:t xml:space="preserve"> </w:t>
      </w:r>
      <w:r>
        <w:t>complaints</w:t>
      </w:r>
      <w:r>
        <w:rPr>
          <w:spacing w:val="-8"/>
        </w:rPr>
        <w:t xml:space="preserve"> </w:t>
      </w:r>
      <w:r>
        <w:t>but</w:t>
      </w:r>
      <w:r>
        <w:rPr>
          <w:spacing w:val="-11"/>
        </w:rPr>
        <w:t xml:space="preserve"> </w:t>
      </w:r>
      <w:r>
        <w:t>the</w:t>
      </w:r>
      <w:r>
        <w:rPr>
          <w:spacing w:val="-12"/>
        </w:rPr>
        <w:t xml:space="preserve"> </w:t>
      </w:r>
      <w:r>
        <w:t>customer</w:t>
      </w:r>
      <w:r>
        <w:rPr>
          <w:spacing w:val="-10"/>
        </w:rPr>
        <w:t xml:space="preserve"> </w:t>
      </w:r>
      <w:r>
        <w:t>always</w:t>
      </w:r>
      <w:r>
        <w:rPr>
          <w:spacing w:val="-9"/>
        </w:rPr>
        <w:t xml:space="preserve"> </w:t>
      </w:r>
      <w:r>
        <w:t xml:space="preserve">has the option to communicate </w:t>
      </w:r>
      <w:r w:rsidR="00D86620">
        <w:t>feedback/</w:t>
      </w:r>
      <w:r>
        <w:t>complaints to the CO and COR, as opposed to the</w:t>
      </w:r>
      <w:r>
        <w:rPr>
          <w:spacing w:val="47"/>
        </w:rPr>
        <w:t xml:space="preserve"> </w:t>
      </w:r>
      <w:r>
        <w:t>contractor.</w:t>
      </w:r>
    </w:p>
    <w:p w14:paraId="10B1FE7A" w14:textId="77777777" w:rsidR="00141473" w:rsidRDefault="00141473">
      <w:pPr>
        <w:pStyle w:val="BodyText"/>
        <w:spacing w:before="11"/>
        <w:rPr>
          <w:sz w:val="23"/>
        </w:rPr>
      </w:pPr>
    </w:p>
    <w:p w14:paraId="177C4A58" w14:textId="499E29AD" w:rsidR="00141473" w:rsidRDefault="00C835F2">
      <w:pPr>
        <w:pStyle w:val="BodyText"/>
        <w:ind w:left="100" w:right="457"/>
      </w:pPr>
      <w:r>
        <w:t>Customer feedback</w:t>
      </w:r>
      <w:r w:rsidR="00D86620">
        <w:t>/complaints</w:t>
      </w:r>
      <w:r>
        <w:t xml:space="preserve"> may also be obtained either from the results of formal customer satisfaction surveys or from random customer </w:t>
      </w:r>
      <w:r w:rsidR="00D86620">
        <w:t>surveys</w:t>
      </w:r>
      <w:r>
        <w:t>.</w:t>
      </w:r>
    </w:p>
    <w:p w14:paraId="163CBD8B" w14:textId="77777777" w:rsidR="00141473" w:rsidRDefault="00141473">
      <w:pPr>
        <w:pStyle w:val="BodyText"/>
        <w:spacing w:before="5"/>
        <w:rPr>
          <w:sz w:val="24"/>
        </w:rPr>
      </w:pPr>
    </w:p>
    <w:p w14:paraId="334035BB" w14:textId="77777777" w:rsidR="00141473" w:rsidRDefault="00C835F2">
      <w:pPr>
        <w:pStyle w:val="ListParagraph"/>
        <w:numPr>
          <w:ilvl w:val="0"/>
          <w:numId w:val="4"/>
        </w:numPr>
        <w:tabs>
          <w:tab w:val="left" w:pos="533"/>
        </w:tabs>
        <w:ind w:hanging="433"/>
        <w:rPr>
          <w:b/>
        </w:rPr>
      </w:pPr>
      <w:bookmarkStart w:id="14" w:name="_bookmark10"/>
      <w:bookmarkEnd w:id="14"/>
      <w:r>
        <w:rPr>
          <w:b/>
        </w:rPr>
        <w:t>QUALITY ASSURANCE</w:t>
      </w:r>
      <w:r>
        <w:rPr>
          <w:b/>
          <w:spacing w:val="-1"/>
        </w:rPr>
        <w:t xml:space="preserve"> </w:t>
      </w:r>
      <w:r>
        <w:rPr>
          <w:b/>
        </w:rPr>
        <w:t>DOCUMENTATION</w:t>
      </w:r>
    </w:p>
    <w:p w14:paraId="415A19EB" w14:textId="77777777" w:rsidR="00141473" w:rsidRDefault="00141473">
      <w:pPr>
        <w:pStyle w:val="BodyText"/>
        <w:rPr>
          <w:b/>
          <w:sz w:val="24"/>
        </w:rPr>
      </w:pPr>
    </w:p>
    <w:p w14:paraId="38A11970" w14:textId="77777777" w:rsidR="00141473" w:rsidRDefault="00C835F2">
      <w:pPr>
        <w:pStyle w:val="Heading2"/>
        <w:numPr>
          <w:ilvl w:val="1"/>
          <w:numId w:val="4"/>
        </w:numPr>
        <w:tabs>
          <w:tab w:val="left" w:pos="677"/>
        </w:tabs>
        <w:ind w:hanging="577"/>
      </w:pPr>
      <w:bookmarkStart w:id="15" w:name="_bookmark11"/>
      <w:bookmarkEnd w:id="15"/>
      <w:r>
        <w:t>The Performance Management Feedback</w:t>
      </w:r>
      <w:r>
        <w:rPr>
          <w:spacing w:val="-5"/>
        </w:rPr>
        <w:t xml:space="preserve"> </w:t>
      </w:r>
      <w:r>
        <w:t>Loop</w:t>
      </w:r>
    </w:p>
    <w:p w14:paraId="17599D61" w14:textId="24EC9013" w:rsidR="00141473" w:rsidRDefault="00C835F2">
      <w:pPr>
        <w:pStyle w:val="BodyText"/>
        <w:spacing w:before="114"/>
        <w:ind w:left="100" w:right="395"/>
        <w:jc w:val="both"/>
      </w:pPr>
      <w:r>
        <w:t xml:space="preserve">The performance management feedback loop begins with the communication of expected outcomes. Performance standards are expressed in the </w:t>
      </w:r>
      <w:r w:rsidR="00D86620">
        <w:t>PWS</w:t>
      </w:r>
      <w:r>
        <w:t xml:space="preserve"> and assessed using the performance monitoring techniques shown in Attachment 1 – Performance Requirements Summary.</w:t>
      </w:r>
    </w:p>
    <w:p w14:paraId="63F754D9" w14:textId="3D634826" w:rsidR="00141473" w:rsidRDefault="00141473">
      <w:pPr>
        <w:pStyle w:val="BodyText"/>
        <w:spacing w:before="11"/>
        <w:rPr>
          <w:sz w:val="32"/>
        </w:rPr>
      </w:pPr>
    </w:p>
    <w:p w14:paraId="24D39FDD" w14:textId="77777777" w:rsidR="007C2DD9" w:rsidRDefault="007C2DD9">
      <w:pPr>
        <w:pStyle w:val="BodyText"/>
        <w:spacing w:before="11"/>
        <w:rPr>
          <w:sz w:val="32"/>
        </w:rPr>
      </w:pPr>
    </w:p>
    <w:p w14:paraId="227EF508" w14:textId="77777777" w:rsidR="00141473" w:rsidRDefault="00C835F2">
      <w:pPr>
        <w:pStyle w:val="Heading2"/>
        <w:numPr>
          <w:ilvl w:val="1"/>
          <w:numId w:val="4"/>
        </w:numPr>
        <w:tabs>
          <w:tab w:val="left" w:pos="677"/>
        </w:tabs>
        <w:ind w:hanging="577"/>
      </w:pPr>
      <w:bookmarkStart w:id="16" w:name="_bookmark12"/>
      <w:bookmarkEnd w:id="16"/>
      <w:r>
        <w:lastRenderedPageBreak/>
        <w:t>Monitoring</w:t>
      </w:r>
      <w:r>
        <w:rPr>
          <w:spacing w:val="-3"/>
        </w:rPr>
        <w:t xml:space="preserve"> </w:t>
      </w:r>
      <w:r>
        <w:t>Forms</w:t>
      </w:r>
    </w:p>
    <w:p w14:paraId="7B8AF278" w14:textId="77777777" w:rsidR="00141473" w:rsidRDefault="00C835F2">
      <w:pPr>
        <w:pStyle w:val="BodyText"/>
        <w:spacing w:before="114"/>
        <w:ind w:left="100" w:right="279"/>
      </w:pPr>
      <w:r>
        <w:t>The</w:t>
      </w:r>
      <w:r>
        <w:rPr>
          <w:spacing w:val="-7"/>
        </w:rPr>
        <w:t xml:space="preserve"> </w:t>
      </w:r>
      <w:r>
        <w:t>government’s</w:t>
      </w:r>
      <w:r>
        <w:rPr>
          <w:spacing w:val="-3"/>
        </w:rPr>
        <w:t xml:space="preserve"> </w:t>
      </w:r>
      <w:r>
        <w:t>QA</w:t>
      </w:r>
      <w:r>
        <w:rPr>
          <w:spacing w:val="-5"/>
        </w:rPr>
        <w:t xml:space="preserve"> </w:t>
      </w:r>
      <w:r>
        <w:t>surveillance,</w:t>
      </w:r>
      <w:r>
        <w:rPr>
          <w:spacing w:val="-6"/>
        </w:rPr>
        <w:t xml:space="preserve"> </w:t>
      </w:r>
      <w:r>
        <w:t>accomplished</w:t>
      </w:r>
      <w:r>
        <w:rPr>
          <w:spacing w:val="-6"/>
        </w:rPr>
        <w:t xml:space="preserve"> </w:t>
      </w:r>
      <w:r>
        <w:t>by</w:t>
      </w:r>
      <w:r>
        <w:rPr>
          <w:spacing w:val="-6"/>
        </w:rPr>
        <w:t xml:space="preserve"> </w:t>
      </w:r>
      <w:r>
        <w:t>the COR,</w:t>
      </w:r>
      <w:r>
        <w:rPr>
          <w:spacing w:val="-4"/>
        </w:rPr>
        <w:t xml:space="preserve"> </w:t>
      </w:r>
      <w:r>
        <w:t>will</w:t>
      </w:r>
      <w:r>
        <w:rPr>
          <w:spacing w:val="-3"/>
        </w:rPr>
        <w:t xml:space="preserve"> </w:t>
      </w:r>
      <w:r>
        <w:t>be</w:t>
      </w:r>
      <w:r>
        <w:rPr>
          <w:spacing w:val="-6"/>
        </w:rPr>
        <w:t xml:space="preserve"> </w:t>
      </w:r>
      <w:r>
        <w:t>reported</w:t>
      </w:r>
      <w:r>
        <w:rPr>
          <w:spacing w:val="-6"/>
        </w:rPr>
        <w:t xml:space="preserve"> </w:t>
      </w:r>
      <w:r>
        <w:t>using</w:t>
      </w:r>
      <w:r>
        <w:rPr>
          <w:spacing w:val="-6"/>
        </w:rPr>
        <w:t xml:space="preserve"> </w:t>
      </w:r>
      <w:r>
        <w:t>the</w:t>
      </w:r>
      <w:r>
        <w:rPr>
          <w:spacing w:val="-3"/>
        </w:rPr>
        <w:t xml:space="preserve"> </w:t>
      </w:r>
      <w:r>
        <w:t>monitoring</w:t>
      </w:r>
      <w:r>
        <w:rPr>
          <w:spacing w:val="-6"/>
        </w:rPr>
        <w:t xml:space="preserve"> </w:t>
      </w:r>
      <w:r>
        <w:t>form in</w:t>
      </w:r>
      <w:r>
        <w:rPr>
          <w:spacing w:val="-14"/>
        </w:rPr>
        <w:t xml:space="preserve"> </w:t>
      </w:r>
      <w:r>
        <w:t>Attachment</w:t>
      </w:r>
      <w:r>
        <w:rPr>
          <w:spacing w:val="-13"/>
        </w:rPr>
        <w:t xml:space="preserve"> </w:t>
      </w:r>
      <w:r>
        <w:t>2</w:t>
      </w:r>
      <w:r>
        <w:rPr>
          <w:spacing w:val="-13"/>
        </w:rPr>
        <w:t xml:space="preserve"> </w:t>
      </w:r>
      <w:r>
        <w:t>–</w:t>
      </w:r>
      <w:r>
        <w:rPr>
          <w:spacing w:val="-14"/>
        </w:rPr>
        <w:t xml:space="preserve"> </w:t>
      </w:r>
      <w:r>
        <w:t>Sample</w:t>
      </w:r>
      <w:r>
        <w:rPr>
          <w:spacing w:val="-14"/>
        </w:rPr>
        <w:t xml:space="preserve"> </w:t>
      </w:r>
      <w:r>
        <w:t>Quality</w:t>
      </w:r>
      <w:r>
        <w:rPr>
          <w:spacing w:val="-16"/>
        </w:rPr>
        <w:t xml:space="preserve"> </w:t>
      </w:r>
      <w:r>
        <w:t>Assurance</w:t>
      </w:r>
      <w:r>
        <w:rPr>
          <w:spacing w:val="-14"/>
        </w:rPr>
        <w:t xml:space="preserve"> </w:t>
      </w:r>
      <w:r>
        <w:t>Monitoring</w:t>
      </w:r>
      <w:r>
        <w:rPr>
          <w:spacing w:val="-16"/>
        </w:rPr>
        <w:t xml:space="preserve"> </w:t>
      </w:r>
      <w:r>
        <w:t>Form.</w:t>
      </w:r>
      <w:r>
        <w:rPr>
          <w:spacing w:val="27"/>
        </w:rPr>
        <w:t xml:space="preserve"> </w:t>
      </w:r>
      <w:r>
        <w:t>This</w:t>
      </w:r>
      <w:r>
        <w:rPr>
          <w:spacing w:val="-15"/>
        </w:rPr>
        <w:t xml:space="preserve"> </w:t>
      </w:r>
      <w:r>
        <w:t>form,</w:t>
      </w:r>
      <w:r>
        <w:rPr>
          <w:spacing w:val="-14"/>
        </w:rPr>
        <w:t xml:space="preserve"> </w:t>
      </w:r>
      <w:r>
        <w:t>when</w:t>
      </w:r>
      <w:r>
        <w:rPr>
          <w:spacing w:val="-14"/>
        </w:rPr>
        <w:t xml:space="preserve"> </w:t>
      </w:r>
      <w:r>
        <w:t>completed,</w:t>
      </w:r>
      <w:r>
        <w:rPr>
          <w:spacing w:val="-13"/>
        </w:rPr>
        <w:t xml:space="preserve"> </w:t>
      </w:r>
      <w:r>
        <w:t>will</w:t>
      </w:r>
      <w:r>
        <w:rPr>
          <w:spacing w:val="-16"/>
        </w:rPr>
        <w:t xml:space="preserve"> </w:t>
      </w:r>
      <w:r>
        <w:t>document</w:t>
      </w:r>
    </w:p>
    <w:p w14:paraId="2F8ACACA" w14:textId="77777777" w:rsidR="00141473" w:rsidRDefault="00C835F2" w:rsidP="00E662DD">
      <w:pPr>
        <w:ind w:left="101" w:right="403"/>
        <w:jc w:val="both"/>
        <w:rPr>
          <w:sz w:val="24"/>
        </w:rPr>
      </w:pPr>
      <w:r>
        <w:t>the</w:t>
      </w:r>
      <w:r>
        <w:rPr>
          <w:spacing w:val="-4"/>
        </w:rPr>
        <w:t xml:space="preserve"> </w:t>
      </w:r>
      <w:r>
        <w:t>government’s</w:t>
      </w:r>
      <w:r>
        <w:rPr>
          <w:spacing w:val="-6"/>
        </w:rPr>
        <w:t xml:space="preserve"> </w:t>
      </w:r>
      <w:r>
        <w:t>assessment</w:t>
      </w:r>
      <w:r>
        <w:rPr>
          <w:spacing w:val="-3"/>
        </w:rPr>
        <w:t xml:space="preserve"> </w:t>
      </w:r>
      <w:r>
        <w:t>of</w:t>
      </w:r>
      <w:r>
        <w:rPr>
          <w:spacing w:val="-6"/>
        </w:rPr>
        <w:t xml:space="preserve"> </w:t>
      </w:r>
      <w:r>
        <w:t>the</w:t>
      </w:r>
      <w:r>
        <w:rPr>
          <w:spacing w:val="-4"/>
        </w:rPr>
        <w:t xml:space="preserve"> </w:t>
      </w:r>
      <w:r>
        <w:t>contractor’s</w:t>
      </w:r>
      <w:r>
        <w:rPr>
          <w:spacing w:val="-3"/>
        </w:rPr>
        <w:t xml:space="preserve"> </w:t>
      </w:r>
      <w:r>
        <w:t>performance</w:t>
      </w:r>
      <w:r>
        <w:rPr>
          <w:spacing w:val="-4"/>
        </w:rPr>
        <w:t xml:space="preserve"> </w:t>
      </w:r>
      <w:r>
        <w:t>under</w:t>
      </w:r>
      <w:r>
        <w:rPr>
          <w:spacing w:val="-5"/>
        </w:rPr>
        <w:t xml:space="preserve"> </w:t>
      </w:r>
      <w:r>
        <w:t>the</w:t>
      </w:r>
      <w:r>
        <w:rPr>
          <w:spacing w:val="-7"/>
        </w:rPr>
        <w:t xml:space="preserve"> </w:t>
      </w:r>
      <w:r>
        <w:t>contract</w:t>
      </w:r>
      <w:r>
        <w:rPr>
          <w:spacing w:val="-6"/>
        </w:rPr>
        <w:t xml:space="preserve"> </w:t>
      </w:r>
      <w:r>
        <w:t>to</w:t>
      </w:r>
      <w:r>
        <w:rPr>
          <w:spacing w:val="-6"/>
        </w:rPr>
        <w:t xml:space="preserve"> </w:t>
      </w:r>
      <w:r>
        <w:t>ensure</w:t>
      </w:r>
      <w:r>
        <w:rPr>
          <w:spacing w:val="-7"/>
        </w:rPr>
        <w:t xml:space="preserve"> </w:t>
      </w:r>
      <w:r>
        <w:t>that</w:t>
      </w:r>
      <w:r>
        <w:rPr>
          <w:spacing w:val="-3"/>
        </w:rPr>
        <w:t xml:space="preserve"> </w:t>
      </w:r>
      <w:r>
        <w:t>the</w:t>
      </w:r>
      <w:r>
        <w:rPr>
          <w:spacing w:val="-4"/>
        </w:rPr>
        <w:t xml:space="preserve"> </w:t>
      </w:r>
      <w:r>
        <w:t xml:space="preserve">required results are being achieved. </w:t>
      </w:r>
      <w:r>
        <w:rPr>
          <w:sz w:val="24"/>
        </w:rPr>
        <w:t>The COR and CO will retain a copy of all completed QA surveillance forms.</w:t>
      </w:r>
    </w:p>
    <w:p w14:paraId="7A926E43" w14:textId="77777777" w:rsidR="00141473" w:rsidRDefault="00141473">
      <w:pPr>
        <w:pStyle w:val="BodyText"/>
        <w:spacing w:before="9"/>
        <w:rPr>
          <w:sz w:val="34"/>
        </w:rPr>
      </w:pPr>
    </w:p>
    <w:p w14:paraId="5E9CFA19" w14:textId="77777777" w:rsidR="00141473" w:rsidRDefault="00C835F2">
      <w:pPr>
        <w:pStyle w:val="ListParagraph"/>
        <w:numPr>
          <w:ilvl w:val="0"/>
          <w:numId w:val="4"/>
        </w:numPr>
        <w:tabs>
          <w:tab w:val="left" w:pos="533"/>
        </w:tabs>
        <w:ind w:hanging="433"/>
        <w:rPr>
          <w:b/>
        </w:rPr>
      </w:pPr>
      <w:bookmarkStart w:id="17" w:name="_bookmark13"/>
      <w:bookmarkEnd w:id="17"/>
      <w:r>
        <w:rPr>
          <w:b/>
        </w:rPr>
        <w:t>ANALYSIS OF QUALITY ASSURANCE</w:t>
      </w:r>
      <w:r>
        <w:rPr>
          <w:b/>
          <w:spacing w:val="-2"/>
        </w:rPr>
        <w:t xml:space="preserve"> </w:t>
      </w:r>
      <w:r>
        <w:rPr>
          <w:b/>
        </w:rPr>
        <w:t>ASSESSMENT</w:t>
      </w:r>
    </w:p>
    <w:p w14:paraId="4733715D" w14:textId="77777777" w:rsidR="00141473" w:rsidRDefault="00141473">
      <w:pPr>
        <w:pStyle w:val="BodyText"/>
        <w:spacing w:before="2"/>
        <w:rPr>
          <w:b/>
          <w:sz w:val="24"/>
        </w:rPr>
      </w:pPr>
    </w:p>
    <w:p w14:paraId="1B90E649" w14:textId="77777777" w:rsidR="00141473" w:rsidRDefault="00C835F2">
      <w:pPr>
        <w:pStyle w:val="Heading2"/>
        <w:numPr>
          <w:ilvl w:val="1"/>
          <w:numId w:val="4"/>
        </w:numPr>
        <w:tabs>
          <w:tab w:val="left" w:pos="821"/>
        </w:tabs>
        <w:ind w:left="820" w:hanging="721"/>
      </w:pPr>
      <w:bookmarkStart w:id="18" w:name="_bookmark14"/>
      <w:bookmarkEnd w:id="18"/>
      <w:r>
        <w:t>Determining</w:t>
      </w:r>
      <w:r>
        <w:rPr>
          <w:spacing w:val="-4"/>
        </w:rPr>
        <w:t xml:space="preserve"> </w:t>
      </w:r>
      <w:r>
        <w:t>Performance</w:t>
      </w:r>
    </w:p>
    <w:p w14:paraId="20DF4EC5" w14:textId="74138734" w:rsidR="00141473" w:rsidRDefault="00C835F2">
      <w:pPr>
        <w:pStyle w:val="BodyText"/>
        <w:spacing w:before="114"/>
        <w:ind w:left="100" w:right="396"/>
        <w:jc w:val="both"/>
      </w:pPr>
      <w:r>
        <w:t xml:space="preserve">The Government will use the monitoring methods cited in Attachment 1 to determine whether the performance standards/service levels/AQLs have been met. If the contractor has not met the minimum requirements, it </w:t>
      </w:r>
      <w:r w:rsidR="00D602C1">
        <w:t>may</w:t>
      </w:r>
      <w:r>
        <w:t xml:space="preserve"> be asked to develop a corrective action plan to show how and by what date it intends to bring performance up to the required levels.</w:t>
      </w:r>
    </w:p>
    <w:p w14:paraId="31DDA3A6" w14:textId="77777777" w:rsidR="00141473" w:rsidRDefault="00141473">
      <w:pPr>
        <w:pStyle w:val="BodyText"/>
        <w:rPr>
          <w:sz w:val="35"/>
        </w:rPr>
      </w:pPr>
    </w:p>
    <w:p w14:paraId="1EDBE71B" w14:textId="77777777" w:rsidR="00141473" w:rsidRDefault="00C835F2">
      <w:pPr>
        <w:pStyle w:val="Heading2"/>
        <w:numPr>
          <w:ilvl w:val="1"/>
          <w:numId w:val="4"/>
        </w:numPr>
        <w:tabs>
          <w:tab w:val="left" w:pos="677"/>
        </w:tabs>
        <w:ind w:hanging="577"/>
      </w:pPr>
      <w:bookmarkStart w:id="19" w:name="_bookmark15"/>
      <w:bookmarkEnd w:id="19"/>
      <w:r>
        <w:t>Reporting</w:t>
      </w:r>
    </w:p>
    <w:p w14:paraId="753DBB71" w14:textId="682CE186" w:rsidR="00141473" w:rsidRDefault="00C835F2">
      <w:pPr>
        <w:pStyle w:val="BodyText"/>
        <w:spacing w:before="114"/>
        <w:ind w:left="100" w:right="395"/>
        <w:jc w:val="both"/>
      </w:pPr>
      <w:r>
        <w:t>At the end of each month, the COR will prepare a written report for the CO and GPM, summarizing the overall results of the quality assurance surveillance of the contractor’s performance. This written report, will include the contractor’s submitted report and the completed quality assurance monitoring forms (Attachment</w:t>
      </w:r>
      <w:r>
        <w:rPr>
          <w:spacing w:val="-7"/>
        </w:rPr>
        <w:t xml:space="preserve"> </w:t>
      </w:r>
      <w:r>
        <w:t>2</w:t>
      </w:r>
      <w:r>
        <w:rPr>
          <w:spacing w:val="-8"/>
        </w:rPr>
        <w:t xml:space="preserve"> </w:t>
      </w:r>
      <w:r>
        <w:t>–</w:t>
      </w:r>
      <w:r>
        <w:rPr>
          <w:spacing w:val="-7"/>
        </w:rPr>
        <w:t xml:space="preserve"> </w:t>
      </w:r>
      <w:r>
        <w:t>Sample</w:t>
      </w:r>
      <w:r>
        <w:rPr>
          <w:spacing w:val="-7"/>
        </w:rPr>
        <w:t xml:space="preserve"> </w:t>
      </w:r>
      <w:r>
        <w:t>Quality</w:t>
      </w:r>
      <w:r>
        <w:rPr>
          <w:spacing w:val="-10"/>
        </w:rPr>
        <w:t xml:space="preserve"> </w:t>
      </w:r>
      <w:r>
        <w:t>Assurance</w:t>
      </w:r>
      <w:r>
        <w:rPr>
          <w:spacing w:val="-7"/>
        </w:rPr>
        <w:t xml:space="preserve"> </w:t>
      </w:r>
      <w:r>
        <w:t>Monitoring</w:t>
      </w:r>
      <w:r>
        <w:rPr>
          <w:spacing w:val="-10"/>
        </w:rPr>
        <w:t xml:space="preserve"> </w:t>
      </w:r>
      <w:r>
        <w:t>Form),</w:t>
      </w:r>
      <w:r>
        <w:rPr>
          <w:spacing w:val="-7"/>
        </w:rPr>
        <w:t xml:space="preserve"> </w:t>
      </w:r>
      <w:r>
        <w:t>will</w:t>
      </w:r>
      <w:r>
        <w:rPr>
          <w:spacing w:val="-6"/>
        </w:rPr>
        <w:t xml:space="preserve"> </w:t>
      </w:r>
      <w:r>
        <w:t>become</w:t>
      </w:r>
      <w:r>
        <w:rPr>
          <w:spacing w:val="-7"/>
        </w:rPr>
        <w:t xml:space="preserve"> </w:t>
      </w:r>
      <w:r>
        <w:t>part</w:t>
      </w:r>
      <w:r>
        <w:rPr>
          <w:spacing w:val="-6"/>
        </w:rPr>
        <w:t xml:space="preserve"> </w:t>
      </w:r>
      <w:r>
        <w:t>of</w:t>
      </w:r>
      <w:r>
        <w:rPr>
          <w:spacing w:val="-9"/>
        </w:rPr>
        <w:t xml:space="preserve"> </w:t>
      </w:r>
      <w:r>
        <w:t>the</w:t>
      </w:r>
      <w:r>
        <w:rPr>
          <w:spacing w:val="-7"/>
        </w:rPr>
        <w:t xml:space="preserve"> </w:t>
      </w:r>
      <w:r>
        <w:t>QA</w:t>
      </w:r>
      <w:r>
        <w:rPr>
          <w:spacing w:val="-8"/>
        </w:rPr>
        <w:t xml:space="preserve"> </w:t>
      </w:r>
      <w:r>
        <w:t>documentation. It will enable the government to evaluate whether the contractor is meeting the stated objectives and/or performance standards, including cost/technical/scheduling</w:t>
      </w:r>
      <w:r>
        <w:rPr>
          <w:spacing w:val="-7"/>
        </w:rPr>
        <w:t xml:space="preserve"> </w:t>
      </w:r>
      <w:r>
        <w:t>objectives.</w:t>
      </w:r>
      <w:r w:rsidR="00CC4044">
        <w:t xml:space="preserve"> This report will </w:t>
      </w:r>
      <w:r w:rsidR="001225B4">
        <w:t>be</w:t>
      </w:r>
      <w:r w:rsidR="00D602C1">
        <w:t xml:space="preserve"> used for purposes of the contractor’s annual Performance Assessment Report (PAR)</w:t>
      </w:r>
      <w:r w:rsidR="00CC4044">
        <w:t xml:space="preserve">. </w:t>
      </w:r>
    </w:p>
    <w:p w14:paraId="5C4CC693" w14:textId="77777777" w:rsidR="00141473" w:rsidRDefault="00141473">
      <w:pPr>
        <w:pStyle w:val="BodyText"/>
        <w:rPr>
          <w:sz w:val="35"/>
        </w:rPr>
      </w:pPr>
    </w:p>
    <w:p w14:paraId="086ADE3B" w14:textId="77777777" w:rsidR="00141473" w:rsidRDefault="00C835F2">
      <w:pPr>
        <w:pStyle w:val="Heading2"/>
        <w:numPr>
          <w:ilvl w:val="1"/>
          <w:numId w:val="4"/>
        </w:numPr>
        <w:tabs>
          <w:tab w:val="left" w:pos="677"/>
        </w:tabs>
        <w:ind w:hanging="577"/>
      </w:pPr>
      <w:bookmarkStart w:id="20" w:name="_bookmark16"/>
      <w:bookmarkEnd w:id="20"/>
      <w:r>
        <w:t>Reviews and</w:t>
      </w:r>
      <w:r>
        <w:rPr>
          <w:spacing w:val="-1"/>
        </w:rPr>
        <w:t xml:space="preserve"> </w:t>
      </w:r>
      <w:r>
        <w:t>Resolution</w:t>
      </w:r>
    </w:p>
    <w:p w14:paraId="06DC3555" w14:textId="77777777" w:rsidR="00141473" w:rsidRDefault="00C835F2">
      <w:pPr>
        <w:pStyle w:val="ListParagraph"/>
        <w:numPr>
          <w:ilvl w:val="2"/>
          <w:numId w:val="4"/>
        </w:numPr>
        <w:tabs>
          <w:tab w:val="left" w:pos="1267"/>
        </w:tabs>
        <w:spacing w:before="114"/>
        <w:ind w:right="396"/>
      </w:pPr>
      <w:r>
        <w:t>The</w:t>
      </w:r>
      <w:r>
        <w:rPr>
          <w:spacing w:val="-14"/>
        </w:rPr>
        <w:t xml:space="preserve"> </w:t>
      </w:r>
      <w:r>
        <w:t>CO</w:t>
      </w:r>
      <w:r>
        <w:rPr>
          <w:spacing w:val="-13"/>
        </w:rPr>
        <w:t xml:space="preserve"> </w:t>
      </w:r>
      <w:r>
        <w:t>or</w:t>
      </w:r>
      <w:r>
        <w:rPr>
          <w:spacing w:val="-11"/>
        </w:rPr>
        <w:t xml:space="preserve"> </w:t>
      </w:r>
      <w:r>
        <w:t>PM</w:t>
      </w:r>
      <w:r>
        <w:rPr>
          <w:spacing w:val="-10"/>
        </w:rPr>
        <w:t xml:space="preserve"> </w:t>
      </w:r>
      <w:r>
        <w:t>may</w:t>
      </w:r>
      <w:r>
        <w:rPr>
          <w:spacing w:val="-14"/>
        </w:rPr>
        <w:t xml:space="preserve"> </w:t>
      </w:r>
      <w:r>
        <w:t>require</w:t>
      </w:r>
      <w:r>
        <w:rPr>
          <w:spacing w:val="-14"/>
        </w:rPr>
        <w:t xml:space="preserve"> </w:t>
      </w:r>
      <w:r>
        <w:t>the</w:t>
      </w:r>
      <w:r>
        <w:rPr>
          <w:spacing w:val="-13"/>
        </w:rPr>
        <w:t xml:space="preserve"> </w:t>
      </w:r>
      <w:r>
        <w:t>contractor’s</w:t>
      </w:r>
      <w:r>
        <w:rPr>
          <w:spacing w:val="-11"/>
        </w:rPr>
        <w:t xml:space="preserve"> </w:t>
      </w:r>
      <w:r>
        <w:t>project</w:t>
      </w:r>
      <w:r>
        <w:rPr>
          <w:spacing w:val="-11"/>
        </w:rPr>
        <w:t xml:space="preserve"> </w:t>
      </w:r>
      <w:r>
        <w:t>manager,</w:t>
      </w:r>
      <w:r>
        <w:rPr>
          <w:spacing w:val="-12"/>
        </w:rPr>
        <w:t xml:space="preserve"> </w:t>
      </w:r>
      <w:r>
        <w:t>or</w:t>
      </w:r>
      <w:r>
        <w:rPr>
          <w:spacing w:val="-12"/>
        </w:rPr>
        <w:t xml:space="preserve"> </w:t>
      </w:r>
      <w:r>
        <w:t>a</w:t>
      </w:r>
      <w:r>
        <w:rPr>
          <w:spacing w:val="-14"/>
        </w:rPr>
        <w:t xml:space="preserve"> </w:t>
      </w:r>
      <w:r>
        <w:t>designated</w:t>
      </w:r>
      <w:r>
        <w:rPr>
          <w:spacing w:val="-12"/>
        </w:rPr>
        <w:t xml:space="preserve"> </w:t>
      </w:r>
      <w:r>
        <w:t>alternate,</w:t>
      </w:r>
      <w:r>
        <w:rPr>
          <w:spacing w:val="-13"/>
        </w:rPr>
        <w:t xml:space="preserve"> </w:t>
      </w:r>
      <w:r>
        <w:t>to</w:t>
      </w:r>
      <w:r>
        <w:rPr>
          <w:spacing w:val="-12"/>
        </w:rPr>
        <w:t xml:space="preserve"> </w:t>
      </w:r>
      <w:r>
        <w:t>meet with the CO and/or PM and other government personnel as deemed necessary to discuss performance evaluation. The PM will define a frequency of in-depth reviews with the contractor, including appropriate self-assessments by the contractor; however, if the need arises, the contractor will meet with the PM and/or COR as often as required or per the contractor’s request. The agenda of the reviews may include the</w:t>
      </w:r>
      <w:r>
        <w:rPr>
          <w:spacing w:val="-11"/>
        </w:rPr>
        <w:t xml:space="preserve"> </w:t>
      </w:r>
      <w:r>
        <w:t>following:</w:t>
      </w:r>
    </w:p>
    <w:p w14:paraId="48F6C4B0" w14:textId="77777777" w:rsidR="00141473" w:rsidRDefault="00C835F2">
      <w:pPr>
        <w:pStyle w:val="ListParagraph"/>
        <w:numPr>
          <w:ilvl w:val="3"/>
          <w:numId w:val="4"/>
        </w:numPr>
        <w:tabs>
          <w:tab w:val="left" w:pos="1181"/>
        </w:tabs>
        <w:spacing w:before="122"/>
        <w:ind w:hanging="361"/>
      </w:pPr>
      <w:r>
        <w:t>Monthly performance assessment data and trend</w:t>
      </w:r>
      <w:r>
        <w:rPr>
          <w:spacing w:val="-8"/>
        </w:rPr>
        <w:t xml:space="preserve"> </w:t>
      </w:r>
      <w:r>
        <w:t>analysis</w:t>
      </w:r>
    </w:p>
    <w:p w14:paraId="3DE4605D" w14:textId="77777777" w:rsidR="00141473" w:rsidRDefault="00C835F2">
      <w:pPr>
        <w:pStyle w:val="ListParagraph"/>
        <w:numPr>
          <w:ilvl w:val="3"/>
          <w:numId w:val="4"/>
        </w:numPr>
        <w:tabs>
          <w:tab w:val="left" w:pos="1181"/>
        </w:tabs>
        <w:spacing w:before="119"/>
        <w:ind w:hanging="361"/>
      </w:pPr>
      <w:r>
        <w:t>Issues and concerns of both</w:t>
      </w:r>
      <w:r>
        <w:rPr>
          <w:spacing w:val="-4"/>
        </w:rPr>
        <w:t xml:space="preserve"> </w:t>
      </w:r>
      <w:r>
        <w:t>parties</w:t>
      </w:r>
    </w:p>
    <w:p w14:paraId="7D51B41C" w14:textId="77777777" w:rsidR="00141473" w:rsidRDefault="00C835F2">
      <w:pPr>
        <w:pStyle w:val="ListParagraph"/>
        <w:numPr>
          <w:ilvl w:val="3"/>
          <w:numId w:val="4"/>
        </w:numPr>
        <w:tabs>
          <w:tab w:val="left" w:pos="1181"/>
        </w:tabs>
        <w:spacing w:before="119"/>
        <w:ind w:right="401"/>
        <w:jc w:val="left"/>
      </w:pPr>
      <w:r>
        <w:t>Projected outlook for upcoming months and progress against expected trends, including a corrective action plan</w:t>
      </w:r>
      <w:r>
        <w:rPr>
          <w:spacing w:val="-1"/>
        </w:rPr>
        <w:t xml:space="preserve"> </w:t>
      </w:r>
      <w:r>
        <w:t>analysis</w:t>
      </w:r>
    </w:p>
    <w:p w14:paraId="42779EB1" w14:textId="77777777" w:rsidR="00141473" w:rsidRDefault="00C835F2">
      <w:pPr>
        <w:pStyle w:val="ListParagraph"/>
        <w:numPr>
          <w:ilvl w:val="3"/>
          <w:numId w:val="4"/>
        </w:numPr>
        <w:tabs>
          <w:tab w:val="left" w:pos="1181"/>
        </w:tabs>
        <w:spacing w:before="120"/>
        <w:ind w:hanging="361"/>
        <w:jc w:val="left"/>
      </w:pPr>
      <w:r>
        <w:t>Recommendations for improved efficiency and/or</w:t>
      </w:r>
      <w:r>
        <w:rPr>
          <w:spacing w:val="-7"/>
        </w:rPr>
        <w:t xml:space="preserve"> </w:t>
      </w:r>
      <w:r>
        <w:t>effectiveness</w:t>
      </w:r>
    </w:p>
    <w:p w14:paraId="020FC458" w14:textId="77777777" w:rsidR="00141473" w:rsidRDefault="00C835F2">
      <w:pPr>
        <w:pStyle w:val="ListParagraph"/>
        <w:numPr>
          <w:ilvl w:val="3"/>
          <w:numId w:val="4"/>
        </w:numPr>
        <w:tabs>
          <w:tab w:val="left" w:pos="1181"/>
        </w:tabs>
        <w:spacing w:before="122"/>
        <w:ind w:hanging="361"/>
        <w:jc w:val="left"/>
      </w:pPr>
      <w:r>
        <w:t>Issues arising from the performance monitoring</w:t>
      </w:r>
      <w:r>
        <w:rPr>
          <w:spacing w:val="-11"/>
        </w:rPr>
        <w:t xml:space="preserve"> </w:t>
      </w:r>
      <w:r>
        <w:t>processes</w:t>
      </w:r>
    </w:p>
    <w:p w14:paraId="31EC27DB" w14:textId="77777777" w:rsidR="00141473" w:rsidRDefault="00141473">
      <w:pPr>
        <w:pStyle w:val="BodyText"/>
        <w:spacing w:before="9"/>
        <w:rPr>
          <w:sz w:val="21"/>
        </w:rPr>
      </w:pPr>
    </w:p>
    <w:p w14:paraId="4BC1C5C4" w14:textId="77777777" w:rsidR="00141473" w:rsidRDefault="00C835F2">
      <w:pPr>
        <w:pStyle w:val="ListParagraph"/>
        <w:numPr>
          <w:ilvl w:val="2"/>
          <w:numId w:val="4"/>
        </w:numPr>
        <w:tabs>
          <w:tab w:val="left" w:pos="1267"/>
        </w:tabs>
        <w:spacing w:line="242" w:lineRule="auto"/>
        <w:ind w:right="398"/>
      </w:pPr>
      <w:r>
        <w:t>The</w:t>
      </w:r>
      <w:r>
        <w:rPr>
          <w:spacing w:val="-9"/>
        </w:rPr>
        <w:t xml:space="preserve"> </w:t>
      </w:r>
      <w:r>
        <w:t>COR</w:t>
      </w:r>
      <w:r>
        <w:rPr>
          <w:spacing w:val="-8"/>
        </w:rPr>
        <w:t xml:space="preserve"> </w:t>
      </w:r>
      <w:r>
        <w:t>will</w:t>
      </w:r>
      <w:r>
        <w:rPr>
          <w:spacing w:val="-8"/>
        </w:rPr>
        <w:t xml:space="preserve"> </w:t>
      </w:r>
      <w:r>
        <w:t>coordinate</w:t>
      </w:r>
      <w:r>
        <w:rPr>
          <w:spacing w:val="-6"/>
        </w:rPr>
        <w:t xml:space="preserve"> </w:t>
      </w:r>
      <w:r>
        <w:t>and</w:t>
      </w:r>
      <w:r>
        <w:rPr>
          <w:spacing w:val="-7"/>
        </w:rPr>
        <w:t xml:space="preserve"> </w:t>
      </w:r>
      <w:r>
        <w:t>communicate</w:t>
      </w:r>
      <w:r>
        <w:rPr>
          <w:spacing w:val="-7"/>
        </w:rPr>
        <w:t xml:space="preserve"> </w:t>
      </w:r>
      <w:r>
        <w:t>with</w:t>
      </w:r>
      <w:r>
        <w:rPr>
          <w:spacing w:val="-10"/>
        </w:rPr>
        <w:t xml:space="preserve"> </w:t>
      </w:r>
      <w:r>
        <w:t>the</w:t>
      </w:r>
      <w:r>
        <w:rPr>
          <w:spacing w:val="-6"/>
        </w:rPr>
        <w:t xml:space="preserve"> </w:t>
      </w:r>
      <w:r>
        <w:t>contractor</w:t>
      </w:r>
      <w:r>
        <w:rPr>
          <w:spacing w:val="-9"/>
        </w:rPr>
        <w:t xml:space="preserve"> </w:t>
      </w:r>
      <w:r>
        <w:t>to</w:t>
      </w:r>
      <w:r>
        <w:rPr>
          <w:spacing w:val="-10"/>
        </w:rPr>
        <w:t xml:space="preserve"> </w:t>
      </w:r>
      <w:r>
        <w:t>resolve</w:t>
      </w:r>
      <w:r>
        <w:rPr>
          <w:spacing w:val="-9"/>
        </w:rPr>
        <w:t xml:space="preserve"> </w:t>
      </w:r>
      <w:r>
        <w:t>issues</w:t>
      </w:r>
      <w:r>
        <w:rPr>
          <w:spacing w:val="-8"/>
        </w:rPr>
        <w:t xml:space="preserve"> </w:t>
      </w:r>
      <w:r>
        <w:t>and</w:t>
      </w:r>
      <w:r>
        <w:rPr>
          <w:spacing w:val="-7"/>
        </w:rPr>
        <w:t xml:space="preserve"> </w:t>
      </w:r>
      <w:r>
        <w:t>concerns regarding marginal or unacceptable</w:t>
      </w:r>
      <w:r>
        <w:rPr>
          <w:spacing w:val="-3"/>
        </w:rPr>
        <w:t xml:space="preserve"> </w:t>
      </w:r>
      <w:r>
        <w:t>performance.</w:t>
      </w:r>
    </w:p>
    <w:p w14:paraId="63CCCC70" w14:textId="77777777" w:rsidR="00141473" w:rsidRDefault="00141473">
      <w:pPr>
        <w:pStyle w:val="BodyText"/>
        <w:spacing w:before="6"/>
        <w:rPr>
          <w:sz w:val="20"/>
        </w:rPr>
      </w:pPr>
    </w:p>
    <w:p w14:paraId="260FAC07" w14:textId="77777777" w:rsidR="003035AC" w:rsidRDefault="00C835F2" w:rsidP="003035AC">
      <w:pPr>
        <w:pStyle w:val="ListParagraph"/>
        <w:numPr>
          <w:ilvl w:val="2"/>
          <w:numId w:val="4"/>
        </w:numPr>
        <w:tabs>
          <w:tab w:val="left" w:pos="1267"/>
        </w:tabs>
        <w:ind w:right="394"/>
      </w:pPr>
      <w:r>
        <w:t xml:space="preserve">The COR, CO and GPM along with the contractor will jointly formulate tactical and long- term courses of action. Decisions regarding changes to metrics, thresholds, or service levels will be clearly documented. Changes to service levels, procedures, and metrics will be </w:t>
      </w:r>
      <w:r w:rsidR="003035AC">
        <w:t>incorporated as a contract modification at the convenience of the</w:t>
      </w:r>
      <w:r w:rsidR="003035AC">
        <w:rPr>
          <w:spacing w:val="-6"/>
        </w:rPr>
        <w:t xml:space="preserve"> </w:t>
      </w:r>
      <w:r w:rsidR="003035AC">
        <w:t>CO.</w:t>
      </w:r>
    </w:p>
    <w:p w14:paraId="0E6E4F6F" w14:textId="38180A9F" w:rsidR="00A5053D" w:rsidRPr="00A5053D" w:rsidRDefault="00A5053D" w:rsidP="00A5053D">
      <w:pPr>
        <w:rPr>
          <w:rFonts w:ascii="Segoe UI" w:hAnsi="Segoe UI" w:cs="Segoe UI"/>
          <w:color w:val="1A1A1A"/>
          <w:sz w:val="24"/>
          <w:szCs w:val="24"/>
          <w:lang w:bidi="ar-SA"/>
        </w:rPr>
      </w:pPr>
    </w:p>
    <w:p w14:paraId="22CA9A7D" w14:textId="77777777" w:rsidR="00141473" w:rsidRDefault="00C835F2">
      <w:pPr>
        <w:spacing w:before="86"/>
        <w:ind w:left="3933" w:right="973" w:hanging="3191"/>
        <w:rPr>
          <w:b/>
          <w:sz w:val="32"/>
        </w:rPr>
      </w:pPr>
      <w:bookmarkStart w:id="21" w:name="_bookmark17"/>
      <w:bookmarkEnd w:id="21"/>
      <w:r>
        <w:rPr>
          <w:b/>
          <w:sz w:val="32"/>
        </w:rPr>
        <w:t>ATTACHMENT 1 – PERFORMANCE REQUIREMENTS SUMMARY</w:t>
      </w:r>
    </w:p>
    <w:p w14:paraId="51957232" w14:textId="4F0326FC" w:rsidR="00141473" w:rsidRDefault="00141473">
      <w:pPr>
        <w:pStyle w:val="BodyText"/>
        <w:spacing w:before="4"/>
        <w:rPr>
          <w:b/>
          <w:sz w:val="29"/>
        </w:rPr>
      </w:pPr>
    </w:p>
    <w:p w14:paraId="470CC40F" w14:textId="115823C1" w:rsidR="00A17700" w:rsidRDefault="00A17700">
      <w:pPr>
        <w:pStyle w:val="BodyText"/>
        <w:spacing w:before="4"/>
      </w:pPr>
      <w:r w:rsidRPr="00A17700">
        <w:t xml:space="preserve">The </w:t>
      </w:r>
      <w:r>
        <w:t>Performance Objectives and associated Acceptable Performance Levels (APLs) detailed in the table below are referenced from Appen</w:t>
      </w:r>
      <w:r w:rsidR="00837709">
        <w:t xml:space="preserve">dix </w:t>
      </w:r>
      <w:r w:rsidR="009E72F2">
        <w:t>A</w:t>
      </w:r>
      <w:r w:rsidR="00837709">
        <w:t xml:space="preserve">– </w:t>
      </w:r>
      <w:r w:rsidR="009E72F2">
        <w:t xml:space="preserve">Aero SoN </w:t>
      </w:r>
      <w:r w:rsidR="00837709">
        <w:t>Performance</w:t>
      </w:r>
      <w:r w:rsidR="009E72F2">
        <w:t xml:space="preserve"> Work Statement </w:t>
      </w:r>
      <w:r w:rsidR="00837709">
        <w:t>Requirements.</w:t>
      </w:r>
    </w:p>
    <w:tbl>
      <w:tblPr>
        <w:tblStyle w:val="TableGrid"/>
        <w:tblW w:w="10350" w:type="dxa"/>
        <w:tblInd w:w="-365" w:type="dxa"/>
        <w:tblLook w:val="04A0" w:firstRow="1" w:lastRow="0" w:firstColumn="1" w:lastColumn="0" w:noHBand="0" w:noVBand="1"/>
      </w:tblPr>
      <w:tblGrid>
        <w:gridCol w:w="603"/>
        <w:gridCol w:w="2216"/>
        <w:gridCol w:w="1591"/>
        <w:gridCol w:w="180"/>
        <w:gridCol w:w="3935"/>
        <w:gridCol w:w="1825"/>
      </w:tblGrid>
      <w:tr w:rsidR="00D3063C" w14:paraId="7A6DD0FC" w14:textId="6C9C333B" w:rsidTr="00281347">
        <w:trPr>
          <w:cantSplit/>
          <w:trHeight w:val="403"/>
          <w:tblHeader/>
        </w:trPr>
        <w:tc>
          <w:tcPr>
            <w:tcW w:w="10350" w:type="dxa"/>
            <w:gridSpan w:val="6"/>
            <w:tcBorders>
              <w:top w:val="single" w:sz="4" w:space="0" w:color="auto"/>
              <w:left w:val="single" w:sz="4" w:space="0" w:color="auto"/>
              <w:bottom w:val="single" w:sz="4" w:space="0" w:color="auto"/>
              <w:right w:val="single" w:sz="4" w:space="0" w:color="auto"/>
            </w:tcBorders>
            <w:hideMark/>
          </w:tcPr>
          <w:p w14:paraId="3F664D8D" w14:textId="6952BE84" w:rsidR="00D3063C" w:rsidRDefault="00D3063C">
            <w:pPr>
              <w:pStyle w:val="TableTitle"/>
              <w:rPr>
                <w:lang w:eastAsia="zh-CN"/>
              </w:rPr>
            </w:pPr>
            <w:r>
              <w:rPr>
                <w:lang w:eastAsia="zh-CN"/>
              </w:rPr>
              <w:t>PERFORMANCE METRICS- This Table is UNCLASSIFIED</w:t>
            </w:r>
          </w:p>
        </w:tc>
      </w:tr>
      <w:tr w:rsidR="00E34AFD" w14:paraId="4A04A35E" w14:textId="52BA0272" w:rsidTr="00E34AFD">
        <w:trPr>
          <w:cantSplit/>
          <w:tblHeader/>
        </w:trPr>
        <w:tc>
          <w:tcPr>
            <w:tcW w:w="603" w:type="dxa"/>
            <w:tcBorders>
              <w:top w:val="single" w:sz="4" w:space="0" w:color="auto"/>
              <w:left w:val="single" w:sz="4" w:space="0" w:color="auto"/>
              <w:bottom w:val="single" w:sz="4" w:space="0" w:color="auto"/>
              <w:right w:val="single" w:sz="4" w:space="0" w:color="auto"/>
            </w:tcBorders>
            <w:hideMark/>
          </w:tcPr>
          <w:p w14:paraId="61F75612" w14:textId="77777777" w:rsidR="00D3063C" w:rsidRDefault="00D3063C">
            <w:pPr>
              <w:jc w:val="center"/>
              <w:rPr>
                <w:b/>
              </w:rPr>
            </w:pPr>
            <w:r>
              <w:rPr>
                <w:b/>
              </w:rPr>
              <w:t>ID</w:t>
            </w:r>
          </w:p>
        </w:tc>
        <w:tc>
          <w:tcPr>
            <w:tcW w:w="2216" w:type="dxa"/>
            <w:tcBorders>
              <w:top w:val="single" w:sz="4" w:space="0" w:color="auto"/>
              <w:left w:val="single" w:sz="4" w:space="0" w:color="auto"/>
              <w:bottom w:val="single" w:sz="4" w:space="0" w:color="auto"/>
              <w:right w:val="single" w:sz="4" w:space="0" w:color="auto"/>
            </w:tcBorders>
            <w:hideMark/>
          </w:tcPr>
          <w:p w14:paraId="68ADDA8F" w14:textId="77777777" w:rsidR="00D3063C" w:rsidRDefault="00D3063C">
            <w:pPr>
              <w:jc w:val="center"/>
              <w:rPr>
                <w:b/>
              </w:rPr>
            </w:pPr>
            <w:r>
              <w:rPr>
                <w:b/>
              </w:rPr>
              <w:t>Performance Objective</w:t>
            </w:r>
          </w:p>
        </w:tc>
        <w:tc>
          <w:tcPr>
            <w:tcW w:w="1771" w:type="dxa"/>
            <w:gridSpan w:val="2"/>
            <w:tcBorders>
              <w:top w:val="single" w:sz="4" w:space="0" w:color="auto"/>
              <w:left w:val="single" w:sz="4" w:space="0" w:color="auto"/>
              <w:bottom w:val="single" w:sz="4" w:space="0" w:color="auto"/>
              <w:right w:val="single" w:sz="4" w:space="0" w:color="auto"/>
            </w:tcBorders>
            <w:hideMark/>
          </w:tcPr>
          <w:p w14:paraId="70A6A0F9" w14:textId="77777777" w:rsidR="00D3063C" w:rsidRDefault="00D3063C">
            <w:pPr>
              <w:jc w:val="center"/>
              <w:rPr>
                <w:b/>
              </w:rPr>
            </w:pPr>
            <w:r>
              <w:rPr>
                <w:b/>
              </w:rPr>
              <w:t xml:space="preserve"> Reference</w:t>
            </w:r>
          </w:p>
        </w:tc>
        <w:tc>
          <w:tcPr>
            <w:tcW w:w="3935" w:type="dxa"/>
            <w:tcBorders>
              <w:top w:val="single" w:sz="4" w:space="0" w:color="auto"/>
              <w:left w:val="single" w:sz="4" w:space="0" w:color="auto"/>
              <w:bottom w:val="single" w:sz="4" w:space="0" w:color="auto"/>
              <w:right w:val="single" w:sz="4" w:space="0" w:color="auto"/>
            </w:tcBorders>
            <w:hideMark/>
          </w:tcPr>
          <w:p w14:paraId="437A686B" w14:textId="77777777" w:rsidR="00D3063C" w:rsidRDefault="00D3063C">
            <w:pPr>
              <w:jc w:val="center"/>
              <w:rPr>
                <w:b/>
              </w:rPr>
            </w:pPr>
            <w:r>
              <w:rPr>
                <w:b/>
              </w:rPr>
              <w:t>Acceptable Performance Level (APL)</w:t>
            </w:r>
          </w:p>
        </w:tc>
        <w:tc>
          <w:tcPr>
            <w:tcW w:w="1825" w:type="dxa"/>
            <w:tcBorders>
              <w:top w:val="single" w:sz="4" w:space="0" w:color="auto"/>
              <w:left w:val="single" w:sz="4" w:space="0" w:color="auto"/>
              <w:bottom w:val="single" w:sz="4" w:space="0" w:color="auto"/>
              <w:right w:val="single" w:sz="4" w:space="0" w:color="auto"/>
            </w:tcBorders>
          </w:tcPr>
          <w:p w14:paraId="44FCC2A7" w14:textId="4CC19352" w:rsidR="00D3063C" w:rsidRDefault="00D3063C">
            <w:pPr>
              <w:jc w:val="center"/>
              <w:rPr>
                <w:b/>
              </w:rPr>
            </w:pPr>
            <w:r>
              <w:rPr>
                <w:b/>
                <w:sz w:val="24"/>
                <w:szCs w:val="24"/>
              </w:rPr>
              <w:t>Method of Surveillance</w:t>
            </w:r>
          </w:p>
        </w:tc>
      </w:tr>
      <w:tr w:rsidR="00D3063C" w14:paraId="1A5C6A7D" w14:textId="2FC46872" w:rsidTr="00281347">
        <w:trPr>
          <w:cantSplit/>
        </w:trPr>
        <w:tc>
          <w:tcPr>
            <w:tcW w:w="10350" w:type="dxa"/>
            <w:gridSpan w:val="6"/>
            <w:tcBorders>
              <w:top w:val="single" w:sz="4" w:space="0" w:color="auto"/>
              <w:left w:val="single" w:sz="4" w:space="0" w:color="auto"/>
              <w:bottom w:val="single" w:sz="4" w:space="0" w:color="auto"/>
              <w:right w:val="single" w:sz="4" w:space="0" w:color="auto"/>
            </w:tcBorders>
            <w:hideMark/>
          </w:tcPr>
          <w:p w14:paraId="1CE7A6D9" w14:textId="41A4F795" w:rsidR="00D3063C" w:rsidRDefault="007C2DD9">
            <w:pPr>
              <w:jc w:val="center"/>
              <w:rPr>
                <w:b/>
              </w:rPr>
            </w:pPr>
            <w:r>
              <w:rPr>
                <w:b/>
              </w:rPr>
              <w:t>Integration</w:t>
            </w:r>
          </w:p>
        </w:tc>
      </w:tr>
      <w:tr w:rsidR="00E34AFD" w14:paraId="41EF78F4" w14:textId="7DF8869B" w:rsidTr="003F3ABF">
        <w:trPr>
          <w:cantSplit/>
        </w:trPr>
        <w:tc>
          <w:tcPr>
            <w:tcW w:w="603" w:type="dxa"/>
            <w:tcBorders>
              <w:top w:val="single" w:sz="4" w:space="0" w:color="auto"/>
              <w:left w:val="single" w:sz="4" w:space="0" w:color="auto"/>
              <w:bottom w:val="single" w:sz="4" w:space="0" w:color="auto"/>
              <w:right w:val="single" w:sz="4" w:space="0" w:color="auto"/>
            </w:tcBorders>
            <w:hideMark/>
          </w:tcPr>
          <w:p w14:paraId="666E0D48" w14:textId="70BAE033" w:rsidR="00D3063C" w:rsidRDefault="007C2DD9">
            <w:pPr>
              <w:jc w:val="center"/>
            </w:pPr>
            <w:r>
              <w:t>I</w:t>
            </w:r>
            <w:r w:rsidR="00D3063C">
              <w:t>-1</w:t>
            </w:r>
          </w:p>
        </w:tc>
        <w:tc>
          <w:tcPr>
            <w:tcW w:w="2216" w:type="dxa"/>
            <w:tcBorders>
              <w:top w:val="single" w:sz="4" w:space="0" w:color="auto"/>
              <w:left w:val="single" w:sz="4" w:space="0" w:color="auto"/>
              <w:bottom w:val="single" w:sz="4" w:space="0" w:color="auto"/>
              <w:right w:val="single" w:sz="4" w:space="0" w:color="auto"/>
            </w:tcBorders>
            <w:hideMark/>
          </w:tcPr>
          <w:p w14:paraId="27007520" w14:textId="4C37F2E5" w:rsidR="00D3063C" w:rsidRDefault="007C2DD9" w:rsidP="003F3ABF">
            <w:r>
              <w:t xml:space="preserve">Configuration </w:t>
            </w:r>
            <w:r w:rsidR="00D3063C">
              <w:t>Management</w:t>
            </w:r>
          </w:p>
        </w:tc>
        <w:tc>
          <w:tcPr>
            <w:tcW w:w="1591" w:type="dxa"/>
            <w:tcBorders>
              <w:top w:val="single" w:sz="4" w:space="0" w:color="auto"/>
              <w:left w:val="single" w:sz="4" w:space="0" w:color="auto"/>
              <w:bottom w:val="single" w:sz="4" w:space="0" w:color="auto"/>
              <w:right w:val="single" w:sz="4" w:space="0" w:color="auto"/>
            </w:tcBorders>
          </w:tcPr>
          <w:p w14:paraId="579A0AAA" w14:textId="196E2A76" w:rsidR="00D3063C" w:rsidRDefault="00D3063C" w:rsidP="003F3ABF">
            <w:r>
              <w:t>Par</w:t>
            </w:r>
            <w:r w:rsidR="007C2DD9">
              <w:t>a</w:t>
            </w:r>
            <w:r>
              <w:t xml:space="preserve"> 6.1</w:t>
            </w:r>
          </w:p>
          <w:p w14:paraId="4B9804E2" w14:textId="325FC098" w:rsidR="00D3063C" w:rsidRDefault="00D3063C" w:rsidP="003F3ABF">
            <w:r>
              <w:t xml:space="preserve">WBS </w:t>
            </w:r>
            <w:r w:rsidR="007C2DD9">
              <w:t>2.3</w:t>
            </w:r>
          </w:p>
          <w:p w14:paraId="220025E0" w14:textId="77777777" w:rsidR="00D3063C" w:rsidRDefault="00D3063C"/>
        </w:tc>
        <w:tc>
          <w:tcPr>
            <w:tcW w:w="4115" w:type="dxa"/>
            <w:gridSpan w:val="2"/>
            <w:tcBorders>
              <w:top w:val="single" w:sz="4" w:space="0" w:color="auto"/>
              <w:left w:val="single" w:sz="4" w:space="0" w:color="auto"/>
              <w:bottom w:val="single" w:sz="4" w:space="0" w:color="auto"/>
              <w:right w:val="single" w:sz="4" w:space="0" w:color="auto"/>
            </w:tcBorders>
            <w:hideMark/>
          </w:tcPr>
          <w:p w14:paraId="7AB9B8B2" w14:textId="1E6C44E3" w:rsidR="00D3063C" w:rsidRDefault="007C2DD9">
            <w:r w:rsidRPr="007C2DD9">
              <w:t>99% of all Configuration Items (CI)s in the Configuration Management System (CMS) must be updated/accurate every 30 days</w:t>
            </w:r>
          </w:p>
        </w:tc>
        <w:tc>
          <w:tcPr>
            <w:tcW w:w="1825" w:type="dxa"/>
            <w:tcBorders>
              <w:top w:val="single" w:sz="4" w:space="0" w:color="auto"/>
              <w:left w:val="single" w:sz="4" w:space="0" w:color="auto"/>
              <w:bottom w:val="single" w:sz="4" w:space="0" w:color="auto"/>
              <w:right w:val="single" w:sz="4" w:space="0" w:color="auto"/>
            </w:tcBorders>
          </w:tcPr>
          <w:p w14:paraId="4250D5DB" w14:textId="1743590D" w:rsidR="00D3063C" w:rsidRDefault="00281347" w:rsidP="00D3063C">
            <w:pPr>
              <w:jc w:val="center"/>
            </w:pPr>
            <w:r>
              <w:t>Periodic Inspection</w:t>
            </w:r>
          </w:p>
        </w:tc>
      </w:tr>
      <w:tr w:rsidR="00E34AFD" w14:paraId="0ADA2ED9" w14:textId="3228FB9D" w:rsidTr="003F3ABF">
        <w:trPr>
          <w:cantSplit/>
        </w:trPr>
        <w:tc>
          <w:tcPr>
            <w:tcW w:w="603" w:type="dxa"/>
            <w:tcBorders>
              <w:top w:val="single" w:sz="4" w:space="0" w:color="auto"/>
              <w:left w:val="single" w:sz="4" w:space="0" w:color="auto"/>
              <w:bottom w:val="single" w:sz="4" w:space="0" w:color="auto"/>
              <w:right w:val="single" w:sz="4" w:space="0" w:color="auto"/>
            </w:tcBorders>
            <w:hideMark/>
          </w:tcPr>
          <w:p w14:paraId="1AFFFEE3" w14:textId="3A9B7EC0" w:rsidR="00D3063C" w:rsidRDefault="007C2DD9">
            <w:pPr>
              <w:jc w:val="center"/>
            </w:pPr>
            <w:r>
              <w:t>I</w:t>
            </w:r>
            <w:r w:rsidR="00D3063C">
              <w:t>-2</w:t>
            </w:r>
          </w:p>
        </w:tc>
        <w:tc>
          <w:tcPr>
            <w:tcW w:w="2216" w:type="dxa"/>
            <w:tcBorders>
              <w:top w:val="single" w:sz="4" w:space="0" w:color="auto"/>
              <w:left w:val="single" w:sz="4" w:space="0" w:color="auto"/>
              <w:bottom w:val="single" w:sz="4" w:space="0" w:color="auto"/>
              <w:right w:val="single" w:sz="4" w:space="0" w:color="auto"/>
            </w:tcBorders>
            <w:hideMark/>
          </w:tcPr>
          <w:p w14:paraId="69E20090" w14:textId="7A5A4DC2" w:rsidR="00D3063C" w:rsidRDefault="007C2DD9" w:rsidP="003F3ABF">
            <w:r>
              <w:t xml:space="preserve">Knowledge </w:t>
            </w:r>
            <w:r w:rsidR="00D3063C">
              <w:t>Management</w:t>
            </w:r>
          </w:p>
        </w:tc>
        <w:tc>
          <w:tcPr>
            <w:tcW w:w="1591" w:type="dxa"/>
            <w:tcBorders>
              <w:top w:val="single" w:sz="4" w:space="0" w:color="auto"/>
              <w:left w:val="single" w:sz="4" w:space="0" w:color="auto"/>
              <w:bottom w:val="single" w:sz="4" w:space="0" w:color="auto"/>
              <w:right w:val="single" w:sz="4" w:space="0" w:color="auto"/>
            </w:tcBorders>
          </w:tcPr>
          <w:p w14:paraId="1E3C73B3" w14:textId="75660CA6" w:rsidR="00D3063C" w:rsidRDefault="00D3063C" w:rsidP="003F3ABF">
            <w:r>
              <w:t>Para 6.1</w:t>
            </w:r>
          </w:p>
          <w:p w14:paraId="102F5646" w14:textId="67004233" w:rsidR="00D3063C" w:rsidRDefault="00D3063C" w:rsidP="003F3ABF">
            <w:r>
              <w:t>WBS</w:t>
            </w:r>
            <w:r w:rsidR="007C2DD9">
              <w:t xml:space="preserve"> 2.15</w:t>
            </w:r>
          </w:p>
          <w:p w14:paraId="030D7068" w14:textId="77777777" w:rsidR="00D3063C" w:rsidRDefault="00D3063C" w:rsidP="003F3ABF"/>
        </w:tc>
        <w:tc>
          <w:tcPr>
            <w:tcW w:w="4115" w:type="dxa"/>
            <w:gridSpan w:val="2"/>
            <w:tcBorders>
              <w:top w:val="single" w:sz="4" w:space="0" w:color="auto"/>
              <w:left w:val="single" w:sz="4" w:space="0" w:color="auto"/>
              <w:bottom w:val="single" w:sz="4" w:space="0" w:color="auto"/>
              <w:right w:val="single" w:sz="4" w:space="0" w:color="auto"/>
            </w:tcBorders>
            <w:hideMark/>
          </w:tcPr>
          <w:p w14:paraId="359E095E" w14:textId="0FF88F26" w:rsidR="00D3063C" w:rsidRDefault="007C2DD9">
            <w:r w:rsidRPr="007C2DD9">
              <w:t>90 % of information updated within 1 week of a change to a CI and 95% within 2 weeks.</w:t>
            </w:r>
          </w:p>
        </w:tc>
        <w:tc>
          <w:tcPr>
            <w:tcW w:w="1825" w:type="dxa"/>
            <w:tcBorders>
              <w:top w:val="single" w:sz="4" w:space="0" w:color="auto"/>
              <w:left w:val="single" w:sz="4" w:space="0" w:color="auto"/>
              <w:bottom w:val="single" w:sz="4" w:space="0" w:color="auto"/>
              <w:right w:val="single" w:sz="4" w:space="0" w:color="auto"/>
            </w:tcBorders>
          </w:tcPr>
          <w:p w14:paraId="694993B1" w14:textId="64BEFCA3" w:rsidR="00D3063C" w:rsidRDefault="00281347" w:rsidP="00D3063C">
            <w:pPr>
              <w:jc w:val="center"/>
            </w:pPr>
            <w:r>
              <w:t xml:space="preserve">100% Inspection Quarterly </w:t>
            </w:r>
          </w:p>
        </w:tc>
      </w:tr>
      <w:tr w:rsidR="00E34AFD" w14:paraId="33D2337E" w14:textId="46B3EF73" w:rsidTr="003F3ABF">
        <w:trPr>
          <w:cantSplit/>
        </w:trPr>
        <w:tc>
          <w:tcPr>
            <w:tcW w:w="603" w:type="dxa"/>
            <w:tcBorders>
              <w:top w:val="single" w:sz="4" w:space="0" w:color="auto"/>
              <w:left w:val="single" w:sz="4" w:space="0" w:color="auto"/>
              <w:bottom w:val="single" w:sz="4" w:space="0" w:color="auto"/>
              <w:right w:val="single" w:sz="4" w:space="0" w:color="auto"/>
            </w:tcBorders>
            <w:hideMark/>
          </w:tcPr>
          <w:p w14:paraId="6F440130" w14:textId="4D985881" w:rsidR="00D3063C" w:rsidRDefault="007C2DD9">
            <w:pPr>
              <w:jc w:val="center"/>
            </w:pPr>
            <w:r>
              <w:t>I</w:t>
            </w:r>
            <w:r w:rsidR="00D3063C">
              <w:t>-3</w:t>
            </w:r>
          </w:p>
        </w:tc>
        <w:tc>
          <w:tcPr>
            <w:tcW w:w="2216" w:type="dxa"/>
            <w:tcBorders>
              <w:top w:val="single" w:sz="4" w:space="0" w:color="auto"/>
              <w:left w:val="single" w:sz="4" w:space="0" w:color="auto"/>
              <w:bottom w:val="single" w:sz="4" w:space="0" w:color="auto"/>
              <w:right w:val="single" w:sz="4" w:space="0" w:color="auto"/>
            </w:tcBorders>
            <w:hideMark/>
          </w:tcPr>
          <w:p w14:paraId="1EEE7DC9" w14:textId="68883370" w:rsidR="00D3063C" w:rsidRDefault="007C2DD9" w:rsidP="003F3ABF">
            <w:r w:rsidRPr="007C2DD9">
              <w:t>Services Status / Status Tracking</w:t>
            </w:r>
          </w:p>
        </w:tc>
        <w:tc>
          <w:tcPr>
            <w:tcW w:w="1591" w:type="dxa"/>
            <w:tcBorders>
              <w:top w:val="single" w:sz="4" w:space="0" w:color="auto"/>
              <w:left w:val="single" w:sz="4" w:space="0" w:color="auto"/>
              <w:bottom w:val="single" w:sz="4" w:space="0" w:color="auto"/>
              <w:right w:val="single" w:sz="4" w:space="0" w:color="auto"/>
            </w:tcBorders>
          </w:tcPr>
          <w:p w14:paraId="1E334B7E" w14:textId="77777777" w:rsidR="004969E8" w:rsidRDefault="007C2DD9" w:rsidP="003F3ABF">
            <w:r w:rsidRPr="007C2DD9">
              <w:t>Para 6.1</w:t>
            </w:r>
          </w:p>
          <w:p w14:paraId="07EC7AF7" w14:textId="365D5862" w:rsidR="00D3063C" w:rsidRDefault="007C2DD9" w:rsidP="003F3ABF">
            <w:r w:rsidRPr="007C2DD9">
              <w:t>WBS 2.26</w:t>
            </w:r>
          </w:p>
        </w:tc>
        <w:tc>
          <w:tcPr>
            <w:tcW w:w="4115" w:type="dxa"/>
            <w:gridSpan w:val="2"/>
            <w:tcBorders>
              <w:top w:val="single" w:sz="4" w:space="0" w:color="auto"/>
              <w:left w:val="single" w:sz="4" w:space="0" w:color="auto"/>
              <w:bottom w:val="single" w:sz="4" w:space="0" w:color="auto"/>
              <w:right w:val="single" w:sz="4" w:space="0" w:color="auto"/>
            </w:tcBorders>
            <w:hideMark/>
          </w:tcPr>
          <w:p w14:paraId="1636150C" w14:textId="47DCAA15" w:rsidR="00D3063C" w:rsidRDefault="004969E8">
            <w:r w:rsidRPr="004969E8">
              <w:t>Maintain 99% of all environments/services compliant with NGA monitoring directives</w:t>
            </w:r>
            <w:r>
              <w:t>.</w:t>
            </w:r>
          </w:p>
        </w:tc>
        <w:tc>
          <w:tcPr>
            <w:tcW w:w="1825" w:type="dxa"/>
            <w:tcBorders>
              <w:top w:val="single" w:sz="4" w:space="0" w:color="auto"/>
              <w:left w:val="single" w:sz="4" w:space="0" w:color="auto"/>
              <w:bottom w:val="single" w:sz="4" w:space="0" w:color="auto"/>
              <w:right w:val="single" w:sz="4" w:space="0" w:color="auto"/>
            </w:tcBorders>
          </w:tcPr>
          <w:p w14:paraId="7FF5FC2B" w14:textId="4B3F58CC" w:rsidR="00D3063C" w:rsidRDefault="00281347" w:rsidP="00D3063C">
            <w:pPr>
              <w:jc w:val="center"/>
            </w:pPr>
            <w:r>
              <w:t>100% Inspection</w:t>
            </w:r>
          </w:p>
        </w:tc>
      </w:tr>
      <w:tr w:rsidR="00E34AFD" w14:paraId="258E31D1" w14:textId="1AD80552" w:rsidTr="003F3ABF">
        <w:trPr>
          <w:cantSplit/>
        </w:trPr>
        <w:tc>
          <w:tcPr>
            <w:tcW w:w="603" w:type="dxa"/>
            <w:tcBorders>
              <w:top w:val="single" w:sz="4" w:space="0" w:color="auto"/>
              <w:left w:val="single" w:sz="4" w:space="0" w:color="auto"/>
              <w:bottom w:val="single" w:sz="4" w:space="0" w:color="auto"/>
              <w:right w:val="single" w:sz="4" w:space="0" w:color="auto"/>
            </w:tcBorders>
            <w:hideMark/>
          </w:tcPr>
          <w:p w14:paraId="220E4337" w14:textId="7775BB19" w:rsidR="00D3063C" w:rsidRDefault="004969E8">
            <w:pPr>
              <w:jc w:val="center"/>
            </w:pPr>
            <w:r>
              <w:t>I</w:t>
            </w:r>
            <w:r w:rsidR="00D3063C">
              <w:t>-4</w:t>
            </w:r>
          </w:p>
        </w:tc>
        <w:tc>
          <w:tcPr>
            <w:tcW w:w="2216" w:type="dxa"/>
            <w:tcBorders>
              <w:top w:val="single" w:sz="4" w:space="0" w:color="auto"/>
              <w:left w:val="single" w:sz="4" w:space="0" w:color="auto"/>
              <w:bottom w:val="single" w:sz="4" w:space="0" w:color="auto"/>
              <w:right w:val="single" w:sz="4" w:space="0" w:color="auto"/>
            </w:tcBorders>
            <w:hideMark/>
          </w:tcPr>
          <w:p w14:paraId="183551AD" w14:textId="7A979541" w:rsidR="00D3063C" w:rsidRDefault="004969E8" w:rsidP="003F3ABF">
            <w:r>
              <w:t>Root Cause Analysis</w:t>
            </w:r>
          </w:p>
        </w:tc>
        <w:tc>
          <w:tcPr>
            <w:tcW w:w="1591" w:type="dxa"/>
            <w:tcBorders>
              <w:top w:val="single" w:sz="4" w:space="0" w:color="auto"/>
              <w:left w:val="single" w:sz="4" w:space="0" w:color="auto"/>
              <w:bottom w:val="single" w:sz="4" w:space="0" w:color="auto"/>
              <w:right w:val="single" w:sz="4" w:space="0" w:color="auto"/>
            </w:tcBorders>
          </w:tcPr>
          <w:p w14:paraId="7439932C" w14:textId="283401A8" w:rsidR="004969E8" w:rsidRDefault="004969E8" w:rsidP="003F3ABF">
            <w:r>
              <w:t>Para 6.1</w:t>
            </w:r>
          </w:p>
          <w:p w14:paraId="0248B24B" w14:textId="6BD562BB" w:rsidR="00D3063C" w:rsidRDefault="004969E8" w:rsidP="003F3ABF">
            <w:r>
              <w:t>WBS 2.23</w:t>
            </w:r>
          </w:p>
          <w:p w14:paraId="39EC96D4" w14:textId="77777777" w:rsidR="00D3063C" w:rsidRDefault="00D3063C" w:rsidP="003F3ABF"/>
        </w:tc>
        <w:tc>
          <w:tcPr>
            <w:tcW w:w="4115" w:type="dxa"/>
            <w:gridSpan w:val="2"/>
            <w:tcBorders>
              <w:top w:val="single" w:sz="4" w:space="0" w:color="auto"/>
              <w:left w:val="single" w:sz="4" w:space="0" w:color="auto"/>
              <w:bottom w:val="single" w:sz="4" w:space="0" w:color="auto"/>
              <w:right w:val="single" w:sz="4" w:space="0" w:color="auto"/>
            </w:tcBorders>
            <w:hideMark/>
          </w:tcPr>
          <w:p w14:paraId="4463039B" w14:textId="6E305110" w:rsidR="00D3063C" w:rsidRDefault="004969E8">
            <w:r w:rsidRPr="004969E8">
              <w:t>Root Cause/Trend Analysis and corrective actions reported to PMO for any outage or degradation within 5 calendar days of discovery.</w:t>
            </w:r>
          </w:p>
        </w:tc>
        <w:tc>
          <w:tcPr>
            <w:tcW w:w="1825" w:type="dxa"/>
            <w:tcBorders>
              <w:top w:val="single" w:sz="4" w:space="0" w:color="auto"/>
              <w:left w:val="single" w:sz="4" w:space="0" w:color="auto"/>
              <w:bottom w:val="single" w:sz="4" w:space="0" w:color="auto"/>
              <w:right w:val="single" w:sz="4" w:space="0" w:color="auto"/>
            </w:tcBorders>
          </w:tcPr>
          <w:p w14:paraId="6C50CC77" w14:textId="583E72A2" w:rsidR="00D3063C" w:rsidRDefault="00281347" w:rsidP="00D3063C">
            <w:pPr>
              <w:jc w:val="center"/>
            </w:pPr>
            <w:r>
              <w:t>100% Inspection</w:t>
            </w:r>
          </w:p>
        </w:tc>
      </w:tr>
      <w:tr w:rsidR="00E34AFD" w14:paraId="0F5D8FAF" w14:textId="72C0DB7A" w:rsidTr="003F3ABF">
        <w:trPr>
          <w:cantSplit/>
        </w:trPr>
        <w:tc>
          <w:tcPr>
            <w:tcW w:w="603" w:type="dxa"/>
            <w:tcBorders>
              <w:top w:val="single" w:sz="4" w:space="0" w:color="auto"/>
              <w:left w:val="single" w:sz="4" w:space="0" w:color="auto"/>
              <w:bottom w:val="single" w:sz="4" w:space="0" w:color="auto"/>
              <w:right w:val="single" w:sz="4" w:space="0" w:color="auto"/>
            </w:tcBorders>
            <w:hideMark/>
          </w:tcPr>
          <w:p w14:paraId="5B19F6F7" w14:textId="4EA2B425" w:rsidR="00D3063C" w:rsidRDefault="004969E8">
            <w:pPr>
              <w:jc w:val="center"/>
            </w:pPr>
            <w:r>
              <w:t>I</w:t>
            </w:r>
            <w:r w:rsidR="00D3063C">
              <w:t>-5</w:t>
            </w:r>
          </w:p>
        </w:tc>
        <w:tc>
          <w:tcPr>
            <w:tcW w:w="2216" w:type="dxa"/>
            <w:tcBorders>
              <w:top w:val="single" w:sz="4" w:space="0" w:color="auto"/>
              <w:left w:val="single" w:sz="4" w:space="0" w:color="auto"/>
              <w:bottom w:val="single" w:sz="4" w:space="0" w:color="auto"/>
              <w:right w:val="single" w:sz="4" w:space="0" w:color="auto"/>
            </w:tcBorders>
            <w:hideMark/>
          </w:tcPr>
          <w:p w14:paraId="0E244BFB" w14:textId="5422A3EE" w:rsidR="00D3063C" w:rsidRDefault="004969E8" w:rsidP="003F3ABF">
            <w:r>
              <w:t>Root Cause Analysis</w:t>
            </w:r>
          </w:p>
        </w:tc>
        <w:tc>
          <w:tcPr>
            <w:tcW w:w="1591" w:type="dxa"/>
            <w:tcBorders>
              <w:top w:val="single" w:sz="4" w:space="0" w:color="auto"/>
              <w:left w:val="single" w:sz="4" w:space="0" w:color="auto"/>
              <w:bottom w:val="single" w:sz="4" w:space="0" w:color="auto"/>
              <w:right w:val="single" w:sz="4" w:space="0" w:color="auto"/>
            </w:tcBorders>
          </w:tcPr>
          <w:p w14:paraId="526CB290" w14:textId="711AE523" w:rsidR="00D3063C" w:rsidRDefault="004969E8" w:rsidP="003F3ABF">
            <w:r>
              <w:t xml:space="preserve">Para 6.1 </w:t>
            </w:r>
          </w:p>
          <w:p w14:paraId="6ADE9442" w14:textId="4B1246D6" w:rsidR="004969E8" w:rsidRDefault="004969E8" w:rsidP="003F3ABF">
            <w:r>
              <w:t>WBS 2.23</w:t>
            </w:r>
          </w:p>
          <w:p w14:paraId="2F0B11DC" w14:textId="77777777" w:rsidR="00D3063C" w:rsidRDefault="00D3063C" w:rsidP="003F3ABF"/>
        </w:tc>
        <w:tc>
          <w:tcPr>
            <w:tcW w:w="4115" w:type="dxa"/>
            <w:gridSpan w:val="2"/>
            <w:tcBorders>
              <w:top w:val="single" w:sz="4" w:space="0" w:color="auto"/>
              <w:left w:val="single" w:sz="4" w:space="0" w:color="auto"/>
              <w:bottom w:val="single" w:sz="4" w:space="0" w:color="auto"/>
              <w:right w:val="single" w:sz="4" w:space="0" w:color="auto"/>
            </w:tcBorders>
            <w:hideMark/>
          </w:tcPr>
          <w:p w14:paraId="56B8ECB4" w14:textId="2941E6FC" w:rsidR="00D3063C" w:rsidRDefault="004969E8">
            <w:r w:rsidRPr="004969E8">
              <w:t>Root Cause Analysis and corrective actions captured in the knowledge management system within 72 hours upon discovery.</w:t>
            </w:r>
          </w:p>
        </w:tc>
        <w:tc>
          <w:tcPr>
            <w:tcW w:w="1825" w:type="dxa"/>
            <w:tcBorders>
              <w:top w:val="single" w:sz="4" w:space="0" w:color="auto"/>
              <w:left w:val="single" w:sz="4" w:space="0" w:color="auto"/>
              <w:bottom w:val="single" w:sz="4" w:space="0" w:color="auto"/>
              <w:right w:val="single" w:sz="4" w:space="0" w:color="auto"/>
            </w:tcBorders>
          </w:tcPr>
          <w:p w14:paraId="6BB0C709" w14:textId="19316F2B" w:rsidR="00D3063C" w:rsidRDefault="00281347" w:rsidP="00D3063C">
            <w:pPr>
              <w:jc w:val="center"/>
            </w:pPr>
            <w:r>
              <w:t>100% Inspection</w:t>
            </w:r>
          </w:p>
        </w:tc>
      </w:tr>
      <w:tr w:rsidR="00E34AFD" w14:paraId="4EAE2FC9" w14:textId="77D09DE0" w:rsidTr="003F3ABF">
        <w:trPr>
          <w:cantSplit/>
        </w:trPr>
        <w:tc>
          <w:tcPr>
            <w:tcW w:w="603" w:type="dxa"/>
            <w:tcBorders>
              <w:top w:val="single" w:sz="4" w:space="0" w:color="auto"/>
              <w:left w:val="single" w:sz="4" w:space="0" w:color="auto"/>
              <w:bottom w:val="single" w:sz="4" w:space="0" w:color="auto"/>
              <w:right w:val="single" w:sz="4" w:space="0" w:color="auto"/>
            </w:tcBorders>
            <w:hideMark/>
          </w:tcPr>
          <w:p w14:paraId="135DDB55" w14:textId="60470C70" w:rsidR="00D3063C" w:rsidRDefault="004969E8">
            <w:pPr>
              <w:jc w:val="center"/>
            </w:pPr>
            <w:r>
              <w:t>I</w:t>
            </w:r>
            <w:r w:rsidR="00D3063C">
              <w:t>-6</w:t>
            </w:r>
          </w:p>
        </w:tc>
        <w:tc>
          <w:tcPr>
            <w:tcW w:w="2216" w:type="dxa"/>
            <w:tcBorders>
              <w:top w:val="single" w:sz="4" w:space="0" w:color="auto"/>
              <w:left w:val="single" w:sz="4" w:space="0" w:color="auto"/>
              <w:bottom w:val="single" w:sz="4" w:space="0" w:color="auto"/>
              <w:right w:val="single" w:sz="4" w:space="0" w:color="auto"/>
            </w:tcBorders>
            <w:hideMark/>
          </w:tcPr>
          <w:p w14:paraId="12B40C8C" w14:textId="20B51C0D" w:rsidR="00D3063C" w:rsidRDefault="004969E8" w:rsidP="003F3ABF">
            <w:r>
              <w:t>Automation Deployment (AD)</w:t>
            </w:r>
          </w:p>
        </w:tc>
        <w:tc>
          <w:tcPr>
            <w:tcW w:w="1591" w:type="dxa"/>
            <w:tcBorders>
              <w:top w:val="single" w:sz="4" w:space="0" w:color="auto"/>
              <w:left w:val="single" w:sz="4" w:space="0" w:color="auto"/>
              <w:bottom w:val="single" w:sz="4" w:space="0" w:color="auto"/>
              <w:right w:val="single" w:sz="4" w:space="0" w:color="auto"/>
            </w:tcBorders>
          </w:tcPr>
          <w:p w14:paraId="205200F9" w14:textId="5F01DFC2" w:rsidR="00D3063C" w:rsidRDefault="00D3063C" w:rsidP="003F3ABF">
            <w:r>
              <w:t>Para 6.1</w:t>
            </w:r>
          </w:p>
          <w:p w14:paraId="04FC0715" w14:textId="65F208CA" w:rsidR="00D3063C" w:rsidRDefault="00D3063C" w:rsidP="003F3ABF">
            <w:r>
              <w:t xml:space="preserve">WBS </w:t>
            </w:r>
            <w:r w:rsidR="004969E8">
              <w:t>2.4</w:t>
            </w:r>
          </w:p>
          <w:p w14:paraId="53A87410" w14:textId="77777777" w:rsidR="00D3063C" w:rsidRDefault="00D3063C" w:rsidP="003F3ABF"/>
        </w:tc>
        <w:tc>
          <w:tcPr>
            <w:tcW w:w="4115" w:type="dxa"/>
            <w:gridSpan w:val="2"/>
            <w:tcBorders>
              <w:top w:val="single" w:sz="4" w:space="0" w:color="auto"/>
              <w:left w:val="single" w:sz="4" w:space="0" w:color="auto"/>
              <w:bottom w:val="single" w:sz="4" w:space="0" w:color="auto"/>
              <w:right w:val="single" w:sz="4" w:space="0" w:color="auto"/>
            </w:tcBorders>
            <w:hideMark/>
          </w:tcPr>
          <w:p w14:paraId="007975F0" w14:textId="166BE34D" w:rsidR="00D3063C" w:rsidRDefault="00532BD7">
            <w:r w:rsidRPr="00532BD7">
              <w:t xml:space="preserve">90% of deployments performed shall be automated, fully or with minimal manual action. As a percentage of deployments that can be automated using government furnished </w:t>
            </w:r>
            <w:proofErr w:type="spellStart"/>
            <w:r w:rsidRPr="00532BD7">
              <w:t>DevSecOps</w:t>
            </w:r>
            <w:proofErr w:type="spellEnd"/>
            <w:r w:rsidRPr="00532BD7">
              <w:t xml:space="preserve"> tools as outlined in the SOP document.</w:t>
            </w:r>
          </w:p>
        </w:tc>
        <w:tc>
          <w:tcPr>
            <w:tcW w:w="1825" w:type="dxa"/>
            <w:tcBorders>
              <w:top w:val="single" w:sz="4" w:space="0" w:color="auto"/>
              <w:left w:val="single" w:sz="4" w:space="0" w:color="auto"/>
              <w:bottom w:val="single" w:sz="4" w:space="0" w:color="auto"/>
              <w:right w:val="single" w:sz="4" w:space="0" w:color="auto"/>
            </w:tcBorders>
          </w:tcPr>
          <w:p w14:paraId="19459316" w14:textId="1882715B" w:rsidR="00D3063C" w:rsidRDefault="00281347" w:rsidP="00D3063C">
            <w:pPr>
              <w:jc w:val="center"/>
            </w:pPr>
            <w:r>
              <w:t>100% Inspection</w:t>
            </w:r>
          </w:p>
        </w:tc>
      </w:tr>
      <w:tr w:rsidR="00E34AFD" w14:paraId="256AD2E4" w14:textId="31BFF61B" w:rsidTr="003F3ABF">
        <w:trPr>
          <w:cantSplit/>
        </w:trPr>
        <w:tc>
          <w:tcPr>
            <w:tcW w:w="603" w:type="dxa"/>
            <w:tcBorders>
              <w:top w:val="single" w:sz="4" w:space="0" w:color="auto"/>
              <w:left w:val="single" w:sz="4" w:space="0" w:color="auto"/>
              <w:bottom w:val="single" w:sz="4" w:space="0" w:color="auto"/>
              <w:right w:val="single" w:sz="4" w:space="0" w:color="auto"/>
            </w:tcBorders>
            <w:hideMark/>
          </w:tcPr>
          <w:p w14:paraId="4A719494" w14:textId="43FBB51F" w:rsidR="00D3063C" w:rsidRDefault="00532BD7" w:rsidP="00207854">
            <w:pPr>
              <w:jc w:val="center"/>
            </w:pPr>
            <w:r>
              <w:t>I</w:t>
            </w:r>
            <w:r w:rsidR="00D3063C">
              <w:t>-</w:t>
            </w:r>
            <w:r w:rsidR="00207854">
              <w:t>7</w:t>
            </w:r>
          </w:p>
        </w:tc>
        <w:tc>
          <w:tcPr>
            <w:tcW w:w="2216" w:type="dxa"/>
            <w:tcBorders>
              <w:top w:val="single" w:sz="4" w:space="0" w:color="auto"/>
              <w:left w:val="single" w:sz="4" w:space="0" w:color="auto"/>
              <w:bottom w:val="single" w:sz="4" w:space="0" w:color="auto"/>
              <w:right w:val="single" w:sz="4" w:space="0" w:color="auto"/>
            </w:tcBorders>
            <w:hideMark/>
          </w:tcPr>
          <w:p w14:paraId="025DC83D" w14:textId="2A605049" w:rsidR="00D3063C" w:rsidRDefault="00532BD7" w:rsidP="003F3ABF">
            <w:r>
              <w:t>Incident Tracking</w:t>
            </w:r>
          </w:p>
        </w:tc>
        <w:tc>
          <w:tcPr>
            <w:tcW w:w="1591" w:type="dxa"/>
            <w:tcBorders>
              <w:top w:val="single" w:sz="4" w:space="0" w:color="auto"/>
              <w:left w:val="single" w:sz="4" w:space="0" w:color="auto"/>
              <w:bottom w:val="single" w:sz="4" w:space="0" w:color="auto"/>
              <w:right w:val="single" w:sz="4" w:space="0" w:color="auto"/>
            </w:tcBorders>
          </w:tcPr>
          <w:p w14:paraId="62D787CD" w14:textId="4BF4DB2F" w:rsidR="00D3063C" w:rsidRDefault="00D3063C" w:rsidP="003F3ABF">
            <w:r>
              <w:t>Para</w:t>
            </w:r>
            <w:r w:rsidR="00532BD7">
              <w:t xml:space="preserve"> </w:t>
            </w:r>
            <w:r>
              <w:t>6.1</w:t>
            </w:r>
          </w:p>
          <w:p w14:paraId="0181B3CC" w14:textId="0B896BAD" w:rsidR="00D3063C" w:rsidRDefault="00D3063C" w:rsidP="003F3ABF">
            <w:r>
              <w:t xml:space="preserve">WBS </w:t>
            </w:r>
            <w:r w:rsidR="00532BD7">
              <w:t>2.23</w:t>
            </w:r>
          </w:p>
          <w:p w14:paraId="67DB47F0" w14:textId="77777777" w:rsidR="00D3063C" w:rsidRDefault="00D3063C" w:rsidP="003F3ABF"/>
        </w:tc>
        <w:tc>
          <w:tcPr>
            <w:tcW w:w="4115" w:type="dxa"/>
            <w:gridSpan w:val="2"/>
            <w:tcBorders>
              <w:top w:val="single" w:sz="4" w:space="0" w:color="auto"/>
              <w:left w:val="single" w:sz="4" w:space="0" w:color="auto"/>
              <w:bottom w:val="single" w:sz="4" w:space="0" w:color="auto"/>
              <w:right w:val="single" w:sz="4" w:space="0" w:color="auto"/>
            </w:tcBorders>
            <w:hideMark/>
          </w:tcPr>
          <w:p w14:paraId="6263B02E" w14:textId="31F477E8" w:rsidR="00D3063C" w:rsidRDefault="00532BD7">
            <w:r w:rsidRPr="00532BD7">
              <w:t>Priority issues are detected within four hours of onset, during normal working hours.</w:t>
            </w:r>
          </w:p>
        </w:tc>
        <w:tc>
          <w:tcPr>
            <w:tcW w:w="1825" w:type="dxa"/>
            <w:tcBorders>
              <w:top w:val="single" w:sz="4" w:space="0" w:color="auto"/>
              <w:left w:val="single" w:sz="4" w:space="0" w:color="auto"/>
              <w:bottom w:val="single" w:sz="4" w:space="0" w:color="auto"/>
              <w:right w:val="single" w:sz="4" w:space="0" w:color="auto"/>
            </w:tcBorders>
          </w:tcPr>
          <w:p w14:paraId="2C513CD5" w14:textId="343EB2E6" w:rsidR="00D3063C" w:rsidRDefault="00281347" w:rsidP="00D3063C">
            <w:pPr>
              <w:jc w:val="center"/>
            </w:pPr>
            <w:r>
              <w:t>100% Inspection</w:t>
            </w:r>
          </w:p>
        </w:tc>
      </w:tr>
      <w:tr w:rsidR="00532BD7" w14:paraId="4A3F572A" w14:textId="77777777" w:rsidTr="003F3ABF">
        <w:trPr>
          <w:cantSplit/>
        </w:trPr>
        <w:tc>
          <w:tcPr>
            <w:tcW w:w="603" w:type="dxa"/>
            <w:tcBorders>
              <w:top w:val="single" w:sz="4" w:space="0" w:color="auto"/>
              <w:left w:val="single" w:sz="4" w:space="0" w:color="auto"/>
              <w:bottom w:val="single" w:sz="4" w:space="0" w:color="auto"/>
              <w:right w:val="single" w:sz="4" w:space="0" w:color="auto"/>
            </w:tcBorders>
          </w:tcPr>
          <w:p w14:paraId="120106FC" w14:textId="575F83FB" w:rsidR="00532BD7" w:rsidRDefault="00532BD7" w:rsidP="00207854">
            <w:pPr>
              <w:jc w:val="center"/>
            </w:pPr>
            <w:r>
              <w:t>I-8</w:t>
            </w:r>
          </w:p>
        </w:tc>
        <w:tc>
          <w:tcPr>
            <w:tcW w:w="2216" w:type="dxa"/>
            <w:tcBorders>
              <w:top w:val="single" w:sz="4" w:space="0" w:color="auto"/>
              <w:left w:val="single" w:sz="4" w:space="0" w:color="auto"/>
              <w:bottom w:val="single" w:sz="4" w:space="0" w:color="auto"/>
              <w:right w:val="single" w:sz="4" w:space="0" w:color="auto"/>
            </w:tcBorders>
          </w:tcPr>
          <w:p w14:paraId="4C75B86E" w14:textId="61E088FA" w:rsidR="00532BD7" w:rsidRDefault="00532BD7" w:rsidP="00532BD7">
            <w:r>
              <w:t>Discrepancy Report (DR) Investigation</w:t>
            </w:r>
          </w:p>
        </w:tc>
        <w:tc>
          <w:tcPr>
            <w:tcW w:w="1591" w:type="dxa"/>
            <w:tcBorders>
              <w:top w:val="single" w:sz="4" w:space="0" w:color="auto"/>
              <w:left w:val="single" w:sz="4" w:space="0" w:color="auto"/>
              <w:bottom w:val="single" w:sz="4" w:space="0" w:color="auto"/>
              <w:right w:val="single" w:sz="4" w:space="0" w:color="auto"/>
            </w:tcBorders>
          </w:tcPr>
          <w:p w14:paraId="2D910CC5" w14:textId="77777777" w:rsidR="00532BD7" w:rsidRDefault="00532BD7" w:rsidP="003F3ABF">
            <w:r>
              <w:t>Para 6.1</w:t>
            </w:r>
          </w:p>
          <w:p w14:paraId="5B31275B" w14:textId="1643E41C" w:rsidR="00532BD7" w:rsidRDefault="00532BD7" w:rsidP="003F3ABF">
            <w:r>
              <w:t>WBS 2.24</w:t>
            </w:r>
          </w:p>
        </w:tc>
        <w:tc>
          <w:tcPr>
            <w:tcW w:w="4115" w:type="dxa"/>
            <w:gridSpan w:val="2"/>
            <w:tcBorders>
              <w:top w:val="single" w:sz="4" w:space="0" w:color="auto"/>
              <w:left w:val="single" w:sz="4" w:space="0" w:color="auto"/>
              <w:bottom w:val="single" w:sz="4" w:space="0" w:color="auto"/>
              <w:right w:val="single" w:sz="4" w:space="0" w:color="auto"/>
            </w:tcBorders>
          </w:tcPr>
          <w:p w14:paraId="07BFAE45" w14:textId="6D29D574" w:rsidR="00532BD7" w:rsidRPr="00532BD7" w:rsidRDefault="00532BD7">
            <w:r w:rsidRPr="00532BD7">
              <w:t>Priority DRs corrected within 72 hours.</w:t>
            </w:r>
          </w:p>
        </w:tc>
        <w:tc>
          <w:tcPr>
            <w:tcW w:w="1825" w:type="dxa"/>
            <w:tcBorders>
              <w:top w:val="single" w:sz="4" w:space="0" w:color="auto"/>
              <w:left w:val="single" w:sz="4" w:space="0" w:color="auto"/>
              <w:bottom w:val="single" w:sz="4" w:space="0" w:color="auto"/>
              <w:right w:val="single" w:sz="4" w:space="0" w:color="auto"/>
            </w:tcBorders>
          </w:tcPr>
          <w:p w14:paraId="5F8D493B" w14:textId="77777777" w:rsidR="00532BD7" w:rsidRDefault="00532BD7" w:rsidP="00D3063C">
            <w:pPr>
              <w:jc w:val="center"/>
            </w:pPr>
          </w:p>
        </w:tc>
      </w:tr>
      <w:tr w:rsidR="00747ED8" w14:paraId="7F643A58" w14:textId="77777777" w:rsidTr="003F3ABF">
        <w:trPr>
          <w:cantSplit/>
        </w:trPr>
        <w:tc>
          <w:tcPr>
            <w:tcW w:w="603" w:type="dxa"/>
            <w:tcBorders>
              <w:top w:val="single" w:sz="4" w:space="0" w:color="auto"/>
              <w:left w:val="single" w:sz="4" w:space="0" w:color="auto"/>
              <w:bottom w:val="single" w:sz="4" w:space="0" w:color="auto"/>
              <w:right w:val="single" w:sz="4" w:space="0" w:color="auto"/>
            </w:tcBorders>
          </w:tcPr>
          <w:p w14:paraId="7A9A1808" w14:textId="7EB6E684" w:rsidR="00747ED8" w:rsidRDefault="00747ED8" w:rsidP="00207854">
            <w:pPr>
              <w:jc w:val="center"/>
            </w:pPr>
            <w:r>
              <w:t>I-9</w:t>
            </w:r>
          </w:p>
        </w:tc>
        <w:tc>
          <w:tcPr>
            <w:tcW w:w="2216" w:type="dxa"/>
            <w:tcBorders>
              <w:top w:val="single" w:sz="4" w:space="0" w:color="auto"/>
              <w:left w:val="single" w:sz="4" w:space="0" w:color="auto"/>
              <w:bottom w:val="single" w:sz="4" w:space="0" w:color="auto"/>
              <w:right w:val="single" w:sz="4" w:space="0" w:color="auto"/>
            </w:tcBorders>
          </w:tcPr>
          <w:p w14:paraId="0498DB3A" w14:textId="7EA02984" w:rsidR="00747ED8" w:rsidRDefault="00747ED8" w:rsidP="00532BD7">
            <w:r>
              <w:t>System Performance</w:t>
            </w:r>
          </w:p>
        </w:tc>
        <w:tc>
          <w:tcPr>
            <w:tcW w:w="1591" w:type="dxa"/>
            <w:tcBorders>
              <w:top w:val="single" w:sz="4" w:space="0" w:color="auto"/>
              <w:left w:val="single" w:sz="4" w:space="0" w:color="auto"/>
              <w:bottom w:val="single" w:sz="4" w:space="0" w:color="auto"/>
              <w:right w:val="single" w:sz="4" w:space="0" w:color="auto"/>
            </w:tcBorders>
          </w:tcPr>
          <w:p w14:paraId="7154E3C4" w14:textId="77777777" w:rsidR="00747ED8" w:rsidRDefault="00747ED8" w:rsidP="003F3ABF">
            <w:r>
              <w:t xml:space="preserve">Para 6.1 </w:t>
            </w:r>
          </w:p>
          <w:p w14:paraId="771EFE55" w14:textId="50BB1AF3" w:rsidR="00747ED8" w:rsidRDefault="00747ED8" w:rsidP="003F3ABF">
            <w:r>
              <w:t>WBS 2.25</w:t>
            </w:r>
          </w:p>
        </w:tc>
        <w:tc>
          <w:tcPr>
            <w:tcW w:w="4115" w:type="dxa"/>
            <w:gridSpan w:val="2"/>
            <w:tcBorders>
              <w:top w:val="single" w:sz="4" w:space="0" w:color="auto"/>
              <w:left w:val="single" w:sz="4" w:space="0" w:color="auto"/>
              <w:bottom w:val="single" w:sz="4" w:space="0" w:color="auto"/>
              <w:right w:val="single" w:sz="4" w:space="0" w:color="auto"/>
            </w:tcBorders>
          </w:tcPr>
          <w:p w14:paraId="7B1000E8" w14:textId="56628CDC" w:rsidR="00747ED8" w:rsidRPr="00532BD7" w:rsidRDefault="00747ED8">
            <w:r w:rsidRPr="00747ED8">
              <w:t>Restore Test and Development Environments</w:t>
            </w:r>
            <w:r>
              <w:t xml:space="preserve"> within 4 hours of an outage during the operating hours.</w:t>
            </w:r>
          </w:p>
        </w:tc>
        <w:tc>
          <w:tcPr>
            <w:tcW w:w="1825" w:type="dxa"/>
            <w:tcBorders>
              <w:top w:val="single" w:sz="4" w:space="0" w:color="auto"/>
              <w:left w:val="single" w:sz="4" w:space="0" w:color="auto"/>
              <w:bottom w:val="single" w:sz="4" w:space="0" w:color="auto"/>
              <w:right w:val="single" w:sz="4" w:space="0" w:color="auto"/>
            </w:tcBorders>
          </w:tcPr>
          <w:p w14:paraId="2FFFB234" w14:textId="77777777" w:rsidR="00747ED8" w:rsidRDefault="00747ED8" w:rsidP="00D3063C">
            <w:pPr>
              <w:jc w:val="center"/>
            </w:pPr>
          </w:p>
        </w:tc>
      </w:tr>
      <w:tr w:rsidR="00747ED8" w14:paraId="7D73F1DE" w14:textId="77777777" w:rsidTr="003F3ABF">
        <w:trPr>
          <w:cantSplit/>
        </w:trPr>
        <w:tc>
          <w:tcPr>
            <w:tcW w:w="603" w:type="dxa"/>
            <w:tcBorders>
              <w:top w:val="single" w:sz="4" w:space="0" w:color="auto"/>
              <w:left w:val="single" w:sz="4" w:space="0" w:color="auto"/>
              <w:bottom w:val="single" w:sz="4" w:space="0" w:color="auto"/>
              <w:right w:val="single" w:sz="4" w:space="0" w:color="auto"/>
            </w:tcBorders>
          </w:tcPr>
          <w:p w14:paraId="4CFA9B14" w14:textId="080C1A79" w:rsidR="00747ED8" w:rsidRDefault="00747ED8" w:rsidP="00207854">
            <w:pPr>
              <w:jc w:val="center"/>
            </w:pPr>
            <w:r>
              <w:t>I-10</w:t>
            </w:r>
          </w:p>
        </w:tc>
        <w:tc>
          <w:tcPr>
            <w:tcW w:w="2216" w:type="dxa"/>
            <w:tcBorders>
              <w:top w:val="single" w:sz="4" w:space="0" w:color="auto"/>
              <w:left w:val="single" w:sz="4" w:space="0" w:color="auto"/>
              <w:bottom w:val="single" w:sz="4" w:space="0" w:color="auto"/>
              <w:right w:val="single" w:sz="4" w:space="0" w:color="auto"/>
            </w:tcBorders>
          </w:tcPr>
          <w:p w14:paraId="451C2542" w14:textId="59BE0ECC" w:rsidR="00747ED8" w:rsidRDefault="00747ED8" w:rsidP="00532BD7">
            <w:r>
              <w:t>System Performance</w:t>
            </w:r>
          </w:p>
        </w:tc>
        <w:tc>
          <w:tcPr>
            <w:tcW w:w="1591" w:type="dxa"/>
            <w:tcBorders>
              <w:top w:val="single" w:sz="4" w:space="0" w:color="auto"/>
              <w:left w:val="single" w:sz="4" w:space="0" w:color="auto"/>
              <w:bottom w:val="single" w:sz="4" w:space="0" w:color="auto"/>
              <w:right w:val="single" w:sz="4" w:space="0" w:color="auto"/>
            </w:tcBorders>
          </w:tcPr>
          <w:p w14:paraId="256F310A" w14:textId="77777777" w:rsidR="00747ED8" w:rsidRDefault="00133F95" w:rsidP="003F3ABF">
            <w:r>
              <w:t xml:space="preserve">Para 6.1 </w:t>
            </w:r>
          </w:p>
          <w:p w14:paraId="63CE2A65" w14:textId="6A91600F" w:rsidR="00133F95" w:rsidRDefault="00133F95" w:rsidP="003F3ABF">
            <w:r>
              <w:t>WBS 2.25</w:t>
            </w:r>
          </w:p>
        </w:tc>
        <w:tc>
          <w:tcPr>
            <w:tcW w:w="4115" w:type="dxa"/>
            <w:gridSpan w:val="2"/>
            <w:tcBorders>
              <w:top w:val="single" w:sz="4" w:space="0" w:color="auto"/>
              <w:left w:val="single" w:sz="4" w:space="0" w:color="auto"/>
              <w:bottom w:val="single" w:sz="4" w:space="0" w:color="auto"/>
              <w:right w:val="single" w:sz="4" w:space="0" w:color="auto"/>
            </w:tcBorders>
          </w:tcPr>
          <w:p w14:paraId="773D413A" w14:textId="79278B61" w:rsidR="00747ED8" w:rsidRPr="00747ED8" w:rsidRDefault="00133F95">
            <w:r w:rsidRPr="00133F95">
              <w:t>Provide updates twice daily during business hours for any outages or degradations.</w:t>
            </w:r>
          </w:p>
        </w:tc>
        <w:tc>
          <w:tcPr>
            <w:tcW w:w="1825" w:type="dxa"/>
            <w:tcBorders>
              <w:top w:val="single" w:sz="4" w:space="0" w:color="auto"/>
              <w:left w:val="single" w:sz="4" w:space="0" w:color="auto"/>
              <w:bottom w:val="single" w:sz="4" w:space="0" w:color="auto"/>
              <w:right w:val="single" w:sz="4" w:space="0" w:color="auto"/>
            </w:tcBorders>
          </w:tcPr>
          <w:p w14:paraId="03FC346D" w14:textId="77777777" w:rsidR="00747ED8" w:rsidRDefault="00747ED8" w:rsidP="00D3063C">
            <w:pPr>
              <w:jc w:val="center"/>
            </w:pPr>
          </w:p>
        </w:tc>
      </w:tr>
      <w:tr w:rsidR="00133F95" w14:paraId="1D314E4B" w14:textId="77777777" w:rsidTr="003F3ABF">
        <w:trPr>
          <w:cantSplit/>
        </w:trPr>
        <w:tc>
          <w:tcPr>
            <w:tcW w:w="603" w:type="dxa"/>
            <w:tcBorders>
              <w:top w:val="single" w:sz="4" w:space="0" w:color="auto"/>
              <w:left w:val="single" w:sz="4" w:space="0" w:color="auto"/>
              <w:bottom w:val="single" w:sz="4" w:space="0" w:color="auto"/>
              <w:right w:val="single" w:sz="4" w:space="0" w:color="auto"/>
            </w:tcBorders>
          </w:tcPr>
          <w:p w14:paraId="2EC48A4A" w14:textId="340EB70F" w:rsidR="00133F95" w:rsidRDefault="00133F95" w:rsidP="00207854">
            <w:pPr>
              <w:jc w:val="center"/>
            </w:pPr>
            <w:r>
              <w:t>I-11</w:t>
            </w:r>
          </w:p>
        </w:tc>
        <w:tc>
          <w:tcPr>
            <w:tcW w:w="2216" w:type="dxa"/>
            <w:tcBorders>
              <w:top w:val="single" w:sz="4" w:space="0" w:color="auto"/>
              <w:left w:val="single" w:sz="4" w:space="0" w:color="auto"/>
              <w:bottom w:val="single" w:sz="4" w:space="0" w:color="auto"/>
              <w:right w:val="single" w:sz="4" w:space="0" w:color="auto"/>
            </w:tcBorders>
          </w:tcPr>
          <w:p w14:paraId="44F9F460" w14:textId="637B3CFF" w:rsidR="00133F95" w:rsidRDefault="00133F95" w:rsidP="00532BD7">
            <w:r>
              <w:t>System Performance</w:t>
            </w:r>
          </w:p>
        </w:tc>
        <w:tc>
          <w:tcPr>
            <w:tcW w:w="1591" w:type="dxa"/>
            <w:tcBorders>
              <w:top w:val="single" w:sz="4" w:space="0" w:color="auto"/>
              <w:left w:val="single" w:sz="4" w:space="0" w:color="auto"/>
              <w:bottom w:val="single" w:sz="4" w:space="0" w:color="auto"/>
              <w:right w:val="single" w:sz="4" w:space="0" w:color="auto"/>
            </w:tcBorders>
          </w:tcPr>
          <w:p w14:paraId="5AEE1A34" w14:textId="77777777" w:rsidR="00133F95" w:rsidRDefault="00133F95" w:rsidP="003F3ABF">
            <w:r>
              <w:t xml:space="preserve">Para 6.1 </w:t>
            </w:r>
          </w:p>
          <w:p w14:paraId="4420E942" w14:textId="1DC9B0EC" w:rsidR="00133F95" w:rsidRDefault="00133F95" w:rsidP="003F3ABF">
            <w:r>
              <w:t>WBS 2.25</w:t>
            </w:r>
          </w:p>
        </w:tc>
        <w:tc>
          <w:tcPr>
            <w:tcW w:w="4115" w:type="dxa"/>
            <w:gridSpan w:val="2"/>
            <w:tcBorders>
              <w:top w:val="single" w:sz="4" w:space="0" w:color="auto"/>
              <w:left w:val="single" w:sz="4" w:space="0" w:color="auto"/>
              <w:bottom w:val="single" w:sz="4" w:space="0" w:color="auto"/>
              <w:right w:val="single" w:sz="4" w:space="0" w:color="auto"/>
            </w:tcBorders>
          </w:tcPr>
          <w:p w14:paraId="3DA14F69" w14:textId="14DBA0CE" w:rsidR="00133F95" w:rsidRPr="00133F95" w:rsidRDefault="00133F95">
            <w:r w:rsidRPr="00133F95">
              <w:t>Notify Stakeholders no later than 20 min after identification of an outage or degradation.</w:t>
            </w:r>
          </w:p>
        </w:tc>
        <w:tc>
          <w:tcPr>
            <w:tcW w:w="1825" w:type="dxa"/>
            <w:tcBorders>
              <w:top w:val="single" w:sz="4" w:space="0" w:color="auto"/>
              <w:left w:val="single" w:sz="4" w:space="0" w:color="auto"/>
              <w:bottom w:val="single" w:sz="4" w:space="0" w:color="auto"/>
              <w:right w:val="single" w:sz="4" w:space="0" w:color="auto"/>
            </w:tcBorders>
          </w:tcPr>
          <w:p w14:paraId="70703F17" w14:textId="77777777" w:rsidR="00133F95" w:rsidRDefault="00133F95" w:rsidP="00D3063C">
            <w:pPr>
              <w:jc w:val="center"/>
            </w:pPr>
          </w:p>
        </w:tc>
      </w:tr>
      <w:tr w:rsidR="00133F95" w14:paraId="5A56B3EA" w14:textId="77777777" w:rsidTr="003F3ABF">
        <w:trPr>
          <w:cantSplit/>
        </w:trPr>
        <w:tc>
          <w:tcPr>
            <w:tcW w:w="603" w:type="dxa"/>
            <w:tcBorders>
              <w:top w:val="single" w:sz="4" w:space="0" w:color="auto"/>
              <w:left w:val="single" w:sz="4" w:space="0" w:color="auto"/>
              <w:bottom w:val="single" w:sz="4" w:space="0" w:color="auto"/>
              <w:right w:val="single" w:sz="4" w:space="0" w:color="auto"/>
            </w:tcBorders>
          </w:tcPr>
          <w:p w14:paraId="08C5F6DE" w14:textId="0E4F25E0" w:rsidR="00133F95" w:rsidRDefault="00133F95" w:rsidP="00207854">
            <w:pPr>
              <w:jc w:val="center"/>
            </w:pPr>
            <w:r>
              <w:t>I-12</w:t>
            </w:r>
          </w:p>
        </w:tc>
        <w:tc>
          <w:tcPr>
            <w:tcW w:w="2216" w:type="dxa"/>
            <w:tcBorders>
              <w:top w:val="single" w:sz="4" w:space="0" w:color="auto"/>
              <w:left w:val="single" w:sz="4" w:space="0" w:color="auto"/>
              <w:bottom w:val="single" w:sz="4" w:space="0" w:color="auto"/>
              <w:right w:val="single" w:sz="4" w:space="0" w:color="auto"/>
            </w:tcBorders>
          </w:tcPr>
          <w:p w14:paraId="2D9C5B39" w14:textId="05D515DB" w:rsidR="00133F95" w:rsidRDefault="00133F95" w:rsidP="00532BD7">
            <w:r>
              <w:t>System Performance</w:t>
            </w:r>
          </w:p>
        </w:tc>
        <w:tc>
          <w:tcPr>
            <w:tcW w:w="1591" w:type="dxa"/>
            <w:tcBorders>
              <w:top w:val="single" w:sz="4" w:space="0" w:color="auto"/>
              <w:left w:val="single" w:sz="4" w:space="0" w:color="auto"/>
              <w:bottom w:val="single" w:sz="4" w:space="0" w:color="auto"/>
              <w:right w:val="single" w:sz="4" w:space="0" w:color="auto"/>
            </w:tcBorders>
          </w:tcPr>
          <w:p w14:paraId="0CA450A6" w14:textId="77777777" w:rsidR="00133F95" w:rsidRDefault="00133F95" w:rsidP="003F3ABF">
            <w:r>
              <w:t>Para 6.1</w:t>
            </w:r>
          </w:p>
          <w:p w14:paraId="62645280" w14:textId="2F042686" w:rsidR="00133F95" w:rsidRDefault="00133F95" w:rsidP="003F3ABF">
            <w:r>
              <w:t>WBS 2.25</w:t>
            </w:r>
          </w:p>
        </w:tc>
        <w:tc>
          <w:tcPr>
            <w:tcW w:w="4115" w:type="dxa"/>
            <w:gridSpan w:val="2"/>
            <w:tcBorders>
              <w:top w:val="single" w:sz="4" w:space="0" w:color="auto"/>
              <w:left w:val="single" w:sz="4" w:space="0" w:color="auto"/>
              <w:bottom w:val="single" w:sz="4" w:space="0" w:color="auto"/>
              <w:right w:val="single" w:sz="4" w:space="0" w:color="auto"/>
            </w:tcBorders>
          </w:tcPr>
          <w:p w14:paraId="3DBDEC90" w14:textId="0098862E" w:rsidR="00133F95" w:rsidRPr="00133F95" w:rsidRDefault="00133F95">
            <w:r w:rsidRPr="00133F95">
              <w:t>Maintain 99.9% availability for every Dev/Test environment.</w:t>
            </w:r>
          </w:p>
        </w:tc>
        <w:tc>
          <w:tcPr>
            <w:tcW w:w="1825" w:type="dxa"/>
            <w:tcBorders>
              <w:top w:val="single" w:sz="4" w:space="0" w:color="auto"/>
              <w:left w:val="single" w:sz="4" w:space="0" w:color="auto"/>
              <w:bottom w:val="single" w:sz="4" w:space="0" w:color="auto"/>
              <w:right w:val="single" w:sz="4" w:space="0" w:color="auto"/>
            </w:tcBorders>
          </w:tcPr>
          <w:p w14:paraId="3A293804" w14:textId="77777777" w:rsidR="00133F95" w:rsidRDefault="00133F95" w:rsidP="00D3063C">
            <w:pPr>
              <w:jc w:val="center"/>
            </w:pPr>
          </w:p>
        </w:tc>
      </w:tr>
      <w:tr w:rsidR="00133F95" w14:paraId="3E8A366E" w14:textId="77777777" w:rsidTr="003F3ABF">
        <w:trPr>
          <w:cantSplit/>
        </w:trPr>
        <w:tc>
          <w:tcPr>
            <w:tcW w:w="603" w:type="dxa"/>
            <w:tcBorders>
              <w:top w:val="single" w:sz="4" w:space="0" w:color="auto"/>
              <w:left w:val="single" w:sz="4" w:space="0" w:color="auto"/>
              <w:bottom w:val="single" w:sz="4" w:space="0" w:color="auto"/>
              <w:right w:val="single" w:sz="4" w:space="0" w:color="auto"/>
            </w:tcBorders>
          </w:tcPr>
          <w:p w14:paraId="2CE8787E" w14:textId="65DF0554" w:rsidR="00133F95" w:rsidRDefault="00133F95" w:rsidP="00207854">
            <w:pPr>
              <w:jc w:val="center"/>
            </w:pPr>
            <w:r>
              <w:t>I-13</w:t>
            </w:r>
          </w:p>
        </w:tc>
        <w:tc>
          <w:tcPr>
            <w:tcW w:w="2216" w:type="dxa"/>
            <w:tcBorders>
              <w:top w:val="single" w:sz="4" w:space="0" w:color="auto"/>
              <w:left w:val="single" w:sz="4" w:space="0" w:color="auto"/>
              <w:bottom w:val="single" w:sz="4" w:space="0" w:color="auto"/>
              <w:right w:val="single" w:sz="4" w:space="0" w:color="auto"/>
            </w:tcBorders>
          </w:tcPr>
          <w:p w14:paraId="6D6343BA" w14:textId="302086E2" w:rsidR="00133F95" w:rsidRDefault="00133F95" w:rsidP="00532BD7">
            <w:r w:rsidRPr="00133F95">
              <w:t>Information Technology Disaster Recovery (Support (ITDR)</w:t>
            </w:r>
          </w:p>
        </w:tc>
        <w:tc>
          <w:tcPr>
            <w:tcW w:w="1591" w:type="dxa"/>
            <w:tcBorders>
              <w:top w:val="single" w:sz="4" w:space="0" w:color="auto"/>
              <w:left w:val="single" w:sz="4" w:space="0" w:color="auto"/>
              <w:bottom w:val="single" w:sz="4" w:space="0" w:color="auto"/>
              <w:right w:val="single" w:sz="4" w:space="0" w:color="auto"/>
            </w:tcBorders>
          </w:tcPr>
          <w:p w14:paraId="073F9D4F" w14:textId="77777777" w:rsidR="00133F95" w:rsidRDefault="00133F95" w:rsidP="003F3ABF">
            <w:r w:rsidRPr="00133F95">
              <w:t>Para 6.1</w:t>
            </w:r>
          </w:p>
          <w:p w14:paraId="142A1B21" w14:textId="2E82A2D6" w:rsidR="00133F95" w:rsidRDefault="00133F95" w:rsidP="003F3ABF">
            <w:r w:rsidRPr="00133F95">
              <w:t>WBS 2.32</w:t>
            </w:r>
          </w:p>
        </w:tc>
        <w:tc>
          <w:tcPr>
            <w:tcW w:w="4115" w:type="dxa"/>
            <w:gridSpan w:val="2"/>
            <w:tcBorders>
              <w:top w:val="single" w:sz="4" w:space="0" w:color="auto"/>
              <w:left w:val="single" w:sz="4" w:space="0" w:color="auto"/>
              <w:bottom w:val="single" w:sz="4" w:space="0" w:color="auto"/>
              <w:right w:val="single" w:sz="4" w:space="0" w:color="auto"/>
            </w:tcBorders>
          </w:tcPr>
          <w:p w14:paraId="2E5F6B79" w14:textId="6274BED7" w:rsidR="00133F95" w:rsidRPr="00133F95" w:rsidRDefault="00133F95">
            <w:r w:rsidRPr="00133F95">
              <w:t>Deliver the ITDR plan and capability prior to TRR.</w:t>
            </w:r>
          </w:p>
        </w:tc>
        <w:tc>
          <w:tcPr>
            <w:tcW w:w="1825" w:type="dxa"/>
            <w:tcBorders>
              <w:top w:val="single" w:sz="4" w:space="0" w:color="auto"/>
              <w:left w:val="single" w:sz="4" w:space="0" w:color="auto"/>
              <w:bottom w:val="single" w:sz="4" w:space="0" w:color="auto"/>
              <w:right w:val="single" w:sz="4" w:space="0" w:color="auto"/>
            </w:tcBorders>
          </w:tcPr>
          <w:p w14:paraId="1DAADA6D" w14:textId="77777777" w:rsidR="00133F95" w:rsidRDefault="00133F95" w:rsidP="00D3063C">
            <w:pPr>
              <w:jc w:val="center"/>
            </w:pPr>
          </w:p>
        </w:tc>
      </w:tr>
      <w:tr w:rsidR="00133F95" w14:paraId="34576A7C" w14:textId="77777777" w:rsidTr="003F3ABF">
        <w:trPr>
          <w:cantSplit/>
        </w:trPr>
        <w:tc>
          <w:tcPr>
            <w:tcW w:w="603" w:type="dxa"/>
            <w:tcBorders>
              <w:top w:val="single" w:sz="4" w:space="0" w:color="auto"/>
              <w:left w:val="single" w:sz="4" w:space="0" w:color="auto"/>
              <w:bottom w:val="single" w:sz="4" w:space="0" w:color="auto"/>
              <w:right w:val="single" w:sz="4" w:space="0" w:color="auto"/>
            </w:tcBorders>
          </w:tcPr>
          <w:p w14:paraId="481ABD1F" w14:textId="58B15C41" w:rsidR="00133F95" w:rsidRDefault="00133F95" w:rsidP="00207854">
            <w:pPr>
              <w:jc w:val="center"/>
            </w:pPr>
            <w:r>
              <w:t>I-14</w:t>
            </w:r>
          </w:p>
        </w:tc>
        <w:tc>
          <w:tcPr>
            <w:tcW w:w="2216" w:type="dxa"/>
            <w:tcBorders>
              <w:top w:val="single" w:sz="4" w:space="0" w:color="auto"/>
              <w:left w:val="single" w:sz="4" w:space="0" w:color="auto"/>
              <w:bottom w:val="single" w:sz="4" w:space="0" w:color="auto"/>
              <w:right w:val="single" w:sz="4" w:space="0" w:color="auto"/>
            </w:tcBorders>
          </w:tcPr>
          <w:p w14:paraId="44D63A15" w14:textId="7ECC5C79" w:rsidR="00133F95" w:rsidRPr="00133F95" w:rsidRDefault="00133F95" w:rsidP="00532BD7">
            <w:r w:rsidRPr="00133F95">
              <w:t>Information Technology Disaster Recovery (Support (ITDR)</w:t>
            </w:r>
          </w:p>
        </w:tc>
        <w:tc>
          <w:tcPr>
            <w:tcW w:w="1591" w:type="dxa"/>
            <w:tcBorders>
              <w:top w:val="single" w:sz="4" w:space="0" w:color="auto"/>
              <w:left w:val="single" w:sz="4" w:space="0" w:color="auto"/>
              <w:bottom w:val="single" w:sz="4" w:space="0" w:color="auto"/>
              <w:right w:val="single" w:sz="4" w:space="0" w:color="auto"/>
            </w:tcBorders>
          </w:tcPr>
          <w:p w14:paraId="726A1FA7" w14:textId="6C4D34AA" w:rsidR="00133F95" w:rsidRDefault="00E34AFD" w:rsidP="003F3ABF">
            <w:r>
              <w:t>Para 6.1</w:t>
            </w:r>
          </w:p>
          <w:p w14:paraId="68EA4648" w14:textId="3AC47C85" w:rsidR="00E34AFD" w:rsidRDefault="00E34AFD" w:rsidP="003F3ABF">
            <w:r>
              <w:t>WBS 2.32</w:t>
            </w:r>
          </w:p>
          <w:p w14:paraId="697F2014" w14:textId="56A77CC3" w:rsidR="00E34AFD" w:rsidRPr="00133F95" w:rsidRDefault="00E34AFD" w:rsidP="003F3ABF"/>
        </w:tc>
        <w:tc>
          <w:tcPr>
            <w:tcW w:w="4115" w:type="dxa"/>
            <w:gridSpan w:val="2"/>
            <w:tcBorders>
              <w:top w:val="single" w:sz="4" w:space="0" w:color="auto"/>
              <w:left w:val="single" w:sz="4" w:space="0" w:color="auto"/>
              <w:bottom w:val="single" w:sz="4" w:space="0" w:color="auto"/>
              <w:right w:val="single" w:sz="4" w:space="0" w:color="auto"/>
            </w:tcBorders>
          </w:tcPr>
          <w:p w14:paraId="4CFE810C" w14:textId="64BD2500" w:rsidR="00133F95" w:rsidRPr="00133F95" w:rsidRDefault="00E34AFD">
            <w:r>
              <w:t>Test the ITDR during TRR</w:t>
            </w:r>
          </w:p>
        </w:tc>
        <w:tc>
          <w:tcPr>
            <w:tcW w:w="1825" w:type="dxa"/>
            <w:tcBorders>
              <w:top w:val="single" w:sz="4" w:space="0" w:color="auto"/>
              <w:left w:val="single" w:sz="4" w:space="0" w:color="auto"/>
              <w:bottom w:val="single" w:sz="4" w:space="0" w:color="auto"/>
              <w:right w:val="single" w:sz="4" w:space="0" w:color="auto"/>
            </w:tcBorders>
          </w:tcPr>
          <w:p w14:paraId="5AA984C5" w14:textId="77777777" w:rsidR="00133F95" w:rsidRDefault="00133F95" w:rsidP="00D3063C">
            <w:pPr>
              <w:jc w:val="center"/>
            </w:pPr>
          </w:p>
        </w:tc>
      </w:tr>
      <w:tr w:rsidR="00E34AFD" w14:paraId="381CFA48" w14:textId="77777777" w:rsidTr="003F3ABF">
        <w:trPr>
          <w:cantSplit/>
        </w:trPr>
        <w:tc>
          <w:tcPr>
            <w:tcW w:w="603" w:type="dxa"/>
            <w:tcBorders>
              <w:top w:val="single" w:sz="4" w:space="0" w:color="auto"/>
              <w:left w:val="single" w:sz="4" w:space="0" w:color="auto"/>
              <w:bottom w:val="single" w:sz="4" w:space="0" w:color="auto"/>
              <w:right w:val="single" w:sz="4" w:space="0" w:color="auto"/>
            </w:tcBorders>
          </w:tcPr>
          <w:p w14:paraId="5FF6F2D8" w14:textId="29E17161" w:rsidR="00E34AFD" w:rsidRDefault="00E34AFD" w:rsidP="00207854">
            <w:pPr>
              <w:jc w:val="center"/>
            </w:pPr>
            <w:r>
              <w:lastRenderedPageBreak/>
              <w:t>I-15</w:t>
            </w:r>
          </w:p>
        </w:tc>
        <w:tc>
          <w:tcPr>
            <w:tcW w:w="2216" w:type="dxa"/>
            <w:tcBorders>
              <w:top w:val="single" w:sz="4" w:space="0" w:color="auto"/>
              <w:left w:val="single" w:sz="4" w:space="0" w:color="auto"/>
              <w:bottom w:val="single" w:sz="4" w:space="0" w:color="auto"/>
              <w:right w:val="single" w:sz="4" w:space="0" w:color="auto"/>
            </w:tcBorders>
          </w:tcPr>
          <w:p w14:paraId="1FCF2DB3" w14:textId="7E4DFDFD" w:rsidR="00E34AFD" w:rsidRPr="00133F95" w:rsidRDefault="00E34AFD" w:rsidP="00532BD7">
            <w:r w:rsidRPr="00133F95">
              <w:t>Information Technology Disaster Recovery (Support (ITDR)</w:t>
            </w:r>
          </w:p>
        </w:tc>
        <w:tc>
          <w:tcPr>
            <w:tcW w:w="1771" w:type="dxa"/>
            <w:gridSpan w:val="2"/>
            <w:tcBorders>
              <w:top w:val="single" w:sz="4" w:space="0" w:color="auto"/>
              <w:left w:val="single" w:sz="4" w:space="0" w:color="auto"/>
              <w:bottom w:val="single" w:sz="4" w:space="0" w:color="auto"/>
              <w:right w:val="single" w:sz="4" w:space="0" w:color="auto"/>
            </w:tcBorders>
          </w:tcPr>
          <w:p w14:paraId="45DA3941" w14:textId="77777777" w:rsidR="00E34AFD" w:rsidRDefault="00E34AFD" w:rsidP="003F3ABF">
            <w:r>
              <w:t>Para 6.1</w:t>
            </w:r>
          </w:p>
          <w:p w14:paraId="6A18EEB6" w14:textId="245FA513" w:rsidR="00E34AFD" w:rsidRDefault="00E34AFD" w:rsidP="003F3ABF">
            <w:r>
              <w:t>WBS 2.32</w:t>
            </w:r>
          </w:p>
        </w:tc>
        <w:tc>
          <w:tcPr>
            <w:tcW w:w="3935" w:type="dxa"/>
            <w:tcBorders>
              <w:top w:val="single" w:sz="4" w:space="0" w:color="auto"/>
              <w:left w:val="single" w:sz="4" w:space="0" w:color="auto"/>
              <w:bottom w:val="single" w:sz="4" w:space="0" w:color="auto"/>
              <w:right w:val="single" w:sz="4" w:space="0" w:color="auto"/>
            </w:tcBorders>
          </w:tcPr>
          <w:p w14:paraId="598AAF48" w14:textId="2893BA5F" w:rsidR="00E34AFD" w:rsidRDefault="00E34AFD">
            <w:r w:rsidRPr="00E34AFD">
              <w:t>Restore environment, data, and/or services NLT five working days in the event of disaster. Meet 100% of NGA ITDR policy/requirements.</w:t>
            </w:r>
          </w:p>
        </w:tc>
        <w:tc>
          <w:tcPr>
            <w:tcW w:w="1825" w:type="dxa"/>
            <w:tcBorders>
              <w:top w:val="single" w:sz="4" w:space="0" w:color="auto"/>
              <w:left w:val="single" w:sz="4" w:space="0" w:color="auto"/>
              <w:bottom w:val="single" w:sz="4" w:space="0" w:color="auto"/>
              <w:right w:val="single" w:sz="4" w:space="0" w:color="auto"/>
            </w:tcBorders>
          </w:tcPr>
          <w:p w14:paraId="38733DF7" w14:textId="77777777" w:rsidR="00E34AFD" w:rsidRDefault="00E34AFD" w:rsidP="00D3063C">
            <w:pPr>
              <w:jc w:val="center"/>
            </w:pPr>
          </w:p>
        </w:tc>
      </w:tr>
      <w:tr w:rsidR="00D3063C" w14:paraId="610F4F8D" w14:textId="439774BF" w:rsidTr="00281347">
        <w:trPr>
          <w:cantSplit/>
        </w:trPr>
        <w:tc>
          <w:tcPr>
            <w:tcW w:w="10350" w:type="dxa"/>
            <w:gridSpan w:val="6"/>
            <w:tcBorders>
              <w:top w:val="single" w:sz="4" w:space="0" w:color="auto"/>
              <w:left w:val="single" w:sz="4" w:space="0" w:color="auto"/>
              <w:bottom w:val="single" w:sz="4" w:space="0" w:color="auto"/>
              <w:right w:val="single" w:sz="4" w:space="0" w:color="auto"/>
            </w:tcBorders>
            <w:hideMark/>
          </w:tcPr>
          <w:p w14:paraId="24669429" w14:textId="18A1B821" w:rsidR="00D3063C" w:rsidRDefault="00D3063C">
            <w:pPr>
              <w:jc w:val="center"/>
              <w:rPr>
                <w:b/>
              </w:rPr>
            </w:pPr>
            <w:r>
              <w:rPr>
                <w:b/>
              </w:rPr>
              <w:t>Software Maintenance Services</w:t>
            </w:r>
          </w:p>
        </w:tc>
      </w:tr>
      <w:tr w:rsidR="00E34AFD" w14:paraId="51B728CF" w14:textId="0E4EBB65"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236BBEB3" w14:textId="77777777" w:rsidR="00D3063C" w:rsidRDefault="00D3063C">
            <w:pPr>
              <w:jc w:val="center"/>
            </w:pPr>
            <w:r>
              <w:t>S-1</w:t>
            </w:r>
          </w:p>
        </w:tc>
        <w:tc>
          <w:tcPr>
            <w:tcW w:w="2216" w:type="dxa"/>
            <w:tcBorders>
              <w:top w:val="single" w:sz="4" w:space="0" w:color="auto"/>
              <w:left w:val="single" w:sz="4" w:space="0" w:color="auto"/>
              <w:bottom w:val="single" w:sz="4" w:space="0" w:color="auto"/>
              <w:right w:val="single" w:sz="4" w:space="0" w:color="auto"/>
            </w:tcBorders>
            <w:hideMark/>
          </w:tcPr>
          <w:p w14:paraId="777F90C5" w14:textId="77777777" w:rsidR="00D3063C" w:rsidRDefault="00D3063C">
            <w:pPr>
              <w:jc w:val="center"/>
            </w:pPr>
            <w:r>
              <w:t>Software Maintenance</w:t>
            </w:r>
          </w:p>
        </w:tc>
        <w:tc>
          <w:tcPr>
            <w:tcW w:w="1771" w:type="dxa"/>
            <w:gridSpan w:val="2"/>
            <w:tcBorders>
              <w:top w:val="single" w:sz="4" w:space="0" w:color="auto"/>
              <w:left w:val="single" w:sz="4" w:space="0" w:color="auto"/>
              <w:bottom w:val="single" w:sz="4" w:space="0" w:color="auto"/>
              <w:right w:val="single" w:sz="4" w:space="0" w:color="auto"/>
            </w:tcBorders>
            <w:hideMark/>
          </w:tcPr>
          <w:p w14:paraId="7066AC27" w14:textId="77777777" w:rsidR="00E34AFD" w:rsidRDefault="00E34AFD" w:rsidP="00E34AFD">
            <w:r w:rsidRPr="00E34AFD">
              <w:t xml:space="preserve">Para 6.2 </w:t>
            </w:r>
          </w:p>
          <w:p w14:paraId="3AA1AF01" w14:textId="62528C25" w:rsidR="00D3063C" w:rsidRDefault="00E34AFD" w:rsidP="003F3ABF">
            <w:r w:rsidRPr="00E34AFD">
              <w:t>WBS 3.16-3.19</w:t>
            </w:r>
          </w:p>
        </w:tc>
        <w:tc>
          <w:tcPr>
            <w:tcW w:w="3935" w:type="dxa"/>
            <w:tcBorders>
              <w:top w:val="single" w:sz="4" w:space="0" w:color="auto"/>
              <w:left w:val="single" w:sz="4" w:space="0" w:color="auto"/>
              <w:bottom w:val="single" w:sz="4" w:space="0" w:color="auto"/>
              <w:right w:val="single" w:sz="4" w:space="0" w:color="auto"/>
            </w:tcBorders>
            <w:hideMark/>
          </w:tcPr>
          <w:p w14:paraId="67C37D9F" w14:textId="77777777" w:rsidR="00D3063C" w:rsidRDefault="00D3063C">
            <w:r>
              <w:t>Detect priority 1 issues within 1 hours of onset during operating hours.</w:t>
            </w:r>
          </w:p>
        </w:tc>
        <w:tc>
          <w:tcPr>
            <w:tcW w:w="1825" w:type="dxa"/>
            <w:tcBorders>
              <w:top w:val="single" w:sz="4" w:space="0" w:color="auto"/>
              <w:left w:val="single" w:sz="4" w:space="0" w:color="auto"/>
              <w:bottom w:val="single" w:sz="4" w:space="0" w:color="auto"/>
              <w:right w:val="single" w:sz="4" w:space="0" w:color="auto"/>
            </w:tcBorders>
          </w:tcPr>
          <w:p w14:paraId="7D77C4A4" w14:textId="6461FA91" w:rsidR="00D3063C" w:rsidRDefault="00281347">
            <w:r>
              <w:t>100% Inspection</w:t>
            </w:r>
          </w:p>
        </w:tc>
      </w:tr>
      <w:tr w:rsidR="00E34AFD" w14:paraId="33CB828F" w14:textId="76BFB532"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7AA56430" w14:textId="77777777" w:rsidR="00D3063C" w:rsidRDefault="00D3063C">
            <w:pPr>
              <w:jc w:val="center"/>
            </w:pPr>
            <w:r>
              <w:t>S-2</w:t>
            </w:r>
          </w:p>
        </w:tc>
        <w:tc>
          <w:tcPr>
            <w:tcW w:w="2216" w:type="dxa"/>
            <w:tcBorders>
              <w:top w:val="single" w:sz="4" w:space="0" w:color="auto"/>
              <w:left w:val="single" w:sz="4" w:space="0" w:color="auto"/>
              <w:bottom w:val="single" w:sz="4" w:space="0" w:color="auto"/>
              <w:right w:val="single" w:sz="4" w:space="0" w:color="auto"/>
            </w:tcBorders>
            <w:hideMark/>
          </w:tcPr>
          <w:p w14:paraId="36018138" w14:textId="77777777" w:rsidR="00D3063C" w:rsidRDefault="00D3063C">
            <w:pPr>
              <w:jc w:val="center"/>
            </w:pPr>
            <w:r>
              <w:t>Software Maintenance</w:t>
            </w:r>
          </w:p>
        </w:tc>
        <w:tc>
          <w:tcPr>
            <w:tcW w:w="1771" w:type="dxa"/>
            <w:gridSpan w:val="2"/>
            <w:tcBorders>
              <w:top w:val="single" w:sz="4" w:space="0" w:color="auto"/>
              <w:left w:val="single" w:sz="4" w:space="0" w:color="auto"/>
              <w:bottom w:val="single" w:sz="4" w:space="0" w:color="auto"/>
              <w:right w:val="single" w:sz="4" w:space="0" w:color="auto"/>
            </w:tcBorders>
            <w:hideMark/>
          </w:tcPr>
          <w:p w14:paraId="5BD22717" w14:textId="653F980F" w:rsidR="00D3063C" w:rsidRDefault="00E34AFD" w:rsidP="003F3ABF">
            <w:r>
              <w:t>Para 6.2 WBS 3.16-3.19</w:t>
            </w:r>
          </w:p>
        </w:tc>
        <w:tc>
          <w:tcPr>
            <w:tcW w:w="3935" w:type="dxa"/>
            <w:tcBorders>
              <w:top w:val="single" w:sz="4" w:space="0" w:color="auto"/>
              <w:left w:val="single" w:sz="4" w:space="0" w:color="auto"/>
              <w:bottom w:val="single" w:sz="4" w:space="0" w:color="auto"/>
              <w:right w:val="single" w:sz="4" w:space="0" w:color="auto"/>
            </w:tcBorders>
            <w:hideMark/>
          </w:tcPr>
          <w:p w14:paraId="28327BFE" w14:textId="77777777" w:rsidR="00D3063C" w:rsidRDefault="00D3063C">
            <w:r>
              <w:t>Detect priority 2 issues within 3 hours of onset during operating hours.</w:t>
            </w:r>
          </w:p>
        </w:tc>
        <w:tc>
          <w:tcPr>
            <w:tcW w:w="1825" w:type="dxa"/>
            <w:tcBorders>
              <w:top w:val="single" w:sz="4" w:space="0" w:color="auto"/>
              <w:left w:val="single" w:sz="4" w:space="0" w:color="auto"/>
              <w:bottom w:val="single" w:sz="4" w:space="0" w:color="auto"/>
              <w:right w:val="single" w:sz="4" w:space="0" w:color="auto"/>
            </w:tcBorders>
          </w:tcPr>
          <w:p w14:paraId="3397357A" w14:textId="1DD684CA" w:rsidR="00D3063C" w:rsidRDefault="00281347">
            <w:r>
              <w:t>100% Inspection</w:t>
            </w:r>
          </w:p>
        </w:tc>
      </w:tr>
      <w:tr w:rsidR="00E34AFD" w14:paraId="060E07A1" w14:textId="4AEB5BF7"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215C8623" w14:textId="77777777" w:rsidR="00D3063C" w:rsidRDefault="00D3063C">
            <w:pPr>
              <w:jc w:val="center"/>
            </w:pPr>
            <w:r>
              <w:t>S-3</w:t>
            </w:r>
          </w:p>
        </w:tc>
        <w:tc>
          <w:tcPr>
            <w:tcW w:w="2216" w:type="dxa"/>
            <w:tcBorders>
              <w:top w:val="single" w:sz="4" w:space="0" w:color="auto"/>
              <w:left w:val="single" w:sz="4" w:space="0" w:color="auto"/>
              <w:bottom w:val="single" w:sz="4" w:space="0" w:color="auto"/>
              <w:right w:val="single" w:sz="4" w:space="0" w:color="auto"/>
            </w:tcBorders>
            <w:hideMark/>
          </w:tcPr>
          <w:p w14:paraId="7592AC8D" w14:textId="77777777" w:rsidR="00D3063C" w:rsidRDefault="00D3063C">
            <w:pPr>
              <w:jc w:val="center"/>
            </w:pPr>
            <w:r>
              <w:t>Software Maintenance</w:t>
            </w:r>
          </w:p>
        </w:tc>
        <w:tc>
          <w:tcPr>
            <w:tcW w:w="1771" w:type="dxa"/>
            <w:gridSpan w:val="2"/>
            <w:tcBorders>
              <w:top w:val="single" w:sz="4" w:space="0" w:color="auto"/>
              <w:left w:val="single" w:sz="4" w:space="0" w:color="auto"/>
              <w:bottom w:val="single" w:sz="4" w:space="0" w:color="auto"/>
              <w:right w:val="single" w:sz="4" w:space="0" w:color="auto"/>
            </w:tcBorders>
            <w:hideMark/>
          </w:tcPr>
          <w:p w14:paraId="7329C061" w14:textId="51EAB523" w:rsidR="00D3063C" w:rsidRDefault="00E34AFD" w:rsidP="003F3ABF">
            <w:r>
              <w:t>Para 6.2 WBS 3.16-3.19</w:t>
            </w:r>
          </w:p>
        </w:tc>
        <w:tc>
          <w:tcPr>
            <w:tcW w:w="3935" w:type="dxa"/>
            <w:tcBorders>
              <w:top w:val="single" w:sz="4" w:space="0" w:color="auto"/>
              <w:left w:val="single" w:sz="4" w:space="0" w:color="auto"/>
              <w:bottom w:val="single" w:sz="4" w:space="0" w:color="auto"/>
              <w:right w:val="single" w:sz="4" w:space="0" w:color="auto"/>
            </w:tcBorders>
            <w:hideMark/>
          </w:tcPr>
          <w:p w14:paraId="23C635E3" w14:textId="77777777" w:rsidR="00D3063C" w:rsidRDefault="00D3063C">
            <w:pPr>
              <w:spacing w:line="256" w:lineRule="auto"/>
            </w:pPr>
            <w:r>
              <w:t xml:space="preserve">Operational Priority 1 </w:t>
            </w:r>
            <w:r>
              <w:rPr>
                <w:bCs/>
              </w:rPr>
              <w:t>Discrepancy Report (DR) Investigation</w:t>
            </w:r>
            <w:r>
              <w:t xml:space="preserve"> corrected within 24 hours or have a workaround in place.</w:t>
            </w:r>
          </w:p>
        </w:tc>
        <w:tc>
          <w:tcPr>
            <w:tcW w:w="1825" w:type="dxa"/>
            <w:tcBorders>
              <w:top w:val="single" w:sz="4" w:space="0" w:color="auto"/>
              <w:left w:val="single" w:sz="4" w:space="0" w:color="auto"/>
              <w:bottom w:val="single" w:sz="4" w:space="0" w:color="auto"/>
              <w:right w:val="single" w:sz="4" w:space="0" w:color="auto"/>
            </w:tcBorders>
          </w:tcPr>
          <w:p w14:paraId="4233F9FB" w14:textId="49B0F361" w:rsidR="00D3063C" w:rsidRDefault="00281347">
            <w:pPr>
              <w:spacing w:line="256" w:lineRule="auto"/>
            </w:pPr>
            <w:r>
              <w:t>100% Inspection</w:t>
            </w:r>
          </w:p>
        </w:tc>
      </w:tr>
      <w:tr w:rsidR="00E34AFD" w14:paraId="3A8C4634" w14:textId="5F09F78F"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63476DDF" w14:textId="77777777" w:rsidR="00D3063C" w:rsidRDefault="00D3063C">
            <w:pPr>
              <w:jc w:val="center"/>
            </w:pPr>
            <w:r>
              <w:t>S-4</w:t>
            </w:r>
          </w:p>
        </w:tc>
        <w:tc>
          <w:tcPr>
            <w:tcW w:w="2216" w:type="dxa"/>
            <w:tcBorders>
              <w:top w:val="single" w:sz="4" w:space="0" w:color="auto"/>
              <w:left w:val="single" w:sz="4" w:space="0" w:color="auto"/>
              <w:bottom w:val="single" w:sz="4" w:space="0" w:color="auto"/>
              <w:right w:val="single" w:sz="4" w:space="0" w:color="auto"/>
            </w:tcBorders>
            <w:hideMark/>
          </w:tcPr>
          <w:p w14:paraId="464F01AB" w14:textId="77777777" w:rsidR="00D3063C" w:rsidRDefault="00D3063C">
            <w:pPr>
              <w:jc w:val="center"/>
              <w:rPr>
                <w:bCs/>
              </w:rPr>
            </w:pPr>
            <w:r>
              <w:t>Software Maintenance</w:t>
            </w:r>
          </w:p>
        </w:tc>
        <w:tc>
          <w:tcPr>
            <w:tcW w:w="1771" w:type="dxa"/>
            <w:gridSpan w:val="2"/>
            <w:tcBorders>
              <w:top w:val="single" w:sz="4" w:space="0" w:color="auto"/>
              <w:left w:val="single" w:sz="4" w:space="0" w:color="auto"/>
              <w:bottom w:val="single" w:sz="4" w:space="0" w:color="auto"/>
              <w:right w:val="single" w:sz="4" w:space="0" w:color="auto"/>
            </w:tcBorders>
            <w:hideMark/>
          </w:tcPr>
          <w:p w14:paraId="72AA66C6" w14:textId="0F6ECE1C" w:rsidR="00D3063C" w:rsidRDefault="00E34AFD" w:rsidP="003F3ABF">
            <w:r>
              <w:t>Para 6.2 WBS 3.16-3.19</w:t>
            </w:r>
          </w:p>
        </w:tc>
        <w:tc>
          <w:tcPr>
            <w:tcW w:w="3935" w:type="dxa"/>
            <w:tcBorders>
              <w:top w:val="single" w:sz="4" w:space="0" w:color="auto"/>
              <w:left w:val="single" w:sz="4" w:space="0" w:color="auto"/>
              <w:bottom w:val="single" w:sz="4" w:space="0" w:color="auto"/>
              <w:right w:val="single" w:sz="4" w:space="0" w:color="auto"/>
            </w:tcBorders>
            <w:hideMark/>
          </w:tcPr>
          <w:p w14:paraId="0E35A1C9" w14:textId="77777777" w:rsidR="00D3063C" w:rsidRDefault="00D3063C">
            <w:pPr>
              <w:spacing w:line="256" w:lineRule="auto"/>
            </w:pPr>
            <w:r>
              <w:t xml:space="preserve">Operational Priority 2 </w:t>
            </w:r>
            <w:proofErr w:type="gramStart"/>
            <w:r>
              <w:t>DR’s</w:t>
            </w:r>
            <w:proofErr w:type="gramEnd"/>
            <w:r>
              <w:t xml:space="preserve"> corrected within 72 hours.</w:t>
            </w:r>
          </w:p>
        </w:tc>
        <w:tc>
          <w:tcPr>
            <w:tcW w:w="1825" w:type="dxa"/>
            <w:tcBorders>
              <w:top w:val="single" w:sz="4" w:space="0" w:color="auto"/>
              <w:left w:val="single" w:sz="4" w:space="0" w:color="auto"/>
              <w:bottom w:val="single" w:sz="4" w:space="0" w:color="auto"/>
              <w:right w:val="single" w:sz="4" w:space="0" w:color="auto"/>
            </w:tcBorders>
          </w:tcPr>
          <w:p w14:paraId="1C6B1FF0" w14:textId="27F0FD8A" w:rsidR="00D3063C" w:rsidRDefault="00281347">
            <w:pPr>
              <w:spacing w:line="256" w:lineRule="auto"/>
            </w:pPr>
            <w:r>
              <w:t>100% Inspection</w:t>
            </w:r>
          </w:p>
        </w:tc>
      </w:tr>
      <w:tr w:rsidR="00E34AFD" w14:paraId="470EC85E" w14:textId="54B4FEBF"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326E1CD9" w14:textId="77777777" w:rsidR="00D3063C" w:rsidRDefault="00D3063C">
            <w:pPr>
              <w:jc w:val="center"/>
            </w:pPr>
            <w:r>
              <w:t>S-5</w:t>
            </w:r>
          </w:p>
        </w:tc>
        <w:tc>
          <w:tcPr>
            <w:tcW w:w="2216" w:type="dxa"/>
            <w:tcBorders>
              <w:top w:val="single" w:sz="4" w:space="0" w:color="auto"/>
              <w:left w:val="single" w:sz="4" w:space="0" w:color="auto"/>
              <w:bottom w:val="single" w:sz="4" w:space="0" w:color="auto"/>
              <w:right w:val="single" w:sz="4" w:space="0" w:color="auto"/>
            </w:tcBorders>
            <w:hideMark/>
          </w:tcPr>
          <w:p w14:paraId="45557025" w14:textId="77777777" w:rsidR="00D3063C" w:rsidRDefault="00D3063C">
            <w:pPr>
              <w:jc w:val="center"/>
              <w:rPr>
                <w:bCs/>
              </w:rPr>
            </w:pPr>
            <w:r>
              <w:t>Software Maintenance</w:t>
            </w:r>
          </w:p>
        </w:tc>
        <w:tc>
          <w:tcPr>
            <w:tcW w:w="1771" w:type="dxa"/>
            <w:gridSpan w:val="2"/>
            <w:tcBorders>
              <w:top w:val="single" w:sz="4" w:space="0" w:color="auto"/>
              <w:left w:val="single" w:sz="4" w:space="0" w:color="auto"/>
              <w:bottom w:val="single" w:sz="4" w:space="0" w:color="auto"/>
              <w:right w:val="single" w:sz="4" w:space="0" w:color="auto"/>
            </w:tcBorders>
            <w:hideMark/>
          </w:tcPr>
          <w:p w14:paraId="4254FCA0" w14:textId="52C990D4" w:rsidR="00D3063C" w:rsidRDefault="00E34AFD" w:rsidP="003F3ABF">
            <w:r>
              <w:t>Para 6.2 WBS 3.16-3.19</w:t>
            </w:r>
          </w:p>
        </w:tc>
        <w:tc>
          <w:tcPr>
            <w:tcW w:w="3935" w:type="dxa"/>
            <w:tcBorders>
              <w:top w:val="single" w:sz="4" w:space="0" w:color="auto"/>
              <w:left w:val="single" w:sz="4" w:space="0" w:color="auto"/>
              <w:bottom w:val="single" w:sz="4" w:space="0" w:color="auto"/>
              <w:right w:val="single" w:sz="4" w:space="0" w:color="auto"/>
            </w:tcBorders>
            <w:hideMark/>
          </w:tcPr>
          <w:p w14:paraId="516C6941" w14:textId="77777777" w:rsidR="00D3063C" w:rsidRDefault="00D3063C">
            <w:pPr>
              <w:spacing w:line="256" w:lineRule="auto"/>
            </w:pPr>
            <w:r>
              <w:t>Root Cause Analysis and corrective actions reported to PMO within 5 calendar days of DR closure.</w:t>
            </w:r>
          </w:p>
        </w:tc>
        <w:tc>
          <w:tcPr>
            <w:tcW w:w="1825" w:type="dxa"/>
            <w:tcBorders>
              <w:top w:val="single" w:sz="4" w:space="0" w:color="auto"/>
              <w:left w:val="single" w:sz="4" w:space="0" w:color="auto"/>
              <w:bottom w:val="single" w:sz="4" w:space="0" w:color="auto"/>
              <w:right w:val="single" w:sz="4" w:space="0" w:color="auto"/>
            </w:tcBorders>
          </w:tcPr>
          <w:p w14:paraId="3E9DC6F2" w14:textId="50E6372B" w:rsidR="00D3063C" w:rsidRDefault="00281347">
            <w:pPr>
              <w:spacing w:line="256" w:lineRule="auto"/>
            </w:pPr>
            <w:r>
              <w:t>100% Inspection</w:t>
            </w:r>
          </w:p>
        </w:tc>
      </w:tr>
      <w:tr w:rsidR="00E34AFD" w14:paraId="5F890821" w14:textId="45E5F86C"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1D298B41" w14:textId="77777777" w:rsidR="00D3063C" w:rsidRDefault="00D3063C">
            <w:pPr>
              <w:jc w:val="center"/>
            </w:pPr>
            <w:r>
              <w:t>S-6</w:t>
            </w:r>
          </w:p>
        </w:tc>
        <w:tc>
          <w:tcPr>
            <w:tcW w:w="2216" w:type="dxa"/>
            <w:tcBorders>
              <w:top w:val="single" w:sz="4" w:space="0" w:color="auto"/>
              <w:left w:val="single" w:sz="4" w:space="0" w:color="auto"/>
              <w:bottom w:val="single" w:sz="4" w:space="0" w:color="auto"/>
              <w:right w:val="single" w:sz="4" w:space="0" w:color="auto"/>
            </w:tcBorders>
            <w:hideMark/>
          </w:tcPr>
          <w:p w14:paraId="5DCFEC91" w14:textId="77777777" w:rsidR="00D3063C" w:rsidRDefault="00D3063C">
            <w:pPr>
              <w:jc w:val="center"/>
            </w:pPr>
            <w:r>
              <w:t>Software Maintenance</w:t>
            </w:r>
          </w:p>
        </w:tc>
        <w:tc>
          <w:tcPr>
            <w:tcW w:w="1771" w:type="dxa"/>
            <w:gridSpan w:val="2"/>
            <w:tcBorders>
              <w:top w:val="single" w:sz="4" w:space="0" w:color="auto"/>
              <w:left w:val="single" w:sz="4" w:space="0" w:color="auto"/>
              <w:bottom w:val="single" w:sz="4" w:space="0" w:color="auto"/>
              <w:right w:val="single" w:sz="4" w:space="0" w:color="auto"/>
            </w:tcBorders>
            <w:hideMark/>
          </w:tcPr>
          <w:p w14:paraId="57949912" w14:textId="23F4DBE8" w:rsidR="00D3063C" w:rsidRDefault="00E34AFD" w:rsidP="003F3ABF">
            <w:r>
              <w:t>Para 6.2 WBS 3.16-3.19</w:t>
            </w:r>
          </w:p>
        </w:tc>
        <w:tc>
          <w:tcPr>
            <w:tcW w:w="3935" w:type="dxa"/>
            <w:tcBorders>
              <w:top w:val="single" w:sz="4" w:space="0" w:color="auto"/>
              <w:left w:val="single" w:sz="4" w:space="0" w:color="auto"/>
              <w:bottom w:val="single" w:sz="4" w:space="0" w:color="auto"/>
              <w:right w:val="single" w:sz="4" w:space="0" w:color="auto"/>
            </w:tcBorders>
            <w:hideMark/>
          </w:tcPr>
          <w:p w14:paraId="7AC12A84" w14:textId="77777777" w:rsidR="00D3063C" w:rsidRDefault="00D3063C">
            <w:r>
              <w:t>Restore Maintenance/Test Environment within 4 hours of an outage during the operating hours.</w:t>
            </w:r>
          </w:p>
        </w:tc>
        <w:tc>
          <w:tcPr>
            <w:tcW w:w="1825" w:type="dxa"/>
            <w:tcBorders>
              <w:top w:val="single" w:sz="4" w:space="0" w:color="auto"/>
              <w:left w:val="single" w:sz="4" w:space="0" w:color="auto"/>
              <w:bottom w:val="single" w:sz="4" w:space="0" w:color="auto"/>
              <w:right w:val="single" w:sz="4" w:space="0" w:color="auto"/>
            </w:tcBorders>
          </w:tcPr>
          <w:p w14:paraId="22781E27" w14:textId="2ADF43C4" w:rsidR="00D3063C" w:rsidRDefault="00281347">
            <w:r>
              <w:t>100% Inspection</w:t>
            </w:r>
          </w:p>
        </w:tc>
      </w:tr>
      <w:tr w:rsidR="00E34AFD" w14:paraId="040D41FC" w14:textId="75298C9D"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2709D5B2" w14:textId="77777777" w:rsidR="00D3063C" w:rsidRDefault="00D3063C">
            <w:pPr>
              <w:jc w:val="center"/>
            </w:pPr>
            <w:r>
              <w:t>S-7</w:t>
            </w:r>
          </w:p>
        </w:tc>
        <w:tc>
          <w:tcPr>
            <w:tcW w:w="2216" w:type="dxa"/>
            <w:tcBorders>
              <w:top w:val="single" w:sz="4" w:space="0" w:color="auto"/>
              <w:left w:val="single" w:sz="4" w:space="0" w:color="auto"/>
              <w:bottom w:val="single" w:sz="4" w:space="0" w:color="auto"/>
              <w:right w:val="single" w:sz="4" w:space="0" w:color="auto"/>
            </w:tcBorders>
            <w:hideMark/>
          </w:tcPr>
          <w:p w14:paraId="3F57E33C" w14:textId="77777777" w:rsidR="00D3063C" w:rsidRDefault="00D3063C">
            <w:pPr>
              <w:jc w:val="center"/>
            </w:pPr>
            <w:r>
              <w:t>Software Maintenance</w:t>
            </w:r>
          </w:p>
        </w:tc>
        <w:tc>
          <w:tcPr>
            <w:tcW w:w="1771" w:type="dxa"/>
            <w:gridSpan w:val="2"/>
            <w:tcBorders>
              <w:top w:val="single" w:sz="4" w:space="0" w:color="auto"/>
              <w:left w:val="single" w:sz="4" w:space="0" w:color="auto"/>
              <w:bottom w:val="single" w:sz="4" w:space="0" w:color="auto"/>
              <w:right w:val="single" w:sz="4" w:space="0" w:color="auto"/>
            </w:tcBorders>
            <w:hideMark/>
          </w:tcPr>
          <w:p w14:paraId="2854FA65" w14:textId="5C67668D" w:rsidR="00D3063C" w:rsidRDefault="00E34AFD" w:rsidP="003F3ABF">
            <w:r>
              <w:t>Para 6.2 WBS 3.16-3.19</w:t>
            </w:r>
          </w:p>
        </w:tc>
        <w:tc>
          <w:tcPr>
            <w:tcW w:w="3935" w:type="dxa"/>
            <w:tcBorders>
              <w:top w:val="single" w:sz="4" w:space="0" w:color="auto"/>
              <w:left w:val="single" w:sz="4" w:space="0" w:color="auto"/>
              <w:bottom w:val="single" w:sz="4" w:space="0" w:color="auto"/>
              <w:right w:val="single" w:sz="4" w:space="0" w:color="auto"/>
            </w:tcBorders>
            <w:hideMark/>
          </w:tcPr>
          <w:p w14:paraId="5F16AD8F" w14:textId="77777777" w:rsidR="00D3063C" w:rsidRDefault="00D3063C">
            <w:pPr>
              <w:spacing w:line="256" w:lineRule="auto"/>
            </w:pPr>
            <w:r>
              <w:t>Provide status updates twice daily during business hours for any outages or degradations.</w:t>
            </w:r>
          </w:p>
        </w:tc>
        <w:tc>
          <w:tcPr>
            <w:tcW w:w="1825" w:type="dxa"/>
            <w:tcBorders>
              <w:top w:val="single" w:sz="4" w:space="0" w:color="auto"/>
              <w:left w:val="single" w:sz="4" w:space="0" w:color="auto"/>
              <w:bottom w:val="single" w:sz="4" w:space="0" w:color="auto"/>
              <w:right w:val="single" w:sz="4" w:space="0" w:color="auto"/>
            </w:tcBorders>
          </w:tcPr>
          <w:p w14:paraId="56046A0E" w14:textId="401C849B" w:rsidR="00D3063C" w:rsidRDefault="00281347">
            <w:pPr>
              <w:spacing w:line="256" w:lineRule="auto"/>
            </w:pPr>
            <w:r>
              <w:t>100% Inspection</w:t>
            </w:r>
          </w:p>
        </w:tc>
      </w:tr>
      <w:tr w:rsidR="00D3063C" w14:paraId="71E7AB09" w14:textId="02658138" w:rsidTr="00281347">
        <w:trPr>
          <w:cantSplit/>
        </w:trPr>
        <w:tc>
          <w:tcPr>
            <w:tcW w:w="10350" w:type="dxa"/>
            <w:gridSpan w:val="6"/>
            <w:tcBorders>
              <w:top w:val="single" w:sz="4" w:space="0" w:color="auto"/>
              <w:left w:val="single" w:sz="4" w:space="0" w:color="auto"/>
              <w:bottom w:val="single" w:sz="4" w:space="0" w:color="auto"/>
              <w:right w:val="single" w:sz="4" w:space="0" w:color="auto"/>
            </w:tcBorders>
            <w:hideMark/>
          </w:tcPr>
          <w:p w14:paraId="0B1AE490" w14:textId="7FE5C68D" w:rsidR="00D3063C" w:rsidRDefault="00D3063C">
            <w:pPr>
              <w:jc w:val="center"/>
              <w:rPr>
                <w:b/>
              </w:rPr>
            </w:pPr>
            <w:r>
              <w:rPr>
                <w:b/>
              </w:rPr>
              <w:t>Operations Support Services</w:t>
            </w:r>
          </w:p>
        </w:tc>
      </w:tr>
      <w:tr w:rsidR="00E34AFD" w14:paraId="19935346" w14:textId="21BF2A07"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5F99795F" w14:textId="77777777" w:rsidR="00D3063C" w:rsidRDefault="00D3063C">
            <w:pPr>
              <w:jc w:val="center"/>
            </w:pPr>
            <w:r>
              <w:t>O-1</w:t>
            </w:r>
          </w:p>
        </w:tc>
        <w:tc>
          <w:tcPr>
            <w:tcW w:w="2216" w:type="dxa"/>
            <w:tcBorders>
              <w:top w:val="single" w:sz="4" w:space="0" w:color="auto"/>
              <w:left w:val="single" w:sz="4" w:space="0" w:color="auto"/>
              <w:bottom w:val="single" w:sz="4" w:space="0" w:color="auto"/>
              <w:right w:val="single" w:sz="4" w:space="0" w:color="auto"/>
            </w:tcBorders>
            <w:hideMark/>
          </w:tcPr>
          <w:p w14:paraId="1DD20A28" w14:textId="77777777" w:rsidR="00D3063C" w:rsidRDefault="00D3063C">
            <w:pPr>
              <w:jc w:val="center"/>
            </w:pPr>
            <w:r w:rsidRPr="00D3063C">
              <w:rPr>
                <w:rStyle w:val="Strong"/>
                <w:rFonts w:eastAsiaTheme="majorEastAsia"/>
                <w:b w:val="0"/>
                <w:sz w:val="20"/>
              </w:rPr>
              <w:t>Software Library Management</w:t>
            </w:r>
          </w:p>
        </w:tc>
        <w:tc>
          <w:tcPr>
            <w:tcW w:w="1771" w:type="dxa"/>
            <w:gridSpan w:val="2"/>
            <w:tcBorders>
              <w:top w:val="single" w:sz="4" w:space="0" w:color="auto"/>
              <w:left w:val="single" w:sz="4" w:space="0" w:color="auto"/>
              <w:bottom w:val="single" w:sz="4" w:space="0" w:color="auto"/>
              <w:right w:val="single" w:sz="4" w:space="0" w:color="auto"/>
            </w:tcBorders>
            <w:hideMark/>
          </w:tcPr>
          <w:p w14:paraId="1DDC4F70" w14:textId="77777777" w:rsidR="00D3063C" w:rsidRDefault="00D3063C">
            <w:pPr>
              <w:jc w:val="center"/>
            </w:pPr>
            <w:r>
              <w:t>Paragraph 6.3</w:t>
            </w:r>
          </w:p>
          <w:p w14:paraId="27E04A4A" w14:textId="77777777" w:rsidR="00D3063C" w:rsidRDefault="00D3063C">
            <w:pPr>
              <w:jc w:val="center"/>
            </w:pPr>
            <w:r>
              <w:t>WBS 5.2</w:t>
            </w:r>
          </w:p>
        </w:tc>
        <w:tc>
          <w:tcPr>
            <w:tcW w:w="3935" w:type="dxa"/>
            <w:tcBorders>
              <w:top w:val="single" w:sz="4" w:space="0" w:color="auto"/>
              <w:left w:val="single" w:sz="4" w:space="0" w:color="auto"/>
              <w:bottom w:val="single" w:sz="4" w:space="0" w:color="auto"/>
              <w:right w:val="single" w:sz="4" w:space="0" w:color="auto"/>
            </w:tcBorders>
            <w:hideMark/>
          </w:tcPr>
          <w:p w14:paraId="628EC11D" w14:textId="77777777" w:rsidR="00D3063C" w:rsidRDefault="00D3063C">
            <w:r>
              <w:t>Report the expiring licenses 9 months before the expiration dates.</w:t>
            </w:r>
          </w:p>
        </w:tc>
        <w:tc>
          <w:tcPr>
            <w:tcW w:w="1825" w:type="dxa"/>
            <w:tcBorders>
              <w:top w:val="single" w:sz="4" w:space="0" w:color="auto"/>
              <w:left w:val="single" w:sz="4" w:space="0" w:color="auto"/>
              <w:bottom w:val="single" w:sz="4" w:space="0" w:color="auto"/>
              <w:right w:val="single" w:sz="4" w:space="0" w:color="auto"/>
            </w:tcBorders>
          </w:tcPr>
          <w:p w14:paraId="3DBC247A" w14:textId="211805C1" w:rsidR="00D3063C" w:rsidRDefault="00281347">
            <w:r>
              <w:t>100% Inspection</w:t>
            </w:r>
          </w:p>
        </w:tc>
      </w:tr>
      <w:tr w:rsidR="00E34AFD" w14:paraId="18CAD0A8" w14:textId="75D03405"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43EE60D2" w14:textId="77777777" w:rsidR="00D3063C" w:rsidRDefault="00D3063C">
            <w:pPr>
              <w:jc w:val="center"/>
            </w:pPr>
            <w:r>
              <w:t>O-2</w:t>
            </w:r>
          </w:p>
        </w:tc>
        <w:tc>
          <w:tcPr>
            <w:tcW w:w="2216" w:type="dxa"/>
            <w:tcBorders>
              <w:top w:val="single" w:sz="4" w:space="0" w:color="auto"/>
              <w:left w:val="single" w:sz="4" w:space="0" w:color="auto"/>
              <w:bottom w:val="single" w:sz="4" w:space="0" w:color="auto"/>
              <w:right w:val="single" w:sz="4" w:space="0" w:color="auto"/>
            </w:tcBorders>
            <w:hideMark/>
          </w:tcPr>
          <w:p w14:paraId="2B054191" w14:textId="77777777" w:rsidR="00D3063C" w:rsidRDefault="00D3063C">
            <w:pPr>
              <w:jc w:val="center"/>
            </w:pPr>
            <w:r>
              <w:t>Knowledge Management</w:t>
            </w:r>
          </w:p>
        </w:tc>
        <w:tc>
          <w:tcPr>
            <w:tcW w:w="1771" w:type="dxa"/>
            <w:gridSpan w:val="2"/>
            <w:tcBorders>
              <w:top w:val="single" w:sz="4" w:space="0" w:color="auto"/>
              <w:left w:val="single" w:sz="4" w:space="0" w:color="auto"/>
              <w:bottom w:val="single" w:sz="4" w:space="0" w:color="auto"/>
              <w:right w:val="single" w:sz="4" w:space="0" w:color="auto"/>
            </w:tcBorders>
            <w:hideMark/>
          </w:tcPr>
          <w:p w14:paraId="03B11306" w14:textId="77777777" w:rsidR="00D3063C" w:rsidRDefault="00D3063C">
            <w:pPr>
              <w:jc w:val="center"/>
            </w:pPr>
            <w:r>
              <w:t>Paragraph 6.3</w:t>
            </w:r>
          </w:p>
          <w:p w14:paraId="3B337B43" w14:textId="77777777" w:rsidR="00D3063C" w:rsidRDefault="00D3063C">
            <w:pPr>
              <w:jc w:val="center"/>
            </w:pPr>
            <w:r>
              <w:t>WBS 5.15</w:t>
            </w:r>
          </w:p>
        </w:tc>
        <w:tc>
          <w:tcPr>
            <w:tcW w:w="3935" w:type="dxa"/>
            <w:tcBorders>
              <w:top w:val="single" w:sz="4" w:space="0" w:color="auto"/>
              <w:left w:val="single" w:sz="4" w:space="0" w:color="auto"/>
              <w:bottom w:val="single" w:sz="4" w:space="0" w:color="auto"/>
              <w:right w:val="single" w:sz="4" w:space="0" w:color="auto"/>
            </w:tcBorders>
            <w:hideMark/>
          </w:tcPr>
          <w:p w14:paraId="410C8804" w14:textId="77777777" w:rsidR="00D3063C" w:rsidRDefault="00D3063C">
            <w:r>
              <w:t>90% of information updated within 1 week of a change to a CI and 95% within 2 weeks.</w:t>
            </w:r>
          </w:p>
        </w:tc>
        <w:tc>
          <w:tcPr>
            <w:tcW w:w="1825" w:type="dxa"/>
            <w:tcBorders>
              <w:top w:val="single" w:sz="4" w:space="0" w:color="auto"/>
              <w:left w:val="single" w:sz="4" w:space="0" w:color="auto"/>
              <w:bottom w:val="single" w:sz="4" w:space="0" w:color="auto"/>
              <w:right w:val="single" w:sz="4" w:space="0" w:color="auto"/>
            </w:tcBorders>
          </w:tcPr>
          <w:p w14:paraId="4F68A84A" w14:textId="6D7FE5A1" w:rsidR="00D3063C" w:rsidRDefault="00281347">
            <w:r>
              <w:t>Periodic Inspection</w:t>
            </w:r>
          </w:p>
        </w:tc>
      </w:tr>
      <w:tr w:rsidR="00E34AFD" w14:paraId="32D0A06B" w14:textId="7D0CFE1D"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37B37048" w14:textId="77777777" w:rsidR="00D3063C" w:rsidRDefault="00D3063C">
            <w:pPr>
              <w:jc w:val="center"/>
            </w:pPr>
            <w:r>
              <w:t>O-3</w:t>
            </w:r>
          </w:p>
        </w:tc>
        <w:tc>
          <w:tcPr>
            <w:tcW w:w="2216" w:type="dxa"/>
            <w:tcBorders>
              <w:top w:val="single" w:sz="4" w:space="0" w:color="auto"/>
              <w:left w:val="single" w:sz="4" w:space="0" w:color="auto"/>
              <w:bottom w:val="single" w:sz="4" w:space="0" w:color="auto"/>
              <w:right w:val="single" w:sz="4" w:space="0" w:color="auto"/>
            </w:tcBorders>
            <w:hideMark/>
          </w:tcPr>
          <w:p w14:paraId="79E75D48" w14:textId="77777777" w:rsidR="00D3063C" w:rsidRDefault="00D3063C">
            <w:pPr>
              <w:jc w:val="center"/>
            </w:pPr>
            <w:r>
              <w:t>Automation Deployment</w:t>
            </w:r>
          </w:p>
        </w:tc>
        <w:tc>
          <w:tcPr>
            <w:tcW w:w="1771" w:type="dxa"/>
            <w:gridSpan w:val="2"/>
            <w:tcBorders>
              <w:top w:val="single" w:sz="4" w:space="0" w:color="auto"/>
              <w:left w:val="single" w:sz="4" w:space="0" w:color="auto"/>
              <w:bottom w:val="single" w:sz="4" w:space="0" w:color="auto"/>
              <w:right w:val="single" w:sz="4" w:space="0" w:color="auto"/>
            </w:tcBorders>
            <w:hideMark/>
          </w:tcPr>
          <w:p w14:paraId="3BF29F46" w14:textId="77777777" w:rsidR="00D3063C" w:rsidRDefault="00D3063C">
            <w:pPr>
              <w:jc w:val="center"/>
            </w:pPr>
            <w:r>
              <w:t>Paragraph 6.3</w:t>
            </w:r>
          </w:p>
          <w:p w14:paraId="65D50DAE" w14:textId="77777777" w:rsidR="00D3063C" w:rsidRDefault="00D3063C">
            <w:pPr>
              <w:jc w:val="center"/>
            </w:pPr>
            <w:r>
              <w:t>WBS 5.4</w:t>
            </w:r>
          </w:p>
        </w:tc>
        <w:tc>
          <w:tcPr>
            <w:tcW w:w="3935" w:type="dxa"/>
            <w:tcBorders>
              <w:top w:val="single" w:sz="4" w:space="0" w:color="auto"/>
              <w:left w:val="single" w:sz="4" w:space="0" w:color="auto"/>
              <w:bottom w:val="single" w:sz="4" w:space="0" w:color="auto"/>
              <w:right w:val="single" w:sz="4" w:space="0" w:color="auto"/>
            </w:tcBorders>
            <w:hideMark/>
          </w:tcPr>
          <w:p w14:paraId="397AB077" w14:textId="5C2B3104" w:rsidR="00D3063C" w:rsidRDefault="00D3063C">
            <w:r>
              <w:t xml:space="preserve">90% of deployments performed shall be automated, fully or with minimal manual action. As a percentage of deployments that can be automated using Government furnished </w:t>
            </w:r>
            <w:proofErr w:type="spellStart"/>
            <w:r>
              <w:t>DevSecOps</w:t>
            </w:r>
            <w:proofErr w:type="spellEnd"/>
            <w:r>
              <w:t xml:space="preserve"> tools as outlined in the SOP document</w:t>
            </w:r>
            <w:r>
              <w:rPr>
                <w:rStyle w:val="FootnoteReference"/>
              </w:rPr>
              <w:footnoteReference w:id="1"/>
            </w:r>
          </w:p>
        </w:tc>
        <w:tc>
          <w:tcPr>
            <w:tcW w:w="1825" w:type="dxa"/>
            <w:tcBorders>
              <w:top w:val="single" w:sz="4" w:space="0" w:color="auto"/>
              <w:left w:val="single" w:sz="4" w:space="0" w:color="auto"/>
              <w:bottom w:val="single" w:sz="4" w:space="0" w:color="auto"/>
              <w:right w:val="single" w:sz="4" w:space="0" w:color="auto"/>
            </w:tcBorders>
          </w:tcPr>
          <w:p w14:paraId="767D9990" w14:textId="38675670" w:rsidR="00D3063C" w:rsidRDefault="00281347">
            <w:r>
              <w:t>Periodic Inspection</w:t>
            </w:r>
          </w:p>
        </w:tc>
      </w:tr>
      <w:tr w:rsidR="00E34AFD" w14:paraId="474393A7" w14:textId="4B793368"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08A704E3" w14:textId="77777777" w:rsidR="00281347" w:rsidRDefault="00281347" w:rsidP="00281347">
            <w:pPr>
              <w:jc w:val="center"/>
            </w:pPr>
            <w:r>
              <w:t>O-4</w:t>
            </w:r>
          </w:p>
        </w:tc>
        <w:tc>
          <w:tcPr>
            <w:tcW w:w="2216" w:type="dxa"/>
            <w:tcBorders>
              <w:top w:val="single" w:sz="4" w:space="0" w:color="auto"/>
              <w:left w:val="single" w:sz="4" w:space="0" w:color="auto"/>
              <w:bottom w:val="single" w:sz="4" w:space="0" w:color="auto"/>
              <w:right w:val="single" w:sz="4" w:space="0" w:color="auto"/>
            </w:tcBorders>
            <w:hideMark/>
          </w:tcPr>
          <w:p w14:paraId="0A732E0B" w14:textId="77777777" w:rsidR="00281347" w:rsidRDefault="00281347" w:rsidP="00281347">
            <w:pPr>
              <w:jc w:val="center"/>
            </w:pPr>
            <w:r>
              <w:rPr>
                <w:color w:val="000000"/>
              </w:rPr>
              <w:t>Incident Tracking</w:t>
            </w:r>
          </w:p>
        </w:tc>
        <w:tc>
          <w:tcPr>
            <w:tcW w:w="1771" w:type="dxa"/>
            <w:gridSpan w:val="2"/>
            <w:tcBorders>
              <w:top w:val="single" w:sz="4" w:space="0" w:color="auto"/>
              <w:left w:val="single" w:sz="4" w:space="0" w:color="auto"/>
              <w:bottom w:val="single" w:sz="4" w:space="0" w:color="auto"/>
              <w:right w:val="single" w:sz="4" w:space="0" w:color="auto"/>
            </w:tcBorders>
            <w:hideMark/>
          </w:tcPr>
          <w:p w14:paraId="7FBA0A99" w14:textId="77777777" w:rsidR="00281347" w:rsidRDefault="00281347" w:rsidP="00281347">
            <w:pPr>
              <w:jc w:val="center"/>
            </w:pPr>
            <w:r>
              <w:t>Paragraph 6.3</w:t>
            </w:r>
          </w:p>
          <w:p w14:paraId="1F358F0A" w14:textId="77777777" w:rsidR="00281347" w:rsidRDefault="00281347" w:rsidP="00281347">
            <w:pPr>
              <w:jc w:val="center"/>
            </w:pPr>
            <w:r>
              <w:t>WBS 5.23</w:t>
            </w:r>
          </w:p>
        </w:tc>
        <w:tc>
          <w:tcPr>
            <w:tcW w:w="3935" w:type="dxa"/>
            <w:tcBorders>
              <w:top w:val="single" w:sz="4" w:space="0" w:color="auto"/>
              <w:left w:val="single" w:sz="4" w:space="0" w:color="auto"/>
              <w:bottom w:val="single" w:sz="4" w:space="0" w:color="auto"/>
              <w:right w:val="single" w:sz="4" w:space="0" w:color="auto"/>
            </w:tcBorders>
            <w:hideMark/>
          </w:tcPr>
          <w:p w14:paraId="64BD250F" w14:textId="77777777" w:rsidR="00281347" w:rsidRDefault="00281347" w:rsidP="00281347">
            <w:pPr>
              <w:rPr>
                <w:rFonts w:eastAsiaTheme="minorHAnsi"/>
                <w:snapToGrid w:val="0"/>
              </w:rPr>
            </w:pPr>
            <w:r>
              <w:t>Detect priority 1 issues within 1 hours of onset, during the operating hours.</w:t>
            </w:r>
          </w:p>
        </w:tc>
        <w:tc>
          <w:tcPr>
            <w:tcW w:w="1825" w:type="dxa"/>
            <w:tcBorders>
              <w:top w:val="single" w:sz="4" w:space="0" w:color="auto"/>
              <w:left w:val="single" w:sz="4" w:space="0" w:color="auto"/>
              <w:bottom w:val="single" w:sz="4" w:space="0" w:color="auto"/>
              <w:right w:val="single" w:sz="4" w:space="0" w:color="auto"/>
            </w:tcBorders>
          </w:tcPr>
          <w:p w14:paraId="03B5EDA2" w14:textId="45027D69" w:rsidR="00281347" w:rsidRDefault="00281347" w:rsidP="00281347">
            <w:r w:rsidRPr="00C55F5F">
              <w:t>100% Inspection</w:t>
            </w:r>
          </w:p>
        </w:tc>
      </w:tr>
      <w:tr w:rsidR="00E34AFD" w14:paraId="2FCECADE" w14:textId="756A12F3"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06845A65" w14:textId="77777777" w:rsidR="00281347" w:rsidRDefault="00281347" w:rsidP="00281347">
            <w:pPr>
              <w:jc w:val="center"/>
            </w:pPr>
            <w:r>
              <w:t>O-5</w:t>
            </w:r>
          </w:p>
        </w:tc>
        <w:tc>
          <w:tcPr>
            <w:tcW w:w="2216" w:type="dxa"/>
            <w:tcBorders>
              <w:top w:val="single" w:sz="4" w:space="0" w:color="auto"/>
              <w:left w:val="single" w:sz="4" w:space="0" w:color="auto"/>
              <w:bottom w:val="single" w:sz="4" w:space="0" w:color="auto"/>
              <w:right w:val="single" w:sz="4" w:space="0" w:color="auto"/>
            </w:tcBorders>
          </w:tcPr>
          <w:p w14:paraId="1E8C7750" w14:textId="77777777" w:rsidR="00281347" w:rsidRDefault="00281347" w:rsidP="00281347">
            <w:pPr>
              <w:jc w:val="center"/>
            </w:pPr>
            <w:r>
              <w:rPr>
                <w:color w:val="000000"/>
              </w:rPr>
              <w:t>Incident Tracking</w:t>
            </w:r>
          </w:p>
          <w:p w14:paraId="0DC9E865" w14:textId="77777777" w:rsidR="00281347" w:rsidRDefault="00281347" w:rsidP="00281347">
            <w:pPr>
              <w:jc w:val="center"/>
              <w:rPr>
                <w:color w:val="000000"/>
              </w:rPr>
            </w:pPr>
          </w:p>
        </w:tc>
        <w:tc>
          <w:tcPr>
            <w:tcW w:w="1771" w:type="dxa"/>
            <w:gridSpan w:val="2"/>
            <w:tcBorders>
              <w:top w:val="single" w:sz="4" w:space="0" w:color="auto"/>
              <w:left w:val="single" w:sz="4" w:space="0" w:color="auto"/>
              <w:bottom w:val="single" w:sz="4" w:space="0" w:color="auto"/>
              <w:right w:val="single" w:sz="4" w:space="0" w:color="auto"/>
            </w:tcBorders>
            <w:hideMark/>
          </w:tcPr>
          <w:p w14:paraId="15E5243D" w14:textId="77777777" w:rsidR="00281347" w:rsidRDefault="00281347" w:rsidP="00281347">
            <w:pPr>
              <w:jc w:val="center"/>
            </w:pPr>
            <w:r>
              <w:t>Paragraph 6.3</w:t>
            </w:r>
          </w:p>
          <w:p w14:paraId="12ABFED2" w14:textId="77777777" w:rsidR="00281347" w:rsidRDefault="00281347" w:rsidP="00281347">
            <w:pPr>
              <w:jc w:val="center"/>
            </w:pPr>
            <w:r>
              <w:t>WBS 5.23</w:t>
            </w:r>
          </w:p>
        </w:tc>
        <w:tc>
          <w:tcPr>
            <w:tcW w:w="3935" w:type="dxa"/>
            <w:tcBorders>
              <w:top w:val="single" w:sz="4" w:space="0" w:color="auto"/>
              <w:left w:val="single" w:sz="4" w:space="0" w:color="auto"/>
              <w:bottom w:val="single" w:sz="4" w:space="0" w:color="auto"/>
              <w:right w:val="single" w:sz="4" w:space="0" w:color="auto"/>
            </w:tcBorders>
            <w:hideMark/>
          </w:tcPr>
          <w:p w14:paraId="6B5B7CC7" w14:textId="77777777" w:rsidR="00281347" w:rsidRDefault="00281347" w:rsidP="00281347">
            <w:r>
              <w:t>Detect priority 2 issues within 3 hours of onset during the operating hours.</w:t>
            </w:r>
          </w:p>
        </w:tc>
        <w:tc>
          <w:tcPr>
            <w:tcW w:w="1825" w:type="dxa"/>
            <w:tcBorders>
              <w:top w:val="single" w:sz="4" w:space="0" w:color="auto"/>
              <w:left w:val="single" w:sz="4" w:space="0" w:color="auto"/>
              <w:bottom w:val="single" w:sz="4" w:space="0" w:color="auto"/>
              <w:right w:val="single" w:sz="4" w:space="0" w:color="auto"/>
            </w:tcBorders>
          </w:tcPr>
          <w:p w14:paraId="0165EFD7" w14:textId="0B920E6C" w:rsidR="00281347" w:rsidRDefault="00281347" w:rsidP="00281347">
            <w:r w:rsidRPr="00C55F5F">
              <w:t>100% Inspection</w:t>
            </w:r>
          </w:p>
        </w:tc>
      </w:tr>
      <w:tr w:rsidR="00E34AFD" w14:paraId="08F28D17" w14:textId="3EAEAC73"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2B4961C5" w14:textId="77777777" w:rsidR="00281347" w:rsidRDefault="00281347" w:rsidP="00281347">
            <w:pPr>
              <w:jc w:val="center"/>
            </w:pPr>
            <w:r>
              <w:t>O-6</w:t>
            </w:r>
          </w:p>
        </w:tc>
        <w:tc>
          <w:tcPr>
            <w:tcW w:w="2216" w:type="dxa"/>
            <w:tcBorders>
              <w:top w:val="single" w:sz="4" w:space="0" w:color="auto"/>
              <w:left w:val="single" w:sz="4" w:space="0" w:color="auto"/>
              <w:bottom w:val="single" w:sz="4" w:space="0" w:color="auto"/>
              <w:right w:val="single" w:sz="4" w:space="0" w:color="auto"/>
            </w:tcBorders>
            <w:hideMark/>
          </w:tcPr>
          <w:p w14:paraId="3938821B" w14:textId="77777777" w:rsidR="00281347" w:rsidRPr="00D3063C" w:rsidRDefault="00281347" w:rsidP="00281347">
            <w:pPr>
              <w:jc w:val="center"/>
            </w:pPr>
            <w:r w:rsidRPr="00D3063C">
              <w:rPr>
                <w:rStyle w:val="Strong"/>
                <w:b w:val="0"/>
                <w:sz w:val="20"/>
                <w:szCs w:val="20"/>
              </w:rPr>
              <w:t>Discrepancy Report (DR) Investigation</w:t>
            </w:r>
          </w:p>
        </w:tc>
        <w:tc>
          <w:tcPr>
            <w:tcW w:w="1771" w:type="dxa"/>
            <w:gridSpan w:val="2"/>
            <w:tcBorders>
              <w:top w:val="single" w:sz="4" w:space="0" w:color="auto"/>
              <w:left w:val="single" w:sz="4" w:space="0" w:color="auto"/>
              <w:bottom w:val="single" w:sz="4" w:space="0" w:color="auto"/>
              <w:right w:val="single" w:sz="4" w:space="0" w:color="auto"/>
            </w:tcBorders>
            <w:hideMark/>
          </w:tcPr>
          <w:p w14:paraId="47E420D9" w14:textId="77777777" w:rsidR="00281347" w:rsidRPr="00D3063C" w:rsidRDefault="00281347" w:rsidP="00281347">
            <w:pPr>
              <w:jc w:val="center"/>
            </w:pPr>
            <w:r w:rsidRPr="00D3063C">
              <w:t>Paragraph 6.3</w:t>
            </w:r>
          </w:p>
          <w:p w14:paraId="15CCF2E9" w14:textId="77777777" w:rsidR="00281347" w:rsidRPr="00D3063C" w:rsidRDefault="00281347" w:rsidP="00281347">
            <w:pPr>
              <w:jc w:val="center"/>
            </w:pPr>
            <w:r w:rsidRPr="00D3063C">
              <w:t>WBS 5.24</w:t>
            </w:r>
          </w:p>
        </w:tc>
        <w:tc>
          <w:tcPr>
            <w:tcW w:w="3935" w:type="dxa"/>
            <w:tcBorders>
              <w:top w:val="single" w:sz="4" w:space="0" w:color="auto"/>
              <w:left w:val="single" w:sz="4" w:space="0" w:color="auto"/>
              <w:bottom w:val="single" w:sz="4" w:space="0" w:color="auto"/>
              <w:right w:val="single" w:sz="4" w:space="0" w:color="auto"/>
            </w:tcBorders>
            <w:hideMark/>
          </w:tcPr>
          <w:p w14:paraId="728F9275" w14:textId="77777777" w:rsidR="00281347" w:rsidRPr="00D3063C" w:rsidRDefault="00281347" w:rsidP="00281347">
            <w:pPr>
              <w:spacing w:line="256" w:lineRule="auto"/>
              <w:rPr>
                <w:rFonts w:eastAsiaTheme="minorHAnsi"/>
                <w:snapToGrid w:val="0"/>
              </w:rPr>
            </w:pPr>
            <w:r w:rsidRPr="00D3063C">
              <w:rPr>
                <w:rFonts w:eastAsiaTheme="minorHAnsi"/>
                <w:color w:val="0D0D0D" w:themeColor="text1" w:themeTint="F2"/>
              </w:rPr>
              <w:t>Operational Priority 1 DRs corrected within 24 hours or have a workaround in place.</w:t>
            </w:r>
          </w:p>
        </w:tc>
        <w:tc>
          <w:tcPr>
            <w:tcW w:w="1825" w:type="dxa"/>
            <w:tcBorders>
              <w:top w:val="single" w:sz="4" w:space="0" w:color="auto"/>
              <w:left w:val="single" w:sz="4" w:space="0" w:color="auto"/>
              <w:bottom w:val="single" w:sz="4" w:space="0" w:color="auto"/>
              <w:right w:val="single" w:sz="4" w:space="0" w:color="auto"/>
            </w:tcBorders>
          </w:tcPr>
          <w:p w14:paraId="4E1A8B19" w14:textId="7D400093" w:rsidR="00281347" w:rsidRDefault="00281347" w:rsidP="00281347">
            <w:pPr>
              <w:spacing w:line="256" w:lineRule="auto"/>
              <w:rPr>
                <w:rFonts w:eastAsiaTheme="minorHAnsi"/>
                <w:color w:val="0D0D0D" w:themeColor="text1" w:themeTint="F2"/>
              </w:rPr>
            </w:pPr>
            <w:r w:rsidRPr="00C55F5F">
              <w:t>100% Inspection</w:t>
            </w:r>
          </w:p>
        </w:tc>
      </w:tr>
      <w:tr w:rsidR="00E34AFD" w14:paraId="4B046805" w14:textId="6B5722C9"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5C1B6520" w14:textId="77777777" w:rsidR="00281347" w:rsidRDefault="00281347" w:rsidP="00281347">
            <w:pPr>
              <w:jc w:val="center"/>
            </w:pPr>
            <w:r>
              <w:t>O-7</w:t>
            </w:r>
          </w:p>
        </w:tc>
        <w:tc>
          <w:tcPr>
            <w:tcW w:w="2216" w:type="dxa"/>
            <w:tcBorders>
              <w:top w:val="single" w:sz="4" w:space="0" w:color="auto"/>
              <w:left w:val="single" w:sz="4" w:space="0" w:color="auto"/>
              <w:bottom w:val="single" w:sz="4" w:space="0" w:color="auto"/>
              <w:right w:val="single" w:sz="4" w:space="0" w:color="auto"/>
            </w:tcBorders>
            <w:hideMark/>
          </w:tcPr>
          <w:p w14:paraId="22035831" w14:textId="77777777" w:rsidR="00281347" w:rsidRPr="00D3063C" w:rsidRDefault="00281347" w:rsidP="00281347">
            <w:pPr>
              <w:jc w:val="center"/>
              <w:rPr>
                <w:rStyle w:val="Strong"/>
                <w:b w:val="0"/>
                <w:sz w:val="20"/>
                <w:szCs w:val="20"/>
              </w:rPr>
            </w:pPr>
            <w:r w:rsidRPr="00D3063C">
              <w:rPr>
                <w:rStyle w:val="Strong"/>
                <w:b w:val="0"/>
                <w:sz w:val="20"/>
                <w:szCs w:val="20"/>
              </w:rPr>
              <w:t>Discrepancy Report (DR) Investigation</w:t>
            </w:r>
          </w:p>
        </w:tc>
        <w:tc>
          <w:tcPr>
            <w:tcW w:w="1771" w:type="dxa"/>
            <w:gridSpan w:val="2"/>
            <w:tcBorders>
              <w:top w:val="single" w:sz="4" w:space="0" w:color="auto"/>
              <w:left w:val="single" w:sz="4" w:space="0" w:color="auto"/>
              <w:bottom w:val="single" w:sz="4" w:space="0" w:color="auto"/>
              <w:right w:val="single" w:sz="4" w:space="0" w:color="auto"/>
            </w:tcBorders>
            <w:hideMark/>
          </w:tcPr>
          <w:p w14:paraId="755B01ED" w14:textId="77777777" w:rsidR="00281347" w:rsidRPr="00D3063C" w:rsidRDefault="00281347" w:rsidP="00281347">
            <w:pPr>
              <w:jc w:val="center"/>
            </w:pPr>
            <w:r w:rsidRPr="00D3063C">
              <w:t>Paragraph 6.3</w:t>
            </w:r>
          </w:p>
          <w:p w14:paraId="3F65CECB" w14:textId="77777777" w:rsidR="00281347" w:rsidRPr="00D3063C" w:rsidRDefault="00281347" w:rsidP="00281347">
            <w:pPr>
              <w:jc w:val="center"/>
            </w:pPr>
            <w:r w:rsidRPr="00D3063C">
              <w:t>WBS 5.24</w:t>
            </w:r>
          </w:p>
        </w:tc>
        <w:tc>
          <w:tcPr>
            <w:tcW w:w="3935" w:type="dxa"/>
            <w:tcBorders>
              <w:top w:val="single" w:sz="4" w:space="0" w:color="auto"/>
              <w:left w:val="single" w:sz="4" w:space="0" w:color="auto"/>
              <w:bottom w:val="single" w:sz="4" w:space="0" w:color="auto"/>
              <w:right w:val="single" w:sz="4" w:space="0" w:color="auto"/>
            </w:tcBorders>
          </w:tcPr>
          <w:p w14:paraId="3FBB1897" w14:textId="77777777" w:rsidR="00281347" w:rsidRPr="00D3063C" w:rsidRDefault="00281347" w:rsidP="00281347">
            <w:pPr>
              <w:spacing w:line="256" w:lineRule="auto"/>
              <w:rPr>
                <w:rFonts w:eastAsiaTheme="minorHAnsi"/>
                <w:color w:val="0D0D0D" w:themeColor="text1" w:themeTint="F2"/>
              </w:rPr>
            </w:pPr>
            <w:r w:rsidRPr="00D3063C">
              <w:rPr>
                <w:rFonts w:eastAsiaTheme="minorHAnsi"/>
                <w:color w:val="0D0D0D" w:themeColor="text1" w:themeTint="F2"/>
              </w:rPr>
              <w:t xml:space="preserve">Operational Priority 2 </w:t>
            </w:r>
            <w:proofErr w:type="gramStart"/>
            <w:r w:rsidRPr="00D3063C">
              <w:rPr>
                <w:rFonts w:eastAsiaTheme="minorHAnsi"/>
                <w:color w:val="0D0D0D" w:themeColor="text1" w:themeTint="F2"/>
              </w:rPr>
              <w:t>DR’s</w:t>
            </w:r>
            <w:proofErr w:type="gramEnd"/>
            <w:r w:rsidRPr="00D3063C">
              <w:rPr>
                <w:rFonts w:eastAsiaTheme="minorHAnsi"/>
                <w:color w:val="0D0D0D" w:themeColor="text1" w:themeTint="F2"/>
              </w:rPr>
              <w:t xml:space="preserve"> corrected within 72 hours.</w:t>
            </w:r>
          </w:p>
          <w:p w14:paraId="07AB2057" w14:textId="77777777" w:rsidR="00281347" w:rsidRPr="00D3063C" w:rsidRDefault="00281347" w:rsidP="00281347">
            <w:pPr>
              <w:spacing w:line="256" w:lineRule="auto"/>
              <w:rPr>
                <w:rFonts w:eastAsiaTheme="minorHAnsi"/>
                <w:color w:val="0D0D0D" w:themeColor="text1" w:themeTint="F2"/>
              </w:rPr>
            </w:pPr>
          </w:p>
        </w:tc>
        <w:tc>
          <w:tcPr>
            <w:tcW w:w="1825" w:type="dxa"/>
            <w:tcBorders>
              <w:top w:val="single" w:sz="4" w:space="0" w:color="auto"/>
              <w:left w:val="single" w:sz="4" w:space="0" w:color="auto"/>
              <w:bottom w:val="single" w:sz="4" w:space="0" w:color="auto"/>
              <w:right w:val="single" w:sz="4" w:space="0" w:color="auto"/>
            </w:tcBorders>
          </w:tcPr>
          <w:p w14:paraId="08DE57A8" w14:textId="1B630236" w:rsidR="00281347" w:rsidRDefault="00281347" w:rsidP="00281347">
            <w:pPr>
              <w:spacing w:line="256" w:lineRule="auto"/>
              <w:rPr>
                <w:rFonts w:eastAsiaTheme="minorHAnsi"/>
                <w:color w:val="0D0D0D" w:themeColor="text1" w:themeTint="F2"/>
              </w:rPr>
            </w:pPr>
            <w:r w:rsidRPr="00C55F5F">
              <w:t>100% Inspection</w:t>
            </w:r>
          </w:p>
        </w:tc>
      </w:tr>
      <w:tr w:rsidR="00E34AFD" w14:paraId="1310C249" w14:textId="54D58B64"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03176D6C" w14:textId="77777777" w:rsidR="00281347" w:rsidRDefault="00281347" w:rsidP="00281347">
            <w:pPr>
              <w:jc w:val="center"/>
            </w:pPr>
            <w:r>
              <w:t>O-8</w:t>
            </w:r>
          </w:p>
        </w:tc>
        <w:tc>
          <w:tcPr>
            <w:tcW w:w="2216" w:type="dxa"/>
            <w:tcBorders>
              <w:top w:val="single" w:sz="4" w:space="0" w:color="auto"/>
              <w:left w:val="single" w:sz="4" w:space="0" w:color="auto"/>
              <w:bottom w:val="single" w:sz="4" w:space="0" w:color="auto"/>
              <w:right w:val="single" w:sz="4" w:space="0" w:color="auto"/>
            </w:tcBorders>
            <w:hideMark/>
          </w:tcPr>
          <w:p w14:paraId="34CD8766" w14:textId="77777777" w:rsidR="00281347" w:rsidRPr="00D3063C" w:rsidRDefault="00281347" w:rsidP="00281347">
            <w:pPr>
              <w:jc w:val="center"/>
              <w:rPr>
                <w:rStyle w:val="Strong"/>
                <w:b w:val="0"/>
                <w:sz w:val="20"/>
                <w:szCs w:val="20"/>
              </w:rPr>
            </w:pPr>
            <w:r w:rsidRPr="00D3063C">
              <w:rPr>
                <w:rFonts w:eastAsiaTheme="minorHAnsi"/>
                <w:color w:val="0D0D0D" w:themeColor="text1" w:themeTint="F2"/>
              </w:rPr>
              <w:t>Root Cause Analysis</w:t>
            </w:r>
          </w:p>
        </w:tc>
        <w:tc>
          <w:tcPr>
            <w:tcW w:w="1771" w:type="dxa"/>
            <w:gridSpan w:val="2"/>
            <w:tcBorders>
              <w:top w:val="single" w:sz="4" w:space="0" w:color="auto"/>
              <w:left w:val="single" w:sz="4" w:space="0" w:color="auto"/>
              <w:bottom w:val="single" w:sz="4" w:space="0" w:color="auto"/>
              <w:right w:val="single" w:sz="4" w:space="0" w:color="auto"/>
            </w:tcBorders>
            <w:hideMark/>
          </w:tcPr>
          <w:p w14:paraId="4BD0329E" w14:textId="77777777" w:rsidR="00281347" w:rsidRPr="00D3063C" w:rsidRDefault="00281347" w:rsidP="00281347">
            <w:pPr>
              <w:jc w:val="center"/>
            </w:pPr>
            <w:r w:rsidRPr="00D3063C">
              <w:t>Paragraph 6.3</w:t>
            </w:r>
          </w:p>
          <w:p w14:paraId="0D32AAB9" w14:textId="77777777" w:rsidR="00281347" w:rsidRPr="00D3063C" w:rsidRDefault="00281347" w:rsidP="00281347">
            <w:pPr>
              <w:jc w:val="center"/>
            </w:pPr>
            <w:r w:rsidRPr="00D3063C">
              <w:t>WBS 5.23</w:t>
            </w:r>
          </w:p>
        </w:tc>
        <w:tc>
          <w:tcPr>
            <w:tcW w:w="3935" w:type="dxa"/>
            <w:tcBorders>
              <w:top w:val="single" w:sz="4" w:space="0" w:color="auto"/>
              <w:left w:val="single" w:sz="4" w:space="0" w:color="auto"/>
              <w:bottom w:val="single" w:sz="4" w:space="0" w:color="auto"/>
              <w:right w:val="single" w:sz="4" w:space="0" w:color="auto"/>
            </w:tcBorders>
            <w:hideMark/>
          </w:tcPr>
          <w:p w14:paraId="6BCC2E15" w14:textId="77777777" w:rsidR="00281347" w:rsidRPr="00D3063C" w:rsidRDefault="00281347" w:rsidP="00281347">
            <w:pPr>
              <w:spacing w:line="256" w:lineRule="auto"/>
              <w:rPr>
                <w:rFonts w:eastAsiaTheme="minorHAnsi"/>
                <w:color w:val="0D0D0D" w:themeColor="text1" w:themeTint="F2"/>
              </w:rPr>
            </w:pPr>
            <w:r w:rsidRPr="00D3063C">
              <w:rPr>
                <w:rFonts w:eastAsiaTheme="minorHAnsi"/>
                <w:color w:val="0D0D0D" w:themeColor="text1" w:themeTint="F2"/>
              </w:rPr>
              <w:t>Root Cause/Trend Analysis and corrective actions reported to PMO for any outage or degradation within 5 calendar days of discovery.</w:t>
            </w:r>
          </w:p>
        </w:tc>
        <w:tc>
          <w:tcPr>
            <w:tcW w:w="1825" w:type="dxa"/>
            <w:tcBorders>
              <w:top w:val="single" w:sz="4" w:space="0" w:color="auto"/>
              <w:left w:val="single" w:sz="4" w:space="0" w:color="auto"/>
              <w:bottom w:val="single" w:sz="4" w:space="0" w:color="auto"/>
              <w:right w:val="single" w:sz="4" w:space="0" w:color="auto"/>
            </w:tcBorders>
          </w:tcPr>
          <w:p w14:paraId="1F51607C" w14:textId="4058A05E" w:rsidR="00281347" w:rsidRDefault="00281347" w:rsidP="00281347">
            <w:pPr>
              <w:spacing w:line="256" w:lineRule="auto"/>
              <w:rPr>
                <w:rFonts w:eastAsiaTheme="minorHAnsi"/>
                <w:color w:val="0D0D0D" w:themeColor="text1" w:themeTint="F2"/>
              </w:rPr>
            </w:pPr>
            <w:r w:rsidRPr="00C55F5F">
              <w:t>100% Inspection</w:t>
            </w:r>
          </w:p>
        </w:tc>
      </w:tr>
      <w:tr w:rsidR="00E34AFD" w14:paraId="1FF11A6A" w14:textId="0FEF30C5"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04FA184E" w14:textId="77777777" w:rsidR="00281347" w:rsidRDefault="00281347" w:rsidP="00281347">
            <w:pPr>
              <w:jc w:val="center"/>
              <w:rPr>
                <w:strike/>
              </w:rPr>
            </w:pPr>
            <w:r>
              <w:lastRenderedPageBreak/>
              <w:t>O-9</w:t>
            </w:r>
          </w:p>
        </w:tc>
        <w:tc>
          <w:tcPr>
            <w:tcW w:w="2216" w:type="dxa"/>
            <w:tcBorders>
              <w:top w:val="single" w:sz="4" w:space="0" w:color="auto"/>
              <w:left w:val="single" w:sz="4" w:space="0" w:color="auto"/>
              <w:bottom w:val="single" w:sz="4" w:space="0" w:color="auto"/>
              <w:right w:val="single" w:sz="4" w:space="0" w:color="auto"/>
            </w:tcBorders>
            <w:hideMark/>
          </w:tcPr>
          <w:p w14:paraId="09831B24" w14:textId="77777777" w:rsidR="00281347" w:rsidRPr="00D3063C" w:rsidRDefault="00281347" w:rsidP="00281347">
            <w:pPr>
              <w:jc w:val="center"/>
            </w:pPr>
            <w:r w:rsidRPr="00D3063C">
              <w:t>Services Status / Status Tracking</w:t>
            </w:r>
          </w:p>
        </w:tc>
        <w:tc>
          <w:tcPr>
            <w:tcW w:w="1771" w:type="dxa"/>
            <w:gridSpan w:val="2"/>
            <w:tcBorders>
              <w:top w:val="single" w:sz="4" w:space="0" w:color="auto"/>
              <w:left w:val="single" w:sz="4" w:space="0" w:color="auto"/>
              <w:bottom w:val="single" w:sz="4" w:space="0" w:color="auto"/>
              <w:right w:val="single" w:sz="4" w:space="0" w:color="auto"/>
            </w:tcBorders>
            <w:hideMark/>
          </w:tcPr>
          <w:p w14:paraId="05B4ED67" w14:textId="77777777" w:rsidR="00281347" w:rsidRPr="00D3063C" w:rsidRDefault="00281347" w:rsidP="00281347">
            <w:pPr>
              <w:jc w:val="center"/>
            </w:pPr>
            <w:r w:rsidRPr="00D3063C">
              <w:t>Paragraph 6.3</w:t>
            </w:r>
          </w:p>
          <w:p w14:paraId="09043A2D" w14:textId="77777777" w:rsidR="00281347" w:rsidRPr="00D3063C" w:rsidRDefault="00281347" w:rsidP="00281347">
            <w:pPr>
              <w:jc w:val="center"/>
            </w:pPr>
            <w:r w:rsidRPr="00D3063C">
              <w:t>WBS 5.26</w:t>
            </w:r>
          </w:p>
        </w:tc>
        <w:tc>
          <w:tcPr>
            <w:tcW w:w="3935" w:type="dxa"/>
            <w:tcBorders>
              <w:top w:val="single" w:sz="4" w:space="0" w:color="auto"/>
              <w:left w:val="single" w:sz="4" w:space="0" w:color="auto"/>
              <w:bottom w:val="single" w:sz="4" w:space="0" w:color="auto"/>
              <w:right w:val="single" w:sz="4" w:space="0" w:color="auto"/>
            </w:tcBorders>
            <w:hideMark/>
          </w:tcPr>
          <w:p w14:paraId="023874D8" w14:textId="77777777" w:rsidR="00281347" w:rsidRPr="00D3063C" w:rsidRDefault="00281347" w:rsidP="00281347">
            <w:pPr>
              <w:spacing w:after="120"/>
            </w:pPr>
            <w:r w:rsidRPr="00D3063C">
              <w:t xml:space="preserve">Maintain 99% subsystems compliant with NGA monitoring directives.  </w:t>
            </w:r>
          </w:p>
          <w:p w14:paraId="4AE72130" w14:textId="77777777" w:rsidR="00281347" w:rsidRPr="00D3063C" w:rsidRDefault="00281347" w:rsidP="00281347">
            <w:r w:rsidRPr="00D3063C">
              <w:t>Provide operational status for 99% operational sub-systems, updated hourly during business hours.</w:t>
            </w:r>
          </w:p>
        </w:tc>
        <w:tc>
          <w:tcPr>
            <w:tcW w:w="1825" w:type="dxa"/>
            <w:tcBorders>
              <w:top w:val="single" w:sz="4" w:space="0" w:color="auto"/>
              <w:left w:val="single" w:sz="4" w:space="0" w:color="auto"/>
              <w:bottom w:val="single" w:sz="4" w:space="0" w:color="auto"/>
              <w:right w:val="single" w:sz="4" w:space="0" w:color="auto"/>
            </w:tcBorders>
          </w:tcPr>
          <w:p w14:paraId="662EA020" w14:textId="230D0C51" w:rsidR="00281347" w:rsidRDefault="00281347" w:rsidP="00281347">
            <w:pPr>
              <w:spacing w:after="120"/>
            </w:pPr>
            <w:r w:rsidRPr="00C55F5F">
              <w:t>100% Inspection</w:t>
            </w:r>
          </w:p>
        </w:tc>
      </w:tr>
      <w:tr w:rsidR="00E34AFD" w14:paraId="78B959C6" w14:textId="25C1CC0F"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7F8F152B" w14:textId="77777777" w:rsidR="00281347" w:rsidRDefault="00281347" w:rsidP="00281347">
            <w:pPr>
              <w:jc w:val="center"/>
            </w:pPr>
            <w:r>
              <w:t>O-10</w:t>
            </w:r>
          </w:p>
        </w:tc>
        <w:tc>
          <w:tcPr>
            <w:tcW w:w="2216" w:type="dxa"/>
            <w:tcBorders>
              <w:top w:val="single" w:sz="4" w:space="0" w:color="auto"/>
              <w:left w:val="single" w:sz="4" w:space="0" w:color="auto"/>
              <w:bottom w:val="single" w:sz="4" w:space="0" w:color="auto"/>
              <w:right w:val="single" w:sz="4" w:space="0" w:color="auto"/>
            </w:tcBorders>
            <w:hideMark/>
          </w:tcPr>
          <w:p w14:paraId="2F2C0975" w14:textId="77777777" w:rsidR="00281347" w:rsidRPr="00D3063C" w:rsidRDefault="00281347" w:rsidP="00281347">
            <w:pPr>
              <w:jc w:val="center"/>
              <w:rPr>
                <w:rStyle w:val="Strong"/>
                <w:b w:val="0"/>
                <w:sz w:val="20"/>
                <w:szCs w:val="20"/>
              </w:rPr>
            </w:pPr>
            <w:r w:rsidRPr="00D3063C">
              <w:rPr>
                <w:rStyle w:val="Strong"/>
                <w:b w:val="0"/>
                <w:sz w:val="20"/>
                <w:szCs w:val="20"/>
              </w:rPr>
              <w:t>System Performance</w:t>
            </w:r>
          </w:p>
          <w:p w14:paraId="4773AAA4" w14:textId="77777777" w:rsidR="00281347" w:rsidRPr="00D3063C" w:rsidRDefault="00281347" w:rsidP="00281347">
            <w:pPr>
              <w:jc w:val="center"/>
            </w:pPr>
            <w:r w:rsidRPr="00D3063C">
              <w:t>(Maintain operational availability for deployed services.)</w:t>
            </w:r>
          </w:p>
        </w:tc>
        <w:tc>
          <w:tcPr>
            <w:tcW w:w="1771" w:type="dxa"/>
            <w:gridSpan w:val="2"/>
            <w:tcBorders>
              <w:top w:val="single" w:sz="4" w:space="0" w:color="auto"/>
              <w:left w:val="single" w:sz="4" w:space="0" w:color="auto"/>
              <w:bottom w:val="single" w:sz="4" w:space="0" w:color="auto"/>
              <w:right w:val="single" w:sz="4" w:space="0" w:color="auto"/>
            </w:tcBorders>
            <w:hideMark/>
          </w:tcPr>
          <w:p w14:paraId="3B6626F3" w14:textId="77777777" w:rsidR="00281347" w:rsidRPr="00D3063C" w:rsidRDefault="00281347" w:rsidP="00281347">
            <w:pPr>
              <w:jc w:val="center"/>
            </w:pPr>
            <w:r w:rsidRPr="00D3063C">
              <w:t>Paragraph 6.3</w:t>
            </w:r>
          </w:p>
          <w:p w14:paraId="58F11C28" w14:textId="77777777" w:rsidR="00281347" w:rsidRPr="00D3063C" w:rsidRDefault="00281347" w:rsidP="00281347">
            <w:pPr>
              <w:jc w:val="center"/>
            </w:pPr>
            <w:r w:rsidRPr="00D3063C">
              <w:t>WBS 5.25</w:t>
            </w:r>
          </w:p>
        </w:tc>
        <w:tc>
          <w:tcPr>
            <w:tcW w:w="3935" w:type="dxa"/>
            <w:tcBorders>
              <w:top w:val="single" w:sz="4" w:space="0" w:color="auto"/>
              <w:left w:val="single" w:sz="4" w:space="0" w:color="auto"/>
              <w:bottom w:val="single" w:sz="4" w:space="0" w:color="auto"/>
              <w:right w:val="single" w:sz="4" w:space="0" w:color="auto"/>
            </w:tcBorders>
            <w:hideMark/>
          </w:tcPr>
          <w:p w14:paraId="34D2093E" w14:textId="5D8C5308" w:rsidR="00281347" w:rsidRPr="00D3063C" w:rsidRDefault="00281347" w:rsidP="00281347">
            <w:r w:rsidRPr="00D3063C">
              <w:t xml:space="preserve">Maintain operational 99.9% availability for every Sub-System. See Subsystem Availability Calculations Template.xlsx. </w:t>
            </w:r>
          </w:p>
        </w:tc>
        <w:tc>
          <w:tcPr>
            <w:tcW w:w="1825" w:type="dxa"/>
            <w:tcBorders>
              <w:top w:val="single" w:sz="4" w:space="0" w:color="auto"/>
              <w:left w:val="single" w:sz="4" w:space="0" w:color="auto"/>
              <w:bottom w:val="single" w:sz="4" w:space="0" w:color="auto"/>
              <w:right w:val="single" w:sz="4" w:space="0" w:color="auto"/>
            </w:tcBorders>
          </w:tcPr>
          <w:p w14:paraId="16BE2C86" w14:textId="469E54EB" w:rsidR="00281347" w:rsidRDefault="00281347" w:rsidP="00281347">
            <w:r w:rsidRPr="00C55F5F">
              <w:t>100% Inspection</w:t>
            </w:r>
          </w:p>
        </w:tc>
      </w:tr>
      <w:tr w:rsidR="00E34AFD" w14:paraId="048CC125" w14:textId="18BED8B0"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79B6015B" w14:textId="77777777" w:rsidR="00281347" w:rsidRDefault="00281347" w:rsidP="00281347">
            <w:pPr>
              <w:jc w:val="center"/>
            </w:pPr>
            <w:r>
              <w:t>O-11</w:t>
            </w:r>
          </w:p>
        </w:tc>
        <w:tc>
          <w:tcPr>
            <w:tcW w:w="2216" w:type="dxa"/>
            <w:tcBorders>
              <w:top w:val="single" w:sz="4" w:space="0" w:color="auto"/>
              <w:left w:val="single" w:sz="4" w:space="0" w:color="auto"/>
              <w:bottom w:val="single" w:sz="4" w:space="0" w:color="auto"/>
              <w:right w:val="single" w:sz="4" w:space="0" w:color="auto"/>
            </w:tcBorders>
            <w:hideMark/>
          </w:tcPr>
          <w:p w14:paraId="565EE6C9" w14:textId="77777777" w:rsidR="00281347" w:rsidRPr="00D3063C" w:rsidRDefault="00281347" w:rsidP="00281347">
            <w:pPr>
              <w:jc w:val="center"/>
              <w:rPr>
                <w:rStyle w:val="Strong"/>
                <w:b w:val="0"/>
                <w:sz w:val="20"/>
                <w:szCs w:val="20"/>
              </w:rPr>
            </w:pPr>
            <w:r w:rsidRPr="00D3063C">
              <w:rPr>
                <w:rStyle w:val="Strong"/>
                <w:b w:val="0"/>
                <w:sz w:val="20"/>
                <w:szCs w:val="20"/>
              </w:rPr>
              <w:t>System Performance</w:t>
            </w:r>
          </w:p>
        </w:tc>
        <w:tc>
          <w:tcPr>
            <w:tcW w:w="1771" w:type="dxa"/>
            <w:gridSpan w:val="2"/>
            <w:tcBorders>
              <w:top w:val="single" w:sz="4" w:space="0" w:color="auto"/>
              <w:left w:val="single" w:sz="4" w:space="0" w:color="auto"/>
              <w:bottom w:val="single" w:sz="4" w:space="0" w:color="auto"/>
              <w:right w:val="single" w:sz="4" w:space="0" w:color="auto"/>
            </w:tcBorders>
            <w:hideMark/>
          </w:tcPr>
          <w:p w14:paraId="11C88810" w14:textId="77777777" w:rsidR="00281347" w:rsidRPr="00D3063C" w:rsidRDefault="00281347" w:rsidP="00281347">
            <w:pPr>
              <w:jc w:val="center"/>
            </w:pPr>
            <w:r w:rsidRPr="00D3063C">
              <w:t>Paragraph 6.3</w:t>
            </w:r>
          </w:p>
          <w:p w14:paraId="55187586" w14:textId="77777777" w:rsidR="00281347" w:rsidRPr="00D3063C" w:rsidRDefault="00281347" w:rsidP="00281347">
            <w:pPr>
              <w:jc w:val="center"/>
            </w:pPr>
            <w:r w:rsidRPr="00D3063C">
              <w:t>WBS 5.25</w:t>
            </w:r>
          </w:p>
        </w:tc>
        <w:tc>
          <w:tcPr>
            <w:tcW w:w="3935" w:type="dxa"/>
            <w:tcBorders>
              <w:top w:val="single" w:sz="4" w:space="0" w:color="auto"/>
              <w:left w:val="single" w:sz="4" w:space="0" w:color="auto"/>
              <w:bottom w:val="single" w:sz="4" w:space="0" w:color="auto"/>
              <w:right w:val="single" w:sz="4" w:space="0" w:color="auto"/>
            </w:tcBorders>
            <w:hideMark/>
          </w:tcPr>
          <w:p w14:paraId="266179DC" w14:textId="77777777" w:rsidR="00281347" w:rsidRPr="00D3063C" w:rsidRDefault="00281347" w:rsidP="00281347">
            <w:pPr>
              <w:rPr>
                <w:rFonts w:eastAsia="Calibri"/>
                <w:color w:val="0D0D0D" w:themeColor="text1" w:themeTint="F2"/>
              </w:rPr>
            </w:pPr>
            <w:r w:rsidRPr="00D3063C">
              <w:t>Restore Production Environment within 4 hours of an outage during the operating hours.</w:t>
            </w:r>
          </w:p>
        </w:tc>
        <w:tc>
          <w:tcPr>
            <w:tcW w:w="1825" w:type="dxa"/>
            <w:tcBorders>
              <w:top w:val="single" w:sz="4" w:space="0" w:color="auto"/>
              <w:left w:val="single" w:sz="4" w:space="0" w:color="auto"/>
              <w:bottom w:val="single" w:sz="4" w:space="0" w:color="auto"/>
              <w:right w:val="single" w:sz="4" w:space="0" w:color="auto"/>
            </w:tcBorders>
          </w:tcPr>
          <w:p w14:paraId="6C8BA0C4" w14:textId="432C9EE0" w:rsidR="00281347" w:rsidRDefault="00281347" w:rsidP="00281347">
            <w:r w:rsidRPr="00C55F5F">
              <w:t>100% Inspection</w:t>
            </w:r>
          </w:p>
        </w:tc>
      </w:tr>
      <w:tr w:rsidR="00E34AFD" w14:paraId="174B95B5" w14:textId="43A36E52"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26DA6237" w14:textId="77777777" w:rsidR="00281347" w:rsidRDefault="00281347" w:rsidP="00281347">
            <w:pPr>
              <w:jc w:val="center"/>
            </w:pPr>
            <w:r>
              <w:t>O-12</w:t>
            </w:r>
          </w:p>
        </w:tc>
        <w:tc>
          <w:tcPr>
            <w:tcW w:w="2216" w:type="dxa"/>
            <w:tcBorders>
              <w:top w:val="single" w:sz="4" w:space="0" w:color="auto"/>
              <w:left w:val="single" w:sz="4" w:space="0" w:color="auto"/>
              <w:bottom w:val="single" w:sz="4" w:space="0" w:color="auto"/>
              <w:right w:val="single" w:sz="4" w:space="0" w:color="auto"/>
            </w:tcBorders>
            <w:hideMark/>
          </w:tcPr>
          <w:p w14:paraId="22F68D2F" w14:textId="77777777" w:rsidR="00281347" w:rsidRPr="00D3063C" w:rsidRDefault="00281347" w:rsidP="00281347">
            <w:pPr>
              <w:jc w:val="center"/>
              <w:rPr>
                <w:rStyle w:val="Strong"/>
                <w:b w:val="0"/>
                <w:sz w:val="20"/>
                <w:szCs w:val="20"/>
              </w:rPr>
            </w:pPr>
            <w:r w:rsidRPr="00D3063C">
              <w:rPr>
                <w:rStyle w:val="Strong"/>
                <w:b w:val="0"/>
                <w:sz w:val="20"/>
                <w:szCs w:val="20"/>
              </w:rPr>
              <w:t>System Performance</w:t>
            </w:r>
          </w:p>
        </w:tc>
        <w:tc>
          <w:tcPr>
            <w:tcW w:w="1771" w:type="dxa"/>
            <w:gridSpan w:val="2"/>
            <w:tcBorders>
              <w:top w:val="single" w:sz="4" w:space="0" w:color="auto"/>
              <w:left w:val="single" w:sz="4" w:space="0" w:color="auto"/>
              <w:bottom w:val="single" w:sz="4" w:space="0" w:color="auto"/>
              <w:right w:val="single" w:sz="4" w:space="0" w:color="auto"/>
            </w:tcBorders>
            <w:hideMark/>
          </w:tcPr>
          <w:p w14:paraId="6792F633" w14:textId="77777777" w:rsidR="00281347" w:rsidRPr="00D3063C" w:rsidRDefault="00281347" w:rsidP="00281347">
            <w:pPr>
              <w:jc w:val="center"/>
            </w:pPr>
            <w:r w:rsidRPr="00D3063C">
              <w:t>Paragraph 6.3</w:t>
            </w:r>
          </w:p>
          <w:p w14:paraId="0BFBF03A" w14:textId="77777777" w:rsidR="00281347" w:rsidRPr="00D3063C" w:rsidRDefault="00281347" w:rsidP="00281347">
            <w:pPr>
              <w:jc w:val="center"/>
            </w:pPr>
            <w:r w:rsidRPr="00D3063C">
              <w:t>WBS 5.25</w:t>
            </w:r>
          </w:p>
        </w:tc>
        <w:tc>
          <w:tcPr>
            <w:tcW w:w="3935" w:type="dxa"/>
            <w:tcBorders>
              <w:top w:val="single" w:sz="4" w:space="0" w:color="auto"/>
              <w:left w:val="single" w:sz="4" w:space="0" w:color="auto"/>
              <w:bottom w:val="single" w:sz="4" w:space="0" w:color="auto"/>
              <w:right w:val="single" w:sz="4" w:space="0" w:color="auto"/>
            </w:tcBorders>
            <w:hideMark/>
          </w:tcPr>
          <w:p w14:paraId="5B3B918C" w14:textId="77777777" w:rsidR="00281347" w:rsidRPr="00D3063C" w:rsidRDefault="00281347" w:rsidP="00281347">
            <w:pPr>
              <w:rPr>
                <w:rFonts w:eastAsia="Calibri"/>
                <w:color w:val="0D0D0D" w:themeColor="text1" w:themeTint="F2"/>
              </w:rPr>
            </w:pPr>
            <w:r w:rsidRPr="00D3063C">
              <w:t>Provide updates twice daily during business hours for any outages or degradations.</w:t>
            </w:r>
          </w:p>
        </w:tc>
        <w:tc>
          <w:tcPr>
            <w:tcW w:w="1825" w:type="dxa"/>
            <w:tcBorders>
              <w:top w:val="single" w:sz="4" w:space="0" w:color="auto"/>
              <w:left w:val="single" w:sz="4" w:space="0" w:color="auto"/>
              <w:bottom w:val="single" w:sz="4" w:space="0" w:color="auto"/>
              <w:right w:val="single" w:sz="4" w:space="0" w:color="auto"/>
            </w:tcBorders>
          </w:tcPr>
          <w:p w14:paraId="6FCC2803" w14:textId="21D7D99C" w:rsidR="00281347" w:rsidRDefault="00281347" w:rsidP="00281347">
            <w:r w:rsidRPr="00C55F5F">
              <w:t>100% Inspection</w:t>
            </w:r>
          </w:p>
        </w:tc>
      </w:tr>
      <w:tr w:rsidR="00E34AFD" w14:paraId="3037A2F8" w14:textId="0627EE55"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49BAFF2B" w14:textId="77777777" w:rsidR="00281347" w:rsidRDefault="00281347" w:rsidP="00281347">
            <w:pPr>
              <w:jc w:val="center"/>
            </w:pPr>
            <w:r>
              <w:t>O-13</w:t>
            </w:r>
          </w:p>
        </w:tc>
        <w:tc>
          <w:tcPr>
            <w:tcW w:w="2216" w:type="dxa"/>
            <w:tcBorders>
              <w:top w:val="single" w:sz="4" w:space="0" w:color="auto"/>
              <w:left w:val="single" w:sz="4" w:space="0" w:color="auto"/>
              <w:bottom w:val="single" w:sz="4" w:space="0" w:color="auto"/>
              <w:right w:val="single" w:sz="4" w:space="0" w:color="auto"/>
            </w:tcBorders>
            <w:hideMark/>
          </w:tcPr>
          <w:p w14:paraId="25DBFA3A" w14:textId="77777777" w:rsidR="00281347" w:rsidRPr="00D3063C" w:rsidRDefault="00281347" w:rsidP="00281347">
            <w:pPr>
              <w:jc w:val="center"/>
              <w:rPr>
                <w:rStyle w:val="Strong"/>
                <w:b w:val="0"/>
                <w:sz w:val="20"/>
                <w:szCs w:val="20"/>
              </w:rPr>
            </w:pPr>
            <w:r w:rsidRPr="00D3063C">
              <w:rPr>
                <w:rStyle w:val="Strong"/>
                <w:b w:val="0"/>
                <w:sz w:val="20"/>
                <w:szCs w:val="20"/>
              </w:rPr>
              <w:t>System Performance</w:t>
            </w:r>
          </w:p>
        </w:tc>
        <w:tc>
          <w:tcPr>
            <w:tcW w:w="1771" w:type="dxa"/>
            <w:gridSpan w:val="2"/>
            <w:tcBorders>
              <w:top w:val="single" w:sz="4" w:space="0" w:color="auto"/>
              <w:left w:val="single" w:sz="4" w:space="0" w:color="auto"/>
              <w:bottom w:val="single" w:sz="4" w:space="0" w:color="auto"/>
              <w:right w:val="single" w:sz="4" w:space="0" w:color="auto"/>
            </w:tcBorders>
            <w:hideMark/>
          </w:tcPr>
          <w:p w14:paraId="031B423D" w14:textId="77777777" w:rsidR="00281347" w:rsidRPr="00D3063C" w:rsidRDefault="00281347" w:rsidP="00281347">
            <w:pPr>
              <w:jc w:val="center"/>
            </w:pPr>
            <w:r w:rsidRPr="00D3063C">
              <w:t>Paragraph 6.3</w:t>
            </w:r>
          </w:p>
          <w:p w14:paraId="47C8D65B" w14:textId="77777777" w:rsidR="00281347" w:rsidRPr="00D3063C" w:rsidRDefault="00281347" w:rsidP="00281347">
            <w:pPr>
              <w:jc w:val="center"/>
            </w:pPr>
            <w:r w:rsidRPr="00D3063C">
              <w:t>WBS 5.25</w:t>
            </w:r>
          </w:p>
        </w:tc>
        <w:tc>
          <w:tcPr>
            <w:tcW w:w="3935" w:type="dxa"/>
            <w:tcBorders>
              <w:top w:val="single" w:sz="4" w:space="0" w:color="auto"/>
              <w:left w:val="single" w:sz="4" w:space="0" w:color="auto"/>
              <w:bottom w:val="single" w:sz="4" w:space="0" w:color="auto"/>
              <w:right w:val="single" w:sz="4" w:space="0" w:color="auto"/>
            </w:tcBorders>
            <w:hideMark/>
          </w:tcPr>
          <w:p w14:paraId="7ED443BD" w14:textId="77777777" w:rsidR="00281347" w:rsidRPr="00D3063C" w:rsidRDefault="00281347" w:rsidP="00281347">
            <w:pPr>
              <w:spacing w:line="256" w:lineRule="auto"/>
              <w:rPr>
                <w:rFonts w:eastAsia="Calibri"/>
                <w:color w:val="0D0D0D" w:themeColor="text1" w:themeTint="F2"/>
              </w:rPr>
            </w:pPr>
            <w:r w:rsidRPr="00D3063C">
              <w:t xml:space="preserve">Notify Stakeholders no later than 20 min after identification of an outage or degradation. </w:t>
            </w:r>
          </w:p>
        </w:tc>
        <w:tc>
          <w:tcPr>
            <w:tcW w:w="1825" w:type="dxa"/>
            <w:tcBorders>
              <w:top w:val="single" w:sz="4" w:space="0" w:color="auto"/>
              <w:left w:val="single" w:sz="4" w:space="0" w:color="auto"/>
              <w:bottom w:val="single" w:sz="4" w:space="0" w:color="auto"/>
              <w:right w:val="single" w:sz="4" w:space="0" w:color="auto"/>
            </w:tcBorders>
          </w:tcPr>
          <w:p w14:paraId="44EEF471" w14:textId="70C3EE2A" w:rsidR="00281347" w:rsidRDefault="00281347" w:rsidP="00281347">
            <w:pPr>
              <w:spacing w:line="256" w:lineRule="auto"/>
            </w:pPr>
            <w:r w:rsidRPr="00C55F5F">
              <w:t>100% Inspection</w:t>
            </w:r>
          </w:p>
        </w:tc>
      </w:tr>
      <w:tr w:rsidR="00E34AFD" w14:paraId="04086387" w14:textId="1E246A6B"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6173E0EE" w14:textId="77777777" w:rsidR="00D3063C" w:rsidRDefault="00D3063C">
            <w:pPr>
              <w:jc w:val="center"/>
            </w:pPr>
            <w:r>
              <w:t>O-14</w:t>
            </w:r>
          </w:p>
        </w:tc>
        <w:tc>
          <w:tcPr>
            <w:tcW w:w="2216" w:type="dxa"/>
            <w:tcBorders>
              <w:top w:val="single" w:sz="4" w:space="0" w:color="auto"/>
              <w:left w:val="single" w:sz="4" w:space="0" w:color="auto"/>
              <w:bottom w:val="single" w:sz="4" w:space="0" w:color="auto"/>
              <w:right w:val="single" w:sz="4" w:space="0" w:color="auto"/>
            </w:tcBorders>
            <w:hideMark/>
          </w:tcPr>
          <w:p w14:paraId="3588E653" w14:textId="77777777" w:rsidR="00D3063C" w:rsidRPr="00D3063C" w:rsidRDefault="00D3063C">
            <w:pPr>
              <w:jc w:val="center"/>
              <w:rPr>
                <w:rStyle w:val="Strong"/>
                <w:b w:val="0"/>
                <w:sz w:val="20"/>
                <w:szCs w:val="20"/>
              </w:rPr>
            </w:pPr>
            <w:r w:rsidRPr="00D3063C">
              <w:rPr>
                <w:rStyle w:val="Strong"/>
                <w:b w:val="0"/>
                <w:sz w:val="20"/>
                <w:szCs w:val="20"/>
              </w:rPr>
              <w:t>Information Technology Disaster Recovery (Support (ITDR)</w:t>
            </w:r>
          </w:p>
        </w:tc>
        <w:tc>
          <w:tcPr>
            <w:tcW w:w="1771" w:type="dxa"/>
            <w:gridSpan w:val="2"/>
            <w:tcBorders>
              <w:top w:val="single" w:sz="4" w:space="0" w:color="auto"/>
              <w:left w:val="single" w:sz="4" w:space="0" w:color="auto"/>
              <w:bottom w:val="single" w:sz="4" w:space="0" w:color="auto"/>
              <w:right w:val="single" w:sz="4" w:space="0" w:color="auto"/>
            </w:tcBorders>
            <w:hideMark/>
          </w:tcPr>
          <w:p w14:paraId="5FF8CC27" w14:textId="77777777" w:rsidR="00D3063C" w:rsidRPr="00D3063C" w:rsidRDefault="00D3063C">
            <w:pPr>
              <w:jc w:val="center"/>
            </w:pPr>
            <w:r w:rsidRPr="00D3063C">
              <w:t>Paragraph 6.3</w:t>
            </w:r>
          </w:p>
          <w:p w14:paraId="66BCD160" w14:textId="77777777" w:rsidR="00D3063C" w:rsidRPr="00D3063C" w:rsidRDefault="00D3063C">
            <w:pPr>
              <w:jc w:val="center"/>
            </w:pPr>
            <w:r w:rsidRPr="00D3063C">
              <w:t>WBS 5.32</w:t>
            </w:r>
          </w:p>
        </w:tc>
        <w:tc>
          <w:tcPr>
            <w:tcW w:w="3935" w:type="dxa"/>
            <w:tcBorders>
              <w:top w:val="single" w:sz="4" w:space="0" w:color="auto"/>
              <w:left w:val="single" w:sz="4" w:space="0" w:color="auto"/>
              <w:bottom w:val="single" w:sz="4" w:space="0" w:color="auto"/>
              <w:right w:val="single" w:sz="4" w:space="0" w:color="auto"/>
            </w:tcBorders>
            <w:hideMark/>
          </w:tcPr>
          <w:p w14:paraId="74B94E93" w14:textId="77777777" w:rsidR="00D3063C" w:rsidRPr="00D3063C" w:rsidRDefault="00D3063C">
            <w:r w:rsidRPr="00D3063C">
              <w:rPr>
                <w:rFonts w:eastAsiaTheme="minorHAnsi"/>
                <w:color w:val="0D0D0D" w:themeColor="text1" w:themeTint="F2"/>
              </w:rPr>
              <w:t xml:space="preserve">Restore environment, data, and/or services NLT five working days in the event of disaster.  </w:t>
            </w:r>
            <w:r w:rsidRPr="00D3063C">
              <w:rPr>
                <w:rFonts w:eastAsia="Calibri"/>
                <w:color w:val="0D0D0D" w:themeColor="text1" w:themeTint="F2"/>
              </w:rPr>
              <w:t>Meet 100% of NGA requirements for ITDR.</w:t>
            </w:r>
          </w:p>
        </w:tc>
        <w:tc>
          <w:tcPr>
            <w:tcW w:w="1825" w:type="dxa"/>
            <w:tcBorders>
              <w:top w:val="single" w:sz="4" w:space="0" w:color="auto"/>
              <w:left w:val="single" w:sz="4" w:space="0" w:color="auto"/>
              <w:bottom w:val="single" w:sz="4" w:space="0" w:color="auto"/>
              <w:right w:val="single" w:sz="4" w:space="0" w:color="auto"/>
            </w:tcBorders>
          </w:tcPr>
          <w:p w14:paraId="76135CC4" w14:textId="2794BFD0" w:rsidR="00D3063C" w:rsidRDefault="00281347">
            <w:pPr>
              <w:rPr>
                <w:rFonts w:eastAsiaTheme="minorHAnsi"/>
                <w:color w:val="0D0D0D" w:themeColor="text1" w:themeTint="F2"/>
              </w:rPr>
            </w:pPr>
            <w:r>
              <w:t>100% Inspection</w:t>
            </w:r>
          </w:p>
        </w:tc>
      </w:tr>
      <w:tr w:rsidR="00E34AFD" w14:paraId="0E6CEE67" w14:textId="5FDAB97F" w:rsidTr="00E34AFD">
        <w:trPr>
          <w:cantSplit/>
        </w:trPr>
        <w:tc>
          <w:tcPr>
            <w:tcW w:w="603" w:type="dxa"/>
            <w:tcBorders>
              <w:top w:val="single" w:sz="4" w:space="0" w:color="auto"/>
              <w:left w:val="single" w:sz="4" w:space="0" w:color="auto"/>
              <w:bottom w:val="single" w:sz="4" w:space="0" w:color="auto"/>
              <w:right w:val="single" w:sz="4" w:space="0" w:color="auto"/>
            </w:tcBorders>
            <w:hideMark/>
          </w:tcPr>
          <w:p w14:paraId="50DEEAEA" w14:textId="77777777" w:rsidR="00D3063C" w:rsidRDefault="00D3063C">
            <w:pPr>
              <w:jc w:val="center"/>
            </w:pPr>
            <w:r>
              <w:t>O-15</w:t>
            </w:r>
          </w:p>
        </w:tc>
        <w:tc>
          <w:tcPr>
            <w:tcW w:w="2216" w:type="dxa"/>
            <w:tcBorders>
              <w:top w:val="single" w:sz="4" w:space="0" w:color="auto"/>
              <w:left w:val="single" w:sz="4" w:space="0" w:color="auto"/>
              <w:bottom w:val="single" w:sz="4" w:space="0" w:color="auto"/>
              <w:right w:val="single" w:sz="4" w:space="0" w:color="auto"/>
            </w:tcBorders>
            <w:hideMark/>
          </w:tcPr>
          <w:p w14:paraId="12E6E7AE" w14:textId="77777777" w:rsidR="00D3063C" w:rsidRPr="00D3063C" w:rsidRDefault="00D3063C">
            <w:pPr>
              <w:jc w:val="center"/>
              <w:rPr>
                <w:rStyle w:val="Strong"/>
                <w:b w:val="0"/>
                <w:sz w:val="20"/>
                <w:szCs w:val="20"/>
              </w:rPr>
            </w:pPr>
            <w:r w:rsidRPr="00D3063C">
              <w:rPr>
                <w:rStyle w:val="Strong"/>
                <w:b w:val="0"/>
                <w:sz w:val="20"/>
                <w:szCs w:val="20"/>
              </w:rPr>
              <w:t>Configuration Management</w:t>
            </w:r>
          </w:p>
        </w:tc>
        <w:tc>
          <w:tcPr>
            <w:tcW w:w="1771" w:type="dxa"/>
            <w:gridSpan w:val="2"/>
            <w:tcBorders>
              <w:top w:val="single" w:sz="4" w:space="0" w:color="auto"/>
              <w:left w:val="single" w:sz="4" w:space="0" w:color="auto"/>
              <w:bottom w:val="single" w:sz="4" w:space="0" w:color="auto"/>
              <w:right w:val="single" w:sz="4" w:space="0" w:color="auto"/>
            </w:tcBorders>
            <w:hideMark/>
          </w:tcPr>
          <w:p w14:paraId="3F52BB6D" w14:textId="77777777" w:rsidR="00D3063C" w:rsidRPr="00D3063C" w:rsidRDefault="00D3063C">
            <w:pPr>
              <w:jc w:val="center"/>
            </w:pPr>
            <w:r w:rsidRPr="00D3063C">
              <w:t>Paragraph 6.3</w:t>
            </w:r>
          </w:p>
          <w:p w14:paraId="63ED2DCC" w14:textId="77777777" w:rsidR="00D3063C" w:rsidRPr="00D3063C" w:rsidRDefault="00D3063C">
            <w:pPr>
              <w:jc w:val="center"/>
            </w:pPr>
            <w:r w:rsidRPr="00D3063C">
              <w:t>WBS 5.3</w:t>
            </w:r>
          </w:p>
        </w:tc>
        <w:tc>
          <w:tcPr>
            <w:tcW w:w="3935" w:type="dxa"/>
            <w:tcBorders>
              <w:top w:val="single" w:sz="4" w:space="0" w:color="auto"/>
              <w:left w:val="single" w:sz="4" w:space="0" w:color="auto"/>
              <w:bottom w:val="single" w:sz="4" w:space="0" w:color="auto"/>
              <w:right w:val="single" w:sz="4" w:space="0" w:color="auto"/>
            </w:tcBorders>
            <w:hideMark/>
          </w:tcPr>
          <w:p w14:paraId="1D02C5DA" w14:textId="77777777" w:rsidR="00D3063C" w:rsidRDefault="00D3063C">
            <w:pPr>
              <w:rPr>
                <w:rFonts w:eastAsia="Calibri"/>
                <w:color w:val="0D0D0D" w:themeColor="text1" w:themeTint="F2"/>
              </w:rPr>
            </w:pPr>
            <w:r>
              <w:t>99% of all Configuration Items (CI)s in the Configuration Management System (CMS) must be updated/accurate every 30 days.</w:t>
            </w:r>
          </w:p>
        </w:tc>
        <w:tc>
          <w:tcPr>
            <w:tcW w:w="1825" w:type="dxa"/>
            <w:tcBorders>
              <w:top w:val="single" w:sz="4" w:space="0" w:color="auto"/>
              <w:left w:val="single" w:sz="4" w:space="0" w:color="auto"/>
              <w:bottom w:val="single" w:sz="4" w:space="0" w:color="auto"/>
              <w:right w:val="single" w:sz="4" w:space="0" w:color="auto"/>
            </w:tcBorders>
          </w:tcPr>
          <w:p w14:paraId="650B255C" w14:textId="2BAC69C7" w:rsidR="00D3063C" w:rsidRDefault="00281347">
            <w:r>
              <w:t>Periodic Inspection</w:t>
            </w:r>
          </w:p>
        </w:tc>
      </w:tr>
    </w:tbl>
    <w:p w14:paraId="7D60619A" w14:textId="77777777" w:rsidR="00D3063C" w:rsidRDefault="00D3063C">
      <w:pPr>
        <w:pStyle w:val="BodyText"/>
        <w:spacing w:before="4"/>
      </w:pPr>
    </w:p>
    <w:p w14:paraId="47C91854" w14:textId="08B71E05" w:rsidR="00837709" w:rsidRDefault="00837709">
      <w:pPr>
        <w:pStyle w:val="BodyText"/>
        <w:spacing w:before="4"/>
      </w:pPr>
    </w:p>
    <w:p w14:paraId="2CE87FD9" w14:textId="569DBF2E" w:rsidR="00141473" w:rsidRDefault="00176CF7" w:rsidP="003F48CC">
      <w:pPr>
        <w:rPr>
          <w:b/>
          <w:sz w:val="32"/>
        </w:rPr>
      </w:pPr>
      <w:r>
        <w:rPr>
          <w:bCs/>
        </w:rPr>
        <w:br w:type="page"/>
      </w:r>
      <w:bookmarkStart w:id="22" w:name="_bookmark18"/>
      <w:bookmarkEnd w:id="22"/>
      <w:r w:rsidR="00C835F2">
        <w:rPr>
          <w:b/>
          <w:spacing w:val="-5"/>
          <w:sz w:val="32"/>
        </w:rPr>
        <w:lastRenderedPageBreak/>
        <w:t xml:space="preserve">ATTACHMENT </w:t>
      </w:r>
      <w:r w:rsidR="00C835F2">
        <w:rPr>
          <w:b/>
          <w:sz w:val="32"/>
        </w:rPr>
        <w:t>2 –SAMPLE QUALITY ASSURANCE MONITORING FORM</w:t>
      </w:r>
    </w:p>
    <w:p w14:paraId="6E7D7ADA" w14:textId="77777777" w:rsidR="00141473" w:rsidRDefault="00C835F2">
      <w:pPr>
        <w:tabs>
          <w:tab w:val="left" w:pos="9332"/>
        </w:tabs>
        <w:spacing w:before="195"/>
        <w:ind w:right="324"/>
        <w:jc w:val="center"/>
        <w:rPr>
          <w:b/>
          <w:sz w:val="24"/>
        </w:rPr>
      </w:pPr>
      <w:r>
        <w:rPr>
          <w:b/>
          <w:sz w:val="24"/>
        </w:rPr>
        <w:t>SERVICE OR</w:t>
      </w:r>
      <w:r>
        <w:rPr>
          <w:b/>
          <w:spacing w:val="-4"/>
          <w:sz w:val="24"/>
        </w:rPr>
        <w:t xml:space="preserve"> </w:t>
      </w:r>
      <w:r>
        <w:rPr>
          <w:b/>
          <w:sz w:val="24"/>
        </w:rPr>
        <w:t>STANDARD</w:t>
      </w:r>
      <w:r>
        <w:rPr>
          <w:b/>
          <w:sz w:val="24"/>
          <w:u w:val="thick"/>
        </w:rPr>
        <w:t xml:space="preserve"> </w:t>
      </w:r>
      <w:r>
        <w:rPr>
          <w:b/>
          <w:sz w:val="24"/>
          <w:u w:val="thick"/>
        </w:rPr>
        <w:tab/>
      </w:r>
    </w:p>
    <w:p w14:paraId="5EDEE0EC" w14:textId="77777777" w:rsidR="00141473" w:rsidRDefault="00141473">
      <w:pPr>
        <w:pStyle w:val="BodyText"/>
        <w:rPr>
          <w:b/>
          <w:sz w:val="20"/>
        </w:rPr>
      </w:pPr>
    </w:p>
    <w:p w14:paraId="2767B4F2" w14:textId="0E5CD651" w:rsidR="00141473" w:rsidRDefault="002D1B13">
      <w:pPr>
        <w:pStyle w:val="BodyText"/>
        <w:spacing w:before="7"/>
        <w:rPr>
          <w:b/>
          <w:sz w:val="18"/>
        </w:rPr>
      </w:pPr>
      <w:r>
        <w:rPr>
          <w:noProof/>
          <w:lang w:bidi="ar-SA"/>
        </w:rPr>
        <mc:AlternateContent>
          <mc:Choice Requires="wps">
            <w:drawing>
              <wp:anchor distT="0" distB="0" distL="0" distR="0" simplePos="0" relativeHeight="251658240" behindDoc="1" locked="0" layoutInCell="1" allowOverlap="1" wp14:anchorId="4A689192" wp14:editId="1FFED5CD">
                <wp:simplePos x="0" y="0"/>
                <wp:positionH relativeFrom="page">
                  <wp:posOffset>914400</wp:posOffset>
                </wp:positionH>
                <wp:positionV relativeFrom="paragraph">
                  <wp:posOffset>168275</wp:posOffset>
                </wp:positionV>
                <wp:extent cx="5887720" cy="1270"/>
                <wp:effectExtent l="0" t="0" r="0" b="0"/>
                <wp:wrapTopAndBottom/>
                <wp:docPr id="17"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7720" cy="1270"/>
                        </a:xfrm>
                        <a:custGeom>
                          <a:avLst/>
                          <a:gdLst>
                            <a:gd name="T0" fmla="+- 0 1440 1440"/>
                            <a:gd name="T1" fmla="*/ T0 w 9272"/>
                            <a:gd name="T2" fmla="+- 0 10712 1440"/>
                            <a:gd name="T3" fmla="*/ T2 w 9272"/>
                          </a:gdLst>
                          <a:ahLst/>
                          <a:cxnLst>
                            <a:cxn ang="0">
                              <a:pos x="T1" y="0"/>
                            </a:cxn>
                            <a:cxn ang="0">
                              <a:pos x="T3" y="0"/>
                            </a:cxn>
                          </a:cxnLst>
                          <a:rect l="0" t="0" r="r" b="b"/>
                          <a:pathLst>
                            <a:path w="9272">
                              <a:moveTo>
                                <a:pt x="0" y="0"/>
                              </a:moveTo>
                              <a:lnTo>
                                <a:pt x="9272" y="0"/>
                              </a:lnTo>
                            </a:path>
                          </a:pathLst>
                        </a:custGeom>
                        <a:noFill/>
                        <a:ln w="127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path="m,l9272,e" w14:anchorId="472573D0" strokeweight=".35472mm" style="position:absolute;margin-left:1in;margin-top:13.25pt;width:463.6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72,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3akqQIAAMAFAAAOAAAAZHJzL2Uyb0RvYy54bWysVG1v0zAQ/o7Ef7D8EbTlZYNu1dIJbQwh DZi08gNcx2kiHJ+x3abj13M+p11WxBdEPljn3Pm5516vrne9ZlvlfAem4sVpzpkyEurOrCv+fXl3 csGZD8LUQoNRFX9Snl8vXr+6GuxcldCCrpVjCGL8fLAVb0Ow8yzzslW98KdglUFlA64XAa9undVO DIje66zM8/fZAK62DqTyHv/eJiVfEH7TKBm+NY1XgemKI7dAp6NzFc9scSXmayds28mRhvgHFr3o DDo9QN2KINjGdX9A9Z104KEJpxL6DJqmk4piwGiK/Ciax1ZYRbFgcrw9pMn/P1j5dfvgWFdj7Wac GdFjje6cUjHjrDiL+Rmsn6PZo31wMUJv70H+8KjIXmjixaMNWw1foEYYsQlAOdk1ro8vMVq2o9Q/ HVKvdoFJ/Pnu4mI2K7FCEnVFOaPKZGK+fys3PnxSQDhie+9DKlyNEqW9HrkvEaLpNdbw7QnLWXF+ no6x0AezYm/2JmPLnA3sspyVx0bl3ihh5bOiJMRju7O9XQQrJ2AYwHpPUbR71nJnRtooMREnJadE WfAxQUskt88QIqBRDPEvtuj72Da9GV04HIHj5necYfOvUhhWhMgsuogiGypOuYg/etiqJZAqHJUO nTxrtZla0fMpq6TGF9EB9k0SyGnkOimtgbtOa6qtNpEKtgL2QmTgQXd11NLFrVc32rGtiHNNX4wG 0V6YWefDrfBtsiNVCtrBxtTkplWi/jjKQXQ6yQikMevU4bGp0xSsoH7CBneQ1giuPRRacL84G3CF VNz/3AinONOfDc7oZew+3Dl0OX9H7e2mmtVUI4xEqIoHji0RxZuQ9tTGum7doqeC8mDgAw5W08UJ IH6J1XjBNUFpGFda3EPTO1k9L97FbwAAAP//AwBQSwMEFAAGAAgAAAAhAAnXa5bgAAAACgEAAA8A AABkcnMvZG93bnJldi54bWxMj8FOwzAQRO9I/Qdrkbgg6tRKGwhxqgqpHOBQ0SJxdeNtEhGvI9tp 07/HOZXjzI5m3xTr0XTsjM63liQs5gkwpMrqlmoJ34ft0zMwHxRp1VlCCVf0sC5nd4XKtb3QF573 oWaxhHyuJDQh9DnnvmrQKD+3PVK8nawzKkTpaq6dusRy03GRJCtuVEvxQ6N6fGuw+t0PRkIlsvq6 G1L+6T5+3h9f/GkrDjspH+7HzSuwgGO4hWHCj+hQRqajHUh71kWdpnFLkCBWS2BTIMkWAthxcjLg ZcH/Tyj/AAAA//8DAFBLAQItABQABgAIAAAAIQC2gziS/gAAAOEBAAATAAAAAAAAAAAAAAAAAAAA AABbQ29udGVudF9UeXBlc10ueG1sUEsBAi0AFAAGAAgAAAAhADj9If/WAAAAlAEAAAsAAAAAAAAA AAAAAAAALwEAAF9yZWxzLy5yZWxzUEsBAi0AFAAGAAgAAAAhAD4TdqSpAgAAwAUAAA4AAAAAAAAA AAAAAAAALgIAAGRycy9lMm9Eb2MueG1sUEsBAi0AFAAGAAgAAAAhAAnXa5bgAAAACgEAAA8AAAAA AAAAAAAAAAAAAwUAAGRycy9kb3ducmV2LnhtbFBLBQYAAAAABAAEAPMAAAAQBgAAAAA= " filled="f" id="Freeform 13" o:spid="_x0000_s1026">
                <v:path o:connectlocs="0,0;5887720,0" o:connecttype="custom" o:connectangles="0,0" arrowok="t"/>
                <w10:wrap anchorx="page" type="topAndBottom"/>
              </v:shape>
            </w:pict>
          </mc:Fallback>
        </mc:AlternateContent>
      </w:r>
    </w:p>
    <w:p w14:paraId="50958161" w14:textId="77777777" w:rsidR="00141473" w:rsidRDefault="00141473">
      <w:pPr>
        <w:pStyle w:val="BodyText"/>
        <w:rPr>
          <w:b/>
          <w:sz w:val="20"/>
        </w:rPr>
      </w:pPr>
    </w:p>
    <w:p w14:paraId="12913B6F" w14:textId="764AC6F1" w:rsidR="00141473" w:rsidRDefault="002D1B13">
      <w:pPr>
        <w:pStyle w:val="BodyText"/>
        <w:spacing w:before="6"/>
        <w:rPr>
          <w:b/>
          <w:sz w:val="14"/>
        </w:rPr>
      </w:pPr>
      <w:r>
        <w:rPr>
          <w:noProof/>
          <w:lang w:bidi="ar-SA"/>
        </w:rPr>
        <mc:AlternateContent>
          <mc:Choice Requires="wps">
            <w:drawing>
              <wp:anchor distT="0" distB="0" distL="0" distR="0" simplePos="0" relativeHeight="251659264" behindDoc="1" locked="0" layoutInCell="1" allowOverlap="1" wp14:anchorId="28A564E2" wp14:editId="13D53B25">
                <wp:simplePos x="0" y="0"/>
                <wp:positionH relativeFrom="page">
                  <wp:posOffset>914400</wp:posOffset>
                </wp:positionH>
                <wp:positionV relativeFrom="paragraph">
                  <wp:posOffset>137795</wp:posOffset>
                </wp:positionV>
                <wp:extent cx="5887720" cy="1270"/>
                <wp:effectExtent l="0" t="0" r="0" b="0"/>
                <wp:wrapTopAndBottom/>
                <wp:docPr id="16"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7720" cy="1270"/>
                        </a:xfrm>
                        <a:custGeom>
                          <a:avLst/>
                          <a:gdLst>
                            <a:gd name="T0" fmla="+- 0 1440 1440"/>
                            <a:gd name="T1" fmla="*/ T0 w 9272"/>
                            <a:gd name="T2" fmla="+- 0 10712 1440"/>
                            <a:gd name="T3" fmla="*/ T2 w 9272"/>
                          </a:gdLst>
                          <a:ahLst/>
                          <a:cxnLst>
                            <a:cxn ang="0">
                              <a:pos x="T1" y="0"/>
                            </a:cxn>
                            <a:cxn ang="0">
                              <a:pos x="T3" y="0"/>
                            </a:cxn>
                          </a:cxnLst>
                          <a:rect l="0" t="0" r="r" b="b"/>
                          <a:pathLst>
                            <a:path w="9272">
                              <a:moveTo>
                                <a:pt x="0" y="0"/>
                              </a:moveTo>
                              <a:lnTo>
                                <a:pt x="9272" y="0"/>
                              </a:lnTo>
                            </a:path>
                          </a:pathLst>
                        </a:custGeom>
                        <a:noFill/>
                        <a:ln w="127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path="m,l9272,e" w14:anchorId="4B00906A" strokeweight=".35472mm" style="position:absolute;margin-left:1in;margin-top:10.85pt;width:463.6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72,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tvIqwIAAMAFAAAOAAAAZHJzL2Uyb0RvYy54bWysVG1v0zAQ/o7Ef7D8EbTlhbFu1dIJbQwh DZi08gNcx2kiHJ+x3abj13M+J11XxBdEPljn3Pm5516vrne9ZlvlfAem4sVpzpkyEurOrCv+fXl3 csGZD8LUQoNRFX9Snl8vXr+6GuxcldCCrpVjCGL8fLAVb0Ow8yzzslW98KdglUFlA64XAa9undVO DIje66zM8/NsAFdbB1J5j39vk5IvCL9plAzfmsarwHTFkVug09G5ime2uBLztRO27eRIQ/wDi150 Bp3uoW5FEGzjuj+g+k468NCEUwl9Bk3TSUUxYDRFfhTNYyusolgwOd7u0+T/H6z8un1wrKuxduec GdFjje6cUjHjrChjfgbr52j2aB9cjNDbe5A/PCqyF5p48WjDVsMXqBFGbAJQTnaN6+NLjJbtKPVP +9SrXWASf76/uJjNSqyQRF1RzqgymZhPb+XGh08KCEds731IhatRorTXI/clQjS9xhq+PWE5K87O 0jEWem9WTGZvMrbM2cAuyxlFiyXcG5WTUcLKZ0VJiMdg7ya7CFYegGEA64miaCfWcmdG2igxEScl p0RZ8DFBSyQ3ZQgR0CiG+Bdb9H1sm96MLhyOwHHzO86w+VcpDCtCZBZdRJENFadcxB89bNUSSBWO SodOnrXaHFrR80NWSY0vogPsmySQ08j1oLQG7jqtqbbaRCrYCtgLkYEH3dVRSxe3Xt1ox7YizjV9 MRpEe2FmnQ+3wrfJjlQpaAcbU5ObVon64ygH0ekkI5DGrFOHx6ZOU7CC+gkb3EFaI7j2UGjB/eJs wBVScf9zI5ziTH82OKOXsftw59Dl7D21tzvUrA41wkiEqnjg2BJRvAlpT22s69YteiooDwY+4GA1 XZwA4pdYjRdcE5SGcaXFPXR4J6vnxbv4DQAA//8DAFBLAwQUAAYACAAAACEAX7KbL+AAAAAKAQAA DwAAAGRycy9kb3ducmV2LnhtbEyPwU7DMBBE70j8g7VIXBB1YkWEpnEqhFQOcKhokXp1420SEa8j 22nTv8c50ePMjmbflOvJ9OyMzneWJKSLBBhSbXVHjYSf/eb5FZgPirTqLaGEK3pYV/d3pSq0vdA3 nnehYbGEfKEktCEMBee+btEov7ADUrydrDMqROkarp26xHLTc5EkL9yojuKHVg343mL9uxuNhFrk zXU7ZvzLfR4+npb+tBH7rZSPD9PbCljAKfyHYcaP6FBFpqMdSXvWR51lcUuQINIc2BxI8lQAO87O EnhV8tsJ1R8AAAD//wMAUEsBAi0AFAAGAAgAAAAhALaDOJL+AAAA4QEAABMAAAAAAAAAAAAAAAAA AAAAAFtDb250ZW50X1R5cGVzXS54bWxQSwECLQAUAAYACAAAACEAOP0h/9YAAACUAQAACwAAAAAA AAAAAAAAAAAvAQAAX3JlbHMvLnJlbHNQSwECLQAUAAYACAAAACEA8f7byKsCAADABQAADgAAAAAA AAAAAAAAAAAuAgAAZHJzL2Uyb0RvYy54bWxQSwECLQAUAAYACAAAACEAX7KbL+AAAAAKAQAADwAA AAAAAAAAAAAAAAAFBQAAZHJzL2Rvd25yZXYueG1sUEsFBgAAAAAEAAQA8wAAABIGAAAAAA== " filled="f" id="Freeform 12" o:spid="_x0000_s1026">
                <v:path o:connectlocs="0,0;5887720,0" o:connecttype="custom" o:connectangles="0,0" arrowok="t"/>
                <w10:wrap anchorx="page" type="topAndBottom"/>
              </v:shape>
            </w:pict>
          </mc:Fallback>
        </mc:AlternateContent>
      </w:r>
    </w:p>
    <w:p w14:paraId="68A1D8F4" w14:textId="77777777" w:rsidR="00141473" w:rsidRDefault="00141473">
      <w:pPr>
        <w:pStyle w:val="BodyText"/>
        <w:rPr>
          <w:b/>
          <w:sz w:val="20"/>
        </w:rPr>
      </w:pPr>
    </w:p>
    <w:p w14:paraId="240CFB5C" w14:textId="6A0AF0D7" w:rsidR="00141473" w:rsidRDefault="002D1B13">
      <w:pPr>
        <w:pStyle w:val="BodyText"/>
        <w:spacing w:before="8"/>
        <w:rPr>
          <w:b/>
          <w:sz w:val="14"/>
        </w:rPr>
      </w:pPr>
      <w:r>
        <w:rPr>
          <w:noProof/>
          <w:lang w:bidi="ar-SA"/>
        </w:rPr>
        <mc:AlternateContent>
          <mc:Choice Requires="wps">
            <w:drawing>
              <wp:anchor distT="0" distB="0" distL="0" distR="0" simplePos="0" relativeHeight="251660288" behindDoc="1" locked="0" layoutInCell="1" allowOverlap="1" wp14:anchorId="6C1BF995" wp14:editId="023FF0F1">
                <wp:simplePos x="0" y="0"/>
                <wp:positionH relativeFrom="page">
                  <wp:posOffset>914400</wp:posOffset>
                </wp:positionH>
                <wp:positionV relativeFrom="paragraph">
                  <wp:posOffset>139700</wp:posOffset>
                </wp:positionV>
                <wp:extent cx="5887720" cy="1270"/>
                <wp:effectExtent l="0" t="0" r="0" b="0"/>
                <wp:wrapTopAndBottom/>
                <wp:docPr id="15"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7720" cy="1270"/>
                        </a:xfrm>
                        <a:custGeom>
                          <a:avLst/>
                          <a:gdLst>
                            <a:gd name="T0" fmla="+- 0 1440 1440"/>
                            <a:gd name="T1" fmla="*/ T0 w 9272"/>
                            <a:gd name="T2" fmla="+- 0 10712 1440"/>
                            <a:gd name="T3" fmla="*/ T2 w 9272"/>
                          </a:gdLst>
                          <a:ahLst/>
                          <a:cxnLst>
                            <a:cxn ang="0">
                              <a:pos x="T1" y="0"/>
                            </a:cxn>
                            <a:cxn ang="0">
                              <a:pos x="T3" y="0"/>
                            </a:cxn>
                          </a:cxnLst>
                          <a:rect l="0" t="0" r="r" b="b"/>
                          <a:pathLst>
                            <a:path w="9272">
                              <a:moveTo>
                                <a:pt x="0" y="0"/>
                              </a:moveTo>
                              <a:lnTo>
                                <a:pt x="9272" y="0"/>
                              </a:lnTo>
                            </a:path>
                          </a:pathLst>
                        </a:custGeom>
                        <a:noFill/>
                        <a:ln w="127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path="m,l9272,e" w14:anchorId="349E5452" strokeweight=".35472mm" style="position:absolute;margin-left:1in;margin-top:11pt;width:463.6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72,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yC19qAIAAMAFAAAOAAAAZHJzL2Uyb0RvYy54bWysVG1v0zAQ/o7Ef7D8EbTlhY1u1dIJbQwh DZi08gNcx2kiHJ+x3abj13M+p11WxBdEPljn3Pm5516vrne9ZlvlfAem4sVpzpkyEurOrCv+fXl3 csGZD8LUQoNRFX9Snl8vXr+6GuxcldCCrpVjCGL8fLAVb0Ow8yzzslW98KdglUFlA64XAa9undVO DIje66zM8/fZAK62DqTyHv/eJiVfEH7TKBm+NY1XgemKI7dAp6NzFc9scSXmayds28mRhvgHFr3o DDo9QN2KINjGdX9A9Z104KEJpxL6DJqmk4piwGiK/Ciax1ZYRbFgcrw9pMn/P1j5dfvgWFdj7c45 M6LHGt05pWLGWVHE/AzWz9Hs0T64GKG39yB/eFRkLzTx4tGGrYYvUCOM2ASgnOwa18eXGC3bUeqf DqlXu8Ak/jy/uJjNSqyQRF1RzqgymZjv38qND58UEI7Y3vuQClejRGmvR+5LhGh6jTV8e8JyVpyd pWMs9MGs2Ju9ydgyZwO7LGflsVG5N0pY+awoCfHY7t3eLoKVEzAMYL2nKNo9a7kzI22UmIiTklOi LPiYoCWS22cIEdAohvgXW/R9bJvejC4cjsBx8zvOsPlXKQwrQmQWXUSRDRWnXMQfPWzVEkgVjkqH Tp612kyt6PmUVVLji+gA+yYJ5DRynZTWwF2nNdVWm0gFWwF7ITLwoLs6auni1qsb7dhWxLmmL0aD aC/MrPPhVvg22ZEqBe1gY2py0ypRfxzlIDqdZATSmHXq8NjUaQpWUD9hgztIawTXHgotuF+cDbhC Ku5/boRTnOnPBmf0MnYf7hy6nJ1Te7upZjXVCCMRquKBY0tE8SakPbWxrlu36KmgPBj4gIPVdHEC iF9iNV5wTVAaxpUW99D0TlbPi3fxGwAA//8DAFBLAwQUAAYACAAAACEAAQ0fU98AAAAKAQAADwAA AGRycy9kb3ducmV2LnhtbEyPQU/DMAyF70j8h8hIXBBLF1UMStMJIY0DHCY2JK5Z47UVjVMl6db9 e9wTnKxnPz1/r1xPrhcnDLHzpGG5yEAg1d521Gj42m/uH0HEZMia3hNquGCEdXV9VZrC+jN94mmX GsEhFAujoU1pKKSMdYvOxIUfkPh29MGZxDI00gZz5nDXS5VlD9KZjvhDawZ8bbH+2Y1OQ61WzWU7 5vIjvH+/3T3F40btt1rf3kwvzyASTunPDDM+o0PFTAc/ko2iZ53n3CVpUIrnbMhWSwXiMG8UyKqU /ytUvwAAAP//AwBQSwECLQAUAAYACAAAACEAtoM4kv4AAADhAQAAEwAAAAAAAAAAAAAAAAAAAAAA W0NvbnRlbnRfVHlwZXNdLnhtbFBLAQItABQABgAIAAAAIQA4/SH/1gAAAJQBAAALAAAAAAAAAAAA AAAAAC8BAABfcmVscy8ucmVsc1BLAQItABQABgAIAAAAIQCgyC19qAIAAMAFAAAOAAAAAAAAAAAA AAAAAC4CAABkcnMvZTJvRG9jLnhtbFBLAQItABQABgAIAAAAIQABDR9T3wAAAAoBAAAPAAAAAAAA AAAAAAAAAAIFAABkcnMvZG93bnJldi54bWxQSwUGAAAAAAQABADzAAAADgYAAAAA " filled="f" id="Freeform 11" o:spid="_x0000_s1026">
                <v:path o:connectlocs="0,0;5887720,0" o:connecttype="custom" o:connectangles="0,0" arrowok="t"/>
                <w10:wrap anchorx="page" type="topAndBottom"/>
              </v:shape>
            </w:pict>
          </mc:Fallback>
        </mc:AlternateContent>
      </w:r>
    </w:p>
    <w:p w14:paraId="2113AF6C" w14:textId="77777777" w:rsidR="00141473" w:rsidRDefault="00141473">
      <w:pPr>
        <w:pStyle w:val="BodyText"/>
        <w:rPr>
          <w:b/>
          <w:sz w:val="20"/>
        </w:rPr>
      </w:pPr>
    </w:p>
    <w:p w14:paraId="0B3D8227" w14:textId="4C96A742" w:rsidR="00141473" w:rsidRDefault="002D1B13">
      <w:pPr>
        <w:pStyle w:val="BodyText"/>
        <w:spacing w:before="6"/>
        <w:rPr>
          <w:b/>
          <w:sz w:val="14"/>
        </w:rPr>
      </w:pPr>
      <w:r>
        <w:rPr>
          <w:noProof/>
          <w:lang w:bidi="ar-SA"/>
        </w:rPr>
        <mc:AlternateContent>
          <mc:Choice Requires="wpg">
            <w:drawing>
              <wp:anchor distT="0" distB="0" distL="0" distR="0" simplePos="0" relativeHeight="251661312" behindDoc="1" locked="0" layoutInCell="1" allowOverlap="1" wp14:anchorId="0842ADE9" wp14:editId="77D1F450">
                <wp:simplePos x="0" y="0"/>
                <wp:positionH relativeFrom="page">
                  <wp:posOffset>914400</wp:posOffset>
                </wp:positionH>
                <wp:positionV relativeFrom="paragraph">
                  <wp:posOffset>131445</wp:posOffset>
                </wp:positionV>
                <wp:extent cx="5892800" cy="13335"/>
                <wp:effectExtent l="0" t="0" r="0" b="0"/>
                <wp:wrapTopAndBottom/>
                <wp:docPr id="1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92800" cy="13335"/>
                          <a:chOff x="1440" y="207"/>
                          <a:chExt cx="9280" cy="21"/>
                        </a:xfrm>
                      </wpg:grpSpPr>
                      <wps:wsp>
                        <wps:cNvPr id="13" name="Line 10"/>
                        <wps:cNvCnPr>
                          <a:cxnSpLocks noChangeShapeType="1"/>
                        </wps:cNvCnPr>
                        <wps:spPr bwMode="auto">
                          <a:xfrm>
                            <a:off x="1440" y="217"/>
                            <a:ext cx="6074" cy="0"/>
                          </a:xfrm>
                          <a:prstGeom prst="line">
                            <a:avLst/>
                          </a:prstGeom>
                          <a:noFill/>
                          <a:ln w="127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 name="Line 9"/>
                        <wps:cNvCnPr>
                          <a:cxnSpLocks noChangeShapeType="1"/>
                        </wps:cNvCnPr>
                        <wps:spPr bwMode="auto">
                          <a:xfrm>
                            <a:off x="7523" y="217"/>
                            <a:ext cx="3197" cy="0"/>
                          </a:xfrm>
                          <a:prstGeom prst="line">
                            <a:avLst/>
                          </a:prstGeom>
                          <a:noFill/>
                          <a:ln w="1277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6363477" coordorigin="1440,207" style="position:absolute;margin-left:1in;margin-top:10.35pt;width:464pt;height:1.05pt;z-index:-251655168;mso-wrap-distance-left:0;mso-wrap-distance-right:0;mso-position-horizontal-relative:page" coordsize="9280,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mW3jYAIAANYGAAAOAAAAZHJzL2Uyb0RvYy54bWzkVU2P2yAQvVfqf0C+N/5Isk6sOHtIdnPZ tpF2+wMIxjYqBgQkTv59B3CSJj1U2qq91AcEvJlh5r0BLx6PHUcHqg2ToozSURIhKoismGjK6Nvb 86dZhIzFosJcClpGJ2qix+XHD4teFTSTreQV1QiCCFP0qoxaa1URx4a0tMNmJBUVANZSd9jCUjdx pXEP0TseZ0nyEPdSV0pLQo2B3XUAo6WPX9eU2K91bahFvIwgN+tH7cedG+PlAheNxqplZEgDvyOL DjMBh15CrbHFaK/ZL6E6RrQ0srYjIrtY1jUj1NcA1aTJXTUbLffK19IUfaMuNAG1dzy9Oyz5cthq xCrQLouQwB1o5I9FM8dNr5oCTDZavaqtDgXC9EWS7wbg+B536yYYo13/WVYQDu+t9Nwca925EFA1 OnoJThcJ6NEiApvT2TybJaAUASwdj8fTIBFpQUfnlU4mgAKYJfkZehqcnWvwzFKHxbgIZ/o8h7xc UdBr5kqn+TM6X1usqFfJOK7OdI7PdL4wQVHqW82dDCYrEbgkRzFwiYRctVg01Ad7OyngLZRw4+IW BoT4LbdXltKBpTPBD0k+CRz5jC4U4UJpYzdUdshNyohD2l42fHgxNrB5NnEqCvnMOId9XHCBetdA eZ54DyM5qxzqQKOb3YprdMDuCvpv0ObGzIVeY9MGOw8FeeEOiMof01JcPQ1zixkPc6iAC9+KgZug 705Wp612WQ9q/yvZgdxwi7zsc1fDjYS4+Huq59MMus7djXvVx+k8/z9V91cfHk//GgwPvXudf177 Lrn+jpY/AAAA//8DAFBLAwQUAAYACAAAACEARTh6g98AAAAKAQAADwAAAGRycy9kb3ducmV2Lnht bEyPwU7DMBBE70j8g7VI3KidUGgV4lRVBZwqJFokxM2Nt0nUeB3FbpL+PdsTHGd2NPsmX02uFQP2 ofGkIZkpEEiltw1VGr72bw9LECEasqb1hBouGGBV3N7kJrN+pE8cdrESXEIhMxrqGLtMylDW6EyY +Q6Jb0ffOxNZ9pW0vRm53LUyVepZOtMQf6hNh5say9Pu7DS8j2ZcPyavw/Z03Fx+9k8f39sEtb6/ m9YvICJO8S8MV3xGh4KZDv5MNoiW9XzOW6KGVC1AXANqkbJzYCddgixy+X9C8QsAAP//AwBQSwEC LQAUAAYACAAAACEAtoM4kv4AAADhAQAAEwAAAAAAAAAAAAAAAAAAAAAAW0NvbnRlbnRfVHlwZXNd LnhtbFBLAQItABQABgAIAAAAIQA4/SH/1gAAAJQBAAALAAAAAAAAAAAAAAAAAC8BAABfcmVscy8u cmVsc1BLAQItABQABgAIAAAAIQBxmW3jYAIAANYGAAAOAAAAAAAAAAAAAAAAAC4CAABkcnMvZTJv RG9jLnhtbFBLAQItABQABgAIAAAAIQBFOHqD3wAAAAoBAAAPAAAAAAAAAAAAAAAAALoEAABkcnMv ZG93bnJldi54bWxQSwUGAAAAAAQABADzAAAAxgUAAAAA " id="Group 8" o:spid="_x0000_s1026">
                <v:line strokeweight=".35472mm" o:connectortype="straight" style="position:absolute;visibility:visible;mso-wrap-style:square" from="1440,2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bhVuwgAAANsAAAAPAAAAZHJzL2Rvd25yZXYueG1sRE9La8JA EL4X+h+WKXirm1YIkrpKaCn0UMSqhRzH7JgEs7Nhd5vHv3eFgrf5+J6z2oymFT0531hW8DJPQBCX VjdcKTgePp+XIHxA1thaJgUTedisHx9WmGk78A/1+1CJGMI+QwV1CF0mpS9rMujntiOO3Nk6gyFC V0ntcIjhppWvSZJKgw3Hhho7eq+pvOz/jIKyL2Sx+/gdt/mUFqfjt0u64qTU7GnM30AEGsNd/O/+ 0nH+Am6/xAPk+goAAP//AwBQSwECLQAUAAYACAAAACEA2+H2y+4AAACFAQAAEwAAAAAAAAAAAAAA AAAAAAAAW0NvbnRlbnRfVHlwZXNdLnhtbFBLAQItABQABgAIAAAAIQBa9CxbvwAAABUBAAALAAAA AAAAAAAAAAAAAB8BAABfcmVscy8ucmVsc1BLAQItABQABgAIAAAAIQCDbhVuwgAAANsAAAAPAAAA AAAAAAAAAAAAAAcCAABkcnMvZG93bnJldi54bWxQSwUGAAAAAAMAAwC3AAAA9gIAAAAA " id="Line 10" to="7514,217" o:spid="_x0000_s1027"/>
                <v:line strokeweight=".35472mm" o:connectortype="straight" style="position:absolute;visibility:visible;mso-wrap-style:square" from="7523,2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h40awgAAANsAAAAPAAAAZHJzL2Rvd25yZXYueG1sRE9La8JA EL4X+h+WKXirmxYJkrpKaCn0UMSqhRzH7JgEs7Nhd5vHv3eFgrf5+J6z2oymFT0531hW8DJPQBCX VjdcKTgePp+XIHxA1thaJgUTedisHx9WmGk78A/1+1CJGMI+QwV1CF0mpS9rMujntiOO3Nk6gyFC V0ntcIjhppWvSZJKgw3Hhho7eq+pvOz/jIKyL2Sx+/gdt/mUFqfjt0u64qTU7GnM30AEGsNd/O/+ 0nH+Am6/xAPk+goAAP//AwBQSwECLQAUAAYACAAAACEA2+H2y+4AAACFAQAAEwAAAAAAAAAAAAAA AAAAAAAAW0NvbnRlbnRfVHlwZXNdLnhtbFBLAQItABQABgAIAAAAIQBa9CxbvwAAABUBAAALAAAA AAAAAAAAAAAAAB8BAABfcmVscy8ucmVsc1BLAQItABQABgAIAAAAIQAMh40awgAAANsAAAAPAAAA AAAAAAAAAAAAAAcCAABkcnMvZG93bnJldi54bWxQSwUGAAAAAAMAAwC3AAAA9gIAAAAA " id="Line 9" to="10720,217" o:spid="_x0000_s1028"/>
                <w10:wrap anchorx="page" type="topAndBottom"/>
              </v:group>
            </w:pict>
          </mc:Fallback>
        </mc:AlternateContent>
      </w:r>
    </w:p>
    <w:p w14:paraId="51B6C352" w14:textId="77777777" w:rsidR="00141473" w:rsidRDefault="00141473">
      <w:pPr>
        <w:pStyle w:val="BodyText"/>
        <w:spacing w:before="6"/>
        <w:rPr>
          <w:b/>
          <w:sz w:val="6"/>
        </w:rPr>
      </w:pPr>
    </w:p>
    <w:p w14:paraId="6B70009F" w14:textId="77777777" w:rsidR="00141473" w:rsidRDefault="00C835F2">
      <w:pPr>
        <w:tabs>
          <w:tab w:val="left" w:pos="9488"/>
        </w:tabs>
        <w:spacing w:before="90"/>
        <w:ind w:left="100"/>
        <w:rPr>
          <w:b/>
          <w:sz w:val="24"/>
        </w:rPr>
      </w:pPr>
      <w:r>
        <w:rPr>
          <w:b/>
          <w:sz w:val="24"/>
        </w:rPr>
        <w:t>SURVEY</w:t>
      </w:r>
      <w:r>
        <w:rPr>
          <w:b/>
          <w:spacing w:val="-5"/>
          <w:sz w:val="24"/>
        </w:rPr>
        <w:t xml:space="preserve"> </w:t>
      </w:r>
      <w:r>
        <w:rPr>
          <w:b/>
          <w:sz w:val="24"/>
        </w:rPr>
        <w:t>PERIOD</w:t>
      </w:r>
      <w:r>
        <w:rPr>
          <w:b/>
          <w:sz w:val="24"/>
          <w:u w:val="thick"/>
        </w:rPr>
        <w:t xml:space="preserve"> </w:t>
      </w:r>
      <w:r>
        <w:rPr>
          <w:b/>
          <w:sz w:val="24"/>
          <w:u w:val="thick"/>
        </w:rPr>
        <w:tab/>
      </w:r>
    </w:p>
    <w:p w14:paraId="42D4B9D0" w14:textId="77777777" w:rsidR="00141473" w:rsidRDefault="00141473">
      <w:pPr>
        <w:pStyle w:val="BodyText"/>
        <w:rPr>
          <w:b/>
          <w:sz w:val="20"/>
        </w:rPr>
      </w:pPr>
    </w:p>
    <w:p w14:paraId="75E949AF" w14:textId="77777777" w:rsidR="00141473" w:rsidRDefault="00141473">
      <w:pPr>
        <w:pStyle w:val="BodyText"/>
        <w:spacing w:before="7"/>
        <w:rPr>
          <w:b/>
          <w:sz w:val="26"/>
        </w:rPr>
      </w:pPr>
    </w:p>
    <w:p w14:paraId="11BCB8B6" w14:textId="77777777" w:rsidR="00141473" w:rsidRDefault="00C835F2">
      <w:pPr>
        <w:spacing w:before="90"/>
        <w:ind w:left="100"/>
        <w:rPr>
          <w:b/>
          <w:sz w:val="24"/>
        </w:rPr>
      </w:pPr>
      <w:r>
        <w:rPr>
          <w:b/>
          <w:sz w:val="24"/>
        </w:rPr>
        <w:t>SURVEILLANCE METHOD (CHECK):</w:t>
      </w:r>
    </w:p>
    <w:p w14:paraId="1006D498" w14:textId="77777777" w:rsidR="00141473" w:rsidRDefault="00C835F2">
      <w:pPr>
        <w:pStyle w:val="ListParagraph"/>
        <w:numPr>
          <w:ilvl w:val="0"/>
          <w:numId w:val="1"/>
        </w:numPr>
        <w:tabs>
          <w:tab w:val="left" w:pos="389"/>
        </w:tabs>
        <w:spacing w:before="121"/>
        <w:ind w:hanging="289"/>
        <w:jc w:val="left"/>
        <w:rPr>
          <w:rFonts w:ascii="Calibri" w:hAnsi="Calibri"/>
          <w:sz w:val="26"/>
        </w:rPr>
      </w:pPr>
      <w:r>
        <w:rPr>
          <w:rFonts w:ascii="Calibri" w:hAnsi="Calibri"/>
          <w:sz w:val="26"/>
        </w:rPr>
        <w:t xml:space="preserve">Random Sampling </w:t>
      </w:r>
      <w:r>
        <w:rPr>
          <w:rFonts w:ascii="Wingdings" w:hAnsi="Wingdings"/>
          <w:sz w:val="26"/>
        </w:rPr>
        <w:t></w:t>
      </w:r>
      <w:r>
        <w:rPr>
          <w:sz w:val="26"/>
        </w:rPr>
        <w:t xml:space="preserve"> </w:t>
      </w:r>
      <w:r>
        <w:rPr>
          <w:rFonts w:ascii="Calibri" w:hAnsi="Calibri"/>
          <w:sz w:val="26"/>
        </w:rPr>
        <w:t xml:space="preserve">100% Inspection </w:t>
      </w:r>
      <w:r>
        <w:rPr>
          <w:rFonts w:ascii="Wingdings" w:hAnsi="Wingdings"/>
          <w:sz w:val="26"/>
        </w:rPr>
        <w:t></w:t>
      </w:r>
      <w:r>
        <w:rPr>
          <w:rFonts w:ascii="Calibri" w:hAnsi="Calibri"/>
          <w:sz w:val="26"/>
        </w:rPr>
        <w:t xml:space="preserve">Periodic Inspection </w:t>
      </w:r>
      <w:r>
        <w:rPr>
          <w:rFonts w:ascii="Wingdings" w:hAnsi="Wingdings"/>
          <w:sz w:val="26"/>
        </w:rPr>
        <w:t></w:t>
      </w:r>
      <w:r>
        <w:rPr>
          <w:sz w:val="26"/>
        </w:rPr>
        <w:t xml:space="preserve"> </w:t>
      </w:r>
      <w:r>
        <w:rPr>
          <w:rFonts w:ascii="Calibri" w:hAnsi="Calibri"/>
          <w:sz w:val="26"/>
        </w:rPr>
        <w:t>Customer</w:t>
      </w:r>
      <w:r>
        <w:rPr>
          <w:rFonts w:ascii="Calibri" w:hAnsi="Calibri"/>
          <w:spacing w:val="-22"/>
          <w:sz w:val="26"/>
        </w:rPr>
        <w:t xml:space="preserve"> </w:t>
      </w:r>
      <w:r>
        <w:rPr>
          <w:rFonts w:ascii="Calibri" w:hAnsi="Calibri"/>
          <w:sz w:val="26"/>
        </w:rPr>
        <w:t>Feedback</w:t>
      </w:r>
    </w:p>
    <w:p w14:paraId="711680B7" w14:textId="77777777" w:rsidR="00141473" w:rsidRDefault="00141473">
      <w:pPr>
        <w:pStyle w:val="BodyText"/>
        <w:spacing w:before="7"/>
        <w:rPr>
          <w:rFonts w:ascii="Calibri"/>
          <w:sz w:val="26"/>
        </w:rPr>
      </w:pPr>
    </w:p>
    <w:p w14:paraId="0754E0D9" w14:textId="77777777" w:rsidR="00141473" w:rsidRDefault="00C835F2">
      <w:pPr>
        <w:ind w:left="100"/>
        <w:rPr>
          <w:b/>
          <w:sz w:val="24"/>
        </w:rPr>
      </w:pPr>
      <w:r>
        <w:rPr>
          <w:b/>
          <w:sz w:val="24"/>
        </w:rPr>
        <w:t>LEVEL OF SURVEILLANCE (CHECK):</w:t>
      </w:r>
    </w:p>
    <w:p w14:paraId="5E429BC1" w14:textId="77777777" w:rsidR="00141473" w:rsidRDefault="00C835F2">
      <w:pPr>
        <w:pStyle w:val="ListParagraph"/>
        <w:numPr>
          <w:ilvl w:val="0"/>
          <w:numId w:val="1"/>
        </w:numPr>
        <w:tabs>
          <w:tab w:val="left" w:pos="592"/>
          <w:tab w:val="left" w:pos="593"/>
          <w:tab w:val="left" w:pos="2267"/>
          <w:tab w:val="left" w:pos="2760"/>
          <w:tab w:val="left" w:pos="4291"/>
          <w:tab w:val="left" w:pos="4783"/>
        </w:tabs>
        <w:spacing w:before="121"/>
        <w:ind w:left="592" w:hanging="493"/>
        <w:jc w:val="left"/>
        <w:rPr>
          <w:rFonts w:ascii="Calibri" w:hAnsi="Calibri"/>
          <w:sz w:val="26"/>
        </w:rPr>
      </w:pPr>
      <w:r>
        <w:rPr>
          <w:rFonts w:ascii="Calibri" w:hAnsi="Calibri"/>
          <w:sz w:val="26"/>
        </w:rPr>
        <w:t>Monthly</w:t>
      </w:r>
      <w:r>
        <w:rPr>
          <w:rFonts w:ascii="Calibri" w:hAnsi="Calibri"/>
          <w:sz w:val="26"/>
        </w:rPr>
        <w:tab/>
      </w:r>
      <w:r>
        <w:rPr>
          <w:rFonts w:ascii="Wingdings" w:hAnsi="Wingdings"/>
          <w:sz w:val="26"/>
        </w:rPr>
        <w:t></w:t>
      </w:r>
      <w:r>
        <w:rPr>
          <w:sz w:val="26"/>
        </w:rPr>
        <w:tab/>
      </w:r>
      <w:r>
        <w:rPr>
          <w:rFonts w:ascii="Calibri" w:hAnsi="Calibri"/>
          <w:sz w:val="26"/>
        </w:rPr>
        <w:t>Quarterly</w:t>
      </w:r>
      <w:r>
        <w:rPr>
          <w:rFonts w:ascii="Calibri" w:hAnsi="Calibri"/>
          <w:sz w:val="26"/>
        </w:rPr>
        <w:tab/>
      </w:r>
      <w:r>
        <w:rPr>
          <w:rFonts w:ascii="Wingdings" w:hAnsi="Wingdings"/>
          <w:sz w:val="26"/>
        </w:rPr>
        <w:t></w:t>
      </w:r>
      <w:r>
        <w:rPr>
          <w:sz w:val="26"/>
        </w:rPr>
        <w:tab/>
      </w:r>
      <w:r>
        <w:rPr>
          <w:rFonts w:ascii="Calibri" w:hAnsi="Calibri"/>
          <w:sz w:val="26"/>
        </w:rPr>
        <w:t>As</w:t>
      </w:r>
      <w:r>
        <w:rPr>
          <w:rFonts w:ascii="Calibri" w:hAnsi="Calibri"/>
          <w:spacing w:val="-3"/>
          <w:sz w:val="26"/>
        </w:rPr>
        <w:t xml:space="preserve"> </w:t>
      </w:r>
      <w:r>
        <w:rPr>
          <w:rFonts w:ascii="Calibri" w:hAnsi="Calibri"/>
          <w:sz w:val="26"/>
        </w:rPr>
        <w:t>Needed</w:t>
      </w:r>
    </w:p>
    <w:p w14:paraId="3C5E1A6C" w14:textId="77777777" w:rsidR="00141473" w:rsidRDefault="00141473">
      <w:pPr>
        <w:pStyle w:val="BodyText"/>
        <w:spacing w:before="5"/>
        <w:rPr>
          <w:rFonts w:ascii="Calibri"/>
          <w:sz w:val="26"/>
        </w:rPr>
      </w:pPr>
    </w:p>
    <w:p w14:paraId="01287CE0" w14:textId="77777777" w:rsidR="00141473" w:rsidRDefault="00C835F2">
      <w:pPr>
        <w:tabs>
          <w:tab w:val="left" w:pos="7779"/>
          <w:tab w:val="left" w:pos="8583"/>
        </w:tabs>
        <w:spacing w:line="319" w:lineRule="auto"/>
        <w:ind w:left="100" w:right="955"/>
        <w:rPr>
          <w:b/>
          <w:sz w:val="24"/>
        </w:rPr>
      </w:pPr>
      <w:r>
        <w:rPr>
          <w:b/>
          <w:sz w:val="24"/>
        </w:rPr>
        <w:t>PERCENTAGE OF ITEMS SAMPLED DURING</w:t>
      </w:r>
      <w:r>
        <w:rPr>
          <w:b/>
          <w:spacing w:val="-9"/>
          <w:sz w:val="24"/>
        </w:rPr>
        <w:t xml:space="preserve"> </w:t>
      </w:r>
      <w:r>
        <w:rPr>
          <w:b/>
          <w:sz w:val="24"/>
        </w:rPr>
        <w:t>SURVEY</w:t>
      </w:r>
      <w:r>
        <w:rPr>
          <w:b/>
          <w:spacing w:val="-1"/>
          <w:sz w:val="24"/>
        </w:rPr>
        <w:t xml:space="preserve"> </w:t>
      </w:r>
      <w:r>
        <w:rPr>
          <w:b/>
          <w:sz w:val="24"/>
        </w:rPr>
        <w:t>PERIOD:</w:t>
      </w:r>
      <w:r>
        <w:rPr>
          <w:b/>
          <w:sz w:val="24"/>
        </w:rPr>
        <w:tab/>
      </w:r>
      <w:r>
        <w:rPr>
          <w:b/>
          <w:sz w:val="24"/>
          <w:u w:val="thick"/>
        </w:rPr>
        <w:t xml:space="preserve"> </w:t>
      </w:r>
      <w:r>
        <w:rPr>
          <w:b/>
          <w:sz w:val="24"/>
          <w:u w:val="thick"/>
        </w:rPr>
        <w:tab/>
      </w:r>
      <w:r>
        <w:rPr>
          <w:b/>
          <w:spacing w:val="-18"/>
          <w:sz w:val="32"/>
        </w:rPr>
        <w:t xml:space="preserve">% </w:t>
      </w:r>
      <w:r>
        <w:rPr>
          <w:b/>
          <w:sz w:val="24"/>
        </w:rPr>
        <w:t>ANALYSIS OF</w:t>
      </w:r>
      <w:r>
        <w:rPr>
          <w:b/>
          <w:spacing w:val="-4"/>
          <w:sz w:val="24"/>
        </w:rPr>
        <w:t xml:space="preserve"> </w:t>
      </w:r>
      <w:r>
        <w:rPr>
          <w:b/>
          <w:sz w:val="24"/>
        </w:rPr>
        <w:t>RESULTS:</w:t>
      </w:r>
    </w:p>
    <w:p w14:paraId="094B5679" w14:textId="77777777" w:rsidR="00141473" w:rsidRDefault="00C835F2">
      <w:pPr>
        <w:spacing w:before="30"/>
        <w:ind w:left="676"/>
        <w:rPr>
          <w:b/>
          <w:sz w:val="24"/>
        </w:rPr>
      </w:pPr>
      <w:r>
        <w:rPr>
          <w:b/>
          <w:sz w:val="24"/>
        </w:rPr>
        <w:t>OBSERVED SERVICE PROVIDER PERFORMANCE MEASUREMENT</w:t>
      </w:r>
      <w:r>
        <w:rPr>
          <w:b/>
          <w:spacing w:val="-11"/>
          <w:sz w:val="24"/>
        </w:rPr>
        <w:t xml:space="preserve"> </w:t>
      </w:r>
      <w:r>
        <w:rPr>
          <w:b/>
          <w:sz w:val="24"/>
        </w:rPr>
        <w:t>RATE:</w:t>
      </w:r>
    </w:p>
    <w:p w14:paraId="2A41232C" w14:textId="77777777" w:rsidR="00141473" w:rsidRDefault="00C835F2">
      <w:pPr>
        <w:tabs>
          <w:tab w:val="left" w:pos="7190"/>
          <w:tab w:val="left" w:pos="7682"/>
        </w:tabs>
        <w:spacing w:before="120" w:line="298" w:lineRule="exact"/>
        <w:ind w:left="676"/>
        <w:rPr>
          <w:rFonts w:ascii="Calibri" w:hAnsi="Calibri"/>
          <w:sz w:val="24"/>
        </w:rPr>
      </w:pPr>
      <w:r>
        <w:rPr>
          <w:b/>
          <w:sz w:val="24"/>
        </w:rPr>
        <w:t>SERVICE PROVIDER’S</w:t>
      </w:r>
      <w:r>
        <w:rPr>
          <w:b/>
          <w:spacing w:val="-7"/>
          <w:sz w:val="24"/>
        </w:rPr>
        <w:t xml:space="preserve"> </w:t>
      </w:r>
      <w:r>
        <w:rPr>
          <w:b/>
          <w:sz w:val="24"/>
        </w:rPr>
        <w:t>PERFORMANCE</w:t>
      </w:r>
      <w:r>
        <w:rPr>
          <w:b/>
          <w:spacing w:val="-3"/>
          <w:sz w:val="24"/>
        </w:rPr>
        <w:t xml:space="preserve"> </w:t>
      </w:r>
      <w:r>
        <w:rPr>
          <w:b/>
          <w:sz w:val="24"/>
        </w:rPr>
        <w:t>(CHECK)</w:t>
      </w:r>
      <w:r>
        <w:rPr>
          <w:b/>
          <w:sz w:val="24"/>
        </w:rPr>
        <w:tab/>
      </w:r>
      <w:r>
        <w:rPr>
          <w:rFonts w:ascii="Wingdings" w:hAnsi="Wingdings"/>
          <w:sz w:val="26"/>
        </w:rPr>
        <w:t></w:t>
      </w:r>
      <w:r>
        <w:rPr>
          <w:sz w:val="26"/>
        </w:rPr>
        <w:tab/>
      </w:r>
      <w:r>
        <w:rPr>
          <w:rFonts w:ascii="Calibri" w:hAnsi="Calibri"/>
          <w:sz w:val="24"/>
        </w:rPr>
        <w:t>Meet</w:t>
      </w:r>
      <w:r>
        <w:rPr>
          <w:rFonts w:ascii="Calibri" w:hAnsi="Calibri"/>
          <w:spacing w:val="-4"/>
          <w:sz w:val="24"/>
        </w:rPr>
        <w:t xml:space="preserve"> </w:t>
      </w:r>
      <w:r>
        <w:rPr>
          <w:rFonts w:ascii="Calibri" w:hAnsi="Calibri"/>
          <w:sz w:val="24"/>
        </w:rPr>
        <w:t>Standards</w:t>
      </w:r>
    </w:p>
    <w:p w14:paraId="1FEF0B57" w14:textId="77777777" w:rsidR="00141473" w:rsidRDefault="00C835F2">
      <w:pPr>
        <w:spacing w:line="298" w:lineRule="exact"/>
        <w:ind w:left="6331"/>
        <w:rPr>
          <w:rFonts w:ascii="Calibri" w:hAnsi="Calibri"/>
          <w:sz w:val="24"/>
        </w:rPr>
      </w:pPr>
      <w:r>
        <w:rPr>
          <w:rFonts w:ascii="Wingdings" w:hAnsi="Wingdings"/>
          <w:sz w:val="26"/>
        </w:rPr>
        <w:t></w:t>
      </w:r>
      <w:r>
        <w:rPr>
          <w:sz w:val="26"/>
        </w:rPr>
        <w:t xml:space="preserve">   </w:t>
      </w:r>
      <w:r>
        <w:rPr>
          <w:rFonts w:ascii="Calibri" w:hAnsi="Calibri"/>
          <w:sz w:val="24"/>
        </w:rPr>
        <w:t>Does Not Meet</w:t>
      </w:r>
      <w:r>
        <w:rPr>
          <w:rFonts w:ascii="Calibri" w:hAnsi="Calibri"/>
          <w:spacing w:val="-28"/>
          <w:sz w:val="24"/>
        </w:rPr>
        <w:t xml:space="preserve"> </w:t>
      </w:r>
      <w:r>
        <w:rPr>
          <w:rFonts w:ascii="Calibri" w:hAnsi="Calibri"/>
          <w:sz w:val="24"/>
        </w:rPr>
        <w:t>Standards</w:t>
      </w:r>
    </w:p>
    <w:p w14:paraId="3092DB37" w14:textId="77777777" w:rsidR="00141473" w:rsidRDefault="00C835F2">
      <w:pPr>
        <w:tabs>
          <w:tab w:val="left" w:pos="9436"/>
        </w:tabs>
        <w:spacing w:before="156"/>
        <w:ind w:left="676"/>
        <w:rPr>
          <w:b/>
          <w:sz w:val="24"/>
        </w:rPr>
      </w:pPr>
      <w:r>
        <w:rPr>
          <w:b/>
          <w:sz w:val="24"/>
        </w:rPr>
        <w:t>NARRATIVE OF PERFORMANCE DURING SURVEY</w:t>
      </w:r>
      <w:r>
        <w:rPr>
          <w:b/>
          <w:spacing w:val="-7"/>
          <w:sz w:val="24"/>
        </w:rPr>
        <w:t xml:space="preserve"> </w:t>
      </w:r>
      <w:r>
        <w:rPr>
          <w:b/>
          <w:sz w:val="24"/>
        </w:rPr>
        <w:t>PERIOD:</w:t>
      </w:r>
      <w:r>
        <w:rPr>
          <w:b/>
          <w:spacing w:val="11"/>
          <w:sz w:val="24"/>
        </w:rPr>
        <w:t xml:space="preserve"> </w:t>
      </w:r>
      <w:r>
        <w:rPr>
          <w:b/>
          <w:sz w:val="24"/>
          <w:u w:val="single"/>
        </w:rPr>
        <w:t xml:space="preserve"> </w:t>
      </w:r>
      <w:r>
        <w:rPr>
          <w:b/>
          <w:sz w:val="24"/>
          <w:u w:val="single"/>
        </w:rPr>
        <w:tab/>
      </w:r>
    </w:p>
    <w:p w14:paraId="0CF09D92" w14:textId="77777777" w:rsidR="00141473" w:rsidRDefault="00141473">
      <w:pPr>
        <w:pStyle w:val="BodyText"/>
        <w:rPr>
          <w:b/>
          <w:sz w:val="20"/>
        </w:rPr>
      </w:pPr>
    </w:p>
    <w:p w14:paraId="05D997F0" w14:textId="6053E8C3" w:rsidR="00141473" w:rsidRDefault="002D1B13">
      <w:pPr>
        <w:pStyle w:val="BodyText"/>
        <w:spacing w:before="11"/>
        <w:rPr>
          <w:b/>
          <w:sz w:val="17"/>
        </w:rPr>
      </w:pPr>
      <w:r>
        <w:rPr>
          <w:noProof/>
          <w:lang w:bidi="ar-SA"/>
        </w:rPr>
        <mc:AlternateContent>
          <mc:Choice Requires="wps">
            <w:drawing>
              <wp:anchor distT="0" distB="0" distL="0" distR="0" simplePos="0" relativeHeight="251662336" behindDoc="1" locked="0" layoutInCell="1" allowOverlap="1" wp14:anchorId="011682F7" wp14:editId="598F0F89">
                <wp:simplePos x="0" y="0"/>
                <wp:positionH relativeFrom="page">
                  <wp:posOffset>914400</wp:posOffset>
                </wp:positionH>
                <wp:positionV relativeFrom="paragraph">
                  <wp:posOffset>163195</wp:posOffset>
                </wp:positionV>
                <wp:extent cx="5887720" cy="1270"/>
                <wp:effectExtent l="0" t="0" r="0" b="0"/>
                <wp:wrapTopAndBottom/>
                <wp:docPr id="11"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7720" cy="1270"/>
                        </a:xfrm>
                        <a:custGeom>
                          <a:avLst/>
                          <a:gdLst>
                            <a:gd name="T0" fmla="+- 0 1440 1440"/>
                            <a:gd name="T1" fmla="*/ T0 w 9272"/>
                            <a:gd name="T2" fmla="+- 0 10712 1440"/>
                            <a:gd name="T3" fmla="*/ T2 w 9272"/>
                          </a:gdLst>
                          <a:ahLst/>
                          <a:cxnLst>
                            <a:cxn ang="0">
                              <a:pos x="T1" y="0"/>
                            </a:cxn>
                            <a:cxn ang="0">
                              <a:pos x="T3" y="0"/>
                            </a:cxn>
                          </a:cxnLst>
                          <a:rect l="0" t="0" r="r" b="b"/>
                          <a:pathLst>
                            <a:path w="9272">
                              <a:moveTo>
                                <a:pt x="0" y="0"/>
                              </a:moveTo>
                              <a:lnTo>
                                <a:pt x="9272" y="0"/>
                              </a:lnTo>
                            </a:path>
                          </a:pathLst>
                        </a:custGeom>
                        <a:noFill/>
                        <a:ln w="127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path="m,l9272,e" w14:anchorId="75A0BB69" strokeweight=".35472mm" style="position:absolute;margin-left:1in;margin-top:12.85pt;width:463.6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72,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TXxUqQIAAL8FAAAOAAAAZHJzL2Uyb0RvYy54bWysVG1v0zAQ/o7Ef7D8EbTlhY1u1dIJbQwh DZi08gNcx2kiHJ+x3abj13M+p11WxBdEPljn3Pm5u+derq53vWZb5XwHpuLFac6ZMhLqzqwr/n15 d3LBmQ/C1EKDURV/Up5fL16/uhrsXJXQgq6VYwhi/HywFW9DsPMs87JVvfCnYJVBZQOuFwGvbp3V TgyI3uuszPP32QCutg6k8h7/3iYlXxB+0ygZvjWNV4HpimNsgU5H5yqe2eJKzNdO2LaTYxjiH6Lo RWfQ6QHqVgTBNq77A6rvpAMPTTiV0GfQNJ1UlANmU+RH2Ty2wirKBcnx9kCT/3+w8uv2wbGuxtoV nBnRY43unFKRcTaL9AzWz9Hq0T64mKC39yB/eFRkLzTx4tGGrYYvUCOK2AQgSnaN6+NLTJbtiPmn A/NqF5jEn+cXF7NZiQWSqCvKGRUmE/P9W7nx4ZMCwhHbex9S3WqUiPV6DH2JEE2vsYRvT1jOirOz dIx1PphhrsnsTcaWORvYZTkrj43KvVHCymdFSYjHdu/2dhGsnIBhAut9iKLdRy13ZgwbJSbioORE lAUfCVpicHuGEAGNYop/sUXfx7bpzejC4QQc977jDHt/ldKwIsTIoososqHixEX80cNWLYFU4ah0 6ORZq83Uip5Po0pqfBEdYN8kgZzGWCelNXDXaU211SaGgq2AvRAj8KC7Omrp4tarG+3YVsSxpi9m g2gvzKzz4Vb4NtmRKiXtYGNqctMqUX8c5SA6nWQE0sg6dXhs6jQFK6ifsMEdpC2CWw+FFtwvzgbc IBX3PzfCKc70Z4Mjehm7D1cOXc7Oqb3dVLOaaoSRCFXxwLElongT0praWNetW/RUEA8GPuBgNV2c AIovRTVecEsQDeNGi2toeier5727+A0AAP//AwBQSwMEFAAGAAgAAAAhAE2kxjrgAAAACgEAAA8A AABkcnMvZG93bnJldi54bWxMj8FOwzAQRO9I/Qdrkbgg6tRKCQ1xqgqpHOBQ0SJxdeNtEhGvI9tp 07/HOZXjzI5m3xTr0XTsjM63liQs5gkwpMrqlmoJ34ft0wswHxRp1VlCCVf0sC5nd4XKtb3QF573 oWaxhHyuJDQh9DnnvmrQKD+3PVK8nawzKkTpaq6dusRy03GRJM/cqJbih0b1+NZg9bsfjIRKZPV1 N6T80338vD+u/GkrDjspH+7HzSuwgGO4hWHCj+hQRqajHUh71kWdpnFLkCCWGbApkGQLAew4OSvg ZcH/Tyj/AAAA//8DAFBLAQItABQABgAIAAAAIQC2gziS/gAAAOEBAAATAAAAAAAAAAAAAAAAAAAA AABbQ29udGVudF9UeXBlc10ueG1sUEsBAi0AFAAGAAgAAAAhADj9If/WAAAAlAEAAAsAAAAAAAAA AAAAAAAALwEAAF9yZWxzLy5yZWxzUEsBAi0AFAAGAAgAAAAhAI1NfFSpAgAAvwUAAA4AAAAAAAAA AAAAAAAALgIAAGRycy9lMm9Eb2MueG1sUEsBAi0AFAAGAAgAAAAhAE2kxjrgAAAACgEAAA8AAAAA AAAAAAAAAAAAAwUAAGRycy9kb3ducmV2LnhtbFBLBQYAAAAABAAEAPMAAAAQBgAAAAA= " filled="f" id="Freeform 7" o:spid="_x0000_s1026">
                <v:path o:connectlocs="0,0;5887720,0" o:connecttype="custom" o:connectangles="0,0" arrowok="t"/>
                <w10:wrap anchorx="page" type="topAndBottom"/>
              </v:shape>
            </w:pict>
          </mc:Fallback>
        </mc:AlternateContent>
      </w:r>
    </w:p>
    <w:p w14:paraId="07A67C43" w14:textId="77777777" w:rsidR="00141473" w:rsidRDefault="00141473">
      <w:pPr>
        <w:pStyle w:val="BodyText"/>
        <w:rPr>
          <w:b/>
          <w:sz w:val="20"/>
        </w:rPr>
      </w:pPr>
    </w:p>
    <w:p w14:paraId="18F9DCAA" w14:textId="6C809F05" w:rsidR="00141473" w:rsidRDefault="002D1B13">
      <w:pPr>
        <w:pStyle w:val="BodyText"/>
        <w:spacing w:before="8"/>
        <w:rPr>
          <w:b/>
          <w:sz w:val="14"/>
        </w:rPr>
      </w:pPr>
      <w:r>
        <w:rPr>
          <w:noProof/>
          <w:lang w:bidi="ar-SA"/>
        </w:rPr>
        <mc:AlternateContent>
          <mc:Choice Requires="wpg">
            <w:drawing>
              <wp:anchor distT="0" distB="0" distL="0" distR="0" simplePos="0" relativeHeight="251663360" behindDoc="1" locked="0" layoutInCell="1" allowOverlap="1" wp14:anchorId="57AADD80" wp14:editId="709A5A21">
                <wp:simplePos x="0" y="0"/>
                <wp:positionH relativeFrom="page">
                  <wp:posOffset>914400</wp:posOffset>
                </wp:positionH>
                <wp:positionV relativeFrom="paragraph">
                  <wp:posOffset>133350</wp:posOffset>
                </wp:positionV>
                <wp:extent cx="5890260" cy="13335"/>
                <wp:effectExtent l="0" t="0" r="0" b="0"/>
                <wp:wrapTopAndBottom/>
                <wp:docPr id="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90260" cy="13335"/>
                          <a:chOff x="1440" y="210"/>
                          <a:chExt cx="9276" cy="21"/>
                        </a:xfrm>
                      </wpg:grpSpPr>
                      <wps:wsp>
                        <wps:cNvPr id="10" name="Line 6"/>
                        <wps:cNvCnPr>
                          <a:cxnSpLocks noChangeShapeType="1"/>
                        </wps:cNvCnPr>
                        <wps:spPr bwMode="auto">
                          <a:xfrm>
                            <a:off x="1440" y="220"/>
                            <a:ext cx="3039" cy="0"/>
                          </a:xfrm>
                          <a:prstGeom prst="line">
                            <a:avLst/>
                          </a:prstGeom>
                          <a:noFill/>
                          <a:ln w="127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 name="Line 5"/>
                        <wps:cNvCnPr>
                          <a:cxnSpLocks noChangeShapeType="1"/>
                        </wps:cNvCnPr>
                        <wps:spPr bwMode="auto">
                          <a:xfrm>
                            <a:off x="4482" y="220"/>
                            <a:ext cx="6234" cy="0"/>
                          </a:xfrm>
                          <a:prstGeom prst="line">
                            <a:avLst/>
                          </a:prstGeom>
                          <a:noFill/>
                          <a:ln w="1277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E7A7B2D" coordorigin="1440,210" style="position:absolute;margin-left:1in;margin-top:10.5pt;width:463.8pt;height:1.05pt;z-index:-251653120;mso-wrap-distance-left:0;mso-wrap-distance-right:0;mso-position-horizontal-relative:page" coordsize="927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uxEdYgIAANMGAAAOAAAAZHJzL2Uyb0RvYy54bWzkVcmOGjEQvUfKP1h9D70xLC2aOcAMF5Ig zeQDjNu9KG7bsg0Nf5/yAmTIIdJEySUcLLtf1XPVe7ZZPJ56ho5U6U7wMkpHSYQoJ6LqeFNG316f P80ipA3mFWaC0zI6Ux09Lj9+WAyyoJloBauoQkDCdTHIMmqNkUUca9LSHuuRkJQDWAvVYwNL1cSV wgOw9yzOkmQSD0JVUglCtYavaw9GS8df15SYr3WtqUGsjKA240blxr0d4+UCF43Csu1IKAO/o4oe dxw2vVKtscHooLpfqPqOKKFFbUZE9LGo645Q1wN0kyZ33WyUOEjXS1MMjbzKBNLe6fRuWvLluFOo q8oIjOK4B4vcrmhspRlkU0DERskXuVO+P5huBfmuAY7vcbtufDDaD59FBXT4YIST5lSr3lJA0+jk HDhfHaAngwh8fJjNk2wCRhHA0jzPH7xDpAUbbVY6HgMKYJYG80j7FJLn2XTiM7PUpsW48Hu6OkNd tik4avqmpv4zNV9aLKkzSVutgprzi5rbjlM08WK6gBX3SpITD0oiLlYt5g11VK9nCar5BmypwOlT 7EKDDb9V9qZRFjS6yJsnORRmtXXAVSBcSKXNhooe2UkZMajamYaPW228lpcQ6yEXzx1j8B0XjKMB 6s2m08RlaMG6yqIW1KrZr5hCR2zvn/sFZ96EWeo11q2Pc5D3HS4Ar9w2LcXVU5gb3DE/hw4YdwfR a+Pd3YvqvFO26uD1PzIdjmS4Q851d3bfWIiLv+f6eDzL/M24d32S5eP/03V38eHldG9BeOXt0/zz 2p2S23/R8gcAAAD//wMAUEsDBBQABgAIAAAAIQADUGM/4AAAAAoBAAAPAAAAZHJzL2Rvd25yZXYu eG1sTI9Ba8JAEIXvhf6HZQq91c2qtSXNRkTanqRQLYi3MTsmwexuyK5J/PcdT+1peDOPN9/LlqNt RE9dqL3ToCYJCHKFN7UrNfzsPp5eQYSIzmDjHWm4UoBlfn+XYWr84L6p38ZScIgLKWqoYmxTKUNR kcUw8S05vp18ZzGy7EppOhw43DZymiQLabF2/KHCltYVFeftxWr4HHBYzdR7vzmf1tfD7vlrv1Gk 9ePDuHoDEWmMf2a44TM65Mx09BdngmhYz+fcJWqYKp43Q/KiFiCOvJkpkHkm/1fIfwEAAP//AwBQ SwECLQAUAAYACAAAACEAtoM4kv4AAADhAQAAEwAAAAAAAAAAAAAAAAAAAAAAW0NvbnRlbnRfVHlw ZXNdLnhtbFBLAQItABQABgAIAAAAIQA4/SH/1gAAAJQBAAALAAAAAAAAAAAAAAAAAC8BAABfcmVs cy8ucmVsc1BLAQItABQABgAIAAAAIQCruxEdYgIAANMGAAAOAAAAAAAAAAAAAAAAAC4CAABkcnMv ZTJvRG9jLnhtbFBLAQItABQABgAIAAAAIQADUGM/4AAAAAoBAAAPAAAAAAAAAAAAAAAAALwEAABk cnMvZG93bnJldi54bWxQSwUGAAAAAAQABADzAAAAyQUAAAAA " id="Group 4" o:spid="_x0000_s1026">
                <v:line strokeweight=".35472mm" o:connectortype="straight" style="position:absolute;visibility:visible;mso-wrap-style:square" from="1440,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urSwwAAANoAAAAPAAAAZHJzL2Rvd25yZXYueG1sRI9Pi8Iw FMTvwn6H8Ba8aaoH0a5RRBE8LLL+Wejx2TzbYvNSkmyt334jCB6HmfkNM192phYtOV9ZVjAaJiCI c6srLhScT9vBFIQPyBpry6TgQR6Wi4/eHFNt73yg9hgKESHsU1RQhtCkUvq8JIN+aBvi6F2tMxii dIXUDu8Rbmo5TpKJNFhxXCixoXVJ+e34ZxTkbSazn81vt189Jtnl/O2SJrso1f/sVl8gAnXhHX61 d1rBDJ5X4g2Qi38AAAD//wMAUEsBAi0AFAAGAAgAAAAhANvh9svuAAAAhQEAABMAAAAAAAAAAAAA AAAAAAAAAFtDb250ZW50X1R5cGVzXS54bWxQSwECLQAUAAYACAAAACEAWvQsW78AAAAVAQAACwAA AAAAAAAAAAAAAAAfAQAAX3JlbHMvLnJlbHNQSwECLQAUAAYACAAAACEAPgbq0sMAAADaAAAADwAA AAAAAAAAAAAAAAAHAgAAZHJzL2Rvd25yZXYueG1sUEsFBgAAAAADAAMAtwAAAPcCAAAAAA== " id="Line 6" to="4479,220" o:spid="_x0000_s1027"/>
                <v:line strokeweight=".35472mm" o:connectortype="straight" style="position:absolute;visibility:visible;mso-wrap-style:square" from="4482,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vIsZxAAAANsAAAAPAAAAZHJzL2Rvd25yZXYueG1sRI9Ba8JA EIXvBf/DMkJvdVMPItFVpEXwINJahRzH7JiEZmfD7hrjv+8chN5meG/e+2a5Hlyregqx8WzgfZKB Ii69bbgycPrZvs1BxYRssfVMBh4UYb0avSwxt/7O39QfU6UkhGOOBuqUulzrWNbkME58Ryza1QeH SdZQaRvwLuGu1dMsm2mHDUtDjR191FT+Hm/OQNkXuvj6PA+HzWNWXE77kHXFxZjX8bBZgEo0pH/z 83pnBV/o5RcZQK/+AAAA//8DAFBLAQItABQABgAIAAAAIQDb4fbL7gAAAIUBAAATAAAAAAAAAAAA AAAAAAAAAABbQ29udGVudF9UeXBlc10ueG1sUEsBAi0AFAAGAAgAAAAhAFr0LFu/AAAAFQEAAAsA AAAAAAAAAAAAAAAAHwEAAF9yZWxzLy5yZWxzUEsBAi0AFAAGAAgAAAAhAHO8ixnEAAAA2wAAAA8A AAAAAAAAAAAAAAAABwIAAGRycy9kb3ducmV2LnhtbFBLBQYAAAAAAwADALcAAAD4AgAAAAA= " id="Line 5" to="10716,220" o:spid="_x0000_s1028"/>
                <w10:wrap anchorx="page" type="topAndBottom"/>
              </v:group>
            </w:pict>
          </mc:Fallback>
        </mc:AlternateContent>
      </w:r>
    </w:p>
    <w:p w14:paraId="44931812" w14:textId="77777777" w:rsidR="00141473" w:rsidRDefault="00141473">
      <w:pPr>
        <w:pStyle w:val="BodyText"/>
        <w:rPr>
          <w:b/>
          <w:sz w:val="20"/>
        </w:rPr>
      </w:pPr>
    </w:p>
    <w:p w14:paraId="5A0F5679" w14:textId="032B6ADA" w:rsidR="00141473" w:rsidRDefault="002D1B13">
      <w:pPr>
        <w:pStyle w:val="BodyText"/>
        <w:spacing w:before="6"/>
        <w:rPr>
          <w:b/>
          <w:sz w:val="14"/>
        </w:rPr>
      </w:pPr>
      <w:r>
        <w:rPr>
          <w:noProof/>
          <w:lang w:bidi="ar-SA"/>
        </w:rPr>
        <mc:AlternateContent>
          <mc:Choice Requires="wps">
            <w:drawing>
              <wp:anchor distT="0" distB="0" distL="0" distR="0" simplePos="0" relativeHeight="251664384" behindDoc="1" locked="0" layoutInCell="1" allowOverlap="1" wp14:anchorId="510051F0" wp14:editId="3A3AF73B">
                <wp:simplePos x="0" y="0"/>
                <wp:positionH relativeFrom="page">
                  <wp:posOffset>914400</wp:posOffset>
                </wp:positionH>
                <wp:positionV relativeFrom="paragraph">
                  <wp:posOffset>138430</wp:posOffset>
                </wp:positionV>
                <wp:extent cx="5887720" cy="1270"/>
                <wp:effectExtent l="0" t="0" r="0" b="0"/>
                <wp:wrapTopAndBottom/>
                <wp:docPr id="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7720" cy="1270"/>
                        </a:xfrm>
                        <a:custGeom>
                          <a:avLst/>
                          <a:gdLst>
                            <a:gd name="T0" fmla="+- 0 1440 1440"/>
                            <a:gd name="T1" fmla="*/ T0 w 9272"/>
                            <a:gd name="T2" fmla="+- 0 10712 1440"/>
                            <a:gd name="T3" fmla="*/ T2 w 9272"/>
                          </a:gdLst>
                          <a:ahLst/>
                          <a:cxnLst>
                            <a:cxn ang="0">
                              <a:pos x="T1" y="0"/>
                            </a:cxn>
                            <a:cxn ang="0">
                              <a:pos x="T3" y="0"/>
                            </a:cxn>
                          </a:cxnLst>
                          <a:rect l="0" t="0" r="r" b="b"/>
                          <a:pathLst>
                            <a:path w="9272">
                              <a:moveTo>
                                <a:pt x="0" y="0"/>
                              </a:moveTo>
                              <a:lnTo>
                                <a:pt x="9272" y="0"/>
                              </a:lnTo>
                            </a:path>
                          </a:pathLst>
                        </a:custGeom>
                        <a:noFill/>
                        <a:ln w="127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path="m,l9272,e" w14:anchorId="4843F92F" strokeweight=".35472mm" style="position:absolute;margin-left:1in;margin-top:10.9pt;width:463.6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72,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JJnzqAIAAL4FAAAOAAAAZHJzL2Uyb0RvYy54bWysVF9v0zAQf0fiO1h+BG1Js0G3aumENoaQ Bkxa+QCu4zQRjs/YbtPx6Tmfky4r4gWRB+ucO//u7nd/rq73nWY75XwLpuSz05wzZSRUrdmU/Pvq 7uSCMx+EqYQGo0r+pDy/Xr5+ddXbhSqgAV0pxxDE+EVvS96EYBdZ5mWjOuFPwSqDyhpcJwJe3Sar nOgRvdNZkefvsx5cZR1I5T3+vU1KviT8ulYyfKtrrwLTJcfYAp2OznU8s+WVWGycsE0rhzDEP0TR idag0wPUrQiCbV37B1TXSgce6nAqocugrlupKAfMZpYfZfPYCKsoFyTH2wNN/v/Byq+7B8faquRz zozosER3TqlIODuL7PTWL9Do0T64mJ+39yB/eFRkLzTx4tGGrfsvUCGK2AYgRva16+JLzJXtifin A/FqH5jEn+8uLubzAusjUTcr5lSXTCzGt3LrwycFhCN29z6kslUoEenVEPoKIepOYwXfnrCczc7P 0zGU+WA2G83eZGyVs55dFvPi2KgYjRJWPp8VhHhsdzbaRbBiAoYJbMYQRTNGLfdmCBslJuKc5ESU BR8JWmFwI0OIgEYxxb/You9j2/RmcOFwAI5b33GGrb9OaVgRYmTRRRRZX3LiIv7oYKdWQKpwVDp0 8qzVZmpFz6dRJTW+iA6wb5JATmOsk9IauGu1ptpqE0PBVsBeiBF40G0VtXRxm/WNdmwn4lTTF7NB tBdm1vlwK3yT7EiVknawNRW5aZSoPg5yEK1OMgJpZJ06PDZ1moI1VE/Y4A7SEsGlh0ID7hdnPS6Q kvufW+EUZ/qzwQm9jN2HG4cu5++ovd1Us55qhJEIVfLAsSWieBPSltpa124a9DQjHgx8wMGq2zgB FF+KarjgkiAahoUWt9D0TlbPa3f5GwAA//8DAFBLAwQUAAYACAAAACEA6abltt8AAAAKAQAADwAA AGRycy9kb3ducmV2LnhtbEyPwU7DMBBE70j8g7VIXBB1YkUUQpwKIZUDHCpaJK5uvE0i4nVkO236 92xPcJzZ0ey8ajW7QRwxxN6ThnyRgUBqvO2p1fC1W98/gojJkDWDJ9Rwxgir+vqqMqX1J/rE4za1 gksolkZDl9JYShmbDp2JCz8i8e3ggzOJZWilDebE5W6QKssepDM98YfOjPjaYfOznZyGRi3b82Yq 5Ed4/367e4qHtdpttL69mV+eQSSc018YLvN5OtS8ae8nslEMrIuCWZIGlTPCJZAtcwViz47KQNaV /I9Q/wIAAP//AwBQSwECLQAUAAYACAAAACEAtoM4kv4AAADhAQAAEwAAAAAAAAAAAAAAAAAAAAAA W0NvbnRlbnRfVHlwZXNdLnhtbFBLAQItABQABgAIAAAAIQA4/SH/1gAAAJQBAAALAAAAAAAAAAAA AAAAAC8BAABfcmVscy8ucmVsc1BLAQItABQABgAIAAAAIQB5JJnzqAIAAL4FAAAOAAAAAAAAAAAA AAAAAC4CAABkcnMvZTJvRG9jLnhtbFBLAQItABQABgAIAAAAIQDppuW23wAAAAoBAAAPAAAAAAAA AAAAAAAAAAIFAABkcnMvZG93bnJldi54bWxQSwUGAAAAAAQABADzAAAADgYAAAAA " filled="f" id="Freeform 3" o:spid="_x0000_s1026">
                <v:path o:connectlocs="0,0;5887720,0" o:connecttype="custom" o:connectangles="0,0" arrowok="t"/>
                <w10:wrap anchorx="page" type="topAndBottom"/>
              </v:shape>
            </w:pict>
          </mc:Fallback>
        </mc:AlternateContent>
      </w:r>
    </w:p>
    <w:p w14:paraId="19753FB8" w14:textId="77777777" w:rsidR="00141473" w:rsidRDefault="00141473">
      <w:pPr>
        <w:pStyle w:val="BodyText"/>
        <w:rPr>
          <w:b/>
          <w:sz w:val="20"/>
        </w:rPr>
      </w:pPr>
    </w:p>
    <w:p w14:paraId="421A2E91" w14:textId="4D655D5B" w:rsidR="00141473" w:rsidRDefault="002D1B13">
      <w:pPr>
        <w:pStyle w:val="BodyText"/>
        <w:spacing w:before="6"/>
        <w:rPr>
          <w:b/>
          <w:sz w:val="14"/>
        </w:rPr>
      </w:pPr>
      <w:r>
        <w:rPr>
          <w:noProof/>
          <w:lang w:bidi="ar-SA"/>
        </w:rPr>
        <mc:AlternateContent>
          <mc:Choice Requires="wps">
            <w:drawing>
              <wp:anchor distT="0" distB="0" distL="0" distR="0" simplePos="0" relativeHeight="251665408" behindDoc="1" locked="0" layoutInCell="1" allowOverlap="1" wp14:anchorId="145452B6" wp14:editId="03C23B30">
                <wp:simplePos x="0" y="0"/>
                <wp:positionH relativeFrom="page">
                  <wp:posOffset>914400</wp:posOffset>
                </wp:positionH>
                <wp:positionV relativeFrom="paragraph">
                  <wp:posOffset>137795</wp:posOffset>
                </wp:positionV>
                <wp:extent cx="5887720" cy="1270"/>
                <wp:effectExtent l="0" t="0" r="0" b="0"/>
                <wp:wrapTopAndBottom/>
                <wp:docPr id="6"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7720" cy="1270"/>
                        </a:xfrm>
                        <a:custGeom>
                          <a:avLst/>
                          <a:gdLst>
                            <a:gd name="T0" fmla="+- 0 1440 1440"/>
                            <a:gd name="T1" fmla="*/ T0 w 9272"/>
                            <a:gd name="T2" fmla="+- 0 10712 1440"/>
                            <a:gd name="T3" fmla="*/ T2 w 9272"/>
                          </a:gdLst>
                          <a:ahLst/>
                          <a:cxnLst>
                            <a:cxn ang="0">
                              <a:pos x="T1" y="0"/>
                            </a:cxn>
                            <a:cxn ang="0">
                              <a:pos x="T3" y="0"/>
                            </a:cxn>
                          </a:cxnLst>
                          <a:rect l="0" t="0" r="r" b="b"/>
                          <a:pathLst>
                            <a:path w="9272">
                              <a:moveTo>
                                <a:pt x="0" y="0"/>
                              </a:moveTo>
                              <a:lnTo>
                                <a:pt x="9272" y="0"/>
                              </a:lnTo>
                            </a:path>
                          </a:pathLst>
                        </a:custGeom>
                        <a:noFill/>
                        <a:ln w="127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path="m,l9272,e" w14:anchorId="3038D5A7" strokeweight=".35472mm" style="position:absolute;margin-left:1in;margin-top:10.85pt;width:463.6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72,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HR/rqwIAAL4FAAAOAAAAZHJzL2Uyb0RvYy54bWysVF9v0zAQf0fiO1h+BG1Jw1i3aumENoaQ Bkxa+QCu4zQRjs/YbtPx6Tmfky4r4gWRB+ucO//u7nd/rq73nWY75XwLpuSz05wzZSRUrdmU/Pvq 7uSCMx+EqYQGo0r+pDy/Xr5+ddXbhSqgAV0pxxDE+EVvS96EYBdZ5mWjOuFPwSqDyhpcJwJe3Sar nOgRvdNZkefnWQ+usg6k8h7/3iYlXxJ+XSsZvtW1V4HpkmNsgU5H5zqe2fJKLDZO2KaVQxjiH6Lo RGvQ6QHqVgTBtq79A6prpQMPdTiV0GVQ161UlANmM8uPsnlshFWUC5Lj7YEm//9g5dfdg2NtVfJz zozosER3TqlIOCsiO731CzR6tA8u5uftPcgfHhXZC028eLRh6/4LVIgitgGIkX3tuvgSc2V7Iv7p QLzaBybx5/uLi/m8wPpI1M2KOdUlE4vxrdz68EkB4YjdvQ+pbBVKRHo1hL5CiLrTWMG3Jyxns7Oz dAxlPpjNRrM3GVvlrGeXxZyyxQIejIrRKGHl81lBiMdg70a7CFZMwDCBzRiiaMao5d4MYaPERJyT nIiy4CNBKwxuZAgR0Cim+Bdb9H1sm94MLhwOwHHrO86w9dcpDStCjCy6iCLrS05cxB8d7NQKSBWO SodOnrXaTK3o+TSqpMYX0QH2TRLIaYx1UloDd63WVFttYijYCtgLMQIPuq2ili5us77Rju1EnGr6 YjaI9sLMOh9uhW+SHalS0g62piI3jRLVx0EOotVJRiCNrFOHx6ZOU7CG6gkb3EFaIrj0UGjA/eKs xwVScv9zK5ziTH82OKGXsftw49Dl7D21t5tq1lONMBKhSh44tkQUb0LaUlvr2k2DnmbEg4EPOFh1 GyeA4ktRDRdcEkTDsNDiFpreyep57S5/AwAA//8DAFBLAwQUAAYACAAAACEAX7KbL+AAAAAKAQAA DwAAAGRycy9kb3ducmV2LnhtbEyPwU7DMBBE70j8g7VIXBB1YkWEpnEqhFQOcKhokXp1420SEa8j 22nTv8c50ePMjmbflOvJ9OyMzneWJKSLBBhSbXVHjYSf/eb5FZgPirTqLaGEK3pYV/d3pSq0vdA3 nnehYbGEfKEktCEMBee+btEov7ADUrydrDMqROkarp26xHLTc5EkL9yojuKHVg343mL9uxuNhFrk zXU7ZvzLfR4+npb+tBH7rZSPD9PbCljAKfyHYcaP6FBFpqMdSXvWR51lcUuQINIc2BxI8lQAO87O EnhV8tsJ1R8AAAD//wMAUEsBAi0AFAAGAAgAAAAhALaDOJL+AAAA4QEAABMAAAAAAAAAAAAAAAAA AAAAAFtDb250ZW50X1R5cGVzXS54bWxQSwECLQAUAAYACAAAACEAOP0h/9YAAACUAQAACwAAAAAA AAAAAAAAAAAvAQAAX3JlbHMvLnJlbHNQSwECLQAUAAYACAAAACEATB0f66sCAAC+BQAADgAAAAAA AAAAAAAAAAAuAgAAZHJzL2Uyb0RvYy54bWxQSwECLQAUAAYACAAAACEAX7KbL+AAAAAKAQAADwAA AAAAAAAAAAAAAAAFBQAAZHJzL2Rvd25yZXYueG1sUEsFBgAAAAAEAAQA8wAAABIGAAAAAA== " filled="f" id="Freeform 2" o:spid="_x0000_s1026">
                <v:path o:connectlocs="0,0;5887720,0" o:connecttype="custom" o:connectangles="0,0" arrowok="t"/>
                <w10:wrap anchorx="page" type="topAndBottom"/>
              </v:shape>
            </w:pict>
          </mc:Fallback>
        </mc:AlternateContent>
      </w:r>
    </w:p>
    <w:p w14:paraId="0179376A" w14:textId="77777777" w:rsidR="00141473" w:rsidRDefault="00141473">
      <w:pPr>
        <w:pStyle w:val="BodyText"/>
        <w:rPr>
          <w:b/>
          <w:sz w:val="20"/>
        </w:rPr>
      </w:pPr>
    </w:p>
    <w:p w14:paraId="224F7C9B" w14:textId="77777777" w:rsidR="00141473" w:rsidRDefault="00141473">
      <w:pPr>
        <w:pStyle w:val="BodyText"/>
        <w:rPr>
          <w:b/>
          <w:sz w:val="20"/>
        </w:rPr>
      </w:pPr>
    </w:p>
    <w:p w14:paraId="5E6C0865" w14:textId="77777777" w:rsidR="00141473" w:rsidRDefault="00141473">
      <w:pPr>
        <w:pStyle w:val="BodyText"/>
        <w:rPr>
          <w:b/>
          <w:sz w:val="20"/>
        </w:rPr>
      </w:pPr>
    </w:p>
    <w:p w14:paraId="718AF7F9" w14:textId="77777777" w:rsidR="00141473" w:rsidRDefault="00141473">
      <w:pPr>
        <w:pStyle w:val="BodyText"/>
        <w:spacing w:before="10"/>
        <w:rPr>
          <w:b/>
          <w:sz w:val="24"/>
        </w:rPr>
      </w:pPr>
    </w:p>
    <w:p w14:paraId="7B57F58D" w14:textId="77777777" w:rsidR="00141473" w:rsidRDefault="00C835F2">
      <w:pPr>
        <w:tabs>
          <w:tab w:val="left" w:pos="6136"/>
          <w:tab w:val="left" w:pos="9403"/>
        </w:tabs>
        <w:spacing w:before="90"/>
        <w:ind w:left="100"/>
        <w:rPr>
          <w:b/>
          <w:sz w:val="24"/>
        </w:rPr>
      </w:pPr>
      <w:r>
        <w:rPr>
          <w:b/>
          <w:sz w:val="24"/>
        </w:rPr>
        <w:t>PREPARED</w:t>
      </w:r>
      <w:r>
        <w:rPr>
          <w:b/>
          <w:spacing w:val="-1"/>
          <w:sz w:val="24"/>
        </w:rPr>
        <w:t xml:space="preserve"> </w:t>
      </w:r>
      <w:r>
        <w:rPr>
          <w:b/>
          <w:sz w:val="24"/>
        </w:rPr>
        <w:t>BY:</w:t>
      </w:r>
      <w:r>
        <w:rPr>
          <w:b/>
          <w:sz w:val="24"/>
          <w:u w:val="single"/>
        </w:rPr>
        <w:t xml:space="preserve"> </w:t>
      </w:r>
      <w:r>
        <w:rPr>
          <w:b/>
          <w:sz w:val="24"/>
          <w:u w:val="single"/>
        </w:rPr>
        <w:tab/>
      </w:r>
      <w:r>
        <w:rPr>
          <w:b/>
          <w:sz w:val="24"/>
        </w:rPr>
        <w:t>DATE:</w:t>
      </w:r>
      <w:r>
        <w:rPr>
          <w:b/>
          <w:spacing w:val="-1"/>
          <w:sz w:val="24"/>
        </w:rPr>
        <w:t xml:space="preserve"> </w:t>
      </w:r>
      <w:r>
        <w:rPr>
          <w:b/>
          <w:sz w:val="24"/>
          <w:u w:val="single"/>
        </w:rPr>
        <w:t xml:space="preserve"> </w:t>
      </w:r>
      <w:r>
        <w:rPr>
          <w:b/>
          <w:sz w:val="24"/>
          <w:u w:val="single"/>
        </w:rPr>
        <w:tab/>
      </w:r>
    </w:p>
    <w:p w14:paraId="78742A37" w14:textId="77777777" w:rsidR="00141473" w:rsidRDefault="00141473">
      <w:pPr>
        <w:rPr>
          <w:sz w:val="24"/>
        </w:rPr>
        <w:sectPr w:rsidR="00141473">
          <w:pgSz w:w="12240" w:h="15840"/>
          <w:pgMar w:top="1340" w:right="1040" w:bottom="1160" w:left="1340" w:header="729" w:footer="974" w:gutter="0"/>
          <w:cols w:space="720"/>
        </w:sectPr>
      </w:pPr>
    </w:p>
    <w:p w14:paraId="1B8473E6" w14:textId="77777777" w:rsidR="00141473" w:rsidRDefault="00C835F2">
      <w:pPr>
        <w:spacing w:before="79"/>
        <w:jc w:val="right"/>
        <w:rPr>
          <w:b/>
          <w:sz w:val="24"/>
        </w:rPr>
      </w:pPr>
      <w:r>
        <w:rPr>
          <w:b/>
          <w:sz w:val="24"/>
        </w:rPr>
        <w:lastRenderedPageBreak/>
        <w:t>UNCLASSIFIED</w:t>
      </w:r>
    </w:p>
    <w:p w14:paraId="435EF208" w14:textId="77777777" w:rsidR="00141473" w:rsidRDefault="00C835F2">
      <w:pPr>
        <w:pStyle w:val="BodyText"/>
        <w:spacing w:before="6"/>
        <w:rPr>
          <w:b/>
          <w:sz w:val="30"/>
        </w:rPr>
      </w:pPr>
      <w:r>
        <w:br w:type="column"/>
      </w:r>
    </w:p>
    <w:p w14:paraId="2C77EE94" w14:textId="77777777" w:rsidR="00141473" w:rsidRDefault="00C835F2">
      <w:pPr>
        <w:ind w:left="2317"/>
        <w:rPr>
          <w:sz w:val="20"/>
        </w:rPr>
      </w:pPr>
      <w:r>
        <w:rPr>
          <w:sz w:val="20"/>
        </w:rPr>
        <w:t>J-3 Quality Assurance Surveillance Plan</w:t>
      </w:r>
    </w:p>
    <w:p w14:paraId="10087D29" w14:textId="77777777" w:rsidR="00141473" w:rsidRDefault="00141473">
      <w:pPr>
        <w:rPr>
          <w:sz w:val="20"/>
        </w:rPr>
        <w:sectPr w:rsidR="00141473">
          <w:headerReference w:type="default" r:id="rId19"/>
          <w:footerReference w:type="default" r:id="rId20"/>
          <w:pgSz w:w="15840" w:h="12240" w:orient="landscape"/>
          <w:pgMar w:top="640" w:right="1320" w:bottom="1160" w:left="1340" w:header="0" w:footer="974" w:gutter="0"/>
          <w:cols w:num="2" w:space="720" w:equalWidth="0">
            <w:col w:w="7472" w:space="40"/>
            <w:col w:w="5668"/>
          </w:cols>
        </w:sectPr>
      </w:pPr>
    </w:p>
    <w:p w14:paraId="30B635C2" w14:textId="77777777" w:rsidR="00141473" w:rsidRDefault="00141473">
      <w:pPr>
        <w:pStyle w:val="BodyText"/>
        <w:rPr>
          <w:sz w:val="20"/>
        </w:rPr>
      </w:pPr>
    </w:p>
    <w:p w14:paraId="59391F3A" w14:textId="77777777" w:rsidR="00141473" w:rsidRDefault="00C835F2">
      <w:pPr>
        <w:spacing w:before="228"/>
        <w:ind w:left="4054" w:right="4072"/>
        <w:jc w:val="center"/>
        <w:rPr>
          <w:b/>
          <w:sz w:val="32"/>
        </w:rPr>
      </w:pPr>
      <w:bookmarkStart w:id="23" w:name="_bookmark19"/>
      <w:bookmarkEnd w:id="23"/>
      <w:r>
        <w:rPr>
          <w:b/>
          <w:sz w:val="32"/>
        </w:rPr>
        <w:t>ATTACHMENT 3 – CTIP Checklist</w:t>
      </w:r>
    </w:p>
    <w:p w14:paraId="7F6FE668" w14:textId="77777777" w:rsidR="00141473" w:rsidRDefault="00141473">
      <w:pPr>
        <w:pStyle w:val="BodyText"/>
        <w:rPr>
          <w:b/>
          <w:sz w:val="20"/>
        </w:rPr>
      </w:pPr>
    </w:p>
    <w:p w14:paraId="02E72B08" w14:textId="77777777" w:rsidR="00141473" w:rsidRDefault="00141473">
      <w:pPr>
        <w:pStyle w:val="BodyText"/>
        <w:spacing w:before="4" w:after="1"/>
        <w:rPr>
          <w:b/>
          <w:sz w:val="17"/>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6"/>
        <w:gridCol w:w="3151"/>
        <w:gridCol w:w="720"/>
        <w:gridCol w:w="720"/>
        <w:gridCol w:w="720"/>
        <w:gridCol w:w="4049"/>
      </w:tblGrid>
      <w:tr w:rsidR="00141473" w14:paraId="05C29B55" w14:textId="77777777">
        <w:trPr>
          <w:trHeight w:val="230"/>
        </w:trPr>
        <w:tc>
          <w:tcPr>
            <w:tcW w:w="12956" w:type="dxa"/>
            <w:gridSpan w:val="6"/>
            <w:shd w:val="clear" w:color="auto" w:fill="FCE9D9"/>
          </w:tcPr>
          <w:p w14:paraId="796A8022" w14:textId="77777777" w:rsidR="00141473" w:rsidRDefault="00C835F2">
            <w:pPr>
              <w:pStyle w:val="TableParagraph"/>
              <w:spacing w:line="210" w:lineRule="exact"/>
              <w:ind w:left="107"/>
              <w:rPr>
                <w:sz w:val="20"/>
              </w:rPr>
            </w:pPr>
            <w:r>
              <w:rPr>
                <w:sz w:val="20"/>
              </w:rPr>
              <w:t>Combating Trafficking in Persons (FAR 52.222-50)</w:t>
            </w:r>
          </w:p>
        </w:tc>
      </w:tr>
      <w:tr w:rsidR="00141473" w14:paraId="5335B0C8" w14:textId="77777777">
        <w:trPr>
          <w:trHeight w:val="230"/>
        </w:trPr>
        <w:tc>
          <w:tcPr>
            <w:tcW w:w="3596" w:type="dxa"/>
            <w:shd w:val="clear" w:color="auto" w:fill="DBE4F0"/>
          </w:tcPr>
          <w:p w14:paraId="15CDC38E" w14:textId="77777777" w:rsidR="00141473" w:rsidRDefault="00C835F2">
            <w:pPr>
              <w:pStyle w:val="TableParagraph"/>
              <w:spacing w:line="210" w:lineRule="exact"/>
              <w:ind w:left="107"/>
              <w:rPr>
                <w:b/>
                <w:sz w:val="20"/>
              </w:rPr>
            </w:pPr>
            <w:r>
              <w:rPr>
                <w:b/>
                <w:sz w:val="20"/>
              </w:rPr>
              <w:t>STANDARD</w:t>
            </w:r>
          </w:p>
        </w:tc>
        <w:tc>
          <w:tcPr>
            <w:tcW w:w="3151" w:type="dxa"/>
            <w:shd w:val="clear" w:color="auto" w:fill="DBE4F0"/>
          </w:tcPr>
          <w:p w14:paraId="11D3D07E" w14:textId="77777777" w:rsidR="00141473" w:rsidRDefault="00C835F2">
            <w:pPr>
              <w:pStyle w:val="TableParagraph"/>
              <w:spacing w:line="210" w:lineRule="exact"/>
              <w:ind w:left="107"/>
              <w:rPr>
                <w:b/>
                <w:sz w:val="20"/>
              </w:rPr>
            </w:pPr>
            <w:r>
              <w:rPr>
                <w:b/>
                <w:sz w:val="20"/>
              </w:rPr>
              <w:t>SURVEILLANCE METHOD</w:t>
            </w:r>
          </w:p>
        </w:tc>
        <w:tc>
          <w:tcPr>
            <w:tcW w:w="720" w:type="dxa"/>
            <w:shd w:val="clear" w:color="auto" w:fill="DBE4F0"/>
          </w:tcPr>
          <w:p w14:paraId="05F22434" w14:textId="77777777" w:rsidR="00141473" w:rsidRDefault="00C835F2">
            <w:pPr>
              <w:pStyle w:val="TableParagraph"/>
              <w:spacing w:line="210" w:lineRule="exact"/>
              <w:ind w:left="105"/>
              <w:rPr>
                <w:b/>
                <w:sz w:val="20"/>
              </w:rPr>
            </w:pPr>
            <w:r>
              <w:rPr>
                <w:b/>
                <w:sz w:val="20"/>
              </w:rPr>
              <w:t>YES</w:t>
            </w:r>
          </w:p>
        </w:tc>
        <w:tc>
          <w:tcPr>
            <w:tcW w:w="720" w:type="dxa"/>
            <w:shd w:val="clear" w:color="auto" w:fill="DBE4F0"/>
          </w:tcPr>
          <w:p w14:paraId="35639BBC" w14:textId="77777777" w:rsidR="00141473" w:rsidRDefault="00C835F2">
            <w:pPr>
              <w:pStyle w:val="TableParagraph"/>
              <w:spacing w:line="210" w:lineRule="exact"/>
              <w:ind w:left="106"/>
              <w:rPr>
                <w:b/>
                <w:sz w:val="20"/>
              </w:rPr>
            </w:pPr>
            <w:r>
              <w:rPr>
                <w:b/>
                <w:sz w:val="20"/>
              </w:rPr>
              <w:t>NO</w:t>
            </w:r>
          </w:p>
        </w:tc>
        <w:tc>
          <w:tcPr>
            <w:tcW w:w="720" w:type="dxa"/>
            <w:shd w:val="clear" w:color="auto" w:fill="DBE4F0"/>
          </w:tcPr>
          <w:p w14:paraId="495A41A8" w14:textId="77777777" w:rsidR="00141473" w:rsidRDefault="00C835F2">
            <w:pPr>
              <w:pStyle w:val="TableParagraph"/>
              <w:spacing w:line="210" w:lineRule="exact"/>
              <w:ind w:left="106"/>
              <w:rPr>
                <w:b/>
                <w:sz w:val="20"/>
              </w:rPr>
            </w:pPr>
            <w:r>
              <w:rPr>
                <w:b/>
                <w:sz w:val="20"/>
              </w:rPr>
              <w:t>N/A</w:t>
            </w:r>
          </w:p>
        </w:tc>
        <w:tc>
          <w:tcPr>
            <w:tcW w:w="4049" w:type="dxa"/>
            <w:shd w:val="clear" w:color="auto" w:fill="DBE4F0"/>
          </w:tcPr>
          <w:p w14:paraId="26959303" w14:textId="77777777" w:rsidR="00141473" w:rsidRDefault="00C835F2">
            <w:pPr>
              <w:pStyle w:val="TableParagraph"/>
              <w:spacing w:line="210" w:lineRule="exact"/>
              <w:ind w:left="106"/>
              <w:rPr>
                <w:b/>
                <w:sz w:val="20"/>
              </w:rPr>
            </w:pPr>
            <w:r>
              <w:rPr>
                <w:b/>
                <w:sz w:val="20"/>
              </w:rPr>
              <w:t>COMMENT</w:t>
            </w:r>
          </w:p>
        </w:tc>
      </w:tr>
      <w:tr w:rsidR="00141473" w14:paraId="73220998" w14:textId="77777777">
        <w:trPr>
          <w:trHeight w:val="827"/>
        </w:trPr>
        <w:tc>
          <w:tcPr>
            <w:tcW w:w="3596" w:type="dxa"/>
          </w:tcPr>
          <w:p w14:paraId="4DCBC890" w14:textId="77777777" w:rsidR="00141473" w:rsidRDefault="00C835F2">
            <w:pPr>
              <w:pStyle w:val="TableParagraph"/>
              <w:ind w:left="107" w:right="385"/>
              <w:rPr>
                <w:sz w:val="18"/>
              </w:rPr>
            </w:pPr>
            <w:r>
              <w:rPr>
                <w:sz w:val="18"/>
              </w:rPr>
              <w:t>1. Verify that the contractor has conducted training or kept records with employee signature as understanding of U.S. Zero</w:t>
            </w:r>
          </w:p>
          <w:p w14:paraId="1DDA2956" w14:textId="77777777" w:rsidR="00141473" w:rsidRDefault="00C835F2">
            <w:pPr>
              <w:pStyle w:val="TableParagraph"/>
              <w:spacing w:line="191" w:lineRule="exact"/>
              <w:ind w:left="107"/>
              <w:rPr>
                <w:sz w:val="18"/>
              </w:rPr>
            </w:pPr>
            <w:r>
              <w:rPr>
                <w:sz w:val="18"/>
              </w:rPr>
              <w:t>Tolerance policy.</w:t>
            </w:r>
          </w:p>
        </w:tc>
        <w:tc>
          <w:tcPr>
            <w:tcW w:w="3151" w:type="dxa"/>
          </w:tcPr>
          <w:p w14:paraId="557086BB" w14:textId="77777777" w:rsidR="00141473" w:rsidRDefault="00C835F2">
            <w:pPr>
              <w:pStyle w:val="TableParagraph"/>
              <w:ind w:left="107"/>
              <w:rPr>
                <w:sz w:val="20"/>
              </w:rPr>
            </w:pPr>
            <w:r>
              <w:rPr>
                <w:sz w:val="20"/>
              </w:rPr>
              <w:t>Review meeting/training/signature records as proof of contractor to employee notification.</w:t>
            </w:r>
          </w:p>
        </w:tc>
        <w:tc>
          <w:tcPr>
            <w:tcW w:w="720" w:type="dxa"/>
          </w:tcPr>
          <w:p w14:paraId="58EDA081" w14:textId="77777777" w:rsidR="00141473" w:rsidRDefault="00141473">
            <w:pPr>
              <w:pStyle w:val="TableParagraph"/>
              <w:ind w:left="0"/>
              <w:rPr>
                <w:sz w:val="18"/>
              </w:rPr>
            </w:pPr>
          </w:p>
        </w:tc>
        <w:tc>
          <w:tcPr>
            <w:tcW w:w="720" w:type="dxa"/>
          </w:tcPr>
          <w:p w14:paraId="2F335645" w14:textId="77777777" w:rsidR="00141473" w:rsidRDefault="00141473">
            <w:pPr>
              <w:pStyle w:val="TableParagraph"/>
              <w:ind w:left="0"/>
              <w:rPr>
                <w:sz w:val="18"/>
              </w:rPr>
            </w:pPr>
          </w:p>
        </w:tc>
        <w:tc>
          <w:tcPr>
            <w:tcW w:w="720" w:type="dxa"/>
          </w:tcPr>
          <w:p w14:paraId="5F817400" w14:textId="77777777" w:rsidR="00141473" w:rsidRDefault="00141473">
            <w:pPr>
              <w:pStyle w:val="TableParagraph"/>
              <w:ind w:left="0"/>
              <w:rPr>
                <w:sz w:val="18"/>
              </w:rPr>
            </w:pPr>
          </w:p>
        </w:tc>
        <w:tc>
          <w:tcPr>
            <w:tcW w:w="4049" w:type="dxa"/>
          </w:tcPr>
          <w:p w14:paraId="044C032A" w14:textId="77777777" w:rsidR="00141473" w:rsidRDefault="00141473">
            <w:pPr>
              <w:pStyle w:val="TableParagraph"/>
              <w:ind w:left="0"/>
              <w:rPr>
                <w:sz w:val="18"/>
              </w:rPr>
            </w:pPr>
          </w:p>
        </w:tc>
      </w:tr>
      <w:tr w:rsidR="00141473" w14:paraId="42060E40" w14:textId="77777777">
        <w:trPr>
          <w:trHeight w:val="1149"/>
        </w:trPr>
        <w:tc>
          <w:tcPr>
            <w:tcW w:w="3596" w:type="dxa"/>
          </w:tcPr>
          <w:p w14:paraId="7BD6F3EB" w14:textId="77777777" w:rsidR="00141473" w:rsidRDefault="00C835F2">
            <w:pPr>
              <w:pStyle w:val="TableParagraph"/>
              <w:ind w:left="107" w:right="120"/>
              <w:rPr>
                <w:sz w:val="18"/>
              </w:rPr>
            </w:pPr>
            <w:r>
              <w:rPr>
                <w:sz w:val="18"/>
              </w:rPr>
              <w:t>2. Verify that the contractor has a documented list of what the contractor cites as appropriate actions to violations</w:t>
            </w:r>
          </w:p>
        </w:tc>
        <w:tc>
          <w:tcPr>
            <w:tcW w:w="3151" w:type="dxa"/>
          </w:tcPr>
          <w:p w14:paraId="00586733" w14:textId="77777777" w:rsidR="00141473" w:rsidRDefault="00C835F2">
            <w:pPr>
              <w:pStyle w:val="TableParagraph"/>
              <w:ind w:left="107" w:right="370"/>
              <w:rPr>
                <w:sz w:val="20"/>
              </w:rPr>
            </w:pPr>
            <w:r>
              <w:rPr>
                <w:sz w:val="20"/>
              </w:rPr>
              <w:t>Validate actions (if any) by the contractor are documented and if employees are found to be in</w:t>
            </w:r>
          </w:p>
          <w:p w14:paraId="5A7BC77F" w14:textId="77777777" w:rsidR="00141473" w:rsidRDefault="00C835F2">
            <w:pPr>
              <w:pStyle w:val="TableParagraph"/>
              <w:spacing w:line="230" w:lineRule="exact"/>
              <w:ind w:left="107" w:right="500"/>
              <w:rPr>
                <w:sz w:val="20"/>
              </w:rPr>
            </w:pPr>
            <w:r>
              <w:rPr>
                <w:sz w:val="20"/>
              </w:rPr>
              <w:t>violation matches those in FAR 52.222-50(e)(1)</w:t>
            </w:r>
          </w:p>
        </w:tc>
        <w:tc>
          <w:tcPr>
            <w:tcW w:w="720" w:type="dxa"/>
          </w:tcPr>
          <w:p w14:paraId="59A14747" w14:textId="77777777" w:rsidR="00141473" w:rsidRDefault="00141473">
            <w:pPr>
              <w:pStyle w:val="TableParagraph"/>
              <w:ind w:left="0"/>
              <w:rPr>
                <w:sz w:val="18"/>
              </w:rPr>
            </w:pPr>
          </w:p>
        </w:tc>
        <w:tc>
          <w:tcPr>
            <w:tcW w:w="720" w:type="dxa"/>
          </w:tcPr>
          <w:p w14:paraId="1B38457D" w14:textId="77777777" w:rsidR="00141473" w:rsidRDefault="00141473">
            <w:pPr>
              <w:pStyle w:val="TableParagraph"/>
              <w:ind w:left="0"/>
              <w:rPr>
                <w:sz w:val="18"/>
              </w:rPr>
            </w:pPr>
          </w:p>
        </w:tc>
        <w:tc>
          <w:tcPr>
            <w:tcW w:w="720" w:type="dxa"/>
          </w:tcPr>
          <w:p w14:paraId="58CE85F4" w14:textId="77777777" w:rsidR="00141473" w:rsidRDefault="00141473">
            <w:pPr>
              <w:pStyle w:val="TableParagraph"/>
              <w:ind w:left="0"/>
              <w:rPr>
                <w:sz w:val="18"/>
              </w:rPr>
            </w:pPr>
          </w:p>
        </w:tc>
        <w:tc>
          <w:tcPr>
            <w:tcW w:w="4049" w:type="dxa"/>
          </w:tcPr>
          <w:p w14:paraId="05F5CEAA" w14:textId="77777777" w:rsidR="00141473" w:rsidRDefault="00141473">
            <w:pPr>
              <w:pStyle w:val="TableParagraph"/>
              <w:ind w:left="0"/>
              <w:rPr>
                <w:sz w:val="18"/>
              </w:rPr>
            </w:pPr>
          </w:p>
        </w:tc>
      </w:tr>
      <w:tr w:rsidR="00141473" w14:paraId="67C16170" w14:textId="77777777">
        <w:trPr>
          <w:trHeight w:val="621"/>
        </w:trPr>
        <w:tc>
          <w:tcPr>
            <w:tcW w:w="3596" w:type="dxa"/>
          </w:tcPr>
          <w:p w14:paraId="7D5D7374" w14:textId="77777777" w:rsidR="00141473" w:rsidRDefault="00C835F2">
            <w:pPr>
              <w:pStyle w:val="TableParagraph"/>
              <w:ind w:left="107" w:right="120"/>
              <w:rPr>
                <w:sz w:val="18"/>
              </w:rPr>
            </w:pPr>
            <w:r>
              <w:rPr>
                <w:sz w:val="18"/>
              </w:rPr>
              <w:t>3. Verify that the contractor has documented the number of violations to date (if any) and</w:t>
            </w:r>
          </w:p>
          <w:p w14:paraId="052330EA" w14:textId="77777777" w:rsidR="00141473" w:rsidRDefault="00C835F2">
            <w:pPr>
              <w:pStyle w:val="TableParagraph"/>
              <w:spacing w:line="191" w:lineRule="exact"/>
              <w:ind w:left="107"/>
              <w:rPr>
                <w:sz w:val="18"/>
              </w:rPr>
            </w:pPr>
            <w:r>
              <w:rPr>
                <w:sz w:val="18"/>
              </w:rPr>
              <w:t>documented actions taken (if any)</w:t>
            </w:r>
          </w:p>
        </w:tc>
        <w:tc>
          <w:tcPr>
            <w:tcW w:w="3151" w:type="dxa"/>
          </w:tcPr>
          <w:p w14:paraId="32183994" w14:textId="77777777" w:rsidR="00141473" w:rsidRDefault="00C835F2">
            <w:pPr>
              <w:pStyle w:val="TableParagraph"/>
              <w:ind w:left="107" w:right="386"/>
              <w:rPr>
                <w:sz w:val="20"/>
              </w:rPr>
            </w:pPr>
            <w:r>
              <w:rPr>
                <w:sz w:val="20"/>
              </w:rPr>
              <w:t>Review violations and document contractor actions</w:t>
            </w:r>
          </w:p>
        </w:tc>
        <w:tc>
          <w:tcPr>
            <w:tcW w:w="720" w:type="dxa"/>
          </w:tcPr>
          <w:p w14:paraId="6665C1EC" w14:textId="77777777" w:rsidR="00141473" w:rsidRDefault="00141473">
            <w:pPr>
              <w:pStyle w:val="TableParagraph"/>
              <w:ind w:left="0"/>
              <w:rPr>
                <w:sz w:val="18"/>
              </w:rPr>
            </w:pPr>
          </w:p>
        </w:tc>
        <w:tc>
          <w:tcPr>
            <w:tcW w:w="720" w:type="dxa"/>
          </w:tcPr>
          <w:p w14:paraId="68CD6ECC" w14:textId="77777777" w:rsidR="00141473" w:rsidRDefault="00141473">
            <w:pPr>
              <w:pStyle w:val="TableParagraph"/>
              <w:ind w:left="0"/>
              <w:rPr>
                <w:sz w:val="18"/>
              </w:rPr>
            </w:pPr>
          </w:p>
        </w:tc>
        <w:tc>
          <w:tcPr>
            <w:tcW w:w="720" w:type="dxa"/>
          </w:tcPr>
          <w:p w14:paraId="2C206FD0" w14:textId="77777777" w:rsidR="00141473" w:rsidRDefault="00141473">
            <w:pPr>
              <w:pStyle w:val="TableParagraph"/>
              <w:ind w:left="0"/>
              <w:rPr>
                <w:sz w:val="18"/>
              </w:rPr>
            </w:pPr>
          </w:p>
        </w:tc>
        <w:tc>
          <w:tcPr>
            <w:tcW w:w="4049" w:type="dxa"/>
          </w:tcPr>
          <w:p w14:paraId="736E4105" w14:textId="77777777" w:rsidR="00141473" w:rsidRDefault="00141473">
            <w:pPr>
              <w:pStyle w:val="TableParagraph"/>
              <w:ind w:left="0"/>
              <w:rPr>
                <w:sz w:val="18"/>
              </w:rPr>
            </w:pPr>
          </w:p>
        </w:tc>
      </w:tr>
    </w:tbl>
    <w:p w14:paraId="00C3F303" w14:textId="7E14C002" w:rsidR="00987085" w:rsidRDefault="00987085"/>
    <w:p w14:paraId="4B4D8240" w14:textId="77777777" w:rsidR="00987085" w:rsidRPr="00987085" w:rsidRDefault="00987085" w:rsidP="00987085"/>
    <w:p w14:paraId="1E7EDB45" w14:textId="77777777" w:rsidR="00987085" w:rsidRPr="00987085" w:rsidRDefault="00987085" w:rsidP="00987085"/>
    <w:p w14:paraId="5F6A16F5" w14:textId="77777777" w:rsidR="00987085" w:rsidRPr="00987085" w:rsidRDefault="00987085" w:rsidP="00987085"/>
    <w:p w14:paraId="7D938C16" w14:textId="77777777" w:rsidR="00987085" w:rsidRPr="00987085" w:rsidRDefault="00987085" w:rsidP="00987085"/>
    <w:p w14:paraId="56155C91" w14:textId="77777777" w:rsidR="00987085" w:rsidRPr="00987085" w:rsidRDefault="00987085" w:rsidP="00987085"/>
    <w:p w14:paraId="1890372C" w14:textId="77777777" w:rsidR="00987085" w:rsidRPr="00987085" w:rsidRDefault="00987085" w:rsidP="00987085"/>
    <w:p w14:paraId="18CB5209" w14:textId="77777777" w:rsidR="00987085" w:rsidRPr="00987085" w:rsidRDefault="00987085" w:rsidP="00987085"/>
    <w:p w14:paraId="4598364D" w14:textId="77777777" w:rsidR="00987085" w:rsidRPr="00987085" w:rsidRDefault="00987085" w:rsidP="00987085"/>
    <w:p w14:paraId="602019F9" w14:textId="77777777" w:rsidR="00987085" w:rsidRPr="00987085" w:rsidRDefault="00987085" w:rsidP="00987085"/>
    <w:p w14:paraId="45A86511" w14:textId="77777777" w:rsidR="00987085" w:rsidRPr="00987085" w:rsidRDefault="00987085" w:rsidP="00987085"/>
    <w:p w14:paraId="1A26E862" w14:textId="77777777" w:rsidR="00987085" w:rsidRPr="00987085" w:rsidRDefault="00987085" w:rsidP="00987085"/>
    <w:p w14:paraId="6026DD50" w14:textId="77777777" w:rsidR="00987085" w:rsidRPr="00987085" w:rsidRDefault="00987085" w:rsidP="00987085"/>
    <w:p w14:paraId="38A25031" w14:textId="77777777" w:rsidR="00987085" w:rsidRPr="00987085" w:rsidRDefault="00987085" w:rsidP="00987085"/>
    <w:p w14:paraId="69E3A90C" w14:textId="77777777" w:rsidR="00987085" w:rsidRPr="00987085" w:rsidRDefault="00987085" w:rsidP="00987085"/>
    <w:p w14:paraId="6BCBA6F9" w14:textId="77777777" w:rsidR="00987085" w:rsidRPr="00987085" w:rsidRDefault="00987085" w:rsidP="00987085"/>
    <w:p w14:paraId="45FDC1FA" w14:textId="77777777" w:rsidR="00987085" w:rsidRPr="00987085" w:rsidRDefault="00987085" w:rsidP="00987085"/>
    <w:p w14:paraId="3D68D0B1" w14:textId="77777777" w:rsidR="00987085" w:rsidRPr="00987085" w:rsidRDefault="00987085" w:rsidP="00987085"/>
    <w:p w14:paraId="165C4AB5" w14:textId="77777777" w:rsidR="00987085" w:rsidRPr="00987085" w:rsidRDefault="00987085" w:rsidP="00987085"/>
    <w:p w14:paraId="7D170F9F" w14:textId="6DAAAF88" w:rsidR="00987085" w:rsidRDefault="00987085" w:rsidP="00987085"/>
    <w:p w14:paraId="481CF3EF" w14:textId="19C6F7A9" w:rsidR="00C835F2" w:rsidRPr="00987085" w:rsidRDefault="00987085" w:rsidP="00987085">
      <w:pPr>
        <w:tabs>
          <w:tab w:val="left" w:pos="8385"/>
        </w:tabs>
      </w:pPr>
      <w:r>
        <w:tab/>
      </w:r>
    </w:p>
    <w:sectPr w:rsidR="00C835F2" w:rsidRPr="00987085">
      <w:type w:val="continuous"/>
      <w:pgSz w:w="15840" w:h="12240" w:orient="landscape"/>
      <w:pgMar w:top="1340" w:right="1320" w:bottom="116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3EB3F" w14:textId="77777777" w:rsidR="001B727C" w:rsidRDefault="001B727C">
      <w:r>
        <w:separator/>
      </w:r>
    </w:p>
  </w:endnote>
  <w:endnote w:type="continuationSeparator" w:id="0">
    <w:p w14:paraId="28451324" w14:textId="77777777" w:rsidR="001B727C" w:rsidRDefault="001B7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25D7" w14:textId="77777777" w:rsidR="00834A60" w:rsidRDefault="00834A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1D6A" w14:textId="470CE795" w:rsidR="00FF3BC3" w:rsidRDefault="00FF3BC3">
    <w:pPr>
      <w:pStyle w:val="Footer"/>
    </w:pPr>
    <w:r>
      <w:t xml:space="preserve">                                                                    UNCLASSIFIED</w:t>
    </w:r>
  </w:p>
  <w:p w14:paraId="79EFCA30" w14:textId="4C7B7361" w:rsidR="00FF3BC3" w:rsidRPr="003249B1" w:rsidRDefault="00FF3BC3" w:rsidP="003249B1">
    <w:pPr>
      <w:pStyle w:val="BodyText"/>
      <w:spacing w:line="14" w:lineRule="auto"/>
      <w:rPr>
        <w:rFonts w:ascii="Courier" w:hAnsi="Courier"/>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55D81" w14:textId="77777777" w:rsidR="00FF3BC3" w:rsidRPr="00CE7591" w:rsidRDefault="00FF3BC3">
    <w:pPr>
      <w:pStyle w:val="Footer"/>
      <w:rPr>
        <w:rFonts w:ascii="Courier" w:hAnsi="Courier"/>
        <w:sz w:val="24"/>
      </w:rPr>
    </w:pPr>
  </w:p>
  <w:p w14:paraId="2D1553B0" w14:textId="2200ED5D" w:rsidR="00FF3BC3" w:rsidRDefault="00FF3BC3" w:rsidP="00CE7591">
    <w:pPr>
      <w:pStyle w:val="Footer"/>
      <w:jc w:val="center"/>
    </w:pPr>
    <w:r w:rsidRPr="00CE7591">
      <w:rPr>
        <w:rFonts w:ascii="Courier" w:hAnsi="Courier"/>
        <w:sz w:val="24"/>
      </w:rPr>
      <w:t>UNCLASSIFIED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020D" w14:textId="07826BC8" w:rsidR="00FF3BC3" w:rsidRDefault="00FF3BC3">
    <w:pPr>
      <w:pStyle w:val="Footer"/>
    </w:pPr>
    <w:r>
      <w:t xml:space="preserve">                                                                                                          UNCLASSIFIED</w:t>
    </w:r>
  </w:p>
  <w:p w14:paraId="39BC53CE" w14:textId="53CBDBD9" w:rsidR="00FF3BC3" w:rsidRDefault="00FF3BC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31D70" w14:textId="77777777" w:rsidR="001B727C" w:rsidRDefault="001B727C">
      <w:r>
        <w:separator/>
      </w:r>
    </w:p>
  </w:footnote>
  <w:footnote w:type="continuationSeparator" w:id="0">
    <w:p w14:paraId="5AD51893" w14:textId="77777777" w:rsidR="001B727C" w:rsidRDefault="001B727C">
      <w:r>
        <w:continuationSeparator/>
      </w:r>
    </w:p>
  </w:footnote>
  <w:footnote w:id="1">
    <w:p w14:paraId="04028D5C" w14:textId="77777777" w:rsidR="00D3063C" w:rsidRDefault="00D3063C" w:rsidP="00D3063C">
      <w:pPr>
        <w:pStyle w:val="FootnoteText"/>
      </w:pPr>
      <w:r>
        <w:rPr>
          <w:rStyle w:val="FootnoteReference"/>
        </w:rPr>
        <w:footnoteRef/>
      </w:r>
      <w:r>
        <w:t xml:space="preserve"> </w:t>
      </w:r>
      <w:r>
        <w:rPr>
          <w:sz w:val="18"/>
          <w:szCs w:val="18"/>
        </w:rPr>
        <w:t>Foundation GEOINT Capability Delivery Standard Operating Procedure (SOP)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A8CA" w14:textId="77777777" w:rsidR="00834A60" w:rsidRDefault="00834A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 w:author="Fadely Daniel R NGA-OCSP USA CIV" w:date="2026-01-16T11:02:00Z"/>
  <w:sdt>
    <w:sdtPr>
      <w:rPr>
        <w:rFonts w:ascii="Courier" w:hAnsi="Courier"/>
        <w:sz w:val="24"/>
      </w:rPr>
      <w:id w:val="-251899910"/>
      <w:docPartObj>
        <w:docPartGallery w:val="Watermarks"/>
        <w:docPartUnique/>
      </w:docPartObj>
    </w:sdtPr>
    <w:sdtContent>
      <w:customXmlInsRangeEnd w:id="1"/>
      <w:p w14:paraId="5E71B51A" w14:textId="37C76BC7" w:rsidR="00FF3BC3" w:rsidRDefault="00834A60" w:rsidP="00CE7591">
        <w:pPr>
          <w:pStyle w:val="BodyText"/>
          <w:spacing w:line="14" w:lineRule="auto"/>
          <w:jc w:val="center"/>
          <w:rPr>
            <w:rFonts w:ascii="Courier" w:hAnsi="Courier"/>
            <w:sz w:val="24"/>
          </w:rPr>
        </w:pPr>
        <w:ins w:id="2" w:author="Fadely Daniel R NGA-OCSP USA CIV" w:date="2026-01-16T11:02:00Z" w16du:dateUtc="2026-01-16T17:02:00Z">
          <w:r w:rsidRPr="00834A60">
            <w:rPr>
              <w:rFonts w:ascii="Courier" w:hAnsi="Courier"/>
              <w:noProof/>
              <w:sz w:val="24"/>
            </w:rPr>
            <w:pict w14:anchorId="4E20E9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87" type="#_x0000_t136" style="position:absolute;left:0;text-align:left;margin-left:0;margin-top:0;width:412.4pt;height:247.45pt;rotation:315;z-index:-25165465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p>
      <w:customXmlInsRangeStart w:id="3" w:author="Fadely Daniel R NGA-OCSP USA CIV" w:date="2026-01-16T11:02:00Z"/>
    </w:sdtContent>
  </w:sdt>
  <w:customXmlInsRangeEnd w:id="3"/>
  <w:p w14:paraId="573A4F6B" w14:textId="77777777" w:rsidR="00FF3BC3" w:rsidRDefault="00FF3BC3" w:rsidP="00CE7591">
    <w:pPr>
      <w:pStyle w:val="BodyText"/>
      <w:spacing w:line="14" w:lineRule="auto"/>
      <w:jc w:val="center"/>
      <w:rPr>
        <w:rFonts w:ascii="Courier" w:hAnsi="Courier"/>
        <w:sz w:val="24"/>
      </w:rPr>
    </w:pPr>
  </w:p>
  <w:p w14:paraId="1E54FA3B" w14:textId="77777777" w:rsidR="00FF3BC3" w:rsidRDefault="00FF3BC3" w:rsidP="00CE7591">
    <w:pPr>
      <w:pStyle w:val="BodyText"/>
      <w:spacing w:line="14" w:lineRule="auto"/>
      <w:jc w:val="center"/>
      <w:rPr>
        <w:rFonts w:ascii="Courier" w:hAnsi="Courier"/>
        <w:sz w:val="24"/>
      </w:rPr>
    </w:pPr>
  </w:p>
  <w:p w14:paraId="1049CBCD" w14:textId="77777777" w:rsidR="00FF3BC3" w:rsidRDefault="00FF3BC3" w:rsidP="00CE7591">
    <w:pPr>
      <w:pStyle w:val="BodyText"/>
      <w:spacing w:line="14" w:lineRule="auto"/>
      <w:jc w:val="center"/>
      <w:rPr>
        <w:rFonts w:ascii="Courier" w:hAnsi="Courier"/>
        <w:sz w:val="24"/>
      </w:rPr>
    </w:pPr>
  </w:p>
  <w:p w14:paraId="565BAA2A" w14:textId="77777777" w:rsidR="00FF3BC3" w:rsidRDefault="00FF3BC3" w:rsidP="00CE7591">
    <w:pPr>
      <w:pStyle w:val="BodyText"/>
      <w:spacing w:line="14" w:lineRule="auto"/>
      <w:jc w:val="center"/>
      <w:rPr>
        <w:rFonts w:ascii="Courier" w:hAnsi="Courier"/>
        <w:sz w:val="24"/>
      </w:rPr>
    </w:pPr>
  </w:p>
  <w:p w14:paraId="4E91D7E3" w14:textId="77777777" w:rsidR="00FF3BC3" w:rsidRDefault="00FF3BC3" w:rsidP="00CE7591">
    <w:pPr>
      <w:pStyle w:val="BodyText"/>
      <w:spacing w:line="14" w:lineRule="auto"/>
      <w:jc w:val="center"/>
      <w:rPr>
        <w:rFonts w:ascii="Courier" w:hAnsi="Courier"/>
        <w:sz w:val="24"/>
      </w:rPr>
    </w:pPr>
  </w:p>
  <w:p w14:paraId="4A14922A" w14:textId="77777777" w:rsidR="00FF3BC3" w:rsidRDefault="00FF3BC3" w:rsidP="00CE7591">
    <w:pPr>
      <w:pStyle w:val="BodyText"/>
      <w:spacing w:line="14" w:lineRule="auto"/>
      <w:jc w:val="center"/>
      <w:rPr>
        <w:rFonts w:ascii="Courier" w:hAnsi="Courier"/>
        <w:sz w:val="24"/>
      </w:rPr>
    </w:pPr>
  </w:p>
  <w:p w14:paraId="0CE098CB" w14:textId="77777777" w:rsidR="00FF3BC3" w:rsidRDefault="00FF3BC3" w:rsidP="00CE7591">
    <w:pPr>
      <w:pStyle w:val="BodyText"/>
      <w:spacing w:line="14" w:lineRule="auto"/>
      <w:jc w:val="center"/>
      <w:rPr>
        <w:rFonts w:ascii="Courier" w:hAnsi="Courier"/>
        <w:sz w:val="24"/>
      </w:rPr>
    </w:pPr>
  </w:p>
  <w:p w14:paraId="37C59BF4" w14:textId="77777777" w:rsidR="00FF3BC3" w:rsidRDefault="00FF3BC3" w:rsidP="00CE7591">
    <w:pPr>
      <w:pStyle w:val="BodyText"/>
      <w:spacing w:line="14" w:lineRule="auto"/>
      <w:jc w:val="center"/>
      <w:rPr>
        <w:rFonts w:ascii="Courier" w:hAnsi="Courier"/>
        <w:sz w:val="24"/>
      </w:rPr>
    </w:pPr>
  </w:p>
  <w:p w14:paraId="4BCCB28B" w14:textId="77777777" w:rsidR="00FF3BC3" w:rsidRDefault="00FF3BC3" w:rsidP="00CE7591">
    <w:pPr>
      <w:pStyle w:val="BodyText"/>
      <w:spacing w:line="14" w:lineRule="auto"/>
      <w:jc w:val="center"/>
      <w:rPr>
        <w:rFonts w:ascii="Courier" w:hAnsi="Courier"/>
        <w:sz w:val="24"/>
      </w:rPr>
    </w:pPr>
  </w:p>
  <w:p w14:paraId="52272672" w14:textId="77777777" w:rsidR="00FF3BC3" w:rsidRDefault="00FF3BC3" w:rsidP="00CE7591">
    <w:pPr>
      <w:pStyle w:val="BodyText"/>
      <w:spacing w:line="14" w:lineRule="auto"/>
      <w:jc w:val="center"/>
      <w:rPr>
        <w:rFonts w:ascii="Courier" w:hAnsi="Courier"/>
        <w:sz w:val="24"/>
      </w:rPr>
    </w:pPr>
  </w:p>
  <w:p w14:paraId="4DACB5E8" w14:textId="77777777" w:rsidR="00FF3BC3" w:rsidRDefault="00FF3BC3" w:rsidP="00CE7591">
    <w:pPr>
      <w:pStyle w:val="BodyText"/>
      <w:spacing w:line="14" w:lineRule="auto"/>
      <w:jc w:val="center"/>
      <w:rPr>
        <w:rFonts w:ascii="Courier" w:hAnsi="Courier"/>
        <w:sz w:val="24"/>
      </w:rPr>
    </w:pPr>
  </w:p>
  <w:p w14:paraId="7AC39751" w14:textId="77777777" w:rsidR="00FF3BC3" w:rsidRDefault="00FF3BC3" w:rsidP="00CE7591">
    <w:pPr>
      <w:pStyle w:val="BodyText"/>
      <w:spacing w:line="14" w:lineRule="auto"/>
      <w:jc w:val="center"/>
      <w:rPr>
        <w:rFonts w:ascii="Courier" w:hAnsi="Courier"/>
        <w:sz w:val="24"/>
      </w:rPr>
    </w:pPr>
  </w:p>
  <w:p w14:paraId="4269DDFF" w14:textId="77777777" w:rsidR="00FF3BC3" w:rsidRDefault="00FF3BC3" w:rsidP="00CE7591">
    <w:pPr>
      <w:pStyle w:val="BodyText"/>
      <w:spacing w:line="14" w:lineRule="auto"/>
      <w:jc w:val="center"/>
      <w:rPr>
        <w:rFonts w:ascii="Courier" w:hAnsi="Courier"/>
        <w:sz w:val="24"/>
      </w:rPr>
    </w:pPr>
  </w:p>
  <w:p w14:paraId="094013D3" w14:textId="77777777" w:rsidR="00FF3BC3" w:rsidRDefault="00FF3BC3" w:rsidP="00CE7591">
    <w:pPr>
      <w:pStyle w:val="BodyText"/>
      <w:spacing w:line="14" w:lineRule="auto"/>
      <w:jc w:val="center"/>
      <w:rPr>
        <w:rFonts w:ascii="Courier" w:hAnsi="Courier"/>
        <w:sz w:val="24"/>
      </w:rPr>
    </w:pPr>
  </w:p>
  <w:p w14:paraId="3D813FEB" w14:textId="77777777" w:rsidR="00FF3BC3" w:rsidRDefault="00FF3BC3" w:rsidP="00CE7591">
    <w:pPr>
      <w:pStyle w:val="BodyText"/>
      <w:spacing w:line="14" w:lineRule="auto"/>
      <w:jc w:val="center"/>
      <w:rPr>
        <w:rFonts w:ascii="Courier" w:hAnsi="Courier"/>
        <w:sz w:val="24"/>
      </w:rPr>
    </w:pPr>
  </w:p>
  <w:p w14:paraId="452CD3D9" w14:textId="77777777" w:rsidR="00FF3BC3" w:rsidRDefault="00FF3BC3" w:rsidP="00CE7591">
    <w:pPr>
      <w:pStyle w:val="BodyText"/>
      <w:spacing w:line="14" w:lineRule="auto"/>
      <w:jc w:val="center"/>
      <w:rPr>
        <w:rFonts w:ascii="Courier" w:hAnsi="Courier"/>
        <w:sz w:val="24"/>
      </w:rPr>
    </w:pPr>
  </w:p>
  <w:p w14:paraId="6DD9E619" w14:textId="77777777" w:rsidR="00FF3BC3" w:rsidRDefault="00FF3BC3" w:rsidP="00CE7591">
    <w:pPr>
      <w:pStyle w:val="BodyText"/>
      <w:spacing w:line="14" w:lineRule="auto"/>
      <w:jc w:val="center"/>
      <w:rPr>
        <w:rFonts w:ascii="Courier" w:hAnsi="Courier"/>
        <w:sz w:val="24"/>
      </w:rPr>
    </w:pPr>
  </w:p>
  <w:p w14:paraId="5DF284D1" w14:textId="77777777" w:rsidR="00FF3BC3" w:rsidRDefault="00FF3BC3" w:rsidP="00CE7591">
    <w:pPr>
      <w:pStyle w:val="BodyText"/>
      <w:spacing w:line="14" w:lineRule="auto"/>
      <w:jc w:val="center"/>
      <w:rPr>
        <w:rFonts w:ascii="Courier" w:hAnsi="Courier"/>
        <w:sz w:val="24"/>
      </w:rPr>
    </w:pPr>
  </w:p>
  <w:p w14:paraId="5E023C38" w14:textId="77777777" w:rsidR="00FF3BC3" w:rsidRDefault="00FF3BC3" w:rsidP="00CE7591">
    <w:pPr>
      <w:pStyle w:val="BodyText"/>
      <w:spacing w:line="14" w:lineRule="auto"/>
      <w:jc w:val="center"/>
      <w:rPr>
        <w:rFonts w:ascii="Courier" w:hAnsi="Courier"/>
        <w:sz w:val="24"/>
      </w:rPr>
    </w:pPr>
  </w:p>
  <w:p w14:paraId="1BD8BC28" w14:textId="61964C84" w:rsidR="00FF3BC3" w:rsidRPr="00CE7591" w:rsidRDefault="00FF3BC3" w:rsidP="00CE7591">
    <w:pPr>
      <w:pStyle w:val="BodyText"/>
      <w:spacing w:line="14" w:lineRule="auto"/>
      <w:jc w:val="center"/>
      <w:rPr>
        <w:rFonts w:ascii="Courier" w:hAnsi="Courier"/>
        <w:sz w:val="24"/>
      </w:rPr>
    </w:pPr>
    <w:r w:rsidRPr="00CE7591">
      <w:rPr>
        <w:rFonts w:ascii="Courier" w:hAnsi="Courier"/>
        <w:sz w:val="24"/>
      </w:rPr>
      <w:t>UNCLASSIFIED</w:t>
    </w:r>
  </w:p>
  <w:p w14:paraId="5A3C7595" w14:textId="4635DFD5" w:rsidR="00FF3BC3" w:rsidRDefault="00FF3BC3">
    <w:pPr>
      <w:pStyle w:val="BodyText"/>
      <w:spacing w:line="14" w:lineRule="auto"/>
      <w:rPr>
        <w:sz w:val="20"/>
      </w:rPr>
    </w:pPr>
    <w:r>
      <w:rPr>
        <w:noProof/>
        <w:lang w:bidi="ar-SA"/>
      </w:rPr>
      <mc:AlternateContent>
        <mc:Choice Requires="wps">
          <w:drawing>
            <wp:anchor distT="0" distB="0" distL="114300" distR="114300" simplePos="0" relativeHeight="251654656" behindDoc="1" locked="0" layoutInCell="1" allowOverlap="1" wp14:anchorId="5E872701" wp14:editId="3F669F40">
              <wp:simplePos x="0" y="0"/>
              <wp:positionH relativeFrom="page">
                <wp:posOffset>3305810</wp:posOffset>
              </wp:positionH>
              <wp:positionV relativeFrom="page">
                <wp:posOffset>450215</wp:posOffset>
              </wp:positionV>
              <wp:extent cx="1159510" cy="194310"/>
              <wp:effectExtent l="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951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1D7AB" w14:textId="77777777" w:rsidR="00FF3BC3" w:rsidRDefault="00FF3BC3">
                          <w:pPr>
                            <w:spacing w:before="10"/>
                            <w:ind w:left="20"/>
                            <w:rPr>
                              <w:b/>
                              <w:sz w:val="24"/>
                            </w:rPr>
                          </w:pPr>
                          <w:r>
                            <w:rPr>
                              <w:b/>
                              <w:sz w:val="24"/>
                            </w:rPr>
                            <w:t>UNCLASSIFIED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872701" id="_x0000_t202" coordsize="21600,21600" o:spt="202" path="m,l,21600r21600,l21600,xe">
              <v:stroke joinstyle="miter"/>
              <v:path gradientshapeok="t" o:connecttype="rect"/>
            </v:shapetype>
            <v:shape id="Text Box 4" o:spid="_x0000_s1026" type="#_x0000_t202" style="position:absolute;margin-left:260.3pt;margin-top:35.45pt;width:91.3pt;height:15.3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" filled="f" stroked="f">
              <v:textbox inset="0,0,0,0">
                <w:txbxContent>
                  <w:p w14:paraId="72C1D7AB" w14:textId="77777777" w:rsidR="00FF3BC3" w:rsidRDefault="00FF3BC3">
                    <w:pPr>
                      <w:spacing w:before="10"/>
                      <w:ind w:left="20"/>
                      <w:rPr>
                        <w:b/>
                        <w:sz w:val="24"/>
                      </w:rPr>
                    </w:pPr>
                    <w:r>
                      <w:rPr>
                        <w:b/>
                        <w:sz w:val="24"/>
                      </w:rPr>
                      <w:t>UNCLASSIFIED</w:t>
                    </w:r>
                  </w:p>
                </w:txbxContent>
              </v:textbox>
              <w10:wrap anchorx="page" anchory="page"/>
            </v:shape>
          </w:pict>
        </mc:Fallback>
      </mc:AlternateContent>
    </w:r>
    <w:r>
      <w:rPr>
        <w:noProof/>
        <w:lang w:bidi="ar-SA"/>
      </w:rPr>
      <mc:AlternateContent>
        <mc:Choice Requires="wps">
          <w:drawing>
            <wp:anchor distT="0" distB="0" distL="114300" distR="114300" simplePos="0" relativeHeight="251655680" behindDoc="1" locked="0" layoutInCell="1" allowOverlap="1" wp14:anchorId="01F047AE" wp14:editId="690C2A67">
              <wp:simplePos x="0" y="0"/>
              <wp:positionH relativeFrom="page">
                <wp:posOffset>4793615</wp:posOffset>
              </wp:positionH>
              <wp:positionV relativeFrom="page">
                <wp:posOffset>622935</wp:posOffset>
              </wp:positionV>
              <wp:extent cx="2075815" cy="165735"/>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58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2712D" w14:textId="1DDD08F4" w:rsidR="00FF3BC3" w:rsidRDefault="00FF3BC3">
                          <w:pPr>
                            <w:spacing w:before="10"/>
                            <w:ind w:left="2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047AE" id="Text Box 3" o:spid="_x0000_s1027" type="#_x0000_t202" style="position:absolute;margin-left:377.45pt;margin-top:49.05pt;width:163.45pt;height:13.0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" filled="f" stroked="f">
              <v:textbox inset="0,0,0,0">
                <w:txbxContent>
                  <w:p w14:paraId="5002712D" w14:textId="1DDD08F4" w:rsidR="00FF3BC3" w:rsidRDefault="00FF3BC3">
                    <w:pPr>
                      <w:spacing w:before="10"/>
                      <w:ind w:left="20"/>
                      <w:rPr>
                        <w:sz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9037F" w14:textId="4BBFADFE" w:rsidR="00FF3BC3" w:rsidRDefault="00FF3BC3" w:rsidP="00CE7591">
    <w:pPr>
      <w:pStyle w:val="BodyText"/>
      <w:spacing w:line="14" w:lineRule="auto"/>
      <w:rPr>
        <w:sz w:val="20"/>
      </w:rPr>
    </w:pPr>
    <w:r>
      <w:rPr>
        <w:noProof/>
        <w:lang w:bidi="ar-SA"/>
      </w:rPr>
      <mc:AlternateContent>
        <mc:Choice Requires="wps">
          <w:drawing>
            <wp:anchor distT="0" distB="0" distL="114300" distR="114300" simplePos="0" relativeHeight="251658752" behindDoc="1" locked="0" layoutInCell="1" allowOverlap="1" wp14:anchorId="02D806D7" wp14:editId="348B2891">
              <wp:simplePos x="0" y="0"/>
              <wp:positionH relativeFrom="page">
                <wp:posOffset>3305810</wp:posOffset>
              </wp:positionH>
              <wp:positionV relativeFrom="page">
                <wp:posOffset>450215</wp:posOffset>
              </wp:positionV>
              <wp:extent cx="1159510" cy="19431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951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C6BD6" w14:textId="77777777" w:rsidR="00FF3BC3" w:rsidRDefault="00FF3BC3" w:rsidP="00CE7591">
                          <w:pPr>
                            <w:spacing w:before="10"/>
                            <w:ind w:left="20"/>
                            <w:rPr>
                              <w:b/>
                              <w:sz w:val="24"/>
                            </w:rPr>
                          </w:pPr>
                          <w:r>
                            <w:rPr>
                              <w:b/>
                              <w:sz w:val="24"/>
                            </w:rPr>
                            <w:t>UNCLASSIFIED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D806D7" id="_x0000_t202" coordsize="21600,21600" o:spt="202" path="m,l,21600r21600,l21600,xe">
              <v:stroke joinstyle="miter"/>
              <v:path gradientshapeok="t" o:connecttype="rect"/>
            </v:shapetype>
            <v:shape id="_x0000_s1028" type="#_x0000_t202" style="position:absolute;margin-left:260.3pt;margin-top:35.45pt;width:91.3pt;height:15.3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" filled="f" stroked="f">
              <v:textbox inset="0,0,0,0">
                <w:txbxContent>
                  <w:p w14:paraId="42FC6BD6" w14:textId="77777777" w:rsidR="00FF3BC3" w:rsidRDefault="00FF3BC3" w:rsidP="00CE7591">
                    <w:pPr>
                      <w:spacing w:before="10"/>
                      <w:ind w:left="20"/>
                      <w:rPr>
                        <w:b/>
                        <w:sz w:val="24"/>
                      </w:rPr>
                    </w:pPr>
                    <w:r>
                      <w:rPr>
                        <w:b/>
                        <w:sz w:val="24"/>
                      </w:rPr>
                      <w:t>UNCLASSIFIED</w:t>
                    </w:r>
                  </w:p>
                </w:txbxContent>
              </v:textbox>
              <w10:wrap anchorx="page" anchory="page"/>
            </v:shape>
          </w:pict>
        </mc:Fallback>
      </mc:AlternateContent>
    </w:r>
    <w:r>
      <w:rPr>
        <w:noProof/>
        <w:lang w:bidi="ar-SA"/>
      </w:rPr>
      <mc:AlternateContent>
        <mc:Choice Requires="wps">
          <w:drawing>
            <wp:anchor distT="0" distB="0" distL="114300" distR="114300" simplePos="0" relativeHeight="251659776" behindDoc="1" locked="0" layoutInCell="1" allowOverlap="1" wp14:anchorId="59A020F0" wp14:editId="6F1C74FF">
              <wp:simplePos x="0" y="0"/>
              <wp:positionH relativeFrom="page">
                <wp:posOffset>4793615</wp:posOffset>
              </wp:positionH>
              <wp:positionV relativeFrom="page">
                <wp:posOffset>622935</wp:posOffset>
              </wp:positionV>
              <wp:extent cx="2075815" cy="165735"/>
              <wp:effectExtent l="0" t="0" r="0" b="0"/>
              <wp:wrapNone/>
              <wp:docPr id="2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58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A9540" w14:textId="77777777" w:rsidR="00FF3BC3" w:rsidRDefault="00FF3BC3" w:rsidP="00CE7591">
                          <w:pPr>
                            <w:spacing w:before="10"/>
                            <w:ind w:left="2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020F0" id="_x0000_s1029" type="#_x0000_t202" style="position:absolute;margin-left:377.45pt;margin-top:49.05pt;width:163.45pt;height:13.0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" filled="f" stroked="f">
              <v:textbox inset="0,0,0,0">
                <w:txbxContent>
                  <w:p w14:paraId="6C5A9540" w14:textId="77777777" w:rsidR="00FF3BC3" w:rsidRDefault="00FF3BC3" w:rsidP="00CE7591">
                    <w:pPr>
                      <w:spacing w:before="10"/>
                      <w:ind w:left="20"/>
                      <w:rPr>
                        <w:sz w:val="20"/>
                      </w:rPr>
                    </w:pPr>
                  </w:p>
                </w:txbxContent>
              </v:textbox>
              <w10:wrap anchorx="page" anchory="page"/>
            </v:shape>
          </w:pict>
        </mc:Fallback>
      </mc:AlternateContent>
    </w:r>
  </w:p>
  <w:p w14:paraId="23BF2D19" w14:textId="77777777" w:rsidR="00FF3BC3" w:rsidRDefault="00FF3B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4490" w14:textId="65DC00EC" w:rsidR="00FF3BC3" w:rsidRDefault="00FF3BC3">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43897"/>
    <w:multiLevelType w:val="hybridMultilevel"/>
    <w:tmpl w:val="7CECDC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82819BB"/>
    <w:multiLevelType w:val="multilevel"/>
    <w:tmpl w:val="0820FC9C"/>
    <w:lvl w:ilvl="0">
      <w:start w:val="1"/>
      <w:numFmt w:val="decimal"/>
      <w:lvlText w:val="%1"/>
      <w:lvlJc w:val="left"/>
      <w:pPr>
        <w:ind w:left="532" w:hanging="432"/>
      </w:pPr>
      <w:rPr>
        <w:rFonts w:hint="default"/>
        <w:b/>
        <w:bCs/>
        <w:spacing w:val="-1"/>
        <w:w w:val="99"/>
        <w:lang w:val="en-US" w:eastAsia="en-US" w:bidi="en-US"/>
      </w:rPr>
    </w:lvl>
    <w:lvl w:ilvl="1">
      <w:start w:val="1"/>
      <w:numFmt w:val="decimal"/>
      <w:lvlText w:val="%1.%2"/>
      <w:lvlJc w:val="left"/>
      <w:pPr>
        <w:ind w:left="676" w:hanging="576"/>
      </w:pPr>
      <w:rPr>
        <w:rFonts w:ascii="Times New Roman" w:eastAsia="Times New Roman" w:hAnsi="Times New Roman" w:cs="Times New Roman" w:hint="default"/>
        <w:b/>
        <w:bCs/>
        <w:w w:val="100"/>
        <w:sz w:val="22"/>
        <w:szCs w:val="22"/>
        <w:lang w:val="en-US" w:eastAsia="en-US" w:bidi="en-US"/>
      </w:rPr>
    </w:lvl>
    <w:lvl w:ilvl="2">
      <w:start w:val="1"/>
      <w:numFmt w:val="decimal"/>
      <w:lvlText w:val="%1.%2.%3"/>
      <w:lvlJc w:val="left"/>
      <w:pPr>
        <w:ind w:left="1266" w:hanging="720"/>
      </w:pPr>
      <w:rPr>
        <w:rFonts w:ascii="Times New Roman" w:eastAsia="Times New Roman" w:hAnsi="Times New Roman" w:cs="Times New Roman" w:hint="default"/>
        <w:b/>
        <w:bCs/>
        <w:w w:val="100"/>
        <w:sz w:val="22"/>
        <w:szCs w:val="22"/>
        <w:lang w:val="en-US" w:eastAsia="en-US" w:bidi="en-US"/>
      </w:rPr>
    </w:lvl>
    <w:lvl w:ilvl="3">
      <w:numFmt w:val="bullet"/>
      <w:lvlText w:val=""/>
      <w:lvlJc w:val="left"/>
      <w:pPr>
        <w:ind w:left="1180" w:hanging="360"/>
      </w:pPr>
      <w:rPr>
        <w:rFonts w:ascii="Wingdings" w:eastAsia="Wingdings" w:hAnsi="Wingdings" w:cs="Wingdings" w:hint="default"/>
        <w:w w:val="100"/>
        <w:sz w:val="22"/>
        <w:szCs w:val="22"/>
        <w:lang w:val="en-US" w:eastAsia="en-US" w:bidi="en-US"/>
      </w:rPr>
    </w:lvl>
    <w:lvl w:ilvl="4">
      <w:numFmt w:val="bullet"/>
      <w:lvlText w:val="•"/>
      <w:lvlJc w:val="left"/>
      <w:pPr>
        <w:ind w:left="1260" w:hanging="360"/>
      </w:pPr>
      <w:rPr>
        <w:rFonts w:hint="default"/>
        <w:lang w:val="en-US" w:eastAsia="en-US" w:bidi="en-US"/>
      </w:rPr>
    </w:lvl>
    <w:lvl w:ilvl="5">
      <w:numFmt w:val="bullet"/>
      <w:lvlText w:val="•"/>
      <w:lvlJc w:val="left"/>
      <w:pPr>
        <w:ind w:left="1280" w:hanging="360"/>
      </w:pPr>
      <w:rPr>
        <w:rFonts w:hint="default"/>
        <w:lang w:val="en-US" w:eastAsia="en-US" w:bidi="en-US"/>
      </w:rPr>
    </w:lvl>
    <w:lvl w:ilvl="6">
      <w:numFmt w:val="bullet"/>
      <w:lvlText w:val="•"/>
      <w:lvlJc w:val="left"/>
      <w:pPr>
        <w:ind w:left="1360" w:hanging="360"/>
      </w:pPr>
      <w:rPr>
        <w:rFonts w:hint="default"/>
        <w:lang w:val="en-US" w:eastAsia="en-US" w:bidi="en-US"/>
      </w:rPr>
    </w:lvl>
    <w:lvl w:ilvl="7">
      <w:numFmt w:val="bullet"/>
      <w:lvlText w:val="•"/>
      <w:lvlJc w:val="left"/>
      <w:pPr>
        <w:ind w:left="3485" w:hanging="360"/>
      </w:pPr>
      <w:rPr>
        <w:rFonts w:hint="default"/>
        <w:lang w:val="en-US" w:eastAsia="en-US" w:bidi="en-US"/>
      </w:rPr>
    </w:lvl>
    <w:lvl w:ilvl="8">
      <w:numFmt w:val="bullet"/>
      <w:lvlText w:val="•"/>
      <w:lvlJc w:val="left"/>
      <w:pPr>
        <w:ind w:left="5610" w:hanging="360"/>
      </w:pPr>
      <w:rPr>
        <w:rFonts w:hint="default"/>
        <w:lang w:val="en-US" w:eastAsia="en-US" w:bidi="en-US"/>
      </w:rPr>
    </w:lvl>
  </w:abstractNum>
  <w:abstractNum w:abstractNumId="2" w15:restartNumberingAfterBreak="0">
    <w:nsid w:val="3B3E0842"/>
    <w:multiLevelType w:val="hybridMultilevel"/>
    <w:tmpl w:val="FBE4EB0A"/>
    <w:lvl w:ilvl="0" w:tplc="6344C0B2">
      <w:start w:val="1"/>
      <w:numFmt w:val="lowerLetter"/>
      <w:lvlText w:val="%1."/>
      <w:lvlJc w:val="left"/>
      <w:pPr>
        <w:ind w:left="217" w:hanging="190"/>
      </w:pPr>
      <w:rPr>
        <w:rFonts w:ascii="Times New Roman" w:eastAsia="Times New Roman" w:hAnsi="Times New Roman" w:cs="Times New Roman" w:hint="default"/>
        <w:w w:val="99"/>
        <w:sz w:val="20"/>
        <w:szCs w:val="20"/>
        <w:lang w:val="en-US" w:eastAsia="en-US" w:bidi="en-US"/>
      </w:rPr>
    </w:lvl>
    <w:lvl w:ilvl="1" w:tplc="FD8EFA1C">
      <w:start w:val="1"/>
      <w:numFmt w:val="lowerRoman"/>
      <w:lvlText w:val="%2."/>
      <w:lvlJc w:val="left"/>
      <w:pPr>
        <w:ind w:left="172" w:hanging="156"/>
      </w:pPr>
      <w:rPr>
        <w:rFonts w:ascii="Times New Roman" w:eastAsia="Times New Roman" w:hAnsi="Times New Roman" w:cs="Times New Roman" w:hint="default"/>
        <w:w w:val="99"/>
        <w:sz w:val="20"/>
        <w:szCs w:val="20"/>
        <w:lang w:val="en-US" w:eastAsia="en-US" w:bidi="en-US"/>
      </w:rPr>
    </w:lvl>
    <w:lvl w:ilvl="2" w:tplc="90F45A60">
      <w:numFmt w:val="bullet"/>
      <w:lvlText w:val="•"/>
      <w:lvlJc w:val="left"/>
      <w:pPr>
        <w:ind w:left="452" w:hanging="156"/>
      </w:pPr>
      <w:rPr>
        <w:rFonts w:hint="default"/>
        <w:lang w:val="en-US" w:eastAsia="en-US" w:bidi="en-US"/>
      </w:rPr>
    </w:lvl>
    <w:lvl w:ilvl="3" w:tplc="6B7A9260">
      <w:numFmt w:val="bullet"/>
      <w:lvlText w:val="•"/>
      <w:lvlJc w:val="left"/>
      <w:pPr>
        <w:ind w:left="685" w:hanging="156"/>
      </w:pPr>
      <w:rPr>
        <w:rFonts w:hint="default"/>
        <w:lang w:val="en-US" w:eastAsia="en-US" w:bidi="en-US"/>
      </w:rPr>
    </w:lvl>
    <w:lvl w:ilvl="4" w:tplc="D54EA24C">
      <w:numFmt w:val="bullet"/>
      <w:lvlText w:val="•"/>
      <w:lvlJc w:val="left"/>
      <w:pPr>
        <w:ind w:left="918" w:hanging="156"/>
      </w:pPr>
      <w:rPr>
        <w:rFonts w:hint="default"/>
        <w:lang w:val="en-US" w:eastAsia="en-US" w:bidi="en-US"/>
      </w:rPr>
    </w:lvl>
    <w:lvl w:ilvl="5" w:tplc="B38A3FBA">
      <w:numFmt w:val="bullet"/>
      <w:lvlText w:val="•"/>
      <w:lvlJc w:val="left"/>
      <w:pPr>
        <w:ind w:left="1150" w:hanging="156"/>
      </w:pPr>
      <w:rPr>
        <w:rFonts w:hint="default"/>
        <w:lang w:val="en-US" w:eastAsia="en-US" w:bidi="en-US"/>
      </w:rPr>
    </w:lvl>
    <w:lvl w:ilvl="6" w:tplc="5524C0B6">
      <w:numFmt w:val="bullet"/>
      <w:lvlText w:val="•"/>
      <w:lvlJc w:val="left"/>
      <w:pPr>
        <w:ind w:left="1383" w:hanging="156"/>
      </w:pPr>
      <w:rPr>
        <w:rFonts w:hint="default"/>
        <w:lang w:val="en-US" w:eastAsia="en-US" w:bidi="en-US"/>
      </w:rPr>
    </w:lvl>
    <w:lvl w:ilvl="7" w:tplc="7ACAF5B4">
      <w:numFmt w:val="bullet"/>
      <w:lvlText w:val="•"/>
      <w:lvlJc w:val="left"/>
      <w:pPr>
        <w:ind w:left="1616" w:hanging="156"/>
      </w:pPr>
      <w:rPr>
        <w:rFonts w:hint="default"/>
        <w:lang w:val="en-US" w:eastAsia="en-US" w:bidi="en-US"/>
      </w:rPr>
    </w:lvl>
    <w:lvl w:ilvl="8" w:tplc="AA340BF2">
      <w:numFmt w:val="bullet"/>
      <w:lvlText w:val="•"/>
      <w:lvlJc w:val="left"/>
      <w:pPr>
        <w:ind w:left="1848" w:hanging="156"/>
      </w:pPr>
      <w:rPr>
        <w:rFonts w:hint="default"/>
        <w:lang w:val="en-US" w:eastAsia="en-US" w:bidi="en-US"/>
      </w:rPr>
    </w:lvl>
  </w:abstractNum>
  <w:abstractNum w:abstractNumId="3" w15:restartNumberingAfterBreak="0">
    <w:nsid w:val="3E2A23A5"/>
    <w:multiLevelType w:val="multilevel"/>
    <w:tmpl w:val="0C766172"/>
    <w:lvl w:ilvl="0">
      <w:start w:val="1"/>
      <w:numFmt w:val="decimal"/>
      <w:lvlText w:val="%1.0"/>
      <w:lvlJc w:val="left"/>
      <w:pPr>
        <w:tabs>
          <w:tab w:val="num" w:pos="720"/>
        </w:tabs>
      </w:pPr>
      <w:rPr>
        <w:rFonts w:ascii="Times New Roman" w:hAnsi="Times New Roman" w:cs="Times New Roman" w:hint="default"/>
        <w:b/>
        <w:i w:val="0"/>
        <w:color w:val="000000"/>
        <w:sz w:val="24"/>
        <w:szCs w:val="24"/>
      </w:rPr>
    </w:lvl>
    <w:lvl w:ilvl="1">
      <w:start w:val="1"/>
      <w:numFmt w:val="decimal"/>
      <w:lvlText w:val="%1.%2"/>
      <w:lvlJc w:val="left"/>
      <w:pPr>
        <w:tabs>
          <w:tab w:val="num" w:pos="720"/>
        </w:tabs>
      </w:pPr>
      <w:rPr>
        <w:rFonts w:ascii="Times New Roman" w:hAnsi="Times New Roman" w:cs="Times New Roman" w:hint="default"/>
        <w:b/>
        <w:i w:val="0"/>
        <w:caps w:val="0"/>
        <w:sz w:val="24"/>
        <w:szCs w:val="24"/>
      </w:rPr>
    </w:lvl>
    <w:lvl w:ilvl="2">
      <w:start w:val="1"/>
      <w:numFmt w:val="decimal"/>
      <w:lvlText w:val="%1.%2.%3"/>
      <w:lvlJc w:val="left"/>
      <w:pPr>
        <w:tabs>
          <w:tab w:val="num" w:pos="720"/>
        </w:tabs>
        <w:ind w:left="720" w:hanging="720"/>
      </w:pPr>
      <w:rPr>
        <w:rFonts w:ascii="Times New Roman" w:hAnsi="Times New Roman" w:cs="Times New Roman" w:hint="default"/>
        <w:b/>
        <w:i w:val="0"/>
        <w:caps w:val="0"/>
        <w:color w:val="000000"/>
        <w:sz w:val="24"/>
        <w:szCs w:val="24"/>
      </w:rPr>
    </w:lvl>
    <w:lvl w:ilvl="3">
      <w:start w:val="1"/>
      <w:numFmt w:val="decimal"/>
      <w:pStyle w:val="Level4"/>
      <w:lvlText w:val="%1.%2.%3.%4"/>
      <w:lvlJc w:val="left"/>
      <w:pPr>
        <w:tabs>
          <w:tab w:val="num" w:pos="3060"/>
        </w:tabs>
        <w:ind w:left="3060" w:hanging="1080"/>
      </w:pPr>
      <w:rPr>
        <w:rFonts w:ascii="Times New Roman" w:hAnsi="Times New Roman" w:cs="Times New Roman" w:hint="default"/>
        <w:b/>
        <w:i w:val="0"/>
        <w:caps/>
        <w:color w:val="000000"/>
        <w:sz w:val="24"/>
        <w:szCs w:val="24"/>
      </w:rPr>
    </w:lvl>
    <w:lvl w:ilvl="4">
      <w:start w:val="1"/>
      <w:numFmt w:val="decimal"/>
      <w:pStyle w:val="Level5"/>
      <w:lvlText w:val="%1.%2.%3.%4.%5"/>
      <w:lvlJc w:val="left"/>
      <w:pPr>
        <w:tabs>
          <w:tab w:val="num" w:pos="1440"/>
        </w:tabs>
        <w:ind w:left="1080" w:hanging="1080"/>
      </w:pPr>
      <w:rPr>
        <w:rFonts w:ascii="Times New Roman" w:hAnsi="Times New Roman" w:cs="Times New Roman" w:hint="default"/>
        <w:b/>
        <w:i w:val="0"/>
        <w:caps/>
        <w:color w:val="000000"/>
        <w:sz w:val="24"/>
        <w:szCs w:val="24"/>
      </w:rPr>
    </w:lvl>
    <w:lvl w:ilvl="5">
      <w:start w:val="1"/>
      <w:numFmt w:val="decimal"/>
      <w:lvlText w:val="%1.%2.%3.%4.%5.%6."/>
      <w:lvlJc w:val="left"/>
      <w:pPr>
        <w:tabs>
          <w:tab w:val="num" w:pos="1440"/>
        </w:tabs>
        <w:ind w:left="1440" w:hanging="1440"/>
      </w:pPr>
      <w:rPr>
        <w:rFonts w:cs="Times New Roman" w:hint="default"/>
      </w:rPr>
    </w:lvl>
    <w:lvl w:ilvl="6">
      <w:start w:val="1"/>
      <w:numFmt w:val="decimal"/>
      <w:pStyle w:val="Level6"/>
      <w:lvlText w:val="%1.%2.%3.%4.%5.%6.%7."/>
      <w:lvlJc w:val="left"/>
      <w:pPr>
        <w:tabs>
          <w:tab w:val="num" w:pos="1800"/>
        </w:tabs>
        <w:ind w:left="1440" w:hanging="1440"/>
      </w:pPr>
      <w:rPr>
        <w:rFonts w:cs="Times New Roman" w:hint="default"/>
      </w:rPr>
    </w:lvl>
    <w:lvl w:ilvl="7">
      <w:start w:val="1"/>
      <w:numFmt w:val="decimal"/>
      <w:pStyle w:val="Level7"/>
      <w:lvlText w:val="%1.%2.%3.%4.%5.%6.%7.%8."/>
      <w:lvlJc w:val="left"/>
      <w:pPr>
        <w:tabs>
          <w:tab w:val="num" w:pos="2160"/>
        </w:tabs>
        <w:ind w:left="1800" w:hanging="1800"/>
      </w:pPr>
      <w:rPr>
        <w:rFonts w:cs="Times New Roman" w:hint="default"/>
      </w:rPr>
    </w:lvl>
    <w:lvl w:ilvl="8">
      <w:start w:val="1"/>
      <w:numFmt w:val="decimal"/>
      <w:pStyle w:val="Level8"/>
      <w:lvlText w:val="%1.%2.%3.%4.%5.%6.%7.%8.%9."/>
      <w:lvlJc w:val="left"/>
      <w:pPr>
        <w:tabs>
          <w:tab w:val="num" w:pos="2160"/>
        </w:tabs>
        <w:ind w:left="1800" w:hanging="1800"/>
      </w:pPr>
      <w:rPr>
        <w:rFonts w:cs="Times New Roman" w:hint="default"/>
      </w:rPr>
    </w:lvl>
  </w:abstractNum>
  <w:abstractNum w:abstractNumId="4" w15:restartNumberingAfterBreak="0">
    <w:nsid w:val="4F6B1039"/>
    <w:multiLevelType w:val="multilevel"/>
    <w:tmpl w:val="7E90CF1C"/>
    <w:lvl w:ilvl="0">
      <w:start w:val="1"/>
      <w:numFmt w:val="decimal"/>
      <w:lvlText w:val="%1"/>
      <w:lvlJc w:val="left"/>
      <w:pPr>
        <w:ind w:left="580" w:hanging="480"/>
      </w:pPr>
      <w:rPr>
        <w:rFonts w:ascii="Times New Roman" w:eastAsia="Times New Roman" w:hAnsi="Times New Roman" w:cs="Times New Roman" w:hint="default"/>
        <w:b/>
        <w:bCs/>
        <w:w w:val="99"/>
        <w:sz w:val="20"/>
        <w:szCs w:val="20"/>
        <w:lang w:val="en-US" w:eastAsia="en-US" w:bidi="en-US"/>
      </w:rPr>
    </w:lvl>
    <w:lvl w:ilvl="1">
      <w:start w:val="1"/>
      <w:numFmt w:val="decimal"/>
      <w:lvlText w:val="%1.%2"/>
      <w:lvlJc w:val="left"/>
      <w:pPr>
        <w:ind w:left="981" w:hanging="680"/>
      </w:pPr>
      <w:rPr>
        <w:rFonts w:ascii="Times New Roman" w:eastAsia="Times New Roman" w:hAnsi="Times New Roman" w:cs="Times New Roman" w:hint="default"/>
        <w:spacing w:val="0"/>
        <w:w w:val="99"/>
        <w:sz w:val="20"/>
        <w:szCs w:val="20"/>
        <w:lang w:val="en-US" w:eastAsia="en-US" w:bidi="en-US"/>
      </w:rPr>
    </w:lvl>
    <w:lvl w:ilvl="2">
      <w:numFmt w:val="bullet"/>
      <w:lvlText w:val="•"/>
      <w:lvlJc w:val="left"/>
      <w:pPr>
        <w:ind w:left="1966" w:hanging="680"/>
      </w:pPr>
      <w:rPr>
        <w:rFonts w:hint="default"/>
        <w:lang w:val="en-US" w:eastAsia="en-US" w:bidi="en-US"/>
      </w:rPr>
    </w:lvl>
    <w:lvl w:ilvl="3">
      <w:numFmt w:val="bullet"/>
      <w:lvlText w:val="•"/>
      <w:lvlJc w:val="left"/>
      <w:pPr>
        <w:ind w:left="2953" w:hanging="680"/>
      </w:pPr>
      <w:rPr>
        <w:rFonts w:hint="default"/>
        <w:lang w:val="en-US" w:eastAsia="en-US" w:bidi="en-US"/>
      </w:rPr>
    </w:lvl>
    <w:lvl w:ilvl="4">
      <w:numFmt w:val="bullet"/>
      <w:lvlText w:val="•"/>
      <w:lvlJc w:val="left"/>
      <w:pPr>
        <w:ind w:left="3940" w:hanging="680"/>
      </w:pPr>
      <w:rPr>
        <w:rFonts w:hint="default"/>
        <w:lang w:val="en-US" w:eastAsia="en-US" w:bidi="en-US"/>
      </w:rPr>
    </w:lvl>
    <w:lvl w:ilvl="5">
      <w:numFmt w:val="bullet"/>
      <w:lvlText w:val="•"/>
      <w:lvlJc w:val="left"/>
      <w:pPr>
        <w:ind w:left="4926" w:hanging="680"/>
      </w:pPr>
      <w:rPr>
        <w:rFonts w:hint="default"/>
        <w:lang w:val="en-US" w:eastAsia="en-US" w:bidi="en-US"/>
      </w:rPr>
    </w:lvl>
    <w:lvl w:ilvl="6">
      <w:numFmt w:val="bullet"/>
      <w:lvlText w:val="•"/>
      <w:lvlJc w:val="left"/>
      <w:pPr>
        <w:ind w:left="5913" w:hanging="680"/>
      </w:pPr>
      <w:rPr>
        <w:rFonts w:hint="default"/>
        <w:lang w:val="en-US" w:eastAsia="en-US" w:bidi="en-US"/>
      </w:rPr>
    </w:lvl>
    <w:lvl w:ilvl="7">
      <w:numFmt w:val="bullet"/>
      <w:lvlText w:val="•"/>
      <w:lvlJc w:val="left"/>
      <w:pPr>
        <w:ind w:left="6900" w:hanging="680"/>
      </w:pPr>
      <w:rPr>
        <w:rFonts w:hint="default"/>
        <w:lang w:val="en-US" w:eastAsia="en-US" w:bidi="en-US"/>
      </w:rPr>
    </w:lvl>
    <w:lvl w:ilvl="8">
      <w:numFmt w:val="bullet"/>
      <w:lvlText w:val="•"/>
      <w:lvlJc w:val="left"/>
      <w:pPr>
        <w:ind w:left="7886" w:hanging="680"/>
      </w:pPr>
      <w:rPr>
        <w:rFonts w:hint="default"/>
        <w:lang w:val="en-US" w:eastAsia="en-US" w:bidi="en-US"/>
      </w:rPr>
    </w:lvl>
  </w:abstractNum>
  <w:abstractNum w:abstractNumId="5" w15:restartNumberingAfterBreak="0">
    <w:nsid w:val="5BD11CF6"/>
    <w:multiLevelType w:val="hybridMultilevel"/>
    <w:tmpl w:val="8DFA5938"/>
    <w:lvl w:ilvl="0" w:tplc="55E8070A">
      <w:numFmt w:val="bullet"/>
      <w:lvlText w:val=""/>
      <w:lvlJc w:val="left"/>
      <w:pPr>
        <w:ind w:left="1180" w:hanging="360"/>
      </w:pPr>
      <w:rPr>
        <w:rFonts w:ascii="Wingdings" w:eastAsia="Wingdings" w:hAnsi="Wingdings" w:cs="Wingdings" w:hint="default"/>
        <w:w w:val="100"/>
        <w:sz w:val="22"/>
        <w:szCs w:val="22"/>
        <w:lang w:val="en-US" w:eastAsia="en-US" w:bidi="en-US"/>
      </w:rPr>
    </w:lvl>
    <w:lvl w:ilvl="1" w:tplc="59D6BE50">
      <w:numFmt w:val="bullet"/>
      <w:lvlText w:val="•"/>
      <w:lvlJc w:val="left"/>
      <w:pPr>
        <w:ind w:left="2048" w:hanging="360"/>
      </w:pPr>
      <w:rPr>
        <w:rFonts w:hint="default"/>
        <w:lang w:val="en-US" w:eastAsia="en-US" w:bidi="en-US"/>
      </w:rPr>
    </w:lvl>
    <w:lvl w:ilvl="2" w:tplc="8E76F058">
      <w:numFmt w:val="bullet"/>
      <w:lvlText w:val="•"/>
      <w:lvlJc w:val="left"/>
      <w:pPr>
        <w:ind w:left="2916" w:hanging="360"/>
      </w:pPr>
      <w:rPr>
        <w:rFonts w:hint="default"/>
        <w:lang w:val="en-US" w:eastAsia="en-US" w:bidi="en-US"/>
      </w:rPr>
    </w:lvl>
    <w:lvl w:ilvl="3" w:tplc="F0A2F782">
      <w:numFmt w:val="bullet"/>
      <w:lvlText w:val="•"/>
      <w:lvlJc w:val="left"/>
      <w:pPr>
        <w:ind w:left="3784" w:hanging="360"/>
      </w:pPr>
      <w:rPr>
        <w:rFonts w:hint="default"/>
        <w:lang w:val="en-US" w:eastAsia="en-US" w:bidi="en-US"/>
      </w:rPr>
    </w:lvl>
    <w:lvl w:ilvl="4" w:tplc="E4FE7862">
      <w:numFmt w:val="bullet"/>
      <w:lvlText w:val="•"/>
      <w:lvlJc w:val="left"/>
      <w:pPr>
        <w:ind w:left="4652" w:hanging="360"/>
      </w:pPr>
      <w:rPr>
        <w:rFonts w:hint="default"/>
        <w:lang w:val="en-US" w:eastAsia="en-US" w:bidi="en-US"/>
      </w:rPr>
    </w:lvl>
    <w:lvl w:ilvl="5" w:tplc="A41C63A4">
      <w:numFmt w:val="bullet"/>
      <w:lvlText w:val="•"/>
      <w:lvlJc w:val="left"/>
      <w:pPr>
        <w:ind w:left="5520" w:hanging="360"/>
      </w:pPr>
      <w:rPr>
        <w:rFonts w:hint="default"/>
        <w:lang w:val="en-US" w:eastAsia="en-US" w:bidi="en-US"/>
      </w:rPr>
    </w:lvl>
    <w:lvl w:ilvl="6" w:tplc="23FE18F8">
      <w:numFmt w:val="bullet"/>
      <w:lvlText w:val="•"/>
      <w:lvlJc w:val="left"/>
      <w:pPr>
        <w:ind w:left="6388" w:hanging="360"/>
      </w:pPr>
      <w:rPr>
        <w:rFonts w:hint="default"/>
        <w:lang w:val="en-US" w:eastAsia="en-US" w:bidi="en-US"/>
      </w:rPr>
    </w:lvl>
    <w:lvl w:ilvl="7" w:tplc="5C70C9B2">
      <w:numFmt w:val="bullet"/>
      <w:lvlText w:val="•"/>
      <w:lvlJc w:val="left"/>
      <w:pPr>
        <w:ind w:left="7256" w:hanging="360"/>
      </w:pPr>
      <w:rPr>
        <w:rFonts w:hint="default"/>
        <w:lang w:val="en-US" w:eastAsia="en-US" w:bidi="en-US"/>
      </w:rPr>
    </w:lvl>
    <w:lvl w:ilvl="8" w:tplc="53D6B514">
      <w:numFmt w:val="bullet"/>
      <w:lvlText w:val="•"/>
      <w:lvlJc w:val="left"/>
      <w:pPr>
        <w:ind w:left="8124" w:hanging="360"/>
      </w:pPr>
      <w:rPr>
        <w:rFonts w:hint="default"/>
        <w:lang w:val="en-US" w:eastAsia="en-US" w:bidi="en-US"/>
      </w:rPr>
    </w:lvl>
  </w:abstractNum>
  <w:abstractNum w:abstractNumId="6" w15:restartNumberingAfterBreak="0">
    <w:nsid w:val="67CD61AF"/>
    <w:multiLevelType w:val="hybridMultilevel"/>
    <w:tmpl w:val="755253F4"/>
    <w:lvl w:ilvl="0" w:tplc="2A3C86C2">
      <w:numFmt w:val="bullet"/>
      <w:lvlText w:val=""/>
      <w:lvlJc w:val="left"/>
      <w:pPr>
        <w:ind w:left="388" w:hanging="288"/>
      </w:pPr>
      <w:rPr>
        <w:rFonts w:ascii="Wingdings" w:eastAsia="Wingdings" w:hAnsi="Wingdings" w:cs="Wingdings" w:hint="default"/>
        <w:w w:val="99"/>
        <w:sz w:val="26"/>
        <w:szCs w:val="26"/>
        <w:lang w:val="en-US" w:eastAsia="en-US" w:bidi="en-US"/>
      </w:rPr>
    </w:lvl>
    <w:lvl w:ilvl="1" w:tplc="54B07D9A">
      <w:numFmt w:val="bullet"/>
      <w:lvlText w:val="•"/>
      <w:lvlJc w:val="left"/>
      <w:pPr>
        <w:ind w:left="6740" w:hanging="288"/>
      </w:pPr>
      <w:rPr>
        <w:rFonts w:hint="default"/>
        <w:lang w:val="en-US" w:eastAsia="en-US" w:bidi="en-US"/>
      </w:rPr>
    </w:lvl>
    <w:lvl w:ilvl="2" w:tplc="0BECCE9C">
      <w:numFmt w:val="bullet"/>
      <w:lvlText w:val="•"/>
      <w:lvlJc w:val="left"/>
      <w:pPr>
        <w:ind w:left="7086" w:hanging="288"/>
      </w:pPr>
      <w:rPr>
        <w:rFonts w:hint="default"/>
        <w:lang w:val="en-US" w:eastAsia="en-US" w:bidi="en-US"/>
      </w:rPr>
    </w:lvl>
    <w:lvl w:ilvl="3" w:tplc="CA662778">
      <w:numFmt w:val="bullet"/>
      <w:lvlText w:val="•"/>
      <w:lvlJc w:val="left"/>
      <w:pPr>
        <w:ind w:left="7433" w:hanging="288"/>
      </w:pPr>
      <w:rPr>
        <w:rFonts w:hint="default"/>
        <w:lang w:val="en-US" w:eastAsia="en-US" w:bidi="en-US"/>
      </w:rPr>
    </w:lvl>
    <w:lvl w:ilvl="4" w:tplc="75E088CE">
      <w:numFmt w:val="bullet"/>
      <w:lvlText w:val="•"/>
      <w:lvlJc w:val="left"/>
      <w:pPr>
        <w:ind w:left="7780" w:hanging="288"/>
      </w:pPr>
      <w:rPr>
        <w:rFonts w:hint="default"/>
        <w:lang w:val="en-US" w:eastAsia="en-US" w:bidi="en-US"/>
      </w:rPr>
    </w:lvl>
    <w:lvl w:ilvl="5" w:tplc="AF666904">
      <w:numFmt w:val="bullet"/>
      <w:lvlText w:val="•"/>
      <w:lvlJc w:val="left"/>
      <w:pPr>
        <w:ind w:left="8126" w:hanging="288"/>
      </w:pPr>
      <w:rPr>
        <w:rFonts w:hint="default"/>
        <w:lang w:val="en-US" w:eastAsia="en-US" w:bidi="en-US"/>
      </w:rPr>
    </w:lvl>
    <w:lvl w:ilvl="6" w:tplc="2110ABC2">
      <w:numFmt w:val="bullet"/>
      <w:lvlText w:val="•"/>
      <w:lvlJc w:val="left"/>
      <w:pPr>
        <w:ind w:left="8473" w:hanging="288"/>
      </w:pPr>
      <w:rPr>
        <w:rFonts w:hint="default"/>
        <w:lang w:val="en-US" w:eastAsia="en-US" w:bidi="en-US"/>
      </w:rPr>
    </w:lvl>
    <w:lvl w:ilvl="7" w:tplc="B98CE5EE">
      <w:numFmt w:val="bullet"/>
      <w:lvlText w:val="•"/>
      <w:lvlJc w:val="left"/>
      <w:pPr>
        <w:ind w:left="8820" w:hanging="288"/>
      </w:pPr>
      <w:rPr>
        <w:rFonts w:hint="default"/>
        <w:lang w:val="en-US" w:eastAsia="en-US" w:bidi="en-US"/>
      </w:rPr>
    </w:lvl>
    <w:lvl w:ilvl="8" w:tplc="6EDE9416">
      <w:numFmt w:val="bullet"/>
      <w:lvlText w:val="•"/>
      <w:lvlJc w:val="left"/>
      <w:pPr>
        <w:ind w:left="9166" w:hanging="288"/>
      </w:pPr>
      <w:rPr>
        <w:rFonts w:hint="default"/>
        <w:lang w:val="en-US" w:eastAsia="en-US" w:bidi="en-US"/>
      </w:rPr>
    </w:lvl>
  </w:abstractNum>
  <w:num w:numId="1" w16cid:durableId="1908571923">
    <w:abstractNumId w:val="6"/>
  </w:num>
  <w:num w:numId="2" w16cid:durableId="1061752659">
    <w:abstractNumId w:val="2"/>
  </w:num>
  <w:num w:numId="3" w16cid:durableId="2133748225">
    <w:abstractNumId w:val="5"/>
  </w:num>
  <w:num w:numId="4" w16cid:durableId="2024428284">
    <w:abstractNumId w:val="1"/>
  </w:num>
  <w:num w:numId="5" w16cid:durableId="536507895">
    <w:abstractNumId w:val="4"/>
  </w:num>
  <w:num w:numId="6" w16cid:durableId="602300930">
    <w:abstractNumId w:val="3"/>
  </w:num>
  <w:num w:numId="7" w16cid:durableId="4959978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dely Daniel R NGA-OCSP USA CIV">
    <w15:presenceInfo w15:providerId="AD" w15:userId="S-1-5-21-8915387-327103329-2005106227-39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drawingGridHorizontalSpacing w:val="110"/>
  <w:displayHorizontalDrawingGridEvery w:val="2"/>
  <w:characterSpacingControl w:val="doNotCompress"/>
  <w:hdrShapeDefaults>
    <o:shapedefaults v:ext="edit" spidmax="20488"/>
    <o:shapelayout v:ext="edit">
      <o:idmap v:ext="edit" data="20"/>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473"/>
    <w:rsid w:val="000612F3"/>
    <w:rsid w:val="000D6446"/>
    <w:rsid w:val="0011025F"/>
    <w:rsid w:val="001225B4"/>
    <w:rsid w:val="00133F95"/>
    <w:rsid w:val="001355C0"/>
    <w:rsid w:val="00141473"/>
    <w:rsid w:val="00176CF7"/>
    <w:rsid w:val="001B727C"/>
    <w:rsid w:val="001C4E5F"/>
    <w:rsid w:val="001F37F1"/>
    <w:rsid w:val="00207854"/>
    <w:rsid w:val="00224F5D"/>
    <w:rsid w:val="00267AD3"/>
    <w:rsid w:val="00281347"/>
    <w:rsid w:val="00284AFA"/>
    <w:rsid w:val="0029610F"/>
    <w:rsid w:val="002D0B11"/>
    <w:rsid w:val="002D1B13"/>
    <w:rsid w:val="003035AC"/>
    <w:rsid w:val="0030456E"/>
    <w:rsid w:val="003170F9"/>
    <w:rsid w:val="003249B1"/>
    <w:rsid w:val="003312A5"/>
    <w:rsid w:val="003C0D03"/>
    <w:rsid w:val="003C5745"/>
    <w:rsid w:val="003D358D"/>
    <w:rsid w:val="003F3ABF"/>
    <w:rsid w:val="003F48CC"/>
    <w:rsid w:val="00403FA4"/>
    <w:rsid w:val="004969E8"/>
    <w:rsid w:val="004D787F"/>
    <w:rsid w:val="00532BD7"/>
    <w:rsid w:val="00535007"/>
    <w:rsid w:val="00543254"/>
    <w:rsid w:val="0055091C"/>
    <w:rsid w:val="00591C49"/>
    <w:rsid w:val="0059785B"/>
    <w:rsid w:val="005A64F5"/>
    <w:rsid w:val="005C064D"/>
    <w:rsid w:val="005E01B2"/>
    <w:rsid w:val="005E20DA"/>
    <w:rsid w:val="0063319F"/>
    <w:rsid w:val="00677B85"/>
    <w:rsid w:val="006810A5"/>
    <w:rsid w:val="006A14AE"/>
    <w:rsid w:val="006D213B"/>
    <w:rsid w:val="00717962"/>
    <w:rsid w:val="00727E46"/>
    <w:rsid w:val="00747ED8"/>
    <w:rsid w:val="00755176"/>
    <w:rsid w:val="0078429E"/>
    <w:rsid w:val="007C2DD9"/>
    <w:rsid w:val="007C7D3B"/>
    <w:rsid w:val="00803BAD"/>
    <w:rsid w:val="00806241"/>
    <w:rsid w:val="00812C9D"/>
    <w:rsid w:val="00834A60"/>
    <w:rsid w:val="00837709"/>
    <w:rsid w:val="00841336"/>
    <w:rsid w:val="0089108E"/>
    <w:rsid w:val="009015EC"/>
    <w:rsid w:val="00930925"/>
    <w:rsid w:val="009468C5"/>
    <w:rsid w:val="00987085"/>
    <w:rsid w:val="00993A7C"/>
    <w:rsid w:val="009B47D1"/>
    <w:rsid w:val="009C528B"/>
    <w:rsid w:val="009E25C4"/>
    <w:rsid w:val="009E72F2"/>
    <w:rsid w:val="00A17700"/>
    <w:rsid w:val="00A5053D"/>
    <w:rsid w:val="00A54CC4"/>
    <w:rsid w:val="00A57846"/>
    <w:rsid w:val="00AA3142"/>
    <w:rsid w:val="00AA4880"/>
    <w:rsid w:val="00AD62BF"/>
    <w:rsid w:val="00B14FB5"/>
    <w:rsid w:val="00B30A80"/>
    <w:rsid w:val="00BB1B40"/>
    <w:rsid w:val="00BD0ACA"/>
    <w:rsid w:val="00BD34AF"/>
    <w:rsid w:val="00C642FF"/>
    <w:rsid w:val="00C835F2"/>
    <w:rsid w:val="00CA431D"/>
    <w:rsid w:val="00CC4044"/>
    <w:rsid w:val="00CD4EBE"/>
    <w:rsid w:val="00CE4663"/>
    <w:rsid w:val="00CE7591"/>
    <w:rsid w:val="00CF659B"/>
    <w:rsid w:val="00D3063C"/>
    <w:rsid w:val="00D562D6"/>
    <w:rsid w:val="00D602C1"/>
    <w:rsid w:val="00D86620"/>
    <w:rsid w:val="00DC7460"/>
    <w:rsid w:val="00E34AFD"/>
    <w:rsid w:val="00E662DD"/>
    <w:rsid w:val="00F629AC"/>
    <w:rsid w:val="00F73CD2"/>
    <w:rsid w:val="00FB21FB"/>
    <w:rsid w:val="00FB692D"/>
    <w:rsid w:val="00FC0915"/>
    <w:rsid w:val="00FE2FB3"/>
    <w:rsid w:val="00FF3BC3"/>
    <w:rsid w:val="00FF6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8"/>
    <o:shapelayout v:ext="edit">
      <o:idmap v:ext="edit" data="1"/>
    </o:shapelayout>
  </w:shapeDefaults>
  <w:decimalSymbol w:val="."/>
  <w:listSeparator w:val=","/>
  <w14:docId w14:val="610FD134"/>
  <w15:docId w15:val="{4703452E-9B45-4B1B-85FC-374CD77B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90"/>
      <w:ind w:left="100"/>
      <w:outlineLvl w:val="0"/>
    </w:pPr>
    <w:rPr>
      <w:b/>
      <w:bCs/>
      <w:sz w:val="24"/>
      <w:szCs w:val="24"/>
    </w:rPr>
  </w:style>
  <w:style w:type="paragraph" w:styleId="Heading2">
    <w:name w:val="heading 2"/>
    <w:basedOn w:val="Normal"/>
    <w:uiPriority w:val="9"/>
    <w:unhideWhenUsed/>
    <w:qFormat/>
    <w:pPr>
      <w:ind w:left="676" w:hanging="577"/>
      <w:jc w:val="both"/>
      <w:outlineLvl w:val="1"/>
    </w:pPr>
    <w:rPr>
      <w:b/>
      <w:bCs/>
    </w:rPr>
  </w:style>
  <w:style w:type="paragraph" w:styleId="Heading4">
    <w:name w:val="heading 4"/>
    <w:basedOn w:val="Normal"/>
    <w:next w:val="Normal"/>
    <w:link w:val="Heading4Char"/>
    <w:uiPriority w:val="9"/>
    <w:semiHidden/>
    <w:unhideWhenUsed/>
    <w:qFormat/>
    <w:rsid w:val="00CA431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5"/>
      <w:ind w:left="580" w:hanging="481"/>
    </w:pPr>
    <w:rPr>
      <w:b/>
      <w:bCs/>
      <w:sz w:val="20"/>
      <w:szCs w:val="20"/>
    </w:rPr>
  </w:style>
  <w:style w:type="paragraph" w:styleId="TOC2">
    <w:name w:val="toc 2"/>
    <w:basedOn w:val="Normal"/>
    <w:uiPriority w:val="1"/>
    <w:qFormat/>
    <w:pPr>
      <w:spacing w:before="116"/>
      <w:ind w:left="981" w:hanging="680"/>
    </w:pPr>
    <w:rPr>
      <w:sz w:val="20"/>
      <w:szCs w:val="20"/>
    </w:rPr>
  </w:style>
  <w:style w:type="paragraph" w:styleId="BodyText">
    <w:name w:val="Body Text"/>
    <w:basedOn w:val="Normal"/>
    <w:uiPriority w:val="1"/>
    <w:qFormat/>
  </w:style>
  <w:style w:type="paragraph" w:styleId="ListParagraph">
    <w:name w:val="List Paragraph"/>
    <w:basedOn w:val="Normal"/>
    <w:link w:val="ListParagraphChar"/>
    <w:uiPriority w:val="34"/>
    <w:qFormat/>
    <w:pPr>
      <w:ind w:left="981" w:hanging="680"/>
      <w:jc w:val="both"/>
    </w:pPr>
  </w:style>
  <w:style w:type="paragraph" w:customStyle="1" w:styleId="TableParagraph">
    <w:name w:val="Table Paragraph"/>
    <w:basedOn w:val="Normal"/>
    <w:uiPriority w:val="1"/>
    <w:qFormat/>
    <w:pPr>
      <w:ind w:left="28"/>
    </w:pPr>
  </w:style>
  <w:style w:type="paragraph" w:styleId="Header">
    <w:name w:val="header"/>
    <w:basedOn w:val="Normal"/>
    <w:link w:val="HeaderChar"/>
    <w:uiPriority w:val="99"/>
    <w:unhideWhenUsed/>
    <w:rsid w:val="002D1B13"/>
    <w:pPr>
      <w:tabs>
        <w:tab w:val="center" w:pos="4680"/>
        <w:tab w:val="right" w:pos="9360"/>
      </w:tabs>
    </w:pPr>
  </w:style>
  <w:style w:type="character" w:customStyle="1" w:styleId="HeaderChar">
    <w:name w:val="Header Char"/>
    <w:basedOn w:val="DefaultParagraphFont"/>
    <w:link w:val="Header"/>
    <w:uiPriority w:val="99"/>
    <w:rsid w:val="002D1B13"/>
    <w:rPr>
      <w:rFonts w:ascii="Times New Roman" w:eastAsia="Times New Roman" w:hAnsi="Times New Roman" w:cs="Times New Roman"/>
      <w:lang w:bidi="en-US"/>
    </w:rPr>
  </w:style>
  <w:style w:type="paragraph" w:styleId="Footer">
    <w:name w:val="footer"/>
    <w:basedOn w:val="Normal"/>
    <w:link w:val="FooterChar"/>
    <w:uiPriority w:val="99"/>
    <w:unhideWhenUsed/>
    <w:rsid w:val="002D1B13"/>
    <w:pPr>
      <w:tabs>
        <w:tab w:val="center" w:pos="4680"/>
        <w:tab w:val="right" w:pos="9360"/>
      </w:tabs>
    </w:pPr>
  </w:style>
  <w:style w:type="character" w:customStyle="1" w:styleId="FooterChar">
    <w:name w:val="Footer Char"/>
    <w:basedOn w:val="DefaultParagraphFont"/>
    <w:link w:val="Footer"/>
    <w:uiPriority w:val="99"/>
    <w:rsid w:val="002D1B13"/>
    <w:rPr>
      <w:rFonts w:ascii="Times New Roman" w:eastAsia="Times New Roman" w:hAnsi="Times New Roman" w:cs="Times New Roman"/>
      <w:lang w:bidi="en-US"/>
    </w:rPr>
  </w:style>
  <w:style w:type="table" w:styleId="TableGrid">
    <w:name w:val="Table Grid"/>
    <w:basedOn w:val="TableNormal"/>
    <w:uiPriority w:val="39"/>
    <w:rsid w:val="00CE4663"/>
    <w:pPr>
      <w:widowControl/>
      <w:autoSpaceDE/>
      <w:autoSpaceDN/>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rsid w:val="00CE4663"/>
    <w:pPr>
      <w:widowControl/>
      <w:autoSpaceDE/>
      <w:autoSpaceDN/>
    </w:pPr>
    <w:rPr>
      <w:sz w:val="20"/>
      <w:szCs w:val="20"/>
      <w:lang w:bidi="ar-SA"/>
    </w:rPr>
  </w:style>
  <w:style w:type="character" w:customStyle="1" w:styleId="FootnoteTextChar">
    <w:name w:val="Footnote Text Char"/>
    <w:basedOn w:val="DefaultParagraphFont"/>
    <w:link w:val="FootnoteText"/>
    <w:uiPriority w:val="99"/>
    <w:rsid w:val="00CE4663"/>
    <w:rPr>
      <w:rFonts w:ascii="Times New Roman" w:eastAsia="Times New Roman" w:hAnsi="Times New Roman" w:cs="Times New Roman"/>
      <w:sz w:val="20"/>
      <w:szCs w:val="20"/>
    </w:rPr>
  </w:style>
  <w:style w:type="character" w:styleId="FootnoteReference">
    <w:name w:val="footnote reference"/>
    <w:uiPriority w:val="99"/>
    <w:rsid w:val="00CE4663"/>
    <w:rPr>
      <w:rFonts w:cs="Times New Roman"/>
      <w:vertAlign w:val="superscript"/>
    </w:rPr>
  </w:style>
  <w:style w:type="character" w:customStyle="1" w:styleId="Heading4Char">
    <w:name w:val="Heading 4 Char"/>
    <w:basedOn w:val="DefaultParagraphFont"/>
    <w:link w:val="Heading4"/>
    <w:rsid w:val="00CA431D"/>
    <w:rPr>
      <w:rFonts w:asciiTheme="majorHAnsi" w:eastAsiaTheme="majorEastAsia" w:hAnsiTheme="majorHAnsi" w:cstheme="majorBidi"/>
      <w:i/>
      <w:iCs/>
      <w:color w:val="365F91" w:themeColor="accent1" w:themeShade="BF"/>
      <w:lang w:bidi="en-US"/>
    </w:rPr>
  </w:style>
  <w:style w:type="paragraph" w:customStyle="1" w:styleId="Level4">
    <w:name w:val="Level4"/>
    <w:basedOn w:val="Normal"/>
    <w:next w:val="Normal"/>
    <w:uiPriority w:val="99"/>
    <w:rsid w:val="00CA431D"/>
    <w:pPr>
      <w:widowControl/>
      <w:numPr>
        <w:ilvl w:val="3"/>
        <w:numId w:val="6"/>
      </w:numPr>
      <w:tabs>
        <w:tab w:val="num" w:pos="1080"/>
      </w:tabs>
      <w:autoSpaceDE/>
      <w:autoSpaceDN/>
      <w:spacing w:before="160" w:after="160"/>
      <w:ind w:left="1080"/>
    </w:pPr>
    <w:rPr>
      <w:b/>
      <w:color w:val="000000"/>
      <w:sz w:val="24"/>
      <w:szCs w:val="24"/>
      <w:lang w:bidi="ar-SA"/>
    </w:rPr>
  </w:style>
  <w:style w:type="paragraph" w:customStyle="1" w:styleId="Level5">
    <w:name w:val="Level5"/>
    <w:basedOn w:val="Normal"/>
    <w:next w:val="Normal"/>
    <w:uiPriority w:val="99"/>
    <w:rsid w:val="00CA431D"/>
    <w:pPr>
      <w:widowControl/>
      <w:numPr>
        <w:ilvl w:val="4"/>
        <w:numId w:val="6"/>
      </w:numPr>
      <w:tabs>
        <w:tab w:val="left" w:pos="1080"/>
      </w:tabs>
      <w:autoSpaceDE/>
      <w:autoSpaceDN/>
      <w:spacing w:before="160" w:after="160"/>
    </w:pPr>
    <w:rPr>
      <w:b/>
      <w:sz w:val="24"/>
      <w:szCs w:val="20"/>
      <w:lang w:bidi="ar-SA"/>
    </w:rPr>
  </w:style>
  <w:style w:type="paragraph" w:customStyle="1" w:styleId="Level6">
    <w:name w:val="Level6"/>
    <w:basedOn w:val="Normal"/>
    <w:next w:val="Normal"/>
    <w:uiPriority w:val="99"/>
    <w:rsid w:val="00CA431D"/>
    <w:pPr>
      <w:widowControl/>
      <w:numPr>
        <w:ilvl w:val="6"/>
        <w:numId w:val="6"/>
      </w:numPr>
      <w:tabs>
        <w:tab w:val="left" w:pos="1260"/>
      </w:tabs>
      <w:autoSpaceDE/>
      <w:autoSpaceDN/>
      <w:spacing w:before="160" w:after="160"/>
    </w:pPr>
    <w:rPr>
      <w:rFonts w:ascii="Arial" w:hAnsi="Arial"/>
      <w:b/>
      <w:szCs w:val="20"/>
      <w:lang w:bidi="ar-SA"/>
    </w:rPr>
  </w:style>
  <w:style w:type="paragraph" w:customStyle="1" w:styleId="Level7">
    <w:name w:val="Level7"/>
    <w:basedOn w:val="Normal"/>
    <w:next w:val="Normal"/>
    <w:uiPriority w:val="99"/>
    <w:rsid w:val="00CA431D"/>
    <w:pPr>
      <w:widowControl/>
      <w:numPr>
        <w:ilvl w:val="7"/>
        <w:numId w:val="6"/>
      </w:numPr>
      <w:tabs>
        <w:tab w:val="left" w:pos="1440"/>
      </w:tabs>
      <w:autoSpaceDE/>
      <w:autoSpaceDN/>
      <w:spacing w:before="160" w:after="160"/>
    </w:pPr>
    <w:rPr>
      <w:rFonts w:ascii="Arial" w:hAnsi="Arial"/>
      <w:b/>
      <w:szCs w:val="20"/>
      <w:lang w:bidi="ar-SA"/>
    </w:rPr>
  </w:style>
  <w:style w:type="paragraph" w:customStyle="1" w:styleId="Level8">
    <w:name w:val="Level8"/>
    <w:basedOn w:val="Normal"/>
    <w:next w:val="Normal"/>
    <w:uiPriority w:val="99"/>
    <w:rsid w:val="00CA431D"/>
    <w:pPr>
      <w:widowControl/>
      <w:numPr>
        <w:ilvl w:val="8"/>
        <w:numId w:val="6"/>
      </w:numPr>
      <w:autoSpaceDE/>
      <w:autoSpaceDN/>
      <w:spacing w:before="160" w:after="160"/>
    </w:pPr>
    <w:rPr>
      <w:rFonts w:ascii="Arial" w:hAnsi="Arial"/>
      <w:b/>
      <w:szCs w:val="20"/>
      <w:lang w:bidi="ar-SA"/>
    </w:rPr>
  </w:style>
  <w:style w:type="character" w:customStyle="1" w:styleId="ListParagraphChar">
    <w:name w:val="List Paragraph Char"/>
    <w:basedOn w:val="DefaultParagraphFont"/>
    <w:link w:val="ListParagraph"/>
    <w:uiPriority w:val="34"/>
    <w:rsid w:val="00CA431D"/>
    <w:rPr>
      <w:rFonts w:ascii="Times New Roman" w:eastAsia="Times New Roman" w:hAnsi="Times New Roman" w:cs="Times New Roman"/>
      <w:lang w:bidi="en-US"/>
    </w:rPr>
  </w:style>
  <w:style w:type="character" w:styleId="Strong">
    <w:name w:val="Strong"/>
    <w:uiPriority w:val="22"/>
    <w:qFormat/>
    <w:rsid w:val="00837709"/>
    <w:rPr>
      <w:b/>
      <w:bCs/>
      <w:sz w:val="28"/>
      <w:szCs w:val="28"/>
    </w:rPr>
  </w:style>
  <w:style w:type="paragraph" w:customStyle="1" w:styleId="SmallNormal">
    <w:name w:val="Small Normal"/>
    <w:basedOn w:val="Normal"/>
    <w:qFormat/>
    <w:rsid w:val="00837709"/>
    <w:pPr>
      <w:widowControl/>
      <w:autoSpaceDE/>
      <w:autoSpaceDN/>
      <w:jc w:val="center"/>
    </w:pPr>
    <w:rPr>
      <w:rFonts w:eastAsia="Calibri"/>
      <w:sz w:val="20"/>
      <w:lang w:bidi="ar-SA"/>
    </w:rPr>
  </w:style>
  <w:style w:type="paragraph" w:customStyle="1" w:styleId="TableTitle">
    <w:name w:val="Table Title"/>
    <w:basedOn w:val="Title"/>
    <w:qFormat/>
    <w:rsid w:val="00176CF7"/>
    <w:pPr>
      <w:widowControl/>
      <w:autoSpaceDE/>
      <w:autoSpaceDN/>
      <w:jc w:val="center"/>
    </w:pPr>
    <w:rPr>
      <w:rFonts w:ascii="Times New Roman" w:eastAsia="Times New Roman" w:hAnsi="Times New Roman" w:cs="Times New Roman"/>
      <w:b/>
      <w:sz w:val="28"/>
      <w:lang w:bidi="ar-SA"/>
    </w:rPr>
  </w:style>
  <w:style w:type="paragraph" w:styleId="Title">
    <w:name w:val="Title"/>
    <w:basedOn w:val="Normal"/>
    <w:next w:val="Normal"/>
    <w:link w:val="TitleChar"/>
    <w:uiPriority w:val="10"/>
    <w:qFormat/>
    <w:rsid w:val="00176C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CF7"/>
    <w:rPr>
      <w:rFonts w:asciiTheme="majorHAnsi" w:eastAsiaTheme="majorEastAsia" w:hAnsiTheme="majorHAnsi" w:cstheme="majorBidi"/>
      <w:spacing w:val="-10"/>
      <w:kern w:val="28"/>
      <w:sz w:val="56"/>
      <w:szCs w:val="56"/>
      <w:lang w:bidi="en-US"/>
    </w:rPr>
  </w:style>
  <w:style w:type="paragraph" w:styleId="BalloonText">
    <w:name w:val="Balloon Text"/>
    <w:basedOn w:val="Normal"/>
    <w:link w:val="BalloonTextChar"/>
    <w:uiPriority w:val="99"/>
    <w:semiHidden/>
    <w:unhideWhenUsed/>
    <w:rsid w:val="002078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7854"/>
    <w:rPr>
      <w:rFonts w:ascii="Segoe UI" w:eastAsia="Times New Roman" w:hAnsi="Segoe UI" w:cs="Segoe UI"/>
      <w:sz w:val="18"/>
      <w:szCs w:val="18"/>
      <w:lang w:bidi="en-US"/>
    </w:rPr>
  </w:style>
  <w:style w:type="character" w:styleId="CommentReference">
    <w:name w:val="annotation reference"/>
    <w:basedOn w:val="DefaultParagraphFont"/>
    <w:uiPriority w:val="99"/>
    <w:semiHidden/>
    <w:unhideWhenUsed/>
    <w:rsid w:val="003F3ABF"/>
    <w:rPr>
      <w:sz w:val="16"/>
      <w:szCs w:val="16"/>
    </w:rPr>
  </w:style>
  <w:style w:type="paragraph" w:styleId="CommentText">
    <w:name w:val="annotation text"/>
    <w:basedOn w:val="Normal"/>
    <w:link w:val="CommentTextChar"/>
    <w:uiPriority w:val="99"/>
    <w:semiHidden/>
    <w:unhideWhenUsed/>
    <w:rsid w:val="003F3ABF"/>
    <w:rPr>
      <w:sz w:val="20"/>
      <w:szCs w:val="20"/>
    </w:rPr>
  </w:style>
  <w:style w:type="character" w:customStyle="1" w:styleId="CommentTextChar">
    <w:name w:val="Comment Text Char"/>
    <w:basedOn w:val="DefaultParagraphFont"/>
    <w:link w:val="CommentText"/>
    <w:uiPriority w:val="99"/>
    <w:semiHidden/>
    <w:rsid w:val="003F3ABF"/>
    <w:rPr>
      <w:rFonts w:ascii="Times New Roman" w:eastAsia="Times New Roman" w:hAnsi="Times New Roman" w:cs="Times New Roman"/>
      <w:sz w:val="20"/>
      <w:szCs w:val="20"/>
      <w:lang w:bidi="en-US"/>
    </w:rPr>
  </w:style>
  <w:style w:type="paragraph" w:styleId="CommentSubject">
    <w:name w:val="annotation subject"/>
    <w:basedOn w:val="CommentText"/>
    <w:next w:val="CommentText"/>
    <w:link w:val="CommentSubjectChar"/>
    <w:uiPriority w:val="99"/>
    <w:semiHidden/>
    <w:unhideWhenUsed/>
    <w:rsid w:val="003F3ABF"/>
    <w:rPr>
      <w:b/>
      <w:bCs/>
    </w:rPr>
  </w:style>
  <w:style w:type="character" w:customStyle="1" w:styleId="CommentSubjectChar">
    <w:name w:val="Comment Subject Char"/>
    <w:basedOn w:val="CommentTextChar"/>
    <w:link w:val="CommentSubject"/>
    <w:uiPriority w:val="99"/>
    <w:semiHidden/>
    <w:rsid w:val="003F3ABF"/>
    <w:rPr>
      <w:rFonts w:ascii="Times New Roman" w:eastAsia="Times New Roman" w:hAnsi="Times New Roman" w:cs="Times New Roman"/>
      <w:b/>
      <w:bCs/>
      <w:sz w:val="20"/>
      <w:szCs w:val="20"/>
      <w:lang w:bidi="en-US"/>
    </w:rPr>
  </w:style>
  <w:style w:type="paragraph" w:styleId="Revision">
    <w:name w:val="Revision"/>
    <w:hidden/>
    <w:uiPriority w:val="99"/>
    <w:semiHidden/>
    <w:rsid w:val="00535007"/>
    <w:pPr>
      <w:widowControl/>
      <w:autoSpaceDE/>
      <w:autoSpaceDN/>
    </w:pPr>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3913">
      <w:bodyDiv w:val="1"/>
      <w:marLeft w:val="0"/>
      <w:marRight w:val="0"/>
      <w:marTop w:val="0"/>
      <w:marBottom w:val="0"/>
      <w:divBdr>
        <w:top w:val="none" w:sz="0" w:space="0" w:color="auto"/>
        <w:left w:val="none" w:sz="0" w:space="0" w:color="auto"/>
        <w:bottom w:val="none" w:sz="0" w:space="0" w:color="auto"/>
        <w:right w:val="none" w:sz="0" w:space="0" w:color="auto"/>
      </w:divBdr>
      <w:divsChild>
        <w:div w:id="1296831389">
          <w:marLeft w:val="0"/>
          <w:marRight w:val="0"/>
          <w:marTop w:val="0"/>
          <w:marBottom w:val="0"/>
          <w:divBdr>
            <w:top w:val="none" w:sz="0" w:space="0" w:color="auto"/>
            <w:left w:val="none" w:sz="0" w:space="0" w:color="auto"/>
            <w:bottom w:val="none" w:sz="0" w:space="0" w:color="auto"/>
            <w:right w:val="none" w:sz="0" w:space="0" w:color="auto"/>
          </w:divBdr>
          <w:divsChild>
            <w:div w:id="326713257">
              <w:marLeft w:val="0"/>
              <w:marRight w:val="0"/>
              <w:marTop w:val="0"/>
              <w:marBottom w:val="0"/>
              <w:divBdr>
                <w:top w:val="none" w:sz="0" w:space="0" w:color="auto"/>
                <w:left w:val="none" w:sz="0" w:space="0" w:color="auto"/>
                <w:bottom w:val="none" w:sz="0" w:space="0" w:color="auto"/>
                <w:right w:val="none" w:sz="0" w:space="0" w:color="auto"/>
              </w:divBdr>
              <w:divsChild>
                <w:div w:id="255284557">
                  <w:marLeft w:val="0"/>
                  <w:marRight w:val="0"/>
                  <w:marTop w:val="0"/>
                  <w:marBottom w:val="0"/>
                  <w:divBdr>
                    <w:top w:val="none" w:sz="0" w:space="0" w:color="auto"/>
                    <w:left w:val="none" w:sz="0" w:space="0" w:color="auto"/>
                    <w:bottom w:val="none" w:sz="0" w:space="0" w:color="auto"/>
                    <w:right w:val="none" w:sz="0" w:space="0" w:color="auto"/>
                  </w:divBdr>
                  <w:divsChild>
                    <w:div w:id="163934440">
                      <w:marLeft w:val="0"/>
                      <w:marRight w:val="0"/>
                      <w:marTop w:val="0"/>
                      <w:marBottom w:val="0"/>
                      <w:divBdr>
                        <w:top w:val="none" w:sz="0" w:space="0" w:color="auto"/>
                        <w:left w:val="none" w:sz="0" w:space="0" w:color="auto"/>
                        <w:bottom w:val="none" w:sz="0" w:space="0" w:color="auto"/>
                        <w:right w:val="none" w:sz="0" w:space="0" w:color="auto"/>
                      </w:divBdr>
                      <w:divsChild>
                        <w:div w:id="1391877083">
                          <w:marLeft w:val="0"/>
                          <w:marRight w:val="0"/>
                          <w:marTop w:val="0"/>
                          <w:marBottom w:val="0"/>
                          <w:divBdr>
                            <w:top w:val="none" w:sz="0" w:space="0" w:color="auto"/>
                            <w:left w:val="none" w:sz="0" w:space="0" w:color="auto"/>
                            <w:bottom w:val="none" w:sz="0" w:space="0" w:color="auto"/>
                            <w:right w:val="none" w:sz="0" w:space="0" w:color="auto"/>
                          </w:divBdr>
                          <w:divsChild>
                            <w:div w:id="1030451070">
                              <w:marLeft w:val="0"/>
                              <w:marRight w:val="0"/>
                              <w:marTop w:val="0"/>
                              <w:marBottom w:val="0"/>
                              <w:divBdr>
                                <w:top w:val="none" w:sz="0" w:space="0" w:color="auto"/>
                                <w:left w:val="none" w:sz="0" w:space="0" w:color="auto"/>
                                <w:bottom w:val="none" w:sz="0" w:space="0" w:color="auto"/>
                                <w:right w:val="none" w:sz="0" w:space="0" w:color="auto"/>
                              </w:divBdr>
                              <w:divsChild>
                                <w:div w:id="826674275">
                                  <w:marLeft w:val="0"/>
                                  <w:marRight w:val="0"/>
                                  <w:marTop w:val="0"/>
                                  <w:marBottom w:val="0"/>
                                  <w:divBdr>
                                    <w:top w:val="none" w:sz="0" w:space="0" w:color="auto"/>
                                    <w:left w:val="none" w:sz="0" w:space="0" w:color="auto"/>
                                    <w:bottom w:val="none" w:sz="0" w:space="0" w:color="auto"/>
                                    <w:right w:val="none" w:sz="0" w:space="0" w:color="auto"/>
                                  </w:divBdr>
                                  <w:divsChild>
                                    <w:div w:id="11319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013293">
          <w:marLeft w:val="0"/>
          <w:marRight w:val="120"/>
          <w:marTop w:val="0"/>
          <w:marBottom w:val="0"/>
          <w:divBdr>
            <w:top w:val="none" w:sz="0" w:space="0" w:color="auto"/>
            <w:left w:val="none" w:sz="0" w:space="0" w:color="auto"/>
            <w:bottom w:val="none" w:sz="0" w:space="0" w:color="auto"/>
            <w:right w:val="none" w:sz="0" w:space="0" w:color="auto"/>
          </w:divBdr>
        </w:div>
      </w:divsChild>
    </w:div>
    <w:div w:id="1109933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class:Classification xmlns:class="urn:us:gov:cia:enterprise:schema:Classification:2.3" toolVersion="201920" dateClassified="2020-07-08" caveat="false" portionMarking="false" tool="AACG">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ma:contentTypeName="Document" ma:contentTypeDescription="Create a new document." ma:_="" ma:contentTypeID="0x010100814F6A66BDB51B4996F74DC0FEDD9FC4" ma:contentTypeVersion="3" ct:_="" ma:contentTypeScope="" ma:versionID="e07b116b0336079b1bb4149c517eb349">
  <xsd:schema xmlns:xsd="http://www.w3.org/2001/XMLSchema" xmlns:xs="http://www.w3.org/2001/XMLSchema" xmlns:p="http://schemas.microsoft.com/office/2006/metadata/properties" xmlns:ns1="http://schemas.microsoft.com/sharepoint/v3" xmlns:ns2="0771d167-aa0c-423d-af88-8b7987170986" targetNamespace="http://schemas.microsoft.com/office/2006/metadata/properties" ns1:_="" ma:fieldsID="10b018b1c20a5ff7fc73ae0b2bde1e19" ns2:_="" ma:root="true">
    <xsd:import namespace="http://schemas.microsoft.com/sharepoint/v3"/>
    <xsd:import namespace="0771d167-aa0c-423d-af88-8b7987170986"/>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elementFormDefault="qualified" targetNamespace="http://schemas.microsoft.com/sharepoint/v3">
    <xsd:import namespace="http://schemas.microsoft.com/office/2006/documentManagement/types"/>
    <xsd:import namespace="http://schemas.microsoft.com/office/infopath/2007/PartnerControls"/>
    <xsd:element ma:index="8" ma:description="Scheduling Start Date is a site column created by the Publishing feature. It is used to specify the date and time on which this page will first appear to site visitors." name="PublishingStartDate" ma:displayName="Scheduling Start Date" ma:internalName="PublishingStartDate" nillable="true">
      <xsd:simpleType>
        <xsd:restriction base="dms:Unknown"/>
      </xsd:simpleType>
    </xsd:element>
    <xsd:element ma:index="9" ma:description="Scheduling End Date is a site column created by the Publishing feature. It is used to specify the date and time on which this page will no longer appear to site visitors." name="PublishingExpirationDate" ma:displayName="Scheduling End Date" ma:internalName="PublishingExpirationDate" nillable="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elementFormDefault="qualified" targetNamespace="0771d167-aa0c-423d-af88-8b7987170986">
    <xsd:import namespace="http://schemas.microsoft.com/office/2006/documentManagement/types"/>
    <xsd:import namespace="http://schemas.microsoft.com/office/infopath/2007/PartnerControls"/>
    <xsd:element ma:index="10" ma:readOnly="true" name="SharedWithUsers" ma:displayName="Shared With" ma:internalName="SharedWithUsers" nillable="true">
      <xsd:complexType>
        <xsd:complexContent>
          <xsd:extension base="dms:UserMulti">
            <xsd:sequence>
              <xsd:element minOccurs="0" name="UserInfo" maxOccurs="unbounded">
                <xsd:complexType>
                  <xsd:sequence>
                    <xsd:element minOccurs="0" name="DisplayName" type="xsd:string"/>
                    <xsd:element minOccurs="0" name="AccountId" type="dms:UserId" nillable="true"/>
                    <xsd:element minOccurs="0" name="AccountType" type="xsd:string"/>
                  </xsd:sequence>
                </xsd:complexType>
              </xsd:element>
            </xsd:sequence>
          </xsd:extension>
        </xsd:complexContent>
      </xsd:complexType>
    </xsd:element>
    <xsd:element ma:index="11" ma:readOnly="true" name="SharedWithDetails" ma:displayName="Shared With Details" ma:internalName="SharedWithDetails" nillable="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attributeFormDefault="unqualified" blockDefault="#all" elementFormDefault="qualified" targetNamespace="http://schemas.openxmlformats.org/package/2006/metadata/core-properties">
    <xsd:import schemaLocation="http://dublincore.org/schemas/xmls/qdc/2003/04/02/dc.xsd" namespace="http://purl.org/dc/elements/1.1/"/>
    <xsd:import schemaLocation="http://dublincore.org/schemas/xmls/qdc/2003/04/02/dcterms.xsd" namespace="http://purl.org/dc/terms/"/>
    <xsd:element name="coreProperties" type="CT_coreProperties"/>
    <xsd:complexType name="CT_coreProperties">
      <xsd:all>
        <xsd:element ref="dc:creator" minOccurs="0" maxOccurs="1"/>
        <xsd:element ref="dcterms:created" minOccurs="0" maxOccurs="1"/>
        <xsd:element ref="dc:identifier" minOccurs="0" maxOccurs="1"/>
        <xsd:element minOccurs="0" ma:index="0" name="contentType" maxOccurs="1" ma:displayName="Content Type" type="xsd:string"/>
        <xsd:element ref="dc:title" minOccurs="0" ma:index="4" maxOccurs="1" ma:displayName="Title"/>
        <xsd:element ref="dc:subject" minOccurs="0" maxOccurs="1"/>
        <xsd:element ref="dc:description" minOccurs="0" maxOccurs="1"/>
        <xsd:element minOccurs="0" name="keywords" maxOccurs="1" type="xsd:string"/>
        <xsd:element ref="dc:language" minOccurs="0" maxOccurs="1"/>
        <xsd:element minOccurs="0" name="category" maxOccurs="1" type="xsd:string"/>
        <xsd:element minOccurs="0" name="version" maxOccurs="1" type="xsd:string"/>
        <xsd:element minOccurs="0" name="revision" maxOccurs="1" type="xsd:string">
          <xsd:annotation>
            <xsd:documentation>
                        This value indicates the number of saves or revisions. The application is responsible for updating this value after each revision.
                    </xsd:documentation>
          </xsd:annotation>
        </xsd:element>
        <xsd:element minOccurs="0" name="lastModifiedBy" maxOccurs="1" type="xsd:string"/>
        <xsd:element ref="dcterms:modified" minOccurs="0" maxOccurs="1"/>
        <xsd:element minOccurs="0" name="contentStatus" maxOccurs="1" type="xsd:string"/>
      </xsd:all>
    </xsd:complexType>
  </xsd:schema>
  <xs:schema xmlns:pc="http://schemas.microsoft.com/office/infopath/2007/PartnerControls" xmlns:xs="http://www.w3.org/2001/XMLSchema" attributeFormDefault="unqualified" elementFormDefault="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64A659-8D8C-4E6A-BC42-34F1C7EF2811}">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B7AE526B-33ED-49C6-A5E4-0D683EC6AC3C}">
  <ds:schemaRefs>
    <ds:schemaRef ds:uri="urn:us:gov:cia:enterprise:schema:Classification:2.3"/>
  </ds:schemaRefs>
</ds:datastoreItem>
</file>

<file path=customXml/itemProps3.xml><?xml version="1.0" encoding="utf-8"?>
<ds:datastoreItem xmlns:ds="http://schemas.openxmlformats.org/officeDocument/2006/customXml" ds:itemID="{6A04D724-B8CB-4E9D-B8AD-98011F21CF3D}">
  <ds:schemaRefs>
    <ds:schemaRef ds:uri="http://schemas.openxmlformats.org/officeDocument/2006/bibliography"/>
  </ds:schemaRefs>
</ds:datastoreItem>
</file>

<file path=customXml/itemProps4.xml><?xml version="1.0" encoding="utf-8"?>
<ds:datastoreItem xmlns:ds="http://schemas.openxmlformats.org/officeDocument/2006/customXml" ds:itemID="{3910165D-64A4-4F90-8901-848F97749F8C}">
  <ds:schemaRefs>
    <ds:schemaRef ds:uri="http://schemas.microsoft.com/sharepoint/v3/contenttype/forms"/>
  </ds:schemaRefs>
</ds:datastoreItem>
</file>

<file path=customXml/itemProps5.xml><?xml version="1.0" encoding="utf-8"?>
<ds:datastoreItem xmlns:ds="http://schemas.openxmlformats.org/officeDocument/2006/customXml" ds:itemID="{799B6103-8077-4C96-8BDA-352D535A6E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771d167-aa0c-423d-af88-8b79871709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3239</Words>
  <Characters>18463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Sample Quality Assurance Surveillance Plan (QASP)</vt:lpstr>
    </vt:vector>
  </TitlesOfParts>
  <Company/>
  <LinksUpToDate>false</LinksUpToDate>
  <CharactersWithSpaces>21659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Quality Assurance Surveillance Plan (QASP)</dc:title>
  <dc:creator>NGA</dc:creator>
  <cp:lastModifiedBy>Fadely Daniel R NGA-OCSP USA CIV</cp:lastModifiedBy>
  <cp:revision>3</cp:revision>
  <dcterms:created xsi:type="dcterms:W3CDTF">2026-01-13T18:49:00Z</dcterms:created>
  <dcterms:modified xsi:type="dcterms:W3CDTF">2026-01-16T17:03:00Z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2019-09-16T00:00:00Z</vt:filetime>
  </property>
  <property fmtid="{D5CDD505-2E9C-101B-9397-08002B2CF9AE}" pid="3" name="Creator">
    <vt:lpwstr>Microsoft® Word 2016</vt:lpwstr>
  </property>
  <property fmtid="{D5CDD505-2E9C-101B-9397-08002B2CF9AE}" pid="4" name="LastSaved">
    <vt:filetime>2020-07-08T00:00:00Z</vt:filetime>
  </property>
  <property fmtid="{D5CDD505-2E9C-101B-9397-08002B2CF9AE}" pid="5" name="AACG_OFFICE_DLL">
    <vt:bool>true</vt:bool>
  </property>
  <property fmtid="{D5CDD505-2E9C-101B-9397-08002B2CF9AE}" pid="6" name="AACG_Created">
    <vt:bool>true</vt:bool>
  </property>
  <property fmtid="{D5CDD505-2E9C-101B-9397-08002B2CF9AE}" pid="7" name="AACG_DescMarkings">
    <vt:lpwstr/>
  </property>
  <property fmtid="{D5CDD505-2E9C-101B-9397-08002B2CF9AE}" pid="8" name="AACG_AddMark">
    <vt:lpwstr/>
  </property>
  <property fmtid="{D5CDD505-2E9C-101B-9397-08002B2CF9AE}" pid="9" name="AACG_Header">
    <vt:lpwstr>UNCLASSIFIED</vt:lpwstr>
  </property>
  <property fmtid="{D5CDD505-2E9C-101B-9397-08002B2CF9AE}" pid="10" name="AACG_Footer">
    <vt:lpwstr>_x000d_UNCLASSIFIED</vt:lpwstr>
  </property>
  <property fmtid="{D5CDD505-2E9C-101B-9397-08002B2CF9AE}" pid="11" name="AACG_ClassBlock">
    <vt:lpwstr/>
  </property>
  <property fmtid="{D5CDD505-2E9C-101B-9397-08002B2CF9AE}" pid="12" name="AACG_ClassType">
    <vt:lpwstr>USClassificationMarking</vt:lpwstr>
  </property>
  <property fmtid="{D5CDD505-2E9C-101B-9397-08002B2CF9AE}" pid="13" name="AACG_DeclOnList">
    <vt:lpwstr/>
  </property>
  <property fmtid="{D5CDD505-2E9C-101B-9397-08002B2CF9AE}" pid="14" name="AACG_USAF_Derivatives">
    <vt:lpwstr/>
  </property>
  <property fmtid="{D5CDD505-2E9C-101B-9397-08002B2CF9AE}" pid="15" name="AACG_SCI_Other">
    <vt:lpwstr/>
  </property>
  <property fmtid="{D5CDD505-2E9C-101B-9397-08002B2CF9AE}" pid="16" name="AACG_Dissem_Other">
    <vt:lpwstr/>
  </property>
  <property fmtid="{D5CDD505-2E9C-101B-9397-08002B2CF9AE}" pid="17" name="PortionWaiver">
    <vt:lpwstr/>
  </property>
  <property fmtid="{D5CDD505-2E9C-101B-9397-08002B2CF9AE}" pid="18" name="AACG_OrconOriginator">
    <vt:lpwstr/>
  </property>
  <property fmtid="{D5CDD505-2E9C-101B-9397-08002B2CF9AE}" pid="19" name="AACG_OrconRecipients">
    <vt:lpwstr/>
  </property>
  <property fmtid="{D5CDD505-2E9C-101B-9397-08002B2CF9AE}" pid="20" name="AACG_SatWarningType">
    <vt:lpwstr/>
  </property>
  <property fmtid="{D5CDD505-2E9C-101B-9397-08002B2CF9AE}" pid="21" name="AACG_NatoWarningClassLevel">
    <vt:lpwstr/>
  </property>
  <property fmtid="{D5CDD505-2E9C-101B-9397-08002B2CF9AE}" pid="22" name="AACG_Version">
    <vt:lpwstr>201920</vt:lpwstr>
  </property>
  <property fmtid="{D5CDD505-2E9C-101B-9397-08002B2CF9AE}" pid="23" name="AACG_CustomClassXMLPart">
    <vt:lpwstr>{B7AE526B-33ED-49C6-A5E4-0D683EC6AC3C}</vt:lpwstr>
  </property>
  <property fmtid="{D5CDD505-2E9C-101B-9397-08002B2CF9AE}" pid="24" name="ContentTypeId">
    <vt:lpwstr>0x010100814F6A66BDB51B4996F74DC0FEDD9FC4</vt:lpwstr>
  </property>
</Properties>
</file>