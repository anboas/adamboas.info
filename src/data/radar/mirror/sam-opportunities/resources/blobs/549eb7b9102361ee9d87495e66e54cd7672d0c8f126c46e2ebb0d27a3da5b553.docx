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7F361" w14:textId="77777777" w:rsidR="00B6236F" w:rsidRPr="004C7C18" w:rsidRDefault="00B6236F"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90A4B" w14:paraId="54F7F364" w14:textId="77777777" w:rsidTr="00917C3B">
        <w:tc>
          <w:tcPr>
            <w:tcW w:w="1098" w:type="dxa"/>
          </w:tcPr>
          <w:p w14:paraId="54F7F362" w14:textId="77777777" w:rsidR="00B6236F" w:rsidRPr="000762B6" w:rsidRDefault="00B6236F">
            <w:pPr>
              <w:rPr>
                <w:rFonts w:cstheme="minorHAnsi"/>
                <w:b/>
                <w:szCs w:val="20"/>
              </w:rPr>
            </w:pPr>
            <w:r w:rsidRPr="000762B6">
              <w:rPr>
                <w:rFonts w:cstheme="minorHAnsi"/>
                <w:b/>
                <w:szCs w:val="20"/>
              </w:rPr>
              <w:t>SUBJECT*</w:t>
            </w:r>
          </w:p>
        </w:tc>
        <w:tc>
          <w:tcPr>
            <w:tcW w:w="8820" w:type="dxa"/>
          </w:tcPr>
          <w:p w14:paraId="54F7F363" w14:textId="77777777" w:rsidR="00B6236F" w:rsidRPr="000104D7" w:rsidRDefault="00B6236F">
            <w:pPr>
              <w:rPr>
                <w:rStyle w:val="AAMSKBFill-InHighlight"/>
                <w:color w:val="auto"/>
              </w:rPr>
            </w:pPr>
            <w:r>
              <w:rPr>
                <w:rStyle w:val="AAMSKBFill-InHighlight"/>
                <w:color w:val="auto"/>
              </w:rPr>
              <w:t>570-26-227 - Halls and Walls, Building 1 5th and 6th Floors</w:t>
            </w:r>
            <w:r w:rsidRPr="000104D7">
              <w:rPr>
                <w:rStyle w:val="AAMSKBFill-InHighlight"/>
                <w:color w:val="auto"/>
              </w:rPr>
              <w:t xml:space="preserve">   </w:t>
            </w:r>
          </w:p>
        </w:tc>
      </w:tr>
    </w:tbl>
    <w:p w14:paraId="54F7F365" w14:textId="77777777" w:rsidR="00B6236F" w:rsidRPr="004C7C18" w:rsidRDefault="00B6236F" w:rsidP="00783A50">
      <w:pPr>
        <w:spacing w:after="160" w:line="254" w:lineRule="auto"/>
        <w:rPr>
          <w:rFonts w:eastAsia="Calibri" w:cstheme="minorHAnsi"/>
          <w:szCs w:val="20"/>
        </w:rPr>
      </w:pPr>
    </w:p>
    <w:p w14:paraId="54F7F366" w14:textId="77777777" w:rsidR="00B6236F" w:rsidRPr="004C7C18" w:rsidRDefault="00B6236F"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90A4B" w14:paraId="54F7F369" w14:textId="77777777" w:rsidTr="006E6FE5">
        <w:tc>
          <w:tcPr>
            <w:tcW w:w="4698" w:type="dxa"/>
            <w:hideMark/>
          </w:tcPr>
          <w:p w14:paraId="54F7F367" w14:textId="77777777" w:rsidR="00B6236F" w:rsidRPr="000762B6" w:rsidRDefault="00B6236F">
            <w:pPr>
              <w:rPr>
                <w:rFonts w:cstheme="minorHAnsi"/>
                <w:b/>
                <w:szCs w:val="20"/>
              </w:rPr>
            </w:pPr>
            <w:r w:rsidRPr="000762B6">
              <w:rPr>
                <w:rFonts w:cstheme="minorHAnsi"/>
                <w:b/>
                <w:szCs w:val="20"/>
              </w:rPr>
              <w:t>CONTRACTING OFFICE’S ZIP CODE*</w:t>
            </w:r>
          </w:p>
        </w:tc>
        <w:tc>
          <w:tcPr>
            <w:tcW w:w="5220" w:type="dxa"/>
            <w:hideMark/>
          </w:tcPr>
          <w:p w14:paraId="54F7F368" w14:textId="77777777" w:rsidR="00B6236F" w:rsidRPr="000762B6" w:rsidRDefault="00B6236F">
            <w:pPr>
              <w:rPr>
                <w:rFonts w:cstheme="minorHAnsi"/>
              </w:rPr>
            </w:pPr>
            <w:r>
              <w:rPr>
                <w:rFonts w:cstheme="minorHAnsi"/>
              </w:rPr>
              <w:t>95652</w:t>
            </w:r>
          </w:p>
        </w:tc>
      </w:tr>
      <w:tr w:rsidR="00890A4B" w14:paraId="54F7F36C" w14:textId="77777777" w:rsidTr="006E6FE5">
        <w:tc>
          <w:tcPr>
            <w:tcW w:w="4698" w:type="dxa"/>
            <w:hideMark/>
          </w:tcPr>
          <w:p w14:paraId="54F7F36A" w14:textId="77777777" w:rsidR="00B6236F" w:rsidRPr="000762B6" w:rsidRDefault="00B6236F">
            <w:pPr>
              <w:rPr>
                <w:rFonts w:cstheme="minorHAnsi"/>
                <w:b/>
                <w:szCs w:val="20"/>
              </w:rPr>
            </w:pPr>
            <w:r w:rsidRPr="000762B6">
              <w:rPr>
                <w:rFonts w:cstheme="minorHAnsi"/>
                <w:b/>
                <w:szCs w:val="20"/>
              </w:rPr>
              <w:t>SOLICITATION NUMBER*</w:t>
            </w:r>
          </w:p>
        </w:tc>
        <w:tc>
          <w:tcPr>
            <w:tcW w:w="5220" w:type="dxa"/>
            <w:hideMark/>
          </w:tcPr>
          <w:p w14:paraId="54F7F36B" w14:textId="77777777" w:rsidR="00B6236F" w:rsidRPr="000762B6" w:rsidRDefault="00B6236F">
            <w:pPr>
              <w:rPr>
                <w:rFonts w:cstheme="minorHAnsi"/>
              </w:rPr>
            </w:pPr>
            <w:r>
              <w:rPr>
                <w:rFonts w:cstheme="minorHAnsi"/>
              </w:rPr>
              <w:t>36C26126R0047</w:t>
            </w:r>
          </w:p>
        </w:tc>
      </w:tr>
      <w:tr w:rsidR="00890A4B" w14:paraId="54F7F36F" w14:textId="77777777" w:rsidTr="006E6FE5">
        <w:tc>
          <w:tcPr>
            <w:tcW w:w="4698" w:type="dxa"/>
            <w:hideMark/>
          </w:tcPr>
          <w:p w14:paraId="54F7F36D" w14:textId="77777777" w:rsidR="00B6236F" w:rsidRPr="000762B6" w:rsidRDefault="00B6236F">
            <w:pPr>
              <w:rPr>
                <w:rFonts w:cstheme="minorHAnsi"/>
                <w:b/>
                <w:szCs w:val="20"/>
              </w:rPr>
            </w:pPr>
            <w:r w:rsidRPr="000762B6">
              <w:rPr>
                <w:rFonts w:cstheme="minorHAnsi"/>
                <w:b/>
                <w:szCs w:val="20"/>
              </w:rPr>
              <w:t>RESPONSE DATE/TIME/ZONE</w:t>
            </w:r>
          </w:p>
        </w:tc>
        <w:tc>
          <w:tcPr>
            <w:tcW w:w="5220" w:type="dxa"/>
            <w:hideMark/>
          </w:tcPr>
          <w:p w14:paraId="54F7F36E" w14:textId="77777777" w:rsidR="00B6236F" w:rsidRPr="004C7C18" w:rsidRDefault="00B6236F">
            <w:pPr>
              <w:rPr>
                <w:rFonts w:cstheme="minorHAnsi"/>
                <w:szCs w:val="20"/>
              </w:rPr>
            </w:pPr>
            <w:r>
              <w:rPr>
                <w:rFonts w:cstheme="minorHAnsi"/>
                <w:szCs w:val="20"/>
              </w:rPr>
              <w:t>04-20-2026</w:t>
            </w:r>
            <w:r w:rsidRPr="004C7C18">
              <w:rPr>
                <w:rStyle w:val="AAMSKBFill-InHighlight"/>
                <w:rFonts w:cstheme="minorHAnsi"/>
              </w:rPr>
              <w:t xml:space="preserve"> </w:t>
            </w:r>
            <w:r>
              <w:rPr>
                <w:rFonts w:cstheme="minorHAnsi"/>
                <w:szCs w:val="20"/>
              </w:rPr>
              <w:t>10:00 am</w:t>
            </w:r>
            <w:r w:rsidRPr="004C7C18">
              <w:rPr>
                <w:rStyle w:val="AAMSKBFill-InHighlight"/>
                <w:rFonts w:cstheme="minorHAnsi"/>
              </w:rPr>
              <w:t xml:space="preserve"> </w:t>
            </w:r>
            <w:r>
              <w:rPr>
                <w:rFonts w:cstheme="minorHAnsi"/>
                <w:szCs w:val="20"/>
              </w:rPr>
              <w:t>PACIFIC TIME, LOS ANGELES, USA</w:t>
            </w:r>
          </w:p>
        </w:tc>
      </w:tr>
      <w:tr w:rsidR="00890A4B" w14:paraId="54F7F372" w14:textId="77777777" w:rsidTr="006E6FE5">
        <w:tc>
          <w:tcPr>
            <w:tcW w:w="4698" w:type="dxa"/>
          </w:tcPr>
          <w:p w14:paraId="54F7F370" w14:textId="77777777" w:rsidR="00B6236F" w:rsidRPr="000762B6" w:rsidRDefault="00B6236F">
            <w:pPr>
              <w:rPr>
                <w:rFonts w:cstheme="minorHAnsi"/>
                <w:b/>
                <w:szCs w:val="20"/>
              </w:rPr>
            </w:pPr>
            <w:r w:rsidRPr="000762B6">
              <w:rPr>
                <w:rFonts w:cstheme="minorHAnsi"/>
                <w:b/>
                <w:szCs w:val="20"/>
              </w:rPr>
              <w:t>ARCHIVE</w:t>
            </w:r>
          </w:p>
        </w:tc>
        <w:tc>
          <w:tcPr>
            <w:tcW w:w="5220" w:type="dxa"/>
            <w:hideMark/>
          </w:tcPr>
          <w:p w14:paraId="54F7F371" w14:textId="77777777" w:rsidR="00B6236F" w:rsidRPr="004C7C18" w:rsidRDefault="00B6236F">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90A4B" w14:paraId="54F7F375" w14:textId="77777777" w:rsidTr="006E6FE5">
        <w:tc>
          <w:tcPr>
            <w:tcW w:w="4698" w:type="dxa"/>
          </w:tcPr>
          <w:p w14:paraId="54F7F373" w14:textId="77777777" w:rsidR="00B6236F" w:rsidRPr="000762B6" w:rsidRDefault="00B6236F">
            <w:pPr>
              <w:rPr>
                <w:rFonts w:cstheme="minorHAnsi"/>
                <w:b/>
                <w:szCs w:val="20"/>
              </w:rPr>
            </w:pPr>
            <w:r w:rsidRPr="000762B6">
              <w:rPr>
                <w:rFonts w:cstheme="minorHAnsi"/>
                <w:b/>
                <w:szCs w:val="20"/>
              </w:rPr>
              <w:t>RECOVERY ACT FUNDS</w:t>
            </w:r>
          </w:p>
        </w:tc>
        <w:tc>
          <w:tcPr>
            <w:tcW w:w="5220" w:type="dxa"/>
            <w:hideMark/>
          </w:tcPr>
          <w:p w14:paraId="54F7F374" w14:textId="77777777" w:rsidR="00B6236F" w:rsidRPr="004C7C18" w:rsidRDefault="00B6236F">
            <w:pPr>
              <w:rPr>
                <w:rFonts w:cstheme="minorHAnsi"/>
                <w:szCs w:val="20"/>
              </w:rPr>
            </w:pPr>
            <w:r>
              <w:rPr>
                <w:rFonts w:cstheme="minorHAnsi"/>
                <w:szCs w:val="20"/>
              </w:rPr>
              <w:t>N</w:t>
            </w:r>
          </w:p>
        </w:tc>
      </w:tr>
      <w:tr w:rsidR="00890A4B" w14:paraId="54F7F378" w14:textId="77777777" w:rsidTr="006E6FE5">
        <w:tc>
          <w:tcPr>
            <w:tcW w:w="4698" w:type="dxa"/>
          </w:tcPr>
          <w:p w14:paraId="54F7F376" w14:textId="77777777" w:rsidR="00B6236F" w:rsidRPr="000762B6" w:rsidRDefault="00B6236F">
            <w:pPr>
              <w:rPr>
                <w:rFonts w:cstheme="minorHAnsi"/>
                <w:b/>
                <w:szCs w:val="20"/>
              </w:rPr>
            </w:pPr>
            <w:r w:rsidRPr="000762B6">
              <w:rPr>
                <w:rFonts w:cstheme="minorHAnsi"/>
                <w:b/>
                <w:szCs w:val="20"/>
              </w:rPr>
              <w:t>SET-ASIDE</w:t>
            </w:r>
          </w:p>
        </w:tc>
        <w:tc>
          <w:tcPr>
            <w:tcW w:w="5220" w:type="dxa"/>
            <w:hideMark/>
          </w:tcPr>
          <w:p w14:paraId="54F7F377" w14:textId="77777777" w:rsidR="00B6236F" w:rsidRPr="00C838FE" w:rsidRDefault="00B6236F">
            <w:pPr>
              <w:rPr>
                <w:rFonts w:cstheme="minorHAnsi"/>
                <w:szCs w:val="20"/>
              </w:rPr>
            </w:pPr>
          </w:p>
        </w:tc>
      </w:tr>
      <w:tr w:rsidR="00890A4B" w14:paraId="54F7F37B" w14:textId="77777777" w:rsidTr="006E6FE5">
        <w:tc>
          <w:tcPr>
            <w:tcW w:w="4698" w:type="dxa"/>
          </w:tcPr>
          <w:p w14:paraId="54F7F379" w14:textId="77777777" w:rsidR="00B6236F" w:rsidRPr="000762B6" w:rsidRDefault="00B6236F">
            <w:pPr>
              <w:rPr>
                <w:rFonts w:cstheme="minorHAnsi"/>
                <w:b/>
                <w:szCs w:val="20"/>
              </w:rPr>
            </w:pPr>
            <w:r w:rsidRPr="000762B6">
              <w:rPr>
                <w:rFonts w:cstheme="minorHAnsi"/>
                <w:b/>
                <w:szCs w:val="20"/>
              </w:rPr>
              <w:t>PRODUCT SERVICE CODE*</w:t>
            </w:r>
          </w:p>
        </w:tc>
        <w:tc>
          <w:tcPr>
            <w:tcW w:w="5220" w:type="dxa"/>
          </w:tcPr>
          <w:p w14:paraId="54F7F37A" w14:textId="77777777" w:rsidR="00B6236F" w:rsidRPr="00C71F9E" w:rsidRDefault="00B6236F">
            <w:pPr>
              <w:rPr>
                <w:rStyle w:val="AAMSKBFill-InHighlight"/>
                <w:color w:val="auto"/>
              </w:rPr>
            </w:pPr>
            <w:r>
              <w:rPr>
                <w:rStyle w:val="AAMSKBFill-InHighlight"/>
                <w:color w:val="auto"/>
              </w:rPr>
              <w:t>Z1JZ</w:t>
            </w:r>
          </w:p>
        </w:tc>
      </w:tr>
      <w:tr w:rsidR="00890A4B" w14:paraId="54F7F37E" w14:textId="77777777" w:rsidTr="006E6FE5">
        <w:tc>
          <w:tcPr>
            <w:tcW w:w="4698" w:type="dxa"/>
          </w:tcPr>
          <w:p w14:paraId="54F7F37C" w14:textId="77777777" w:rsidR="00B6236F" w:rsidRPr="000762B6" w:rsidRDefault="00B6236F">
            <w:pPr>
              <w:rPr>
                <w:rFonts w:cstheme="minorHAnsi"/>
                <w:b/>
                <w:szCs w:val="20"/>
              </w:rPr>
            </w:pPr>
            <w:r w:rsidRPr="000762B6">
              <w:rPr>
                <w:rFonts w:cstheme="minorHAnsi"/>
                <w:b/>
                <w:szCs w:val="20"/>
              </w:rPr>
              <w:t>NAICS CODE*</w:t>
            </w:r>
          </w:p>
        </w:tc>
        <w:tc>
          <w:tcPr>
            <w:tcW w:w="5220" w:type="dxa"/>
            <w:hideMark/>
          </w:tcPr>
          <w:p w14:paraId="54F7F37D" w14:textId="77777777" w:rsidR="00B6236F" w:rsidRPr="004C7C18" w:rsidRDefault="00B6236F">
            <w:pPr>
              <w:rPr>
                <w:rFonts w:cstheme="minorHAnsi"/>
                <w:szCs w:val="20"/>
              </w:rPr>
            </w:pPr>
            <w:r>
              <w:rPr>
                <w:rFonts w:cstheme="minorHAnsi"/>
                <w:szCs w:val="20"/>
              </w:rPr>
              <w:t>238990</w:t>
            </w:r>
          </w:p>
        </w:tc>
      </w:tr>
      <w:tr w:rsidR="00890A4B" w14:paraId="54F7F386" w14:textId="77777777" w:rsidTr="006E6FE5">
        <w:tc>
          <w:tcPr>
            <w:tcW w:w="4698" w:type="dxa"/>
            <w:hideMark/>
          </w:tcPr>
          <w:p w14:paraId="54F7F37F" w14:textId="77777777" w:rsidR="00B6236F" w:rsidRPr="000762B6" w:rsidRDefault="00B6236F">
            <w:pPr>
              <w:rPr>
                <w:rFonts w:cstheme="minorHAnsi"/>
                <w:b/>
                <w:szCs w:val="20"/>
              </w:rPr>
            </w:pPr>
            <w:r w:rsidRPr="000762B6">
              <w:rPr>
                <w:rFonts w:cstheme="minorHAnsi"/>
                <w:b/>
                <w:szCs w:val="20"/>
              </w:rPr>
              <w:t>CONTRACTING OFFICE ADDRESS</w:t>
            </w:r>
          </w:p>
        </w:tc>
        <w:tc>
          <w:tcPr>
            <w:tcW w:w="5220" w:type="dxa"/>
          </w:tcPr>
          <w:p w14:paraId="54F7F380" w14:textId="77777777" w:rsidR="00B6236F" w:rsidRPr="004C7C18" w:rsidRDefault="00B6236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4F7F381" w14:textId="77777777" w:rsidR="00B6236F" w:rsidRPr="004C7C18" w:rsidRDefault="00B6236F">
            <w:pPr>
              <w:rPr>
                <w:rFonts w:eastAsiaTheme="minorHAnsi" w:cstheme="minorHAnsi"/>
                <w:szCs w:val="20"/>
                <w:bdr w:val="none" w:sz="0" w:space="0" w:color="auto" w:frame="1"/>
              </w:rPr>
            </w:pPr>
            <w:r>
              <w:rPr>
                <w:rFonts w:eastAsiaTheme="minorHAnsi" w:cstheme="minorHAnsi"/>
                <w:szCs w:val="20"/>
                <w:bdr w:val="none" w:sz="0" w:space="0" w:color="auto" w:frame="1"/>
              </w:rPr>
              <w:t>VA Sierra Pacific Network (VISN 21)</w:t>
            </w:r>
            <w:r w:rsidRPr="004C7C18">
              <w:rPr>
                <w:rStyle w:val="AAMSKBFill-InHighlight"/>
                <w:rFonts w:cstheme="minorHAnsi"/>
              </w:rPr>
              <w:t xml:space="preserve"> </w:t>
            </w:r>
          </w:p>
          <w:p w14:paraId="54F7F382" w14:textId="77777777" w:rsidR="00B6236F" w:rsidRPr="004C7C18" w:rsidRDefault="00B6236F">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21</w:t>
            </w:r>
            <w:r w:rsidRPr="004C7C18">
              <w:rPr>
                <w:rStyle w:val="AAMSKBFill-InHighlight"/>
                <w:rFonts w:cstheme="minorHAnsi"/>
              </w:rPr>
              <w:t xml:space="preserve"> </w:t>
            </w:r>
          </w:p>
          <w:p w14:paraId="54F7F383" w14:textId="77777777" w:rsidR="00B6236F" w:rsidRPr="004C7C18" w:rsidRDefault="00B6236F">
            <w:pPr>
              <w:rPr>
                <w:rFonts w:eastAsiaTheme="minorHAnsi" w:cstheme="minorHAnsi"/>
                <w:szCs w:val="20"/>
                <w:bdr w:val="none" w:sz="0" w:space="0" w:color="auto" w:frame="1"/>
              </w:rPr>
            </w:pPr>
            <w:r>
              <w:rPr>
                <w:rFonts w:eastAsiaTheme="minorHAnsi" w:cstheme="minorHAnsi"/>
                <w:szCs w:val="20"/>
                <w:bdr w:val="none" w:sz="0" w:space="0" w:color="auto" w:frame="1"/>
              </w:rPr>
              <w:t>3237 Peacekeeper Way, Bldg 209</w:t>
            </w:r>
          </w:p>
          <w:p w14:paraId="54F7F384" w14:textId="77777777" w:rsidR="00B6236F" w:rsidRPr="004C7C18" w:rsidRDefault="00B6236F">
            <w:pPr>
              <w:rPr>
                <w:rFonts w:eastAsiaTheme="minorHAnsi" w:cstheme="minorHAnsi"/>
                <w:szCs w:val="20"/>
                <w:bdr w:val="none" w:sz="0" w:space="0" w:color="auto" w:frame="1"/>
              </w:rPr>
            </w:pPr>
            <w:r>
              <w:rPr>
                <w:rFonts w:eastAsiaTheme="minorHAnsi" w:cstheme="minorHAnsi"/>
                <w:szCs w:val="20"/>
                <w:bdr w:val="none" w:sz="0" w:space="0" w:color="auto" w:frame="1"/>
              </w:rPr>
              <w:t>McClellan Park CA  95652</w:t>
            </w:r>
            <w:r w:rsidRPr="004C7C18">
              <w:rPr>
                <w:rStyle w:val="AAMSKBFill-InHighlight"/>
                <w:rFonts w:cstheme="minorHAnsi"/>
              </w:rPr>
              <w:t xml:space="preserve"> </w:t>
            </w:r>
          </w:p>
          <w:p w14:paraId="54F7F385" w14:textId="77777777" w:rsidR="00B6236F" w:rsidRPr="004C7C18" w:rsidRDefault="00B6236F">
            <w:pPr>
              <w:rPr>
                <w:rFonts w:cstheme="minorHAnsi"/>
                <w:szCs w:val="20"/>
              </w:rPr>
            </w:pPr>
          </w:p>
        </w:tc>
      </w:tr>
      <w:tr w:rsidR="00890A4B" w14:paraId="54F7F390" w14:textId="77777777" w:rsidTr="006E6FE5">
        <w:tc>
          <w:tcPr>
            <w:tcW w:w="4698" w:type="dxa"/>
          </w:tcPr>
          <w:p w14:paraId="54F7F387" w14:textId="77777777" w:rsidR="00B6236F" w:rsidRPr="000762B6" w:rsidRDefault="00B6236F">
            <w:pPr>
              <w:rPr>
                <w:rFonts w:cstheme="minorHAnsi"/>
                <w:b/>
                <w:szCs w:val="20"/>
              </w:rPr>
            </w:pPr>
            <w:r w:rsidRPr="000762B6">
              <w:rPr>
                <w:rFonts w:cstheme="minorHAnsi"/>
                <w:b/>
                <w:szCs w:val="20"/>
              </w:rPr>
              <w:t>POINT OF CONTACT*</w:t>
            </w:r>
          </w:p>
          <w:p w14:paraId="54F7F388" w14:textId="77777777" w:rsidR="00B6236F" w:rsidRPr="000762B6" w:rsidRDefault="00B6236F">
            <w:pPr>
              <w:rPr>
                <w:rFonts w:cstheme="minorHAnsi"/>
                <w:b/>
                <w:szCs w:val="20"/>
              </w:rPr>
            </w:pPr>
          </w:p>
          <w:p w14:paraId="54F7F389" w14:textId="77777777" w:rsidR="00B6236F" w:rsidRPr="000762B6" w:rsidRDefault="00B6236F" w:rsidP="000762B6">
            <w:pPr>
              <w:rPr>
                <w:rFonts w:cstheme="minorHAnsi"/>
                <w:b/>
                <w:szCs w:val="20"/>
              </w:rPr>
            </w:pPr>
          </w:p>
        </w:tc>
        <w:tc>
          <w:tcPr>
            <w:tcW w:w="5220" w:type="dxa"/>
            <w:hideMark/>
          </w:tcPr>
          <w:p w14:paraId="54F7F38A" w14:textId="77777777" w:rsidR="00B6236F" w:rsidRPr="004C7C18" w:rsidRDefault="00B6236F">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54F7F38B" w14:textId="77777777" w:rsidR="00B6236F" w:rsidRPr="004C7C18" w:rsidRDefault="00B6236F">
            <w:pPr>
              <w:rPr>
                <w:rFonts w:eastAsiaTheme="minorHAnsi" w:cstheme="minorHAnsi"/>
                <w:szCs w:val="20"/>
                <w:bdr w:val="none" w:sz="0" w:space="0" w:color="auto" w:frame="1"/>
              </w:rPr>
            </w:pPr>
            <w:r>
              <w:rPr>
                <w:rFonts w:eastAsiaTheme="minorHAnsi" w:cstheme="minorHAnsi"/>
                <w:szCs w:val="20"/>
                <w:bdr w:val="none" w:sz="0" w:space="0" w:color="auto" w:frame="1"/>
              </w:rPr>
              <w:t>Jose Hernandez</w:t>
            </w:r>
          </w:p>
          <w:p w14:paraId="54F7F38C" w14:textId="77777777" w:rsidR="00B6236F" w:rsidRPr="004C7C18" w:rsidRDefault="00B6236F">
            <w:pPr>
              <w:rPr>
                <w:rFonts w:eastAsiaTheme="minorHAnsi" w:cstheme="minorHAnsi"/>
                <w:szCs w:val="20"/>
                <w:bdr w:val="none" w:sz="0" w:space="0" w:color="auto" w:frame="1"/>
              </w:rPr>
            </w:pPr>
            <w:r>
              <w:rPr>
                <w:rFonts w:eastAsiaTheme="minorHAnsi" w:cstheme="minorHAnsi"/>
                <w:szCs w:val="20"/>
                <w:bdr w:val="none" w:sz="0" w:space="0" w:color="auto" w:frame="1"/>
              </w:rPr>
              <w:t>jose.hernandez1@va.gov</w:t>
            </w:r>
          </w:p>
          <w:p w14:paraId="54F7F38D" w14:textId="77777777" w:rsidR="00B6236F" w:rsidRPr="004C7C18" w:rsidRDefault="00B6236F">
            <w:pPr>
              <w:rPr>
                <w:rFonts w:eastAsiaTheme="minorHAnsi" w:cstheme="minorHAnsi"/>
                <w:szCs w:val="20"/>
                <w:bdr w:val="none" w:sz="0" w:space="0" w:color="auto" w:frame="1"/>
              </w:rPr>
            </w:pPr>
          </w:p>
          <w:p w14:paraId="54F7F38E" w14:textId="77777777" w:rsidR="00B6236F" w:rsidRPr="004C7C18" w:rsidRDefault="00B6236F">
            <w:pPr>
              <w:rPr>
                <w:rFonts w:eastAsiaTheme="minorHAnsi" w:cstheme="minorHAnsi"/>
                <w:szCs w:val="20"/>
                <w:bdr w:val="none" w:sz="0" w:space="0" w:color="auto" w:frame="1"/>
              </w:rPr>
            </w:pPr>
            <w:r>
              <w:rPr>
                <w:rFonts w:eastAsiaTheme="minorHAnsi" w:cstheme="minorHAnsi"/>
                <w:szCs w:val="20"/>
                <w:bdr w:val="none" w:sz="0" w:space="0" w:color="auto" w:frame="1"/>
              </w:rPr>
              <w:t>VACCHCS Fresno</w:t>
            </w:r>
          </w:p>
          <w:p w14:paraId="54F7F38F" w14:textId="77777777" w:rsidR="00B6236F" w:rsidRPr="004C7C18" w:rsidRDefault="00B6236F">
            <w:pPr>
              <w:rPr>
                <w:rFonts w:cstheme="minorHAnsi"/>
                <w:szCs w:val="20"/>
              </w:rPr>
            </w:pPr>
            <w:r>
              <w:rPr>
                <w:rFonts w:cstheme="minorHAnsi"/>
                <w:szCs w:val="20"/>
              </w:rPr>
              <w:t>Building 1</w:t>
            </w:r>
          </w:p>
        </w:tc>
      </w:tr>
    </w:tbl>
    <w:p w14:paraId="54F7F391" w14:textId="77777777" w:rsidR="00B6236F" w:rsidRPr="004C7C18" w:rsidRDefault="00B6236F" w:rsidP="00783A50">
      <w:pPr>
        <w:rPr>
          <w:rFonts w:cstheme="minorHAnsi"/>
          <w:szCs w:val="20"/>
        </w:rPr>
      </w:pPr>
    </w:p>
    <w:p w14:paraId="54F7F392" w14:textId="77777777" w:rsidR="00B6236F" w:rsidRPr="004C7C18" w:rsidRDefault="00B6236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90A4B" w14:paraId="54F7F395" w14:textId="77777777" w:rsidTr="000E2EDD">
        <w:tc>
          <w:tcPr>
            <w:tcW w:w="4675" w:type="dxa"/>
          </w:tcPr>
          <w:p w14:paraId="54F7F393" w14:textId="77777777" w:rsidR="00B6236F" w:rsidRPr="000762B6" w:rsidRDefault="00B6236F">
            <w:pPr>
              <w:rPr>
                <w:rFonts w:cstheme="minorHAnsi"/>
                <w:b/>
                <w:szCs w:val="20"/>
              </w:rPr>
            </w:pPr>
            <w:r w:rsidRPr="000762B6">
              <w:rPr>
                <w:rFonts w:cstheme="minorHAnsi"/>
                <w:b/>
                <w:szCs w:val="20"/>
              </w:rPr>
              <w:t>ADDRESS</w:t>
            </w:r>
          </w:p>
        </w:tc>
        <w:tc>
          <w:tcPr>
            <w:tcW w:w="5243" w:type="dxa"/>
          </w:tcPr>
          <w:p w14:paraId="54F7F394" w14:textId="77777777" w:rsidR="00B6236F" w:rsidRPr="00CB2EE9" w:rsidRDefault="00B6236F">
            <w:pPr>
              <w:rPr>
                <w:rStyle w:val="AAMSKBFill-InHighlight"/>
                <w:rFonts w:cstheme="minorHAnsi"/>
                <w:color w:val="auto"/>
              </w:rPr>
            </w:pPr>
            <w:r>
              <w:rPr>
                <w:rStyle w:val="AAMSKBFill-InHighlight"/>
                <w:rFonts w:cstheme="minorHAnsi"/>
                <w:color w:val="auto"/>
              </w:rPr>
              <w:t>2615 E. Clinton Ave</w:t>
            </w:r>
          </w:p>
        </w:tc>
      </w:tr>
      <w:tr w:rsidR="00890A4B" w14:paraId="54F7F398" w14:textId="77777777" w:rsidTr="000E2EDD">
        <w:tc>
          <w:tcPr>
            <w:tcW w:w="4675" w:type="dxa"/>
          </w:tcPr>
          <w:p w14:paraId="54F7F396" w14:textId="77777777" w:rsidR="00B6236F" w:rsidRPr="000762B6" w:rsidRDefault="00B6236F">
            <w:pPr>
              <w:rPr>
                <w:rFonts w:cstheme="minorHAnsi"/>
                <w:b/>
                <w:szCs w:val="20"/>
              </w:rPr>
            </w:pPr>
          </w:p>
        </w:tc>
        <w:tc>
          <w:tcPr>
            <w:tcW w:w="5243" w:type="dxa"/>
          </w:tcPr>
          <w:p w14:paraId="54F7F397" w14:textId="77777777" w:rsidR="00B6236F" w:rsidRPr="00CB2EE9" w:rsidRDefault="00B6236F">
            <w:pPr>
              <w:rPr>
                <w:rStyle w:val="AAMSKBFill-InHighlight"/>
                <w:rFonts w:cstheme="minorHAnsi"/>
                <w:color w:val="auto"/>
              </w:rPr>
            </w:pPr>
          </w:p>
        </w:tc>
      </w:tr>
      <w:tr w:rsidR="00890A4B" w14:paraId="54F7F39B" w14:textId="77777777" w:rsidTr="000E2EDD">
        <w:tc>
          <w:tcPr>
            <w:tcW w:w="4675" w:type="dxa"/>
          </w:tcPr>
          <w:p w14:paraId="54F7F399" w14:textId="77777777" w:rsidR="00B6236F" w:rsidRPr="000762B6" w:rsidRDefault="00B6236F">
            <w:pPr>
              <w:rPr>
                <w:rFonts w:cstheme="minorHAnsi"/>
                <w:b/>
                <w:szCs w:val="20"/>
              </w:rPr>
            </w:pPr>
          </w:p>
        </w:tc>
        <w:tc>
          <w:tcPr>
            <w:tcW w:w="5243" w:type="dxa"/>
          </w:tcPr>
          <w:p w14:paraId="54F7F39A" w14:textId="77777777" w:rsidR="00B6236F" w:rsidRPr="00CB2EE9" w:rsidRDefault="00B6236F">
            <w:pPr>
              <w:rPr>
                <w:rStyle w:val="AAMSKBFill-InHighlight"/>
                <w:rFonts w:cstheme="minorHAnsi"/>
                <w:color w:val="auto"/>
              </w:rPr>
            </w:pPr>
          </w:p>
        </w:tc>
      </w:tr>
      <w:tr w:rsidR="00890A4B" w14:paraId="54F7F39E" w14:textId="77777777" w:rsidTr="000E2EDD">
        <w:tc>
          <w:tcPr>
            <w:tcW w:w="4675" w:type="dxa"/>
          </w:tcPr>
          <w:p w14:paraId="54F7F39C" w14:textId="77777777" w:rsidR="00B6236F" w:rsidRPr="000762B6" w:rsidRDefault="00B6236F">
            <w:pPr>
              <w:rPr>
                <w:rFonts w:cstheme="minorHAnsi"/>
                <w:b/>
                <w:szCs w:val="20"/>
              </w:rPr>
            </w:pPr>
          </w:p>
        </w:tc>
        <w:tc>
          <w:tcPr>
            <w:tcW w:w="5243" w:type="dxa"/>
          </w:tcPr>
          <w:p w14:paraId="54F7F39D" w14:textId="77777777" w:rsidR="00B6236F" w:rsidRPr="00CB2EE9" w:rsidRDefault="00B6236F">
            <w:pPr>
              <w:rPr>
                <w:rStyle w:val="AAMSKBFill-InHighlight"/>
                <w:rFonts w:cstheme="minorHAnsi"/>
                <w:color w:val="auto"/>
              </w:rPr>
            </w:pPr>
          </w:p>
        </w:tc>
      </w:tr>
      <w:tr w:rsidR="00890A4B" w14:paraId="54F7F3A1" w14:textId="77777777" w:rsidTr="000E2EDD">
        <w:tc>
          <w:tcPr>
            <w:tcW w:w="4675" w:type="dxa"/>
          </w:tcPr>
          <w:p w14:paraId="54F7F39F" w14:textId="77777777" w:rsidR="00B6236F" w:rsidRPr="000762B6" w:rsidRDefault="00B6236F">
            <w:pPr>
              <w:rPr>
                <w:rFonts w:cstheme="minorHAnsi"/>
                <w:b/>
                <w:szCs w:val="20"/>
              </w:rPr>
            </w:pPr>
          </w:p>
        </w:tc>
        <w:tc>
          <w:tcPr>
            <w:tcW w:w="5243" w:type="dxa"/>
          </w:tcPr>
          <w:p w14:paraId="54F7F3A0" w14:textId="77777777" w:rsidR="00B6236F" w:rsidRPr="00CB2EE9" w:rsidRDefault="00B6236F">
            <w:pPr>
              <w:rPr>
                <w:rStyle w:val="AAMSKBFill-InHighlight"/>
                <w:rFonts w:cstheme="minorHAnsi"/>
                <w:color w:val="auto"/>
              </w:rPr>
            </w:pPr>
            <w:r>
              <w:rPr>
                <w:rStyle w:val="AAMSKBFill-InHighlight"/>
                <w:rFonts w:cstheme="minorHAnsi"/>
                <w:color w:val="auto"/>
              </w:rPr>
              <w:t>Fresno</w:t>
            </w:r>
            <w:r w:rsidRPr="004C7C18">
              <w:rPr>
                <w:rFonts w:cstheme="minorHAnsi"/>
                <w:szCs w:val="20"/>
              </w:rPr>
              <w:t xml:space="preserve"> </w:t>
            </w:r>
            <w:r>
              <w:rPr>
                <w:rStyle w:val="AAMSKBFill-InHighlight"/>
                <w:rFonts w:cstheme="minorHAnsi"/>
                <w:color w:val="auto"/>
              </w:rPr>
              <w:t>California</w:t>
            </w:r>
          </w:p>
        </w:tc>
      </w:tr>
      <w:tr w:rsidR="00890A4B" w14:paraId="54F7F3A4" w14:textId="77777777" w:rsidTr="000E2EDD">
        <w:tc>
          <w:tcPr>
            <w:tcW w:w="4675" w:type="dxa"/>
            <w:hideMark/>
          </w:tcPr>
          <w:p w14:paraId="54F7F3A2" w14:textId="77777777" w:rsidR="00B6236F" w:rsidRPr="000762B6" w:rsidRDefault="00B6236F">
            <w:pPr>
              <w:rPr>
                <w:rFonts w:cstheme="minorHAnsi"/>
                <w:b/>
                <w:szCs w:val="20"/>
              </w:rPr>
            </w:pPr>
            <w:r w:rsidRPr="000762B6">
              <w:rPr>
                <w:rFonts w:cstheme="minorHAnsi"/>
                <w:b/>
                <w:szCs w:val="20"/>
              </w:rPr>
              <w:t>POSTAL CODE</w:t>
            </w:r>
          </w:p>
        </w:tc>
        <w:tc>
          <w:tcPr>
            <w:tcW w:w="5243" w:type="dxa"/>
            <w:hideMark/>
          </w:tcPr>
          <w:p w14:paraId="54F7F3A3" w14:textId="77777777" w:rsidR="00B6236F" w:rsidRPr="00CB2EE9" w:rsidRDefault="00B6236F">
            <w:pPr>
              <w:rPr>
                <w:rFonts w:cstheme="minorHAnsi"/>
                <w:szCs w:val="20"/>
              </w:rPr>
            </w:pPr>
            <w:r>
              <w:rPr>
                <w:rFonts w:cstheme="minorHAnsi"/>
                <w:szCs w:val="20"/>
              </w:rPr>
              <w:t>93703</w:t>
            </w:r>
          </w:p>
        </w:tc>
      </w:tr>
      <w:tr w:rsidR="00890A4B" w14:paraId="54F7F3A7" w14:textId="77777777" w:rsidTr="000E2EDD">
        <w:tc>
          <w:tcPr>
            <w:tcW w:w="4675" w:type="dxa"/>
            <w:hideMark/>
          </w:tcPr>
          <w:p w14:paraId="54F7F3A5" w14:textId="77777777" w:rsidR="00B6236F" w:rsidRPr="000762B6" w:rsidRDefault="00B6236F">
            <w:pPr>
              <w:rPr>
                <w:rFonts w:cstheme="minorHAnsi"/>
                <w:b/>
                <w:szCs w:val="20"/>
              </w:rPr>
            </w:pPr>
            <w:r w:rsidRPr="000762B6">
              <w:rPr>
                <w:rFonts w:cstheme="minorHAnsi"/>
                <w:b/>
                <w:szCs w:val="20"/>
              </w:rPr>
              <w:t>COUNTRY</w:t>
            </w:r>
          </w:p>
        </w:tc>
        <w:tc>
          <w:tcPr>
            <w:tcW w:w="5243" w:type="dxa"/>
            <w:hideMark/>
          </w:tcPr>
          <w:p w14:paraId="54F7F3A6" w14:textId="77777777" w:rsidR="00B6236F" w:rsidRPr="00CB2EE9" w:rsidRDefault="00B6236F">
            <w:pPr>
              <w:rPr>
                <w:rFonts w:cstheme="minorHAnsi"/>
                <w:szCs w:val="20"/>
              </w:rPr>
            </w:pPr>
          </w:p>
        </w:tc>
      </w:tr>
    </w:tbl>
    <w:p w14:paraId="54F7F3A8" w14:textId="77777777" w:rsidR="00B6236F" w:rsidRPr="004C7C18" w:rsidRDefault="00B6236F" w:rsidP="004C7C18">
      <w:pPr>
        <w:spacing w:after="160" w:line="252" w:lineRule="auto"/>
        <w:jc w:val="center"/>
        <w:rPr>
          <w:rFonts w:eastAsia="Calibri" w:cstheme="minorHAnsi"/>
          <w:b/>
        </w:rPr>
      </w:pPr>
    </w:p>
    <w:p w14:paraId="54F7F3A9" w14:textId="77777777" w:rsidR="00B6236F" w:rsidRPr="004C7C18" w:rsidRDefault="00B6236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90A4B" w14:paraId="54F7F3AC" w14:textId="77777777" w:rsidTr="009C37D0">
        <w:tc>
          <w:tcPr>
            <w:tcW w:w="4675" w:type="dxa"/>
            <w:hideMark/>
          </w:tcPr>
          <w:p w14:paraId="54F7F3AA" w14:textId="77777777" w:rsidR="00B6236F" w:rsidRPr="000762B6" w:rsidRDefault="00B6236F">
            <w:pPr>
              <w:rPr>
                <w:rFonts w:cstheme="minorHAnsi"/>
                <w:b/>
              </w:rPr>
            </w:pPr>
            <w:r w:rsidRPr="000762B6">
              <w:rPr>
                <w:rFonts w:cstheme="minorHAnsi"/>
                <w:b/>
              </w:rPr>
              <w:t>AGENCY’S URL</w:t>
            </w:r>
          </w:p>
        </w:tc>
        <w:tc>
          <w:tcPr>
            <w:tcW w:w="5243" w:type="dxa"/>
            <w:hideMark/>
          </w:tcPr>
          <w:p w14:paraId="54F7F3AB" w14:textId="77777777" w:rsidR="00B6236F" w:rsidRPr="004C7C18" w:rsidRDefault="00B6236F">
            <w:pPr>
              <w:rPr>
                <w:rFonts w:cstheme="minorHAnsi"/>
              </w:rPr>
            </w:pPr>
          </w:p>
        </w:tc>
      </w:tr>
      <w:tr w:rsidR="00890A4B" w14:paraId="54F7F3AF" w14:textId="77777777" w:rsidTr="009C37D0">
        <w:tc>
          <w:tcPr>
            <w:tcW w:w="4675" w:type="dxa"/>
            <w:hideMark/>
          </w:tcPr>
          <w:p w14:paraId="54F7F3AD" w14:textId="77777777" w:rsidR="00B6236F" w:rsidRPr="000762B6" w:rsidRDefault="00B6236F">
            <w:pPr>
              <w:rPr>
                <w:rFonts w:cstheme="minorHAnsi"/>
                <w:b/>
              </w:rPr>
            </w:pPr>
            <w:r w:rsidRPr="000762B6">
              <w:rPr>
                <w:rFonts w:cstheme="minorHAnsi"/>
                <w:b/>
              </w:rPr>
              <w:t>URL DESCRIPTION</w:t>
            </w:r>
          </w:p>
        </w:tc>
        <w:tc>
          <w:tcPr>
            <w:tcW w:w="5243" w:type="dxa"/>
            <w:hideMark/>
          </w:tcPr>
          <w:p w14:paraId="54F7F3AE" w14:textId="77777777" w:rsidR="00B6236F" w:rsidRPr="004C7C18" w:rsidRDefault="00B6236F">
            <w:pPr>
              <w:rPr>
                <w:rFonts w:cstheme="minorHAnsi"/>
                <w:szCs w:val="20"/>
              </w:rPr>
            </w:pPr>
          </w:p>
        </w:tc>
      </w:tr>
      <w:tr w:rsidR="00890A4B" w14:paraId="54F7F3B2" w14:textId="77777777" w:rsidTr="009C37D0">
        <w:tc>
          <w:tcPr>
            <w:tcW w:w="4675" w:type="dxa"/>
            <w:hideMark/>
          </w:tcPr>
          <w:p w14:paraId="54F7F3B0" w14:textId="77777777" w:rsidR="00B6236F" w:rsidRPr="000762B6" w:rsidRDefault="00B6236F">
            <w:pPr>
              <w:rPr>
                <w:rFonts w:cstheme="minorHAnsi"/>
                <w:b/>
              </w:rPr>
            </w:pPr>
            <w:r w:rsidRPr="000762B6">
              <w:rPr>
                <w:rFonts w:cstheme="minorHAnsi"/>
                <w:b/>
              </w:rPr>
              <w:t>AGENCY CONTACT’S EMAIL ADDRESS</w:t>
            </w:r>
          </w:p>
        </w:tc>
        <w:tc>
          <w:tcPr>
            <w:tcW w:w="5243" w:type="dxa"/>
            <w:hideMark/>
          </w:tcPr>
          <w:p w14:paraId="54F7F3B1" w14:textId="77777777" w:rsidR="00B6236F" w:rsidRPr="004C7C18" w:rsidRDefault="00B6236F">
            <w:pPr>
              <w:rPr>
                <w:rFonts w:cstheme="minorHAnsi"/>
                <w:szCs w:val="20"/>
              </w:rPr>
            </w:pPr>
          </w:p>
        </w:tc>
      </w:tr>
      <w:tr w:rsidR="00890A4B" w14:paraId="54F7F3B5" w14:textId="77777777" w:rsidTr="009C37D0">
        <w:trPr>
          <w:trHeight w:val="233"/>
        </w:trPr>
        <w:tc>
          <w:tcPr>
            <w:tcW w:w="4675" w:type="dxa"/>
            <w:hideMark/>
          </w:tcPr>
          <w:p w14:paraId="54F7F3B3" w14:textId="77777777" w:rsidR="00B6236F" w:rsidRPr="000762B6" w:rsidRDefault="00B6236F">
            <w:pPr>
              <w:rPr>
                <w:rFonts w:cstheme="minorHAnsi"/>
                <w:b/>
              </w:rPr>
            </w:pPr>
            <w:r w:rsidRPr="000762B6">
              <w:rPr>
                <w:rFonts w:cstheme="minorHAnsi"/>
                <w:b/>
              </w:rPr>
              <w:t>EMAIL DESCRIPTION</w:t>
            </w:r>
          </w:p>
        </w:tc>
        <w:tc>
          <w:tcPr>
            <w:tcW w:w="5243" w:type="dxa"/>
            <w:hideMark/>
          </w:tcPr>
          <w:p w14:paraId="54F7F3B4" w14:textId="77777777" w:rsidR="00B6236F" w:rsidRPr="004C7C18" w:rsidRDefault="00B6236F">
            <w:pPr>
              <w:rPr>
                <w:rFonts w:cstheme="minorHAnsi"/>
                <w:szCs w:val="20"/>
              </w:rPr>
            </w:pPr>
          </w:p>
        </w:tc>
      </w:tr>
    </w:tbl>
    <w:p w14:paraId="54F7F3B6" w14:textId="77777777" w:rsidR="00B6236F" w:rsidRDefault="00B6236F">
      <w:r>
        <w:br w:type="page"/>
      </w:r>
    </w:p>
    <w:p w14:paraId="54F7F3B7" w14:textId="77777777" w:rsidR="00B6236F" w:rsidRPr="00917C3B" w:rsidRDefault="00B6236F"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4F7F3B8" w14:textId="77777777" w:rsidR="00B6236F" w:rsidRDefault="00B6236F" w:rsidP="005B2A44">
      <w:pPr>
        <w:rPr>
          <w:rFonts w:ascii="Source Sans Pro" w:hAnsi="Source Sans Pro"/>
          <w:color w:val="212121"/>
          <w:shd w:val="clear" w:color="auto" w:fill="F9F9F9"/>
        </w:rPr>
      </w:pPr>
      <w:r>
        <w:rPr>
          <w:rFonts w:ascii="Source Sans Pro" w:hAnsi="Source Sans Pro"/>
          <w:color w:val="212121"/>
          <w:shd w:val="clear" w:color="auto" w:fill="F9F9F9"/>
        </w:rPr>
        <w:t xml:space="preserve">SOURCES SOUGHT NOTICE No Solicitation is currently available. These sources sought notice </w:t>
      </w:r>
      <w:proofErr w:type="gramStart"/>
      <w:r>
        <w:rPr>
          <w:rFonts w:ascii="Source Sans Pro" w:hAnsi="Source Sans Pro"/>
          <w:color w:val="212121"/>
          <w:shd w:val="clear" w:color="auto" w:fill="F9F9F9"/>
        </w:rPr>
        <w:t>is</w:t>
      </w:r>
      <w:proofErr w:type="gramEnd"/>
      <w:r>
        <w:rPr>
          <w:rFonts w:ascii="Source Sans Pro" w:hAnsi="Source Sans Pro"/>
          <w:color w:val="212121"/>
          <w:shd w:val="clear" w:color="auto" w:fill="F9F9F9"/>
        </w:rPr>
        <w:t xml:space="preserve"> for Market Research purposes only. All information contained herein is preliminary, and subject to changes and/or cancellation at the discretion of the Government. Interested vendors shall provide responses to this notice voluntarily, and at no cost to the Government. The information requested will be used solely within the Department of Veterans Affairs to facilitate decision making and will not be disclosed outside of the Government. Based upon information received in response to this Sources Sought No</w:t>
      </w:r>
      <w:r>
        <w:rPr>
          <w:rFonts w:ascii="Source Sans Pro" w:hAnsi="Source Sans Pro"/>
          <w:color w:val="212121"/>
          <w:shd w:val="clear" w:color="auto" w:fill="F9F9F9"/>
        </w:rPr>
        <w:t xml:space="preserve">tice, the Government shall </w:t>
      </w:r>
      <w:proofErr w:type="gramStart"/>
      <w:r>
        <w:rPr>
          <w:rFonts w:ascii="Source Sans Pro" w:hAnsi="Source Sans Pro"/>
          <w:color w:val="212121"/>
          <w:shd w:val="clear" w:color="auto" w:fill="F9F9F9"/>
        </w:rPr>
        <w:t>make a determination</w:t>
      </w:r>
      <w:proofErr w:type="gramEnd"/>
      <w:r>
        <w:rPr>
          <w:rFonts w:ascii="Source Sans Pro" w:hAnsi="Source Sans Pro"/>
          <w:color w:val="212121"/>
          <w:shd w:val="clear" w:color="auto" w:fill="F9F9F9"/>
        </w:rPr>
        <w:t xml:space="preserve"> on a procurement strategy, which shall include the type of small business set-aside, or Full and Open competition if appropriate. The eventual procurement strategy and set-aside, if appropriate, is solely within the discretion of the Government. The applicable North American Industry Classification System (NAICS) Code is </w:t>
      </w:r>
      <w:r w:rsidRPr="002A7C04">
        <w:rPr>
          <w:rFonts w:ascii="Source Sans Pro" w:hAnsi="Source Sans Pro"/>
          <w:color w:val="212121"/>
          <w:shd w:val="clear" w:color="auto" w:fill="F9F9F9"/>
        </w:rPr>
        <w:t>238990 - All Other Specialty Trade Contractors</w:t>
      </w:r>
      <w:r>
        <w:rPr>
          <w:rFonts w:ascii="Source Sans Pro" w:hAnsi="Source Sans Pro"/>
          <w:color w:val="212121"/>
          <w:shd w:val="clear" w:color="auto" w:fill="F9F9F9"/>
        </w:rPr>
        <w:t>, and the small business size standard is $19M. Project magnitude is anticipated between</w:t>
      </w:r>
      <w:r w:rsidRPr="00E60280">
        <w:rPr>
          <w:rFonts w:ascii="Source Sans Pro" w:hAnsi="Source Sans Pro"/>
          <w:color w:val="212121"/>
          <w:shd w:val="clear" w:color="auto" w:fill="F9F9F9"/>
        </w:rPr>
        <w:t xml:space="preserve"> $250,0</w:t>
      </w:r>
      <w:r w:rsidRPr="00E60280">
        <w:rPr>
          <w:rFonts w:ascii="Source Sans Pro" w:hAnsi="Source Sans Pro"/>
          <w:color w:val="212121"/>
          <w:shd w:val="clear" w:color="auto" w:fill="F9F9F9"/>
        </w:rPr>
        <w:t>00 and $500,000</w:t>
      </w:r>
      <w:r>
        <w:rPr>
          <w:rFonts w:ascii="Source Sans Pro" w:hAnsi="Source Sans Pro"/>
          <w:color w:val="212121"/>
          <w:shd w:val="clear" w:color="auto" w:fill="F9F9F9"/>
        </w:rPr>
        <w:t xml:space="preserve">. Potential Offerors must be registered in the System for Award Management (SAM) to be eligible for an award (See </w:t>
      </w:r>
      <w:proofErr w:type="gramStart"/>
      <w:r>
        <w:rPr>
          <w:rFonts w:ascii="Source Sans Pro" w:hAnsi="Source Sans Pro"/>
          <w:color w:val="212121"/>
          <w:shd w:val="clear" w:color="auto" w:fill="F9F9F9"/>
        </w:rPr>
        <w:t>ttps://www.sam.gov/SAM/pages/public/index.jsf )</w:t>
      </w:r>
      <w:proofErr w:type="gramEnd"/>
      <w:r>
        <w:rPr>
          <w:rFonts w:ascii="Source Sans Pro" w:hAnsi="Source Sans Pro"/>
          <w:color w:val="212121"/>
          <w:shd w:val="clear" w:color="auto" w:fill="F9F9F9"/>
        </w:rPr>
        <w:t xml:space="preserve">.  Potential Offerors must also have a current Online Representations and Certification Application on file with SAM. Service-Disabled Veteran-Owned Small Businesses and Veteran-Owned Small Businesses shall have their ownership and control verified by the Department of Veterans Affairs (VA) and be listed in the </w:t>
      </w:r>
      <w:r w:rsidRPr="00891955">
        <w:rPr>
          <w:rFonts w:ascii="Source Sans Pro" w:hAnsi="Source Sans Pro"/>
          <w:color w:val="212121"/>
          <w:shd w:val="clear" w:color="auto" w:fill="F9F9F9"/>
        </w:rPr>
        <w:t xml:space="preserve">Veteran Small Business </w:t>
      </w:r>
      <w:r w:rsidRPr="00891955">
        <w:rPr>
          <w:rFonts w:ascii="Source Sans Pro" w:hAnsi="Source Sans Pro"/>
          <w:color w:val="212121"/>
          <w:shd w:val="clear" w:color="auto" w:fill="F9F9F9"/>
        </w:rPr>
        <w:t>Certification (VetCert)</w:t>
      </w:r>
      <w:r>
        <w:rPr>
          <w:rFonts w:ascii="Source Sans Pro" w:hAnsi="Source Sans Pro"/>
          <w:color w:val="212121"/>
          <w:shd w:val="clear" w:color="auto" w:fill="F9F9F9"/>
        </w:rPr>
        <w:t xml:space="preserve"> at </w:t>
      </w:r>
      <w:r w:rsidRPr="008C0A94">
        <w:rPr>
          <w:rFonts w:ascii="Source Sans Pro" w:hAnsi="Source Sans Pro"/>
          <w:color w:val="212121"/>
          <w:shd w:val="clear" w:color="auto" w:fill="F9F9F9"/>
        </w:rPr>
        <w:t>https://veterans.certify.sba.gov/</w:t>
      </w:r>
      <w:r>
        <w:rPr>
          <w:rFonts w:ascii="Source Sans Pro" w:hAnsi="Source Sans Pro"/>
          <w:color w:val="212121"/>
          <w:shd w:val="clear" w:color="auto" w:fill="F9F9F9"/>
        </w:rPr>
        <w:t>.</w:t>
      </w:r>
    </w:p>
    <w:p w14:paraId="54F7F3B9" w14:textId="77777777" w:rsidR="00B6236F" w:rsidRDefault="00B6236F" w:rsidP="005B2A44">
      <w:pPr>
        <w:rPr>
          <w:rFonts w:ascii="Source Sans Pro" w:hAnsi="Source Sans Pro"/>
          <w:color w:val="212121"/>
          <w:shd w:val="clear" w:color="auto" w:fill="F9F9F9"/>
        </w:rPr>
      </w:pPr>
      <w:r w:rsidRPr="00255D33">
        <w:rPr>
          <w:rFonts w:ascii="Source Sans Pro" w:hAnsi="Source Sans Pro"/>
          <w:color w:val="212121"/>
          <w:shd w:val="clear" w:color="auto" w:fill="F9F9F9"/>
        </w:rPr>
        <w:t xml:space="preserve">Description of Services Project </w:t>
      </w:r>
      <w:r w:rsidRPr="00E87C4E">
        <w:rPr>
          <w:rFonts w:ascii="Source Sans Pro" w:hAnsi="Source Sans Pro"/>
          <w:color w:val="212121"/>
          <w:shd w:val="clear" w:color="auto" w:fill="F9F9F9"/>
        </w:rPr>
        <w:t>570-26-227</w:t>
      </w:r>
      <w:r>
        <w:rPr>
          <w:rFonts w:ascii="Source Sans Pro" w:hAnsi="Source Sans Pro"/>
          <w:color w:val="212121"/>
          <w:shd w:val="clear" w:color="auto" w:fill="F9F9F9"/>
        </w:rPr>
        <w:t xml:space="preserve"> </w:t>
      </w:r>
      <w:r w:rsidRPr="009876D4">
        <w:rPr>
          <w:rFonts w:ascii="Source Sans Pro" w:hAnsi="Source Sans Pro"/>
          <w:color w:val="212121"/>
          <w:shd w:val="clear" w:color="auto" w:fill="F9F9F9"/>
        </w:rPr>
        <w:t>Halls and Walls, Building 1, 5th and 6th Floors</w:t>
      </w:r>
      <w:r>
        <w:rPr>
          <w:rFonts w:ascii="Source Sans Pro" w:hAnsi="Source Sans Pro"/>
          <w:color w:val="212121"/>
          <w:shd w:val="clear" w:color="auto" w:fill="F9F9F9"/>
        </w:rPr>
        <w:t xml:space="preserve">. </w:t>
      </w:r>
      <w:r w:rsidRPr="00C7406D">
        <w:rPr>
          <w:rFonts w:ascii="Source Sans Pro" w:hAnsi="Source Sans Pro"/>
          <w:color w:val="212121"/>
          <w:shd w:val="clear" w:color="auto" w:fill="F9F9F9"/>
        </w:rPr>
        <w:t>The Department of Veterans Affairs (VA), VACCHCS Fresno</w:t>
      </w:r>
      <w:r>
        <w:rPr>
          <w:rFonts w:ascii="Source Sans Pro" w:hAnsi="Source Sans Pro"/>
          <w:color w:val="212121"/>
          <w:shd w:val="clear" w:color="auto" w:fill="F9F9F9"/>
        </w:rPr>
        <w:t>,</w:t>
      </w:r>
      <w:r w:rsidRPr="00C7406D">
        <w:rPr>
          <w:rFonts w:ascii="Source Sans Pro" w:hAnsi="Source Sans Pro"/>
          <w:color w:val="212121"/>
          <w:shd w:val="clear" w:color="auto" w:fill="F9F9F9"/>
        </w:rPr>
        <w:t xml:space="preserve"> Facilities Maintenance Service, requir</w:t>
      </w:r>
      <w:r>
        <w:rPr>
          <w:rFonts w:ascii="Source Sans Pro" w:hAnsi="Source Sans Pro"/>
          <w:color w:val="212121"/>
          <w:shd w:val="clear" w:color="auto" w:fill="F9F9F9"/>
        </w:rPr>
        <w:t>es</w:t>
      </w:r>
      <w:r w:rsidRPr="00C7406D">
        <w:rPr>
          <w:rFonts w:ascii="Source Sans Pro" w:hAnsi="Source Sans Pro"/>
          <w:color w:val="212121"/>
          <w:shd w:val="clear" w:color="auto" w:fill="F9F9F9"/>
        </w:rPr>
        <w:t xml:space="preserve"> refresher to the 5th and 6th Floor corridors and common areas in units.</w:t>
      </w:r>
      <w:r>
        <w:rPr>
          <w:rFonts w:ascii="Source Sans Pro" w:hAnsi="Source Sans Pro"/>
          <w:color w:val="212121"/>
          <w:shd w:val="clear" w:color="auto" w:fill="F9F9F9"/>
        </w:rPr>
        <w:t xml:space="preserve"> See attached Draft SOW.</w:t>
      </w:r>
    </w:p>
    <w:p w14:paraId="54F7F3BA" w14:textId="77777777" w:rsidR="00B6236F" w:rsidRPr="0047595D" w:rsidRDefault="00B6236F" w:rsidP="005B2A44">
      <w:r w:rsidRPr="00255D33">
        <w:rPr>
          <w:rFonts w:ascii="Source Sans Pro" w:hAnsi="Source Sans Pro"/>
          <w:color w:val="212121"/>
          <w:shd w:val="clear" w:color="auto" w:fill="F9F9F9"/>
        </w:rPr>
        <w:t xml:space="preserve">The Government requests that interested parties review the Description of Services and provide the following capability information to the Contracting Specialist, Jose Hernandez, at jose.hernandez1@va.gov, by 12:00 PM PDT on </w:t>
      </w:r>
      <w:r w:rsidRPr="00D16118">
        <w:rPr>
          <w:rFonts w:ascii="Source Sans Pro" w:hAnsi="Source Sans Pro"/>
          <w:b/>
          <w:bCs/>
          <w:color w:val="212121"/>
          <w:shd w:val="clear" w:color="auto" w:fill="F9F9F9"/>
        </w:rPr>
        <w:t>April 20, 2026</w:t>
      </w:r>
      <w:r w:rsidRPr="00255D33">
        <w:rPr>
          <w:rFonts w:ascii="Source Sans Pro" w:hAnsi="Source Sans Pro"/>
          <w:color w:val="212121"/>
          <w:shd w:val="clear" w:color="auto" w:fill="F9F9F9"/>
        </w:rPr>
        <w:t>.</w:t>
      </w:r>
      <w:r>
        <w:rPr>
          <w:rFonts w:ascii="Source Sans Pro" w:hAnsi="Source Sans Pro"/>
          <w:color w:val="212121"/>
          <w:shd w:val="clear" w:color="auto" w:fill="F9F9F9"/>
        </w:rPr>
        <w:t xml:space="preserve"> Include general information and technical background describing your firm's experience on contracts requiring similar efforts to meet the program objectives. Bonding Capability; per contract and aggregate. Provide amount of aggregate bonding currently available (i.e. amount not committed). Anticipated Teaming Arrangements (if any). List of Projects (Government and Commercial) that are similar is scope and size. The Government requests that interested party submissions in response to this sou</w:t>
      </w:r>
      <w:r>
        <w:rPr>
          <w:rFonts w:ascii="Source Sans Pro" w:hAnsi="Source Sans Pro"/>
          <w:color w:val="212121"/>
          <w:shd w:val="clear" w:color="auto" w:fill="F9F9F9"/>
        </w:rPr>
        <w:t>rce sought notice be no more than 10 single-sided, type-written pages using Times New Roman 12-point font or larger. Published literature may be any number of pages. The Government will use this information when determining its business type decision. This Sources Sought Notice is not to be construed as a commitment by the Government. No contract will be awarded as a direct result of this announcement.</w:t>
      </w:r>
    </w:p>
    <w:p w14:paraId="54F7F3BB" w14:textId="77777777" w:rsidR="00B6236F" w:rsidRDefault="00B6236F">
      <w:pPr>
        <w:sectPr w:rsidR="006075CA">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p>
    <w:p w14:paraId="54F7F3BC" w14:textId="77777777" w:rsidR="00B6236F" w:rsidRPr="00430CD3" w:rsidRDefault="00B6236F" w:rsidP="00633D10">
      <w:pPr>
        <w:rPr>
          <w:rStyle w:val="Heading1Char"/>
          <w:rFonts w:ascii="Times New Roman" w:hAnsi="Times New Roman" w:cs="Times New Roman"/>
        </w:rPr>
      </w:pPr>
    </w:p>
    <w:p w14:paraId="21C34C1F" w14:textId="77777777" w:rsidR="00B6236F" w:rsidRDefault="00B6236F">
      <w:pPr>
        <w:rPr>
          <w:rStyle w:val="Heading1Char"/>
          <w:rFonts w:ascii="Times New Roman" w:hAnsi="Times New Roman" w:cs="Times New Roman"/>
        </w:rPr>
      </w:pPr>
      <w:r>
        <w:rPr>
          <w:rStyle w:val="Heading1Char"/>
          <w:rFonts w:ascii="Times New Roman" w:hAnsi="Times New Roman" w:cs="Times New Roman"/>
        </w:rPr>
        <w:br w:type="page"/>
      </w:r>
    </w:p>
    <w:p w14:paraId="54F7F3BD" w14:textId="7A6F7AB4" w:rsidR="00B6236F" w:rsidRPr="00430CD3" w:rsidRDefault="00B6236F" w:rsidP="00633D10">
      <w:pPr>
        <w:rPr>
          <w:rStyle w:val="Heading1Char"/>
          <w:rFonts w:ascii="Times New Roman" w:hAnsi="Times New Roman" w:cs="Times New Roman"/>
        </w:rPr>
      </w:pPr>
      <w:r w:rsidRPr="00430CD3">
        <w:rPr>
          <w:rStyle w:val="Heading1Char"/>
          <w:rFonts w:ascii="Times New Roman" w:hAnsi="Times New Roman" w:cs="Times New Roman"/>
        </w:rPr>
        <w:lastRenderedPageBreak/>
        <w:t>STATEMENT OF WORK FOR</w:t>
      </w:r>
    </w:p>
    <w:p w14:paraId="54F7F3BE" w14:textId="77777777" w:rsidR="00B6236F" w:rsidRPr="00430CD3" w:rsidRDefault="00B6236F" w:rsidP="00633D10">
      <w:pPr>
        <w:rPr>
          <w:rStyle w:val="Heading1Char"/>
          <w:rFonts w:ascii="Times New Roman" w:hAnsi="Times New Roman" w:cs="Times New Roman"/>
          <w:b w:val="0"/>
        </w:rPr>
      </w:pPr>
      <w:r w:rsidRPr="00430CD3">
        <w:rPr>
          <w:rStyle w:val="Heading1Char"/>
          <w:rFonts w:ascii="Times New Roman" w:hAnsi="Times New Roman" w:cs="Times New Roman"/>
        </w:rPr>
        <w:t>Project Name</w:t>
      </w:r>
      <w:proofErr w:type="gramStart"/>
      <w:r w:rsidRPr="00430CD3">
        <w:rPr>
          <w:rStyle w:val="Heading1Char"/>
          <w:rFonts w:ascii="Times New Roman" w:hAnsi="Times New Roman" w:cs="Times New Roman"/>
        </w:rPr>
        <w:t>:</w:t>
      </w:r>
      <w:r w:rsidRPr="00430CD3">
        <w:rPr>
          <w:rFonts w:ascii="Times New Roman" w:hAnsi="Times New Roman" w:cs="Times New Roman"/>
        </w:rPr>
        <w:tab/>
      </w:r>
      <w:r w:rsidRPr="00430CD3">
        <w:rPr>
          <w:rFonts w:ascii="Times New Roman" w:hAnsi="Times New Roman" w:cs="Times New Roman"/>
        </w:rPr>
        <w:tab/>
      </w:r>
      <w:r w:rsidRPr="00410912">
        <w:rPr>
          <w:rFonts w:ascii="Times New Roman" w:hAnsi="Times New Roman" w:cs="Times New Roman"/>
        </w:rPr>
        <w:t>Halls</w:t>
      </w:r>
      <w:proofErr w:type="gramEnd"/>
      <w:r w:rsidRPr="00410912">
        <w:rPr>
          <w:rFonts w:ascii="Times New Roman" w:hAnsi="Times New Roman" w:cs="Times New Roman"/>
        </w:rPr>
        <w:t xml:space="preserve"> and Walls, Building 1, 5th and 6th Floors</w:t>
      </w:r>
    </w:p>
    <w:p w14:paraId="54F7F3BF" w14:textId="77777777" w:rsidR="00B6236F" w:rsidRPr="00430CD3" w:rsidRDefault="00B6236F" w:rsidP="00633D10">
      <w:pPr>
        <w:rPr>
          <w:rFonts w:ascii="Times New Roman" w:hAnsi="Times New Roman" w:cs="Times New Roman"/>
        </w:rPr>
      </w:pPr>
      <w:r w:rsidRPr="00430CD3">
        <w:rPr>
          <w:rStyle w:val="Heading1Char"/>
          <w:rFonts w:ascii="Times New Roman" w:hAnsi="Times New Roman" w:cs="Times New Roman"/>
        </w:rPr>
        <w:t>Project Number:</w:t>
      </w:r>
      <w:r w:rsidRPr="00430CD3">
        <w:rPr>
          <w:rFonts w:ascii="Times New Roman" w:hAnsi="Times New Roman" w:cs="Times New Roman"/>
        </w:rPr>
        <w:tab/>
      </w:r>
      <w:r w:rsidRPr="005042EB">
        <w:rPr>
          <w:rFonts w:ascii="Times New Roman" w:hAnsi="Times New Roman" w:cs="Times New Roman"/>
        </w:rPr>
        <w:t>570-</w:t>
      </w:r>
      <w:r>
        <w:rPr>
          <w:rFonts w:ascii="Times New Roman" w:hAnsi="Times New Roman" w:cs="Times New Roman"/>
        </w:rPr>
        <w:t>26-</w:t>
      </w:r>
      <w:r>
        <w:rPr>
          <w:rFonts w:ascii="Times New Roman" w:hAnsi="Times New Roman" w:cs="Times New Roman"/>
        </w:rPr>
        <w:t>227</w:t>
      </w:r>
    </w:p>
    <w:p w14:paraId="54F7F3C0" w14:textId="77777777" w:rsidR="00B6236F" w:rsidRPr="00430CD3" w:rsidRDefault="00B6236F" w:rsidP="00633D10">
      <w:pPr>
        <w:rPr>
          <w:rFonts w:ascii="Times New Roman" w:hAnsi="Times New Roman" w:cs="Times New Roman"/>
        </w:rPr>
      </w:pPr>
    </w:p>
    <w:p w14:paraId="54F7F3C1" w14:textId="77777777" w:rsidR="00B6236F" w:rsidRPr="00430CD3" w:rsidRDefault="00B6236F" w:rsidP="001600EF">
      <w:pPr>
        <w:rPr>
          <w:rFonts w:ascii="Times New Roman" w:hAnsi="Times New Roman" w:cs="Times New Roman"/>
        </w:rPr>
      </w:pPr>
      <w:r w:rsidRPr="00430CD3">
        <w:rPr>
          <w:rStyle w:val="Heading1Char"/>
          <w:rFonts w:ascii="Times New Roman" w:hAnsi="Times New Roman" w:cs="Times New Roman"/>
        </w:rPr>
        <w:t>Place of Performance:</w:t>
      </w:r>
      <w:r w:rsidRPr="00430CD3">
        <w:rPr>
          <w:rFonts w:ascii="Times New Roman" w:hAnsi="Times New Roman" w:cs="Times New Roman"/>
        </w:rPr>
        <w:tab/>
      </w:r>
      <w:r>
        <w:rPr>
          <w:rFonts w:ascii="Times New Roman" w:hAnsi="Times New Roman" w:cs="Times New Roman"/>
        </w:rPr>
        <w:t>Central California Health Care System</w:t>
      </w:r>
    </w:p>
    <w:p w14:paraId="54F7F3C2" w14:textId="77777777" w:rsidR="00B6236F" w:rsidRPr="00430CD3" w:rsidRDefault="00B6236F" w:rsidP="00633D10">
      <w:pPr>
        <w:ind w:left="1440" w:firstLine="720"/>
        <w:rPr>
          <w:rFonts w:ascii="Times New Roman" w:hAnsi="Times New Roman" w:cs="Times New Roman"/>
        </w:rPr>
      </w:pPr>
      <w:r w:rsidRPr="00430CD3">
        <w:rPr>
          <w:rFonts w:ascii="Times New Roman" w:hAnsi="Times New Roman" w:cs="Times New Roman"/>
        </w:rPr>
        <w:t>2615 E. Clinton Ave</w:t>
      </w:r>
    </w:p>
    <w:p w14:paraId="54F7F3C3" w14:textId="77777777" w:rsidR="00B6236F" w:rsidRPr="00430CD3" w:rsidRDefault="00B6236F" w:rsidP="00633D10">
      <w:pPr>
        <w:ind w:left="1440" w:firstLine="720"/>
        <w:rPr>
          <w:rFonts w:ascii="Times New Roman" w:hAnsi="Times New Roman" w:cs="Times New Roman"/>
        </w:rPr>
      </w:pPr>
      <w:r w:rsidRPr="00430CD3">
        <w:rPr>
          <w:rFonts w:ascii="Times New Roman" w:hAnsi="Times New Roman" w:cs="Times New Roman"/>
        </w:rPr>
        <w:t>Fresno, CA 93703-2223</w:t>
      </w:r>
    </w:p>
    <w:p w14:paraId="54F7F3C4" w14:textId="77777777" w:rsidR="00B6236F" w:rsidRPr="00430CD3" w:rsidRDefault="00B6236F" w:rsidP="00633D10">
      <w:pPr>
        <w:ind w:left="1440" w:firstLine="720"/>
        <w:rPr>
          <w:rFonts w:ascii="Times New Roman" w:hAnsi="Times New Roman" w:cs="Times New Roman"/>
        </w:rPr>
      </w:pPr>
    </w:p>
    <w:p w14:paraId="54F7F3C5" w14:textId="77777777" w:rsidR="00B6236F" w:rsidRPr="00430CD3" w:rsidRDefault="00B6236F" w:rsidP="00633D10">
      <w:pPr>
        <w:pStyle w:val="Heading1"/>
        <w:rPr>
          <w:rFonts w:ascii="Times New Roman" w:hAnsi="Times New Roman" w:cs="Times New Roman"/>
          <w:b w:val="0"/>
        </w:rPr>
      </w:pPr>
      <w:r w:rsidRPr="00430CD3">
        <w:rPr>
          <w:rStyle w:val="Heading1Char"/>
          <w:rFonts w:ascii="Times New Roman" w:hAnsi="Times New Roman" w:cs="Times New Roman"/>
          <w:b/>
        </w:rPr>
        <w:t>Part 1</w:t>
      </w:r>
      <w:proofErr w:type="gramStart"/>
      <w:r w:rsidRPr="00430CD3">
        <w:rPr>
          <w:rStyle w:val="Heading1Char"/>
          <w:rFonts w:ascii="Times New Roman" w:hAnsi="Times New Roman" w:cs="Times New Roman"/>
          <w:b/>
        </w:rPr>
        <w:t>:  Project</w:t>
      </w:r>
      <w:proofErr w:type="gramEnd"/>
      <w:r w:rsidRPr="00430CD3">
        <w:rPr>
          <w:rStyle w:val="Heading1Char"/>
          <w:rFonts w:ascii="Times New Roman" w:hAnsi="Times New Roman" w:cs="Times New Roman"/>
          <w:b/>
        </w:rPr>
        <w:t xml:space="preserve"> Scope of Work Overview</w:t>
      </w:r>
      <w:r w:rsidRPr="00430CD3">
        <w:rPr>
          <w:rFonts w:ascii="Times New Roman" w:hAnsi="Times New Roman" w:cs="Times New Roman"/>
          <w:b w:val="0"/>
        </w:rPr>
        <w:t>:</w:t>
      </w:r>
    </w:p>
    <w:p w14:paraId="54F7F3C6" w14:textId="77777777" w:rsidR="00B6236F" w:rsidRPr="00430CD3" w:rsidRDefault="00B6236F" w:rsidP="00D37415">
      <w:pPr>
        <w:pStyle w:val="BodyText"/>
        <w:ind w:left="560" w:right="89"/>
        <w:rPr>
          <w:spacing w:val="-3"/>
          <w:sz w:val="22"/>
          <w:szCs w:val="22"/>
        </w:rPr>
      </w:pPr>
      <w:r w:rsidRPr="00430CD3">
        <w:rPr>
          <w:spacing w:val="-3"/>
          <w:sz w:val="22"/>
          <w:szCs w:val="22"/>
        </w:rPr>
        <w:t xml:space="preserve">The Department of Veterans Affairs (VA), VACCHCS Fresno Facilities Maintenance Service, </w:t>
      </w:r>
      <w:proofErr w:type="gramStart"/>
      <w:r>
        <w:rPr>
          <w:spacing w:val="-3"/>
          <w:sz w:val="22"/>
          <w:szCs w:val="22"/>
        </w:rPr>
        <w:t>requiring</w:t>
      </w:r>
      <w:proofErr w:type="gramEnd"/>
      <w:r>
        <w:rPr>
          <w:spacing w:val="-3"/>
          <w:sz w:val="22"/>
          <w:szCs w:val="22"/>
        </w:rPr>
        <w:t xml:space="preserve"> refresher to the 5</w:t>
      </w:r>
      <w:r w:rsidRPr="00410912">
        <w:rPr>
          <w:spacing w:val="-3"/>
          <w:sz w:val="22"/>
          <w:szCs w:val="22"/>
          <w:vertAlign w:val="superscript"/>
        </w:rPr>
        <w:t>th</w:t>
      </w:r>
      <w:r>
        <w:rPr>
          <w:spacing w:val="-3"/>
          <w:sz w:val="22"/>
          <w:szCs w:val="22"/>
        </w:rPr>
        <w:t xml:space="preserve"> and 6</w:t>
      </w:r>
      <w:r w:rsidRPr="00410912">
        <w:rPr>
          <w:spacing w:val="-3"/>
          <w:sz w:val="22"/>
          <w:szCs w:val="22"/>
          <w:vertAlign w:val="superscript"/>
        </w:rPr>
        <w:t>th</w:t>
      </w:r>
      <w:r>
        <w:rPr>
          <w:spacing w:val="-3"/>
          <w:sz w:val="22"/>
          <w:szCs w:val="22"/>
        </w:rPr>
        <w:t xml:space="preserve"> Floor corridors and common areas in </w:t>
      </w:r>
      <w:r>
        <w:rPr>
          <w:spacing w:val="-3"/>
          <w:sz w:val="22"/>
          <w:szCs w:val="22"/>
        </w:rPr>
        <w:t>units</w:t>
      </w:r>
      <w:r>
        <w:rPr>
          <w:spacing w:val="-3"/>
          <w:sz w:val="22"/>
          <w:szCs w:val="22"/>
        </w:rPr>
        <w:t>.</w:t>
      </w:r>
    </w:p>
    <w:p w14:paraId="54F7F3C7" w14:textId="77777777" w:rsidR="00B6236F" w:rsidRPr="00430CD3" w:rsidRDefault="00B6236F" w:rsidP="00633D10">
      <w:pPr>
        <w:rPr>
          <w:rFonts w:ascii="Times New Roman" w:hAnsi="Times New Roman" w:cs="Times New Roman"/>
        </w:rPr>
      </w:pPr>
    </w:p>
    <w:p w14:paraId="54F7F3C8" w14:textId="77777777" w:rsidR="00B6236F" w:rsidRPr="00430CD3" w:rsidRDefault="00B6236F" w:rsidP="00633D10">
      <w:pPr>
        <w:pStyle w:val="Heading1"/>
        <w:rPr>
          <w:rFonts w:ascii="Times New Roman" w:hAnsi="Times New Roman" w:cs="Times New Roman"/>
        </w:rPr>
      </w:pPr>
      <w:r w:rsidRPr="00430CD3">
        <w:rPr>
          <w:rFonts w:ascii="Times New Roman" w:hAnsi="Times New Roman" w:cs="Times New Roman"/>
        </w:rPr>
        <w:t>Part 2</w:t>
      </w:r>
      <w:proofErr w:type="gramStart"/>
      <w:r w:rsidRPr="00430CD3">
        <w:rPr>
          <w:rFonts w:ascii="Times New Roman" w:hAnsi="Times New Roman" w:cs="Times New Roman"/>
        </w:rPr>
        <w:t>:  Period</w:t>
      </w:r>
      <w:proofErr w:type="gramEnd"/>
      <w:r w:rsidRPr="00430CD3">
        <w:rPr>
          <w:rFonts w:ascii="Times New Roman" w:hAnsi="Times New Roman" w:cs="Times New Roman"/>
        </w:rPr>
        <w:t xml:space="preserve"> of Performance (POP):</w:t>
      </w:r>
    </w:p>
    <w:p w14:paraId="54F7F3C9" w14:textId="77777777" w:rsidR="00B6236F" w:rsidRDefault="00B6236F" w:rsidP="008031DD">
      <w:pPr>
        <w:pStyle w:val="BodyText"/>
        <w:ind w:left="560" w:right="89"/>
        <w:rPr>
          <w:spacing w:val="-3"/>
          <w:sz w:val="22"/>
          <w:szCs w:val="22"/>
        </w:rPr>
      </w:pPr>
      <w:proofErr w:type="gramStart"/>
      <w:r w:rsidRPr="00430CD3">
        <w:rPr>
          <w:spacing w:val="-3"/>
          <w:sz w:val="22"/>
          <w:szCs w:val="22"/>
        </w:rPr>
        <w:t>Period of</w:t>
      </w:r>
      <w:proofErr w:type="gramEnd"/>
      <w:r w:rsidRPr="00430CD3">
        <w:rPr>
          <w:spacing w:val="-3"/>
          <w:sz w:val="22"/>
          <w:szCs w:val="22"/>
        </w:rPr>
        <w:t xml:space="preserve"> </w:t>
      </w:r>
      <w:proofErr w:type="gramStart"/>
      <w:r w:rsidRPr="00430CD3">
        <w:rPr>
          <w:spacing w:val="-3"/>
          <w:sz w:val="22"/>
          <w:szCs w:val="22"/>
        </w:rPr>
        <w:t>performance</w:t>
      </w:r>
      <w:proofErr w:type="gramEnd"/>
      <w:r w:rsidRPr="00430CD3">
        <w:rPr>
          <w:spacing w:val="-3"/>
          <w:sz w:val="22"/>
          <w:szCs w:val="22"/>
        </w:rPr>
        <w:t xml:space="preserve"> is </w:t>
      </w:r>
      <w:r>
        <w:rPr>
          <w:spacing w:val="-3"/>
          <w:sz w:val="22"/>
          <w:szCs w:val="22"/>
        </w:rPr>
        <w:t xml:space="preserve">120 </w:t>
      </w:r>
      <w:r>
        <w:rPr>
          <w:spacing w:val="-3"/>
          <w:sz w:val="22"/>
          <w:szCs w:val="22"/>
        </w:rPr>
        <w:t>days.</w:t>
      </w:r>
    </w:p>
    <w:p w14:paraId="54F7F3CA" w14:textId="77777777" w:rsidR="00B6236F" w:rsidRPr="00430CD3" w:rsidRDefault="00B6236F" w:rsidP="00633D10">
      <w:pPr>
        <w:rPr>
          <w:rFonts w:ascii="Times New Roman" w:hAnsi="Times New Roman" w:cs="Times New Roman"/>
        </w:rPr>
      </w:pPr>
      <w:bookmarkStart w:id="0" w:name="836204b"/>
      <w:bookmarkStart w:id="1" w:name="836204c"/>
      <w:bookmarkStart w:id="2" w:name="836204d"/>
      <w:bookmarkStart w:id="3" w:name="836204e"/>
      <w:bookmarkStart w:id="4" w:name="836204f"/>
      <w:bookmarkStart w:id="5" w:name="836204g"/>
      <w:bookmarkStart w:id="6" w:name="836204h"/>
      <w:bookmarkStart w:id="7" w:name="836204i"/>
      <w:bookmarkStart w:id="8" w:name="836204j"/>
      <w:bookmarkStart w:id="9" w:name="836204k"/>
      <w:bookmarkStart w:id="10" w:name="836204l"/>
      <w:bookmarkEnd w:id="0"/>
      <w:bookmarkEnd w:id="1"/>
      <w:bookmarkEnd w:id="2"/>
      <w:bookmarkEnd w:id="3"/>
      <w:bookmarkEnd w:id="4"/>
      <w:bookmarkEnd w:id="5"/>
      <w:bookmarkEnd w:id="6"/>
      <w:bookmarkEnd w:id="7"/>
      <w:bookmarkEnd w:id="8"/>
      <w:bookmarkEnd w:id="9"/>
      <w:bookmarkEnd w:id="10"/>
    </w:p>
    <w:p w14:paraId="54F7F3CB" w14:textId="77777777" w:rsidR="00B6236F" w:rsidRPr="00430CD3" w:rsidRDefault="00B6236F" w:rsidP="00524FCD">
      <w:pPr>
        <w:pStyle w:val="Heading1"/>
        <w:rPr>
          <w:rFonts w:ascii="Times New Roman" w:hAnsi="Times New Roman" w:cs="Times New Roman"/>
        </w:rPr>
      </w:pPr>
      <w:r w:rsidRPr="00430CD3">
        <w:rPr>
          <w:rFonts w:ascii="Times New Roman" w:hAnsi="Times New Roman" w:cs="Times New Roman"/>
        </w:rPr>
        <w:t>Part 3</w:t>
      </w:r>
      <w:proofErr w:type="gramStart"/>
      <w:r w:rsidRPr="00430CD3">
        <w:rPr>
          <w:rFonts w:ascii="Times New Roman" w:hAnsi="Times New Roman" w:cs="Times New Roman"/>
        </w:rPr>
        <w:t>:  General</w:t>
      </w:r>
      <w:proofErr w:type="gramEnd"/>
      <w:r w:rsidRPr="00430CD3">
        <w:rPr>
          <w:rFonts w:ascii="Times New Roman" w:hAnsi="Times New Roman" w:cs="Times New Roman"/>
        </w:rPr>
        <w:t xml:space="preserve"> Information and Requirements:</w:t>
      </w:r>
    </w:p>
    <w:p w14:paraId="54F7F3CC" w14:textId="77777777" w:rsidR="00B6236F" w:rsidRPr="00426918" w:rsidRDefault="00B6236F" w:rsidP="001171EB">
      <w:pPr>
        <w:pStyle w:val="BodyText"/>
        <w:numPr>
          <w:ilvl w:val="1"/>
          <w:numId w:val="1"/>
        </w:numPr>
        <w:ind w:right="89"/>
        <w:rPr>
          <w:sz w:val="22"/>
          <w:szCs w:val="22"/>
        </w:rPr>
      </w:pPr>
      <w:r>
        <w:t xml:space="preserve">Contractor will provide all necessary </w:t>
      </w:r>
      <w:r>
        <w:t xml:space="preserve">tools and accessories </w:t>
      </w:r>
      <w:r>
        <w:t xml:space="preserve">and labor to ensure correct parameters and safe operations are met </w:t>
      </w:r>
      <w:proofErr w:type="gramStart"/>
      <w:r>
        <w:t>per</w:t>
      </w:r>
      <w:proofErr w:type="gramEnd"/>
      <w:r>
        <w:t xml:space="preserve"> manufacturers specifications. </w:t>
      </w:r>
      <w:r>
        <w:t>The VA will supply the materials for the work to be completed.</w:t>
      </w:r>
    </w:p>
    <w:p w14:paraId="54F7F3CD" w14:textId="77777777" w:rsidR="00B6236F" w:rsidRPr="00E77ECA" w:rsidRDefault="00B6236F" w:rsidP="001171EB">
      <w:pPr>
        <w:pStyle w:val="ListParagraph"/>
        <w:numPr>
          <w:ilvl w:val="1"/>
          <w:numId w:val="1"/>
        </w:numPr>
        <w:rPr>
          <w:rFonts w:ascii="Times New Roman" w:eastAsia="Times New Roman" w:hAnsi="Times New Roman" w:cs="Times New Roman"/>
          <w:szCs w:val="24"/>
        </w:rPr>
      </w:pPr>
      <w:r w:rsidRPr="00E77ECA">
        <w:rPr>
          <w:rFonts w:ascii="Times New Roman" w:eastAsia="Times New Roman" w:hAnsi="Times New Roman" w:cs="Times New Roman"/>
          <w:szCs w:val="24"/>
        </w:rPr>
        <w:t xml:space="preserve">The contractor shall be fully responsible for compliance with all VA, local, state, and federal environmental/occupational safety laws, rules, and regulations.  The contractor shall follow life and safety </w:t>
      </w:r>
      <w:r w:rsidRPr="00E77ECA">
        <w:rPr>
          <w:rFonts w:ascii="Times New Roman" w:eastAsia="Times New Roman" w:hAnsi="Times New Roman" w:cs="Times New Roman"/>
          <w:szCs w:val="24"/>
        </w:rPr>
        <w:t>codes and</w:t>
      </w:r>
      <w:r w:rsidRPr="00E77ECA">
        <w:rPr>
          <w:rFonts w:ascii="Times New Roman" w:eastAsia="Times New Roman" w:hAnsi="Times New Roman" w:cs="Times New Roman"/>
          <w:szCs w:val="24"/>
        </w:rPr>
        <w:t xml:space="preserve"> take necessary actions to avoid conditions that may be hazardous to the health and safety of hospital personnel and patients</w:t>
      </w:r>
      <w:r w:rsidRPr="00E77ECA">
        <w:rPr>
          <w:rFonts w:ascii="Times New Roman" w:eastAsia="Times New Roman" w:hAnsi="Times New Roman" w:cs="Times New Roman"/>
          <w:szCs w:val="24"/>
        </w:rPr>
        <w:t xml:space="preserve">.  </w:t>
      </w:r>
      <w:r>
        <w:rPr>
          <w:rFonts w:ascii="Times New Roman" w:eastAsia="Times New Roman" w:hAnsi="Times New Roman" w:cs="Times New Roman"/>
          <w:szCs w:val="24"/>
        </w:rPr>
        <w:t xml:space="preserve">ICRA level for this project is level IV. </w:t>
      </w:r>
      <w:r w:rsidRPr="00E77ECA">
        <w:rPr>
          <w:rFonts w:ascii="Times New Roman" w:eastAsia="Times New Roman" w:hAnsi="Times New Roman" w:cs="Times New Roman"/>
          <w:szCs w:val="24"/>
        </w:rPr>
        <w:t xml:space="preserve">The contractor is responsible for meeting all applicable OSHA and VA guidelines for safe working processes; </w:t>
      </w:r>
      <w:proofErr w:type="gramStart"/>
      <w:r w:rsidRPr="00E77ECA">
        <w:rPr>
          <w:rFonts w:ascii="Times New Roman" w:eastAsia="Times New Roman" w:hAnsi="Times New Roman" w:cs="Times New Roman"/>
          <w:szCs w:val="24"/>
        </w:rPr>
        <w:t>example:  lock</w:t>
      </w:r>
      <w:proofErr w:type="gramEnd"/>
      <w:r w:rsidRPr="00E77ECA">
        <w:rPr>
          <w:rFonts w:ascii="Times New Roman" w:eastAsia="Times New Roman" w:hAnsi="Times New Roman" w:cs="Times New Roman"/>
          <w:szCs w:val="24"/>
        </w:rPr>
        <w:t xml:space="preserve">-out/tag-out program or safe handling of hazardous materials.  </w:t>
      </w:r>
    </w:p>
    <w:p w14:paraId="54F7F3CE" w14:textId="77777777" w:rsidR="00B6236F" w:rsidRPr="007A63FA" w:rsidRDefault="00B6236F" w:rsidP="001171EB">
      <w:pPr>
        <w:pStyle w:val="BodyText"/>
        <w:numPr>
          <w:ilvl w:val="1"/>
          <w:numId w:val="1"/>
        </w:numPr>
        <w:ind w:right="89"/>
        <w:rPr>
          <w:sz w:val="22"/>
          <w:szCs w:val="22"/>
        </w:rPr>
      </w:pPr>
      <w:r>
        <w:rPr>
          <w:sz w:val="22"/>
          <w:szCs w:val="22"/>
        </w:rPr>
        <w:t xml:space="preserve">Meeting to set construction schedule must occur within 20 days of NTP. </w:t>
      </w:r>
      <w:r w:rsidRPr="007A63FA">
        <w:rPr>
          <w:sz w:val="22"/>
          <w:szCs w:val="22"/>
        </w:rPr>
        <w:t>All work shall be coordinated with the COR assigned to this project</w:t>
      </w:r>
      <w:r>
        <w:rPr>
          <w:sz w:val="22"/>
          <w:szCs w:val="22"/>
        </w:rPr>
        <w:t>.</w:t>
      </w:r>
    </w:p>
    <w:p w14:paraId="54F7F3CF" w14:textId="77777777" w:rsidR="00B6236F" w:rsidRPr="007A63FA" w:rsidRDefault="00B6236F" w:rsidP="001171EB">
      <w:pPr>
        <w:pStyle w:val="BodyText"/>
        <w:numPr>
          <w:ilvl w:val="1"/>
          <w:numId w:val="1"/>
        </w:numPr>
        <w:ind w:right="89"/>
        <w:rPr>
          <w:sz w:val="22"/>
          <w:szCs w:val="22"/>
        </w:rPr>
      </w:pPr>
      <w:r w:rsidRPr="007A63FA">
        <w:rPr>
          <w:sz w:val="22"/>
          <w:szCs w:val="22"/>
        </w:rPr>
        <w:t xml:space="preserve">Schedule:  Normal work hours will be 8:00am – 4:30 pm Monday-Friday excluding Official Federal Holidays, A contractor is not to work on Official Federal Holidays as listed on OPM.gov(https://www.opm.gov/policy-data-oversight/pay-leave/federal-holidays/#url=Overview). The </w:t>
      </w:r>
      <w:proofErr w:type="gramStart"/>
      <w:r w:rsidRPr="007A63FA">
        <w:rPr>
          <w:sz w:val="22"/>
          <w:szCs w:val="22"/>
        </w:rPr>
        <w:t>contractor</w:t>
      </w:r>
      <w:proofErr w:type="gramEnd"/>
      <w:r w:rsidRPr="007A63FA">
        <w:rPr>
          <w:sz w:val="22"/>
          <w:szCs w:val="22"/>
        </w:rPr>
        <w:t xml:space="preserve"> if they need to perform work over the weekends (Saturdays and Sunday) or outside of work hours above </w:t>
      </w:r>
      <w:proofErr w:type="gramStart"/>
      <w:r w:rsidRPr="007A63FA">
        <w:rPr>
          <w:sz w:val="22"/>
          <w:szCs w:val="22"/>
        </w:rPr>
        <w:t>that they</w:t>
      </w:r>
      <w:proofErr w:type="gramEnd"/>
      <w:r w:rsidRPr="007A63FA">
        <w:rPr>
          <w:sz w:val="22"/>
          <w:szCs w:val="22"/>
        </w:rPr>
        <w:t xml:space="preserve"> will need to request authorization prior </w:t>
      </w:r>
      <w:proofErr w:type="gramStart"/>
      <w:r w:rsidRPr="007A63FA">
        <w:rPr>
          <w:sz w:val="22"/>
          <w:szCs w:val="22"/>
        </w:rPr>
        <w:t>too</w:t>
      </w:r>
      <w:proofErr w:type="gramEnd"/>
      <w:r w:rsidRPr="007A63FA">
        <w:rPr>
          <w:sz w:val="22"/>
          <w:szCs w:val="22"/>
        </w:rPr>
        <w:t xml:space="preserve"> performing any work from the COR/Engineer and final approval from the Contracting Officer. Any request to utility shutdowns </w:t>
      </w:r>
      <w:r w:rsidRPr="007A63FA">
        <w:rPr>
          <w:sz w:val="22"/>
          <w:szCs w:val="22"/>
        </w:rPr>
        <w:lastRenderedPageBreak/>
        <w:t>must be requested in writing at a minimum of 21 days prior to the requested day of shutdown.</w:t>
      </w:r>
    </w:p>
    <w:p w14:paraId="54F7F3D0" w14:textId="77777777" w:rsidR="00B6236F" w:rsidRPr="00FD3476" w:rsidRDefault="00B6236F" w:rsidP="001171EB">
      <w:pPr>
        <w:pStyle w:val="BodyText"/>
        <w:numPr>
          <w:ilvl w:val="1"/>
          <w:numId w:val="1"/>
        </w:numPr>
        <w:ind w:right="89"/>
        <w:rPr>
          <w:spacing w:val="-3"/>
          <w:sz w:val="22"/>
          <w:szCs w:val="22"/>
        </w:rPr>
      </w:pPr>
      <w:r w:rsidRPr="00FD3476">
        <w:rPr>
          <w:spacing w:val="-3"/>
          <w:sz w:val="22"/>
          <w:szCs w:val="22"/>
        </w:rPr>
        <w:t xml:space="preserve">The Government shall be held harmless against any or all loss, cost, damage, claim expense or liability whatsoever, because of accident or injury to persons or property of others occurring in the performance of this contract. </w:t>
      </w:r>
    </w:p>
    <w:p w14:paraId="54F7F3D1" w14:textId="77777777" w:rsidR="00B6236F" w:rsidRPr="00FD3476" w:rsidRDefault="00B6236F" w:rsidP="001171EB">
      <w:pPr>
        <w:pStyle w:val="BodyText"/>
        <w:numPr>
          <w:ilvl w:val="1"/>
          <w:numId w:val="1"/>
        </w:numPr>
        <w:ind w:right="89"/>
        <w:rPr>
          <w:spacing w:val="-3"/>
          <w:sz w:val="22"/>
          <w:szCs w:val="22"/>
        </w:rPr>
      </w:pPr>
      <w:r w:rsidRPr="00FD3476">
        <w:rPr>
          <w:spacing w:val="-3"/>
          <w:sz w:val="22"/>
          <w:szCs w:val="22"/>
        </w:rPr>
        <w:t xml:space="preserve">The Contractor shall be responsible for all damages to property, which may be done by him/her or any employee engaged in the performance of this contract. </w:t>
      </w:r>
    </w:p>
    <w:p w14:paraId="54F7F3D2" w14:textId="77777777" w:rsidR="00B6236F" w:rsidRPr="00E77ECA" w:rsidRDefault="00B6236F" w:rsidP="00E77ECA">
      <w:pPr>
        <w:pStyle w:val="BodyText"/>
        <w:ind w:left="360" w:right="89"/>
        <w:rPr>
          <w:sz w:val="22"/>
          <w:szCs w:val="22"/>
        </w:rPr>
      </w:pPr>
    </w:p>
    <w:p w14:paraId="54F7F3D3" w14:textId="77777777" w:rsidR="00B6236F" w:rsidRPr="00430CD3" w:rsidRDefault="00B6236F" w:rsidP="00407F5C">
      <w:pPr>
        <w:pStyle w:val="Heading1"/>
        <w:rPr>
          <w:rFonts w:ascii="Times New Roman" w:hAnsi="Times New Roman" w:cs="Times New Roman"/>
        </w:rPr>
      </w:pPr>
      <w:r w:rsidRPr="00430CD3">
        <w:rPr>
          <w:rFonts w:ascii="Times New Roman" w:hAnsi="Times New Roman" w:cs="Times New Roman"/>
        </w:rPr>
        <w:t xml:space="preserve">Part </w:t>
      </w:r>
      <w:r w:rsidRPr="00430CD3">
        <w:rPr>
          <w:rFonts w:ascii="Times New Roman" w:hAnsi="Times New Roman" w:cs="Times New Roman"/>
        </w:rPr>
        <w:t>4</w:t>
      </w:r>
      <w:proofErr w:type="gramStart"/>
      <w:r w:rsidRPr="00430CD3">
        <w:rPr>
          <w:rFonts w:ascii="Times New Roman" w:hAnsi="Times New Roman" w:cs="Times New Roman"/>
        </w:rPr>
        <w:t>:  Detailed</w:t>
      </w:r>
      <w:proofErr w:type="gramEnd"/>
      <w:r w:rsidRPr="00430CD3">
        <w:rPr>
          <w:rFonts w:ascii="Times New Roman" w:hAnsi="Times New Roman" w:cs="Times New Roman"/>
        </w:rPr>
        <w:t xml:space="preserve"> Project Scope of Work:</w:t>
      </w:r>
    </w:p>
    <w:p w14:paraId="54F7F3D4" w14:textId="77777777" w:rsidR="00B6236F" w:rsidRDefault="00B6236F" w:rsidP="001171EB">
      <w:pPr>
        <w:pStyle w:val="ListParagraph"/>
        <w:numPr>
          <w:ilvl w:val="1"/>
          <w:numId w:val="2"/>
        </w:numPr>
        <w:rPr>
          <w:rFonts w:ascii="Times New Roman" w:hAnsi="Times New Roman" w:cs="Times New Roman"/>
        </w:rPr>
      </w:pPr>
      <w:r w:rsidRPr="000A6654">
        <w:rPr>
          <w:rFonts w:ascii="Times New Roman" w:hAnsi="Times New Roman" w:cs="Times New Roman"/>
        </w:rPr>
        <w:t>5th Floor Scope – ICU and Med/Sur:</w:t>
      </w:r>
    </w:p>
    <w:p w14:paraId="54F7F3D5" w14:textId="77777777" w:rsidR="00B6236F" w:rsidRDefault="00B6236F" w:rsidP="001171EB">
      <w:pPr>
        <w:pStyle w:val="ListParagraph"/>
        <w:numPr>
          <w:ilvl w:val="2"/>
          <w:numId w:val="2"/>
        </w:numPr>
        <w:rPr>
          <w:rFonts w:ascii="Times New Roman" w:hAnsi="Times New Roman" w:cs="Times New Roman"/>
        </w:rPr>
      </w:pPr>
      <w:r w:rsidRPr="000A6654">
        <w:rPr>
          <w:rFonts w:ascii="Times New Roman" w:hAnsi="Times New Roman" w:cs="Times New Roman"/>
        </w:rPr>
        <w:t>Operation Hours 24hrs/day (Quiet Hours 10:00pm)</w:t>
      </w:r>
    </w:p>
    <w:p w14:paraId="54F7F3D6" w14:textId="77777777" w:rsidR="00B6236F" w:rsidRDefault="00B6236F" w:rsidP="001171EB">
      <w:pPr>
        <w:pStyle w:val="ListParagraph"/>
        <w:numPr>
          <w:ilvl w:val="2"/>
          <w:numId w:val="2"/>
        </w:numPr>
        <w:rPr>
          <w:rFonts w:ascii="Times New Roman" w:hAnsi="Times New Roman" w:cs="Times New Roman"/>
        </w:rPr>
      </w:pPr>
      <w:r w:rsidRPr="000A6654">
        <w:rPr>
          <w:rFonts w:ascii="Times New Roman" w:hAnsi="Times New Roman" w:cs="Times New Roman"/>
        </w:rPr>
        <w:t>All materials in VA inventory</w:t>
      </w:r>
    </w:p>
    <w:p w14:paraId="54F7F3D7" w14:textId="77777777" w:rsidR="00B6236F" w:rsidRDefault="00B6236F" w:rsidP="001171EB">
      <w:pPr>
        <w:pStyle w:val="ListParagraph"/>
        <w:numPr>
          <w:ilvl w:val="2"/>
          <w:numId w:val="2"/>
        </w:numPr>
        <w:rPr>
          <w:rFonts w:ascii="Times New Roman" w:hAnsi="Times New Roman" w:cs="Times New Roman"/>
        </w:rPr>
      </w:pPr>
      <w:r w:rsidRPr="00417E19">
        <w:rPr>
          <w:rFonts w:ascii="Times New Roman" w:hAnsi="Times New Roman" w:cs="Times New Roman"/>
        </w:rPr>
        <w:t>Cove base needs removal</w:t>
      </w:r>
      <w:r>
        <w:rPr>
          <w:rFonts w:ascii="Times New Roman" w:hAnsi="Times New Roman" w:cs="Times New Roman"/>
        </w:rPr>
        <w:t xml:space="preserve"> approximately 650 LF</w:t>
      </w:r>
    </w:p>
    <w:p w14:paraId="54F7F3D8" w14:textId="77777777" w:rsidR="00B6236F" w:rsidRDefault="00B6236F" w:rsidP="001171EB">
      <w:pPr>
        <w:pStyle w:val="ListParagraph"/>
        <w:numPr>
          <w:ilvl w:val="2"/>
          <w:numId w:val="2"/>
        </w:numPr>
        <w:rPr>
          <w:rFonts w:ascii="Times New Roman" w:hAnsi="Times New Roman" w:cs="Times New Roman"/>
        </w:rPr>
      </w:pPr>
      <w:r w:rsidRPr="00417E19">
        <w:rPr>
          <w:rFonts w:ascii="Times New Roman" w:hAnsi="Times New Roman" w:cs="Times New Roman"/>
        </w:rPr>
        <w:t>Walls repaired and holes patched</w:t>
      </w:r>
    </w:p>
    <w:p w14:paraId="54F7F3D9" w14:textId="77777777" w:rsidR="00B6236F" w:rsidRDefault="00B6236F" w:rsidP="001171EB">
      <w:pPr>
        <w:pStyle w:val="ListParagraph"/>
        <w:numPr>
          <w:ilvl w:val="2"/>
          <w:numId w:val="2"/>
        </w:numPr>
        <w:rPr>
          <w:rFonts w:ascii="Times New Roman" w:hAnsi="Times New Roman" w:cs="Times New Roman"/>
        </w:rPr>
      </w:pPr>
      <w:r w:rsidRPr="00417E19">
        <w:rPr>
          <w:rFonts w:ascii="Times New Roman" w:hAnsi="Times New Roman" w:cs="Times New Roman"/>
        </w:rPr>
        <w:t>Existing handrails removed</w:t>
      </w:r>
      <w:r>
        <w:rPr>
          <w:rFonts w:ascii="Times New Roman" w:hAnsi="Times New Roman" w:cs="Times New Roman"/>
        </w:rPr>
        <w:t xml:space="preserve"> approximately 650 LF</w:t>
      </w:r>
    </w:p>
    <w:p w14:paraId="54F7F3DA" w14:textId="77777777" w:rsidR="00B6236F" w:rsidRDefault="00B6236F" w:rsidP="001171EB">
      <w:pPr>
        <w:pStyle w:val="ListParagraph"/>
        <w:numPr>
          <w:ilvl w:val="2"/>
          <w:numId w:val="2"/>
        </w:numPr>
        <w:rPr>
          <w:rFonts w:ascii="Times New Roman" w:hAnsi="Times New Roman" w:cs="Times New Roman"/>
        </w:rPr>
      </w:pPr>
      <w:r w:rsidRPr="00417E19">
        <w:rPr>
          <w:rFonts w:ascii="Times New Roman" w:hAnsi="Times New Roman" w:cs="Times New Roman"/>
        </w:rPr>
        <w:t>Install new handrails</w:t>
      </w:r>
      <w:r>
        <w:rPr>
          <w:rFonts w:ascii="Times New Roman" w:hAnsi="Times New Roman" w:cs="Times New Roman"/>
        </w:rPr>
        <w:t xml:space="preserve"> approximately 650 LF</w:t>
      </w:r>
    </w:p>
    <w:p w14:paraId="54F7F3DB" w14:textId="77777777" w:rsidR="00B6236F" w:rsidRDefault="00B6236F" w:rsidP="001171EB">
      <w:pPr>
        <w:pStyle w:val="ListParagraph"/>
        <w:numPr>
          <w:ilvl w:val="2"/>
          <w:numId w:val="2"/>
        </w:numPr>
        <w:rPr>
          <w:rFonts w:ascii="Times New Roman" w:hAnsi="Times New Roman" w:cs="Times New Roman"/>
        </w:rPr>
      </w:pPr>
      <w:r w:rsidRPr="00417E19">
        <w:rPr>
          <w:rFonts w:ascii="Times New Roman" w:hAnsi="Times New Roman" w:cs="Times New Roman"/>
        </w:rPr>
        <w:t>Paint walls and nurses</w:t>
      </w:r>
      <w:r>
        <w:rPr>
          <w:rFonts w:ascii="Times New Roman" w:hAnsi="Times New Roman" w:cs="Times New Roman"/>
        </w:rPr>
        <w:t xml:space="preserve"> 5</w:t>
      </w:r>
      <w:r w:rsidRPr="00417E19">
        <w:rPr>
          <w:rFonts w:ascii="Times New Roman" w:hAnsi="Times New Roman" w:cs="Times New Roman"/>
        </w:rPr>
        <w:t xml:space="preserve"> stations</w:t>
      </w:r>
      <w:r>
        <w:rPr>
          <w:rFonts w:ascii="Times New Roman" w:hAnsi="Times New Roman" w:cs="Times New Roman"/>
        </w:rPr>
        <w:t xml:space="preserve"> approximately 7200 square feet</w:t>
      </w:r>
    </w:p>
    <w:p w14:paraId="54F7F3DC" w14:textId="77777777" w:rsidR="00B6236F" w:rsidRPr="00417E19" w:rsidRDefault="00B6236F" w:rsidP="001171EB">
      <w:pPr>
        <w:pStyle w:val="ListParagraph"/>
        <w:numPr>
          <w:ilvl w:val="2"/>
          <w:numId w:val="2"/>
        </w:numPr>
        <w:rPr>
          <w:rFonts w:ascii="Times New Roman" w:hAnsi="Times New Roman" w:cs="Times New Roman"/>
        </w:rPr>
      </w:pPr>
      <w:r w:rsidRPr="00417E19">
        <w:rPr>
          <w:rFonts w:ascii="Times New Roman" w:hAnsi="Times New Roman" w:cs="Times New Roman"/>
        </w:rPr>
        <w:t>Install cove bases in common areas and nurses’ station</w:t>
      </w:r>
    </w:p>
    <w:p w14:paraId="54F7F3DD" w14:textId="77777777" w:rsidR="00B6236F" w:rsidRDefault="00B6236F" w:rsidP="00856C51">
      <w:pPr>
        <w:rPr>
          <w:rFonts w:ascii="Times New Roman" w:hAnsi="Times New Roman" w:cs="Times New Roman"/>
        </w:rPr>
      </w:pPr>
    </w:p>
    <w:p w14:paraId="54F7F3DE" w14:textId="77777777" w:rsidR="00B6236F" w:rsidRPr="00417E19" w:rsidRDefault="00B6236F" w:rsidP="001171EB">
      <w:pPr>
        <w:pStyle w:val="ListParagraph"/>
        <w:numPr>
          <w:ilvl w:val="1"/>
          <w:numId w:val="2"/>
        </w:numPr>
        <w:rPr>
          <w:rFonts w:ascii="Times New Roman" w:hAnsi="Times New Roman" w:cs="Times New Roman"/>
        </w:rPr>
      </w:pPr>
      <w:r w:rsidRPr="00417E19">
        <w:rPr>
          <w:rFonts w:ascii="Times New Roman" w:hAnsi="Times New Roman" w:cs="Times New Roman"/>
        </w:rPr>
        <w:t>6th Floor Scope – BioMed and Inpatient Mental Health:</w:t>
      </w:r>
    </w:p>
    <w:p w14:paraId="54F7F3DF" w14:textId="77777777" w:rsidR="00B6236F" w:rsidRDefault="00B6236F" w:rsidP="001171EB">
      <w:pPr>
        <w:pStyle w:val="ListParagraph"/>
        <w:numPr>
          <w:ilvl w:val="2"/>
          <w:numId w:val="2"/>
        </w:numPr>
        <w:rPr>
          <w:rFonts w:ascii="Times New Roman" w:hAnsi="Times New Roman" w:cs="Times New Roman"/>
        </w:rPr>
      </w:pPr>
      <w:r w:rsidRPr="009573DE">
        <w:rPr>
          <w:rFonts w:ascii="Times New Roman" w:hAnsi="Times New Roman" w:cs="Times New Roman"/>
        </w:rPr>
        <w:t>Operation Hours empty 5:00pm (Quiet Hours 10:00pm)</w:t>
      </w:r>
    </w:p>
    <w:p w14:paraId="54F7F3E0" w14:textId="77777777" w:rsidR="00B6236F" w:rsidRPr="00E34185" w:rsidRDefault="00B6236F" w:rsidP="00E34185">
      <w:pPr>
        <w:pStyle w:val="ListParagraph"/>
        <w:numPr>
          <w:ilvl w:val="2"/>
          <w:numId w:val="2"/>
        </w:numPr>
        <w:rPr>
          <w:rFonts w:ascii="Times New Roman" w:hAnsi="Times New Roman" w:cs="Times New Roman"/>
        </w:rPr>
      </w:pPr>
      <w:r w:rsidRPr="00E34185">
        <w:rPr>
          <w:rFonts w:ascii="Times New Roman" w:hAnsi="Times New Roman" w:cs="Times New Roman"/>
        </w:rPr>
        <w:t>All materials in VA inventory</w:t>
      </w:r>
    </w:p>
    <w:p w14:paraId="54F7F3E1" w14:textId="77777777" w:rsidR="00B6236F" w:rsidRDefault="00B6236F" w:rsidP="001171EB">
      <w:pPr>
        <w:pStyle w:val="ListParagraph"/>
        <w:numPr>
          <w:ilvl w:val="2"/>
          <w:numId w:val="2"/>
        </w:numPr>
        <w:rPr>
          <w:rFonts w:ascii="Times New Roman" w:hAnsi="Times New Roman" w:cs="Times New Roman"/>
        </w:rPr>
      </w:pPr>
      <w:r w:rsidRPr="00D452B3">
        <w:rPr>
          <w:rFonts w:ascii="Times New Roman" w:hAnsi="Times New Roman" w:cs="Times New Roman"/>
        </w:rPr>
        <w:t>Existing handrails removed</w:t>
      </w:r>
      <w:r>
        <w:rPr>
          <w:rFonts w:ascii="Times New Roman" w:hAnsi="Times New Roman" w:cs="Times New Roman"/>
        </w:rPr>
        <w:t xml:space="preserve"> approximately 600 LF</w:t>
      </w:r>
    </w:p>
    <w:p w14:paraId="54F7F3E2" w14:textId="77777777" w:rsidR="00B6236F" w:rsidRDefault="00B6236F" w:rsidP="001171EB">
      <w:pPr>
        <w:pStyle w:val="ListParagraph"/>
        <w:numPr>
          <w:ilvl w:val="2"/>
          <w:numId w:val="2"/>
        </w:numPr>
        <w:rPr>
          <w:rFonts w:ascii="Times New Roman" w:hAnsi="Times New Roman" w:cs="Times New Roman"/>
        </w:rPr>
      </w:pPr>
      <w:r w:rsidRPr="00D452B3">
        <w:rPr>
          <w:rFonts w:ascii="Times New Roman" w:hAnsi="Times New Roman" w:cs="Times New Roman"/>
        </w:rPr>
        <w:t>Existing wall guards removed</w:t>
      </w:r>
      <w:r>
        <w:rPr>
          <w:rFonts w:ascii="Times New Roman" w:hAnsi="Times New Roman" w:cs="Times New Roman"/>
        </w:rPr>
        <w:t xml:space="preserve"> approximately 600 LF</w:t>
      </w:r>
    </w:p>
    <w:p w14:paraId="54F7F3E3" w14:textId="77777777" w:rsidR="00B6236F" w:rsidRDefault="00B6236F" w:rsidP="001171EB">
      <w:pPr>
        <w:pStyle w:val="ListParagraph"/>
        <w:numPr>
          <w:ilvl w:val="2"/>
          <w:numId w:val="2"/>
        </w:numPr>
        <w:rPr>
          <w:rFonts w:ascii="Times New Roman" w:hAnsi="Times New Roman" w:cs="Times New Roman"/>
        </w:rPr>
      </w:pPr>
      <w:r>
        <w:rPr>
          <w:rFonts w:ascii="Times New Roman" w:hAnsi="Times New Roman" w:cs="Times New Roman"/>
        </w:rPr>
        <w:t>C</w:t>
      </w:r>
      <w:r w:rsidRPr="00D452B3">
        <w:rPr>
          <w:rFonts w:ascii="Times New Roman" w:hAnsi="Times New Roman" w:cs="Times New Roman"/>
        </w:rPr>
        <w:t>ove base needs removal</w:t>
      </w:r>
      <w:r>
        <w:rPr>
          <w:rFonts w:ascii="Times New Roman" w:hAnsi="Times New Roman" w:cs="Times New Roman"/>
        </w:rPr>
        <w:t xml:space="preserve"> approximately 600 LF</w:t>
      </w:r>
    </w:p>
    <w:p w14:paraId="54F7F3E4" w14:textId="77777777" w:rsidR="00B6236F" w:rsidRDefault="00B6236F" w:rsidP="001171EB">
      <w:pPr>
        <w:pStyle w:val="ListParagraph"/>
        <w:numPr>
          <w:ilvl w:val="2"/>
          <w:numId w:val="2"/>
        </w:numPr>
        <w:rPr>
          <w:rFonts w:ascii="Times New Roman" w:hAnsi="Times New Roman" w:cs="Times New Roman"/>
        </w:rPr>
      </w:pPr>
      <w:r w:rsidRPr="00D452B3">
        <w:rPr>
          <w:rFonts w:ascii="Times New Roman" w:hAnsi="Times New Roman" w:cs="Times New Roman"/>
        </w:rPr>
        <w:t xml:space="preserve">Install </w:t>
      </w:r>
      <w:proofErr w:type="gramStart"/>
      <w:r w:rsidRPr="00D452B3">
        <w:rPr>
          <w:rFonts w:ascii="Times New Roman" w:hAnsi="Times New Roman" w:cs="Times New Roman"/>
        </w:rPr>
        <w:t>cove</w:t>
      </w:r>
      <w:proofErr w:type="gramEnd"/>
      <w:r w:rsidRPr="00D452B3">
        <w:rPr>
          <w:rFonts w:ascii="Times New Roman" w:hAnsi="Times New Roman" w:cs="Times New Roman"/>
        </w:rPr>
        <w:t xml:space="preserve"> bases in common areas</w:t>
      </w:r>
      <w:r>
        <w:rPr>
          <w:rFonts w:ascii="Times New Roman" w:hAnsi="Times New Roman" w:cs="Times New Roman"/>
        </w:rPr>
        <w:t xml:space="preserve"> approximately 600 LF</w:t>
      </w:r>
    </w:p>
    <w:p w14:paraId="54F7F3E5" w14:textId="77777777" w:rsidR="00B6236F" w:rsidRDefault="00B6236F" w:rsidP="001171EB">
      <w:pPr>
        <w:pStyle w:val="ListParagraph"/>
        <w:numPr>
          <w:ilvl w:val="2"/>
          <w:numId w:val="2"/>
        </w:numPr>
        <w:rPr>
          <w:rFonts w:ascii="Times New Roman" w:hAnsi="Times New Roman" w:cs="Times New Roman"/>
        </w:rPr>
      </w:pPr>
      <w:r w:rsidRPr="00D452B3">
        <w:rPr>
          <w:rFonts w:ascii="Times New Roman" w:hAnsi="Times New Roman" w:cs="Times New Roman"/>
        </w:rPr>
        <w:t>Walls repaired and holes patched</w:t>
      </w:r>
    </w:p>
    <w:p w14:paraId="54F7F3E6" w14:textId="77777777" w:rsidR="00B6236F" w:rsidRDefault="00B6236F" w:rsidP="001171EB">
      <w:pPr>
        <w:pStyle w:val="ListParagraph"/>
        <w:numPr>
          <w:ilvl w:val="2"/>
          <w:numId w:val="2"/>
        </w:numPr>
        <w:rPr>
          <w:rFonts w:ascii="Times New Roman" w:hAnsi="Times New Roman" w:cs="Times New Roman"/>
        </w:rPr>
      </w:pPr>
      <w:r w:rsidRPr="00D452B3">
        <w:rPr>
          <w:rFonts w:ascii="Times New Roman" w:hAnsi="Times New Roman" w:cs="Times New Roman"/>
        </w:rPr>
        <w:t>Paint walls</w:t>
      </w:r>
      <w:r>
        <w:rPr>
          <w:rFonts w:ascii="Times New Roman" w:hAnsi="Times New Roman" w:cs="Times New Roman"/>
        </w:rPr>
        <w:t xml:space="preserve"> approximately 8000 square feet</w:t>
      </w:r>
    </w:p>
    <w:p w14:paraId="54F7F3E7" w14:textId="77777777" w:rsidR="00B6236F" w:rsidRPr="000137DA" w:rsidRDefault="00B6236F" w:rsidP="001171EB">
      <w:pPr>
        <w:pStyle w:val="ListParagraph"/>
        <w:numPr>
          <w:ilvl w:val="2"/>
          <w:numId w:val="2"/>
        </w:numPr>
        <w:rPr>
          <w:rFonts w:ascii="Times New Roman" w:hAnsi="Times New Roman" w:cs="Times New Roman"/>
        </w:rPr>
      </w:pPr>
      <w:r w:rsidRPr="000137DA">
        <w:rPr>
          <w:rFonts w:ascii="Times New Roman" w:hAnsi="Times New Roman" w:cs="Times New Roman"/>
        </w:rPr>
        <w:t>Install new handrails</w:t>
      </w:r>
      <w:r>
        <w:rPr>
          <w:rFonts w:ascii="Times New Roman" w:hAnsi="Times New Roman" w:cs="Times New Roman"/>
        </w:rPr>
        <w:t xml:space="preserve"> approximately 600 LF</w:t>
      </w:r>
    </w:p>
    <w:p w14:paraId="54F7F3E8" w14:textId="77777777" w:rsidR="00B6236F" w:rsidRPr="00981528" w:rsidRDefault="00B6236F" w:rsidP="00981528">
      <w:pPr>
        <w:rPr>
          <w:rFonts w:ascii="Times New Roman" w:hAnsi="Times New Roman" w:cs="Times New Roman"/>
        </w:rPr>
      </w:pPr>
    </w:p>
    <w:p w14:paraId="54F7F3E9" w14:textId="77777777" w:rsidR="00B6236F" w:rsidRPr="002A0DFC" w:rsidRDefault="00B6236F" w:rsidP="002A0DFC">
      <w:pPr>
        <w:pStyle w:val="Heading1"/>
        <w:rPr>
          <w:rFonts w:ascii="Times New Roman" w:hAnsi="Times New Roman" w:cs="Times New Roman"/>
        </w:rPr>
      </w:pPr>
      <w:r>
        <w:rPr>
          <w:rFonts w:ascii="Times New Roman" w:hAnsi="Times New Roman" w:cs="Times New Roman"/>
        </w:rPr>
        <w:t xml:space="preserve">Part </w:t>
      </w:r>
      <w:r>
        <w:rPr>
          <w:rFonts w:ascii="Times New Roman" w:hAnsi="Times New Roman" w:cs="Times New Roman"/>
        </w:rPr>
        <w:t>5</w:t>
      </w:r>
      <w:proofErr w:type="gramStart"/>
      <w:r>
        <w:rPr>
          <w:rFonts w:ascii="Times New Roman" w:hAnsi="Times New Roman" w:cs="Times New Roman"/>
        </w:rPr>
        <w:t xml:space="preserve">: </w:t>
      </w:r>
      <w:r w:rsidRPr="00430CD3">
        <w:rPr>
          <w:rFonts w:ascii="Times New Roman" w:hAnsi="Times New Roman" w:cs="Times New Roman"/>
        </w:rPr>
        <w:t xml:space="preserve"> Documentation</w:t>
      </w:r>
      <w:proofErr w:type="gramEnd"/>
      <w:r w:rsidRPr="00430CD3">
        <w:rPr>
          <w:rFonts w:ascii="Times New Roman" w:hAnsi="Times New Roman" w:cs="Times New Roman"/>
        </w:rPr>
        <w:t xml:space="preserve"> Requirements: </w:t>
      </w:r>
    </w:p>
    <w:p w14:paraId="54F7F3EA" w14:textId="77777777" w:rsidR="00B6236F" w:rsidRPr="00A222D6" w:rsidRDefault="00B6236F" w:rsidP="001171EB">
      <w:pPr>
        <w:pStyle w:val="ListParagraph"/>
        <w:numPr>
          <w:ilvl w:val="1"/>
          <w:numId w:val="3"/>
        </w:numPr>
        <w:jc w:val="both"/>
        <w:rPr>
          <w:rFonts w:ascii="Times New Roman" w:hAnsi="Times New Roman" w:cs="Times New Roman"/>
        </w:rPr>
      </w:pPr>
      <w:r w:rsidRPr="00A222D6">
        <w:rPr>
          <w:rFonts w:ascii="Times New Roman" w:hAnsi="Times New Roman" w:cs="Times New Roman"/>
        </w:rPr>
        <w:t xml:space="preserve">Security Badge: Vendor shall notify VA police on arrival and obtain a temporary badge. The VA Issued Security badge shall be worn on the upper torso </w:t>
      </w:r>
      <w:proofErr w:type="gramStart"/>
      <w:r w:rsidRPr="00A222D6">
        <w:rPr>
          <w:rFonts w:ascii="Times New Roman" w:hAnsi="Times New Roman" w:cs="Times New Roman"/>
        </w:rPr>
        <w:t>and be</w:t>
      </w:r>
      <w:proofErr w:type="gramEnd"/>
      <w:r w:rsidRPr="00A222D6">
        <w:rPr>
          <w:rFonts w:ascii="Times New Roman" w:hAnsi="Times New Roman" w:cs="Times New Roman"/>
        </w:rPr>
        <w:t xml:space="preserve"> always visible. </w:t>
      </w:r>
    </w:p>
    <w:p w14:paraId="54F7F3EB" w14:textId="77777777" w:rsidR="00B6236F" w:rsidRPr="000A3CC9" w:rsidRDefault="00B6236F" w:rsidP="001171EB">
      <w:pPr>
        <w:pStyle w:val="ListParagraph"/>
        <w:numPr>
          <w:ilvl w:val="1"/>
          <w:numId w:val="3"/>
        </w:numPr>
        <w:jc w:val="both"/>
        <w:rPr>
          <w:rFonts w:ascii="Times New Roman" w:hAnsi="Times New Roman" w:cs="Times New Roman"/>
        </w:rPr>
      </w:pPr>
      <w:r w:rsidRPr="000A3CC9">
        <w:rPr>
          <w:rFonts w:ascii="Times New Roman" w:hAnsi="Times New Roman" w:cs="Times New Roman"/>
        </w:rPr>
        <w:t xml:space="preserve">Contractor’s Badge: Vendor employees, and representatives shall always have a company badge or identification visible. </w:t>
      </w:r>
    </w:p>
    <w:p w14:paraId="54F7F3EC" w14:textId="77777777" w:rsidR="00B6236F" w:rsidRDefault="00B6236F" w:rsidP="001171EB">
      <w:pPr>
        <w:pStyle w:val="ListParagraph"/>
        <w:numPr>
          <w:ilvl w:val="1"/>
          <w:numId w:val="3"/>
        </w:numPr>
        <w:jc w:val="both"/>
        <w:rPr>
          <w:rFonts w:ascii="Times New Roman" w:hAnsi="Times New Roman" w:cs="Times New Roman"/>
        </w:rPr>
      </w:pPr>
      <w:r w:rsidRPr="004A23F3">
        <w:rPr>
          <w:rFonts w:ascii="Times New Roman" w:hAnsi="Times New Roman" w:cs="Times New Roman"/>
        </w:rPr>
        <w:t xml:space="preserve">Physical Security: The vendor shall be responsible for safeguarding their equipment while on government </w:t>
      </w:r>
      <w:proofErr w:type="gramStart"/>
      <w:r w:rsidRPr="004A23F3">
        <w:rPr>
          <w:rFonts w:ascii="Times New Roman" w:hAnsi="Times New Roman" w:cs="Times New Roman"/>
        </w:rPr>
        <w:t>property government</w:t>
      </w:r>
      <w:proofErr w:type="gramEnd"/>
      <w:r w:rsidRPr="004A23F3">
        <w:rPr>
          <w:rFonts w:ascii="Times New Roman" w:hAnsi="Times New Roman" w:cs="Times New Roman"/>
        </w:rPr>
        <w:t xml:space="preserve">. Additionally, the contractor shall be responsible for any government equipment, information and property provided for vendor use. </w:t>
      </w:r>
      <w:proofErr w:type="gramStart"/>
      <w:r w:rsidRPr="004A23F3">
        <w:rPr>
          <w:rFonts w:ascii="Times New Roman" w:hAnsi="Times New Roman" w:cs="Times New Roman"/>
        </w:rPr>
        <w:t>Vendor</w:t>
      </w:r>
      <w:proofErr w:type="gramEnd"/>
      <w:r w:rsidRPr="004A23F3">
        <w:rPr>
          <w:rFonts w:ascii="Times New Roman" w:hAnsi="Times New Roman" w:cs="Times New Roman"/>
        </w:rPr>
        <w:t xml:space="preserve"> will NOT be </w:t>
      </w:r>
      <w:proofErr w:type="gramStart"/>
      <w:r w:rsidRPr="004A23F3">
        <w:rPr>
          <w:rFonts w:ascii="Times New Roman" w:hAnsi="Times New Roman" w:cs="Times New Roman"/>
        </w:rPr>
        <w:t>provided</w:t>
      </w:r>
      <w:proofErr w:type="gramEnd"/>
      <w:r w:rsidRPr="004A23F3">
        <w:rPr>
          <w:rFonts w:ascii="Times New Roman" w:hAnsi="Times New Roman" w:cs="Times New Roman"/>
        </w:rPr>
        <w:t xml:space="preserve"> a staging area for storage of tools, equipment, material, supplies, and other items. The Government will not be responsible for damage or loss of vendor’s property. Vendor is responsible to safeguard its property.</w:t>
      </w:r>
    </w:p>
    <w:p w14:paraId="54F7F3EF" w14:textId="3A62C6C0" w:rsidR="00B6236F" w:rsidRPr="00B6236F" w:rsidRDefault="00B6236F" w:rsidP="00B6236F">
      <w:pPr>
        <w:pStyle w:val="ListParagraph"/>
        <w:numPr>
          <w:ilvl w:val="1"/>
          <w:numId w:val="3"/>
        </w:numPr>
        <w:jc w:val="both"/>
        <w:rPr>
          <w:rFonts w:ascii="Times New Roman" w:hAnsi="Times New Roman" w:cs="Times New Roman"/>
        </w:rPr>
      </w:pPr>
      <w:r w:rsidRPr="00B6236F">
        <w:rPr>
          <w:rFonts w:ascii="Times New Roman" w:hAnsi="Times New Roman" w:cs="Times New Roman"/>
        </w:rPr>
        <w:lastRenderedPageBreak/>
        <w:t>OI&amp;T Security: Office of Information and Technology (OI&amp;T) certification and accreditation requirements do not apply for this service contract and therefore a Security Accreditation Package is not required. At no time will the vendor be in contact or have access to VA sensitive information, OI&amp;T systems, or the VA OI&amp;T network.</w:t>
      </w:r>
    </w:p>
    <w:p w14:paraId="54F7F3F0" w14:textId="77777777" w:rsidR="00B6236F" w:rsidRDefault="00B6236F" w:rsidP="00546830">
      <w:pPr>
        <w:jc w:val="both"/>
      </w:pPr>
      <w:r>
        <w:fldChar w:fldCharType="begin"/>
      </w:r>
      <w:r>
        <w:instrText xml:space="preserve"> LINK Excel.Sheet.12 "C:\\Users\\VHAFRERoberT1\\AppData\\Local\\Microsoft\\Windows\\INetCache\\Content.Outlook\\UKGXEIVR\\Finish Schedule.xlsx" "Sheet1!R5C1:R13C3" \a \f 4 \h  \* MERGEFORMAT </w:instrText>
      </w:r>
      <w:r>
        <w:fldChar w:fldCharType="separate"/>
      </w:r>
    </w:p>
    <w:p w14:paraId="54F7F3F1" w14:textId="77777777" w:rsidR="00B6236F" w:rsidRPr="00F56728" w:rsidRDefault="00B6236F" w:rsidP="00F56728">
      <w:pPr>
        <w:rPr>
          <w:rFonts w:ascii="Times New Roman" w:hAnsi="Times New Roman" w:cs="Times New Roman"/>
          <w:u w:val="single"/>
        </w:rPr>
      </w:pPr>
      <w:r>
        <w:rPr>
          <w:rFonts w:ascii="Times New Roman" w:hAnsi="Times New Roman" w:cs="Times New Roman"/>
        </w:rPr>
        <w:fldChar w:fldCharType="end"/>
      </w:r>
      <w:r w:rsidRPr="00F56728">
        <w:rPr>
          <w:rFonts w:ascii="Times New Roman" w:hAnsi="Times New Roman" w:cs="Times New Roman"/>
          <w:u w:val="single"/>
        </w:rPr>
        <w:t xml:space="preserve"> </w:t>
      </w:r>
      <w:r w:rsidRPr="00B604C7">
        <w:rPr>
          <w:rFonts w:ascii="Times New Roman" w:hAnsi="Times New Roman" w:cs="Times New Roman"/>
          <w:u w:val="single"/>
        </w:rPr>
        <w:t xml:space="preserve">Finish Schedule – </w:t>
      </w:r>
      <w:r>
        <w:rPr>
          <w:rFonts w:ascii="Times New Roman" w:hAnsi="Times New Roman" w:cs="Times New Roman"/>
          <w:u w:val="single"/>
        </w:rPr>
        <w:t xml:space="preserve">Building 1, </w:t>
      </w:r>
      <w:r>
        <w:rPr>
          <w:rFonts w:ascii="Times New Roman" w:hAnsi="Times New Roman" w:cs="Times New Roman"/>
          <w:u w:val="single"/>
        </w:rPr>
        <w:t>5</w:t>
      </w:r>
      <w:r w:rsidRPr="006B5B5F">
        <w:rPr>
          <w:rFonts w:ascii="Times New Roman" w:hAnsi="Times New Roman" w:cs="Times New Roman"/>
          <w:u w:val="single"/>
          <w:vertAlign w:val="superscript"/>
        </w:rPr>
        <w:t>th</w:t>
      </w:r>
      <w:r>
        <w:rPr>
          <w:rFonts w:ascii="Times New Roman" w:hAnsi="Times New Roman" w:cs="Times New Roman"/>
          <w:u w:val="single"/>
        </w:rPr>
        <w:t xml:space="preserve"> Floor</w:t>
      </w:r>
    </w:p>
    <w:tbl>
      <w:tblPr>
        <w:tblW w:w="10020" w:type="dxa"/>
        <w:tblLook w:val="04A0" w:firstRow="1" w:lastRow="0" w:firstColumn="1" w:lastColumn="0" w:noHBand="0" w:noVBand="1"/>
      </w:tblPr>
      <w:tblGrid>
        <w:gridCol w:w="1980"/>
        <w:gridCol w:w="1860"/>
        <w:gridCol w:w="6180"/>
      </w:tblGrid>
      <w:tr w:rsidR="00890A4B" w14:paraId="54F7F3F5" w14:textId="77777777" w:rsidTr="00B92D0B">
        <w:trPr>
          <w:trHeight w:val="290"/>
        </w:trPr>
        <w:tc>
          <w:tcPr>
            <w:tcW w:w="1980" w:type="dxa"/>
            <w:tcBorders>
              <w:top w:val="single" w:sz="4" w:space="0" w:color="auto"/>
              <w:left w:val="single" w:sz="4" w:space="0" w:color="auto"/>
              <w:bottom w:val="single" w:sz="4" w:space="0" w:color="auto"/>
              <w:right w:val="single" w:sz="4" w:space="0" w:color="auto"/>
            </w:tcBorders>
            <w:noWrap/>
            <w:vAlign w:val="bottom"/>
            <w:hideMark/>
          </w:tcPr>
          <w:p w14:paraId="54F7F3F2"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Paint - Main Color</w:t>
            </w:r>
          </w:p>
        </w:tc>
        <w:tc>
          <w:tcPr>
            <w:tcW w:w="1860" w:type="dxa"/>
            <w:tcBorders>
              <w:top w:val="single" w:sz="4" w:space="0" w:color="auto"/>
              <w:left w:val="nil"/>
              <w:bottom w:val="single" w:sz="4" w:space="0" w:color="auto"/>
              <w:right w:val="single" w:sz="4" w:space="0" w:color="auto"/>
            </w:tcBorders>
            <w:noWrap/>
            <w:vAlign w:val="bottom"/>
            <w:hideMark/>
          </w:tcPr>
          <w:p w14:paraId="54F7F3F3"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Miner's Dust</w:t>
            </w:r>
          </w:p>
        </w:tc>
        <w:tc>
          <w:tcPr>
            <w:tcW w:w="6180" w:type="dxa"/>
            <w:tcBorders>
              <w:top w:val="single" w:sz="4" w:space="0" w:color="auto"/>
              <w:left w:val="nil"/>
              <w:bottom w:val="single" w:sz="4" w:space="0" w:color="auto"/>
              <w:right w:val="single" w:sz="4" w:space="0" w:color="auto"/>
            </w:tcBorders>
            <w:noWrap/>
            <w:vAlign w:val="bottom"/>
            <w:hideMark/>
          </w:tcPr>
          <w:p w14:paraId="54F7F3F4"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DEC786</w:t>
            </w:r>
          </w:p>
        </w:tc>
      </w:tr>
      <w:tr w:rsidR="00890A4B" w14:paraId="54F7F3F9" w14:textId="77777777" w:rsidTr="00B92D0B">
        <w:trPr>
          <w:trHeight w:val="290"/>
        </w:trPr>
        <w:tc>
          <w:tcPr>
            <w:tcW w:w="1980" w:type="dxa"/>
            <w:tcBorders>
              <w:top w:val="nil"/>
              <w:left w:val="single" w:sz="4" w:space="0" w:color="auto"/>
              <w:bottom w:val="single" w:sz="4" w:space="0" w:color="auto"/>
              <w:right w:val="single" w:sz="4" w:space="0" w:color="auto"/>
            </w:tcBorders>
            <w:noWrap/>
            <w:vAlign w:val="bottom"/>
            <w:hideMark/>
          </w:tcPr>
          <w:p w14:paraId="54F7F3F6"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Paint - Accent Color</w:t>
            </w:r>
          </w:p>
        </w:tc>
        <w:tc>
          <w:tcPr>
            <w:tcW w:w="1860" w:type="dxa"/>
            <w:tcBorders>
              <w:top w:val="nil"/>
              <w:left w:val="nil"/>
              <w:bottom w:val="single" w:sz="4" w:space="0" w:color="auto"/>
              <w:right w:val="single" w:sz="4" w:space="0" w:color="auto"/>
            </w:tcBorders>
            <w:noWrap/>
            <w:vAlign w:val="bottom"/>
            <w:hideMark/>
          </w:tcPr>
          <w:p w14:paraId="54F7F3F7"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Dusty Dream</w:t>
            </w:r>
          </w:p>
        </w:tc>
        <w:tc>
          <w:tcPr>
            <w:tcW w:w="6180" w:type="dxa"/>
            <w:tcBorders>
              <w:top w:val="nil"/>
              <w:left w:val="nil"/>
              <w:bottom w:val="single" w:sz="4" w:space="0" w:color="auto"/>
              <w:right w:val="single" w:sz="4" w:space="0" w:color="auto"/>
            </w:tcBorders>
            <w:noWrap/>
            <w:vAlign w:val="bottom"/>
            <w:hideMark/>
          </w:tcPr>
          <w:p w14:paraId="54F7F3F8"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DE6312</w:t>
            </w:r>
          </w:p>
        </w:tc>
      </w:tr>
      <w:tr w:rsidR="00890A4B" w14:paraId="54F7F3FD" w14:textId="77777777" w:rsidTr="00B92D0B">
        <w:trPr>
          <w:trHeight w:val="290"/>
        </w:trPr>
        <w:tc>
          <w:tcPr>
            <w:tcW w:w="1980" w:type="dxa"/>
            <w:tcBorders>
              <w:top w:val="nil"/>
              <w:left w:val="single" w:sz="4" w:space="0" w:color="auto"/>
              <w:bottom w:val="single" w:sz="4" w:space="0" w:color="auto"/>
              <w:right w:val="single" w:sz="4" w:space="0" w:color="auto"/>
            </w:tcBorders>
            <w:noWrap/>
            <w:vAlign w:val="bottom"/>
            <w:hideMark/>
          </w:tcPr>
          <w:p w14:paraId="54F7F3FA"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Paint - Trim Color</w:t>
            </w:r>
          </w:p>
        </w:tc>
        <w:tc>
          <w:tcPr>
            <w:tcW w:w="1860" w:type="dxa"/>
            <w:tcBorders>
              <w:top w:val="nil"/>
              <w:left w:val="nil"/>
              <w:bottom w:val="single" w:sz="4" w:space="0" w:color="auto"/>
              <w:right w:val="single" w:sz="4" w:space="0" w:color="auto"/>
            </w:tcBorders>
            <w:noWrap/>
            <w:vAlign w:val="bottom"/>
            <w:hideMark/>
          </w:tcPr>
          <w:p w14:paraId="54F7F3FB"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Antique Paper</w:t>
            </w:r>
          </w:p>
        </w:tc>
        <w:tc>
          <w:tcPr>
            <w:tcW w:w="6180" w:type="dxa"/>
            <w:tcBorders>
              <w:top w:val="nil"/>
              <w:left w:val="nil"/>
              <w:bottom w:val="single" w:sz="4" w:space="0" w:color="auto"/>
              <w:right w:val="single" w:sz="4" w:space="0" w:color="auto"/>
            </w:tcBorders>
            <w:noWrap/>
            <w:vAlign w:val="bottom"/>
            <w:hideMark/>
          </w:tcPr>
          <w:p w14:paraId="54F7F3FC"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DE6218</w:t>
            </w:r>
          </w:p>
        </w:tc>
      </w:tr>
      <w:tr w:rsidR="00890A4B" w14:paraId="54F7F401" w14:textId="77777777" w:rsidTr="00B92D0B">
        <w:trPr>
          <w:trHeight w:val="290"/>
        </w:trPr>
        <w:tc>
          <w:tcPr>
            <w:tcW w:w="1980" w:type="dxa"/>
            <w:tcBorders>
              <w:top w:val="nil"/>
              <w:left w:val="single" w:sz="4" w:space="0" w:color="auto"/>
              <w:bottom w:val="single" w:sz="4" w:space="0" w:color="auto"/>
              <w:right w:val="single" w:sz="4" w:space="0" w:color="auto"/>
            </w:tcBorders>
            <w:noWrap/>
            <w:vAlign w:val="bottom"/>
            <w:hideMark/>
          </w:tcPr>
          <w:p w14:paraId="54F7F3FE"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Exam Flooring</w:t>
            </w:r>
          </w:p>
        </w:tc>
        <w:tc>
          <w:tcPr>
            <w:tcW w:w="1860" w:type="dxa"/>
            <w:tcBorders>
              <w:top w:val="nil"/>
              <w:left w:val="nil"/>
              <w:bottom w:val="single" w:sz="4" w:space="0" w:color="auto"/>
              <w:right w:val="single" w:sz="4" w:space="0" w:color="auto"/>
            </w:tcBorders>
            <w:noWrap/>
            <w:vAlign w:val="bottom"/>
            <w:hideMark/>
          </w:tcPr>
          <w:p w14:paraId="54F7F3FF"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LVT</w:t>
            </w:r>
          </w:p>
        </w:tc>
        <w:tc>
          <w:tcPr>
            <w:tcW w:w="6180" w:type="dxa"/>
            <w:tcBorders>
              <w:top w:val="nil"/>
              <w:left w:val="nil"/>
              <w:bottom w:val="single" w:sz="4" w:space="0" w:color="auto"/>
              <w:right w:val="single" w:sz="4" w:space="0" w:color="auto"/>
            </w:tcBorders>
            <w:noWrap/>
            <w:vAlign w:val="bottom"/>
            <w:hideMark/>
          </w:tcPr>
          <w:p w14:paraId="54F7F400"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Interface Nora, Noraplan</w:t>
            </w:r>
            <w:r w:rsidRPr="00B92D0B">
              <w:rPr>
                <w:rFonts w:ascii="Times New Roman" w:eastAsia="Times New Roman" w:hAnsi="Times New Roman" w:cs="Times New Roman"/>
                <w:color w:val="000000"/>
              </w:rPr>
              <w:t xml:space="preserve"> Dariva Sandbar, 6721</w:t>
            </w:r>
          </w:p>
        </w:tc>
      </w:tr>
      <w:tr w:rsidR="00890A4B" w14:paraId="54F7F405" w14:textId="77777777" w:rsidTr="00B92D0B">
        <w:trPr>
          <w:trHeight w:val="290"/>
        </w:trPr>
        <w:tc>
          <w:tcPr>
            <w:tcW w:w="1980" w:type="dxa"/>
            <w:tcBorders>
              <w:top w:val="nil"/>
              <w:left w:val="single" w:sz="4" w:space="0" w:color="auto"/>
              <w:bottom w:val="single" w:sz="4" w:space="0" w:color="auto"/>
              <w:right w:val="single" w:sz="4" w:space="0" w:color="auto"/>
            </w:tcBorders>
            <w:noWrap/>
            <w:vAlign w:val="bottom"/>
            <w:hideMark/>
          </w:tcPr>
          <w:p w14:paraId="54F7F402"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Hallway Flooring</w:t>
            </w:r>
          </w:p>
        </w:tc>
        <w:tc>
          <w:tcPr>
            <w:tcW w:w="1860" w:type="dxa"/>
            <w:tcBorders>
              <w:top w:val="nil"/>
              <w:left w:val="nil"/>
              <w:bottom w:val="single" w:sz="4" w:space="0" w:color="auto"/>
              <w:right w:val="single" w:sz="4" w:space="0" w:color="auto"/>
            </w:tcBorders>
            <w:noWrap/>
            <w:vAlign w:val="bottom"/>
            <w:hideMark/>
          </w:tcPr>
          <w:p w14:paraId="54F7F403"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LVT</w:t>
            </w:r>
          </w:p>
        </w:tc>
        <w:tc>
          <w:tcPr>
            <w:tcW w:w="6180" w:type="dxa"/>
            <w:tcBorders>
              <w:top w:val="nil"/>
              <w:left w:val="nil"/>
              <w:bottom w:val="single" w:sz="4" w:space="0" w:color="auto"/>
              <w:right w:val="single" w:sz="4" w:space="0" w:color="auto"/>
            </w:tcBorders>
            <w:noWrap/>
            <w:vAlign w:val="bottom"/>
            <w:hideMark/>
          </w:tcPr>
          <w:p w14:paraId="54F7F404"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Mannington, Amtico Wood Shibori Jasmine, AR0W7800</w:t>
            </w:r>
          </w:p>
        </w:tc>
      </w:tr>
      <w:tr w:rsidR="00890A4B" w14:paraId="54F7F409" w14:textId="77777777" w:rsidTr="00B92D0B">
        <w:trPr>
          <w:trHeight w:val="290"/>
        </w:trPr>
        <w:tc>
          <w:tcPr>
            <w:tcW w:w="1980" w:type="dxa"/>
            <w:tcBorders>
              <w:top w:val="nil"/>
              <w:left w:val="single" w:sz="4" w:space="0" w:color="auto"/>
              <w:bottom w:val="single" w:sz="4" w:space="0" w:color="auto"/>
              <w:right w:val="single" w:sz="4" w:space="0" w:color="auto"/>
            </w:tcBorders>
            <w:noWrap/>
            <w:vAlign w:val="bottom"/>
            <w:hideMark/>
          </w:tcPr>
          <w:p w14:paraId="54F7F406"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Office Flooring</w:t>
            </w:r>
          </w:p>
        </w:tc>
        <w:tc>
          <w:tcPr>
            <w:tcW w:w="1860" w:type="dxa"/>
            <w:tcBorders>
              <w:top w:val="nil"/>
              <w:left w:val="nil"/>
              <w:bottom w:val="single" w:sz="4" w:space="0" w:color="auto"/>
              <w:right w:val="single" w:sz="4" w:space="0" w:color="auto"/>
            </w:tcBorders>
            <w:noWrap/>
            <w:vAlign w:val="bottom"/>
            <w:hideMark/>
          </w:tcPr>
          <w:p w14:paraId="54F7F407"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CPT</w:t>
            </w:r>
          </w:p>
        </w:tc>
        <w:tc>
          <w:tcPr>
            <w:tcW w:w="6180" w:type="dxa"/>
            <w:tcBorders>
              <w:top w:val="nil"/>
              <w:left w:val="nil"/>
              <w:bottom w:val="single" w:sz="4" w:space="0" w:color="auto"/>
              <w:right w:val="single" w:sz="4" w:space="0" w:color="auto"/>
            </w:tcBorders>
            <w:noWrap/>
            <w:vAlign w:val="bottom"/>
            <w:hideMark/>
          </w:tcPr>
          <w:p w14:paraId="54F7F408"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Interface, Knitstitch Linen, 103333</w:t>
            </w:r>
          </w:p>
        </w:tc>
      </w:tr>
      <w:tr w:rsidR="00890A4B" w14:paraId="54F7F40D" w14:textId="77777777" w:rsidTr="00B92D0B">
        <w:trPr>
          <w:trHeight w:val="290"/>
        </w:trPr>
        <w:tc>
          <w:tcPr>
            <w:tcW w:w="1980" w:type="dxa"/>
            <w:tcBorders>
              <w:top w:val="nil"/>
              <w:left w:val="single" w:sz="4" w:space="0" w:color="auto"/>
              <w:bottom w:val="single" w:sz="4" w:space="0" w:color="auto"/>
              <w:right w:val="single" w:sz="4" w:space="0" w:color="auto"/>
            </w:tcBorders>
            <w:noWrap/>
            <w:vAlign w:val="bottom"/>
            <w:hideMark/>
          </w:tcPr>
          <w:p w14:paraId="54F7F40A"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Coved Base</w:t>
            </w:r>
          </w:p>
        </w:tc>
        <w:tc>
          <w:tcPr>
            <w:tcW w:w="1860" w:type="dxa"/>
            <w:tcBorders>
              <w:top w:val="nil"/>
              <w:left w:val="nil"/>
              <w:bottom w:val="single" w:sz="4" w:space="0" w:color="auto"/>
              <w:right w:val="single" w:sz="4" w:space="0" w:color="auto"/>
            </w:tcBorders>
            <w:noWrap/>
            <w:vAlign w:val="bottom"/>
            <w:hideMark/>
          </w:tcPr>
          <w:p w14:paraId="54F7F40B"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Mannington</w:t>
            </w:r>
          </w:p>
        </w:tc>
        <w:tc>
          <w:tcPr>
            <w:tcW w:w="6180" w:type="dxa"/>
            <w:tcBorders>
              <w:top w:val="nil"/>
              <w:left w:val="nil"/>
              <w:bottom w:val="single" w:sz="4" w:space="0" w:color="auto"/>
              <w:right w:val="single" w:sz="4" w:space="0" w:color="auto"/>
            </w:tcBorders>
            <w:noWrap/>
            <w:vAlign w:val="bottom"/>
            <w:hideMark/>
          </w:tcPr>
          <w:p w14:paraId="54F7F40C"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TP 6" Rubber Base; Color - Deep Space #198, CFC Part #6GR198</w:t>
            </w:r>
          </w:p>
        </w:tc>
      </w:tr>
      <w:tr w:rsidR="00890A4B" w14:paraId="54F7F411" w14:textId="77777777" w:rsidTr="00B92D0B">
        <w:trPr>
          <w:trHeight w:val="290"/>
        </w:trPr>
        <w:tc>
          <w:tcPr>
            <w:tcW w:w="1980" w:type="dxa"/>
            <w:tcBorders>
              <w:top w:val="nil"/>
              <w:left w:val="single" w:sz="4" w:space="0" w:color="auto"/>
              <w:bottom w:val="single" w:sz="4" w:space="0" w:color="auto"/>
              <w:right w:val="single" w:sz="4" w:space="0" w:color="auto"/>
            </w:tcBorders>
            <w:noWrap/>
            <w:vAlign w:val="bottom"/>
            <w:hideMark/>
          </w:tcPr>
          <w:p w14:paraId="54F7F40E"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Handrails</w:t>
            </w:r>
          </w:p>
        </w:tc>
        <w:tc>
          <w:tcPr>
            <w:tcW w:w="1860" w:type="dxa"/>
            <w:tcBorders>
              <w:top w:val="nil"/>
              <w:left w:val="nil"/>
              <w:bottom w:val="single" w:sz="4" w:space="0" w:color="auto"/>
              <w:right w:val="single" w:sz="4" w:space="0" w:color="auto"/>
            </w:tcBorders>
            <w:noWrap/>
            <w:vAlign w:val="bottom"/>
            <w:hideMark/>
          </w:tcPr>
          <w:p w14:paraId="54F7F40F"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Inpro 1200 Series</w:t>
            </w:r>
          </w:p>
        </w:tc>
        <w:tc>
          <w:tcPr>
            <w:tcW w:w="6180" w:type="dxa"/>
            <w:tcBorders>
              <w:top w:val="nil"/>
              <w:left w:val="nil"/>
              <w:bottom w:val="single" w:sz="4" w:space="0" w:color="auto"/>
              <w:right w:val="single" w:sz="4" w:space="0" w:color="auto"/>
            </w:tcBorders>
            <w:noWrap/>
            <w:vAlign w:val="bottom"/>
            <w:hideMark/>
          </w:tcPr>
          <w:p w14:paraId="54F7F410"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Castle 0256</w:t>
            </w:r>
          </w:p>
        </w:tc>
      </w:tr>
      <w:tr w:rsidR="00890A4B" w14:paraId="54F7F415" w14:textId="77777777" w:rsidTr="00B92D0B">
        <w:trPr>
          <w:trHeight w:val="290"/>
        </w:trPr>
        <w:tc>
          <w:tcPr>
            <w:tcW w:w="1980" w:type="dxa"/>
            <w:tcBorders>
              <w:top w:val="nil"/>
              <w:left w:val="single" w:sz="4" w:space="0" w:color="auto"/>
              <w:bottom w:val="single" w:sz="4" w:space="0" w:color="auto"/>
              <w:right w:val="single" w:sz="4" w:space="0" w:color="auto"/>
            </w:tcBorders>
            <w:noWrap/>
            <w:vAlign w:val="bottom"/>
            <w:hideMark/>
          </w:tcPr>
          <w:p w14:paraId="54F7F412"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Wall Guard</w:t>
            </w:r>
          </w:p>
        </w:tc>
        <w:tc>
          <w:tcPr>
            <w:tcW w:w="1860" w:type="dxa"/>
            <w:tcBorders>
              <w:top w:val="nil"/>
              <w:left w:val="nil"/>
              <w:bottom w:val="single" w:sz="4" w:space="0" w:color="auto"/>
              <w:right w:val="single" w:sz="4" w:space="0" w:color="auto"/>
            </w:tcBorders>
            <w:noWrap/>
            <w:vAlign w:val="bottom"/>
            <w:hideMark/>
          </w:tcPr>
          <w:p w14:paraId="54F7F413"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Inpro 700 Series</w:t>
            </w:r>
          </w:p>
        </w:tc>
        <w:tc>
          <w:tcPr>
            <w:tcW w:w="6180" w:type="dxa"/>
            <w:tcBorders>
              <w:top w:val="nil"/>
              <w:left w:val="nil"/>
              <w:bottom w:val="single" w:sz="4" w:space="0" w:color="auto"/>
              <w:right w:val="single" w:sz="4" w:space="0" w:color="auto"/>
            </w:tcBorders>
            <w:noWrap/>
            <w:vAlign w:val="bottom"/>
            <w:hideMark/>
          </w:tcPr>
          <w:p w14:paraId="54F7F414" w14:textId="77777777" w:rsidR="00B6236F" w:rsidRPr="00B92D0B" w:rsidRDefault="00B6236F" w:rsidP="00B92D0B">
            <w:pPr>
              <w:rPr>
                <w:rFonts w:ascii="Times New Roman" w:eastAsia="Times New Roman" w:hAnsi="Times New Roman" w:cs="Times New Roman"/>
                <w:color w:val="000000"/>
              </w:rPr>
            </w:pPr>
            <w:r w:rsidRPr="00B92D0B">
              <w:rPr>
                <w:rFonts w:ascii="Times New Roman" w:eastAsia="Times New Roman" w:hAnsi="Times New Roman" w:cs="Times New Roman"/>
                <w:color w:val="000000"/>
              </w:rPr>
              <w:t>7-3/4" High Wall Guard; Castle 0256</w:t>
            </w:r>
          </w:p>
        </w:tc>
      </w:tr>
    </w:tbl>
    <w:p w14:paraId="54F7F416" w14:textId="77777777" w:rsidR="00B6236F" w:rsidRDefault="00B6236F" w:rsidP="00546830">
      <w:pPr>
        <w:jc w:val="both"/>
        <w:rPr>
          <w:rFonts w:ascii="Times New Roman" w:hAnsi="Times New Roman" w:cs="Times New Roman"/>
        </w:rPr>
      </w:pPr>
    </w:p>
    <w:p w14:paraId="54F7F417" w14:textId="77777777" w:rsidR="00B6236F" w:rsidRPr="00F56728" w:rsidRDefault="00B6236F" w:rsidP="00F56728">
      <w:pPr>
        <w:rPr>
          <w:rFonts w:ascii="Times New Roman" w:hAnsi="Times New Roman" w:cs="Times New Roman"/>
          <w:u w:val="single"/>
        </w:rPr>
      </w:pPr>
      <w:r w:rsidRPr="00B604C7">
        <w:rPr>
          <w:rFonts w:ascii="Times New Roman" w:hAnsi="Times New Roman" w:cs="Times New Roman"/>
          <w:u w:val="single"/>
        </w:rPr>
        <w:t xml:space="preserve">Finish Schedule – </w:t>
      </w:r>
      <w:r w:rsidRPr="006B5B5F">
        <w:rPr>
          <w:rFonts w:ascii="Times New Roman" w:hAnsi="Times New Roman" w:cs="Times New Roman"/>
          <w:u w:val="single"/>
        </w:rPr>
        <w:t xml:space="preserve">Building 1, </w:t>
      </w:r>
      <w:r>
        <w:rPr>
          <w:rFonts w:ascii="Times New Roman" w:hAnsi="Times New Roman" w:cs="Times New Roman"/>
          <w:u w:val="single"/>
        </w:rPr>
        <w:t>6</w:t>
      </w:r>
      <w:r w:rsidRPr="007D4817">
        <w:rPr>
          <w:rFonts w:ascii="Times New Roman" w:hAnsi="Times New Roman" w:cs="Times New Roman"/>
          <w:u w:val="single"/>
          <w:vertAlign w:val="superscript"/>
        </w:rPr>
        <w:t>th</w:t>
      </w:r>
      <w:r w:rsidRPr="006B5B5F">
        <w:rPr>
          <w:rFonts w:ascii="Times New Roman" w:hAnsi="Times New Roman" w:cs="Times New Roman"/>
          <w:u w:val="single"/>
        </w:rPr>
        <w:t xml:space="preserve"> Floor</w:t>
      </w:r>
    </w:p>
    <w:tbl>
      <w:tblPr>
        <w:tblW w:w="9940" w:type="dxa"/>
        <w:tblLook w:val="04A0" w:firstRow="1" w:lastRow="0" w:firstColumn="1" w:lastColumn="0" w:noHBand="0" w:noVBand="1"/>
      </w:tblPr>
      <w:tblGrid>
        <w:gridCol w:w="1980"/>
        <w:gridCol w:w="1860"/>
        <w:gridCol w:w="6100"/>
      </w:tblGrid>
      <w:tr w:rsidR="00890A4B" w14:paraId="54F7F41B" w14:textId="77777777" w:rsidTr="00562DD2">
        <w:trPr>
          <w:trHeight w:val="290"/>
        </w:trPr>
        <w:tc>
          <w:tcPr>
            <w:tcW w:w="1980" w:type="dxa"/>
            <w:tcBorders>
              <w:top w:val="single" w:sz="4" w:space="0" w:color="auto"/>
              <w:left w:val="single" w:sz="4" w:space="0" w:color="auto"/>
              <w:bottom w:val="single" w:sz="4" w:space="0" w:color="auto"/>
              <w:right w:val="single" w:sz="4" w:space="0" w:color="auto"/>
            </w:tcBorders>
            <w:noWrap/>
            <w:vAlign w:val="bottom"/>
            <w:hideMark/>
          </w:tcPr>
          <w:p w14:paraId="54F7F418"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Paint - Main Color</w:t>
            </w:r>
          </w:p>
        </w:tc>
        <w:tc>
          <w:tcPr>
            <w:tcW w:w="1860" w:type="dxa"/>
            <w:tcBorders>
              <w:top w:val="single" w:sz="4" w:space="0" w:color="auto"/>
              <w:left w:val="nil"/>
              <w:bottom w:val="single" w:sz="4" w:space="0" w:color="auto"/>
              <w:right w:val="single" w:sz="4" w:space="0" w:color="auto"/>
            </w:tcBorders>
            <w:noWrap/>
            <w:vAlign w:val="bottom"/>
            <w:hideMark/>
          </w:tcPr>
          <w:p w14:paraId="54F7F419"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Reclaimed Wood</w:t>
            </w:r>
          </w:p>
        </w:tc>
        <w:tc>
          <w:tcPr>
            <w:tcW w:w="6100" w:type="dxa"/>
            <w:tcBorders>
              <w:top w:val="single" w:sz="4" w:space="0" w:color="auto"/>
              <w:left w:val="nil"/>
              <w:bottom w:val="single" w:sz="4" w:space="0" w:color="auto"/>
              <w:right w:val="single" w:sz="4" w:space="0" w:color="auto"/>
            </w:tcBorders>
            <w:noWrap/>
            <w:vAlign w:val="bottom"/>
            <w:hideMark/>
          </w:tcPr>
          <w:p w14:paraId="54F7F41A"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DET625</w:t>
            </w:r>
          </w:p>
        </w:tc>
      </w:tr>
      <w:tr w:rsidR="00890A4B" w14:paraId="54F7F41F" w14:textId="77777777" w:rsidTr="00562DD2">
        <w:trPr>
          <w:trHeight w:val="290"/>
        </w:trPr>
        <w:tc>
          <w:tcPr>
            <w:tcW w:w="1980" w:type="dxa"/>
            <w:tcBorders>
              <w:top w:val="nil"/>
              <w:left w:val="single" w:sz="4" w:space="0" w:color="auto"/>
              <w:bottom w:val="single" w:sz="4" w:space="0" w:color="auto"/>
              <w:right w:val="single" w:sz="4" w:space="0" w:color="auto"/>
            </w:tcBorders>
            <w:noWrap/>
            <w:vAlign w:val="bottom"/>
            <w:hideMark/>
          </w:tcPr>
          <w:p w14:paraId="54F7F41C"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Paint - Accent Color</w:t>
            </w:r>
          </w:p>
        </w:tc>
        <w:tc>
          <w:tcPr>
            <w:tcW w:w="1860" w:type="dxa"/>
            <w:tcBorders>
              <w:top w:val="nil"/>
              <w:left w:val="nil"/>
              <w:bottom w:val="single" w:sz="4" w:space="0" w:color="auto"/>
              <w:right w:val="single" w:sz="4" w:space="0" w:color="auto"/>
            </w:tcBorders>
            <w:noWrap/>
            <w:vAlign w:val="bottom"/>
            <w:hideMark/>
          </w:tcPr>
          <w:p w14:paraId="54F7F41D"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Canadian Lake</w:t>
            </w:r>
          </w:p>
        </w:tc>
        <w:tc>
          <w:tcPr>
            <w:tcW w:w="6100" w:type="dxa"/>
            <w:tcBorders>
              <w:top w:val="nil"/>
              <w:left w:val="nil"/>
              <w:bottom w:val="single" w:sz="4" w:space="0" w:color="auto"/>
              <w:right w:val="single" w:sz="4" w:space="0" w:color="auto"/>
            </w:tcBorders>
            <w:noWrap/>
            <w:vAlign w:val="bottom"/>
            <w:hideMark/>
          </w:tcPr>
          <w:p w14:paraId="54F7F41E"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DE6340</w:t>
            </w:r>
          </w:p>
        </w:tc>
      </w:tr>
      <w:tr w:rsidR="00890A4B" w14:paraId="54F7F423" w14:textId="77777777" w:rsidTr="00562DD2">
        <w:trPr>
          <w:trHeight w:val="290"/>
        </w:trPr>
        <w:tc>
          <w:tcPr>
            <w:tcW w:w="1980" w:type="dxa"/>
            <w:tcBorders>
              <w:top w:val="nil"/>
              <w:left w:val="single" w:sz="4" w:space="0" w:color="auto"/>
              <w:bottom w:val="single" w:sz="4" w:space="0" w:color="auto"/>
              <w:right w:val="single" w:sz="4" w:space="0" w:color="auto"/>
            </w:tcBorders>
            <w:noWrap/>
            <w:vAlign w:val="bottom"/>
            <w:hideMark/>
          </w:tcPr>
          <w:p w14:paraId="54F7F420"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Paint - Trim Color</w:t>
            </w:r>
          </w:p>
        </w:tc>
        <w:tc>
          <w:tcPr>
            <w:tcW w:w="1860" w:type="dxa"/>
            <w:tcBorders>
              <w:top w:val="nil"/>
              <w:left w:val="nil"/>
              <w:bottom w:val="single" w:sz="4" w:space="0" w:color="auto"/>
              <w:right w:val="single" w:sz="4" w:space="0" w:color="auto"/>
            </w:tcBorders>
            <w:noWrap/>
            <w:vAlign w:val="bottom"/>
            <w:hideMark/>
          </w:tcPr>
          <w:p w14:paraId="54F7F421"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Rainy Season</w:t>
            </w:r>
          </w:p>
        </w:tc>
        <w:tc>
          <w:tcPr>
            <w:tcW w:w="6100" w:type="dxa"/>
            <w:tcBorders>
              <w:top w:val="nil"/>
              <w:left w:val="nil"/>
              <w:bottom w:val="single" w:sz="4" w:space="0" w:color="auto"/>
              <w:right w:val="single" w:sz="4" w:space="0" w:color="auto"/>
            </w:tcBorders>
            <w:noWrap/>
            <w:vAlign w:val="bottom"/>
            <w:hideMark/>
          </w:tcPr>
          <w:p w14:paraId="54F7F422"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DE6310</w:t>
            </w:r>
          </w:p>
        </w:tc>
      </w:tr>
      <w:tr w:rsidR="00890A4B" w14:paraId="54F7F427" w14:textId="77777777" w:rsidTr="00562DD2">
        <w:trPr>
          <w:trHeight w:val="290"/>
        </w:trPr>
        <w:tc>
          <w:tcPr>
            <w:tcW w:w="1980" w:type="dxa"/>
            <w:tcBorders>
              <w:top w:val="nil"/>
              <w:left w:val="single" w:sz="4" w:space="0" w:color="auto"/>
              <w:bottom w:val="single" w:sz="4" w:space="0" w:color="auto"/>
              <w:right w:val="single" w:sz="4" w:space="0" w:color="auto"/>
            </w:tcBorders>
            <w:noWrap/>
            <w:vAlign w:val="bottom"/>
            <w:hideMark/>
          </w:tcPr>
          <w:p w14:paraId="54F7F424"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Exam Flooring</w:t>
            </w:r>
          </w:p>
        </w:tc>
        <w:tc>
          <w:tcPr>
            <w:tcW w:w="1860" w:type="dxa"/>
            <w:tcBorders>
              <w:top w:val="nil"/>
              <w:left w:val="nil"/>
              <w:bottom w:val="single" w:sz="4" w:space="0" w:color="auto"/>
              <w:right w:val="single" w:sz="4" w:space="0" w:color="auto"/>
            </w:tcBorders>
            <w:noWrap/>
            <w:vAlign w:val="bottom"/>
            <w:hideMark/>
          </w:tcPr>
          <w:p w14:paraId="54F7F425"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LVT</w:t>
            </w:r>
          </w:p>
        </w:tc>
        <w:tc>
          <w:tcPr>
            <w:tcW w:w="6100" w:type="dxa"/>
            <w:tcBorders>
              <w:top w:val="nil"/>
              <w:left w:val="nil"/>
              <w:bottom w:val="single" w:sz="4" w:space="0" w:color="auto"/>
              <w:right w:val="single" w:sz="4" w:space="0" w:color="auto"/>
            </w:tcBorders>
            <w:noWrap/>
            <w:vAlign w:val="bottom"/>
            <w:hideMark/>
          </w:tcPr>
          <w:p w14:paraId="54F7F426"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Interface Nora, Noraplan Dariva Bark, 6723</w:t>
            </w:r>
          </w:p>
        </w:tc>
      </w:tr>
      <w:tr w:rsidR="00890A4B" w14:paraId="54F7F42B" w14:textId="77777777" w:rsidTr="00562DD2">
        <w:trPr>
          <w:trHeight w:val="290"/>
        </w:trPr>
        <w:tc>
          <w:tcPr>
            <w:tcW w:w="1980" w:type="dxa"/>
            <w:tcBorders>
              <w:top w:val="nil"/>
              <w:left w:val="single" w:sz="4" w:space="0" w:color="auto"/>
              <w:bottom w:val="single" w:sz="4" w:space="0" w:color="auto"/>
              <w:right w:val="single" w:sz="4" w:space="0" w:color="auto"/>
            </w:tcBorders>
            <w:noWrap/>
            <w:vAlign w:val="bottom"/>
            <w:hideMark/>
          </w:tcPr>
          <w:p w14:paraId="54F7F428"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Hallway Flooring</w:t>
            </w:r>
          </w:p>
        </w:tc>
        <w:tc>
          <w:tcPr>
            <w:tcW w:w="1860" w:type="dxa"/>
            <w:tcBorders>
              <w:top w:val="nil"/>
              <w:left w:val="nil"/>
              <w:bottom w:val="single" w:sz="4" w:space="0" w:color="auto"/>
              <w:right w:val="single" w:sz="4" w:space="0" w:color="auto"/>
            </w:tcBorders>
            <w:noWrap/>
            <w:vAlign w:val="bottom"/>
            <w:hideMark/>
          </w:tcPr>
          <w:p w14:paraId="54F7F429"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LVT</w:t>
            </w:r>
          </w:p>
        </w:tc>
        <w:tc>
          <w:tcPr>
            <w:tcW w:w="6100" w:type="dxa"/>
            <w:tcBorders>
              <w:top w:val="nil"/>
              <w:left w:val="nil"/>
              <w:bottom w:val="single" w:sz="4" w:space="0" w:color="auto"/>
              <w:right w:val="single" w:sz="4" w:space="0" w:color="auto"/>
            </w:tcBorders>
            <w:noWrap/>
            <w:vAlign w:val="bottom"/>
            <w:hideMark/>
          </w:tcPr>
          <w:p w14:paraId="54F7F42A"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Mannington, Amtico Wood Parisian Pine, AR0W7860</w:t>
            </w:r>
          </w:p>
        </w:tc>
      </w:tr>
      <w:tr w:rsidR="00890A4B" w14:paraId="54F7F42F" w14:textId="77777777" w:rsidTr="00562DD2">
        <w:trPr>
          <w:trHeight w:val="290"/>
        </w:trPr>
        <w:tc>
          <w:tcPr>
            <w:tcW w:w="1980" w:type="dxa"/>
            <w:tcBorders>
              <w:top w:val="nil"/>
              <w:left w:val="single" w:sz="4" w:space="0" w:color="auto"/>
              <w:bottom w:val="single" w:sz="4" w:space="0" w:color="auto"/>
              <w:right w:val="single" w:sz="4" w:space="0" w:color="auto"/>
            </w:tcBorders>
            <w:noWrap/>
            <w:vAlign w:val="bottom"/>
            <w:hideMark/>
          </w:tcPr>
          <w:p w14:paraId="54F7F42C"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Office Flooring</w:t>
            </w:r>
          </w:p>
        </w:tc>
        <w:tc>
          <w:tcPr>
            <w:tcW w:w="1860" w:type="dxa"/>
            <w:tcBorders>
              <w:top w:val="nil"/>
              <w:left w:val="nil"/>
              <w:bottom w:val="single" w:sz="4" w:space="0" w:color="auto"/>
              <w:right w:val="single" w:sz="4" w:space="0" w:color="auto"/>
            </w:tcBorders>
            <w:noWrap/>
            <w:vAlign w:val="bottom"/>
            <w:hideMark/>
          </w:tcPr>
          <w:p w14:paraId="54F7F42D"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CPT</w:t>
            </w:r>
          </w:p>
        </w:tc>
        <w:tc>
          <w:tcPr>
            <w:tcW w:w="6100" w:type="dxa"/>
            <w:tcBorders>
              <w:top w:val="nil"/>
              <w:left w:val="nil"/>
              <w:bottom w:val="single" w:sz="4" w:space="0" w:color="auto"/>
              <w:right w:val="single" w:sz="4" w:space="0" w:color="auto"/>
            </w:tcBorders>
            <w:noWrap/>
            <w:vAlign w:val="bottom"/>
            <w:hideMark/>
          </w:tcPr>
          <w:p w14:paraId="54F7F42E"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Interface, Knitstitch Charcoal, 103334</w:t>
            </w:r>
          </w:p>
        </w:tc>
      </w:tr>
      <w:tr w:rsidR="00890A4B" w14:paraId="54F7F433" w14:textId="77777777" w:rsidTr="00562DD2">
        <w:trPr>
          <w:trHeight w:val="290"/>
        </w:trPr>
        <w:tc>
          <w:tcPr>
            <w:tcW w:w="1980" w:type="dxa"/>
            <w:tcBorders>
              <w:top w:val="nil"/>
              <w:left w:val="single" w:sz="4" w:space="0" w:color="auto"/>
              <w:bottom w:val="single" w:sz="4" w:space="0" w:color="auto"/>
              <w:right w:val="single" w:sz="4" w:space="0" w:color="auto"/>
            </w:tcBorders>
            <w:noWrap/>
            <w:vAlign w:val="bottom"/>
            <w:hideMark/>
          </w:tcPr>
          <w:p w14:paraId="54F7F430"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Cove Base</w:t>
            </w:r>
          </w:p>
        </w:tc>
        <w:tc>
          <w:tcPr>
            <w:tcW w:w="1860" w:type="dxa"/>
            <w:tcBorders>
              <w:top w:val="nil"/>
              <w:left w:val="nil"/>
              <w:bottom w:val="single" w:sz="4" w:space="0" w:color="auto"/>
              <w:right w:val="single" w:sz="4" w:space="0" w:color="auto"/>
            </w:tcBorders>
            <w:noWrap/>
            <w:vAlign w:val="bottom"/>
            <w:hideMark/>
          </w:tcPr>
          <w:p w14:paraId="54F7F431"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Mannington</w:t>
            </w:r>
          </w:p>
        </w:tc>
        <w:tc>
          <w:tcPr>
            <w:tcW w:w="6100" w:type="dxa"/>
            <w:tcBorders>
              <w:top w:val="nil"/>
              <w:left w:val="nil"/>
              <w:bottom w:val="single" w:sz="4" w:space="0" w:color="auto"/>
              <w:right w:val="single" w:sz="4" w:space="0" w:color="auto"/>
            </w:tcBorders>
            <w:noWrap/>
            <w:vAlign w:val="bottom"/>
            <w:hideMark/>
          </w:tcPr>
          <w:p w14:paraId="54F7F432"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TP 4" Rubber Base; Color - Deep Space #198, CFC Part #4GR198</w:t>
            </w:r>
          </w:p>
        </w:tc>
      </w:tr>
      <w:tr w:rsidR="00890A4B" w14:paraId="54F7F437" w14:textId="77777777" w:rsidTr="00562DD2">
        <w:trPr>
          <w:trHeight w:val="290"/>
        </w:trPr>
        <w:tc>
          <w:tcPr>
            <w:tcW w:w="1980" w:type="dxa"/>
            <w:tcBorders>
              <w:top w:val="nil"/>
              <w:left w:val="single" w:sz="4" w:space="0" w:color="auto"/>
              <w:bottom w:val="single" w:sz="4" w:space="0" w:color="auto"/>
              <w:right w:val="single" w:sz="4" w:space="0" w:color="auto"/>
            </w:tcBorders>
            <w:noWrap/>
            <w:vAlign w:val="bottom"/>
            <w:hideMark/>
          </w:tcPr>
          <w:p w14:paraId="54F7F434"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Handrails</w:t>
            </w:r>
          </w:p>
        </w:tc>
        <w:tc>
          <w:tcPr>
            <w:tcW w:w="1860" w:type="dxa"/>
            <w:tcBorders>
              <w:top w:val="nil"/>
              <w:left w:val="nil"/>
              <w:bottom w:val="single" w:sz="4" w:space="0" w:color="auto"/>
              <w:right w:val="single" w:sz="4" w:space="0" w:color="auto"/>
            </w:tcBorders>
            <w:noWrap/>
            <w:vAlign w:val="bottom"/>
            <w:hideMark/>
          </w:tcPr>
          <w:p w14:paraId="54F7F435"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Inpro 1200 Series</w:t>
            </w:r>
          </w:p>
        </w:tc>
        <w:tc>
          <w:tcPr>
            <w:tcW w:w="6100" w:type="dxa"/>
            <w:tcBorders>
              <w:top w:val="nil"/>
              <w:left w:val="nil"/>
              <w:bottom w:val="single" w:sz="4" w:space="0" w:color="auto"/>
              <w:right w:val="single" w:sz="4" w:space="0" w:color="auto"/>
            </w:tcBorders>
            <w:noWrap/>
            <w:vAlign w:val="bottom"/>
            <w:hideMark/>
          </w:tcPr>
          <w:p w14:paraId="54F7F436"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Castle 0256</w:t>
            </w:r>
          </w:p>
        </w:tc>
      </w:tr>
      <w:tr w:rsidR="00890A4B" w14:paraId="54F7F43B" w14:textId="77777777" w:rsidTr="00562DD2">
        <w:trPr>
          <w:trHeight w:val="290"/>
        </w:trPr>
        <w:tc>
          <w:tcPr>
            <w:tcW w:w="1980" w:type="dxa"/>
            <w:tcBorders>
              <w:top w:val="nil"/>
              <w:left w:val="single" w:sz="4" w:space="0" w:color="auto"/>
              <w:bottom w:val="single" w:sz="4" w:space="0" w:color="auto"/>
              <w:right w:val="single" w:sz="4" w:space="0" w:color="auto"/>
            </w:tcBorders>
            <w:noWrap/>
            <w:vAlign w:val="bottom"/>
            <w:hideMark/>
          </w:tcPr>
          <w:p w14:paraId="54F7F438"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Wall Guard</w:t>
            </w:r>
          </w:p>
        </w:tc>
        <w:tc>
          <w:tcPr>
            <w:tcW w:w="1860" w:type="dxa"/>
            <w:tcBorders>
              <w:top w:val="nil"/>
              <w:left w:val="nil"/>
              <w:bottom w:val="single" w:sz="4" w:space="0" w:color="auto"/>
              <w:right w:val="single" w:sz="4" w:space="0" w:color="auto"/>
            </w:tcBorders>
            <w:noWrap/>
            <w:vAlign w:val="bottom"/>
            <w:hideMark/>
          </w:tcPr>
          <w:p w14:paraId="54F7F439"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Inpro 700 Series</w:t>
            </w:r>
          </w:p>
        </w:tc>
        <w:tc>
          <w:tcPr>
            <w:tcW w:w="6100" w:type="dxa"/>
            <w:tcBorders>
              <w:top w:val="nil"/>
              <w:left w:val="nil"/>
              <w:bottom w:val="single" w:sz="4" w:space="0" w:color="auto"/>
              <w:right w:val="single" w:sz="4" w:space="0" w:color="auto"/>
            </w:tcBorders>
            <w:noWrap/>
            <w:vAlign w:val="bottom"/>
            <w:hideMark/>
          </w:tcPr>
          <w:p w14:paraId="54F7F43A" w14:textId="77777777" w:rsidR="00B6236F" w:rsidRPr="00562DD2" w:rsidRDefault="00B6236F" w:rsidP="00562DD2">
            <w:pPr>
              <w:rPr>
                <w:rFonts w:ascii="Times New Roman" w:eastAsia="Times New Roman" w:hAnsi="Times New Roman" w:cs="Times New Roman"/>
                <w:color w:val="000000"/>
              </w:rPr>
            </w:pPr>
            <w:r w:rsidRPr="00562DD2">
              <w:rPr>
                <w:rFonts w:ascii="Times New Roman" w:eastAsia="Times New Roman" w:hAnsi="Times New Roman" w:cs="Times New Roman"/>
                <w:color w:val="000000"/>
              </w:rPr>
              <w:t>7-3/4" High Wall Guard; Castle 0256</w:t>
            </w:r>
          </w:p>
        </w:tc>
      </w:tr>
    </w:tbl>
    <w:p w14:paraId="54F7F43F" w14:textId="5C4BF722" w:rsidR="00B6236F" w:rsidRPr="00546830" w:rsidRDefault="00B6236F" w:rsidP="00546830">
      <w:pPr>
        <w:jc w:val="both"/>
        <w:rPr>
          <w:rFonts w:ascii="Times New Roman" w:hAnsi="Times New Roman" w:cs="Times New Roman"/>
        </w:rPr>
      </w:pPr>
    </w:p>
    <w:sectPr w:rsidR="00A1456B" w:rsidRPr="00546830">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7F45E" w14:textId="77777777" w:rsidR="00B6236F" w:rsidRDefault="00B6236F">
      <w:pPr>
        <w:spacing w:after="0" w:line="240" w:lineRule="auto"/>
      </w:pPr>
      <w:r>
        <w:separator/>
      </w:r>
    </w:p>
  </w:endnote>
  <w:endnote w:type="continuationSeparator" w:id="0">
    <w:p w14:paraId="54F7F460" w14:textId="77777777" w:rsidR="00B6236F" w:rsidRDefault="00B62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90A4B" w14:paraId="54F7F448" w14:textId="77777777" w:rsidTr="009C37D0">
      <w:tc>
        <w:tcPr>
          <w:tcW w:w="4788" w:type="dxa"/>
        </w:tcPr>
        <w:p w14:paraId="54F7F446" w14:textId="77777777" w:rsidR="00B6236F" w:rsidRDefault="00B6236F" w:rsidP="009C37D0">
          <w:pPr>
            <w:pStyle w:val="Footer"/>
          </w:pPr>
        </w:p>
      </w:tc>
      <w:tc>
        <w:tcPr>
          <w:tcW w:w="4788" w:type="dxa"/>
        </w:tcPr>
        <w:p w14:paraId="54F7F447" w14:textId="77777777" w:rsidR="00B6236F" w:rsidRDefault="00B6236F" w:rsidP="009C37D0">
          <w:pPr>
            <w:pStyle w:val="Footer"/>
            <w:jc w:val="right"/>
          </w:pPr>
          <w:r>
            <w:t>Sources Sought Notice</w:t>
          </w:r>
        </w:p>
      </w:tc>
    </w:tr>
  </w:tbl>
  <w:p w14:paraId="54F7F449" w14:textId="77777777" w:rsidR="00B6236F" w:rsidRDefault="00B6236F" w:rsidP="00C838FE">
    <w:pPr>
      <w:pStyle w:val="Footer"/>
    </w:pPr>
  </w:p>
  <w:p w14:paraId="54F7F44A" w14:textId="77777777" w:rsidR="00890A4B" w:rsidRDefault="00B6236F">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90A4B" w14:paraId="54F7F44E" w14:textId="77777777" w:rsidTr="009C37D0">
      <w:tc>
        <w:tcPr>
          <w:tcW w:w="4788" w:type="dxa"/>
        </w:tcPr>
        <w:p w14:paraId="54F7F44C" w14:textId="77777777" w:rsidR="00B6236F" w:rsidRDefault="00B6236F">
          <w:pPr>
            <w:pStyle w:val="Footer"/>
          </w:pPr>
          <w:r w:rsidRPr="009C37D0">
            <w:t>*= Required Field</w:t>
          </w:r>
        </w:p>
      </w:tc>
      <w:tc>
        <w:tcPr>
          <w:tcW w:w="4788" w:type="dxa"/>
        </w:tcPr>
        <w:p w14:paraId="54F7F44D" w14:textId="77777777" w:rsidR="00B6236F" w:rsidRDefault="00B6236F" w:rsidP="009C37D0">
          <w:pPr>
            <w:pStyle w:val="Footer"/>
            <w:jc w:val="right"/>
          </w:pPr>
          <w:r>
            <w:t>Sources Sought Notice</w:t>
          </w:r>
        </w:p>
      </w:tc>
    </w:tr>
  </w:tbl>
  <w:p w14:paraId="54F7F44F" w14:textId="77777777" w:rsidR="00B6236F" w:rsidRDefault="00B6236F">
    <w:pPr>
      <w:pStyle w:val="Footer"/>
    </w:pPr>
  </w:p>
  <w:p w14:paraId="54F7F450" w14:textId="77777777" w:rsidR="00890A4B" w:rsidRDefault="00B6236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F453" w14:textId="77777777" w:rsidR="00B6236F" w:rsidRDefault="00B6236F">
    <w:pPr>
      <w:pStyle w:val="Footer"/>
    </w:pPr>
  </w:p>
  <w:p w14:paraId="54F7F454" w14:textId="77777777" w:rsidR="00890A4B" w:rsidRDefault="00B6236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810740719"/>
      <w:docPartObj>
        <w:docPartGallery w:val="Page Numbers (Bottom of Page)"/>
        <w:docPartUnique/>
      </w:docPartObj>
    </w:sdtPr>
    <w:sdtEndPr>
      <w:rPr>
        <w:sz w:val="24"/>
        <w:szCs w:val="24"/>
      </w:rPr>
    </w:sdtEndPr>
    <w:sdtContent>
      <w:sdt>
        <w:sdtPr>
          <w:rPr>
            <w:sz w:val="16"/>
            <w:szCs w:val="16"/>
          </w:rPr>
          <w:id w:val="98381352"/>
          <w:docPartObj>
            <w:docPartGallery w:val="Page Numbers (Top of Page)"/>
            <w:docPartUnique/>
          </w:docPartObj>
        </w:sdtPr>
        <w:sdtEndPr>
          <w:rPr>
            <w:sz w:val="24"/>
            <w:szCs w:val="24"/>
          </w:rPr>
        </w:sdtEndPr>
        <w:sdtContent>
          <w:p w14:paraId="54F7F455" w14:textId="77777777" w:rsidR="00B6236F" w:rsidRPr="00B01689" w:rsidRDefault="00B6236F" w:rsidP="00C02BA6">
            <w:pPr>
              <w:pStyle w:val="Footer"/>
              <w:rPr>
                <w:sz w:val="24"/>
                <w:szCs w:val="24"/>
              </w:rPr>
            </w:pPr>
            <w:r w:rsidRPr="00B01689">
              <w:rPr>
                <w:sz w:val="24"/>
                <w:szCs w:val="24"/>
              </w:rPr>
              <w:t xml:space="preserve">Page </w:t>
            </w:r>
            <w:r w:rsidRPr="00B01689">
              <w:rPr>
                <w:sz w:val="24"/>
                <w:szCs w:val="24"/>
              </w:rPr>
              <w:fldChar w:fldCharType="begin"/>
            </w:r>
            <w:r w:rsidRPr="00B01689">
              <w:rPr>
                <w:sz w:val="24"/>
                <w:szCs w:val="24"/>
              </w:rPr>
              <w:instrText xml:space="preserve"> PAGE </w:instrText>
            </w:r>
            <w:r w:rsidRPr="00B01689">
              <w:rPr>
                <w:sz w:val="24"/>
                <w:szCs w:val="24"/>
              </w:rPr>
              <w:fldChar w:fldCharType="separate"/>
            </w:r>
            <w:r w:rsidRPr="00B01689">
              <w:rPr>
                <w:sz w:val="24"/>
                <w:szCs w:val="24"/>
              </w:rPr>
              <w:t>6</w:t>
            </w:r>
            <w:r w:rsidRPr="00B01689">
              <w:rPr>
                <w:sz w:val="24"/>
                <w:szCs w:val="24"/>
              </w:rPr>
              <w:fldChar w:fldCharType="end"/>
            </w:r>
            <w:r w:rsidRPr="00B01689">
              <w:rPr>
                <w:sz w:val="24"/>
                <w:szCs w:val="24"/>
              </w:rPr>
              <w:t xml:space="preserve"> of </w:t>
            </w:r>
            <w:r w:rsidRPr="00B01689">
              <w:rPr>
                <w:sz w:val="24"/>
                <w:szCs w:val="24"/>
              </w:rPr>
              <w:fldChar w:fldCharType="begin"/>
            </w:r>
            <w:r w:rsidRPr="00B01689">
              <w:rPr>
                <w:sz w:val="24"/>
                <w:szCs w:val="24"/>
              </w:rPr>
              <w:instrText xml:space="preserve"> NUMPAGES  </w:instrText>
            </w:r>
            <w:r w:rsidRPr="00B01689">
              <w:rPr>
                <w:sz w:val="24"/>
                <w:szCs w:val="24"/>
              </w:rPr>
              <w:fldChar w:fldCharType="separate"/>
            </w:r>
            <w:r w:rsidRPr="00B01689">
              <w:rPr>
                <w:sz w:val="24"/>
                <w:szCs w:val="24"/>
              </w:rPr>
              <w:t>6</w:t>
            </w:r>
            <w:r w:rsidRPr="00B01689">
              <w:rPr>
                <w:sz w:val="24"/>
                <w:szCs w:val="24"/>
              </w:rPr>
              <w:fldChar w:fldCharType="end"/>
            </w:r>
          </w:p>
        </w:sdtContent>
      </w:sdt>
    </w:sdtContent>
  </w:sdt>
  <w:p w14:paraId="54F7F456" w14:textId="77777777" w:rsidR="00890A4B" w:rsidRDefault="00B6236F">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F458" w14:textId="77777777" w:rsidR="00B6236F" w:rsidRDefault="00B6236F">
    <w:pPr>
      <w:pStyle w:val="Footer"/>
    </w:pPr>
  </w:p>
  <w:p w14:paraId="54F7F459" w14:textId="77777777" w:rsidR="00890A4B" w:rsidRDefault="00B6236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7F45A" w14:textId="77777777" w:rsidR="00B6236F" w:rsidRDefault="00B6236F">
      <w:pPr>
        <w:spacing w:after="0" w:line="240" w:lineRule="auto"/>
      </w:pPr>
      <w:r>
        <w:separator/>
      </w:r>
    </w:p>
  </w:footnote>
  <w:footnote w:type="continuationSeparator" w:id="0">
    <w:p w14:paraId="54F7F45C" w14:textId="77777777" w:rsidR="00B6236F" w:rsidRDefault="00B623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F445" w14:textId="77777777" w:rsidR="00B6236F" w:rsidRPr="00B830CF" w:rsidRDefault="00B6236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F44B" w14:textId="77777777" w:rsidR="00B6236F" w:rsidRPr="003D4081" w:rsidRDefault="00B6236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F451" w14:textId="77777777" w:rsidR="00B6236F" w:rsidRDefault="00B6236F">
    <w:pPr>
      <w:pStyle w:val="Header"/>
    </w:pPr>
    <w:ins w:id="11" w:author="Hernandez, Jose A." w:date="2026-04-15T13:51:00Z">
      <w:r>
        <w:rPr>
          <w:noProof/>
        </w:rPr>
        <w:pict w14:anchorId="54F7F4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8979422"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F452" w14:textId="77777777" w:rsidR="00B6236F" w:rsidRDefault="00B6236F">
    <w:pPr>
      <w:pStyle w:val="Header"/>
    </w:pPr>
    <w:ins w:id="12" w:author="Hernandez, Jose A." w:date="2026-04-15T13:51:00Z">
      <w:r>
        <w:rPr>
          <w:noProof/>
        </w:rPr>
        <w:pict w14:anchorId="54F7F4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8979423" o:spid="_x0000_s2050" type="#_x0000_t136" style="position:absolute;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F457" w14:textId="77777777" w:rsidR="00B6236F" w:rsidRDefault="00B6236F">
    <w:pPr>
      <w:pStyle w:val="Header"/>
    </w:pPr>
    <w:ins w:id="13" w:author="Hernandez, Jose A." w:date="2026-04-15T13:51:00Z">
      <w:r>
        <w:rPr>
          <w:noProof/>
        </w:rPr>
        <w:pict w14:anchorId="54F7F4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8979421" o:spid="_x0000_s2051"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764"/>
    <w:multiLevelType w:val="multilevel"/>
    <w:tmpl w:val="C9F4376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560" w:hanging="720"/>
      </w:pPr>
      <w:rPr>
        <w:rFonts w:hint="default"/>
      </w:rPr>
    </w:lvl>
    <w:lvl w:ilvl="3">
      <w:start w:val="1"/>
      <w:numFmt w:val="decimal"/>
      <w:lvlText w:val="%1.%2.%3.%4"/>
      <w:lvlJc w:val="left"/>
      <w:pPr>
        <w:ind w:left="3480" w:hanging="720"/>
      </w:pPr>
      <w:rPr>
        <w:rFonts w:hint="default"/>
      </w:rPr>
    </w:lvl>
    <w:lvl w:ilvl="4">
      <w:start w:val="1"/>
      <w:numFmt w:val="decimal"/>
      <w:lvlText w:val="%1.%2.%3.%4.%5"/>
      <w:lvlJc w:val="left"/>
      <w:pPr>
        <w:ind w:left="4760" w:hanging="1080"/>
      </w:pPr>
      <w:rPr>
        <w:rFonts w:hint="default"/>
      </w:rPr>
    </w:lvl>
    <w:lvl w:ilvl="5">
      <w:start w:val="1"/>
      <w:numFmt w:val="decimal"/>
      <w:lvlText w:val="%1.%2.%3.%4.%5.%6"/>
      <w:lvlJc w:val="left"/>
      <w:pPr>
        <w:ind w:left="5680" w:hanging="1080"/>
      </w:pPr>
      <w:rPr>
        <w:rFonts w:hint="default"/>
      </w:rPr>
    </w:lvl>
    <w:lvl w:ilvl="6">
      <w:start w:val="1"/>
      <w:numFmt w:val="decimal"/>
      <w:lvlText w:val="%1.%2.%3.%4.%5.%6.%7"/>
      <w:lvlJc w:val="left"/>
      <w:pPr>
        <w:ind w:left="6960" w:hanging="1440"/>
      </w:pPr>
      <w:rPr>
        <w:rFonts w:hint="default"/>
      </w:rPr>
    </w:lvl>
    <w:lvl w:ilvl="7">
      <w:start w:val="1"/>
      <w:numFmt w:val="decimal"/>
      <w:lvlText w:val="%1.%2.%3.%4.%5.%6.%7.%8"/>
      <w:lvlJc w:val="left"/>
      <w:pPr>
        <w:ind w:left="7880" w:hanging="1440"/>
      </w:pPr>
      <w:rPr>
        <w:rFonts w:hint="default"/>
      </w:rPr>
    </w:lvl>
    <w:lvl w:ilvl="8">
      <w:start w:val="1"/>
      <w:numFmt w:val="decimal"/>
      <w:lvlText w:val="%1.%2.%3.%4.%5.%6.%7.%8.%9"/>
      <w:lvlJc w:val="left"/>
      <w:pPr>
        <w:ind w:left="9160" w:hanging="1800"/>
      </w:pPr>
      <w:rPr>
        <w:rFonts w:hint="default"/>
      </w:rPr>
    </w:lvl>
  </w:abstractNum>
  <w:abstractNum w:abstractNumId="1" w15:restartNumberingAfterBreak="0">
    <w:nsid w:val="1A557821"/>
    <w:multiLevelType w:val="multilevel"/>
    <w:tmpl w:val="DD48AF4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480E010B"/>
    <w:multiLevelType w:val="multilevel"/>
    <w:tmpl w:val="7502341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71799797">
    <w:abstractNumId w:val="0"/>
  </w:num>
  <w:num w:numId="2" w16cid:durableId="1227760293">
    <w:abstractNumId w:val="2"/>
  </w:num>
  <w:num w:numId="3" w16cid:durableId="77687173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rnandez, Jose A.">
    <w15:presenceInfo w15:providerId="AD" w15:userId="S::Jose.Hernandez1@va.gov::64679eef-9f22-4e84-bd65-a611216440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A4B"/>
    <w:rsid w:val="00890A4B"/>
    <w:rsid w:val="00904AB1"/>
    <w:rsid w:val="00B62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54F7F361"/>
  <w15:docId w15:val="{0B711BD6-AA0D-4E36-9EC4-160DA9BA644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F16A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F16A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F16A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F16A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F1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6A8"/>
    <w:rPr>
      <w:rFonts w:eastAsiaTheme="majorEastAsia" w:cstheme="majorBidi"/>
      <w:color w:val="272727" w:themeColor="text1" w:themeTint="D8"/>
    </w:rPr>
  </w:style>
  <w:style w:type="paragraph" w:styleId="Quote">
    <w:name w:val="Quote"/>
    <w:basedOn w:val="Normal"/>
    <w:next w:val="Normal"/>
    <w:link w:val="QuoteChar"/>
    <w:uiPriority w:val="29"/>
    <w:qFormat/>
    <w:rsid w:val="003F16A8"/>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F16A8"/>
    <w:rPr>
      <w:i/>
      <w:iCs/>
      <w:color w:val="404040" w:themeColor="text1" w:themeTint="BF"/>
    </w:rPr>
  </w:style>
  <w:style w:type="paragraph" w:styleId="IntenseQuote">
    <w:name w:val="Intense Quote"/>
    <w:basedOn w:val="Normal"/>
    <w:next w:val="Normal"/>
    <w:link w:val="IntenseQuoteChar"/>
    <w:uiPriority w:val="30"/>
    <w:qFormat/>
    <w:rsid w:val="003F16A8"/>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F16A8"/>
    <w:rPr>
      <w:i/>
      <w:iCs/>
      <w:color w:val="365F91" w:themeColor="accent1" w:themeShade="BF"/>
    </w:rPr>
  </w:style>
  <w:style w:type="character" w:styleId="IntenseReference">
    <w:name w:val="Intense Reference"/>
    <w:basedOn w:val="DefaultParagraphFont"/>
    <w:uiPriority w:val="32"/>
    <w:qFormat/>
    <w:rsid w:val="003F16A8"/>
    <w:rPr>
      <w:b/>
      <w:bCs/>
      <w:smallCaps/>
      <w:color w:val="365F91" w:themeColor="accent1" w:themeShade="BF"/>
      <w:spacing w:val="5"/>
    </w:rPr>
  </w:style>
  <w:style w:type="character" w:styleId="Hyperlink">
    <w:name w:val="Hyperlink"/>
    <w:basedOn w:val="DefaultParagraphFont"/>
    <w:uiPriority w:val="99"/>
    <w:unhideWhenUsed/>
    <w:rsid w:val="005F1CAC"/>
    <w:rPr>
      <w:color w:val="0000FF" w:themeColor="hyperlink"/>
      <w:u w:val="single"/>
    </w:rPr>
  </w:style>
  <w:style w:type="character" w:styleId="FollowedHyperlink">
    <w:name w:val="FollowedHyperlink"/>
    <w:basedOn w:val="DefaultParagraphFont"/>
    <w:uiPriority w:val="99"/>
    <w:semiHidden/>
    <w:unhideWhenUsed/>
    <w:rsid w:val="00202DEB"/>
    <w:rPr>
      <w:color w:val="800080" w:themeColor="followedHyperlink"/>
      <w:u w:val="single"/>
    </w:rPr>
  </w:style>
  <w:style w:type="character" w:styleId="CommentReference">
    <w:name w:val="annotation reference"/>
    <w:basedOn w:val="DefaultParagraphFont"/>
    <w:uiPriority w:val="99"/>
    <w:semiHidden/>
    <w:unhideWhenUsed/>
    <w:rsid w:val="00B3585E"/>
    <w:rPr>
      <w:sz w:val="16"/>
      <w:szCs w:val="16"/>
    </w:rPr>
  </w:style>
  <w:style w:type="paragraph" w:styleId="CommentSubject">
    <w:name w:val="annotation subject"/>
    <w:basedOn w:val="CommentText"/>
    <w:next w:val="CommentText"/>
    <w:link w:val="CommentSubjectChar"/>
    <w:uiPriority w:val="99"/>
    <w:semiHidden/>
    <w:unhideWhenUsed/>
    <w:rsid w:val="00B3585E"/>
    <w:rPr>
      <w:b/>
      <w:bCs/>
    </w:rPr>
  </w:style>
  <w:style w:type="character" w:customStyle="1" w:styleId="CommentSubjectChar">
    <w:name w:val="Comment Subject Char"/>
    <w:basedOn w:val="CommentTextChar"/>
    <w:link w:val="CommentSubject"/>
    <w:uiPriority w:val="99"/>
    <w:semiHidden/>
    <w:rsid w:val="00B3585E"/>
    <w:rPr>
      <w:b/>
      <w:bCs/>
      <w:i/>
      <w:color w:val="808080" w:themeColor="background1" w:themeShade="80"/>
      <w:sz w:val="20"/>
      <w:szCs w:val="20"/>
    </w:rPr>
  </w:style>
  <w:style w:type="paragraph" w:customStyle="1" w:styleId="indenta">
    <w:name w:val="indenta"/>
    <w:basedOn w:val="Normal"/>
    <w:rsid w:val="00B31DBB"/>
    <w:pPr>
      <w:spacing w:after="224" w:line="360" w:lineRule="atLeast"/>
      <w:ind w:firstLine="281"/>
    </w:pPr>
    <w:rPr>
      <w:rFonts w:ascii="Arial" w:eastAsia="Times New Roman" w:hAnsi="Arial" w:cs="Arial"/>
      <w:color w:val="444444"/>
      <w:sz w:val="26"/>
      <w:szCs w:val="26"/>
    </w:rPr>
  </w:style>
  <w:style w:type="paragraph" w:styleId="BodyText">
    <w:name w:val="Body Text"/>
    <w:basedOn w:val="Normal"/>
    <w:link w:val="BodyTextChar"/>
    <w:uiPriority w:val="1"/>
    <w:qFormat/>
    <w:rsid w:val="009C0061"/>
    <w:pPr>
      <w:widowControl w:val="0"/>
      <w:autoSpaceDE w:val="0"/>
      <w:autoSpaceDN w:val="0"/>
      <w:spacing w:before="9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9C0061"/>
    <w:rPr>
      <w:rFonts w:ascii="Times New Roman" w:eastAsia="Times New Roman" w:hAnsi="Times New Roman" w:cs="Times New Roman"/>
      <w:sz w:val="24"/>
      <w:szCs w:val="24"/>
    </w:rPr>
  </w:style>
  <w:style w:type="character" w:customStyle="1" w:styleId="ui-provider">
    <w:name w:val="ui-provider"/>
    <w:basedOn w:val="DefaultParagraphFont"/>
    <w:rsid w:val="009C0061"/>
  </w:style>
  <w:style w:type="paragraph" w:styleId="Revision">
    <w:name w:val="Revision"/>
    <w:hidden/>
    <w:uiPriority w:val="99"/>
    <w:semiHidden/>
    <w:rsid w:val="00AA3A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6</Pages>
  <Words>1462</Words>
  <Characters>8427</Characters>
  <Application>Microsoft Office Word</Application>
  <DocSecurity>0</DocSecurity>
  <Lines>255</Lines>
  <Paragraphs>170</Paragraphs>
  <ScaleCrop>false</ScaleCrop>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Hernandez, Jose A.</cp:lastModifiedBy>
  <cp:revision>2</cp:revision>
  <dcterms:created xsi:type="dcterms:W3CDTF">2026-04-15T21:04:00Z</dcterms:created>
  <dcterms:modified xsi:type="dcterms:W3CDTF">2026-04-15T21:07:00Z</dcterms:modified>
</cp:coreProperties>
</file>