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3E4B" w14:textId="77777777" w:rsidR="005C7AA5" w:rsidRPr="00FC75F1" w:rsidRDefault="005C7AA5" w:rsidP="00796695">
      <w:pPr>
        <w:pStyle w:val="Heading1"/>
      </w:pPr>
    </w:p>
    <w:p w14:paraId="3B8D9B23" w14:textId="77777777" w:rsidR="005C7AA5" w:rsidRPr="00FC75F1" w:rsidRDefault="005C7AA5" w:rsidP="00950504">
      <w:pPr>
        <w:pStyle w:val="Title"/>
        <w:spacing w:before="240" w:after="240"/>
        <w:jc w:val="left"/>
      </w:pPr>
    </w:p>
    <w:p w14:paraId="42856A07" w14:textId="77777777" w:rsidR="005C7AA5" w:rsidRPr="00FC75F1" w:rsidRDefault="005C7AA5" w:rsidP="00950504">
      <w:pPr>
        <w:pStyle w:val="Title"/>
        <w:spacing w:before="240" w:after="240"/>
        <w:jc w:val="left"/>
      </w:pPr>
    </w:p>
    <w:p w14:paraId="13415FFE" w14:textId="77777777" w:rsidR="005C7AA5" w:rsidRPr="000B369C" w:rsidRDefault="005C7AA5" w:rsidP="00950504">
      <w:pPr>
        <w:pStyle w:val="Title"/>
        <w:spacing w:before="240" w:after="240"/>
        <w:jc w:val="left"/>
        <w:rPr>
          <w:sz w:val="32"/>
          <w:szCs w:val="32"/>
        </w:rPr>
      </w:pPr>
    </w:p>
    <w:p w14:paraId="4E0C57C2" w14:textId="77777777" w:rsidR="00A407CD" w:rsidRPr="000B369C" w:rsidRDefault="00235AFD" w:rsidP="00FC75F1">
      <w:pPr>
        <w:pStyle w:val="Heading1"/>
        <w:jc w:val="center"/>
        <w:rPr>
          <w:rFonts w:ascii="Times New Roman" w:hAnsi="Times New Roman"/>
          <w:color w:val="auto"/>
          <w:sz w:val="32"/>
          <w:szCs w:val="32"/>
        </w:rPr>
      </w:pPr>
      <w:r w:rsidRPr="000B369C">
        <w:rPr>
          <w:rFonts w:ascii="Times New Roman" w:hAnsi="Times New Roman"/>
          <w:color w:val="auto"/>
          <w:sz w:val="32"/>
          <w:szCs w:val="32"/>
        </w:rPr>
        <w:t>Performance Work Statement (PWS)</w:t>
      </w:r>
    </w:p>
    <w:p w14:paraId="7F63BECD" w14:textId="77777777" w:rsidR="00235AFD" w:rsidRPr="000B369C" w:rsidRDefault="00235AFD" w:rsidP="00FC75F1">
      <w:pPr>
        <w:pStyle w:val="Heading1"/>
        <w:jc w:val="center"/>
        <w:rPr>
          <w:rFonts w:ascii="Times New Roman" w:hAnsi="Times New Roman"/>
          <w:color w:val="auto"/>
          <w:sz w:val="32"/>
          <w:szCs w:val="32"/>
        </w:rPr>
      </w:pPr>
      <w:r w:rsidRPr="000B369C">
        <w:rPr>
          <w:rFonts w:ascii="Times New Roman" w:hAnsi="Times New Roman"/>
          <w:color w:val="auto"/>
          <w:sz w:val="32"/>
          <w:szCs w:val="32"/>
        </w:rPr>
        <w:t>For</w:t>
      </w:r>
    </w:p>
    <w:p w14:paraId="2BDEA864" w14:textId="73AF827F" w:rsidR="00235AFD" w:rsidRPr="000B369C" w:rsidRDefault="006B6BBB" w:rsidP="00FC75F1">
      <w:pPr>
        <w:pStyle w:val="Heading1"/>
        <w:jc w:val="center"/>
        <w:rPr>
          <w:rFonts w:ascii="Times New Roman" w:hAnsi="Times New Roman"/>
          <w:color w:val="auto"/>
          <w:sz w:val="32"/>
          <w:szCs w:val="32"/>
        </w:rPr>
      </w:pPr>
      <w:proofErr w:type="gramStart"/>
      <w:r w:rsidRPr="000B369C">
        <w:rPr>
          <w:rFonts w:ascii="Times New Roman" w:hAnsi="Times New Roman"/>
          <w:color w:val="auto"/>
          <w:sz w:val="32"/>
          <w:szCs w:val="32"/>
        </w:rPr>
        <w:t>Form</w:t>
      </w:r>
      <w:proofErr w:type="gramEnd"/>
      <w:r w:rsidRPr="000B369C">
        <w:rPr>
          <w:rFonts w:ascii="Times New Roman" w:hAnsi="Times New Roman"/>
          <w:color w:val="auto"/>
          <w:sz w:val="32"/>
          <w:szCs w:val="32"/>
        </w:rPr>
        <w:t xml:space="preserve"> 5500 Research Subscription and Data Analysis</w:t>
      </w:r>
    </w:p>
    <w:p w14:paraId="0C96FA98" w14:textId="77777777" w:rsidR="0056044E" w:rsidRPr="000B369C" w:rsidRDefault="0056044E" w:rsidP="00AB6C52">
      <w:pPr>
        <w:pStyle w:val="Title"/>
        <w:rPr>
          <w:rFonts w:ascii="Times New Roman" w:hAnsi="Times New Roman"/>
          <w:color w:val="auto"/>
          <w:sz w:val="24"/>
          <w:szCs w:val="24"/>
        </w:rPr>
      </w:pPr>
    </w:p>
    <w:p w14:paraId="6512F79D" w14:textId="35D5EDDE" w:rsidR="00260BEC" w:rsidRPr="000B369C" w:rsidRDefault="00235AFD" w:rsidP="00FC75F1">
      <w:pPr>
        <w:pStyle w:val="Heading2"/>
        <w:numPr>
          <w:ilvl w:val="0"/>
          <w:numId w:val="0"/>
        </w:numPr>
        <w:ind w:left="360" w:hanging="360"/>
        <w:rPr>
          <w:rFonts w:ascii="Times New Roman" w:hAnsi="Times New Roman" w:cs="Times New Roman"/>
          <w:color w:val="auto"/>
          <w:sz w:val="28"/>
          <w:szCs w:val="28"/>
        </w:rPr>
      </w:pPr>
      <w:r w:rsidRPr="000B369C">
        <w:rPr>
          <w:rFonts w:ascii="Times New Roman" w:hAnsi="Times New Roman" w:cs="Times New Roman"/>
          <w:color w:val="auto"/>
          <w:sz w:val="24"/>
          <w:szCs w:val="24"/>
        </w:rPr>
        <w:br w:type="page"/>
      </w:r>
      <w:r w:rsidR="00260BEC" w:rsidRPr="000B369C">
        <w:rPr>
          <w:rFonts w:ascii="Times New Roman" w:hAnsi="Times New Roman" w:cs="Times New Roman"/>
          <w:color w:val="auto"/>
          <w:sz w:val="28"/>
          <w:szCs w:val="28"/>
        </w:rPr>
        <w:lastRenderedPageBreak/>
        <w:t>PART 1</w:t>
      </w:r>
    </w:p>
    <w:p w14:paraId="02AB7341" w14:textId="40FAA25C" w:rsidR="00235AFD" w:rsidRPr="000B369C" w:rsidRDefault="00260BEC" w:rsidP="00DF002B">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8"/>
          <w:szCs w:val="28"/>
        </w:rPr>
        <w:t>G</w:t>
      </w:r>
      <w:r w:rsidR="00371E25" w:rsidRPr="000B369C">
        <w:rPr>
          <w:rFonts w:ascii="Times New Roman" w:hAnsi="Times New Roman" w:cs="Times New Roman"/>
          <w:color w:val="auto"/>
          <w:sz w:val="28"/>
          <w:szCs w:val="28"/>
        </w:rPr>
        <w:t>eneral Information</w:t>
      </w:r>
    </w:p>
    <w:p w14:paraId="0A25FF07" w14:textId="77777777" w:rsidR="002D7FEC" w:rsidRPr="000B369C" w:rsidRDefault="002D7FEC" w:rsidP="00924747">
      <w:pPr>
        <w:rPr>
          <w:rFonts w:ascii="Times New Roman" w:hAnsi="Times New Roman"/>
          <w:sz w:val="24"/>
        </w:rPr>
      </w:pPr>
    </w:p>
    <w:p w14:paraId="6EB55348" w14:textId="77777777" w:rsidR="002D7FEC" w:rsidRPr="000B369C" w:rsidRDefault="00235AFD" w:rsidP="00DF002B">
      <w:pPr>
        <w:pStyle w:val="Heading2"/>
        <w:ind w:left="720" w:hanging="720"/>
        <w:rPr>
          <w:rFonts w:ascii="Times New Roman" w:hAnsi="Times New Roman" w:cs="Times New Roman"/>
          <w:color w:val="auto"/>
          <w:sz w:val="24"/>
          <w:szCs w:val="24"/>
        </w:rPr>
      </w:pPr>
      <w:r w:rsidRPr="000B369C">
        <w:rPr>
          <w:rFonts w:ascii="Times New Roman" w:hAnsi="Times New Roman" w:cs="Times New Roman"/>
          <w:color w:val="auto"/>
          <w:sz w:val="24"/>
          <w:szCs w:val="24"/>
        </w:rPr>
        <w:t xml:space="preserve">Description of Services/Introduction:  </w:t>
      </w:r>
    </w:p>
    <w:p w14:paraId="3D48E3A6" w14:textId="4E3FAD6E" w:rsidR="00235AFD" w:rsidRPr="000B369C" w:rsidRDefault="00235AFD" w:rsidP="002D7FEC">
      <w:pPr>
        <w:rPr>
          <w:rFonts w:ascii="Times New Roman" w:hAnsi="Times New Roman"/>
          <w:sz w:val="24"/>
        </w:rPr>
      </w:pPr>
      <w:r w:rsidRPr="000B369C">
        <w:rPr>
          <w:rFonts w:ascii="Times New Roman" w:hAnsi="Times New Roman"/>
          <w:sz w:val="24"/>
        </w:rPr>
        <w:t xml:space="preserve">The </w:t>
      </w:r>
      <w:r w:rsidR="0098351B" w:rsidRPr="000B369C">
        <w:rPr>
          <w:rFonts w:ascii="Times New Roman" w:hAnsi="Times New Roman"/>
          <w:sz w:val="24"/>
        </w:rPr>
        <w:t>contractor</w:t>
      </w:r>
      <w:r w:rsidRPr="000B369C">
        <w:rPr>
          <w:rFonts w:ascii="Times New Roman" w:hAnsi="Times New Roman"/>
          <w:sz w:val="24"/>
        </w:rPr>
        <w:t xml:space="preserve"> shall provide all personnel, equipment, tools, materials, supervision, </w:t>
      </w:r>
      <w:r w:rsidR="00371E25" w:rsidRPr="000B369C">
        <w:rPr>
          <w:rFonts w:ascii="Times New Roman" w:hAnsi="Times New Roman"/>
          <w:sz w:val="24"/>
        </w:rPr>
        <w:t>and other</w:t>
      </w:r>
      <w:r w:rsidRPr="000B369C">
        <w:rPr>
          <w:rFonts w:ascii="Times New Roman" w:hAnsi="Times New Roman"/>
          <w:sz w:val="24"/>
        </w:rPr>
        <w:t xml:space="preserve"> items and non-personal services necessary to </w:t>
      </w:r>
      <w:r w:rsidR="31518E51" w:rsidRPr="000B369C">
        <w:rPr>
          <w:rFonts w:ascii="Times New Roman" w:hAnsi="Times New Roman"/>
          <w:sz w:val="24"/>
        </w:rPr>
        <w:t xml:space="preserve">provide a </w:t>
      </w:r>
      <w:r w:rsidR="000B0944" w:rsidRPr="000B369C">
        <w:rPr>
          <w:rFonts w:ascii="Times New Roman" w:hAnsi="Times New Roman"/>
          <w:sz w:val="24"/>
        </w:rPr>
        <w:t>subscription of</w:t>
      </w:r>
      <w:r w:rsidR="20E04ED1" w:rsidRPr="000B369C">
        <w:rPr>
          <w:rFonts w:ascii="Times New Roman" w:hAnsi="Times New Roman"/>
          <w:sz w:val="24"/>
        </w:rPr>
        <w:t xml:space="preserve"> </w:t>
      </w:r>
      <w:r w:rsidR="006B6BBB" w:rsidRPr="000B369C">
        <w:rPr>
          <w:rFonts w:ascii="Times New Roman" w:hAnsi="Times New Roman"/>
          <w:sz w:val="24"/>
        </w:rPr>
        <w:t>edited Form 5500 data,</w:t>
      </w:r>
      <w:r w:rsidR="69FD41B4" w:rsidRPr="000B369C">
        <w:rPr>
          <w:rFonts w:ascii="Times New Roman" w:hAnsi="Times New Roman"/>
          <w:sz w:val="24"/>
        </w:rPr>
        <w:t xml:space="preserve"> as well as</w:t>
      </w:r>
      <w:r w:rsidR="006B6BBB" w:rsidRPr="000B369C">
        <w:rPr>
          <w:rFonts w:ascii="Times New Roman" w:hAnsi="Times New Roman"/>
          <w:sz w:val="24"/>
        </w:rPr>
        <w:t xml:space="preserve"> ad hoc specialized database queries and analyses to be performed by an Analyst</w:t>
      </w:r>
      <w:r w:rsidRPr="000B369C">
        <w:rPr>
          <w:rFonts w:ascii="Times New Roman" w:hAnsi="Times New Roman"/>
          <w:sz w:val="24"/>
        </w:rPr>
        <w:t xml:space="preserve"> as defined in this Performance W</w:t>
      </w:r>
      <w:r w:rsidR="009646BF" w:rsidRPr="000B369C">
        <w:rPr>
          <w:rFonts w:ascii="Times New Roman" w:hAnsi="Times New Roman"/>
          <w:sz w:val="24"/>
        </w:rPr>
        <w:t xml:space="preserve">ork Statement, </w:t>
      </w:r>
      <w:r w:rsidRPr="000B369C">
        <w:rPr>
          <w:rFonts w:ascii="Times New Roman" w:hAnsi="Times New Roman"/>
          <w:sz w:val="24"/>
        </w:rPr>
        <w:t>except as Specified in section C-3 as government furnished property and services</w:t>
      </w:r>
      <w:r w:rsidR="009646BF" w:rsidRPr="000B369C">
        <w:rPr>
          <w:rFonts w:ascii="Times New Roman" w:hAnsi="Times New Roman"/>
          <w:sz w:val="24"/>
        </w:rPr>
        <w:t xml:space="preserve">.  </w:t>
      </w:r>
      <w:r w:rsidRPr="000B369C">
        <w:rPr>
          <w:rFonts w:ascii="Times New Roman" w:hAnsi="Times New Roman"/>
          <w:sz w:val="24"/>
        </w:rPr>
        <w:t xml:space="preserve">The </w:t>
      </w:r>
      <w:r w:rsidR="0098351B" w:rsidRPr="000B369C">
        <w:rPr>
          <w:rFonts w:ascii="Times New Roman" w:hAnsi="Times New Roman"/>
          <w:sz w:val="24"/>
        </w:rPr>
        <w:t>contractor</w:t>
      </w:r>
      <w:r w:rsidRPr="000B369C">
        <w:rPr>
          <w:rFonts w:ascii="Times New Roman" w:hAnsi="Times New Roman"/>
          <w:sz w:val="24"/>
        </w:rPr>
        <w:t xml:space="preserve"> shall perform to the standards in this contract</w:t>
      </w:r>
      <w:r w:rsidR="00ED6160" w:rsidRPr="000B369C">
        <w:rPr>
          <w:rFonts w:ascii="Times New Roman" w:hAnsi="Times New Roman"/>
          <w:sz w:val="24"/>
        </w:rPr>
        <w:t xml:space="preserve"> action</w:t>
      </w:r>
      <w:r w:rsidRPr="000B369C">
        <w:rPr>
          <w:rFonts w:ascii="Times New Roman" w:hAnsi="Times New Roman"/>
          <w:sz w:val="24"/>
        </w:rPr>
        <w:t>.</w:t>
      </w:r>
    </w:p>
    <w:p w14:paraId="30521FC3" w14:textId="77777777" w:rsidR="00235AFD" w:rsidRPr="000B369C" w:rsidRDefault="00235AFD" w:rsidP="00924747">
      <w:pPr>
        <w:rPr>
          <w:rFonts w:ascii="Times New Roman" w:hAnsi="Times New Roman"/>
          <w:sz w:val="24"/>
        </w:rPr>
      </w:pPr>
    </w:p>
    <w:p w14:paraId="5999481E" w14:textId="77777777" w:rsidR="00CC1933" w:rsidRPr="000B369C" w:rsidRDefault="00861F1A" w:rsidP="00CF5761">
      <w:pPr>
        <w:pStyle w:val="Heading2"/>
        <w:ind w:left="720" w:hanging="720"/>
        <w:rPr>
          <w:rFonts w:ascii="Times New Roman" w:hAnsi="Times New Roman" w:cs="Times New Roman"/>
          <w:color w:val="auto"/>
          <w:sz w:val="24"/>
          <w:szCs w:val="24"/>
        </w:rPr>
      </w:pPr>
      <w:r w:rsidRPr="000B369C">
        <w:rPr>
          <w:rFonts w:ascii="Times New Roman" w:hAnsi="Times New Roman" w:cs="Times New Roman"/>
          <w:color w:val="auto"/>
          <w:sz w:val="24"/>
          <w:szCs w:val="24"/>
        </w:rPr>
        <w:t>Background</w:t>
      </w:r>
      <w:r w:rsidR="00235AFD" w:rsidRPr="000B369C">
        <w:rPr>
          <w:rFonts w:ascii="Times New Roman" w:hAnsi="Times New Roman" w:cs="Times New Roman"/>
          <w:color w:val="auto"/>
          <w:sz w:val="24"/>
          <w:szCs w:val="24"/>
        </w:rPr>
        <w:t xml:space="preserve">:  </w:t>
      </w:r>
    </w:p>
    <w:p w14:paraId="3E836A48" w14:textId="38D8D87C" w:rsidR="00235AFD" w:rsidRPr="000B369C" w:rsidRDefault="006B6BBB" w:rsidP="00924747">
      <w:pPr>
        <w:rPr>
          <w:rFonts w:ascii="Times New Roman" w:hAnsi="Times New Roman"/>
          <w:sz w:val="24"/>
        </w:rPr>
      </w:pPr>
      <w:r w:rsidRPr="000B369C">
        <w:rPr>
          <w:rFonts w:ascii="Times New Roman" w:hAnsi="Times New Roman"/>
          <w:sz w:val="24"/>
        </w:rPr>
        <w:t>The Department of Labor’s (DOL) Employee Benefits Security Administration (EBSA) is committed to educating and assisting Americans covered by private retirement plans, health plans, and other welfare benefit plans, as well as plan sponsors and members of the employee benefits community. EBSA balances proactive enforcement with compliance assistance and works diligently to provide quality assistance to plan participants and beneficiaries. The Form 5500 Series was developed to allow employee benefit plans a uniform set of documents to submit to satisfy annual reporting requirements under Title I and Title IV of the Employee Retirement Income Security Act (ERISA) and under the Internal Revenue Code. The Form 5500 Series is intended to assure that employee benefit plans are operated and managed in accordance with certain prescribed standards and that participants and beneficiaries, as well as regulators, are provided or have access to sufficient information to protect the rights and benefits of participants and beneficiaries under employee benefit plans.</w:t>
      </w:r>
    </w:p>
    <w:p w14:paraId="0225DE73" w14:textId="77777777" w:rsidR="006B6BBB" w:rsidRPr="000B369C" w:rsidRDefault="006B6BBB" w:rsidP="00924747">
      <w:pPr>
        <w:rPr>
          <w:rFonts w:ascii="Times New Roman" w:hAnsi="Times New Roman"/>
          <w:sz w:val="24"/>
        </w:rPr>
      </w:pPr>
    </w:p>
    <w:p w14:paraId="5291234C" w14:textId="77777777" w:rsidR="00CC1933" w:rsidRPr="000B369C" w:rsidRDefault="00861F1A" w:rsidP="00CF5761">
      <w:pPr>
        <w:pStyle w:val="Heading2"/>
        <w:ind w:left="720" w:hanging="720"/>
        <w:rPr>
          <w:rFonts w:ascii="Times New Roman" w:hAnsi="Times New Roman" w:cs="Times New Roman"/>
          <w:color w:val="auto"/>
          <w:sz w:val="24"/>
          <w:szCs w:val="24"/>
        </w:rPr>
      </w:pPr>
      <w:r w:rsidRPr="000B369C">
        <w:rPr>
          <w:rFonts w:ascii="Times New Roman" w:hAnsi="Times New Roman" w:cs="Times New Roman"/>
          <w:color w:val="auto"/>
          <w:sz w:val="24"/>
          <w:szCs w:val="24"/>
        </w:rPr>
        <w:t>Objectives</w:t>
      </w:r>
      <w:r w:rsidR="00235AFD" w:rsidRPr="000B369C">
        <w:rPr>
          <w:rFonts w:ascii="Times New Roman" w:hAnsi="Times New Roman" w:cs="Times New Roman"/>
          <w:color w:val="auto"/>
          <w:sz w:val="24"/>
          <w:szCs w:val="24"/>
        </w:rPr>
        <w:t xml:space="preserve">: </w:t>
      </w:r>
    </w:p>
    <w:p w14:paraId="2D1D200F" w14:textId="2A0F05CC" w:rsidR="00A41FCC" w:rsidRPr="000B369C" w:rsidRDefault="006B6BBB" w:rsidP="00A6514E">
      <w:pPr>
        <w:rPr>
          <w:rFonts w:ascii="Times New Roman" w:hAnsi="Times New Roman"/>
          <w:sz w:val="24"/>
        </w:rPr>
      </w:pPr>
      <w:r w:rsidRPr="000B369C">
        <w:rPr>
          <w:rFonts w:ascii="Times New Roman" w:hAnsi="Times New Roman"/>
          <w:sz w:val="24"/>
        </w:rPr>
        <w:t xml:space="preserve">To obtain access to Form 5500 data and Analyst </w:t>
      </w:r>
      <w:r w:rsidR="00946816">
        <w:rPr>
          <w:rFonts w:ascii="Times New Roman" w:hAnsi="Times New Roman"/>
          <w:sz w:val="24"/>
        </w:rPr>
        <w:t>S</w:t>
      </w:r>
      <w:r w:rsidRPr="000B369C">
        <w:rPr>
          <w:rFonts w:ascii="Times New Roman" w:hAnsi="Times New Roman"/>
          <w:sz w:val="24"/>
        </w:rPr>
        <w:t>upport.</w:t>
      </w:r>
    </w:p>
    <w:p w14:paraId="2532C107" w14:textId="77777777" w:rsidR="00B7080D" w:rsidRPr="000B369C" w:rsidRDefault="00B7080D" w:rsidP="00A6514E">
      <w:pPr>
        <w:rPr>
          <w:rFonts w:ascii="Times New Roman" w:hAnsi="Times New Roman"/>
          <w:sz w:val="24"/>
        </w:rPr>
      </w:pPr>
    </w:p>
    <w:p w14:paraId="2723EA48" w14:textId="77777777" w:rsidR="00CC1933" w:rsidRPr="000B369C" w:rsidRDefault="00B7080D" w:rsidP="00CF5761">
      <w:pPr>
        <w:pStyle w:val="Heading2"/>
        <w:ind w:left="720" w:hanging="720"/>
        <w:rPr>
          <w:rFonts w:ascii="Times New Roman" w:hAnsi="Times New Roman" w:cs="Times New Roman"/>
          <w:color w:val="auto"/>
          <w:sz w:val="24"/>
          <w:szCs w:val="24"/>
        </w:rPr>
      </w:pPr>
      <w:r w:rsidRPr="00F94E1E">
        <w:rPr>
          <w:rFonts w:ascii="Times New Roman" w:hAnsi="Times New Roman"/>
          <w:color w:val="auto"/>
          <w:sz w:val="24"/>
        </w:rPr>
        <w:t>Scope</w:t>
      </w:r>
      <w:r w:rsidRPr="000B369C">
        <w:rPr>
          <w:rFonts w:ascii="Times New Roman" w:hAnsi="Times New Roman" w:cs="Times New Roman"/>
          <w:color w:val="auto"/>
          <w:sz w:val="24"/>
          <w:szCs w:val="24"/>
        </w:rPr>
        <w:t>:</w:t>
      </w:r>
    </w:p>
    <w:p w14:paraId="4993FD72" w14:textId="12FB4626" w:rsidR="00B7080D" w:rsidRPr="000779BF" w:rsidRDefault="00626844" w:rsidP="000779BF">
      <w:pPr>
        <w:rPr>
          <w:rFonts w:ascii="Times New Roman" w:hAnsi="Times New Roman"/>
          <w:sz w:val="24"/>
        </w:rPr>
      </w:pPr>
      <w:r w:rsidRPr="000B369C">
        <w:rPr>
          <w:rFonts w:ascii="Times New Roman" w:hAnsi="Times New Roman"/>
          <w:sz w:val="24"/>
        </w:rPr>
        <w:t>The EBSA requires support for Form 5500 research, compliance assistance and enforcement tasks. The contractor shall provide a 12-month subscription for database access to edited Form 5500 data</w:t>
      </w:r>
      <w:r w:rsidR="000779BF">
        <w:rPr>
          <w:rFonts w:ascii="Times New Roman" w:hAnsi="Times New Roman"/>
          <w:sz w:val="24"/>
        </w:rPr>
        <w:t xml:space="preserve"> </w:t>
      </w:r>
      <w:r w:rsidR="00963DDB">
        <w:rPr>
          <w:rFonts w:ascii="Times New Roman" w:hAnsi="Times New Roman"/>
          <w:sz w:val="24"/>
        </w:rPr>
        <w:t xml:space="preserve">as well as data from the Schedule of Assets </w:t>
      </w:r>
      <w:ins w:id="0" w:author="Hartwig, Katherine E - EBSA" w:date="2026-03-18T16:21:00Z" w16du:dateUtc="2026-03-18T20:21:00Z">
        <w:r w:rsidR="00A843BD">
          <w:rPr>
            <w:rFonts w:ascii="Times New Roman" w:hAnsi="Times New Roman"/>
            <w:sz w:val="24"/>
          </w:rPr>
          <w:t xml:space="preserve">(Schedule H, Line 4i) </w:t>
        </w:r>
      </w:ins>
      <w:r w:rsidR="00963DDB">
        <w:rPr>
          <w:rFonts w:ascii="Times New Roman" w:hAnsi="Times New Roman"/>
          <w:sz w:val="24"/>
        </w:rPr>
        <w:t>that provides</w:t>
      </w:r>
      <w:r w:rsidR="000779BF" w:rsidRPr="000779BF">
        <w:rPr>
          <w:rFonts w:ascii="Times New Roman" w:hAnsi="Times New Roman"/>
          <w:sz w:val="24"/>
        </w:rPr>
        <w:t xml:space="preserve"> information </w:t>
      </w:r>
      <w:r w:rsidR="00963DDB">
        <w:rPr>
          <w:rFonts w:ascii="Times New Roman" w:hAnsi="Times New Roman"/>
          <w:sz w:val="24"/>
        </w:rPr>
        <w:t>about plan</w:t>
      </w:r>
      <w:r w:rsidR="000779BF" w:rsidRPr="000779BF">
        <w:rPr>
          <w:rFonts w:ascii="Times New Roman" w:hAnsi="Times New Roman"/>
          <w:sz w:val="24"/>
        </w:rPr>
        <w:t xml:space="preserve"> investments</w:t>
      </w:r>
      <w:r w:rsidR="00963DDB">
        <w:rPr>
          <w:rFonts w:ascii="Times New Roman" w:hAnsi="Times New Roman"/>
          <w:sz w:val="24"/>
        </w:rPr>
        <w:t xml:space="preserve"> (issuer, description, cost, and current value).</w:t>
      </w:r>
      <w:r w:rsidR="00963DDB" w:rsidDel="00963DDB">
        <w:rPr>
          <w:rStyle w:val="CommentReference"/>
        </w:rPr>
        <w:t xml:space="preserve"> </w:t>
      </w:r>
      <w:r w:rsidRPr="000779BF">
        <w:rPr>
          <w:rFonts w:ascii="Times New Roman" w:hAnsi="Times New Roman"/>
          <w:sz w:val="24"/>
        </w:rPr>
        <w:t>This data will be mapped with U.S. Securities and Exchange Commission (SEC), and Financial Industry Regulatory Authority (FINRA) data, investment performance and state insurance data.</w:t>
      </w:r>
    </w:p>
    <w:p w14:paraId="7FF038C3" w14:textId="77777777" w:rsidR="00626844" w:rsidRPr="000B369C" w:rsidRDefault="00626844" w:rsidP="00C10EEE">
      <w:pPr>
        <w:rPr>
          <w:rFonts w:ascii="Times New Roman" w:hAnsi="Times New Roman"/>
          <w:sz w:val="24"/>
        </w:rPr>
      </w:pPr>
    </w:p>
    <w:p w14:paraId="3361ADA9" w14:textId="77777777" w:rsidR="00626844" w:rsidRPr="000B369C" w:rsidRDefault="00626844" w:rsidP="00626844">
      <w:pPr>
        <w:rPr>
          <w:del w:id="1" w:author="Hartwig, Katherine E - EBSA" w:date="2026-03-18T16:21:00Z" w16du:dateUtc="2026-03-18T20:21:00Z"/>
          <w:rFonts w:ascii="Times New Roman" w:hAnsi="Times New Roman"/>
          <w:sz w:val="24"/>
        </w:rPr>
      </w:pPr>
      <w:r w:rsidRPr="000B369C">
        <w:rPr>
          <w:rFonts w:ascii="Times New Roman" w:hAnsi="Times New Roman"/>
          <w:sz w:val="24"/>
        </w:rPr>
        <w:t xml:space="preserve">Database services will be provided via subscription. The database must be available online, allowing EBSA employees to independently query data (employer sponsored benefit plans, </w:t>
      </w:r>
    </w:p>
    <w:p w14:paraId="09CC7A61" w14:textId="45500B54" w:rsidR="000779BF" w:rsidRPr="00965DFA" w:rsidRDefault="00626844" w:rsidP="00965DFA">
      <w:pPr>
        <w:rPr>
          <w:rFonts w:ascii="Times New Roman" w:hAnsi="Times New Roman"/>
          <w:sz w:val="24"/>
        </w:rPr>
      </w:pPr>
      <w:r w:rsidRPr="000B369C">
        <w:rPr>
          <w:rFonts w:ascii="Times New Roman" w:hAnsi="Times New Roman"/>
          <w:sz w:val="24"/>
        </w:rPr>
        <w:lastRenderedPageBreak/>
        <w:t>financial advisors, other service providers, assets, geographical locations, and other general plan information). The following data elements must be available as part of the subscription:</w:t>
      </w:r>
    </w:p>
    <w:p w14:paraId="1F5E4FEC"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The Form 5500 adviser name data must be edited to organize different naming conventions for the same company into one specific adviser or company name.</w:t>
      </w:r>
    </w:p>
    <w:p w14:paraId="1900F7EA"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Firms listed on Form 5500 Schedules A and C need to be matched to registered investment advisers from the Investment Adviser Registration Depository (IARD).</w:t>
      </w:r>
    </w:p>
    <w:p w14:paraId="5F4BBA81"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With that mapping in place, obtain Form ADV firm data and individual representatives’ disclosure reports for the registered investment advisers.</w:t>
      </w:r>
    </w:p>
    <w:p w14:paraId="7848102D"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Aggregate FINRA data on those same firms and individuals.</w:t>
      </w:r>
    </w:p>
    <w:p w14:paraId="091236C2"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Information from state insurance departments for the same firms and individuals, to provide another useful source of disclosure information from the advisers.</w:t>
      </w:r>
    </w:p>
    <w:p w14:paraId="01FF8DC5"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Provide one specific headquarter location for multi-location companies</w:t>
      </w:r>
    </w:p>
    <w:p w14:paraId="78592496"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Spread of the assets into various geographic locations (such as three-digit zip code)</w:t>
      </w:r>
    </w:p>
    <w:p w14:paraId="460BBCD3" w14:textId="77777777"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Specific indicator for Taft-Hartley plans</w:t>
      </w:r>
    </w:p>
    <w:p w14:paraId="7FF0B63D" w14:textId="5A994C2A" w:rsidR="00626844" w:rsidRPr="000B369C" w:rsidRDefault="00626844" w:rsidP="00626844">
      <w:pPr>
        <w:pStyle w:val="ListParagraph"/>
        <w:numPr>
          <w:ilvl w:val="0"/>
          <w:numId w:val="47"/>
        </w:numPr>
        <w:rPr>
          <w:rFonts w:ascii="Times New Roman" w:hAnsi="Times New Roman"/>
          <w:sz w:val="24"/>
        </w:rPr>
      </w:pPr>
      <w:r w:rsidRPr="000B369C">
        <w:rPr>
          <w:rFonts w:ascii="Times New Roman" w:hAnsi="Times New Roman"/>
          <w:sz w:val="24"/>
        </w:rPr>
        <w:t>Audit level, trended fund data</w:t>
      </w:r>
    </w:p>
    <w:p w14:paraId="03980ABD" w14:textId="77777777" w:rsidR="00626844" w:rsidRPr="000B369C" w:rsidRDefault="00626844" w:rsidP="00626844">
      <w:pPr>
        <w:rPr>
          <w:rFonts w:ascii="Times New Roman" w:hAnsi="Times New Roman"/>
          <w:sz w:val="24"/>
        </w:rPr>
      </w:pPr>
    </w:p>
    <w:p w14:paraId="508C42A9" w14:textId="4B57D520" w:rsidR="00626844" w:rsidRPr="000B369C" w:rsidRDefault="00626844" w:rsidP="00626844">
      <w:pPr>
        <w:rPr>
          <w:rFonts w:ascii="Times New Roman" w:hAnsi="Times New Roman"/>
          <w:sz w:val="24"/>
        </w:rPr>
      </w:pPr>
      <w:r w:rsidRPr="000B369C">
        <w:rPr>
          <w:rFonts w:ascii="Times New Roman" w:hAnsi="Times New Roman"/>
          <w:sz w:val="24"/>
        </w:rPr>
        <w:t>Additionally, the contractor must provide at least 50 hours of specialized analyst support to prepare various data queries on Defined Contribution (DC) retirement plan data according to the needs of EBSA during the base period and in each option year, if exercised by the Government.</w:t>
      </w:r>
    </w:p>
    <w:p w14:paraId="2FE63B04" w14:textId="77777777" w:rsidR="00626844" w:rsidRPr="000B369C" w:rsidRDefault="00626844" w:rsidP="00626844">
      <w:pPr>
        <w:rPr>
          <w:rFonts w:ascii="Times New Roman" w:hAnsi="Times New Roman"/>
          <w:sz w:val="24"/>
        </w:rPr>
      </w:pPr>
    </w:p>
    <w:p w14:paraId="2E72D854" w14:textId="77777777" w:rsidR="00626844" w:rsidRPr="000B369C" w:rsidRDefault="00626844" w:rsidP="00626844">
      <w:pPr>
        <w:rPr>
          <w:rFonts w:ascii="Times New Roman" w:hAnsi="Times New Roman"/>
          <w:sz w:val="24"/>
        </w:rPr>
      </w:pPr>
      <w:r w:rsidRPr="000B369C">
        <w:rPr>
          <w:rFonts w:ascii="Times New Roman" w:hAnsi="Times New Roman"/>
          <w:sz w:val="24"/>
        </w:rPr>
        <w:t>These analyses could include matching edited Form 5500 data with other data sets or non- matched variables of existing data structures.</w:t>
      </w:r>
    </w:p>
    <w:p w14:paraId="186E0F14" w14:textId="77777777" w:rsidR="00626844" w:rsidRPr="000B369C" w:rsidRDefault="00626844" w:rsidP="00626844">
      <w:pPr>
        <w:rPr>
          <w:rFonts w:ascii="Times New Roman" w:hAnsi="Times New Roman"/>
          <w:sz w:val="24"/>
        </w:rPr>
      </w:pPr>
    </w:p>
    <w:p w14:paraId="17A1526E" w14:textId="66412A9F" w:rsidR="00626844" w:rsidRPr="000B369C" w:rsidRDefault="00626844" w:rsidP="00626844">
      <w:pPr>
        <w:rPr>
          <w:rFonts w:ascii="Times New Roman" w:hAnsi="Times New Roman"/>
          <w:sz w:val="24"/>
        </w:rPr>
      </w:pPr>
      <w:r w:rsidRPr="000B369C">
        <w:rPr>
          <w:rFonts w:ascii="Times New Roman" w:hAnsi="Times New Roman"/>
          <w:sz w:val="24"/>
        </w:rPr>
        <w:t>A qualified contractor must already have the necessary data elements for the subscription in place at the start of the period of performance. The database will be available 24 hours per day, 7 days per week (except during agreed upon, or scheduled maintenance and update periods). The contractor will inform the government at least 24 hours prior to scheduled maintenance. In the event of system malfunction, the contractor will inform the government immediately and provide notification when the system is or will be available.</w:t>
      </w:r>
    </w:p>
    <w:p w14:paraId="28F6C314" w14:textId="77777777" w:rsidR="00626844" w:rsidRPr="000B369C" w:rsidRDefault="00626844" w:rsidP="00626844">
      <w:pPr>
        <w:rPr>
          <w:rFonts w:ascii="Times New Roman" w:hAnsi="Times New Roman"/>
          <w:sz w:val="24"/>
        </w:rPr>
      </w:pPr>
    </w:p>
    <w:p w14:paraId="4D6EE896" w14:textId="77777777" w:rsidR="00CC1933" w:rsidRPr="000B369C" w:rsidRDefault="00235AFD" w:rsidP="00CF5761">
      <w:pPr>
        <w:pStyle w:val="Heading2"/>
        <w:ind w:left="720" w:hanging="720"/>
        <w:rPr>
          <w:rFonts w:ascii="Times New Roman" w:hAnsi="Times New Roman" w:cs="Times New Roman"/>
          <w:color w:val="auto"/>
          <w:sz w:val="24"/>
          <w:szCs w:val="24"/>
        </w:rPr>
      </w:pPr>
      <w:r w:rsidRPr="003D3DEE">
        <w:rPr>
          <w:rFonts w:ascii="Times New Roman" w:hAnsi="Times New Roman" w:cs="Times New Roman"/>
          <w:color w:val="auto"/>
          <w:sz w:val="24"/>
          <w:szCs w:val="24"/>
        </w:rPr>
        <w:t>Period of Performance</w:t>
      </w:r>
      <w:r w:rsidRPr="000B369C">
        <w:rPr>
          <w:rFonts w:ascii="Times New Roman" w:hAnsi="Times New Roman" w:cs="Times New Roman"/>
          <w:color w:val="auto"/>
          <w:sz w:val="24"/>
          <w:szCs w:val="24"/>
        </w:rPr>
        <w:t xml:space="preserve">:  </w:t>
      </w:r>
    </w:p>
    <w:p w14:paraId="32DDAB18" w14:textId="422B956B" w:rsidR="00235AFD" w:rsidRPr="000B369C" w:rsidRDefault="00235AFD" w:rsidP="00CC1933">
      <w:pPr>
        <w:rPr>
          <w:rFonts w:ascii="Times New Roman" w:hAnsi="Times New Roman"/>
          <w:sz w:val="24"/>
        </w:rPr>
      </w:pPr>
      <w:r w:rsidRPr="000B369C">
        <w:rPr>
          <w:rFonts w:ascii="Times New Roman" w:hAnsi="Times New Roman"/>
          <w:sz w:val="24"/>
        </w:rPr>
        <w:t xml:space="preserve">The period of performance shall be for one (1) </w:t>
      </w:r>
      <w:r w:rsidR="00626844" w:rsidRPr="000B369C">
        <w:rPr>
          <w:rFonts w:ascii="Times New Roman" w:hAnsi="Times New Roman"/>
          <w:sz w:val="24"/>
        </w:rPr>
        <w:t>12-month b</w:t>
      </w:r>
      <w:r w:rsidRPr="000B369C">
        <w:rPr>
          <w:rFonts w:ascii="Times New Roman" w:hAnsi="Times New Roman"/>
          <w:sz w:val="24"/>
        </w:rPr>
        <w:t xml:space="preserve">ase </w:t>
      </w:r>
      <w:r w:rsidR="00626844" w:rsidRPr="000B369C">
        <w:rPr>
          <w:rFonts w:ascii="Times New Roman" w:hAnsi="Times New Roman"/>
          <w:sz w:val="24"/>
        </w:rPr>
        <w:t>p</w:t>
      </w:r>
      <w:r w:rsidR="00107B69" w:rsidRPr="000B369C">
        <w:rPr>
          <w:rFonts w:ascii="Times New Roman" w:hAnsi="Times New Roman"/>
          <w:sz w:val="24"/>
        </w:rPr>
        <w:t>eriod</w:t>
      </w:r>
      <w:r w:rsidR="00CF5761">
        <w:rPr>
          <w:rFonts w:ascii="Times New Roman" w:hAnsi="Times New Roman"/>
          <w:sz w:val="24"/>
        </w:rPr>
        <w:t xml:space="preserve"> and four (4) 12-month option period</w:t>
      </w:r>
      <w:r w:rsidR="00626844" w:rsidRPr="000B369C">
        <w:rPr>
          <w:rFonts w:ascii="Times New Roman" w:hAnsi="Times New Roman"/>
          <w:sz w:val="24"/>
        </w:rPr>
        <w:t xml:space="preserve"> as</w:t>
      </w:r>
      <w:r w:rsidRPr="000B369C">
        <w:rPr>
          <w:rFonts w:ascii="Times New Roman" w:hAnsi="Times New Roman"/>
          <w:sz w:val="24"/>
        </w:rPr>
        <w:t xml:space="preserve"> follows:</w:t>
      </w:r>
    </w:p>
    <w:p w14:paraId="7CF98112" w14:textId="77777777" w:rsidR="00235AFD" w:rsidRPr="000B369C" w:rsidRDefault="00235AFD" w:rsidP="00924747">
      <w:pPr>
        <w:rPr>
          <w:rFonts w:ascii="Times New Roman" w:hAnsi="Times New Roman"/>
          <w:sz w:val="24"/>
        </w:rPr>
      </w:pPr>
    </w:p>
    <w:p w14:paraId="0AD98914" w14:textId="1109DFD8" w:rsidR="00235AFD" w:rsidRDefault="00235AFD" w:rsidP="00003CD2">
      <w:pPr>
        <w:ind w:firstLine="720"/>
        <w:rPr>
          <w:rFonts w:ascii="Times New Roman" w:hAnsi="Times New Roman"/>
          <w:sz w:val="24"/>
        </w:rPr>
      </w:pPr>
      <w:r w:rsidRPr="000B369C">
        <w:rPr>
          <w:rFonts w:ascii="Times New Roman" w:hAnsi="Times New Roman"/>
          <w:sz w:val="24"/>
        </w:rPr>
        <w:t xml:space="preserve">Base </w:t>
      </w:r>
      <w:r w:rsidR="00107B69" w:rsidRPr="000B369C">
        <w:rPr>
          <w:rFonts w:ascii="Times New Roman" w:hAnsi="Times New Roman"/>
          <w:sz w:val="24"/>
        </w:rPr>
        <w:t>Period</w:t>
      </w:r>
      <w:r w:rsidR="00105598" w:rsidRPr="000B369C">
        <w:rPr>
          <w:rFonts w:ascii="Times New Roman" w:hAnsi="Times New Roman"/>
          <w:sz w:val="24"/>
        </w:rPr>
        <w:t xml:space="preserve">:  </w:t>
      </w:r>
      <w:r w:rsidR="00105598" w:rsidRPr="000B369C">
        <w:rPr>
          <w:rFonts w:ascii="Times New Roman" w:hAnsi="Times New Roman"/>
          <w:sz w:val="24"/>
        </w:rPr>
        <w:tab/>
      </w:r>
      <w:r w:rsidR="00626844" w:rsidRPr="000B369C">
        <w:rPr>
          <w:rFonts w:ascii="Times New Roman" w:hAnsi="Times New Roman"/>
          <w:sz w:val="24"/>
        </w:rPr>
        <w:t>September</w:t>
      </w:r>
      <w:r w:rsidR="00105598" w:rsidRPr="000B369C">
        <w:rPr>
          <w:rFonts w:ascii="Times New Roman" w:hAnsi="Times New Roman"/>
          <w:sz w:val="24"/>
        </w:rPr>
        <w:t xml:space="preserve"> 1</w:t>
      </w:r>
      <w:r w:rsidR="00626844" w:rsidRPr="000B369C">
        <w:rPr>
          <w:rFonts w:ascii="Times New Roman" w:hAnsi="Times New Roman"/>
          <w:sz w:val="24"/>
        </w:rPr>
        <w:t>9</w:t>
      </w:r>
      <w:r w:rsidR="00105598" w:rsidRPr="000B369C">
        <w:rPr>
          <w:rFonts w:ascii="Times New Roman" w:hAnsi="Times New Roman"/>
          <w:sz w:val="24"/>
        </w:rPr>
        <w:t>, 20</w:t>
      </w:r>
      <w:r w:rsidR="00626844" w:rsidRPr="000B369C">
        <w:rPr>
          <w:rFonts w:ascii="Times New Roman" w:hAnsi="Times New Roman"/>
          <w:sz w:val="24"/>
        </w:rPr>
        <w:t>2</w:t>
      </w:r>
      <w:r w:rsidR="00CF5761">
        <w:rPr>
          <w:rFonts w:ascii="Times New Roman" w:hAnsi="Times New Roman"/>
          <w:sz w:val="24"/>
        </w:rPr>
        <w:t>6</w:t>
      </w:r>
      <w:r w:rsidR="00105598" w:rsidRPr="000B369C">
        <w:rPr>
          <w:rFonts w:ascii="Times New Roman" w:hAnsi="Times New Roman"/>
          <w:sz w:val="24"/>
        </w:rPr>
        <w:t xml:space="preserve"> – September </w:t>
      </w:r>
      <w:r w:rsidR="00626844" w:rsidRPr="000B369C">
        <w:rPr>
          <w:rFonts w:ascii="Times New Roman" w:hAnsi="Times New Roman"/>
          <w:sz w:val="24"/>
        </w:rPr>
        <w:t>18</w:t>
      </w:r>
      <w:r w:rsidR="00105598" w:rsidRPr="000B369C">
        <w:rPr>
          <w:rFonts w:ascii="Times New Roman" w:hAnsi="Times New Roman"/>
          <w:sz w:val="24"/>
        </w:rPr>
        <w:t>, 20</w:t>
      </w:r>
      <w:r w:rsidR="00626844" w:rsidRPr="000B369C">
        <w:rPr>
          <w:rFonts w:ascii="Times New Roman" w:hAnsi="Times New Roman"/>
          <w:sz w:val="24"/>
        </w:rPr>
        <w:t>2</w:t>
      </w:r>
      <w:r w:rsidR="00CF5761">
        <w:rPr>
          <w:rFonts w:ascii="Times New Roman" w:hAnsi="Times New Roman"/>
          <w:sz w:val="24"/>
        </w:rPr>
        <w:t>7</w:t>
      </w:r>
    </w:p>
    <w:p w14:paraId="25C61F06" w14:textId="1372A459" w:rsidR="00CF5761" w:rsidRPr="000B369C" w:rsidRDefault="00CF5761" w:rsidP="00CF5761">
      <w:pPr>
        <w:ind w:firstLine="720"/>
        <w:rPr>
          <w:rFonts w:ascii="Times New Roman" w:hAnsi="Times New Roman"/>
          <w:sz w:val="24"/>
        </w:rPr>
      </w:pPr>
      <w:r>
        <w:rPr>
          <w:rFonts w:ascii="Times New Roman" w:hAnsi="Times New Roman"/>
          <w:sz w:val="24"/>
        </w:rPr>
        <w:t>Option Period 1</w:t>
      </w:r>
      <w:r w:rsidRPr="000B369C">
        <w:rPr>
          <w:rFonts w:ascii="Times New Roman" w:hAnsi="Times New Roman"/>
          <w:sz w:val="24"/>
        </w:rPr>
        <w:t xml:space="preserve">:  </w:t>
      </w:r>
      <w:r w:rsidRPr="000B369C">
        <w:rPr>
          <w:rFonts w:ascii="Times New Roman" w:hAnsi="Times New Roman"/>
          <w:sz w:val="24"/>
        </w:rPr>
        <w:tab/>
        <w:t>September 19, 202</w:t>
      </w:r>
      <w:r>
        <w:rPr>
          <w:rFonts w:ascii="Times New Roman" w:hAnsi="Times New Roman"/>
          <w:sz w:val="24"/>
        </w:rPr>
        <w:t>7</w:t>
      </w:r>
      <w:r w:rsidRPr="000B369C">
        <w:rPr>
          <w:rFonts w:ascii="Times New Roman" w:hAnsi="Times New Roman"/>
          <w:sz w:val="24"/>
        </w:rPr>
        <w:t xml:space="preserve"> – September 18, 202</w:t>
      </w:r>
      <w:r>
        <w:rPr>
          <w:rFonts w:ascii="Times New Roman" w:hAnsi="Times New Roman"/>
          <w:sz w:val="24"/>
        </w:rPr>
        <w:t>8</w:t>
      </w:r>
    </w:p>
    <w:p w14:paraId="2ED88CE5" w14:textId="59C2A293" w:rsidR="00CF5761" w:rsidRPr="000B369C" w:rsidRDefault="00CF5761" w:rsidP="00003CD2">
      <w:pPr>
        <w:ind w:firstLine="720"/>
        <w:rPr>
          <w:rFonts w:ascii="Times New Roman" w:hAnsi="Times New Roman"/>
          <w:sz w:val="24"/>
        </w:rPr>
      </w:pPr>
      <w:r>
        <w:rPr>
          <w:rFonts w:ascii="Times New Roman" w:hAnsi="Times New Roman"/>
          <w:sz w:val="24"/>
        </w:rPr>
        <w:t xml:space="preserve">Option Period </w:t>
      </w:r>
      <w:r w:rsidR="00DA7894">
        <w:rPr>
          <w:rFonts w:ascii="Times New Roman" w:hAnsi="Times New Roman"/>
          <w:sz w:val="24"/>
        </w:rPr>
        <w:t>2</w:t>
      </w:r>
      <w:r w:rsidRPr="000B369C">
        <w:rPr>
          <w:rFonts w:ascii="Times New Roman" w:hAnsi="Times New Roman"/>
          <w:sz w:val="24"/>
        </w:rPr>
        <w:t xml:space="preserve">:  </w:t>
      </w:r>
      <w:r w:rsidRPr="000B369C">
        <w:rPr>
          <w:rFonts w:ascii="Times New Roman" w:hAnsi="Times New Roman"/>
          <w:sz w:val="24"/>
        </w:rPr>
        <w:tab/>
        <w:t>September 19, 202</w:t>
      </w:r>
      <w:r>
        <w:rPr>
          <w:rFonts w:ascii="Times New Roman" w:hAnsi="Times New Roman"/>
          <w:sz w:val="24"/>
        </w:rPr>
        <w:t>8</w:t>
      </w:r>
      <w:r w:rsidRPr="000B369C">
        <w:rPr>
          <w:rFonts w:ascii="Times New Roman" w:hAnsi="Times New Roman"/>
          <w:sz w:val="24"/>
        </w:rPr>
        <w:t xml:space="preserve"> – September 18, 202</w:t>
      </w:r>
      <w:r>
        <w:rPr>
          <w:rFonts w:ascii="Times New Roman" w:hAnsi="Times New Roman"/>
          <w:sz w:val="24"/>
        </w:rPr>
        <w:t>9</w:t>
      </w:r>
    </w:p>
    <w:p w14:paraId="6435DB61" w14:textId="319DDCA4" w:rsidR="00235AFD" w:rsidRDefault="00CF5761" w:rsidP="00003CD2">
      <w:pPr>
        <w:ind w:firstLine="720"/>
        <w:rPr>
          <w:rFonts w:ascii="Times New Roman" w:hAnsi="Times New Roman"/>
          <w:sz w:val="24"/>
        </w:rPr>
      </w:pPr>
      <w:r>
        <w:rPr>
          <w:rFonts w:ascii="Times New Roman" w:hAnsi="Times New Roman"/>
          <w:sz w:val="24"/>
        </w:rPr>
        <w:t xml:space="preserve">Option Period </w:t>
      </w:r>
      <w:r w:rsidR="00DA7894">
        <w:rPr>
          <w:rFonts w:ascii="Times New Roman" w:hAnsi="Times New Roman"/>
          <w:sz w:val="24"/>
        </w:rPr>
        <w:t>3</w:t>
      </w:r>
      <w:r w:rsidRPr="000B369C">
        <w:rPr>
          <w:rFonts w:ascii="Times New Roman" w:hAnsi="Times New Roman"/>
          <w:sz w:val="24"/>
        </w:rPr>
        <w:t xml:space="preserve">:  </w:t>
      </w:r>
      <w:r w:rsidRPr="000B369C">
        <w:rPr>
          <w:rFonts w:ascii="Times New Roman" w:hAnsi="Times New Roman"/>
          <w:sz w:val="24"/>
        </w:rPr>
        <w:tab/>
        <w:t>September 19, 202</w:t>
      </w:r>
      <w:r>
        <w:rPr>
          <w:rFonts w:ascii="Times New Roman" w:hAnsi="Times New Roman"/>
          <w:sz w:val="24"/>
        </w:rPr>
        <w:t>9</w:t>
      </w:r>
      <w:r w:rsidRPr="000B369C">
        <w:rPr>
          <w:rFonts w:ascii="Times New Roman" w:hAnsi="Times New Roman"/>
          <w:sz w:val="24"/>
        </w:rPr>
        <w:t xml:space="preserve"> – September 18, 20</w:t>
      </w:r>
      <w:r>
        <w:rPr>
          <w:rFonts w:ascii="Times New Roman" w:hAnsi="Times New Roman"/>
          <w:sz w:val="24"/>
        </w:rPr>
        <w:t>30</w:t>
      </w:r>
    </w:p>
    <w:p w14:paraId="295B0255" w14:textId="26531CCF" w:rsidR="00CF5761" w:rsidRDefault="00CF5761" w:rsidP="00CF5761">
      <w:pPr>
        <w:ind w:firstLine="720"/>
        <w:rPr>
          <w:rFonts w:ascii="Times New Roman" w:hAnsi="Times New Roman"/>
          <w:sz w:val="24"/>
        </w:rPr>
      </w:pPr>
      <w:r>
        <w:rPr>
          <w:rFonts w:ascii="Times New Roman" w:hAnsi="Times New Roman"/>
          <w:sz w:val="24"/>
        </w:rPr>
        <w:t xml:space="preserve">Option Period </w:t>
      </w:r>
      <w:r w:rsidR="00DA7894">
        <w:rPr>
          <w:rFonts w:ascii="Times New Roman" w:hAnsi="Times New Roman"/>
          <w:sz w:val="24"/>
        </w:rPr>
        <w:t>4</w:t>
      </w:r>
      <w:r w:rsidRPr="000B369C">
        <w:rPr>
          <w:rFonts w:ascii="Times New Roman" w:hAnsi="Times New Roman"/>
          <w:sz w:val="24"/>
        </w:rPr>
        <w:t xml:space="preserve">:  </w:t>
      </w:r>
      <w:r w:rsidRPr="000B369C">
        <w:rPr>
          <w:rFonts w:ascii="Times New Roman" w:hAnsi="Times New Roman"/>
          <w:sz w:val="24"/>
        </w:rPr>
        <w:tab/>
        <w:t>September 19, 20</w:t>
      </w:r>
      <w:r>
        <w:rPr>
          <w:rFonts w:ascii="Times New Roman" w:hAnsi="Times New Roman"/>
          <w:sz w:val="24"/>
        </w:rPr>
        <w:t>30</w:t>
      </w:r>
      <w:r w:rsidRPr="000B369C">
        <w:rPr>
          <w:rFonts w:ascii="Times New Roman" w:hAnsi="Times New Roman"/>
          <w:sz w:val="24"/>
        </w:rPr>
        <w:t xml:space="preserve"> – September 18, 20</w:t>
      </w:r>
      <w:r>
        <w:rPr>
          <w:rFonts w:ascii="Times New Roman" w:hAnsi="Times New Roman"/>
          <w:sz w:val="24"/>
        </w:rPr>
        <w:t>3</w:t>
      </w:r>
      <w:r w:rsidR="00DA7894">
        <w:rPr>
          <w:rFonts w:ascii="Times New Roman" w:hAnsi="Times New Roman"/>
          <w:sz w:val="24"/>
        </w:rPr>
        <w:t>1</w:t>
      </w:r>
    </w:p>
    <w:p w14:paraId="4871CE82" w14:textId="77777777" w:rsidR="00CF5761" w:rsidRPr="000B369C" w:rsidRDefault="00CF5761" w:rsidP="00003CD2">
      <w:pPr>
        <w:ind w:firstLine="720"/>
        <w:rPr>
          <w:rFonts w:ascii="Times New Roman" w:hAnsi="Times New Roman"/>
          <w:sz w:val="24"/>
        </w:rPr>
      </w:pPr>
    </w:p>
    <w:p w14:paraId="5C2829DD" w14:textId="0685C4F6" w:rsidR="00235AFD" w:rsidRPr="000B369C" w:rsidRDefault="00235AFD" w:rsidP="00924747">
      <w:pPr>
        <w:rPr>
          <w:rFonts w:ascii="Times New Roman" w:hAnsi="Times New Roman"/>
          <w:sz w:val="24"/>
        </w:rPr>
      </w:pPr>
      <w:r w:rsidRPr="000B369C">
        <w:rPr>
          <w:rFonts w:ascii="Times New Roman" w:hAnsi="Times New Roman"/>
          <w:sz w:val="24"/>
        </w:rPr>
        <w:lastRenderedPageBreak/>
        <w:t xml:space="preserve">The </w:t>
      </w:r>
      <w:r w:rsidR="00A62693" w:rsidRPr="000B369C">
        <w:rPr>
          <w:rFonts w:ascii="Times New Roman" w:hAnsi="Times New Roman"/>
          <w:sz w:val="24"/>
        </w:rPr>
        <w:t>g</w:t>
      </w:r>
      <w:r w:rsidRPr="000B369C">
        <w:rPr>
          <w:rFonts w:ascii="Times New Roman" w:hAnsi="Times New Roman"/>
          <w:sz w:val="24"/>
        </w:rPr>
        <w:t>overnment reserves the right to extend the term of this contract</w:t>
      </w:r>
      <w:r w:rsidR="00ED6160" w:rsidRPr="000B369C">
        <w:rPr>
          <w:rFonts w:ascii="Times New Roman" w:hAnsi="Times New Roman"/>
          <w:sz w:val="24"/>
        </w:rPr>
        <w:t xml:space="preserve"> action</w:t>
      </w:r>
      <w:r w:rsidRPr="000B369C">
        <w:rPr>
          <w:rFonts w:ascii="Times New Roman" w:hAnsi="Times New Roman"/>
          <w:sz w:val="24"/>
        </w:rPr>
        <w:t xml:space="preserve"> at the prices set forth in Section B in accordance with the terms and conditions contained in clause 52.217-9 entitled, “Option to Extend the Term of the Cont</w:t>
      </w:r>
      <w:r w:rsidR="00E75B39" w:rsidRPr="000B369C">
        <w:rPr>
          <w:rFonts w:ascii="Times New Roman" w:hAnsi="Times New Roman"/>
          <w:sz w:val="24"/>
        </w:rPr>
        <w:t>r</w:t>
      </w:r>
      <w:r w:rsidRPr="000B369C">
        <w:rPr>
          <w:rFonts w:ascii="Times New Roman" w:hAnsi="Times New Roman"/>
          <w:sz w:val="24"/>
        </w:rPr>
        <w:t>act”.</w:t>
      </w:r>
    </w:p>
    <w:p w14:paraId="75FB709C" w14:textId="77777777" w:rsidR="00626844" w:rsidRPr="000B369C" w:rsidRDefault="00626844" w:rsidP="00924747">
      <w:pPr>
        <w:rPr>
          <w:rFonts w:ascii="Times New Roman" w:hAnsi="Times New Roman"/>
          <w:sz w:val="24"/>
        </w:rPr>
      </w:pPr>
    </w:p>
    <w:p w14:paraId="6B07FC38" w14:textId="77777777" w:rsidR="00235AFD" w:rsidRPr="000B369C" w:rsidRDefault="00235AFD" w:rsidP="005D3BBA">
      <w:pPr>
        <w:pStyle w:val="Heading2"/>
        <w:ind w:left="720" w:hanging="720"/>
        <w:rPr>
          <w:rFonts w:ascii="Times New Roman" w:hAnsi="Times New Roman" w:cs="Times New Roman"/>
          <w:color w:val="auto"/>
          <w:sz w:val="24"/>
          <w:szCs w:val="24"/>
        </w:rPr>
      </w:pPr>
      <w:r w:rsidRPr="000B369C">
        <w:rPr>
          <w:rFonts w:ascii="Times New Roman" w:hAnsi="Times New Roman" w:cs="Times New Roman"/>
          <w:color w:val="auto"/>
          <w:sz w:val="24"/>
          <w:szCs w:val="24"/>
        </w:rPr>
        <w:t>General Information</w:t>
      </w:r>
    </w:p>
    <w:p w14:paraId="2C63D5F3" w14:textId="77777777" w:rsidR="00D6133E" w:rsidRPr="005B1CE3" w:rsidRDefault="00861F1A" w:rsidP="005B1CE3">
      <w:pPr>
        <w:pStyle w:val="Heading3"/>
      </w:pPr>
      <w:r w:rsidRPr="005B1CE3">
        <w:t>Quality</w:t>
      </w:r>
      <w:r w:rsidR="00235AFD" w:rsidRPr="005B1CE3">
        <w:t xml:space="preserve"> Control:  </w:t>
      </w:r>
    </w:p>
    <w:p w14:paraId="0D138A72" w14:textId="2FC6C7AA" w:rsidR="00235AFD" w:rsidRPr="005B1CE3" w:rsidRDefault="00235AFD" w:rsidP="009657DE">
      <w:pPr>
        <w:rPr>
          <w:rFonts w:ascii="Times New Roman" w:hAnsi="Times New Roman"/>
          <w:sz w:val="24"/>
        </w:rPr>
      </w:pPr>
      <w:r w:rsidRPr="005B1CE3">
        <w:rPr>
          <w:rFonts w:ascii="Times New Roman" w:hAnsi="Times New Roman"/>
          <w:sz w:val="24"/>
        </w:rPr>
        <w:t xml:space="preserve">The </w:t>
      </w:r>
      <w:r w:rsidR="0098351B" w:rsidRPr="005B1CE3">
        <w:rPr>
          <w:rFonts w:ascii="Times New Roman" w:hAnsi="Times New Roman"/>
          <w:sz w:val="24"/>
        </w:rPr>
        <w:t>contractor</w:t>
      </w:r>
      <w:r w:rsidRPr="005B1CE3">
        <w:rPr>
          <w:rFonts w:ascii="Times New Roman" w:hAnsi="Times New Roman"/>
          <w:sz w:val="24"/>
        </w:rPr>
        <w:t xml:space="preserve"> shall develop and maintain an effective quality control program to ensure services are performed in accordance with this PWS. The </w:t>
      </w:r>
      <w:r w:rsidR="0098351B" w:rsidRPr="005B1CE3">
        <w:rPr>
          <w:rFonts w:ascii="Times New Roman" w:hAnsi="Times New Roman"/>
          <w:sz w:val="24"/>
        </w:rPr>
        <w:t>contractor</w:t>
      </w:r>
      <w:r w:rsidRPr="005B1CE3">
        <w:rPr>
          <w:rFonts w:ascii="Times New Roman" w:hAnsi="Times New Roman"/>
          <w:sz w:val="24"/>
        </w:rPr>
        <w:t xml:space="preserve"> shall develop and implement procedures to identify, prevent, and ensure non-recurrence of defective services. The </w:t>
      </w:r>
      <w:r w:rsidR="0098351B" w:rsidRPr="005B1CE3">
        <w:rPr>
          <w:rFonts w:ascii="Times New Roman" w:hAnsi="Times New Roman"/>
          <w:sz w:val="24"/>
        </w:rPr>
        <w:t>contractor</w:t>
      </w:r>
      <w:r w:rsidR="00861F1A" w:rsidRPr="005B1CE3">
        <w:rPr>
          <w:rFonts w:ascii="Times New Roman" w:hAnsi="Times New Roman"/>
          <w:sz w:val="24"/>
        </w:rPr>
        <w:t>’s</w:t>
      </w:r>
      <w:r w:rsidRPr="005B1CE3">
        <w:rPr>
          <w:rFonts w:ascii="Times New Roman" w:hAnsi="Times New Roman"/>
          <w:sz w:val="24"/>
        </w:rPr>
        <w:t xml:space="preserve"> quality control program is the means by which he assures himself that his work complies with the requirement of the contract. As a minimum, the </w:t>
      </w:r>
      <w:r w:rsidR="0098351B" w:rsidRPr="005B1CE3">
        <w:rPr>
          <w:rFonts w:ascii="Times New Roman" w:hAnsi="Times New Roman"/>
          <w:sz w:val="24"/>
        </w:rPr>
        <w:t>contractor</w:t>
      </w:r>
      <w:r w:rsidRPr="005B1CE3">
        <w:rPr>
          <w:rFonts w:ascii="Times New Roman" w:hAnsi="Times New Roman"/>
          <w:sz w:val="24"/>
        </w:rPr>
        <w:t xml:space="preserve"> shall develop quality control procedures that address the areas identified in Technical Exhibit 1, “Performance Requiremen</w:t>
      </w:r>
      <w:r w:rsidR="00C96B92" w:rsidRPr="005B1CE3">
        <w:rPr>
          <w:rFonts w:ascii="Times New Roman" w:hAnsi="Times New Roman"/>
          <w:sz w:val="24"/>
        </w:rPr>
        <w:t xml:space="preserve">ts Summary”. </w:t>
      </w:r>
      <w:r w:rsidRPr="005B1CE3">
        <w:rPr>
          <w:rFonts w:ascii="Times New Roman" w:hAnsi="Times New Roman"/>
          <w:sz w:val="24"/>
        </w:rPr>
        <w:t xml:space="preserve">After acceptance of the quality control </w:t>
      </w:r>
      <w:r w:rsidR="00C279A8" w:rsidRPr="005B1CE3">
        <w:rPr>
          <w:rFonts w:ascii="Times New Roman" w:hAnsi="Times New Roman"/>
          <w:sz w:val="24"/>
        </w:rPr>
        <w:t>plan,</w:t>
      </w:r>
      <w:r w:rsidRPr="005B1CE3">
        <w:rPr>
          <w:rFonts w:ascii="Times New Roman" w:hAnsi="Times New Roman"/>
          <w:sz w:val="24"/>
        </w:rPr>
        <w:t xml:space="preserve"> the </w:t>
      </w:r>
      <w:r w:rsidR="0098351B" w:rsidRPr="005B1CE3">
        <w:rPr>
          <w:rFonts w:ascii="Times New Roman" w:hAnsi="Times New Roman"/>
          <w:sz w:val="24"/>
        </w:rPr>
        <w:t>contractor</w:t>
      </w:r>
      <w:r w:rsidRPr="005B1CE3">
        <w:rPr>
          <w:rFonts w:ascii="Times New Roman" w:hAnsi="Times New Roman"/>
          <w:sz w:val="24"/>
        </w:rPr>
        <w:t xml:space="preserve"> shall receive the </w:t>
      </w:r>
      <w:r w:rsidR="00CE0748" w:rsidRPr="005B1CE3">
        <w:rPr>
          <w:rFonts w:ascii="Times New Roman" w:hAnsi="Times New Roman"/>
          <w:sz w:val="24"/>
        </w:rPr>
        <w:t>C</w:t>
      </w:r>
      <w:r w:rsidRPr="005B1CE3">
        <w:rPr>
          <w:rFonts w:ascii="Times New Roman" w:hAnsi="Times New Roman"/>
          <w:sz w:val="24"/>
        </w:rPr>
        <w:t xml:space="preserve">ontracting </w:t>
      </w:r>
      <w:r w:rsidR="00CE0748" w:rsidRPr="005B1CE3">
        <w:rPr>
          <w:rFonts w:ascii="Times New Roman" w:hAnsi="Times New Roman"/>
          <w:sz w:val="24"/>
        </w:rPr>
        <w:t>O</w:t>
      </w:r>
      <w:r w:rsidRPr="005B1CE3">
        <w:rPr>
          <w:rFonts w:ascii="Times New Roman" w:hAnsi="Times New Roman"/>
          <w:sz w:val="24"/>
        </w:rPr>
        <w:t>fficer’s acceptance in writing of any proposed change to his QC system.</w:t>
      </w:r>
      <w:r w:rsidR="00626844" w:rsidRPr="005B1CE3">
        <w:rPr>
          <w:rFonts w:ascii="Times New Roman" w:hAnsi="Times New Roman"/>
          <w:sz w:val="24"/>
        </w:rPr>
        <w:t xml:space="preserve"> The Contractor must submit the Quality Control Plan within 30 days after the contract award. </w:t>
      </w:r>
    </w:p>
    <w:p w14:paraId="41B2EF9C" w14:textId="77777777" w:rsidR="00235AFD" w:rsidRPr="005B1CE3"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089F165B" w14:textId="77777777" w:rsidR="00276CC5" w:rsidRPr="005B1CE3" w:rsidRDefault="00861F1A" w:rsidP="005B1CE3">
      <w:pPr>
        <w:pStyle w:val="Heading3"/>
      </w:pPr>
      <w:r w:rsidRPr="005B1CE3">
        <w:t>Quality</w:t>
      </w:r>
      <w:r w:rsidR="00235AFD" w:rsidRPr="005B1CE3">
        <w:t xml:space="preserve"> Assurance:  </w:t>
      </w:r>
    </w:p>
    <w:p w14:paraId="5A295D00" w14:textId="292294B2" w:rsidR="00235AFD" w:rsidRPr="005B1CE3" w:rsidRDefault="00235AFD" w:rsidP="00276CC5">
      <w:pPr>
        <w:rPr>
          <w:rFonts w:ascii="Times New Roman" w:hAnsi="Times New Roman"/>
          <w:sz w:val="24"/>
        </w:rPr>
      </w:pPr>
      <w:r w:rsidRPr="005B1CE3">
        <w:rPr>
          <w:rFonts w:ascii="Times New Roman" w:hAnsi="Times New Roman"/>
          <w:sz w:val="24"/>
        </w:rPr>
        <w:t>The government s</w:t>
      </w:r>
      <w:r w:rsidR="00C96B92" w:rsidRPr="005B1CE3">
        <w:rPr>
          <w:rFonts w:ascii="Times New Roman" w:hAnsi="Times New Roman"/>
          <w:sz w:val="24"/>
        </w:rPr>
        <w:t xml:space="preserve">hall evaluate the </w:t>
      </w:r>
      <w:r w:rsidR="0098351B" w:rsidRPr="005B1CE3">
        <w:rPr>
          <w:rFonts w:ascii="Times New Roman" w:hAnsi="Times New Roman"/>
          <w:sz w:val="24"/>
        </w:rPr>
        <w:t>contractor</w:t>
      </w:r>
      <w:r w:rsidR="00C96B92" w:rsidRPr="005B1CE3">
        <w:rPr>
          <w:rFonts w:ascii="Times New Roman" w:hAnsi="Times New Roman"/>
          <w:sz w:val="24"/>
        </w:rPr>
        <w:t>’s</w:t>
      </w:r>
      <w:r w:rsidRPr="005B1CE3">
        <w:rPr>
          <w:rFonts w:ascii="Times New Roman" w:hAnsi="Times New Roman"/>
          <w:sz w:val="24"/>
        </w:rPr>
        <w:t xml:space="preserve"> </w:t>
      </w:r>
      <w:r w:rsidR="00861F1A" w:rsidRPr="005B1CE3">
        <w:rPr>
          <w:rFonts w:ascii="Times New Roman" w:hAnsi="Times New Roman"/>
          <w:sz w:val="24"/>
        </w:rPr>
        <w:t>performance</w:t>
      </w:r>
      <w:r w:rsidRPr="005B1CE3">
        <w:rPr>
          <w:rFonts w:ascii="Times New Roman" w:hAnsi="Times New Roman"/>
          <w:sz w:val="24"/>
        </w:rPr>
        <w:t xml:space="preserve"> under this contract</w:t>
      </w:r>
      <w:r w:rsidR="00ED6160" w:rsidRPr="005B1CE3">
        <w:rPr>
          <w:rFonts w:ascii="Times New Roman" w:hAnsi="Times New Roman"/>
          <w:sz w:val="24"/>
        </w:rPr>
        <w:t xml:space="preserve"> action</w:t>
      </w:r>
      <w:r w:rsidRPr="005B1CE3">
        <w:rPr>
          <w:rFonts w:ascii="Times New Roman" w:hAnsi="Times New Roman"/>
          <w:sz w:val="24"/>
        </w:rPr>
        <w:t xml:space="preserve"> in accordance with the Quality Assurance Surveillance Plan. This plan is </w:t>
      </w:r>
      <w:r w:rsidR="00861F1A" w:rsidRPr="005B1CE3">
        <w:rPr>
          <w:rFonts w:ascii="Times New Roman" w:hAnsi="Times New Roman"/>
          <w:sz w:val="24"/>
        </w:rPr>
        <w:t>primarily focused</w:t>
      </w:r>
      <w:r w:rsidRPr="005B1CE3">
        <w:rPr>
          <w:rFonts w:ascii="Times New Roman" w:hAnsi="Times New Roman"/>
          <w:sz w:val="24"/>
        </w:rPr>
        <w:t xml:space="preserve"> on what the </w:t>
      </w:r>
      <w:r w:rsidR="00A62693" w:rsidRPr="005B1CE3">
        <w:rPr>
          <w:rFonts w:ascii="Times New Roman" w:hAnsi="Times New Roman"/>
          <w:sz w:val="24"/>
        </w:rPr>
        <w:t>g</w:t>
      </w:r>
      <w:r w:rsidRPr="005B1CE3">
        <w:rPr>
          <w:rFonts w:ascii="Times New Roman" w:hAnsi="Times New Roman"/>
          <w:sz w:val="24"/>
        </w:rPr>
        <w:t xml:space="preserve">overnment must do to ensure that the </w:t>
      </w:r>
      <w:r w:rsidR="0098351B" w:rsidRPr="005B1CE3">
        <w:rPr>
          <w:rFonts w:ascii="Times New Roman" w:hAnsi="Times New Roman"/>
          <w:sz w:val="24"/>
        </w:rPr>
        <w:t>contractor</w:t>
      </w:r>
      <w:r w:rsidRPr="005B1CE3">
        <w:rPr>
          <w:rFonts w:ascii="Times New Roman" w:hAnsi="Times New Roman"/>
          <w:sz w:val="24"/>
        </w:rPr>
        <w:t xml:space="preserve"> has performed in accordance with the performance standards. It defines how the performance standards will be applied, the frequency of surveillance, and the </w:t>
      </w:r>
      <w:r w:rsidR="00861F1A" w:rsidRPr="005B1CE3">
        <w:rPr>
          <w:rFonts w:ascii="Times New Roman" w:hAnsi="Times New Roman"/>
          <w:sz w:val="24"/>
        </w:rPr>
        <w:t>minimum</w:t>
      </w:r>
      <w:r w:rsidRPr="005B1CE3">
        <w:rPr>
          <w:rFonts w:ascii="Times New Roman" w:hAnsi="Times New Roman"/>
          <w:sz w:val="24"/>
        </w:rPr>
        <w:t xml:space="preserve"> acceptable defect rate(s).</w:t>
      </w:r>
      <w:r w:rsidR="00276E01" w:rsidRPr="005B1CE3">
        <w:rPr>
          <w:rFonts w:ascii="Times New Roman" w:hAnsi="Times New Roman"/>
          <w:sz w:val="24"/>
        </w:rPr>
        <w:t xml:space="preserve"> [Reference Quality Assurance Plan and surveillance methodology to be used to ensure quality a</w:t>
      </w:r>
      <w:r w:rsidR="009F07A8" w:rsidRPr="005B1CE3">
        <w:rPr>
          <w:rFonts w:ascii="Times New Roman" w:hAnsi="Times New Roman"/>
          <w:sz w:val="24"/>
        </w:rPr>
        <w:t>ss</w:t>
      </w:r>
      <w:r w:rsidR="00276E01" w:rsidRPr="005B1CE3">
        <w:rPr>
          <w:rFonts w:ascii="Times New Roman" w:hAnsi="Times New Roman"/>
          <w:sz w:val="24"/>
        </w:rPr>
        <w:t>u</w:t>
      </w:r>
      <w:r w:rsidR="009F07A8" w:rsidRPr="005B1CE3">
        <w:rPr>
          <w:rFonts w:ascii="Times New Roman" w:hAnsi="Times New Roman"/>
          <w:sz w:val="24"/>
        </w:rPr>
        <w:t>r</w:t>
      </w:r>
      <w:r w:rsidR="00276E01" w:rsidRPr="005B1CE3">
        <w:rPr>
          <w:rFonts w:ascii="Times New Roman" w:hAnsi="Times New Roman"/>
          <w:sz w:val="24"/>
        </w:rPr>
        <w:t>ance.]</w:t>
      </w:r>
    </w:p>
    <w:p w14:paraId="7FE1AED3" w14:textId="77777777" w:rsidR="00235AFD" w:rsidRPr="005B1CE3" w:rsidRDefault="00235AFD">
      <w:pPr>
        <w:pStyle w:val="BodyText2"/>
        <w:jc w:val="left"/>
        <w:rPr>
          <w:rFonts w:ascii="Times New Roman" w:hAnsi="Times New Roman"/>
          <w:sz w:val="24"/>
        </w:rPr>
      </w:pPr>
    </w:p>
    <w:p w14:paraId="0FFCCF17" w14:textId="77777777" w:rsidR="00276CC5" w:rsidRPr="005B1CE3" w:rsidRDefault="00861F1A" w:rsidP="005B1CE3">
      <w:pPr>
        <w:pStyle w:val="Heading3"/>
      </w:pPr>
      <w:r w:rsidRPr="005B1CE3">
        <w:t>Government</w:t>
      </w:r>
      <w:r w:rsidR="00235AFD" w:rsidRPr="005B1CE3">
        <w:t xml:space="preserve"> Remedies:  </w:t>
      </w:r>
    </w:p>
    <w:p w14:paraId="3F823032" w14:textId="2F8C300F" w:rsidR="00235AFD" w:rsidRPr="005B1CE3" w:rsidRDefault="00235AFD" w:rsidP="00003CD2">
      <w:pPr>
        <w:pStyle w:val="BodyText2"/>
        <w:tabs>
          <w:tab w:val="clear" w:pos="720"/>
        </w:tabs>
        <w:jc w:val="left"/>
        <w:rPr>
          <w:rFonts w:ascii="Times New Roman" w:hAnsi="Times New Roman"/>
          <w:sz w:val="24"/>
        </w:rPr>
      </w:pPr>
      <w:r w:rsidRPr="005B1CE3">
        <w:rPr>
          <w:rFonts w:ascii="Times New Roman" w:hAnsi="Times New Roman"/>
          <w:sz w:val="24"/>
        </w:rPr>
        <w:t xml:space="preserve">The </w:t>
      </w:r>
      <w:r w:rsidR="00CE0748" w:rsidRPr="005B1CE3">
        <w:rPr>
          <w:rFonts w:ascii="Times New Roman" w:hAnsi="Times New Roman"/>
          <w:sz w:val="24"/>
        </w:rPr>
        <w:t>C</w:t>
      </w:r>
      <w:r w:rsidRPr="005B1CE3">
        <w:rPr>
          <w:rFonts w:ascii="Times New Roman" w:hAnsi="Times New Roman"/>
          <w:sz w:val="24"/>
        </w:rPr>
        <w:t xml:space="preserve">ontracting </w:t>
      </w:r>
      <w:r w:rsidR="00CE0748" w:rsidRPr="005B1CE3">
        <w:rPr>
          <w:rFonts w:ascii="Times New Roman" w:hAnsi="Times New Roman"/>
          <w:sz w:val="24"/>
        </w:rPr>
        <w:t>O</w:t>
      </w:r>
      <w:r w:rsidRPr="005B1CE3">
        <w:rPr>
          <w:rFonts w:ascii="Times New Roman" w:hAnsi="Times New Roman"/>
          <w:sz w:val="24"/>
        </w:rPr>
        <w:t>fficer shall follow FAR 52.212-4, “Contract Terms a</w:t>
      </w:r>
      <w:r w:rsidR="00276CC5" w:rsidRPr="005B1CE3">
        <w:rPr>
          <w:rFonts w:ascii="Times New Roman" w:hAnsi="Times New Roman"/>
          <w:sz w:val="24"/>
        </w:rPr>
        <w:t>nd Conditions-Commercial Items”</w:t>
      </w:r>
      <w:r w:rsidR="00BE77E8" w:rsidRPr="005B1CE3">
        <w:rPr>
          <w:rFonts w:ascii="Times New Roman" w:hAnsi="Times New Roman"/>
          <w:sz w:val="24"/>
        </w:rPr>
        <w:t xml:space="preserve"> </w:t>
      </w:r>
      <w:r w:rsidRPr="005B1CE3">
        <w:rPr>
          <w:rFonts w:ascii="Times New Roman" w:hAnsi="Times New Roman"/>
          <w:sz w:val="24"/>
        </w:rPr>
        <w:t xml:space="preserve">or 52.246-4, “Inspection of Services-Fixed Price” for </w:t>
      </w:r>
      <w:r w:rsidR="0098351B" w:rsidRPr="005B1CE3">
        <w:rPr>
          <w:rFonts w:ascii="Times New Roman" w:hAnsi="Times New Roman"/>
          <w:sz w:val="24"/>
        </w:rPr>
        <w:t>contractor</w:t>
      </w:r>
      <w:r w:rsidRPr="005B1CE3">
        <w:rPr>
          <w:rFonts w:ascii="Times New Roman" w:hAnsi="Times New Roman"/>
          <w:sz w:val="24"/>
        </w:rPr>
        <w:t>’s failure to perform satisfactory</w:t>
      </w:r>
      <w:r w:rsidR="00BE77E8" w:rsidRPr="005B1CE3">
        <w:rPr>
          <w:rFonts w:ascii="Times New Roman" w:hAnsi="Times New Roman"/>
          <w:sz w:val="24"/>
        </w:rPr>
        <w:t xml:space="preserve"> </w:t>
      </w:r>
      <w:r w:rsidRPr="005B1CE3">
        <w:rPr>
          <w:rFonts w:ascii="Times New Roman" w:hAnsi="Times New Roman"/>
          <w:sz w:val="24"/>
        </w:rPr>
        <w:t>services or failure to correct non-conforming services.</w:t>
      </w:r>
    </w:p>
    <w:p w14:paraId="007FCB4E" w14:textId="77777777" w:rsidR="00235AFD" w:rsidRPr="005B1CE3"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41A71A58" w14:textId="77777777" w:rsidR="00CC1933" w:rsidRPr="005B1CE3" w:rsidRDefault="00861F1A" w:rsidP="005B1CE3">
      <w:pPr>
        <w:pStyle w:val="Heading3"/>
        <w:rPr>
          <w:bCs/>
        </w:rPr>
      </w:pPr>
      <w:r w:rsidRPr="005B1CE3">
        <w:t>Recognized</w:t>
      </w:r>
      <w:r w:rsidR="00235AFD" w:rsidRPr="005B1CE3">
        <w:t xml:space="preserve"> Holidays:</w:t>
      </w:r>
      <w:r w:rsidR="00276CC5" w:rsidRPr="005B1CE3">
        <w:t xml:space="preserve"> </w:t>
      </w:r>
    </w:p>
    <w:p w14:paraId="22DDC002" w14:textId="121D62D6" w:rsidR="00CC1933" w:rsidRPr="005D3BBA" w:rsidRDefault="00626844" w:rsidP="00CC1933">
      <w:pPr>
        <w:rPr>
          <w:rFonts w:ascii="Times New Roman" w:hAnsi="Times New Roman"/>
          <w:bCs/>
          <w:sz w:val="24"/>
        </w:rPr>
      </w:pPr>
      <w:r w:rsidRPr="005B1CE3">
        <w:rPr>
          <w:rFonts w:ascii="Times New Roman" w:hAnsi="Times New Roman"/>
          <w:bCs/>
          <w:sz w:val="24"/>
        </w:rPr>
        <w:t xml:space="preserve">The Contractor is not required to work </w:t>
      </w:r>
      <w:r w:rsidRPr="005D3BBA">
        <w:rPr>
          <w:rFonts w:ascii="Times New Roman" w:hAnsi="Times New Roman"/>
          <w:bCs/>
          <w:sz w:val="24"/>
        </w:rPr>
        <w:t>on Holidays.</w:t>
      </w:r>
    </w:p>
    <w:p w14:paraId="28AC5163" w14:textId="77777777" w:rsidR="00626844" w:rsidRPr="005D3BBA" w:rsidRDefault="00626844" w:rsidP="00CC1933">
      <w:pPr>
        <w:rPr>
          <w:rFonts w:ascii="Times New Roman" w:hAnsi="Times New Roman"/>
          <w:bCs/>
          <w:sz w:val="24"/>
        </w:rPr>
      </w:pPr>
    </w:p>
    <w:p w14:paraId="301BCEF7" w14:textId="77777777" w:rsidR="00235AFD" w:rsidRPr="005D3BBA" w:rsidRDefault="00235AFD" w:rsidP="00AB6C52">
      <w:pPr>
        <w:ind w:firstLine="504"/>
        <w:rPr>
          <w:rFonts w:ascii="Times New Roman" w:hAnsi="Times New Roman"/>
          <w:sz w:val="24"/>
        </w:rPr>
      </w:pPr>
      <w:r w:rsidRPr="005D3BBA">
        <w:rPr>
          <w:rFonts w:ascii="Times New Roman" w:hAnsi="Times New Roman"/>
          <w:sz w:val="24"/>
        </w:rPr>
        <w:t>New Year’s Day</w:t>
      </w:r>
      <w:r w:rsidR="00AB6C52" w:rsidRPr="005D3BBA">
        <w:rPr>
          <w:rFonts w:ascii="Times New Roman" w:hAnsi="Times New Roman"/>
          <w:sz w:val="24"/>
        </w:rPr>
        <w:tab/>
      </w:r>
      <w:r w:rsidR="00AB6C52" w:rsidRPr="005D3BBA">
        <w:rPr>
          <w:rFonts w:ascii="Times New Roman" w:hAnsi="Times New Roman"/>
          <w:sz w:val="24"/>
        </w:rPr>
        <w:tab/>
      </w:r>
      <w:r w:rsidR="00AB6C52" w:rsidRPr="005D3BBA">
        <w:rPr>
          <w:rFonts w:ascii="Times New Roman" w:hAnsi="Times New Roman"/>
          <w:sz w:val="24"/>
        </w:rPr>
        <w:tab/>
      </w:r>
      <w:r w:rsidRPr="005D3BBA">
        <w:rPr>
          <w:rFonts w:ascii="Times New Roman" w:hAnsi="Times New Roman"/>
          <w:sz w:val="24"/>
        </w:rPr>
        <w:t>Labor Day</w:t>
      </w:r>
    </w:p>
    <w:p w14:paraId="35DFA316" w14:textId="77777777" w:rsidR="00235AFD" w:rsidRPr="005D3BBA" w:rsidRDefault="00235AFD" w:rsidP="00276CC5">
      <w:pPr>
        <w:ind w:firstLine="504"/>
        <w:rPr>
          <w:rFonts w:ascii="Times New Roman" w:hAnsi="Times New Roman"/>
          <w:sz w:val="24"/>
        </w:rPr>
      </w:pPr>
      <w:r w:rsidRPr="005D3BBA">
        <w:rPr>
          <w:rFonts w:ascii="Times New Roman" w:hAnsi="Times New Roman"/>
          <w:sz w:val="24"/>
        </w:rPr>
        <w:t>Martin Luther King Jr.’s Birthday</w:t>
      </w:r>
      <w:r w:rsidRPr="005D3BBA">
        <w:rPr>
          <w:rFonts w:ascii="Times New Roman" w:hAnsi="Times New Roman"/>
          <w:sz w:val="24"/>
        </w:rPr>
        <w:tab/>
      </w:r>
      <w:r w:rsidRPr="005D3BBA">
        <w:rPr>
          <w:rFonts w:ascii="Times New Roman" w:hAnsi="Times New Roman"/>
          <w:sz w:val="24"/>
        </w:rPr>
        <w:tab/>
        <w:t>Columbus Day</w:t>
      </w:r>
    </w:p>
    <w:p w14:paraId="5F805629" w14:textId="77777777" w:rsidR="00235AFD" w:rsidRPr="005D3BBA" w:rsidRDefault="00235AFD" w:rsidP="00276CC5">
      <w:pPr>
        <w:ind w:firstLine="504"/>
        <w:rPr>
          <w:rFonts w:ascii="Times New Roman" w:hAnsi="Times New Roman"/>
          <w:sz w:val="24"/>
        </w:rPr>
      </w:pPr>
      <w:r w:rsidRPr="005D3BBA">
        <w:rPr>
          <w:rFonts w:ascii="Times New Roman" w:hAnsi="Times New Roman"/>
          <w:sz w:val="24"/>
        </w:rPr>
        <w:t>Presi</w:t>
      </w:r>
      <w:r w:rsidR="00120EF7" w:rsidRPr="005D3BBA">
        <w:rPr>
          <w:rFonts w:ascii="Times New Roman" w:hAnsi="Times New Roman"/>
          <w:sz w:val="24"/>
        </w:rPr>
        <w:t>dent’s Day</w:t>
      </w:r>
      <w:r w:rsidR="00120EF7" w:rsidRPr="005D3BBA">
        <w:rPr>
          <w:rFonts w:ascii="Times New Roman" w:hAnsi="Times New Roman"/>
          <w:sz w:val="24"/>
        </w:rPr>
        <w:tab/>
      </w:r>
      <w:r w:rsidR="00120EF7" w:rsidRPr="005D3BBA">
        <w:rPr>
          <w:rFonts w:ascii="Times New Roman" w:hAnsi="Times New Roman"/>
          <w:sz w:val="24"/>
        </w:rPr>
        <w:tab/>
      </w:r>
      <w:r w:rsidR="00120EF7" w:rsidRPr="005D3BBA">
        <w:rPr>
          <w:rFonts w:ascii="Times New Roman" w:hAnsi="Times New Roman"/>
          <w:sz w:val="24"/>
        </w:rPr>
        <w:tab/>
      </w:r>
      <w:r w:rsidRPr="005D3BBA">
        <w:rPr>
          <w:rFonts w:ascii="Times New Roman" w:hAnsi="Times New Roman"/>
          <w:sz w:val="24"/>
        </w:rPr>
        <w:t>Veteran’s Day</w:t>
      </w:r>
    </w:p>
    <w:p w14:paraId="5976548F" w14:textId="0B87A7FA" w:rsidR="00B136C1" w:rsidRPr="005D3BBA" w:rsidRDefault="00120EF7" w:rsidP="00276CC5">
      <w:pPr>
        <w:ind w:firstLine="504"/>
        <w:rPr>
          <w:rFonts w:ascii="Times New Roman" w:hAnsi="Times New Roman"/>
          <w:sz w:val="24"/>
        </w:rPr>
      </w:pPr>
      <w:r w:rsidRPr="005D3BBA">
        <w:rPr>
          <w:rFonts w:ascii="Times New Roman" w:hAnsi="Times New Roman"/>
          <w:sz w:val="24"/>
        </w:rPr>
        <w:t>Memorial Day</w:t>
      </w:r>
      <w:r w:rsidR="00B76182" w:rsidRPr="005D3BBA">
        <w:rPr>
          <w:rFonts w:ascii="Times New Roman" w:hAnsi="Times New Roman"/>
          <w:sz w:val="24"/>
        </w:rPr>
        <w:tab/>
      </w:r>
      <w:r w:rsidR="00B76182" w:rsidRPr="005D3BBA">
        <w:rPr>
          <w:rFonts w:ascii="Times New Roman" w:hAnsi="Times New Roman"/>
          <w:sz w:val="24"/>
        </w:rPr>
        <w:tab/>
      </w:r>
      <w:r w:rsidR="00B76182" w:rsidRPr="005D3BBA">
        <w:rPr>
          <w:rFonts w:ascii="Times New Roman" w:hAnsi="Times New Roman"/>
          <w:sz w:val="24"/>
        </w:rPr>
        <w:tab/>
        <w:t>Thanksgiving Day</w:t>
      </w:r>
    </w:p>
    <w:p w14:paraId="2B96E0D8" w14:textId="39615AEC" w:rsidR="00235AFD" w:rsidRPr="005D3BBA" w:rsidRDefault="00B136C1" w:rsidP="00276CC5">
      <w:pPr>
        <w:ind w:firstLine="504"/>
        <w:rPr>
          <w:rFonts w:ascii="Times New Roman" w:hAnsi="Times New Roman"/>
          <w:sz w:val="24"/>
        </w:rPr>
      </w:pPr>
      <w:r w:rsidRPr="005D3BBA">
        <w:rPr>
          <w:rFonts w:ascii="Times New Roman" w:hAnsi="Times New Roman"/>
          <w:sz w:val="24"/>
        </w:rPr>
        <w:t>Juneteenth Day</w:t>
      </w:r>
      <w:r w:rsidR="00120EF7" w:rsidRPr="005D3BBA">
        <w:rPr>
          <w:rFonts w:ascii="Times New Roman" w:hAnsi="Times New Roman"/>
          <w:sz w:val="24"/>
        </w:rPr>
        <w:tab/>
      </w:r>
      <w:r w:rsidR="00120EF7" w:rsidRPr="005D3BBA">
        <w:rPr>
          <w:rFonts w:ascii="Times New Roman" w:hAnsi="Times New Roman"/>
          <w:sz w:val="24"/>
        </w:rPr>
        <w:tab/>
      </w:r>
      <w:r w:rsidR="00120EF7" w:rsidRPr="005D3BBA">
        <w:rPr>
          <w:rFonts w:ascii="Times New Roman" w:hAnsi="Times New Roman"/>
          <w:sz w:val="24"/>
        </w:rPr>
        <w:tab/>
      </w:r>
      <w:r w:rsidR="00B76182" w:rsidRPr="005D3BBA">
        <w:rPr>
          <w:rFonts w:ascii="Times New Roman" w:hAnsi="Times New Roman"/>
          <w:sz w:val="24"/>
        </w:rPr>
        <w:t>Christmas Day</w:t>
      </w:r>
    </w:p>
    <w:p w14:paraId="563C91B7" w14:textId="66E9D2A5" w:rsidR="00235AFD" w:rsidRPr="005D3BBA" w:rsidRDefault="00120EF7" w:rsidP="00276CC5">
      <w:pPr>
        <w:ind w:firstLine="504"/>
        <w:rPr>
          <w:rFonts w:ascii="Times New Roman" w:hAnsi="Times New Roman"/>
          <w:sz w:val="24"/>
        </w:rPr>
      </w:pPr>
      <w:r w:rsidRPr="005D3BBA">
        <w:rPr>
          <w:rFonts w:ascii="Times New Roman" w:hAnsi="Times New Roman"/>
          <w:sz w:val="24"/>
        </w:rPr>
        <w:t>Independence Day</w:t>
      </w:r>
      <w:r w:rsidRPr="005D3BBA">
        <w:rPr>
          <w:rFonts w:ascii="Times New Roman" w:hAnsi="Times New Roman"/>
          <w:sz w:val="24"/>
        </w:rPr>
        <w:tab/>
      </w:r>
      <w:r w:rsidRPr="005D3BBA">
        <w:rPr>
          <w:rFonts w:ascii="Times New Roman" w:hAnsi="Times New Roman"/>
          <w:sz w:val="24"/>
        </w:rPr>
        <w:tab/>
      </w:r>
      <w:r w:rsidRPr="005D3BBA">
        <w:rPr>
          <w:rFonts w:ascii="Times New Roman" w:hAnsi="Times New Roman"/>
          <w:sz w:val="24"/>
        </w:rPr>
        <w:tab/>
      </w:r>
    </w:p>
    <w:p w14:paraId="6CAEEBC0" w14:textId="77777777" w:rsidR="00235AFD" w:rsidRPr="005D3BBA" w:rsidRDefault="00235AFD" w:rsidP="00924747">
      <w:pPr>
        <w:rPr>
          <w:rFonts w:ascii="Times New Roman" w:hAnsi="Times New Roman"/>
          <w:b/>
          <w:sz w:val="24"/>
        </w:rPr>
      </w:pPr>
    </w:p>
    <w:p w14:paraId="0D970F87" w14:textId="3342E5A6" w:rsidR="00CC1933" w:rsidRPr="005B1CE3" w:rsidRDefault="00861F1A" w:rsidP="005B1CE3">
      <w:pPr>
        <w:pStyle w:val="Heading3"/>
      </w:pPr>
      <w:bookmarkStart w:id="2" w:name="_Hlk124502573"/>
      <w:r w:rsidRPr="005B1CE3">
        <w:lastRenderedPageBreak/>
        <w:t>Hours</w:t>
      </w:r>
      <w:r w:rsidR="00235AFD" w:rsidRPr="005B1CE3">
        <w:t xml:space="preserve"> of Opera</w:t>
      </w:r>
      <w:r w:rsidR="00924747" w:rsidRPr="005B1CE3">
        <w:t xml:space="preserve">tion: </w:t>
      </w:r>
    </w:p>
    <w:p w14:paraId="1D136BB6" w14:textId="41798304" w:rsidR="00235AFD" w:rsidRPr="005B1CE3" w:rsidRDefault="00235AFD" w:rsidP="00C63728">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jc w:val="left"/>
        <w:rPr>
          <w:rFonts w:ascii="Times New Roman" w:hAnsi="Times New Roman"/>
          <w:bCs/>
          <w:sz w:val="24"/>
        </w:rPr>
      </w:pPr>
      <w:r w:rsidRPr="005B1CE3">
        <w:rPr>
          <w:rFonts w:ascii="Times New Roman" w:hAnsi="Times New Roman"/>
          <w:sz w:val="24"/>
        </w:rPr>
        <w:t xml:space="preserve">The </w:t>
      </w:r>
      <w:r w:rsidR="0098351B" w:rsidRPr="005B1CE3">
        <w:rPr>
          <w:rFonts w:ascii="Times New Roman" w:hAnsi="Times New Roman"/>
          <w:sz w:val="24"/>
        </w:rPr>
        <w:t>contractor</w:t>
      </w:r>
      <w:r w:rsidRPr="005B1CE3">
        <w:rPr>
          <w:rFonts w:ascii="Times New Roman" w:hAnsi="Times New Roman"/>
          <w:sz w:val="24"/>
        </w:rPr>
        <w:t xml:space="preserve"> is responsible for conducting </w:t>
      </w:r>
      <w:r w:rsidR="00626844" w:rsidRPr="005B1CE3">
        <w:rPr>
          <w:rFonts w:ascii="Times New Roman" w:hAnsi="Times New Roman"/>
          <w:sz w:val="24"/>
        </w:rPr>
        <w:t>work at the Contractor’s facilities, between the hours of 8:00 am – 6:30 pm EST</w:t>
      </w:r>
      <w:r w:rsidR="007B12D8" w:rsidRPr="005B1CE3">
        <w:rPr>
          <w:rFonts w:ascii="Times New Roman" w:hAnsi="Times New Roman"/>
          <w:sz w:val="24"/>
        </w:rPr>
        <w:t xml:space="preserve">, </w:t>
      </w:r>
      <w:r w:rsidR="00861F1A" w:rsidRPr="005B1CE3">
        <w:rPr>
          <w:rFonts w:ascii="Times New Roman" w:hAnsi="Times New Roman"/>
          <w:sz w:val="24"/>
        </w:rPr>
        <w:t>Monday</w:t>
      </w:r>
      <w:r w:rsidRPr="005B1CE3">
        <w:rPr>
          <w:rFonts w:ascii="Times New Roman" w:hAnsi="Times New Roman"/>
          <w:sz w:val="24"/>
        </w:rPr>
        <w:t xml:space="preserve"> thru Friday</w:t>
      </w:r>
      <w:r w:rsidR="00924747" w:rsidRPr="005B1CE3">
        <w:rPr>
          <w:rFonts w:ascii="Times New Roman" w:hAnsi="Times New Roman"/>
          <w:sz w:val="24"/>
        </w:rPr>
        <w:t>,</w:t>
      </w:r>
      <w:r w:rsidRPr="005B1CE3">
        <w:rPr>
          <w:rFonts w:ascii="Times New Roman" w:hAnsi="Times New Roman"/>
          <w:sz w:val="24"/>
        </w:rPr>
        <w:t xml:space="preserve"> exce</w:t>
      </w:r>
      <w:r w:rsidR="00CC1933" w:rsidRPr="005B1CE3">
        <w:rPr>
          <w:rFonts w:ascii="Times New Roman" w:hAnsi="Times New Roman"/>
          <w:sz w:val="24"/>
        </w:rPr>
        <w:t>pt Federal holidays or when the</w:t>
      </w:r>
      <w:r w:rsidR="00B76182" w:rsidRPr="005B1CE3">
        <w:rPr>
          <w:rFonts w:ascii="Times New Roman" w:hAnsi="Times New Roman"/>
          <w:sz w:val="24"/>
        </w:rPr>
        <w:t xml:space="preserve"> </w:t>
      </w:r>
      <w:r w:rsidR="00A62693" w:rsidRPr="005B1CE3">
        <w:rPr>
          <w:rFonts w:ascii="Times New Roman" w:hAnsi="Times New Roman"/>
          <w:sz w:val="24"/>
        </w:rPr>
        <w:t>g</w:t>
      </w:r>
      <w:r w:rsidRPr="005B1CE3">
        <w:rPr>
          <w:rFonts w:ascii="Times New Roman" w:hAnsi="Times New Roman"/>
          <w:sz w:val="24"/>
        </w:rPr>
        <w:t>overnment facility is closed due to local or national emergencies, administrative closings, or similar</w:t>
      </w:r>
      <w:r w:rsidR="00B76182" w:rsidRPr="005B1CE3">
        <w:rPr>
          <w:rFonts w:ascii="Times New Roman" w:hAnsi="Times New Roman"/>
          <w:sz w:val="24"/>
        </w:rPr>
        <w:t xml:space="preserve"> </w:t>
      </w:r>
      <w:r w:rsidR="00A62693" w:rsidRPr="005B1CE3">
        <w:rPr>
          <w:rFonts w:ascii="Times New Roman" w:hAnsi="Times New Roman"/>
          <w:sz w:val="24"/>
        </w:rPr>
        <w:t>g</w:t>
      </w:r>
      <w:r w:rsidRPr="005B1CE3">
        <w:rPr>
          <w:rFonts w:ascii="Times New Roman" w:hAnsi="Times New Roman"/>
          <w:sz w:val="24"/>
        </w:rPr>
        <w:t xml:space="preserve">overnment directed facility closings. The </w:t>
      </w:r>
      <w:r w:rsidR="00C50CB3" w:rsidRPr="005B1CE3">
        <w:rPr>
          <w:rFonts w:ascii="Times New Roman" w:hAnsi="Times New Roman"/>
          <w:sz w:val="24"/>
        </w:rPr>
        <w:t>c</w:t>
      </w:r>
      <w:r w:rsidR="0098351B" w:rsidRPr="005B1CE3">
        <w:rPr>
          <w:rFonts w:ascii="Times New Roman" w:hAnsi="Times New Roman"/>
          <w:sz w:val="24"/>
        </w:rPr>
        <w:t>ontractor</w:t>
      </w:r>
      <w:r w:rsidRPr="005B1CE3">
        <w:rPr>
          <w:rFonts w:ascii="Times New Roman" w:hAnsi="Times New Roman"/>
          <w:sz w:val="24"/>
        </w:rPr>
        <w:t xml:space="preserve"> must at all times maintain an adequate </w:t>
      </w:r>
      <w:r w:rsidR="000B0944" w:rsidRPr="005B1CE3">
        <w:rPr>
          <w:rFonts w:ascii="Times New Roman" w:hAnsi="Times New Roman"/>
          <w:sz w:val="24"/>
        </w:rPr>
        <w:t>workforce</w:t>
      </w:r>
      <w:r w:rsidRPr="005B1CE3">
        <w:rPr>
          <w:rFonts w:ascii="Times New Roman" w:hAnsi="Times New Roman"/>
          <w:sz w:val="24"/>
        </w:rPr>
        <w:t xml:space="preserve"> for the uninterrupted performance of all tasks defined within this statement of work when the</w:t>
      </w:r>
      <w:r w:rsidR="00B76182" w:rsidRPr="005B1CE3">
        <w:rPr>
          <w:rFonts w:ascii="Times New Roman" w:hAnsi="Times New Roman"/>
          <w:sz w:val="24"/>
        </w:rPr>
        <w:t xml:space="preserve"> </w:t>
      </w:r>
      <w:r w:rsidR="00A62693" w:rsidRPr="005B1CE3">
        <w:rPr>
          <w:rFonts w:ascii="Times New Roman" w:hAnsi="Times New Roman"/>
          <w:sz w:val="24"/>
        </w:rPr>
        <w:t>g</w:t>
      </w:r>
      <w:r w:rsidRPr="005B1CE3">
        <w:rPr>
          <w:rFonts w:ascii="Times New Roman" w:hAnsi="Times New Roman"/>
          <w:sz w:val="24"/>
        </w:rPr>
        <w:t xml:space="preserve">overnment facility is not closed for the above reasons. </w:t>
      </w:r>
      <w:r w:rsidR="00DD290F" w:rsidRPr="005B1CE3">
        <w:rPr>
          <w:rFonts w:ascii="Times New Roman" w:hAnsi="Times New Roman"/>
          <w:sz w:val="24"/>
        </w:rPr>
        <w:t xml:space="preserve">When hiring personnel, the </w:t>
      </w:r>
      <w:r w:rsidR="00C50CB3" w:rsidRPr="005B1CE3">
        <w:rPr>
          <w:rFonts w:ascii="Times New Roman" w:hAnsi="Times New Roman"/>
          <w:sz w:val="24"/>
        </w:rPr>
        <w:t>c</w:t>
      </w:r>
      <w:r w:rsidR="0098351B" w:rsidRPr="005B1CE3">
        <w:rPr>
          <w:rFonts w:ascii="Times New Roman" w:hAnsi="Times New Roman"/>
          <w:sz w:val="24"/>
        </w:rPr>
        <w:t>ontractor</w:t>
      </w:r>
      <w:r w:rsidR="00DD290F" w:rsidRPr="005B1CE3">
        <w:rPr>
          <w:rFonts w:ascii="Times New Roman" w:hAnsi="Times New Roman"/>
          <w:sz w:val="24"/>
        </w:rPr>
        <w:t xml:space="preserve"> </w:t>
      </w:r>
      <w:r w:rsidR="000B0944" w:rsidRPr="005B1CE3">
        <w:rPr>
          <w:rFonts w:ascii="Times New Roman" w:hAnsi="Times New Roman"/>
          <w:sz w:val="24"/>
        </w:rPr>
        <w:t>should</w:t>
      </w:r>
      <w:r w:rsidR="00B76182" w:rsidRPr="005B1CE3">
        <w:rPr>
          <w:rFonts w:ascii="Times New Roman" w:hAnsi="Times New Roman"/>
          <w:sz w:val="24"/>
        </w:rPr>
        <w:t xml:space="preserve"> </w:t>
      </w:r>
      <w:r w:rsidR="00DD290F" w:rsidRPr="005B1CE3">
        <w:rPr>
          <w:rFonts w:ascii="Times New Roman" w:hAnsi="Times New Roman"/>
          <w:sz w:val="24"/>
        </w:rPr>
        <w:t xml:space="preserve">keep in mind that the stability and continuity of the </w:t>
      </w:r>
      <w:r w:rsidR="00CB739A" w:rsidRPr="005B1CE3">
        <w:rPr>
          <w:rFonts w:ascii="Times New Roman" w:hAnsi="Times New Roman"/>
          <w:sz w:val="24"/>
        </w:rPr>
        <w:t>workforce</w:t>
      </w:r>
      <w:r w:rsidR="00DD290F" w:rsidRPr="005B1CE3">
        <w:rPr>
          <w:rFonts w:ascii="Times New Roman" w:hAnsi="Times New Roman"/>
          <w:sz w:val="24"/>
        </w:rPr>
        <w:t xml:space="preserve"> are essential. Telecommuting or “work</w:t>
      </w:r>
      <w:r w:rsidR="00B76182" w:rsidRPr="005B1CE3">
        <w:rPr>
          <w:rFonts w:ascii="Times New Roman" w:hAnsi="Times New Roman"/>
          <w:sz w:val="24"/>
        </w:rPr>
        <w:t xml:space="preserve"> </w:t>
      </w:r>
      <w:r w:rsidR="00DD290F" w:rsidRPr="005B1CE3">
        <w:rPr>
          <w:rFonts w:ascii="Times New Roman" w:hAnsi="Times New Roman"/>
          <w:sz w:val="24"/>
        </w:rPr>
        <w:t xml:space="preserve">at home” is not authorized under this contract </w:t>
      </w:r>
      <w:r w:rsidR="00ED6160" w:rsidRPr="005B1CE3">
        <w:rPr>
          <w:rFonts w:ascii="Times New Roman" w:hAnsi="Times New Roman"/>
          <w:sz w:val="24"/>
        </w:rPr>
        <w:t xml:space="preserve">action </w:t>
      </w:r>
      <w:r w:rsidR="00DD290F" w:rsidRPr="005B1CE3">
        <w:rPr>
          <w:rFonts w:ascii="Times New Roman" w:hAnsi="Times New Roman"/>
          <w:sz w:val="24"/>
        </w:rPr>
        <w:t>unless under emergency situations as determined by</w:t>
      </w:r>
      <w:r w:rsidR="00B76182" w:rsidRPr="005B1CE3">
        <w:rPr>
          <w:rFonts w:ascii="Times New Roman" w:hAnsi="Times New Roman"/>
          <w:sz w:val="24"/>
        </w:rPr>
        <w:t xml:space="preserve"> </w:t>
      </w:r>
      <w:r w:rsidR="00DD290F" w:rsidRPr="005B1CE3">
        <w:rPr>
          <w:rFonts w:ascii="Times New Roman" w:hAnsi="Times New Roman"/>
          <w:sz w:val="24"/>
        </w:rPr>
        <w:t xml:space="preserve">the </w:t>
      </w:r>
      <w:r w:rsidR="00ED6160" w:rsidRPr="005B1CE3">
        <w:rPr>
          <w:rFonts w:ascii="Times New Roman" w:hAnsi="Times New Roman"/>
          <w:sz w:val="24"/>
        </w:rPr>
        <w:t>Contracting Officer’s Representative (</w:t>
      </w:r>
      <w:r w:rsidR="00DD290F" w:rsidRPr="005B1CE3">
        <w:rPr>
          <w:rFonts w:ascii="Times New Roman" w:hAnsi="Times New Roman"/>
          <w:sz w:val="24"/>
        </w:rPr>
        <w:t>COR</w:t>
      </w:r>
      <w:r w:rsidR="00ED6160" w:rsidRPr="005B1CE3">
        <w:rPr>
          <w:rFonts w:ascii="Times New Roman" w:hAnsi="Times New Roman"/>
          <w:sz w:val="24"/>
        </w:rPr>
        <w:t>)</w:t>
      </w:r>
      <w:r w:rsidR="00C63728" w:rsidRPr="005B1CE3">
        <w:rPr>
          <w:rFonts w:ascii="Times New Roman" w:hAnsi="Times New Roman"/>
          <w:sz w:val="24"/>
        </w:rPr>
        <w:t>.</w:t>
      </w:r>
    </w:p>
    <w:p w14:paraId="5B86170B" w14:textId="28A7AB5F" w:rsidR="00B76182" w:rsidRPr="005B1CE3" w:rsidRDefault="00B76182" w:rsidP="00B76182">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jc w:val="left"/>
        <w:rPr>
          <w:rFonts w:ascii="Times New Roman" w:hAnsi="Times New Roman"/>
          <w:bCs/>
          <w:sz w:val="24"/>
        </w:rPr>
      </w:pPr>
    </w:p>
    <w:p w14:paraId="43662EE8" w14:textId="32F32E8F" w:rsidR="00B76182" w:rsidRPr="005B1CE3" w:rsidRDefault="00B76182" w:rsidP="005B1CE3">
      <w:pPr>
        <w:pStyle w:val="Heading3"/>
      </w:pPr>
      <w:r w:rsidRPr="005B1CE3">
        <w:t>Place of Performance:</w:t>
      </w:r>
    </w:p>
    <w:p w14:paraId="0D17E6C2" w14:textId="2DD18427" w:rsidR="00235AFD" w:rsidRPr="005B1CE3" w:rsidRDefault="00B76182" w:rsidP="0092474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jc w:val="left"/>
        <w:rPr>
          <w:rFonts w:ascii="Times New Roman" w:hAnsi="Times New Roman"/>
          <w:sz w:val="24"/>
        </w:rPr>
      </w:pPr>
      <w:r w:rsidRPr="005B1CE3">
        <w:rPr>
          <w:rFonts w:ascii="Times New Roman" w:hAnsi="Times New Roman"/>
          <w:sz w:val="24"/>
        </w:rPr>
        <w:t>The work to be performed under this contract</w:t>
      </w:r>
      <w:r w:rsidR="00ED6160" w:rsidRPr="005B1CE3">
        <w:rPr>
          <w:rFonts w:ascii="Times New Roman" w:hAnsi="Times New Roman"/>
          <w:sz w:val="24"/>
        </w:rPr>
        <w:t xml:space="preserve"> action</w:t>
      </w:r>
      <w:r w:rsidRPr="005B1CE3">
        <w:rPr>
          <w:rFonts w:ascii="Times New Roman" w:hAnsi="Times New Roman"/>
          <w:sz w:val="24"/>
        </w:rPr>
        <w:t xml:space="preserve"> will be performed at</w:t>
      </w:r>
      <w:r w:rsidR="007B12D8" w:rsidRPr="005B1CE3">
        <w:rPr>
          <w:rFonts w:ascii="Times New Roman" w:hAnsi="Times New Roman"/>
          <w:sz w:val="24"/>
        </w:rPr>
        <w:t xml:space="preserve"> the Contractor’s facility. </w:t>
      </w:r>
    </w:p>
    <w:p w14:paraId="4F2DCC17" w14:textId="77777777" w:rsidR="00C63728" w:rsidRPr="005B1CE3" w:rsidRDefault="00C63728" w:rsidP="00924747">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jc w:val="left"/>
        <w:rPr>
          <w:rFonts w:ascii="Times New Roman" w:hAnsi="Times New Roman"/>
          <w:b/>
          <w:bCs/>
          <w:sz w:val="24"/>
        </w:rPr>
      </w:pPr>
    </w:p>
    <w:p w14:paraId="68FC5872" w14:textId="77777777" w:rsidR="00CC1933" w:rsidRPr="005B1CE3" w:rsidRDefault="00861F1A" w:rsidP="005B1CE3">
      <w:pPr>
        <w:pStyle w:val="Heading3"/>
      </w:pPr>
      <w:r w:rsidRPr="005B1CE3">
        <w:t>Type</w:t>
      </w:r>
      <w:r w:rsidR="00235AFD" w:rsidRPr="005B1CE3">
        <w:t xml:space="preserve"> of Contract:  </w:t>
      </w:r>
    </w:p>
    <w:p w14:paraId="33DA018E" w14:textId="1B79D313" w:rsidR="00235AFD" w:rsidRPr="005B1CE3" w:rsidRDefault="00235AFD" w:rsidP="00003CD2">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jc w:val="left"/>
        <w:rPr>
          <w:rFonts w:ascii="Times New Roman" w:hAnsi="Times New Roman"/>
          <w:sz w:val="24"/>
        </w:rPr>
      </w:pPr>
      <w:r w:rsidRPr="005B1CE3">
        <w:rPr>
          <w:rFonts w:ascii="Times New Roman" w:hAnsi="Times New Roman"/>
          <w:sz w:val="24"/>
        </w:rPr>
        <w:t xml:space="preserve">The government anticipates </w:t>
      </w:r>
      <w:r w:rsidR="007B12D8" w:rsidRPr="005B1CE3">
        <w:rPr>
          <w:rFonts w:ascii="Times New Roman" w:hAnsi="Times New Roman"/>
          <w:sz w:val="24"/>
        </w:rPr>
        <w:t>the award</w:t>
      </w:r>
      <w:r w:rsidRPr="005B1CE3">
        <w:rPr>
          <w:rFonts w:ascii="Times New Roman" w:hAnsi="Times New Roman"/>
          <w:sz w:val="24"/>
        </w:rPr>
        <w:t xml:space="preserve"> of a </w:t>
      </w:r>
      <w:r w:rsidR="007B12D8" w:rsidRPr="005B1CE3">
        <w:rPr>
          <w:rFonts w:ascii="Times New Roman" w:hAnsi="Times New Roman"/>
          <w:sz w:val="24"/>
        </w:rPr>
        <w:t xml:space="preserve">firm, fixed-price </w:t>
      </w:r>
      <w:r w:rsidR="001D20E3" w:rsidRPr="005B1CE3">
        <w:rPr>
          <w:rFonts w:ascii="Times New Roman" w:hAnsi="Times New Roman"/>
          <w:sz w:val="24"/>
        </w:rPr>
        <w:t>contract</w:t>
      </w:r>
      <w:r w:rsidR="00BB1609" w:rsidRPr="005B1CE3">
        <w:rPr>
          <w:rFonts w:ascii="Times New Roman" w:hAnsi="Times New Roman"/>
          <w:sz w:val="24"/>
        </w:rPr>
        <w:t>.</w:t>
      </w:r>
    </w:p>
    <w:p w14:paraId="3A796587" w14:textId="1038262E" w:rsidR="001349E7" w:rsidRPr="005B1CE3" w:rsidRDefault="001349E7" w:rsidP="00D61429">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ind w:left="810" w:hanging="810"/>
        <w:jc w:val="left"/>
        <w:rPr>
          <w:rFonts w:ascii="Times New Roman" w:hAnsi="Times New Roman"/>
          <w:sz w:val="24"/>
        </w:rPr>
      </w:pPr>
    </w:p>
    <w:p w14:paraId="6CB04B88" w14:textId="53047DCB" w:rsidR="00FE11D7" w:rsidRPr="005B1CE3" w:rsidRDefault="00092302" w:rsidP="005B1CE3">
      <w:pPr>
        <w:pStyle w:val="Heading3"/>
      </w:pPr>
      <w:r w:rsidRPr="005B1CE3">
        <w:t>S</w:t>
      </w:r>
      <w:r w:rsidR="00235AFD" w:rsidRPr="005B1CE3">
        <w:t xml:space="preserve">ecurity Requirements:  </w:t>
      </w:r>
    </w:p>
    <w:p w14:paraId="424E7F0A" w14:textId="44F2203A" w:rsidR="00235AFD" w:rsidRPr="005D3BBA" w:rsidRDefault="007B12D8" w:rsidP="00D61429">
      <w:pPr>
        <w:pStyle w:val="BodyText2"/>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line="240" w:lineRule="auto"/>
        <w:ind w:left="810" w:hanging="810"/>
        <w:jc w:val="left"/>
        <w:rPr>
          <w:rFonts w:ascii="Times New Roman" w:hAnsi="Times New Roman"/>
          <w:sz w:val="24"/>
        </w:rPr>
      </w:pPr>
      <w:r w:rsidRPr="005D3BBA">
        <w:rPr>
          <w:rFonts w:ascii="Times New Roman" w:hAnsi="Times New Roman"/>
          <w:sz w:val="24"/>
        </w:rPr>
        <w:t>There is no security requirement for this contract.</w:t>
      </w:r>
    </w:p>
    <w:p w14:paraId="57516436" w14:textId="77777777" w:rsidR="00FE11D7" w:rsidRPr="005D3BBA" w:rsidRDefault="00861F1A" w:rsidP="005C4F46">
      <w:pPr>
        <w:pStyle w:val="Heading4"/>
        <w:ind w:left="720" w:hanging="720"/>
        <w:rPr>
          <w:rFonts w:ascii="Times New Roman" w:hAnsi="Times New Roman"/>
          <w:color w:val="auto"/>
          <w:sz w:val="24"/>
          <w:szCs w:val="24"/>
        </w:rPr>
      </w:pPr>
      <w:r w:rsidRPr="005D3BBA">
        <w:rPr>
          <w:rFonts w:ascii="Times New Roman" w:hAnsi="Times New Roman"/>
          <w:color w:val="auto"/>
          <w:sz w:val="24"/>
          <w:szCs w:val="24"/>
        </w:rPr>
        <w:t>Physical</w:t>
      </w:r>
      <w:r w:rsidR="00235AFD" w:rsidRPr="005D3BBA">
        <w:rPr>
          <w:rFonts w:ascii="Times New Roman" w:hAnsi="Times New Roman"/>
          <w:color w:val="auto"/>
          <w:sz w:val="24"/>
          <w:szCs w:val="24"/>
        </w:rPr>
        <w:t xml:space="preserve"> Security. </w:t>
      </w:r>
    </w:p>
    <w:p w14:paraId="47B1AD57" w14:textId="77777777" w:rsidR="007B12D8" w:rsidRPr="005D3BBA" w:rsidRDefault="007B12D8" w:rsidP="00FE11D7">
      <w:pPr>
        <w:rPr>
          <w:rFonts w:ascii="Times New Roman" w:hAnsi="Times New Roman"/>
          <w:sz w:val="24"/>
        </w:rPr>
      </w:pPr>
    </w:p>
    <w:p w14:paraId="687E4DB2" w14:textId="22DB073E" w:rsidR="00235AFD" w:rsidRPr="005D3BBA" w:rsidRDefault="007B12D8" w:rsidP="00FE11D7">
      <w:pPr>
        <w:rPr>
          <w:rFonts w:ascii="Times New Roman" w:hAnsi="Times New Roman"/>
          <w:sz w:val="24"/>
        </w:rPr>
      </w:pPr>
      <w:r w:rsidRPr="005D3BBA">
        <w:rPr>
          <w:rFonts w:ascii="Times New Roman" w:hAnsi="Times New Roman"/>
          <w:sz w:val="24"/>
        </w:rPr>
        <w:t>Not Applicable</w:t>
      </w:r>
    </w:p>
    <w:p w14:paraId="50779CF3" w14:textId="77777777" w:rsidR="00FE11D7" w:rsidRPr="005D3BBA" w:rsidRDefault="00861F1A" w:rsidP="005C4F46">
      <w:pPr>
        <w:pStyle w:val="Heading4"/>
        <w:ind w:left="720" w:hanging="720"/>
        <w:rPr>
          <w:rFonts w:ascii="Times New Roman" w:hAnsi="Times New Roman"/>
          <w:color w:val="auto"/>
          <w:sz w:val="24"/>
          <w:szCs w:val="24"/>
        </w:rPr>
      </w:pPr>
      <w:r w:rsidRPr="005D3BBA">
        <w:rPr>
          <w:rFonts w:ascii="Times New Roman" w:hAnsi="Times New Roman"/>
          <w:color w:val="auto"/>
          <w:sz w:val="24"/>
          <w:szCs w:val="24"/>
        </w:rPr>
        <w:t>Key</w:t>
      </w:r>
      <w:r w:rsidR="00235AFD" w:rsidRPr="005D3BBA">
        <w:rPr>
          <w:rFonts w:ascii="Times New Roman" w:hAnsi="Times New Roman"/>
          <w:color w:val="auto"/>
          <w:sz w:val="24"/>
          <w:szCs w:val="24"/>
        </w:rPr>
        <w:t xml:space="preserve"> Control. </w:t>
      </w:r>
    </w:p>
    <w:p w14:paraId="2B909C40" w14:textId="77777777" w:rsidR="007B12D8" w:rsidRPr="005D3BBA" w:rsidRDefault="007B12D8" w:rsidP="00FE11D7">
      <w:pPr>
        <w:ind w:left="810" w:hanging="810"/>
        <w:rPr>
          <w:rFonts w:ascii="Times New Roman" w:hAnsi="Times New Roman"/>
          <w:sz w:val="24"/>
        </w:rPr>
      </w:pPr>
    </w:p>
    <w:p w14:paraId="363C931A" w14:textId="19494960" w:rsidR="00235AFD" w:rsidRPr="005D3BBA" w:rsidRDefault="007B12D8" w:rsidP="00FE11D7">
      <w:pPr>
        <w:ind w:left="810" w:hanging="810"/>
        <w:rPr>
          <w:rFonts w:ascii="Times New Roman" w:hAnsi="Times New Roman"/>
          <w:sz w:val="24"/>
        </w:rPr>
      </w:pPr>
      <w:r w:rsidRPr="005D3BBA">
        <w:rPr>
          <w:rFonts w:ascii="Times New Roman" w:hAnsi="Times New Roman"/>
          <w:sz w:val="24"/>
        </w:rPr>
        <w:t>Not Applicable</w:t>
      </w:r>
    </w:p>
    <w:p w14:paraId="4CE41580" w14:textId="77777777" w:rsidR="00C06D98" w:rsidRPr="005D3BBA" w:rsidRDefault="00C06D98" w:rsidP="00FE11D7">
      <w:pPr>
        <w:ind w:left="810" w:hanging="810"/>
        <w:rPr>
          <w:rFonts w:ascii="Times New Roman" w:hAnsi="Times New Roman"/>
          <w:sz w:val="24"/>
        </w:rPr>
      </w:pPr>
    </w:p>
    <w:p w14:paraId="6519AD29" w14:textId="77777777" w:rsidR="00C06D98" w:rsidRPr="00680B8A" w:rsidRDefault="00C06D98" w:rsidP="005C4F46">
      <w:pPr>
        <w:pStyle w:val="Heading5"/>
        <w:ind w:left="990" w:hanging="990"/>
        <w:rPr>
          <w:rFonts w:ascii="Times New Roman" w:hAnsi="Times New Roman"/>
          <w:b/>
          <w:bCs/>
          <w:szCs w:val="24"/>
        </w:rPr>
      </w:pPr>
      <w:r w:rsidRPr="00680B8A">
        <w:rPr>
          <w:rFonts w:ascii="Times New Roman" w:hAnsi="Times New Roman"/>
          <w:b/>
          <w:bCs/>
          <w:szCs w:val="24"/>
        </w:rPr>
        <w:t>Lost Keys</w:t>
      </w:r>
    </w:p>
    <w:p w14:paraId="38A33554" w14:textId="77777777" w:rsidR="007B12D8" w:rsidRPr="005D3BBA" w:rsidRDefault="007B12D8" w:rsidP="00C06D98">
      <w:pPr>
        <w:rPr>
          <w:rFonts w:ascii="Times New Roman" w:hAnsi="Times New Roman"/>
          <w:sz w:val="24"/>
        </w:rPr>
      </w:pPr>
    </w:p>
    <w:p w14:paraId="2514D9AF" w14:textId="63B52D99" w:rsidR="00235AFD" w:rsidRPr="005D3BBA" w:rsidRDefault="007B12D8" w:rsidP="00C06D98">
      <w:pPr>
        <w:rPr>
          <w:rFonts w:ascii="Times New Roman" w:hAnsi="Times New Roman"/>
          <w:sz w:val="24"/>
        </w:rPr>
      </w:pPr>
      <w:r w:rsidRPr="005D3BBA">
        <w:rPr>
          <w:rFonts w:ascii="Times New Roman" w:hAnsi="Times New Roman"/>
          <w:sz w:val="24"/>
        </w:rPr>
        <w:t>Not Applicable</w:t>
      </w:r>
    </w:p>
    <w:p w14:paraId="2BEFD59C" w14:textId="77777777" w:rsidR="00235AFD" w:rsidRPr="005D3BBA" w:rsidRDefault="00235AFD" w:rsidP="00924747">
      <w:pPr>
        <w:rPr>
          <w:rFonts w:ascii="Times New Roman" w:hAnsi="Times New Roman"/>
          <w:sz w:val="24"/>
        </w:rPr>
      </w:pPr>
    </w:p>
    <w:p w14:paraId="2AE27CA4" w14:textId="77777777" w:rsidR="00AA2CBC" w:rsidRPr="005D3BBA" w:rsidRDefault="00AA2CBC" w:rsidP="005C4F46">
      <w:pPr>
        <w:pStyle w:val="Heading5"/>
        <w:ind w:left="990" w:hanging="990"/>
        <w:rPr>
          <w:rFonts w:ascii="Times New Roman" w:hAnsi="Times New Roman"/>
          <w:b/>
          <w:szCs w:val="24"/>
        </w:rPr>
      </w:pPr>
      <w:r w:rsidRPr="005D3BBA">
        <w:rPr>
          <w:rFonts w:ascii="Times New Roman" w:hAnsi="Times New Roman"/>
          <w:b/>
          <w:szCs w:val="24"/>
        </w:rPr>
        <w:t>Key Use</w:t>
      </w:r>
    </w:p>
    <w:p w14:paraId="6AFAF2C6" w14:textId="77777777" w:rsidR="00235AFD" w:rsidRPr="005D3BBA" w:rsidRDefault="00235AFD" w:rsidP="00AA2CBC">
      <w:pPr>
        <w:rPr>
          <w:rFonts w:ascii="Times New Roman" w:hAnsi="Times New Roman"/>
          <w:sz w:val="24"/>
        </w:rPr>
      </w:pPr>
    </w:p>
    <w:p w14:paraId="382A252B" w14:textId="26689FD0" w:rsidR="007B12D8" w:rsidRPr="005D3BBA" w:rsidRDefault="007B12D8" w:rsidP="00AA2CBC">
      <w:pPr>
        <w:rPr>
          <w:rFonts w:ascii="Times New Roman" w:hAnsi="Times New Roman"/>
          <w:sz w:val="24"/>
        </w:rPr>
      </w:pPr>
      <w:r w:rsidRPr="005D3BBA">
        <w:rPr>
          <w:rFonts w:ascii="Times New Roman" w:hAnsi="Times New Roman"/>
          <w:sz w:val="24"/>
        </w:rPr>
        <w:t>Not Applicable</w:t>
      </w:r>
    </w:p>
    <w:p w14:paraId="3840899F" w14:textId="5136BC4E" w:rsidR="00AA2CBC" w:rsidRPr="005D3BBA" w:rsidRDefault="00235AFD" w:rsidP="005B1CE3">
      <w:pPr>
        <w:pStyle w:val="Heading4"/>
        <w:ind w:left="810" w:hanging="810"/>
        <w:rPr>
          <w:rFonts w:ascii="Times New Roman" w:hAnsi="Times New Roman"/>
          <w:color w:val="auto"/>
          <w:sz w:val="24"/>
          <w:szCs w:val="24"/>
        </w:rPr>
      </w:pPr>
      <w:r w:rsidRPr="005D3BBA">
        <w:rPr>
          <w:rFonts w:ascii="Times New Roman" w:hAnsi="Times New Roman"/>
          <w:color w:val="auto"/>
          <w:sz w:val="24"/>
          <w:szCs w:val="24"/>
        </w:rPr>
        <w:t>Lock Combinations.</w:t>
      </w:r>
    </w:p>
    <w:p w14:paraId="500D2BA7" w14:textId="77777777" w:rsidR="007B12D8" w:rsidRPr="005D3BBA" w:rsidRDefault="007B12D8" w:rsidP="00AA2CBC">
      <w:pPr>
        <w:rPr>
          <w:rFonts w:ascii="Times New Roman" w:hAnsi="Times New Roman"/>
          <w:bCs/>
          <w:sz w:val="24"/>
        </w:rPr>
      </w:pPr>
    </w:p>
    <w:p w14:paraId="1EEC5DA0" w14:textId="27BE714C" w:rsidR="00235AFD" w:rsidRPr="005D3BBA" w:rsidRDefault="007B12D8" w:rsidP="00AA2CBC">
      <w:pPr>
        <w:rPr>
          <w:rFonts w:ascii="Times New Roman" w:hAnsi="Times New Roman"/>
          <w:sz w:val="24"/>
        </w:rPr>
      </w:pPr>
      <w:r w:rsidRPr="005D3BBA">
        <w:rPr>
          <w:rFonts w:ascii="Times New Roman" w:hAnsi="Times New Roman"/>
          <w:bCs/>
          <w:sz w:val="24"/>
        </w:rPr>
        <w:t>Not Applicable</w:t>
      </w:r>
    </w:p>
    <w:p w14:paraId="6CD073D3" w14:textId="77777777" w:rsidR="00235AFD" w:rsidRPr="005D3BBA" w:rsidRDefault="00235AFD" w:rsidP="00AA2CBC">
      <w:pPr>
        <w:rPr>
          <w:rFonts w:ascii="Times New Roman" w:hAnsi="Times New Roman"/>
          <w:sz w:val="24"/>
        </w:rPr>
      </w:pPr>
    </w:p>
    <w:p w14:paraId="13F86868" w14:textId="2041811E" w:rsidR="00AA2CBC" w:rsidRPr="005D3BBA" w:rsidRDefault="00861F1A" w:rsidP="005B1CE3">
      <w:pPr>
        <w:pStyle w:val="Heading4"/>
        <w:ind w:left="810" w:hanging="810"/>
        <w:rPr>
          <w:rFonts w:ascii="Times New Roman" w:hAnsi="Times New Roman"/>
          <w:color w:val="auto"/>
          <w:sz w:val="24"/>
          <w:szCs w:val="24"/>
        </w:rPr>
      </w:pPr>
      <w:r w:rsidRPr="005D3BBA">
        <w:rPr>
          <w:rFonts w:ascii="Times New Roman" w:hAnsi="Times New Roman"/>
          <w:color w:val="auto"/>
          <w:sz w:val="24"/>
          <w:szCs w:val="24"/>
        </w:rPr>
        <w:lastRenderedPageBreak/>
        <w:t>Conservation</w:t>
      </w:r>
      <w:r w:rsidR="00235AFD" w:rsidRPr="005D3BBA">
        <w:rPr>
          <w:rFonts w:ascii="Times New Roman" w:hAnsi="Times New Roman"/>
          <w:color w:val="auto"/>
          <w:sz w:val="24"/>
          <w:szCs w:val="24"/>
        </w:rPr>
        <w:t xml:space="preserve"> of Utilities. </w:t>
      </w:r>
    </w:p>
    <w:p w14:paraId="5B872060" w14:textId="77777777" w:rsidR="007B12D8" w:rsidRPr="005D3BBA" w:rsidRDefault="007B12D8" w:rsidP="00AA2CBC">
      <w:pPr>
        <w:rPr>
          <w:rFonts w:ascii="Times New Roman" w:hAnsi="Times New Roman"/>
          <w:sz w:val="24"/>
        </w:rPr>
      </w:pPr>
    </w:p>
    <w:p w14:paraId="7365AF6A" w14:textId="0F7D7892" w:rsidR="007B12D8" w:rsidRPr="005D3BBA" w:rsidRDefault="007B12D8" w:rsidP="00AA2CBC">
      <w:pPr>
        <w:rPr>
          <w:rFonts w:ascii="Times New Roman" w:hAnsi="Times New Roman"/>
          <w:sz w:val="24"/>
        </w:rPr>
      </w:pPr>
      <w:r w:rsidRPr="005D3BBA">
        <w:rPr>
          <w:rFonts w:ascii="Times New Roman" w:hAnsi="Times New Roman"/>
          <w:sz w:val="24"/>
        </w:rPr>
        <w:t>Not Applicable</w:t>
      </w:r>
    </w:p>
    <w:bookmarkEnd w:id="2"/>
    <w:p w14:paraId="51D124FA" w14:textId="77777777" w:rsidR="00235AFD" w:rsidRPr="005D3BBA" w:rsidRDefault="00235AFD" w:rsidP="00AA2CBC">
      <w:pPr>
        <w:rPr>
          <w:rFonts w:ascii="Times New Roman" w:hAnsi="Times New Roman"/>
          <w:sz w:val="24"/>
        </w:rPr>
      </w:pPr>
    </w:p>
    <w:p w14:paraId="5F8461A9" w14:textId="77777777" w:rsidR="00AA2CBC" w:rsidRPr="005B1CE3" w:rsidRDefault="00235AFD" w:rsidP="005B1CE3">
      <w:pPr>
        <w:pStyle w:val="Heading3"/>
      </w:pPr>
      <w:r w:rsidRPr="005B1CE3">
        <w:t xml:space="preserve">Special Qualifications:  </w:t>
      </w:r>
    </w:p>
    <w:p w14:paraId="4A125A11" w14:textId="77AC6365" w:rsidR="007B12D8" w:rsidRPr="005D3BBA" w:rsidRDefault="007B12D8" w:rsidP="007B12D8">
      <w:pPr>
        <w:rPr>
          <w:rFonts w:ascii="Times New Roman" w:hAnsi="Times New Roman"/>
          <w:sz w:val="24"/>
        </w:rPr>
      </w:pPr>
      <w:r w:rsidRPr="005D3BBA">
        <w:rPr>
          <w:rFonts w:ascii="Times New Roman" w:hAnsi="Times New Roman"/>
          <w:sz w:val="24"/>
        </w:rPr>
        <w:t xml:space="preserve">The contractor shall designate people as key personnel and essential for the successful completion of all work assigned under this contract. The EBSA requires an Analyst who will be designated key personnel. The contractor </w:t>
      </w:r>
      <w:r w:rsidR="000B0944" w:rsidRPr="005D3BBA">
        <w:rPr>
          <w:rFonts w:ascii="Times New Roman" w:hAnsi="Times New Roman"/>
          <w:sz w:val="24"/>
        </w:rPr>
        <w:t xml:space="preserve">must </w:t>
      </w:r>
      <w:r w:rsidRPr="005D3BBA">
        <w:rPr>
          <w:rFonts w:ascii="Times New Roman" w:hAnsi="Times New Roman"/>
          <w:sz w:val="24"/>
        </w:rPr>
        <w:t xml:space="preserve">assign a senior level </w:t>
      </w:r>
      <w:proofErr w:type="gramStart"/>
      <w:r w:rsidRPr="005D3BBA">
        <w:rPr>
          <w:rFonts w:ascii="Times New Roman" w:hAnsi="Times New Roman"/>
          <w:sz w:val="24"/>
        </w:rPr>
        <w:t>contact</w:t>
      </w:r>
      <w:proofErr w:type="gramEnd"/>
      <w:r w:rsidRPr="005D3BBA">
        <w:rPr>
          <w:rFonts w:ascii="Times New Roman" w:hAnsi="Times New Roman"/>
          <w:sz w:val="24"/>
        </w:rPr>
        <w:t xml:space="preserve"> as the contract manager responsible for coordinating this project with all other contractor staff.</w:t>
      </w:r>
    </w:p>
    <w:p w14:paraId="3D1611F2" w14:textId="77777777" w:rsidR="007B12D8" w:rsidRPr="005D3BBA" w:rsidRDefault="007B12D8" w:rsidP="007B12D8">
      <w:pPr>
        <w:rPr>
          <w:rFonts w:ascii="Times New Roman" w:hAnsi="Times New Roman"/>
          <w:sz w:val="24"/>
        </w:rPr>
      </w:pPr>
      <w:r w:rsidRPr="005D3BBA">
        <w:rPr>
          <w:rFonts w:ascii="Times New Roman" w:hAnsi="Times New Roman"/>
          <w:sz w:val="24"/>
        </w:rPr>
        <w:t>Discussions and written correspondence between EBSA staff and this contract manager will be the primary means of communicating requests for custom queries and use of contractor analyst hours.</w:t>
      </w:r>
    </w:p>
    <w:p w14:paraId="12BB4D9A" w14:textId="77777777" w:rsidR="007B12D8" w:rsidRPr="005D3BBA" w:rsidRDefault="007B12D8" w:rsidP="007B12D8">
      <w:pPr>
        <w:rPr>
          <w:rFonts w:ascii="Times New Roman" w:hAnsi="Times New Roman"/>
          <w:sz w:val="24"/>
        </w:rPr>
      </w:pPr>
    </w:p>
    <w:p w14:paraId="369CDADF" w14:textId="77777777" w:rsidR="007B12D8" w:rsidRPr="005D3BBA" w:rsidRDefault="007B12D8" w:rsidP="007B12D8">
      <w:pPr>
        <w:rPr>
          <w:rFonts w:ascii="Times New Roman" w:hAnsi="Times New Roman"/>
          <w:sz w:val="24"/>
        </w:rPr>
      </w:pPr>
      <w:r w:rsidRPr="005D3BBA">
        <w:rPr>
          <w:rFonts w:ascii="Times New Roman" w:hAnsi="Times New Roman"/>
          <w:sz w:val="24"/>
        </w:rPr>
        <w:t>Analyst – The Analyst must have a minimum of five (5) years of experience with financial retirement data and/or issues.</w:t>
      </w:r>
    </w:p>
    <w:p w14:paraId="50B28800" w14:textId="77777777" w:rsidR="007B12D8" w:rsidRPr="005D3BBA" w:rsidRDefault="007B12D8" w:rsidP="007B12D8">
      <w:pPr>
        <w:rPr>
          <w:rFonts w:ascii="Times New Roman" w:hAnsi="Times New Roman"/>
          <w:sz w:val="24"/>
        </w:rPr>
      </w:pPr>
    </w:p>
    <w:p w14:paraId="3A857341" w14:textId="1B380F60" w:rsidR="007B12D8" w:rsidRPr="005D3BBA" w:rsidRDefault="007B12D8" w:rsidP="007B12D8">
      <w:pPr>
        <w:rPr>
          <w:rFonts w:ascii="Times New Roman" w:hAnsi="Times New Roman"/>
          <w:sz w:val="24"/>
        </w:rPr>
      </w:pPr>
      <w:r w:rsidRPr="005D3BBA">
        <w:rPr>
          <w:rFonts w:ascii="Times New Roman" w:hAnsi="Times New Roman"/>
          <w:sz w:val="24"/>
        </w:rPr>
        <w:t>EBSA anticipates that the successful completion of this project will require the services of people who will provide, individually or in combination, the following expertise, and specialties.</w:t>
      </w:r>
    </w:p>
    <w:p w14:paraId="7C9C6481" w14:textId="77777777" w:rsidR="007B12D8" w:rsidRPr="005D3BBA" w:rsidRDefault="007B12D8" w:rsidP="007B12D8">
      <w:pPr>
        <w:rPr>
          <w:rFonts w:ascii="Times New Roman" w:hAnsi="Times New Roman"/>
          <w:sz w:val="24"/>
        </w:rPr>
      </w:pPr>
    </w:p>
    <w:p w14:paraId="2CA36114" w14:textId="110007F2" w:rsidR="007B12D8" w:rsidRPr="005D3BBA" w:rsidRDefault="007B12D8" w:rsidP="007B12D8">
      <w:pPr>
        <w:rPr>
          <w:rFonts w:ascii="Times New Roman" w:hAnsi="Times New Roman"/>
          <w:sz w:val="24"/>
        </w:rPr>
      </w:pPr>
      <w:r w:rsidRPr="005D3BBA">
        <w:rPr>
          <w:rFonts w:ascii="Times New Roman" w:hAnsi="Times New Roman"/>
          <w:sz w:val="24"/>
        </w:rPr>
        <w:t>1. Summarizing and analyzing Form 5500 data on defined contribution plans, defined benefit plans and welfare plans collected by the Department of Labor. Analysis of the data available on Schedules A, C, D, H, and I of Form 5500, including their attachments, and including information on investments and plan provisions.</w:t>
      </w:r>
    </w:p>
    <w:p w14:paraId="56391996" w14:textId="77777777" w:rsidR="007B12D8" w:rsidRPr="005D3BBA" w:rsidRDefault="007B12D8" w:rsidP="007B12D8">
      <w:pPr>
        <w:rPr>
          <w:rFonts w:ascii="Times New Roman" w:hAnsi="Times New Roman"/>
          <w:sz w:val="24"/>
        </w:rPr>
      </w:pPr>
    </w:p>
    <w:p w14:paraId="12CFF54A" w14:textId="3A204BFA" w:rsidR="007B12D8" w:rsidRPr="005D3BBA" w:rsidRDefault="007B12D8" w:rsidP="007B12D8">
      <w:pPr>
        <w:rPr>
          <w:rFonts w:ascii="Times New Roman" w:hAnsi="Times New Roman"/>
          <w:sz w:val="24"/>
        </w:rPr>
      </w:pPr>
      <w:r w:rsidRPr="005D3BBA">
        <w:rPr>
          <w:rFonts w:ascii="Times New Roman" w:hAnsi="Times New Roman"/>
          <w:sz w:val="24"/>
        </w:rPr>
        <w:t>2. Summarizing and analyzing Form 5500 data on Master Trusts, including their investments.</w:t>
      </w:r>
    </w:p>
    <w:p w14:paraId="64B3904E" w14:textId="77777777" w:rsidR="007B12D8" w:rsidRPr="005D3BBA" w:rsidRDefault="007B12D8" w:rsidP="007B12D8">
      <w:pPr>
        <w:rPr>
          <w:rFonts w:ascii="Times New Roman" w:hAnsi="Times New Roman"/>
          <w:sz w:val="24"/>
        </w:rPr>
      </w:pPr>
    </w:p>
    <w:p w14:paraId="4F01D420" w14:textId="2CE4DE12" w:rsidR="007B12D8" w:rsidRPr="005D3BBA" w:rsidRDefault="007B12D8" w:rsidP="007B12D8">
      <w:pPr>
        <w:rPr>
          <w:rFonts w:ascii="Times New Roman" w:hAnsi="Times New Roman"/>
          <w:sz w:val="24"/>
        </w:rPr>
      </w:pPr>
      <w:r w:rsidRPr="005D3BBA">
        <w:rPr>
          <w:rFonts w:ascii="Times New Roman" w:hAnsi="Times New Roman"/>
          <w:sz w:val="24"/>
        </w:rPr>
        <w:t>3. ERISA laws and regulations relating to Form 5500 reporting.</w:t>
      </w:r>
    </w:p>
    <w:p w14:paraId="30200AB4" w14:textId="77777777" w:rsidR="007B12D8" w:rsidRPr="005D3BBA" w:rsidRDefault="007B12D8" w:rsidP="007B12D8">
      <w:pPr>
        <w:rPr>
          <w:rFonts w:ascii="Times New Roman" w:hAnsi="Times New Roman"/>
          <w:sz w:val="24"/>
        </w:rPr>
      </w:pPr>
    </w:p>
    <w:p w14:paraId="1433AAF7" w14:textId="17C65E65" w:rsidR="007B12D8" w:rsidRPr="005D3BBA" w:rsidRDefault="007B12D8" w:rsidP="007B12D8">
      <w:pPr>
        <w:rPr>
          <w:rFonts w:ascii="Times New Roman" w:hAnsi="Times New Roman"/>
          <w:sz w:val="24"/>
        </w:rPr>
      </w:pPr>
      <w:r w:rsidRPr="005D3BBA">
        <w:rPr>
          <w:rFonts w:ascii="Times New Roman" w:hAnsi="Times New Roman"/>
          <w:sz w:val="24"/>
        </w:rPr>
        <w:t>4. Reporting requirements of investment advisers and other service providers to employee benefit plans.</w:t>
      </w:r>
    </w:p>
    <w:p w14:paraId="488E886D" w14:textId="77777777" w:rsidR="007B12D8" w:rsidRPr="005D3BBA" w:rsidRDefault="007B12D8" w:rsidP="007B12D8">
      <w:pPr>
        <w:rPr>
          <w:rFonts w:ascii="Times New Roman" w:hAnsi="Times New Roman"/>
          <w:sz w:val="24"/>
        </w:rPr>
      </w:pPr>
    </w:p>
    <w:p w14:paraId="1D328951" w14:textId="218FFCAB" w:rsidR="007B12D8" w:rsidRPr="005D3BBA" w:rsidRDefault="007B12D8" w:rsidP="007B12D8">
      <w:pPr>
        <w:rPr>
          <w:rFonts w:ascii="Times New Roman" w:hAnsi="Times New Roman"/>
          <w:sz w:val="24"/>
        </w:rPr>
      </w:pPr>
      <w:r w:rsidRPr="005D3BBA">
        <w:rPr>
          <w:rFonts w:ascii="Times New Roman" w:hAnsi="Times New Roman"/>
          <w:sz w:val="24"/>
        </w:rPr>
        <w:t>5. Experience in analysis of the IARD database, FINRA data, SEC data, and other data related to investment advisers and investment managers. Experience in matching these databases to Form 5500 data.</w:t>
      </w:r>
    </w:p>
    <w:p w14:paraId="71A9B063" w14:textId="77777777" w:rsidR="007B12D8" w:rsidRPr="005D3BBA" w:rsidRDefault="007B12D8" w:rsidP="007B12D8">
      <w:pPr>
        <w:rPr>
          <w:rFonts w:ascii="Times New Roman" w:hAnsi="Times New Roman"/>
          <w:sz w:val="24"/>
        </w:rPr>
      </w:pPr>
    </w:p>
    <w:p w14:paraId="36CABC1F" w14:textId="5474D700" w:rsidR="007B12D8" w:rsidRPr="005D3BBA" w:rsidRDefault="007B12D8" w:rsidP="007B12D8">
      <w:pPr>
        <w:rPr>
          <w:rFonts w:ascii="Times New Roman" w:hAnsi="Times New Roman"/>
          <w:sz w:val="24"/>
        </w:rPr>
      </w:pPr>
      <w:r w:rsidRPr="005D3BBA">
        <w:rPr>
          <w:rFonts w:ascii="Times New Roman" w:hAnsi="Times New Roman"/>
          <w:sz w:val="24"/>
        </w:rPr>
        <w:t>6. Analysis of data on direct and indirect fees, revenue sharing, and performance associated with investments used by retirement plans. Analysis of data on direct and indirect fees, range of fees and premiums reported by welfare plans.</w:t>
      </w:r>
    </w:p>
    <w:p w14:paraId="67E63668" w14:textId="77777777" w:rsidR="007B12D8" w:rsidRPr="005D3BBA" w:rsidRDefault="007B12D8" w:rsidP="007B12D8">
      <w:pPr>
        <w:rPr>
          <w:rFonts w:ascii="Times New Roman" w:hAnsi="Times New Roman"/>
          <w:sz w:val="24"/>
        </w:rPr>
      </w:pPr>
    </w:p>
    <w:p w14:paraId="1A9FC6FB" w14:textId="5637633A" w:rsidR="007B12D8" w:rsidRPr="005D3BBA" w:rsidRDefault="007B12D8" w:rsidP="007B12D8">
      <w:pPr>
        <w:rPr>
          <w:rFonts w:ascii="Times New Roman" w:hAnsi="Times New Roman"/>
          <w:sz w:val="24"/>
        </w:rPr>
      </w:pPr>
      <w:r w:rsidRPr="005D3BBA">
        <w:rPr>
          <w:rFonts w:ascii="Times New Roman" w:hAnsi="Times New Roman"/>
          <w:sz w:val="24"/>
        </w:rPr>
        <w:t xml:space="preserve">7. Integrating data from outside financial datasets (such as </w:t>
      </w:r>
      <w:proofErr w:type="spellStart"/>
      <w:r w:rsidRPr="005D3BBA">
        <w:rPr>
          <w:rFonts w:ascii="Times New Roman" w:hAnsi="Times New Roman"/>
          <w:sz w:val="24"/>
        </w:rPr>
        <w:t>Preqin</w:t>
      </w:r>
      <w:proofErr w:type="spellEnd"/>
      <w:r w:rsidRPr="005D3BBA">
        <w:rPr>
          <w:rFonts w:ascii="Times New Roman" w:hAnsi="Times New Roman"/>
          <w:sz w:val="24"/>
        </w:rPr>
        <w:t>, Morningstar, Lipper, etc.) in order to enhance reporting on assets and holdings listed in Form 5500 filings.</w:t>
      </w:r>
    </w:p>
    <w:p w14:paraId="0545C840" w14:textId="77777777" w:rsidR="007B12D8" w:rsidRPr="005D3BBA" w:rsidRDefault="007B12D8" w:rsidP="007B12D8">
      <w:pPr>
        <w:rPr>
          <w:rFonts w:ascii="Times New Roman" w:hAnsi="Times New Roman"/>
          <w:sz w:val="24"/>
        </w:rPr>
      </w:pPr>
    </w:p>
    <w:p w14:paraId="7EA15D3A" w14:textId="1ACA0E83" w:rsidR="007B12D8" w:rsidRPr="005D3BBA" w:rsidRDefault="007B12D8" w:rsidP="007B12D8">
      <w:pPr>
        <w:rPr>
          <w:rFonts w:ascii="Times New Roman" w:hAnsi="Times New Roman"/>
          <w:sz w:val="24"/>
        </w:rPr>
      </w:pPr>
      <w:r w:rsidRPr="005D3BBA">
        <w:rPr>
          <w:rFonts w:ascii="Times New Roman" w:hAnsi="Times New Roman"/>
          <w:sz w:val="24"/>
        </w:rPr>
        <w:lastRenderedPageBreak/>
        <w:t>8. Experience in database administration and providing database access to external customers either directly or via a web interface, including training and other technical support describing how to use their product.</w:t>
      </w:r>
    </w:p>
    <w:p w14:paraId="0F82764E" w14:textId="77777777" w:rsidR="007B12D8" w:rsidRPr="005D3BBA" w:rsidRDefault="007B12D8" w:rsidP="007B12D8">
      <w:pPr>
        <w:rPr>
          <w:rFonts w:ascii="Times New Roman" w:hAnsi="Times New Roman"/>
          <w:sz w:val="24"/>
        </w:rPr>
      </w:pPr>
    </w:p>
    <w:p w14:paraId="3F2ECEF0" w14:textId="78C5E162" w:rsidR="00235AFD" w:rsidRDefault="007B12D8" w:rsidP="007B12D8">
      <w:pPr>
        <w:rPr>
          <w:rFonts w:ascii="Times New Roman" w:hAnsi="Times New Roman"/>
          <w:sz w:val="24"/>
        </w:rPr>
      </w:pPr>
      <w:r w:rsidRPr="005D3BBA">
        <w:rPr>
          <w:rFonts w:ascii="Times New Roman" w:hAnsi="Times New Roman"/>
          <w:sz w:val="24"/>
        </w:rPr>
        <w:t>Please note contractor personnel may embody multiple skills. The Analyst may also be a Contract Manager. See section… Contract Manager.</w:t>
      </w:r>
    </w:p>
    <w:p w14:paraId="26E5853F" w14:textId="77777777" w:rsidR="00611494" w:rsidRPr="005D3BBA" w:rsidRDefault="00611494" w:rsidP="007B12D8">
      <w:pPr>
        <w:rPr>
          <w:rFonts w:ascii="Times New Roman" w:hAnsi="Times New Roman"/>
          <w:sz w:val="24"/>
        </w:rPr>
      </w:pPr>
    </w:p>
    <w:p w14:paraId="01C5B2DF" w14:textId="77777777" w:rsidR="00AA2CBC" w:rsidRPr="005D3BBA" w:rsidRDefault="00235AFD" w:rsidP="005B1CE3">
      <w:pPr>
        <w:pStyle w:val="Heading3"/>
      </w:pPr>
      <w:r w:rsidRPr="005D3BBA">
        <w:t>Post Award Conference/Periodic Progress Meetings</w:t>
      </w:r>
      <w:r w:rsidRPr="005D3BBA">
        <w:rPr>
          <w:smallCaps/>
        </w:rPr>
        <w:t>:</w:t>
      </w:r>
      <w:r w:rsidRPr="005D3BBA">
        <w:t xml:space="preserve">  </w:t>
      </w:r>
    </w:p>
    <w:p w14:paraId="186BB4C9" w14:textId="3D68B477" w:rsidR="00235AFD" w:rsidRDefault="00235AFD" w:rsidP="00AA2CBC">
      <w:pPr>
        <w:rPr>
          <w:rFonts w:ascii="Times New Roman" w:hAnsi="Times New Roman"/>
          <w:sz w:val="24"/>
        </w:rPr>
      </w:pPr>
      <w:r w:rsidRPr="005D3BBA">
        <w:rPr>
          <w:rFonts w:ascii="Times New Roman" w:hAnsi="Times New Roman"/>
          <w:sz w:val="24"/>
        </w:rPr>
        <w:t xml:space="preserve">The </w:t>
      </w:r>
      <w:r w:rsidR="00C50CB3" w:rsidRPr="005D3BBA">
        <w:rPr>
          <w:rFonts w:ascii="Times New Roman" w:hAnsi="Times New Roman"/>
          <w:sz w:val="24"/>
        </w:rPr>
        <w:t>c</w:t>
      </w:r>
      <w:r w:rsidR="0098351B" w:rsidRPr="005D3BBA">
        <w:rPr>
          <w:rFonts w:ascii="Times New Roman" w:hAnsi="Times New Roman"/>
          <w:sz w:val="24"/>
        </w:rPr>
        <w:t>ontractor</w:t>
      </w:r>
      <w:r w:rsidRPr="005D3BBA">
        <w:rPr>
          <w:rFonts w:ascii="Times New Roman" w:hAnsi="Times New Roman"/>
          <w:sz w:val="24"/>
        </w:rPr>
        <w:t xml:space="preserve"> agrees to attend any post award conference </w:t>
      </w:r>
      <w:r w:rsidR="00FA06F3" w:rsidRPr="005D3BBA">
        <w:rPr>
          <w:rFonts w:ascii="Times New Roman" w:hAnsi="Times New Roman"/>
          <w:sz w:val="24"/>
        </w:rPr>
        <w:t>conducted</w:t>
      </w:r>
      <w:r w:rsidRPr="005D3BBA">
        <w:rPr>
          <w:rFonts w:ascii="Times New Roman" w:hAnsi="Times New Roman"/>
          <w:sz w:val="24"/>
        </w:rPr>
        <w:t xml:space="preserve"> by the contracting activity or contract administration office in accordance with Federal Acquisition Regulation Subpart 42.5.</w:t>
      </w:r>
      <w:r w:rsidR="00BE77E8" w:rsidRPr="005D3BBA">
        <w:rPr>
          <w:rFonts w:ascii="Times New Roman" w:hAnsi="Times New Roman"/>
          <w:sz w:val="24"/>
        </w:rPr>
        <w:t xml:space="preserve"> </w:t>
      </w:r>
      <w:r w:rsidRPr="005D3BBA">
        <w:rPr>
          <w:rFonts w:ascii="Times New Roman" w:hAnsi="Times New Roman"/>
          <w:sz w:val="24"/>
        </w:rPr>
        <w:t xml:space="preserve">The </w:t>
      </w:r>
      <w:r w:rsidR="00CE0748" w:rsidRPr="005D3BBA">
        <w:rPr>
          <w:rFonts w:ascii="Times New Roman" w:hAnsi="Times New Roman"/>
          <w:sz w:val="24"/>
        </w:rPr>
        <w:t>C</w:t>
      </w:r>
      <w:r w:rsidRPr="005D3BBA">
        <w:rPr>
          <w:rFonts w:ascii="Times New Roman" w:hAnsi="Times New Roman"/>
          <w:sz w:val="24"/>
        </w:rPr>
        <w:t xml:space="preserve">ontracting </w:t>
      </w:r>
      <w:r w:rsidR="00CE0748" w:rsidRPr="005D3BBA">
        <w:rPr>
          <w:rFonts w:ascii="Times New Roman" w:hAnsi="Times New Roman"/>
          <w:sz w:val="24"/>
        </w:rPr>
        <w:t>O</w:t>
      </w:r>
      <w:r w:rsidRPr="005D3BBA">
        <w:rPr>
          <w:rFonts w:ascii="Times New Roman" w:hAnsi="Times New Roman"/>
          <w:sz w:val="24"/>
        </w:rPr>
        <w:t xml:space="preserve">fficer, </w:t>
      </w:r>
      <w:r w:rsidR="00CE0748" w:rsidRPr="005D3BBA">
        <w:rPr>
          <w:rFonts w:ascii="Times New Roman" w:hAnsi="Times New Roman"/>
          <w:sz w:val="24"/>
        </w:rPr>
        <w:t>C</w:t>
      </w:r>
      <w:r w:rsidRPr="005D3BBA">
        <w:rPr>
          <w:rFonts w:ascii="Times New Roman" w:hAnsi="Times New Roman"/>
          <w:sz w:val="24"/>
        </w:rPr>
        <w:t xml:space="preserve">ontracting </w:t>
      </w:r>
      <w:r w:rsidR="00CE0748" w:rsidRPr="005D3BBA">
        <w:rPr>
          <w:rFonts w:ascii="Times New Roman" w:hAnsi="Times New Roman"/>
          <w:sz w:val="24"/>
        </w:rPr>
        <w:t>O</w:t>
      </w:r>
      <w:r w:rsidRPr="005D3BBA">
        <w:rPr>
          <w:rFonts w:ascii="Times New Roman" w:hAnsi="Times New Roman"/>
          <w:sz w:val="24"/>
        </w:rPr>
        <w:t>fficer</w:t>
      </w:r>
      <w:r w:rsidR="00CE0748" w:rsidRPr="005D3BBA">
        <w:rPr>
          <w:rFonts w:ascii="Times New Roman" w:hAnsi="Times New Roman"/>
          <w:sz w:val="24"/>
        </w:rPr>
        <w:t>’</w:t>
      </w:r>
      <w:r w:rsidRPr="005D3BBA">
        <w:rPr>
          <w:rFonts w:ascii="Times New Roman" w:hAnsi="Times New Roman"/>
          <w:sz w:val="24"/>
        </w:rPr>
        <w:t xml:space="preserve">s </w:t>
      </w:r>
      <w:r w:rsidR="00CE0748" w:rsidRPr="005D3BBA">
        <w:rPr>
          <w:rFonts w:ascii="Times New Roman" w:hAnsi="Times New Roman"/>
          <w:sz w:val="24"/>
        </w:rPr>
        <w:t>R</w:t>
      </w:r>
      <w:r w:rsidRPr="005D3BBA">
        <w:rPr>
          <w:rFonts w:ascii="Times New Roman" w:hAnsi="Times New Roman"/>
          <w:sz w:val="24"/>
        </w:rPr>
        <w:t xml:space="preserve">epresentative (COR), and other </w:t>
      </w:r>
      <w:r w:rsidR="0098351B" w:rsidRPr="005D3BBA">
        <w:rPr>
          <w:rFonts w:ascii="Times New Roman" w:hAnsi="Times New Roman"/>
          <w:sz w:val="24"/>
        </w:rPr>
        <w:t>g</w:t>
      </w:r>
      <w:r w:rsidRPr="005D3BBA">
        <w:rPr>
          <w:rFonts w:ascii="Times New Roman" w:hAnsi="Times New Roman"/>
          <w:sz w:val="24"/>
        </w:rPr>
        <w:t xml:space="preserve">overnment personnel, as appropriate, may meet periodically with the </w:t>
      </w:r>
      <w:r w:rsidR="0098351B" w:rsidRPr="005D3BBA">
        <w:rPr>
          <w:rFonts w:ascii="Times New Roman" w:hAnsi="Times New Roman"/>
          <w:sz w:val="24"/>
        </w:rPr>
        <w:t>contractor</w:t>
      </w:r>
      <w:r w:rsidRPr="005D3BBA">
        <w:rPr>
          <w:rFonts w:ascii="Times New Roman" w:hAnsi="Times New Roman"/>
          <w:sz w:val="24"/>
        </w:rPr>
        <w:t xml:space="preserve"> to review the </w:t>
      </w:r>
      <w:r w:rsidR="0098351B" w:rsidRPr="005D3BBA">
        <w:rPr>
          <w:rFonts w:ascii="Times New Roman" w:hAnsi="Times New Roman"/>
          <w:sz w:val="24"/>
        </w:rPr>
        <w:t>contractor</w:t>
      </w:r>
      <w:r w:rsidRPr="005D3BBA">
        <w:rPr>
          <w:rFonts w:ascii="Times New Roman" w:hAnsi="Times New Roman"/>
          <w:sz w:val="24"/>
        </w:rPr>
        <w:t xml:space="preserve">'s performance. At these </w:t>
      </w:r>
      <w:r w:rsidR="009D70C7" w:rsidRPr="005D3BBA">
        <w:rPr>
          <w:rFonts w:ascii="Times New Roman" w:hAnsi="Times New Roman"/>
          <w:sz w:val="24"/>
        </w:rPr>
        <w:t>meetings,</w:t>
      </w:r>
      <w:r w:rsidRPr="005D3BBA">
        <w:rPr>
          <w:rFonts w:ascii="Times New Roman" w:hAnsi="Times New Roman"/>
          <w:sz w:val="24"/>
        </w:rPr>
        <w:t xml:space="preserve"> the </w:t>
      </w:r>
      <w:r w:rsidR="00CE0748" w:rsidRPr="005D3BBA">
        <w:rPr>
          <w:rFonts w:ascii="Times New Roman" w:hAnsi="Times New Roman"/>
          <w:sz w:val="24"/>
        </w:rPr>
        <w:t>C</w:t>
      </w:r>
      <w:r w:rsidRPr="005D3BBA">
        <w:rPr>
          <w:rFonts w:ascii="Times New Roman" w:hAnsi="Times New Roman"/>
          <w:sz w:val="24"/>
        </w:rPr>
        <w:t xml:space="preserve">ontracting </w:t>
      </w:r>
      <w:r w:rsidR="00CE0748" w:rsidRPr="005D3BBA">
        <w:rPr>
          <w:rFonts w:ascii="Times New Roman" w:hAnsi="Times New Roman"/>
          <w:sz w:val="24"/>
        </w:rPr>
        <w:t>O</w:t>
      </w:r>
      <w:r w:rsidRPr="005D3BBA">
        <w:rPr>
          <w:rFonts w:ascii="Times New Roman" w:hAnsi="Times New Roman"/>
          <w:sz w:val="24"/>
        </w:rPr>
        <w:t xml:space="preserve">fficer will </w:t>
      </w:r>
      <w:r w:rsidR="00FA06F3" w:rsidRPr="005D3BBA">
        <w:rPr>
          <w:rFonts w:ascii="Times New Roman" w:hAnsi="Times New Roman"/>
          <w:sz w:val="24"/>
        </w:rPr>
        <w:t>appraise</w:t>
      </w:r>
      <w:r w:rsidRPr="005D3BBA">
        <w:rPr>
          <w:rFonts w:ascii="Times New Roman" w:hAnsi="Times New Roman"/>
          <w:sz w:val="24"/>
        </w:rPr>
        <w:t xml:space="preserve"> the </w:t>
      </w:r>
      <w:r w:rsidR="0098351B" w:rsidRPr="005D3BBA">
        <w:rPr>
          <w:rFonts w:ascii="Times New Roman" w:hAnsi="Times New Roman"/>
          <w:sz w:val="24"/>
        </w:rPr>
        <w:t>contractor</w:t>
      </w:r>
      <w:r w:rsidRPr="005D3BBA">
        <w:rPr>
          <w:rFonts w:ascii="Times New Roman" w:hAnsi="Times New Roman"/>
          <w:sz w:val="24"/>
        </w:rPr>
        <w:t xml:space="preserve"> of how the government views the </w:t>
      </w:r>
      <w:r w:rsidR="0098351B" w:rsidRPr="005D3BBA">
        <w:rPr>
          <w:rFonts w:ascii="Times New Roman" w:hAnsi="Times New Roman"/>
          <w:sz w:val="24"/>
        </w:rPr>
        <w:t>contractor</w:t>
      </w:r>
      <w:r w:rsidRPr="005D3BBA">
        <w:rPr>
          <w:rFonts w:ascii="Times New Roman" w:hAnsi="Times New Roman"/>
          <w:sz w:val="24"/>
        </w:rPr>
        <w:t xml:space="preserve">'s performance and the </w:t>
      </w:r>
      <w:r w:rsidR="0098351B" w:rsidRPr="005D3BBA">
        <w:rPr>
          <w:rFonts w:ascii="Times New Roman" w:hAnsi="Times New Roman"/>
          <w:sz w:val="24"/>
        </w:rPr>
        <w:t>contractor</w:t>
      </w:r>
      <w:r w:rsidRPr="005D3BBA">
        <w:rPr>
          <w:rFonts w:ascii="Times New Roman" w:hAnsi="Times New Roman"/>
          <w:sz w:val="24"/>
        </w:rPr>
        <w:t xml:space="preserve"> will </w:t>
      </w:r>
      <w:r w:rsidR="00FA06F3" w:rsidRPr="005D3BBA">
        <w:rPr>
          <w:rFonts w:ascii="Times New Roman" w:hAnsi="Times New Roman"/>
          <w:sz w:val="24"/>
        </w:rPr>
        <w:t xml:space="preserve">notify </w:t>
      </w:r>
      <w:r w:rsidRPr="005D3BBA">
        <w:rPr>
          <w:rFonts w:ascii="Times New Roman" w:hAnsi="Times New Roman"/>
          <w:sz w:val="24"/>
        </w:rPr>
        <w:t xml:space="preserve">the </w:t>
      </w:r>
      <w:r w:rsidR="0098351B" w:rsidRPr="005D3BBA">
        <w:rPr>
          <w:rFonts w:ascii="Times New Roman" w:hAnsi="Times New Roman"/>
          <w:sz w:val="24"/>
        </w:rPr>
        <w:t>g</w:t>
      </w:r>
      <w:r w:rsidRPr="005D3BBA">
        <w:rPr>
          <w:rFonts w:ascii="Times New Roman" w:hAnsi="Times New Roman"/>
          <w:sz w:val="24"/>
        </w:rPr>
        <w:t xml:space="preserve">overnment of problems, if any, being experienced. Appropriate action </w:t>
      </w:r>
      <w:r w:rsidR="00FA06F3" w:rsidRPr="005D3BBA">
        <w:rPr>
          <w:rFonts w:ascii="Times New Roman" w:hAnsi="Times New Roman"/>
          <w:sz w:val="24"/>
        </w:rPr>
        <w:t xml:space="preserve">must </w:t>
      </w:r>
      <w:r w:rsidRPr="005D3BBA">
        <w:rPr>
          <w:rFonts w:ascii="Times New Roman" w:hAnsi="Times New Roman"/>
          <w:sz w:val="24"/>
        </w:rPr>
        <w:t>be taken to resolve outstanding issues. These meetings shall be at no additional cost to the government.</w:t>
      </w:r>
    </w:p>
    <w:p w14:paraId="778D584B" w14:textId="77777777" w:rsidR="00611494" w:rsidRPr="005D3BBA" w:rsidRDefault="00611494" w:rsidP="00AA2CBC">
      <w:pPr>
        <w:rPr>
          <w:rFonts w:ascii="Times New Roman" w:hAnsi="Times New Roman"/>
          <w:sz w:val="24"/>
        </w:rPr>
      </w:pPr>
    </w:p>
    <w:p w14:paraId="77033718" w14:textId="61B4C934" w:rsidR="00AA2CBC" w:rsidRPr="005D3BBA" w:rsidRDefault="00861F1A" w:rsidP="005B1CE3">
      <w:pPr>
        <w:pStyle w:val="Heading3"/>
      </w:pPr>
      <w:r w:rsidRPr="005D3BBA">
        <w:t>Contracting</w:t>
      </w:r>
      <w:r w:rsidR="00235AFD" w:rsidRPr="005D3BBA">
        <w:t xml:space="preserve"> Officer</w:t>
      </w:r>
      <w:r w:rsidR="00ED6160" w:rsidRPr="005D3BBA">
        <w:t>’s</w:t>
      </w:r>
      <w:r w:rsidR="00235AFD" w:rsidRPr="005D3BBA">
        <w:t xml:space="preserve"> Representative</w:t>
      </w:r>
      <w:r w:rsidRPr="005D3BBA">
        <w:t>:</w:t>
      </w:r>
      <w:r w:rsidR="00235AFD" w:rsidRPr="005D3BBA">
        <w:t xml:space="preserve">  </w:t>
      </w:r>
    </w:p>
    <w:p w14:paraId="51658DC7" w14:textId="77777777" w:rsidR="00235AFD" w:rsidRPr="005D3BBA" w:rsidRDefault="00F20C28" w:rsidP="00AA2CBC">
      <w:pPr>
        <w:rPr>
          <w:rFonts w:ascii="Times New Roman" w:hAnsi="Times New Roman"/>
          <w:sz w:val="24"/>
        </w:rPr>
      </w:pPr>
      <w:r w:rsidRPr="005D3BBA">
        <w:rPr>
          <w:rFonts w:ascii="Times New Roman" w:hAnsi="Times New Roman"/>
          <w:sz w:val="24"/>
        </w:rPr>
        <w:t>A</w:t>
      </w:r>
      <w:r w:rsidR="00861F1A" w:rsidRPr="005D3BBA">
        <w:rPr>
          <w:rFonts w:ascii="Times New Roman" w:hAnsi="Times New Roman"/>
          <w:sz w:val="24"/>
        </w:rPr>
        <w:t xml:space="preserve"> COR </w:t>
      </w:r>
      <w:r w:rsidR="00107B69" w:rsidRPr="005D3BBA">
        <w:rPr>
          <w:rFonts w:ascii="Times New Roman" w:hAnsi="Times New Roman"/>
          <w:sz w:val="24"/>
        </w:rPr>
        <w:t xml:space="preserve">will be delegated </w:t>
      </w:r>
      <w:r w:rsidR="009D70C7" w:rsidRPr="005D3BBA">
        <w:rPr>
          <w:rFonts w:ascii="Times New Roman" w:hAnsi="Times New Roman"/>
          <w:sz w:val="24"/>
        </w:rPr>
        <w:t>separately</w:t>
      </w:r>
      <w:r w:rsidR="00235AFD" w:rsidRPr="005D3BBA">
        <w:rPr>
          <w:rFonts w:ascii="Times New Roman" w:hAnsi="Times New Roman"/>
          <w:sz w:val="24"/>
        </w:rPr>
        <w:t xml:space="preserve">. </w:t>
      </w:r>
    </w:p>
    <w:p w14:paraId="3FFCE116" w14:textId="77777777" w:rsidR="00235AFD" w:rsidRPr="005D3BBA" w:rsidRDefault="00235AFD" w:rsidP="00AA2CBC">
      <w:pPr>
        <w:rPr>
          <w:rFonts w:ascii="Times New Roman" w:hAnsi="Times New Roman"/>
          <w:sz w:val="24"/>
        </w:rPr>
      </w:pPr>
    </w:p>
    <w:p w14:paraId="6353E201" w14:textId="2CBE09E9" w:rsidR="00AA2CBC" w:rsidRPr="005D3BBA" w:rsidRDefault="00376413" w:rsidP="005B1CE3">
      <w:pPr>
        <w:pStyle w:val="Heading3"/>
      </w:pPr>
      <w:r w:rsidRPr="005D3BBA">
        <w:t>Key Personnel</w:t>
      </w:r>
      <w:r w:rsidR="00235AFD" w:rsidRPr="005D3BBA">
        <w:t xml:space="preserve">:  </w:t>
      </w:r>
    </w:p>
    <w:p w14:paraId="23C60541" w14:textId="74E00F8C" w:rsidR="00376413" w:rsidRPr="005D3BBA" w:rsidRDefault="00376413" w:rsidP="00F94E1E">
      <w:pPr>
        <w:pStyle w:val="BodyText3"/>
        <w:keepNext/>
        <w:spacing w:line="240" w:lineRule="auto"/>
        <w:rPr>
          <w:rFonts w:ascii="Times New Roman" w:hAnsi="Times New Roman"/>
          <w:sz w:val="24"/>
        </w:rPr>
      </w:pPr>
      <w:r w:rsidRPr="005D3BBA">
        <w:rPr>
          <w:rFonts w:ascii="Times New Roman" w:hAnsi="Times New Roman"/>
          <w:sz w:val="24"/>
        </w:rPr>
        <w:t>The follow</w:t>
      </w:r>
      <w:r w:rsidR="00D177B2" w:rsidRPr="005D3BBA">
        <w:rPr>
          <w:rFonts w:ascii="Times New Roman" w:hAnsi="Times New Roman"/>
          <w:sz w:val="24"/>
        </w:rPr>
        <w:t>ing</w:t>
      </w:r>
      <w:r w:rsidRPr="005D3BBA">
        <w:rPr>
          <w:rFonts w:ascii="Times New Roman" w:hAnsi="Times New Roman"/>
          <w:sz w:val="24"/>
        </w:rPr>
        <w:t xml:space="preserve"> personnel are considered key personnel by the government: </w:t>
      </w:r>
      <w:r w:rsidR="00BB1609" w:rsidRPr="005D3BBA">
        <w:rPr>
          <w:rFonts w:ascii="Times New Roman" w:hAnsi="Times New Roman"/>
          <w:sz w:val="24"/>
        </w:rPr>
        <w:t>C</w:t>
      </w:r>
      <w:r w:rsidRPr="005D3BBA">
        <w:rPr>
          <w:rFonts w:ascii="Times New Roman" w:hAnsi="Times New Roman"/>
          <w:sz w:val="24"/>
        </w:rPr>
        <w:t xml:space="preserve">ontract </w:t>
      </w:r>
      <w:r w:rsidR="00BB1609" w:rsidRPr="005D3BBA">
        <w:rPr>
          <w:rFonts w:ascii="Times New Roman" w:hAnsi="Times New Roman"/>
          <w:sz w:val="24"/>
        </w:rPr>
        <w:t>M</w:t>
      </w:r>
      <w:r w:rsidRPr="005D3BBA">
        <w:rPr>
          <w:rFonts w:ascii="Times New Roman" w:hAnsi="Times New Roman"/>
          <w:sz w:val="24"/>
        </w:rPr>
        <w:t xml:space="preserve">anager/Alternate </w:t>
      </w:r>
      <w:r w:rsidR="00D177B2" w:rsidRPr="005D3BBA">
        <w:rPr>
          <w:rFonts w:ascii="Times New Roman" w:hAnsi="Times New Roman"/>
          <w:sz w:val="24"/>
        </w:rPr>
        <w:t>C</w:t>
      </w:r>
      <w:r w:rsidRPr="005D3BBA">
        <w:rPr>
          <w:rFonts w:ascii="Times New Roman" w:hAnsi="Times New Roman"/>
          <w:sz w:val="24"/>
        </w:rPr>
        <w:t xml:space="preserve">ontract </w:t>
      </w:r>
      <w:r w:rsidR="00D177B2" w:rsidRPr="005D3BBA">
        <w:rPr>
          <w:rFonts w:ascii="Times New Roman" w:hAnsi="Times New Roman"/>
          <w:sz w:val="24"/>
        </w:rPr>
        <w:t>M</w:t>
      </w:r>
      <w:r w:rsidRPr="005D3BBA">
        <w:rPr>
          <w:rFonts w:ascii="Times New Roman" w:hAnsi="Times New Roman"/>
          <w:sz w:val="24"/>
        </w:rPr>
        <w:t>anager</w:t>
      </w:r>
      <w:r w:rsidR="00D177B2" w:rsidRPr="005D3BBA">
        <w:rPr>
          <w:rFonts w:ascii="Times New Roman" w:hAnsi="Times New Roman"/>
          <w:sz w:val="24"/>
        </w:rPr>
        <w:t>.</w:t>
      </w:r>
      <w:r w:rsidRPr="005D3BBA">
        <w:rPr>
          <w:rFonts w:ascii="Times New Roman" w:hAnsi="Times New Roman"/>
          <w:sz w:val="24"/>
        </w:rPr>
        <w:t xml:space="preserve"> The </w:t>
      </w:r>
      <w:r w:rsidR="0098351B" w:rsidRPr="005D3BBA">
        <w:rPr>
          <w:rFonts w:ascii="Times New Roman" w:hAnsi="Times New Roman"/>
          <w:sz w:val="24"/>
        </w:rPr>
        <w:t>contractor</w:t>
      </w:r>
      <w:r w:rsidRPr="005D3BBA">
        <w:rPr>
          <w:rFonts w:ascii="Times New Roman" w:hAnsi="Times New Roman"/>
          <w:sz w:val="24"/>
        </w:rPr>
        <w:t xml:space="preserve"> shall provide a contract manager who shall be responsible for the performance of the work. The name of this person and an alternate who shall act for the </w:t>
      </w:r>
      <w:r w:rsidR="0098351B" w:rsidRPr="005D3BBA">
        <w:rPr>
          <w:rFonts w:ascii="Times New Roman" w:hAnsi="Times New Roman"/>
          <w:sz w:val="24"/>
        </w:rPr>
        <w:t>contractor</w:t>
      </w:r>
      <w:r w:rsidRPr="005D3BBA">
        <w:rPr>
          <w:rFonts w:ascii="Times New Roman" w:hAnsi="Times New Roman"/>
          <w:sz w:val="24"/>
        </w:rPr>
        <w:t xml:space="preserve"> when the manager is absent shall be designated in writing to the </w:t>
      </w:r>
      <w:r w:rsidR="00CE0748" w:rsidRPr="005D3BBA">
        <w:rPr>
          <w:rFonts w:ascii="Times New Roman" w:hAnsi="Times New Roman"/>
          <w:sz w:val="24"/>
        </w:rPr>
        <w:t>C</w:t>
      </w:r>
      <w:r w:rsidRPr="005D3BBA">
        <w:rPr>
          <w:rFonts w:ascii="Times New Roman" w:hAnsi="Times New Roman"/>
          <w:sz w:val="24"/>
        </w:rPr>
        <w:t xml:space="preserve">ontracting </w:t>
      </w:r>
      <w:r w:rsidR="00CE0748" w:rsidRPr="005D3BBA">
        <w:rPr>
          <w:rFonts w:ascii="Times New Roman" w:hAnsi="Times New Roman"/>
          <w:sz w:val="24"/>
        </w:rPr>
        <w:t>O</w:t>
      </w:r>
      <w:r w:rsidRPr="005D3BBA">
        <w:rPr>
          <w:rFonts w:ascii="Times New Roman" w:hAnsi="Times New Roman"/>
          <w:sz w:val="24"/>
        </w:rPr>
        <w:t xml:space="preserve">fficer. The contract manager or alternate shall have full authority to act for the </w:t>
      </w:r>
      <w:r w:rsidR="0098351B" w:rsidRPr="005D3BBA">
        <w:rPr>
          <w:rFonts w:ascii="Times New Roman" w:hAnsi="Times New Roman"/>
          <w:sz w:val="24"/>
        </w:rPr>
        <w:t>contractor</w:t>
      </w:r>
      <w:r w:rsidRPr="005D3BBA">
        <w:rPr>
          <w:rFonts w:ascii="Times New Roman" w:hAnsi="Times New Roman"/>
          <w:sz w:val="24"/>
        </w:rPr>
        <w:t xml:space="preserve"> on all contract matters relating to </w:t>
      </w:r>
      <w:r w:rsidR="00FA06F3" w:rsidRPr="005D3BBA">
        <w:rPr>
          <w:rFonts w:ascii="Times New Roman" w:hAnsi="Times New Roman"/>
          <w:sz w:val="24"/>
        </w:rPr>
        <w:t>the daily</w:t>
      </w:r>
      <w:r w:rsidRPr="005D3BBA">
        <w:rPr>
          <w:rFonts w:ascii="Times New Roman" w:hAnsi="Times New Roman"/>
          <w:sz w:val="24"/>
        </w:rPr>
        <w:t xml:space="preserve"> operation of this contract</w:t>
      </w:r>
      <w:r w:rsidR="004F1050" w:rsidRPr="005D3BBA">
        <w:rPr>
          <w:rFonts w:ascii="Times New Roman" w:hAnsi="Times New Roman"/>
          <w:sz w:val="24"/>
        </w:rPr>
        <w:t xml:space="preserve"> action</w:t>
      </w:r>
      <w:r w:rsidRPr="005D3BBA">
        <w:rPr>
          <w:rFonts w:ascii="Times New Roman" w:hAnsi="Times New Roman"/>
          <w:sz w:val="24"/>
        </w:rPr>
        <w:t>. The contract manager or alternate shall be available between</w:t>
      </w:r>
      <w:r w:rsidR="00D177B2" w:rsidRPr="005D3BBA">
        <w:rPr>
          <w:rFonts w:ascii="Times New Roman" w:hAnsi="Times New Roman"/>
          <w:sz w:val="24"/>
        </w:rPr>
        <w:t xml:space="preserve"> the hours of 8:00</w:t>
      </w:r>
      <w:r w:rsidRPr="005D3BBA">
        <w:rPr>
          <w:rFonts w:ascii="Times New Roman" w:hAnsi="Times New Roman"/>
          <w:sz w:val="24"/>
        </w:rPr>
        <w:t xml:space="preserve"> am to </w:t>
      </w:r>
      <w:r w:rsidR="00D177B2" w:rsidRPr="005D3BBA">
        <w:rPr>
          <w:rFonts w:ascii="Times New Roman" w:hAnsi="Times New Roman"/>
          <w:sz w:val="24"/>
        </w:rPr>
        <w:t>6</w:t>
      </w:r>
      <w:r w:rsidRPr="005D3BBA">
        <w:rPr>
          <w:rFonts w:ascii="Times New Roman" w:hAnsi="Times New Roman"/>
          <w:sz w:val="24"/>
        </w:rPr>
        <w:t>:30</w:t>
      </w:r>
      <w:r w:rsidR="00D177B2" w:rsidRPr="005D3BBA">
        <w:rPr>
          <w:rFonts w:ascii="Times New Roman" w:hAnsi="Times New Roman"/>
          <w:sz w:val="24"/>
        </w:rPr>
        <w:t xml:space="preserve"> </w:t>
      </w:r>
      <w:r w:rsidRPr="005D3BBA">
        <w:rPr>
          <w:rFonts w:ascii="Times New Roman" w:hAnsi="Times New Roman"/>
          <w:sz w:val="24"/>
        </w:rPr>
        <w:t>pm</w:t>
      </w:r>
      <w:r w:rsidR="00D177B2" w:rsidRPr="005D3BBA">
        <w:rPr>
          <w:rFonts w:ascii="Times New Roman" w:hAnsi="Times New Roman"/>
          <w:sz w:val="24"/>
        </w:rPr>
        <w:t>,</w:t>
      </w:r>
      <w:r w:rsidRPr="005D3BBA">
        <w:rPr>
          <w:rFonts w:ascii="Times New Roman" w:hAnsi="Times New Roman"/>
          <w:sz w:val="24"/>
        </w:rPr>
        <w:t xml:space="preserve"> Monday </w:t>
      </w:r>
      <w:r w:rsidR="00D177B2" w:rsidRPr="005D3BBA">
        <w:rPr>
          <w:rFonts w:ascii="Times New Roman" w:hAnsi="Times New Roman"/>
          <w:sz w:val="24"/>
        </w:rPr>
        <w:t>through</w:t>
      </w:r>
      <w:r w:rsidRPr="005D3BBA">
        <w:rPr>
          <w:rFonts w:ascii="Times New Roman" w:hAnsi="Times New Roman"/>
          <w:sz w:val="24"/>
        </w:rPr>
        <w:t xml:space="preserve"> Friday </w:t>
      </w:r>
      <w:r w:rsidR="00D177B2" w:rsidRPr="005D3BBA">
        <w:rPr>
          <w:rFonts w:ascii="Times New Roman" w:hAnsi="Times New Roman"/>
          <w:sz w:val="24"/>
        </w:rPr>
        <w:t>except for</w:t>
      </w:r>
      <w:r w:rsidRPr="005D3BBA">
        <w:rPr>
          <w:rFonts w:ascii="Times New Roman" w:hAnsi="Times New Roman"/>
          <w:sz w:val="24"/>
        </w:rPr>
        <w:t xml:space="preserve"> Federal holidays or when the government facility is closed for administrative reasons. </w:t>
      </w:r>
    </w:p>
    <w:p w14:paraId="6A0D5A50" w14:textId="77777777" w:rsidR="00235AFD" w:rsidRPr="005D3BBA" w:rsidRDefault="00235AFD" w:rsidP="00AA2CBC">
      <w:pPr>
        <w:rPr>
          <w:rFonts w:ascii="Times New Roman" w:hAnsi="Times New Roman"/>
          <w:sz w:val="24"/>
        </w:rPr>
      </w:pPr>
    </w:p>
    <w:p w14:paraId="1D4E9F88" w14:textId="4EB37E56" w:rsidR="00AA2CBC" w:rsidRPr="005D3BBA" w:rsidRDefault="00861F1A" w:rsidP="005B1CE3">
      <w:pPr>
        <w:pStyle w:val="Heading3"/>
      </w:pPr>
      <w:r w:rsidRPr="005D3BBA">
        <w:t>Identification</w:t>
      </w:r>
      <w:r w:rsidR="00DE0BF4" w:rsidRPr="005D3BBA">
        <w:t xml:space="preserve"> of </w:t>
      </w:r>
      <w:r w:rsidR="0098351B" w:rsidRPr="005D3BBA">
        <w:t>Contractor</w:t>
      </w:r>
      <w:r w:rsidR="00DE0BF4" w:rsidRPr="005D3BBA">
        <w:t xml:space="preserve"> Employees:  </w:t>
      </w:r>
    </w:p>
    <w:p w14:paraId="6C4AF088" w14:textId="4340219F" w:rsidR="00235AFD" w:rsidRPr="005D3BBA" w:rsidRDefault="00235AFD" w:rsidP="00AA2CBC">
      <w:pPr>
        <w:rPr>
          <w:rFonts w:ascii="Times New Roman" w:hAnsi="Times New Roman"/>
          <w:sz w:val="24"/>
        </w:rPr>
      </w:pPr>
      <w:r w:rsidRPr="005D3BBA">
        <w:rPr>
          <w:rFonts w:ascii="Times New Roman" w:hAnsi="Times New Roman"/>
          <w:sz w:val="24"/>
        </w:rPr>
        <w:t xml:space="preserve">All contract personnel attending meetings, answering </w:t>
      </w:r>
      <w:r w:rsidR="0098351B" w:rsidRPr="005D3BBA">
        <w:rPr>
          <w:rFonts w:ascii="Times New Roman" w:hAnsi="Times New Roman"/>
          <w:sz w:val="24"/>
        </w:rPr>
        <w:t>g</w:t>
      </w:r>
      <w:r w:rsidRPr="005D3BBA">
        <w:rPr>
          <w:rFonts w:ascii="Times New Roman" w:hAnsi="Times New Roman"/>
          <w:sz w:val="24"/>
        </w:rPr>
        <w:t xml:space="preserve">overnment telephones, and working in other situations where their </w:t>
      </w:r>
      <w:r w:rsidR="0098351B" w:rsidRPr="005D3BBA">
        <w:rPr>
          <w:rFonts w:ascii="Times New Roman" w:hAnsi="Times New Roman"/>
          <w:sz w:val="24"/>
        </w:rPr>
        <w:t>contractor</w:t>
      </w:r>
      <w:r w:rsidRPr="005D3BBA">
        <w:rPr>
          <w:rFonts w:ascii="Times New Roman" w:hAnsi="Times New Roman"/>
          <w:sz w:val="24"/>
        </w:rPr>
        <w:t xml:space="preserve"> status is not obvious to third parties are required to identify themselves as such to avoid creating an impression in the minds of members of the public that they are </w:t>
      </w:r>
      <w:r w:rsidR="0098351B" w:rsidRPr="005D3BBA">
        <w:rPr>
          <w:rFonts w:ascii="Times New Roman" w:hAnsi="Times New Roman"/>
          <w:sz w:val="24"/>
        </w:rPr>
        <w:t>g</w:t>
      </w:r>
      <w:r w:rsidRPr="005D3BBA">
        <w:rPr>
          <w:rFonts w:ascii="Times New Roman" w:hAnsi="Times New Roman"/>
          <w:sz w:val="24"/>
        </w:rPr>
        <w:t xml:space="preserve">overnment officials. They must also ensure that all documents or reports produced by </w:t>
      </w:r>
      <w:r w:rsidR="0098351B" w:rsidRPr="005D3BBA">
        <w:rPr>
          <w:rFonts w:ascii="Times New Roman" w:hAnsi="Times New Roman"/>
          <w:sz w:val="24"/>
        </w:rPr>
        <w:t>contractor</w:t>
      </w:r>
      <w:r w:rsidRPr="005D3BBA">
        <w:rPr>
          <w:rFonts w:ascii="Times New Roman" w:hAnsi="Times New Roman"/>
          <w:sz w:val="24"/>
        </w:rPr>
        <w:t xml:space="preserve">s are suitably marked as </w:t>
      </w:r>
      <w:r w:rsidR="0098351B" w:rsidRPr="005D3BBA">
        <w:rPr>
          <w:rFonts w:ascii="Times New Roman" w:hAnsi="Times New Roman"/>
          <w:sz w:val="24"/>
        </w:rPr>
        <w:t>contractor</w:t>
      </w:r>
      <w:r w:rsidRPr="005D3BBA">
        <w:rPr>
          <w:rFonts w:ascii="Times New Roman" w:hAnsi="Times New Roman"/>
          <w:sz w:val="24"/>
        </w:rPr>
        <w:t xml:space="preserve"> products or that </w:t>
      </w:r>
      <w:r w:rsidR="0098351B" w:rsidRPr="005D3BBA">
        <w:rPr>
          <w:rFonts w:ascii="Times New Roman" w:hAnsi="Times New Roman"/>
          <w:sz w:val="24"/>
        </w:rPr>
        <w:t>contractor</w:t>
      </w:r>
      <w:r w:rsidRPr="005D3BBA">
        <w:rPr>
          <w:rFonts w:ascii="Times New Roman" w:hAnsi="Times New Roman"/>
          <w:sz w:val="24"/>
        </w:rPr>
        <w:t xml:space="preserve"> participation is appropriately disclosed.</w:t>
      </w:r>
      <w:r w:rsidR="00D177B2" w:rsidRPr="005D3BBA">
        <w:rPr>
          <w:rFonts w:ascii="Times New Roman" w:hAnsi="Times New Roman"/>
          <w:sz w:val="24"/>
        </w:rPr>
        <w:t xml:space="preserve"> Contractor personnel will not be onsite therefore they will not be required to obtain and wear badges during contract performance. </w:t>
      </w:r>
    </w:p>
    <w:p w14:paraId="33EC0B7C" w14:textId="77777777" w:rsidR="002A727A" w:rsidRPr="005D3BBA" w:rsidRDefault="002A727A">
      <w:pPr>
        <w:rPr>
          <w:rFonts w:ascii="Times New Roman" w:hAnsi="Times New Roman"/>
          <w:sz w:val="24"/>
        </w:rPr>
      </w:pPr>
    </w:p>
    <w:p w14:paraId="0F457B31" w14:textId="0B4F273E" w:rsidR="002A727A" w:rsidRPr="005D3BBA" w:rsidRDefault="002A727A" w:rsidP="005B1CE3">
      <w:pPr>
        <w:pStyle w:val="Heading3"/>
      </w:pPr>
      <w:r w:rsidRPr="005D3BBA">
        <w:lastRenderedPageBreak/>
        <w:t>Organizational Conflict of Interest:</w:t>
      </w:r>
    </w:p>
    <w:p w14:paraId="565DD104" w14:textId="06D81843" w:rsidR="002A727A" w:rsidRPr="005D3BBA" w:rsidRDefault="0098351B" w:rsidP="002A727A">
      <w:pPr>
        <w:keepNext/>
        <w:rPr>
          <w:rFonts w:ascii="Times New Roman" w:hAnsi="Times New Roman"/>
          <w:sz w:val="24"/>
        </w:rPr>
      </w:pPr>
      <w:r w:rsidRPr="005D3BBA">
        <w:rPr>
          <w:rFonts w:ascii="Times New Roman" w:hAnsi="Times New Roman"/>
          <w:sz w:val="24"/>
        </w:rPr>
        <w:t>Contractor</w:t>
      </w:r>
      <w:r w:rsidR="002A727A" w:rsidRPr="005D3BBA">
        <w:rPr>
          <w:rFonts w:ascii="Times New Roman" w:hAnsi="Times New Roman"/>
          <w:sz w:val="24"/>
        </w:rPr>
        <w:t xml:space="preserve"> and sub</w:t>
      </w:r>
      <w:r w:rsidRPr="005D3BBA">
        <w:rPr>
          <w:rFonts w:ascii="Times New Roman" w:hAnsi="Times New Roman"/>
          <w:sz w:val="24"/>
        </w:rPr>
        <w:t>contractor</w:t>
      </w:r>
      <w:r w:rsidR="002A727A" w:rsidRPr="005D3BBA">
        <w:rPr>
          <w:rFonts w:ascii="Times New Roman" w:hAnsi="Times New Roman"/>
          <w:sz w:val="24"/>
        </w:rPr>
        <w:t xml:space="preserve"> personnel performing work under this contract </w:t>
      </w:r>
      <w:r w:rsidR="00EE6376" w:rsidRPr="005D3BBA">
        <w:rPr>
          <w:rFonts w:ascii="Times New Roman" w:hAnsi="Times New Roman"/>
          <w:sz w:val="24"/>
        </w:rPr>
        <w:t xml:space="preserve">action </w:t>
      </w:r>
      <w:r w:rsidR="002A727A" w:rsidRPr="005D3BBA">
        <w:rPr>
          <w:rFonts w:ascii="Times New Roman" w:hAnsi="Times New Roman"/>
          <w:sz w:val="24"/>
        </w:rPr>
        <w:t>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w:t>
      </w:r>
      <w:r w:rsidR="00ED6160" w:rsidRPr="005D3BBA">
        <w:rPr>
          <w:rFonts w:ascii="Times New Roman" w:hAnsi="Times New Roman"/>
          <w:sz w:val="24"/>
        </w:rPr>
        <w:t>,</w:t>
      </w:r>
      <w:r w:rsidR="002A727A" w:rsidRPr="005D3BBA">
        <w:rPr>
          <w:rFonts w:ascii="Times New Roman" w:hAnsi="Times New Roman"/>
          <w:sz w:val="24"/>
        </w:rPr>
        <w:t xml:space="preserve"> as defined in FAR Subpart 9.5. The </w:t>
      </w:r>
      <w:r w:rsidR="00C50CB3" w:rsidRPr="005D3BBA">
        <w:rPr>
          <w:rFonts w:ascii="Times New Roman" w:hAnsi="Times New Roman"/>
          <w:sz w:val="24"/>
        </w:rPr>
        <w:t>c</w:t>
      </w:r>
      <w:r w:rsidRPr="005D3BBA">
        <w:rPr>
          <w:rFonts w:ascii="Times New Roman" w:hAnsi="Times New Roman"/>
          <w:sz w:val="24"/>
        </w:rPr>
        <w:t>ontractor</w:t>
      </w:r>
      <w:r w:rsidR="002A727A" w:rsidRPr="005D3BBA">
        <w:rPr>
          <w:rFonts w:ascii="Times New Roman" w:hAnsi="Times New Roman"/>
          <w:sz w:val="24"/>
        </w:rPr>
        <w:t xml:space="preserve"> shall notify the </w:t>
      </w:r>
      <w:r w:rsidR="00CE0748" w:rsidRPr="005D3BBA">
        <w:rPr>
          <w:rFonts w:ascii="Times New Roman" w:hAnsi="Times New Roman"/>
          <w:sz w:val="24"/>
        </w:rPr>
        <w:t>C</w:t>
      </w:r>
      <w:r w:rsidR="002A727A" w:rsidRPr="005D3BBA">
        <w:rPr>
          <w:rFonts w:ascii="Times New Roman" w:hAnsi="Times New Roman"/>
          <w:sz w:val="24"/>
        </w:rPr>
        <w:t xml:space="preserve">ontracting </w:t>
      </w:r>
      <w:r w:rsidR="00CE0748" w:rsidRPr="005D3BBA">
        <w:rPr>
          <w:rFonts w:ascii="Times New Roman" w:hAnsi="Times New Roman"/>
          <w:sz w:val="24"/>
        </w:rPr>
        <w:t>O</w:t>
      </w:r>
      <w:r w:rsidR="002A727A" w:rsidRPr="005D3BBA">
        <w:rPr>
          <w:rFonts w:ascii="Times New Roman" w:hAnsi="Times New Roman"/>
          <w:sz w:val="24"/>
        </w:rPr>
        <w:t xml:space="preserve">fficer immediately whenever it becomes aware that such access or participation may result in any actual or potential OCI and shall promptly submit a plan to the </w:t>
      </w:r>
      <w:r w:rsidR="00CE0748" w:rsidRPr="005D3BBA">
        <w:rPr>
          <w:rFonts w:ascii="Times New Roman" w:hAnsi="Times New Roman"/>
          <w:sz w:val="24"/>
        </w:rPr>
        <w:t>C</w:t>
      </w:r>
      <w:r w:rsidR="002A727A" w:rsidRPr="005D3BBA">
        <w:rPr>
          <w:rFonts w:ascii="Times New Roman" w:hAnsi="Times New Roman"/>
          <w:sz w:val="24"/>
        </w:rPr>
        <w:t xml:space="preserve">ontracting </w:t>
      </w:r>
      <w:r w:rsidR="00CE0748" w:rsidRPr="005D3BBA">
        <w:rPr>
          <w:rFonts w:ascii="Times New Roman" w:hAnsi="Times New Roman"/>
          <w:sz w:val="24"/>
        </w:rPr>
        <w:t>O</w:t>
      </w:r>
      <w:r w:rsidR="002A727A" w:rsidRPr="005D3BBA">
        <w:rPr>
          <w:rFonts w:ascii="Times New Roman" w:hAnsi="Times New Roman"/>
          <w:sz w:val="24"/>
        </w:rPr>
        <w:t xml:space="preserve">fficer to avoid or mitigate any such OCI. The </w:t>
      </w:r>
      <w:r w:rsidR="00C50CB3" w:rsidRPr="005D3BBA">
        <w:rPr>
          <w:rFonts w:ascii="Times New Roman" w:hAnsi="Times New Roman"/>
          <w:sz w:val="24"/>
        </w:rPr>
        <w:t>c</w:t>
      </w:r>
      <w:r w:rsidRPr="005D3BBA">
        <w:rPr>
          <w:rFonts w:ascii="Times New Roman" w:hAnsi="Times New Roman"/>
          <w:sz w:val="24"/>
        </w:rPr>
        <w:t>ontractor</w:t>
      </w:r>
      <w:r w:rsidR="002A727A" w:rsidRPr="005D3BBA">
        <w:rPr>
          <w:rFonts w:ascii="Times New Roman" w:hAnsi="Times New Roman"/>
          <w:sz w:val="24"/>
        </w:rPr>
        <w:t xml:space="preserve">’s mitigation plan will be determined to be acceptable solely at the discretion of the </w:t>
      </w:r>
      <w:r w:rsidR="00CE0748" w:rsidRPr="005D3BBA">
        <w:rPr>
          <w:rFonts w:ascii="Times New Roman" w:hAnsi="Times New Roman"/>
          <w:sz w:val="24"/>
        </w:rPr>
        <w:t>C</w:t>
      </w:r>
      <w:r w:rsidR="002A727A" w:rsidRPr="005D3BBA">
        <w:rPr>
          <w:rFonts w:ascii="Times New Roman" w:hAnsi="Times New Roman"/>
          <w:sz w:val="24"/>
        </w:rPr>
        <w:t xml:space="preserve">ontracting </w:t>
      </w:r>
      <w:r w:rsidR="00CE0748" w:rsidRPr="005D3BBA">
        <w:rPr>
          <w:rFonts w:ascii="Times New Roman" w:hAnsi="Times New Roman"/>
          <w:sz w:val="24"/>
        </w:rPr>
        <w:t>O</w:t>
      </w:r>
      <w:r w:rsidR="002A727A" w:rsidRPr="005D3BBA">
        <w:rPr>
          <w:rFonts w:ascii="Times New Roman" w:hAnsi="Times New Roman"/>
          <w:sz w:val="24"/>
        </w:rPr>
        <w:t xml:space="preserve">fficer and in the event the </w:t>
      </w:r>
      <w:r w:rsidR="00CE0748" w:rsidRPr="005D3BBA">
        <w:rPr>
          <w:rFonts w:ascii="Times New Roman" w:hAnsi="Times New Roman"/>
          <w:sz w:val="24"/>
        </w:rPr>
        <w:t>C</w:t>
      </w:r>
      <w:r w:rsidR="002A727A" w:rsidRPr="005D3BBA">
        <w:rPr>
          <w:rFonts w:ascii="Times New Roman" w:hAnsi="Times New Roman"/>
          <w:sz w:val="24"/>
        </w:rPr>
        <w:t xml:space="preserve">ontracting </w:t>
      </w:r>
      <w:r w:rsidR="00CE0748" w:rsidRPr="005D3BBA">
        <w:rPr>
          <w:rFonts w:ascii="Times New Roman" w:hAnsi="Times New Roman"/>
          <w:sz w:val="24"/>
        </w:rPr>
        <w:t>O</w:t>
      </w:r>
      <w:r w:rsidR="002A727A" w:rsidRPr="005D3BBA">
        <w:rPr>
          <w:rFonts w:ascii="Times New Roman" w:hAnsi="Times New Roman"/>
          <w:sz w:val="24"/>
        </w:rPr>
        <w:t xml:space="preserve">fficer unilaterally determines that any such OCI cannot be satisfactorily avoided or mitigated, the Contracting Officer may </w:t>
      </w:r>
      <w:r w:rsidR="00371E25" w:rsidRPr="005D3BBA">
        <w:rPr>
          <w:rFonts w:ascii="Times New Roman" w:hAnsi="Times New Roman"/>
          <w:sz w:val="24"/>
        </w:rPr>
        <w:t>affect</w:t>
      </w:r>
      <w:r w:rsidR="002A727A" w:rsidRPr="005D3BBA">
        <w:rPr>
          <w:rFonts w:ascii="Times New Roman" w:hAnsi="Times New Roman"/>
          <w:sz w:val="24"/>
        </w:rPr>
        <w:t xml:space="preserve"> other remedies as he or she deems necessary, including prohibiting the </w:t>
      </w:r>
      <w:r w:rsidR="00C50CB3" w:rsidRPr="005D3BBA">
        <w:rPr>
          <w:rFonts w:ascii="Times New Roman" w:hAnsi="Times New Roman"/>
          <w:sz w:val="24"/>
        </w:rPr>
        <w:t>c</w:t>
      </w:r>
      <w:r w:rsidRPr="005D3BBA">
        <w:rPr>
          <w:rFonts w:ascii="Times New Roman" w:hAnsi="Times New Roman"/>
          <w:sz w:val="24"/>
        </w:rPr>
        <w:t>ontractor</w:t>
      </w:r>
      <w:r w:rsidR="002A727A" w:rsidRPr="005D3BBA">
        <w:rPr>
          <w:rFonts w:ascii="Times New Roman" w:hAnsi="Times New Roman"/>
          <w:sz w:val="24"/>
        </w:rPr>
        <w:t xml:space="preserve"> from participation in subsequent contracted requirements which may be affected by the OCI.</w:t>
      </w:r>
    </w:p>
    <w:p w14:paraId="68287605" w14:textId="77777777" w:rsidR="002A727A" w:rsidRPr="005D3BBA" w:rsidRDefault="002A727A" w:rsidP="002A727A">
      <w:pPr>
        <w:tabs>
          <w:tab w:val="left" w:pos="1440"/>
        </w:tabs>
        <w:rPr>
          <w:rFonts w:ascii="Times New Roman" w:hAnsi="Times New Roman"/>
          <w:sz w:val="24"/>
        </w:rPr>
      </w:pPr>
    </w:p>
    <w:p w14:paraId="14D71AA0" w14:textId="7EFF172D" w:rsidR="00B74F32" w:rsidRPr="005D3BBA" w:rsidRDefault="00B74F32" w:rsidP="005B1CE3">
      <w:pPr>
        <w:pStyle w:val="Heading3"/>
      </w:pPr>
      <w:r w:rsidRPr="005D3BBA">
        <w:t>Phase In/Phase Out Period</w:t>
      </w:r>
    </w:p>
    <w:p w14:paraId="73448969" w14:textId="36FCEAC2" w:rsidR="002A727A" w:rsidRPr="005D3BBA" w:rsidRDefault="00D177B2" w:rsidP="002A727A">
      <w:pPr>
        <w:suppressAutoHyphens/>
        <w:rPr>
          <w:rFonts w:ascii="Times New Roman" w:hAnsi="Times New Roman"/>
          <w:sz w:val="24"/>
        </w:rPr>
      </w:pPr>
      <w:r w:rsidRPr="005D3BBA">
        <w:rPr>
          <w:rFonts w:ascii="Times New Roman" w:hAnsi="Times New Roman"/>
          <w:sz w:val="24"/>
        </w:rPr>
        <w:t>Not Applicable</w:t>
      </w:r>
    </w:p>
    <w:p w14:paraId="11FA803A" w14:textId="77777777" w:rsidR="005C7AA5" w:rsidRPr="005D3BBA" w:rsidRDefault="005C7AA5">
      <w:pPr>
        <w:rPr>
          <w:rFonts w:ascii="Times New Roman" w:hAnsi="Times New Roman"/>
          <w:sz w:val="24"/>
        </w:rPr>
      </w:pPr>
      <w:r w:rsidRPr="005D3BBA">
        <w:rPr>
          <w:rFonts w:ascii="Times New Roman" w:hAnsi="Times New Roman"/>
          <w:sz w:val="24"/>
        </w:rPr>
        <w:br w:type="page"/>
      </w:r>
    </w:p>
    <w:p w14:paraId="13386FE3" w14:textId="6A3CDB9E" w:rsidR="00260BEC" w:rsidRPr="00144A6B" w:rsidRDefault="00260BEC" w:rsidP="00144A6B">
      <w:pPr>
        <w:pStyle w:val="Heading2"/>
        <w:numPr>
          <w:ilvl w:val="0"/>
          <w:numId w:val="0"/>
        </w:numPr>
        <w:rPr>
          <w:rFonts w:ascii="Times New Roman" w:hAnsi="Times New Roman" w:cs="Times New Roman"/>
          <w:color w:val="auto"/>
          <w:sz w:val="28"/>
          <w:szCs w:val="28"/>
        </w:rPr>
      </w:pPr>
      <w:r w:rsidRPr="00144A6B">
        <w:rPr>
          <w:rFonts w:ascii="Times New Roman" w:hAnsi="Times New Roman" w:cs="Times New Roman"/>
          <w:color w:val="auto"/>
          <w:sz w:val="28"/>
          <w:szCs w:val="28"/>
        </w:rPr>
        <w:lastRenderedPageBreak/>
        <w:t>P</w:t>
      </w:r>
      <w:r w:rsidR="00371E25" w:rsidRPr="00144A6B">
        <w:rPr>
          <w:rFonts w:ascii="Times New Roman" w:hAnsi="Times New Roman" w:cs="Times New Roman"/>
          <w:color w:val="auto"/>
          <w:sz w:val="28"/>
          <w:szCs w:val="28"/>
        </w:rPr>
        <w:t>art</w:t>
      </w:r>
      <w:r w:rsidRPr="00144A6B">
        <w:rPr>
          <w:rFonts w:ascii="Times New Roman" w:hAnsi="Times New Roman" w:cs="Times New Roman"/>
          <w:color w:val="auto"/>
          <w:sz w:val="28"/>
          <w:szCs w:val="28"/>
        </w:rPr>
        <w:t xml:space="preserve"> 2</w:t>
      </w:r>
    </w:p>
    <w:p w14:paraId="5215FD6C" w14:textId="03ECD6EF" w:rsidR="00235AFD" w:rsidRPr="00144A6B" w:rsidRDefault="00235AFD" w:rsidP="00144A6B">
      <w:pPr>
        <w:pStyle w:val="Heading2"/>
        <w:numPr>
          <w:ilvl w:val="0"/>
          <w:numId w:val="0"/>
        </w:numPr>
        <w:rPr>
          <w:rFonts w:ascii="Times New Roman" w:hAnsi="Times New Roman" w:cs="Times New Roman"/>
          <w:color w:val="auto"/>
          <w:sz w:val="28"/>
          <w:szCs w:val="28"/>
        </w:rPr>
      </w:pPr>
      <w:r w:rsidRPr="00144A6B">
        <w:rPr>
          <w:rFonts w:ascii="Times New Roman" w:hAnsi="Times New Roman" w:cs="Times New Roman"/>
          <w:color w:val="auto"/>
          <w:sz w:val="28"/>
          <w:szCs w:val="28"/>
        </w:rPr>
        <w:t>D</w:t>
      </w:r>
      <w:r w:rsidR="00371E25" w:rsidRPr="00144A6B">
        <w:rPr>
          <w:rFonts w:ascii="Times New Roman" w:hAnsi="Times New Roman" w:cs="Times New Roman"/>
          <w:color w:val="auto"/>
          <w:sz w:val="28"/>
          <w:szCs w:val="28"/>
        </w:rPr>
        <w:t>efinition</w:t>
      </w:r>
      <w:r w:rsidRPr="00144A6B">
        <w:rPr>
          <w:rFonts w:ascii="Times New Roman" w:hAnsi="Times New Roman" w:cs="Times New Roman"/>
          <w:color w:val="auto"/>
          <w:sz w:val="28"/>
          <w:szCs w:val="28"/>
        </w:rPr>
        <w:t xml:space="preserve"> &amp; A</w:t>
      </w:r>
      <w:r w:rsidR="00371E25" w:rsidRPr="00144A6B">
        <w:rPr>
          <w:rFonts w:ascii="Times New Roman" w:hAnsi="Times New Roman" w:cs="Times New Roman"/>
          <w:color w:val="auto"/>
          <w:sz w:val="28"/>
          <w:szCs w:val="28"/>
        </w:rPr>
        <w:t>cronyms</w:t>
      </w:r>
    </w:p>
    <w:p w14:paraId="033F8781" w14:textId="77777777" w:rsidR="00235AFD" w:rsidRPr="005D3BBA" w:rsidRDefault="00235AFD" w:rsidP="00924747">
      <w:pPr>
        <w:rPr>
          <w:rFonts w:ascii="Times New Roman" w:hAnsi="Times New Roman"/>
          <w:sz w:val="24"/>
        </w:rPr>
      </w:pPr>
    </w:p>
    <w:p w14:paraId="6BBDB57A" w14:textId="52C1514A" w:rsidR="0047689A" w:rsidRPr="005D3BBA" w:rsidRDefault="0047689A" w:rsidP="0047689A">
      <w:pPr>
        <w:rPr>
          <w:rFonts w:ascii="Times New Roman" w:hAnsi="Times New Roman"/>
          <w:sz w:val="24"/>
        </w:rPr>
      </w:pPr>
      <w:r w:rsidRPr="005D3BBA">
        <w:rPr>
          <w:rFonts w:ascii="Times New Roman" w:hAnsi="Times New Roman"/>
          <w:b/>
          <w:sz w:val="24"/>
        </w:rPr>
        <w:t>Contracting Officer’s Representative.</w:t>
      </w:r>
      <w:r w:rsidRPr="005D3BBA">
        <w:rPr>
          <w:rFonts w:ascii="Times New Roman" w:hAnsi="Times New Roman"/>
          <w:sz w:val="24"/>
        </w:rPr>
        <w:t xml:space="preserve"> A representative from the </w:t>
      </w:r>
      <w:r w:rsidR="00FA06F3" w:rsidRPr="005D3BBA">
        <w:rPr>
          <w:rFonts w:ascii="Times New Roman" w:hAnsi="Times New Roman"/>
          <w:sz w:val="24"/>
        </w:rPr>
        <w:t>required</w:t>
      </w:r>
      <w:r w:rsidRPr="005D3BBA">
        <w:rPr>
          <w:rFonts w:ascii="Times New Roman" w:hAnsi="Times New Roman"/>
          <w:sz w:val="24"/>
        </w:rPr>
        <w:t xml:space="preserve"> activity assigned by the Contracting Officer to perform surveillance and to act as liaison to the contractor </w:t>
      </w:r>
    </w:p>
    <w:p w14:paraId="5840CD47" w14:textId="77777777" w:rsidR="0047689A" w:rsidRPr="005D3BBA" w:rsidRDefault="0047689A" w:rsidP="0047689A">
      <w:pPr>
        <w:rPr>
          <w:rFonts w:ascii="Times New Roman" w:hAnsi="Times New Roman"/>
          <w:sz w:val="24"/>
        </w:rPr>
      </w:pPr>
    </w:p>
    <w:p w14:paraId="6904374E" w14:textId="6A40AF3E" w:rsidR="00235AFD" w:rsidRPr="005D3BBA"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r w:rsidRPr="005D3BBA">
        <w:rPr>
          <w:rFonts w:ascii="Times New Roman" w:hAnsi="Times New Roman"/>
          <w:b/>
          <w:sz w:val="24"/>
        </w:rPr>
        <w:t>Defective Service</w:t>
      </w:r>
      <w:r w:rsidRPr="005D3BBA">
        <w:rPr>
          <w:rFonts w:ascii="Times New Roman" w:hAnsi="Times New Roman"/>
          <w:sz w:val="24"/>
        </w:rPr>
        <w:t>. A service output that does not meet the standard of performance associated with it in the Performance Work Statement.</w:t>
      </w:r>
    </w:p>
    <w:p w14:paraId="61CA888C" w14:textId="77777777" w:rsidR="00235AFD" w:rsidRPr="005D3BBA"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7F811DAA" w14:textId="2249D14B" w:rsidR="0047689A" w:rsidRPr="005D3BBA" w:rsidRDefault="0047689A" w:rsidP="004768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r w:rsidRPr="005D3BBA">
        <w:rPr>
          <w:rFonts w:ascii="Times New Roman" w:hAnsi="Times New Roman"/>
          <w:b/>
          <w:sz w:val="24"/>
        </w:rPr>
        <w:t>Quality Assurance</w:t>
      </w:r>
      <w:r w:rsidRPr="005D3BBA">
        <w:rPr>
          <w:rFonts w:ascii="Times New Roman" w:hAnsi="Times New Roman"/>
          <w:sz w:val="24"/>
        </w:rPr>
        <w:t xml:space="preserve">. </w:t>
      </w:r>
      <w:r w:rsidR="00FA06F3" w:rsidRPr="005D3BBA">
        <w:rPr>
          <w:rFonts w:ascii="Times New Roman" w:hAnsi="Times New Roman"/>
          <w:sz w:val="24"/>
        </w:rPr>
        <w:t>Actions</w:t>
      </w:r>
      <w:r w:rsidRPr="005D3BBA">
        <w:rPr>
          <w:rFonts w:ascii="Times New Roman" w:hAnsi="Times New Roman"/>
          <w:sz w:val="24"/>
        </w:rPr>
        <w:t xml:space="preserve"> taken by the government to </w:t>
      </w:r>
      <w:r w:rsidR="00FA06F3" w:rsidRPr="005D3BBA">
        <w:rPr>
          <w:rFonts w:ascii="Times New Roman" w:hAnsi="Times New Roman"/>
          <w:sz w:val="24"/>
        </w:rPr>
        <w:t>ensure</w:t>
      </w:r>
      <w:r w:rsidRPr="005D3BBA">
        <w:rPr>
          <w:rFonts w:ascii="Times New Roman" w:hAnsi="Times New Roman"/>
          <w:sz w:val="24"/>
        </w:rPr>
        <w:t xml:space="preserve"> services meet the requirements of the Performance Work Statement.</w:t>
      </w:r>
    </w:p>
    <w:p w14:paraId="7C9D27CE" w14:textId="77777777" w:rsidR="0047689A" w:rsidRPr="005D3BBA" w:rsidRDefault="0047689A" w:rsidP="004768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6BAE169A" w14:textId="1345BC9F" w:rsidR="00235AFD" w:rsidRPr="005D3BBA"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r w:rsidRPr="005D3BBA">
        <w:rPr>
          <w:rFonts w:ascii="Times New Roman" w:hAnsi="Times New Roman"/>
          <w:b/>
          <w:sz w:val="24"/>
        </w:rPr>
        <w:t>Quality Assurance Surveillance Plan</w:t>
      </w:r>
      <w:r w:rsidRPr="005D3BBA">
        <w:rPr>
          <w:rFonts w:ascii="Times New Roman" w:hAnsi="Times New Roman"/>
          <w:sz w:val="24"/>
        </w:rPr>
        <w:t xml:space="preserve">. An organized written document specifying the surveillance methodology to be used for surveillance of </w:t>
      </w:r>
      <w:r w:rsidR="0098351B" w:rsidRPr="005D3BBA">
        <w:rPr>
          <w:rFonts w:ascii="Times New Roman" w:hAnsi="Times New Roman"/>
          <w:sz w:val="24"/>
        </w:rPr>
        <w:t>contractor</w:t>
      </w:r>
      <w:r w:rsidRPr="005D3BBA">
        <w:rPr>
          <w:rFonts w:ascii="Times New Roman" w:hAnsi="Times New Roman"/>
          <w:sz w:val="24"/>
        </w:rPr>
        <w:t xml:space="preserve"> performance.</w:t>
      </w:r>
    </w:p>
    <w:p w14:paraId="10A5FF0B" w14:textId="77777777" w:rsidR="00235AFD" w:rsidRPr="005D3BBA"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4B360E74" w14:textId="48641521" w:rsidR="00235AFD" w:rsidRPr="005D3BBA"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r w:rsidRPr="005D3BBA">
        <w:rPr>
          <w:rFonts w:ascii="Times New Roman" w:hAnsi="Times New Roman"/>
          <w:b/>
          <w:sz w:val="24"/>
        </w:rPr>
        <w:t>Quality Control</w:t>
      </w:r>
      <w:r w:rsidRPr="005D3BBA">
        <w:rPr>
          <w:rFonts w:ascii="Times New Roman" w:hAnsi="Times New Roman"/>
          <w:sz w:val="24"/>
        </w:rPr>
        <w:t xml:space="preserve">. Those actions </w:t>
      </w:r>
      <w:proofErr w:type="gramStart"/>
      <w:r w:rsidRPr="005D3BBA">
        <w:rPr>
          <w:rFonts w:ascii="Times New Roman" w:hAnsi="Times New Roman"/>
          <w:sz w:val="24"/>
        </w:rPr>
        <w:t>taken</w:t>
      </w:r>
      <w:proofErr w:type="gramEnd"/>
      <w:r w:rsidRPr="005D3BBA">
        <w:rPr>
          <w:rFonts w:ascii="Times New Roman" w:hAnsi="Times New Roman"/>
          <w:sz w:val="24"/>
        </w:rPr>
        <w:t xml:space="preserve"> by a </w:t>
      </w:r>
      <w:r w:rsidR="0098351B" w:rsidRPr="005D3BBA">
        <w:rPr>
          <w:rFonts w:ascii="Times New Roman" w:hAnsi="Times New Roman"/>
          <w:sz w:val="24"/>
        </w:rPr>
        <w:t>contractor</w:t>
      </w:r>
      <w:r w:rsidRPr="005D3BBA">
        <w:rPr>
          <w:rFonts w:ascii="Times New Roman" w:hAnsi="Times New Roman"/>
          <w:sz w:val="24"/>
        </w:rPr>
        <w:t xml:space="preserve"> to control the performance of services so that they meet the requirements of </w:t>
      </w:r>
      <w:proofErr w:type="gramStart"/>
      <w:r w:rsidRPr="005D3BBA">
        <w:rPr>
          <w:rFonts w:ascii="Times New Roman" w:hAnsi="Times New Roman"/>
          <w:sz w:val="24"/>
        </w:rPr>
        <w:t>the PWS</w:t>
      </w:r>
      <w:proofErr w:type="gramEnd"/>
      <w:r w:rsidRPr="005D3BBA">
        <w:rPr>
          <w:rFonts w:ascii="Times New Roman" w:hAnsi="Times New Roman"/>
          <w:sz w:val="24"/>
        </w:rPr>
        <w:t>.</w:t>
      </w:r>
    </w:p>
    <w:p w14:paraId="73D56096" w14:textId="77777777" w:rsidR="00235AFD" w:rsidRPr="005D3BBA"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56BFE2B4" w14:textId="77777777" w:rsidR="00235AFD" w:rsidRPr="005D3BBA"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1A68E4EA" w14:textId="77777777" w:rsidR="00235AFD" w:rsidRPr="005D3BBA"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5ED87555" w14:textId="5AEAFEE9" w:rsidR="005C7AA5" w:rsidRPr="005D3BBA" w:rsidRDefault="00235AFD" w:rsidP="00924747">
      <w:pPr>
        <w:rPr>
          <w:rFonts w:ascii="Times New Roman" w:hAnsi="Times New Roman"/>
          <w:sz w:val="24"/>
        </w:rPr>
      </w:pPr>
      <w:r w:rsidRPr="005D3BBA">
        <w:rPr>
          <w:rFonts w:ascii="Times New Roman" w:hAnsi="Times New Roman"/>
          <w:sz w:val="24"/>
        </w:rPr>
        <w:t xml:space="preserve"> </w:t>
      </w:r>
    </w:p>
    <w:p w14:paraId="311A2F3F" w14:textId="77777777" w:rsidR="005C7AA5" w:rsidRPr="005D3BBA" w:rsidRDefault="005C7AA5">
      <w:pPr>
        <w:rPr>
          <w:rFonts w:ascii="Times New Roman" w:hAnsi="Times New Roman"/>
          <w:sz w:val="24"/>
          <w:highlight w:val="yellow"/>
        </w:rPr>
      </w:pPr>
      <w:r w:rsidRPr="005D3BBA">
        <w:rPr>
          <w:rFonts w:ascii="Times New Roman" w:hAnsi="Times New Roman"/>
          <w:sz w:val="24"/>
          <w:highlight w:val="yellow"/>
        </w:rPr>
        <w:br w:type="page"/>
      </w:r>
    </w:p>
    <w:p w14:paraId="339B1279" w14:textId="3583786F" w:rsidR="00260BEC" w:rsidRPr="00144A6B" w:rsidRDefault="00ED54FC" w:rsidP="00144A6B">
      <w:pPr>
        <w:pStyle w:val="Heading2"/>
        <w:numPr>
          <w:ilvl w:val="0"/>
          <w:numId w:val="0"/>
        </w:numPr>
        <w:rPr>
          <w:rFonts w:ascii="Times New Roman" w:hAnsi="Times New Roman" w:cs="Times New Roman"/>
          <w:color w:val="auto"/>
          <w:sz w:val="28"/>
          <w:szCs w:val="28"/>
        </w:rPr>
      </w:pPr>
      <w:r w:rsidRPr="00144A6B">
        <w:rPr>
          <w:rFonts w:ascii="Times New Roman" w:hAnsi="Times New Roman" w:cs="Times New Roman"/>
          <w:color w:val="auto"/>
          <w:sz w:val="28"/>
          <w:szCs w:val="28"/>
        </w:rPr>
        <w:lastRenderedPageBreak/>
        <w:t>Part 3</w:t>
      </w:r>
    </w:p>
    <w:p w14:paraId="6679D1DC" w14:textId="596E5E2D" w:rsidR="00630082" w:rsidRDefault="00235AFD" w:rsidP="00741CBF">
      <w:pPr>
        <w:pStyle w:val="Heading2"/>
        <w:numPr>
          <w:ilvl w:val="0"/>
          <w:numId w:val="0"/>
        </w:numPr>
        <w:spacing w:before="240" w:after="0"/>
        <w:rPr>
          <w:rFonts w:ascii="Times New Roman" w:hAnsi="Times New Roman" w:cs="Times New Roman"/>
          <w:color w:val="auto"/>
          <w:sz w:val="28"/>
          <w:szCs w:val="28"/>
        </w:rPr>
      </w:pPr>
      <w:r w:rsidRPr="00144A6B">
        <w:rPr>
          <w:rFonts w:ascii="Times New Roman" w:hAnsi="Times New Roman" w:cs="Times New Roman"/>
          <w:color w:val="auto"/>
          <w:sz w:val="28"/>
          <w:szCs w:val="28"/>
        </w:rPr>
        <w:t>G</w:t>
      </w:r>
      <w:r w:rsidR="00371E25" w:rsidRPr="00144A6B">
        <w:rPr>
          <w:rFonts w:ascii="Times New Roman" w:hAnsi="Times New Roman" w:cs="Times New Roman"/>
          <w:color w:val="auto"/>
          <w:sz w:val="28"/>
          <w:szCs w:val="28"/>
        </w:rPr>
        <w:t>overnment</w:t>
      </w:r>
      <w:r w:rsidRPr="00144A6B">
        <w:rPr>
          <w:rFonts w:ascii="Times New Roman" w:hAnsi="Times New Roman" w:cs="Times New Roman"/>
          <w:color w:val="auto"/>
          <w:sz w:val="28"/>
          <w:szCs w:val="28"/>
        </w:rPr>
        <w:t xml:space="preserve"> F</w:t>
      </w:r>
      <w:r w:rsidR="00371E25" w:rsidRPr="00144A6B">
        <w:rPr>
          <w:rFonts w:ascii="Times New Roman" w:hAnsi="Times New Roman" w:cs="Times New Roman"/>
          <w:color w:val="auto"/>
          <w:sz w:val="28"/>
          <w:szCs w:val="28"/>
        </w:rPr>
        <w:t>urnished</w:t>
      </w:r>
      <w:r w:rsidRPr="00144A6B">
        <w:rPr>
          <w:rFonts w:ascii="Times New Roman" w:hAnsi="Times New Roman" w:cs="Times New Roman"/>
          <w:color w:val="auto"/>
          <w:sz w:val="28"/>
          <w:szCs w:val="28"/>
        </w:rPr>
        <w:t xml:space="preserve"> P</w:t>
      </w:r>
      <w:r w:rsidR="00371E25" w:rsidRPr="00144A6B">
        <w:rPr>
          <w:rFonts w:ascii="Times New Roman" w:hAnsi="Times New Roman" w:cs="Times New Roman"/>
          <w:color w:val="auto"/>
          <w:sz w:val="28"/>
          <w:szCs w:val="28"/>
        </w:rPr>
        <w:t>roperty</w:t>
      </w:r>
      <w:r w:rsidRPr="00144A6B">
        <w:rPr>
          <w:rFonts w:ascii="Times New Roman" w:hAnsi="Times New Roman" w:cs="Times New Roman"/>
          <w:color w:val="auto"/>
          <w:sz w:val="28"/>
          <w:szCs w:val="28"/>
        </w:rPr>
        <w:t>, E</w:t>
      </w:r>
      <w:r w:rsidR="00371E25" w:rsidRPr="00144A6B">
        <w:rPr>
          <w:rFonts w:ascii="Times New Roman" w:hAnsi="Times New Roman" w:cs="Times New Roman"/>
          <w:color w:val="auto"/>
          <w:sz w:val="28"/>
          <w:szCs w:val="28"/>
        </w:rPr>
        <w:t>quipment</w:t>
      </w:r>
      <w:r w:rsidRPr="00144A6B">
        <w:rPr>
          <w:rFonts w:ascii="Times New Roman" w:hAnsi="Times New Roman" w:cs="Times New Roman"/>
          <w:color w:val="auto"/>
          <w:sz w:val="28"/>
          <w:szCs w:val="28"/>
        </w:rPr>
        <w:t>, A</w:t>
      </w:r>
      <w:r w:rsidR="00371E25" w:rsidRPr="00144A6B">
        <w:rPr>
          <w:rFonts w:ascii="Times New Roman" w:hAnsi="Times New Roman" w:cs="Times New Roman"/>
          <w:color w:val="auto"/>
          <w:sz w:val="28"/>
          <w:szCs w:val="28"/>
        </w:rPr>
        <w:t>nd</w:t>
      </w:r>
      <w:r w:rsidRPr="00144A6B">
        <w:rPr>
          <w:rFonts w:ascii="Times New Roman" w:hAnsi="Times New Roman" w:cs="Times New Roman"/>
          <w:color w:val="auto"/>
          <w:sz w:val="28"/>
          <w:szCs w:val="28"/>
        </w:rPr>
        <w:t xml:space="preserve"> S</w:t>
      </w:r>
      <w:r w:rsidR="00371E25" w:rsidRPr="00144A6B">
        <w:rPr>
          <w:rFonts w:ascii="Times New Roman" w:hAnsi="Times New Roman" w:cs="Times New Roman"/>
          <w:color w:val="auto"/>
          <w:sz w:val="28"/>
          <w:szCs w:val="28"/>
        </w:rPr>
        <w:t>ervices</w:t>
      </w:r>
    </w:p>
    <w:p w14:paraId="105F5AE0" w14:textId="77777777" w:rsidR="003D67CD" w:rsidRPr="003D67CD" w:rsidRDefault="003D67CD" w:rsidP="003D67CD"/>
    <w:p w14:paraId="6A74DDC7" w14:textId="77777777" w:rsidR="007B02E6" w:rsidRPr="000B369C" w:rsidRDefault="00B37397" w:rsidP="00003CD2">
      <w:pPr>
        <w:pStyle w:val="Heading2"/>
        <w:numPr>
          <w:ilvl w:val="1"/>
          <w:numId w:val="22"/>
        </w:numPr>
        <w:spacing w:before="240"/>
        <w:ind w:left="1440" w:hanging="1440"/>
        <w:rPr>
          <w:rFonts w:ascii="Times New Roman" w:hAnsi="Times New Roman" w:cs="Times New Roman"/>
          <w:color w:val="auto"/>
          <w:sz w:val="24"/>
          <w:szCs w:val="24"/>
        </w:rPr>
      </w:pPr>
      <w:r w:rsidRPr="000B369C">
        <w:rPr>
          <w:rFonts w:ascii="Times New Roman" w:hAnsi="Times New Roman" w:cs="Times New Roman"/>
          <w:color w:val="auto"/>
          <w:sz w:val="24"/>
          <w:szCs w:val="24"/>
        </w:rPr>
        <w:t>General</w:t>
      </w:r>
      <w:r w:rsidR="00235AFD" w:rsidRPr="000B369C">
        <w:rPr>
          <w:rFonts w:ascii="Times New Roman" w:hAnsi="Times New Roman" w:cs="Times New Roman"/>
          <w:color w:val="auto"/>
          <w:sz w:val="24"/>
          <w:szCs w:val="24"/>
        </w:rPr>
        <w:t xml:space="preserve">:  </w:t>
      </w:r>
    </w:p>
    <w:p w14:paraId="206D1AF9" w14:textId="29043BDA" w:rsidR="007B02E6" w:rsidRPr="000B369C" w:rsidRDefault="00235AFD" w:rsidP="00F1322E">
      <w:pPr>
        <w:pStyle w:val="BodyText2"/>
        <w:ind w:left="720" w:hanging="720"/>
        <w:jc w:val="left"/>
        <w:rPr>
          <w:rFonts w:ascii="Times New Roman" w:hAnsi="Times New Roman"/>
          <w:sz w:val="24"/>
        </w:rPr>
      </w:pPr>
      <w:r w:rsidRPr="000B369C">
        <w:rPr>
          <w:rFonts w:ascii="Times New Roman" w:hAnsi="Times New Roman"/>
          <w:sz w:val="24"/>
        </w:rPr>
        <w:t>The government</w:t>
      </w:r>
      <w:r w:rsidR="00ED6160" w:rsidRPr="000B369C">
        <w:rPr>
          <w:rFonts w:ascii="Times New Roman" w:hAnsi="Times New Roman"/>
          <w:sz w:val="24"/>
        </w:rPr>
        <w:t xml:space="preserve"> </w:t>
      </w:r>
      <w:r w:rsidR="00371E25" w:rsidRPr="000B369C">
        <w:rPr>
          <w:rFonts w:ascii="Times New Roman" w:hAnsi="Times New Roman"/>
          <w:sz w:val="24"/>
        </w:rPr>
        <w:t>will</w:t>
      </w:r>
      <w:r w:rsidR="00E87963" w:rsidRPr="000B369C">
        <w:rPr>
          <w:rFonts w:ascii="Times New Roman" w:hAnsi="Times New Roman"/>
          <w:sz w:val="24"/>
        </w:rPr>
        <w:t xml:space="preserve"> not</w:t>
      </w:r>
      <w:r w:rsidR="00371E25" w:rsidRPr="000B369C">
        <w:rPr>
          <w:rFonts w:ascii="Times New Roman" w:hAnsi="Times New Roman"/>
          <w:sz w:val="24"/>
        </w:rPr>
        <w:t xml:space="preserve"> </w:t>
      </w:r>
      <w:r w:rsidR="00E87963" w:rsidRPr="000B369C">
        <w:rPr>
          <w:rFonts w:ascii="Times New Roman" w:hAnsi="Times New Roman"/>
          <w:sz w:val="24"/>
        </w:rPr>
        <w:t>provide</w:t>
      </w:r>
      <w:r w:rsidRPr="000B369C">
        <w:rPr>
          <w:rFonts w:ascii="Times New Roman" w:hAnsi="Times New Roman"/>
          <w:sz w:val="24"/>
        </w:rPr>
        <w:t xml:space="preserve"> the facilities</w:t>
      </w:r>
      <w:r w:rsidR="00E87963" w:rsidRPr="000B369C">
        <w:rPr>
          <w:rFonts w:ascii="Times New Roman" w:hAnsi="Times New Roman"/>
          <w:sz w:val="24"/>
        </w:rPr>
        <w:t xml:space="preserve"> or </w:t>
      </w:r>
      <w:r w:rsidRPr="000B369C">
        <w:rPr>
          <w:rFonts w:ascii="Times New Roman" w:hAnsi="Times New Roman"/>
          <w:sz w:val="24"/>
        </w:rPr>
        <w:t>equipment</w:t>
      </w:r>
      <w:r w:rsidR="00ED54FC" w:rsidRPr="000B369C">
        <w:rPr>
          <w:rFonts w:ascii="Times New Roman" w:hAnsi="Times New Roman"/>
          <w:sz w:val="24"/>
        </w:rPr>
        <w:t>.</w:t>
      </w:r>
    </w:p>
    <w:p w14:paraId="53A0015A" w14:textId="5829B55C" w:rsidR="00235AFD" w:rsidRPr="000B369C"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3C60CBA9" w14:textId="77777777" w:rsidR="007B02E6" w:rsidRPr="000B369C" w:rsidRDefault="00235AFD" w:rsidP="00003CD2">
      <w:pPr>
        <w:pStyle w:val="Heading2"/>
        <w:numPr>
          <w:ilvl w:val="1"/>
          <w:numId w:val="22"/>
        </w:numPr>
        <w:spacing w:before="240"/>
        <w:ind w:left="1440" w:hanging="1440"/>
        <w:rPr>
          <w:rFonts w:ascii="Times New Roman" w:hAnsi="Times New Roman" w:cs="Times New Roman"/>
          <w:color w:val="auto"/>
          <w:sz w:val="24"/>
          <w:szCs w:val="24"/>
        </w:rPr>
      </w:pPr>
      <w:r w:rsidRPr="000B369C">
        <w:rPr>
          <w:rFonts w:ascii="Times New Roman" w:hAnsi="Times New Roman" w:cs="Times New Roman"/>
          <w:color w:val="auto"/>
          <w:sz w:val="24"/>
          <w:szCs w:val="24"/>
        </w:rPr>
        <w:t xml:space="preserve">Equipment:  </w:t>
      </w:r>
    </w:p>
    <w:p w14:paraId="6871F6CC" w14:textId="480DBF4D" w:rsidR="003278CE" w:rsidRPr="000B369C" w:rsidRDefault="00E87963" w:rsidP="003278CE">
      <w:pPr>
        <w:rPr>
          <w:rFonts w:ascii="Times New Roman" w:hAnsi="Times New Roman"/>
          <w:sz w:val="24"/>
        </w:rPr>
      </w:pPr>
      <w:r w:rsidRPr="000B369C">
        <w:rPr>
          <w:rFonts w:ascii="Times New Roman" w:hAnsi="Times New Roman"/>
          <w:sz w:val="24"/>
        </w:rPr>
        <w:t>Not Applicable</w:t>
      </w:r>
    </w:p>
    <w:p w14:paraId="7715D93B" w14:textId="77777777" w:rsidR="00B37397" w:rsidRPr="000B369C" w:rsidRDefault="00B37397" w:rsidP="003278CE">
      <w:pPr>
        <w:rPr>
          <w:rFonts w:ascii="Times New Roman" w:hAnsi="Times New Roman"/>
          <w:sz w:val="24"/>
        </w:rPr>
      </w:pPr>
    </w:p>
    <w:p w14:paraId="3771E583" w14:textId="77777777" w:rsidR="003278CE" w:rsidRPr="000B369C" w:rsidRDefault="00B37397" w:rsidP="00003CD2">
      <w:pPr>
        <w:pStyle w:val="Heading2"/>
        <w:numPr>
          <w:ilvl w:val="1"/>
          <w:numId w:val="22"/>
        </w:numPr>
        <w:spacing w:before="240"/>
        <w:ind w:left="1440" w:hanging="1440"/>
        <w:rPr>
          <w:rFonts w:ascii="Times New Roman" w:hAnsi="Times New Roman" w:cs="Times New Roman"/>
          <w:color w:val="auto"/>
          <w:sz w:val="24"/>
          <w:szCs w:val="24"/>
        </w:rPr>
      </w:pPr>
      <w:r w:rsidRPr="000B369C">
        <w:rPr>
          <w:rFonts w:ascii="Times New Roman" w:hAnsi="Times New Roman" w:cs="Times New Roman"/>
          <w:color w:val="auto"/>
          <w:sz w:val="24"/>
          <w:szCs w:val="24"/>
        </w:rPr>
        <w:t xml:space="preserve">Services:  </w:t>
      </w:r>
    </w:p>
    <w:p w14:paraId="277EAE74" w14:textId="09EE4C41" w:rsidR="003278CE" w:rsidRPr="000B369C" w:rsidRDefault="00F1322E" w:rsidP="005B1CE3">
      <w:pPr>
        <w:pStyle w:val="Heading3"/>
        <w:numPr>
          <w:ilvl w:val="0"/>
          <w:numId w:val="0"/>
        </w:numPr>
      </w:pPr>
      <w:r w:rsidRPr="00741CBF">
        <w:t>3.3.1</w:t>
      </w:r>
      <w:r w:rsidR="00CD4212" w:rsidRPr="000B369C">
        <w:tab/>
      </w:r>
      <w:r w:rsidR="00861F1A" w:rsidRPr="000B369C">
        <w:t>Utilities</w:t>
      </w:r>
      <w:r w:rsidR="00B659E8" w:rsidRPr="000B369C">
        <w:t>:</w:t>
      </w:r>
    </w:p>
    <w:p w14:paraId="37CF6D51" w14:textId="31DE91C0" w:rsidR="00235AFD" w:rsidRPr="000B369C" w:rsidRDefault="00E87963" w:rsidP="00003CD2">
      <w:pPr>
        <w:pStyle w:val="BodyText2"/>
        <w:tabs>
          <w:tab w:val="clear" w:pos="720"/>
        </w:tabs>
        <w:jc w:val="left"/>
        <w:rPr>
          <w:rFonts w:ascii="Times New Roman" w:hAnsi="Times New Roman"/>
          <w:sz w:val="24"/>
        </w:rPr>
      </w:pPr>
      <w:r w:rsidRPr="000B369C">
        <w:rPr>
          <w:rFonts w:ascii="Times New Roman" w:hAnsi="Times New Roman"/>
          <w:sz w:val="24"/>
        </w:rPr>
        <w:t>Not Applicable</w:t>
      </w:r>
    </w:p>
    <w:p w14:paraId="2BA18329" w14:textId="77777777" w:rsidR="003278CE" w:rsidRPr="000B369C" w:rsidRDefault="00861F1A" w:rsidP="00E27ECD">
      <w:pPr>
        <w:pStyle w:val="Heading2"/>
        <w:numPr>
          <w:ilvl w:val="1"/>
          <w:numId w:val="22"/>
        </w:numPr>
        <w:spacing w:before="240" w:after="0"/>
        <w:ind w:left="1440" w:hanging="1440"/>
        <w:rPr>
          <w:rFonts w:ascii="Times New Roman" w:hAnsi="Times New Roman" w:cs="Times New Roman"/>
          <w:color w:val="auto"/>
          <w:sz w:val="24"/>
          <w:szCs w:val="24"/>
        </w:rPr>
      </w:pPr>
      <w:r w:rsidRPr="000B369C">
        <w:rPr>
          <w:rFonts w:ascii="Times New Roman" w:hAnsi="Times New Roman" w:cs="Times New Roman"/>
          <w:color w:val="auto"/>
          <w:sz w:val="24"/>
          <w:szCs w:val="24"/>
        </w:rPr>
        <w:t>Facilities</w:t>
      </w:r>
      <w:r w:rsidR="00235AFD" w:rsidRPr="000B369C">
        <w:rPr>
          <w:rFonts w:ascii="Times New Roman" w:hAnsi="Times New Roman" w:cs="Times New Roman"/>
          <w:color w:val="auto"/>
          <w:sz w:val="24"/>
          <w:szCs w:val="24"/>
        </w:rPr>
        <w:t xml:space="preserve">:  </w:t>
      </w:r>
    </w:p>
    <w:p w14:paraId="7C3C4224" w14:textId="77777777" w:rsidR="000E0E0E" w:rsidRPr="000B369C" w:rsidRDefault="000E0E0E" w:rsidP="00077C5C">
      <w:pPr>
        <w:pStyle w:val="BodyText2"/>
        <w:jc w:val="left"/>
        <w:rPr>
          <w:rFonts w:ascii="Times New Roman" w:hAnsi="Times New Roman"/>
          <w:sz w:val="24"/>
        </w:rPr>
      </w:pPr>
    </w:p>
    <w:p w14:paraId="30F24449" w14:textId="4DEE36EF" w:rsidR="00235AFD" w:rsidRPr="000B369C" w:rsidRDefault="0098351B" w:rsidP="00F94E1E">
      <w:pPr>
        <w:pStyle w:val="BodyText2"/>
        <w:tabs>
          <w:tab w:val="clear" w:pos="720"/>
        </w:tabs>
        <w:spacing w:line="240" w:lineRule="auto"/>
        <w:jc w:val="left"/>
        <w:rPr>
          <w:rFonts w:ascii="Times New Roman" w:hAnsi="Times New Roman"/>
          <w:sz w:val="24"/>
        </w:rPr>
      </w:pPr>
      <w:r w:rsidRPr="000B369C">
        <w:rPr>
          <w:rFonts w:ascii="Times New Roman" w:hAnsi="Times New Roman"/>
          <w:sz w:val="24"/>
        </w:rPr>
        <w:t>Contractor</w:t>
      </w:r>
      <w:r w:rsidR="00077C5C" w:rsidRPr="000B369C">
        <w:rPr>
          <w:rFonts w:ascii="Times New Roman" w:hAnsi="Times New Roman"/>
          <w:sz w:val="24"/>
        </w:rPr>
        <w:t xml:space="preserve"> Site. The </w:t>
      </w:r>
      <w:r w:rsidRPr="000B369C">
        <w:rPr>
          <w:rFonts w:ascii="Times New Roman" w:hAnsi="Times New Roman"/>
          <w:sz w:val="24"/>
        </w:rPr>
        <w:t>contractor</w:t>
      </w:r>
      <w:r w:rsidR="00077C5C" w:rsidRPr="000B369C">
        <w:rPr>
          <w:rFonts w:ascii="Times New Roman" w:hAnsi="Times New Roman"/>
          <w:sz w:val="24"/>
        </w:rPr>
        <w:t xml:space="preserve"> will furnish all necessary workspace required to support the effort(s) outlined in this PWS, to include desk space, telephones, computers, and other items necessary to maintain an office environment. If deemed necessary, the </w:t>
      </w:r>
      <w:r w:rsidRPr="000B369C">
        <w:rPr>
          <w:rFonts w:ascii="Times New Roman" w:hAnsi="Times New Roman"/>
          <w:sz w:val="24"/>
        </w:rPr>
        <w:t>g</w:t>
      </w:r>
      <w:r w:rsidR="00077C5C" w:rsidRPr="000B369C">
        <w:rPr>
          <w:rFonts w:ascii="Times New Roman" w:hAnsi="Times New Roman"/>
          <w:sz w:val="24"/>
        </w:rPr>
        <w:t>overnment may issue, at its discretion, supplemental equipment (</w:t>
      </w:r>
      <w:r w:rsidR="00371E25" w:rsidRPr="000B369C">
        <w:rPr>
          <w:rFonts w:ascii="Times New Roman" w:hAnsi="Times New Roman"/>
          <w:sz w:val="24"/>
        </w:rPr>
        <w:t>e.g.,</w:t>
      </w:r>
      <w:r w:rsidR="00077C5C" w:rsidRPr="000B369C">
        <w:rPr>
          <w:rFonts w:ascii="Times New Roman" w:hAnsi="Times New Roman"/>
          <w:sz w:val="24"/>
        </w:rPr>
        <w:t xml:space="preserve"> computing equipment).</w:t>
      </w:r>
      <w:r w:rsidR="00235AFD" w:rsidRPr="000B369C">
        <w:rPr>
          <w:rFonts w:ascii="Times New Roman" w:hAnsi="Times New Roman"/>
          <w:sz w:val="24"/>
        </w:rPr>
        <w:t xml:space="preserve">  </w:t>
      </w:r>
    </w:p>
    <w:p w14:paraId="59326A5A" w14:textId="77777777" w:rsidR="00235AFD" w:rsidRPr="000B369C" w:rsidRDefault="00235AFD" w:rsidP="00924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r w:rsidRPr="000B369C">
        <w:rPr>
          <w:rFonts w:ascii="Times New Roman" w:hAnsi="Times New Roman"/>
          <w:sz w:val="24"/>
        </w:rPr>
        <w:br w:type="page"/>
      </w:r>
    </w:p>
    <w:p w14:paraId="0092541E" w14:textId="301E9329" w:rsidR="00260BEC" w:rsidRPr="00E27ECD" w:rsidRDefault="00260BEC" w:rsidP="00E27ECD">
      <w:pPr>
        <w:pStyle w:val="Heading2"/>
        <w:numPr>
          <w:ilvl w:val="0"/>
          <w:numId w:val="0"/>
        </w:numPr>
        <w:rPr>
          <w:rFonts w:ascii="Times New Roman" w:hAnsi="Times New Roman" w:cs="Times New Roman"/>
          <w:color w:val="auto"/>
          <w:sz w:val="28"/>
          <w:szCs w:val="28"/>
        </w:rPr>
      </w:pPr>
      <w:r w:rsidRPr="00E27ECD">
        <w:rPr>
          <w:rFonts w:ascii="Times New Roman" w:hAnsi="Times New Roman" w:cs="Times New Roman"/>
          <w:color w:val="auto"/>
          <w:sz w:val="28"/>
          <w:szCs w:val="28"/>
        </w:rPr>
        <w:lastRenderedPageBreak/>
        <w:t>P</w:t>
      </w:r>
      <w:r w:rsidR="00371E25" w:rsidRPr="00E27ECD">
        <w:rPr>
          <w:rFonts w:ascii="Times New Roman" w:hAnsi="Times New Roman" w:cs="Times New Roman"/>
          <w:color w:val="auto"/>
          <w:sz w:val="28"/>
          <w:szCs w:val="28"/>
        </w:rPr>
        <w:t>art</w:t>
      </w:r>
      <w:r w:rsidRPr="00E27ECD">
        <w:rPr>
          <w:rFonts w:ascii="Times New Roman" w:hAnsi="Times New Roman" w:cs="Times New Roman"/>
          <w:color w:val="auto"/>
          <w:sz w:val="28"/>
          <w:szCs w:val="28"/>
        </w:rPr>
        <w:t xml:space="preserve"> 4</w:t>
      </w:r>
    </w:p>
    <w:p w14:paraId="7E26E39F" w14:textId="70BFBF99" w:rsidR="00235AFD" w:rsidRPr="00E27ECD" w:rsidRDefault="0098351B" w:rsidP="00E27ECD">
      <w:pPr>
        <w:pStyle w:val="Heading2"/>
        <w:numPr>
          <w:ilvl w:val="0"/>
          <w:numId w:val="0"/>
        </w:numPr>
        <w:spacing w:after="0"/>
        <w:rPr>
          <w:rFonts w:ascii="Times New Roman" w:hAnsi="Times New Roman" w:cs="Times New Roman"/>
          <w:color w:val="auto"/>
          <w:sz w:val="28"/>
          <w:szCs w:val="28"/>
        </w:rPr>
      </w:pPr>
      <w:r w:rsidRPr="00E27ECD">
        <w:rPr>
          <w:rFonts w:ascii="Times New Roman" w:hAnsi="Times New Roman" w:cs="Times New Roman"/>
          <w:color w:val="auto"/>
          <w:sz w:val="28"/>
          <w:szCs w:val="28"/>
        </w:rPr>
        <w:t>C</w:t>
      </w:r>
      <w:r w:rsidR="00371E25" w:rsidRPr="00E27ECD">
        <w:rPr>
          <w:rFonts w:ascii="Times New Roman" w:hAnsi="Times New Roman" w:cs="Times New Roman"/>
          <w:color w:val="auto"/>
          <w:sz w:val="28"/>
          <w:szCs w:val="28"/>
        </w:rPr>
        <w:t>ontractor</w:t>
      </w:r>
      <w:r w:rsidR="00235AFD" w:rsidRPr="00E27ECD">
        <w:rPr>
          <w:rFonts w:ascii="Times New Roman" w:hAnsi="Times New Roman" w:cs="Times New Roman"/>
          <w:color w:val="auto"/>
          <w:sz w:val="28"/>
          <w:szCs w:val="28"/>
        </w:rPr>
        <w:t xml:space="preserve"> F</w:t>
      </w:r>
      <w:r w:rsidR="00371E25" w:rsidRPr="00E27ECD">
        <w:rPr>
          <w:rFonts w:ascii="Times New Roman" w:hAnsi="Times New Roman" w:cs="Times New Roman"/>
          <w:color w:val="auto"/>
          <w:sz w:val="28"/>
          <w:szCs w:val="28"/>
        </w:rPr>
        <w:t>urnish</w:t>
      </w:r>
      <w:r w:rsidR="00235AFD" w:rsidRPr="00E27ECD">
        <w:rPr>
          <w:rFonts w:ascii="Times New Roman" w:hAnsi="Times New Roman" w:cs="Times New Roman"/>
          <w:color w:val="auto"/>
          <w:sz w:val="28"/>
          <w:szCs w:val="28"/>
        </w:rPr>
        <w:t xml:space="preserve"> I</w:t>
      </w:r>
      <w:r w:rsidR="00371E25" w:rsidRPr="00E27ECD">
        <w:rPr>
          <w:rFonts w:ascii="Times New Roman" w:hAnsi="Times New Roman" w:cs="Times New Roman"/>
          <w:color w:val="auto"/>
          <w:sz w:val="28"/>
          <w:szCs w:val="28"/>
        </w:rPr>
        <w:t>tems</w:t>
      </w:r>
      <w:r w:rsidR="00235AFD" w:rsidRPr="00E27ECD">
        <w:rPr>
          <w:rFonts w:ascii="Times New Roman" w:hAnsi="Times New Roman" w:cs="Times New Roman"/>
          <w:color w:val="auto"/>
          <w:sz w:val="28"/>
          <w:szCs w:val="28"/>
        </w:rPr>
        <w:t xml:space="preserve"> </w:t>
      </w:r>
      <w:r w:rsidR="00ED54FC" w:rsidRPr="00E27ECD">
        <w:rPr>
          <w:rFonts w:ascii="Times New Roman" w:hAnsi="Times New Roman" w:cs="Times New Roman"/>
          <w:color w:val="auto"/>
          <w:sz w:val="28"/>
          <w:szCs w:val="28"/>
        </w:rPr>
        <w:t>and</w:t>
      </w:r>
      <w:r w:rsidR="00371E25" w:rsidRPr="00E27ECD">
        <w:rPr>
          <w:rFonts w:ascii="Times New Roman" w:hAnsi="Times New Roman" w:cs="Times New Roman"/>
          <w:color w:val="auto"/>
          <w:sz w:val="28"/>
          <w:szCs w:val="28"/>
        </w:rPr>
        <w:t xml:space="preserve"> </w:t>
      </w:r>
      <w:r w:rsidR="00235AFD" w:rsidRPr="00E27ECD">
        <w:rPr>
          <w:rFonts w:ascii="Times New Roman" w:hAnsi="Times New Roman" w:cs="Times New Roman"/>
          <w:color w:val="auto"/>
          <w:sz w:val="28"/>
          <w:szCs w:val="28"/>
        </w:rPr>
        <w:t>S</w:t>
      </w:r>
      <w:r w:rsidR="00371E25" w:rsidRPr="00E27ECD">
        <w:rPr>
          <w:rFonts w:ascii="Times New Roman" w:hAnsi="Times New Roman" w:cs="Times New Roman"/>
          <w:color w:val="auto"/>
          <w:sz w:val="28"/>
          <w:szCs w:val="28"/>
        </w:rPr>
        <w:t>ervices</w:t>
      </w:r>
    </w:p>
    <w:p w14:paraId="34F73E4D"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Times New Roman" w:hAnsi="Times New Roman"/>
          <w:sz w:val="24"/>
        </w:rPr>
      </w:pPr>
    </w:p>
    <w:p w14:paraId="73299C06" w14:textId="77777777" w:rsidR="00235AFD" w:rsidRPr="000B369C" w:rsidRDefault="00235AFD" w:rsidP="003F25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p>
    <w:p w14:paraId="1E538BF1" w14:textId="77777777" w:rsidR="008E7D74" w:rsidRPr="000B369C" w:rsidRDefault="00A21E30" w:rsidP="00A21E30">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4.1</w:t>
      </w:r>
      <w:r w:rsidRPr="000B369C">
        <w:rPr>
          <w:rFonts w:ascii="Times New Roman" w:hAnsi="Times New Roman" w:cs="Times New Roman"/>
          <w:color w:val="auto"/>
          <w:sz w:val="24"/>
          <w:szCs w:val="24"/>
        </w:rPr>
        <w:tab/>
      </w:r>
      <w:r w:rsidR="00861F1A" w:rsidRPr="000B369C">
        <w:rPr>
          <w:rFonts w:ascii="Times New Roman" w:hAnsi="Times New Roman" w:cs="Times New Roman"/>
          <w:color w:val="auto"/>
          <w:sz w:val="24"/>
          <w:szCs w:val="24"/>
        </w:rPr>
        <w:t>General</w:t>
      </w:r>
      <w:r w:rsidR="00235AFD" w:rsidRPr="000B369C">
        <w:rPr>
          <w:rFonts w:ascii="Times New Roman" w:hAnsi="Times New Roman" w:cs="Times New Roman"/>
          <w:color w:val="auto"/>
          <w:sz w:val="24"/>
          <w:szCs w:val="24"/>
        </w:rPr>
        <w:t xml:space="preserve">:  </w:t>
      </w:r>
    </w:p>
    <w:p w14:paraId="6DFE2317" w14:textId="49633CBC" w:rsidR="00235AFD" w:rsidRPr="000B369C" w:rsidRDefault="00235AFD" w:rsidP="00F94E1E">
      <w:pPr>
        <w:pStyle w:val="BodyText3"/>
        <w:tabs>
          <w:tab w:val="clear" w:pos="720"/>
        </w:tabs>
        <w:spacing w:line="240" w:lineRule="auto"/>
        <w:rPr>
          <w:rFonts w:ascii="Times New Roman" w:hAnsi="Times New Roman"/>
          <w:sz w:val="24"/>
        </w:rPr>
      </w:pPr>
      <w:r w:rsidRPr="000B369C">
        <w:rPr>
          <w:rFonts w:ascii="Times New Roman" w:hAnsi="Times New Roman"/>
          <w:sz w:val="24"/>
        </w:rPr>
        <w:t xml:space="preserve">Except for those items specifically stated to be government furnished </w:t>
      </w:r>
      <w:r w:rsidR="00861F1A" w:rsidRPr="000B369C">
        <w:rPr>
          <w:rFonts w:ascii="Times New Roman" w:hAnsi="Times New Roman"/>
          <w:sz w:val="24"/>
        </w:rPr>
        <w:t>in Part</w:t>
      </w:r>
      <w:r w:rsidRPr="000B369C">
        <w:rPr>
          <w:rFonts w:ascii="Times New Roman" w:hAnsi="Times New Roman"/>
          <w:sz w:val="24"/>
        </w:rPr>
        <w:t xml:space="preserve"> 3, the</w:t>
      </w:r>
      <w:r w:rsidR="00B659E8" w:rsidRPr="000B369C">
        <w:rPr>
          <w:rFonts w:ascii="Times New Roman" w:hAnsi="Times New Roman"/>
          <w:sz w:val="24"/>
        </w:rPr>
        <w:t xml:space="preserve"> </w:t>
      </w:r>
      <w:r w:rsidR="0098351B" w:rsidRPr="000B369C">
        <w:rPr>
          <w:rFonts w:ascii="Times New Roman" w:hAnsi="Times New Roman"/>
          <w:sz w:val="24"/>
        </w:rPr>
        <w:t>contractor</w:t>
      </w:r>
      <w:r w:rsidRPr="000B369C">
        <w:rPr>
          <w:rFonts w:ascii="Times New Roman" w:hAnsi="Times New Roman"/>
          <w:sz w:val="24"/>
        </w:rPr>
        <w:t xml:space="preserve"> shall furnish </w:t>
      </w:r>
      <w:r w:rsidR="00ED6160" w:rsidRPr="000B369C">
        <w:rPr>
          <w:rFonts w:ascii="Times New Roman" w:hAnsi="Times New Roman"/>
          <w:sz w:val="24"/>
        </w:rPr>
        <w:t>all other items</w:t>
      </w:r>
      <w:r w:rsidRPr="000B369C">
        <w:rPr>
          <w:rFonts w:ascii="Times New Roman" w:hAnsi="Times New Roman"/>
          <w:sz w:val="24"/>
        </w:rPr>
        <w:t xml:space="preserve"> required to perform </w:t>
      </w:r>
      <w:r w:rsidR="00ED6160" w:rsidRPr="000B369C">
        <w:rPr>
          <w:rFonts w:ascii="Times New Roman" w:hAnsi="Times New Roman"/>
          <w:sz w:val="24"/>
        </w:rPr>
        <w:t xml:space="preserve">the services in </w:t>
      </w:r>
      <w:r w:rsidRPr="000B369C">
        <w:rPr>
          <w:rFonts w:ascii="Times New Roman" w:hAnsi="Times New Roman"/>
          <w:sz w:val="24"/>
        </w:rPr>
        <w:t>this PWS.</w:t>
      </w:r>
    </w:p>
    <w:p w14:paraId="49951FF7" w14:textId="77777777" w:rsidR="001C2F3F" w:rsidRPr="000B369C" w:rsidRDefault="001C2F3F" w:rsidP="00362B47">
      <w:pPr>
        <w:pStyle w:val="BodyText3"/>
        <w:ind w:left="720" w:hanging="720"/>
        <w:rPr>
          <w:rFonts w:ascii="Times New Roman" w:hAnsi="Times New Roman"/>
          <w:sz w:val="24"/>
        </w:rPr>
      </w:pPr>
    </w:p>
    <w:p w14:paraId="0B8A137C" w14:textId="77777777" w:rsidR="008E7D74" w:rsidRPr="000B369C" w:rsidRDefault="00A21E30" w:rsidP="00A21E30">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4.2</w:t>
      </w:r>
      <w:r w:rsidRPr="000B369C">
        <w:rPr>
          <w:rFonts w:ascii="Times New Roman" w:hAnsi="Times New Roman" w:cs="Times New Roman"/>
          <w:color w:val="auto"/>
          <w:sz w:val="24"/>
          <w:szCs w:val="24"/>
        </w:rPr>
        <w:tab/>
      </w:r>
      <w:r w:rsidR="00235AFD" w:rsidRPr="000B369C">
        <w:rPr>
          <w:rFonts w:ascii="Times New Roman" w:hAnsi="Times New Roman" w:cs="Times New Roman"/>
          <w:color w:val="auto"/>
          <w:sz w:val="24"/>
          <w:szCs w:val="24"/>
        </w:rPr>
        <w:t xml:space="preserve">Clearance:  </w:t>
      </w:r>
    </w:p>
    <w:p w14:paraId="5D1216C0" w14:textId="093852AC" w:rsidR="00AA1C66" w:rsidRPr="000B369C" w:rsidRDefault="00235AFD" w:rsidP="00003C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r w:rsidRPr="000B369C">
        <w:rPr>
          <w:rFonts w:ascii="Times New Roman" w:hAnsi="Times New Roman"/>
          <w:sz w:val="24"/>
        </w:rPr>
        <w:t xml:space="preserve">The </w:t>
      </w:r>
      <w:r w:rsidR="00C50CB3" w:rsidRPr="000B369C">
        <w:rPr>
          <w:rFonts w:ascii="Times New Roman" w:hAnsi="Times New Roman"/>
          <w:sz w:val="24"/>
        </w:rPr>
        <w:t>c</w:t>
      </w:r>
      <w:r w:rsidR="0098351B" w:rsidRPr="000B369C">
        <w:rPr>
          <w:rFonts w:ascii="Times New Roman" w:hAnsi="Times New Roman"/>
          <w:sz w:val="24"/>
        </w:rPr>
        <w:t>ontracto</w:t>
      </w:r>
      <w:r w:rsidR="00E87963" w:rsidRPr="000B369C">
        <w:rPr>
          <w:rFonts w:ascii="Times New Roman" w:hAnsi="Times New Roman"/>
          <w:sz w:val="24"/>
        </w:rPr>
        <w:t xml:space="preserve">r will not need to obtain a security clearance. </w:t>
      </w:r>
    </w:p>
    <w:p w14:paraId="19FFAFE0" w14:textId="77777777" w:rsidR="005C7AA5" w:rsidRPr="000B369C" w:rsidRDefault="005C7AA5">
      <w:pPr>
        <w:rPr>
          <w:rFonts w:ascii="Times New Roman" w:eastAsia="MS ????" w:hAnsi="Times New Roman"/>
          <w:b/>
          <w:sz w:val="24"/>
        </w:rPr>
      </w:pPr>
      <w:r w:rsidRPr="000B369C">
        <w:rPr>
          <w:rFonts w:ascii="Times New Roman" w:hAnsi="Times New Roman"/>
          <w:sz w:val="24"/>
        </w:rPr>
        <w:br w:type="page"/>
      </w:r>
    </w:p>
    <w:p w14:paraId="4590454E" w14:textId="28FD75A5" w:rsidR="00260BEC" w:rsidRPr="00E27ECD" w:rsidRDefault="00A21FCF" w:rsidP="00FC75F1">
      <w:pPr>
        <w:pStyle w:val="Heading2"/>
        <w:numPr>
          <w:ilvl w:val="0"/>
          <w:numId w:val="0"/>
        </w:numPr>
        <w:ind w:left="360" w:hanging="360"/>
        <w:rPr>
          <w:rFonts w:ascii="Times New Roman" w:hAnsi="Times New Roman" w:cs="Times New Roman"/>
          <w:color w:val="auto"/>
          <w:sz w:val="28"/>
          <w:szCs w:val="28"/>
        </w:rPr>
      </w:pPr>
      <w:r w:rsidRPr="00E27ECD">
        <w:rPr>
          <w:rFonts w:ascii="Times New Roman" w:hAnsi="Times New Roman" w:cs="Times New Roman"/>
          <w:color w:val="auto"/>
          <w:sz w:val="28"/>
          <w:szCs w:val="28"/>
        </w:rPr>
        <w:lastRenderedPageBreak/>
        <w:t>P</w:t>
      </w:r>
      <w:r w:rsidR="00ED54FC" w:rsidRPr="00E27ECD">
        <w:rPr>
          <w:rFonts w:ascii="Times New Roman" w:hAnsi="Times New Roman" w:cs="Times New Roman"/>
          <w:color w:val="auto"/>
          <w:sz w:val="28"/>
          <w:szCs w:val="28"/>
        </w:rPr>
        <w:t>art</w:t>
      </w:r>
      <w:r w:rsidRPr="00E27ECD">
        <w:rPr>
          <w:rFonts w:ascii="Times New Roman" w:hAnsi="Times New Roman" w:cs="Times New Roman"/>
          <w:color w:val="auto"/>
          <w:sz w:val="28"/>
          <w:szCs w:val="28"/>
        </w:rPr>
        <w:t xml:space="preserve"> 5 </w:t>
      </w:r>
    </w:p>
    <w:p w14:paraId="010ADBFA" w14:textId="12DDC7A7" w:rsidR="00235AFD" w:rsidRPr="00E27ECD" w:rsidRDefault="00235AFD" w:rsidP="00FC75F1">
      <w:pPr>
        <w:pStyle w:val="Heading2"/>
        <w:numPr>
          <w:ilvl w:val="0"/>
          <w:numId w:val="0"/>
        </w:numPr>
        <w:ind w:left="360" w:hanging="360"/>
        <w:rPr>
          <w:rFonts w:ascii="Times New Roman" w:hAnsi="Times New Roman" w:cs="Times New Roman"/>
          <w:color w:val="auto"/>
          <w:sz w:val="28"/>
          <w:szCs w:val="28"/>
        </w:rPr>
      </w:pPr>
      <w:r w:rsidRPr="003D3DEE">
        <w:rPr>
          <w:rFonts w:ascii="Times New Roman" w:hAnsi="Times New Roman" w:cs="Times New Roman"/>
          <w:color w:val="auto"/>
          <w:sz w:val="28"/>
          <w:szCs w:val="28"/>
        </w:rPr>
        <w:t>S</w:t>
      </w:r>
      <w:r w:rsidR="00ED54FC" w:rsidRPr="003D3DEE">
        <w:rPr>
          <w:rFonts w:ascii="Times New Roman" w:hAnsi="Times New Roman" w:cs="Times New Roman"/>
          <w:color w:val="auto"/>
          <w:sz w:val="28"/>
          <w:szCs w:val="28"/>
        </w:rPr>
        <w:t>pecific</w:t>
      </w:r>
      <w:r w:rsidRPr="003D3DEE">
        <w:rPr>
          <w:rFonts w:ascii="Times New Roman" w:hAnsi="Times New Roman" w:cs="Times New Roman"/>
          <w:color w:val="auto"/>
          <w:sz w:val="28"/>
          <w:szCs w:val="28"/>
        </w:rPr>
        <w:t xml:space="preserve"> T</w:t>
      </w:r>
      <w:r w:rsidR="00ED54FC" w:rsidRPr="003D3DEE">
        <w:rPr>
          <w:rFonts w:ascii="Times New Roman" w:hAnsi="Times New Roman" w:cs="Times New Roman"/>
          <w:color w:val="auto"/>
          <w:sz w:val="28"/>
          <w:szCs w:val="28"/>
        </w:rPr>
        <w:t>asks</w:t>
      </w:r>
    </w:p>
    <w:p w14:paraId="1D8EBF1F"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Times New Roman" w:hAnsi="Times New Roman"/>
          <w:sz w:val="24"/>
        </w:rPr>
      </w:pPr>
    </w:p>
    <w:p w14:paraId="0846BFE6" w14:textId="5119A014" w:rsidR="00A21FCF" w:rsidRPr="000B369C" w:rsidRDefault="00601A77" w:rsidP="00A21FCF">
      <w:pPr>
        <w:pStyle w:val="Heading2"/>
        <w:numPr>
          <w:ilvl w:val="0"/>
          <w:numId w:val="0"/>
        </w:numPr>
        <w:rPr>
          <w:rFonts w:ascii="Times New Roman" w:hAnsi="Times New Roman" w:cs="Times New Roman"/>
          <w:color w:val="auto"/>
          <w:sz w:val="24"/>
          <w:szCs w:val="24"/>
        </w:rPr>
      </w:pPr>
      <w:r w:rsidRPr="000B369C">
        <w:rPr>
          <w:rFonts w:ascii="Times New Roman" w:hAnsi="Times New Roman" w:cs="Times New Roman"/>
          <w:color w:val="auto"/>
          <w:sz w:val="24"/>
          <w:szCs w:val="24"/>
        </w:rPr>
        <w:t>5.1</w:t>
      </w:r>
      <w:r w:rsidRPr="000B369C">
        <w:rPr>
          <w:rFonts w:ascii="Times New Roman" w:hAnsi="Times New Roman" w:cs="Times New Roman"/>
          <w:color w:val="auto"/>
          <w:sz w:val="24"/>
          <w:szCs w:val="24"/>
        </w:rPr>
        <w:tab/>
      </w:r>
      <w:r w:rsidR="00CD4212" w:rsidRPr="000B369C">
        <w:rPr>
          <w:rFonts w:ascii="Times New Roman" w:hAnsi="Times New Roman" w:cs="Times New Roman"/>
          <w:color w:val="auto"/>
          <w:sz w:val="24"/>
          <w:szCs w:val="24"/>
        </w:rPr>
        <w:t>Services:</w:t>
      </w:r>
    </w:p>
    <w:p w14:paraId="7BA0AC67" w14:textId="76D7CDCE" w:rsidR="00E87963" w:rsidRPr="000B369C" w:rsidRDefault="00E87963" w:rsidP="00E87963">
      <w:pPr>
        <w:rPr>
          <w:rFonts w:ascii="Times New Roman" w:hAnsi="Times New Roman"/>
          <w:sz w:val="24"/>
        </w:rPr>
      </w:pPr>
      <w:r w:rsidRPr="000B369C">
        <w:rPr>
          <w:rFonts w:ascii="Times New Roman" w:hAnsi="Times New Roman"/>
          <w:sz w:val="24"/>
        </w:rPr>
        <w:t>The contractor shall provide a subscription containing specified data elements and the necessary maintenance throughout the contract period, training, and analysis. The contractor shall provide the following services and data elements. The data elements are required to be part of the subscription at the beginning of the period of performance.</w:t>
      </w:r>
    </w:p>
    <w:p w14:paraId="5E02F44F" w14:textId="77777777" w:rsidR="00E87963" w:rsidRPr="000B369C" w:rsidRDefault="00E87963" w:rsidP="00E87963">
      <w:pPr>
        <w:rPr>
          <w:rFonts w:ascii="Times New Roman" w:hAnsi="Times New Roman"/>
          <w:sz w:val="24"/>
        </w:rPr>
      </w:pPr>
    </w:p>
    <w:p w14:paraId="32637582" w14:textId="77777777" w:rsidR="00E87963" w:rsidRPr="000B369C" w:rsidRDefault="00E87963" w:rsidP="00E87963">
      <w:pPr>
        <w:rPr>
          <w:rFonts w:ascii="Times New Roman" w:hAnsi="Times New Roman"/>
          <w:sz w:val="24"/>
        </w:rPr>
      </w:pPr>
      <w:r w:rsidRPr="000B369C">
        <w:rPr>
          <w:rFonts w:ascii="Times New Roman" w:hAnsi="Times New Roman"/>
          <w:sz w:val="24"/>
        </w:rPr>
        <w:t>EBSA requires data elements and specific tasks outlined below, as well as other pertinent information to be available to EBSA at the start of the contract. This subscription shall be fully functional and available throughout the entirety of the base contract period, and also for the entirety of any option years if exercised by EBSA.</w:t>
      </w:r>
    </w:p>
    <w:p w14:paraId="2C9FCAE7" w14:textId="77777777" w:rsidR="00E87963" w:rsidRPr="000B369C" w:rsidRDefault="00E87963" w:rsidP="00E87963">
      <w:pPr>
        <w:rPr>
          <w:rFonts w:ascii="Times New Roman" w:hAnsi="Times New Roman"/>
          <w:sz w:val="24"/>
        </w:rPr>
      </w:pPr>
    </w:p>
    <w:p w14:paraId="0937CF1F" w14:textId="77777777" w:rsidR="00E87963" w:rsidRPr="000B369C" w:rsidRDefault="00E87963" w:rsidP="00E87963">
      <w:pPr>
        <w:rPr>
          <w:rFonts w:ascii="Times New Roman" w:hAnsi="Times New Roman"/>
          <w:b/>
          <w:bCs/>
          <w:sz w:val="24"/>
        </w:rPr>
      </w:pPr>
      <w:r w:rsidRPr="000B369C">
        <w:rPr>
          <w:rFonts w:ascii="Times New Roman" w:hAnsi="Times New Roman"/>
          <w:b/>
          <w:bCs/>
          <w:sz w:val="24"/>
        </w:rPr>
        <w:t>5.1.1.</w:t>
      </w:r>
      <w:r w:rsidRPr="000B369C">
        <w:rPr>
          <w:rFonts w:ascii="Times New Roman" w:hAnsi="Times New Roman"/>
          <w:b/>
          <w:bCs/>
          <w:sz w:val="24"/>
        </w:rPr>
        <w:tab/>
        <w:t>Data Elements</w:t>
      </w:r>
    </w:p>
    <w:p w14:paraId="1BCF457D" w14:textId="77777777" w:rsidR="00E87963" w:rsidRPr="000B369C" w:rsidRDefault="00E87963" w:rsidP="00E87963">
      <w:pPr>
        <w:rPr>
          <w:rFonts w:ascii="Times New Roman" w:hAnsi="Times New Roman"/>
          <w:sz w:val="24"/>
        </w:rPr>
      </w:pPr>
    </w:p>
    <w:p w14:paraId="28A937FC" w14:textId="7ED5947C" w:rsidR="00E87963"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Plan data shall contain no less than the following:</w:t>
      </w:r>
    </w:p>
    <w:p w14:paraId="0BC4A3BB" w14:textId="2ACF74AD" w:rsidR="00703774" w:rsidRPr="000B369C" w:rsidRDefault="00703774" w:rsidP="00B46047">
      <w:pPr>
        <w:pStyle w:val="ListParagraph"/>
        <w:numPr>
          <w:ilvl w:val="1"/>
          <w:numId w:val="48"/>
        </w:numPr>
        <w:rPr>
          <w:rFonts w:ascii="Times New Roman" w:hAnsi="Times New Roman"/>
          <w:sz w:val="24"/>
        </w:rPr>
      </w:pPr>
      <w:r w:rsidRPr="000B369C">
        <w:rPr>
          <w:rFonts w:ascii="Times New Roman" w:hAnsi="Times New Roman"/>
          <w:sz w:val="24"/>
        </w:rPr>
        <w:t xml:space="preserve">Plan data containing plan name, plan assets, active participants, number of investment options, advisor information, and </w:t>
      </w:r>
      <w:del w:id="3" w:author="Hartwig, Katherine E - EBSA" w:date="2026-03-18T16:21:00Z" w16du:dateUtc="2026-03-18T20:21:00Z">
        <w:r w:rsidR="00E87963" w:rsidRPr="000B369C">
          <w:rPr>
            <w:rFonts w:ascii="Times New Roman" w:hAnsi="Times New Roman"/>
            <w:sz w:val="24"/>
          </w:rPr>
          <w:delText>region.</w:delText>
        </w:r>
      </w:del>
      <w:ins w:id="4" w:author="Hartwig, Katherine E - EBSA" w:date="2026-03-18T16:21:00Z" w16du:dateUtc="2026-03-18T20:21:00Z">
        <w:r>
          <w:rPr>
            <w:rFonts w:ascii="Times New Roman" w:hAnsi="Times New Roman"/>
            <w:sz w:val="24"/>
          </w:rPr>
          <w:t>geography (the corresponding EBSA regional</w:t>
        </w:r>
        <w:r w:rsidR="004B1E83">
          <w:rPr>
            <w:rFonts w:ascii="Times New Roman" w:hAnsi="Times New Roman"/>
            <w:sz w:val="24"/>
          </w:rPr>
          <w:t>/district</w:t>
        </w:r>
        <w:r>
          <w:rPr>
            <w:rFonts w:ascii="Times New Roman" w:hAnsi="Times New Roman"/>
            <w:sz w:val="24"/>
          </w:rPr>
          <w:t xml:space="preserve"> office where the plan is located as well as the three-digit zip code</w:t>
        </w:r>
        <w:r w:rsidR="004B1E83">
          <w:rPr>
            <w:rFonts w:ascii="Times New Roman" w:hAnsi="Times New Roman"/>
            <w:sz w:val="24"/>
          </w:rPr>
          <w:t xml:space="preserve"> or </w:t>
        </w:r>
        <w:r w:rsidR="00472AFD">
          <w:rPr>
            <w:rFonts w:ascii="Times New Roman" w:hAnsi="Times New Roman"/>
            <w:sz w:val="24"/>
          </w:rPr>
          <w:t>better</w:t>
        </w:r>
        <w:r>
          <w:rPr>
            <w:rFonts w:ascii="Times New Roman" w:hAnsi="Times New Roman"/>
            <w:sz w:val="24"/>
          </w:rPr>
          <w:t>)</w:t>
        </w:r>
        <w:r w:rsidRPr="000B369C">
          <w:rPr>
            <w:rFonts w:ascii="Times New Roman" w:hAnsi="Times New Roman"/>
            <w:sz w:val="24"/>
          </w:rPr>
          <w:t>.</w:t>
        </w:r>
      </w:ins>
    </w:p>
    <w:p w14:paraId="051DE8E5" w14:textId="73BBDE8C" w:rsidR="00E87963" w:rsidRPr="008C2135" w:rsidRDefault="00703774" w:rsidP="00E87963">
      <w:pPr>
        <w:pStyle w:val="ListParagraph"/>
        <w:numPr>
          <w:ilvl w:val="1"/>
          <w:numId w:val="48"/>
        </w:numPr>
        <w:rPr>
          <w:rFonts w:ascii="Times New Roman" w:hAnsi="Times New Roman"/>
          <w:sz w:val="24"/>
        </w:rPr>
      </w:pPr>
      <w:r w:rsidRPr="000B369C">
        <w:rPr>
          <w:rFonts w:ascii="Times New Roman" w:hAnsi="Times New Roman"/>
          <w:sz w:val="24"/>
        </w:rPr>
        <w:t>Other data</w:t>
      </w:r>
      <w:ins w:id="5" w:author="Hartwig, Katherine E - EBSA" w:date="2026-03-18T16:21:00Z" w16du:dateUtc="2026-03-18T20:21:00Z">
        <w:r>
          <w:rPr>
            <w:rFonts w:ascii="Times New Roman" w:hAnsi="Times New Roman"/>
            <w:sz w:val="24"/>
          </w:rPr>
          <w:t xml:space="preserve"> from the Schedule of Assets (Schedule H, Line 4i)</w:t>
        </w:r>
      </w:ins>
      <w:r w:rsidRPr="000B369C">
        <w:rPr>
          <w:rFonts w:ascii="Times New Roman" w:hAnsi="Times New Roman"/>
          <w:sz w:val="24"/>
        </w:rPr>
        <w:t xml:space="preserve"> about the funds held by the plan, including fund allocation data, ticker symbol, fund balance, fund type, adviser information, industry information, and recordkeeper information</w:t>
      </w:r>
      <w:del w:id="6" w:author="Hartwig, Katherine E - EBSA" w:date="2026-03-18T16:21:00Z" w16du:dateUtc="2026-03-18T20:21:00Z">
        <w:r w:rsidR="00E87963" w:rsidRPr="000B369C">
          <w:rPr>
            <w:rFonts w:ascii="Times New Roman" w:hAnsi="Times New Roman"/>
            <w:sz w:val="24"/>
          </w:rPr>
          <w:delText>.</w:delText>
        </w:r>
      </w:del>
      <w:ins w:id="7" w:author="Hartwig, Katherine E - EBSA" w:date="2026-03-18T16:21:00Z" w16du:dateUtc="2026-03-18T20:21:00Z">
        <w:r>
          <w:rPr>
            <w:rFonts w:ascii="Times New Roman" w:hAnsi="Times New Roman"/>
            <w:sz w:val="24"/>
          </w:rPr>
          <w:t>, as well as CUSIP, expense ratio, and share class designation</w:t>
        </w:r>
        <w:r w:rsidR="00863B82">
          <w:rPr>
            <w:rFonts w:ascii="Times New Roman" w:hAnsi="Times New Roman"/>
            <w:sz w:val="24"/>
          </w:rPr>
          <w:t xml:space="preserve"> (if available)</w:t>
        </w:r>
        <w:r w:rsidRPr="000B369C">
          <w:rPr>
            <w:rFonts w:ascii="Times New Roman" w:hAnsi="Times New Roman"/>
            <w:sz w:val="24"/>
          </w:rPr>
          <w:t>.</w:t>
        </w:r>
      </w:ins>
    </w:p>
    <w:p w14:paraId="09558890" w14:textId="77777777" w:rsidR="00E87963" w:rsidRPr="000B369C" w:rsidRDefault="00E87963" w:rsidP="00E87963">
      <w:pPr>
        <w:rPr>
          <w:del w:id="8" w:author="Hartwig, Katherine E - EBSA" w:date="2026-03-18T16:21:00Z" w16du:dateUtc="2026-03-18T20:21:00Z"/>
          <w:rFonts w:ascii="Times New Roman" w:hAnsi="Times New Roman"/>
          <w:sz w:val="24"/>
        </w:rPr>
      </w:pPr>
    </w:p>
    <w:p w14:paraId="7642BAFE" w14:textId="77777777" w:rsidR="00E87963"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Adviser/consultant and recordkeeper data shall contain no less than the following:</w:t>
      </w:r>
    </w:p>
    <w:p w14:paraId="0BCF5D4C" w14:textId="3164BEC6" w:rsidR="00E87963"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Distribution data containing total DC distribution</w:t>
      </w:r>
      <w:del w:id="9" w:author="Hartwig, Katherine E - EBSA" w:date="2026-03-18T16:21:00Z" w16du:dateUtc="2026-03-18T20:21:00Z">
        <w:r w:rsidRPr="000B369C">
          <w:rPr>
            <w:rFonts w:ascii="Times New Roman" w:hAnsi="Times New Roman"/>
            <w:sz w:val="24"/>
          </w:rPr>
          <w:delText>,</w:delText>
        </w:r>
      </w:del>
      <w:ins w:id="10" w:author="Hartwig, Katherine E - EBSA" w:date="2026-03-18T16:21:00Z" w16du:dateUtc="2026-03-18T20:21:00Z">
        <w:r w:rsidR="003D08BE">
          <w:rPr>
            <w:rFonts w:ascii="Times New Roman" w:hAnsi="Times New Roman"/>
            <w:sz w:val="24"/>
          </w:rPr>
          <w:t xml:space="preserve"> (market share/penetration data)</w:t>
        </w:r>
        <w:r w:rsidRPr="000B369C">
          <w:rPr>
            <w:rFonts w:ascii="Times New Roman" w:hAnsi="Times New Roman"/>
            <w:sz w:val="24"/>
          </w:rPr>
          <w:t>,</w:t>
        </w:r>
      </w:ins>
      <w:r w:rsidRPr="000B369C">
        <w:rPr>
          <w:rFonts w:ascii="Times New Roman" w:hAnsi="Times New Roman"/>
          <w:sz w:val="24"/>
        </w:rPr>
        <w:t xml:space="preserve"> plan count, average plan size, distribution by plan size (assets/participants), geographic breakdown (plan map), and industry breakdown.</w:t>
      </w:r>
    </w:p>
    <w:p w14:paraId="1DE17AA2" w14:textId="77777777" w:rsidR="00E87963"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Fund data containing fund name, manager information, asset class, plan count, and total asset data.</w:t>
      </w:r>
    </w:p>
    <w:p w14:paraId="48806D39" w14:textId="5F90DC44"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 xml:space="preserve">Linkages of investment advisors between </w:t>
      </w:r>
      <w:r w:rsidR="00FA06F3" w:rsidRPr="000B369C">
        <w:rPr>
          <w:rFonts w:ascii="Times New Roman" w:hAnsi="Times New Roman"/>
          <w:sz w:val="24"/>
        </w:rPr>
        <w:t>Form</w:t>
      </w:r>
      <w:r w:rsidRPr="000B369C">
        <w:rPr>
          <w:rFonts w:ascii="Times New Roman" w:hAnsi="Times New Roman"/>
          <w:sz w:val="24"/>
        </w:rPr>
        <w:t xml:space="preserve"> 5500 and </w:t>
      </w:r>
      <w:r w:rsidR="004155FE" w:rsidRPr="000B369C">
        <w:rPr>
          <w:rFonts w:ascii="Times New Roman" w:hAnsi="Times New Roman"/>
          <w:sz w:val="24"/>
        </w:rPr>
        <w:t>Form</w:t>
      </w:r>
      <w:r w:rsidRPr="000B369C">
        <w:rPr>
          <w:rFonts w:ascii="Times New Roman" w:hAnsi="Times New Roman"/>
          <w:sz w:val="24"/>
        </w:rPr>
        <w:t xml:space="preserve"> ADV.</w:t>
      </w:r>
    </w:p>
    <w:p w14:paraId="2D7C7E05"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Asset manager data shall contain no less than the following:</w:t>
      </w:r>
    </w:p>
    <w:p w14:paraId="036C2A8C" w14:textId="77777777" w:rsidR="00BD23EE" w:rsidRPr="000B369C" w:rsidRDefault="00E87963" w:rsidP="00E87963">
      <w:pPr>
        <w:pStyle w:val="ListParagraph"/>
        <w:numPr>
          <w:ilvl w:val="2"/>
          <w:numId w:val="48"/>
        </w:numPr>
        <w:rPr>
          <w:rFonts w:ascii="Times New Roman" w:hAnsi="Times New Roman"/>
          <w:sz w:val="24"/>
        </w:rPr>
      </w:pPr>
      <w:r w:rsidRPr="000B369C">
        <w:rPr>
          <w:rFonts w:ascii="Times New Roman" w:hAnsi="Times New Roman"/>
          <w:sz w:val="24"/>
        </w:rPr>
        <w:t>Distribution data containing total DC distribution, contractor rankings and awards, top funds data, geographic breakdown (plan map), distribution by plan size data, general plan data, menu capture data, and investment vehicle data.</w:t>
      </w:r>
    </w:p>
    <w:p w14:paraId="28664513" w14:textId="77777777" w:rsidR="00BD23EE" w:rsidRPr="000B369C" w:rsidRDefault="00E87963" w:rsidP="00E87963">
      <w:pPr>
        <w:pStyle w:val="ListParagraph"/>
        <w:numPr>
          <w:ilvl w:val="2"/>
          <w:numId w:val="48"/>
        </w:numPr>
        <w:rPr>
          <w:rFonts w:ascii="Times New Roman" w:hAnsi="Times New Roman"/>
          <w:sz w:val="24"/>
        </w:rPr>
      </w:pPr>
      <w:r w:rsidRPr="000B369C">
        <w:rPr>
          <w:rFonts w:ascii="Times New Roman" w:hAnsi="Times New Roman"/>
          <w:sz w:val="24"/>
        </w:rPr>
        <w:t>Funds data containing fund names, distribution amounts, plan counts, total assets, average number of participants, average plan assets, menu capture data, and average plan holding data.</w:t>
      </w:r>
    </w:p>
    <w:p w14:paraId="74F19D7F" w14:textId="77777777" w:rsidR="00BD23EE" w:rsidRPr="000B369C" w:rsidRDefault="00E87963" w:rsidP="00E87963">
      <w:pPr>
        <w:pStyle w:val="ListParagraph"/>
        <w:numPr>
          <w:ilvl w:val="2"/>
          <w:numId w:val="48"/>
        </w:numPr>
        <w:rPr>
          <w:rFonts w:ascii="Times New Roman" w:hAnsi="Times New Roman"/>
          <w:sz w:val="24"/>
        </w:rPr>
      </w:pPr>
      <w:r w:rsidRPr="000B369C">
        <w:rPr>
          <w:rFonts w:ascii="Times New Roman" w:hAnsi="Times New Roman"/>
          <w:sz w:val="24"/>
        </w:rPr>
        <w:lastRenderedPageBreak/>
        <w:t>Territory map containing color coded US map and territory breakdown by salesperson.</w:t>
      </w:r>
    </w:p>
    <w:p w14:paraId="215BD78B" w14:textId="77777777" w:rsidR="00BD23EE"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Advisor regulatory filing information shall contain no less than the following:</w:t>
      </w:r>
    </w:p>
    <w:p w14:paraId="2761F56E"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Registered Investment Advisers (RIAs) and Broker-Dealers (BDs) data containing primary name, alias name, IARD/Central Registration Depository (CRD) number, SEC file number, addresses, phone numbers, website addresses, assets under management, fee arrangements, client types,</w:t>
      </w:r>
      <w:r w:rsidR="00BD23EE" w:rsidRPr="000B369C">
        <w:rPr>
          <w:rFonts w:ascii="Times New Roman" w:hAnsi="Times New Roman"/>
          <w:sz w:val="24"/>
        </w:rPr>
        <w:t xml:space="preserve"> </w:t>
      </w:r>
      <w:r w:rsidRPr="000B369C">
        <w:rPr>
          <w:rFonts w:ascii="Times New Roman" w:hAnsi="Times New Roman"/>
          <w:sz w:val="24"/>
        </w:rPr>
        <w:t>Affiliated Investment Adviser Representatives or Affiliated Registered Representatives, state registrations, advisory activities, other business activities,</w:t>
      </w:r>
      <w:r w:rsidR="00BD23EE" w:rsidRPr="000B369C">
        <w:rPr>
          <w:rFonts w:ascii="Times New Roman" w:hAnsi="Times New Roman"/>
          <w:sz w:val="24"/>
        </w:rPr>
        <w:t xml:space="preserve"> </w:t>
      </w:r>
      <w:r w:rsidRPr="000B369C">
        <w:rPr>
          <w:rFonts w:ascii="Times New Roman" w:hAnsi="Times New Roman"/>
          <w:sz w:val="24"/>
        </w:rPr>
        <w:t>Financial Industry affiliations and private fund reporting, Participation, or Interest in Client Transactions, custody information, Control Persons data, and disclosure information.</w:t>
      </w:r>
    </w:p>
    <w:p w14:paraId="338D46C7"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Investment Adviser Representatives (IARs) and Registered Representatives (RRs) Data containing full name, CRD number, address,</w:t>
      </w:r>
      <w:r w:rsidR="00BD23EE" w:rsidRPr="000B369C">
        <w:rPr>
          <w:rFonts w:ascii="Times New Roman" w:hAnsi="Times New Roman"/>
          <w:sz w:val="24"/>
        </w:rPr>
        <w:t xml:space="preserve"> </w:t>
      </w:r>
      <w:r w:rsidRPr="000B369C">
        <w:rPr>
          <w:rFonts w:ascii="Times New Roman" w:hAnsi="Times New Roman"/>
          <w:sz w:val="24"/>
        </w:rPr>
        <w:t>phone number, assets under management, email address, current firm registration, registration and employment history, state registrations, industry exams passed, affiliation data, and customer disputes, Disciplinary and Regulatory Events data.</w:t>
      </w:r>
    </w:p>
    <w:p w14:paraId="57543153" w14:textId="77777777" w:rsidR="00BD23EE"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Fund distribution data shall contain no less than the following:</w:t>
      </w:r>
    </w:p>
    <w:p w14:paraId="6B5614E9" w14:textId="00F79032"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General data containing total DC distribution (includes share of total fund assets in DC plans and category averages), Contractor Distribution Rankings and Awards data, Consultants and Advisors data, recordkeeper distribution data, geographic breakdown, distribution by plan size, industry distribution data, investment vehicle breakdown data (such as value of assets held by investment vehicle type), number of plans, average plan size, average plan holding, asset class information, total menu information, and fees and revenue sharing data</w:t>
      </w:r>
      <w:del w:id="11" w:author="Hartwig, Katherine E - EBSA" w:date="2026-03-18T16:21:00Z" w16du:dateUtc="2026-03-18T20:21:00Z">
        <w:r w:rsidRPr="000B369C">
          <w:rPr>
            <w:rFonts w:ascii="Times New Roman" w:hAnsi="Times New Roman"/>
            <w:sz w:val="24"/>
          </w:rPr>
          <w:delText>.</w:delText>
        </w:r>
      </w:del>
      <w:ins w:id="12" w:author="Hartwig, Katherine E - EBSA" w:date="2026-03-18T16:21:00Z" w16du:dateUtc="2026-03-18T20:21:00Z">
        <w:r w:rsidR="00132E43">
          <w:rPr>
            <w:rFonts w:ascii="Times New Roman" w:hAnsi="Times New Roman"/>
            <w:sz w:val="24"/>
          </w:rPr>
          <w:t xml:space="preserve"> (</w:t>
        </w:r>
        <w:r w:rsidR="007D2095">
          <w:rPr>
            <w:rFonts w:ascii="Times New Roman" w:hAnsi="Times New Roman"/>
            <w:sz w:val="24"/>
          </w:rPr>
          <w:t>direct and indirect compensation from Schedule C, plus fund-level expense ratios from third-party databases)</w:t>
        </w:r>
        <w:r w:rsidRPr="000B369C">
          <w:rPr>
            <w:rFonts w:ascii="Times New Roman" w:hAnsi="Times New Roman"/>
            <w:sz w:val="24"/>
          </w:rPr>
          <w:t>.</w:t>
        </w:r>
      </w:ins>
    </w:p>
    <w:p w14:paraId="272CACB6"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Consultants’ and Advisers’ names, total compensation, and assets.</w:t>
      </w:r>
    </w:p>
    <w:p w14:paraId="4156612A" w14:textId="77777777" w:rsidR="00BD23EE"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Recordkeepers’ names, total assets, distribution shares, and plan count information.</w:t>
      </w:r>
    </w:p>
    <w:p w14:paraId="409FAE08" w14:textId="11376088" w:rsidR="0031343D" w:rsidRDefault="001C162C" w:rsidP="0031343D">
      <w:pPr>
        <w:pStyle w:val="ListParagraph"/>
        <w:numPr>
          <w:ilvl w:val="0"/>
          <w:numId w:val="48"/>
        </w:numPr>
        <w:rPr>
          <w:ins w:id="13" w:author="Hartwig, Katherine E - EBSA" w:date="2026-03-18T16:21:00Z" w16du:dateUtc="2026-03-18T20:21:00Z"/>
          <w:rFonts w:ascii="Times New Roman" w:hAnsi="Times New Roman"/>
          <w:sz w:val="24"/>
        </w:rPr>
      </w:pPr>
      <w:ins w:id="14" w:author="Hartwig, Katherine E - EBSA" w:date="2026-03-18T16:21:00Z" w16du:dateUtc="2026-03-18T20:21:00Z">
        <w:r>
          <w:rPr>
            <w:rFonts w:ascii="Times New Roman" w:hAnsi="Times New Roman"/>
            <w:sz w:val="24"/>
          </w:rPr>
          <w:t>Financial Data</w:t>
        </w:r>
      </w:ins>
    </w:p>
    <w:p w14:paraId="60F30B30" w14:textId="77777777" w:rsidR="001C162C" w:rsidRPr="000B369C" w:rsidRDefault="001C162C" w:rsidP="001C162C">
      <w:pPr>
        <w:pStyle w:val="ListParagraph"/>
        <w:numPr>
          <w:ilvl w:val="1"/>
          <w:numId w:val="48"/>
        </w:numPr>
        <w:rPr>
          <w:ins w:id="15" w:author="Hartwig, Katherine E - EBSA" w:date="2026-03-18T16:21:00Z" w16du:dateUtc="2026-03-18T20:21:00Z"/>
          <w:rFonts w:ascii="Times New Roman" w:hAnsi="Times New Roman"/>
          <w:sz w:val="24"/>
        </w:rPr>
      </w:pPr>
      <w:ins w:id="16" w:author="Hartwig, Katherine E - EBSA" w:date="2026-03-18T16:21:00Z" w16du:dateUtc="2026-03-18T20:21:00Z">
        <w:r w:rsidRPr="000B369C">
          <w:rPr>
            <w:rFonts w:ascii="Times New Roman" w:hAnsi="Times New Roman"/>
            <w:sz w:val="24"/>
          </w:rPr>
          <w:t xml:space="preserve">Integrating data from outside financial datasets (such as </w:t>
        </w:r>
        <w:proofErr w:type="spellStart"/>
        <w:r w:rsidRPr="000B369C">
          <w:rPr>
            <w:rFonts w:ascii="Times New Roman" w:hAnsi="Times New Roman"/>
            <w:sz w:val="24"/>
          </w:rPr>
          <w:t>Preqin</w:t>
        </w:r>
        <w:proofErr w:type="spellEnd"/>
        <w:r w:rsidRPr="000B369C">
          <w:rPr>
            <w:rFonts w:ascii="Times New Roman" w:hAnsi="Times New Roman"/>
            <w:sz w:val="24"/>
          </w:rPr>
          <w:t>, Morningstar, Lipper, etc.) in order to enhance reporting on assets and holdings listed in Form 5500 filings.</w:t>
        </w:r>
      </w:ins>
    </w:p>
    <w:p w14:paraId="67011810" w14:textId="77777777" w:rsidR="001C162C" w:rsidRPr="000B369C" w:rsidRDefault="001C162C" w:rsidP="001C162C">
      <w:pPr>
        <w:pStyle w:val="ListParagraph"/>
        <w:numPr>
          <w:ilvl w:val="1"/>
          <w:numId w:val="48"/>
        </w:numPr>
        <w:rPr>
          <w:ins w:id="17" w:author="Hartwig, Katherine E - EBSA" w:date="2026-03-18T16:21:00Z" w16du:dateUtc="2026-03-18T20:21:00Z"/>
          <w:rFonts w:ascii="Times New Roman" w:hAnsi="Times New Roman"/>
          <w:sz w:val="24"/>
        </w:rPr>
      </w:pPr>
      <w:ins w:id="18" w:author="Hartwig, Katherine E - EBSA" w:date="2026-03-18T16:21:00Z" w16du:dateUtc="2026-03-18T20:21:00Z">
        <w:r w:rsidRPr="000B369C">
          <w:rPr>
            <w:rFonts w:ascii="Times New Roman" w:hAnsi="Times New Roman"/>
            <w:sz w:val="24"/>
          </w:rPr>
          <w:t>Information on hedge funds, private equity, and other alternative assets.</w:t>
        </w:r>
      </w:ins>
    </w:p>
    <w:p w14:paraId="72CD20EA" w14:textId="07218F18" w:rsidR="001C162C" w:rsidRPr="008C2135" w:rsidRDefault="001C162C" w:rsidP="008C2135">
      <w:pPr>
        <w:pStyle w:val="ListParagraph"/>
        <w:numPr>
          <w:ilvl w:val="1"/>
          <w:numId w:val="48"/>
        </w:numPr>
        <w:rPr>
          <w:ins w:id="19" w:author="Hartwig, Katherine E - EBSA" w:date="2026-03-18T16:21:00Z" w16du:dateUtc="2026-03-18T20:21:00Z"/>
          <w:rFonts w:ascii="Times New Roman" w:hAnsi="Times New Roman"/>
          <w:sz w:val="24"/>
        </w:rPr>
      </w:pPr>
      <w:ins w:id="20" w:author="Hartwig, Katherine E - EBSA" w:date="2026-03-18T16:21:00Z" w16du:dateUtc="2026-03-18T20:21:00Z">
        <w:r w:rsidRPr="000B369C">
          <w:rPr>
            <w:rFonts w:ascii="Times New Roman" w:hAnsi="Times New Roman"/>
            <w:sz w:val="24"/>
          </w:rPr>
          <w:t>Data on Master Trust investment Accounts</w:t>
        </w:r>
        <w:r>
          <w:rPr>
            <w:rFonts w:ascii="Times New Roman" w:hAnsi="Times New Roman"/>
            <w:sz w:val="24"/>
          </w:rPr>
          <w:t xml:space="preserve"> (</w:t>
        </w:r>
        <w:r w:rsidRPr="004168C3">
          <w:rPr>
            <w:rFonts w:ascii="Times New Roman" w:hAnsi="Times New Roman"/>
            <w:sz w:val="24"/>
          </w:rPr>
          <w:t>identification of all participating plans, investment holdings from the Schedule of Assets, asset allocation among participants per Schedule D, and performance data at the trust level</w:t>
        </w:r>
        <w:r>
          <w:rPr>
            <w:rFonts w:ascii="Times New Roman" w:hAnsi="Times New Roman"/>
            <w:sz w:val="24"/>
          </w:rPr>
          <w:t>)</w:t>
        </w:r>
        <w:r w:rsidRPr="000B369C">
          <w:rPr>
            <w:rFonts w:ascii="Times New Roman" w:hAnsi="Times New Roman"/>
            <w:sz w:val="24"/>
          </w:rPr>
          <w:t>.</w:t>
        </w:r>
      </w:ins>
    </w:p>
    <w:p w14:paraId="22F5AFAA" w14:textId="77777777" w:rsidR="00BD23EE"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Data search functionality shall include:</w:t>
      </w:r>
    </w:p>
    <w:p w14:paraId="3FBFED48" w14:textId="65972319"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Funds search criteria by distribution, performance</w:t>
      </w:r>
      <w:r w:rsidR="00E35D99">
        <w:rPr>
          <w:rFonts w:ascii="Times New Roman" w:hAnsi="Times New Roman"/>
          <w:sz w:val="24"/>
        </w:rPr>
        <w:t xml:space="preserve"> (</w:t>
      </w:r>
      <w:del w:id="21" w:author="Hartwig, Katherine E - EBSA" w:date="2026-03-18T16:21:00Z" w16du:dateUtc="2026-03-18T20:21:00Z">
        <w:r w:rsidR="00E35D99">
          <w:rPr>
            <w:rFonts w:ascii="Times New Roman" w:hAnsi="Times New Roman"/>
            <w:sz w:val="24"/>
          </w:rPr>
          <w:delText>including both net investment return</w:delText>
        </w:r>
      </w:del>
      <w:ins w:id="22" w:author="Hartwig, Katherine E - EBSA" w:date="2026-03-18T16:21:00Z" w16du:dateUtc="2026-03-18T20:21:00Z">
        <w:r w:rsidR="00046E75">
          <w:rPr>
            <w:rFonts w:ascii="Times New Roman" w:hAnsi="Times New Roman"/>
            <w:sz w:val="24"/>
          </w:rPr>
          <w:t xml:space="preserve">sourced from </w:t>
        </w:r>
        <w:r w:rsidR="0043189A">
          <w:rPr>
            <w:rFonts w:ascii="Times New Roman" w:hAnsi="Times New Roman"/>
            <w:sz w:val="24"/>
          </w:rPr>
          <w:t>third-parties such</w:t>
        </w:r>
      </w:ins>
      <w:r w:rsidR="0043189A">
        <w:rPr>
          <w:rFonts w:ascii="Times New Roman" w:hAnsi="Times New Roman"/>
          <w:sz w:val="24"/>
        </w:rPr>
        <w:t xml:space="preserve"> as </w:t>
      </w:r>
      <w:del w:id="23" w:author="Hartwig, Katherine E - EBSA" w:date="2026-03-18T16:21:00Z" w16du:dateUtc="2026-03-18T20:21:00Z">
        <w:r w:rsidR="00E35D99">
          <w:rPr>
            <w:rFonts w:ascii="Times New Roman" w:hAnsi="Times New Roman"/>
            <w:sz w:val="24"/>
          </w:rPr>
          <w:delText>well as relative to other funds in the same asset class category</w:delText>
        </w:r>
      </w:del>
      <w:ins w:id="24" w:author="Hartwig, Katherine E - EBSA" w:date="2026-03-18T16:21:00Z" w16du:dateUtc="2026-03-18T20:21:00Z">
        <w:r w:rsidR="00046E75">
          <w:rPr>
            <w:rFonts w:ascii="Times New Roman" w:hAnsi="Times New Roman"/>
            <w:sz w:val="24"/>
          </w:rPr>
          <w:t>Morningstar or Lipper</w:t>
        </w:r>
      </w:ins>
      <w:r w:rsidR="00E35D99">
        <w:rPr>
          <w:rFonts w:ascii="Times New Roman" w:hAnsi="Times New Roman"/>
          <w:sz w:val="24"/>
        </w:rPr>
        <w:t>)</w:t>
      </w:r>
      <w:r w:rsidRPr="000B369C">
        <w:rPr>
          <w:rFonts w:ascii="Times New Roman" w:hAnsi="Times New Roman"/>
          <w:sz w:val="24"/>
        </w:rPr>
        <w:t>, fees, geography, and other pertinent information.</w:t>
      </w:r>
    </w:p>
    <w:p w14:paraId="6F7B253C"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lastRenderedPageBreak/>
        <w:t>Asset managers search criteria by distribution, geography, and other pertinent information.</w:t>
      </w:r>
    </w:p>
    <w:p w14:paraId="05EE17D6"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Plans search criteria by plan ratings, company information, financial data, investment menu, participant data, and service provider information.</w:t>
      </w:r>
    </w:p>
    <w:p w14:paraId="62D3D88B" w14:textId="0F3FB133" w:rsidR="0031343D" w:rsidRPr="008C2135" w:rsidRDefault="00E87963" w:rsidP="008C2135">
      <w:pPr>
        <w:pStyle w:val="ListParagraph"/>
        <w:numPr>
          <w:ilvl w:val="1"/>
          <w:numId w:val="48"/>
        </w:numPr>
        <w:rPr>
          <w:rFonts w:ascii="Times New Roman" w:hAnsi="Times New Roman"/>
          <w:sz w:val="24"/>
        </w:rPr>
      </w:pPr>
      <w:r w:rsidRPr="000B369C">
        <w:rPr>
          <w:rFonts w:ascii="Times New Roman" w:hAnsi="Times New Roman"/>
          <w:sz w:val="24"/>
        </w:rPr>
        <w:t>Service provider search criteria by distribution, investment menu, service provider information, and other pertinent information.</w:t>
      </w:r>
    </w:p>
    <w:p w14:paraId="11F24B1F" w14:textId="77777777" w:rsidR="00BD23EE" w:rsidRPr="000B369C" w:rsidRDefault="00E87963" w:rsidP="00E87963">
      <w:pPr>
        <w:pStyle w:val="ListParagraph"/>
        <w:numPr>
          <w:ilvl w:val="0"/>
          <w:numId w:val="48"/>
        </w:numPr>
        <w:rPr>
          <w:rFonts w:ascii="Times New Roman" w:hAnsi="Times New Roman"/>
          <w:sz w:val="24"/>
        </w:rPr>
      </w:pPr>
      <w:r w:rsidRPr="000B369C">
        <w:rPr>
          <w:rFonts w:ascii="Times New Roman" w:hAnsi="Times New Roman"/>
          <w:sz w:val="24"/>
        </w:rPr>
        <w:t>Miscellaneous EBSA- specific needs:</w:t>
      </w:r>
    </w:p>
    <w:p w14:paraId="54F310F6"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One specific headquarter location for multi-location companies.</w:t>
      </w:r>
    </w:p>
    <w:p w14:paraId="01FD1F63"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Spread of the assets into various specific geographic locations.</w:t>
      </w:r>
    </w:p>
    <w:p w14:paraId="7105D0C1" w14:textId="77777777" w:rsidR="00BD23EE"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Specific indicator for Taft-Hartley plans.</w:t>
      </w:r>
    </w:p>
    <w:p w14:paraId="722A65E9" w14:textId="77777777" w:rsidR="00BD23EE" w:rsidRPr="000B369C" w:rsidRDefault="00E87963" w:rsidP="00E87963">
      <w:pPr>
        <w:pStyle w:val="ListParagraph"/>
        <w:numPr>
          <w:ilvl w:val="1"/>
          <w:numId w:val="48"/>
        </w:numPr>
        <w:rPr>
          <w:del w:id="25" w:author="Hartwig, Katherine E - EBSA" w:date="2026-03-18T16:21:00Z" w16du:dateUtc="2026-03-18T20:21:00Z"/>
          <w:rFonts w:ascii="Times New Roman" w:hAnsi="Times New Roman"/>
          <w:sz w:val="24"/>
        </w:rPr>
      </w:pPr>
      <w:del w:id="26" w:author="Hartwig, Katherine E - EBSA" w:date="2026-03-18T16:21:00Z" w16du:dateUtc="2026-03-18T20:21:00Z">
        <w:r w:rsidRPr="000B369C">
          <w:rPr>
            <w:rFonts w:ascii="Times New Roman" w:hAnsi="Times New Roman"/>
            <w:sz w:val="24"/>
          </w:rPr>
          <w:delText>EBSA regional indicators.</w:delText>
        </w:r>
      </w:del>
    </w:p>
    <w:p w14:paraId="3BCEB2BF" w14:textId="2AA8A13C" w:rsidR="00BD23EE" w:rsidRPr="000B369C" w:rsidRDefault="0062783C" w:rsidP="00E87963">
      <w:pPr>
        <w:pStyle w:val="ListParagraph"/>
        <w:numPr>
          <w:ilvl w:val="1"/>
          <w:numId w:val="48"/>
        </w:numPr>
        <w:rPr>
          <w:ins w:id="27" w:author="Hartwig, Katherine E - EBSA" w:date="2026-03-18T16:21:00Z" w16du:dateUtc="2026-03-18T20:21:00Z"/>
          <w:rFonts w:ascii="Times New Roman" w:hAnsi="Times New Roman"/>
          <w:sz w:val="24"/>
        </w:rPr>
      </w:pPr>
      <w:ins w:id="28" w:author="Hartwig, Katherine E - EBSA" w:date="2026-03-18T16:21:00Z" w16du:dateUtc="2026-03-18T20:21:00Z">
        <w:r>
          <w:rPr>
            <w:rFonts w:ascii="Times New Roman" w:hAnsi="Times New Roman"/>
            <w:sz w:val="24"/>
          </w:rPr>
          <w:t xml:space="preserve">Indicators </w:t>
        </w:r>
        <w:r w:rsidR="00DD4D5A">
          <w:rPr>
            <w:rFonts w:ascii="Times New Roman" w:hAnsi="Times New Roman"/>
            <w:sz w:val="24"/>
          </w:rPr>
          <w:t>allowing for filtering by</w:t>
        </w:r>
        <w:r w:rsidR="0094684C">
          <w:rPr>
            <w:rFonts w:ascii="Times New Roman" w:hAnsi="Times New Roman"/>
            <w:sz w:val="24"/>
          </w:rPr>
          <w:t xml:space="preserve"> EBSA</w:t>
        </w:r>
        <w:r w:rsidR="007E3004">
          <w:rPr>
            <w:rFonts w:ascii="Times New Roman" w:hAnsi="Times New Roman"/>
            <w:sz w:val="24"/>
          </w:rPr>
          <w:t>’s</w:t>
        </w:r>
        <w:r w:rsidR="0094684C">
          <w:rPr>
            <w:rFonts w:ascii="Times New Roman" w:hAnsi="Times New Roman"/>
            <w:sz w:val="24"/>
          </w:rPr>
          <w:t xml:space="preserve"> </w:t>
        </w:r>
        <w:r w:rsidR="00834803">
          <w:rPr>
            <w:rFonts w:ascii="Times New Roman" w:hAnsi="Times New Roman"/>
            <w:sz w:val="24"/>
          </w:rPr>
          <w:t xml:space="preserve">10 </w:t>
        </w:r>
        <w:r w:rsidR="0094684C">
          <w:rPr>
            <w:rFonts w:ascii="Times New Roman" w:hAnsi="Times New Roman"/>
            <w:sz w:val="24"/>
          </w:rPr>
          <w:t>regional office</w:t>
        </w:r>
        <w:r w:rsidR="007E3004">
          <w:rPr>
            <w:rFonts w:ascii="Times New Roman" w:hAnsi="Times New Roman"/>
            <w:sz w:val="24"/>
          </w:rPr>
          <w:t>s</w:t>
        </w:r>
        <w:r w:rsidR="00834803">
          <w:rPr>
            <w:rFonts w:ascii="Times New Roman" w:hAnsi="Times New Roman"/>
            <w:sz w:val="24"/>
          </w:rPr>
          <w:t xml:space="preserve"> and three district </w:t>
        </w:r>
        <w:proofErr w:type="gramStart"/>
        <w:r w:rsidR="00834803">
          <w:rPr>
            <w:rFonts w:ascii="Times New Roman" w:hAnsi="Times New Roman"/>
            <w:sz w:val="24"/>
          </w:rPr>
          <w:t>office</w:t>
        </w:r>
        <w:proofErr w:type="gramEnd"/>
        <w:r w:rsidR="00B46047">
          <w:rPr>
            <w:rFonts w:ascii="Times New Roman" w:hAnsi="Times New Roman"/>
            <w:sz w:val="24"/>
          </w:rPr>
          <w:t xml:space="preserve">, plus three-digit zip code or </w:t>
        </w:r>
        <w:r w:rsidR="00472AFD">
          <w:rPr>
            <w:rFonts w:ascii="Times New Roman" w:hAnsi="Times New Roman"/>
            <w:sz w:val="24"/>
          </w:rPr>
          <w:t>better</w:t>
        </w:r>
        <w:r w:rsidR="00B46047">
          <w:rPr>
            <w:rFonts w:ascii="Times New Roman" w:hAnsi="Times New Roman"/>
            <w:sz w:val="24"/>
          </w:rPr>
          <w:t>.</w:t>
        </w:r>
      </w:ins>
    </w:p>
    <w:p w14:paraId="4996D743" w14:textId="4BB00C25" w:rsidR="00E87963" w:rsidRPr="000B369C" w:rsidRDefault="00E87963" w:rsidP="00E87963">
      <w:pPr>
        <w:pStyle w:val="ListParagraph"/>
        <w:numPr>
          <w:ilvl w:val="1"/>
          <w:numId w:val="48"/>
        </w:numPr>
        <w:rPr>
          <w:rFonts w:ascii="Times New Roman" w:hAnsi="Times New Roman"/>
          <w:sz w:val="24"/>
        </w:rPr>
      </w:pPr>
      <w:r w:rsidRPr="000B369C">
        <w:rPr>
          <w:rFonts w:ascii="Times New Roman" w:hAnsi="Times New Roman"/>
          <w:sz w:val="24"/>
        </w:rPr>
        <w:t>Quarterly data feeds, including having the majority of data elements available through web access.</w:t>
      </w:r>
    </w:p>
    <w:p w14:paraId="3ACD0D0B" w14:textId="77777777" w:rsidR="00E87963" w:rsidRPr="000B369C" w:rsidRDefault="00E87963" w:rsidP="00E87963">
      <w:pPr>
        <w:rPr>
          <w:rFonts w:ascii="Times New Roman" w:hAnsi="Times New Roman"/>
          <w:sz w:val="24"/>
        </w:rPr>
      </w:pPr>
    </w:p>
    <w:p w14:paraId="677A2175" w14:textId="68B89778" w:rsidR="00E87963" w:rsidRPr="000B369C" w:rsidRDefault="00E87963" w:rsidP="00E87963">
      <w:pPr>
        <w:rPr>
          <w:rFonts w:ascii="Times New Roman" w:hAnsi="Times New Roman"/>
          <w:sz w:val="24"/>
        </w:rPr>
      </w:pPr>
      <w:r w:rsidRPr="000B369C">
        <w:rPr>
          <w:rFonts w:ascii="Times New Roman" w:hAnsi="Times New Roman"/>
          <w:sz w:val="24"/>
        </w:rPr>
        <w:t>Note: The plan data should cover a significant portion of the ERISA plans filing Form 5500s</w:t>
      </w:r>
      <w:proofErr w:type="gramStart"/>
      <w:r w:rsidRPr="000B369C">
        <w:rPr>
          <w:rFonts w:ascii="Times New Roman" w:hAnsi="Times New Roman"/>
          <w:sz w:val="24"/>
        </w:rPr>
        <w:t>, at</w:t>
      </w:r>
      <w:proofErr w:type="gramEnd"/>
      <w:r w:rsidRPr="000B369C">
        <w:rPr>
          <w:rFonts w:ascii="Times New Roman" w:hAnsi="Times New Roman"/>
          <w:sz w:val="24"/>
        </w:rPr>
        <w:t xml:space="preserve"> least </w:t>
      </w:r>
      <w:del w:id="29" w:author="Hartwig, Katherine E - EBSA" w:date="2026-03-18T16:21:00Z" w16du:dateUtc="2026-03-18T20:21:00Z">
        <w:r w:rsidRPr="000B369C">
          <w:rPr>
            <w:rFonts w:ascii="Times New Roman" w:hAnsi="Times New Roman"/>
            <w:sz w:val="24"/>
          </w:rPr>
          <w:delText>data on 30,000 to 40</w:delText>
        </w:r>
      </w:del>
      <w:ins w:id="30" w:author="Hartwig, Katherine E - EBSA" w:date="2026-03-18T16:21:00Z" w16du:dateUtc="2026-03-18T20:21:00Z">
        <w:r w:rsidR="00A843BD">
          <w:rPr>
            <w:rFonts w:ascii="Times New Roman" w:hAnsi="Times New Roman"/>
            <w:sz w:val="24"/>
          </w:rPr>
          <w:t>50</w:t>
        </w:r>
      </w:ins>
      <w:r w:rsidRPr="000B369C">
        <w:rPr>
          <w:rFonts w:ascii="Times New Roman" w:hAnsi="Times New Roman"/>
          <w:sz w:val="24"/>
        </w:rPr>
        <w:t xml:space="preserve">,000 employee benefit plan Form 5500 filings. </w:t>
      </w:r>
      <w:r w:rsidR="00820048" w:rsidRPr="000B369C">
        <w:rPr>
          <w:rFonts w:ascii="Times New Roman" w:hAnsi="Times New Roman"/>
          <w:sz w:val="24"/>
        </w:rPr>
        <w:t>Mapping</w:t>
      </w:r>
      <w:r w:rsidRPr="000B369C">
        <w:rPr>
          <w:rFonts w:ascii="Times New Roman" w:hAnsi="Times New Roman"/>
          <w:sz w:val="24"/>
        </w:rPr>
        <w:t xml:space="preserve"> financial information through IARD/CRD numbers should be available for at least 9,000 entities.</w:t>
      </w:r>
    </w:p>
    <w:p w14:paraId="536263C3" w14:textId="77777777" w:rsidR="00E87963" w:rsidRPr="000B369C" w:rsidRDefault="00E87963" w:rsidP="00E87963">
      <w:pPr>
        <w:rPr>
          <w:rFonts w:ascii="Times New Roman" w:hAnsi="Times New Roman"/>
          <w:sz w:val="24"/>
        </w:rPr>
      </w:pPr>
    </w:p>
    <w:p w14:paraId="009A1D04" w14:textId="77777777" w:rsidR="00E87963" w:rsidRPr="000B369C" w:rsidRDefault="00E87963" w:rsidP="00E87963">
      <w:pPr>
        <w:rPr>
          <w:rFonts w:ascii="Times New Roman" w:hAnsi="Times New Roman"/>
          <w:b/>
          <w:bCs/>
          <w:sz w:val="24"/>
        </w:rPr>
      </w:pPr>
      <w:r w:rsidRPr="000B369C">
        <w:rPr>
          <w:rFonts w:ascii="Times New Roman" w:hAnsi="Times New Roman"/>
          <w:b/>
          <w:bCs/>
          <w:sz w:val="24"/>
        </w:rPr>
        <w:t>5.1.1.2</w:t>
      </w:r>
      <w:r w:rsidRPr="000B369C">
        <w:rPr>
          <w:rFonts w:ascii="Times New Roman" w:hAnsi="Times New Roman"/>
          <w:b/>
          <w:bCs/>
          <w:sz w:val="24"/>
        </w:rPr>
        <w:tab/>
        <w:t>Additional Services and Data Elements</w:t>
      </w:r>
    </w:p>
    <w:p w14:paraId="3357C885" w14:textId="77777777" w:rsidR="00E87963" w:rsidRDefault="00E87963" w:rsidP="00E87963">
      <w:pPr>
        <w:rPr>
          <w:rFonts w:ascii="Times New Roman" w:hAnsi="Times New Roman"/>
          <w:sz w:val="24"/>
        </w:rPr>
      </w:pPr>
    </w:p>
    <w:p w14:paraId="5097D5DB" w14:textId="66B7DABF" w:rsidR="009F64CF" w:rsidRDefault="009F64CF" w:rsidP="00E87963">
      <w:pPr>
        <w:rPr>
          <w:ins w:id="31" w:author="Hartwig, Katherine E - EBSA" w:date="2026-03-18T16:21:00Z" w16du:dateUtc="2026-03-18T20:21:00Z"/>
          <w:rFonts w:ascii="Times New Roman" w:hAnsi="Times New Roman"/>
          <w:sz w:val="24"/>
        </w:rPr>
      </w:pPr>
      <w:ins w:id="32" w:author="Hartwig, Katherine E - EBSA" w:date="2026-03-18T16:21:00Z" w16du:dateUtc="2026-03-18T20:21:00Z">
        <w:r>
          <w:rPr>
            <w:rFonts w:ascii="Times New Roman" w:hAnsi="Times New Roman"/>
            <w:sz w:val="24"/>
          </w:rPr>
          <w:t>The items described in this section are</w:t>
        </w:r>
        <w:r w:rsidR="002E48B2">
          <w:rPr>
            <w:rFonts w:ascii="Times New Roman" w:hAnsi="Times New Roman"/>
            <w:sz w:val="24"/>
          </w:rPr>
          <w:t xml:space="preserve"> </w:t>
        </w:r>
        <w:proofErr w:type="gramStart"/>
        <w:r w:rsidR="002E48B2">
          <w:rPr>
            <w:rFonts w:ascii="Times New Roman" w:hAnsi="Times New Roman"/>
            <w:sz w:val="24"/>
          </w:rPr>
          <w:t>preferred, but</w:t>
        </w:r>
        <w:proofErr w:type="gramEnd"/>
        <w:r>
          <w:rPr>
            <w:rFonts w:ascii="Times New Roman" w:hAnsi="Times New Roman"/>
            <w:sz w:val="24"/>
          </w:rPr>
          <w:t xml:space="preserve"> not required</w:t>
        </w:r>
        <w:r w:rsidR="002E48B2">
          <w:rPr>
            <w:rFonts w:ascii="Times New Roman" w:hAnsi="Times New Roman"/>
            <w:sz w:val="24"/>
          </w:rPr>
          <w:t xml:space="preserve"> data elements and may be </w:t>
        </w:r>
        <w:r w:rsidR="00EB3B7E">
          <w:rPr>
            <w:rFonts w:ascii="Times New Roman" w:hAnsi="Times New Roman"/>
            <w:sz w:val="24"/>
          </w:rPr>
          <w:t>requested from the vendor</w:t>
        </w:r>
        <w:r>
          <w:rPr>
            <w:rFonts w:ascii="Times New Roman" w:hAnsi="Times New Roman"/>
            <w:sz w:val="24"/>
          </w:rPr>
          <w:t xml:space="preserve"> depending on the </w:t>
        </w:r>
        <w:r w:rsidR="00151C5D">
          <w:rPr>
            <w:rFonts w:ascii="Times New Roman" w:hAnsi="Times New Roman"/>
            <w:sz w:val="24"/>
          </w:rPr>
          <w:t xml:space="preserve">feasibility and </w:t>
        </w:r>
        <w:r w:rsidR="00F3036E">
          <w:rPr>
            <w:rFonts w:ascii="Times New Roman" w:hAnsi="Times New Roman"/>
            <w:sz w:val="24"/>
          </w:rPr>
          <w:t xml:space="preserve">cost of adding these </w:t>
        </w:r>
      </w:ins>
      <w:ins w:id="33" w:author="Hartwig, Katherine E - EBSA" w:date="2026-03-18T16:47:00Z" w16du:dateUtc="2026-03-18T20:47:00Z">
        <w:r w:rsidR="005119BC">
          <w:rPr>
            <w:rFonts w:ascii="Times New Roman" w:hAnsi="Times New Roman"/>
            <w:sz w:val="24"/>
          </w:rPr>
          <w:t xml:space="preserve">elements </w:t>
        </w:r>
      </w:ins>
      <w:ins w:id="34" w:author="Hartwig, Katherine E - EBSA" w:date="2026-03-18T16:21:00Z" w16du:dateUtc="2026-03-18T20:21:00Z">
        <w:r w:rsidR="00F3036E">
          <w:rPr>
            <w:rFonts w:ascii="Times New Roman" w:hAnsi="Times New Roman"/>
            <w:sz w:val="24"/>
          </w:rPr>
          <w:t>and EBSA’s available funding.</w:t>
        </w:r>
      </w:ins>
    </w:p>
    <w:p w14:paraId="07003E62" w14:textId="77777777" w:rsidR="00F3036E" w:rsidRPr="000B369C" w:rsidRDefault="00F3036E" w:rsidP="00E87963">
      <w:pPr>
        <w:rPr>
          <w:ins w:id="35" w:author="Hartwig, Katherine E - EBSA" w:date="2026-03-18T16:21:00Z" w16du:dateUtc="2026-03-18T20:21:00Z"/>
          <w:rFonts w:ascii="Times New Roman" w:hAnsi="Times New Roman"/>
          <w:sz w:val="24"/>
        </w:rPr>
      </w:pPr>
    </w:p>
    <w:p w14:paraId="1785E3E3" w14:textId="068439E2" w:rsidR="00BD23EE" w:rsidRPr="000B369C" w:rsidRDefault="00E87963" w:rsidP="00BD23EE">
      <w:pPr>
        <w:pStyle w:val="ListParagraph"/>
        <w:numPr>
          <w:ilvl w:val="0"/>
          <w:numId w:val="50"/>
        </w:numPr>
        <w:rPr>
          <w:rFonts w:ascii="Times New Roman" w:hAnsi="Times New Roman"/>
          <w:sz w:val="24"/>
        </w:rPr>
      </w:pPr>
      <w:r w:rsidRPr="000B369C">
        <w:rPr>
          <w:rFonts w:ascii="Times New Roman" w:hAnsi="Times New Roman"/>
          <w:sz w:val="24"/>
        </w:rPr>
        <w:t>Welfare Plan Information</w:t>
      </w:r>
    </w:p>
    <w:p w14:paraId="69E71544" w14:textId="77777777" w:rsidR="00BD23EE"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Fees associated with health and welfare plans</w:t>
      </w:r>
    </w:p>
    <w:p w14:paraId="118F8AFD" w14:textId="77777777" w:rsidR="00BD23EE"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Information on service providers (such as brokers and carriers) associated with welfare plans</w:t>
      </w:r>
    </w:p>
    <w:p w14:paraId="268486B0" w14:textId="77777777" w:rsidR="00BD23EE" w:rsidRPr="000B369C" w:rsidRDefault="00E87963" w:rsidP="00E87963">
      <w:pPr>
        <w:pStyle w:val="ListParagraph"/>
        <w:numPr>
          <w:ilvl w:val="1"/>
          <w:numId w:val="50"/>
        </w:numPr>
        <w:rPr>
          <w:rFonts w:ascii="Times New Roman" w:hAnsi="Times New Roman"/>
          <w:sz w:val="24"/>
        </w:rPr>
      </w:pPr>
      <w:r w:rsidRPr="000B369C">
        <w:rPr>
          <w:rFonts w:ascii="Times New Roman" w:hAnsi="Times New Roman"/>
          <w:sz w:val="24"/>
        </w:rPr>
        <w:t>Data on the number of participants, premiums, and plan funding</w:t>
      </w:r>
    </w:p>
    <w:p w14:paraId="5859A376" w14:textId="0C97BF6C" w:rsidR="00BD23EE" w:rsidRPr="000B369C" w:rsidRDefault="00E87963" w:rsidP="00E87963">
      <w:pPr>
        <w:pStyle w:val="ListParagraph"/>
        <w:numPr>
          <w:ilvl w:val="0"/>
          <w:numId w:val="50"/>
        </w:numPr>
        <w:rPr>
          <w:rFonts w:ascii="Times New Roman" w:hAnsi="Times New Roman"/>
          <w:sz w:val="24"/>
        </w:rPr>
      </w:pPr>
      <w:r w:rsidRPr="000B369C">
        <w:rPr>
          <w:rFonts w:ascii="Times New Roman" w:hAnsi="Times New Roman"/>
          <w:sz w:val="24"/>
        </w:rPr>
        <w:t xml:space="preserve">Supplemental </w:t>
      </w:r>
      <w:del w:id="36" w:author="Hartwig, Katherine E - EBSA" w:date="2026-03-18T16:21:00Z" w16du:dateUtc="2026-03-18T20:21:00Z">
        <w:r w:rsidRPr="000B369C">
          <w:rPr>
            <w:rFonts w:ascii="Times New Roman" w:hAnsi="Times New Roman"/>
            <w:sz w:val="24"/>
          </w:rPr>
          <w:delText xml:space="preserve">Financial </w:delText>
        </w:r>
      </w:del>
      <w:r w:rsidR="001C162C">
        <w:rPr>
          <w:rFonts w:ascii="Times New Roman" w:hAnsi="Times New Roman"/>
          <w:sz w:val="24"/>
        </w:rPr>
        <w:t>Data</w:t>
      </w:r>
    </w:p>
    <w:p w14:paraId="34974A22" w14:textId="77777777" w:rsidR="00BD23EE" w:rsidRPr="000B369C" w:rsidRDefault="00E87963" w:rsidP="00E87963">
      <w:pPr>
        <w:pStyle w:val="ListParagraph"/>
        <w:numPr>
          <w:ilvl w:val="1"/>
          <w:numId w:val="50"/>
        </w:numPr>
        <w:rPr>
          <w:del w:id="37" w:author="Hartwig, Katherine E - EBSA" w:date="2026-03-18T16:21:00Z" w16du:dateUtc="2026-03-18T20:21:00Z"/>
          <w:rFonts w:ascii="Times New Roman" w:hAnsi="Times New Roman"/>
          <w:sz w:val="24"/>
        </w:rPr>
      </w:pPr>
      <w:del w:id="38" w:author="Hartwig, Katherine E - EBSA" w:date="2026-03-18T16:21:00Z" w16du:dateUtc="2026-03-18T20:21:00Z">
        <w:r w:rsidRPr="000B369C">
          <w:rPr>
            <w:rFonts w:ascii="Times New Roman" w:hAnsi="Times New Roman"/>
            <w:sz w:val="24"/>
          </w:rPr>
          <w:delText>Integrating data from outside financial datasets (such as Preqin, Morningstar, Lipper, etc.) in order to enhance reporting on assets and holdings listed in Form 5500 filings.</w:delText>
        </w:r>
      </w:del>
    </w:p>
    <w:p w14:paraId="2B03C129" w14:textId="77777777" w:rsidR="00BD23EE" w:rsidRPr="000B369C" w:rsidRDefault="00E87963" w:rsidP="00E87963">
      <w:pPr>
        <w:pStyle w:val="ListParagraph"/>
        <w:numPr>
          <w:ilvl w:val="1"/>
          <w:numId w:val="50"/>
        </w:numPr>
        <w:rPr>
          <w:del w:id="39" w:author="Hartwig, Katherine E - EBSA" w:date="2026-03-18T16:21:00Z" w16du:dateUtc="2026-03-18T20:21:00Z"/>
          <w:rFonts w:ascii="Times New Roman" w:hAnsi="Times New Roman"/>
          <w:sz w:val="24"/>
        </w:rPr>
      </w:pPr>
      <w:del w:id="40" w:author="Hartwig, Katherine E - EBSA" w:date="2026-03-18T16:21:00Z" w16du:dateUtc="2026-03-18T20:21:00Z">
        <w:r w:rsidRPr="000B369C">
          <w:rPr>
            <w:rFonts w:ascii="Times New Roman" w:hAnsi="Times New Roman"/>
            <w:sz w:val="24"/>
          </w:rPr>
          <w:delText>Information on hedge funds, private equity, and other alternative assets.</w:delText>
        </w:r>
      </w:del>
    </w:p>
    <w:p w14:paraId="4A160E52" w14:textId="77777777" w:rsidR="00E87963" w:rsidRDefault="00E87963" w:rsidP="00E87963">
      <w:pPr>
        <w:pStyle w:val="ListParagraph"/>
        <w:numPr>
          <w:ilvl w:val="1"/>
          <w:numId w:val="50"/>
        </w:numPr>
        <w:rPr>
          <w:del w:id="41" w:author="Hartwig, Katherine E - EBSA" w:date="2026-03-18T16:21:00Z" w16du:dateUtc="2026-03-18T20:21:00Z"/>
          <w:rFonts w:ascii="Times New Roman" w:hAnsi="Times New Roman"/>
          <w:sz w:val="24"/>
        </w:rPr>
      </w:pPr>
      <w:del w:id="42" w:author="Hartwig, Katherine E - EBSA" w:date="2026-03-18T16:21:00Z" w16du:dateUtc="2026-03-18T20:21:00Z">
        <w:r w:rsidRPr="000B369C">
          <w:rPr>
            <w:rFonts w:ascii="Times New Roman" w:hAnsi="Times New Roman"/>
            <w:sz w:val="24"/>
          </w:rPr>
          <w:delText>Data on Master Trust investment Accounts.</w:delText>
        </w:r>
      </w:del>
    </w:p>
    <w:p w14:paraId="19F83010" w14:textId="2CA829C8" w:rsidR="00E9080A" w:rsidRDefault="00E9080A" w:rsidP="00E87963">
      <w:pPr>
        <w:pStyle w:val="ListParagraph"/>
        <w:numPr>
          <w:ilvl w:val="1"/>
          <w:numId w:val="50"/>
        </w:numPr>
        <w:rPr>
          <w:rFonts w:ascii="Times New Roman" w:hAnsi="Times New Roman"/>
          <w:sz w:val="24"/>
        </w:rPr>
      </w:pPr>
      <w:r>
        <w:rPr>
          <w:rFonts w:ascii="Times New Roman" w:hAnsi="Times New Roman"/>
          <w:sz w:val="24"/>
        </w:rPr>
        <w:t>Access to data for Recordkeepers for small and mid-sized plans.</w:t>
      </w:r>
    </w:p>
    <w:p w14:paraId="0A6DA7E5" w14:textId="74C61D96" w:rsidR="00E9080A" w:rsidRDefault="00E9080A" w:rsidP="00E87963">
      <w:pPr>
        <w:pStyle w:val="ListParagraph"/>
        <w:numPr>
          <w:ilvl w:val="1"/>
          <w:numId w:val="50"/>
        </w:numPr>
        <w:rPr>
          <w:ins w:id="43" w:author="Hartwig, Katherine E - EBSA" w:date="2026-03-18T16:47:00Z" w16du:dateUtc="2026-03-18T20:47:00Z"/>
          <w:rFonts w:ascii="Times New Roman" w:hAnsi="Times New Roman"/>
          <w:sz w:val="24"/>
        </w:rPr>
      </w:pPr>
      <w:r>
        <w:rPr>
          <w:rFonts w:ascii="Times New Roman" w:hAnsi="Times New Roman"/>
          <w:sz w:val="24"/>
        </w:rPr>
        <w:t>Data on Pooled Employer Plans (MEP/PEP).</w:t>
      </w:r>
    </w:p>
    <w:p w14:paraId="23D6AA56" w14:textId="5BC97D78" w:rsidR="005119BC" w:rsidRDefault="005119BC" w:rsidP="00E87963">
      <w:pPr>
        <w:pStyle w:val="ListParagraph"/>
        <w:numPr>
          <w:ilvl w:val="1"/>
          <w:numId w:val="50"/>
        </w:numPr>
        <w:rPr>
          <w:ins w:id="44" w:author="Hartwig, Katherine E - EBSA" w:date="2026-03-18T16:48:00Z" w16du:dateUtc="2026-03-18T20:48:00Z"/>
          <w:rFonts w:ascii="Times New Roman" w:hAnsi="Times New Roman"/>
          <w:sz w:val="24"/>
        </w:rPr>
      </w:pPr>
      <w:ins w:id="45" w:author="Hartwig, Katherine E - EBSA" w:date="2026-03-18T16:47:00Z" w16du:dateUtc="2026-03-18T20:47:00Z">
        <w:r>
          <w:rPr>
            <w:rFonts w:ascii="Times New Roman" w:hAnsi="Times New Roman"/>
            <w:sz w:val="24"/>
          </w:rPr>
          <w:t>Data on Target Date Funds, including vintage year, current equi</w:t>
        </w:r>
      </w:ins>
      <w:ins w:id="46" w:author="Hartwig, Katherine E - EBSA" w:date="2026-03-18T16:48:00Z" w16du:dateUtc="2026-03-18T20:48:00Z">
        <w:r>
          <w:rPr>
            <w:rFonts w:ascii="Times New Roman" w:hAnsi="Times New Roman"/>
            <w:sz w:val="24"/>
          </w:rPr>
          <w:t>ty/fixed-income split, glide path type (to vs. through retirement), and fund family.</w:t>
        </w:r>
      </w:ins>
    </w:p>
    <w:p w14:paraId="315DBBA7" w14:textId="2B9C9C49" w:rsidR="005119BC" w:rsidRDefault="005119BC" w:rsidP="00E87963">
      <w:pPr>
        <w:pStyle w:val="ListParagraph"/>
        <w:numPr>
          <w:ilvl w:val="1"/>
          <w:numId w:val="50"/>
        </w:numPr>
        <w:rPr>
          <w:ins w:id="47" w:author="Hartwig, Katherine E - EBSA" w:date="2026-03-18T16:50:00Z" w16du:dateUtc="2026-03-18T20:50:00Z"/>
          <w:rFonts w:ascii="Times New Roman" w:hAnsi="Times New Roman"/>
          <w:sz w:val="24"/>
        </w:rPr>
      </w:pPr>
      <w:ins w:id="48" w:author="Hartwig, Katherine E - EBSA" w:date="2026-03-18T16:48:00Z" w16du:dateUtc="2026-03-18T20:48:00Z">
        <w:r>
          <w:rPr>
            <w:rFonts w:ascii="Times New Roman" w:hAnsi="Times New Roman"/>
            <w:sz w:val="24"/>
          </w:rPr>
          <w:t>Indicator</w:t>
        </w:r>
      </w:ins>
      <w:ins w:id="49" w:author="Hartwig, Katherine E - EBSA" w:date="2026-03-18T16:49:00Z" w16du:dateUtc="2026-03-18T20:49:00Z">
        <w:r>
          <w:rPr>
            <w:rFonts w:ascii="Times New Roman" w:hAnsi="Times New Roman"/>
            <w:sz w:val="24"/>
          </w:rPr>
          <w:t xml:space="preserve"> that shows any investment option designated as the plan’s default.</w:t>
        </w:r>
      </w:ins>
    </w:p>
    <w:p w14:paraId="5300D939" w14:textId="7E9C8E7C" w:rsidR="005119BC" w:rsidRDefault="001C0234" w:rsidP="00E87963">
      <w:pPr>
        <w:pStyle w:val="ListParagraph"/>
        <w:numPr>
          <w:ilvl w:val="1"/>
          <w:numId w:val="50"/>
        </w:numPr>
        <w:rPr>
          <w:rFonts w:ascii="Times New Roman" w:hAnsi="Times New Roman"/>
          <w:sz w:val="24"/>
        </w:rPr>
      </w:pPr>
      <w:ins w:id="50" w:author="Hartwig, Katherine E - EBSA" w:date="2026-03-18T16:51:00Z" w16du:dateUtc="2026-03-18T20:51:00Z">
        <w:r>
          <w:rPr>
            <w:rFonts w:ascii="Times New Roman" w:hAnsi="Times New Roman"/>
            <w:sz w:val="24"/>
          </w:rPr>
          <w:t xml:space="preserve">Benchmark data for each </w:t>
        </w:r>
        <w:proofErr w:type="gramStart"/>
        <w:r>
          <w:rPr>
            <w:rFonts w:ascii="Times New Roman" w:hAnsi="Times New Roman"/>
            <w:sz w:val="24"/>
          </w:rPr>
          <w:t>fund</w:t>
        </w:r>
      </w:ins>
      <w:ins w:id="51" w:author="Hartwig, Katherine E - EBSA" w:date="2026-03-18T16:50:00Z" w16du:dateUtc="2026-03-18T20:50:00Z">
        <w:r w:rsidR="005119BC">
          <w:rPr>
            <w:rFonts w:ascii="Times New Roman" w:hAnsi="Times New Roman"/>
            <w:sz w:val="24"/>
          </w:rPr>
          <w:t xml:space="preserve"> that</w:t>
        </w:r>
        <w:proofErr w:type="gramEnd"/>
        <w:r w:rsidR="005119BC">
          <w:rPr>
            <w:rFonts w:ascii="Times New Roman" w:hAnsi="Times New Roman"/>
            <w:sz w:val="24"/>
          </w:rPr>
          <w:t xml:space="preserve"> shows the </w:t>
        </w:r>
      </w:ins>
      <w:ins w:id="52" w:author="Hartwig, Katherine E - EBSA" w:date="2026-03-18T16:50:00Z">
        <w:r w:rsidR="005119BC" w:rsidRPr="005119BC">
          <w:rPr>
            <w:rFonts w:ascii="Times New Roman" w:hAnsi="Times New Roman"/>
            <w:sz w:val="24"/>
          </w:rPr>
          <w:t>applicable index and its returns over the same trailing periods.</w:t>
        </w:r>
      </w:ins>
    </w:p>
    <w:p w14:paraId="53D18B53" w14:textId="53470729" w:rsidR="00A5723E" w:rsidRDefault="00A5723E" w:rsidP="00E87963">
      <w:pPr>
        <w:pStyle w:val="ListParagraph"/>
        <w:numPr>
          <w:ilvl w:val="1"/>
          <w:numId w:val="50"/>
        </w:numPr>
        <w:rPr>
          <w:ins w:id="53" w:author="Hartwig, Katherine E - EBSA" w:date="2026-03-18T16:21:00Z" w16du:dateUtc="2026-03-18T20:21:00Z"/>
          <w:rFonts w:ascii="Times New Roman" w:hAnsi="Times New Roman"/>
          <w:sz w:val="24"/>
        </w:rPr>
      </w:pPr>
      <w:ins w:id="54" w:author="Hartwig, Katherine E - EBSA" w:date="2026-03-18T16:21:00Z" w16du:dateUtc="2026-03-18T20:21:00Z">
        <w:r>
          <w:rPr>
            <w:rFonts w:ascii="Times New Roman" w:hAnsi="Times New Roman"/>
            <w:sz w:val="24"/>
          </w:rPr>
          <w:lastRenderedPageBreak/>
          <w:t>Data for</w:t>
        </w:r>
        <w:r w:rsidRPr="00A5723E">
          <w:rPr>
            <w:rFonts w:ascii="Times New Roman" w:hAnsi="Times New Roman"/>
            <w:sz w:val="24"/>
          </w:rPr>
          <w:t xml:space="preserve"> </w:t>
        </w:r>
        <w:r w:rsidR="00AD2ED7">
          <w:rPr>
            <w:rFonts w:ascii="Times New Roman" w:hAnsi="Times New Roman"/>
            <w:sz w:val="24"/>
          </w:rPr>
          <w:t>net</w:t>
        </w:r>
        <w:r w:rsidR="009F64CF">
          <w:rPr>
            <w:rFonts w:ascii="Times New Roman" w:hAnsi="Times New Roman"/>
            <w:sz w:val="24"/>
          </w:rPr>
          <w:t xml:space="preserve"> investment </w:t>
        </w:r>
        <w:r w:rsidRPr="00A5723E">
          <w:rPr>
            <w:rFonts w:ascii="Times New Roman" w:hAnsi="Times New Roman"/>
            <w:sz w:val="24"/>
          </w:rPr>
          <w:t>returns</w:t>
        </w:r>
        <w:r>
          <w:rPr>
            <w:rFonts w:ascii="Times New Roman" w:hAnsi="Times New Roman"/>
            <w:sz w:val="24"/>
          </w:rPr>
          <w:t>,</w:t>
        </w:r>
        <w:r w:rsidRPr="00A5723E">
          <w:rPr>
            <w:rFonts w:ascii="Times New Roman" w:hAnsi="Times New Roman"/>
            <w:sz w:val="24"/>
          </w:rPr>
          <w:t xml:space="preserve"> </w:t>
        </w:r>
        <w:r w:rsidR="00AD2ED7">
          <w:rPr>
            <w:rFonts w:ascii="Times New Roman" w:hAnsi="Times New Roman"/>
            <w:sz w:val="24"/>
          </w:rPr>
          <w:t xml:space="preserve">i.e., </w:t>
        </w:r>
        <w:r w:rsidRPr="00A5723E">
          <w:rPr>
            <w:rFonts w:ascii="Times New Roman" w:hAnsi="Times New Roman"/>
            <w:sz w:val="24"/>
          </w:rPr>
          <w:t xml:space="preserve">the actual </w:t>
        </w:r>
        <w:proofErr w:type="gramStart"/>
        <w:r w:rsidRPr="00A5723E">
          <w:rPr>
            <w:rFonts w:ascii="Times New Roman" w:hAnsi="Times New Roman"/>
            <w:sz w:val="24"/>
          </w:rPr>
          <w:t>percentage</w:t>
        </w:r>
        <w:proofErr w:type="gramEnd"/>
        <w:r w:rsidRPr="00A5723E">
          <w:rPr>
            <w:rFonts w:ascii="Times New Roman" w:hAnsi="Times New Roman"/>
            <w:sz w:val="24"/>
          </w:rPr>
          <w:t xml:space="preserve"> the fund earned</w:t>
        </w:r>
        <w:r w:rsidR="00AD2ED7">
          <w:rPr>
            <w:rFonts w:ascii="Times New Roman" w:hAnsi="Times New Roman"/>
            <w:sz w:val="24"/>
          </w:rPr>
          <w:t xml:space="preserve">. The return periods requested are trailing </w:t>
        </w:r>
        <w:r w:rsidRPr="00A5723E">
          <w:rPr>
            <w:rFonts w:ascii="Times New Roman" w:hAnsi="Times New Roman"/>
            <w:sz w:val="24"/>
          </w:rPr>
          <w:t>1, 3, 5, 10-year annualized and YTD</w:t>
        </w:r>
        <w:r>
          <w:rPr>
            <w:rFonts w:ascii="Times New Roman" w:hAnsi="Times New Roman"/>
            <w:sz w:val="24"/>
          </w:rPr>
          <w:t>.</w:t>
        </w:r>
      </w:ins>
    </w:p>
    <w:p w14:paraId="21DA3796" w14:textId="77EB46D5" w:rsidR="004168C3" w:rsidRDefault="004168C3" w:rsidP="00E87963">
      <w:pPr>
        <w:pStyle w:val="ListParagraph"/>
        <w:numPr>
          <w:ilvl w:val="1"/>
          <w:numId w:val="50"/>
        </w:numPr>
        <w:rPr>
          <w:ins w:id="55" w:author="Hartwig, Katherine E - EBSA" w:date="2026-03-18T16:21:00Z" w16du:dateUtc="2026-03-18T20:21:00Z"/>
          <w:rFonts w:ascii="Times New Roman" w:hAnsi="Times New Roman"/>
          <w:sz w:val="24"/>
        </w:rPr>
      </w:pPr>
      <w:ins w:id="56" w:author="Hartwig, Katherine E - EBSA" w:date="2026-03-18T16:21:00Z" w16du:dateUtc="2026-03-18T20:21:00Z">
        <w:r>
          <w:rPr>
            <w:rFonts w:ascii="Times New Roman" w:hAnsi="Times New Roman"/>
            <w:sz w:val="24"/>
          </w:rPr>
          <w:t xml:space="preserve"> </w:t>
        </w:r>
        <w:r w:rsidR="008E0274">
          <w:rPr>
            <w:rFonts w:ascii="Times New Roman" w:hAnsi="Times New Roman"/>
            <w:sz w:val="24"/>
          </w:rPr>
          <w:t>D</w:t>
        </w:r>
        <w:r>
          <w:rPr>
            <w:rFonts w:ascii="Times New Roman" w:hAnsi="Times New Roman"/>
            <w:sz w:val="24"/>
          </w:rPr>
          <w:t>ata</w:t>
        </w:r>
        <w:r w:rsidR="008F206E">
          <w:rPr>
            <w:rFonts w:ascii="Times New Roman" w:hAnsi="Times New Roman"/>
            <w:sz w:val="24"/>
          </w:rPr>
          <w:t xml:space="preserve"> on investment performance and fees</w:t>
        </w:r>
        <w:r w:rsidR="008E0274">
          <w:rPr>
            <w:rFonts w:ascii="Times New Roman" w:hAnsi="Times New Roman"/>
            <w:sz w:val="24"/>
          </w:rPr>
          <w:t xml:space="preserve"> for Collective Investment Trusts (CITs)</w:t>
        </w:r>
        <w:r w:rsidR="008F206E">
          <w:rPr>
            <w:rFonts w:ascii="Times New Roman" w:hAnsi="Times New Roman"/>
            <w:sz w:val="24"/>
          </w:rPr>
          <w:t>.</w:t>
        </w:r>
      </w:ins>
    </w:p>
    <w:p w14:paraId="0D952C57" w14:textId="77777777" w:rsidR="00E9080A" w:rsidRPr="000B369C" w:rsidRDefault="00E9080A" w:rsidP="00E9080A">
      <w:pPr>
        <w:pStyle w:val="ListParagraph"/>
        <w:ind w:left="1440"/>
        <w:rPr>
          <w:rFonts w:ascii="Times New Roman" w:hAnsi="Times New Roman"/>
          <w:sz w:val="24"/>
        </w:rPr>
      </w:pPr>
    </w:p>
    <w:p w14:paraId="43C22328" w14:textId="77777777" w:rsidR="00E87963" w:rsidRPr="000B369C" w:rsidRDefault="00E87963" w:rsidP="00E87963">
      <w:pPr>
        <w:rPr>
          <w:rFonts w:ascii="Times New Roman" w:hAnsi="Times New Roman"/>
          <w:sz w:val="24"/>
        </w:rPr>
      </w:pPr>
    </w:p>
    <w:p w14:paraId="09CB9179" w14:textId="77777777" w:rsidR="00E87963" w:rsidRPr="000B369C" w:rsidRDefault="00E87963" w:rsidP="00E87963">
      <w:pPr>
        <w:rPr>
          <w:rFonts w:ascii="Times New Roman" w:hAnsi="Times New Roman"/>
          <w:b/>
          <w:bCs/>
          <w:sz w:val="24"/>
        </w:rPr>
      </w:pPr>
      <w:r w:rsidRPr="000B369C">
        <w:rPr>
          <w:rFonts w:ascii="Times New Roman" w:hAnsi="Times New Roman"/>
          <w:b/>
          <w:bCs/>
          <w:sz w:val="24"/>
        </w:rPr>
        <w:t>5. 1. 2 Tasks</w:t>
      </w:r>
    </w:p>
    <w:p w14:paraId="5EE9F864" w14:textId="77777777" w:rsidR="00E87963" w:rsidRPr="000B369C" w:rsidRDefault="00E87963" w:rsidP="00E87963">
      <w:pPr>
        <w:rPr>
          <w:rFonts w:ascii="Times New Roman" w:hAnsi="Times New Roman"/>
          <w:sz w:val="24"/>
        </w:rPr>
      </w:pPr>
    </w:p>
    <w:p w14:paraId="61987D90" w14:textId="25A5A64F"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1: Initial Project Meeting</w:t>
      </w:r>
    </w:p>
    <w:p w14:paraId="64E15E30" w14:textId="77777777" w:rsidR="00E87963" w:rsidRPr="000B369C" w:rsidRDefault="00E87963" w:rsidP="00E87963">
      <w:pPr>
        <w:rPr>
          <w:rFonts w:ascii="Times New Roman" w:hAnsi="Times New Roman"/>
          <w:sz w:val="24"/>
        </w:rPr>
      </w:pPr>
    </w:p>
    <w:p w14:paraId="55432542" w14:textId="16C09A4C" w:rsidR="00BD23EE" w:rsidRPr="000B369C" w:rsidRDefault="00E87963" w:rsidP="00E87963">
      <w:pPr>
        <w:rPr>
          <w:rFonts w:ascii="Times New Roman" w:hAnsi="Times New Roman"/>
          <w:sz w:val="24"/>
        </w:rPr>
      </w:pPr>
      <w:r w:rsidRPr="000B369C">
        <w:rPr>
          <w:rFonts w:ascii="Times New Roman" w:hAnsi="Times New Roman"/>
          <w:sz w:val="24"/>
        </w:rPr>
        <w:t xml:space="preserve">Within 10 calendar days after award, the contractor shall meet, either in person or virtually, with the EBSA Subject Matter Expert (SME), Contracting Officer’s Representative (COR), the Office of Enforcement contact, and all other relevant EBSA and Contractor staff to clarify the project objectives, scope of work, deliverables, requirements, and any questions the contractor may have regarding the project. The contractor shall be prepared to discuss any issues pertinent to this project. During the meeting, communication procedures will be outlined as agreed upon by both parties. </w:t>
      </w:r>
      <w:r w:rsidR="00720C3B">
        <w:rPr>
          <w:rFonts w:ascii="Times New Roman" w:hAnsi="Times New Roman"/>
          <w:sz w:val="24"/>
        </w:rPr>
        <w:t>ORA</w:t>
      </w:r>
      <w:r w:rsidRPr="000B369C">
        <w:rPr>
          <w:rFonts w:ascii="Times New Roman" w:hAnsi="Times New Roman"/>
          <w:sz w:val="24"/>
        </w:rPr>
        <w:t xml:space="preserve"> will present all initial specific analyst queries, analysis of data, and/or enhancements to the subscription and web applications as well as any planned future analysis to the extent possible at the initial project meeting. Within 10 calendar days following the initial meeting, the contractor shall submit a memorandum</w:t>
      </w:r>
      <w:r w:rsidR="00BD23EE" w:rsidRPr="000B369C">
        <w:rPr>
          <w:rFonts w:ascii="Times New Roman" w:hAnsi="Times New Roman"/>
          <w:sz w:val="24"/>
        </w:rPr>
        <w:t xml:space="preserve"> </w:t>
      </w:r>
      <w:r w:rsidRPr="000B369C">
        <w:rPr>
          <w:rFonts w:ascii="Times New Roman" w:hAnsi="Times New Roman"/>
          <w:sz w:val="24"/>
        </w:rPr>
        <w:t xml:space="preserve">summarizing the meeting and any conclusions or decisions that resulted. </w:t>
      </w:r>
    </w:p>
    <w:p w14:paraId="72774EBB" w14:textId="77777777" w:rsidR="00BD23EE" w:rsidRPr="000B369C" w:rsidRDefault="00BD23EE" w:rsidP="00E87963">
      <w:pPr>
        <w:rPr>
          <w:rFonts w:ascii="Times New Roman" w:hAnsi="Times New Roman"/>
          <w:sz w:val="24"/>
        </w:rPr>
      </w:pPr>
    </w:p>
    <w:p w14:paraId="0ACF0623" w14:textId="0BF9351D"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2: Provide EBSA users with subscription access</w:t>
      </w:r>
    </w:p>
    <w:p w14:paraId="35EBBECA" w14:textId="77777777" w:rsidR="00BD23EE" w:rsidRPr="000B369C" w:rsidRDefault="00BD23EE" w:rsidP="00E87963">
      <w:pPr>
        <w:rPr>
          <w:rFonts w:ascii="Times New Roman" w:hAnsi="Times New Roman"/>
          <w:sz w:val="24"/>
        </w:rPr>
      </w:pPr>
    </w:p>
    <w:p w14:paraId="432B2297" w14:textId="3100546F" w:rsidR="00E87963" w:rsidRPr="000B369C" w:rsidRDefault="00E87963" w:rsidP="00E87963">
      <w:pPr>
        <w:rPr>
          <w:rFonts w:ascii="Times New Roman" w:hAnsi="Times New Roman"/>
          <w:sz w:val="24"/>
        </w:rPr>
      </w:pPr>
      <w:r w:rsidRPr="000B369C">
        <w:rPr>
          <w:rFonts w:ascii="Times New Roman" w:hAnsi="Times New Roman"/>
          <w:sz w:val="24"/>
        </w:rPr>
        <w:t xml:space="preserve">The contractor shall provide all EBSA </w:t>
      </w:r>
      <w:r w:rsidR="00BD23EE" w:rsidRPr="000B369C">
        <w:rPr>
          <w:rFonts w:ascii="Times New Roman" w:hAnsi="Times New Roman"/>
          <w:sz w:val="24"/>
        </w:rPr>
        <w:t>staff with</w:t>
      </w:r>
      <w:r w:rsidRPr="000B369C">
        <w:rPr>
          <w:rFonts w:ascii="Times New Roman" w:hAnsi="Times New Roman"/>
          <w:sz w:val="24"/>
        </w:rPr>
        <w:t xml:space="preserve"> access to the database or web platform within five calendar days after </w:t>
      </w:r>
      <w:r w:rsidR="00BD23EE" w:rsidRPr="000B369C">
        <w:rPr>
          <w:rFonts w:ascii="Times New Roman" w:hAnsi="Times New Roman"/>
          <w:sz w:val="24"/>
        </w:rPr>
        <w:t>the contract</w:t>
      </w:r>
      <w:r w:rsidRPr="000B369C">
        <w:rPr>
          <w:rFonts w:ascii="Times New Roman" w:hAnsi="Times New Roman"/>
          <w:sz w:val="24"/>
        </w:rPr>
        <w:t xml:space="preserve"> award. The contractor will provide instructions for accessing the database to troubleshoot registration and access issues and maintain a list of all users who have access. The Contractor will ensure that EBSA is able to independently access subscription services and query data </w:t>
      </w:r>
      <w:proofErr w:type="gramStart"/>
      <w:r w:rsidRPr="000B369C">
        <w:rPr>
          <w:rFonts w:ascii="Times New Roman" w:hAnsi="Times New Roman"/>
          <w:sz w:val="24"/>
        </w:rPr>
        <w:t>on-demand</w:t>
      </w:r>
      <w:proofErr w:type="gramEnd"/>
      <w:r w:rsidRPr="000B369C">
        <w:rPr>
          <w:rFonts w:ascii="Times New Roman" w:hAnsi="Times New Roman"/>
          <w:sz w:val="24"/>
        </w:rPr>
        <w:t>.</w:t>
      </w:r>
    </w:p>
    <w:p w14:paraId="68DAC555" w14:textId="77777777" w:rsidR="00E87963" w:rsidRPr="000B369C" w:rsidRDefault="00E87963" w:rsidP="00E87963">
      <w:pPr>
        <w:rPr>
          <w:rFonts w:ascii="Times New Roman" w:hAnsi="Times New Roman"/>
          <w:sz w:val="24"/>
        </w:rPr>
      </w:pPr>
    </w:p>
    <w:p w14:paraId="2BD13CD9"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3: Provide Access for Five “Super-Users”</w:t>
      </w:r>
    </w:p>
    <w:p w14:paraId="15182B0C" w14:textId="77777777" w:rsidR="00E87963" w:rsidRPr="000B369C" w:rsidRDefault="00E87963" w:rsidP="00E87963">
      <w:pPr>
        <w:rPr>
          <w:rFonts w:ascii="Times New Roman" w:hAnsi="Times New Roman"/>
          <w:sz w:val="24"/>
        </w:rPr>
      </w:pPr>
    </w:p>
    <w:p w14:paraId="5B383982" w14:textId="77777777" w:rsidR="00E87963" w:rsidRPr="000B369C" w:rsidRDefault="00E87963" w:rsidP="00E87963">
      <w:pPr>
        <w:rPr>
          <w:rFonts w:ascii="Times New Roman" w:hAnsi="Times New Roman"/>
          <w:sz w:val="24"/>
        </w:rPr>
      </w:pPr>
      <w:r w:rsidRPr="000B369C">
        <w:rPr>
          <w:rFonts w:ascii="Times New Roman" w:hAnsi="Times New Roman"/>
          <w:sz w:val="24"/>
        </w:rPr>
        <w:t>The contractor will provide at least five employees who will be designated “super-users” to information in the database. The super-users will be responsible for compiling all</w:t>
      </w:r>
    </w:p>
    <w:p w14:paraId="17031B60" w14:textId="087C0EA6" w:rsidR="00E87963" w:rsidRPr="000B369C" w:rsidRDefault="00E87963" w:rsidP="00E87963">
      <w:pPr>
        <w:rPr>
          <w:rFonts w:ascii="Times New Roman" w:hAnsi="Times New Roman"/>
          <w:sz w:val="24"/>
        </w:rPr>
      </w:pPr>
      <w:r w:rsidRPr="000B369C">
        <w:rPr>
          <w:rFonts w:ascii="Times New Roman" w:hAnsi="Times New Roman"/>
          <w:sz w:val="24"/>
        </w:rPr>
        <w:t xml:space="preserve">non-technical support questions to the contractor and will serve as facilitators between all EBSA standard users and the contractor. In rare cases when the non-technical support issue is critical, and time sensitive and “super-users” aren’t available, the standard users will contact the contractor for technical support. </w:t>
      </w:r>
      <w:r w:rsidR="00B113A7" w:rsidRPr="000B369C">
        <w:rPr>
          <w:rFonts w:ascii="Times New Roman" w:hAnsi="Times New Roman"/>
          <w:sz w:val="24"/>
        </w:rPr>
        <w:t>The contractor</w:t>
      </w:r>
      <w:r w:rsidRPr="000B369C">
        <w:rPr>
          <w:rFonts w:ascii="Times New Roman" w:hAnsi="Times New Roman"/>
          <w:sz w:val="24"/>
        </w:rPr>
        <w:t xml:space="preserve"> will provide an initial list of super-users within 5 calendar days of contract award, and an updated list quarterly.</w:t>
      </w:r>
    </w:p>
    <w:p w14:paraId="6D3E01F9" w14:textId="77777777" w:rsidR="00E87963" w:rsidRPr="000B369C" w:rsidRDefault="00E87963" w:rsidP="00E87963">
      <w:pPr>
        <w:rPr>
          <w:rFonts w:ascii="Times New Roman" w:hAnsi="Times New Roman"/>
          <w:sz w:val="24"/>
        </w:rPr>
      </w:pPr>
    </w:p>
    <w:p w14:paraId="3AF914C6"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4: Provide Access to 35 Standard Users</w:t>
      </w:r>
    </w:p>
    <w:p w14:paraId="04502687" w14:textId="77777777" w:rsidR="00BD23EE" w:rsidRPr="000B369C" w:rsidRDefault="00BD23EE" w:rsidP="00E87963">
      <w:pPr>
        <w:rPr>
          <w:rFonts w:ascii="Times New Roman" w:hAnsi="Times New Roman"/>
          <w:sz w:val="24"/>
        </w:rPr>
      </w:pPr>
    </w:p>
    <w:p w14:paraId="009EB3E5" w14:textId="30032932" w:rsidR="00E87963" w:rsidRPr="000B369C" w:rsidRDefault="00E87963" w:rsidP="00E87963">
      <w:pPr>
        <w:rPr>
          <w:rFonts w:ascii="Times New Roman" w:hAnsi="Times New Roman"/>
          <w:sz w:val="24"/>
        </w:rPr>
      </w:pPr>
      <w:r w:rsidRPr="000B369C">
        <w:rPr>
          <w:rFonts w:ascii="Times New Roman" w:hAnsi="Times New Roman"/>
          <w:sz w:val="24"/>
        </w:rPr>
        <w:t>Thirty-five users will have direct access to the subscription. However, these users may not contact the contractor directly. When questions arise, the standard users will direct</w:t>
      </w:r>
    </w:p>
    <w:p w14:paraId="63680200" w14:textId="77777777" w:rsidR="00E87963" w:rsidRPr="000B369C" w:rsidRDefault="00E87963" w:rsidP="00E87963">
      <w:pPr>
        <w:rPr>
          <w:rFonts w:ascii="Times New Roman" w:hAnsi="Times New Roman"/>
          <w:sz w:val="24"/>
        </w:rPr>
      </w:pPr>
      <w:r w:rsidRPr="000B369C">
        <w:rPr>
          <w:rFonts w:ascii="Times New Roman" w:hAnsi="Times New Roman"/>
          <w:sz w:val="24"/>
        </w:rPr>
        <w:lastRenderedPageBreak/>
        <w:t>questions to the “super-users”. However, in rare cases when the non- technical support issue</w:t>
      </w:r>
    </w:p>
    <w:p w14:paraId="2821A17B" w14:textId="77777777" w:rsidR="00E87963" w:rsidRPr="000B369C" w:rsidRDefault="00E87963" w:rsidP="00E87963">
      <w:pPr>
        <w:rPr>
          <w:rFonts w:ascii="Times New Roman" w:hAnsi="Times New Roman"/>
          <w:sz w:val="24"/>
        </w:rPr>
      </w:pPr>
      <w:r w:rsidRPr="000B369C">
        <w:rPr>
          <w:rFonts w:ascii="Times New Roman" w:hAnsi="Times New Roman"/>
          <w:sz w:val="24"/>
        </w:rPr>
        <w:t>is critical and time sensitive and “super-users” unavailable, the standard users will be permitted to contact the designated support staff. Contractor will provide an initial list of users within five calendar days of contract award, and an updated list quarterly.</w:t>
      </w:r>
    </w:p>
    <w:p w14:paraId="2D3CA4B5" w14:textId="77777777" w:rsidR="00E87963" w:rsidRPr="000B369C" w:rsidRDefault="00E87963" w:rsidP="00E87963">
      <w:pPr>
        <w:rPr>
          <w:rFonts w:ascii="Times New Roman" w:hAnsi="Times New Roman"/>
          <w:sz w:val="24"/>
        </w:rPr>
      </w:pPr>
      <w:r w:rsidRPr="000B369C">
        <w:rPr>
          <w:rFonts w:ascii="Times New Roman" w:hAnsi="Times New Roman"/>
          <w:sz w:val="24"/>
        </w:rPr>
        <w:t xml:space="preserve"> </w:t>
      </w:r>
    </w:p>
    <w:p w14:paraId="0A877000"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5: Training</w:t>
      </w:r>
    </w:p>
    <w:p w14:paraId="44191876" w14:textId="77777777" w:rsidR="00BD23EE" w:rsidRPr="000B369C" w:rsidRDefault="00BD23EE" w:rsidP="00E87963">
      <w:pPr>
        <w:rPr>
          <w:rFonts w:ascii="Times New Roman" w:hAnsi="Times New Roman"/>
          <w:sz w:val="24"/>
        </w:rPr>
      </w:pPr>
    </w:p>
    <w:p w14:paraId="08E064FA" w14:textId="70045209" w:rsidR="00E87963" w:rsidRPr="000B369C" w:rsidRDefault="00E87963" w:rsidP="00E87963">
      <w:pPr>
        <w:rPr>
          <w:rFonts w:ascii="Times New Roman" w:hAnsi="Times New Roman"/>
          <w:sz w:val="24"/>
        </w:rPr>
      </w:pPr>
      <w:r w:rsidRPr="000B369C">
        <w:rPr>
          <w:rFonts w:ascii="Times New Roman" w:hAnsi="Times New Roman"/>
          <w:sz w:val="24"/>
        </w:rPr>
        <w:t xml:space="preserve">The contractor shall provide initial training and demonstration of the subscription web application to both “super-users” and standard users of the subscription, and also semiannual training thereafter. Training dates will be established within 10 calendar days after </w:t>
      </w:r>
      <w:r w:rsidR="00B113A7" w:rsidRPr="000B369C">
        <w:rPr>
          <w:rFonts w:ascii="Times New Roman" w:hAnsi="Times New Roman"/>
          <w:sz w:val="24"/>
        </w:rPr>
        <w:t>the contractor</w:t>
      </w:r>
      <w:r w:rsidRPr="000B369C">
        <w:rPr>
          <w:rFonts w:ascii="Times New Roman" w:hAnsi="Times New Roman"/>
          <w:sz w:val="24"/>
        </w:rPr>
        <w:t xml:space="preserve"> award. Due to the number of </w:t>
      </w:r>
      <w:r w:rsidR="00B113A7" w:rsidRPr="000B369C">
        <w:rPr>
          <w:rFonts w:ascii="Times New Roman" w:hAnsi="Times New Roman"/>
          <w:sz w:val="24"/>
        </w:rPr>
        <w:t>participants</w:t>
      </w:r>
      <w:r w:rsidRPr="000B369C">
        <w:rPr>
          <w:rFonts w:ascii="Times New Roman" w:hAnsi="Times New Roman"/>
          <w:sz w:val="24"/>
        </w:rPr>
        <w:t>, there may need to be two separate training events. The training may be in-person or web-based. Follow-up questions (except those related to technical support) after the training will be directed to the “super- users”, who will communicate with the contractor. However, in rare cases when the non- technical support issue is critical and time sensitive and “super-users” unavailable, the</w:t>
      </w:r>
    </w:p>
    <w:p w14:paraId="628520D0" w14:textId="77777777" w:rsidR="00BD23EE" w:rsidRPr="000B369C" w:rsidRDefault="00E87963" w:rsidP="00E87963">
      <w:pPr>
        <w:rPr>
          <w:rFonts w:ascii="Times New Roman" w:hAnsi="Times New Roman"/>
          <w:sz w:val="24"/>
        </w:rPr>
      </w:pPr>
      <w:r w:rsidRPr="000B369C">
        <w:rPr>
          <w:rFonts w:ascii="Times New Roman" w:hAnsi="Times New Roman"/>
          <w:sz w:val="24"/>
        </w:rPr>
        <w:t xml:space="preserve">standard users will be permitted to contact the designated support staff. </w:t>
      </w:r>
    </w:p>
    <w:p w14:paraId="0A6D9F02" w14:textId="77777777" w:rsidR="00BD23EE" w:rsidRPr="000B369C" w:rsidRDefault="00BD23EE" w:rsidP="00E87963">
      <w:pPr>
        <w:rPr>
          <w:rFonts w:ascii="Times New Roman" w:hAnsi="Times New Roman"/>
          <w:sz w:val="24"/>
        </w:rPr>
      </w:pPr>
    </w:p>
    <w:p w14:paraId="238E8E68" w14:textId="2848C300"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6: Technical Support</w:t>
      </w:r>
    </w:p>
    <w:p w14:paraId="1F75AEB5" w14:textId="77777777" w:rsidR="00BD23EE" w:rsidRPr="000B369C" w:rsidRDefault="00BD23EE" w:rsidP="00E87963">
      <w:pPr>
        <w:rPr>
          <w:rFonts w:ascii="Times New Roman" w:hAnsi="Times New Roman"/>
          <w:sz w:val="24"/>
        </w:rPr>
      </w:pPr>
    </w:p>
    <w:p w14:paraId="2EF9FF7A" w14:textId="5E4D7760" w:rsidR="00E87963" w:rsidRPr="000B369C" w:rsidRDefault="00E87963" w:rsidP="00E87963">
      <w:pPr>
        <w:rPr>
          <w:rFonts w:ascii="Times New Roman" w:hAnsi="Times New Roman"/>
          <w:sz w:val="24"/>
        </w:rPr>
      </w:pPr>
      <w:r w:rsidRPr="000B369C">
        <w:rPr>
          <w:rFonts w:ascii="Times New Roman" w:hAnsi="Times New Roman"/>
          <w:sz w:val="24"/>
        </w:rPr>
        <w:t xml:space="preserve">The contractor shall provide </w:t>
      </w:r>
      <w:r w:rsidR="00B113A7" w:rsidRPr="000B369C">
        <w:rPr>
          <w:rFonts w:ascii="Times New Roman" w:hAnsi="Times New Roman"/>
          <w:sz w:val="24"/>
        </w:rPr>
        <w:t>EBSA with</w:t>
      </w:r>
      <w:r w:rsidRPr="000B369C">
        <w:rPr>
          <w:rFonts w:ascii="Times New Roman" w:hAnsi="Times New Roman"/>
          <w:sz w:val="24"/>
        </w:rPr>
        <w:t xml:space="preserve"> technical assistance as needed upon </w:t>
      </w:r>
      <w:r w:rsidR="00B113A7" w:rsidRPr="000B369C">
        <w:rPr>
          <w:rFonts w:ascii="Times New Roman" w:hAnsi="Times New Roman"/>
          <w:sz w:val="24"/>
        </w:rPr>
        <w:t>the contract</w:t>
      </w:r>
      <w:r w:rsidRPr="000B369C">
        <w:rPr>
          <w:rFonts w:ascii="Times New Roman" w:hAnsi="Times New Roman"/>
          <w:sz w:val="24"/>
        </w:rPr>
        <w:t xml:space="preserve"> award. The contractor will provide technical support during business hours, Monday through Friday, excluding Federal holidays. Technical support will include but is not limited to defect tracking, software diagnosis, virtual/telephone/email software problem analysis and resolution over Standard users shall be permitted to send technical support issues directly to the designated technical support staff.</w:t>
      </w:r>
    </w:p>
    <w:p w14:paraId="47CAC10A" w14:textId="77777777" w:rsidR="00E87963" w:rsidRPr="000B369C" w:rsidRDefault="00E87963" w:rsidP="00E87963">
      <w:pPr>
        <w:rPr>
          <w:rFonts w:ascii="Times New Roman" w:hAnsi="Times New Roman"/>
          <w:sz w:val="24"/>
        </w:rPr>
      </w:pPr>
    </w:p>
    <w:p w14:paraId="1D0EDF15"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7: Updates to the Subscription</w:t>
      </w:r>
    </w:p>
    <w:p w14:paraId="4ADFF567" w14:textId="77777777" w:rsidR="00BD23EE" w:rsidRPr="000B369C" w:rsidRDefault="00BD23EE" w:rsidP="00E87963">
      <w:pPr>
        <w:rPr>
          <w:rFonts w:ascii="Times New Roman" w:hAnsi="Times New Roman"/>
          <w:sz w:val="24"/>
        </w:rPr>
      </w:pPr>
    </w:p>
    <w:p w14:paraId="5E90E23F" w14:textId="00BC178C" w:rsidR="00E87963" w:rsidRPr="000B369C" w:rsidRDefault="00E87963" w:rsidP="00E87963">
      <w:pPr>
        <w:rPr>
          <w:rFonts w:ascii="Times New Roman" w:hAnsi="Times New Roman"/>
          <w:sz w:val="24"/>
        </w:rPr>
      </w:pPr>
      <w:r w:rsidRPr="000B369C">
        <w:rPr>
          <w:rFonts w:ascii="Times New Roman" w:hAnsi="Times New Roman"/>
          <w:sz w:val="24"/>
        </w:rPr>
        <w:t>If the Contractor makes updates or additions to the underlying data upon which the</w:t>
      </w:r>
    </w:p>
    <w:p w14:paraId="77447EDF" w14:textId="77777777" w:rsidR="00E87963" w:rsidRPr="000B369C" w:rsidRDefault="00E87963" w:rsidP="00E87963">
      <w:pPr>
        <w:rPr>
          <w:rFonts w:ascii="Times New Roman" w:hAnsi="Times New Roman"/>
          <w:sz w:val="24"/>
        </w:rPr>
      </w:pPr>
      <w:r w:rsidRPr="000B369C">
        <w:rPr>
          <w:rFonts w:ascii="Times New Roman" w:hAnsi="Times New Roman"/>
          <w:sz w:val="24"/>
        </w:rPr>
        <w:t>subscription is based, then the Contractor shall also make the same updates and additions to the subscription. For example, if the Contractor were to incorporate newly filed Form 5500 data and include additional linking/matching data between service providers, then the Contractor shall also make the newly filed Form 5500 data and the additional linking/matching data between service providers available via the subscription.</w:t>
      </w:r>
    </w:p>
    <w:p w14:paraId="19C4381C" w14:textId="77777777" w:rsidR="00E87963" w:rsidRPr="000B369C" w:rsidRDefault="00E87963" w:rsidP="00E87963">
      <w:pPr>
        <w:rPr>
          <w:rFonts w:ascii="Times New Roman" w:hAnsi="Times New Roman"/>
          <w:sz w:val="24"/>
        </w:rPr>
      </w:pPr>
    </w:p>
    <w:p w14:paraId="17A950D5"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8: Provide Specific Custom Analyses</w:t>
      </w:r>
    </w:p>
    <w:p w14:paraId="558EB9DE" w14:textId="77777777" w:rsidR="00E87963" w:rsidRPr="000B369C" w:rsidRDefault="00E87963" w:rsidP="00E87963">
      <w:pPr>
        <w:rPr>
          <w:rFonts w:ascii="Times New Roman" w:hAnsi="Times New Roman"/>
          <w:sz w:val="24"/>
        </w:rPr>
      </w:pPr>
    </w:p>
    <w:p w14:paraId="5F7D6638" w14:textId="058B232C" w:rsidR="00E87963" w:rsidRPr="000B369C" w:rsidRDefault="00E87963" w:rsidP="00E87963">
      <w:pPr>
        <w:rPr>
          <w:rFonts w:ascii="Times New Roman" w:hAnsi="Times New Roman"/>
          <w:sz w:val="24"/>
        </w:rPr>
      </w:pPr>
      <w:r w:rsidRPr="000B369C">
        <w:rPr>
          <w:rFonts w:ascii="Times New Roman" w:hAnsi="Times New Roman"/>
          <w:sz w:val="24"/>
        </w:rPr>
        <w:t xml:space="preserve">EBSA shall contact the contractor </w:t>
      </w:r>
      <w:r w:rsidR="00B113A7" w:rsidRPr="000B369C">
        <w:rPr>
          <w:rFonts w:ascii="Times New Roman" w:hAnsi="Times New Roman"/>
          <w:sz w:val="24"/>
        </w:rPr>
        <w:t>regarding</w:t>
      </w:r>
      <w:r w:rsidRPr="000B369C">
        <w:rPr>
          <w:rFonts w:ascii="Times New Roman" w:hAnsi="Times New Roman"/>
          <w:sz w:val="24"/>
        </w:rPr>
        <w:t xml:space="preserve"> specific custom queries that are not supported in the subscription or are otherwise not feasible for EBSA staff to create. These custom queries will be due as soon as reasonable after the request depending on data availability and complexity. If EBSA determines that the results are not satisfactory or that other variables are needed, the contractor shall modify the output to </w:t>
      </w:r>
      <w:r w:rsidR="00B113A7" w:rsidRPr="000B369C">
        <w:rPr>
          <w:rFonts w:ascii="Times New Roman" w:hAnsi="Times New Roman"/>
          <w:sz w:val="24"/>
        </w:rPr>
        <w:t>meet</w:t>
      </w:r>
      <w:r w:rsidRPr="000B369C">
        <w:rPr>
          <w:rFonts w:ascii="Times New Roman" w:hAnsi="Times New Roman"/>
          <w:sz w:val="24"/>
        </w:rPr>
        <w:t xml:space="preserve"> EBSA’s needs.</w:t>
      </w:r>
    </w:p>
    <w:p w14:paraId="68C753C0" w14:textId="77777777" w:rsidR="00E87963" w:rsidRPr="000B369C" w:rsidRDefault="00E87963" w:rsidP="00E87963">
      <w:pPr>
        <w:rPr>
          <w:rFonts w:ascii="Times New Roman" w:hAnsi="Times New Roman"/>
          <w:sz w:val="24"/>
        </w:rPr>
      </w:pPr>
    </w:p>
    <w:p w14:paraId="41E4CBAF" w14:textId="77777777" w:rsidR="00E87963" w:rsidRPr="000B369C" w:rsidRDefault="00E87963" w:rsidP="00E87963">
      <w:pPr>
        <w:rPr>
          <w:rFonts w:ascii="Times New Roman" w:hAnsi="Times New Roman"/>
          <w:sz w:val="24"/>
        </w:rPr>
      </w:pPr>
      <w:r w:rsidRPr="000B369C">
        <w:rPr>
          <w:rFonts w:ascii="Times New Roman" w:hAnsi="Times New Roman"/>
          <w:sz w:val="24"/>
        </w:rPr>
        <w:lastRenderedPageBreak/>
        <w:t>The contractor shall provide 50 hours of analyst support to run various data queries using the edited Form 5500 data and related other data. These analyses could include matching the edited Form 5500 data with other data sets or non-matched variables of</w:t>
      </w:r>
    </w:p>
    <w:p w14:paraId="0166D7BD" w14:textId="7CC5CCA4" w:rsidR="00E87963" w:rsidRPr="000B369C" w:rsidRDefault="00E87963" w:rsidP="00E87963">
      <w:pPr>
        <w:rPr>
          <w:rFonts w:ascii="Times New Roman" w:hAnsi="Times New Roman"/>
          <w:sz w:val="24"/>
        </w:rPr>
      </w:pPr>
      <w:r w:rsidRPr="000B369C">
        <w:rPr>
          <w:rFonts w:ascii="Times New Roman" w:hAnsi="Times New Roman"/>
          <w:sz w:val="24"/>
        </w:rPr>
        <w:t xml:space="preserve">existing data structures (e.g., Form ADV) or could include specialized regional distributions of service providers. Neither the time spent maintaining the subscription nor the time </w:t>
      </w:r>
      <w:r w:rsidR="00B113A7" w:rsidRPr="000B369C">
        <w:rPr>
          <w:rFonts w:ascii="Times New Roman" w:hAnsi="Times New Roman"/>
          <w:sz w:val="24"/>
        </w:rPr>
        <w:t>spent</w:t>
      </w:r>
      <w:r w:rsidRPr="000B369C">
        <w:rPr>
          <w:rFonts w:ascii="Times New Roman" w:hAnsi="Times New Roman"/>
          <w:sz w:val="24"/>
        </w:rPr>
        <w:t xml:space="preserve"> providing technical support to EBSA for the web application or direct database access shall be counted against these 50 hours of analyst support.</w:t>
      </w:r>
    </w:p>
    <w:p w14:paraId="616F14FF" w14:textId="77777777" w:rsidR="00E87963" w:rsidRPr="000B369C" w:rsidRDefault="00E87963" w:rsidP="00E87963">
      <w:pPr>
        <w:rPr>
          <w:rFonts w:ascii="Times New Roman" w:hAnsi="Times New Roman"/>
          <w:sz w:val="24"/>
        </w:rPr>
      </w:pPr>
    </w:p>
    <w:p w14:paraId="7D856256" w14:textId="77777777" w:rsidR="00E87963" w:rsidRPr="000B369C" w:rsidRDefault="00E87963" w:rsidP="00E87963">
      <w:pPr>
        <w:rPr>
          <w:rFonts w:ascii="Times New Roman" w:hAnsi="Times New Roman"/>
          <w:sz w:val="24"/>
          <w:u w:val="single"/>
        </w:rPr>
      </w:pPr>
      <w:r w:rsidRPr="000B369C">
        <w:rPr>
          <w:rFonts w:ascii="Times New Roman" w:hAnsi="Times New Roman"/>
          <w:sz w:val="24"/>
          <w:u w:val="single"/>
        </w:rPr>
        <w:t>Task 9: Monthly Analyst Time Reports and Ongoing Communication</w:t>
      </w:r>
    </w:p>
    <w:p w14:paraId="16A063F3" w14:textId="77777777" w:rsidR="00BD23EE" w:rsidRPr="000B369C" w:rsidRDefault="00BD23EE" w:rsidP="00E87963">
      <w:pPr>
        <w:rPr>
          <w:rFonts w:ascii="Times New Roman" w:hAnsi="Times New Roman"/>
          <w:sz w:val="24"/>
        </w:rPr>
      </w:pPr>
    </w:p>
    <w:p w14:paraId="011A7189" w14:textId="0CD65C52" w:rsidR="00E87963" w:rsidRPr="000B369C" w:rsidRDefault="00E87963" w:rsidP="00E87963">
      <w:pPr>
        <w:rPr>
          <w:rFonts w:ascii="Times New Roman" w:hAnsi="Times New Roman"/>
          <w:sz w:val="24"/>
        </w:rPr>
      </w:pPr>
      <w:r w:rsidRPr="000B369C">
        <w:rPr>
          <w:rFonts w:ascii="Times New Roman" w:hAnsi="Times New Roman"/>
          <w:sz w:val="24"/>
        </w:rPr>
        <w:t>The contractor will prepare brief monthly reports to be conveyed to the EBSA SME and COR via e-mail, documenting the analyst support labor hours used during the month and the</w:t>
      </w:r>
    </w:p>
    <w:p w14:paraId="520CF18B" w14:textId="7DCC887F" w:rsidR="00AB6C52" w:rsidRPr="000B369C" w:rsidRDefault="00E87963" w:rsidP="00E87963">
      <w:pPr>
        <w:rPr>
          <w:rFonts w:ascii="Times New Roman" w:hAnsi="Times New Roman"/>
          <w:sz w:val="24"/>
        </w:rPr>
      </w:pPr>
      <w:r w:rsidRPr="000B369C">
        <w:rPr>
          <w:rFonts w:ascii="Times New Roman" w:hAnsi="Times New Roman"/>
          <w:sz w:val="24"/>
        </w:rPr>
        <w:t xml:space="preserve"> specific request or query accomplished using that time. The focus of the reports is on the use of the hours of analyst support discussed in Task 3. These monthly reports will detail the specific work done to accomplish tasks, problems encountered, work anticipated in the coming month (if known), the number of labor hours expended each month, and any budgetary or substantive issues requiring the SME’s action. The labor </w:t>
      </w:r>
      <w:r w:rsidR="00B113A7" w:rsidRPr="000B369C">
        <w:rPr>
          <w:rFonts w:ascii="Times New Roman" w:hAnsi="Times New Roman"/>
          <w:sz w:val="24"/>
        </w:rPr>
        <w:t>hours</w:t>
      </w:r>
      <w:r w:rsidRPr="000B369C">
        <w:rPr>
          <w:rFonts w:ascii="Times New Roman" w:hAnsi="Times New Roman"/>
          <w:sz w:val="24"/>
        </w:rPr>
        <w:t xml:space="preserve"> in the monthly progress reports will include analyst support labor hours used during the reporting period and to date, and the proportion of analyst support labor hours expended in relation to the total number of analyst support hours. In addition to these </w:t>
      </w:r>
      <w:proofErr w:type="gramStart"/>
      <w:r w:rsidRPr="000B369C">
        <w:rPr>
          <w:rFonts w:ascii="Times New Roman" w:hAnsi="Times New Roman"/>
          <w:sz w:val="24"/>
        </w:rPr>
        <w:t>written monthly</w:t>
      </w:r>
      <w:proofErr w:type="gramEnd"/>
      <w:r w:rsidRPr="000B369C">
        <w:rPr>
          <w:rFonts w:ascii="Times New Roman" w:hAnsi="Times New Roman"/>
          <w:sz w:val="24"/>
        </w:rPr>
        <w:t xml:space="preserve"> reports, the contractor is expected to communicate </w:t>
      </w:r>
      <w:r w:rsidR="00B113A7" w:rsidRPr="000B369C">
        <w:rPr>
          <w:rFonts w:ascii="Times New Roman" w:hAnsi="Times New Roman"/>
          <w:sz w:val="24"/>
        </w:rPr>
        <w:t>informally</w:t>
      </w:r>
      <w:r w:rsidRPr="000B369C">
        <w:rPr>
          <w:rFonts w:ascii="Times New Roman" w:hAnsi="Times New Roman"/>
          <w:sz w:val="24"/>
        </w:rPr>
        <w:t xml:space="preserve"> by phone and e-mail, with </w:t>
      </w:r>
      <w:r w:rsidR="00B113A7" w:rsidRPr="000B369C">
        <w:rPr>
          <w:rFonts w:ascii="Times New Roman" w:hAnsi="Times New Roman"/>
          <w:sz w:val="24"/>
        </w:rPr>
        <w:t>SME</w:t>
      </w:r>
      <w:r w:rsidRPr="000B369C">
        <w:rPr>
          <w:rFonts w:ascii="Times New Roman" w:hAnsi="Times New Roman"/>
          <w:sz w:val="24"/>
        </w:rPr>
        <w:t xml:space="preserve"> as needed.</w:t>
      </w:r>
      <w:r w:rsidRPr="000B369C">
        <w:rPr>
          <w:rFonts w:ascii="Times New Roman" w:hAnsi="Times New Roman"/>
          <w:sz w:val="24"/>
        </w:rPr>
        <w:br w:type="page"/>
      </w:r>
    </w:p>
    <w:p w14:paraId="6F408AA4" w14:textId="4E47575E" w:rsidR="00260BEC" w:rsidRPr="00A86481" w:rsidRDefault="00235AFD" w:rsidP="00A86481">
      <w:pPr>
        <w:pStyle w:val="Heading2"/>
        <w:numPr>
          <w:ilvl w:val="0"/>
          <w:numId w:val="0"/>
        </w:numPr>
        <w:rPr>
          <w:rFonts w:ascii="Times New Roman" w:hAnsi="Times New Roman" w:cs="Times New Roman"/>
          <w:color w:val="auto"/>
          <w:sz w:val="28"/>
          <w:szCs w:val="28"/>
        </w:rPr>
      </w:pPr>
      <w:r w:rsidRPr="00A86481">
        <w:rPr>
          <w:rFonts w:ascii="Times New Roman" w:hAnsi="Times New Roman" w:cs="Times New Roman"/>
          <w:color w:val="auto"/>
          <w:sz w:val="28"/>
          <w:szCs w:val="28"/>
        </w:rPr>
        <w:lastRenderedPageBreak/>
        <w:t>P</w:t>
      </w:r>
      <w:r w:rsidR="00ED54FC" w:rsidRPr="00A86481">
        <w:rPr>
          <w:rFonts w:ascii="Times New Roman" w:hAnsi="Times New Roman" w:cs="Times New Roman"/>
          <w:color w:val="auto"/>
          <w:sz w:val="28"/>
          <w:szCs w:val="28"/>
        </w:rPr>
        <w:t>art</w:t>
      </w:r>
      <w:r w:rsidRPr="00A86481">
        <w:rPr>
          <w:rFonts w:ascii="Times New Roman" w:hAnsi="Times New Roman" w:cs="Times New Roman"/>
          <w:color w:val="auto"/>
          <w:sz w:val="28"/>
          <w:szCs w:val="28"/>
        </w:rPr>
        <w:t xml:space="preserve"> 6</w:t>
      </w:r>
      <w:r w:rsidR="00A21FCF" w:rsidRPr="00A86481">
        <w:rPr>
          <w:rFonts w:ascii="Times New Roman" w:hAnsi="Times New Roman" w:cs="Times New Roman"/>
          <w:color w:val="auto"/>
          <w:sz w:val="28"/>
          <w:szCs w:val="28"/>
        </w:rPr>
        <w:t xml:space="preserve"> </w:t>
      </w:r>
    </w:p>
    <w:p w14:paraId="559B4FF0" w14:textId="4960E60F" w:rsidR="00235AFD" w:rsidRPr="00A86481" w:rsidRDefault="00235AFD" w:rsidP="00A86481">
      <w:pPr>
        <w:pStyle w:val="Heading2"/>
        <w:numPr>
          <w:ilvl w:val="0"/>
          <w:numId w:val="0"/>
        </w:numPr>
        <w:rPr>
          <w:rFonts w:ascii="Times New Roman" w:hAnsi="Times New Roman" w:cs="Times New Roman"/>
          <w:color w:val="auto"/>
          <w:sz w:val="28"/>
          <w:szCs w:val="28"/>
        </w:rPr>
      </w:pPr>
      <w:r w:rsidRPr="00A86481">
        <w:rPr>
          <w:rFonts w:ascii="Times New Roman" w:hAnsi="Times New Roman" w:cs="Times New Roman"/>
          <w:color w:val="auto"/>
          <w:sz w:val="28"/>
          <w:szCs w:val="28"/>
        </w:rPr>
        <w:t>A</w:t>
      </w:r>
      <w:r w:rsidR="00ED54FC" w:rsidRPr="00A86481">
        <w:rPr>
          <w:rFonts w:ascii="Times New Roman" w:hAnsi="Times New Roman" w:cs="Times New Roman"/>
          <w:color w:val="auto"/>
          <w:sz w:val="28"/>
          <w:szCs w:val="28"/>
        </w:rPr>
        <w:t>pplicable Publications</w:t>
      </w:r>
    </w:p>
    <w:p w14:paraId="38AFBCEA" w14:textId="77777777" w:rsidR="00C97ED5" w:rsidRPr="000B369C" w:rsidRDefault="00C97ED5" w:rsidP="00003CD2">
      <w:pPr>
        <w:rPr>
          <w:rFonts w:ascii="Times New Roman" w:hAnsi="Times New Roman"/>
          <w:sz w:val="24"/>
        </w:rPr>
      </w:pPr>
    </w:p>
    <w:p w14:paraId="4256A059" w14:textId="77777777" w:rsidR="00A21FCF" w:rsidRPr="000B369C" w:rsidRDefault="00601A77" w:rsidP="00AA1C66">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6</w:t>
      </w:r>
      <w:r w:rsidR="00AA1C66" w:rsidRPr="000B369C">
        <w:rPr>
          <w:rFonts w:ascii="Times New Roman" w:hAnsi="Times New Roman" w:cs="Times New Roman"/>
          <w:color w:val="auto"/>
          <w:sz w:val="24"/>
          <w:szCs w:val="24"/>
        </w:rPr>
        <w:t>.1</w:t>
      </w:r>
      <w:r w:rsidR="00AA1C66" w:rsidRPr="000B369C">
        <w:rPr>
          <w:rFonts w:ascii="Times New Roman" w:hAnsi="Times New Roman" w:cs="Times New Roman"/>
          <w:color w:val="auto"/>
          <w:sz w:val="24"/>
          <w:szCs w:val="24"/>
        </w:rPr>
        <w:tab/>
      </w:r>
      <w:r w:rsidR="00861F1A" w:rsidRPr="000B369C">
        <w:rPr>
          <w:rFonts w:ascii="Times New Roman" w:hAnsi="Times New Roman" w:cs="Times New Roman"/>
          <w:color w:val="auto"/>
          <w:sz w:val="24"/>
          <w:szCs w:val="24"/>
        </w:rPr>
        <w:t>Publications</w:t>
      </w:r>
      <w:r w:rsidR="00CD4212" w:rsidRPr="000B369C">
        <w:rPr>
          <w:rFonts w:ascii="Times New Roman" w:hAnsi="Times New Roman" w:cs="Times New Roman"/>
          <w:color w:val="auto"/>
          <w:sz w:val="24"/>
          <w:szCs w:val="24"/>
        </w:rPr>
        <w:t xml:space="preserve"> A</w:t>
      </w:r>
      <w:r w:rsidR="00235AFD" w:rsidRPr="000B369C">
        <w:rPr>
          <w:rFonts w:ascii="Times New Roman" w:hAnsi="Times New Roman" w:cs="Times New Roman"/>
          <w:color w:val="auto"/>
          <w:sz w:val="24"/>
          <w:szCs w:val="24"/>
        </w:rPr>
        <w:t>pplic</w:t>
      </w:r>
      <w:r w:rsidR="00CD4212" w:rsidRPr="000B369C">
        <w:rPr>
          <w:rFonts w:ascii="Times New Roman" w:hAnsi="Times New Roman" w:cs="Times New Roman"/>
          <w:color w:val="auto"/>
          <w:sz w:val="24"/>
          <w:szCs w:val="24"/>
        </w:rPr>
        <w:t>able to This PWS:</w:t>
      </w:r>
      <w:r w:rsidR="00235AFD" w:rsidRPr="000B369C">
        <w:rPr>
          <w:rFonts w:ascii="Times New Roman" w:hAnsi="Times New Roman" w:cs="Times New Roman"/>
          <w:color w:val="auto"/>
          <w:sz w:val="24"/>
          <w:szCs w:val="24"/>
        </w:rPr>
        <w:t xml:space="preserve">  </w:t>
      </w:r>
    </w:p>
    <w:p w14:paraId="3D76B462" w14:textId="13FD9A4F" w:rsidR="00235AFD" w:rsidRPr="000B369C" w:rsidRDefault="00B113A7" w:rsidP="00003CD2">
      <w:pPr>
        <w:pStyle w:val="BodyText3"/>
        <w:tabs>
          <w:tab w:val="clear" w:pos="720"/>
        </w:tabs>
        <w:rPr>
          <w:rFonts w:ascii="Times New Roman" w:hAnsi="Times New Roman"/>
          <w:sz w:val="24"/>
        </w:rPr>
      </w:pPr>
      <w:r w:rsidRPr="000B369C">
        <w:rPr>
          <w:rFonts w:ascii="Times New Roman" w:hAnsi="Times New Roman"/>
          <w:sz w:val="24"/>
        </w:rPr>
        <w:t>Not Applicable</w:t>
      </w:r>
    </w:p>
    <w:p w14:paraId="0DF2EAE5" w14:textId="77777777" w:rsidR="00235AFD" w:rsidRPr="000B369C" w:rsidRDefault="00235AFD" w:rsidP="003F25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Times New Roman" w:hAnsi="Times New Roman"/>
          <w:sz w:val="24"/>
        </w:rPr>
      </w:pPr>
      <w:r w:rsidRPr="000B369C">
        <w:rPr>
          <w:rFonts w:ascii="Times New Roman" w:hAnsi="Times New Roman"/>
          <w:sz w:val="24"/>
        </w:rPr>
        <w:t xml:space="preserve"> </w:t>
      </w:r>
    </w:p>
    <w:p w14:paraId="3B2A1E1F"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Times New Roman" w:hAnsi="Times New Roman"/>
          <w:sz w:val="24"/>
        </w:rPr>
      </w:pPr>
      <w:r w:rsidRPr="000B369C">
        <w:rPr>
          <w:rFonts w:ascii="Times New Roman" w:hAnsi="Times New Roman"/>
          <w:sz w:val="24"/>
        </w:rPr>
        <w:br w:type="page"/>
      </w:r>
    </w:p>
    <w:p w14:paraId="3461FB6C" w14:textId="3E99E5D0" w:rsidR="00C97ED5" w:rsidRPr="000B369C" w:rsidRDefault="00C97ED5" w:rsidP="00FC75F1">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lastRenderedPageBreak/>
        <w:t>P</w:t>
      </w:r>
      <w:r w:rsidR="00ED54FC" w:rsidRPr="000B369C">
        <w:rPr>
          <w:rFonts w:ascii="Times New Roman" w:hAnsi="Times New Roman" w:cs="Times New Roman"/>
          <w:color w:val="auto"/>
          <w:sz w:val="24"/>
          <w:szCs w:val="24"/>
        </w:rPr>
        <w:t>art</w:t>
      </w:r>
      <w:r w:rsidRPr="000B369C">
        <w:rPr>
          <w:rFonts w:ascii="Times New Roman" w:hAnsi="Times New Roman" w:cs="Times New Roman"/>
          <w:color w:val="auto"/>
          <w:sz w:val="24"/>
          <w:szCs w:val="24"/>
        </w:rPr>
        <w:t xml:space="preserve"> 7</w:t>
      </w:r>
    </w:p>
    <w:p w14:paraId="560E7F0C" w14:textId="0FD1305E" w:rsidR="00C97ED5" w:rsidRPr="000B369C" w:rsidRDefault="00235AFD" w:rsidP="00FC75F1">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T</w:t>
      </w:r>
      <w:r w:rsidR="00ED54FC" w:rsidRPr="000B369C">
        <w:rPr>
          <w:rFonts w:ascii="Times New Roman" w:hAnsi="Times New Roman" w:cs="Times New Roman"/>
          <w:color w:val="auto"/>
          <w:sz w:val="24"/>
          <w:szCs w:val="24"/>
        </w:rPr>
        <w:t>echnical</w:t>
      </w:r>
      <w:r w:rsidRPr="000B369C">
        <w:rPr>
          <w:rFonts w:ascii="Times New Roman" w:hAnsi="Times New Roman" w:cs="Times New Roman"/>
          <w:color w:val="auto"/>
          <w:sz w:val="24"/>
          <w:szCs w:val="24"/>
        </w:rPr>
        <w:t xml:space="preserve"> E</w:t>
      </w:r>
      <w:r w:rsidR="00ED54FC" w:rsidRPr="000B369C">
        <w:rPr>
          <w:rFonts w:ascii="Times New Roman" w:hAnsi="Times New Roman" w:cs="Times New Roman"/>
          <w:color w:val="auto"/>
          <w:sz w:val="24"/>
          <w:szCs w:val="24"/>
        </w:rPr>
        <w:t>xhibit</w:t>
      </w:r>
      <w:r w:rsidR="00C97ED5" w:rsidRPr="000B369C">
        <w:rPr>
          <w:rFonts w:ascii="Times New Roman" w:hAnsi="Times New Roman" w:cs="Times New Roman"/>
          <w:color w:val="auto"/>
          <w:sz w:val="24"/>
          <w:szCs w:val="24"/>
        </w:rPr>
        <w:t xml:space="preserve"> </w:t>
      </w:r>
      <w:r w:rsidR="00874887" w:rsidRPr="000B369C">
        <w:rPr>
          <w:rFonts w:ascii="Times New Roman" w:hAnsi="Times New Roman" w:cs="Times New Roman"/>
          <w:color w:val="auto"/>
          <w:sz w:val="24"/>
          <w:szCs w:val="24"/>
        </w:rPr>
        <w:t>I</w:t>
      </w:r>
      <w:r w:rsidR="00ED54FC" w:rsidRPr="000B369C">
        <w:rPr>
          <w:rFonts w:ascii="Times New Roman" w:hAnsi="Times New Roman" w:cs="Times New Roman"/>
          <w:color w:val="auto"/>
          <w:sz w:val="24"/>
          <w:szCs w:val="24"/>
        </w:rPr>
        <w:t>ndex</w:t>
      </w:r>
    </w:p>
    <w:p w14:paraId="0AA23381" w14:textId="03158146" w:rsidR="00C97ED5" w:rsidRPr="000B369C" w:rsidRDefault="00C97ED5" w:rsidP="00C97ED5">
      <w:pPr>
        <w:rPr>
          <w:rFonts w:ascii="Times New Roman" w:hAnsi="Times New Roman"/>
          <w:bCs/>
          <w:sz w:val="24"/>
        </w:rPr>
      </w:pPr>
    </w:p>
    <w:p w14:paraId="7B37ADAE" w14:textId="77777777" w:rsidR="00C97ED5" w:rsidRPr="000B369C" w:rsidRDefault="00C97ED5" w:rsidP="00003CD2">
      <w:pPr>
        <w:rPr>
          <w:rFonts w:ascii="Times New Roman" w:hAnsi="Times New Roman"/>
          <w:sz w:val="24"/>
        </w:rPr>
      </w:pPr>
    </w:p>
    <w:p w14:paraId="2D1848D5" w14:textId="2ABDA89D" w:rsidR="00864D98" w:rsidRPr="000B369C" w:rsidRDefault="00C97ED5" w:rsidP="005B6BEE">
      <w:pPr>
        <w:pStyle w:val="ListParagraph"/>
        <w:numPr>
          <w:ilvl w:val="0"/>
          <w:numId w:val="46"/>
        </w:numPr>
        <w:tabs>
          <w:tab w:val="left" w:pos="540"/>
        </w:tabs>
        <w:ind w:left="540" w:hanging="540"/>
        <w:rPr>
          <w:rFonts w:ascii="Times New Roman" w:hAnsi="Times New Roman"/>
          <w:sz w:val="24"/>
        </w:rPr>
      </w:pPr>
      <w:r w:rsidRPr="000B369C">
        <w:rPr>
          <w:rFonts w:ascii="Times New Roman" w:hAnsi="Times New Roman"/>
          <w:sz w:val="24"/>
        </w:rPr>
        <w:t>Technical Exhibit</w:t>
      </w:r>
      <w:r w:rsidR="001D6E6F" w:rsidRPr="000B369C">
        <w:rPr>
          <w:rFonts w:ascii="Times New Roman" w:hAnsi="Times New Roman"/>
          <w:sz w:val="24"/>
        </w:rPr>
        <w:t xml:space="preserve"> 1</w:t>
      </w:r>
      <w:r w:rsidR="000F2F51" w:rsidRPr="000B369C">
        <w:rPr>
          <w:rFonts w:ascii="Times New Roman" w:hAnsi="Times New Roman"/>
          <w:sz w:val="24"/>
        </w:rPr>
        <w:t xml:space="preserve"> </w:t>
      </w:r>
      <w:r w:rsidR="00A62693" w:rsidRPr="000B369C">
        <w:rPr>
          <w:rFonts w:ascii="Times New Roman" w:hAnsi="Times New Roman"/>
          <w:sz w:val="24"/>
        </w:rPr>
        <w:t>–</w:t>
      </w:r>
      <w:r w:rsidR="000F2F51" w:rsidRPr="000B369C">
        <w:rPr>
          <w:rFonts w:ascii="Times New Roman" w:hAnsi="Times New Roman"/>
          <w:sz w:val="24"/>
        </w:rPr>
        <w:t xml:space="preserve"> </w:t>
      </w:r>
      <w:r w:rsidR="001D6E6F" w:rsidRPr="000B369C">
        <w:rPr>
          <w:rFonts w:ascii="Times New Roman" w:hAnsi="Times New Roman"/>
          <w:sz w:val="24"/>
        </w:rPr>
        <w:t>Performance Requirements Summary</w:t>
      </w:r>
    </w:p>
    <w:p w14:paraId="189D36EE" w14:textId="77777777" w:rsidR="005B6BEE" w:rsidRPr="000B369C" w:rsidRDefault="005B6BEE" w:rsidP="00003CD2">
      <w:pPr>
        <w:pStyle w:val="ListParagraph"/>
        <w:tabs>
          <w:tab w:val="left" w:pos="540"/>
        </w:tabs>
        <w:ind w:left="540"/>
        <w:rPr>
          <w:rFonts w:ascii="Times New Roman" w:hAnsi="Times New Roman"/>
          <w:sz w:val="24"/>
        </w:rPr>
      </w:pPr>
    </w:p>
    <w:p w14:paraId="567149A1" w14:textId="451B3EA6" w:rsidR="005B6BEE" w:rsidRPr="000B369C" w:rsidRDefault="000F2F51" w:rsidP="005B6BEE">
      <w:pPr>
        <w:pStyle w:val="ListParagraph"/>
        <w:numPr>
          <w:ilvl w:val="0"/>
          <w:numId w:val="46"/>
        </w:numPr>
        <w:tabs>
          <w:tab w:val="left" w:pos="540"/>
        </w:tabs>
        <w:ind w:left="540" w:hanging="540"/>
        <w:rPr>
          <w:rFonts w:ascii="Times New Roman" w:hAnsi="Times New Roman"/>
          <w:sz w:val="24"/>
        </w:rPr>
      </w:pPr>
      <w:r w:rsidRPr="000B369C">
        <w:rPr>
          <w:rFonts w:ascii="Times New Roman" w:hAnsi="Times New Roman"/>
          <w:sz w:val="24"/>
        </w:rPr>
        <w:t xml:space="preserve">Technical Exhibit 2 </w:t>
      </w:r>
      <w:r w:rsidR="00A62693" w:rsidRPr="000B369C">
        <w:rPr>
          <w:rFonts w:ascii="Times New Roman" w:hAnsi="Times New Roman"/>
          <w:sz w:val="24"/>
        </w:rPr>
        <w:t>–</w:t>
      </w:r>
      <w:r w:rsidRPr="000B369C">
        <w:rPr>
          <w:rFonts w:ascii="Times New Roman" w:hAnsi="Times New Roman"/>
          <w:sz w:val="24"/>
        </w:rPr>
        <w:t xml:space="preserve"> </w:t>
      </w:r>
      <w:r w:rsidR="001D6E6F" w:rsidRPr="000B369C">
        <w:rPr>
          <w:rFonts w:ascii="Times New Roman" w:hAnsi="Times New Roman"/>
          <w:sz w:val="24"/>
        </w:rPr>
        <w:t>Deliverables Schedule</w:t>
      </w:r>
    </w:p>
    <w:p w14:paraId="3FCBCE0B" w14:textId="77777777" w:rsidR="005B6BEE" w:rsidRPr="000B369C" w:rsidRDefault="005B6BEE" w:rsidP="00003CD2">
      <w:pPr>
        <w:tabs>
          <w:tab w:val="left" w:pos="540"/>
        </w:tabs>
        <w:rPr>
          <w:rFonts w:ascii="Times New Roman" w:hAnsi="Times New Roman"/>
          <w:sz w:val="24"/>
        </w:rPr>
      </w:pPr>
    </w:p>
    <w:p w14:paraId="21A72D95" w14:textId="1F315F45" w:rsidR="00C97ED5" w:rsidRPr="000B369C" w:rsidRDefault="000F2F51" w:rsidP="00926771">
      <w:pPr>
        <w:pStyle w:val="ListParagraph"/>
        <w:numPr>
          <w:ilvl w:val="0"/>
          <w:numId w:val="46"/>
        </w:numPr>
        <w:tabs>
          <w:tab w:val="left" w:pos="540"/>
        </w:tabs>
        <w:ind w:left="540" w:hanging="540"/>
        <w:rPr>
          <w:rFonts w:ascii="Times New Roman" w:hAnsi="Times New Roman"/>
          <w:sz w:val="24"/>
        </w:rPr>
      </w:pPr>
      <w:r w:rsidRPr="000B369C">
        <w:rPr>
          <w:rFonts w:ascii="Times New Roman" w:hAnsi="Times New Roman"/>
          <w:sz w:val="24"/>
        </w:rPr>
        <w:t xml:space="preserve">Technical Exhibit 3 </w:t>
      </w:r>
      <w:r w:rsidR="00A62693" w:rsidRPr="000B369C">
        <w:rPr>
          <w:rFonts w:ascii="Times New Roman" w:hAnsi="Times New Roman"/>
          <w:sz w:val="24"/>
        </w:rPr>
        <w:t>–</w:t>
      </w:r>
      <w:r w:rsidRPr="000B369C">
        <w:rPr>
          <w:rFonts w:ascii="Times New Roman" w:hAnsi="Times New Roman"/>
          <w:sz w:val="24"/>
        </w:rPr>
        <w:t xml:space="preserve"> </w:t>
      </w:r>
      <w:r w:rsidR="001D6E6F" w:rsidRPr="000B369C">
        <w:rPr>
          <w:rFonts w:ascii="Times New Roman" w:hAnsi="Times New Roman"/>
          <w:sz w:val="24"/>
        </w:rPr>
        <w:t>Estimated Workload Data</w:t>
      </w:r>
      <w:r w:rsidR="005B6BEE" w:rsidRPr="000B369C">
        <w:rPr>
          <w:rFonts w:ascii="Times New Roman" w:hAnsi="Times New Roman"/>
          <w:sz w:val="24"/>
        </w:rPr>
        <w:t xml:space="preserve"> </w:t>
      </w:r>
      <w:r w:rsidR="00C97ED5" w:rsidRPr="000B369C">
        <w:rPr>
          <w:rFonts w:ascii="Times New Roman" w:hAnsi="Times New Roman"/>
          <w:sz w:val="24"/>
        </w:rPr>
        <w:br w:type="page"/>
      </w:r>
    </w:p>
    <w:p w14:paraId="59D25750" w14:textId="32CCC5FD" w:rsidR="00235AFD" w:rsidRPr="000B369C" w:rsidRDefault="00C97ED5" w:rsidP="00FC75F1">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lastRenderedPageBreak/>
        <w:t>T</w:t>
      </w:r>
      <w:r w:rsidR="00ED54FC" w:rsidRPr="000B369C">
        <w:rPr>
          <w:rFonts w:ascii="Times New Roman" w:hAnsi="Times New Roman" w:cs="Times New Roman"/>
          <w:color w:val="auto"/>
          <w:sz w:val="24"/>
          <w:szCs w:val="24"/>
        </w:rPr>
        <w:t>echnical</w:t>
      </w:r>
      <w:r w:rsidRPr="000B369C">
        <w:rPr>
          <w:rFonts w:ascii="Times New Roman" w:hAnsi="Times New Roman" w:cs="Times New Roman"/>
          <w:color w:val="auto"/>
          <w:sz w:val="24"/>
          <w:szCs w:val="24"/>
        </w:rPr>
        <w:t xml:space="preserve"> E</w:t>
      </w:r>
      <w:r w:rsidR="00ED54FC" w:rsidRPr="000B369C">
        <w:rPr>
          <w:rFonts w:ascii="Times New Roman" w:hAnsi="Times New Roman" w:cs="Times New Roman"/>
          <w:color w:val="auto"/>
          <w:sz w:val="24"/>
          <w:szCs w:val="24"/>
        </w:rPr>
        <w:t>xhibit</w:t>
      </w:r>
      <w:r w:rsidR="00235AFD" w:rsidRPr="000B369C">
        <w:rPr>
          <w:rFonts w:ascii="Times New Roman" w:hAnsi="Times New Roman" w:cs="Times New Roman"/>
          <w:color w:val="auto"/>
          <w:sz w:val="24"/>
          <w:szCs w:val="24"/>
        </w:rPr>
        <w:t xml:space="preserve"> 1</w:t>
      </w:r>
    </w:p>
    <w:p w14:paraId="756C7FE9"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Times New Roman" w:hAnsi="Times New Roman"/>
          <w:sz w:val="24"/>
        </w:rPr>
      </w:pPr>
    </w:p>
    <w:p w14:paraId="5E740468" w14:textId="77777777" w:rsidR="00235AFD" w:rsidRPr="000B369C" w:rsidRDefault="00235AFD" w:rsidP="00AA1C66">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t xml:space="preserve">Performance Requirements Summary </w:t>
      </w:r>
    </w:p>
    <w:p w14:paraId="23D9DFE0" w14:textId="1765B415" w:rsidR="00235AFD" w:rsidRPr="000B369C" w:rsidRDefault="00235AFD">
      <w:pPr>
        <w:pStyle w:val="BodyText3"/>
        <w:rPr>
          <w:rFonts w:ascii="Times New Roman" w:hAnsi="Times New Roman"/>
          <w:sz w:val="24"/>
        </w:rPr>
      </w:pPr>
      <w:r w:rsidRPr="000B369C">
        <w:rPr>
          <w:rFonts w:ascii="Times New Roman" w:hAnsi="Times New Roman"/>
          <w:sz w:val="24"/>
        </w:rPr>
        <w:t xml:space="preserve">The </w:t>
      </w:r>
      <w:r w:rsidR="0098351B" w:rsidRPr="000B369C">
        <w:rPr>
          <w:rFonts w:ascii="Times New Roman" w:hAnsi="Times New Roman"/>
          <w:sz w:val="24"/>
        </w:rPr>
        <w:t>contractor</w:t>
      </w:r>
      <w:r w:rsidRPr="000B369C">
        <w:rPr>
          <w:rFonts w:ascii="Times New Roman" w:hAnsi="Times New Roman"/>
          <w:sz w:val="24"/>
        </w:rPr>
        <w:t xml:space="preserve">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786E62E6" w14:textId="77777777" w:rsidR="00235AFD" w:rsidRPr="000B369C" w:rsidRDefault="00235AFD">
      <w:pPr>
        <w:pStyle w:val="BodyText3"/>
        <w:rPr>
          <w:rFonts w:ascii="Times New Roman" w:hAnsi="Times New Roman"/>
          <w:sz w:val="24"/>
        </w:rPr>
      </w:pPr>
    </w:p>
    <w:tbl>
      <w:tblPr>
        <w:tblStyle w:val="TableGrid"/>
        <w:tblW w:w="10170" w:type="dxa"/>
        <w:tblLayout w:type="fixed"/>
        <w:tblLook w:val="00A0" w:firstRow="1" w:lastRow="0" w:firstColumn="1" w:lastColumn="0" w:noHBand="0" w:noVBand="0"/>
      </w:tblPr>
      <w:tblGrid>
        <w:gridCol w:w="2425"/>
        <w:gridCol w:w="2795"/>
        <w:gridCol w:w="2245"/>
        <w:gridCol w:w="2705"/>
      </w:tblGrid>
      <w:tr w:rsidR="000B369C" w:rsidRPr="000B369C" w14:paraId="60776BCA" w14:textId="77777777" w:rsidTr="0008247B">
        <w:trPr>
          <w:trHeight w:val="440"/>
        </w:trPr>
        <w:tc>
          <w:tcPr>
            <w:tcW w:w="2425" w:type="dxa"/>
            <w:shd w:val="clear" w:color="auto" w:fill="D9D9D9" w:themeFill="background1" w:themeFillShade="D9"/>
          </w:tcPr>
          <w:p w14:paraId="3DD4F92E" w14:textId="77777777" w:rsidR="00235AFD" w:rsidRPr="000B369C" w:rsidRDefault="00235AFD" w:rsidP="00950504">
            <w:pPr>
              <w:rPr>
                <w:rFonts w:ascii="Times New Roman" w:hAnsi="Times New Roman"/>
                <w:b/>
                <w:sz w:val="24"/>
              </w:rPr>
            </w:pPr>
            <w:r w:rsidRPr="000B369C">
              <w:rPr>
                <w:rFonts w:ascii="Times New Roman" w:hAnsi="Times New Roman"/>
                <w:b/>
                <w:sz w:val="24"/>
              </w:rPr>
              <w:t>Performance Objective</w:t>
            </w:r>
          </w:p>
          <w:p w14:paraId="2E683BA5" w14:textId="5DFAB385" w:rsidR="00235AFD" w:rsidRPr="000B369C" w:rsidRDefault="00235AFD" w:rsidP="00950504">
            <w:pPr>
              <w:rPr>
                <w:rFonts w:ascii="Times New Roman" w:hAnsi="Times New Roman"/>
                <w:bCs/>
                <w:sz w:val="24"/>
              </w:rPr>
            </w:pPr>
          </w:p>
        </w:tc>
        <w:tc>
          <w:tcPr>
            <w:tcW w:w="2795" w:type="dxa"/>
            <w:shd w:val="clear" w:color="auto" w:fill="D9D9D9" w:themeFill="background1" w:themeFillShade="D9"/>
          </w:tcPr>
          <w:p w14:paraId="0EA6CDCE" w14:textId="77777777" w:rsidR="00235AFD" w:rsidRPr="000B369C" w:rsidRDefault="00235AFD" w:rsidP="00950504">
            <w:pPr>
              <w:rPr>
                <w:rFonts w:ascii="Times New Roman" w:hAnsi="Times New Roman"/>
                <w:b/>
                <w:sz w:val="24"/>
              </w:rPr>
            </w:pPr>
            <w:r w:rsidRPr="000B369C">
              <w:rPr>
                <w:rFonts w:ascii="Times New Roman" w:hAnsi="Times New Roman"/>
                <w:b/>
                <w:sz w:val="24"/>
              </w:rPr>
              <w:t>Standard</w:t>
            </w:r>
          </w:p>
          <w:p w14:paraId="6FC4EBED" w14:textId="18B588CD" w:rsidR="004E79A7" w:rsidRPr="000B369C" w:rsidRDefault="004E79A7" w:rsidP="00950504">
            <w:pPr>
              <w:rPr>
                <w:rFonts w:ascii="Times New Roman" w:hAnsi="Times New Roman"/>
                <w:b/>
                <w:sz w:val="24"/>
              </w:rPr>
            </w:pPr>
          </w:p>
        </w:tc>
        <w:tc>
          <w:tcPr>
            <w:tcW w:w="2245" w:type="dxa"/>
            <w:shd w:val="clear" w:color="auto" w:fill="D9D9D9" w:themeFill="background1" w:themeFillShade="D9"/>
          </w:tcPr>
          <w:p w14:paraId="709BCBC5" w14:textId="09844CB4" w:rsidR="00235AFD" w:rsidRPr="000B369C" w:rsidRDefault="00235AFD" w:rsidP="00950504">
            <w:pPr>
              <w:pStyle w:val="textb"/>
              <w:rPr>
                <w:rFonts w:ascii="Times New Roman" w:hAnsi="Times New Roman"/>
                <w:b w:val="0"/>
                <w:smallCaps w:val="0"/>
                <w:sz w:val="24"/>
              </w:rPr>
            </w:pPr>
            <w:r w:rsidRPr="000B369C">
              <w:rPr>
                <w:rFonts w:ascii="Times New Roman" w:hAnsi="Times New Roman"/>
                <w:smallCaps w:val="0"/>
                <w:sz w:val="24"/>
              </w:rPr>
              <w:t>Performance Threshold</w:t>
            </w:r>
            <w:r w:rsidRPr="000B369C">
              <w:rPr>
                <w:rFonts w:ascii="Times New Roman" w:hAnsi="Times New Roman"/>
                <w:b w:val="0"/>
                <w:smallCaps w:val="0"/>
                <w:sz w:val="24"/>
              </w:rPr>
              <w:t xml:space="preserve"> </w:t>
            </w:r>
          </w:p>
          <w:p w14:paraId="23E53B54" w14:textId="77777777" w:rsidR="00235AFD" w:rsidRPr="000B369C" w:rsidRDefault="00235AFD" w:rsidP="00950504">
            <w:pPr>
              <w:rPr>
                <w:rFonts w:ascii="Times New Roman" w:hAnsi="Times New Roman"/>
                <w:b/>
                <w:sz w:val="24"/>
              </w:rPr>
            </w:pPr>
          </w:p>
        </w:tc>
        <w:tc>
          <w:tcPr>
            <w:tcW w:w="2705" w:type="dxa"/>
            <w:shd w:val="clear" w:color="auto" w:fill="D9D9D9" w:themeFill="background1" w:themeFillShade="D9"/>
          </w:tcPr>
          <w:p w14:paraId="29F2BE33" w14:textId="0BC23D59" w:rsidR="00071178" w:rsidRPr="000B369C" w:rsidRDefault="00235AFD" w:rsidP="0008247B">
            <w:pPr>
              <w:rPr>
                <w:rFonts w:ascii="Times New Roman" w:hAnsi="Times New Roman"/>
                <w:b/>
                <w:sz w:val="24"/>
              </w:rPr>
            </w:pPr>
            <w:r w:rsidRPr="000B369C">
              <w:rPr>
                <w:rFonts w:ascii="Times New Roman" w:hAnsi="Times New Roman"/>
                <w:b/>
                <w:sz w:val="24"/>
              </w:rPr>
              <w:t>Method of Surveillance</w:t>
            </w:r>
          </w:p>
        </w:tc>
      </w:tr>
      <w:tr w:rsidR="000B369C" w:rsidRPr="000B369C" w14:paraId="2D4B22C4" w14:textId="77777777" w:rsidTr="0008247B">
        <w:tc>
          <w:tcPr>
            <w:tcW w:w="2425" w:type="dxa"/>
          </w:tcPr>
          <w:p w14:paraId="4CA4989B" w14:textId="630FAA63" w:rsidR="0008247B" w:rsidRPr="000B369C" w:rsidRDefault="0008247B" w:rsidP="0008247B">
            <w:pPr>
              <w:rPr>
                <w:rFonts w:ascii="Times New Roman" w:hAnsi="Times New Roman"/>
                <w:sz w:val="24"/>
              </w:rPr>
            </w:pPr>
            <w:r w:rsidRPr="000B369C">
              <w:rPr>
                <w:rFonts w:ascii="Times New Roman" w:hAnsi="Times New Roman"/>
                <w:b/>
                <w:sz w:val="24"/>
              </w:rPr>
              <w:t>PRS # 1, 5. 1. 2 Tasks:</w:t>
            </w:r>
          </w:p>
          <w:p w14:paraId="1E4F348B" w14:textId="75E43CB3" w:rsidR="0008247B" w:rsidRPr="000B369C" w:rsidRDefault="0008247B" w:rsidP="0008247B">
            <w:pPr>
              <w:rPr>
                <w:rFonts w:ascii="Times New Roman" w:hAnsi="Times New Roman"/>
                <w:sz w:val="24"/>
              </w:rPr>
            </w:pPr>
            <w:r w:rsidRPr="000B369C">
              <w:rPr>
                <w:rFonts w:ascii="Times New Roman" w:hAnsi="Times New Roman"/>
                <w:sz w:val="24"/>
              </w:rPr>
              <w:t>Task</w:t>
            </w:r>
            <w:r w:rsidRPr="000B369C">
              <w:rPr>
                <w:rFonts w:ascii="Times New Roman" w:hAnsi="Times New Roman"/>
                <w:spacing w:val="12"/>
                <w:sz w:val="24"/>
              </w:rPr>
              <w:t xml:space="preserve"> </w:t>
            </w:r>
            <w:r w:rsidRPr="000B369C">
              <w:rPr>
                <w:rFonts w:ascii="Times New Roman" w:hAnsi="Times New Roman"/>
                <w:sz w:val="24"/>
              </w:rPr>
              <w:t>1</w:t>
            </w:r>
            <w:r w:rsidRPr="000B369C">
              <w:rPr>
                <w:rFonts w:ascii="Times New Roman" w:hAnsi="Times New Roman"/>
                <w:spacing w:val="10"/>
                <w:sz w:val="24"/>
              </w:rPr>
              <w:t xml:space="preserve"> - </w:t>
            </w:r>
            <w:r w:rsidRPr="000B369C">
              <w:rPr>
                <w:rFonts w:ascii="Times New Roman" w:hAnsi="Times New Roman"/>
                <w:sz w:val="24"/>
              </w:rPr>
              <w:t>Initial</w:t>
            </w:r>
            <w:r w:rsidRPr="000B369C">
              <w:rPr>
                <w:rFonts w:ascii="Times New Roman" w:hAnsi="Times New Roman"/>
                <w:spacing w:val="9"/>
                <w:sz w:val="24"/>
              </w:rPr>
              <w:t xml:space="preserve"> </w:t>
            </w:r>
            <w:r w:rsidRPr="000B369C">
              <w:rPr>
                <w:rFonts w:ascii="Times New Roman" w:hAnsi="Times New Roman"/>
                <w:sz w:val="24"/>
              </w:rPr>
              <w:t>Project</w:t>
            </w:r>
            <w:r w:rsidRPr="000B369C">
              <w:rPr>
                <w:rFonts w:ascii="Times New Roman" w:hAnsi="Times New Roman"/>
                <w:spacing w:val="9"/>
                <w:sz w:val="24"/>
              </w:rPr>
              <w:t xml:space="preserve"> </w:t>
            </w:r>
            <w:r w:rsidRPr="000B369C">
              <w:rPr>
                <w:rFonts w:ascii="Times New Roman" w:hAnsi="Times New Roman"/>
                <w:spacing w:val="-2"/>
                <w:sz w:val="24"/>
              </w:rPr>
              <w:t>Meeting</w:t>
            </w:r>
          </w:p>
        </w:tc>
        <w:tc>
          <w:tcPr>
            <w:tcW w:w="2795" w:type="dxa"/>
          </w:tcPr>
          <w:p w14:paraId="7B853B48"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contractor shall:</w:t>
            </w:r>
          </w:p>
          <w:p w14:paraId="058EBFEF" w14:textId="77777777" w:rsidR="0008247B" w:rsidRPr="000B369C" w:rsidRDefault="0008247B" w:rsidP="0008247B">
            <w:pPr>
              <w:pStyle w:val="Header"/>
              <w:tabs>
                <w:tab w:val="clear" w:pos="4320"/>
                <w:tab w:val="clear" w:pos="8640"/>
              </w:tabs>
              <w:rPr>
                <w:rFonts w:ascii="Times New Roman" w:hAnsi="Times New Roman"/>
                <w:sz w:val="24"/>
                <w:szCs w:val="24"/>
              </w:rPr>
            </w:pPr>
          </w:p>
          <w:p w14:paraId="431AD7EB" w14:textId="5065EBCC"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*Initiate project meets and submit summary memo within established timeframes</w:t>
            </w:r>
          </w:p>
          <w:p w14:paraId="5F9F7EED" w14:textId="38831B2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memo will contain mutually agreed upon content.</w:t>
            </w:r>
          </w:p>
        </w:tc>
        <w:tc>
          <w:tcPr>
            <w:tcW w:w="2245" w:type="dxa"/>
          </w:tcPr>
          <w:p w14:paraId="04D5406A" w14:textId="7E44B80A"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Zero deviation from the standard.</w:t>
            </w:r>
          </w:p>
        </w:tc>
        <w:tc>
          <w:tcPr>
            <w:tcW w:w="2705" w:type="dxa"/>
          </w:tcPr>
          <w:p w14:paraId="1960E288" w14:textId="77777777" w:rsidR="0008247B" w:rsidRPr="000B369C" w:rsidRDefault="0008247B" w:rsidP="0008247B">
            <w:pPr>
              <w:rPr>
                <w:rFonts w:ascii="Times New Roman" w:hAnsi="Times New Roman"/>
                <w:sz w:val="24"/>
              </w:rPr>
            </w:pPr>
            <w:r w:rsidRPr="000B369C">
              <w:rPr>
                <w:rFonts w:ascii="Times New Roman" w:hAnsi="Times New Roman"/>
                <w:sz w:val="24"/>
              </w:rPr>
              <w:t>*100% Inspection by EBSA, SME</w:t>
            </w:r>
          </w:p>
          <w:p w14:paraId="0414CEB8" w14:textId="34DF290A" w:rsidR="0008247B" w:rsidRPr="000B369C" w:rsidRDefault="0008247B" w:rsidP="0008247B">
            <w:pPr>
              <w:rPr>
                <w:rFonts w:ascii="Times New Roman" w:hAnsi="Times New Roman"/>
                <w:sz w:val="24"/>
              </w:rPr>
            </w:pPr>
            <w:r w:rsidRPr="000B369C">
              <w:rPr>
                <w:rFonts w:ascii="Times New Roman" w:hAnsi="Times New Roman"/>
                <w:sz w:val="24"/>
              </w:rPr>
              <w:t>*Validated User Complaint</w:t>
            </w:r>
          </w:p>
        </w:tc>
      </w:tr>
      <w:tr w:rsidR="000B369C" w:rsidRPr="000B369C" w14:paraId="06BDF98A" w14:textId="77777777" w:rsidTr="0008247B">
        <w:tc>
          <w:tcPr>
            <w:tcW w:w="2425" w:type="dxa"/>
          </w:tcPr>
          <w:p w14:paraId="36817C57" w14:textId="273C1D4E" w:rsidR="0008247B" w:rsidRPr="000B369C" w:rsidRDefault="0008247B" w:rsidP="0008247B">
            <w:pPr>
              <w:rPr>
                <w:rFonts w:ascii="Times New Roman" w:hAnsi="Times New Roman"/>
                <w:b/>
                <w:sz w:val="24"/>
              </w:rPr>
            </w:pPr>
            <w:r w:rsidRPr="000B369C">
              <w:rPr>
                <w:rFonts w:ascii="Times New Roman" w:hAnsi="Times New Roman"/>
                <w:b/>
                <w:sz w:val="24"/>
              </w:rPr>
              <w:t>PRS # 2, 5.1.2 Tasks:</w:t>
            </w:r>
          </w:p>
          <w:p w14:paraId="208BE5DB" w14:textId="029DF314" w:rsidR="0008247B" w:rsidRPr="000B369C" w:rsidRDefault="0008247B" w:rsidP="0008247B">
            <w:pPr>
              <w:rPr>
                <w:rFonts w:ascii="Times New Roman" w:hAnsi="Times New Roman"/>
                <w:sz w:val="24"/>
              </w:rPr>
            </w:pPr>
            <w:r w:rsidRPr="000B369C">
              <w:rPr>
                <w:rFonts w:ascii="Times New Roman" w:hAnsi="Times New Roman"/>
                <w:sz w:val="24"/>
              </w:rPr>
              <w:t>Task 2 - Subscription Access (Database Access)</w:t>
            </w:r>
          </w:p>
        </w:tc>
        <w:tc>
          <w:tcPr>
            <w:tcW w:w="2795" w:type="dxa"/>
          </w:tcPr>
          <w:p w14:paraId="53AE5612"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contractor shall:</w:t>
            </w:r>
          </w:p>
          <w:p w14:paraId="2C5EB5F4" w14:textId="77777777" w:rsidR="0008247B" w:rsidRPr="000B369C" w:rsidRDefault="0008247B" w:rsidP="0008247B">
            <w:pPr>
              <w:pStyle w:val="Header"/>
              <w:tabs>
                <w:tab w:val="clear" w:pos="4320"/>
                <w:tab w:val="clear" w:pos="8640"/>
              </w:tabs>
              <w:rPr>
                <w:rFonts w:ascii="Times New Roman" w:hAnsi="Times New Roman"/>
                <w:sz w:val="24"/>
                <w:szCs w:val="24"/>
              </w:rPr>
            </w:pPr>
          </w:p>
          <w:p w14:paraId="31FDCAA4" w14:textId="4EE2C483"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*Provide all EBSA users with access to the subscription database/web platform within 5 calendar days after contract award.</w:t>
            </w:r>
          </w:p>
        </w:tc>
        <w:tc>
          <w:tcPr>
            <w:tcW w:w="2245" w:type="dxa"/>
          </w:tcPr>
          <w:p w14:paraId="7053C560" w14:textId="52BE1073"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Zero deviation from the standard.</w:t>
            </w:r>
          </w:p>
        </w:tc>
        <w:tc>
          <w:tcPr>
            <w:tcW w:w="2705" w:type="dxa"/>
          </w:tcPr>
          <w:p w14:paraId="6EE9E2AA" w14:textId="77777777" w:rsidR="0008247B" w:rsidRPr="000B369C" w:rsidRDefault="0008247B" w:rsidP="0008247B">
            <w:pPr>
              <w:rPr>
                <w:rFonts w:ascii="Times New Roman" w:hAnsi="Times New Roman"/>
                <w:sz w:val="24"/>
              </w:rPr>
            </w:pPr>
            <w:r w:rsidRPr="000B369C">
              <w:rPr>
                <w:rFonts w:ascii="Times New Roman" w:hAnsi="Times New Roman"/>
                <w:sz w:val="24"/>
              </w:rPr>
              <w:t>*100% Inspection by EBSA, SME</w:t>
            </w:r>
          </w:p>
          <w:p w14:paraId="58C7DEDF" w14:textId="1DA9759E" w:rsidR="0008247B" w:rsidRPr="000B369C" w:rsidRDefault="0008247B" w:rsidP="0008247B">
            <w:pPr>
              <w:rPr>
                <w:rFonts w:ascii="Times New Roman" w:hAnsi="Times New Roman"/>
                <w:sz w:val="24"/>
              </w:rPr>
            </w:pPr>
            <w:r w:rsidRPr="000B369C">
              <w:rPr>
                <w:rFonts w:ascii="Times New Roman" w:hAnsi="Times New Roman"/>
                <w:sz w:val="24"/>
              </w:rPr>
              <w:t>*Validated User Complaint</w:t>
            </w:r>
          </w:p>
        </w:tc>
      </w:tr>
      <w:tr w:rsidR="000B369C" w:rsidRPr="000B369C" w14:paraId="1A5535D0" w14:textId="77777777" w:rsidTr="0008247B">
        <w:tc>
          <w:tcPr>
            <w:tcW w:w="2425" w:type="dxa"/>
          </w:tcPr>
          <w:p w14:paraId="411AE585" w14:textId="6FECF4C7" w:rsidR="0008247B" w:rsidRPr="000B369C" w:rsidRDefault="0008247B" w:rsidP="0008247B">
            <w:pPr>
              <w:rPr>
                <w:rFonts w:ascii="Times New Roman" w:hAnsi="Times New Roman"/>
                <w:bCs/>
                <w:sz w:val="24"/>
              </w:rPr>
            </w:pPr>
            <w:r w:rsidRPr="000B369C">
              <w:rPr>
                <w:rFonts w:ascii="Times New Roman" w:hAnsi="Times New Roman"/>
                <w:b/>
                <w:sz w:val="24"/>
              </w:rPr>
              <w:t>PRS # 3, 5.1.2 Tasks:</w:t>
            </w:r>
          </w:p>
          <w:p w14:paraId="3FE3F69C" w14:textId="27401505" w:rsidR="0008247B" w:rsidRPr="000B369C" w:rsidRDefault="0008247B" w:rsidP="0008247B">
            <w:pPr>
              <w:rPr>
                <w:rFonts w:ascii="Times New Roman" w:hAnsi="Times New Roman"/>
                <w:sz w:val="24"/>
              </w:rPr>
            </w:pPr>
            <w:r w:rsidRPr="000B369C">
              <w:rPr>
                <w:rFonts w:ascii="Times New Roman" w:hAnsi="Times New Roman"/>
                <w:sz w:val="24"/>
              </w:rPr>
              <w:t>Task 3 - Super-User, Standard User Access</w:t>
            </w:r>
          </w:p>
        </w:tc>
        <w:tc>
          <w:tcPr>
            <w:tcW w:w="2795" w:type="dxa"/>
          </w:tcPr>
          <w:p w14:paraId="5C3D1398"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contractor shall:</w:t>
            </w:r>
          </w:p>
          <w:p w14:paraId="1D50706E" w14:textId="77777777" w:rsidR="0008247B" w:rsidRPr="000B369C" w:rsidRDefault="0008247B" w:rsidP="0008247B">
            <w:pPr>
              <w:rPr>
                <w:rFonts w:ascii="Times New Roman" w:hAnsi="Times New Roman"/>
                <w:sz w:val="24"/>
              </w:rPr>
            </w:pPr>
          </w:p>
          <w:p w14:paraId="370883F1" w14:textId="5D5539D8" w:rsidR="0008247B" w:rsidRPr="000B369C" w:rsidRDefault="0008247B" w:rsidP="0008247B">
            <w:pPr>
              <w:rPr>
                <w:rFonts w:ascii="Times New Roman" w:hAnsi="Times New Roman"/>
                <w:sz w:val="24"/>
              </w:rPr>
            </w:pPr>
            <w:r w:rsidRPr="000B369C">
              <w:rPr>
                <w:rFonts w:ascii="Times New Roman" w:hAnsi="Times New Roman"/>
                <w:sz w:val="24"/>
              </w:rPr>
              <w:t xml:space="preserve">*Provide/configure Super-User and Standard User access to subscription database/web platform within five calendar days after contract award. </w:t>
            </w:r>
          </w:p>
          <w:p w14:paraId="2778899A" w14:textId="189AC2B9" w:rsidR="0008247B" w:rsidRPr="000B369C" w:rsidRDefault="0008247B" w:rsidP="0008247B">
            <w:pPr>
              <w:rPr>
                <w:rFonts w:ascii="Times New Roman" w:hAnsi="Times New Roman"/>
                <w:sz w:val="24"/>
              </w:rPr>
            </w:pPr>
            <w:r w:rsidRPr="000B369C">
              <w:rPr>
                <w:rFonts w:ascii="Times New Roman" w:hAnsi="Times New Roman"/>
                <w:sz w:val="24"/>
              </w:rPr>
              <w:t>*Provide accurate lists of subscription users throughout the contract period of performance within the requested timeframes.</w:t>
            </w:r>
          </w:p>
        </w:tc>
        <w:tc>
          <w:tcPr>
            <w:tcW w:w="2245" w:type="dxa"/>
          </w:tcPr>
          <w:p w14:paraId="5643A4FF" w14:textId="6089DC79"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Zero deviation from the standard.</w:t>
            </w:r>
          </w:p>
        </w:tc>
        <w:tc>
          <w:tcPr>
            <w:tcW w:w="2705" w:type="dxa"/>
          </w:tcPr>
          <w:p w14:paraId="2E70EF1A" w14:textId="77777777" w:rsidR="0008247B" w:rsidRPr="000B369C" w:rsidRDefault="0008247B" w:rsidP="0008247B">
            <w:pPr>
              <w:rPr>
                <w:rFonts w:ascii="Times New Roman" w:hAnsi="Times New Roman"/>
                <w:sz w:val="24"/>
              </w:rPr>
            </w:pPr>
            <w:r w:rsidRPr="000B369C">
              <w:rPr>
                <w:rFonts w:ascii="Times New Roman" w:hAnsi="Times New Roman"/>
                <w:sz w:val="24"/>
              </w:rPr>
              <w:t>*100% Inspection by EBSA, SME</w:t>
            </w:r>
          </w:p>
          <w:p w14:paraId="7C1DB27C" w14:textId="3D9173DD" w:rsidR="0008247B" w:rsidRPr="000B369C" w:rsidRDefault="0008247B" w:rsidP="0008247B">
            <w:pPr>
              <w:rPr>
                <w:rFonts w:ascii="Times New Roman" w:hAnsi="Times New Roman"/>
                <w:sz w:val="24"/>
              </w:rPr>
            </w:pPr>
            <w:r w:rsidRPr="000B369C">
              <w:rPr>
                <w:rFonts w:ascii="Times New Roman" w:hAnsi="Times New Roman"/>
                <w:sz w:val="24"/>
              </w:rPr>
              <w:t>*Validated User Complaint</w:t>
            </w:r>
          </w:p>
        </w:tc>
      </w:tr>
      <w:tr w:rsidR="000B369C" w:rsidRPr="000B369C" w14:paraId="3AD0C180" w14:textId="77777777" w:rsidTr="0008247B">
        <w:tc>
          <w:tcPr>
            <w:tcW w:w="2425" w:type="dxa"/>
          </w:tcPr>
          <w:p w14:paraId="51FE1C4B" w14:textId="08187274" w:rsidR="0008247B" w:rsidRPr="000B369C" w:rsidRDefault="0008247B" w:rsidP="0008247B">
            <w:pPr>
              <w:rPr>
                <w:rFonts w:ascii="Times New Roman" w:hAnsi="Times New Roman"/>
                <w:bCs/>
                <w:sz w:val="24"/>
              </w:rPr>
            </w:pPr>
            <w:r w:rsidRPr="000B369C">
              <w:rPr>
                <w:rFonts w:ascii="Times New Roman" w:hAnsi="Times New Roman"/>
                <w:b/>
                <w:sz w:val="24"/>
              </w:rPr>
              <w:t xml:space="preserve">PRS # 4, 5.1.2 Tasks: </w:t>
            </w:r>
          </w:p>
          <w:p w14:paraId="63B86831" w14:textId="1029377B" w:rsidR="0008247B" w:rsidRPr="000B369C" w:rsidRDefault="0008247B" w:rsidP="0008247B">
            <w:pPr>
              <w:rPr>
                <w:rFonts w:ascii="Times New Roman" w:hAnsi="Times New Roman"/>
                <w:sz w:val="24"/>
              </w:rPr>
            </w:pPr>
            <w:r w:rsidRPr="000B369C">
              <w:rPr>
                <w:rFonts w:ascii="Times New Roman" w:hAnsi="Times New Roman"/>
                <w:sz w:val="24"/>
              </w:rPr>
              <w:t>Task 5 - Training</w:t>
            </w:r>
          </w:p>
        </w:tc>
        <w:tc>
          <w:tcPr>
            <w:tcW w:w="2795" w:type="dxa"/>
          </w:tcPr>
          <w:p w14:paraId="503C7082"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contractor shall:</w:t>
            </w:r>
          </w:p>
          <w:p w14:paraId="731F915C" w14:textId="77777777" w:rsidR="0008247B" w:rsidRPr="000B369C" w:rsidRDefault="0008247B" w:rsidP="0008247B">
            <w:pPr>
              <w:pStyle w:val="Header"/>
              <w:tabs>
                <w:tab w:val="clear" w:pos="4320"/>
                <w:tab w:val="clear" w:pos="8640"/>
              </w:tabs>
              <w:rPr>
                <w:rFonts w:ascii="Times New Roman" w:hAnsi="Times New Roman"/>
                <w:sz w:val="24"/>
                <w:szCs w:val="24"/>
              </w:rPr>
            </w:pPr>
          </w:p>
          <w:p w14:paraId="348201A8" w14:textId="3226E6A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lastRenderedPageBreak/>
              <w:t>*Plan, coordinate and deliver training to all EBSA Users within the agreed upon schedule. The training will be relevant and provide users with information required to navigate the database skillfully.</w:t>
            </w:r>
          </w:p>
        </w:tc>
        <w:tc>
          <w:tcPr>
            <w:tcW w:w="2245" w:type="dxa"/>
          </w:tcPr>
          <w:p w14:paraId="7A866C69" w14:textId="2F0D41D5"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lastRenderedPageBreak/>
              <w:t>Zero deviation from the standard.</w:t>
            </w:r>
          </w:p>
        </w:tc>
        <w:tc>
          <w:tcPr>
            <w:tcW w:w="2705" w:type="dxa"/>
          </w:tcPr>
          <w:p w14:paraId="7F266DB8" w14:textId="77777777" w:rsidR="0008247B" w:rsidRPr="000B369C" w:rsidRDefault="0008247B" w:rsidP="0008247B">
            <w:pPr>
              <w:rPr>
                <w:rFonts w:ascii="Times New Roman" w:hAnsi="Times New Roman"/>
                <w:sz w:val="24"/>
              </w:rPr>
            </w:pPr>
            <w:r w:rsidRPr="000B369C">
              <w:rPr>
                <w:rFonts w:ascii="Times New Roman" w:hAnsi="Times New Roman"/>
                <w:sz w:val="24"/>
              </w:rPr>
              <w:t>*100% Inspection by EBSA, SME</w:t>
            </w:r>
          </w:p>
          <w:p w14:paraId="11F9E4F2" w14:textId="004C248F" w:rsidR="0008247B" w:rsidRPr="000B369C" w:rsidRDefault="0008247B" w:rsidP="0008247B">
            <w:pPr>
              <w:rPr>
                <w:rFonts w:ascii="Times New Roman" w:hAnsi="Times New Roman"/>
                <w:sz w:val="24"/>
              </w:rPr>
            </w:pPr>
            <w:r w:rsidRPr="000B369C">
              <w:rPr>
                <w:rFonts w:ascii="Times New Roman" w:hAnsi="Times New Roman"/>
                <w:sz w:val="24"/>
              </w:rPr>
              <w:lastRenderedPageBreak/>
              <w:t>*Validated User Complaint</w:t>
            </w:r>
          </w:p>
        </w:tc>
      </w:tr>
      <w:tr w:rsidR="000B369C" w:rsidRPr="000B369C" w14:paraId="672E8D4F" w14:textId="77777777" w:rsidTr="0008247B">
        <w:tc>
          <w:tcPr>
            <w:tcW w:w="2425" w:type="dxa"/>
          </w:tcPr>
          <w:p w14:paraId="0755BA5F" w14:textId="128EC5D9" w:rsidR="0008247B" w:rsidRPr="000B369C" w:rsidRDefault="0008247B" w:rsidP="0008247B">
            <w:pPr>
              <w:rPr>
                <w:rFonts w:ascii="Times New Roman" w:hAnsi="Times New Roman"/>
                <w:bCs/>
                <w:sz w:val="24"/>
              </w:rPr>
            </w:pPr>
            <w:r w:rsidRPr="000B369C">
              <w:rPr>
                <w:rFonts w:ascii="Times New Roman" w:hAnsi="Times New Roman"/>
                <w:b/>
                <w:sz w:val="24"/>
              </w:rPr>
              <w:lastRenderedPageBreak/>
              <w:t xml:space="preserve">PRS # 5, 5.1.2 Tasks: </w:t>
            </w:r>
          </w:p>
          <w:p w14:paraId="14EF3159" w14:textId="54825277" w:rsidR="0008247B" w:rsidRPr="000B369C" w:rsidRDefault="0008247B" w:rsidP="0008247B">
            <w:pPr>
              <w:rPr>
                <w:rFonts w:ascii="Times New Roman" w:hAnsi="Times New Roman"/>
                <w:sz w:val="24"/>
              </w:rPr>
            </w:pPr>
            <w:r w:rsidRPr="000B369C">
              <w:rPr>
                <w:rFonts w:ascii="Times New Roman" w:hAnsi="Times New Roman"/>
                <w:sz w:val="24"/>
              </w:rPr>
              <w:t>Task 6 – Technical Support</w:t>
            </w:r>
          </w:p>
        </w:tc>
        <w:tc>
          <w:tcPr>
            <w:tcW w:w="2795" w:type="dxa"/>
          </w:tcPr>
          <w:p w14:paraId="196B73C1"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contractor shall:</w:t>
            </w:r>
          </w:p>
          <w:p w14:paraId="40033F4A" w14:textId="77777777" w:rsidR="0008247B" w:rsidRPr="000B369C" w:rsidRDefault="0008247B" w:rsidP="0008247B">
            <w:pPr>
              <w:pStyle w:val="Header"/>
              <w:tabs>
                <w:tab w:val="clear" w:pos="4320"/>
                <w:tab w:val="clear" w:pos="8640"/>
              </w:tabs>
              <w:rPr>
                <w:rFonts w:ascii="Times New Roman" w:hAnsi="Times New Roman"/>
                <w:sz w:val="24"/>
                <w:szCs w:val="24"/>
              </w:rPr>
            </w:pPr>
          </w:p>
          <w:p w14:paraId="7751B949"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*Be available to provide technical assistance upon request, during the timeframes identified in the PWS.</w:t>
            </w:r>
          </w:p>
          <w:p w14:paraId="3744CDD1" w14:textId="3A25C029"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*Contractor will provide accurate, and fully detailed reports to describe defect tracking software diagnosis, software problems and resolutions.</w:t>
            </w:r>
          </w:p>
        </w:tc>
        <w:tc>
          <w:tcPr>
            <w:tcW w:w="2245" w:type="dxa"/>
          </w:tcPr>
          <w:p w14:paraId="6598A463" w14:textId="2AA35CC0"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Zero deviation from the standard.</w:t>
            </w:r>
          </w:p>
        </w:tc>
        <w:tc>
          <w:tcPr>
            <w:tcW w:w="2705" w:type="dxa"/>
          </w:tcPr>
          <w:p w14:paraId="3852A398" w14:textId="77777777" w:rsidR="0008247B" w:rsidRPr="000B369C" w:rsidRDefault="0008247B" w:rsidP="0008247B">
            <w:pPr>
              <w:rPr>
                <w:rFonts w:ascii="Times New Roman" w:hAnsi="Times New Roman"/>
                <w:sz w:val="24"/>
              </w:rPr>
            </w:pPr>
            <w:r w:rsidRPr="000B369C">
              <w:rPr>
                <w:rFonts w:ascii="Times New Roman" w:hAnsi="Times New Roman"/>
                <w:sz w:val="24"/>
              </w:rPr>
              <w:t>*100% Inspection by EBSA, SME</w:t>
            </w:r>
          </w:p>
          <w:p w14:paraId="2BE76586" w14:textId="555AC699" w:rsidR="0008247B" w:rsidRPr="000B369C" w:rsidRDefault="0008247B" w:rsidP="0008247B">
            <w:pPr>
              <w:rPr>
                <w:rFonts w:ascii="Times New Roman" w:hAnsi="Times New Roman"/>
                <w:sz w:val="24"/>
              </w:rPr>
            </w:pPr>
            <w:r w:rsidRPr="000B369C">
              <w:rPr>
                <w:rFonts w:ascii="Times New Roman" w:hAnsi="Times New Roman"/>
                <w:sz w:val="24"/>
              </w:rPr>
              <w:t>*Validated User Complaint</w:t>
            </w:r>
          </w:p>
        </w:tc>
      </w:tr>
      <w:tr w:rsidR="000B369C" w:rsidRPr="000B369C" w14:paraId="0932B549" w14:textId="77777777" w:rsidTr="0008247B">
        <w:tc>
          <w:tcPr>
            <w:tcW w:w="2425" w:type="dxa"/>
          </w:tcPr>
          <w:p w14:paraId="1F06DC15" w14:textId="27FA8F5F" w:rsidR="0008247B" w:rsidRPr="000B369C" w:rsidRDefault="0008247B" w:rsidP="0008247B">
            <w:pPr>
              <w:rPr>
                <w:rFonts w:ascii="Times New Roman" w:hAnsi="Times New Roman"/>
                <w:bCs/>
                <w:sz w:val="24"/>
              </w:rPr>
            </w:pPr>
            <w:r w:rsidRPr="000B369C">
              <w:rPr>
                <w:rFonts w:ascii="Times New Roman" w:hAnsi="Times New Roman"/>
                <w:b/>
                <w:sz w:val="24"/>
              </w:rPr>
              <w:t xml:space="preserve">PRS # 6, 5.1.2 Tasks: </w:t>
            </w:r>
          </w:p>
          <w:p w14:paraId="758CA0A6" w14:textId="6D36F591" w:rsidR="0008247B" w:rsidRPr="000B369C" w:rsidRDefault="0008247B" w:rsidP="0008247B">
            <w:pPr>
              <w:rPr>
                <w:rFonts w:ascii="Times New Roman" w:hAnsi="Times New Roman"/>
                <w:sz w:val="24"/>
              </w:rPr>
            </w:pPr>
            <w:r w:rsidRPr="000B369C">
              <w:rPr>
                <w:rFonts w:ascii="Times New Roman" w:hAnsi="Times New Roman"/>
                <w:sz w:val="24"/>
              </w:rPr>
              <w:t>Task 7 – Subscription Updates</w:t>
            </w:r>
          </w:p>
        </w:tc>
        <w:tc>
          <w:tcPr>
            <w:tcW w:w="2795" w:type="dxa"/>
          </w:tcPr>
          <w:p w14:paraId="59D268FE"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contractor shall:</w:t>
            </w:r>
          </w:p>
          <w:p w14:paraId="03E56A91" w14:textId="77777777" w:rsidR="0008247B" w:rsidRPr="000B369C" w:rsidRDefault="0008247B" w:rsidP="0008247B">
            <w:pPr>
              <w:pStyle w:val="Header"/>
              <w:tabs>
                <w:tab w:val="clear" w:pos="4320"/>
                <w:tab w:val="clear" w:pos="8640"/>
              </w:tabs>
              <w:rPr>
                <w:rFonts w:ascii="Times New Roman" w:hAnsi="Times New Roman"/>
                <w:sz w:val="24"/>
                <w:szCs w:val="24"/>
              </w:rPr>
            </w:pPr>
          </w:p>
          <w:p w14:paraId="2EFBE71C" w14:textId="7D686505"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*Make complete updates to all parts of the database to ensure the integrity of data output.</w:t>
            </w:r>
          </w:p>
        </w:tc>
        <w:tc>
          <w:tcPr>
            <w:tcW w:w="2245" w:type="dxa"/>
          </w:tcPr>
          <w:p w14:paraId="10DDE688" w14:textId="23C81442"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Zero deviation from the standard.</w:t>
            </w:r>
          </w:p>
        </w:tc>
        <w:tc>
          <w:tcPr>
            <w:tcW w:w="2705" w:type="dxa"/>
          </w:tcPr>
          <w:p w14:paraId="70A3FDC8" w14:textId="77777777" w:rsidR="0008247B" w:rsidRPr="000B369C" w:rsidRDefault="0008247B" w:rsidP="0008247B">
            <w:pPr>
              <w:rPr>
                <w:rFonts w:ascii="Times New Roman" w:hAnsi="Times New Roman"/>
                <w:sz w:val="24"/>
              </w:rPr>
            </w:pPr>
            <w:r w:rsidRPr="000B369C">
              <w:rPr>
                <w:rFonts w:ascii="Times New Roman" w:hAnsi="Times New Roman"/>
                <w:sz w:val="24"/>
              </w:rPr>
              <w:t>*100% Inspection by EBSA, SME</w:t>
            </w:r>
          </w:p>
          <w:p w14:paraId="2BE19C37" w14:textId="5E4BD126" w:rsidR="0008247B" w:rsidRPr="000B369C" w:rsidRDefault="0008247B" w:rsidP="0008247B">
            <w:pPr>
              <w:rPr>
                <w:rFonts w:ascii="Times New Roman" w:hAnsi="Times New Roman"/>
                <w:sz w:val="24"/>
              </w:rPr>
            </w:pPr>
            <w:r w:rsidRPr="000B369C">
              <w:rPr>
                <w:rFonts w:ascii="Times New Roman" w:hAnsi="Times New Roman"/>
                <w:sz w:val="24"/>
              </w:rPr>
              <w:t>*Validated User Complaint</w:t>
            </w:r>
          </w:p>
        </w:tc>
      </w:tr>
      <w:tr w:rsidR="000B369C" w:rsidRPr="000B369C" w14:paraId="35781CE1" w14:textId="77777777" w:rsidTr="0008247B">
        <w:tc>
          <w:tcPr>
            <w:tcW w:w="2425" w:type="dxa"/>
          </w:tcPr>
          <w:p w14:paraId="4B9372C9" w14:textId="04249130" w:rsidR="0008247B" w:rsidRPr="000B369C" w:rsidRDefault="0008247B" w:rsidP="0008247B">
            <w:pPr>
              <w:rPr>
                <w:rFonts w:ascii="Times New Roman" w:hAnsi="Times New Roman"/>
                <w:bCs/>
                <w:sz w:val="24"/>
              </w:rPr>
            </w:pPr>
            <w:r w:rsidRPr="000B369C">
              <w:rPr>
                <w:rFonts w:ascii="Times New Roman" w:hAnsi="Times New Roman"/>
                <w:b/>
                <w:sz w:val="24"/>
              </w:rPr>
              <w:t xml:space="preserve">PRS # 7, 5.1.2 Tasks: </w:t>
            </w:r>
          </w:p>
          <w:p w14:paraId="24AD2C9D" w14:textId="120537B6" w:rsidR="0008247B" w:rsidRPr="000B369C" w:rsidRDefault="0008247B" w:rsidP="0008247B">
            <w:pPr>
              <w:rPr>
                <w:rFonts w:ascii="Times New Roman" w:hAnsi="Times New Roman"/>
                <w:b/>
                <w:sz w:val="24"/>
              </w:rPr>
            </w:pPr>
            <w:r w:rsidRPr="000B369C">
              <w:rPr>
                <w:rFonts w:ascii="Times New Roman" w:hAnsi="Times New Roman"/>
                <w:sz w:val="24"/>
              </w:rPr>
              <w:t>Task 8 - Custom Analyses</w:t>
            </w:r>
          </w:p>
        </w:tc>
        <w:tc>
          <w:tcPr>
            <w:tcW w:w="2795" w:type="dxa"/>
          </w:tcPr>
          <w:p w14:paraId="28F86C4D"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contractor shall:</w:t>
            </w:r>
          </w:p>
          <w:p w14:paraId="34BCEBB0" w14:textId="77777777" w:rsidR="0008247B" w:rsidRPr="000B369C" w:rsidRDefault="0008247B" w:rsidP="0008247B">
            <w:pPr>
              <w:pStyle w:val="Header"/>
              <w:tabs>
                <w:tab w:val="clear" w:pos="4320"/>
                <w:tab w:val="clear" w:pos="8640"/>
              </w:tabs>
              <w:rPr>
                <w:rFonts w:ascii="Times New Roman" w:hAnsi="Times New Roman"/>
                <w:sz w:val="24"/>
                <w:szCs w:val="24"/>
              </w:rPr>
            </w:pPr>
          </w:p>
          <w:p w14:paraId="7D95CE6E"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Analyst will create custom queries as requested by EBSA.</w:t>
            </w:r>
          </w:p>
          <w:p w14:paraId="229539BC" w14:textId="657A1FF3"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 xml:space="preserve">*Query requests will reflect all requirements expressed to the Analyst and will be submitted within mutually </w:t>
            </w:r>
            <w:proofErr w:type="gramStart"/>
            <w:r w:rsidRPr="000B369C">
              <w:rPr>
                <w:rFonts w:ascii="Times New Roman" w:hAnsi="Times New Roman"/>
                <w:sz w:val="24"/>
                <w:szCs w:val="24"/>
              </w:rPr>
              <w:t>agreed upon</w:t>
            </w:r>
            <w:proofErr w:type="gramEnd"/>
            <w:r w:rsidRPr="000B369C">
              <w:rPr>
                <w:rFonts w:ascii="Times New Roman" w:hAnsi="Times New Roman"/>
                <w:sz w:val="24"/>
                <w:szCs w:val="24"/>
              </w:rPr>
              <w:t xml:space="preserve"> timeframes. </w:t>
            </w:r>
          </w:p>
        </w:tc>
        <w:tc>
          <w:tcPr>
            <w:tcW w:w="2245" w:type="dxa"/>
          </w:tcPr>
          <w:p w14:paraId="51D4ABB3" w14:textId="4DBDE844"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Zero deviation from the standard.</w:t>
            </w:r>
          </w:p>
        </w:tc>
        <w:tc>
          <w:tcPr>
            <w:tcW w:w="2705" w:type="dxa"/>
          </w:tcPr>
          <w:p w14:paraId="3DF0EE49" w14:textId="77777777" w:rsidR="0008247B" w:rsidRPr="000B369C" w:rsidRDefault="0008247B" w:rsidP="0008247B">
            <w:pPr>
              <w:rPr>
                <w:rFonts w:ascii="Times New Roman" w:hAnsi="Times New Roman"/>
                <w:sz w:val="24"/>
              </w:rPr>
            </w:pPr>
            <w:r w:rsidRPr="000B369C">
              <w:rPr>
                <w:rFonts w:ascii="Times New Roman" w:hAnsi="Times New Roman"/>
                <w:sz w:val="24"/>
              </w:rPr>
              <w:t>*100% Inspection by EBSA, SME</w:t>
            </w:r>
          </w:p>
          <w:p w14:paraId="66CBDA07" w14:textId="5EF22D07" w:rsidR="0008247B" w:rsidRPr="000B369C" w:rsidRDefault="0008247B" w:rsidP="0008247B">
            <w:pPr>
              <w:rPr>
                <w:rFonts w:ascii="Times New Roman" w:hAnsi="Times New Roman"/>
                <w:sz w:val="24"/>
              </w:rPr>
            </w:pPr>
            <w:r w:rsidRPr="000B369C">
              <w:rPr>
                <w:rFonts w:ascii="Times New Roman" w:hAnsi="Times New Roman"/>
                <w:sz w:val="24"/>
              </w:rPr>
              <w:t>*Validated User Complaint</w:t>
            </w:r>
          </w:p>
        </w:tc>
      </w:tr>
      <w:tr w:rsidR="0008247B" w:rsidRPr="000B369C" w14:paraId="15BCC2F2" w14:textId="77777777" w:rsidTr="0008247B">
        <w:tc>
          <w:tcPr>
            <w:tcW w:w="2425" w:type="dxa"/>
          </w:tcPr>
          <w:p w14:paraId="045F1F17" w14:textId="55F2F96F" w:rsidR="0008247B" w:rsidRPr="000B369C" w:rsidRDefault="0008247B" w:rsidP="0008247B">
            <w:pPr>
              <w:rPr>
                <w:rFonts w:ascii="Times New Roman" w:hAnsi="Times New Roman"/>
                <w:bCs/>
                <w:sz w:val="24"/>
              </w:rPr>
            </w:pPr>
            <w:r w:rsidRPr="000B369C">
              <w:rPr>
                <w:rFonts w:ascii="Times New Roman" w:hAnsi="Times New Roman"/>
                <w:b/>
                <w:sz w:val="24"/>
              </w:rPr>
              <w:t xml:space="preserve">PRS # 8, 5.1.2 Tasks: </w:t>
            </w:r>
          </w:p>
          <w:p w14:paraId="7C062E1D" w14:textId="5BF19555" w:rsidR="0008247B" w:rsidRPr="000B369C" w:rsidRDefault="0008247B" w:rsidP="0008247B">
            <w:pPr>
              <w:rPr>
                <w:rFonts w:ascii="Times New Roman" w:hAnsi="Times New Roman"/>
                <w:b/>
                <w:sz w:val="24"/>
              </w:rPr>
            </w:pPr>
            <w:r w:rsidRPr="000B369C">
              <w:rPr>
                <w:rFonts w:ascii="Times New Roman" w:hAnsi="Times New Roman"/>
                <w:sz w:val="24"/>
              </w:rPr>
              <w:t>Task 9 – Monthly Reports</w:t>
            </w:r>
          </w:p>
        </w:tc>
        <w:tc>
          <w:tcPr>
            <w:tcW w:w="2795" w:type="dxa"/>
          </w:tcPr>
          <w:p w14:paraId="19289FFF"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The contractor shall:</w:t>
            </w:r>
          </w:p>
          <w:p w14:paraId="6B1B1D20" w14:textId="77777777" w:rsidR="0008247B" w:rsidRPr="000B369C" w:rsidRDefault="0008247B" w:rsidP="0008247B">
            <w:pPr>
              <w:pStyle w:val="Header"/>
              <w:tabs>
                <w:tab w:val="clear" w:pos="4320"/>
                <w:tab w:val="clear" w:pos="8640"/>
              </w:tabs>
              <w:rPr>
                <w:rFonts w:ascii="Times New Roman" w:hAnsi="Times New Roman"/>
                <w:sz w:val="24"/>
                <w:szCs w:val="24"/>
              </w:rPr>
            </w:pPr>
          </w:p>
          <w:p w14:paraId="2563C80F" w14:textId="77777777"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t xml:space="preserve">*Submit timely detailed reports as indicated in the PWS. </w:t>
            </w:r>
          </w:p>
          <w:p w14:paraId="14241316" w14:textId="258E3566"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lastRenderedPageBreak/>
              <w:t>*Reports will contain no more than 4-10 errors; all identified errors will be corrected immediately, and the report resubmitted for approval and acceptance.</w:t>
            </w:r>
          </w:p>
        </w:tc>
        <w:tc>
          <w:tcPr>
            <w:tcW w:w="2245" w:type="dxa"/>
          </w:tcPr>
          <w:p w14:paraId="46FCF2E8" w14:textId="412888B9" w:rsidR="0008247B" w:rsidRPr="000B369C" w:rsidRDefault="0008247B" w:rsidP="0008247B">
            <w:pPr>
              <w:pStyle w:val="Header"/>
              <w:tabs>
                <w:tab w:val="clear" w:pos="4320"/>
                <w:tab w:val="clear" w:pos="8640"/>
              </w:tabs>
              <w:rPr>
                <w:rFonts w:ascii="Times New Roman" w:hAnsi="Times New Roman"/>
                <w:sz w:val="24"/>
                <w:szCs w:val="24"/>
              </w:rPr>
            </w:pPr>
            <w:r w:rsidRPr="000B369C">
              <w:rPr>
                <w:rFonts w:ascii="Times New Roman" w:hAnsi="Times New Roman"/>
                <w:sz w:val="24"/>
                <w:szCs w:val="24"/>
              </w:rPr>
              <w:lastRenderedPageBreak/>
              <w:t>90 – 100%</w:t>
            </w:r>
          </w:p>
        </w:tc>
        <w:tc>
          <w:tcPr>
            <w:tcW w:w="2705" w:type="dxa"/>
          </w:tcPr>
          <w:p w14:paraId="437A736A" w14:textId="62AA011D" w:rsidR="0008247B" w:rsidRPr="000B369C" w:rsidRDefault="0008247B" w:rsidP="0008247B">
            <w:pPr>
              <w:rPr>
                <w:rFonts w:ascii="Times New Roman" w:hAnsi="Times New Roman"/>
                <w:sz w:val="24"/>
              </w:rPr>
            </w:pPr>
            <w:r w:rsidRPr="000B369C">
              <w:rPr>
                <w:rFonts w:ascii="Times New Roman" w:hAnsi="Times New Roman"/>
                <w:sz w:val="24"/>
              </w:rPr>
              <w:t>*100% Inspection by EBSA, SME</w:t>
            </w:r>
          </w:p>
          <w:p w14:paraId="70FF85CB" w14:textId="2EF9B0CB" w:rsidR="0008247B" w:rsidRPr="000B369C" w:rsidRDefault="0008247B" w:rsidP="0008247B">
            <w:pPr>
              <w:rPr>
                <w:rFonts w:ascii="Times New Roman" w:hAnsi="Times New Roman"/>
                <w:sz w:val="24"/>
              </w:rPr>
            </w:pPr>
            <w:r w:rsidRPr="000B369C">
              <w:rPr>
                <w:rFonts w:ascii="Times New Roman" w:hAnsi="Times New Roman"/>
                <w:sz w:val="24"/>
              </w:rPr>
              <w:t>*Validated User Complaint</w:t>
            </w:r>
          </w:p>
        </w:tc>
      </w:tr>
    </w:tbl>
    <w:p w14:paraId="759C1E11"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Times New Roman" w:hAnsi="Times New Roman"/>
          <w:sz w:val="24"/>
        </w:rPr>
      </w:pPr>
    </w:p>
    <w:p w14:paraId="6189A649" w14:textId="05E5697A" w:rsidR="00235AFD" w:rsidRPr="000B369C" w:rsidRDefault="00235AFD" w:rsidP="00CD4212">
      <w:pPr>
        <w:pStyle w:val="textb"/>
        <w:spacing w:after="120"/>
        <w:rPr>
          <w:rFonts w:ascii="Times New Roman" w:hAnsi="Times New Roman"/>
          <w:b w:val="0"/>
          <w:smallCaps w:val="0"/>
          <w:sz w:val="24"/>
        </w:rPr>
      </w:pPr>
      <w:r w:rsidRPr="000B369C">
        <w:rPr>
          <w:rFonts w:ascii="Times New Roman" w:hAnsi="Times New Roman"/>
          <w:bCs/>
          <w:smallCaps w:val="0"/>
          <w:sz w:val="24"/>
        </w:rPr>
        <w:t>100 Percent Inspection</w:t>
      </w:r>
      <w:r w:rsidR="0008247B" w:rsidRPr="000B369C">
        <w:rPr>
          <w:rFonts w:ascii="Times New Roman" w:hAnsi="Times New Roman"/>
          <w:b w:val="0"/>
          <w:smallCaps w:val="0"/>
          <w:sz w:val="24"/>
        </w:rPr>
        <w:t>: Appropriate</w:t>
      </w:r>
      <w:r w:rsidRPr="000B369C">
        <w:rPr>
          <w:rFonts w:ascii="Times New Roman" w:hAnsi="Times New Roman"/>
          <w:b w:val="0"/>
          <w:smallCaps w:val="0"/>
          <w:sz w:val="24"/>
        </w:rPr>
        <w:t xml:space="preserve"> for tasks that occur infrequently. Inspect and evaluate performance each time task is performed</w:t>
      </w:r>
    </w:p>
    <w:p w14:paraId="0C75AF67" w14:textId="6621FA78" w:rsidR="00235AFD" w:rsidRPr="000B369C" w:rsidRDefault="00726C6F" w:rsidP="00003CD2">
      <w:pPr>
        <w:pStyle w:val="textb"/>
        <w:spacing w:after="120"/>
        <w:rPr>
          <w:rFonts w:ascii="Times New Roman" w:hAnsi="Times New Roman"/>
          <w:b w:val="0"/>
          <w:smallCaps w:val="0"/>
          <w:sz w:val="24"/>
        </w:rPr>
      </w:pPr>
      <w:r w:rsidRPr="000B369C">
        <w:rPr>
          <w:rFonts w:ascii="Times New Roman" w:hAnsi="Times New Roman"/>
          <w:bCs/>
          <w:smallCaps w:val="0"/>
          <w:sz w:val="24"/>
        </w:rPr>
        <w:t xml:space="preserve">Validated </w:t>
      </w:r>
      <w:r w:rsidR="00235AFD" w:rsidRPr="000B369C">
        <w:rPr>
          <w:rFonts w:ascii="Times New Roman" w:hAnsi="Times New Roman"/>
          <w:bCs/>
          <w:smallCaps w:val="0"/>
          <w:sz w:val="24"/>
        </w:rPr>
        <w:t>Customer Complaint</w:t>
      </w:r>
      <w:r w:rsidR="0008247B" w:rsidRPr="000B369C">
        <w:rPr>
          <w:rFonts w:ascii="Times New Roman" w:hAnsi="Times New Roman"/>
          <w:b w:val="0"/>
          <w:smallCaps w:val="0"/>
          <w:sz w:val="24"/>
        </w:rPr>
        <w:t>: Complaints</w:t>
      </w:r>
      <w:r w:rsidR="00235AFD" w:rsidRPr="000B369C">
        <w:rPr>
          <w:rFonts w:ascii="Times New Roman" w:hAnsi="Times New Roman"/>
          <w:b w:val="0"/>
          <w:smallCaps w:val="0"/>
          <w:sz w:val="24"/>
        </w:rPr>
        <w:t xml:space="preserve"> must be validated.</w:t>
      </w:r>
    </w:p>
    <w:p w14:paraId="5F06CD1A" w14:textId="2D439566" w:rsidR="00235AFD" w:rsidRPr="000B369C" w:rsidRDefault="00235AFD" w:rsidP="00003CD2">
      <w:pPr>
        <w:pStyle w:val="Heading1"/>
        <w:tabs>
          <w:tab w:val="left" w:pos="1440"/>
        </w:tabs>
        <w:rPr>
          <w:rFonts w:ascii="Times New Roman" w:hAnsi="Times New Roman"/>
          <w:color w:val="auto"/>
          <w:sz w:val="24"/>
          <w:szCs w:val="24"/>
        </w:rPr>
      </w:pPr>
      <w:r w:rsidRPr="000B369C">
        <w:rPr>
          <w:rFonts w:ascii="Times New Roman" w:hAnsi="Times New Roman"/>
          <w:color w:val="auto"/>
          <w:sz w:val="24"/>
          <w:szCs w:val="24"/>
        </w:rPr>
        <w:br w:type="page"/>
      </w:r>
      <w:bookmarkStart w:id="57" w:name="_Toc41385511"/>
      <w:r w:rsidRPr="000B369C">
        <w:rPr>
          <w:rFonts w:ascii="Times New Roman" w:hAnsi="Times New Roman"/>
          <w:color w:val="auto"/>
          <w:sz w:val="24"/>
          <w:szCs w:val="24"/>
        </w:rPr>
        <w:lastRenderedPageBreak/>
        <w:t>T</w:t>
      </w:r>
      <w:r w:rsidR="00ED54FC" w:rsidRPr="000B369C">
        <w:rPr>
          <w:rFonts w:ascii="Times New Roman" w:hAnsi="Times New Roman"/>
          <w:color w:val="auto"/>
          <w:sz w:val="24"/>
          <w:szCs w:val="24"/>
        </w:rPr>
        <w:t>echnical</w:t>
      </w:r>
      <w:r w:rsidRPr="000B369C">
        <w:rPr>
          <w:rFonts w:ascii="Times New Roman" w:hAnsi="Times New Roman"/>
          <w:color w:val="auto"/>
          <w:sz w:val="24"/>
          <w:szCs w:val="24"/>
        </w:rPr>
        <w:t xml:space="preserve"> E</w:t>
      </w:r>
      <w:r w:rsidR="00ED54FC" w:rsidRPr="000B369C">
        <w:rPr>
          <w:rFonts w:ascii="Times New Roman" w:hAnsi="Times New Roman"/>
          <w:color w:val="auto"/>
          <w:sz w:val="24"/>
          <w:szCs w:val="24"/>
        </w:rPr>
        <w:t>xhibit</w:t>
      </w:r>
      <w:r w:rsidRPr="000B369C">
        <w:rPr>
          <w:rFonts w:ascii="Times New Roman" w:hAnsi="Times New Roman"/>
          <w:color w:val="auto"/>
          <w:sz w:val="24"/>
          <w:szCs w:val="24"/>
        </w:rPr>
        <w:t xml:space="preserve"> 2</w:t>
      </w:r>
    </w:p>
    <w:p w14:paraId="22F73B6F"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Times New Roman" w:hAnsi="Times New Roman"/>
          <w:b/>
          <w:bCs/>
          <w:sz w:val="24"/>
        </w:rPr>
      </w:pPr>
    </w:p>
    <w:p w14:paraId="01AFD4C4" w14:textId="19838D2D" w:rsidR="00235AFD" w:rsidRPr="000B369C" w:rsidRDefault="00CD4212" w:rsidP="00AA1C66">
      <w:pPr>
        <w:pStyle w:val="Heading2"/>
        <w:numPr>
          <w:ilvl w:val="0"/>
          <w:numId w:val="0"/>
        </w:numPr>
        <w:ind w:left="360" w:hanging="360"/>
        <w:rPr>
          <w:rFonts w:ascii="Times New Roman" w:hAnsi="Times New Roman" w:cs="Times New Roman"/>
          <w:color w:val="auto"/>
          <w:sz w:val="24"/>
          <w:szCs w:val="24"/>
        </w:rPr>
      </w:pPr>
      <w:r w:rsidRPr="003D3DEE">
        <w:rPr>
          <w:rFonts w:ascii="Times New Roman" w:hAnsi="Times New Roman" w:cs="Times New Roman"/>
          <w:color w:val="auto"/>
          <w:sz w:val="24"/>
          <w:szCs w:val="24"/>
        </w:rPr>
        <w:t>Deliverables Schedule</w:t>
      </w:r>
      <w:bookmarkEnd w:id="57"/>
    </w:p>
    <w:p w14:paraId="51820299"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Times New Roman" w:hAnsi="Times New Roman"/>
          <w:b/>
          <w:bCs/>
          <w:sz w:val="24"/>
        </w:rPr>
      </w:pPr>
    </w:p>
    <w:tbl>
      <w:tblPr>
        <w:tblStyle w:val="TableGrid"/>
        <w:tblW w:w="9576" w:type="dxa"/>
        <w:tblLayout w:type="fixed"/>
        <w:tblLook w:val="00A0" w:firstRow="1" w:lastRow="0" w:firstColumn="1" w:lastColumn="0" w:noHBand="0" w:noVBand="0"/>
      </w:tblPr>
      <w:tblGrid>
        <w:gridCol w:w="2335"/>
        <w:gridCol w:w="2520"/>
        <w:gridCol w:w="990"/>
        <w:gridCol w:w="2340"/>
        <w:gridCol w:w="1391"/>
      </w:tblGrid>
      <w:tr w:rsidR="000B369C" w:rsidRPr="000B369C" w14:paraId="07B655DD" w14:textId="77777777" w:rsidTr="004B57BA">
        <w:tc>
          <w:tcPr>
            <w:tcW w:w="2335" w:type="dxa"/>
          </w:tcPr>
          <w:p w14:paraId="78681EF3" w14:textId="77777777" w:rsidR="00235AFD" w:rsidRPr="000B369C" w:rsidRDefault="00235AFD" w:rsidP="00003CD2">
            <w:pPr>
              <w:pStyle w:val="textb"/>
              <w:spacing w:before="60" w:after="60"/>
              <w:jc w:val="center"/>
              <w:rPr>
                <w:rFonts w:ascii="Times New Roman" w:hAnsi="Times New Roman"/>
                <w:smallCaps w:val="0"/>
                <w:sz w:val="24"/>
              </w:rPr>
            </w:pPr>
            <w:r w:rsidRPr="000B369C">
              <w:rPr>
                <w:rFonts w:ascii="Times New Roman" w:hAnsi="Times New Roman"/>
                <w:smallCaps w:val="0"/>
                <w:sz w:val="24"/>
              </w:rPr>
              <w:t>Deliverable</w:t>
            </w:r>
          </w:p>
        </w:tc>
        <w:tc>
          <w:tcPr>
            <w:tcW w:w="2520" w:type="dxa"/>
          </w:tcPr>
          <w:p w14:paraId="4D785A4B" w14:textId="77777777" w:rsidR="00235AFD" w:rsidRPr="000B369C" w:rsidRDefault="00235AFD" w:rsidP="00394BB3">
            <w:pPr>
              <w:pStyle w:val="textb"/>
              <w:spacing w:before="60" w:after="60"/>
              <w:jc w:val="center"/>
              <w:rPr>
                <w:rFonts w:ascii="Times New Roman" w:hAnsi="Times New Roman"/>
                <w:smallCaps w:val="0"/>
                <w:sz w:val="24"/>
              </w:rPr>
            </w:pPr>
            <w:r w:rsidRPr="000B369C">
              <w:rPr>
                <w:rFonts w:ascii="Times New Roman" w:hAnsi="Times New Roman"/>
                <w:smallCaps w:val="0"/>
                <w:sz w:val="24"/>
              </w:rPr>
              <w:t>Frequency</w:t>
            </w:r>
          </w:p>
        </w:tc>
        <w:tc>
          <w:tcPr>
            <w:tcW w:w="990" w:type="dxa"/>
          </w:tcPr>
          <w:p w14:paraId="1D2CDF91" w14:textId="7C3BC5C5" w:rsidR="00235AFD" w:rsidRPr="000B369C" w:rsidRDefault="00235AFD" w:rsidP="00394BB3">
            <w:pPr>
              <w:pStyle w:val="textb"/>
              <w:spacing w:before="60" w:after="60"/>
              <w:jc w:val="center"/>
              <w:rPr>
                <w:rFonts w:ascii="Times New Roman" w:hAnsi="Times New Roman"/>
                <w:smallCaps w:val="0"/>
                <w:sz w:val="24"/>
              </w:rPr>
            </w:pPr>
            <w:r w:rsidRPr="000B369C">
              <w:rPr>
                <w:rFonts w:ascii="Times New Roman" w:hAnsi="Times New Roman"/>
                <w:smallCaps w:val="0"/>
                <w:sz w:val="24"/>
              </w:rPr>
              <w:t xml:space="preserve"># </w:t>
            </w:r>
            <w:r w:rsidR="00ED54FC" w:rsidRPr="000B369C">
              <w:rPr>
                <w:rFonts w:ascii="Times New Roman" w:hAnsi="Times New Roman"/>
                <w:smallCaps w:val="0"/>
                <w:sz w:val="24"/>
              </w:rPr>
              <w:t>Of</w:t>
            </w:r>
            <w:r w:rsidRPr="000B369C">
              <w:rPr>
                <w:rFonts w:ascii="Times New Roman" w:hAnsi="Times New Roman"/>
                <w:smallCaps w:val="0"/>
                <w:sz w:val="24"/>
              </w:rPr>
              <w:t xml:space="preserve"> Copies</w:t>
            </w:r>
          </w:p>
        </w:tc>
        <w:tc>
          <w:tcPr>
            <w:tcW w:w="2340" w:type="dxa"/>
          </w:tcPr>
          <w:p w14:paraId="5D897BDD" w14:textId="77777777" w:rsidR="00235AFD" w:rsidRPr="000B369C" w:rsidRDefault="00235AFD" w:rsidP="00394BB3">
            <w:pPr>
              <w:pStyle w:val="textb"/>
              <w:spacing w:before="60" w:after="60"/>
              <w:jc w:val="center"/>
              <w:rPr>
                <w:rFonts w:ascii="Times New Roman" w:hAnsi="Times New Roman"/>
                <w:smallCaps w:val="0"/>
                <w:sz w:val="24"/>
              </w:rPr>
            </w:pPr>
            <w:r w:rsidRPr="000B369C">
              <w:rPr>
                <w:rFonts w:ascii="Times New Roman" w:hAnsi="Times New Roman"/>
                <w:smallCaps w:val="0"/>
                <w:sz w:val="24"/>
              </w:rPr>
              <w:t>Medium/Format</w:t>
            </w:r>
          </w:p>
        </w:tc>
        <w:tc>
          <w:tcPr>
            <w:tcW w:w="1391" w:type="dxa"/>
          </w:tcPr>
          <w:p w14:paraId="7E61C458" w14:textId="77777777" w:rsidR="00235AFD" w:rsidRPr="000B369C" w:rsidRDefault="00235AFD" w:rsidP="00394BB3">
            <w:pPr>
              <w:pStyle w:val="textb"/>
              <w:spacing w:before="60" w:after="60"/>
              <w:jc w:val="center"/>
              <w:rPr>
                <w:rFonts w:ascii="Times New Roman" w:hAnsi="Times New Roman"/>
                <w:smallCaps w:val="0"/>
                <w:sz w:val="24"/>
              </w:rPr>
            </w:pPr>
            <w:r w:rsidRPr="000B369C">
              <w:rPr>
                <w:rFonts w:ascii="Times New Roman" w:hAnsi="Times New Roman"/>
                <w:smallCaps w:val="0"/>
                <w:sz w:val="24"/>
              </w:rPr>
              <w:t>Submit To</w:t>
            </w:r>
          </w:p>
        </w:tc>
      </w:tr>
      <w:tr w:rsidR="000B369C" w:rsidRPr="000B369C" w14:paraId="6E1570CE" w14:textId="77777777" w:rsidTr="004B57BA">
        <w:tc>
          <w:tcPr>
            <w:tcW w:w="2335" w:type="dxa"/>
          </w:tcPr>
          <w:p w14:paraId="4798EBCD" w14:textId="04262126" w:rsidR="005C723E" w:rsidRPr="000B369C" w:rsidRDefault="005C723E" w:rsidP="005C723E">
            <w:pPr>
              <w:rPr>
                <w:rFonts w:ascii="Times New Roman" w:hAnsi="Times New Roman"/>
                <w:bCs/>
                <w:smallCaps/>
                <w:sz w:val="24"/>
              </w:rPr>
            </w:pPr>
            <w:r w:rsidRPr="000B369C">
              <w:rPr>
                <w:rFonts w:ascii="Times New Roman" w:hAnsi="Times New Roman"/>
                <w:b/>
                <w:sz w:val="24"/>
              </w:rPr>
              <w:t>PRS # 1, 5. 1. 2. Tasks:</w:t>
            </w:r>
            <w:r w:rsidRPr="000B369C">
              <w:rPr>
                <w:rFonts w:ascii="Times New Roman" w:hAnsi="Times New Roman"/>
                <w:bCs/>
                <w:sz w:val="24"/>
              </w:rPr>
              <w:t xml:space="preserve"> Task 1 - Initial Project Meeting</w:t>
            </w:r>
          </w:p>
        </w:tc>
        <w:tc>
          <w:tcPr>
            <w:tcW w:w="2520" w:type="dxa"/>
          </w:tcPr>
          <w:p w14:paraId="509AF249" w14:textId="5693072A" w:rsidR="005C723E" w:rsidRPr="000B369C" w:rsidRDefault="005C723E" w:rsidP="005C723E">
            <w:pPr>
              <w:rPr>
                <w:rFonts w:ascii="Times New Roman" w:hAnsi="Times New Roman"/>
                <w:bCs/>
                <w:sz w:val="24"/>
              </w:rPr>
            </w:pPr>
            <w:r w:rsidRPr="000B369C">
              <w:rPr>
                <w:rFonts w:ascii="Times New Roman" w:hAnsi="Times New Roman"/>
                <w:bCs/>
                <w:sz w:val="24"/>
              </w:rPr>
              <w:t>Once – Two weeks after initial project meeting</w:t>
            </w:r>
          </w:p>
        </w:tc>
        <w:tc>
          <w:tcPr>
            <w:tcW w:w="990" w:type="dxa"/>
          </w:tcPr>
          <w:p w14:paraId="634DBA0D" w14:textId="5E0A1058"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TBD</w:t>
            </w:r>
          </w:p>
        </w:tc>
        <w:tc>
          <w:tcPr>
            <w:tcW w:w="2340" w:type="dxa"/>
          </w:tcPr>
          <w:p w14:paraId="3E4B2F27" w14:textId="77777777" w:rsidR="004B57BA" w:rsidRDefault="004B57BA" w:rsidP="005C723E">
            <w:pPr>
              <w:pStyle w:val="textb"/>
              <w:spacing w:before="120" w:after="0"/>
              <w:rPr>
                <w:rFonts w:ascii="Times New Roman" w:hAnsi="Times New Roman"/>
                <w:b w:val="0"/>
                <w:bCs/>
                <w:smallCaps w:val="0"/>
                <w:sz w:val="24"/>
              </w:rPr>
            </w:pPr>
            <w:r>
              <w:rPr>
                <w:rFonts w:ascii="Times New Roman" w:hAnsi="Times New Roman"/>
                <w:b w:val="0"/>
                <w:bCs/>
                <w:smallCaps w:val="0"/>
                <w:sz w:val="24"/>
              </w:rPr>
              <w:t xml:space="preserve">Electronic </w:t>
            </w:r>
          </w:p>
          <w:p w14:paraId="37E77544" w14:textId="332395F6" w:rsidR="005C723E" w:rsidRPr="000B369C" w:rsidRDefault="004B57BA" w:rsidP="005C723E">
            <w:pPr>
              <w:pStyle w:val="textb"/>
              <w:spacing w:before="120" w:after="0"/>
              <w:rPr>
                <w:rFonts w:ascii="Times New Roman" w:hAnsi="Times New Roman"/>
                <w:b w:val="0"/>
                <w:bCs/>
                <w:smallCaps w:val="0"/>
                <w:sz w:val="24"/>
              </w:rPr>
            </w:pPr>
            <w:r>
              <w:rPr>
                <w:rFonts w:ascii="Times New Roman" w:hAnsi="Times New Roman"/>
                <w:b w:val="0"/>
                <w:bCs/>
                <w:smallCaps w:val="0"/>
                <w:sz w:val="24"/>
              </w:rPr>
              <w:t>(MS/Word/PDF)</w:t>
            </w:r>
          </w:p>
        </w:tc>
        <w:tc>
          <w:tcPr>
            <w:tcW w:w="1391" w:type="dxa"/>
          </w:tcPr>
          <w:p w14:paraId="458A84CC" w14:textId="6A1D64EA"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Submit to EBSA SME</w:t>
            </w:r>
          </w:p>
        </w:tc>
      </w:tr>
      <w:tr w:rsidR="000B369C" w:rsidRPr="000B369C" w14:paraId="7AFB9118" w14:textId="77777777" w:rsidTr="004B57BA">
        <w:tc>
          <w:tcPr>
            <w:tcW w:w="2335" w:type="dxa"/>
          </w:tcPr>
          <w:p w14:paraId="479581DA" w14:textId="16A7D618" w:rsidR="005C723E" w:rsidRPr="000B369C" w:rsidRDefault="005C723E" w:rsidP="005C723E">
            <w:pPr>
              <w:rPr>
                <w:rFonts w:ascii="Times New Roman" w:hAnsi="Times New Roman"/>
                <w:bCs/>
                <w:sz w:val="24"/>
              </w:rPr>
            </w:pPr>
            <w:r w:rsidRPr="000B369C">
              <w:rPr>
                <w:rFonts w:ascii="Times New Roman" w:hAnsi="Times New Roman"/>
                <w:b/>
                <w:sz w:val="24"/>
              </w:rPr>
              <w:t>PRS # 2, 5.1.2. Tasks:</w:t>
            </w:r>
            <w:r w:rsidRPr="000B369C">
              <w:rPr>
                <w:rFonts w:ascii="Times New Roman" w:hAnsi="Times New Roman"/>
                <w:bCs/>
                <w:sz w:val="24"/>
              </w:rPr>
              <w:t xml:space="preserve"> Task 2 - Subscription Access (Database Access)</w:t>
            </w:r>
          </w:p>
        </w:tc>
        <w:tc>
          <w:tcPr>
            <w:tcW w:w="2520" w:type="dxa"/>
          </w:tcPr>
          <w:p w14:paraId="6186ABD3" w14:textId="095B2B70" w:rsidR="005C723E" w:rsidRPr="000B369C" w:rsidRDefault="005C723E" w:rsidP="005C723E">
            <w:pPr>
              <w:rPr>
                <w:rFonts w:ascii="Times New Roman" w:hAnsi="Times New Roman"/>
                <w:bCs/>
                <w:sz w:val="24"/>
              </w:rPr>
            </w:pPr>
            <w:r w:rsidRPr="000B369C">
              <w:rPr>
                <w:rFonts w:ascii="Times New Roman" w:hAnsi="Times New Roman"/>
                <w:bCs/>
                <w:sz w:val="24"/>
              </w:rPr>
              <w:t>Within 10 days after the contract award, and as needed</w:t>
            </w:r>
          </w:p>
          <w:p w14:paraId="067AA821" w14:textId="77777777" w:rsidR="005C723E" w:rsidRPr="000B369C" w:rsidRDefault="005C723E" w:rsidP="005C723E">
            <w:pPr>
              <w:rPr>
                <w:rFonts w:ascii="Times New Roman" w:hAnsi="Times New Roman"/>
                <w:bCs/>
                <w:sz w:val="24"/>
              </w:rPr>
            </w:pPr>
            <w:r w:rsidRPr="000B369C">
              <w:rPr>
                <w:rFonts w:ascii="Times New Roman" w:hAnsi="Times New Roman"/>
                <w:bCs/>
                <w:sz w:val="24"/>
              </w:rPr>
              <w:t>throughout contract</w:t>
            </w:r>
          </w:p>
          <w:p w14:paraId="4DA35B24" w14:textId="2A90B1BD" w:rsidR="005C723E" w:rsidRPr="000B369C" w:rsidRDefault="005C723E" w:rsidP="005C723E">
            <w:pPr>
              <w:rPr>
                <w:rFonts w:ascii="Times New Roman" w:hAnsi="Times New Roman"/>
                <w:bCs/>
                <w:sz w:val="24"/>
              </w:rPr>
            </w:pPr>
            <w:r w:rsidRPr="000B369C">
              <w:rPr>
                <w:rFonts w:ascii="Times New Roman" w:hAnsi="Times New Roman"/>
                <w:bCs/>
                <w:sz w:val="24"/>
              </w:rPr>
              <w:t>performance</w:t>
            </w:r>
          </w:p>
        </w:tc>
        <w:tc>
          <w:tcPr>
            <w:tcW w:w="990" w:type="dxa"/>
          </w:tcPr>
          <w:p w14:paraId="0EEC50D8" w14:textId="62BAFD90"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TBD</w:t>
            </w:r>
          </w:p>
        </w:tc>
        <w:tc>
          <w:tcPr>
            <w:tcW w:w="2340" w:type="dxa"/>
          </w:tcPr>
          <w:p w14:paraId="246AD8B5" w14:textId="77777777" w:rsidR="004B57BA"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 xml:space="preserve">Electronic </w:t>
            </w:r>
          </w:p>
          <w:p w14:paraId="1AE61D00" w14:textId="32084AC8" w:rsidR="005C723E" w:rsidRPr="000B369C"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(MS/Word/PDF)</w:t>
            </w:r>
          </w:p>
        </w:tc>
        <w:tc>
          <w:tcPr>
            <w:tcW w:w="1391" w:type="dxa"/>
          </w:tcPr>
          <w:p w14:paraId="08F35B20" w14:textId="73DD8746"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Submit to EBSA SME</w:t>
            </w:r>
          </w:p>
        </w:tc>
      </w:tr>
      <w:tr w:rsidR="000B369C" w:rsidRPr="000B369C" w14:paraId="65DABDB3" w14:textId="77777777" w:rsidTr="004B57BA">
        <w:tc>
          <w:tcPr>
            <w:tcW w:w="2335" w:type="dxa"/>
          </w:tcPr>
          <w:p w14:paraId="1FFA47F2" w14:textId="5AAA88FD" w:rsidR="005C723E" w:rsidRPr="000B369C" w:rsidRDefault="005C723E" w:rsidP="005C723E">
            <w:pPr>
              <w:rPr>
                <w:rFonts w:ascii="Times New Roman" w:hAnsi="Times New Roman"/>
                <w:bCs/>
                <w:smallCaps/>
                <w:sz w:val="24"/>
              </w:rPr>
            </w:pPr>
            <w:r w:rsidRPr="000B369C">
              <w:rPr>
                <w:rFonts w:ascii="Times New Roman" w:hAnsi="Times New Roman"/>
                <w:b/>
                <w:sz w:val="24"/>
              </w:rPr>
              <w:t>PRS # 3, 5.1.2. Tasks:</w:t>
            </w:r>
            <w:r w:rsidRPr="000B369C">
              <w:rPr>
                <w:rFonts w:ascii="Times New Roman" w:hAnsi="Times New Roman"/>
                <w:bCs/>
                <w:sz w:val="24"/>
              </w:rPr>
              <w:t xml:space="preserve"> Task 3 - Super-User, Standard User Access</w:t>
            </w:r>
          </w:p>
        </w:tc>
        <w:tc>
          <w:tcPr>
            <w:tcW w:w="2520" w:type="dxa"/>
          </w:tcPr>
          <w:p w14:paraId="0BFF5889" w14:textId="5D1F4CCB" w:rsidR="005C723E" w:rsidRPr="000B369C" w:rsidRDefault="005C723E" w:rsidP="005C723E">
            <w:pPr>
              <w:rPr>
                <w:rFonts w:ascii="Times New Roman" w:hAnsi="Times New Roman"/>
                <w:bCs/>
                <w:sz w:val="24"/>
              </w:rPr>
            </w:pPr>
            <w:r w:rsidRPr="000B369C">
              <w:rPr>
                <w:rFonts w:ascii="Times New Roman" w:hAnsi="Times New Roman"/>
                <w:bCs/>
                <w:sz w:val="24"/>
              </w:rPr>
              <w:t>Within 10 days after the contract award, and</w:t>
            </w:r>
          </w:p>
          <w:p w14:paraId="5DF42E13" w14:textId="77777777" w:rsidR="005C723E" w:rsidRPr="000B369C" w:rsidRDefault="005C723E" w:rsidP="005C723E">
            <w:pPr>
              <w:rPr>
                <w:rFonts w:ascii="Times New Roman" w:hAnsi="Times New Roman"/>
                <w:bCs/>
                <w:sz w:val="24"/>
              </w:rPr>
            </w:pPr>
            <w:r w:rsidRPr="000B369C">
              <w:rPr>
                <w:rFonts w:ascii="Times New Roman" w:hAnsi="Times New Roman"/>
                <w:bCs/>
                <w:sz w:val="24"/>
              </w:rPr>
              <w:t>quarterly</w:t>
            </w:r>
          </w:p>
          <w:p w14:paraId="7B98727B" w14:textId="77777777" w:rsidR="005C723E" w:rsidRPr="000B369C" w:rsidRDefault="005C723E" w:rsidP="005C723E">
            <w:pPr>
              <w:rPr>
                <w:rFonts w:ascii="Times New Roman" w:hAnsi="Times New Roman"/>
                <w:bCs/>
                <w:sz w:val="24"/>
              </w:rPr>
            </w:pPr>
            <w:r w:rsidRPr="000B369C">
              <w:rPr>
                <w:rFonts w:ascii="Times New Roman" w:hAnsi="Times New Roman"/>
                <w:bCs/>
                <w:sz w:val="24"/>
              </w:rPr>
              <w:t>throughout contract</w:t>
            </w:r>
          </w:p>
          <w:p w14:paraId="5FA6DD10" w14:textId="226CC1E3" w:rsidR="005C723E" w:rsidRPr="000B369C" w:rsidRDefault="005C723E" w:rsidP="005C723E">
            <w:pPr>
              <w:rPr>
                <w:rFonts w:ascii="Times New Roman" w:hAnsi="Times New Roman"/>
                <w:bCs/>
                <w:sz w:val="24"/>
              </w:rPr>
            </w:pPr>
            <w:r w:rsidRPr="000B369C">
              <w:rPr>
                <w:rFonts w:ascii="Times New Roman" w:hAnsi="Times New Roman"/>
                <w:bCs/>
                <w:sz w:val="24"/>
              </w:rPr>
              <w:t>performance</w:t>
            </w:r>
          </w:p>
        </w:tc>
        <w:tc>
          <w:tcPr>
            <w:tcW w:w="990" w:type="dxa"/>
          </w:tcPr>
          <w:p w14:paraId="1F7B99F6" w14:textId="431FA514"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TBD</w:t>
            </w:r>
          </w:p>
        </w:tc>
        <w:tc>
          <w:tcPr>
            <w:tcW w:w="2340" w:type="dxa"/>
          </w:tcPr>
          <w:p w14:paraId="2FA71647" w14:textId="77777777" w:rsidR="004B57BA"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 xml:space="preserve">Electronic </w:t>
            </w:r>
          </w:p>
          <w:p w14:paraId="63CE4277" w14:textId="380E690D" w:rsidR="005C723E" w:rsidRPr="000B369C"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(MS/Word/PDF)</w:t>
            </w:r>
          </w:p>
        </w:tc>
        <w:tc>
          <w:tcPr>
            <w:tcW w:w="1391" w:type="dxa"/>
          </w:tcPr>
          <w:p w14:paraId="7AD8AFBC" w14:textId="149B7886"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Submit to EBSA SME</w:t>
            </w:r>
          </w:p>
        </w:tc>
      </w:tr>
      <w:tr w:rsidR="000B369C" w:rsidRPr="000B369C" w14:paraId="65B720C4" w14:textId="77777777" w:rsidTr="004B57BA">
        <w:tc>
          <w:tcPr>
            <w:tcW w:w="2335" w:type="dxa"/>
          </w:tcPr>
          <w:p w14:paraId="5330DCE5" w14:textId="345AC7F9" w:rsidR="005C723E" w:rsidRPr="000B369C" w:rsidRDefault="005C723E" w:rsidP="005C723E">
            <w:pPr>
              <w:rPr>
                <w:rFonts w:ascii="Times New Roman" w:hAnsi="Times New Roman"/>
                <w:bCs/>
                <w:sz w:val="24"/>
              </w:rPr>
            </w:pPr>
            <w:r w:rsidRPr="000B369C">
              <w:rPr>
                <w:rFonts w:ascii="Times New Roman" w:hAnsi="Times New Roman"/>
                <w:b/>
                <w:sz w:val="24"/>
              </w:rPr>
              <w:t>PRS # 4, 5.1.2 Tasks:</w:t>
            </w:r>
            <w:r w:rsidRPr="000B369C">
              <w:rPr>
                <w:rFonts w:ascii="Times New Roman" w:hAnsi="Times New Roman"/>
                <w:bCs/>
                <w:sz w:val="24"/>
              </w:rPr>
              <w:t xml:space="preserve"> Task 5 – Training</w:t>
            </w:r>
          </w:p>
        </w:tc>
        <w:tc>
          <w:tcPr>
            <w:tcW w:w="2520" w:type="dxa"/>
          </w:tcPr>
          <w:p w14:paraId="14972E43" w14:textId="4156D5D7" w:rsidR="005C723E" w:rsidRPr="000B369C" w:rsidRDefault="005C723E" w:rsidP="005C723E">
            <w:pPr>
              <w:rPr>
                <w:rFonts w:ascii="Times New Roman" w:hAnsi="Times New Roman"/>
                <w:bCs/>
                <w:sz w:val="24"/>
              </w:rPr>
            </w:pPr>
            <w:r w:rsidRPr="000B369C">
              <w:rPr>
                <w:rFonts w:ascii="Times New Roman" w:hAnsi="Times New Roman"/>
                <w:bCs/>
                <w:sz w:val="24"/>
              </w:rPr>
              <w:t>Within 45 days after contract award; semi- annually thereafter</w:t>
            </w:r>
          </w:p>
        </w:tc>
        <w:tc>
          <w:tcPr>
            <w:tcW w:w="990" w:type="dxa"/>
          </w:tcPr>
          <w:p w14:paraId="06D6777E" w14:textId="04DCDCE1"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TBD</w:t>
            </w:r>
          </w:p>
        </w:tc>
        <w:tc>
          <w:tcPr>
            <w:tcW w:w="2340" w:type="dxa"/>
          </w:tcPr>
          <w:p w14:paraId="00C094C4" w14:textId="77777777" w:rsidR="004B57BA"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 xml:space="preserve">Electronic </w:t>
            </w:r>
          </w:p>
          <w:p w14:paraId="6CB2C442" w14:textId="7717CAD6" w:rsidR="005C723E" w:rsidRPr="000B369C"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(MS/Word/PDF)</w:t>
            </w:r>
          </w:p>
        </w:tc>
        <w:tc>
          <w:tcPr>
            <w:tcW w:w="1391" w:type="dxa"/>
          </w:tcPr>
          <w:p w14:paraId="21200D9E" w14:textId="2B6B7C54"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Submit to EBSA SME</w:t>
            </w:r>
          </w:p>
        </w:tc>
      </w:tr>
      <w:tr w:rsidR="000B369C" w:rsidRPr="000B369C" w14:paraId="7C404148" w14:textId="77777777" w:rsidTr="004B57BA">
        <w:tc>
          <w:tcPr>
            <w:tcW w:w="2335" w:type="dxa"/>
          </w:tcPr>
          <w:p w14:paraId="0C8F9D56" w14:textId="4A2CE3A5" w:rsidR="005C723E" w:rsidRPr="000B369C" w:rsidRDefault="005C723E" w:rsidP="005C723E">
            <w:pPr>
              <w:rPr>
                <w:rFonts w:ascii="Times New Roman" w:hAnsi="Times New Roman"/>
                <w:bCs/>
                <w:sz w:val="24"/>
              </w:rPr>
            </w:pPr>
            <w:r w:rsidRPr="000B369C">
              <w:rPr>
                <w:rFonts w:ascii="Times New Roman" w:hAnsi="Times New Roman"/>
                <w:b/>
                <w:sz w:val="24"/>
              </w:rPr>
              <w:t>PRS # 5, 5.1.2 Tasks:</w:t>
            </w:r>
            <w:r w:rsidRPr="000B369C">
              <w:rPr>
                <w:rFonts w:ascii="Times New Roman" w:hAnsi="Times New Roman"/>
                <w:bCs/>
                <w:sz w:val="24"/>
              </w:rPr>
              <w:t xml:space="preserve"> Task 6 – Technical Support</w:t>
            </w:r>
          </w:p>
        </w:tc>
        <w:tc>
          <w:tcPr>
            <w:tcW w:w="2520" w:type="dxa"/>
          </w:tcPr>
          <w:p w14:paraId="7C9391C7" w14:textId="3B5671AC" w:rsidR="005C723E" w:rsidRPr="000B369C" w:rsidRDefault="005C723E" w:rsidP="005C723E">
            <w:pPr>
              <w:rPr>
                <w:rFonts w:ascii="Times New Roman" w:hAnsi="Times New Roman"/>
                <w:bCs/>
                <w:sz w:val="24"/>
              </w:rPr>
            </w:pPr>
            <w:r w:rsidRPr="000B369C">
              <w:rPr>
                <w:rFonts w:ascii="Times New Roman" w:hAnsi="Times New Roman"/>
                <w:bCs/>
                <w:sz w:val="24"/>
              </w:rPr>
              <w:t>Upon request, as agreed upon</w:t>
            </w:r>
          </w:p>
        </w:tc>
        <w:tc>
          <w:tcPr>
            <w:tcW w:w="990" w:type="dxa"/>
          </w:tcPr>
          <w:p w14:paraId="444C7F92" w14:textId="3FFE691D"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TBD</w:t>
            </w:r>
          </w:p>
        </w:tc>
        <w:tc>
          <w:tcPr>
            <w:tcW w:w="2340" w:type="dxa"/>
          </w:tcPr>
          <w:p w14:paraId="61ED55A8" w14:textId="77777777" w:rsidR="004B57BA"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 xml:space="preserve">Electronic </w:t>
            </w:r>
          </w:p>
          <w:p w14:paraId="45C6DCAE" w14:textId="68FC016B" w:rsidR="005C723E" w:rsidRPr="000B369C"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(MS/Word/PDF)</w:t>
            </w:r>
          </w:p>
        </w:tc>
        <w:tc>
          <w:tcPr>
            <w:tcW w:w="1391" w:type="dxa"/>
          </w:tcPr>
          <w:p w14:paraId="790CD47A" w14:textId="558D7F93"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Submit to EBSA SME</w:t>
            </w:r>
          </w:p>
        </w:tc>
      </w:tr>
      <w:tr w:rsidR="000B369C" w:rsidRPr="000B369C" w14:paraId="301374AF" w14:textId="77777777" w:rsidTr="004B57BA">
        <w:tc>
          <w:tcPr>
            <w:tcW w:w="2335" w:type="dxa"/>
          </w:tcPr>
          <w:p w14:paraId="46C3E470" w14:textId="28D7302A" w:rsidR="005C723E" w:rsidRPr="000B369C" w:rsidRDefault="005C723E" w:rsidP="005C723E">
            <w:pPr>
              <w:rPr>
                <w:rFonts w:ascii="Times New Roman" w:hAnsi="Times New Roman"/>
                <w:bCs/>
                <w:sz w:val="24"/>
              </w:rPr>
            </w:pPr>
            <w:r w:rsidRPr="000B369C">
              <w:rPr>
                <w:rFonts w:ascii="Times New Roman" w:hAnsi="Times New Roman"/>
                <w:b/>
                <w:sz w:val="24"/>
              </w:rPr>
              <w:t>PRS # 6, 5.1.2 Tasks</w:t>
            </w:r>
            <w:r w:rsidRPr="000B369C">
              <w:rPr>
                <w:rFonts w:ascii="Times New Roman" w:hAnsi="Times New Roman"/>
                <w:bCs/>
                <w:sz w:val="24"/>
              </w:rPr>
              <w:t>: Task 7 – Subscription Updates</w:t>
            </w:r>
          </w:p>
        </w:tc>
        <w:tc>
          <w:tcPr>
            <w:tcW w:w="2520" w:type="dxa"/>
          </w:tcPr>
          <w:p w14:paraId="641F7EFE" w14:textId="4CE67A60" w:rsidR="005C723E" w:rsidRPr="000B369C" w:rsidRDefault="005C723E" w:rsidP="005C723E">
            <w:pPr>
              <w:rPr>
                <w:rFonts w:ascii="Times New Roman" w:hAnsi="Times New Roman"/>
                <w:bCs/>
                <w:sz w:val="24"/>
              </w:rPr>
            </w:pPr>
            <w:r w:rsidRPr="000B369C">
              <w:rPr>
                <w:rFonts w:ascii="Times New Roman" w:hAnsi="Times New Roman"/>
                <w:bCs/>
                <w:sz w:val="24"/>
              </w:rPr>
              <w:t>Upon completion of update</w:t>
            </w:r>
          </w:p>
        </w:tc>
        <w:tc>
          <w:tcPr>
            <w:tcW w:w="990" w:type="dxa"/>
          </w:tcPr>
          <w:p w14:paraId="2757BC1A" w14:textId="6D6176ED"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TBD</w:t>
            </w:r>
          </w:p>
        </w:tc>
        <w:tc>
          <w:tcPr>
            <w:tcW w:w="2340" w:type="dxa"/>
          </w:tcPr>
          <w:p w14:paraId="24973B96" w14:textId="77777777" w:rsidR="004B57BA"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 xml:space="preserve">Electronic </w:t>
            </w:r>
          </w:p>
          <w:p w14:paraId="6BD80583" w14:textId="58D5AAAE" w:rsidR="005C723E" w:rsidRPr="000B369C"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(MS/Word/PDF)</w:t>
            </w:r>
          </w:p>
        </w:tc>
        <w:tc>
          <w:tcPr>
            <w:tcW w:w="1391" w:type="dxa"/>
          </w:tcPr>
          <w:p w14:paraId="59586B26" w14:textId="30641B2C"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Submit to EBSA SME</w:t>
            </w:r>
          </w:p>
        </w:tc>
      </w:tr>
      <w:tr w:rsidR="000B369C" w:rsidRPr="000B369C" w14:paraId="10A9CF70" w14:textId="77777777" w:rsidTr="004B57BA">
        <w:tc>
          <w:tcPr>
            <w:tcW w:w="2335" w:type="dxa"/>
          </w:tcPr>
          <w:p w14:paraId="6686D126" w14:textId="625F8C08" w:rsidR="005C723E" w:rsidRPr="000B369C" w:rsidRDefault="005C723E" w:rsidP="005C723E">
            <w:pPr>
              <w:rPr>
                <w:rFonts w:ascii="Times New Roman" w:hAnsi="Times New Roman"/>
                <w:bCs/>
                <w:sz w:val="24"/>
              </w:rPr>
            </w:pPr>
            <w:r w:rsidRPr="000B369C">
              <w:rPr>
                <w:rFonts w:ascii="Times New Roman" w:hAnsi="Times New Roman"/>
                <w:b/>
                <w:sz w:val="24"/>
              </w:rPr>
              <w:t>PRS # 7, 5.1.2 Tasks:</w:t>
            </w:r>
            <w:r w:rsidRPr="000B369C">
              <w:rPr>
                <w:rFonts w:ascii="Times New Roman" w:hAnsi="Times New Roman"/>
                <w:bCs/>
                <w:sz w:val="24"/>
              </w:rPr>
              <w:t xml:space="preserve"> Task 8 - Custom Analyses</w:t>
            </w:r>
          </w:p>
        </w:tc>
        <w:tc>
          <w:tcPr>
            <w:tcW w:w="2520" w:type="dxa"/>
          </w:tcPr>
          <w:p w14:paraId="5D128335" w14:textId="40F190BD" w:rsidR="005C723E" w:rsidRPr="000B369C" w:rsidRDefault="005C723E" w:rsidP="005C723E">
            <w:pPr>
              <w:rPr>
                <w:rFonts w:ascii="Times New Roman" w:hAnsi="Times New Roman"/>
                <w:bCs/>
                <w:sz w:val="24"/>
              </w:rPr>
            </w:pPr>
            <w:r w:rsidRPr="000B369C">
              <w:rPr>
                <w:rFonts w:ascii="Times New Roman" w:hAnsi="Times New Roman"/>
                <w:bCs/>
                <w:sz w:val="24"/>
              </w:rPr>
              <w:t>Upon request, as agreed upon</w:t>
            </w:r>
          </w:p>
        </w:tc>
        <w:tc>
          <w:tcPr>
            <w:tcW w:w="990" w:type="dxa"/>
          </w:tcPr>
          <w:p w14:paraId="2A407161" w14:textId="2360DD08"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TBD</w:t>
            </w:r>
          </w:p>
        </w:tc>
        <w:tc>
          <w:tcPr>
            <w:tcW w:w="2340" w:type="dxa"/>
          </w:tcPr>
          <w:p w14:paraId="10E638BC" w14:textId="77777777" w:rsidR="004B57BA"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 xml:space="preserve">Electronic </w:t>
            </w:r>
          </w:p>
          <w:p w14:paraId="054A6A03" w14:textId="6B1B32AD" w:rsidR="005C723E" w:rsidRPr="000B369C"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(MS/Word/PDF)</w:t>
            </w:r>
          </w:p>
        </w:tc>
        <w:tc>
          <w:tcPr>
            <w:tcW w:w="1391" w:type="dxa"/>
          </w:tcPr>
          <w:p w14:paraId="12D1AB6A" w14:textId="0B7328A0"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Submit to EBSA SME</w:t>
            </w:r>
          </w:p>
        </w:tc>
      </w:tr>
      <w:tr w:rsidR="004B57BA" w:rsidRPr="000B369C" w14:paraId="31DE50C5" w14:textId="77777777" w:rsidTr="004B57BA">
        <w:tc>
          <w:tcPr>
            <w:tcW w:w="2335" w:type="dxa"/>
          </w:tcPr>
          <w:p w14:paraId="3DFB6B61" w14:textId="068BECE8" w:rsidR="005C723E" w:rsidRPr="000B369C" w:rsidRDefault="005C723E" w:rsidP="005C723E">
            <w:pPr>
              <w:rPr>
                <w:rFonts w:ascii="Times New Roman" w:hAnsi="Times New Roman"/>
                <w:bCs/>
                <w:sz w:val="24"/>
              </w:rPr>
            </w:pPr>
            <w:r w:rsidRPr="000B369C">
              <w:rPr>
                <w:rFonts w:ascii="Times New Roman" w:hAnsi="Times New Roman"/>
                <w:b/>
                <w:sz w:val="24"/>
              </w:rPr>
              <w:t>PRS # 8, 5.1.2 Tasks:</w:t>
            </w:r>
            <w:r w:rsidRPr="000B369C">
              <w:rPr>
                <w:rFonts w:ascii="Times New Roman" w:hAnsi="Times New Roman"/>
                <w:bCs/>
                <w:sz w:val="24"/>
              </w:rPr>
              <w:t xml:space="preserve"> Task 9 – Monthly Reports</w:t>
            </w:r>
          </w:p>
        </w:tc>
        <w:tc>
          <w:tcPr>
            <w:tcW w:w="2520" w:type="dxa"/>
          </w:tcPr>
          <w:p w14:paraId="71533BEE" w14:textId="0E4A70AA" w:rsidR="005C723E" w:rsidRPr="000B369C" w:rsidRDefault="005C723E" w:rsidP="005C723E">
            <w:pPr>
              <w:rPr>
                <w:rFonts w:ascii="Times New Roman" w:hAnsi="Times New Roman"/>
                <w:sz w:val="24"/>
              </w:rPr>
            </w:pPr>
            <w:r w:rsidRPr="000B369C">
              <w:rPr>
                <w:rFonts w:ascii="Times New Roman" w:hAnsi="Times New Roman"/>
                <w:bCs/>
                <w:sz w:val="24"/>
              </w:rPr>
              <w:t>Monthly by the 25th of each month</w:t>
            </w:r>
          </w:p>
        </w:tc>
        <w:tc>
          <w:tcPr>
            <w:tcW w:w="990" w:type="dxa"/>
          </w:tcPr>
          <w:p w14:paraId="212F158B" w14:textId="63033204"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TBD</w:t>
            </w:r>
          </w:p>
        </w:tc>
        <w:tc>
          <w:tcPr>
            <w:tcW w:w="2340" w:type="dxa"/>
          </w:tcPr>
          <w:p w14:paraId="5C68FED1" w14:textId="77777777" w:rsidR="004B57BA"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 xml:space="preserve">Electronic </w:t>
            </w:r>
          </w:p>
          <w:p w14:paraId="265A478B" w14:textId="430471C4" w:rsidR="005C723E" w:rsidRPr="000B369C" w:rsidRDefault="004B57BA" w:rsidP="004B57BA">
            <w:pPr>
              <w:pStyle w:val="textb"/>
              <w:spacing w:before="120" w:after="0"/>
              <w:rPr>
                <w:rFonts w:ascii="Times New Roman" w:hAnsi="Times New Roman"/>
                <w:b w:val="0"/>
                <w:bCs/>
                <w:smallCaps w:val="0"/>
                <w:sz w:val="24"/>
              </w:rPr>
            </w:pPr>
            <w:r>
              <w:rPr>
                <w:rFonts w:ascii="Times New Roman" w:hAnsi="Times New Roman"/>
                <w:b w:val="0"/>
                <w:bCs/>
                <w:smallCaps w:val="0"/>
                <w:sz w:val="24"/>
              </w:rPr>
              <w:t>(MS/Word/PDF)</w:t>
            </w:r>
          </w:p>
        </w:tc>
        <w:tc>
          <w:tcPr>
            <w:tcW w:w="1391" w:type="dxa"/>
          </w:tcPr>
          <w:p w14:paraId="7077755C" w14:textId="5BEA3A18" w:rsidR="005C723E" w:rsidRPr="000B369C" w:rsidRDefault="005C723E" w:rsidP="005C723E">
            <w:pPr>
              <w:pStyle w:val="textb"/>
              <w:spacing w:before="120" w:after="0"/>
              <w:rPr>
                <w:rFonts w:ascii="Times New Roman" w:hAnsi="Times New Roman"/>
                <w:b w:val="0"/>
                <w:bCs/>
                <w:smallCaps w:val="0"/>
                <w:sz w:val="24"/>
              </w:rPr>
            </w:pPr>
            <w:r w:rsidRPr="000B369C">
              <w:rPr>
                <w:rFonts w:ascii="Times New Roman" w:hAnsi="Times New Roman"/>
                <w:b w:val="0"/>
                <w:bCs/>
                <w:smallCaps w:val="0"/>
                <w:sz w:val="24"/>
              </w:rPr>
              <w:t>Submit to EBSA SME</w:t>
            </w:r>
          </w:p>
        </w:tc>
      </w:tr>
    </w:tbl>
    <w:p w14:paraId="13AC665B" w14:textId="77777777" w:rsidR="00235AFD" w:rsidRPr="000B369C" w:rsidRDefault="00235AFD" w:rsidP="00A21FCF">
      <w:pPr>
        <w:rPr>
          <w:rFonts w:ascii="Times New Roman" w:hAnsi="Times New Roman"/>
          <w:sz w:val="24"/>
        </w:rPr>
      </w:pPr>
    </w:p>
    <w:p w14:paraId="57DF5ADE" w14:textId="77777777" w:rsidR="00235AFD" w:rsidRPr="000B369C" w:rsidRDefault="00235A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rFonts w:ascii="Times New Roman" w:hAnsi="Times New Roman"/>
          <w:sz w:val="24"/>
        </w:rPr>
      </w:pPr>
    </w:p>
    <w:p w14:paraId="2EADDE20" w14:textId="03CE14B5" w:rsidR="00235AFD" w:rsidRPr="000B369C" w:rsidRDefault="00235AFD" w:rsidP="00FC75F1">
      <w:pPr>
        <w:pStyle w:val="Heading2"/>
        <w:numPr>
          <w:ilvl w:val="0"/>
          <w:numId w:val="0"/>
        </w:numPr>
        <w:ind w:left="360" w:hanging="360"/>
        <w:rPr>
          <w:rFonts w:ascii="Times New Roman" w:hAnsi="Times New Roman" w:cs="Times New Roman"/>
          <w:color w:val="auto"/>
          <w:sz w:val="24"/>
          <w:szCs w:val="24"/>
        </w:rPr>
      </w:pPr>
      <w:r w:rsidRPr="000B369C">
        <w:rPr>
          <w:rFonts w:ascii="Times New Roman" w:hAnsi="Times New Roman" w:cs="Times New Roman"/>
          <w:color w:val="auto"/>
          <w:sz w:val="24"/>
          <w:szCs w:val="24"/>
        </w:rPr>
        <w:br w:type="page"/>
      </w:r>
      <w:r w:rsidRPr="000B369C">
        <w:rPr>
          <w:rFonts w:ascii="Times New Roman" w:hAnsi="Times New Roman" w:cs="Times New Roman"/>
          <w:color w:val="auto"/>
          <w:sz w:val="24"/>
          <w:szCs w:val="24"/>
        </w:rPr>
        <w:lastRenderedPageBreak/>
        <w:t>T</w:t>
      </w:r>
      <w:r w:rsidR="00ED54FC" w:rsidRPr="000B369C">
        <w:rPr>
          <w:rFonts w:ascii="Times New Roman" w:hAnsi="Times New Roman" w:cs="Times New Roman"/>
          <w:color w:val="auto"/>
          <w:sz w:val="24"/>
          <w:szCs w:val="24"/>
        </w:rPr>
        <w:t>echnical</w:t>
      </w:r>
      <w:r w:rsidRPr="000B369C">
        <w:rPr>
          <w:rFonts w:ascii="Times New Roman" w:hAnsi="Times New Roman" w:cs="Times New Roman"/>
          <w:color w:val="auto"/>
          <w:sz w:val="24"/>
          <w:szCs w:val="24"/>
        </w:rPr>
        <w:t xml:space="preserve"> E</w:t>
      </w:r>
      <w:r w:rsidR="00ED54FC" w:rsidRPr="000B369C">
        <w:rPr>
          <w:rFonts w:ascii="Times New Roman" w:hAnsi="Times New Roman" w:cs="Times New Roman"/>
          <w:color w:val="auto"/>
          <w:sz w:val="24"/>
          <w:szCs w:val="24"/>
        </w:rPr>
        <w:t>xhibit</w:t>
      </w:r>
      <w:r w:rsidRPr="000B369C">
        <w:rPr>
          <w:rFonts w:ascii="Times New Roman" w:hAnsi="Times New Roman" w:cs="Times New Roman"/>
          <w:color w:val="auto"/>
          <w:sz w:val="24"/>
          <w:szCs w:val="24"/>
        </w:rPr>
        <w:t xml:space="preserve"> 3</w:t>
      </w:r>
    </w:p>
    <w:p w14:paraId="5F2F458B" w14:textId="77777777" w:rsidR="00CD4212" w:rsidRPr="000B369C" w:rsidRDefault="00CD4212" w:rsidP="00CD4212">
      <w:pPr>
        <w:rPr>
          <w:rFonts w:ascii="Times New Roman" w:hAnsi="Times New Roman"/>
          <w:sz w:val="24"/>
        </w:rPr>
      </w:pPr>
    </w:p>
    <w:p w14:paraId="338BD01F" w14:textId="5D8F8CCA" w:rsidR="00235AFD" w:rsidRPr="000B369C" w:rsidRDefault="00CD4212" w:rsidP="00AA1C66">
      <w:pPr>
        <w:pStyle w:val="Heading2"/>
        <w:numPr>
          <w:ilvl w:val="0"/>
          <w:numId w:val="0"/>
        </w:numPr>
        <w:ind w:left="360" w:hanging="360"/>
        <w:rPr>
          <w:rFonts w:ascii="Times New Roman" w:hAnsi="Times New Roman" w:cs="Times New Roman"/>
          <w:color w:val="auto"/>
          <w:sz w:val="24"/>
          <w:szCs w:val="24"/>
        </w:rPr>
      </w:pPr>
      <w:r w:rsidRPr="003D3DEE">
        <w:rPr>
          <w:rFonts w:ascii="Times New Roman" w:hAnsi="Times New Roman" w:cs="Times New Roman"/>
          <w:color w:val="auto"/>
          <w:sz w:val="24"/>
          <w:szCs w:val="24"/>
        </w:rPr>
        <w:t>Estimated Workload Data</w:t>
      </w:r>
    </w:p>
    <w:p w14:paraId="15BBFAF3" w14:textId="77777777" w:rsidR="00AB6C52" w:rsidRPr="000B369C" w:rsidRDefault="00AB6C52" w:rsidP="00CD4212">
      <w:pPr>
        <w:rPr>
          <w:rFonts w:ascii="Times New Roman" w:hAnsi="Times New Roman"/>
          <w:sz w:val="24"/>
        </w:rPr>
      </w:pPr>
    </w:p>
    <w:tbl>
      <w:tblPr>
        <w:tblStyle w:val="TableGrid"/>
        <w:tblW w:w="8740" w:type="dxa"/>
        <w:tblLayout w:type="fixed"/>
        <w:tblLook w:val="00A0" w:firstRow="1" w:lastRow="0" w:firstColumn="1" w:lastColumn="0" w:noHBand="0" w:noVBand="0"/>
      </w:tblPr>
      <w:tblGrid>
        <w:gridCol w:w="1080"/>
        <w:gridCol w:w="4926"/>
        <w:gridCol w:w="2734"/>
      </w:tblGrid>
      <w:tr w:rsidR="000B369C" w:rsidRPr="000B369C" w14:paraId="5329B84F" w14:textId="77777777" w:rsidTr="00FC75F1">
        <w:trPr>
          <w:trHeight w:val="480"/>
        </w:trPr>
        <w:tc>
          <w:tcPr>
            <w:tcW w:w="1080" w:type="dxa"/>
          </w:tcPr>
          <w:p w14:paraId="240B55B4" w14:textId="77777777" w:rsidR="00235AFD" w:rsidRPr="000B369C" w:rsidRDefault="00235AFD" w:rsidP="00003CD2">
            <w:pPr>
              <w:pStyle w:val="textb"/>
              <w:spacing w:before="60" w:after="60"/>
              <w:jc w:val="center"/>
              <w:rPr>
                <w:rFonts w:ascii="Times New Roman" w:hAnsi="Times New Roman"/>
                <w:b w:val="0"/>
                <w:sz w:val="24"/>
              </w:rPr>
            </w:pPr>
            <w:r w:rsidRPr="000B369C">
              <w:rPr>
                <w:rFonts w:ascii="Times New Roman" w:hAnsi="Times New Roman"/>
                <w:smallCaps w:val="0"/>
                <w:sz w:val="24"/>
              </w:rPr>
              <w:t>ITEM</w:t>
            </w:r>
          </w:p>
        </w:tc>
        <w:tc>
          <w:tcPr>
            <w:tcW w:w="4926" w:type="dxa"/>
          </w:tcPr>
          <w:p w14:paraId="722DCAA9" w14:textId="77777777" w:rsidR="00235AFD" w:rsidRPr="000B369C" w:rsidRDefault="00235AFD" w:rsidP="00003CD2">
            <w:pPr>
              <w:pStyle w:val="textb"/>
              <w:spacing w:before="60" w:after="60"/>
              <w:jc w:val="center"/>
              <w:rPr>
                <w:rFonts w:ascii="Times New Roman" w:hAnsi="Times New Roman"/>
                <w:b w:val="0"/>
                <w:sz w:val="24"/>
              </w:rPr>
            </w:pPr>
            <w:r w:rsidRPr="000B369C">
              <w:rPr>
                <w:rFonts w:ascii="Times New Roman" w:hAnsi="Times New Roman"/>
                <w:smallCaps w:val="0"/>
                <w:sz w:val="24"/>
              </w:rPr>
              <w:t>NAME</w:t>
            </w:r>
          </w:p>
        </w:tc>
        <w:tc>
          <w:tcPr>
            <w:tcW w:w="2734" w:type="dxa"/>
          </w:tcPr>
          <w:p w14:paraId="61C4BA3E" w14:textId="0E9562AF" w:rsidR="00235AFD" w:rsidRPr="000B369C" w:rsidRDefault="00235AFD" w:rsidP="00003CD2">
            <w:pPr>
              <w:pStyle w:val="textb"/>
              <w:spacing w:before="60" w:after="60"/>
              <w:jc w:val="center"/>
              <w:rPr>
                <w:rFonts w:ascii="Times New Roman" w:hAnsi="Times New Roman"/>
                <w:b w:val="0"/>
                <w:sz w:val="24"/>
              </w:rPr>
            </w:pPr>
            <w:r w:rsidRPr="000B369C">
              <w:rPr>
                <w:rFonts w:ascii="Times New Roman" w:hAnsi="Times New Roman"/>
                <w:smallCaps w:val="0"/>
                <w:sz w:val="24"/>
              </w:rPr>
              <w:t>ESTIMATED QUANTITY</w:t>
            </w:r>
          </w:p>
        </w:tc>
      </w:tr>
      <w:tr w:rsidR="000B369C" w:rsidRPr="000B369C" w14:paraId="6AF11F7A" w14:textId="77777777" w:rsidTr="00FC75F1">
        <w:trPr>
          <w:trHeight w:val="480"/>
        </w:trPr>
        <w:tc>
          <w:tcPr>
            <w:tcW w:w="1080" w:type="dxa"/>
          </w:tcPr>
          <w:p w14:paraId="02909C19" w14:textId="77777777" w:rsidR="00732E98" w:rsidRPr="000B369C" w:rsidRDefault="00732E98" w:rsidP="00394BB3">
            <w:pPr>
              <w:tabs>
                <w:tab w:val="left" w:pos="720"/>
                <w:tab w:val="left" w:pos="1440"/>
                <w:tab w:val="left" w:pos="2160"/>
                <w:tab w:val="left" w:pos="2340"/>
              </w:tabs>
              <w:jc w:val="center"/>
              <w:rPr>
                <w:rFonts w:ascii="Times New Roman" w:hAnsi="Times New Roman"/>
                <w:b/>
                <w:sz w:val="24"/>
              </w:rPr>
            </w:pPr>
            <w:r w:rsidRPr="000B369C">
              <w:rPr>
                <w:rFonts w:ascii="Times New Roman" w:hAnsi="Times New Roman"/>
                <w:b/>
                <w:sz w:val="24"/>
              </w:rPr>
              <w:t>1</w:t>
            </w:r>
          </w:p>
        </w:tc>
        <w:tc>
          <w:tcPr>
            <w:tcW w:w="4926" w:type="dxa"/>
          </w:tcPr>
          <w:p w14:paraId="00C1260E" w14:textId="382EC55E" w:rsidR="00732E98" w:rsidRPr="000B369C" w:rsidRDefault="005C723E" w:rsidP="00394BB3">
            <w:pPr>
              <w:tabs>
                <w:tab w:val="left" w:pos="450"/>
                <w:tab w:val="left" w:pos="1170"/>
                <w:tab w:val="left" w:pos="2160"/>
                <w:tab w:val="left" w:pos="2340"/>
              </w:tabs>
              <w:jc w:val="both"/>
              <w:rPr>
                <w:rFonts w:ascii="Times New Roman" w:hAnsi="Times New Roman"/>
                <w:sz w:val="24"/>
              </w:rPr>
            </w:pPr>
            <w:r w:rsidRPr="000B369C">
              <w:rPr>
                <w:rFonts w:ascii="Times New Roman" w:hAnsi="Times New Roman"/>
                <w:sz w:val="24"/>
              </w:rPr>
              <w:t>Analyst</w:t>
            </w:r>
          </w:p>
        </w:tc>
        <w:tc>
          <w:tcPr>
            <w:tcW w:w="2734" w:type="dxa"/>
          </w:tcPr>
          <w:p w14:paraId="2C379237" w14:textId="543BC46E" w:rsidR="00732E98" w:rsidRPr="000B369C" w:rsidRDefault="005C723E" w:rsidP="005C723E">
            <w:pPr>
              <w:tabs>
                <w:tab w:val="left" w:pos="450"/>
                <w:tab w:val="left" w:pos="1170"/>
                <w:tab w:val="left" w:pos="2160"/>
                <w:tab w:val="left" w:pos="2340"/>
              </w:tabs>
              <w:jc w:val="center"/>
              <w:rPr>
                <w:rFonts w:ascii="Times New Roman" w:hAnsi="Times New Roman"/>
                <w:sz w:val="24"/>
              </w:rPr>
            </w:pPr>
            <w:r w:rsidRPr="000B369C">
              <w:rPr>
                <w:rFonts w:ascii="Times New Roman" w:hAnsi="Times New Roman"/>
                <w:sz w:val="24"/>
              </w:rPr>
              <w:t>50 Hours</w:t>
            </w:r>
          </w:p>
        </w:tc>
      </w:tr>
    </w:tbl>
    <w:p w14:paraId="1356A1B2" w14:textId="77777777" w:rsidR="00AA1C66" w:rsidRPr="000B369C" w:rsidRDefault="00861F1A" w:rsidP="005C723E">
      <w:pPr>
        <w:rPr>
          <w:rFonts w:ascii="Times New Roman" w:hAnsi="Times New Roman"/>
          <w:sz w:val="24"/>
        </w:rPr>
      </w:pPr>
      <w:r w:rsidRPr="000B369C">
        <w:rPr>
          <w:rFonts w:ascii="Times New Roman" w:hAnsi="Times New Roman"/>
          <w:sz w:val="24"/>
        </w:rPr>
        <w:t xml:space="preserve"> </w:t>
      </w:r>
    </w:p>
    <w:sectPr w:rsidR="00AA1C66" w:rsidRPr="000B369C" w:rsidSect="004A1224">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FB86F" w14:textId="77777777" w:rsidR="00923C44" w:rsidRDefault="00923C44" w:rsidP="00F20C28">
      <w:r>
        <w:separator/>
      </w:r>
    </w:p>
  </w:endnote>
  <w:endnote w:type="continuationSeparator" w:id="0">
    <w:p w14:paraId="0CA6D6E7" w14:textId="77777777" w:rsidR="00923C44" w:rsidRDefault="00923C44" w:rsidP="00F20C28">
      <w:r>
        <w:continuationSeparator/>
      </w:r>
    </w:p>
  </w:endnote>
  <w:endnote w:type="continuationNotice" w:id="1">
    <w:p w14:paraId="46BE8252" w14:textId="77777777" w:rsidR="00923C44" w:rsidRDefault="00923C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6AFD" w14:textId="77777777" w:rsidR="00F20C28" w:rsidRDefault="00F20C28">
    <w:pPr>
      <w:pStyle w:val="Footer"/>
      <w:jc w:val="center"/>
    </w:pPr>
    <w:r>
      <w:fldChar w:fldCharType="begin"/>
    </w:r>
    <w:r>
      <w:instrText xml:space="preserve"> PAGE   \* MERGEFORMAT </w:instrText>
    </w:r>
    <w:r>
      <w:fldChar w:fldCharType="separate"/>
    </w:r>
    <w:r w:rsidR="001B7D80">
      <w:rPr>
        <w:noProof/>
      </w:rPr>
      <w:t>15</w:t>
    </w:r>
    <w:r>
      <w:rPr>
        <w:noProof/>
      </w:rPr>
      <w:fldChar w:fldCharType="end"/>
    </w:r>
  </w:p>
  <w:p w14:paraId="43245DE0" w14:textId="77777777" w:rsidR="00F20C28" w:rsidRDefault="00F20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8421" w14:textId="77777777" w:rsidR="00923C44" w:rsidRDefault="00923C44" w:rsidP="00F20C28">
      <w:r>
        <w:separator/>
      </w:r>
    </w:p>
  </w:footnote>
  <w:footnote w:type="continuationSeparator" w:id="0">
    <w:p w14:paraId="403BE5F9" w14:textId="77777777" w:rsidR="00923C44" w:rsidRDefault="00923C44" w:rsidP="00F20C28">
      <w:r>
        <w:continuationSeparator/>
      </w:r>
    </w:p>
  </w:footnote>
  <w:footnote w:type="continuationNotice" w:id="1">
    <w:p w14:paraId="71C4B759" w14:textId="77777777" w:rsidR="00923C44" w:rsidRDefault="00923C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3ABA" w14:textId="77777777" w:rsidR="00923C44" w:rsidRDefault="00923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FB0"/>
    <w:multiLevelType w:val="hybridMultilevel"/>
    <w:tmpl w:val="6544495A"/>
    <w:lvl w:ilvl="0" w:tplc="6E12487A">
      <w:start w:val="1"/>
      <w:numFmt w:val="decimal"/>
      <w:lvlText w:val="PART %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C55C2B"/>
    <w:multiLevelType w:val="hybridMultilevel"/>
    <w:tmpl w:val="412480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C3F25"/>
    <w:multiLevelType w:val="multilevel"/>
    <w:tmpl w:val="7C543A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A530652"/>
    <w:multiLevelType w:val="hybridMultilevel"/>
    <w:tmpl w:val="A7B2C348"/>
    <w:lvl w:ilvl="0" w:tplc="2530EEEC">
      <w:start w:val="1"/>
      <w:numFmt w:val="decimal"/>
      <w:lvlText w:val="%1.0"/>
      <w:lvlJc w:val="left"/>
      <w:pPr>
        <w:ind w:left="720" w:hanging="360"/>
      </w:pPr>
      <w:rPr>
        <w:rFonts w:hint="default"/>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A053B"/>
    <w:multiLevelType w:val="multilevel"/>
    <w:tmpl w:val="DCE28B4C"/>
    <w:lvl w:ilvl="0">
      <w:start w:val="1"/>
      <w:numFmt w:val="decimal"/>
      <w:lvlText w:val="1.%1."/>
      <w:lvlJc w:val="left"/>
      <w:pPr>
        <w:ind w:left="360" w:hanging="360"/>
      </w:pPr>
      <w:rPr>
        <w:rFonts w:hint="default"/>
        <w:b/>
        <w:i w:val="0"/>
        <w:color w:val="0070C0"/>
        <w:sz w:val="32"/>
        <w:szCs w:val="32"/>
      </w:rPr>
    </w:lvl>
    <w:lvl w:ilvl="1">
      <w:start w:val="1"/>
      <w:numFmt w:val="decimal"/>
      <w:lvlText w:val="1.%2.1"/>
      <w:lvlJc w:val="left"/>
      <w:pPr>
        <w:ind w:left="1080" w:hanging="360"/>
      </w:pPr>
      <w:rPr>
        <w:rFonts w:hint="default"/>
      </w:rPr>
    </w:lvl>
    <w:lvl w:ilvl="2">
      <w:start w:val="1"/>
      <w:numFmt w:val="decimal"/>
      <w:lvlText w:val="1.1.%3.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29CC35FB"/>
    <w:multiLevelType w:val="multilevel"/>
    <w:tmpl w:val="2C200C36"/>
    <w:lvl w:ilvl="0">
      <w:start w:val="3"/>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34892567"/>
    <w:multiLevelType w:val="hybridMultilevel"/>
    <w:tmpl w:val="322C0E10"/>
    <w:lvl w:ilvl="0" w:tplc="4E84B0AC">
      <w:start w:val="1"/>
      <w:numFmt w:val="lowerLetter"/>
      <w:lvlText w:val="%1)"/>
      <w:lvlJc w:val="left"/>
      <w:pPr>
        <w:tabs>
          <w:tab w:val="num" w:pos="720"/>
        </w:tabs>
        <w:ind w:left="720" w:hanging="360"/>
      </w:pPr>
    </w:lvl>
    <w:lvl w:ilvl="1" w:tplc="6768910E">
      <w:start w:val="1"/>
      <w:numFmt w:val="decimal"/>
      <w:lvlText w:val="%2."/>
      <w:lvlJc w:val="left"/>
      <w:pPr>
        <w:tabs>
          <w:tab w:val="num" w:pos="1440"/>
        </w:tabs>
        <w:ind w:left="1440" w:hanging="360"/>
      </w:pPr>
    </w:lvl>
    <w:lvl w:ilvl="2" w:tplc="3C667002">
      <w:start w:val="1"/>
      <w:numFmt w:val="decimal"/>
      <w:lvlText w:val="%3."/>
      <w:lvlJc w:val="left"/>
      <w:pPr>
        <w:tabs>
          <w:tab w:val="num" w:pos="2160"/>
        </w:tabs>
        <w:ind w:left="2160" w:hanging="360"/>
      </w:pPr>
    </w:lvl>
    <w:lvl w:ilvl="3" w:tplc="8F22B5C8">
      <w:start w:val="1"/>
      <w:numFmt w:val="decimal"/>
      <w:lvlText w:val="%4."/>
      <w:lvlJc w:val="left"/>
      <w:pPr>
        <w:tabs>
          <w:tab w:val="num" w:pos="2880"/>
        </w:tabs>
        <w:ind w:left="2880" w:hanging="360"/>
      </w:pPr>
    </w:lvl>
    <w:lvl w:ilvl="4" w:tplc="61C67D36">
      <w:start w:val="1"/>
      <w:numFmt w:val="decimal"/>
      <w:lvlText w:val="%5."/>
      <w:lvlJc w:val="left"/>
      <w:pPr>
        <w:tabs>
          <w:tab w:val="num" w:pos="3600"/>
        </w:tabs>
        <w:ind w:left="3600" w:hanging="360"/>
      </w:pPr>
    </w:lvl>
    <w:lvl w:ilvl="5" w:tplc="1248BE62">
      <w:start w:val="1"/>
      <w:numFmt w:val="decimal"/>
      <w:lvlText w:val="%6."/>
      <w:lvlJc w:val="left"/>
      <w:pPr>
        <w:tabs>
          <w:tab w:val="num" w:pos="4320"/>
        </w:tabs>
        <w:ind w:left="4320" w:hanging="360"/>
      </w:pPr>
    </w:lvl>
    <w:lvl w:ilvl="6" w:tplc="571C581C">
      <w:start w:val="1"/>
      <w:numFmt w:val="decimal"/>
      <w:lvlText w:val="%7."/>
      <w:lvlJc w:val="left"/>
      <w:pPr>
        <w:tabs>
          <w:tab w:val="num" w:pos="5040"/>
        </w:tabs>
        <w:ind w:left="5040" w:hanging="360"/>
      </w:pPr>
    </w:lvl>
    <w:lvl w:ilvl="7" w:tplc="B454AE56">
      <w:start w:val="1"/>
      <w:numFmt w:val="decimal"/>
      <w:lvlText w:val="%8."/>
      <w:lvlJc w:val="left"/>
      <w:pPr>
        <w:tabs>
          <w:tab w:val="num" w:pos="5760"/>
        </w:tabs>
        <w:ind w:left="5760" w:hanging="360"/>
      </w:pPr>
    </w:lvl>
    <w:lvl w:ilvl="8" w:tplc="9662DA76">
      <w:start w:val="1"/>
      <w:numFmt w:val="decimal"/>
      <w:lvlText w:val="%9."/>
      <w:lvlJc w:val="left"/>
      <w:pPr>
        <w:tabs>
          <w:tab w:val="num" w:pos="6480"/>
        </w:tabs>
        <w:ind w:left="6480" w:hanging="360"/>
      </w:pPr>
    </w:lvl>
  </w:abstractNum>
  <w:abstractNum w:abstractNumId="7" w15:restartNumberingAfterBreak="0">
    <w:nsid w:val="3E4C2ED5"/>
    <w:multiLevelType w:val="hybridMultilevel"/>
    <w:tmpl w:val="D19A8732"/>
    <w:lvl w:ilvl="0" w:tplc="2D06A7BE">
      <w:start w:val="1"/>
      <w:numFmt w:val="decimal"/>
      <w:pStyle w:val="Heading3"/>
      <w:lvlText w:val="1.6.%1."/>
      <w:lvlJc w:val="left"/>
      <w:pPr>
        <w:ind w:left="360" w:hanging="360"/>
      </w:pPr>
      <w:rPr>
        <w:rFonts w:ascii="Times New Roman" w:hAnsi="Times New Roman" w:cs="Times New Roman" w:hint="default"/>
        <w:b/>
        <w:bCs w:val="0"/>
        <w:i w:val="0"/>
        <w:iCs w:val="0"/>
        <w:caps w:val="0"/>
        <w:smallCaps w:val="0"/>
        <w:strike w:val="0"/>
        <w:dstrike w:val="0"/>
        <w:noProof w:val="0"/>
        <w:vanish w:val="0"/>
        <w:color w:val="auto"/>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EB6286"/>
    <w:multiLevelType w:val="hybridMultilevel"/>
    <w:tmpl w:val="1444C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EE276B"/>
    <w:multiLevelType w:val="multilevel"/>
    <w:tmpl w:val="641E2B9C"/>
    <w:lvl w:ilvl="0">
      <w:start w:val="3"/>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4A107BC7"/>
    <w:multiLevelType w:val="hybridMultilevel"/>
    <w:tmpl w:val="B8BEF2FE"/>
    <w:lvl w:ilvl="0" w:tplc="98104426">
      <w:start w:val="1"/>
      <w:numFmt w:val="decimal"/>
      <w:pStyle w:val="Heading4"/>
      <w:lvlText w:val="1.6.8.%1."/>
      <w:lvlJc w:val="left"/>
      <w:pPr>
        <w:ind w:left="360" w:hanging="360"/>
      </w:pPr>
      <w:rPr>
        <w:rFonts w:cs="Times New Roman" w:hint="default"/>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D0C1269"/>
    <w:multiLevelType w:val="multilevel"/>
    <w:tmpl w:val="EF9CF81E"/>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4E8745E4"/>
    <w:multiLevelType w:val="hybridMultilevel"/>
    <w:tmpl w:val="1902B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A0CDC"/>
    <w:multiLevelType w:val="hybridMultilevel"/>
    <w:tmpl w:val="61B0F0B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FB22A0"/>
    <w:multiLevelType w:val="multilevel"/>
    <w:tmpl w:val="061804E4"/>
    <w:lvl w:ilvl="0">
      <w:start w:val="3"/>
      <w:numFmt w:val="decimal"/>
      <w:lvlText w:val="%1"/>
      <w:lvlJc w:val="left"/>
      <w:pPr>
        <w:tabs>
          <w:tab w:val="num" w:pos="390"/>
        </w:tabs>
        <w:ind w:left="390" w:hanging="390"/>
      </w:pPr>
      <w:rPr>
        <w:rFonts w:hint="default"/>
      </w:rPr>
    </w:lvl>
    <w:lvl w:ilvl="1">
      <w:start w:val="2"/>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55CD7295"/>
    <w:multiLevelType w:val="hybridMultilevel"/>
    <w:tmpl w:val="20DCE84C"/>
    <w:lvl w:ilvl="0" w:tplc="717E49C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576E8D"/>
    <w:multiLevelType w:val="multilevel"/>
    <w:tmpl w:val="CB0ACEA6"/>
    <w:styleLink w:val="Style1"/>
    <w:lvl w:ilvl="0">
      <w:start w:val="1"/>
      <w:numFmt w:val="decimal"/>
      <w:lvlText w:val="PART %1"/>
      <w:lvlJc w:val="left"/>
      <w:pPr>
        <w:ind w:left="360" w:hanging="360"/>
      </w:pPr>
      <w:rPr>
        <w:rFonts w:ascii="Franklin Gothic Book" w:hAnsi="Franklin Gothic Book" w:hint="default"/>
        <w:b/>
        <w:i w:val="0"/>
        <w:color w:val="1F4E79" w:themeColor="accent1" w:themeShade="80"/>
        <w:sz w:val="40"/>
        <w:szCs w:val="32"/>
      </w:rPr>
    </w:lvl>
    <w:lvl w:ilvl="1">
      <w:start w:val="1"/>
      <w:numFmt w:val="decimal"/>
      <w:lvlText w:val="1.%2"/>
      <w:lvlJc w:val="left"/>
      <w:pPr>
        <w:ind w:left="1080" w:hanging="360"/>
      </w:pPr>
      <w:rPr>
        <w:rFonts w:ascii="Franklin Gothic Book" w:hAnsi="Franklin Gothic Book" w:hint="default"/>
        <w:b w:val="0"/>
        <w:i w:val="0"/>
        <w:color w:val="0070C0"/>
        <w:sz w:val="32"/>
      </w:rPr>
    </w:lvl>
    <w:lvl w:ilvl="2">
      <w:start w:val="1"/>
      <w:numFmt w:val="decimal"/>
      <w:lvlText w:val="1.%3.1"/>
      <w:lvlJc w:val="right"/>
      <w:pPr>
        <w:ind w:left="1800" w:hanging="180"/>
      </w:pPr>
      <w:rPr>
        <w:rFonts w:ascii="Franklin Gothic Book" w:hAnsi="Franklin Gothic Book" w:hint="default"/>
        <w:b/>
        <w:i w:val="0"/>
        <w:color w:val="000000" w:themeColor="text1"/>
        <w:sz w:val="28"/>
      </w:rPr>
    </w:lvl>
    <w:lvl w:ilvl="3">
      <w:start w:val="1"/>
      <w:numFmt w:val="decimal"/>
      <w:lvlText w:val="1.1.1.%4."/>
      <w:lvlJc w:val="left"/>
      <w:pPr>
        <w:ind w:left="2520" w:hanging="360"/>
      </w:pPr>
      <w:rPr>
        <w:rFonts w:ascii="Franklin Gothic Book" w:hAnsi="Franklin Gothic Book" w:hint="default"/>
        <w:b w:val="0"/>
        <w:i/>
        <w:color w:val="000000" w:themeColor="text1"/>
        <w:sz w:val="24"/>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62953463"/>
    <w:multiLevelType w:val="hybridMultilevel"/>
    <w:tmpl w:val="483217C2"/>
    <w:lvl w:ilvl="0" w:tplc="F13AC3B4">
      <w:start w:val="1"/>
      <w:numFmt w:val="decimal"/>
      <w:pStyle w:val="Heading2"/>
      <w:lvlText w:val="1.%1."/>
      <w:lvlJc w:val="left"/>
      <w:pPr>
        <w:ind w:left="360" w:hanging="360"/>
      </w:pPr>
      <w:rPr>
        <w:rFonts w:hint="default"/>
        <w:b/>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A07A74"/>
    <w:multiLevelType w:val="hybridMultilevel"/>
    <w:tmpl w:val="1BE6899E"/>
    <w:lvl w:ilvl="0" w:tplc="44EA3B8A">
      <w:start w:val="1"/>
      <w:numFmt w:val="decimal"/>
      <w:lvlText w:val="1.%1."/>
      <w:lvlJc w:val="left"/>
      <w:pPr>
        <w:ind w:left="720" w:hanging="360"/>
      </w:pPr>
      <w:rPr>
        <w:rFonts w:hint="default"/>
      </w:rPr>
    </w:lvl>
    <w:lvl w:ilvl="1" w:tplc="826610E0" w:tentative="1">
      <w:start w:val="1"/>
      <w:numFmt w:val="lowerLetter"/>
      <w:lvlText w:val="%2."/>
      <w:lvlJc w:val="left"/>
      <w:pPr>
        <w:ind w:left="1440" w:hanging="360"/>
      </w:pPr>
    </w:lvl>
    <w:lvl w:ilvl="2" w:tplc="D54A173A" w:tentative="1">
      <w:start w:val="1"/>
      <w:numFmt w:val="lowerRoman"/>
      <w:lvlText w:val="%3."/>
      <w:lvlJc w:val="right"/>
      <w:pPr>
        <w:ind w:left="2160" w:hanging="180"/>
      </w:pPr>
    </w:lvl>
    <w:lvl w:ilvl="3" w:tplc="88C6BE60" w:tentative="1">
      <w:start w:val="1"/>
      <w:numFmt w:val="decimal"/>
      <w:lvlText w:val="%4."/>
      <w:lvlJc w:val="left"/>
      <w:pPr>
        <w:ind w:left="2880" w:hanging="360"/>
      </w:pPr>
    </w:lvl>
    <w:lvl w:ilvl="4" w:tplc="1F8C8CC4" w:tentative="1">
      <w:start w:val="1"/>
      <w:numFmt w:val="lowerLetter"/>
      <w:lvlText w:val="%5."/>
      <w:lvlJc w:val="left"/>
      <w:pPr>
        <w:ind w:left="3600" w:hanging="360"/>
      </w:pPr>
    </w:lvl>
    <w:lvl w:ilvl="5" w:tplc="9F52AFA2" w:tentative="1">
      <w:start w:val="1"/>
      <w:numFmt w:val="lowerRoman"/>
      <w:lvlText w:val="%6."/>
      <w:lvlJc w:val="right"/>
      <w:pPr>
        <w:ind w:left="4320" w:hanging="180"/>
      </w:pPr>
    </w:lvl>
    <w:lvl w:ilvl="6" w:tplc="60D2F156" w:tentative="1">
      <w:start w:val="1"/>
      <w:numFmt w:val="decimal"/>
      <w:lvlText w:val="%7."/>
      <w:lvlJc w:val="left"/>
      <w:pPr>
        <w:ind w:left="5040" w:hanging="360"/>
      </w:pPr>
    </w:lvl>
    <w:lvl w:ilvl="7" w:tplc="0EA2D8D8" w:tentative="1">
      <w:start w:val="1"/>
      <w:numFmt w:val="lowerLetter"/>
      <w:lvlText w:val="%8."/>
      <w:lvlJc w:val="left"/>
      <w:pPr>
        <w:ind w:left="5760" w:hanging="360"/>
      </w:pPr>
    </w:lvl>
    <w:lvl w:ilvl="8" w:tplc="6AE2CEBE" w:tentative="1">
      <w:start w:val="1"/>
      <w:numFmt w:val="lowerRoman"/>
      <w:lvlText w:val="%9."/>
      <w:lvlJc w:val="right"/>
      <w:pPr>
        <w:ind w:left="6480" w:hanging="180"/>
      </w:pPr>
    </w:lvl>
  </w:abstractNum>
  <w:abstractNum w:abstractNumId="20"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1" w15:restartNumberingAfterBreak="0">
    <w:nsid w:val="798B1BB0"/>
    <w:multiLevelType w:val="singleLevel"/>
    <w:tmpl w:val="3A28726E"/>
    <w:lvl w:ilvl="0">
      <w:start w:val="1"/>
      <w:numFmt w:val="decimal"/>
      <w:lvlText w:val="1.%1."/>
      <w:lvlJc w:val="left"/>
      <w:pPr>
        <w:ind w:left="360" w:hanging="360"/>
      </w:pPr>
      <w:rPr>
        <w:rFonts w:hint="default"/>
        <w:b/>
        <w:i w:val="0"/>
        <w:color w:val="0070C0"/>
        <w:sz w:val="32"/>
        <w:szCs w:val="32"/>
      </w:rPr>
    </w:lvl>
  </w:abstractNum>
  <w:abstractNum w:abstractNumId="2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3" w15:restartNumberingAfterBreak="0">
    <w:nsid w:val="7D127E5D"/>
    <w:multiLevelType w:val="hybridMultilevel"/>
    <w:tmpl w:val="20B05618"/>
    <w:lvl w:ilvl="0" w:tplc="1E38BE2C">
      <w:start w:val="1"/>
      <w:numFmt w:val="decimal"/>
      <w:pStyle w:val="Heading5"/>
      <w:lvlText w:val="1.6.8.2.%1."/>
      <w:lvlJc w:val="left"/>
      <w:pPr>
        <w:ind w:left="360" w:hanging="360"/>
      </w:pPr>
      <w:rPr>
        <w:rFonts w:ascii="Franklin Gothic Book" w:hAnsi="Franklin Gothic Book" w:hint="default"/>
        <w:b/>
        <w:i w:val="0"/>
        <w:sz w:val="22"/>
      </w:rPr>
    </w:lvl>
    <w:lvl w:ilvl="1" w:tplc="B428ECD4" w:tentative="1">
      <w:start w:val="1"/>
      <w:numFmt w:val="lowerLetter"/>
      <w:lvlText w:val="%2."/>
      <w:lvlJc w:val="left"/>
      <w:pPr>
        <w:ind w:left="3240" w:hanging="360"/>
      </w:pPr>
    </w:lvl>
    <w:lvl w:ilvl="2" w:tplc="071AB10E" w:tentative="1">
      <w:start w:val="1"/>
      <w:numFmt w:val="lowerRoman"/>
      <w:lvlText w:val="%3."/>
      <w:lvlJc w:val="right"/>
      <w:pPr>
        <w:ind w:left="3960" w:hanging="180"/>
      </w:pPr>
    </w:lvl>
    <w:lvl w:ilvl="3" w:tplc="F36287CE" w:tentative="1">
      <w:start w:val="1"/>
      <w:numFmt w:val="decimal"/>
      <w:lvlText w:val="%4."/>
      <w:lvlJc w:val="left"/>
      <w:pPr>
        <w:ind w:left="4680" w:hanging="360"/>
      </w:pPr>
    </w:lvl>
    <w:lvl w:ilvl="4" w:tplc="87DC949E" w:tentative="1">
      <w:start w:val="1"/>
      <w:numFmt w:val="lowerLetter"/>
      <w:lvlText w:val="%5."/>
      <w:lvlJc w:val="left"/>
      <w:pPr>
        <w:ind w:left="5400" w:hanging="360"/>
      </w:pPr>
    </w:lvl>
    <w:lvl w:ilvl="5" w:tplc="D68064B0" w:tentative="1">
      <w:start w:val="1"/>
      <w:numFmt w:val="lowerRoman"/>
      <w:lvlText w:val="%6."/>
      <w:lvlJc w:val="right"/>
      <w:pPr>
        <w:ind w:left="6120" w:hanging="180"/>
      </w:pPr>
    </w:lvl>
    <w:lvl w:ilvl="6" w:tplc="135855E2" w:tentative="1">
      <w:start w:val="1"/>
      <w:numFmt w:val="decimal"/>
      <w:lvlText w:val="%7."/>
      <w:lvlJc w:val="left"/>
      <w:pPr>
        <w:ind w:left="6840" w:hanging="360"/>
      </w:pPr>
    </w:lvl>
    <w:lvl w:ilvl="7" w:tplc="217E53B0" w:tentative="1">
      <w:start w:val="1"/>
      <w:numFmt w:val="lowerLetter"/>
      <w:lvlText w:val="%8."/>
      <w:lvlJc w:val="left"/>
      <w:pPr>
        <w:ind w:left="7560" w:hanging="360"/>
      </w:pPr>
    </w:lvl>
    <w:lvl w:ilvl="8" w:tplc="F90E1B4A" w:tentative="1">
      <w:start w:val="1"/>
      <w:numFmt w:val="lowerRoman"/>
      <w:lvlText w:val="%9."/>
      <w:lvlJc w:val="right"/>
      <w:pPr>
        <w:ind w:left="8280" w:hanging="180"/>
      </w:pPr>
    </w:lvl>
  </w:abstractNum>
  <w:abstractNum w:abstractNumId="24" w15:restartNumberingAfterBreak="0">
    <w:nsid w:val="7FAE0D2B"/>
    <w:multiLevelType w:val="hybridMultilevel"/>
    <w:tmpl w:val="CCB86D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216014">
    <w:abstractNumId w:val="22"/>
  </w:num>
  <w:num w:numId="2" w16cid:durableId="1011684291">
    <w:abstractNumId w:val="15"/>
  </w:num>
  <w:num w:numId="3" w16cid:durableId="329916264">
    <w:abstractNumId w:val="20"/>
  </w:num>
  <w:num w:numId="4" w16cid:durableId="438334391">
    <w:abstractNumId w:val="6"/>
  </w:num>
  <w:num w:numId="5" w16cid:durableId="1767580051">
    <w:abstractNumId w:val="2"/>
  </w:num>
  <w:num w:numId="6" w16cid:durableId="135490771">
    <w:abstractNumId w:val="19"/>
  </w:num>
  <w:num w:numId="7" w16cid:durableId="849761136">
    <w:abstractNumId w:val="4"/>
  </w:num>
  <w:num w:numId="8" w16cid:durableId="400179481">
    <w:abstractNumId w:val="7"/>
  </w:num>
  <w:num w:numId="9" w16cid:durableId="354697862">
    <w:abstractNumId w:val="11"/>
  </w:num>
  <w:num w:numId="10" w16cid:durableId="1918393751">
    <w:abstractNumId w:val="23"/>
  </w:num>
  <w:num w:numId="11" w16cid:durableId="1436443814">
    <w:abstractNumId w:val="4"/>
    <w:lvlOverride w:ilvl="0">
      <w:startOverride w:val="1"/>
    </w:lvlOverride>
  </w:num>
  <w:num w:numId="12" w16cid:durableId="283079349">
    <w:abstractNumId w:val="4"/>
    <w:lvlOverride w:ilvl="0">
      <w:startOverride w:val="1"/>
    </w:lvlOverride>
  </w:num>
  <w:num w:numId="13" w16cid:durableId="489831895">
    <w:abstractNumId w:val="0"/>
  </w:num>
  <w:num w:numId="14" w16cid:durableId="1469397049">
    <w:abstractNumId w:val="17"/>
  </w:num>
  <w:num w:numId="15" w16cid:durableId="2128229521">
    <w:abstractNumId w:val="21"/>
  </w:num>
  <w:num w:numId="16" w16cid:durableId="1523936479">
    <w:abstractNumId w:val="5"/>
  </w:num>
  <w:num w:numId="17" w16cid:durableId="1152061295">
    <w:abstractNumId w:val="9"/>
  </w:num>
  <w:num w:numId="18" w16cid:durableId="1248611973">
    <w:abstractNumId w:val="9"/>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4871461">
    <w:abstractNumId w:val="9"/>
  </w:num>
  <w:num w:numId="20" w16cid:durableId="1510023121">
    <w:abstractNumId w:val="9"/>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82459616">
    <w:abstractNumId w:val="9"/>
  </w:num>
  <w:num w:numId="22" w16cid:durableId="533620935">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67069888">
    <w:abstractNumId w:val="9"/>
  </w:num>
  <w:num w:numId="24" w16cid:durableId="2035308445">
    <w:abstractNumId w:val="9"/>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3516997">
    <w:abstractNumId w:val="9"/>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47739312">
    <w:abstractNumId w:val="18"/>
  </w:num>
  <w:num w:numId="27" w16cid:durableId="544828300">
    <w:abstractNumId w:val="12"/>
  </w:num>
  <w:num w:numId="28" w16cid:durableId="114451367">
    <w:abstractNumId w:val="7"/>
  </w:num>
  <w:num w:numId="29" w16cid:durableId="1339119207">
    <w:abstractNumId w:val="7"/>
  </w:num>
  <w:num w:numId="30" w16cid:durableId="1997033310">
    <w:abstractNumId w:val="3"/>
  </w:num>
  <w:num w:numId="31" w16cid:durableId="1653557998">
    <w:abstractNumId w:val="18"/>
  </w:num>
  <w:num w:numId="32" w16cid:durableId="2117089785">
    <w:abstractNumId w:val="18"/>
  </w:num>
  <w:num w:numId="33" w16cid:durableId="1831941326">
    <w:abstractNumId w:val="18"/>
  </w:num>
  <w:num w:numId="34" w16cid:durableId="1135678007">
    <w:abstractNumId w:val="18"/>
  </w:num>
  <w:num w:numId="35" w16cid:durableId="321278741">
    <w:abstractNumId w:val="10"/>
  </w:num>
  <w:num w:numId="36" w16cid:durableId="238951101">
    <w:abstractNumId w:val="7"/>
  </w:num>
  <w:num w:numId="37" w16cid:durableId="1478497359">
    <w:abstractNumId w:val="7"/>
  </w:num>
  <w:num w:numId="38" w16cid:durableId="1515219808">
    <w:abstractNumId w:val="7"/>
  </w:num>
  <w:num w:numId="39" w16cid:durableId="2074891048">
    <w:abstractNumId w:val="7"/>
  </w:num>
  <w:num w:numId="40" w16cid:durableId="1383939364">
    <w:abstractNumId w:val="13"/>
  </w:num>
  <w:num w:numId="41" w16cid:durableId="1833789433">
    <w:abstractNumId w:val="18"/>
  </w:num>
  <w:num w:numId="42" w16cid:durableId="1170752176">
    <w:abstractNumId w:val="18"/>
  </w:num>
  <w:num w:numId="43" w16cid:durableId="1332756617">
    <w:abstractNumId w:val="18"/>
  </w:num>
  <w:num w:numId="44" w16cid:durableId="491682800">
    <w:abstractNumId w:val="18"/>
  </w:num>
  <w:num w:numId="45" w16cid:durableId="484590017">
    <w:abstractNumId w:val="18"/>
  </w:num>
  <w:num w:numId="46" w16cid:durableId="1969237810">
    <w:abstractNumId w:val="16"/>
  </w:num>
  <w:num w:numId="47" w16cid:durableId="1945844777">
    <w:abstractNumId w:val="8"/>
  </w:num>
  <w:num w:numId="48" w16cid:durableId="2034334320">
    <w:abstractNumId w:val="1"/>
  </w:num>
  <w:num w:numId="49" w16cid:durableId="1650209965">
    <w:abstractNumId w:val="24"/>
  </w:num>
  <w:num w:numId="50" w16cid:durableId="198535119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twig, Katherine E - EBSA">
    <w15:presenceInfo w15:providerId="AD" w15:userId="S::Hartwig.KatherineE@dol.gov::dcc122b4-96d3-440b-b501-4a26beae3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activeWritingStyle w:appName="MSWord" w:lang="en-US"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1296"/>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I0NgBSJmbGFgbmBko6SsGpxcWZ+XkgBUa1AIZReNAsAAAA"/>
  </w:docVars>
  <w:rsids>
    <w:rsidRoot w:val="00802A11"/>
    <w:rsid w:val="0000099C"/>
    <w:rsid w:val="00003CD2"/>
    <w:rsid w:val="00006F32"/>
    <w:rsid w:val="000362A5"/>
    <w:rsid w:val="0003713D"/>
    <w:rsid w:val="00044A2C"/>
    <w:rsid w:val="00046E75"/>
    <w:rsid w:val="00062B3C"/>
    <w:rsid w:val="00071178"/>
    <w:rsid w:val="000779BF"/>
    <w:rsid w:val="00077C5C"/>
    <w:rsid w:val="0008247B"/>
    <w:rsid w:val="00092302"/>
    <w:rsid w:val="000A2FA7"/>
    <w:rsid w:val="000A4B72"/>
    <w:rsid w:val="000B0944"/>
    <w:rsid w:val="000B1288"/>
    <w:rsid w:val="000B369C"/>
    <w:rsid w:val="000C53E1"/>
    <w:rsid w:val="000D114B"/>
    <w:rsid w:val="000D595B"/>
    <w:rsid w:val="000E0E0E"/>
    <w:rsid w:val="000F2F51"/>
    <w:rsid w:val="00105598"/>
    <w:rsid w:val="00107B69"/>
    <w:rsid w:val="00120EF7"/>
    <w:rsid w:val="001323AF"/>
    <w:rsid w:val="00132E43"/>
    <w:rsid w:val="001349E7"/>
    <w:rsid w:val="00136360"/>
    <w:rsid w:val="00144A6B"/>
    <w:rsid w:val="001471F8"/>
    <w:rsid w:val="00151C5D"/>
    <w:rsid w:val="0018226A"/>
    <w:rsid w:val="00183439"/>
    <w:rsid w:val="00183C6C"/>
    <w:rsid w:val="00183CF2"/>
    <w:rsid w:val="001B7D80"/>
    <w:rsid w:val="001C0234"/>
    <w:rsid w:val="001C162C"/>
    <w:rsid w:val="001C2F3F"/>
    <w:rsid w:val="001C4846"/>
    <w:rsid w:val="001D20E3"/>
    <w:rsid w:val="001D6E6F"/>
    <w:rsid w:val="00206984"/>
    <w:rsid w:val="0021594C"/>
    <w:rsid w:val="00235A3E"/>
    <w:rsid w:val="00235AFD"/>
    <w:rsid w:val="0023747D"/>
    <w:rsid w:val="002553C0"/>
    <w:rsid w:val="00260BEC"/>
    <w:rsid w:val="0026396D"/>
    <w:rsid w:val="00264AE2"/>
    <w:rsid w:val="00276161"/>
    <w:rsid w:val="00276CC5"/>
    <w:rsid w:val="00276E01"/>
    <w:rsid w:val="002812F1"/>
    <w:rsid w:val="002A6B17"/>
    <w:rsid w:val="002A6F6A"/>
    <w:rsid w:val="002A727A"/>
    <w:rsid w:val="002B49EC"/>
    <w:rsid w:val="002C3DD5"/>
    <w:rsid w:val="002C7D2F"/>
    <w:rsid w:val="002D7FEC"/>
    <w:rsid w:val="002E48B2"/>
    <w:rsid w:val="002E6B25"/>
    <w:rsid w:val="002F2A36"/>
    <w:rsid w:val="002F2FD3"/>
    <w:rsid w:val="00306796"/>
    <w:rsid w:val="0031343D"/>
    <w:rsid w:val="003231F4"/>
    <w:rsid w:val="003278CE"/>
    <w:rsid w:val="00332235"/>
    <w:rsid w:val="003344F3"/>
    <w:rsid w:val="003417A8"/>
    <w:rsid w:val="00345BD0"/>
    <w:rsid w:val="0035037D"/>
    <w:rsid w:val="00351EDA"/>
    <w:rsid w:val="00356104"/>
    <w:rsid w:val="00362B47"/>
    <w:rsid w:val="003669FB"/>
    <w:rsid w:val="003718AF"/>
    <w:rsid w:val="00371E25"/>
    <w:rsid w:val="00376413"/>
    <w:rsid w:val="0038408F"/>
    <w:rsid w:val="00394BB3"/>
    <w:rsid w:val="003A41AB"/>
    <w:rsid w:val="003A7831"/>
    <w:rsid w:val="003B3241"/>
    <w:rsid w:val="003B732D"/>
    <w:rsid w:val="003D08BE"/>
    <w:rsid w:val="003D3DEE"/>
    <w:rsid w:val="003D4451"/>
    <w:rsid w:val="003D67CD"/>
    <w:rsid w:val="003F2529"/>
    <w:rsid w:val="00403A95"/>
    <w:rsid w:val="004155FE"/>
    <w:rsid w:val="004168C3"/>
    <w:rsid w:val="0043189A"/>
    <w:rsid w:val="004508C6"/>
    <w:rsid w:val="0045488B"/>
    <w:rsid w:val="0046609A"/>
    <w:rsid w:val="00472AFD"/>
    <w:rsid w:val="00475A2C"/>
    <w:rsid w:val="0047689A"/>
    <w:rsid w:val="0048389B"/>
    <w:rsid w:val="004854D0"/>
    <w:rsid w:val="004A0864"/>
    <w:rsid w:val="004A1224"/>
    <w:rsid w:val="004B1E83"/>
    <w:rsid w:val="004B4B69"/>
    <w:rsid w:val="004B57BA"/>
    <w:rsid w:val="004E4074"/>
    <w:rsid w:val="004E79A7"/>
    <w:rsid w:val="004F1050"/>
    <w:rsid w:val="004F70D0"/>
    <w:rsid w:val="005119BC"/>
    <w:rsid w:val="00515F3E"/>
    <w:rsid w:val="00545E26"/>
    <w:rsid w:val="0055396A"/>
    <w:rsid w:val="0056044E"/>
    <w:rsid w:val="00562FCC"/>
    <w:rsid w:val="0056541F"/>
    <w:rsid w:val="005925C2"/>
    <w:rsid w:val="00595956"/>
    <w:rsid w:val="005B1CE3"/>
    <w:rsid w:val="005B6BEE"/>
    <w:rsid w:val="005B7D20"/>
    <w:rsid w:val="005C4F46"/>
    <w:rsid w:val="005C723E"/>
    <w:rsid w:val="005C7AA5"/>
    <w:rsid w:val="005D0104"/>
    <w:rsid w:val="005D3BBA"/>
    <w:rsid w:val="005F1412"/>
    <w:rsid w:val="005F6E72"/>
    <w:rsid w:val="00601A77"/>
    <w:rsid w:val="00611494"/>
    <w:rsid w:val="00626844"/>
    <w:rsid w:val="0062783C"/>
    <w:rsid w:val="00630082"/>
    <w:rsid w:val="00637201"/>
    <w:rsid w:val="00641D08"/>
    <w:rsid w:val="006641CA"/>
    <w:rsid w:val="00673790"/>
    <w:rsid w:val="00675023"/>
    <w:rsid w:val="00680B8A"/>
    <w:rsid w:val="00696597"/>
    <w:rsid w:val="006B0D6D"/>
    <w:rsid w:val="006B5EBF"/>
    <w:rsid w:val="006B6BBB"/>
    <w:rsid w:val="006C7F9C"/>
    <w:rsid w:val="006F35B4"/>
    <w:rsid w:val="006F4650"/>
    <w:rsid w:val="006F78AD"/>
    <w:rsid w:val="00703181"/>
    <w:rsid w:val="00703774"/>
    <w:rsid w:val="00720C3B"/>
    <w:rsid w:val="00723410"/>
    <w:rsid w:val="00726C6F"/>
    <w:rsid w:val="00732E98"/>
    <w:rsid w:val="00740C80"/>
    <w:rsid w:val="00741CBF"/>
    <w:rsid w:val="00752FCC"/>
    <w:rsid w:val="00755C03"/>
    <w:rsid w:val="007578B4"/>
    <w:rsid w:val="0077381A"/>
    <w:rsid w:val="00796695"/>
    <w:rsid w:val="007A0EF6"/>
    <w:rsid w:val="007B02E6"/>
    <w:rsid w:val="007B12D8"/>
    <w:rsid w:val="007C0681"/>
    <w:rsid w:val="007C1B17"/>
    <w:rsid w:val="007C1BBC"/>
    <w:rsid w:val="007C64D4"/>
    <w:rsid w:val="007D2095"/>
    <w:rsid w:val="007D745D"/>
    <w:rsid w:val="007E3004"/>
    <w:rsid w:val="007E38C1"/>
    <w:rsid w:val="00802A11"/>
    <w:rsid w:val="0080352F"/>
    <w:rsid w:val="00812D72"/>
    <w:rsid w:val="0081541D"/>
    <w:rsid w:val="00816E5C"/>
    <w:rsid w:val="00820048"/>
    <w:rsid w:val="008322B4"/>
    <w:rsid w:val="00834803"/>
    <w:rsid w:val="008446E1"/>
    <w:rsid w:val="008478CD"/>
    <w:rsid w:val="00852F73"/>
    <w:rsid w:val="00855CE4"/>
    <w:rsid w:val="00860E35"/>
    <w:rsid w:val="00861F1A"/>
    <w:rsid w:val="00863B82"/>
    <w:rsid w:val="00863FE6"/>
    <w:rsid w:val="00864D98"/>
    <w:rsid w:val="00874887"/>
    <w:rsid w:val="008830CF"/>
    <w:rsid w:val="0088446E"/>
    <w:rsid w:val="008A081C"/>
    <w:rsid w:val="008A296C"/>
    <w:rsid w:val="008A39ED"/>
    <w:rsid w:val="008A3BCC"/>
    <w:rsid w:val="008A479D"/>
    <w:rsid w:val="008A7ECC"/>
    <w:rsid w:val="008B703F"/>
    <w:rsid w:val="008C2135"/>
    <w:rsid w:val="008D3C52"/>
    <w:rsid w:val="008E0274"/>
    <w:rsid w:val="008E3369"/>
    <w:rsid w:val="008E7300"/>
    <w:rsid w:val="008E7D74"/>
    <w:rsid w:val="008F1C32"/>
    <w:rsid w:val="008F206E"/>
    <w:rsid w:val="008F5BB5"/>
    <w:rsid w:val="00904480"/>
    <w:rsid w:val="00923C44"/>
    <w:rsid w:val="00924747"/>
    <w:rsid w:val="00926771"/>
    <w:rsid w:val="009347DE"/>
    <w:rsid w:val="00940135"/>
    <w:rsid w:val="00941B6A"/>
    <w:rsid w:val="00945259"/>
    <w:rsid w:val="00946816"/>
    <w:rsid w:val="0094684C"/>
    <w:rsid w:val="00950504"/>
    <w:rsid w:val="00963DDB"/>
    <w:rsid w:val="009646BF"/>
    <w:rsid w:val="009657DE"/>
    <w:rsid w:val="00965DFA"/>
    <w:rsid w:val="009760C8"/>
    <w:rsid w:val="0098351B"/>
    <w:rsid w:val="00993C6C"/>
    <w:rsid w:val="009B62C0"/>
    <w:rsid w:val="009D4263"/>
    <w:rsid w:val="009D70C7"/>
    <w:rsid w:val="009F07A8"/>
    <w:rsid w:val="009F64CF"/>
    <w:rsid w:val="00A02EB5"/>
    <w:rsid w:val="00A202DB"/>
    <w:rsid w:val="00A21E30"/>
    <w:rsid w:val="00A21FCF"/>
    <w:rsid w:val="00A2436E"/>
    <w:rsid w:val="00A31D2E"/>
    <w:rsid w:val="00A35BCD"/>
    <w:rsid w:val="00A407CD"/>
    <w:rsid w:val="00A41FCC"/>
    <w:rsid w:val="00A42B34"/>
    <w:rsid w:val="00A5723E"/>
    <w:rsid w:val="00A62693"/>
    <w:rsid w:val="00A62EEC"/>
    <w:rsid w:val="00A6514E"/>
    <w:rsid w:val="00A67005"/>
    <w:rsid w:val="00A843BD"/>
    <w:rsid w:val="00A86481"/>
    <w:rsid w:val="00AA1C66"/>
    <w:rsid w:val="00AA2CBC"/>
    <w:rsid w:val="00AB0B6B"/>
    <w:rsid w:val="00AB4349"/>
    <w:rsid w:val="00AB6C52"/>
    <w:rsid w:val="00AD2ED7"/>
    <w:rsid w:val="00AD6031"/>
    <w:rsid w:val="00AE2C7F"/>
    <w:rsid w:val="00AE5007"/>
    <w:rsid w:val="00AF3036"/>
    <w:rsid w:val="00B063A9"/>
    <w:rsid w:val="00B10C4C"/>
    <w:rsid w:val="00B113A7"/>
    <w:rsid w:val="00B136C1"/>
    <w:rsid w:val="00B1675A"/>
    <w:rsid w:val="00B235EA"/>
    <w:rsid w:val="00B2480B"/>
    <w:rsid w:val="00B27EA6"/>
    <w:rsid w:val="00B37397"/>
    <w:rsid w:val="00B46047"/>
    <w:rsid w:val="00B47762"/>
    <w:rsid w:val="00B64685"/>
    <w:rsid w:val="00B659E8"/>
    <w:rsid w:val="00B7080D"/>
    <w:rsid w:val="00B74B5E"/>
    <w:rsid w:val="00B74F32"/>
    <w:rsid w:val="00B76182"/>
    <w:rsid w:val="00B923C0"/>
    <w:rsid w:val="00B9479B"/>
    <w:rsid w:val="00BA3070"/>
    <w:rsid w:val="00BB1609"/>
    <w:rsid w:val="00BB2320"/>
    <w:rsid w:val="00BD23EE"/>
    <w:rsid w:val="00BD7FE2"/>
    <w:rsid w:val="00BE77E8"/>
    <w:rsid w:val="00BF62AD"/>
    <w:rsid w:val="00C017EA"/>
    <w:rsid w:val="00C01F81"/>
    <w:rsid w:val="00C06D98"/>
    <w:rsid w:val="00C10EEE"/>
    <w:rsid w:val="00C279A8"/>
    <w:rsid w:val="00C32186"/>
    <w:rsid w:val="00C342BE"/>
    <w:rsid w:val="00C3796C"/>
    <w:rsid w:val="00C4569F"/>
    <w:rsid w:val="00C50CB3"/>
    <w:rsid w:val="00C5157A"/>
    <w:rsid w:val="00C57CB1"/>
    <w:rsid w:val="00C63728"/>
    <w:rsid w:val="00C65A6D"/>
    <w:rsid w:val="00C744EA"/>
    <w:rsid w:val="00C923AB"/>
    <w:rsid w:val="00C92E92"/>
    <w:rsid w:val="00C92F24"/>
    <w:rsid w:val="00C94E96"/>
    <w:rsid w:val="00C96B92"/>
    <w:rsid w:val="00C97ED5"/>
    <w:rsid w:val="00CB3B6E"/>
    <w:rsid w:val="00CB739A"/>
    <w:rsid w:val="00CC1933"/>
    <w:rsid w:val="00CC39A4"/>
    <w:rsid w:val="00CC523D"/>
    <w:rsid w:val="00CC5B1E"/>
    <w:rsid w:val="00CD4212"/>
    <w:rsid w:val="00CE0748"/>
    <w:rsid w:val="00CE79B3"/>
    <w:rsid w:val="00CF5761"/>
    <w:rsid w:val="00D04128"/>
    <w:rsid w:val="00D11BC4"/>
    <w:rsid w:val="00D177B2"/>
    <w:rsid w:val="00D268ED"/>
    <w:rsid w:val="00D50C02"/>
    <w:rsid w:val="00D563DF"/>
    <w:rsid w:val="00D6133E"/>
    <w:rsid w:val="00D61429"/>
    <w:rsid w:val="00D627CF"/>
    <w:rsid w:val="00D67720"/>
    <w:rsid w:val="00D77C2E"/>
    <w:rsid w:val="00D846D5"/>
    <w:rsid w:val="00D97CB9"/>
    <w:rsid w:val="00DA7894"/>
    <w:rsid w:val="00DB29CF"/>
    <w:rsid w:val="00DB7FB0"/>
    <w:rsid w:val="00DD26FA"/>
    <w:rsid w:val="00DD290F"/>
    <w:rsid w:val="00DD4BAD"/>
    <w:rsid w:val="00DD4D5A"/>
    <w:rsid w:val="00DE0BF4"/>
    <w:rsid w:val="00DF002B"/>
    <w:rsid w:val="00E010EC"/>
    <w:rsid w:val="00E03F66"/>
    <w:rsid w:val="00E171DB"/>
    <w:rsid w:val="00E27ECD"/>
    <w:rsid w:val="00E35D99"/>
    <w:rsid w:val="00E438E6"/>
    <w:rsid w:val="00E44BE0"/>
    <w:rsid w:val="00E62EDC"/>
    <w:rsid w:val="00E6538A"/>
    <w:rsid w:val="00E736F5"/>
    <w:rsid w:val="00E75B39"/>
    <w:rsid w:val="00E80D78"/>
    <w:rsid w:val="00E81B61"/>
    <w:rsid w:val="00E87963"/>
    <w:rsid w:val="00E9080A"/>
    <w:rsid w:val="00E93025"/>
    <w:rsid w:val="00EB3B7E"/>
    <w:rsid w:val="00EB5334"/>
    <w:rsid w:val="00ED151C"/>
    <w:rsid w:val="00ED54FC"/>
    <w:rsid w:val="00ED6160"/>
    <w:rsid w:val="00EE6376"/>
    <w:rsid w:val="00EF7E2A"/>
    <w:rsid w:val="00F1322E"/>
    <w:rsid w:val="00F15C3B"/>
    <w:rsid w:val="00F20C28"/>
    <w:rsid w:val="00F2118F"/>
    <w:rsid w:val="00F253C1"/>
    <w:rsid w:val="00F3036E"/>
    <w:rsid w:val="00F94537"/>
    <w:rsid w:val="00F94E1E"/>
    <w:rsid w:val="00FA06F3"/>
    <w:rsid w:val="00FC680C"/>
    <w:rsid w:val="00FC75F1"/>
    <w:rsid w:val="00FE11D7"/>
    <w:rsid w:val="00FE6546"/>
    <w:rsid w:val="019920E5"/>
    <w:rsid w:val="1CBBBF9B"/>
    <w:rsid w:val="20E04ED1"/>
    <w:rsid w:val="2E8ADDB4"/>
    <w:rsid w:val="31518E51"/>
    <w:rsid w:val="45D0C7A4"/>
    <w:rsid w:val="4D3B183E"/>
    <w:rsid w:val="663073D4"/>
    <w:rsid w:val="69FD41B4"/>
    <w:rsid w:val="700E0CF0"/>
    <w:rsid w:val="7DA335D6"/>
    <w:rsid w:val="7DF89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CB577"/>
  <w15:docId w15:val="{C9779C56-FCC7-4DF1-9C62-900F489DD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7FEC"/>
    <w:rPr>
      <w:rFonts w:ascii="Franklin Gothic Book" w:hAnsi="Franklin Gothic Book"/>
      <w:sz w:val="22"/>
      <w:szCs w:val="24"/>
    </w:rPr>
  </w:style>
  <w:style w:type="paragraph" w:styleId="Heading1">
    <w:name w:val="heading 1"/>
    <w:basedOn w:val="Title"/>
    <w:next w:val="Normal"/>
    <w:qFormat/>
    <w:rsid w:val="00796695"/>
    <w:pPr>
      <w:spacing w:before="240" w:after="240"/>
      <w:jc w:val="left"/>
      <w:outlineLvl w:val="0"/>
    </w:pPr>
  </w:style>
  <w:style w:type="paragraph" w:styleId="Heading2">
    <w:name w:val="heading 2"/>
    <w:basedOn w:val="Normal"/>
    <w:next w:val="Normal"/>
    <w:qFormat/>
    <w:rsid w:val="00D6133E"/>
    <w:pPr>
      <w:keepNext/>
      <w:keepLines/>
      <w:numPr>
        <w:numId w:val="26"/>
      </w:numPr>
      <w:spacing w:after="240"/>
      <w:ind w:right="720"/>
      <w:outlineLvl w:val="1"/>
    </w:pPr>
    <w:rPr>
      <w:rFonts w:cs="Calibri"/>
      <w:b/>
      <w:bCs/>
      <w:color w:val="0071BC"/>
      <w:sz w:val="32"/>
      <w:szCs w:val="26"/>
    </w:rPr>
  </w:style>
  <w:style w:type="paragraph" w:styleId="Heading3">
    <w:name w:val="heading 3"/>
    <w:basedOn w:val="Normal"/>
    <w:next w:val="Normal"/>
    <w:autoRedefine/>
    <w:qFormat/>
    <w:rsid w:val="005B1CE3"/>
    <w:pPr>
      <w:keepNext/>
      <w:numPr>
        <w:numId w:val="8"/>
      </w:numPr>
      <w:spacing w:after="240"/>
      <w:ind w:left="720" w:hanging="720"/>
      <w:outlineLvl w:val="2"/>
    </w:pPr>
    <w:rPr>
      <w:rFonts w:ascii="Times New Roman" w:hAnsi="Times New Roman"/>
      <w:b/>
      <w:iCs/>
      <w:sz w:val="24"/>
    </w:rPr>
  </w:style>
  <w:style w:type="paragraph" w:styleId="Heading4">
    <w:name w:val="heading 4"/>
    <w:basedOn w:val="Normal"/>
    <w:next w:val="Normal"/>
    <w:qFormat/>
    <w:rsid w:val="00AA1C66"/>
    <w:pPr>
      <w:keepNext/>
      <w:numPr>
        <w:numId w:val="9"/>
      </w:numPr>
      <w:spacing w:before="240"/>
      <w:outlineLvl w:val="3"/>
    </w:pPr>
    <w:rPr>
      <w:b/>
      <w:color w:val="1F4E79" w:themeColor="accent1" w:themeShade="80"/>
      <w:szCs w:val="22"/>
    </w:rPr>
  </w:style>
  <w:style w:type="paragraph" w:styleId="Heading5">
    <w:name w:val="heading 5"/>
    <w:basedOn w:val="Normal"/>
    <w:next w:val="Normal"/>
    <w:qFormat/>
    <w:rsid w:val="00D6133E"/>
    <w:pPr>
      <w:keepNext/>
      <w:numPr>
        <w:numId w:val="10"/>
      </w:numPr>
      <w:outlineLvl w:val="4"/>
    </w:pPr>
    <w:rPr>
      <w:sz w:val="24"/>
      <w:szCs w:val="20"/>
    </w:rPr>
  </w:style>
  <w:style w:type="paragraph" w:styleId="Heading6">
    <w:name w:val="heading 6"/>
    <w:aliases w:val="sub-dash,sd,5,sub-dash1,sd1,51,sub-dash2,sd2,52,sub-dash11,sd11,511,sub-dash3,sd3,53,sub-dash4,sd4,54,sub-dash12,sd12,512,sub-dash21,sd21,521,sub-dash111,sd111,5111,sub-dash31,sd31,531"/>
    <w:basedOn w:val="Normal"/>
    <w:next w:val="Normal"/>
    <w:qFormat/>
    <w:pPr>
      <w:keepNext/>
      <w:pBdr>
        <w:top w:val="single" w:sz="4" w:space="1" w:color="auto"/>
        <w:left w:val="single" w:sz="4" w:space="4" w:color="auto"/>
        <w:bottom w:val="single" w:sz="4" w:space="1" w:color="auto"/>
        <w:right w:val="single" w:sz="4" w:space="4" w:color="auto"/>
      </w:pBdr>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240"/>
        <w:tab w:val="left" w:pos="1440"/>
        <w:tab w:val="left" w:pos="2400"/>
        <w:tab w:val="left" w:pos="6960"/>
      </w:tabs>
      <w:ind w:right="-24"/>
      <w:jc w:val="both"/>
    </w:pPr>
  </w:style>
  <w:style w:type="paragraph" w:styleId="BodyText2">
    <w:name w:val="Body Text 2"/>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style>
  <w:style w:type="paragraph" w:styleId="BodyText3">
    <w:name w:val="Body Text 3"/>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style>
  <w:style w:type="paragraph" w:styleId="Title">
    <w:name w:val="Title"/>
    <w:basedOn w:val="Header"/>
    <w:qFormat/>
    <w:rsid w:val="00752FCC"/>
    <w:pPr>
      <w:jc w:val="center"/>
    </w:pPr>
    <w:rPr>
      <w:color w:val="002060"/>
      <w:sz w:val="48"/>
      <w:szCs w:val="48"/>
    </w:rPr>
  </w:style>
  <w:style w:type="paragraph" w:styleId="Subtitle">
    <w:name w:val="Subtitle"/>
    <w:basedOn w:val="Normal"/>
    <w:link w:val="SubtitleChar"/>
    <w:uiPriority w:val="11"/>
    <w:qFormat/>
    <w:pPr>
      <w:spacing w:after="60"/>
      <w:jc w:val="center"/>
      <w:outlineLvl w:val="1"/>
    </w:pPr>
    <w:rPr>
      <w:rFonts w:ascii="Arial" w:hAnsi="Arial"/>
      <w:szCs w:val="20"/>
    </w:rPr>
  </w:style>
  <w:style w:type="paragraph" w:styleId="Footer">
    <w:name w:val="footer"/>
    <w:basedOn w:val="Normal"/>
    <w:link w:val="FooterChar"/>
    <w:uiPriority w:val="99"/>
    <w:pPr>
      <w:tabs>
        <w:tab w:val="center" w:pos="4320"/>
        <w:tab w:val="right" w:pos="8640"/>
      </w:tabs>
    </w:pPr>
    <w:rPr>
      <w:sz w:val="20"/>
      <w:szCs w:val="20"/>
    </w:rPr>
  </w:style>
  <w:style w:type="paragraph" w:customStyle="1" w:styleId="Level3">
    <w:name w:val="Level 3"/>
    <w:basedOn w:val="Normal"/>
    <w:pPr>
      <w:spacing w:after="240"/>
      <w:jc w:val="both"/>
    </w:pPr>
    <w:rPr>
      <w:szCs w:val="20"/>
    </w:rPr>
  </w:style>
  <w:style w:type="paragraph" w:styleId="List">
    <w:name w:val="List"/>
    <w:basedOn w:val="Normal"/>
    <w:pPr>
      <w:ind w:left="360" w:hanging="360"/>
    </w:pPr>
    <w:rPr>
      <w:sz w:val="20"/>
      <w:szCs w:val="20"/>
    </w:rPr>
  </w:style>
  <w:style w:type="paragraph" w:styleId="Header">
    <w:name w:val="header"/>
    <w:basedOn w:val="Normal"/>
    <w:link w:val="HeaderChar"/>
    <w:uiPriority w:val="99"/>
    <w:pPr>
      <w:tabs>
        <w:tab w:val="center" w:pos="4320"/>
        <w:tab w:val="right" w:pos="8640"/>
      </w:tabs>
    </w:pPr>
    <w:rPr>
      <w:szCs w:val="20"/>
    </w:rPr>
  </w:style>
  <w:style w:type="character" w:customStyle="1" w:styleId="highlight1">
    <w:name w:val="highlight1"/>
    <w:rPr>
      <w:b/>
      <w:bCs/>
      <w:color w:val="000000"/>
      <w:shd w:val="clear" w:color="auto" w:fill="FFFF00"/>
    </w:rPr>
  </w:style>
  <w:style w:type="paragraph" w:styleId="NormalWeb">
    <w:name w:val="Normal (Web)"/>
    <w:basedOn w:val="Normal"/>
    <w:pPr>
      <w:spacing w:before="100" w:beforeAutospacing="1" w:after="100" w:afterAutospacing="1"/>
    </w:pPr>
    <w:rPr>
      <w:color w:val="000000"/>
    </w:rPr>
  </w:style>
  <w:style w:type="paragraph" w:customStyle="1" w:styleId="textb">
    <w:name w:val="text b"/>
    <w:basedOn w:val="Normal"/>
    <w:pPr>
      <w:spacing w:after="240"/>
    </w:pPr>
    <w:rPr>
      <w:b/>
      <w:smallCaps/>
    </w:rPr>
  </w:style>
  <w:style w:type="paragraph" w:customStyle="1" w:styleId="TechExhibit">
    <w:name w:val="TechExhibit"/>
    <w:basedOn w:val="Heading1"/>
    <w:pPr>
      <w:numPr>
        <w:numId w:val="1"/>
      </w:numPr>
    </w:pPr>
    <w:rPr>
      <w:rFonts w:cs="Arial"/>
      <w:b/>
      <w:bCs/>
      <w:caps/>
      <w:smallCaps/>
      <w:kern w:val="32"/>
      <w:sz w:val="25"/>
      <w:szCs w:val="32"/>
    </w:rPr>
  </w:style>
  <w:style w:type="paragraph" w:customStyle="1" w:styleId="DefaultParagraphFontParaChar">
    <w:name w:val="Default Paragraph Font Para Char"/>
    <w:basedOn w:val="Normal"/>
    <w:rsid w:val="00DD290F"/>
    <w:pPr>
      <w:spacing w:before="120" w:after="160"/>
      <w:ind w:left="1440"/>
    </w:pPr>
    <w:rPr>
      <w:rFonts w:ascii="Verdana" w:eastAsia="Batang" w:hAnsi="Verdana" w:cs="Verdana"/>
      <w:sz w:val="20"/>
    </w:rPr>
  </w:style>
  <w:style w:type="character" w:styleId="Hyperlink">
    <w:name w:val="Hyperlink"/>
    <w:rsid w:val="00DD290F"/>
    <w:rPr>
      <w:color w:val="0000FF"/>
      <w:u w:val="single"/>
    </w:rPr>
  </w:style>
  <w:style w:type="paragraph" w:styleId="BalloonText">
    <w:name w:val="Balloon Text"/>
    <w:basedOn w:val="Normal"/>
    <w:link w:val="BalloonTextChar"/>
    <w:rsid w:val="00A407CD"/>
    <w:rPr>
      <w:rFonts w:ascii="Tahoma" w:hAnsi="Tahoma" w:cs="Tahoma"/>
      <w:sz w:val="16"/>
      <w:szCs w:val="16"/>
    </w:rPr>
  </w:style>
  <w:style w:type="character" w:customStyle="1" w:styleId="BalloonTextChar">
    <w:name w:val="Balloon Text Char"/>
    <w:link w:val="BalloonText"/>
    <w:rsid w:val="00A407CD"/>
    <w:rPr>
      <w:rFonts w:ascii="Tahoma" w:hAnsi="Tahoma" w:cs="Tahoma"/>
      <w:sz w:val="16"/>
      <w:szCs w:val="16"/>
    </w:rPr>
  </w:style>
  <w:style w:type="paragraph" w:styleId="FootnoteText">
    <w:name w:val="footnote text"/>
    <w:basedOn w:val="Normal"/>
    <w:link w:val="FootnoteTextChar"/>
    <w:rsid w:val="00F20C28"/>
    <w:rPr>
      <w:sz w:val="20"/>
      <w:szCs w:val="20"/>
    </w:rPr>
  </w:style>
  <w:style w:type="character" w:customStyle="1" w:styleId="FootnoteTextChar">
    <w:name w:val="Footnote Text Char"/>
    <w:basedOn w:val="DefaultParagraphFont"/>
    <w:link w:val="FootnoteText"/>
    <w:rsid w:val="00F20C28"/>
  </w:style>
  <w:style w:type="character" w:styleId="FootnoteReference">
    <w:name w:val="footnote reference"/>
    <w:rsid w:val="00F20C28"/>
    <w:rPr>
      <w:vertAlign w:val="superscript"/>
    </w:rPr>
  </w:style>
  <w:style w:type="character" w:customStyle="1" w:styleId="FooterChar">
    <w:name w:val="Footer Char"/>
    <w:link w:val="Footer"/>
    <w:uiPriority w:val="99"/>
    <w:rsid w:val="00F20C28"/>
  </w:style>
  <w:style w:type="character" w:customStyle="1" w:styleId="HeaderChar">
    <w:name w:val="Header Char"/>
    <w:link w:val="Header"/>
    <w:uiPriority w:val="99"/>
    <w:rsid w:val="002A6B17"/>
    <w:rPr>
      <w:sz w:val="24"/>
    </w:rPr>
  </w:style>
  <w:style w:type="character" w:customStyle="1" w:styleId="SubtitleChar">
    <w:name w:val="Subtitle Char"/>
    <w:link w:val="Subtitle"/>
    <w:uiPriority w:val="11"/>
    <w:rsid w:val="00752FCC"/>
    <w:rPr>
      <w:rFonts w:ascii="Arial" w:hAnsi="Arial"/>
      <w:sz w:val="24"/>
    </w:rPr>
  </w:style>
  <w:style w:type="numbering" w:customStyle="1" w:styleId="Style1">
    <w:name w:val="Style1"/>
    <w:rsid w:val="003278CE"/>
    <w:pPr>
      <w:numPr>
        <w:numId w:val="14"/>
      </w:numPr>
    </w:pPr>
  </w:style>
  <w:style w:type="character" w:styleId="Emphasis">
    <w:name w:val="Emphasis"/>
    <w:basedOn w:val="DefaultParagraphFont"/>
    <w:qFormat/>
    <w:rsid w:val="00AA1C66"/>
    <w:rPr>
      <w:i/>
      <w:iCs/>
    </w:rPr>
  </w:style>
  <w:style w:type="character" w:styleId="CommentReference">
    <w:name w:val="annotation reference"/>
    <w:basedOn w:val="DefaultParagraphFont"/>
    <w:semiHidden/>
    <w:unhideWhenUsed/>
    <w:rsid w:val="00E44BE0"/>
    <w:rPr>
      <w:sz w:val="16"/>
      <w:szCs w:val="16"/>
    </w:rPr>
  </w:style>
  <w:style w:type="paragraph" w:styleId="CommentText">
    <w:name w:val="annotation text"/>
    <w:basedOn w:val="Normal"/>
    <w:link w:val="CommentTextChar"/>
    <w:unhideWhenUsed/>
    <w:rsid w:val="00E44BE0"/>
    <w:rPr>
      <w:sz w:val="20"/>
      <w:szCs w:val="20"/>
    </w:rPr>
  </w:style>
  <w:style w:type="character" w:customStyle="1" w:styleId="CommentTextChar">
    <w:name w:val="Comment Text Char"/>
    <w:basedOn w:val="DefaultParagraphFont"/>
    <w:link w:val="CommentText"/>
    <w:rsid w:val="00E44BE0"/>
    <w:rPr>
      <w:rFonts w:ascii="Franklin Gothic Book" w:hAnsi="Franklin Gothic Book"/>
    </w:rPr>
  </w:style>
  <w:style w:type="paragraph" w:styleId="CommentSubject">
    <w:name w:val="annotation subject"/>
    <w:basedOn w:val="CommentText"/>
    <w:next w:val="CommentText"/>
    <w:link w:val="CommentSubjectChar"/>
    <w:semiHidden/>
    <w:unhideWhenUsed/>
    <w:rsid w:val="00E44BE0"/>
    <w:rPr>
      <w:b/>
      <w:bCs/>
    </w:rPr>
  </w:style>
  <w:style w:type="character" w:customStyle="1" w:styleId="CommentSubjectChar">
    <w:name w:val="Comment Subject Char"/>
    <w:basedOn w:val="CommentTextChar"/>
    <w:link w:val="CommentSubject"/>
    <w:semiHidden/>
    <w:rsid w:val="00E44BE0"/>
    <w:rPr>
      <w:rFonts w:ascii="Franklin Gothic Book" w:hAnsi="Franklin Gothic Book"/>
      <w:b/>
      <w:bCs/>
    </w:rPr>
  </w:style>
  <w:style w:type="paragraph" w:styleId="Revision">
    <w:name w:val="Revision"/>
    <w:hidden/>
    <w:uiPriority w:val="99"/>
    <w:semiHidden/>
    <w:rsid w:val="0056044E"/>
    <w:rPr>
      <w:rFonts w:ascii="Franklin Gothic Book" w:hAnsi="Franklin Gothic Book"/>
      <w:sz w:val="22"/>
      <w:szCs w:val="24"/>
    </w:rPr>
  </w:style>
  <w:style w:type="paragraph" w:styleId="ListParagraph">
    <w:name w:val="List Paragraph"/>
    <w:basedOn w:val="Normal"/>
    <w:uiPriority w:val="34"/>
    <w:qFormat/>
    <w:rsid w:val="005B6BEE"/>
    <w:pPr>
      <w:ind w:left="720"/>
      <w:contextualSpacing/>
    </w:pPr>
  </w:style>
  <w:style w:type="table" w:styleId="TableGrid">
    <w:name w:val="Table Grid"/>
    <w:basedOn w:val="TableNormal"/>
    <w:rsid w:val="00ED54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113A7"/>
    <w:pPr>
      <w:widowControl w:val="0"/>
      <w:autoSpaceDE w:val="0"/>
      <w:autoSpaceDN w:val="0"/>
      <w:ind w:left="102"/>
    </w:pPr>
    <w:rPr>
      <w:rFonts w:eastAsia="Franklin Gothic Book" w:cs="Franklin Gothic Book"/>
      <w:szCs w:val="22"/>
    </w:rPr>
  </w:style>
  <w:style w:type="character" w:styleId="UnresolvedMention">
    <w:name w:val="Unresolved Mention"/>
    <w:basedOn w:val="DefaultParagraphFont"/>
    <w:uiPriority w:val="99"/>
    <w:semiHidden/>
    <w:unhideWhenUsed/>
    <w:rsid w:val="008A7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8C08D613A905546AE271BEBCB7AD764" ma:contentTypeVersion="3" ma:contentTypeDescription="Create a new document." ma:contentTypeScope="" ma:versionID="6188e1e6875885e90e2455001582a8e4">
  <xsd:schema xmlns:xsd="http://www.w3.org/2001/XMLSchema" xmlns:xs="http://www.w3.org/2001/XMLSchema" xmlns:p="http://schemas.microsoft.com/office/2006/metadata/properties" xmlns:ns2="4a30b1e2-a96e-4f65-bfd9-0691da2ac01b" targetNamespace="http://schemas.microsoft.com/office/2006/metadata/properties" ma:root="true" ma:fieldsID="3cb0179bb55ddcdb1a92086bd057b507" ns2:_="">
    <xsd:import namespace="4a30b1e2-a96e-4f65-bfd9-0691da2ac01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30b1e2-a96e-4f65-bfd9-0691da2ac0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00AA7-711F-49B9-B524-AB02F6D5755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8110EB-A500-4AF1-B74F-35CAC4C7749E}">
  <ds:schemaRefs>
    <ds:schemaRef ds:uri="http://schemas.openxmlformats.org/officeDocument/2006/bibliography"/>
  </ds:schemaRefs>
</ds:datastoreItem>
</file>

<file path=customXml/itemProps3.xml><?xml version="1.0" encoding="utf-8"?>
<ds:datastoreItem xmlns:ds="http://schemas.openxmlformats.org/officeDocument/2006/customXml" ds:itemID="{76F09D79-332B-4D72-8858-F90DA4F0E93A}">
  <ds:schemaRefs>
    <ds:schemaRef ds:uri="http://schemas.microsoft.com/sharepoint/v3/contenttype/forms"/>
  </ds:schemaRefs>
</ds:datastoreItem>
</file>

<file path=customXml/itemProps4.xml><?xml version="1.0" encoding="utf-8"?>
<ds:datastoreItem xmlns:ds="http://schemas.openxmlformats.org/officeDocument/2006/customXml" ds:itemID="{9533EBF9-C4DD-46DC-B697-77D8329B4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30b1e2-a96e-4f65-bfd9-0691da2ac0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5495</Words>
  <Characters>30389</Characters>
  <Application>Microsoft Office Word</Application>
  <DocSecurity>4</DocSecurity>
  <Lines>706</Lines>
  <Paragraphs>320</Paragraphs>
  <ScaleCrop>false</ScaleCrop>
  <HeadingPairs>
    <vt:vector size="2" baseType="variant">
      <vt:variant>
        <vt:lpstr>Title</vt:lpstr>
      </vt:variant>
      <vt:variant>
        <vt:i4>1</vt:i4>
      </vt:variant>
    </vt:vector>
  </HeadingPairs>
  <TitlesOfParts>
    <vt:vector size="1" baseType="lpstr">
      <vt:lpstr>Performance Work Statement (PWS) Template</vt:lpstr>
    </vt:vector>
  </TitlesOfParts>
  <Company>HQDA, US Army</Company>
  <LinksUpToDate>false</LinksUpToDate>
  <CharactersWithSpaces>35564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 Template</dc:title>
  <dc:subject>Performance Work Statement (PWS) Template</dc:subject>
  <dc:creator>United States Department of Labor</dc:creator>
  <cp:keywords>Performance Work Statement (PWS) Template</cp:keywords>
  <cp:lastModifiedBy>Britton, Maria M - OASAM OSPE</cp:lastModifiedBy>
  <cp:revision>2</cp:revision>
  <cp:lastPrinted>2017-07-18T22:26:00Z</cp:lastPrinted>
  <dcterms:created xsi:type="dcterms:W3CDTF">2026-03-19T10:19:00Z</dcterms:created>
  <dcterms:modified xsi:type="dcterms:W3CDTF">2026-03-19T10:19:00Z</dcterms:modified>
  <cp:category>Performance Work Statement (PWS)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0x01010068C08D613A905546AE271BEBCB7AD764</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