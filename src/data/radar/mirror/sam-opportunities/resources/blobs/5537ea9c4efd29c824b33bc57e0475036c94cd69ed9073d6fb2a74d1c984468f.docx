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37B9" w14:textId="70E98B96" w:rsidR="004C461A" w:rsidRPr="008A45E4" w:rsidRDefault="0376D529">
      <w:pPr>
        <w:spacing w:line="259" w:lineRule="auto"/>
        <w:rPr>
          <w:rFonts w:ascii="Times New Roman" w:eastAsia="Times New Roman" w:hAnsi="Times New Roman" w:cs="Times New Roman"/>
          <w:b/>
          <w:bCs/>
          <w:sz w:val="22"/>
          <w:szCs w:val="22"/>
        </w:rPr>
        <w:pPrChange w:id="0" w:author="Grossmann, Matthew J CTR USARMY CPE CL (USA)" w:date="2026-04-03T10:02:00Z" w16du:dateUtc="2026-04-03T14:02:00Z">
          <w:pPr>
            <w:spacing w:after="187" w:line="259" w:lineRule="auto"/>
          </w:pPr>
        </w:pPrChange>
      </w:pPr>
      <w:bookmarkStart w:id="1" w:name="OLE_LINK1"/>
      <w:bookmarkStart w:id="2" w:name="OLE_LINK2"/>
      <w:r w:rsidRPr="76515035">
        <w:rPr>
          <w:rFonts w:ascii="Times New Roman" w:eastAsia="Times New Roman" w:hAnsi="Times New Roman" w:cs="Times New Roman"/>
          <w:b/>
          <w:bCs/>
          <w:sz w:val="22"/>
          <w:szCs w:val="22"/>
        </w:rPr>
        <w:t xml:space="preserve">Request for Information </w:t>
      </w:r>
      <w:r w:rsidR="32E98E0E" w:rsidRPr="76515035">
        <w:rPr>
          <w:rFonts w:ascii="Times New Roman" w:eastAsia="Times New Roman" w:hAnsi="Times New Roman" w:cs="Times New Roman"/>
          <w:b/>
          <w:bCs/>
          <w:sz w:val="22"/>
          <w:szCs w:val="22"/>
        </w:rPr>
        <w:t>(RFI)</w:t>
      </w:r>
      <w:r w:rsidR="15944370" w:rsidRPr="76515035">
        <w:rPr>
          <w:rFonts w:ascii="Times New Roman" w:eastAsia="Times New Roman" w:hAnsi="Times New Roman" w:cs="Times New Roman"/>
          <w:b/>
          <w:bCs/>
          <w:sz w:val="22"/>
          <w:szCs w:val="22"/>
        </w:rPr>
        <w:t>:</w:t>
      </w:r>
      <w:ins w:id="3" w:author="Grossmann, Matthew J CTR USARMY CPE CL (USA)" w:date="2026-04-03T10:02:00Z" w16du:dateUtc="2026-04-03T14:02:00Z">
        <w:r w:rsidR="15944370" w:rsidRPr="76515035">
          <w:rPr>
            <w:rFonts w:ascii="Times New Roman" w:eastAsia="Times New Roman" w:hAnsi="Times New Roman" w:cs="Times New Roman"/>
            <w:b/>
            <w:bCs/>
            <w:sz w:val="22"/>
            <w:szCs w:val="22"/>
          </w:rPr>
          <w:t xml:space="preserve"> </w:t>
        </w:r>
      </w:ins>
    </w:p>
    <w:p w14:paraId="0459B1D1" w14:textId="555D508A" w:rsidR="009F4F7C" w:rsidRPr="008A45E4" w:rsidRDefault="15DA373B" w:rsidP="009F4F7C">
      <w:pPr>
        <w:spacing w:after="187"/>
        <w:rPr>
          <w:rFonts w:ascii="Times New Roman" w:hAnsi="Times New Roman" w:cs="Times New Roman"/>
          <w:sz w:val="22"/>
          <w:szCs w:val="22"/>
        </w:rPr>
      </w:pPr>
      <w:r w:rsidRPr="00E576E7">
        <w:rPr>
          <w:rFonts w:ascii="Times New Roman" w:hAnsi="Times New Roman" w:cs="Times New Roman"/>
          <w:b/>
          <w:bCs/>
          <w:sz w:val="22"/>
          <w:szCs w:val="22"/>
        </w:rPr>
        <w:t>INTRODUCTION:</w:t>
      </w:r>
      <w:r w:rsidRPr="76515035">
        <w:rPr>
          <w:rFonts w:ascii="Times New Roman" w:hAnsi="Times New Roman" w:cs="Times New Roman"/>
          <w:sz w:val="22"/>
          <w:szCs w:val="22"/>
        </w:rPr>
        <w:t xml:space="preserve"> </w:t>
      </w:r>
      <w:bookmarkStart w:id="4" w:name="OLE_LINK3"/>
      <w:bookmarkStart w:id="5" w:name="OLE_LINK4"/>
      <w:r w:rsidR="6385AEA2" w:rsidRPr="76515035">
        <w:rPr>
          <w:rFonts w:ascii="Times New Roman" w:hAnsi="Times New Roman" w:cs="Times New Roman"/>
          <w:sz w:val="22"/>
          <w:szCs w:val="22"/>
        </w:rPr>
        <w:t>This announcement constitutes a Request for Information (RFI) notice for</w:t>
      </w:r>
      <w:r w:rsidR="3DFD8783" w:rsidRPr="76515035">
        <w:rPr>
          <w:rFonts w:ascii="Times New Roman" w:hAnsi="Times New Roman" w:cs="Times New Roman"/>
          <w:sz w:val="22"/>
          <w:szCs w:val="22"/>
        </w:rPr>
        <w:t xml:space="preserve"> the </w:t>
      </w:r>
      <w:r w:rsidR="3DA99784" w:rsidRPr="00190B90">
        <w:rPr>
          <w:rFonts w:ascii="Times New Roman" w:hAnsi="Times New Roman" w:cs="Times New Roman"/>
          <w:sz w:val="22"/>
          <w:szCs w:val="22"/>
          <w:u w:val="single"/>
        </w:rPr>
        <w:t>Arctic Mobility Sustainment System (AMSS)</w:t>
      </w:r>
      <w:r w:rsidR="17C77CF0" w:rsidRPr="76515035">
        <w:rPr>
          <w:rFonts w:ascii="Times New Roman" w:hAnsi="Times New Roman"/>
          <w:sz w:val="22"/>
          <w:rPrChange w:id="6" w:author="Grossmann, Matthew J CTR USARMY CPE CL (USA)" w:date="2026-04-03T10:02:00Z" w16du:dateUtc="2026-04-03T14:02:00Z">
            <w:rPr>
              <w:rFonts w:ascii="Times New Roman" w:hAnsi="Times New Roman"/>
              <w:sz w:val="22"/>
              <w:u w:val="single"/>
            </w:rPr>
          </w:rPrChange>
        </w:rPr>
        <w:t xml:space="preserve"> </w:t>
      </w:r>
      <w:del w:id="7" w:author="Grossmann, Matthew J CTR USARMY CPE CL (USA)" w:date="2026-04-03T10:02:00Z" w16du:dateUtc="2026-04-03T14:02:00Z">
        <w:r w:rsidR="00CE63C6" w:rsidRPr="5ED04309">
          <w:rPr>
            <w:rFonts w:ascii="Times New Roman" w:hAnsi="Times New Roman" w:cs="Times New Roman"/>
            <w:sz w:val="22"/>
            <w:szCs w:val="22"/>
            <w:u w:val="single"/>
          </w:rPr>
          <w:delText>5-man</w:delText>
        </w:r>
        <w:r w:rsidR="004D1548" w:rsidRPr="5ED04309">
          <w:rPr>
            <w:rFonts w:ascii="Times New Roman" w:hAnsi="Times New Roman" w:cs="Times New Roman"/>
            <w:sz w:val="22"/>
            <w:szCs w:val="22"/>
            <w:u w:val="single"/>
          </w:rPr>
          <w:delText xml:space="preserve"> </w:delText>
        </w:r>
        <w:r w:rsidR="75729587" w:rsidRPr="5ED04309">
          <w:rPr>
            <w:rFonts w:ascii="Times New Roman" w:hAnsi="Times New Roman" w:cs="Times New Roman"/>
            <w:sz w:val="22"/>
            <w:szCs w:val="22"/>
            <w:u w:val="single"/>
          </w:rPr>
          <w:delText>T</w:delText>
        </w:r>
        <w:r w:rsidR="004D1548" w:rsidRPr="5ED04309">
          <w:rPr>
            <w:rFonts w:ascii="Times New Roman" w:hAnsi="Times New Roman" w:cs="Times New Roman"/>
            <w:sz w:val="22"/>
            <w:szCs w:val="22"/>
            <w:u w:val="single"/>
          </w:rPr>
          <w:delText>eam and 10</w:delText>
        </w:r>
        <w:r w:rsidR="00CE63C6" w:rsidRPr="5ED04309">
          <w:rPr>
            <w:rFonts w:ascii="Times New Roman" w:hAnsi="Times New Roman" w:cs="Times New Roman"/>
            <w:sz w:val="22"/>
            <w:szCs w:val="22"/>
            <w:u w:val="single"/>
          </w:rPr>
          <w:delText>-</w:delText>
        </w:r>
        <w:r w:rsidR="004D1548" w:rsidRPr="5ED04309">
          <w:rPr>
            <w:rFonts w:ascii="Times New Roman" w:hAnsi="Times New Roman" w:cs="Times New Roman"/>
            <w:sz w:val="22"/>
            <w:szCs w:val="22"/>
            <w:u w:val="single"/>
          </w:rPr>
          <w:delText xml:space="preserve">man </w:delText>
        </w:r>
        <w:r w:rsidR="049D945E" w:rsidRPr="5ED04309">
          <w:rPr>
            <w:rFonts w:ascii="Times New Roman" w:hAnsi="Times New Roman" w:cs="Times New Roman"/>
            <w:sz w:val="22"/>
            <w:szCs w:val="22"/>
            <w:u w:val="single"/>
          </w:rPr>
          <w:delText>S</w:delText>
        </w:r>
        <w:r w:rsidR="004D1548" w:rsidRPr="5ED04309">
          <w:rPr>
            <w:rFonts w:ascii="Times New Roman" w:hAnsi="Times New Roman" w:cs="Times New Roman"/>
            <w:sz w:val="22"/>
            <w:szCs w:val="22"/>
            <w:u w:val="single"/>
          </w:rPr>
          <w:delText xml:space="preserve">quad </w:delText>
        </w:r>
        <w:r w:rsidR="003E2514" w:rsidRPr="5ED04309">
          <w:rPr>
            <w:rFonts w:ascii="Times New Roman" w:hAnsi="Times New Roman" w:cs="Times New Roman"/>
            <w:sz w:val="22"/>
            <w:szCs w:val="22"/>
            <w:u w:val="single"/>
          </w:rPr>
          <w:delText>Arctic S</w:delText>
        </w:r>
        <w:r w:rsidR="004D1548" w:rsidRPr="5ED04309">
          <w:rPr>
            <w:rFonts w:ascii="Times New Roman" w:hAnsi="Times New Roman" w:cs="Times New Roman"/>
            <w:sz w:val="22"/>
            <w:szCs w:val="22"/>
            <w:u w:val="single"/>
          </w:rPr>
          <w:delText>helter</w:delText>
        </w:r>
        <w:r w:rsidR="003E2514" w:rsidRPr="5ED04309">
          <w:rPr>
            <w:rFonts w:ascii="Times New Roman" w:hAnsi="Times New Roman" w:cs="Times New Roman"/>
            <w:sz w:val="22"/>
            <w:szCs w:val="22"/>
            <w:u w:val="single"/>
          </w:rPr>
          <w:delText xml:space="preserve"> (AS)</w:delText>
        </w:r>
        <w:r w:rsidR="000D7C41" w:rsidRPr="5ED04309">
          <w:rPr>
            <w:rFonts w:ascii="Times New Roman" w:hAnsi="Times New Roman" w:cs="Times New Roman"/>
            <w:sz w:val="22"/>
            <w:szCs w:val="22"/>
          </w:rPr>
          <w:delText xml:space="preserve"> </w:delText>
        </w:r>
      </w:del>
      <w:r w:rsidR="6385AEA2" w:rsidRPr="76515035">
        <w:rPr>
          <w:rFonts w:ascii="Times New Roman" w:hAnsi="Times New Roman" w:cs="Times New Roman"/>
          <w:sz w:val="22"/>
          <w:szCs w:val="22"/>
        </w:rPr>
        <w:t>described below</w:t>
      </w:r>
      <w:r w:rsidR="6C60138D" w:rsidRPr="76515035">
        <w:rPr>
          <w:rFonts w:ascii="Times New Roman" w:hAnsi="Times New Roman" w:cs="Times New Roman"/>
          <w:sz w:val="22"/>
          <w:szCs w:val="22"/>
        </w:rPr>
        <w:t>.</w:t>
      </w:r>
      <w:del w:id="8" w:author="Grossmann, Matthew J CTR USARMY CPE CL (USA)" w:date="2026-04-03T10:02:00Z" w16du:dateUtc="2026-04-03T14:02:00Z">
        <w:r w:rsidR="009F4F7C" w:rsidRPr="5ED04309">
          <w:rPr>
            <w:rFonts w:ascii="Times New Roman" w:hAnsi="Times New Roman" w:cs="Times New Roman"/>
            <w:sz w:val="22"/>
            <w:szCs w:val="22"/>
          </w:rPr>
          <w:delText xml:space="preserve">  </w:delText>
        </w:r>
      </w:del>
    </w:p>
    <w:p w14:paraId="136137BA" w14:textId="05BBC496" w:rsidR="00A7618B" w:rsidRPr="008A45E4" w:rsidRDefault="7EF4DCD1" w:rsidP="009F4F7C">
      <w:pPr>
        <w:rPr>
          <w:rFonts w:ascii="Times New Roman" w:hAnsi="Times New Roman" w:cs="Times New Roman"/>
          <w:sz w:val="22"/>
          <w:szCs w:val="22"/>
        </w:rPr>
      </w:pPr>
      <w:r w:rsidRPr="76515035">
        <w:rPr>
          <w:rFonts w:ascii="Times New Roman" w:eastAsia="Times New Roman" w:hAnsi="Times New Roman" w:cs="Times New Roman"/>
          <w:b/>
          <w:bCs/>
          <w:sz w:val="22"/>
          <w:szCs w:val="22"/>
        </w:rPr>
        <w:t xml:space="preserve">IMPORTANT NOTICE: </w:t>
      </w:r>
      <w:r w:rsidR="15DA373B" w:rsidRPr="76515035">
        <w:rPr>
          <w:rFonts w:ascii="Times New Roman" w:hAnsi="Times New Roman" w:cs="Times New Roman"/>
          <w:sz w:val="22"/>
          <w:szCs w:val="22"/>
        </w:rPr>
        <w:t>This RFI notice is being issued for the purpose of</w:t>
      </w:r>
      <w:r w:rsidR="4711807F" w:rsidRPr="76515035">
        <w:rPr>
          <w:rFonts w:ascii="Times New Roman" w:eastAsia="Times New Roman" w:hAnsi="Times New Roman" w:cs="Times New Roman"/>
          <w:sz w:val="22"/>
          <w:szCs w:val="22"/>
        </w:rPr>
        <w:t xml:space="preserve"> determining market capability</w:t>
      </w:r>
      <w:r w:rsidR="4711807F" w:rsidRPr="76515035">
        <w:rPr>
          <w:rFonts w:ascii="Times New Roman" w:hAnsi="Times New Roman" w:cs="Times New Roman"/>
          <w:sz w:val="22"/>
          <w:szCs w:val="22"/>
        </w:rPr>
        <w:t xml:space="preserve"> </w:t>
      </w:r>
      <w:r w:rsidR="4711807F" w:rsidRPr="76515035">
        <w:rPr>
          <w:rFonts w:ascii="Times New Roman" w:eastAsia="Times New Roman" w:hAnsi="Times New Roman" w:cs="Times New Roman"/>
          <w:sz w:val="22"/>
          <w:szCs w:val="22"/>
        </w:rPr>
        <w:t xml:space="preserve">of sources </w:t>
      </w:r>
      <w:r w:rsidR="4F46F440" w:rsidRPr="76515035">
        <w:rPr>
          <w:rFonts w:ascii="Times New Roman" w:eastAsia="Times New Roman" w:hAnsi="Times New Roman" w:cs="Times New Roman"/>
          <w:sz w:val="22"/>
          <w:szCs w:val="22"/>
        </w:rPr>
        <w:t xml:space="preserve">and </w:t>
      </w:r>
      <w:r w:rsidR="15DA373B" w:rsidRPr="76515035">
        <w:rPr>
          <w:rFonts w:ascii="Times New Roman" w:hAnsi="Times New Roman" w:cs="Times New Roman"/>
          <w:sz w:val="22"/>
          <w:szCs w:val="22"/>
        </w:rPr>
        <w:t>assessing industries’ current capabilities</w:t>
      </w:r>
      <w:r w:rsidR="00516FE6">
        <w:rPr>
          <w:rFonts w:ascii="Times New Roman" w:hAnsi="Times New Roman" w:cs="Times New Roman"/>
          <w:sz w:val="22"/>
          <w:szCs w:val="22"/>
        </w:rPr>
        <w:t xml:space="preserve"> in</w:t>
      </w:r>
      <w:r w:rsidR="15DA373B" w:rsidRPr="76515035">
        <w:rPr>
          <w:rFonts w:ascii="Times New Roman" w:hAnsi="Times New Roman" w:cs="Times New Roman"/>
          <w:sz w:val="22"/>
          <w:szCs w:val="22"/>
        </w:rPr>
        <w:t xml:space="preserve"> </w:t>
      </w:r>
      <w:bookmarkEnd w:id="4"/>
      <w:bookmarkEnd w:id="5"/>
      <w:del w:id="9" w:author="Grossmann, Matthew J CTR USARMY CPE CL (USA)" w:date="2026-04-03T10:02:00Z" w16du:dateUtc="2026-04-03T14:02:00Z">
        <w:r w:rsidR="00034540" w:rsidRPr="2DDACDFF">
          <w:rPr>
            <w:rFonts w:ascii="Times New Roman" w:hAnsi="Times New Roman" w:cs="Times New Roman"/>
            <w:sz w:val="22"/>
            <w:szCs w:val="22"/>
          </w:rPr>
          <w:delText>the technology area</w:delText>
        </w:r>
        <w:r w:rsidR="732389DE" w:rsidRPr="2DDACDFF">
          <w:rPr>
            <w:rFonts w:ascii="Times New Roman" w:hAnsi="Times New Roman" w:cs="Times New Roman"/>
            <w:sz w:val="22"/>
            <w:szCs w:val="22"/>
          </w:rPr>
          <w:delText>.</w:delText>
        </w:r>
      </w:del>
      <w:ins w:id="10" w:author="Grossmann, Matthew J CTR USARMY CPE CL (USA)" w:date="2026-04-03T10:02:00Z" w16du:dateUtc="2026-04-03T14:02:00Z">
        <w:r w:rsidR="0C4BA9C6" w:rsidRPr="17B5DAA8">
          <w:rPr>
            <w:rFonts w:ascii="Times New Roman" w:hAnsi="Times New Roman" w:cs="Times New Roman"/>
            <w:sz w:val="22"/>
            <w:szCs w:val="22"/>
          </w:rPr>
          <w:t>specific</w:t>
        </w:r>
        <w:r w:rsidR="55099FB4" w:rsidRPr="76515035">
          <w:rPr>
            <w:rFonts w:ascii="Times New Roman" w:hAnsi="Times New Roman" w:cs="Times New Roman"/>
            <w:sz w:val="22"/>
            <w:szCs w:val="22"/>
          </w:rPr>
          <w:t xml:space="preserve"> </w:t>
        </w:r>
        <w:r w:rsidR="00516FE6" w:rsidRPr="76515035">
          <w:rPr>
            <w:rFonts w:ascii="Times New Roman" w:hAnsi="Times New Roman" w:cs="Times New Roman"/>
            <w:sz w:val="22"/>
            <w:szCs w:val="22"/>
          </w:rPr>
          <w:t>technological</w:t>
        </w:r>
        <w:r w:rsidR="55099FB4" w:rsidRPr="76515035">
          <w:rPr>
            <w:rFonts w:ascii="Times New Roman" w:hAnsi="Times New Roman" w:cs="Times New Roman"/>
            <w:sz w:val="22"/>
            <w:szCs w:val="22"/>
          </w:rPr>
          <w:t xml:space="preserve"> </w:t>
        </w:r>
        <w:r w:rsidR="445CE578" w:rsidRPr="17B5DAA8">
          <w:rPr>
            <w:rFonts w:ascii="Times New Roman" w:hAnsi="Times New Roman" w:cs="Times New Roman"/>
            <w:sz w:val="22"/>
            <w:szCs w:val="22"/>
          </w:rPr>
          <w:t>area</w:t>
        </w:r>
        <w:r w:rsidR="4EC1AF21" w:rsidRPr="17B5DAA8">
          <w:rPr>
            <w:rFonts w:ascii="Times New Roman" w:hAnsi="Times New Roman" w:cs="Times New Roman"/>
            <w:sz w:val="22"/>
            <w:szCs w:val="22"/>
          </w:rPr>
          <w:t>s</w:t>
        </w:r>
        <w:r w:rsidR="5DCA867B" w:rsidRPr="17B5DAA8">
          <w:rPr>
            <w:rFonts w:ascii="Times New Roman" w:hAnsi="Times New Roman" w:cs="Times New Roman"/>
            <w:sz w:val="22"/>
            <w:szCs w:val="22"/>
          </w:rPr>
          <w:t>.</w:t>
        </w:r>
      </w:ins>
      <w:r w:rsidR="15DA373B" w:rsidRPr="76515035">
        <w:rPr>
          <w:rFonts w:ascii="Times New Roman" w:hAnsi="Times New Roman" w:cs="Times New Roman"/>
          <w:sz w:val="22"/>
          <w:szCs w:val="22"/>
        </w:rPr>
        <w:t xml:space="preserve"> </w:t>
      </w:r>
      <w:r w:rsidR="57C4C15E" w:rsidRPr="76515035">
        <w:rPr>
          <w:rFonts w:ascii="Times New Roman" w:eastAsia="Times New Roman" w:hAnsi="Times New Roman" w:cs="Times New Roman"/>
          <w:b/>
          <w:bCs/>
          <w:sz w:val="22"/>
          <w:szCs w:val="22"/>
        </w:rPr>
        <w:t>This</w:t>
      </w:r>
      <w:r w:rsidR="65F4F149" w:rsidRPr="76515035">
        <w:rPr>
          <w:rFonts w:ascii="Times New Roman" w:eastAsia="Times New Roman" w:hAnsi="Times New Roman" w:cs="Times New Roman"/>
          <w:b/>
          <w:bCs/>
          <w:sz w:val="22"/>
          <w:szCs w:val="22"/>
        </w:rPr>
        <w:t xml:space="preserve"> does not constitute an Invitation for Bid (IFB), a Request for Proposal (RFP), a Request for Quote (RFQ) or an indication that the Government will contract for any of the items and/or services contained in this notice. </w:t>
      </w:r>
      <w:r w:rsidR="376E6F1D" w:rsidRPr="76515035">
        <w:rPr>
          <w:rFonts w:ascii="Times New Roman" w:eastAsia="Times New Roman" w:hAnsi="Times New Roman" w:cs="Times New Roman"/>
          <w:b/>
          <w:bCs/>
          <w:sz w:val="22"/>
          <w:szCs w:val="22"/>
        </w:rPr>
        <w:t>THIS</w:t>
      </w:r>
      <w:r w:rsidR="15DA373B" w:rsidRPr="76515035">
        <w:rPr>
          <w:rFonts w:ascii="Times New Roman" w:hAnsi="Times New Roman" w:cs="Times New Roman"/>
          <w:b/>
          <w:bCs/>
          <w:caps/>
          <w:sz w:val="22"/>
          <w:szCs w:val="22"/>
        </w:rPr>
        <w:t xml:space="preserve"> </w:t>
      </w:r>
      <w:del w:id="11" w:author="Grossmann, Matthew J CTR USARMY CPE CL (USA)" w:date="2026-04-03T10:02:00Z" w16du:dateUtc="2026-04-03T14:02:00Z">
        <w:r w:rsidR="00A7618B" w:rsidRPr="2DDACDFF">
          <w:rPr>
            <w:rFonts w:ascii="Times New Roman" w:hAnsi="Times New Roman" w:cs="Times New Roman"/>
            <w:b/>
            <w:bCs/>
            <w:caps/>
            <w:sz w:val="22"/>
            <w:szCs w:val="22"/>
          </w:rPr>
          <w:delText>is</w:delText>
        </w:r>
      </w:del>
      <w:ins w:id="12" w:author="Grossmann, Matthew J CTR USARMY CPE CL (USA)" w:date="2026-04-03T10:02:00Z" w16du:dateUtc="2026-04-03T14:02:00Z">
        <w:r w:rsidR="1FD65246" w:rsidRPr="17B5DAA8">
          <w:rPr>
            <w:rFonts w:ascii="Times New Roman" w:hAnsi="Times New Roman" w:cs="Times New Roman"/>
            <w:b/>
            <w:bCs/>
            <w:caps/>
            <w:sz w:val="22"/>
            <w:szCs w:val="22"/>
          </w:rPr>
          <w:t>IS</w:t>
        </w:r>
      </w:ins>
      <w:r w:rsidR="15DA373B" w:rsidRPr="76515035">
        <w:rPr>
          <w:rFonts w:ascii="Times New Roman" w:hAnsi="Times New Roman" w:cs="Times New Roman"/>
          <w:b/>
          <w:bCs/>
          <w:caps/>
          <w:sz w:val="22"/>
          <w:szCs w:val="22"/>
        </w:rPr>
        <w:t xml:space="preserve"> NOT </w:t>
      </w:r>
      <w:del w:id="13" w:author="Grossmann, Matthew J CTR USARMY CPE CL (USA)" w:date="2026-04-03T10:02:00Z" w16du:dateUtc="2026-04-03T14:02:00Z">
        <w:r w:rsidR="00A7618B" w:rsidRPr="2DDACDFF">
          <w:rPr>
            <w:rFonts w:ascii="Times New Roman" w:hAnsi="Times New Roman" w:cs="Times New Roman"/>
            <w:b/>
            <w:bCs/>
            <w:caps/>
            <w:sz w:val="22"/>
            <w:szCs w:val="22"/>
          </w:rPr>
          <w:delText>a Request for Proposals.</w:delText>
        </w:r>
        <w:r w:rsidR="00A7618B" w:rsidRPr="2DDACDFF">
          <w:rPr>
            <w:rFonts w:ascii="Times New Roman" w:hAnsi="Times New Roman" w:cs="Times New Roman"/>
            <w:b/>
            <w:bCs/>
            <w:sz w:val="22"/>
            <w:szCs w:val="22"/>
          </w:rPr>
          <w:delText xml:space="preserve"> </w:delText>
        </w:r>
      </w:del>
      <w:ins w:id="14" w:author="Grossmann, Matthew J CTR USARMY CPE CL (USA)" w:date="2026-04-03T10:02:00Z" w16du:dateUtc="2026-04-03T14:02:00Z">
        <w:r w:rsidR="1FD65246" w:rsidRPr="17B5DAA8">
          <w:rPr>
            <w:rFonts w:ascii="Times New Roman" w:hAnsi="Times New Roman" w:cs="Times New Roman"/>
            <w:b/>
            <w:bCs/>
            <w:caps/>
            <w:sz w:val="22"/>
            <w:szCs w:val="22"/>
          </w:rPr>
          <w:t>A REQUEST FOR PROPOSALS</w:t>
        </w:r>
        <w:r w:rsidR="5DCA867B" w:rsidRPr="17B5DAA8">
          <w:rPr>
            <w:rFonts w:ascii="Times New Roman" w:hAnsi="Times New Roman" w:cs="Times New Roman"/>
            <w:b/>
            <w:bCs/>
            <w:caps/>
            <w:sz w:val="22"/>
            <w:szCs w:val="22"/>
          </w:rPr>
          <w:t>.</w:t>
        </w:r>
      </w:ins>
      <w:r w:rsidR="15DA373B" w:rsidRPr="17B5DAA8">
        <w:rPr>
          <w:rFonts w:ascii="Times New Roman" w:hAnsi="Times New Roman"/>
          <w:b/>
          <w:caps/>
          <w:sz w:val="22"/>
          <w:rPrChange w:id="15" w:author="Grossmann, Matthew J CTR USARMY CPE CL (USA)" w:date="2026-04-03T10:02:00Z" w16du:dateUtc="2026-04-03T14:02:00Z">
            <w:rPr>
              <w:rFonts w:ascii="Times New Roman" w:hAnsi="Times New Roman"/>
              <w:b/>
              <w:sz w:val="22"/>
            </w:rPr>
          </w:rPrChange>
        </w:rPr>
        <w:t xml:space="preserve"> </w:t>
      </w:r>
      <w:r w:rsidR="15DA373B" w:rsidRPr="76515035">
        <w:rPr>
          <w:rFonts w:ascii="Times New Roman" w:hAnsi="Times New Roman" w:cs="Times New Roman"/>
          <w:b/>
          <w:bCs/>
          <w:sz w:val="22"/>
          <w:szCs w:val="22"/>
        </w:rPr>
        <w:t>NO SOLICITATION DOCUMENT</w:t>
      </w:r>
      <w:r w:rsidR="2AD67DC5" w:rsidRPr="76515035">
        <w:rPr>
          <w:rFonts w:ascii="Times New Roman" w:hAnsi="Times New Roman" w:cs="Times New Roman"/>
          <w:b/>
          <w:bCs/>
          <w:sz w:val="22"/>
          <w:szCs w:val="22"/>
        </w:rPr>
        <w:t>S</w:t>
      </w:r>
      <w:r w:rsidR="15DA373B" w:rsidRPr="76515035">
        <w:rPr>
          <w:rFonts w:ascii="Times New Roman" w:hAnsi="Times New Roman" w:cs="Times New Roman"/>
          <w:b/>
          <w:bCs/>
          <w:sz w:val="22"/>
          <w:szCs w:val="22"/>
        </w:rPr>
        <w:t xml:space="preserve"> EXIST AT THIS TIME.</w:t>
      </w:r>
      <w:r w:rsidR="15DA373B" w:rsidRPr="17B5DAA8">
        <w:rPr>
          <w:rFonts w:ascii="Times New Roman" w:hAnsi="Times New Roman" w:cs="Times New Roman"/>
          <w:b/>
          <w:sz w:val="22"/>
          <w:szCs w:val="22"/>
        </w:rPr>
        <w:t xml:space="preserve"> </w:t>
      </w:r>
      <w:r w:rsidR="15DA373B" w:rsidRPr="76515035">
        <w:rPr>
          <w:rFonts w:ascii="Times New Roman" w:hAnsi="Times New Roman" w:cs="Times New Roman"/>
          <w:sz w:val="22"/>
          <w:szCs w:val="22"/>
        </w:rPr>
        <w:t xml:space="preserve">Any information provided does not constitute </w:t>
      </w:r>
      <w:r w:rsidR="12F41AE8" w:rsidRPr="76515035">
        <w:rPr>
          <w:rFonts w:ascii="Times New Roman" w:hAnsi="Times New Roman" w:cs="Times New Roman"/>
          <w:sz w:val="22"/>
          <w:szCs w:val="22"/>
        </w:rPr>
        <w:t xml:space="preserve">a </w:t>
      </w:r>
      <w:r w:rsidR="18E61EA1" w:rsidRPr="76515035">
        <w:rPr>
          <w:rFonts w:ascii="Times New Roman" w:hAnsi="Times New Roman" w:cs="Times New Roman"/>
          <w:sz w:val="22"/>
          <w:szCs w:val="22"/>
        </w:rPr>
        <w:t>proposal but</w:t>
      </w:r>
      <w:r w:rsidR="12F41AE8" w:rsidRPr="76515035">
        <w:rPr>
          <w:rFonts w:ascii="Times New Roman" w:hAnsi="Times New Roman" w:cs="Times New Roman"/>
          <w:sz w:val="22"/>
          <w:szCs w:val="22"/>
        </w:rPr>
        <w:t xml:space="preserve"> will be considered an exchange of capabilities and ideas. </w:t>
      </w:r>
      <w:r w:rsidR="3B32C475" w:rsidRPr="76515035">
        <w:rPr>
          <w:rFonts w:ascii="Times New Roman" w:hAnsi="Times New Roman" w:cs="Times New Roman"/>
          <w:sz w:val="22"/>
          <w:szCs w:val="22"/>
        </w:rPr>
        <w:t>T</w:t>
      </w:r>
      <w:r w:rsidR="12F41AE8" w:rsidRPr="76515035">
        <w:rPr>
          <w:rFonts w:ascii="Times New Roman" w:hAnsi="Times New Roman" w:cs="Times New Roman"/>
          <w:sz w:val="22"/>
          <w:szCs w:val="22"/>
        </w:rPr>
        <w:t xml:space="preserve">he Government will </w:t>
      </w:r>
      <w:r w:rsidR="3B32C475" w:rsidRPr="76515035">
        <w:rPr>
          <w:rFonts w:ascii="Times New Roman" w:hAnsi="Times New Roman" w:cs="Times New Roman"/>
          <w:b/>
          <w:bCs/>
          <w:sz w:val="22"/>
          <w:szCs w:val="22"/>
          <w:u w:val="single"/>
        </w:rPr>
        <w:t>not</w:t>
      </w:r>
      <w:r w:rsidR="3B32C475" w:rsidRPr="76515035">
        <w:rPr>
          <w:rFonts w:ascii="Times New Roman" w:hAnsi="Times New Roman" w:cs="Times New Roman"/>
          <w:sz w:val="22"/>
          <w:szCs w:val="22"/>
          <w:u w:val="single"/>
        </w:rPr>
        <w:t xml:space="preserve"> </w:t>
      </w:r>
      <w:r w:rsidR="12F41AE8" w:rsidRPr="76515035">
        <w:rPr>
          <w:rFonts w:ascii="Times New Roman" w:hAnsi="Times New Roman" w:cs="Times New Roman"/>
          <w:sz w:val="22"/>
          <w:szCs w:val="22"/>
        </w:rPr>
        <w:t xml:space="preserve">be responsible for any </w:t>
      </w:r>
      <w:del w:id="16" w:author="Grossmann, Matthew J CTR USARMY CPE CL (USA)" w:date="2026-04-03T10:02:00Z" w16du:dateUtc="2026-04-03T14:02:00Z">
        <w:r w:rsidR="005656C4" w:rsidRPr="2DDACDFF">
          <w:rPr>
            <w:rFonts w:ascii="Times New Roman" w:hAnsi="Times New Roman" w:cs="Times New Roman"/>
            <w:sz w:val="22"/>
            <w:szCs w:val="22"/>
          </w:rPr>
          <w:delText>cost</w:delText>
        </w:r>
        <w:r w:rsidR="678CD046" w:rsidRPr="2DDACDFF">
          <w:rPr>
            <w:rFonts w:ascii="Times New Roman" w:hAnsi="Times New Roman" w:cs="Times New Roman"/>
            <w:sz w:val="22"/>
            <w:szCs w:val="22"/>
          </w:rPr>
          <w:delText>s</w:delText>
        </w:r>
      </w:del>
      <w:ins w:id="17" w:author="Grossmann, Matthew J CTR USARMY CPE CL (USA)" w:date="2026-04-03T10:02:00Z" w16du:dateUtc="2026-04-03T14:02:00Z">
        <w:r w:rsidR="12F41AE8" w:rsidRPr="76515035">
          <w:rPr>
            <w:rFonts w:ascii="Times New Roman" w:hAnsi="Times New Roman" w:cs="Times New Roman"/>
            <w:sz w:val="22"/>
            <w:szCs w:val="22"/>
          </w:rPr>
          <w:t>cost</w:t>
        </w:r>
      </w:ins>
      <w:r w:rsidR="12F41AE8" w:rsidRPr="76515035">
        <w:rPr>
          <w:rFonts w:ascii="Times New Roman" w:hAnsi="Times New Roman" w:cs="Times New Roman"/>
          <w:sz w:val="22"/>
          <w:szCs w:val="22"/>
        </w:rPr>
        <w:t xml:space="preserve"> incurred in furnishing this information</w:t>
      </w:r>
      <w:r w:rsidR="3B32C475" w:rsidRPr="76515035">
        <w:rPr>
          <w:rFonts w:ascii="Times New Roman" w:hAnsi="Times New Roman" w:cs="Times New Roman"/>
          <w:sz w:val="22"/>
          <w:szCs w:val="22"/>
        </w:rPr>
        <w:t xml:space="preserve"> or </w:t>
      </w:r>
      <w:r w:rsidR="55099FB4" w:rsidRPr="76515035">
        <w:rPr>
          <w:rFonts w:ascii="Times New Roman" w:hAnsi="Times New Roman" w:cs="Times New Roman"/>
          <w:sz w:val="22"/>
          <w:szCs w:val="22"/>
        </w:rPr>
        <w:t xml:space="preserve">potential </w:t>
      </w:r>
      <w:r w:rsidR="3B32C475" w:rsidRPr="76515035">
        <w:rPr>
          <w:rFonts w:ascii="Times New Roman" w:hAnsi="Times New Roman" w:cs="Times New Roman"/>
          <w:sz w:val="22"/>
          <w:szCs w:val="22"/>
        </w:rPr>
        <w:t xml:space="preserve">participation in the </w:t>
      </w:r>
      <w:r w:rsidR="68FD5E23" w:rsidRPr="76515035">
        <w:rPr>
          <w:rFonts w:ascii="Times New Roman" w:hAnsi="Times New Roman" w:cs="Times New Roman"/>
          <w:sz w:val="22"/>
          <w:szCs w:val="22"/>
        </w:rPr>
        <w:t>event</w:t>
      </w:r>
      <w:r w:rsidR="12F41AE8" w:rsidRPr="76515035">
        <w:rPr>
          <w:rFonts w:ascii="Times New Roman" w:hAnsi="Times New Roman" w:cs="Times New Roman"/>
          <w:sz w:val="22"/>
          <w:szCs w:val="22"/>
        </w:rPr>
        <w:t xml:space="preserve">. </w:t>
      </w:r>
      <w:r w:rsidR="15DA373B" w:rsidRPr="76515035">
        <w:rPr>
          <w:rFonts w:ascii="Times New Roman" w:hAnsi="Times New Roman" w:cs="Times New Roman"/>
          <w:sz w:val="22"/>
          <w:szCs w:val="22"/>
        </w:rPr>
        <w:t xml:space="preserve">This RFI does not constitute a commitment, implied or otherwise, that the </w:t>
      </w:r>
      <w:r w:rsidR="18E61EA1" w:rsidRPr="76515035">
        <w:rPr>
          <w:rFonts w:ascii="Times New Roman" w:hAnsi="Times New Roman" w:cs="Times New Roman"/>
          <w:sz w:val="22"/>
          <w:szCs w:val="22"/>
        </w:rPr>
        <w:t>government</w:t>
      </w:r>
      <w:r w:rsidR="15DA373B" w:rsidRPr="76515035">
        <w:rPr>
          <w:rFonts w:ascii="Times New Roman" w:hAnsi="Times New Roman" w:cs="Times New Roman"/>
          <w:sz w:val="22"/>
          <w:szCs w:val="22"/>
        </w:rPr>
        <w:t xml:space="preserve"> will take procurement action in this matter.</w:t>
      </w:r>
      <w:r w:rsidR="64B6458F" w:rsidRPr="76515035">
        <w:rPr>
          <w:rFonts w:ascii="Times New Roman" w:hAnsi="Times New Roman" w:cs="Times New Roman"/>
          <w:sz w:val="22"/>
          <w:szCs w:val="22"/>
        </w:rPr>
        <w:t xml:space="preserve"> </w:t>
      </w:r>
      <w:del w:id="18" w:author="Grossmann, Matthew J CTR USARMY CPE CL (USA)" w:date="2026-04-03T10:02:00Z" w16du:dateUtc="2026-04-03T14:02:00Z">
        <w:r w:rsidR="00A7618B" w:rsidRPr="2DDACDFF">
          <w:rPr>
            <w:rFonts w:ascii="Times New Roman" w:hAnsi="Times New Roman" w:cs="Times New Roman"/>
            <w:sz w:val="22"/>
            <w:szCs w:val="22"/>
          </w:rPr>
          <w:delText xml:space="preserve"> </w:delText>
        </w:r>
      </w:del>
      <w:r w:rsidR="13A7333C" w:rsidRPr="76515035">
        <w:rPr>
          <w:rFonts w:ascii="Times New Roman" w:eastAsia="Times New Roman" w:hAnsi="Times New Roman" w:cs="Times New Roman"/>
          <w:b/>
          <w:bCs/>
          <w:color w:val="FF0000"/>
          <w:sz w:val="22"/>
          <w:szCs w:val="22"/>
        </w:rPr>
        <w:t>All information received in response to this notice that is marked Proprietary will be handled accordingly</w:t>
      </w:r>
      <w:r w:rsidR="4478E32F" w:rsidRPr="76515035">
        <w:rPr>
          <w:rFonts w:ascii="Times New Roman" w:eastAsia="Times New Roman" w:hAnsi="Times New Roman" w:cs="Times New Roman"/>
          <w:b/>
          <w:bCs/>
          <w:color w:val="FF0000"/>
          <w:sz w:val="22"/>
          <w:szCs w:val="22"/>
        </w:rPr>
        <w:t>.</w:t>
      </w:r>
    </w:p>
    <w:p w14:paraId="56A800FE" w14:textId="3BDE0226" w:rsidR="007F1339" w:rsidRPr="008A45E4" w:rsidRDefault="42659E99" w:rsidP="009F4F7C">
      <w:pPr>
        <w:rPr>
          <w:rFonts w:ascii="Times New Roman" w:hAnsi="Times New Roman" w:cs="Times New Roman"/>
          <w:sz w:val="22"/>
          <w:szCs w:val="22"/>
        </w:rPr>
      </w:pPr>
      <w:r w:rsidRPr="4205C0AA">
        <w:rPr>
          <w:rFonts w:ascii="Times New Roman" w:hAnsi="Times New Roman" w:cs="Times New Roman"/>
          <w:sz w:val="22"/>
          <w:szCs w:val="22"/>
        </w:rPr>
        <w:t>R</w:t>
      </w:r>
      <w:r w:rsidR="0832AC89" w:rsidRPr="4205C0AA">
        <w:rPr>
          <w:rFonts w:ascii="Times New Roman" w:hAnsi="Times New Roman" w:cs="Times New Roman"/>
          <w:sz w:val="22"/>
          <w:szCs w:val="22"/>
        </w:rPr>
        <w:t>esponses will be review</w:t>
      </w:r>
      <w:r w:rsidRPr="4205C0AA">
        <w:rPr>
          <w:rFonts w:ascii="Times New Roman" w:hAnsi="Times New Roman" w:cs="Times New Roman"/>
          <w:sz w:val="22"/>
          <w:szCs w:val="22"/>
        </w:rPr>
        <w:t>e</w:t>
      </w:r>
      <w:r w:rsidR="0832AC89" w:rsidRPr="4205C0AA">
        <w:rPr>
          <w:rFonts w:ascii="Times New Roman" w:hAnsi="Times New Roman" w:cs="Times New Roman"/>
          <w:sz w:val="22"/>
          <w:szCs w:val="22"/>
        </w:rPr>
        <w:t>d,</w:t>
      </w:r>
      <w:r w:rsidRPr="4205C0AA">
        <w:rPr>
          <w:rFonts w:ascii="Times New Roman" w:hAnsi="Times New Roman" w:cs="Times New Roman"/>
          <w:sz w:val="22"/>
          <w:szCs w:val="22"/>
        </w:rPr>
        <w:t xml:space="preserve"> </w:t>
      </w:r>
      <w:r w:rsidR="59015972" w:rsidRPr="4205C0AA">
        <w:rPr>
          <w:rFonts w:ascii="Times New Roman" w:hAnsi="Times New Roman" w:cs="Times New Roman"/>
          <w:sz w:val="22"/>
          <w:szCs w:val="22"/>
        </w:rPr>
        <w:t xml:space="preserve">and </w:t>
      </w:r>
      <w:r w:rsidRPr="4205C0AA">
        <w:rPr>
          <w:rFonts w:ascii="Times New Roman" w:hAnsi="Times New Roman" w:cs="Times New Roman"/>
          <w:sz w:val="22"/>
          <w:szCs w:val="22"/>
        </w:rPr>
        <w:t>candidate technologies of interest</w:t>
      </w:r>
      <w:r w:rsidR="0832AC89" w:rsidRPr="4205C0AA">
        <w:rPr>
          <w:rFonts w:ascii="Times New Roman" w:hAnsi="Times New Roman" w:cs="Times New Roman"/>
          <w:sz w:val="22"/>
          <w:szCs w:val="22"/>
        </w:rPr>
        <w:t xml:space="preserve"> </w:t>
      </w:r>
      <w:r w:rsidR="70896257" w:rsidRPr="4205C0AA">
        <w:rPr>
          <w:rFonts w:ascii="Times New Roman" w:hAnsi="Times New Roman" w:cs="Times New Roman"/>
          <w:sz w:val="22"/>
          <w:szCs w:val="22"/>
        </w:rPr>
        <w:t xml:space="preserve">will be invited to participate in </w:t>
      </w:r>
      <w:r w:rsidRPr="4205C0AA">
        <w:rPr>
          <w:rFonts w:ascii="Times New Roman" w:hAnsi="Times New Roman" w:cs="Times New Roman"/>
          <w:sz w:val="22"/>
          <w:szCs w:val="22"/>
        </w:rPr>
        <w:t>an Industry Day</w:t>
      </w:r>
      <w:r w:rsidR="70896257" w:rsidRPr="4205C0AA">
        <w:rPr>
          <w:rFonts w:ascii="Times New Roman" w:hAnsi="Times New Roman" w:cs="Times New Roman"/>
          <w:sz w:val="22"/>
          <w:szCs w:val="22"/>
        </w:rPr>
        <w:t xml:space="preserve"> event</w:t>
      </w:r>
      <w:r w:rsidR="20266D25" w:rsidRPr="4205C0AA">
        <w:rPr>
          <w:rFonts w:ascii="Times New Roman" w:hAnsi="Times New Roman" w:cs="Times New Roman"/>
          <w:sz w:val="22"/>
          <w:szCs w:val="22"/>
        </w:rPr>
        <w:t xml:space="preserve"> </w:t>
      </w:r>
      <w:r w:rsidR="787961DB" w:rsidRPr="4205C0AA">
        <w:rPr>
          <w:rFonts w:ascii="Times New Roman" w:hAnsi="Times New Roman" w:cs="Times New Roman"/>
          <w:sz w:val="22"/>
          <w:szCs w:val="22"/>
        </w:rPr>
        <w:t xml:space="preserve">in June 2026 </w:t>
      </w:r>
      <w:r w:rsidR="20266D25" w:rsidRPr="4205C0AA">
        <w:rPr>
          <w:rFonts w:ascii="Times New Roman" w:hAnsi="Times New Roman" w:cs="Times New Roman"/>
          <w:sz w:val="22"/>
          <w:szCs w:val="22"/>
        </w:rPr>
        <w:t>to demonstrate and show th</w:t>
      </w:r>
      <w:r w:rsidR="7D18835C" w:rsidRPr="4205C0AA">
        <w:rPr>
          <w:rFonts w:ascii="Times New Roman" w:hAnsi="Times New Roman" w:cs="Times New Roman"/>
          <w:sz w:val="22"/>
          <w:szCs w:val="22"/>
        </w:rPr>
        <w:t>e technology</w:t>
      </w:r>
      <w:r w:rsidR="6E0C0230" w:rsidRPr="4205C0AA">
        <w:rPr>
          <w:rFonts w:ascii="Times New Roman" w:hAnsi="Times New Roman" w:cs="Times New Roman"/>
          <w:sz w:val="22"/>
          <w:szCs w:val="22"/>
        </w:rPr>
        <w:t xml:space="preserve"> based on information provided</w:t>
      </w:r>
      <w:r w:rsidR="48DCFF60" w:rsidRPr="4205C0AA">
        <w:rPr>
          <w:rFonts w:ascii="Times New Roman" w:hAnsi="Times New Roman" w:cs="Times New Roman"/>
          <w:sz w:val="22"/>
          <w:szCs w:val="22"/>
        </w:rPr>
        <w:t xml:space="preserve"> in </w:t>
      </w:r>
      <w:r w:rsidR="092B61B3" w:rsidRPr="4205C0AA">
        <w:rPr>
          <w:rFonts w:ascii="Times New Roman" w:hAnsi="Times New Roman" w:cs="Times New Roman"/>
          <w:sz w:val="22"/>
          <w:szCs w:val="22"/>
        </w:rPr>
        <w:t>response to this RFI</w:t>
      </w:r>
      <w:r w:rsidR="433B439C" w:rsidRPr="4205C0AA">
        <w:rPr>
          <w:rFonts w:ascii="Times New Roman" w:hAnsi="Times New Roman" w:cs="Times New Roman"/>
          <w:sz w:val="22"/>
          <w:szCs w:val="22"/>
        </w:rPr>
        <w:t>. A</w:t>
      </w:r>
      <w:r w:rsidR="6926E6EE" w:rsidRPr="4205C0AA">
        <w:rPr>
          <w:rFonts w:ascii="Times New Roman" w:hAnsi="Times New Roman" w:cs="Times New Roman"/>
          <w:sz w:val="22"/>
          <w:szCs w:val="22"/>
        </w:rPr>
        <w:t>dditional field evaluations may be completed</w:t>
      </w:r>
      <w:r w:rsidR="4D665B4F" w:rsidRPr="4205C0AA">
        <w:rPr>
          <w:rFonts w:ascii="Times New Roman" w:hAnsi="Times New Roman" w:cs="Times New Roman"/>
          <w:sz w:val="22"/>
          <w:szCs w:val="22"/>
        </w:rPr>
        <w:t>.</w:t>
      </w:r>
    </w:p>
    <w:p w14:paraId="7D66A09F" w14:textId="0F7159F4" w:rsidR="00DB6CB7" w:rsidRPr="008A45E4" w:rsidRDefault="539FD288" w:rsidP="33229EDF">
      <w:pPr>
        <w:spacing w:line="259" w:lineRule="auto"/>
        <w:rPr>
          <w:rFonts w:ascii="Times New Roman" w:hAnsi="Times New Roman" w:cs="Times New Roman"/>
          <w:sz w:val="22"/>
          <w:szCs w:val="22"/>
        </w:rPr>
      </w:pPr>
      <w:r w:rsidRPr="33229EDF">
        <w:rPr>
          <w:rFonts w:ascii="Times New Roman" w:hAnsi="Times New Roman" w:cs="Times New Roman"/>
          <w:sz w:val="22"/>
          <w:szCs w:val="22"/>
        </w:rPr>
        <w:t xml:space="preserve">The </w:t>
      </w:r>
      <w:r w:rsidRPr="33229EDF">
        <w:rPr>
          <w:rFonts w:ascii="Times New Roman" w:eastAsia="Times New Roman" w:hAnsi="Times New Roman" w:cs="Times New Roman"/>
          <w:b/>
          <w:bCs/>
          <w:sz w:val="22"/>
          <w:szCs w:val="22"/>
        </w:rPr>
        <w:t>due date for responses</w:t>
      </w:r>
      <w:r w:rsidRPr="33229EDF">
        <w:rPr>
          <w:rFonts w:ascii="Times New Roman" w:hAnsi="Times New Roman" w:cs="Times New Roman"/>
          <w:sz w:val="22"/>
          <w:szCs w:val="22"/>
        </w:rPr>
        <w:t xml:space="preserve"> to this RFI is </w:t>
      </w:r>
      <w:r w:rsidR="629E1B4A" w:rsidRPr="33229EDF">
        <w:rPr>
          <w:rFonts w:ascii="Times New Roman" w:hAnsi="Times New Roman" w:cs="Times New Roman"/>
          <w:sz w:val="22"/>
          <w:szCs w:val="22"/>
        </w:rPr>
        <w:t>16</w:t>
      </w:r>
      <w:r w:rsidR="23E7E08D" w:rsidRPr="33229EDF">
        <w:rPr>
          <w:rFonts w:ascii="Times New Roman" w:hAnsi="Times New Roman" w:cs="Times New Roman"/>
          <w:sz w:val="22"/>
          <w:szCs w:val="22"/>
        </w:rPr>
        <w:t xml:space="preserve"> April 2026, 5pm </w:t>
      </w:r>
      <w:del w:id="19" w:author="Grossmann, Matthew J CTR USARMY CPE CL (USA)" w:date="2026-04-03T10:02:00Z" w16du:dateUtc="2026-04-03T14:02:00Z">
        <w:r w:rsidR="005459D3" w:rsidRPr="3BD0A097">
          <w:rPr>
            <w:rFonts w:ascii="Times New Roman" w:hAnsi="Times New Roman" w:cs="Times New Roman"/>
            <w:sz w:val="22"/>
            <w:szCs w:val="22"/>
          </w:rPr>
          <w:delText>E</w:delText>
        </w:r>
        <w:r w:rsidR="60701092" w:rsidRPr="3BD0A097">
          <w:rPr>
            <w:rFonts w:ascii="Times New Roman" w:hAnsi="Times New Roman" w:cs="Times New Roman"/>
            <w:sz w:val="22"/>
            <w:szCs w:val="22"/>
          </w:rPr>
          <w:delText>D</w:delText>
        </w:r>
        <w:r w:rsidR="005459D3" w:rsidRPr="3BD0A097">
          <w:rPr>
            <w:rFonts w:ascii="Times New Roman" w:hAnsi="Times New Roman" w:cs="Times New Roman"/>
            <w:sz w:val="22"/>
            <w:szCs w:val="22"/>
          </w:rPr>
          <w:delText>T</w:delText>
        </w:r>
        <w:r w:rsidR="007F397F" w:rsidRPr="3BD0A097">
          <w:rPr>
            <w:rFonts w:ascii="Times New Roman" w:hAnsi="Times New Roman" w:cs="Times New Roman"/>
            <w:sz w:val="22"/>
            <w:szCs w:val="22"/>
          </w:rPr>
          <w:delText>.</w:delText>
        </w:r>
      </w:del>
      <w:ins w:id="20" w:author="Grossmann, Matthew J CTR USARMY CPE CL (USA)" w:date="2026-04-03T10:02:00Z" w16du:dateUtc="2026-04-03T14:02:00Z">
        <w:r w:rsidR="23E7E08D" w:rsidRPr="33229EDF">
          <w:rPr>
            <w:rFonts w:ascii="Times New Roman" w:hAnsi="Times New Roman" w:cs="Times New Roman"/>
            <w:sz w:val="22"/>
            <w:szCs w:val="22"/>
          </w:rPr>
          <w:t>EST</w:t>
        </w:r>
        <w:r w:rsidR="071C00C6" w:rsidRPr="33229EDF">
          <w:rPr>
            <w:rFonts w:ascii="Times New Roman" w:hAnsi="Times New Roman" w:cs="Times New Roman"/>
            <w:sz w:val="22"/>
            <w:szCs w:val="22"/>
          </w:rPr>
          <w:t xml:space="preserve">. </w:t>
        </w:r>
      </w:ins>
    </w:p>
    <w:p w14:paraId="5C80E927" w14:textId="5784FD57" w:rsidR="00511D10" w:rsidRPr="008A45E4" w:rsidRDefault="32E98E0E" w:rsidP="76515035">
      <w:pPr>
        <w:pStyle w:val="PlainText"/>
        <w:rPr>
          <w:rFonts w:ascii="Times New Roman" w:hAnsi="Times New Roman"/>
          <w:sz w:val="22"/>
          <w:rPrChange w:id="21" w:author="Grossmann, Matthew J CTR USARMY CPE CL (USA)" w:date="2026-04-03T10:02:00Z" w16du:dateUtc="2026-04-03T14:02:00Z">
            <w:rPr>
              <w:rFonts w:ascii="Times New Roman" w:hAnsi="Times New Roman"/>
              <w:b/>
              <w:sz w:val="22"/>
            </w:rPr>
          </w:rPrChange>
        </w:rPr>
      </w:pPr>
      <w:r w:rsidRPr="76515035">
        <w:rPr>
          <w:rFonts w:ascii="Times New Roman" w:hAnsi="Times New Roman" w:cs="Times New Roman"/>
          <w:b/>
          <w:bCs/>
          <w:sz w:val="22"/>
          <w:szCs w:val="22"/>
        </w:rPr>
        <w:t>BACKGROUND</w:t>
      </w:r>
      <w:r w:rsidR="26AD328C" w:rsidRPr="76515035">
        <w:rPr>
          <w:rFonts w:ascii="Times New Roman" w:hAnsi="Times New Roman" w:cs="Times New Roman"/>
          <w:b/>
          <w:bCs/>
          <w:sz w:val="22"/>
          <w:szCs w:val="22"/>
        </w:rPr>
        <w:t>:</w:t>
      </w:r>
    </w:p>
    <w:p w14:paraId="16484E45" w14:textId="0A8D775B" w:rsidR="00511D10" w:rsidRPr="008A45E4" w:rsidRDefault="78BAB949" w:rsidP="76515035">
      <w:pPr>
        <w:pStyle w:val="PlainText"/>
        <w:rPr>
          <w:rFonts w:ascii="Times New Roman" w:hAnsi="Times New Roman" w:cs="Times New Roman"/>
          <w:sz w:val="22"/>
          <w:szCs w:val="22"/>
        </w:rPr>
      </w:pPr>
      <w:ins w:id="22" w:author="Grossmann, Matthew J CTR USARMY CPE CL (USA)" w:date="2026-04-03T10:02:00Z" w16du:dateUtc="2026-04-03T14:02:00Z">
        <w:r w:rsidRPr="76515035">
          <w:rPr>
            <w:rFonts w:ascii="Times New Roman" w:eastAsia="Times New Roman" w:hAnsi="Times New Roman" w:cs="Times New Roman"/>
            <w:sz w:val="22"/>
            <w:szCs w:val="22"/>
          </w:rPr>
          <w:t xml:space="preserve"> </w:t>
        </w:r>
      </w:ins>
    </w:p>
    <w:p w14:paraId="03C84E4C" w14:textId="77777777" w:rsidR="007A1C1D" w:rsidRPr="007A1C1D" w:rsidRDefault="78BAB949" w:rsidP="007A1C1D">
      <w:pPr>
        <w:pStyle w:val="PlainText"/>
        <w:rPr>
          <w:del w:id="23" w:author="Grossmann, Matthew J CTR USARMY CPE CL (USA)" w:date="2026-04-03T10:02:00Z" w16du:dateUtc="2026-04-03T14:02:00Z"/>
          <w:rFonts w:ascii="Times New Roman" w:hAnsi="Times New Roman" w:cs="Times New Roman"/>
          <w:sz w:val="22"/>
          <w:szCs w:val="22"/>
        </w:rPr>
      </w:pPr>
      <w:r w:rsidRPr="7362B25A">
        <w:rPr>
          <w:rFonts w:ascii="Times New Roman" w:eastAsia="Times New Roman" w:hAnsi="Times New Roman" w:cs="Times New Roman"/>
          <w:sz w:val="22"/>
          <w:szCs w:val="22"/>
        </w:rPr>
        <w:t xml:space="preserve">The </w:t>
      </w:r>
      <w:del w:id="24" w:author="Grossmann, Matthew J CTR USARMY CPE CL (USA)" w:date="2026-04-03T10:02:00Z" w16du:dateUtc="2026-04-03T14:02:00Z">
        <w:r w:rsidR="4A1BB7C3" w:rsidRPr="2DDACDFF">
          <w:rPr>
            <w:rFonts w:ascii="Times New Roman" w:hAnsi="Times New Roman" w:cs="Times New Roman"/>
            <w:sz w:val="22"/>
            <w:szCs w:val="22"/>
          </w:rPr>
          <w:delText>legacy winter survival mobility system (Ahkio) was developed after the Korean War in the 1950’s and was supported through the early 1980’s.  In the early 1970’s the program received an update to the shelter and heater system.  Since the last fielding in the 1980’s, there has not been a program or material solution update.  Additionally, the legacy Ahkio (</w:delText>
        </w:r>
      </w:del>
      <w:r w:rsidRPr="7362B25A">
        <w:rPr>
          <w:rFonts w:ascii="Times New Roman" w:eastAsia="Times New Roman" w:hAnsi="Times New Roman" w:cs="Times New Roman"/>
          <w:sz w:val="22"/>
          <w:szCs w:val="22"/>
        </w:rPr>
        <w:t xml:space="preserve">Arctic </w:t>
      </w:r>
      <w:del w:id="25" w:author="Grossmann, Matthew J CTR USARMY CPE CL (USA)" w:date="2026-04-03T10:02:00Z" w16du:dateUtc="2026-04-03T14:02:00Z">
        <w:r w:rsidR="4A1BB7C3" w:rsidRPr="2DDACDFF">
          <w:rPr>
            <w:rFonts w:ascii="Times New Roman" w:hAnsi="Times New Roman" w:cs="Times New Roman"/>
            <w:sz w:val="22"/>
            <w:szCs w:val="22"/>
          </w:rPr>
          <w:delText xml:space="preserve">Sled) and legacy 10-man shelter </w:delText>
        </w:r>
        <w:r w:rsidR="19ED95D6" w:rsidRPr="2DDACDFF">
          <w:rPr>
            <w:rFonts w:ascii="Times New Roman" w:hAnsi="Times New Roman" w:cs="Times New Roman"/>
            <w:sz w:val="22"/>
            <w:szCs w:val="22"/>
          </w:rPr>
          <w:delText>are</w:delText>
        </w:r>
        <w:r w:rsidR="4A1BB7C3" w:rsidRPr="2DDACDFF">
          <w:rPr>
            <w:rFonts w:ascii="Times New Roman" w:hAnsi="Times New Roman" w:cs="Times New Roman"/>
            <w:sz w:val="22"/>
            <w:szCs w:val="22"/>
          </w:rPr>
          <w:delText xml:space="preserve"> no longer being produced, causing units to purchase different styles of sleds and shelters without standardization across the force.</w:delText>
        </w:r>
      </w:del>
    </w:p>
    <w:p w14:paraId="36705FC0" w14:textId="77777777" w:rsidR="2B70D163" w:rsidRDefault="2B70D163" w:rsidP="2B70D163">
      <w:pPr>
        <w:pStyle w:val="PlainText"/>
        <w:rPr>
          <w:del w:id="26" w:author="Grossmann, Matthew J CTR USARMY CPE CL (USA)" w:date="2026-04-03T10:02:00Z" w16du:dateUtc="2026-04-03T14:02:00Z"/>
          <w:rFonts w:ascii="Times New Roman" w:hAnsi="Times New Roman" w:cs="Times New Roman"/>
          <w:sz w:val="22"/>
          <w:szCs w:val="22"/>
        </w:rPr>
      </w:pPr>
    </w:p>
    <w:p w14:paraId="37669507" w14:textId="77777777" w:rsidR="007A1C1D" w:rsidRPr="007A1C1D" w:rsidRDefault="4A1BB7C3" w:rsidP="007A1C1D">
      <w:pPr>
        <w:pStyle w:val="PlainText"/>
        <w:rPr>
          <w:del w:id="27" w:author="Grossmann, Matthew J CTR USARMY CPE CL (USA)" w:date="2026-04-03T10:02:00Z" w16du:dateUtc="2026-04-03T14:02:00Z"/>
          <w:rFonts w:ascii="Times New Roman" w:hAnsi="Times New Roman" w:cs="Times New Roman"/>
          <w:sz w:val="22"/>
          <w:szCs w:val="22"/>
        </w:rPr>
      </w:pPr>
      <w:del w:id="28" w:author="Grossmann, Matthew J CTR USARMY CPE CL (USA)" w:date="2026-04-03T10:02:00Z" w16du:dateUtc="2026-04-03T14:02:00Z">
        <w:r w:rsidRPr="2B70D163">
          <w:rPr>
            <w:rFonts w:ascii="Times New Roman" w:hAnsi="Times New Roman" w:cs="Times New Roman"/>
            <w:sz w:val="22"/>
            <w:szCs w:val="22"/>
          </w:rPr>
          <w:delText xml:space="preserve">Because the Army has a requirement </w:delText>
        </w:r>
      </w:del>
      <w:ins w:id="29" w:author="Grossmann, Matthew J CTR USARMY CPE CL (USA)" w:date="2026-04-03T10:02:00Z" w16du:dateUtc="2026-04-03T14:02:00Z">
        <w:r w:rsidR="78BAB949" w:rsidRPr="7362B25A">
          <w:rPr>
            <w:rFonts w:ascii="Times New Roman" w:eastAsia="Times New Roman" w:hAnsi="Times New Roman" w:cs="Times New Roman"/>
            <w:sz w:val="22"/>
            <w:szCs w:val="22"/>
          </w:rPr>
          <w:t xml:space="preserve">Mobility Sustainment System (AMSS) addresses the need </w:t>
        </w:r>
        <w:r w:rsidR="3BC5E14E" w:rsidRPr="7362B25A">
          <w:rPr>
            <w:rFonts w:ascii="Times New Roman" w:eastAsia="Times New Roman" w:hAnsi="Times New Roman" w:cs="Times New Roman"/>
            <w:sz w:val="22"/>
            <w:szCs w:val="22"/>
          </w:rPr>
          <w:t xml:space="preserve">for </w:t>
        </w:r>
        <w:r w:rsidR="78BAB949" w:rsidRPr="7362B25A">
          <w:rPr>
            <w:rFonts w:ascii="Times New Roman" w:eastAsia="Times New Roman" w:hAnsi="Times New Roman" w:cs="Times New Roman"/>
            <w:sz w:val="22"/>
            <w:szCs w:val="22"/>
          </w:rPr>
          <w:t>equip</w:t>
        </w:r>
        <w:r w:rsidR="00EA5920" w:rsidRPr="7362B25A">
          <w:rPr>
            <w:rFonts w:ascii="Times New Roman" w:eastAsia="Times New Roman" w:hAnsi="Times New Roman" w:cs="Times New Roman"/>
            <w:sz w:val="22"/>
            <w:szCs w:val="22"/>
          </w:rPr>
          <w:t>ment</w:t>
        </w:r>
        <w:r w:rsidR="78BAB949" w:rsidRPr="7362B25A">
          <w:rPr>
            <w:rFonts w:ascii="Times New Roman" w:eastAsia="Times New Roman" w:hAnsi="Times New Roman" w:cs="Times New Roman"/>
            <w:sz w:val="22"/>
            <w:szCs w:val="22"/>
          </w:rPr>
          <w:t xml:space="preserve"> </w:t>
        </w:r>
      </w:ins>
      <w:r w:rsidR="78BAB949" w:rsidRPr="7362B25A">
        <w:rPr>
          <w:rFonts w:ascii="Times New Roman" w:eastAsia="Times New Roman" w:hAnsi="Times New Roman" w:cs="Times New Roman"/>
          <w:sz w:val="22"/>
          <w:szCs w:val="22"/>
        </w:rPr>
        <w:t xml:space="preserve">to operate </w:t>
      </w:r>
      <w:ins w:id="30" w:author="Grossmann, Matthew J CTR USARMY CPE CL (USA)" w:date="2026-04-03T10:02:00Z" w16du:dateUtc="2026-04-03T14:02:00Z">
        <w:r w:rsidR="78BAB949" w:rsidRPr="7362B25A">
          <w:rPr>
            <w:rFonts w:ascii="Times New Roman" w:eastAsia="Times New Roman" w:hAnsi="Times New Roman" w:cs="Times New Roman"/>
            <w:sz w:val="22"/>
            <w:szCs w:val="22"/>
          </w:rPr>
          <w:t xml:space="preserve">effectively </w:t>
        </w:r>
      </w:ins>
      <w:r w:rsidR="78BAB949" w:rsidRPr="7362B25A">
        <w:rPr>
          <w:rFonts w:ascii="Times New Roman" w:eastAsia="Times New Roman" w:hAnsi="Times New Roman" w:cs="Times New Roman"/>
          <w:sz w:val="22"/>
          <w:szCs w:val="22"/>
        </w:rPr>
        <w:t xml:space="preserve">in the Arctic </w:t>
      </w:r>
      <w:del w:id="31" w:author="Grossmann, Matthew J CTR USARMY CPE CL (USA)" w:date="2026-04-03T10:02:00Z" w16du:dateUtc="2026-04-03T14:02:00Z">
        <w:r w:rsidRPr="2B70D163">
          <w:rPr>
            <w:rFonts w:ascii="Times New Roman" w:hAnsi="Times New Roman" w:cs="Times New Roman"/>
            <w:sz w:val="22"/>
            <w:szCs w:val="22"/>
          </w:rPr>
          <w:delText>and other</w:delText>
        </w:r>
      </w:del>
      <w:ins w:id="32" w:author="Grossmann, Matthew J CTR USARMY CPE CL (USA)" w:date="2026-04-03T10:02:00Z" w16du:dateUtc="2026-04-03T14:02:00Z">
        <w:r w:rsidR="78BAB949" w:rsidRPr="7362B25A">
          <w:rPr>
            <w:rFonts w:ascii="Times New Roman" w:eastAsia="Times New Roman" w:hAnsi="Times New Roman" w:cs="Times New Roman"/>
            <w:sz w:val="22"/>
            <w:szCs w:val="22"/>
          </w:rPr>
          <w:t>environment, where</w:t>
        </w:r>
      </w:ins>
      <w:r w:rsidR="78BAB949" w:rsidRPr="7362B25A">
        <w:rPr>
          <w:rFonts w:ascii="Times New Roman" w:eastAsia="Times New Roman" w:hAnsi="Times New Roman" w:cs="Times New Roman"/>
          <w:sz w:val="22"/>
          <w:szCs w:val="22"/>
        </w:rPr>
        <w:t xml:space="preserve"> extreme cold</w:t>
      </w:r>
      <w:del w:id="33" w:author="Grossmann, Matthew J CTR USARMY CPE CL (USA)" w:date="2026-04-03T10:02:00Z" w16du:dateUtc="2026-04-03T14:02:00Z">
        <w:r w:rsidRPr="2B70D163">
          <w:rPr>
            <w:rFonts w:ascii="Times New Roman" w:hAnsi="Times New Roman" w:cs="Times New Roman"/>
            <w:sz w:val="22"/>
            <w:szCs w:val="22"/>
          </w:rPr>
          <w:delText xml:space="preserve"> weather environments, units are purchasing commercial mobility</w:delText>
        </w:r>
      </w:del>
      <w:ins w:id="34" w:author="Grossmann, Matthew J CTR USARMY CPE CL (USA)" w:date="2026-04-03T10:02:00Z" w16du:dateUtc="2026-04-03T14:02:00Z">
        <w:r w:rsidR="78BAB949" w:rsidRPr="7362B25A">
          <w:rPr>
            <w:rFonts w:ascii="Times New Roman" w:eastAsia="Times New Roman" w:hAnsi="Times New Roman" w:cs="Times New Roman"/>
            <w:sz w:val="22"/>
            <w:szCs w:val="22"/>
          </w:rPr>
          <w:t xml:space="preserve">, challenging terrain, and long distances </w:t>
        </w:r>
        <w:r w:rsidR="06674C5B" w:rsidRPr="7362B25A">
          <w:rPr>
            <w:rFonts w:ascii="Times New Roman" w:eastAsia="Times New Roman" w:hAnsi="Times New Roman" w:cs="Times New Roman"/>
            <w:sz w:val="22"/>
            <w:szCs w:val="22"/>
          </w:rPr>
          <w:t>require</w:t>
        </w:r>
        <w:r w:rsidR="78BAB949" w:rsidRPr="7362B25A">
          <w:rPr>
            <w:rFonts w:ascii="Times New Roman" w:eastAsia="Times New Roman" w:hAnsi="Times New Roman" w:cs="Times New Roman"/>
            <w:sz w:val="22"/>
            <w:szCs w:val="22"/>
          </w:rPr>
          <w:t xml:space="preserve"> specialized capabilities. </w:t>
        </w:r>
        <w:r w:rsidR="00DB6AC0" w:rsidRPr="7362B25A">
          <w:rPr>
            <w:rFonts w:ascii="Times New Roman" w:eastAsia="Times New Roman" w:hAnsi="Times New Roman" w:cs="Times New Roman"/>
            <w:sz w:val="22"/>
            <w:szCs w:val="22"/>
          </w:rPr>
          <w:t>A</w:t>
        </w:r>
        <w:r w:rsidR="78BAB949" w:rsidRPr="7362B25A">
          <w:rPr>
            <w:rFonts w:ascii="Times New Roman" w:eastAsia="Times New Roman" w:hAnsi="Times New Roman" w:cs="Times New Roman"/>
            <w:sz w:val="22"/>
            <w:szCs w:val="22"/>
          </w:rPr>
          <w:t>MSS is being developed as a system that enables dismounted Soldiers to transport sustainment</w:t>
        </w:r>
      </w:ins>
      <w:r w:rsidR="78BAB949" w:rsidRPr="7362B25A">
        <w:rPr>
          <w:rFonts w:ascii="Times New Roman" w:eastAsia="Times New Roman" w:hAnsi="Times New Roman" w:cs="Times New Roman"/>
          <w:sz w:val="22"/>
          <w:szCs w:val="22"/>
        </w:rPr>
        <w:t xml:space="preserve"> and survivability equipment </w:t>
      </w:r>
      <w:del w:id="35" w:author="Grossmann, Matthew J CTR USARMY CPE CL (USA)" w:date="2026-04-03T10:02:00Z" w16du:dateUtc="2026-04-03T14:02:00Z">
        <w:r w:rsidRPr="2B70D163">
          <w:rPr>
            <w:rFonts w:ascii="Times New Roman" w:hAnsi="Times New Roman" w:cs="Times New Roman"/>
            <w:sz w:val="22"/>
            <w:szCs w:val="22"/>
          </w:rPr>
          <w:delText>with unit funds to sustain operational effectiveness in the Zone 7 environment. The service life, weight and performance of the legacy equipment still in use fail to optimize both individual and unit mobility relative to commercially available, modern</w:delText>
        </w:r>
      </w:del>
      <w:ins w:id="36" w:author="Grossmann, Matthew J CTR USARMY CPE CL (USA)" w:date="2026-04-03T10:02:00Z" w16du:dateUtc="2026-04-03T14:02:00Z">
        <w:r w:rsidR="78BAB949" w:rsidRPr="7362B25A">
          <w:rPr>
            <w:rFonts w:ascii="Times New Roman" w:eastAsia="Times New Roman" w:hAnsi="Times New Roman" w:cs="Times New Roman"/>
            <w:sz w:val="22"/>
            <w:szCs w:val="22"/>
          </w:rPr>
          <w:t xml:space="preserve">essential for 72-hour operations. Current </w:t>
        </w:r>
        <w:r w:rsidR="1F20AE77" w:rsidRPr="7362B25A">
          <w:rPr>
            <w:rFonts w:ascii="Times New Roman" w:eastAsia="Times New Roman" w:hAnsi="Times New Roman" w:cs="Times New Roman"/>
            <w:sz w:val="22"/>
            <w:szCs w:val="22"/>
          </w:rPr>
          <w:t>arctic</w:t>
        </w:r>
      </w:ins>
      <w:r w:rsidR="1F20AE77" w:rsidRPr="7362B25A">
        <w:rPr>
          <w:rFonts w:ascii="Times New Roman" w:eastAsia="Times New Roman" w:hAnsi="Times New Roman" w:cs="Times New Roman"/>
          <w:sz w:val="22"/>
          <w:szCs w:val="22"/>
        </w:rPr>
        <w:t xml:space="preserve"> </w:t>
      </w:r>
      <w:r w:rsidR="78BAB949" w:rsidRPr="7362B25A">
        <w:rPr>
          <w:rFonts w:ascii="Times New Roman" w:eastAsia="Times New Roman" w:hAnsi="Times New Roman" w:cs="Times New Roman"/>
          <w:sz w:val="22"/>
          <w:szCs w:val="22"/>
        </w:rPr>
        <w:t>equipment</w:t>
      </w:r>
      <w:del w:id="37" w:author="Grossmann, Matthew J CTR USARMY CPE CL (USA)" w:date="2026-04-03T10:02:00Z" w16du:dateUtc="2026-04-03T14:02:00Z">
        <w:r w:rsidRPr="2B70D163">
          <w:rPr>
            <w:rFonts w:ascii="Times New Roman" w:hAnsi="Times New Roman" w:cs="Times New Roman"/>
            <w:sz w:val="22"/>
            <w:szCs w:val="22"/>
          </w:rPr>
          <w:delText>.</w:delText>
        </w:r>
      </w:del>
    </w:p>
    <w:p w14:paraId="756FF3E6" w14:textId="77777777" w:rsidR="2B70D163" w:rsidRDefault="2B70D163" w:rsidP="2B70D163">
      <w:pPr>
        <w:pStyle w:val="PlainText"/>
        <w:rPr>
          <w:del w:id="38" w:author="Grossmann, Matthew J CTR USARMY CPE CL (USA)" w:date="2026-04-03T10:02:00Z" w16du:dateUtc="2026-04-03T14:02:00Z"/>
          <w:rFonts w:ascii="Times New Roman" w:hAnsi="Times New Roman" w:cs="Times New Roman"/>
          <w:sz w:val="22"/>
          <w:szCs w:val="22"/>
        </w:rPr>
      </w:pPr>
    </w:p>
    <w:p w14:paraId="4D697F14" w14:textId="2CD82766" w:rsidR="002216CD" w:rsidRPr="00B72C4B" w:rsidRDefault="1B859169">
      <w:pPr>
        <w:spacing w:after="0"/>
        <w:rPr>
          <w:rFonts w:ascii="Times New Roman" w:eastAsia="Times New Roman" w:hAnsi="Times New Roman" w:cs="Times New Roman"/>
          <w:sz w:val="22"/>
          <w:szCs w:val="22"/>
        </w:rPr>
        <w:pPrChange w:id="39" w:author="Grossmann, Matthew J CTR USARMY CPE CL (USA)" w:date="2026-04-03T10:02:00Z" w16du:dateUtc="2026-04-03T14:02:00Z">
          <w:pPr>
            <w:pStyle w:val="PlainText"/>
          </w:pPr>
        </w:pPrChange>
      </w:pPr>
      <w:del w:id="40" w:author="Grossmann, Matthew J CTR USARMY CPE CL (USA)" w:date="2026-04-03T10:02:00Z" w16du:dateUtc="2026-04-03T14:02:00Z">
        <w:r w:rsidRPr="2DDACDFF">
          <w:rPr>
            <w:rFonts w:ascii="Times New Roman" w:hAnsi="Times New Roman" w:cs="Times New Roman"/>
            <w:sz w:val="22"/>
            <w:szCs w:val="22"/>
          </w:rPr>
          <w:delText xml:space="preserve">The AMSS is the official Program of Record (PoR) initiated on December 06, 2024 to standardize and improve legacy equipment with modern, lighter weight, integrated technology solutions to significantly improve mobility, sustainability </w:delText>
        </w:r>
      </w:del>
      <w:ins w:id="41" w:author="Grossmann, Matthew J CTR USARMY CPE CL (USA)" w:date="2026-04-03T10:02:00Z" w16du:dateUtc="2026-04-03T14:02:00Z">
        <w:r w:rsidR="78BAB949" w:rsidRPr="7362B25A">
          <w:rPr>
            <w:rFonts w:ascii="Times New Roman" w:eastAsia="Times New Roman" w:hAnsi="Times New Roman" w:cs="Times New Roman"/>
            <w:sz w:val="22"/>
            <w:szCs w:val="22"/>
          </w:rPr>
          <w:t xml:space="preserve"> is outdated, unit-procured, and often in disrepair, failing to optimize Soldier mobility </w:t>
        </w:r>
      </w:ins>
      <w:r w:rsidR="78BAB949" w:rsidRPr="7362B25A">
        <w:rPr>
          <w:rFonts w:ascii="Times New Roman" w:eastAsia="Times New Roman" w:hAnsi="Times New Roman" w:cs="Times New Roman"/>
          <w:sz w:val="22"/>
          <w:szCs w:val="22"/>
        </w:rPr>
        <w:t xml:space="preserve">and survivability. </w:t>
      </w:r>
      <w:del w:id="42" w:author="Grossmann, Matthew J CTR USARMY CPE CL (USA)" w:date="2026-04-03T10:02:00Z" w16du:dateUtc="2026-04-03T14:02:00Z">
        <w:r w:rsidRPr="2DDACDFF">
          <w:rPr>
            <w:rFonts w:ascii="Times New Roman" w:hAnsi="Times New Roman" w:cs="Times New Roman"/>
            <w:sz w:val="22"/>
            <w:szCs w:val="22"/>
          </w:rPr>
          <w:delText>AMSS will provide BCT formations in Climate Zone 7 who are at risk of failing to maneuver against enemy forces, deny enemy ground, and survive in the current, projected, and regional threat areas, resulting in improved readiness to achieve their mission and significantly reduce loss of life</w:delText>
        </w:r>
      </w:del>
      <w:ins w:id="43" w:author="Grossmann, Matthew J CTR USARMY CPE CL (USA)" w:date="2026-04-03T10:02:00Z" w16du:dateUtc="2026-04-03T14:02:00Z">
        <w:r w:rsidR="78BAB949" w:rsidRPr="7362B25A">
          <w:rPr>
            <w:rFonts w:ascii="Times New Roman" w:eastAsia="Times New Roman" w:hAnsi="Times New Roman" w:cs="Times New Roman"/>
            <w:sz w:val="22"/>
            <w:szCs w:val="22"/>
          </w:rPr>
          <w:t>The AMSS mitigates these gaps by improving mobility, reducing logistical strain, and enhancing Soldier safety in hazardous cold weather environments</w:t>
        </w:r>
      </w:ins>
      <w:r w:rsidR="78BAB949" w:rsidRPr="7362B25A">
        <w:rPr>
          <w:rFonts w:ascii="Times New Roman" w:eastAsia="Times New Roman" w:hAnsi="Times New Roman" w:cs="Times New Roman"/>
          <w:sz w:val="22"/>
          <w:szCs w:val="22"/>
        </w:rPr>
        <w:t>.</w:t>
      </w:r>
      <w:r w:rsidR="5C18C537" w:rsidRPr="7362B25A">
        <w:rPr>
          <w:rFonts w:ascii="Times New Roman" w:eastAsia="Times New Roman" w:hAnsi="Times New Roman" w:cs="Times New Roman"/>
          <w:sz w:val="22"/>
          <w:szCs w:val="22"/>
        </w:rPr>
        <w:t xml:space="preserve"> </w:t>
      </w:r>
    </w:p>
    <w:p w14:paraId="794C811E" w14:textId="40C2371B" w:rsidR="002216CD" w:rsidRPr="00B72C4B" w:rsidRDefault="002216CD">
      <w:pPr>
        <w:spacing w:after="0"/>
        <w:rPr>
          <w:rFonts w:ascii="Times New Roman" w:eastAsia="Times New Roman" w:hAnsi="Times New Roman" w:cs="Times New Roman"/>
          <w:sz w:val="22"/>
          <w:szCs w:val="22"/>
        </w:rPr>
        <w:pPrChange w:id="44" w:author="Grossmann, Matthew J CTR USARMY CPE CL (USA)" w:date="2026-04-03T10:02:00Z" w16du:dateUtc="2026-04-03T14:02:00Z">
          <w:pPr>
            <w:pStyle w:val="PlainText"/>
          </w:pPr>
        </w:pPrChange>
      </w:pPr>
    </w:p>
    <w:p w14:paraId="136137C0" w14:textId="348F6D25" w:rsidR="002216CD" w:rsidRPr="00B72C4B" w:rsidRDefault="479A1812">
      <w:pPr>
        <w:spacing w:after="0"/>
        <w:rPr>
          <w:rFonts w:ascii="Times New Roman" w:eastAsia="Times New Roman" w:hAnsi="Times New Roman" w:cs="Times New Roman"/>
          <w:sz w:val="22"/>
          <w:szCs w:val="22"/>
        </w:rPr>
        <w:pPrChange w:id="45" w:author="Grossmann, Matthew J CTR USARMY CPE CL (USA)" w:date="2026-04-03T10:02:00Z" w16du:dateUtc="2026-04-03T14:02:00Z">
          <w:pPr>
            <w:pStyle w:val="PlainText"/>
          </w:pPr>
        </w:pPrChange>
      </w:pPr>
      <w:r w:rsidRPr="17B5DAA8">
        <w:rPr>
          <w:rFonts w:ascii="Times New Roman" w:eastAsia="Times New Roman" w:hAnsi="Times New Roman" w:cs="Times New Roman"/>
          <w:sz w:val="22"/>
          <w:szCs w:val="22"/>
        </w:rPr>
        <w:t>Product Manager Force Sustainment Systems (</w:t>
      </w:r>
      <w:proofErr w:type="spellStart"/>
      <w:r w:rsidRPr="17B5DAA8">
        <w:rPr>
          <w:rFonts w:ascii="Times New Roman" w:eastAsia="Times New Roman" w:hAnsi="Times New Roman" w:cs="Times New Roman"/>
          <w:sz w:val="22"/>
          <w:szCs w:val="22"/>
        </w:rPr>
        <w:t>PdM</w:t>
      </w:r>
      <w:proofErr w:type="spellEnd"/>
      <w:r w:rsidRPr="17B5DAA8">
        <w:rPr>
          <w:rFonts w:ascii="Times New Roman" w:eastAsia="Times New Roman" w:hAnsi="Times New Roman" w:cs="Times New Roman"/>
          <w:sz w:val="22"/>
          <w:szCs w:val="22"/>
        </w:rPr>
        <w:t xml:space="preserve"> FSS) is </w:t>
      </w:r>
      <w:del w:id="46" w:author="Grossmann, Matthew J CTR USARMY CPE CL (USA)" w:date="2026-04-03T10:02:00Z" w16du:dateUtc="2026-04-03T14:02:00Z">
        <w:r w:rsidR="72FB829F" w:rsidRPr="2B70D163">
          <w:rPr>
            <w:rFonts w:ascii="Times New Roman" w:hAnsi="Times New Roman" w:cs="Times New Roman"/>
            <w:sz w:val="22"/>
            <w:szCs w:val="22"/>
          </w:rPr>
          <w:delText xml:space="preserve">in the process </w:delText>
        </w:r>
      </w:del>
      <w:r w:rsidRPr="17B5DAA8">
        <w:rPr>
          <w:rFonts w:ascii="Times New Roman" w:eastAsia="Times New Roman" w:hAnsi="Times New Roman" w:cs="Times New Roman"/>
          <w:sz w:val="22"/>
          <w:szCs w:val="22"/>
        </w:rPr>
        <w:t xml:space="preserve">evaluating </w:t>
      </w:r>
      <w:del w:id="47" w:author="Grossmann, Matthew J CTR USARMY CPE CL (USA)" w:date="2026-04-03T10:02:00Z" w16du:dateUtc="2026-04-03T14:02:00Z">
        <w:r w:rsidR="1C4A5C5E" w:rsidRPr="2B70D163">
          <w:rPr>
            <w:rFonts w:ascii="Times New Roman" w:hAnsi="Times New Roman" w:cs="Times New Roman"/>
            <w:sz w:val="22"/>
            <w:szCs w:val="22"/>
          </w:rPr>
          <w:delText xml:space="preserve">new shelter </w:delText>
        </w:r>
      </w:del>
      <w:r w:rsidRPr="17B5DAA8">
        <w:rPr>
          <w:rFonts w:ascii="Times New Roman" w:eastAsia="Times New Roman" w:hAnsi="Times New Roman" w:cs="Times New Roman"/>
          <w:sz w:val="22"/>
          <w:szCs w:val="22"/>
        </w:rPr>
        <w:t xml:space="preserve">solutions </w:t>
      </w:r>
      <w:del w:id="48" w:author="Grossmann, Matthew J CTR USARMY CPE CL (USA)" w:date="2026-04-03T10:02:00Z" w16du:dateUtc="2026-04-03T14:02:00Z">
        <w:r w:rsidR="1C4A5C5E" w:rsidRPr="2B70D163">
          <w:rPr>
            <w:rFonts w:ascii="Times New Roman" w:hAnsi="Times New Roman" w:cs="Times New Roman"/>
            <w:sz w:val="22"/>
            <w:szCs w:val="22"/>
          </w:rPr>
          <w:delText>that</w:delText>
        </w:r>
      </w:del>
      <w:ins w:id="49" w:author="Grossmann, Matthew J CTR USARMY CPE CL (USA)" w:date="2026-04-03T10:02:00Z" w16du:dateUtc="2026-04-03T14:02:00Z">
        <w:r w:rsidRPr="17B5DAA8">
          <w:rPr>
            <w:rFonts w:ascii="Times New Roman" w:eastAsia="Times New Roman" w:hAnsi="Times New Roman" w:cs="Times New Roman"/>
            <w:sz w:val="22"/>
            <w:szCs w:val="22"/>
          </w:rPr>
          <w:t>to</w:t>
        </w:r>
      </w:ins>
      <w:r w:rsidRPr="17B5DAA8">
        <w:rPr>
          <w:rFonts w:ascii="Times New Roman" w:eastAsia="Times New Roman" w:hAnsi="Times New Roman" w:cs="Times New Roman"/>
          <w:sz w:val="22"/>
          <w:szCs w:val="22"/>
        </w:rPr>
        <w:t xml:space="preserve"> address gaps in</w:t>
      </w:r>
      <w:del w:id="50" w:author="Grossmann, Matthew J CTR USARMY CPE CL (USA)" w:date="2026-04-03T10:02:00Z" w16du:dateUtc="2026-04-03T14:02:00Z">
        <w:r w:rsidR="1C4A5C5E" w:rsidRPr="2B70D163">
          <w:rPr>
            <w:rFonts w:ascii="Times New Roman" w:hAnsi="Times New Roman" w:cs="Times New Roman"/>
            <w:sz w:val="22"/>
            <w:szCs w:val="22"/>
          </w:rPr>
          <w:delText xml:space="preserve"> the</w:delText>
        </w:r>
      </w:del>
      <w:r w:rsidRPr="17B5DAA8">
        <w:rPr>
          <w:rFonts w:ascii="Times New Roman" w:eastAsia="Times New Roman" w:hAnsi="Times New Roman" w:cs="Times New Roman"/>
          <w:sz w:val="22"/>
          <w:szCs w:val="22"/>
        </w:rPr>
        <w:t xml:space="preserve"> legacy systems to include, but not limited to, </w:t>
      </w:r>
      <w:r w:rsidR="539368E7" w:rsidRPr="17B5DAA8">
        <w:rPr>
          <w:rFonts w:ascii="Times New Roman" w:eastAsia="Times New Roman" w:hAnsi="Times New Roman" w:cs="Times New Roman"/>
          <w:sz w:val="22"/>
          <w:szCs w:val="22"/>
        </w:rPr>
        <w:t>rapid deployment and strike, system weight, equipment modernization, and system durability</w:t>
      </w:r>
      <w:ins w:id="51" w:author="Grossmann, Matthew J CTR USARMY CPE CL (USA)" w:date="2026-04-03T10:02:00Z" w16du:dateUtc="2026-04-03T14:02:00Z">
        <w:r w:rsidR="539368E7" w:rsidRPr="17B5DAA8">
          <w:rPr>
            <w:rFonts w:ascii="Times New Roman" w:eastAsia="Times New Roman" w:hAnsi="Times New Roman" w:cs="Times New Roman"/>
            <w:sz w:val="22"/>
            <w:szCs w:val="22"/>
          </w:rPr>
          <w:t>.</w:t>
        </w:r>
      </w:ins>
      <w:r w:rsidR="539368E7" w:rsidRPr="17B5DAA8">
        <w:rPr>
          <w:rFonts w:ascii="Times New Roman" w:eastAsia="Times New Roman" w:hAnsi="Times New Roman" w:cs="Times New Roman"/>
          <w:sz w:val="22"/>
          <w:szCs w:val="22"/>
        </w:rPr>
        <w:t xml:space="preserve"> </w:t>
      </w:r>
      <w:r w:rsidR="5C18C537" w:rsidRPr="17B5DAA8">
        <w:rPr>
          <w:rFonts w:ascii="Times New Roman" w:eastAsia="Times New Roman" w:hAnsi="Times New Roman" w:cs="Times New Roman"/>
          <w:sz w:val="22"/>
          <w:szCs w:val="22"/>
        </w:rPr>
        <w:t xml:space="preserve">Information received </w:t>
      </w:r>
      <w:r w:rsidR="0AFDDE2B" w:rsidRPr="17B5DAA8">
        <w:rPr>
          <w:rFonts w:ascii="Times New Roman" w:eastAsia="Times New Roman" w:hAnsi="Times New Roman" w:cs="Times New Roman"/>
          <w:sz w:val="22"/>
          <w:szCs w:val="22"/>
        </w:rPr>
        <w:t>from this RFI</w:t>
      </w:r>
      <w:del w:id="52" w:author="Grossmann, Matthew J CTR USARMY CPE CL (USA)" w:date="2026-04-03T10:02:00Z" w16du:dateUtc="2026-04-03T14:02:00Z">
        <w:r w:rsidR="72FB829F" w:rsidRPr="2B70D163">
          <w:rPr>
            <w:rFonts w:ascii="Times New Roman" w:hAnsi="Times New Roman" w:cs="Times New Roman"/>
            <w:sz w:val="22"/>
            <w:szCs w:val="22"/>
          </w:rPr>
          <w:delText xml:space="preserve"> may be used to help identify technical solutions suitable for </w:delText>
        </w:r>
        <w:r w:rsidR="44A02D75" w:rsidRPr="2B70D163">
          <w:rPr>
            <w:rFonts w:ascii="Times New Roman" w:hAnsi="Times New Roman" w:cs="Times New Roman"/>
            <w:sz w:val="22"/>
            <w:szCs w:val="22"/>
          </w:rPr>
          <w:delText>incorporation</w:delText>
        </w:r>
        <w:r w:rsidR="554AB3A5" w:rsidRPr="2B70D163">
          <w:rPr>
            <w:rFonts w:ascii="Times New Roman" w:hAnsi="Times New Roman" w:cs="Times New Roman"/>
            <w:sz w:val="22"/>
            <w:szCs w:val="22"/>
          </w:rPr>
          <w:delText xml:space="preserve"> in future Army </w:delText>
        </w:r>
        <w:r w:rsidR="3F6FAB8B" w:rsidRPr="2B70D163">
          <w:rPr>
            <w:rFonts w:ascii="Times New Roman" w:hAnsi="Times New Roman" w:cs="Times New Roman"/>
            <w:sz w:val="22"/>
            <w:szCs w:val="22"/>
          </w:rPr>
          <w:delText xml:space="preserve">AMSS 5-man </w:delText>
        </w:r>
        <w:r w:rsidR="7D5BB272" w:rsidRPr="2B70D163">
          <w:rPr>
            <w:rFonts w:ascii="Times New Roman" w:hAnsi="Times New Roman" w:cs="Times New Roman"/>
            <w:sz w:val="22"/>
            <w:szCs w:val="22"/>
          </w:rPr>
          <w:delText>T</w:delText>
        </w:r>
        <w:r w:rsidR="3F6FAB8B" w:rsidRPr="2B70D163">
          <w:rPr>
            <w:rFonts w:ascii="Times New Roman" w:hAnsi="Times New Roman" w:cs="Times New Roman"/>
            <w:sz w:val="22"/>
            <w:szCs w:val="22"/>
          </w:rPr>
          <w:delText xml:space="preserve">eam and 10-man </w:delText>
        </w:r>
        <w:r w:rsidR="0CC6E5F6" w:rsidRPr="2B70D163">
          <w:rPr>
            <w:rFonts w:ascii="Times New Roman" w:hAnsi="Times New Roman" w:cs="Times New Roman"/>
            <w:sz w:val="22"/>
            <w:szCs w:val="22"/>
          </w:rPr>
          <w:delText>S</w:delText>
        </w:r>
        <w:r w:rsidR="3F6FAB8B" w:rsidRPr="2B70D163">
          <w:rPr>
            <w:rFonts w:ascii="Times New Roman" w:hAnsi="Times New Roman" w:cs="Times New Roman"/>
            <w:sz w:val="22"/>
            <w:szCs w:val="22"/>
          </w:rPr>
          <w:delText xml:space="preserve">quad </w:delText>
        </w:r>
        <w:r w:rsidR="33454BD7" w:rsidRPr="2B70D163">
          <w:rPr>
            <w:rFonts w:ascii="Times New Roman" w:hAnsi="Times New Roman" w:cs="Times New Roman"/>
            <w:sz w:val="22"/>
            <w:szCs w:val="22"/>
          </w:rPr>
          <w:delText>AS</w:delText>
        </w:r>
        <w:r w:rsidR="3F6FAB8B" w:rsidRPr="2B70D163">
          <w:rPr>
            <w:rFonts w:ascii="Times New Roman" w:hAnsi="Times New Roman" w:cs="Times New Roman"/>
            <w:sz w:val="22"/>
            <w:szCs w:val="22"/>
          </w:rPr>
          <w:delText xml:space="preserve"> solutions</w:delText>
        </w:r>
        <w:r w:rsidR="72FB829F" w:rsidRPr="2B70D163">
          <w:rPr>
            <w:rFonts w:ascii="Times New Roman" w:hAnsi="Times New Roman" w:cs="Times New Roman"/>
            <w:sz w:val="22"/>
            <w:szCs w:val="22"/>
          </w:rPr>
          <w:delText>.  Information received</w:delText>
        </w:r>
      </w:del>
      <w:r w:rsidR="0AFDDE2B" w:rsidRPr="17B5DAA8">
        <w:rPr>
          <w:rFonts w:ascii="Times New Roman" w:eastAsia="Times New Roman" w:hAnsi="Times New Roman" w:cs="Times New Roman"/>
          <w:sz w:val="22"/>
          <w:szCs w:val="22"/>
        </w:rPr>
        <w:t xml:space="preserve"> </w:t>
      </w:r>
      <w:r w:rsidR="5C18C537" w:rsidRPr="17B5DAA8">
        <w:rPr>
          <w:rFonts w:ascii="Times New Roman" w:eastAsia="Times New Roman" w:hAnsi="Times New Roman" w:cs="Times New Roman"/>
          <w:sz w:val="22"/>
          <w:szCs w:val="22"/>
        </w:rPr>
        <w:t>may ultimately result in requests for equipment manufacturers to demonstrate their capabilities at no cost or risk to the Government.</w:t>
      </w:r>
    </w:p>
    <w:p w14:paraId="36CB7A92" w14:textId="0208253E" w:rsidR="17B5DAA8" w:rsidRDefault="17B5DAA8">
      <w:pPr>
        <w:spacing w:after="0"/>
        <w:rPr>
          <w:rFonts w:ascii="Times New Roman" w:hAnsi="Times New Roman"/>
          <w:sz w:val="22"/>
          <w:rPrChange w:id="53" w:author="Grossmann, Matthew J CTR USARMY CPE CL (USA)" w:date="2026-04-03T10:02:00Z" w16du:dateUtc="2026-04-03T14:02:00Z">
            <w:rPr>
              <w:rFonts w:ascii="Times New Roman" w:hAnsi="Times New Roman"/>
              <w:b/>
              <w:caps/>
              <w:sz w:val="22"/>
            </w:rPr>
          </w:rPrChange>
        </w:rPr>
        <w:pPrChange w:id="54" w:author="Grossmann, Matthew J CTR USARMY CPE CL (USA)" w:date="2026-04-03T10:02:00Z" w16du:dateUtc="2026-04-03T14:02:00Z">
          <w:pPr/>
        </w:pPrChange>
      </w:pPr>
    </w:p>
    <w:p w14:paraId="136137C1" w14:textId="627C70B2" w:rsidR="00F635B5" w:rsidRPr="00BA67BF" w:rsidRDefault="00355C1C" w:rsidP="00840592">
      <w:pPr>
        <w:spacing w:after="0"/>
        <w:rPr>
          <w:rFonts w:ascii="Times New Roman" w:eastAsia="Times New Roman" w:hAnsi="Times New Roman" w:cs="Times New Roman"/>
          <w:b/>
          <w:bCs/>
          <w:caps/>
          <w:sz w:val="22"/>
          <w:szCs w:val="22"/>
        </w:rPr>
      </w:pPr>
      <w:r w:rsidRPr="00BA67BF">
        <w:rPr>
          <w:rFonts w:ascii="Times New Roman" w:eastAsia="Times New Roman" w:hAnsi="Times New Roman" w:cs="Times New Roman"/>
          <w:b/>
          <w:bCs/>
          <w:caps/>
          <w:sz w:val="22"/>
          <w:szCs w:val="22"/>
        </w:rPr>
        <w:t>Requirements</w:t>
      </w:r>
      <w:r w:rsidR="00BA67BF">
        <w:rPr>
          <w:rFonts w:ascii="Times New Roman" w:eastAsia="Times New Roman" w:hAnsi="Times New Roman" w:cs="Times New Roman"/>
          <w:b/>
          <w:bCs/>
          <w:caps/>
          <w:sz w:val="22"/>
          <w:szCs w:val="22"/>
        </w:rPr>
        <w:t>:</w:t>
      </w:r>
    </w:p>
    <w:p w14:paraId="136137C2" w14:textId="77777777" w:rsidR="00F635B5" w:rsidRPr="00B72C4B" w:rsidRDefault="00F635B5" w:rsidP="00840592">
      <w:pPr>
        <w:spacing w:after="0"/>
        <w:rPr>
          <w:ins w:id="55" w:author="Grossmann, Matthew J CTR USARMY CPE CL (USA)" w:date="2026-04-03T10:02:00Z" w16du:dateUtc="2026-04-03T14:02:00Z"/>
          <w:rFonts w:ascii="Times New Roman" w:eastAsia="Times New Roman" w:hAnsi="Times New Roman" w:cs="Times New Roman"/>
          <w:caps/>
          <w:sz w:val="22"/>
          <w:szCs w:val="22"/>
        </w:rPr>
      </w:pPr>
    </w:p>
    <w:p w14:paraId="136137C3" w14:textId="4A4C1C89" w:rsidR="00732EDF" w:rsidRDefault="5F2FB3F9" w:rsidP="00840592">
      <w:pPr>
        <w:pStyle w:val="PlainText"/>
        <w:rPr>
          <w:rFonts w:ascii="Times New Roman" w:hAnsi="Times New Roman" w:cs="Times New Roman"/>
          <w:sz w:val="22"/>
          <w:szCs w:val="22"/>
        </w:rPr>
      </w:pPr>
      <w:r w:rsidRPr="76515035">
        <w:rPr>
          <w:rFonts w:ascii="Times New Roman" w:hAnsi="Times New Roman" w:cs="Times New Roman"/>
          <w:sz w:val="22"/>
          <w:szCs w:val="22"/>
        </w:rPr>
        <w:t>Mature technologies</w:t>
      </w:r>
      <w:r w:rsidR="55AADB8F" w:rsidRPr="76515035">
        <w:rPr>
          <w:rFonts w:ascii="Times New Roman" w:hAnsi="Times New Roman" w:cs="Times New Roman"/>
          <w:sz w:val="22"/>
          <w:szCs w:val="22"/>
        </w:rPr>
        <w:t xml:space="preserve"> (TRL 7+)</w:t>
      </w:r>
      <w:r w:rsidRPr="76515035">
        <w:rPr>
          <w:rFonts w:ascii="Times New Roman" w:hAnsi="Times New Roman" w:cs="Times New Roman"/>
          <w:sz w:val="22"/>
          <w:szCs w:val="22"/>
        </w:rPr>
        <w:t xml:space="preserve"> and products that can provide the following capabilities are of interest:</w:t>
      </w:r>
    </w:p>
    <w:p w14:paraId="79DD715E" w14:textId="6170D987" w:rsidR="17B5DAA8" w:rsidRDefault="17B5DAA8" w:rsidP="17B5DAA8">
      <w:pPr>
        <w:pStyle w:val="PlainText"/>
        <w:rPr>
          <w:rFonts w:ascii="Times New Roman" w:hAnsi="Times New Roman" w:cs="Times New Roman"/>
          <w:sz w:val="22"/>
          <w:szCs w:val="22"/>
        </w:rPr>
      </w:pPr>
    </w:p>
    <w:p w14:paraId="7D5AFE6D" w14:textId="77777777" w:rsidR="55B0A796" w:rsidRDefault="55B0A796" w:rsidP="2B70D163">
      <w:pPr>
        <w:pStyle w:val="PlainText"/>
        <w:rPr>
          <w:del w:id="56" w:author="Grossmann, Matthew J CTR USARMY CPE CL (USA)" w:date="2026-04-03T10:02:00Z" w16du:dateUtc="2026-04-03T14:02:00Z"/>
          <w:rFonts w:ascii="Times New Roman" w:hAnsi="Times New Roman" w:cs="Times New Roman"/>
          <w:sz w:val="22"/>
          <w:szCs w:val="22"/>
        </w:rPr>
      </w:pPr>
      <w:del w:id="57" w:author="Grossmann, Matthew J CTR USARMY CPE CL (USA)" w:date="2026-04-03T10:02:00Z" w16du:dateUtc="2026-04-03T14:02:00Z">
        <w:r w:rsidRPr="2B70D163">
          <w:rPr>
            <w:rFonts w:ascii="Times New Roman" w:hAnsi="Times New Roman" w:cs="Times New Roman"/>
            <w:sz w:val="22"/>
            <w:szCs w:val="22"/>
          </w:rPr>
          <w:delText>Both the 5-man Team and 10-man Squad AS shall meet the following:</w:delText>
        </w:r>
      </w:del>
    </w:p>
    <w:p w14:paraId="26DFA192" w14:textId="77777777" w:rsidR="55B0A796" w:rsidRDefault="55B0A796" w:rsidP="2B70D163">
      <w:pPr>
        <w:pStyle w:val="PlainText"/>
        <w:numPr>
          <w:ilvl w:val="0"/>
          <w:numId w:val="17"/>
        </w:numPr>
        <w:rPr>
          <w:del w:id="58" w:author="Grossmann, Matthew J CTR USARMY CPE CL (USA)" w:date="2026-04-03T10:02:00Z" w16du:dateUtc="2026-04-03T14:02:00Z"/>
          <w:rFonts w:ascii="Times New Roman" w:hAnsi="Times New Roman" w:cs="Times New Roman"/>
          <w:sz w:val="22"/>
          <w:szCs w:val="22"/>
        </w:rPr>
      </w:pPr>
      <w:del w:id="59" w:author="Grossmann, Matthew J CTR USARMY CPE CL (USA)" w:date="2026-04-03T10:02:00Z" w16du:dateUtc="2026-04-03T14:02:00Z">
        <w:r w:rsidRPr="2B70D163">
          <w:rPr>
            <w:rFonts w:ascii="Times New Roman" w:hAnsi="Times New Roman" w:cs="Times New Roman"/>
            <w:sz w:val="22"/>
            <w:szCs w:val="22"/>
          </w:rPr>
          <w:delText>Provide sufficient protection for Soldiers from hazardous cold weather.</w:delText>
        </w:r>
      </w:del>
    </w:p>
    <w:p w14:paraId="6C462F2F" w14:textId="77777777" w:rsidR="55B0A796" w:rsidRDefault="55B0A796" w:rsidP="2B70D163">
      <w:pPr>
        <w:pStyle w:val="PlainText"/>
        <w:numPr>
          <w:ilvl w:val="0"/>
          <w:numId w:val="17"/>
        </w:numPr>
        <w:rPr>
          <w:del w:id="60" w:author="Grossmann, Matthew J CTR USARMY CPE CL (USA)" w:date="2026-04-03T10:02:00Z" w16du:dateUtc="2026-04-03T14:02:00Z"/>
          <w:rFonts w:ascii="Times New Roman" w:hAnsi="Times New Roman" w:cs="Times New Roman"/>
          <w:sz w:val="22"/>
          <w:szCs w:val="22"/>
        </w:rPr>
      </w:pPr>
      <w:del w:id="61" w:author="Grossmann, Matthew J CTR USARMY CPE CL (USA)" w:date="2026-04-03T10:02:00Z" w16du:dateUtc="2026-04-03T14:02:00Z">
        <w:r w:rsidRPr="2B70D163">
          <w:rPr>
            <w:rFonts w:ascii="Times New Roman" w:hAnsi="Times New Roman" w:cs="Times New Roman"/>
            <w:sz w:val="22"/>
            <w:szCs w:val="22"/>
          </w:rPr>
          <w:delText>Breathable, wind/water resistant, and flame resistant.</w:delText>
        </w:r>
      </w:del>
    </w:p>
    <w:p w14:paraId="5B8D1369" w14:textId="77777777" w:rsidR="55B0A796" w:rsidRDefault="55B0A796" w:rsidP="2B70D163">
      <w:pPr>
        <w:pStyle w:val="PlainText"/>
        <w:numPr>
          <w:ilvl w:val="0"/>
          <w:numId w:val="17"/>
        </w:numPr>
        <w:rPr>
          <w:del w:id="62" w:author="Grossmann, Matthew J CTR USARMY CPE CL (USA)" w:date="2026-04-03T10:02:00Z" w16du:dateUtc="2026-04-03T14:02:00Z"/>
          <w:rFonts w:ascii="Times New Roman" w:hAnsi="Times New Roman" w:cs="Times New Roman"/>
          <w:sz w:val="22"/>
          <w:szCs w:val="22"/>
        </w:rPr>
      </w:pPr>
      <w:del w:id="63" w:author="Grossmann, Matthew J CTR USARMY CPE CL (USA)" w:date="2026-04-03T10:02:00Z" w16du:dateUtc="2026-04-03T14:02:00Z">
        <w:r w:rsidRPr="2DDACDFF">
          <w:rPr>
            <w:rFonts w:ascii="Times New Roman" w:hAnsi="Times New Roman" w:cs="Times New Roman"/>
            <w:sz w:val="22"/>
            <w:szCs w:val="22"/>
          </w:rPr>
          <w:delText>Meet</w:delText>
        </w:r>
        <w:r w:rsidR="24CFF281" w:rsidRPr="2DDACDFF">
          <w:rPr>
            <w:rFonts w:ascii="Times New Roman" w:hAnsi="Times New Roman" w:cs="Times New Roman"/>
            <w:sz w:val="22"/>
            <w:szCs w:val="22"/>
          </w:rPr>
          <w:delText>s</w:delText>
        </w:r>
        <w:r w:rsidRPr="2DDACDFF">
          <w:rPr>
            <w:rFonts w:ascii="Times New Roman" w:hAnsi="Times New Roman" w:cs="Times New Roman"/>
            <w:sz w:val="22"/>
            <w:szCs w:val="22"/>
          </w:rPr>
          <w:delText xml:space="preserve"> relevant MIL-STD 810-H requirements.</w:delText>
        </w:r>
      </w:del>
    </w:p>
    <w:p w14:paraId="4E2E8E5E" w14:textId="77777777" w:rsidR="55B0A796" w:rsidRDefault="55B0A796" w:rsidP="2B70D163">
      <w:pPr>
        <w:pStyle w:val="PlainText"/>
        <w:numPr>
          <w:ilvl w:val="0"/>
          <w:numId w:val="17"/>
        </w:numPr>
        <w:rPr>
          <w:del w:id="64" w:author="Grossmann, Matthew J CTR USARMY CPE CL (USA)" w:date="2026-04-03T10:02:00Z" w16du:dateUtc="2026-04-03T14:02:00Z"/>
          <w:rFonts w:ascii="Times New Roman" w:hAnsi="Times New Roman" w:cs="Times New Roman"/>
          <w:sz w:val="22"/>
          <w:szCs w:val="22"/>
        </w:rPr>
      </w:pPr>
      <w:del w:id="65" w:author="Grossmann, Matthew J CTR USARMY CPE CL (USA)" w:date="2026-04-03T10:02:00Z" w16du:dateUtc="2026-04-03T14:02:00Z">
        <w:r w:rsidRPr="2B70D163">
          <w:rPr>
            <w:rFonts w:ascii="Times New Roman" w:hAnsi="Times New Roman" w:cs="Times New Roman"/>
            <w:sz w:val="22"/>
            <w:szCs w:val="22"/>
          </w:rPr>
          <w:delText xml:space="preserve">Soldiers shall be able to quickly assemble and disassemble AS while </w:delText>
        </w:r>
        <w:r w:rsidR="72F79AE9" w:rsidRPr="2B70D163">
          <w:rPr>
            <w:rFonts w:ascii="Times New Roman" w:hAnsi="Times New Roman" w:cs="Times New Roman"/>
            <w:sz w:val="22"/>
            <w:szCs w:val="22"/>
          </w:rPr>
          <w:delText>wearing</w:delText>
        </w:r>
        <w:r w:rsidRPr="2B70D163">
          <w:rPr>
            <w:rFonts w:ascii="Times New Roman" w:hAnsi="Times New Roman" w:cs="Times New Roman"/>
            <w:sz w:val="22"/>
            <w:szCs w:val="22"/>
          </w:rPr>
          <w:delText xml:space="preserve"> issued arctic OCIE in 20 minutes or less, ideally in 5 minutes or less, in all weather conditions.</w:delText>
        </w:r>
      </w:del>
    </w:p>
    <w:p w14:paraId="6B188336" w14:textId="77777777" w:rsidR="7B33E1C7" w:rsidRDefault="7B33E1C7" w:rsidP="2B70D163">
      <w:pPr>
        <w:pStyle w:val="PlainText"/>
        <w:numPr>
          <w:ilvl w:val="0"/>
          <w:numId w:val="17"/>
        </w:numPr>
        <w:rPr>
          <w:del w:id="66" w:author="Grossmann, Matthew J CTR USARMY CPE CL (USA)" w:date="2026-04-03T10:02:00Z" w16du:dateUtc="2026-04-03T14:02:00Z"/>
          <w:rFonts w:ascii="Times New Roman" w:hAnsi="Times New Roman" w:cs="Times New Roman"/>
          <w:sz w:val="22"/>
          <w:szCs w:val="22"/>
        </w:rPr>
      </w:pPr>
      <w:del w:id="67" w:author="Grossmann, Matthew J CTR USARMY CPE CL (USA)" w:date="2026-04-03T10:02:00Z" w16du:dateUtc="2026-04-03T14:02:00Z">
        <w:r w:rsidRPr="406E4240">
          <w:rPr>
            <w:rFonts w:ascii="Times New Roman" w:hAnsi="Times New Roman" w:cs="Times New Roman"/>
            <w:sz w:val="22"/>
            <w:szCs w:val="22"/>
          </w:rPr>
          <w:delText xml:space="preserve">Shall </w:delText>
        </w:r>
        <w:r w:rsidR="482D87B9" w:rsidRPr="406E4240">
          <w:rPr>
            <w:rFonts w:ascii="Times New Roman" w:hAnsi="Times New Roman" w:cs="Times New Roman"/>
            <w:sz w:val="22"/>
            <w:szCs w:val="22"/>
          </w:rPr>
          <w:delText>h</w:delText>
        </w:r>
        <w:r w:rsidR="55B0A796" w:rsidRPr="406E4240">
          <w:rPr>
            <w:rFonts w:ascii="Times New Roman" w:hAnsi="Times New Roman" w:cs="Times New Roman"/>
            <w:sz w:val="22"/>
            <w:szCs w:val="22"/>
          </w:rPr>
          <w:delText xml:space="preserve">ave a stove </w:delText>
        </w:r>
        <w:r w:rsidR="25FFA547" w:rsidRPr="406E4240">
          <w:rPr>
            <w:rFonts w:ascii="Times New Roman" w:hAnsi="Times New Roman" w:cs="Times New Roman"/>
            <w:sz w:val="22"/>
            <w:szCs w:val="22"/>
          </w:rPr>
          <w:delText>j</w:delText>
        </w:r>
        <w:r w:rsidR="55B0A796" w:rsidRPr="406E4240">
          <w:rPr>
            <w:rFonts w:ascii="Times New Roman" w:hAnsi="Times New Roman" w:cs="Times New Roman"/>
            <w:sz w:val="22"/>
            <w:szCs w:val="22"/>
          </w:rPr>
          <w:delText>ack.</w:delText>
        </w:r>
      </w:del>
    </w:p>
    <w:p w14:paraId="266EB15E" w14:textId="77777777" w:rsidR="55B0A796" w:rsidRDefault="55B0A796" w:rsidP="2B70D163">
      <w:pPr>
        <w:pStyle w:val="PlainText"/>
        <w:numPr>
          <w:ilvl w:val="0"/>
          <w:numId w:val="17"/>
        </w:numPr>
        <w:rPr>
          <w:del w:id="68" w:author="Grossmann, Matthew J CTR USARMY CPE CL (USA)" w:date="2026-04-03T10:02:00Z" w16du:dateUtc="2026-04-03T14:02:00Z"/>
          <w:rFonts w:ascii="Times New Roman" w:hAnsi="Times New Roman" w:cs="Times New Roman"/>
          <w:sz w:val="22"/>
          <w:szCs w:val="22"/>
        </w:rPr>
      </w:pPr>
      <w:del w:id="69" w:author="Grossmann, Matthew J CTR USARMY CPE CL (USA)" w:date="2026-04-03T10:02:00Z" w16du:dateUtc="2026-04-03T14:02:00Z">
        <w:r w:rsidRPr="2B70D163">
          <w:rPr>
            <w:rFonts w:ascii="Times New Roman" w:hAnsi="Times New Roman" w:cs="Times New Roman"/>
            <w:sz w:val="22"/>
            <w:szCs w:val="22"/>
          </w:rPr>
          <w:delText>Signature management</w:delText>
        </w:r>
      </w:del>
    </w:p>
    <w:p w14:paraId="6E80DF48" w14:textId="7F973BA3" w:rsidR="338604E2" w:rsidRPr="00BB2195" w:rsidRDefault="55B0A796" w:rsidP="17B5DAA8">
      <w:pPr>
        <w:pStyle w:val="PlainText"/>
        <w:numPr>
          <w:ilvl w:val="0"/>
          <w:numId w:val="17"/>
        </w:numPr>
        <w:rPr>
          <w:ins w:id="70" w:author="Grossmann, Matthew J CTR USARMY CPE CL (USA)" w:date="2026-04-03T10:02:00Z" w16du:dateUtc="2026-04-03T14:02:00Z"/>
          <w:rFonts w:ascii="Times New Roman" w:hAnsi="Times New Roman" w:cs="Times New Roman"/>
          <w:sz w:val="22"/>
          <w:szCs w:val="22"/>
        </w:rPr>
      </w:pPr>
      <w:del w:id="71" w:author="Grossmann, Matthew J CTR USARMY CPE CL (USA)" w:date="2026-04-03T10:02:00Z" w16du:dateUtc="2026-04-03T14:02:00Z">
        <w:r w:rsidRPr="2B70D163">
          <w:rPr>
            <w:rFonts w:ascii="Times New Roman" w:hAnsi="Times New Roman" w:cs="Times New Roman"/>
            <w:sz w:val="22"/>
            <w:szCs w:val="22"/>
          </w:rPr>
          <w:delText>The AS shall have a low profile and have blackout</w:delText>
        </w:r>
      </w:del>
      <w:ins w:id="72" w:author="Grossmann, Matthew J CTR USARMY CPE CL (USA)" w:date="2026-04-03T10:02:00Z" w16du:dateUtc="2026-04-03T14:02:00Z">
        <w:r w:rsidR="338604E2" w:rsidRPr="00BB2195">
          <w:rPr>
            <w:rFonts w:ascii="Times New Roman" w:hAnsi="Times New Roman" w:cs="Times New Roman"/>
            <w:sz w:val="22"/>
            <w:szCs w:val="22"/>
          </w:rPr>
          <w:t xml:space="preserve">Arctic Transport </w:t>
        </w:r>
        <w:r w:rsidR="00BB2195">
          <w:rPr>
            <w:rFonts w:ascii="Times New Roman" w:hAnsi="Times New Roman" w:cs="Times New Roman"/>
            <w:sz w:val="22"/>
            <w:szCs w:val="22"/>
          </w:rPr>
          <w:t xml:space="preserve">System </w:t>
        </w:r>
        <w:r w:rsidR="338604E2" w:rsidRPr="00BB2195">
          <w:rPr>
            <w:rFonts w:ascii="Times New Roman" w:hAnsi="Times New Roman" w:cs="Times New Roman"/>
            <w:sz w:val="22"/>
            <w:szCs w:val="22"/>
          </w:rPr>
          <w:t>with Cover</w:t>
        </w:r>
      </w:ins>
    </w:p>
    <w:p w14:paraId="13DBFD63" w14:textId="726C557F" w:rsidR="001C6B19" w:rsidRPr="001C6B19" w:rsidRDefault="001C6B19" w:rsidP="001C6B19">
      <w:pPr>
        <w:pStyle w:val="PlainText"/>
        <w:numPr>
          <w:ilvl w:val="1"/>
          <w:numId w:val="17"/>
        </w:numPr>
        <w:rPr>
          <w:ins w:id="73" w:author="Grossmann, Matthew J CTR USARMY CPE CL (USA)" w:date="2026-04-03T10:02:00Z" w16du:dateUtc="2026-04-03T14:02:00Z"/>
          <w:rFonts w:ascii="Times New Roman" w:hAnsi="Times New Roman" w:cs="Times New Roman"/>
          <w:sz w:val="22"/>
          <w:szCs w:val="22"/>
        </w:rPr>
      </w:pPr>
      <w:ins w:id="74" w:author="Grossmann, Matthew J CTR USARMY CPE CL (USA)" w:date="2026-04-03T10:02:00Z" w16du:dateUtc="2026-04-03T14:02:00Z">
        <w:r w:rsidRPr="3B0FF34E">
          <w:rPr>
            <w:rFonts w:ascii="Times New Roman" w:hAnsi="Times New Roman" w:cs="Times New Roman"/>
            <w:sz w:val="22"/>
            <w:szCs w:val="22"/>
          </w:rPr>
          <w:t>Shall be towable by soldiers while on skis, snowshoes, or on foot, and be compatible with existing soldier equipment</w:t>
        </w:r>
        <w:r w:rsidR="3F2FC273" w:rsidRPr="3B0FF34E">
          <w:rPr>
            <w:rFonts w:ascii="Times New Roman" w:hAnsi="Times New Roman" w:cs="Times New Roman"/>
            <w:sz w:val="22"/>
            <w:szCs w:val="22"/>
          </w:rPr>
          <w:t>.</w:t>
        </w:r>
      </w:ins>
    </w:p>
    <w:p w14:paraId="1ECAD08A" w14:textId="71EBECE8" w:rsidR="760DAE14" w:rsidRPr="00BB2195" w:rsidRDefault="760DAE14" w:rsidP="17B5DAA8">
      <w:pPr>
        <w:pStyle w:val="PlainText"/>
        <w:numPr>
          <w:ilvl w:val="1"/>
          <w:numId w:val="17"/>
        </w:numPr>
        <w:rPr>
          <w:ins w:id="75" w:author="Grossmann, Matthew J CTR USARMY CPE CL (USA)" w:date="2026-04-03T10:02:00Z" w16du:dateUtc="2026-04-03T14:02:00Z"/>
          <w:rFonts w:ascii="Times New Roman" w:hAnsi="Times New Roman" w:cs="Times New Roman"/>
          <w:sz w:val="22"/>
          <w:szCs w:val="22"/>
        </w:rPr>
      </w:pPr>
      <w:ins w:id="76" w:author="Grossmann, Matthew J CTR USARMY CPE CL (USA)" w:date="2026-04-03T10:02:00Z" w16du:dateUtc="2026-04-03T14:02:00Z">
        <w:r w:rsidRPr="3B0FF34E">
          <w:rPr>
            <w:rFonts w:ascii="Times New Roman" w:hAnsi="Times New Roman" w:cs="Times New Roman"/>
            <w:sz w:val="22"/>
            <w:szCs w:val="22"/>
          </w:rPr>
          <w:t>Front and rear side attachment points</w:t>
        </w:r>
        <w:r w:rsidR="3F2FC273" w:rsidRPr="3B0FF34E">
          <w:rPr>
            <w:rFonts w:ascii="Times New Roman" w:hAnsi="Times New Roman" w:cs="Times New Roman"/>
            <w:sz w:val="22"/>
            <w:szCs w:val="22"/>
          </w:rPr>
          <w:t>.</w:t>
        </w:r>
      </w:ins>
    </w:p>
    <w:p w14:paraId="2A79608B" w14:textId="32A54F2E" w:rsidR="760DAE14" w:rsidRPr="00BB2195" w:rsidRDefault="760DAE14" w:rsidP="17B5DAA8">
      <w:pPr>
        <w:pStyle w:val="PlainText"/>
        <w:numPr>
          <w:ilvl w:val="1"/>
          <w:numId w:val="17"/>
        </w:numPr>
        <w:rPr>
          <w:ins w:id="77" w:author="Grossmann, Matthew J CTR USARMY CPE CL (USA)" w:date="2026-04-03T10:02:00Z" w16du:dateUtc="2026-04-03T14:02:00Z"/>
          <w:rFonts w:ascii="Times New Roman" w:hAnsi="Times New Roman" w:cs="Times New Roman"/>
          <w:sz w:val="22"/>
          <w:szCs w:val="22"/>
        </w:rPr>
      </w:pPr>
      <w:ins w:id="78" w:author="Grossmann, Matthew J CTR USARMY CPE CL (USA)" w:date="2026-04-03T10:02:00Z" w16du:dateUtc="2026-04-03T14:02:00Z">
        <w:r w:rsidRPr="3B0FF34E">
          <w:rPr>
            <w:rFonts w:ascii="Times New Roman" w:hAnsi="Times New Roman" w:cs="Times New Roman"/>
            <w:sz w:val="22"/>
            <w:szCs w:val="22"/>
          </w:rPr>
          <w:t>Front and rear push points</w:t>
        </w:r>
        <w:r w:rsidR="2081742D" w:rsidRPr="3B0FF34E">
          <w:rPr>
            <w:rFonts w:ascii="Times New Roman" w:hAnsi="Times New Roman" w:cs="Times New Roman"/>
            <w:sz w:val="22"/>
            <w:szCs w:val="22"/>
          </w:rPr>
          <w:t>.</w:t>
        </w:r>
      </w:ins>
    </w:p>
    <w:p w14:paraId="1789D0F9" w14:textId="6EA16334" w:rsidR="760DAE14" w:rsidRPr="00BB2195" w:rsidRDefault="760DAE14" w:rsidP="17B5DAA8">
      <w:pPr>
        <w:pStyle w:val="PlainText"/>
        <w:numPr>
          <w:ilvl w:val="1"/>
          <w:numId w:val="17"/>
        </w:numPr>
        <w:rPr>
          <w:ins w:id="79" w:author="Grossmann, Matthew J CTR USARMY CPE CL (USA)" w:date="2026-04-03T10:02:00Z" w16du:dateUtc="2026-04-03T14:02:00Z"/>
          <w:rFonts w:ascii="Times New Roman" w:hAnsi="Times New Roman" w:cs="Times New Roman"/>
          <w:sz w:val="22"/>
          <w:szCs w:val="22"/>
        </w:rPr>
      </w:pPr>
      <w:ins w:id="80" w:author="Grossmann, Matthew J CTR USARMY CPE CL (USA)" w:date="2026-04-03T10:02:00Z" w16du:dateUtc="2026-04-03T14:02:00Z">
        <w:r w:rsidRPr="7D8026FB">
          <w:rPr>
            <w:rFonts w:ascii="Times New Roman" w:hAnsi="Times New Roman" w:cs="Times New Roman"/>
            <w:sz w:val="22"/>
            <w:szCs w:val="22"/>
          </w:rPr>
          <w:t xml:space="preserve">Shall fit in </w:t>
        </w:r>
        <w:r w:rsidR="002D0EB5" w:rsidRPr="7D8026FB">
          <w:rPr>
            <w:rFonts w:ascii="Times New Roman" w:hAnsi="Times New Roman" w:cs="Times New Roman"/>
            <w:sz w:val="22"/>
            <w:szCs w:val="22"/>
          </w:rPr>
          <w:t xml:space="preserve">a </w:t>
        </w:r>
        <w:r w:rsidRPr="7D8026FB">
          <w:rPr>
            <w:rFonts w:ascii="Times New Roman" w:hAnsi="Times New Roman" w:cs="Times New Roman"/>
            <w:sz w:val="22"/>
            <w:szCs w:val="22"/>
          </w:rPr>
          <w:t>UH-60 w</w:t>
        </w:r>
        <w:r w:rsidR="6D146CF1" w:rsidRPr="7D8026FB">
          <w:rPr>
            <w:rFonts w:ascii="Times New Roman" w:hAnsi="Times New Roman" w:cs="Times New Roman"/>
            <w:sz w:val="22"/>
            <w:szCs w:val="22"/>
          </w:rPr>
          <w:t>ith</w:t>
        </w:r>
        <w:r w:rsidRPr="7D8026FB">
          <w:rPr>
            <w:rFonts w:ascii="Times New Roman" w:hAnsi="Times New Roman" w:cs="Times New Roman"/>
            <w:sz w:val="22"/>
            <w:szCs w:val="22"/>
          </w:rPr>
          <w:t xml:space="preserve"> </w:t>
        </w:r>
        <w:r w:rsidR="539A708E" w:rsidRPr="7D8026FB">
          <w:rPr>
            <w:rFonts w:ascii="Times New Roman" w:hAnsi="Times New Roman" w:cs="Times New Roman"/>
            <w:sz w:val="22"/>
            <w:szCs w:val="22"/>
          </w:rPr>
          <w:t xml:space="preserve">closed </w:t>
        </w:r>
        <w:r w:rsidRPr="7D8026FB">
          <w:rPr>
            <w:rFonts w:ascii="Times New Roman" w:hAnsi="Times New Roman" w:cs="Times New Roman"/>
            <w:sz w:val="22"/>
            <w:szCs w:val="22"/>
          </w:rPr>
          <w:t>doors</w:t>
        </w:r>
        <w:r w:rsidR="26D35134" w:rsidRPr="7D8026FB">
          <w:rPr>
            <w:rFonts w:ascii="Times New Roman" w:hAnsi="Times New Roman" w:cs="Times New Roman"/>
            <w:sz w:val="22"/>
            <w:szCs w:val="22"/>
          </w:rPr>
          <w:t>.</w:t>
        </w:r>
      </w:ins>
    </w:p>
    <w:p w14:paraId="0DE82836" w14:textId="57EC43B9" w:rsidR="760DAE14" w:rsidRDefault="760DAE14" w:rsidP="17B5DAA8">
      <w:pPr>
        <w:pStyle w:val="PlainText"/>
        <w:numPr>
          <w:ilvl w:val="1"/>
          <w:numId w:val="17"/>
        </w:numPr>
        <w:rPr>
          <w:ins w:id="81" w:author="Grossmann, Matthew J CTR USARMY CPE CL (USA)" w:date="2026-04-03T10:02:00Z" w16du:dateUtc="2026-04-03T14:02:00Z"/>
          <w:rFonts w:ascii="Times New Roman" w:hAnsi="Times New Roman" w:cs="Times New Roman"/>
          <w:sz w:val="22"/>
          <w:szCs w:val="22"/>
        </w:rPr>
      </w:pPr>
      <w:ins w:id="82" w:author="Grossmann, Matthew J CTR USARMY CPE CL (USA)" w:date="2026-04-03T10:02:00Z" w16du:dateUtc="2026-04-03T14:02:00Z">
        <w:r w:rsidRPr="00BB2195">
          <w:rPr>
            <w:rFonts w:ascii="Times New Roman" w:hAnsi="Times New Roman" w:cs="Times New Roman"/>
            <w:sz w:val="22"/>
            <w:szCs w:val="22"/>
          </w:rPr>
          <w:t xml:space="preserve">Appropriately sized </w:t>
        </w:r>
        <w:r w:rsidR="00736689">
          <w:rPr>
            <w:rFonts w:ascii="Times New Roman" w:hAnsi="Times New Roman" w:cs="Times New Roman"/>
            <w:sz w:val="22"/>
            <w:szCs w:val="22"/>
          </w:rPr>
          <w:t>to carry shelter and othe</w:t>
        </w:r>
        <w:r w:rsidR="001C6B19">
          <w:rPr>
            <w:rFonts w:ascii="Times New Roman" w:hAnsi="Times New Roman" w:cs="Times New Roman"/>
            <w:sz w:val="22"/>
            <w:szCs w:val="22"/>
          </w:rPr>
          <w:t xml:space="preserve">r </w:t>
        </w:r>
        <w:r w:rsidR="133436CA" w:rsidRPr="4DDBB0A2">
          <w:rPr>
            <w:rFonts w:ascii="Times New Roman" w:hAnsi="Times New Roman" w:cs="Times New Roman"/>
            <w:sz w:val="22"/>
            <w:szCs w:val="22"/>
          </w:rPr>
          <w:t>issued end items.</w:t>
        </w:r>
      </w:ins>
    </w:p>
    <w:p w14:paraId="7FBBD531" w14:textId="44068E9B" w:rsidR="008660EB" w:rsidRDefault="008F7882" w:rsidP="007E38F0">
      <w:pPr>
        <w:pStyle w:val="PlainText"/>
        <w:numPr>
          <w:ilvl w:val="1"/>
          <w:numId w:val="17"/>
        </w:numPr>
        <w:rPr>
          <w:ins w:id="83" w:author="Grossmann, Matthew J CTR USARMY CPE CL (USA)" w:date="2026-04-03T10:02:00Z" w16du:dateUtc="2026-04-03T14:02:00Z"/>
          <w:rFonts w:ascii="Times New Roman" w:hAnsi="Times New Roman" w:cs="Times New Roman"/>
          <w:sz w:val="22"/>
          <w:szCs w:val="22"/>
        </w:rPr>
      </w:pPr>
      <w:ins w:id="84" w:author="Grossmann, Matthew J CTR USARMY CPE CL (USA)" w:date="2026-04-03T10:02:00Z" w16du:dateUtc="2026-04-03T14:02:00Z">
        <w:r w:rsidRPr="3B0FF34E">
          <w:rPr>
            <w:rFonts w:ascii="Times New Roman" w:hAnsi="Times New Roman" w:cs="Times New Roman"/>
            <w:sz w:val="22"/>
            <w:szCs w:val="22"/>
          </w:rPr>
          <w:t xml:space="preserve">Shall have multiple lift points to enable soldiers to lift, carry or maneuver without </w:t>
        </w:r>
        <w:r w:rsidR="001C6B19" w:rsidRPr="3B0FF34E">
          <w:rPr>
            <w:rFonts w:ascii="Times New Roman" w:hAnsi="Times New Roman" w:cs="Times New Roman"/>
            <w:sz w:val="22"/>
            <w:szCs w:val="22"/>
          </w:rPr>
          <w:t>pinching,</w:t>
        </w:r>
        <w:r w:rsidRPr="3B0FF34E">
          <w:rPr>
            <w:rFonts w:ascii="Times New Roman" w:hAnsi="Times New Roman" w:cs="Times New Roman"/>
            <w:sz w:val="22"/>
            <w:szCs w:val="22"/>
          </w:rPr>
          <w:t xml:space="preserve"> causing injuries to hands</w:t>
        </w:r>
        <w:r w:rsidR="796A53F9" w:rsidRPr="3B0FF34E">
          <w:rPr>
            <w:rFonts w:ascii="Times New Roman" w:hAnsi="Times New Roman" w:cs="Times New Roman"/>
            <w:sz w:val="22"/>
            <w:szCs w:val="22"/>
          </w:rPr>
          <w:t>.</w:t>
        </w:r>
      </w:ins>
    </w:p>
    <w:p w14:paraId="6654B272" w14:textId="7D6E652D" w:rsidR="00E8343F" w:rsidRPr="007E38F0" w:rsidRDefault="00071608" w:rsidP="007E38F0">
      <w:pPr>
        <w:pStyle w:val="PlainText"/>
        <w:numPr>
          <w:ilvl w:val="1"/>
          <w:numId w:val="17"/>
        </w:numPr>
        <w:rPr>
          <w:ins w:id="85" w:author="Grossmann, Matthew J CTR USARMY CPE CL (USA)" w:date="2026-04-03T10:02:00Z" w16du:dateUtc="2026-04-03T14:02:00Z"/>
          <w:rFonts w:ascii="Times New Roman" w:hAnsi="Times New Roman" w:cs="Times New Roman"/>
          <w:sz w:val="22"/>
          <w:szCs w:val="22"/>
        </w:rPr>
      </w:pPr>
      <w:ins w:id="86" w:author="Grossmann, Matthew J CTR USARMY CPE CL (USA)" w:date="2026-04-03T10:02:00Z" w16du:dateUtc="2026-04-03T14:02:00Z">
        <w:r w:rsidRPr="3B0FF34E">
          <w:rPr>
            <w:rFonts w:ascii="Times New Roman" w:hAnsi="Times New Roman" w:cs="Times New Roman"/>
            <w:sz w:val="22"/>
            <w:szCs w:val="22"/>
          </w:rPr>
          <w:lastRenderedPageBreak/>
          <w:t>Shall be capable of being towed by snowmobiles and other Climatic Zone 7</w:t>
        </w:r>
        <w:r w:rsidR="001C6B19" w:rsidRPr="3B0FF34E">
          <w:rPr>
            <w:rFonts w:ascii="Times New Roman" w:hAnsi="Times New Roman" w:cs="Times New Roman"/>
            <w:sz w:val="22"/>
            <w:szCs w:val="22"/>
          </w:rPr>
          <w:t xml:space="preserve"> all-</w:t>
        </w:r>
        <w:r w:rsidRPr="3B0FF34E">
          <w:rPr>
            <w:rFonts w:ascii="Times New Roman" w:hAnsi="Times New Roman" w:cs="Times New Roman"/>
            <w:sz w:val="22"/>
            <w:szCs w:val="22"/>
          </w:rPr>
          <w:t>terrain motorized vehicles</w:t>
        </w:r>
        <w:r w:rsidR="796A53F9" w:rsidRPr="3B0FF34E">
          <w:rPr>
            <w:rFonts w:ascii="Times New Roman" w:hAnsi="Times New Roman" w:cs="Times New Roman"/>
            <w:sz w:val="22"/>
            <w:szCs w:val="22"/>
          </w:rPr>
          <w:t>.</w:t>
        </w:r>
      </w:ins>
    </w:p>
    <w:p w14:paraId="7874B674" w14:textId="7BD4C3D6" w:rsidR="002D0EB5" w:rsidRPr="00BB2195" w:rsidRDefault="001B1596" w:rsidP="002D0EB5">
      <w:pPr>
        <w:pStyle w:val="PlainText"/>
        <w:numPr>
          <w:ilvl w:val="1"/>
          <w:numId w:val="17"/>
        </w:numPr>
        <w:rPr>
          <w:ins w:id="87" w:author="Grossmann, Matthew J CTR USARMY CPE CL (USA)" w:date="2026-04-03T10:02:00Z" w16du:dateUtc="2026-04-03T14:02:00Z"/>
          <w:rFonts w:ascii="Times New Roman" w:hAnsi="Times New Roman" w:cs="Times New Roman"/>
          <w:sz w:val="22"/>
          <w:szCs w:val="22"/>
        </w:rPr>
      </w:pPr>
      <w:ins w:id="88" w:author="Grossmann, Matthew J CTR USARMY CPE CL (USA)" w:date="2026-04-03T10:02:00Z" w16du:dateUtc="2026-04-03T14:02:00Z">
        <w:r>
          <w:rPr>
            <w:rFonts w:ascii="Times New Roman" w:hAnsi="Times New Roman" w:cs="Times New Roman"/>
            <w:sz w:val="22"/>
            <w:szCs w:val="22"/>
          </w:rPr>
          <w:t>Additional</w:t>
        </w:r>
        <w:r w:rsidR="002D0EB5">
          <w:rPr>
            <w:rFonts w:ascii="Times New Roman" w:hAnsi="Times New Roman" w:cs="Times New Roman"/>
            <w:sz w:val="22"/>
            <w:szCs w:val="22"/>
          </w:rPr>
          <w:t xml:space="preserve"> Components</w:t>
        </w:r>
      </w:ins>
    </w:p>
    <w:p w14:paraId="27A27454" w14:textId="33B9C035" w:rsidR="760DAE14" w:rsidRPr="00BB2195" w:rsidRDefault="760DAE14" w:rsidP="00F74496">
      <w:pPr>
        <w:pStyle w:val="PlainText"/>
        <w:numPr>
          <w:ilvl w:val="2"/>
          <w:numId w:val="17"/>
        </w:numPr>
        <w:rPr>
          <w:ins w:id="89" w:author="Grossmann, Matthew J CTR USARMY CPE CL (USA)" w:date="2026-04-03T10:02:00Z" w16du:dateUtc="2026-04-03T14:02:00Z"/>
          <w:rFonts w:ascii="Times New Roman" w:hAnsi="Times New Roman" w:cs="Times New Roman"/>
          <w:sz w:val="22"/>
          <w:szCs w:val="22"/>
        </w:rPr>
      </w:pPr>
      <w:ins w:id="90" w:author="Grossmann, Matthew J CTR USARMY CPE CL (USA)" w:date="2026-04-03T10:02:00Z" w16du:dateUtc="2026-04-03T14:02:00Z">
        <w:r w:rsidRPr="00BB2195">
          <w:rPr>
            <w:rFonts w:ascii="Times New Roman" w:hAnsi="Times New Roman" w:cs="Times New Roman"/>
            <w:sz w:val="22"/>
            <w:szCs w:val="22"/>
          </w:rPr>
          <w:t>Harness</w:t>
        </w:r>
      </w:ins>
    </w:p>
    <w:p w14:paraId="607A450B" w14:textId="34214042" w:rsidR="760DAE14" w:rsidRPr="00BB2195" w:rsidRDefault="760DAE14">
      <w:pPr>
        <w:pStyle w:val="PlainText"/>
        <w:numPr>
          <w:ilvl w:val="3"/>
          <w:numId w:val="17"/>
        </w:numPr>
        <w:rPr>
          <w:rFonts w:ascii="Times New Roman" w:hAnsi="Times New Roman" w:cs="Times New Roman"/>
          <w:sz w:val="22"/>
          <w:szCs w:val="22"/>
        </w:rPr>
        <w:pPrChange w:id="91" w:author="Grossmann, Matthew J CTR USARMY CPE CL (USA)" w:date="2026-04-03T10:02:00Z" w16du:dateUtc="2026-04-03T14:02:00Z">
          <w:pPr>
            <w:pStyle w:val="PlainText"/>
            <w:numPr>
              <w:ilvl w:val="1"/>
              <w:numId w:val="17"/>
            </w:numPr>
            <w:ind w:left="1440" w:hanging="360"/>
          </w:pPr>
        </w:pPrChange>
      </w:pPr>
      <w:ins w:id="92" w:author="Grossmann, Matthew J CTR USARMY CPE CL (USA)" w:date="2026-04-03T10:02:00Z" w16du:dateUtc="2026-04-03T14:02:00Z">
        <w:r w:rsidRPr="3B0FF34E">
          <w:rPr>
            <w:rFonts w:ascii="Times New Roman" w:hAnsi="Times New Roman" w:cs="Times New Roman"/>
            <w:sz w:val="22"/>
            <w:szCs w:val="22"/>
          </w:rPr>
          <w:t>Quick release</w:t>
        </w:r>
      </w:ins>
      <w:r w:rsidR="00F74496" w:rsidRPr="3B0FF34E">
        <w:rPr>
          <w:rFonts w:ascii="Times New Roman" w:hAnsi="Times New Roman" w:cs="Times New Roman"/>
          <w:sz w:val="22"/>
          <w:szCs w:val="22"/>
        </w:rPr>
        <w:t xml:space="preserve"> capability</w:t>
      </w:r>
      <w:r w:rsidR="52486B38" w:rsidRPr="3B0FF34E">
        <w:rPr>
          <w:rFonts w:ascii="Times New Roman" w:hAnsi="Times New Roman" w:cs="Times New Roman"/>
          <w:sz w:val="22"/>
          <w:szCs w:val="22"/>
        </w:rPr>
        <w:t>.</w:t>
      </w:r>
    </w:p>
    <w:p w14:paraId="6B925E76" w14:textId="77777777" w:rsidR="55B0A796" w:rsidRDefault="55B0A796" w:rsidP="2B70D163">
      <w:pPr>
        <w:pStyle w:val="PlainText"/>
        <w:numPr>
          <w:ilvl w:val="1"/>
          <w:numId w:val="17"/>
        </w:numPr>
        <w:rPr>
          <w:del w:id="93" w:author="Grossmann, Matthew J CTR USARMY CPE CL (USA)" w:date="2026-04-03T10:02:00Z" w16du:dateUtc="2026-04-03T14:02:00Z"/>
          <w:rFonts w:ascii="Times New Roman" w:hAnsi="Times New Roman" w:cs="Times New Roman"/>
          <w:sz w:val="22"/>
          <w:szCs w:val="22"/>
        </w:rPr>
      </w:pPr>
      <w:del w:id="94" w:author="Grossmann, Matthew J CTR USARMY CPE CL (USA)" w:date="2026-04-03T10:02:00Z" w16du:dateUtc="2026-04-03T14:02:00Z">
        <w:r w:rsidRPr="406E4240">
          <w:rPr>
            <w:rFonts w:ascii="Times New Roman" w:hAnsi="Times New Roman" w:cs="Times New Roman"/>
            <w:sz w:val="22"/>
            <w:szCs w:val="22"/>
          </w:rPr>
          <w:delText>The AS sh</w:delText>
        </w:r>
        <w:r w:rsidR="2E23C80A" w:rsidRPr="406E4240">
          <w:rPr>
            <w:rFonts w:ascii="Times New Roman" w:hAnsi="Times New Roman" w:cs="Times New Roman"/>
            <w:sz w:val="22"/>
            <w:szCs w:val="22"/>
          </w:rPr>
          <w:delText>ould</w:delText>
        </w:r>
        <w:r w:rsidRPr="406E4240">
          <w:rPr>
            <w:rFonts w:ascii="Times New Roman" w:hAnsi="Times New Roman" w:cs="Times New Roman"/>
            <w:sz w:val="22"/>
            <w:szCs w:val="22"/>
          </w:rPr>
          <w:delText xml:space="preserve"> have integrated signature management that provides, at a minimum, visual concealment. Ideally the system mitigates detection in the Near Infrared (NIR), Short-wave Infrared,</w:delText>
        </w:r>
        <w:r w:rsidR="20E70D0D" w:rsidRPr="406E4240">
          <w:rPr>
            <w:rFonts w:ascii="Times New Roman" w:hAnsi="Times New Roman" w:cs="Times New Roman"/>
            <w:sz w:val="22"/>
            <w:szCs w:val="22"/>
          </w:rPr>
          <w:delText xml:space="preserve"> Mid-wave Infrared (MWIR), and Long-wave Infrared (LWIR).</w:delText>
        </w:r>
      </w:del>
    </w:p>
    <w:p w14:paraId="5F6979AD" w14:textId="693EC9FA" w:rsidR="760DAE14" w:rsidRPr="00BB2195" w:rsidRDefault="20E70D0D" w:rsidP="00F74496">
      <w:pPr>
        <w:pStyle w:val="PlainText"/>
        <w:numPr>
          <w:ilvl w:val="3"/>
          <w:numId w:val="17"/>
        </w:numPr>
        <w:rPr>
          <w:ins w:id="95" w:author="Grossmann, Matthew J CTR USARMY CPE CL (USA)" w:date="2026-04-03T10:02:00Z" w16du:dateUtc="2026-04-03T14:02:00Z"/>
          <w:rFonts w:ascii="Times New Roman" w:hAnsi="Times New Roman" w:cs="Times New Roman"/>
          <w:sz w:val="22"/>
          <w:szCs w:val="22"/>
        </w:rPr>
      </w:pPr>
      <w:del w:id="96" w:author="Grossmann, Matthew J CTR USARMY CPE CL (USA)" w:date="2026-04-03T10:02:00Z" w16du:dateUtc="2026-04-03T14:02:00Z">
        <w:r w:rsidRPr="2B70D163">
          <w:rPr>
            <w:rFonts w:ascii="Times New Roman" w:hAnsi="Times New Roman" w:cs="Times New Roman"/>
            <w:sz w:val="22"/>
            <w:szCs w:val="22"/>
          </w:rPr>
          <w:delText xml:space="preserve">Fully operational at –40 F, and </w:delText>
        </w:r>
      </w:del>
      <w:ins w:id="97" w:author="Grossmann, Matthew J CTR USARMY CPE CL (USA)" w:date="2026-04-03T10:02:00Z" w16du:dateUtc="2026-04-03T14:02:00Z">
        <w:r w:rsidR="760DAE14" w:rsidRPr="3B0FF34E">
          <w:rPr>
            <w:rFonts w:ascii="Times New Roman" w:hAnsi="Times New Roman" w:cs="Times New Roman"/>
            <w:sz w:val="22"/>
            <w:szCs w:val="22"/>
          </w:rPr>
          <w:t>Pole/Trace line anchor system</w:t>
        </w:r>
        <w:r w:rsidR="52486B38" w:rsidRPr="3B0FF34E">
          <w:rPr>
            <w:rFonts w:ascii="Times New Roman" w:hAnsi="Times New Roman" w:cs="Times New Roman"/>
            <w:sz w:val="22"/>
            <w:szCs w:val="22"/>
          </w:rPr>
          <w:t>.</w:t>
        </w:r>
      </w:ins>
    </w:p>
    <w:p w14:paraId="5D9D6EE2" w14:textId="3874032C" w:rsidR="760DAE14" w:rsidRDefault="760DAE14" w:rsidP="00F74496">
      <w:pPr>
        <w:pStyle w:val="PlainText"/>
        <w:numPr>
          <w:ilvl w:val="2"/>
          <w:numId w:val="17"/>
        </w:numPr>
        <w:rPr>
          <w:ins w:id="98" w:author="Grossmann, Matthew J CTR USARMY CPE CL (USA)" w:date="2026-04-03T10:02:00Z" w16du:dateUtc="2026-04-03T14:02:00Z"/>
          <w:rFonts w:ascii="Times New Roman" w:hAnsi="Times New Roman" w:cs="Times New Roman"/>
          <w:sz w:val="22"/>
          <w:szCs w:val="22"/>
        </w:rPr>
      </w:pPr>
      <w:ins w:id="99" w:author="Grossmann, Matthew J CTR USARMY CPE CL (USA)" w:date="2026-04-03T10:02:00Z" w16du:dateUtc="2026-04-03T14:02:00Z">
        <w:r w:rsidRPr="00BB2195">
          <w:rPr>
            <w:rFonts w:ascii="Times New Roman" w:hAnsi="Times New Roman" w:cs="Times New Roman"/>
            <w:sz w:val="22"/>
            <w:szCs w:val="22"/>
          </w:rPr>
          <w:t>5x 9ft Trace Lines</w:t>
        </w:r>
      </w:ins>
    </w:p>
    <w:p w14:paraId="1152ACBC" w14:textId="233E8EB1" w:rsidR="76515035" w:rsidRDefault="76515035" w:rsidP="76515035">
      <w:pPr>
        <w:pStyle w:val="PlainText"/>
        <w:rPr>
          <w:ins w:id="100" w:author="Grossmann, Matthew J CTR USARMY CPE CL (USA)" w:date="2026-04-03T10:02:00Z" w16du:dateUtc="2026-04-03T14:02:00Z"/>
          <w:rFonts w:ascii="Times New Roman" w:hAnsi="Times New Roman" w:cs="Times New Roman"/>
          <w:sz w:val="22"/>
          <w:szCs w:val="22"/>
        </w:rPr>
      </w:pPr>
    </w:p>
    <w:p w14:paraId="6DD9C921" w14:textId="351DFB10" w:rsidR="000D2506" w:rsidRDefault="000D2506" w:rsidP="000D2506">
      <w:pPr>
        <w:pStyle w:val="PlainText"/>
        <w:numPr>
          <w:ilvl w:val="0"/>
          <w:numId w:val="17"/>
        </w:numPr>
        <w:rPr>
          <w:ins w:id="101" w:author="Grossmann, Matthew J CTR USARMY CPE CL (USA)" w:date="2026-04-03T10:02:00Z" w16du:dateUtc="2026-04-03T14:02:00Z"/>
          <w:rFonts w:ascii="Times New Roman" w:hAnsi="Times New Roman" w:cs="Times New Roman"/>
          <w:sz w:val="22"/>
          <w:szCs w:val="22"/>
        </w:rPr>
      </w:pPr>
      <w:ins w:id="102" w:author="Grossmann, Matthew J CTR USARMY CPE CL (USA)" w:date="2026-04-03T10:02:00Z" w16du:dateUtc="2026-04-03T14:02:00Z">
        <w:r w:rsidRPr="09E0568A">
          <w:rPr>
            <w:rFonts w:ascii="Times New Roman" w:hAnsi="Times New Roman" w:cs="Times New Roman"/>
            <w:sz w:val="22"/>
            <w:szCs w:val="22"/>
          </w:rPr>
          <w:t>Arctic Heater</w:t>
        </w:r>
      </w:ins>
    </w:p>
    <w:p w14:paraId="5705E907" w14:textId="7942B618" w:rsidR="000D2506" w:rsidRDefault="000D2506" w:rsidP="000D2506">
      <w:pPr>
        <w:pStyle w:val="PlainText"/>
        <w:numPr>
          <w:ilvl w:val="1"/>
          <w:numId w:val="17"/>
        </w:numPr>
        <w:rPr>
          <w:ins w:id="103" w:author="Grossmann, Matthew J CTR USARMY CPE CL (USA)" w:date="2026-04-03T10:02:00Z" w16du:dateUtc="2026-04-03T14:02:00Z"/>
          <w:rFonts w:ascii="Times New Roman" w:hAnsi="Times New Roman" w:cs="Times New Roman"/>
          <w:sz w:val="22"/>
          <w:szCs w:val="22"/>
        </w:rPr>
      </w:pPr>
      <w:ins w:id="104" w:author="Grossmann, Matthew J CTR USARMY CPE CL (USA)" w:date="2026-04-03T10:02:00Z" w16du:dateUtc="2026-04-03T14:02:00Z">
        <w:r w:rsidRPr="3B0FF34E">
          <w:rPr>
            <w:rFonts w:ascii="Times New Roman" w:hAnsi="Times New Roman" w:cs="Times New Roman"/>
            <w:sz w:val="22"/>
            <w:szCs w:val="22"/>
          </w:rPr>
          <w:t>Shall be easily assembled and maintained by soldiers to prevent damage to equipment and bodily harm</w:t>
        </w:r>
        <w:r w:rsidR="7CB73D37" w:rsidRPr="3B0FF34E">
          <w:rPr>
            <w:rFonts w:ascii="Times New Roman" w:hAnsi="Times New Roman" w:cs="Times New Roman"/>
            <w:sz w:val="22"/>
            <w:szCs w:val="22"/>
          </w:rPr>
          <w:t>.</w:t>
        </w:r>
      </w:ins>
    </w:p>
    <w:p w14:paraId="18C99D11" w14:textId="10F206AB" w:rsidR="000D2506" w:rsidRDefault="000D2506" w:rsidP="000D2506">
      <w:pPr>
        <w:pStyle w:val="PlainText"/>
        <w:numPr>
          <w:ilvl w:val="1"/>
          <w:numId w:val="17"/>
        </w:numPr>
        <w:rPr>
          <w:ins w:id="105" w:author="Grossmann, Matthew J CTR USARMY CPE CL (USA)" w:date="2026-04-03T10:02:00Z" w16du:dateUtc="2026-04-03T14:02:00Z"/>
          <w:rFonts w:ascii="Times New Roman" w:hAnsi="Times New Roman" w:cs="Times New Roman"/>
          <w:sz w:val="22"/>
          <w:szCs w:val="22"/>
        </w:rPr>
      </w:pPr>
      <w:ins w:id="106" w:author="Grossmann, Matthew J CTR USARMY CPE CL (USA)" w:date="2026-04-03T10:02:00Z" w16du:dateUtc="2026-04-03T14:02:00Z">
        <w:r w:rsidRPr="3B0FF34E">
          <w:rPr>
            <w:rFonts w:ascii="Times New Roman" w:hAnsi="Times New Roman" w:cs="Times New Roman"/>
            <w:sz w:val="22"/>
            <w:szCs w:val="22"/>
          </w:rPr>
          <w:t xml:space="preserve">Shall be operable and able to direct/vent exhaust outside of </w:t>
        </w:r>
        <w:r w:rsidR="6442D13D" w:rsidRPr="3B0FF34E">
          <w:rPr>
            <w:rFonts w:ascii="Times New Roman" w:hAnsi="Times New Roman" w:cs="Times New Roman"/>
            <w:sz w:val="22"/>
            <w:szCs w:val="22"/>
          </w:rPr>
          <w:t xml:space="preserve">a </w:t>
        </w:r>
        <w:r w:rsidRPr="3B0FF34E">
          <w:rPr>
            <w:rFonts w:ascii="Times New Roman" w:hAnsi="Times New Roman" w:cs="Times New Roman"/>
            <w:sz w:val="22"/>
            <w:szCs w:val="22"/>
          </w:rPr>
          <w:t>shelter</w:t>
        </w:r>
        <w:r w:rsidR="721B65AE" w:rsidRPr="3B0FF34E">
          <w:rPr>
            <w:rFonts w:ascii="Times New Roman" w:hAnsi="Times New Roman" w:cs="Times New Roman"/>
            <w:sz w:val="22"/>
            <w:szCs w:val="22"/>
          </w:rPr>
          <w:t>.</w:t>
        </w:r>
      </w:ins>
    </w:p>
    <w:p w14:paraId="099B61C2" w14:textId="1162D521" w:rsidR="000D2506" w:rsidRDefault="000D2506" w:rsidP="000D2506">
      <w:pPr>
        <w:pStyle w:val="PlainText"/>
        <w:numPr>
          <w:ilvl w:val="1"/>
          <w:numId w:val="17"/>
        </w:numPr>
        <w:rPr>
          <w:ins w:id="107" w:author="Grossmann, Matthew J CTR USARMY CPE CL (USA)" w:date="2026-04-03T10:02:00Z" w16du:dateUtc="2026-04-03T14:02:00Z"/>
          <w:rFonts w:ascii="Times New Roman" w:hAnsi="Times New Roman" w:cs="Times New Roman"/>
          <w:sz w:val="22"/>
          <w:szCs w:val="22"/>
        </w:rPr>
      </w:pPr>
      <w:proofErr w:type="gramStart"/>
      <w:ins w:id="108" w:author="Grossmann, Matthew J CTR USARMY CPE CL (USA)" w:date="2026-04-03T10:02:00Z" w16du:dateUtc="2026-04-03T14:02:00Z">
        <w:r w:rsidRPr="3B0FF34E">
          <w:rPr>
            <w:rFonts w:ascii="Times New Roman" w:hAnsi="Times New Roman" w:cs="Times New Roman"/>
            <w:sz w:val="22"/>
            <w:szCs w:val="22"/>
          </w:rPr>
          <w:t>Shall</w:t>
        </w:r>
        <w:proofErr w:type="gramEnd"/>
        <w:r w:rsidRPr="3B0FF34E">
          <w:rPr>
            <w:rFonts w:ascii="Times New Roman" w:hAnsi="Times New Roman" w:cs="Times New Roman"/>
            <w:sz w:val="22"/>
            <w:szCs w:val="22"/>
          </w:rPr>
          <w:t xml:space="preserve"> be lightweight and portable</w:t>
        </w:r>
        <w:r w:rsidR="721B65AE" w:rsidRPr="3B0FF34E">
          <w:rPr>
            <w:rFonts w:ascii="Times New Roman" w:hAnsi="Times New Roman" w:cs="Times New Roman"/>
            <w:sz w:val="22"/>
            <w:szCs w:val="22"/>
          </w:rPr>
          <w:t>.</w:t>
        </w:r>
      </w:ins>
    </w:p>
    <w:p w14:paraId="2901F504" w14:textId="3F58B635" w:rsidR="000D2506" w:rsidRDefault="000D2506" w:rsidP="000D2506">
      <w:pPr>
        <w:pStyle w:val="PlainText"/>
        <w:numPr>
          <w:ilvl w:val="1"/>
          <w:numId w:val="17"/>
        </w:numPr>
        <w:rPr>
          <w:ins w:id="109" w:author="Grossmann, Matthew J CTR USARMY CPE CL (USA)" w:date="2026-04-03T10:02:00Z" w16du:dateUtc="2026-04-03T14:02:00Z"/>
          <w:rFonts w:ascii="Times New Roman" w:hAnsi="Times New Roman" w:cs="Times New Roman"/>
          <w:sz w:val="22"/>
          <w:szCs w:val="22"/>
        </w:rPr>
      </w:pPr>
      <w:ins w:id="110" w:author="Grossmann, Matthew J CTR USARMY CPE CL (USA)" w:date="2026-04-03T10:02:00Z" w16du:dateUtc="2026-04-03T14:02:00Z">
        <w:r w:rsidRPr="3B0FF34E">
          <w:rPr>
            <w:rFonts w:ascii="Times New Roman" w:hAnsi="Times New Roman" w:cs="Times New Roman"/>
            <w:sz w:val="22"/>
            <w:szCs w:val="22"/>
          </w:rPr>
          <w:t xml:space="preserve">Shall be compatible with Class III Petroleum, Oil, </w:t>
        </w:r>
        <w:r w:rsidR="670D21A9" w:rsidRPr="3B0FF34E">
          <w:rPr>
            <w:rFonts w:ascii="Times New Roman" w:hAnsi="Times New Roman" w:cs="Times New Roman"/>
            <w:sz w:val="22"/>
            <w:szCs w:val="22"/>
          </w:rPr>
          <w:t xml:space="preserve">and </w:t>
        </w:r>
        <w:r w:rsidRPr="3B0FF34E">
          <w:rPr>
            <w:rFonts w:ascii="Times New Roman" w:hAnsi="Times New Roman" w:cs="Times New Roman"/>
            <w:sz w:val="22"/>
            <w:szCs w:val="22"/>
          </w:rPr>
          <w:t>Lubricants</w:t>
        </w:r>
        <w:r w:rsidR="7F431EF7" w:rsidRPr="3B0FF34E">
          <w:rPr>
            <w:rFonts w:ascii="Times New Roman" w:hAnsi="Times New Roman" w:cs="Times New Roman"/>
            <w:sz w:val="22"/>
            <w:szCs w:val="22"/>
          </w:rPr>
          <w:t>.</w:t>
        </w:r>
      </w:ins>
    </w:p>
    <w:p w14:paraId="4B21745E" w14:textId="6A0606E4" w:rsidR="000D2506" w:rsidRDefault="000D2506" w:rsidP="000D2506">
      <w:pPr>
        <w:pStyle w:val="PlainText"/>
        <w:numPr>
          <w:ilvl w:val="2"/>
          <w:numId w:val="17"/>
        </w:numPr>
        <w:rPr>
          <w:ins w:id="111" w:author="Grossmann, Matthew J CTR USARMY CPE CL (USA)" w:date="2026-04-03T10:02:00Z" w16du:dateUtc="2026-04-03T14:02:00Z"/>
          <w:rFonts w:ascii="Times New Roman" w:hAnsi="Times New Roman" w:cs="Times New Roman"/>
          <w:sz w:val="22"/>
          <w:szCs w:val="22"/>
        </w:rPr>
      </w:pPr>
      <w:ins w:id="112" w:author="Grossmann, Matthew J CTR USARMY CPE CL (USA)" w:date="2026-04-03T10:02:00Z" w16du:dateUtc="2026-04-03T14:02:00Z">
        <w:r w:rsidRPr="3B0FF34E">
          <w:rPr>
            <w:rFonts w:ascii="Times New Roman" w:hAnsi="Times New Roman" w:cs="Times New Roman"/>
            <w:sz w:val="22"/>
            <w:szCs w:val="22"/>
          </w:rPr>
          <w:t>Diesel, kerosene, or motor gas-based fuels</w:t>
        </w:r>
        <w:r w:rsidR="73DFD3B9" w:rsidRPr="3B0FF34E">
          <w:rPr>
            <w:rFonts w:ascii="Times New Roman" w:hAnsi="Times New Roman" w:cs="Times New Roman"/>
            <w:sz w:val="22"/>
            <w:szCs w:val="22"/>
          </w:rPr>
          <w:t>.</w:t>
        </w:r>
      </w:ins>
    </w:p>
    <w:p w14:paraId="5D7A12CA" w14:textId="5A3441E5" w:rsidR="000D2506" w:rsidRPr="00E26280" w:rsidRDefault="000D2506" w:rsidP="000D2506">
      <w:pPr>
        <w:pStyle w:val="PlainText"/>
        <w:numPr>
          <w:ilvl w:val="2"/>
          <w:numId w:val="17"/>
        </w:numPr>
        <w:rPr>
          <w:ins w:id="113" w:author="Grossmann, Matthew J CTR USARMY CPE CL (USA)" w:date="2026-04-03T10:02:00Z" w16du:dateUtc="2026-04-03T14:02:00Z"/>
          <w:rFonts w:ascii="Times New Roman" w:hAnsi="Times New Roman" w:cs="Times New Roman"/>
          <w:sz w:val="22"/>
          <w:szCs w:val="22"/>
        </w:rPr>
      </w:pPr>
      <w:ins w:id="114" w:author="Grossmann, Matthew J CTR USARMY CPE CL (USA)" w:date="2026-04-03T10:02:00Z" w16du:dateUtc="2026-04-03T14:02:00Z">
        <w:r w:rsidRPr="0E4A8B51">
          <w:rPr>
            <w:rFonts w:ascii="Times New Roman" w:hAnsi="Times New Roman" w:cs="Times New Roman"/>
            <w:sz w:val="22"/>
            <w:szCs w:val="22"/>
          </w:rPr>
          <w:t xml:space="preserve">Wood, coal, </w:t>
        </w:r>
        <w:proofErr w:type="spellStart"/>
        <w:r w:rsidRPr="0E4A8B51">
          <w:rPr>
            <w:rFonts w:ascii="Times New Roman" w:hAnsi="Times New Roman" w:cs="Times New Roman"/>
            <w:sz w:val="22"/>
            <w:szCs w:val="22"/>
          </w:rPr>
          <w:t>Naphthal</w:t>
        </w:r>
        <w:proofErr w:type="spellEnd"/>
        <w:r w:rsidRPr="0E4A8B51">
          <w:rPr>
            <w:rFonts w:ascii="Times New Roman" w:hAnsi="Times New Roman" w:cs="Times New Roman"/>
            <w:sz w:val="22"/>
            <w:szCs w:val="22"/>
          </w:rPr>
          <w:t>/White gas</w:t>
        </w:r>
        <w:r w:rsidR="73DFD3B9" w:rsidRPr="0E4A8B51">
          <w:rPr>
            <w:rFonts w:ascii="Times New Roman" w:hAnsi="Times New Roman" w:cs="Times New Roman"/>
            <w:sz w:val="22"/>
            <w:szCs w:val="22"/>
          </w:rPr>
          <w:t>.</w:t>
        </w:r>
      </w:ins>
    </w:p>
    <w:p w14:paraId="2F2FA4A7" w14:textId="37346E9A" w:rsidR="000D2506" w:rsidRPr="00D43E81" w:rsidRDefault="000D2506" w:rsidP="000D2506">
      <w:pPr>
        <w:pStyle w:val="PlainText"/>
        <w:numPr>
          <w:ilvl w:val="1"/>
          <w:numId w:val="17"/>
        </w:numPr>
        <w:rPr>
          <w:ins w:id="115" w:author="Grossmann, Matthew J CTR USARMY CPE CL (USA)" w:date="2026-04-03T10:02:00Z" w16du:dateUtc="2026-04-03T14:02:00Z"/>
          <w:rFonts w:ascii="Times New Roman" w:hAnsi="Times New Roman" w:cs="Times New Roman"/>
          <w:sz w:val="22"/>
          <w:szCs w:val="22"/>
        </w:rPr>
      </w:pPr>
      <w:ins w:id="116" w:author="Grossmann, Matthew J CTR USARMY CPE CL (USA)" w:date="2026-04-03T10:02:00Z" w16du:dateUtc="2026-04-03T14:02:00Z">
        <w:r w:rsidRPr="0E4A8B51">
          <w:rPr>
            <w:rFonts w:ascii="Times New Roman" w:hAnsi="Times New Roman" w:cs="Times New Roman"/>
            <w:sz w:val="22"/>
            <w:szCs w:val="22"/>
          </w:rPr>
          <w:t>Shall have a fire mat</w:t>
        </w:r>
        <w:r w:rsidR="64C28AA4" w:rsidRPr="0E4A8B51">
          <w:rPr>
            <w:rFonts w:ascii="Times New Roman" w:hAnsi="Times New Roman" w:cs="Times New Roman"/>
            <w:sz w:val="22"/>
            <w:szCs w:val="22"/>
          </w:rPr>
          <w:t>.</w:t>
        </w:r>
      </w:ins>
    </w:p>
    <w:p w14:paraId="51CC6944" w14:textId="38FBE476" w:rsidR="000D2506" w:rsidRDefault="000D2506" w:rsidP="000D2506">
      <w:pPr>
        <w:pStyle w:val="PlainText"/>
        <w:numPr>
          <w:ilvl w:val="1"/>
          <w:numId w:val="17"/>
        </w:numPr>
        <w:rPr>
          <w:ins w:id="117" w:author="Grossmann, Matthew J CTR USARMY CPE CL (USA)" w:date="2026-04-03T10:02:00Z" w16du:dateUtc="2026-04-03T14:02:00Z"/>
          <w:rFonts w:ascii="Times New Roman" w:hAnsi="Times New Roman" w:cs="Times New Roman"/>
          <w:sz w:val="22"/>
          <w:szCs w:val="22"/>
        </w:rPr>
      </w:pPr>
      <w:ins w:id="118" w:author="Grossmann, Matthew J CTR USARMY CPE CL (USA)" w:date="2026-04-03T10:02:00Z" w16du:dateUtc="2026-04-03T14:02:00Z">
        <w:r w:rsidRPr="7D8026FB">
          <w:rPr>
            <w:rFonts w:ascii="Times New Roman" w:hAnsi="Times New Roman" w:cs="Times New Roman"/>
            <w:sz w:val="22"/>
            <w:szCs w:val="22"/>
          </w:rPr>
          <w:t xml:space="preserve">Shall heat an arctic shelter from –40 to +40 in one </w:t>
        </w:r>
        <w:r w:rsidR="534653F5" w:rsidRPr="7D8026FB">
          <w:rPr>
            <w:rFonts w:ascii="Times New Roman" w:hAnsi="Times New Roman" w:cs="Times New Roman"/>
            <w:sz w:val="22"/>
            <w:szCs w:val="22"/>
          </w:rPr>
          <w:t xml:space="preserve">(1) </w:t>
        </w:r>
        <w:r w:rsidRPr="7D8026FB">
          <w:rPr>
            <w:rFonts w:ascii="Times New Roman" w:hAnsi="Times New Roman" w:cs="Times New Roman"/>
            <w:sz w:val="22"/>
            <w:szCs w:val="22"/>
          </w:rPr>
          <w:t>hour</w:t>
        </w:r>
        <w:r w:rsidR="456EB4DB" w:rsidRPr="7D8026FB">
          <w:rPr>
            <w:rFonts w:ascii="Times New Roman" w:hAnsi="Times New Roman" w:cs="Times New Roman"/>
            <w:sz w:val="22"/>
            <w:szCs w:val="22"/>
          </w:rPr>
          <w:t>.</w:t>
        </w:r>
      </w:ins>
    </w:p>
    <w:p w14:paraId="29EF444D" w14:textId="06C36F4D" w:rsidR="000D2506" w:rsidRPr="00D43E81" w:rsidRDefault="000D2506" w:rsidP="000D2506">
      <w:pPr>
        <w:pStyle w:val="PlainText"/>
        <w:numPr>
          <w:ilvl w:val="1"/>
          <w:numId w:val="17"/>
        </w:numPr>
        <w:rPr>
          <w:ins w:id="119" w:author="Grossmann, Matthew J CTR USARMY CPE CL (USA)" w:date="2026-04-03T10:02:00Z" w16du:dateUtc="2026-04-03T14:02:00Z"/>
          <w:rFonts w:ascii="Times New Roman" w:hAnsi="Times New Roman" w:cs="Times New Roman"/>
          <w:sz w:val="22"/>
          <w:szCs w:val="22"/>
        </w:rPr>
      </w:pPr>
      <w:ins w:id="120" w:author="Grossmann, Matthew J CTR USARMY CPE CL (USA)" w:date="2026-04-03T10:02:00Z" w16du:dateUtc="2026-04-03T14:02:00Z">
        <w:r w:rsidRPr="0E4A8B51">
          <w:rPr>
            <w:rFonts w:ascii="Times New Roman" w:hAnsi="Times New Roman" w:cs="Times New Roman"/>
            <w:sz w:val="22"/>
            <w:szCs w:val="22"/>
          </w:rPr>
          <w:t>Maximum time to repair shall not exceed 15 mins for 90% of field level maintenance tasks</w:t>
        </w:r>
        <w:r w:rsidR="456EB4DB" w:rsidRPr="0E4A8B51">
          <w:rPr>
            <w:rFonts w:ascii="Times New Roman" w:hAnsi="Times New Roman" w:cs="Times New Roman"/>
            <w:sz w:val="22"/>
            <w:szCs w:val="22"/>
          </w:rPr>
          <w:t>.</w:t>
        </w:r>
      </w:ins>
    </w:p>
    <w:p w14:paraId="4D847719" w14:textId="77777777" w:rsidR="000D2506" w:rsidRDefault="000D2506" w:rsidP="76515035">
      <w:pPr>
        <w:pStyle w:val="PlainText"/>
        <w:rPr>
          <w:ins w:id="121" w:author="Grossmann, Matthew J CTR USARMY CPE CL (USA)" w:date="2026-04-03T10:02:00Z" w16du:dateUtc="2026-04-03T14:02:00Z"/>
          <w:rFonts w:ascii="Times New Roman" w:hAnsi="Times New Roman" w:cs="Times New Roman"/>
          <w:sz w:val="22"/>
          <w:szCs w:val="22"/>
        </w:rPr>
      </w:pPr>
    </w:p>
    <w:p w14:paraId="2B793C82" w14:textId="3A428764" w:rsidR="00CF5042" w:rsidRPr="00CF5042" w:rsidRDefault="28B4AB44" w:rsidP="00CF5042">
      <w:pPr>
        <w:pStyle w:val="PlainText"/>
        <w:numPr>
          <w:ilvl w:val="0"/>
          <w:numId w:val="17"/>
        </w:numPr>
        <w:rPr>
          <w:ins w:id="122" w:author="Grossmann, Matthew J CTR USARMY CPE CL (USA)" w:date="2026-04-03T10:02:00Z" w16du:dateUtc="2026-04-03T14:02:00Z"/>
          <w:rFonts w:ascii="Times New Roman" w:hAnsi="Times New Roman" w:cs="Times New Roman"/>
          <w:sz w:val="22"/>
          <w:szCs w:val="22"/>
        </w:rPr>
      </w:pPr>
      <w:ins w:id="123" w:author="Grossmann, Matthew J CTR USARMY CPE CL (USA)" w:date="2026-04-03T10:02:00Z" w16du:dateUtc="2026-04-03T14:02:00Z">
        <w:r w:rsidRPr="096D4106">
          <w:rPr>
            <w:rFonts w:ascii="Times New Roman" w:hAnsi="Times New Roman" w:cs="Times New Roman"/>
            <w:sz w:val="22"/>
            <w:szCs w:val="22"/>
          </w:rPr>
          <w:t>Locking Carabiners</w:t>
        </w:r>
      </w:ins>
    </w:p>
    <w:p w14:paraId="79862CFF" w14:textId="1057B1B2" w:rsidR="00CF5042" w:rsidRDefault="00CF5042" w:rsidP="00CF5042">
      <w:pPr>
        <w:pStyle w:val="PlainText"/>
        <w:numPr>
          <w:ilvl w:val="1"/>
          <w:numId w:val="17"/>
        </w:numPr>
        <w:rPr>
          <w:ins w:id="124" w:author="Grossmann, Matthew J CTR USARMY CPE CL (USA)" w:date="2026-04-03T10:02:00Z" w16du:dateUtc="2026-04-03T14:02:00Z"/>
          <w:rFonts w:ascii="Times New Roman" w:hAnsi="Times New Roman" w:cs="Times New Roman"/>
          <w:sz w:val="22"/>
          <w:szCs w:val="22"/>
        </w:rPr>
      </w:pPr>
      <w:ins w:id="125" w:author="Grossmann, Matthew J CTR USARMY CPE CL (USA)" w:date="2026-04-03T10:02:00Z" w16du:dateUtc="2026-04-03T14:02:00Z">
        <w:r w:rsidRPr="0E4A8B51">
          <w:rPr>
            <w:rFonts w:ascii="Times New Roman" w:hAnsi="Times New Roman" w:cs="Times New Roman"/>
            <w:sz w:val="22"/>
            <w:szCs w:val="22"/>
          </w:rPr>
          <w:t xml:space="preserve">Shall </w:t>
        </w:r>
        <w:r w:rsidR="00DB0381" w:rsidRPr="0E4A8B51">
          <w:rPr>
            <w:rFonts w:ascii="Times New Roman" w:hAnsi="Times New Roman" w:cs="Times New Roman"/>
            <w:sz w:val="22"/>
            <w:szCs w:val="22"/>
          </w:rPr>
          <w:t>support</w:t>
        </w:r>
        <w:r w:rsidR="006F4D15" w:rsidRPr="0E4A8B51">
          <w:rPr>
            <w:rFonts w:ascii="Times New Roman" w:hAnsi="Times New Roman" w:cs="Times New Roman"/>
            <w:sz w:val="22"/>
            <w:szCs w:val="22"/>
          </w:rPr>
          <w:t xml:space="preserve"> tactical tasks in mountainous terrain</w:t>
        </w:r>
        <w:r w:rsidR="3298B7B1" w:rsidRPr="0E4A8B51">
          <w:rPr>
            <w:rFonts w:ascii="Times New Roman" w:hAnsi="Times New Roman" w:cs="Times New Roman"/>
            <w:sz w:val="22"/>
            <w:szCs w:val="22"/>
          </w:rPr>
          <w:t>.</w:t>
        </w:r>
      </w:ins>
    </w:p>
    <w:p w14:paraId="649D0B7F" w14:textId="6C0361BA" w:rsidR="006F4D15" w:rsidRDefault="006F4D15" w:rsidP="006F4D15">
      <w:pPr>
        <w:pStyle w:val="PlainText"/>
        <w:numPr>
          <w:ilvl w:val="2"/>
          <w:numId w:val="17"/>
        </w:numPr>
        <w:rPr>
          <w:ins w:id="126" w:author="Grossmann, Matthew J CTR USARMY CPE CL (USA)" w:date="2026-04-03T10:02:00Z" w16du:dateUtc="2026-04-03T14:02:00Z"/>
          <w:rFonts w:ascii="Times New Roman" w:hAnsi="Times New Roman" w:cs="Times New Roman"/>
          <w:sz w:val="22"/>
          <w:szCs w:val="22"/>
        </w:rPr>
      </w:pPr>
      <w:ins w:id="127" w:author="Grossmann, Matthew J CTR USARMY CPE CL (USA)" w:date="2026-04-03T10:02:00Z" w16du:dateUtc="2026-04-03T14:02:00Z">
        <w:r w:rsidRPr="0E4A8B51">
          <w:rPr>
            <w:rFonts w:ascii="Times New Roman" w:hAnsi="Times New Roman" w:cs="Times New Roman"/>
            <w:sz w:val="22"/>
            <w:szCs w:val="22"/>
          </w:rPr>
          <w:t>Ascent/Descent</w:t>
        </w:r>
        <w:r w:rsidR="06137E19" w:rsidRPr="0E4A8B51">
          <w:rPr>
            <w:rFonts w:ascii="Times New Roman" w:hAnsi="Times New Roman" w:cs="Times New Roman"/>
            <w:sz w:val="22"/>
            <w:szCs w:val="22"/>
          </w:rPr>
          <w:t>.</w:t>
        </w:r>
      </w:ins>
    </w:p>
    <w:p w14:paraId="30E40B43" w14:textId="47AA5B9D" w:rsidR="00D630B8" w:rsidRDefault="00D630B8" w:rsidP="006F4D15">
      <w:pPr>
        <w:pStyle w:val="PlainText"/>
        <w:numPr>
          <w:ilvl w:val="2"/>
          <w:numId w:val="17"/>
        </w:numPr>
        <w:rPr>
          <w:ins w:id="128" w:author="Grossmann, Matthew J CTR USARMY CPE CL (USA)" w:date="2026-04-03T10:02:00Z" w16du:dateUtc="2026-04-03T14:02:00Z"/>
          <w:rFonts w:ascii="Times New Roman" w:hAnsi="Times New Roman" w:cs="Times New Roman"/>
          <w:sz w:val="22"/>
          <w:szCs w:val="22"/>
        </w:rPr>
      </w:pPr>
      <w:ins w:id="129" w:author="Grossmann, Matthew J CTR USARMY CPE CL (USA)" w:date="2026-04-03T10:02:00Z" w16du:dateUtc="2026-04-03T14:02:00Z">
        <w:r w:rsidRPr="0E4A8B51">
          <w:rPr>
            <w:rFonts w:ascii="Times New Roman" w:hAnsi="Times New Roman" w:cs="Times New Roman"/>
            <w:sz w:val="22"/>
            <w:szCs w:val="22"/>
          </w:rPr>
          <w:t>Negotiating steep inclines</w:t>
        </w:r>
        <w:r w:rsidR="06137E19" w:rsidRPr="0E4A8B51">
          <w:rPr>
            <w:rFonts w:ascii="Times New Roman" w:hAnsi="Times New Roman" w:cs="Times New Roman"/>
            <w:sz w:val="22"/>
            <w:szCs w:val="22"/>
          </w:rPr>
          <w:t>.</w:t>
        </w:r>
      </w:ins>
    </w:p>
    <w:p w14:paraId="206E6877" w14:textId="3389CA77" w:rsidR="00D630B8" w:rsidRDefault="00D630B8" w:rsidP="006F4D15">
      <w:pPr>
        <w:pStyle w:val="PlainText"/>
        <w:numPr>
          <w:ilvl w:val="2"/>
          <w:numId w:val="17"/>
        </w:numPr>
        <w:rPr>
          <w:ins w:id="130" w:author="Grossmann, Matthew J CTR USARMY CPE CL (USA)" w:date="2026-04-03T10:02:00Z" w16du:dateUtc="2026-04-03T14:02:00Z"/>
          <w:rFonts w:ascii="Times New Roman" w:hAnsi="Times New Roman" w:cs="Times New Roman"/>
          <w:sz w:val="22"/>
          <w:szCs w:val="22"/>
        </w:rPr>
      </w:pPr>
      <w:ins w:id="131" w:author="Grossmann, Matthew J CTR USARMY CPE CL (USA)" w:date="2026-04-03T10:02:00Z" w16du:dateUtc="2026-04-03T14:02:00Z">
        <w:r w:rsidRPr="0E4A8B51">
          <w:rPr>
            <w:rFonts w:ascii="Times New Roman" w:hAnsi="Times New Roman" w:cs="Times New Roman"/>
            <w:sz w:val="22"/>
            <w:szCs w:val="22"/>
          </w:rPr>
          <w:t>Support</w:t>
        </w:r>
        <w:r w:rsidR="38D972C0" w:rsidRPr="0E4A8B51">
          <w:rPr>
            <w:rFonts w:ascii="Times New Roman" w:hAnsi="Times New Roman" w:cs="Times New Roman"/>
            <w:sz w:val="22"/>
            <w:szCs w:val="22"/>
          </w:rPr>
          <w:t>ing</w:t>
        </w:r>
        <w:r w:rsidRPr="0E4A8B51">
          <w:rPr>
            <w:rFonts w:ascii="Times New Roman" w:hAnsi="Times New Roman" w:cs="Times New Roman"/>
            <w:sz w:val="22"/>
            <w:szCs w:val="22"/>
          </w:rPr>
          <w:t xml:space="preserve"> Casualty evacuation</w:t>
        </w:r>
        <w:r w:rsidR="151667B2" w:rsidRPr="0E4A8B51">
          <w:rPr>
            <w:rFonts w:ascii="Times New Roman" w:hAnsi="Times New Roman" w:cs="Times New Roman"/>
            <w:sz w:val="22"/>
            <w:szCs w:val="22"/>
          </w:rPr>
          <w:t>.</w:t>
        </w:r>
      </w:ins>
    </w:p>
    <w:p w14:paraId="7A36F97A" w14:textId="04BED941" w:rsidR="000B2EEC" w:rsidRDefault="00FB27FB" w:rsidP="00CF5042">
      <w:pPr>
        <w:pStyle w:val="PlainText"/>
        <w:numPr>
          <w:ilvl w:val="1"/>
          <w:numId w:val="17"/>
        </w:numPr>
        <w:rPr>
          <w:ins w:id="132" w:author="Grossmann, Matthew J CTR USARMY CPE CL (USA)" w:date="2026-04-03T10:02:00Z" w16du:dateUtc="2026-04-03T14:02:00Z"/>
          <w:rFonts w:ascii="Times New Roman" w:hAnsi="Times New Roman" w:cs="Times New Roman"/>
          <w:sz w:val="22"/>
          <w:szCs w:val="22"/>
        </w:rPr>
      </w:pPr>
      <w:proofErr w:type="gramStart"/>
      <w:ins w:id="133" w:author="Grossmann, Matthew J CTR USARMY CPE CL (USA)" w:date="2026-04-03T10:02:00Z" w16du:dateUtc="2026-04-03T14:02:00Z">
        <w:r w:rsidRPr="0E4A8B51">
          <w:rPr>
            <w:rFonts w:ascii="Times New Roman" w:hAnsi="Times New Roman" w:cs="Times New Roman"/>
            <w:sz w:val="22"/>
            <w:szCs w:val="22"/>
          </w:rPr>
          <w:t>Shall</w:t>
        </w:r>
        <w:proofErr w:type="gramEnd"/>
        <w:r w:rsidRPr="0E4A8B51">
          <w:rPr>
            <w:rFonts w:ascii="Times New Roman" w:hAnsi="Times New Roman" w:cs="Times New Roman"/>
            <w:sz w:val="22"/>
            <w:szCs w:val="22"/>
          </w:rPr>
          <w:t xml:space="preserve"> enable soldiers to lift, carry</w:t>
        </w:r>
        <w:r w:rsidR="00D4441F" w:rsidRPr="0E4A8B51">
          <w:rPr>
            <w:rFonts w:ascii="Times New Roman" w:hAnsi="Times New Roman" w:cs="Times New Roman"/>
            <w:sz w:val="22"/>
            <w:szCs w:val="22"/>
          </w:rPr>
          <w:t>, and maneuver equipment and personnel</w:t>
        </w:r>
        <w:r w:rsidR="295566D1" w:rsidRPr="0E4A8B51">
          <w:rPr>
            <w:rFonts w:ascii="Times New Roman" w:hAnsi="Times New Roman" w:cs="Times New Roman"/>
            <w:sz w:val="22"/>
            <w:szCs w:val="22"/>
          </w:rPr>
          <w:t>.</w:t>
        </w:r>
      </w:ins>
    </w:p>
    <w:p w14:paraId="5DE81D27" w14:textId="5539454A" w:rsidR="00D630B8" w:rsidRDefault="00111419" w:rsidP="009875B7">
      <w:pPr>
        <w:pStyle w:val="PlainText"/>
        <w:numPr>
          <w:ilvl w:val="2"/>
          <w:numId w:val="17"/>
        </w:numPr>
        <w:rPr>
          <w:ins w:id="134" w:author="Grossmann, Matthew J CTR USARMY CPE CL (USA)" w:date="2026-04-03T10:02:00Z" w16du:dateUtc="2026-04-03T14:02:00Z"/>
          <w:rFonts w:ascii="Times New Roman" w:hAnsi="Times New Roman" w:cs="Times New Roman"/>
          <w:sz w:val="22"/>
          <w:szCs w:val="22"/>
        </w:rPr>
      </w:pPr>
      <w:ins w:id="135" w:author="Grossmann, Matthew J CTR USARMY CPE CL (USA)" w:date="2026-04-03T10:02:00Z" w16du:dateUtc="2026-04-03T14:02:00Z">
        <w:r w:rsidRPr="0E4A8B51">
          <w:rPr>
            <w:rFonts w:ascii="Times New Roman" w:hAnsi="Times New Roman" w:cs="Times New Roman"/>
            <w:sz w:val="22"/>
            <w:szCs w:val="22"/>
          </w:rPr>
          <w:t xml:space="preserve">Closed </w:t>
        </w:r>
        <w:r w:rsidR="005B27A6" w:rsidRPr="0E4A8B51">
          <w:rPr>
            <w:rFonts w:ascii="Times New Roman" w:hAnsi="Times New Roman" w:cs="Times New Roman"/>
            <w:sz w:val="22"/>
            <w:szCs w:val="22"/>
          </w:rPr>
          <w:t xml:space="preserve">Major Axis Strength </w:t>
        </w:r>
        <w:r w:rsidR="2043CD86" w:rsidRPr="0E4A8B51">
          <w:rPr>
            <w:rFonts w:ascii="Times New Roman" w:hAnsi="Times New Roman" w:cs="Times New Roman"/>
            <w:sz w:val="22"/>
            <w:szCs w:val="22"/>
          </w:rPr>
          <w:t xml:space="preserve">- </w:t>
        </w:r>
        <w:r w:rsidR="00DF0F29" w:rsidRPr="0E4A8B51">
          <w:rPr>
            <w:rFonts w:ascii="Times New Roman" w:hAnsi="Times New Roman" w:cs="Times New Roman"/>
            <w:sz w:val="22"/>
            <w:szCs w:val="22"/>
          </w:rPr>
          <w:t xml:space="preserve">24 </w:t>
        </w:r>
        <w:proofErr w:type="spellStart"/>
        <w:r w:rsidR="00DF0F29" w:rsidRPr="0E4A8B51">
          <w:rPr>
            <w:rFonts w:ascii="Times New Roman" w:hAnsi="Times New Roman" w:cs="Times New Roman"/>
            <w:sz w:val="22"/>
            <w:szCs w:val="22"/>
          </w:rPr>
          <w:t>kN</w:t>
        </w:r>
        <w:r w:rsidR="151667B2" w:rsidRPr="0E4A8B51">
          <w:rPr>
            <w:rFonts w:ascii="Times New Roman" w:hAnsi="Times New Roman" w:cs="Times New Roman"/>
            <w:sz w:val="22"/>
            <w:szCs w:val="22"/>
          </w:rPr>
          <w:t>.</w:t>
        </w:r>
        <w:proofErr w:type="spellEnd"/>
      </w:ins>
    </w:p>
    <w:p w14:paraId="73139A36" w14:textId="5C2424A8" w:rsidR="00111419" w:rsidRDefault="00111419" w:rsidP="009875B7">
      <w:pPr>
        <w:pStyle w:val="PlainText"/>
        <w:numPr>
          <w:ilvl w:val="2"/>
          <w:numId w:val="17"/>
        </w:numPr>
        <w:rPr>
          <w:ins w:id="136" w:author="Grossmann, Matthew J CTR USARMY CPE CL (USA)" w:date="2026-04-03T10:02:00Z" w16du:dateUtc="2026-04-03T14:02:00Z"/>
          <w:rFonts w:ascii="Times New Roman" w:hAnsi="Times New Roman" w:cs="Times New Roman"/>
          <w:sz w:val="22"/>
          <w:szCs w:val="22"/>
        </w:rPr>
      </w:pPr>
      <w:ins w:id="137" w:author="Grossmann, Matthew J CTR USARMY CPE CL (USA)" w:date="2026-04-03T10:02:00Z" w16du:dateUtc="2026-04-03T14:02:00Z">
        <w:r w:rsidRPr="0E4A8B51">
          <w:rPr>
            <w:rFonts w:ascii="Times New Roman" w:hAnsi="Times New Roman" w:cs="Times New Roman"/>
            <w:sz w:val="22"/>
            <w:szCs w:val="22"/>
          </w:rPr>
          <w:t xml:space="preserve">Open Major Axis Strength </w:t>
        </w:r>
        <w:r w:rsidR="548048C6" w:rsidRPr="0E4A8B51">
          <w:rPr>
            <w:rFonts w:ascii="Times New Roman" w:hAnsi="Times New Roman" w:cs="Times New Roman"/>
            <w:sz w:val="22"/>
            <w:szCs w:val="22"/>
          </w:rPr>
          <w:t>-</w:t>
        </w:r>
        <w:r w:rsidRPr="0E4A8B51">
          <w:rPr>
            <w:rFonts w:ascii="Times New Roman" w:hAnsi="Times New Roman" w:cs="Times New Roman"/>
            <w:sz w:val="22"/>
            <w:szCs w:val="22"/>
          </w:rPr>
          <w:t xml:space="preserve"> 8 </w:t>
        </w:r>
        <w:proofErr w:type="spellStart"/>
        <w:r w:rsidRPr="0E4A8B51">
          <w:rPr>
            <w:rFonts w:ascii="Times New Roman" w:hAnsi="Times New Roman" w:cs="Times New Roman"/>
            <w:sz w:val="22"/>
            <w:szCs w:val="22"/>
          </w:rPr>
          <w:t>kN</w:t>
        </w:r>
        <w:r w:rsidR="139B5839" w:rsidRPr="0E4A8B51">
          <w:rPr>
            <w:rFonts w:ascii="Times New Roman" w:hAnsi="Times New Roman" w:cs="Times New Roman"/>
            <w:sz w:val="22"/>
            <w:szCs w:val="22"/>
          </w:rPr>
          <w:t>.</w:t>
        </w:r>
        <w:proofErr w:type="spellEnd"/>
      </w:ins>
    </w:p>
    <w:p w14:paraId="6F4F139D" w14:textId="0A7906FF" w:rsidR="00111419" w:rsidRDefault="0076017F" w:rsidP="009875B7">
      <w:pPr>
        <w:pStyle w:val="PlainText"/>
        <w:numPr>
          <w:ilvl w:val="2"/>
          <w:numId w:val="17"/>
        </w:numPr>
        <w:rPr>
          <w:ins w:id="138" w:author="Grossmann, Matthew J CTR USARMY CPE CL (USA)" w:date="2026-04-03T10:02:00Z" w16du:dateUtc="2026-04-03T14:02:00Z"/>
          <w:rFonts w:ascii="Times New Roman" w:hAnsi="Times New Roman" w:cs="Times New Roman"/>
          <w:sz w:val="22"/>
          <w:szCs w:val="22"/>
        </w:rPr>
      </w:pPr>
      <w:ins w:id="139" w:author="Grossmann, Matthew J CTR USARMY CPE CL (USA)" w:date="2026-04-03T10:02:00Z" w16du:dateUtc="2026-04-03T14:02:00Z">
        <w:r w:rsidRPr="0E4A8B51">
          <w:rPr>
            <w:rFonts w:ascii="Times New Roman" w:hAnsi="Times New Roman" w:cs="Times New Roman"/>
            <w:sz w:val="22"/>
            <w:szCs w:val="22"/>
          </w:rPr>
          <w:t>Minor Axis St</w:t>
        </w:r>
        <w:r w:rsidR="00303367" w:rsidRPr="0E4A8B51">
          <w:rPr>
            <w:rFonts w:ascii="Times New Roman" w:hAnsi="Times New Roman" w:cs="Times New Roman"/>
            <w:sz w:val="22"/>
            <w:szCs w:val="22"/>
          </w:rPr>
          <w:t xml:space="preserve">rength </w:t>
        </w:r>
        <w:r w:rsidR="64C2AA77" w:rsidRPr="0E4A8B51">
          <w:rPr>
            <w:rFonts w:ascii="Times New Roman" w:hAnsi="Times New Roman" w:cs="Times New Roman"/>
            <w:sz w:val="22"/>
            <w:szCs w:val="22"/>
          </w:rPr>
          <w:t>-</w:t>
        </w:r>
        <w:r w:rsidR="00303367" w:rsidRPr="0E4A8B51">
          <w:rPr>
            <w:rFonts w:ascii="Times New Roman" w:hAnsi="Times New Roman" w:cs="Times New Roman"/>
            <w:sz w:val="22"/>
            <w:szCs w:val="22"/>
          </w:rPr>
          <w:t xml:space="preserve"> </w:t>
        </w:r>
        <w:r w:rsidR="00363FB9" w:rsidRPr="0E4A8B51">
          <w:rPr>
            <w:rFonts w:ascii="Times New Roman" w:hAnsi="Times New Roman" w:cs="Times New Roman"/>
            <w:sz w:val="22"/>
            <w:szCs w:val="22"/>
          </w:rPr>
          <w:t xml:space="preserve">8 </w:t>
        </w:r>
        <w:proofErr w:type="spellStart"/>
        <w:r w:rsidR="00363FB9" w:rsidRPr="0E4A8B51">
          <w:rPr>
            <w:rFonts w:ascii="Times New Roman" w:hAnsi="Times New Roman" w:cs="Times New Roman"/>
            <w:sz w:val="22"/>
            <w:szCs w:val="22"/>
          </w:rPr>
          <w:t>kN</w:t>
        </w:r>
        <w:r w:rsidR="139B5839" w:rsidRPr="0E4A8B51">
          <w:rPr>
            <w:rFonts w:ascii="Times New Roman" w:hAnsi="Times New Roman" w:cs="Times New Roman"/>
            <w:sz w:val="22"/>
            <w:szCs w:val="22"/>
          </w:rPr>
          <w:t>.</w:t>
        </w:r>
        <w:proofErr w:type="spellEnd"/>
      </w:ins>
    </w:p>
    <w:p w14:paraId="501AB90A" w14:textId="77777777" w:rsidR="009A0D5D" w:rsidRDefault="009A0D5D" w:rsidP="009A0D5D">
      <w:pPr>
        <w:pStyle w:val="PlainText"/>
        <w:rPr>
          <w:ins w:id="140" w:author="Grossmann, Matthew J CTR USARMY CPE CL (USA)" w:date="2026-04-03T10:02:00Z" w16du:dateUtc="2026-04-03T14:02:00Z"/>
          <w:rFonts w:ascii="Times New Roman" w:hAnsi="Times New Roman" w:cs="Times New Roman"/>
          <w:sz w:val="22"/>
          <w:szCs w:val="22"/>
        </w:rPr>
      </w:pPr>
    </w:p>
    <w:p w14:paraId="16D4FF8A" w14:textId="23C8F3C6" w:rsidR="009A0D5D" w:rsidRPr="0006007D" w:rsidRDefault="009A0D5D" w:rsidP="009A0D5D">
      <w:pPr>
        <w:pStyle w:val="PlainText"/>
        <w:numPr>
          <w:ilvl w:val="0"/>
          <w:numId w:val="17"/>
        </w:numPr>
        <w:spacing w:line="259" w:lineRule="auto"/>
        <w:rPr>
          <w:ins w:id="141" w:author="Grossmann, Matthew J CTR USARMY CPE CL (USA)" w:date="2026-04-03T10:02:00Z" w16du:dateUtc="2026-04-03T14:02:00Z"/>
          <w:rFonts w:ascii="Times New Roman" w:hAnsi="Times New Roman" w:cs="Times New Roman"/>
          <w:sz w:val="22"/>
          <w:szCs w:val="22"/>
        </w:rPr>
      </w:pPr>
      <w:ins w:id="142" w:author="Grossmann, Matthew J CTR USARMY CPE CL (USA)" w:date="2026-04-03T10:02:00Z" w16du:dateUtc="2026-04-03T14:02:00Z">
        <w:r w:rsidRPr="17B5DAA8">
          <w:rPr>
            <w:rFonts w:ascii="Times New Roman" w:hAnsi="Times New Roman" w:cs="Times New Roman"/>
            <w:sz w:val="22"/>
            <w:szCs w:val="22"/>
          </w:rPr>
          <w:t>Oval</w:t>
        </w:r>
        <w:r w:rsidR="2BB80A71" w:rsidRPr="4DDBB0A2">
          <w:rPr>
            <w:rFonts w:ascii="Times New Roman" w:hAnsi="Times New Roman" w:cs="Times New Roman"/>
            <w:sz w:val="22"/>
            <w:szCs w:val="22"/>
          </w:rPr>
          <w:t>-</w:t>
        </w:r>
        <w:r w:rsidRPr="17B5DAA8">
          <w:rPr>
            <w:rFonts w:ascii="Times New Roman" w:hAnsi="Times New Roman" w:cs="Times New Roman"/>
            <w:sz w:val="22"/>
            <w:szCs w:val="22"/>
          </w:rPr>
          <w:t>type Carabiner</w:t>
        </w:r>
        <w:r w:rsidR="009022E0">
          <w:rPr>
            <w:rFonts w:ascii="Times New Roman" w:hAnsi="Times New Roman" w:cs="Times New Roman"/>
            <w:sz w:val="22"/>
            <w:szCs w:val="22"/>
          </w:rPr>
          <w:t xml:space="preserve"> (Locking not required)</w:t>
        </w:r>
      </w:ins>
    </w:p>
    <w:p w14:paraId="607AD304" w14:textId="1CB967F6" w:rsidR="009A0D5D" w:rsidRDefault="009A0D5D" w:rsidP="009A0D5D">
      <w:pPr>
        <w:pStyle w:val="PlainText"/>
        <w:numPr>
          <w:ilvl w:val="1"/>
          <w:numId w:val="17"/>
        </w:numPr>
        <w:spacing w:line="259" w:lineRule="auto"/>
        <w:rPr>
          <w:ins w:id="143" w:author="Grossmann, Matthew J CTR USARMY CPE CL (USA)" w:date="2026-04-03T10:02:00Z" w16du:dateUtc="2026-04-03T14:02:00Z"/>
          <w:rFonts w:ascii="Times New Roman" w:hAnsi="Times New Roman" w:cs="Times New Roman"/>
          <w:sz w:val="22"/>
          <w:szCs w:val="22"/>
        </w:rPr>
      </w:pPr>
      <w:ins w:id="144" w:author="Grossmann, Matthew J CTR USARMY CPE CL (USA)" w:date="2026-04-03T10:02:00Z" w16du:dateUtc="2026-04-03T14:02:00Z">
        <w:r w:rsidRPr="0E4A8B51">
          <w:rPr>
            <w:rFonts w:ascii="Times New Roman" w:hAnsi="Times New Roman" w:cs="Times New Roman"/>
            <w:sz w:val="22"/>
            <w:szCs w:val="22"/>
          </w:rPr>
          <w:t>Shall support towing of a sled system weighing up to 800lbs</w:t>
        </w:r>
        <w:r w:rsidR="22CA39E4" w:rsidRPr="0E4A8B51">
          <w:rPr>
            <w:rFonts w:ascii="Times New Roman" w:hAnsi="Times New Roman" w:cs="Times New Roman"/>
            <w:sz w:val="22"/>
            <w:szCs w:val="22"/>
          </w:rPr>
          <w:t>.</w:t>
        </w:r>
      </w:ins>
    </w:p>
    <w:p w14:paraId="6FF6CC87" w14:textId="4C33E487" w:rsidR="00566960" w:rsidRDefault="00EC44E3" w:rsidP="00566960">
      <w:pPr>
        <w:pStyle w:val="PlainText"/>
        <w:numPr>
          <w:ilvl w:val="2"/>
          <w:numId w:val="17"/>
        </w:numPr>
        <w:spacing w:line="259" w:lineRule="auto"/>
        <w:rPr>
          <w:ins w:id="145" w:author="Grossmann, Matthew J CTR USARMY CPE CL (USA)" w:date="2026-04-03T10:02:00Z" w16du:dateUtc="2026-04-03T14:02:00Z"/>
          <w:rFonts w:ascii="Times New Roman" w:hAnsi="Times New Roman" w:cs="Times New Roman"/>
          <w:sz w:val="22"/>
          <w:szCs w:val="22"/>
        </w:rPr>
      </w:pPr>
      <w:ins w:id="146" w:author="Grossmann, Matthew J CTR USARMY CPE CL (USA)" w:date="2026-04-03T10:02:00Z" w16du:dateUtc="2026-04-03T14:02:00Z">
        <w:r w:rsidRPr="0E4A8B51">
          <w:rPr>
            <w:rFonts w:ascii="Times New Roman" w:hAnsi="Times New Roman" w:cs="Times New Roman"/>
            <w:sz w:val="22"/>
            <w:szCs w:val="22"/>
          </w:rPr>
          <w:t>Closed Major Axis Strength</w:t>
        </w:r>
        <w:r w:rsidR="22CA39E4" w:rsidRPr="0E4A8B51">
          <w:rPr>
            <w:rFonts w:ascii="Times New Roman" w:hAnsi="Times New Roman" w:cs="Times New Roman"/>
            <w:sz w:val="22"/>
            <w:szCs w:val="22"/>
          </w:rPr>
          <w:t xml:space="preserve"> – </w:t>
        </w:r>
        <w:r w:rsidRPr="0E4A8B51">
          <w:rPr>
            <w:rFonts w:ascii="Times New Roman" w:hAnsi="Times New Roman" w:cs="Times New Roman"/>
            <w:sz w:val="22"/>
            <w:szCs w:val="22"/>
          </w:rPr>
          <w:t>24kN</w:t>
        </w:r>
        <w:r w:rsidR="22CA39E4" w:rsidRPr="0E4A8B51">
          <w:rPr>
            <w:rFonts w:ascii="Times New Roman" w:hAnsi="Times New Roman" w:cs="Times New Roman"/>
            <w:sz w:val="22"/>
            <w:szCs w:val="22"/>
          </w:rPr>
          <w:t>.</w:t>
        </w:r>
      </w:ins>
    </w:p>
    <w:p w14:paraId="4F8BF85C" w14:textId="1D2742FC" w:rsidR="00EC44E3" w:rsidRDefault="00EC44E3" w:rsidP="00566960">
      <w:pPr>
        <w:pStyle w:val="PlainText"/>
        <w:numPr>
          <w:ilvl w:val="2"/>
          <w:numId w:val="17"/>
        </w:numPr>
        <w:spacing w:line="259" w:lineRule="auto"/>
        <w:rPr>
          <w:ins w:id="147" w:author="Grossmann, Matthew J CTR USARMY CPE CL (USA)" w:date="2026-04-03T10:02:00Z" w16du:dateUtc="2026-04-03T14:02:00Z"/>
          <w:rFonts w:ascii="Times New Roman" w:hAnsi="Times New Roman" w:cs="Times New Roman"/>
          <w:sz w:val="22"/>
          <w:szCs w:val="22"/>
        </w:rPr>
      </w:pPr>
      <w:ins w:id="148" w:author="Grossmann, Matthew J CTR USARMY CPE CL (USA)" w:date="2026-04-03T10:02:00Z" w16du:dateUtc="2026-04-03T14:02:00Z">
        <w:r w:rsidRPr="0E4A8B51">
          <w:rPr>
            <w:rFonts w:ascii="Times New Roman" w:hAnsi="Times New Roman" w:cs="Times New Roman"/>
            <w:sz w:val="22"/>
            <w:szCs w:val="22"/>
          </w:rPr>
          <w:t xml:space="preserve">Open Major Axis Strength </w:t>
        </w:r>
        <w:r w:rsidR="4716267F" w:rsidRPr="0E4A8B51">
          <w:rPr>
            <w:rFonts w:ascii="Times New Roman" w:hAnsi="Times New Roman" w:cs="Times New Roman"/>
            <w:sz w:val="22"/>
            <w:szCs w:val="22"/>
          </w:rPr>
          <w:t>-</w:t>
        </w:r>
        <w:r w:rsidRPr="0E4A8B51">
          <w:rPr>
            <w:rFonts w:ascii="Times New Roman" w:hAnsi="Times New Roman" w:cs="Times New Roman"/>
            <w:sz w:val="22"/>
            <w:szCs w:val="22"/>
          </w:rPr>
          <w:t xml:space="preserve"> </w:t>
        </w:r>
        <w:r w:rsidR="00ED116C" w:rsidRPr="0E4A8B51">
          <w:rPr>
            <w:rFonts w:ascii="Times New Roman" w:hAnsi="Times New Roman" w:cs="Times New Roman"/>
            <w:sz w:val="22"/>
            <w:szCs w:val="22"/>
          </w:rPr>
          <w:t xml:space="preserve">8 </w:t>
        </w:r>
        <w:proofErr w:type="spellStart"/>
        <w:r w:rsidR="00ED116C" w:rsidRPr="0E4A8B51">
          <w:rPr>
            <w:rFonts w:ascii="Times New Roman" w:hAnsi="Times New Roman" w:cs="Times New Roman"/>
            <w:sz w:val="22"/>
            <w:szCs w:val="22"/>
          </w:rPr>
          <w:t>kN</w:t>
        </w:r>
        <w:r w:rsidR="46C3F0B7" w:rsidRPr="0E4A8B51">
          <w:rPr>
            <w:rFonts w:ascii="Times New Roman" w:hAnsi="Times New Roman" w:cs="Times New Roman"/>
            <w:sz w:val="22"/>
            <w:szCs w:val="22"/>
          </w:rPr>
          <w:t>.</w:t>
        </w:r>
        <w:proofErr w:type="spellEnd"/>
      </w:ins>
    </w:p>
    <w:p w14:paraId="3EF70B48" w14:textId="46054073" w:rsidR="00ED116C" w:rsidRDefault="00ED116C" w:rsidP="00566960">
      <w:pPr>
        <w:pStyle w:val="PlainText"/>
        <w:numPr>
          <w:ilvl w:val="2"/>
          <w:numId w:val="17"/>
        </w:numPr>
        <w:spacing w:line="259" w:lineRule="auto"/>
        <w:rPr>
          <w:ins w:id="149" w:author="Grossmann, Matthew J CTR USARMY CPE CL (USA)" w:date="2026-04-03T10:02:00Z" w16du:dateUtc="2026-04-03T14:02:00Z"/>
          <w:rFonts w:ascii="Times New Roman" w:hAnsi="Times New Roman" w:cs="Times New Roman"/>
          <w:sz w:val="22"/>
          <w:szCs w:val="22"/>
        </w:rPr>
      </w:pPr>
      <w:ins w:id="150" w:author="Grossmann, Matthew J CTR USARMY CPE CL (USA)" w:date="2026-04-03T10:02:00Z" w16du:dateUtc="2026-04-03T14:02:00Z">
        <w:r w:rsidRPr="0E4A8B51">
          <w:rPr>
            <w:rFonts w:ascii="Times New Roman" w:hAnsi="Times New Roman" w:cs="Times New Roman"/>
            <w:sz w:val="22"/>
            <w:szCs w:val="22"/>
          </w:rPr>
          <w:t xml:space="preserve">Minor Axis Strength </w:t>
        </w:r>
        <w:r w:rsidR="246DEB7D" w:rsidRPr="0E4A8B51">
          <w:rPr>
            <w:rFonts w:ascii="Times New Roman" w:hAnsi="Times New Roman" w:cs="Times New Roman"/>
            <w:sz w:val="22"/>
            <w:szCs w:val="22"/>
          </w:rPr>
          <w:t>-</w:t>
        </w:r>
        <w:r w:rsidRPr="0E4A8B51">
          <w:rPr>
            <w:rFonts w:ascii="Times New Roman" w:hAnsi="Times New Roman" w:cs="Times New Roman"/>
            <w:sz w:val="22"/>
            <w:szCs w:val="22"/>
          </w:rPr>
          <w:t xml:space="preserve"> 8 </w:t>
        </w:r>
        <w:proofErr w:type="spellStart"/>
        <w:r w:rsidRPr="0E4A8B51">
          <w:rPr>
            <w:rFonts w:ascii="Times New Roman" w:hAnsi="Times New Roman" w:cs="Times New Roman"/>
            <w:sz w:val="22"/>
            <w:szCs w:val="22"/>
          </w:rPr>
          <w:t>kN</w:t>
        </w:r>
        <w:r w:rsidR="46C3F0B7" w:rsidRPr="0E4A8B51">
          <w:rPr>
            <w:rFonts w:ascii="Times New Roman" w:hAnsi="Times New Roman" w:cs="Times New Roman"/>
            <w:sz w:val="22"/>
            <w:szCs w:val="22"/>
          </w:rPr>
          <w:t>.</w:t>
        </w:r>
        <w:proofErr w:type="spellEnd"/>
      </w:ins>
    </w:p>
    <w:p w14:paraId="1BADA6D1" w14:textId="551F4CE7" w:rsidR="00F17A01" w:rsidRPr="009A0D5D" w:rsidRDefault="00F17A01" w:rsidP="009A0D5D">
      <w:pPr>
        <w:pStyle w:val="PlainText"/>
        <w:numPr>
          <w:ilvl w:val="1"/>
          <w:numId w:val="17"/>
        </w:numPr>
        <w:spacing w:line="259" w:lineRule="auto"/>
        <w:rPr>
          <w:ins w:id="151" w:author="Grossmann, Matthew J CTR USARMY CPE CL (USA)" w:date="2026-04-03T10:02:00Z" w16du:dateUtc="2026-04-03T14:02:00Z"/>
          <w:rFonts w:ascii="Times New Roman" w:hAnsi="Times New Roman" w:cs="Times New Roman"/>
          <w:sz w:val="22"/>
          <w:szCs w:val="22"/>
        </w:rPr>
      </w:pPr>
      <w:ins w:id="152" w:author="Grossmann, Matthew J CTR USARMY CPE CL (USA)" w:date="2026-04-03T10:02:00Z" w16du:dateUtc="2026-04-03T14:02:00Z">
        <w:r w:rsidRPr="0E4A8B51">
          <w:rPr>
            <w:rFonts w:ascii="Times New Roman" w:hAnsi="Times New Roman" w:cs="Times New Roman"/>
            <w:sz w:val="22"/>
            <w:szCs w:val="22"/>
          </w:rPr>
          <w:t xml:space="preserve">Shall support towing by </w:t>
        </w:r>
        <w:r w:rsidR="00523D6A" w:rsidRPr="0E4A8B51">
          <w:rPr>
            <w:rFonts w:ascii="Times New Roman" w:hAnsi="Times New Roman" w:cs="Times New Roman"/>
            <w:sz w:val="22"/>
            <w:szCs w:val="22"/>
          </w:rPr>
          <w:t>Climatic Zone 7 vehicles</w:t>
        </w:r>
        <w:r w:rsidR="14142329" w:rsidRPr="0E4A8B51">
          <w:rPr>
            <w:rFonts w:ascii="Times New Roman" w:hAnsi="Times New Roman" w:cs="Times New Roman"/>
            <w:sz w:val="22"/>
            <w:szCs w:val="22"/>
          </w:rPr>
          <w:t>.</w:t>
        </w:r>
      </w:ins>
    </w:p>
    <w:p w14:paraId="6E33DD30" w14:textId="77777777" w:rsidR="00F55B7C" w:rsidRDefault="00F55B7C" w:rsidP="007E6FD2">
      <w:pPr>
        <w:pStyle w:val="PlainText"/>
        <w:rPr>
          <w:ins w:id="153" w:author="Grossmann, Matthew J CTR USARMY CPE CL (USA)" w:date="2026-04-03T10:02:00Z" w16du:dateUtc="2026-04-03T14:02:00Z"/>
          <w:rFonts w:ascii="Times New Roman" w:hAnsi="Times New Roman" w:cs="Times New Roman"/>
          <w:strike/>
          <w:sz w:val="22"/>
          <w:szCs w:val="22"/>
        </w:rPr>
      </w:pPr>
    </w:p>
    <w:p w14:paraId="0355C625" w14:textId="0F3C121D" w:rsidR="052E300E" w:rsidRDefault="052E300E" w:rsidP="17B5DAA8">
      <w:pPr>
        <w:pStyle w:val="PlainText"/>
        <w:numPr>
          <w:ilvl w:val="0"/>
          <w:numId w:val="17"/>
        </w:numPr>
        <w:rPr>
          <w:ins w:id="154" w:author="Grossmann, Matthew J CTR USARMY CPE CL (USA)" w:date="2026-04-03T10:02:00Z" w16du:dateUtc="2026-04-03T14:02:00Z"/>
          <w:rFonts w:ascii="Times New Roman" w:hAnsi="Times New Roman" w:cs="Times New Roman"/>
          <w:sz w:val="22"/>
          <w:szCs w:val="22"/>
        </w:rPr>
      </w:pPr>
      <w:ins w:id="155" w:author="Grossmann, Matthew J CTR USARMY CPE CL (USA)" w:date="2026-04-03T10:02:00Z" w16du:dateUtc="2026-04-03T14:02:00Z">
        <w:r w:rsidRPr="17B5DAA8">
          <w:rPr>
            <w:rFonts w:ascii="Times New Roman" w:hAnsi="Times New Roman" w:cs="Times New Roman"/>
            <w:sz w:val="22"/>
            <w:szCs w:val="22"/>
          </w:rPr>
          <w:t>Bow Saw</w:t>
        </w:r>
      </w:ins>
    </w:p>
    <w:p w14:paraId="6818E65F" w14:textId="75CAAEC5" w:rsidR="29F07BAB" w:rsidRDefault="00E25019" w:rsidP="17B5DAA8">
      <w:pPr>
        <w:pStyle w:val="PlainText"/>
        <w:numPr>
          <w:ilvl w:val="1"/>
          <w:numId w:val="17"/>
        </w:numPr>
        <w:rPr>
          <w:ins w:id="156" w:author="Grossmann, Matthew J CTR USARMY CPE CL (USA)" w:date="2026-04-03T10:02:00Z" w16du:dateUtc="2026-04-03T14:02:00Z"/>
          <w:rFonts w:ascii="Times New Roman" w:hAnsi="Times New Roman" w:cs="Times New Roman"/>
          <w:sz w:val="22"/>
          <w:szCs w:val="22"/>
        </w:rPr>
      </w:pPr>
      <w:ins w:id="157" w:author="Grossmann, Matthew J CTR USARMY CPE CL (USA)" w:date="2026-04-03T10:02:00Z" w16du:dateUtc="2026-04-03T14:02:00Z">
        <w:r w:rsidRPr="7362B25A">
          <w:rPr>
            <w:rFonts w:ascii="Times New Roman" w:hAnsi="Times New Roman" w:cs="Times New Roman"/>
            <w:sz w:val="22"/>
            <w:szCs w:val="22"/>
          </w:rPr>
          <w:t xml:space="preserve">Locking: locked when in operation, </w:t>
        </w:r>
        <w:r w:rsidR="007F6CAB" w:rsidRPr="7362B25A">
          <w:rPr>
            <w:rFonts w:ascii="Times New Roman" w:hAnsi="Times New Roman" w:cs="Times New Roman"/>
            <w:sz w:val="22"/>
            <w:szCs w:val="22"/>
          </w:rPr>
          <w:t xml:space="preserve">stowable when not </w:t>
        </w:r>
        <w:r w:rsidR="3A56EE1F" w:rsidRPr="7362B25A">
          <w:rPr>
            <w:rFonts w:ascii="Times New Roman" w:hAnsi="Times New Roman" w:cs="Times New Roman"/>
            <w:sz w:val="22"/>
            <w:szCs w:val="22"/>
          </w:rPr>
          <w:t>in use.</w:t>
        </w:r>
      </w:ins>
    </w:p>
    <w:p w14:paraId="27AC9E3F" w14:textId="0C8587CE" w:rsidR="29F07BAB" w:rsidRDefault="29F07BAB" w:rsidP="17B5DAA8">
      <w:pPr>
        <w:pStyle w:val="PlainText"/>
        <w:numPr>
          <w:ilvl w:val="1"/>
          <w:numId w:val="17"/>
        </w:numPr>
        <w:rPr>
          <w:ins w:id="158" w:author="Grossmann, Matthew J CTR USARMY CPE CL (USA)" w:date="2026-04-03T10:02:00Z" w16du:dateUtc="2026-04-03T14:02:00Z"/>
          <w:rFonts w:ascii="Times New Roman" w:hAnsi="Times New Roman" w:cs="Times New Roman"/>
          <w:sz w:val="22"/>
          <w:szCs w:val="22"/>
        </w:rPr>
      </w:pPr>
      <w:ins w:id="159" w:author="Grossmann, Matthew J CTR USARMY CPE CL (USA)" w:date="2026-04-03T10:02:00Z" w16du:dateUtc="2026-04-03T14:02:00Z">
        <w:r w:rsidRPr="7362B25A">
          <w:rPr>
            <w:rFonts w:ascii="Times New Roman" w:hAnsi="Times New Roman" w:cs="Times New Roman"/>
            <w:sz w:val="22"/>
            <w:szCs w:val="22"/>
          </w:rPr>
          <w:t>Integrated</w:t>
        </w:r>
        <w:r w:rsidR="006B358C" w:rsidRPr="7362B25A">
          <w:rPr>
            <w:rFonts w:ascii="Times New Roman" w:hAnsi="Times New Roman" w:cs="Times New Roman"/>
            <w:sz w:val="22"/>
            <w:szCs w:val="22"/>
          </w:rPr>
          <w:t xml:space="preserve">: </w:t>
        </w:r>
        <w:r w:rsidR="00801E1D" w:rsidRPr="7362B25A">
          <w:rPr>
            <w:rFonts w:ascii="Times New Roman" w:hAnsi="Times New Roman" w:cs="Times New Roman"/>
            <w:sz w:val="22"/>
            <w:szCs w:val="22"/>
          </w:rPr>
          <w:t>Minimal likelihood of losing components that render the saw inoperable</w:t>
        </w:r>
        <w:r w:rsidR="5B2764FA" w:rsidRPr="7362B25A">
          <w:rPr>
            <w:rFonts w:ascii="Times New Roman" w:hAnsi="Times New Roman" w:cs="Times New Roman"/>
            <w:sz w:val="22"/>
            <w:szCs w:val="22"/>
          </w:rPr>
          <w:t>.</w:t>
        </w:r>
      </w:ins>
    </w:p>
    <w:p w14:paraId="67600938" w14:textId="76CFA4AF" w:rsidR="17B5DAA8" w:rsidRPr="007E6FD2" w:rsidRDefault="17B5DAA8" w:rsidP="007E6FD2">
      <w:pPr>
        <w:pStyle w:val="PlainText"/>
        <w:rPr>
          <w:ins w:id="160" w:author="Grossmann, Matthew J CTR USARMY CPE CL (USA)" w:date="2026-04-03T10:02:00Z" w16du:dateUtc="2026-04-03T14:02:00Z"/>
          <w:rFonts w:ascii="Times New Roman" w:hAnsi="Times New Roman" w:cs="Times New Roman"/>
          <w:sz w:val="22"/>
          <w:szCs w:val="22"/>
        </w:rPr>
      </w:pPr>
    </w:p>
    <w:p w14:paraId="71DD592B" w14:textId="5016F8FF" w:rsidR="5C8F503C" w:rsidRDefault="5C8F503C" w:rsidP="76515035">
      <w:pPr>
        <w:pStyle w:val="PlainText"/>
        <w:numPr>
          <w:ilvl w:val="0"/>
          <w:numId w:val="17"/>
        </w:numPr>
        <w:spacing w:line="259" w:lineRule="auto"/>
        <w:rPr>
          <w:ins w:id="161" w:author="Grossmann, Matthew J CTR USARMY CPE CL (USA)" w:date="2026-04-03T10:02:00Z" w16du:dateUtc="2026-04-03T14:02:00Z"/>
          <w:rFonts w:ascii="Times New Roman" w:hAnsi="Times New Roman" w:cs="Times New Roman"/>
          <w:sz w:val="22"/>
          <w:szCs w:val="22"/>
        </w:rPr>
      </w:pPr>
      <w:ins w:id="162" w:author="Grossmann, Matthew J CTR USARMY CPE CL (USA)" w:date="2026-04-03T10:02:00Z" w16du:dateUtc="2026-04-03T14:02:00Z">
        <w:r w:rsidRPr="76515035">
          <w:rPr>
            <w:rFonts w:ascii="Times New Roman" w:hAnsi="Times New Roman" w:cs="Times New Roman"/>
            <w:sz w:val="22"/>
            <w:szCs w:val="22"/>
          </w:rPr>
          <w:t>Collapsable Avalanche Shovel</w:t>
        </w:r>
      </w:ins>
    </w:p>
    <w:p w14:paraId="1EE2A88D" w14:textId="4C0BFA97" w:rsidR="067D247F" w:rsidRDefault="00B06824" w:rsidP="17B5DAA8">
      <w:pPr>
        <w:pStyle w:val="PlainText"/>
        <w:numPr>
          <w:ilvl w:val="1"/>
          <w:numId w:val="17"/>
        </w:numPr>
        <w:spacing w:line="259" w:lineRule="auto"/>
        <w:rPr>
          <w:ins w:id="163" w:author="Grossmann, Matthew J CTR USARMY CPE CL (USA)" w:date="2026-04-03T10:02:00Z" w16du:dateUtc="2026-04-03T14:02:00Z"/>
          <w:rFonts w:ascii="Times New Roman" w:hAnsi="Times New Roman" w:cs="Times New Roman"/>
          <w:sz w:val="22"/>
          <w:szCs w:val="22"/>
        </w:rPr>
      </w:pPr>
      <w:ins w:id="164" w:author="Grossmann, Matthew J CTR USARMY CPE CL (USA)" w:date="2026-04-03T10:02:00Z" w16du:dateUtc="2026-04-03T14:02:00Z">
        <w:r w:rsidRPr="0E4A8B51">
          <w:rPr>
            <w:rFonts w:ascii="Times New Roman" w:hAnsi="Times New Roman" w:cs="Times New Roman"/>
            <w:sz w:val="22"/>
            <w:szCs w:val="22"/>
          </w:rPr>
          <w:t>Shall serve as a shovel/hoe system</w:t>
        </w:r>
        <w:r w:rsidR="3300B763" w:rsidRPr="0E4A8B51">
          <w:rPr>
            <w:rFonts w:ascii="Times New Roman" w:hAnsi="Times New Roman" w:cs="Times New Roman"/>
            <w:sz w:val="22"/>
            <w:szCs w:val="22"/>
          </w:rPr>
          <w:t>.</w:t>
        </w:r>
      </w:ins>
    </w:p>
    <w:p w14:paraId="5572F427" w14:textId="1BDCD27A" w:rsidR="00AB3D29" w:rsidRDefault="00AB3D29" w:rsidP="00AB3D29">
      <w:pPr>
        <w:pStyle w:val="PlainText"/>
        <w:numPr>
          <w:ilvl w:val="2"/>
          <w:numId w:val="17"/>
        </w:numPr>
        <w:spacing w:line="259" w:lineRule="auto"/>
        <w:rPr>
          <w:ins w:id="165" w:author="Grossmann, Matthew J CTR USARMY CPE CL (USA)" w:date="2026-04-03T10:02:00Z" w16du:dateUtc="2026-04-03T14:02:00Z"/>
          <w:rFonts w:ascii="Times New Roman" w:hAnsi="Times New Roman" w:cs="Times New Roman"/>
          <w:sz w:val="22"/>
          <w:szCs w:val="22"/>
        </w:rPr>
      </w:pPr>
      <w:ins w:id="166" w:author="Grossmann, Matthew J CTR USARMY CPE CL (USA)" w:date="2026-04-03T10:02:00Z" w16du:dateUtc="2026-04-03T14:02:00Z">
        <w:r w:rsidRPr="0E4A8B51">
          <w:rPr>
            <w:rFonts w:ascii="Times New Roman" w:hAnsi="Times New Roman" w:cs="Times New Roman"/>
            <w:sz w:val="22"/>
            <w:szCs w:val="22"/>
          </w:rPr>
          <w:t xml:space="preserve">Separate modes for traditional shoveling and </w:t>
        </w:r>
        <w:r w:rsidR="00553FBD" w:rsidRPr="0E4A8B51">
          <w:rPr>
            <w:rFonts w:ascii="Times New Roman" w:hAnsi="Times New Roman" w:cs="Times New Roman"/>
            <w:sz w:val="22"/>
            <w:szCs w:val="22"/>
          </w:rPr>
          <w:t>use as a hoe</w:t>
        </w:r>
        <w:r w:rsidR="4C60E260" w:rsidRPr="0E4A8B51">
          <w:rPr>
            <w:rFonts w:ascii="Times New Roman" w:hAnsi="Times New Roman" w:cs="Times New Roman"/>
            <w:sz w:val="22"/>
            <w:szCs w:val="22"/>
          </w:rPr>
          <w:t>.</w:t>
        </w:r>
      </w:ins>
    </w:p>
    <w:p w14:paraId="601BFC17" w14:textId="4E760BEC" w:rsidR="067D247F" w:rsidRDefault="00B06824" w:rsidP="17B5DAA8">
      <w:pPr>
        <w:pStyle w:val="PlainText"/>
        <w:numPr>
          <w:ilvl w:val="1"/>
          <w:numId w:val="17"/>
        </w:numPr>
        <w:spacing w:line="259" w:lineRule="auto"/>
        <w:rPr>
          <w:ins w:id="167" w:author="Grossmann, Matthew J CTR USARMY CPE CL (USA)" w:date="2026-04-03T10:02:00Z" w16du:dateUtc="2026-04-03T14:02:00Z"/>
          <w:rFonts w:ascii="Times New Roman" w:hAnsi="Times New Roman" w:cs="Times New Roman"/>
          <w:sz w:val="22"/>
          <w:szCs w:val="22"/>
        </w:rPr>
      </w:pPr>
      <w:ins w:id="168" w:author="Grossmann, Matthew J CTR USARMY CPE CL (USA)" w:date="2026-04-03T10:02:00Z" w16du:dateUtc="2026-04-03T14:02:00Z">
        <w:r w:rsidRPr="0E4A8B51">
          <w:rPr>
            <w:rFonts w:ascii="Times New Roman" w:hAnsi="Times New Roman" w:cs="Times New Roman"/>
            <w:sz w:val="22"/>
            <w:szCs w:val="22"/>
          </w:rPr>
          <w:t xml:space="preserve">Shall have a “D-handle” for use </w:t>
        </w:r>
        <w:r w:rsidR="067D247F" w:rsidRPr="0E4A8B51">
          <w:rPr>
            <w:rFonts w:ascii="Times New Roman" w:hAnsi="Times New Roman" w:cs="Times New Roman"/>
            <w:sz w:val="22"/>
            <w:szCs w:val="22"/>
          </w:rPr>
          <w:t>with mittens</w:t>
        </w:r>
        <w:r w:rsidR="4C60E260" w:rsidRPr="0E4A8B51">
          <w:rPr>
            <w:rFonts w:ascii="Times New Roman" w:hAnsi="Times New Roman" w:cs="Times New Roman"/>
            <w:sz w:val="22"/>
            <w:szCs w:val="22"/>
          </w:rPr>
          <w:t>.</w:t>
        </w:r>
      </w:ins>
    </w:p>
    <w:p w14:paraId="1DB96169" w14:textId="53DA1668" w:rsidR="17B5DAA8" w:rsidRDefault="00553FBD" w:rsidP="00D04766">
      <w:pPr>
        <w:pStyle w:val="PlainText"/>
        <w:numPr>
          <w:ilvl w:val="2"/>
          <w:numId w:val="17"/>
        </w:numPr>
        <w:spacing w:line="259" w:lineRule="auto"/>
        <w:rPr>
          <w:ins w:id="169" w:author="Grossmann, Matthew J CTR USARMY CPE CL (USA)" w:date="2026-04-03T10:02:00Z" w16du:dateUtc="2026-04-03T14:02:00Z"/>
          <w:rFonts w:ascii="Times New Roman" w:hAnsi="Times New Roman" w:cs="Times New Roman"/>
          <w:sz w:val="22"/>
          <w:szCs w:val="22"/>
        </w:rPr>
      </w:pPr>
      <w:ins w:id="170" w:author="Grossmann, Matthew J CTR USARMY CPE CL (USA)" w:date="2026-04-03T10:02:00Z" w16du:dateUtc="2026-04-03T14:02:00Z">
        <w:r w:rsidRPr="7D8026FB">
          <w:rPr>
            <w:rFonts w:ascii="Times New Roman" w:hAnsi="Times New Roman" w:cs="Times New Roman"/>
            <w:sz w:val="22"/>
            <w:szCs w:val="22"/>
          </w:rPr>
          <w:t xml:space="preserve">T – handles </w:t>
        </w:r>
        <w:r w:rsidR="00966BC1" w:rsidRPr="7D8026FB">
          <w:rPr>
            <w:rFonts w:ascii="Times New Roman" w:hAnsi="Times New Roman" w:cs="Times New Roman"/>
            <w:sz w:val="22"/>
            <w:szCs w:val="22"/>
          </w:rPr>
          <w:t xml:space="preserve">are </w:t>
        </w:r>
        <w:r w:rsidRPr="7D8026FB">
          <w:rPr>
            <w:rFonts w:ascii="Times New Roman" w:hAnsi="Times New Roman" w:cs="Times New Roman"/>
            <w:sz w:val="22"/>
            <w:szCs w:val="22"/>
          </w:rPr>
          <w:t xml:space="preserve">not compatible with </w:t>
        </w:r>
        <w:r w:rsidR="00901958" w:rsidRPr="7D8026FB">
          <w:rPr>
            <w:rFonts w:ascii="Times New Roman" w:hAnsi="Times New Roman" w:cs="Times New Roman"/>
            <w:sz w:val="22"/>
            <w:szCs w:val="22"/>
          </w:rPr>
          <w:t>mittens worn</w:t>
        </w:r>
        <w:r w:rsidRPr="7D8026FB">
          <w:rPr>
            <w:rFonts w:ascii="Times New Roman" w:hAnsi="Times New Roman" w:cs="Times New Roman"/>
            <w:sz w:val="22"/>
            <w:szCs w:val="22"/>
          </w:rPr>
          <w:t xml:space="preserve"> in </w:t>
        </w:r>
        <w:r w:rsidR="375CBD57" w:rsidRPr="7D8026FB">
          <w:rPr>
            <w:rFonts w:ascii="Times New Roman" w:hAnsi="Times New Roman" w:cs="Times New Roman"/>
            <w:sz w:val="22"/>
            <w:szCs w:val="22"/>
          </w:rPr>
          <w:t xml:space="preserve">the </w:t>
        </w:r>
        <w:r w:rsidRPr="7D8026FB">
          <w:rPr>
            <w:rFonts w:ascii="Times New Roman" w:hAnsi="Times New Roman" w:cs="Times New Roman"/>
            <w:sz w:val="22"/>
            <w:szCs w:val="22"/>
          </w:rPr>
          <w:t>arctic environment</w:t>
        </w:r>
        <w:r w:rsidR="5025AF5B" w:rsidRPr="7D8026FB">
          <w:rPr>
            <w:rFonts w:ascii="Times New Roman" w:hAnsi="Times New Roman" w:cs="Times New Roman"/>
            <w:sz w:val="22"/>
            <w:szCs w:val="22"/>
          </w:rPr>
          <w:t>.</w:t>
        </w:r>
      </w:ins>
    </w:p>
    <w:p w14:paraId="7C1972F1" w14:textId="77777777" w:rsidR="00324DC2" w:rsidRPr="00324DC2" w:rsidRDefault="00324DC2" w:rsidP="000C2F3A">
      <w:pPr>
        <w:pStyle w:val="PlainText"/>
        <w:spacing w:line="259" w:lineRule="auto"/>
        <w:rPr>
          <w:ins w:id="171" w:author="Grossmann, Matthew J CTR USARMY CPE CL (USA)" w:date="2026-04-03T10:02:00Z" w16du:dateUtc="2026-04-03T14:02:00Z"/>
          <w:rFonts w:ascii="Times New Roman" w:hAnsi="Times New Roman" w:cs="Times New Roman"/>
          <w:sz w:val="22"/>
          <w:szCs w:val="22"/>
        </w:rPr>
      </w:pPr>
    </w:p>
    <w:p w14:paraId="27033AD1" w14:textId="39B62FD1" w:rsidR="5C8F503C" w:rsidRDefault="5C8F503C" w:rsidP="76515035">
      <w:pPr>
        <w:pStyle w:val="PlainText"/>
        <w:numPr>
          <w:ilvl w:val="0"/>
          <w:numId w:val="17"/>
        </w:numPr>
        <w:spacing w:line="259" w:lineRule="auto"/>
        <w:rPr>
          <w:ins w:id="172" w:author="Grossmann, Matthew J CTR USARMY CPE CL (USA)" w:date="2026-04-03T10:02:00Z" w16du:dateUtc="2026-04-03T14:02:00Z"/>
          <w:rFonts w:ascii="Times New Roman" w:hAnsi="Times New Roman" w:cs="Times New Roman"/>
          <w:sz w:val="22"/>
          <w:szCs w:val="22"/>
        </w:rPr>
      </w:pPr>
      <w:ins w:id="173" w:author="Grossmann, Matthew J CTR USARMY CPE CL (USA)" w:date="2026-04-03T10:02:00Z" w16du:dateUtc="2026-04-03T14:02:00Z">
        <w:r w:rsidRPr="76515035">
          <w:rPr>
            <w:rFonts w:ascii="Times New Roman" w:hAnsi="Times New Roman" w:cs="Times New Roman"/>
            <w:sz w:val="22"/>
            <w:szCs w:val="22"/>
          </w:rPr>
          <w:t>Lopper</w:t>
        </w:r>
      </w:ins>
    </w:p>
    <w:p w14:paraId="0DE61631" w14:textId="1FEF130E" w:rsidR="62582CFB" w:rsidRDefault="62582CFB" w:rsidP="17B5DAA8">
      <w:pPr>
        <w:pStyle w:val="PlainText"/>
        <w:numPr>
          <w:ilvl w:val="1"/>
          <w:numId w:val="17"/>
        </w:numPr>
        <w:spacing w:line="259" w:lineRule="auto"/>
        <w:rPr>
          <w:ins w:id="174" w:author="Grossmann, Matthew J CTR USARMY CPE CL (USA)" w:date="2026-04-03T10:02:00Z" w16du:dateUtc="2026-04-03T14:02:00Z"/>
          <w:rFonts w:ascii="Times New Roman" w:hAnsi="Times New Roman" w:cs="Times New Roman"/>
          <w:sz w:val="22"/>
          <w:szCs w:val="22"/>
        </w:rPr>
      </w:pPr>
      <w:ins w:id="175" w:author="Grossmann, Matthew J CTR USARMY CPE CL (USA)" w:date="2026-04-03T10:02:00Z" w16du:dateUtc="2026-04-03T14:02:00Z">
        <w:r w:rsidRPr="0E4A8B51">
          <w:rPr>
            <w:rFonts w:ascii="Times New Roman" w:hAnsi="Times New Roman" w:cs="Times New Roman"/>
            <w:sz w:val="22"/>
            <w:szCs w:val="22"/>
          </w:rPr>
          <w:t>At least 18”</w:t>
        </w:r>
        <w:r w:rsidR="009D703F" w:rsidRPr="0E4A8B51">
          <w:rPr>
            <w:rFonts w:ascii="Times New Roman" w:hAnsi="Times New Roman" w:cs="Times New Roman"/>
            <w:sz w:val="22"/>
            <w:szCs w:val="22"/>
          </w:rPr>
          <w:t xml:space="preserve">, </w:t>
        </w:r>
      </w:ins>
      <w:r w:rsidR="009D703F" w:rsidRPr="0E4A8B51">
        <w:rPr>
          <w:rFonts w:ascii="Times New Roman" w:hAnsi="Times New Roman" w:cs="Times New Roman"/>
          <w:sz w:val="22"/>
          <w:szCs w:val="22"/>
        </w:rPr>
        <w:t>ideally</w:t>
      </w:r>
      <w:r w:rsidRPr="0E4A8B51">
        <w:rPr>
          <w:rFonts w:ascii="Times New Roman" w:hAnsi="Times New Roman" w:cs="Times New Roman"/>
          <w:sz w:val="22"/>
          <w:szCs w:val="22"/>
        </w:rPr>
        <w:t xml:space="preserve"> </w:t>
      </w:r>
      <w:del w:id="176" w:author="Grossmann, Matthew J CTR USARMY CPE CL (USA)" w:date="2026-04-03T10:02:00Z" w16du:dateUtc="2026-04-03T14:02:00Z">
        <w:r w:rsidR="20E70D0D" w:rsidRPr="2B70D163">
          <w:rPr>
            <w:rFonts w:ascii="Times New Roman" w:hAnsi="Times New Roman" w:cs="Times New Roman"/>
            <w:sz w:val="22"/>
            <w:szCs w:val="22"/>
          </w:rPr>
          <w:delText>at –</w:delText>
        </w:r>
      </w:del>
      <w:ins w:id="177" w:author="Grossmann, Matthew J CTR USARMY CPE CL (USA)" w:date="2026-04-03T10:02:00Z" w16du:dateUtc="2026-04-03T14:02:00Z">
        <w:r w:rsidRPr="0E4A8B51">
          <w:rPr>
            <w:rFonts w:ascii="Times New Roman" w:hAnsi="Times New Roman" w:cs="Times New Roman"/>
            <w:sz w:val="22"/>
            <w:szCs w:val="22"/>
          </w:rPr>
          <w:t>20-24"</w:t>
        </w:r>
        <w:r w:rsidR="0FBE0E21" w:rsidRPr="0E4A8B51">
          <w:rPr>
            <w:rFonts w:ascii="Times New Roman" w:hAnsi="Times New Roman" w:cs="Times New Roman"/>
            <w:sz w:val="22"/>
            <w:szCs w:val="22"/>
          </w:rPr>
          <w:t>.</w:t>
        </w:r>
      </w:ins>
    </w:p>
    <w:p w14:paraId="3731B106" w14:textId="46FD3898" w:rsidR="62582CFB" w:rsidRDefault="62582CFB" w:rsidP="17B5DAA8">
      <w:pPr>
        <w:pStyle w:val="PlainText"/>
        <w:numPr>
          <w:ilvl w:val="1"/>
          <w:numId w:val="17"/>
        </w:numPr>
        <w:spacing w:line="259" w:lineRule="auto"/>
        <w:rPr>
          <w:ins w:id="178" w:author="Grossmann, Matthew J CTR USARMY CPE CL (USA)" w:date="2026-04-03T10:02:00Z" w16du:dateUtc="2026-04-03T14:02:00Z"/>
          <w:rFonts w:ascii="Times New Roman" w:hAnsi="Times New Roman" w:cs="Times New Roman"/>
          <w:sz w:val="22"/>
          <w:szCs w:val="22"/>
        </w:rPr>
      </w:pPr>
      <w:ins w:id="179" w:author="Grossmann, Matthew J CTR USARMY CPE CL (USA)" w:date="2026-04-03T10:02:00Z" w16du:dateUtc="2026-04-03T14:02:00Z">
        <w:r w:rsidRPr="0E4A8B51">
          <w:rPr>
            <w:rFonts w:ascii="Times New Roman" w:hAnsi="Times New Roman" w:cs="Times New Roman"/>
            <w:sz w:val="22"/>
            <w:szCs w:val="22"/>
          </w:rPr>
          <w:lastRenderedPageBreak/>
          <w:t xml:space="preserve">One </w:t>
        </w:r>
        <w:r w:rsidR="00F55B7C" w:rsidRPr="0E4A8B51">
          <w:rPr>
            <w:rFonts w:ascii="Times New Roman" w:hAnsi="Times New Roman" w:cs="Times New Roman"/>
            <w:sz w:val="22"/>
            <w:szCs w:val="22"/>
          </w:rPr>
          <w:t>per</w:t>
        </w:r>
        <w:r w:rsidRPr="0E4A8B51">
          <w:rPr>
            <w:rFonts w:ascii="Times New Roman" w:hAnsi="Times New Roman" w:cs="Times New Roman"/>
            <w:sz w:val="22"/>
            <w:szCs w:val="22"/>
          </w:rPr>
          <w:t xml:space="preserve"> squad or </w:t>
        </w:r>
        <w:r w:rsidR="00F55B7C" w:rsidRPr="0E4A8B51">
          <w:rPr>
            <w:rFonts w:ascii="Times New Roman" w:hAnsi="Times New Roman" w:cs="Times New Roman"/>
            <w:sz w:val="22"/>
            <w:szCs w:val="22"/>
          </w:rPr>
          <w:t xml:space="preserve">one per </w:t>
        </w:r>
        <w:r w:rsidRPr="0E4A8B51">
          <w:rPr>
            <w:rFonts w:ascii="Times New Roman" w:hAnsi="Times New Roman" w:cs="Times New Roman"/>
            <w:sz w:val="22"/>
            <w:szCs w:val="22"/>
          </w:rPr>
          <w:t>team</w:t>
        </w:r>
        <w:r w:rsidR="0FBE0E21" w:rsidRPr="0E4A8B51">
          <w:rPr>
            <w:rFonts w:ascii="Times New Roman" w:hAnsi="Times New Roman" w:cs="Times New Roman"/>
            <w:sz w:val="22"/>
            <w:szCs w:val="22"/>
          </w:rPr>
          <w:t>.</w:t>
        </w:r>
      </w:ins>
    </w:p>
    <w:p w14:paraId="3E547750" w14:textId="38E33884" w:rsidR="17B5DAA8" w:rsidRDefault="17B5DAA8" w:rsidP="00D04766">
      <w:pPr>
        <w:pStyle w:val="PlainText"/>
        <w:spacing w:line="259" w:lineRule="auto"/>
        <w:rPr>
          <w:ins w:id="180" w:author="Grossmann, Matthew J CTR USARMY CPE CL (USA)" w:date="2026-04-03T10:02:00Z" w16du:dateUtc="2026-04-03T14:02:00Z"/>
          <w:rFonts w:ascii="Times New Roman" w:hAnsi="Times New Roman" w:cs="Times New Roman"/>
          <w:strike/>
          <w:sz w:val="22"/>
          <w:szCs w:val="22"/>
        </w:rPr>
      </w:pPr>
    </w:p>
    <w:p w14:paraId="3144BB7F" w14:textId="154047C5" w:rsidR="5C8F503C" w:rsidRDefault="5DEF56BE" w:rsidP="76515035">
      <w:pPr>
        <w:pStyle w:val="PlainText"/>
        <w:numPr>
          <w:ilvl w:val="0"/>
          <w:numId w:val="17"/>
        </w:numPr>
        <w:spacing w:line="259" w:lineRule="auto"/>
        <w:rPr>
          <w:ins w:id="181" w:author="Grossmann, Matthew J CTR USARMY CPE CL (USA)" w:date="2026-04-03T10:02:00Z" w16du:dateUtc="2026-04-03T14:02:00Z"/>
          <w:rFonts w:ascii="Times New Roman" w:hAnsi="Times New Roman" w:cs="Times New Roman"/>
          <w:sz w:val="22"/>
          <w:szCs w:val="22"/>
        </w:rPr>
      </w:pPr>
      <w:ins w:id="182" w:author="Grossmann, Matthew J CTR USARMY CPE CL (USA)" w:date="2026-04-03T10:02:00Z" w16du:dateUtc="2026-04-03T14:02:00Z">
        <w:r w:rsidRPr="096D4106">
          <w:rPr>
            <w:rFonts w:ascii="Times New Roman" w:hAnsi="Times New Roman" w:cs="Times New Roman"/>
            <w:sz w:val="22"/>
            <w:szCs w:val="22"/>
          </w:rPr>
          <w:t>Multipurpose Tool</w:t>
        </w:r>
      </w:ins>
    </w:p>
    <w:p w14:paraId="75F6F165" w14:textId="2C945F3A" w:rsidR="244A6275" w:rsidRDefault="244A6275" w:rsidP="17B5DAA8">
      <w:pPr>
        <w:pStyle w:val="PlainText"/>
        <w:numPr>
          <w:ilvl w:val="1"/>
          <w:numId w:val="17"/>
        </w:numPr>
        <w:spacing w:line="259" w:lineRule="auto"/>
        <w:rPr>
          <w:ins w:id="183" w:author="Grossmann, Matthew J CTR USARMY CPE CL (USA)" w:date="2026-04-03T10:02:00Z" w16du:dateUtc="2026-04-03T14:02:00Z"/>
          <w:rFonts w:ascii="Times New Roman" w:hAnsi="Times New Roman" w:cs="Times New Roman"/>
          <w:sz w:val="22"/>
          <w:szCs w:val="22"/>
        </w:rPr>
      </w:pPr>
      <w:proofErr w:type="gramStart"/>
      <w:ins w:id="184" w:author="Grossmann, Matthew J CTR USARMY CPE CL (USA)" w:date="2026-04-03T10:02:00Z" w16du:dateUtc="2026-04-03T14:02:00Z">
        <w:r w:rsidRPr="17B5DAA8">
          <w:rPr>
            <w:rFonts w:ascii="Times New Roman" w:hAnsi="Times New Roman" w:cs="Times New Roman"/>
            <w:sz w:val="22"/>
            <w:szCs w:val="22"/>
          </w:rPr>
          <w:t>Shall</w:t>
        </w:r>
        <w:proofErr w:type="gramEnd"/>
        <w:r w:rsidRPr="17B5DAA8">
          <w:rPr>
            <w:rFonts w:ascii="Times New Roman" w:hAnsi="Times New Roman" w:cs="Times New Roman"/>
            <w:sz w:val="22"/>
            <w:szCs w:val="22"/>
          </w:rPr>
          <w:t xml:space="preserve"> be able to clean </w:t>
        </w:r>
        <w:r w:rsidR="68C7DA22" w:rsidRPr="21856AAC">
          <w:rPr>
            <w:rFonts w:ascii="Times New Roman" w:hAnsi="Times New Roman" w:cs="Times New Roman"/>
            <w:sz w:val="22"/>
            <w:szCs w:val="22"/>
          </w:rPr>
          <w:t>an</w:t>
        </w:r>
        <w:r w:rsidR="009D703F" w:rsidRPr="21856AAC">
          <w:rPr>
            <w:rFonts w:ascii="Times New Roman" w:hAnsi="Times New Roman" w:cs="Times New Roman"/>
            <w:sz w:val="22"/>
            <w:szCs w:val="22"/>
          </w:rPr>
          <w:t xml:space="preserve"> </w:t>
        </w:r>
        <w:r w:rsidR="1D4B87BD" w:rsidRPr="21856AAC">
          <w:rPr>
            <w:rFonts w:ascii="Times New Roman" w:hAnsi="Times New Roman" w:cs="Times New Roman"/>
            <w:sz w:val="22"/>
            <w:szCs w:val="22"/>
          </w:rPr>
          <w:t>arctic heater system.</w:t>
        </w:r>
      </w:ins>
    </w:p>
    <w:p w14:paraId="3BB31F01" w14:textId="7EB61C2B" w:rsidR="379AB6D0" w:rsidRDefault="379AB6D0" w:rsidP="21856AAC">
      <w:pPr>
        <w:pStyle w:val="PlainText"/>
        <w:numPr>
          <w:ilvl w:val="2"/>
          <w:numId w:val="17"/>
        </w:numPr>
        <w:spacing w:line="259" w:lineRule="auto"/>
        <w:rPr>
          <w:ins w:id="185" w:author="Grossmann, Matthew J CTR USARMY CPE CL (USA)" w:date="2026-04-03T10:02:00Z" w16du:dateUtc="2026-04-03T14:02:00Z"/>
          <w:rFonts w:ascii="Times New Roman" w:hAnsi="Times New Roman" w:cs="Times New Roman"/>
          <w:sz w:val="22"/>
          <w:szCs w:val="22"/>
        </w:rPr>
      </w:pPr>
      <w:ins w:id="186" w:author="Grossmann, Matthew J CTR USARMY CPE CL (USA)" w:date="2026-04-03T10:02:00Z" w16du:dateUtc="2026-04-03T14:02:00Z">
        <w:r w:rsidRPr="21856AAC">
          <w:rPr>
            <w:rFonts w:ascii="Times New Roman" w:hAnsi="Times New Roman" w:cs="Times New Roman"/>
            <w:sz w:val="22"/>
            <w:szCs w:val="22"/>
          </w:rPr>
          <w:t>Plyer</w:t>
        </w:r>
      </w:ins>
    </w:p>
    <w:p w14:paraId="2235C1C7" w14:textId="6AA2EA49" w:rsidR="379AB6D0" w:rsidRDefault="379AB6D0" w:rsidP="21856AAC">
      <w:pPr>
        <w:pStyle w:val="PlainText"/>
        <w:numPr>
          <w:ilvl w:val="2"/>
          <w:numId w:val="17"/>
        </w:numPr>
        <w:spacing w:line="259" w:lineRule="auto"/>
        <w:rPr>
          <w:ins w:id="187" w:author="Grossmann, Matthew J CTR USARMY CPE CL (USA)" w:date="2026-04-03T10:02:00Z" w16du:dateUtc="2026-04-03T14:02:00Z"/>
          <w:rFonts w:ascii="Times New Roman" w:hAnsi="Times New Roman" w:cs="Times New Roman"/>
          <w:sz w:val="22"/>
          <w:szCs w:val="22"/>
        </w:rPr>
      </w:pPr>
      <w:ins w:id="188" w:author="Grossmann, Matthew J CTR USARMY CPE CL (USA)" w:date="2026-04-03T10:02:00Z" w16du:dateUtc="2026-04-03T14:02:00Z">
        <w:r w:rsidRPr="21856AAC">
          <w:rPr>
            <w:rFonts w:ascii="Times New Roman" w:hAnsi="Times New Roman" w:cs="Times New Roman"/>
            <w:sz w:val="22"/>
            <w:szCs w:val="22"/>
          </w:rPr>
          <w:t>Picks</w:t>
        </w:r>
      </w:ins>
    </w:p>
    <w:p w14:paraId="418F980A" w14:textId="27E26728" w:rsidR="379AB6D0" w:rsidRDefault="379AB6D0" w:rsidP="21856AAC">
      <w:pPr>
        <w:pStyle w:val="PlainText"/>
        <w:numPr>
          <w:ilvl w:val="2"/>
          <w:numId w:val="17"/>
        </w:numPr>
        <w:spacing w:line="259" w:lineRule="auto"/>
        <w:rPr>
          <w:ins w:id="189" w:author="Grossmann, Matthew J CTR USARMY CPE CL (USA)" w:date="2026-04-03T10:02:00Z" w16du:dateUtc="2026-04-03T14:02:00Z"/>
          <w:rFonts w:ascii="Times New Roman" w:hAnsi="Times New Roman" w:cs="Times New Roman"/>
          <w:sz w:val="22"/>
          <w:szCs w:val="22"/>
        </w:rPr>
      </w:pPr>
      <w:ins w:id="190" w:author="Grossmann, Matthew J CTR USARMY CPE CL (USA)" w:date="2026-04-03T10:02:00Z" w16du:dateUtc="2026-04-03T14:02:00Z">
        <w:r w:rsidRPr="0E4A8B51">
          <w:rPr>
            <w:rFonts w:ascii="Times New Roman" w:hAnsi="Times New Roman" w:cs="Times New Roman"/>
            <w:sz w:val="22"/>
            <w:szCs w:val="22"/>
          </w:rPr>
          <w:t>Philips and flathead screwdriver</w:t>
        </w:r>
        <w:r w:rsidR="0D50A798" w:rsidRPr="0E4A8B51">
          <w:rPr>
            <w:rFonts w:ascii="Times New Roman" w:hAnsi="Times New Roman" w:cs="Times New Roman"/>
            <w:sz w:val="22"/>
            <w:szCs w:val="22"/>
          </w:rPr>
          <w:t>.</w:t>
        </w:r>
      </w:ins>
    </w:p>
    <w:p w14:paraId="73C70456" w14:textId="13E38E16" w:rsidR="244A6275" w:rsidRDefault="244A6275" w:rsidP="17B5DAA8">
      <w:pPr>
        <w:pStyle w:val="PlainText"/>
        <w:numPr>
          <w:ilvl w:val="1"/>
          <w:numId w:val="17"/>
        </w:numPr>
        <w:spacing w:line="259" w:lineRule="auto"/>
        <w:rPr>
          <w:ins w:id="191" w:author="Grossmann, Matthew J CTR USARMY CPE CL (USA)" w:date="2026-04-03T10:02:00Z" w16du:dateUtc="2026-04-03T14:02:00Z"/>
          <w:rFonts w:ascii="Times New Roman" w:hAnsi="Times New Roman" w:cs="Times New Roman"/>
          <w:sz w:val="22"/>
          <w:szCs w:val="22"/>
        </w:rPr>
      </w:pPr>
      <w:ins w:id="192" w:author="Grossmann, Matthew J CTR USARMY CPE CL (USA)" w:date="2026-04-03T10:02:00Z" w16du:dateUtc="2026-04-03T14:02:00Z">
        <w:r w:rsidRPr="17B5DAA8">
          <w:rPr>
            <w:rFonts w:ascii="Times New Roman" w:hAnsi="Times New Roman" w:cs="Times New Roman"/>
            <w:sz w:val="22"/>
            <w:szCs w:val="22"/>
          </w:rPr>
          <w:t>Make sled repairs</w:t>
        </w:r>
      </w:ins>
    </w:p>
    <w:p w14:paraId="613C8F67" w14:textId="32C14684" w:rsidR="1FED1FC7" w:rsidRDefault="1FED1FC7" w:rsidP="21856AAC">
      <w:pPr>
        <w:pStyle w:val="PlainText"/>
        <w:numPr>
          <w:ilvl w:val="2"/>
          <w:numId w:val="17"/>
        </w:numPr>
        <w:spacing w:line="259" w:lineRule="auto"/>
        <w:rPr>
          <w:ins w:id="193" w:author="Grossmann, Matthew J CTR USARMY CPE CL (USA)" w:date="2026-04-03T10:02:00Z" w16du:dateUtc="2026-04-03T14:02:00Z"/>
          <w:rFonts w:ascii="Times New Roman" w:hAnsi="Times New Roman" w:cs="Times New Roman"/>
          <w:sz w:val="22"/>
          <w:szCs w:val="22"/>
        </w:rPr>
      </w:pPr>
      <w:ins w:id="194" w:author="Grossmann, Matthew J CTR USARMY CPE CL (USA)" w:date="2026-04-03T10:02:00Z" w16du:dateUtc="2026-04-03T14:02:00Z">
        <w:r w:rsidRPr="0E4A8B51">
          <w:rPr>
            <w:rFonts w:ascii="Times New Roman" w:hAnsi="Times New Roman" w:cs="Times New Roman"/>
            <w:sz w:val="22"/>
            <w:szCs w:val="22"/>
          </w:rPr>
          <w:t>Plyer/wrench to service bolts</w:t>
        </w:r>
        <w:r w:rsidR="20754402" w:rsidRPr="0E4A8B51">
          <w:rPr>
            <w:rFonts w:ascii="Times New Roman" w:hAnsi="Times New Roman" w:cs="Times New Roman"/>
            <w:sz w:val="22"/>
            <w:szCs w:val="22"/>
          </w:rPr>
          <w:t>.</w:t>
        </w:r>
      </w:ins>
    </w:p>
    <w:p w14:paraId="6ABC921B" w14:textId="653DF860" w:rsidR="244A6275" w:rsidRDefault="244A6275" w:rsidP="17B5DAA8">
      <w:pPr>
        <w:pStyle w:val="PlainText"/>
        <w:numPr>
          <w:ilvl w:val="1"/>
          <w:numId w:val="17"/>
        </w:numPr>
        <w:spacing w:line="259" w:lineRule="auto"/>
        <w:rPr>
          <w:ins w:id="195" w:author="Grossmann, Matthew J CTR USARMY CPE CL (USA)" w:date="2026-04-03T10:02:00Z" w16du:dateUtc="2026-04-03T14:02:00Z"/>
          <w:rFonts w:ascii="Times New Roman" w:hAnsi="Times New Roman" w:cs="Times New Roman"/>
          <w:sz w:val="22"/>
          <w:szCs w:val="22"/>
        </w:rPr>
      </w:pPr>
      <w:ins w:id="196" w:author="Grossmann, Matthew J CTR USARMY CPE CL (USA)" w:date="2026-04-03T10:02:00Z" w16du:dateUtc="2026-04-03T14:02:00Z">
        <w:r w:rsidRPr="096D4106">
          <w:rPr>
            <w:rFonts w:ascii="Times New Roman" w:hAnsi="Times New Roman" w:cs="Times New Roman"/>
            <w:sz w:val="22"/>
            <w:szCs w:val="22"/>
          </w:rPr>
          <w:t>Make shelter repairs</w:t>
        </w:r>
      </w:ins>
    </w:p>
    <w:p w14:paraId="56D7B1BE" w14:textId="05E56365" w:rsidR="00705591" w:rsidRDefault="00705591" w:rsidP="21856AAC">
      <w:pPr>
        <w:pStyle w:val="PlainText"/>
        <w:numPr>
          <w:ilvl w:val="2"/>
          <w:numId w:val="17"/>
        </w:numPr>
        <w:spacing w:line="259" w:lineRule="auto"/>
        <w:rPr>
          <w:ins w:id="197" w:author="Grossmann, Matthew J CTR USARMY CPE CL (USA)" w:date="2026-04-03T10:02:00Z" w16du:dateUtc="2026-04-03T14:02:00Z"/>
          <w:rFonts w:ascii="Times New Roman" w:hAnsi="Times New Roman" w:cs="Times New Roman"/>
          <w:sz w:val="22"/>
          <w:szCs w:val="22"/>
        </w:rPr>
      </w:pPr>
      <w:ins w:id="198" w:author="Grossmann, Matthew J CTR USARMY CPE CL (USA)" w:date="2026-04-03T10:02:00Z" w16du:dateUtc="2026-04-03T14:02:00Z">
        <w:r w:rsidRPr="21856AAC">
          <w:rPr>
            <w:rFonts w:ascii="Times New Roman" w:hAnsi="Times New Roman" w:cs="Times New Roman"/>
            <w:sz w:val="22"/>
            <w:szCs w:val="22"/>
          </w:rPr>
          <w:t>Plyer</w:t>
        </w:r>
      </w:ins>
    </w:p>
    <w:p w14:paraId="464EEAC4" w14:textId="72BB5824" w:rsidR="17B5DAA8" w:rsidRDefault="17B5DAA8" w:rsidP="00D04766">
      <w:pPr>
        <w:pStyle w:val="PlainText"/>
        <w:spacing w:line="259" w:lineRule="auto"/>
        <w:rPr>
          <w:ins w:id="199" w:author="Grossmann, Matthew J CTR USARMY CPE CL (USA)" w:date="2026-04-03T10:02:00Z" w16du:dateUtc="2026-04-03T14:02:00Z"/>
          <w:rFonts w:ascii="Times New Roman" w:hAnsi="Times New Roman" w:cs="Times New Roman"/>
          <w:sz w:val="22"/>
          <w:szCs w:val="22"/>
        </w:rPr>
      </w:pPr>
    </w:p>
    <w:p w14:paraId="0590840B" w14:textId="36428E67" w:rsidR="00FE0B20" w:rsidRPr="006F5B34" w:rsidRDefault="5C8F503C" w:rsidP="006F5B34">
      <w:pPr>
        <w:pStyle w:val="PlainText"/>
        <w:numPr>
          <w:ilvl w:val="0"/>
          <w:numId w:val="17"/>
        </w:numPr>
        <w:spacing w:line="259" w:lineRule="auto"/>
        <w:rPr>
          <w:ins w:id="200" w:author="Grossmann, Matthew J CTR USARMY CPE CL (USA)" w:date="2026-04-03T10:02:00Z" w16du:dateUtc="2026-04-03T14:02:00Z"/>
          <w:rFonts w:ascii="Times New Roman" w:hAnsi="Times New Roman" w:cs="Times New Roman"/>
          <w:sz w:val="22"/>
          <w:szCs w:val="22"/>
        </w:rPr>
      </w:pPr>
      <w:ins w:id="201" w:author="Grossmann, Matthew J CTR USARMY CPE CL (USA)" w:date="2026-04-03T10:02:00Z" w16du:dateUtc="2026-04-03T14:02:00Z">
        <w:r w:rsidRPr="76515035">
          <w:rPr>
            <w:rFonts w:ascii="Times New Roman" w:hAnsi="Times New Roman" w:cs="Times New Roman"/>
            <w:sz w:val="22"/>
            <w:szCs w:val="22"/>
          </w:rPr>
          <w:t>Emergency Blanke</w:t>
        </w:r>
        <w:r w:rsidR="006F5B34">
          <w:rPr>
            <w:rFonts w:ascii="Times New Roman" w:hAnsi="Times New Roman" w:cs="Times New Roman"/>
            <w:sz w:val="22"/>
            <w:szCs w:val="22"/>
          </w:rPr>
          <w:t>t</w:t>
        </w:r>
      </w:ins>
    </w:p>
    <w:p w14:paraId="14BF9647" w14:textId="41959A9D" w:rsidR="00CF2324" w:rsidRDefault="00A219B1" w:rsidP="17B5DAA8">
      <w:pPr>
        <w:pStyle w:val="PlainText"/>
        <w:numPr>
          <w:ilvl w:val="1"/>
          <w:numId w:val="17"/>
        </w:numPr>
        <w:spacing w:line="259" w:lineRule="auto"/>
        <w:rPr>
          <w:ins w:id="202" w:author="Grossmann, Matthew J CTR USARMY CPE CL (USA)" w:date="2026-04-03T10:02:00Z" w16du:dateUtc="2026-04-03T14:02:00Z"/>
          <w:rFonts w:ascii="Times New Roman" w:hAnsi="Times New Roman" w:cs="Times New Roman"/>
          <w:sz w:val="22"/>
          <w:szCs w:val="22"/>
        </w:rPr>
      </w:pPr>
      <w:ins w:id="203" w:author="Grossmann, Matthew J CTR USARMY CPE CL (USA)" w:date="2026-04-03T10:02:00Z" w16du:dateUtc="2026-04-03T14:02:00Z">
        <w:r w:rsidRPr="0E4A8B51">
          <w:rPr>
            <w:rFonts w:ascii="Times New Roman" w:hAnsi="Times New Roman" w:cs="Times New Roman"/>
            <w:sz w:val="22"/>
            <w:szCs w:val="22"/>
          </w:rPr>
          <w:t>Shall</w:t>
        </w:r>
        <w:r w:rsidR="00206C41" w:rsidRPr="0E4A8B51">
          <w:rPr>
            <w:rFonts w:ascii="Times New Roman" w:hAnsi="Times New Roman" w:cs="Times New Roman"/>
            <w:sz w:val="22"/>
            <w:szCs w:val="22"/>
          </w:rPr>
          <w:t xml:space="preserve"> support 98</w:t>
        </w:r>
        <w:r w:rsidR="00206C41" w:rsidRPr="0E4A8B51">
          <w:rPr>
            <w:rFonts w:ascii="Times New Roman" w:hAnsi="Times New Roman" w:cs="Times New Roman"/>
            <w:sz w:val="22"/>
            <w:szCs w:val="22"/>
            <w:vertAlign w:val="superscript"/>
          </w:rPr>
          <w:t>th</w:t>
        </w:r>
        <w:r w:rsidR="00206C41" w:rsidRPr="0E4A8B51">
          <w:rPr>
            <w:rFonts w:ascii="Times New Roman" w:hAnsi="Times New Roman" w:cs="Times New Roman"/>
            <w:sz w:val="22"/>
            <w:szCs w:val="22"/>
          </w:rPr>
          <w:t xml:space="preserve"> percentile height/weight measurements of a soldier</w:t>
        </w:r>
        <w:r w:rsidR="08FEB730" w:rsidRPr="0E4A8B51">
          <w:rPr>
            <w:rFonts w:ascii="Times New Roman" w:hAnsi="Times New Roman" w:cs="Times New Roman"/>
            <w:sz w:val="22"/>
            <w:szCs w:val="22"/>
          </w:rPr>
          <w:t>.</w:t>
        </w:r>
      </w:ins>
    </w:p>
    <w:p w14:paraId="197C422B" w14:textId="79933B55" w:rsidR="00CF2324" w:rsidRDefault="009A4938" w:rsidP="00CF2324">
      <w:pPr>
        <w:pStyle w:val="PlainText"/>
        <w:numPr>
          <w:ilvl w:val="2"/>
          <w:numId w:val="17"/>
        </w:numPr>
        <w:spacing w:line="259" w:lineRule="auto"/>
        <w:rPr>
          <w:ins w:id="204" w:author="Grossmann, Matthew J CTR USARMY CPE CL (USA)" w:date="2026-04-03T10:02:00Z" w16du:dateUtc="2026-04-03T14:02:00Z"/>
          <w:rFonts w:ascii="Times New Roman" w:hAnsi="Times New Roman" w:cs="Times New Roman"/>
          <w:sz w:val="22"/>
          <w:szCs w:val="22"/>
        </w:rPr>
      </w:pPr>
      <w:ins w:id="205" w:author="Grossmann, Matthew J CTR USARMY CPE CL (USA)" w:date="2026-04-03T10:02:00Z" w16du:dateUtc="2026-04-03T14:02:00Z">
        <w:r w:rsidRPr="4205C0AA">
          <w:rPr>
            <w:rFonts w:ascii="Times New Roman" w:hAnsi="Times New Roman" w:cs="Times New Roman"/>
            <w:sz w:val="22"/>
            <w:szCs w:val="22"/>
          </w:rPr>
          <w:t>Male</w:t>
        </w:r>
        <w:r w:rsidR="537FF850" w:rsidRPr="4205C0AA">
          <w:rPr>
            <w:rFonts w:ascii="Times New Roman" w:hAnsi="Times New Roman" w:cs="Times New Roman"/>
            <w:sz w:val="22"/>
            <w:szCs w:val="22"/>
          </w:rPr>
          <w:t xml:space="preserve"> – 73", </w:t>
        </w:r>
        <w:r w:rsidR="557B9415" w:rsidRPr="4205C0AA">
          <w:rPr>
            <w:rFonts w:ascii="Times New Roman" w:hAnsi="Times New Roman" w:cs="Times New Roman"/>
            <w:sz w:val="22"/>
            <w:szCs w:val="22"/>
          </w:rPr>
          <w:t>~</w:t>
        </w:r>
        <w:r w:rsidR="537FF850" w:rsidRPr="4205C0AA">
          <w:rPr>
            <w:rFonts w:ascii="Times New Roman" w:hAnsi="Times New Roman" w:cs="Times New Roman"/>
            <w:sz w:val="22"/>
            <w:szCs w:val="22"/>
          </w:rPr>
          <w:t>200lbs</w:t>
        </w:r>
      </w:ins>
    </w:p>
    <w:p w14:paraId="46C7C385" w14:textId="3733BDC8" w:rsidR="009A4938" w:rsidRDefault="537FF850" w:rsidP="00CF2324">
      <w:pPr>
        <w:pStyle w:val="PlainText"/>
        <w:numPr>
          <w:ilvl w:val="2"/>
          <w:numId w:val="17"/>
        </w:numPr>
        <w:spacing w:line="259" w:lineRule="auto"/>
        <w:rPr>
          <w:ins w:id="206" w:author="Grossmann, Matthew J CTR USARMY CPE CL (USA)" w:date="2026-04-03T10:02:00Z" w16du:dateUtc="2026-04-03T14:02:00Z"/>
          <w:rFonts w:ascii="Times New Roman" w:hAnsi="Times New Roman" w:cs="Times New Roman"/>
          <w:sz w:val="22"/>
          <w:szCs w:val="22"/>
        </w:rPr>
      </w:pPr>
      <w:ins w:id="207" w:author="Grossmann, Matthew J CTR USARMY CPE CL (USA)" w:date="2026-04-03T10:02:00Z" w16du:dateUtc="2026-04-03T14:02:00Z">
        <w:r w:rsidRPr="4205C0AA">
          <w:rPr>
            <w:rFonts w:ascii="Times New Roman" w:hAnsi="Times New Roman" w:cs="Times New Roman"/>
            <w:sz w:val="22"/>
            <w:szCs w:val="22"/>
          </w:rPr>
          <w:t xml:space="preserve">Female - </w:t>
        </w:r>
        <w:r w:rsidR="009A4938" w:rsidRPr="4205C0AA">
          <w:rPr>
            <w:rFonts w:ascii="Times New Roman" w:hAnsi="Times New Roman" w:cs="Times New Roman"/>
            <w:sz w:val="22"/>
            <w:szCs w:val="22"/>
          </w:rPr>
          <w:t>68”</w:t>
        </w:r>
        <w:r w:rsidR="65422DED" w:rsidRPr="4205C0AA">
          <w:rPr>
            <w:rFonts w:ascii="Times New Roman" w:hAnsi="Times New Roman" w:cs="Times New Roman"/>
            <w:sz w:val="22"/>
            <w:szCs w:val="22"/>
          </w:rPr>
          <w:t>, ~166lbs</w:t>
        </w:r>
      </w:ins>
    </w:p>
    <w:p w14:paraId="78188BAA" w14:textId="79AC5DFF" w:rsidR="698F14D9" w:rsidRDefault="008D3BBD">
      <w:pPr>
        <w:pStyle w:val="PlainText"/>
        <w:numPr>
          <w:ilvl w:val="1"/>
          <w:numId w:val="17"/>
        </w:numPr>
        <w:spacing w:line="259" w:lineRule="auto"/>
        <w:rPr>
          <w:rFonts w:ascii="Times New Roman" w:hAnsi="Times New Roman" w:cs="Times New Roman"/>
          <w:sz w:val="22"/>
          <w:szCs w:val="22"/>
        </w:rPr>
        <w:pPrChange w:id="208" w:author="Grossmann, Matthew J CTR USARMY CPE CL (USA)" w:date="2026-04-03T10:02:00Z" w16du:dateUtc="2026-04-03T14:02:00Z">
          <w:pPr>
            <w:pStyle w:val="PlainText"/>
            <w:numPr>
              <w:numId w:val="17"/>
            </w:numPr>
            <w:ind w:left="720" w:hanging="360"/>
          </w:pPr>
        </w:pPrChange>
      </w:pPr>
      <w:ins w:id="209" w:author="Grossmann, Matthew J CTR USARMY CPE CL (USA)" w:date="2026-04-03T10:02:00Z" w16du:dateUtc="2026-04-03T14:02:00Z">
        <w:r w:rsidRPr="0E4A8B51">
          <w:rPr>
            <w:rFonts w:ascii="Times New Roman" w:hAnsi="Times New Roman" w:cs="Times New Roman"/>
            <w:sz w:val="22"/>
            <w:szCs w:val="22"/>
          </w:rPr>
          <w:t xml:space="preserve">Shall provide </w:t>
        </w:r>
        <w:r w:rsidR="00DE752B" w:rsidRPr="0E4A8B51">
          <w:rPr>
            <w:rFonts w:ascii="Times New Roman" w:hAnsi="Times New Roman" w:cs="Times New Roman"/>
            <w:sz w:val="22"/>
            <w:szCs w:val="22"/>
          </w:rPr>
          <w:t>≥</w:t>
        </w:r>
        <w:r w:rsidR="2CD18847" w:rsidRPr="0E4A8B51">
          <w:rPr>
            <w:rFonts w:ascii="Times New Roman" w:hAnsi="Times New Roman" w:cs="Times New Roman"/>
            <w:sz w:val="22"/>
            <w:szCs w:val="22"/>
          </w:rPr>
          <w:t xml:space="preserve"> </w:t>
        </w:r>
        <w:r w:rsidR="698F14D9" w:rsidRPr="0E4A8B51">
          <w:rPr>
            <w:rFonts w:ascii="Times New Roman" w:hAnsi="Times New Roman" w:cs="Times New Roman"/>
            <w:sz w:val="22"/>
            <w:szCs w:val="22"/>
          </w:rPr>
          <w:t>12 hours</w:t>
        </w:r>
        <w:r w:rsidRPr="0E4A8B51">
          <w:rPr>
            <w:rFonts w:ascii="Times New Roman" w:hAnsi="Times New Roman" w:cs="Times New Roman"/>
            <w:sz w:val="22"/>
            <w:szCs w:val="22"/>
          </w:rPr>
          <w:t xml:space="preserve"> of</w:t>
        </w:r>
        <w:r w:rsidR="698F14D9" w:rsidRPr="0E4A8B51">
          <w:rPr>
            <w:rFonts w:ascii="Times New Roman" w:hAnsi="Times New Roman" w:cs="Times New Roman"/>
            <w:sz w:val="22"/>
            <w:szCs w:val="22"/>
          </w:rPr>
          <w:t xml:space="preserve"> thermal insulation to maintain safe body temperature</w:t>
        </w:r>
        <w:r w:rsidR="00A219B1" w:rsidRPr="0E4A8B51">
          <w:rPr>
            <w:rFonts w:ascii="Times New Roman" w:hAnsi="Times New Roman" w:cs="Times New Roman"/>
            <w:sz w:val="22"/>
            <w:szCs w:val="22"/>
          </w:rPr>
          <w:t xml:space="preserve"> for a casualty</w:t>
        </w:r>
        <w:r w:rsidRPr="0E4A8B51">
          <w:rPr>
            <w:rFonts w:ascii="Times New Roman" w:hAnsi="Times New Roman" w:cs="Times New Roman"/>
            <w:sz w:val="22"/>
            <w:szCs w:val="22"/>
          </w:rPr>
          <w:t xml:space="preserve"> in ambient temperatures of</w:t>
        </w:r>
        <w:r w:rsidR="39AA2AA0" w:rsidRPr="0E4A8B51">
          <w:rPr>
            <w:rFonts w:ascii="Times New Roman" w:hAnsi="Times New Roman" w:cs="Times New Roman"/>
            <w:sz w:val="22"/>
            <w:szCs w:val="22"/>
          </w:rPr>
          <w:t xml:space="preserve"> –40 F down to</w:t>
        </w:r>
        <w:r w:rsidRPr="0E4A8B51">
          <w:rPr>
            <w:rFonts w:ascii="Times New Roman" w:hAnsi="Times New Roman" w:cs="Times New Roman"/>
            <w:sz w:val="22"/>
            <w:szCs w:val="22"/>
          </w:rPr>
          <w:t xml:space="preserve"> </w:t>
        </w:r>
        <w:r w:rsidR="007E10F2" w:rsidRPr="0E4A8B51">
          <w:rPr>
            <w:rFonts w:ascii="Times New Roman" w:hAnsi="Times New Roman" w:cs="Times New Roman"/>
            <w:sz w:val="22"/>
            <w:szCs w:val="22"/>
          </w:rPr>
          <w:t>-</w:t>
        </w:r>
      </w:ins>
      <w:r w:rsidRPr="0E4A8B51">
        <w:rPr>
          <w:rFonts w:ascii="Times New Roman" w:hAnsi="Times New Roman" w:cs="Times New Roman"/>
          <w:sz w:val="22"/>
          <w:szCs w:val="22"/>
        </w:rPr>
        <w:t>65</w:t>
      </w:r>
      <w:r w:rsidR="007E10F2" w:rsidRPr="0E4A8B51">
        <w:rPr>
          <w:rFonts w:ascii="Times New Roman" w:hAnsi="Times New Roman" w:cs="Times New Roman"/>
          <w:sz w:val="22"/>
          <w:szCs w:val="22"/>
        </w:rPr>
        <w:t xml:space="preserve"> F</w:t>
      </w:r>
      <w:r w:rsidR="28A72C63" w:rsidRPr="0E4A8B51">
        <w:rPr>
          <w:rFonts w:ascii="Times New Roman" w:hAnsi="Times New Roman" w:cs="Times New Roman"/>
          <w:sz w:val="22"/>
          <w:szCs w:val="22"/>
        </w:rPr>
        <w:t>.</w:t>
      </w:r>
    </w:p>
    <w:p w14:paraId="033A1D63" w14:textId="46EB5BCD" w:rsidR="698F14D9" w:rsidRDefault="00AD6EA4" w:rsidP="17B5DAA8">
      <w:pPr>
        <w:pStyle w:val="PlainText"/>
        <w:numPr>
          <w:ilvl w:val="1"/>
          <w:numId w:val="17"/>
        </w:numPr>
        <w:spacing w:line="259" w:lineRule="auto"/>
        <w:rPr>
          <w:ins w:id="210" w:author="Grossmann, Matthew J CTR USARMY CPE CL (USA)" w:date="2026-04-03T10:02:00Z" w16du:dateUtc="2026-04-03T14:02:00Z"/>
          <w:rFonts w:ascii="Times New Roman" w:hAnsi="Times New Roman" w:cs="Times New Roman"/>
          <w:sz w:val="22"/>
          <w:szCs w:val="22"/>
        </w:rPr>
      </w:pPr>
      <w:ins w:id="211" w:author="Grossmann, Matthew J CTR USARMY CPE CL (USA)" w:date="2026-04-03T10:02:00Z" w16du:dateUtc="2026-04-03T14:02:00Z">
        <w:r w:rsidRPr="0E4A8B51">
          <w:rPr>
            <w:rFonts w:ascii="Times New Roman" w:hAnsi="Times New Roman" w:cs="Times New Roman"/>
            <w:sz w:val="22"/>
            <w:szCs w:val="22"/>
          </w:rPr>
          <w:t xml:space="preserve">Shall provide </w:t>
        </w:r>
        <w:r w:rsidR="00DE752B" w:rsidRPr="0E4A8B51">
          <w:rPr>
            <w:rFonts w:ascii="Times New Roman" w:hAnsi="Times New Roman" w:cs="Times New Roman"/>
            <w:sz w:val="22"/>
            <w:szCs w:val="22"/>
          </w:rPr>
          <w:t>≥</w:t>
        </w:r>
        <w:r w:rsidR="27812443" w:rsidRPr="0E4A8B51">
          <w:rPr>
            <w:rFonts w:ascii="Times New Roman" w:hAnsi="Times New Roman" w:cs="Times New Roman"/>
            <w:sz w:val="22"/>
            <w:szCs w:val="22"/>
          </w:rPr>
          <w:t xml:space="preserve"> </w:t>
        </w:r>
        <w:r w:rsidR="698F14D9" w:rsidRPr="0E4A8B51">
          <w:rPr>
            <w:rFonts w:ascii="Times New Roman" w:hAnsi="Times New Roman" w:cs="Times New Roman"/>
            <w:sz w:val="22"/>
            <w:szCs w:val="22"/>
          </w:rPr>
          <w:t>24</w:t>
        </w:r>
        <w:r w:rsidR="008D3BBD" w:rsidRPr="0E4A8B51">
          <w:rPr>
            <w:rFonts w:ascii="Times New Roman" w:hAnsi="Times New Roman" w:cs="Times New Roman"/>
            <w:sz w:val="22"/>
            <w:szCs w:val="22"/>
          </w:rPr>
          <w:t xml:space="preserve"> </w:t>
        </w:r>
        <w:r w:rsidR="698F14D9" w:rsidRPr="0E4A8B51">
          <w:rPr>
            <w:rFonts w:ascii="Times New Roman" w:hAnsi="Times New Roman" w:cs="Times New Roman"/>
            <w:sz w:val="22"/>
            <w:szCs w:val="22"/>
          </w:rPr>
          <w:t xml:space="preserve">hours </w:t>
        </w:r>
        <w:r w:rsidR="008D3BBD" w:rsidRPr="0E4A8B51">
          <w:rPr>
            <w:rFonts w:ascii="Times New Roman" w:hAnsi="Times New Roman" w:cs="Times New Roman"/>
            <w:sz w:val="22"/>
            <w:szCs w:val="22"/>
          </w:rPr>
          <w:t xml:space="preserve">of </w:t>
        </w:r>
        <w:r w:rsidR="698F14D9" w:rsidRPr="0E4A8B51">
          <w:rPr>
            <w:rFonts w:ascii="Times New Roman" w:hAnsi="Times New Roman" w:cs="Times New Roman"/>
            <w:sz w:val="22"/>
            <w:szCs w:val="22"/>
          </w:rPr>
          <w:t>active heating</w:t>
        </w:r>
        <w:r w:rsidR="008D3BBD" w:rsidRPr="0E4A8B51">
          <w:rPr>
            <w:rFonts w:ascii="Times New Roman" w:hAnsi="Times New Roman" w:cs="Times New Roman"/>
            <w:sz w:val="22"/>
            <w:szCs w:val="22"/>
          </w:rPr>
          <w:t xml:space="preserve"> in ambient temperatures </w:t>
        </w:r>
        <w:r w:rsidR="549D2539" w:rsidRPr="0E4A8B51">
          <w:rPr>
            <w:rFonts w:ascii="Times New Roman" w:hAnsi="Times New Roman" w:cs="Times New Roman"/>
            <w:sz w:val="22"/>
            <w:szCs w:val="22"/>
          </w:rPr>
          <w:t xml:space="preserve">of –40 F </w:t>
        </w:r>
        <w:r w:rsidR="007E10F2" w:rsidRPr="0E4A8B51">
          <w:rPr>
            <w:rFonts w:ascii="Times New Roman" w:hAnsi="Times New Roman" w:cs="Times New Roman"/>
            <w:sz w:val="22"/>
            <w:szCs w:val="22"/>
          </w:rPr>
          <w:t>down to</w:t>
        </w:r>
        <w:r w:rsidR="008D3BBD" w:rsidRPr="0E4A8B51">
          <w:rPr>
            <w:rFonts w:ascii="Times New Roman" w:hAnsi="Times New Roman" w:cs="Times New Roman"/>
            <w:sz w:val="22"/>
            <w:szCs w:val="22"/>
          </w:rPr>
          <w:t xml:space="preserve"> -65</w:t>
        </w:r>
        <w:r w:rsidR="007E10F2" w:rsidRPr="0E4A8B51">
          <w:rPr>
            <w:rFonts w:ascii="Times New Roman" w:hAnsi="Times New Roman" w:cs="Times New Roman"/>
            <w:sz w:val="22"/>
            <w:szCs w:val="22"/>
          </w:rPr>
          <w:t xml:space="preserve"> F</w:t>
        </w:r>
        <w:r w:rsidR="28A72C63" w:rsidRPr="0E4A8B51">
          <w:rPr>
            <w:rFonts w:ascii="Times New Roman" w:hAnsi="Times New Roman" w:cs="Times New Roman"/>
            <w:sz w:val="22"/>
            <w:szCs w:val="22"/>
          </w:rPr>
          <w:t>.</w:t>
        </w:r>
      </w:ins>
    </w:p>
    <w:p w14:paraId="79D6A3E5" w14:textId="3D44A128" w:rsidR="001D2640" w:rsidRDefault="00C84EB4" w:rsidP="17B5DAA8">
      <w:pPr>
        <w:pStyle w:val="PlainText"/>
        <w:numPr>
          <w:ilvl w:val="1"/>
          <w:numId w:val="17"/>
        </w:numPr>
        <w:spacing w:line="259" w:lineRule="auto"/>
        <w:rPr>
          <w:ins w:id="212" w:author="Grossmann, Matthew J CTR USARMY CPE CL (USA)" w:date="2026-04-03T10:02:00Z" w16du:dateUtc="2026-04-03T14:02:00Z"/>
          <w:rFonts w:ascii="Times New Roman" w:hAnsi="Times New Roman" w:cs="Times New Roman"/>
          <w:sz w:val="22"/>
          <w:szCs w:val="22"/>
        </w:rPr>
      </w:pPr>
      <w:proofErr w:type="gramStart"/>
      <w:ins w:id="213" w:author="Grossmann, Matthew J CTR USARMY CPE CL (USA)" w:date="2026-04-03T10:02:00Z" w16du:dateUtc="2026-04-03T14:02:00Z">
        <w:r w:rsidRPr="0E4A8B51">
          <w:rPr>
            <w:rFonts w:ascii="Times New Roman" w:hAnsi="Times New Roman" w:cs="Times New Roman"/>
            <w:sz w:val="22"/>
            <w:szCs w:val="22"/>
          </w:rPr>
          <w:t>Shall</w:t>
        </w:r>
        <w:proofErr w:type="gramEnd"/>
        <w:r w:rsidRPr="0E4A8B51">
          <w:rPr>
            <w:rFonts w:ascii="Times New Roman" w:hAnsi="Times New Roman" w:cs="Times New Roman"/>
            <w:sz w:val="22"/>
            <w:szCs w:val="22"/>
          </w:rPr>
          <w:t xml:space="preserve"> have access points</w:t>
        </w:r>
        <w:r w:rsidR="001D2640" w:rsidRPr="0E4A8B51">
          <w:rPr>
            <w:rFonts w:ascii="Times New Roman" w:hAnsi="Times New Roman" w:cs="Times New Roman"/>
            <w:sz w:val="22"/>
            <w:szCs w:val="22"/>
          </w:rPr>
          <w:t xml:space="preserve"> to provide medical treatment without removing the casualty from the system</w:t>
        </w:r>
        <w:r w:rsidR="0A930417" w:rsidRPr="0E4A8B51">
          <w:rPr>
            <w:rFonts w:ascii="Times New Roman" w:hAnsi="Times New Roman" w:cs="Times New Roman"/>
            <w:sz w:val="22"/>
            <w:szCs w:val="22"/>
          </w:rPr>
          <w:t>.</w:t>
        </w:r>
      </w:ins>
    </w:p>
    <w:p w14:paraId="74BF8DD2" w14:textId="7C2CC284" w:rsidR="698F14D9" w:rsidRDefault="00F3086B" w:rsidP="17B5DAA8">
      <w:pPr>
        <w:pStyle w:val="PlainText"/>
        <w:numPr>
          <w:ilvl w:val="1"/>
          <w:numId w:val="17"/>
        </w:numPr>
        <w:spacing w:line="259" w:lineRule="auto"/>
        <w:rPr>
          <w:ins w:id="214" w:author="Grossmann, Matthew J CTR USARMY CPE CL (USA)" w:date="2026-04-03T10:02:00Z" w16du:dateUtc="2026-04-03T14:02:00Z"/>
          <w:rFonts w:ascii="Times New Roman" w:hAnsi="Times New Roman" w:cs="Times New Roman"/>
          <w:sz w:val="22"/>
          <w:szCs w:val="22"/>
        </w:rPr>
      </w:pPr>
      <w:ins w:id="215" w:author="Grossmann, Matthew J CTR USARMY CPE CL (USA)" w:date="2026-04-03T10:02:00Z" w16du:dateUtc="2026-04-03T14:02:00Z">
        <w:r w:rsidRPr="0E4A8B51">
          <w:rPr>
            <w:rFonts w:ascii="Times New Roman" w:hAnsi="Times New Roman" w:cs="Times New Roman"/>
            <w:sz w:val="22"/>
            <w:szCs w:val="22"/>
          </w:rPr>
          <w:t>Shall have m</w:t>
        </w:r>
        <w:r w:rsidR="001D2640" w:rsidRPr="0E4A8B51">
          <w:rPr>
            <w:rFonts w:ascii="Times New Roman" w:hAnsi="Times New Roman" w:cs="Times New Roman"/>
            <w:sz w:val="22"/>
            <w:szCs w:val="22"/>
          </w:rPr>
          <w:t>ultiple c</w:t>
        </w:r>
        <w:r w:rsidR="698F14D9" w:rsidRPr="0E4A8B51">
          <w:rPr>
            <w:rFonts w:ascii="Times New Roman" w:hAnsi="Times New Roman" w:cs="Times New Roman"/>
            <w:sz w:val="22"/>
            <w:szCs w:val="22"/>
          </w:rPr>
          <w:t>arrying handles</w:t>
        </w:r>
        <w:r w:rsidR="001D2640" w:rsidRPr="0E4A8B51">
          <w:rPr>
            <w:rFonts w:ascii="Times New Roman" w:hAnsi="Times New Roman" w:cs="Times New Roman"/>
            <w:sz w:val="22"/>
            <w:szCs w:val="22"/>
          </w:rPr>
          <w:t xml:space="preserve"> for lifting, carrying, and </w:t>
        </w:r>
        <w:r w:rsidR="00A219B1" w:rsidRPr="0E4A8B51">
          <w:rPr>
            <w:rFonts w:ascii="Times New Roman" w:hAnsi="Times New Roman" w:cs="Times New Roman"/>
            <w:sz w:val="22"/>
            <w:szCs w:val="22"/>
          </w:rPr>
          <w:t>maneuver</w:t>
        </w:r>
        <w:r w:rsidR="12C39FEF" w:rsidRPr="0E4A8B51">
          <w:rPr>
            <w:rFonts w:ascii="Times New Roman" w:hAnsi="Times New Roman" w:cs="Times New Roman"/>
            <w:sz w:val="22"/>
            <w:szCs w:val="22"/>
          </w:rPr>
          <w:t>.</w:t>
        </w:r>
      </w:ins>
    </w:p>
    <w:p w14:paraId="7A8085A6" w14:textId="4DFD6270" w:rsidR="00EC6B2B" w:rsidRDefault="00F3086B" w:rsidP="17B5DAA8">
      <w:pPr>
        <w:pStyle w:val="PlainText"/>
        <w:numPr>
          <w:ilvl w:val="1"/>
          <w:numId w:val="17"/>
        </w:numPr>
        <w:spacing w:line="259" w:lineRule="auto"/>
        <w:rPr>
          <w:ins w:id="216" w:author="Grossmann, Matthew J CTR USARMY CPE CL (USA)" w:date="2026-04-03T10:02:00Z" w16du:dateUtc="2026-04-03T14:02:00Z"/>
          <w:rFonts w:ascii="Times New Roman" w:hAnsi="Times New Roman" w:cs="Times New Roman"/>
          <w:sz w:val="22"/>
          <w:szCs w:val="22"/>
        </w:rPr>
      </w:pPr>
      <w:proofErr w:type="gramStart"/>
      <w:ins w:id="217" w:author="Grossmann, Matthew J CTR USARMY CPE CL (USA)" w:date="2026-04-03T10:02:00Z" w16du:dateUtc="2026-04-03T14:02:00Z">
        <w:r w:rsidRPr="0E4A8B51">
          <w:rPr>
            <w:rFonts w:ascii="Times New Roman" w:hAnsi="Times New Roman" w:cs="Times New Roman"/>
            <w:sz w:val="22"/>
            <w:szCs w:val="22"/>
          </w:rPr>
          <w:t>Shall</w:t>
        </w:r>
        <w:proofErr w:type="gramEnd"/>
        <w:r w:rsidRPr="0E4A8B51">
          <w:rPr>
            <w:rFonts w:ascii="Times New Roman" w:hAnsi="Times New Roman" w:cs="Times New Roman"/>
            <w:sz w:val="22"/>
            <w:szCs w:val="22"/>
          </w:rPr>
          <w:t xml:space="preserve"> be compatible </w:t>
        </w:r>
        <w:r w:rsidR="00EC6B2B" w:rsidRPr="0E4A8B51">
          <w:rPr>
            <w:rFonts w:ascii="Times New Roman" w:hAnsi="Times New Roman" w:cs="Times New Roman"/>
            <w:sz w:val="22"/>
            <w:szCs w:val="22"/>
          </w:rPr>
          <w:t>with litter systems</w:t>
        </w:r>
        <w:r w:rsidR="12C39FEF" w:rsidRPr="0E4A8B51">
          <w:rPr>
            <w:rFonts w:ascii="Times New Roman" w:hAnsi="Times New Roman" w:cs="Times New Roman"/>
            <w:sz w:val="22"/>
            <w:szCs w:val="22"/>
          </w:rPr>
          <w:t>.</w:t>
        </w:r>
      </w:ins>
    </w:p>
    <w:p w14:paraId="16735F42" w14:textId="4D565EC2" w:rsidR="00747869" w:rsidRDefault="00747869" w:rsidP="17B5DAA8">
      <w:pPr>
        <w:pStyle w:val="PlainText"/>
        <w:numPr>
          <w:ilvl w:val="1"/>
          <w:numId w:val="17"/>
        </w:numPr>
        <w:spacing w:line="259" w:lineRule="auto"/>
        <w:rPr>
          <w:ins w:id="218" w:author="Grossmann, Matthew J CTR USARMY CPE CL (USA)" w:date="2026-04-03T10:02:00Z" w16du:dateUtc="2026-04-03T14:02:00Z"/>
          <w:rFonts w:ascii="Times New Roman" w:hAnsi="Times New Roman" w:cs="Times New Roman"/>
          <w:sz w:val="22"/>
          <w:szCs w:val="22"/>
        </w:rPr>
      </w:pPr>
      <w:ins w:id="219" w:author="Grossmann, Matthew J CTR USARMY CPE CL (USA)" w:date="2026-04-03T10:02:00Z" w16du:dateUtc="2026-04-03T14:02:00Z">
        <w:r w:rsidRPr="0E4A8B51">
          <w:rPr>
            <w:rFonts w:ascii="Times New Roman" w:hAnsi="Times New Roman" w:cs="Times New Roman"/>
            <w:sz w:val="22"/>
            <w:szCs w:val="22"/>
          </w:rPr>
          <w:t>Shall be small and lightweight</w:t>
        </w:r>
        <w:r w:rsidR="0C0A6A0D" w:rsidRPr="0E4A8B51">
          <w:rPr>
            <w:rFonts w:ascii="Times New Roman" w:hAnsi="Times New Roman" w:cs="Times New Roman"/>
            <w:sz w:val="22"/>
            <w:szCs w:val="22"/>
          </w:rPr>
          <w:t xml:space="preserve"> while still meeting performance requirements</w:t>
        </w:r>
        <w:r w:rsidR="73299F82" w:rsidRPr="0E4A8B51">
          <w:rPr>
            <w:rFonts w:ascii="Times New Roman" w:hAnsi="Times New Roman" w:cs="Times New Roman"/>
            <w:sz w:val="22"/>
            <w:szCs w:val="22"/>
          </w:rPr>
          <w:t>.</w:t>
        </w:r>
      </w:ins>
    </w:p>
    <w:p w14:paraId="3304D31D" w14:textId="301FD808" w:rsidR="17B5DAA8" w:rsidRDefault="17B5DAA8" w:rsidP="00E53311">
      <w:pPr>
        <w:pStyle w:val="PlainText"/>
        <w:spacing w:line="259" w:lineRule="auto"/>
        <w:rPr>
          <w:ins w:id="220" w:author="Grossmann, Matthew J CTR USARMY CPE CL (USA)" w:date="2026-04-03T10:02:00Z" w16du:dateUtc="2026-04-03T14:02:00Z"/>
          <w:rFonts w:ascii="Times New Roman" w:hAnsi="Times New Roman" w:cs="Times New Roman"/>
          <w:sz w:val="22"/>
          <w:szCs w:val="22"/>
        </w:rPr>
      </w:pPr>
    </w:p>
    <w:p w14:paraId="1141CE67" w14:textId="4BD47958" w:rsidR="698F14D9" w:rsidRDefault="698F14D9" w:rsidP="17B5DAA8">
      <w:pPr>
        <w:pStyle w:val="PlainText"/>
        <w:numPr>
          <w:ilvl w:val="0"/>
          <w:numId w:val="17"/>
        </w:numPr>
        <w:spacing w:line="259" w:lineRule="auto"/>
        <w:rPr>
          <w:ins w:id="221" w:author="Grossmann, Matthew J CTR USARMY CPE CL (USA)" w:date="2026-04-03T10:02:00Z" w16du:dateUtc="2026-04-03T14:02:00Z"/>
          <w:rFonts w:ascii="Times New Roman" w:hAnsi="Times New Roman" w:cs="Times New Roman"/>
          <w:sz w:val="22"/>
          <w:szCs w:val="22"/>
        </w:rPr>
      </w:pPr>
      <w:ins w:id="222" w:author="Grossmann, Matthew J CTR USARMY CPE CL (USA)" w:date="2026-04-03T10:02:00Z" w16du:dateUtc="2026-04-03T14:02:00Z">
        <w:r w:rsidRPr="17B5DAA8">
          <w:rPr>
            <w:rFonts w:ascii="Times New Roman" w:hAnsi="Times New Roman" w:cs="Times New Roman"/>
            <w:sz w:val="22"/>
            <w:szCs w:val="22"/>
          </w:rPr>
          <w:t>Emergency Stove</w:t>
        </w:r>
      </w:ins>
    </w:p>
    <w:p w14:paraId="4DA00CF5" w14:textId="46A9E5A7" w:rsidR="698F14D9" w:rsidRDefault="698F14D9" w:rsidP="17B5DAA8">
      <w:pPr>
        <w:pStyle w:val="PlainText"/>
        <w:numPr>
          <w:ilvl w:val="1"/>
          <w:numId w:val="17"/>
        </w:numPr>
        <w:spacing w:line="259" w:lineRule="auto"/>
        <w:rPr>
          <w:ins w:id="223" w:author="Grossmann, Matthew J CTR USARMY CPE CL (USA)" w:date="2026-04-03T10:02:00Z" w16du:dateUtc="2026-04-03T14:02:00Z"/>
          <w:rFonts w:ascii="Times New Roman" w:hAnsi="Times New Roman" w:cs="Times New Roman"/>
          <w:sz w:val="22"/>
          <w:szCs w:val="22"/>
        </w:rPr>
      </w:pPr>
      <w:ins w:id="224" w:author="Grossmann, Matthew J CTR USARMY CPE CL (USA)" w:date="2026-04-03T10:02:00Z" w16du:dateUtc="2026-04-03T14:02:00Z">
        <w:r w:rsidRPr="17B5DAA8">
          <w:rPr>
            <w:rFonts w:ascii="Times New Roman" w:hAnsi="Times New Roman" w:cs="Times New Roman"/>
            <w:sz w:val="22"/>
            <w:szCs w:val="22"/>
          </w:rPr>
          <w:t>Collapsible</w:t>
        </w:r>
      </w:ins>
    </w:p>
    <w:p w14:paraId="7276B254" w14:textId="3E5AA3BA" w:rsidR="698F14D9" w:rsidRDefault="698F14D9" w:rsidP="17B5DAA8">
      <w:pPr>
        <w:pStyle w:val="PlainText"/>
        <w:numPr>
          <w:ilvl w:val="1"/>
          <w:numId w:val="17"/>
        </w:numPr>
        <w:spacing w:line="259" w:lineRule="auto"/>
        <w:rPr>
          <w:ins w:id="225" w:author="Grossmann, Matthew J CTR USARMY CPE CL (USA)" w:date="2026-04-03T10:02:00Z" w16du:dateUtc="2026-04-03T14:02:00Z"/>
          <w:rFonts w:ascii="Times New Roman" w:hAnsi="Times New Roman" w:cs="Times New Roman"/>
          <w:sz w:val="22"/>
          <w:szCs w:val="22"/>
        </w:rPr>
      </w:pPr>
      <w:ins w:id="226" w:author="Grossmann, Matthew J CTR USARMY CPE CL (USA)" w:date="2026-04-03T10:02:00Z" w16du:dateUtc="2026-04-03T14:02:00Z">
        <w:r w:rsidRPr="17B5DAA8">
          <w:rPr>
            <w:rFonts w:ascii="Times New Roman" w:hAnsi="Times New Roman" w:cs="Times New Roman"/>
            <w:sz w:val="22"/>
            <w:szCs w:val="22"/>
          </w:rPr>
          <w:t>Lightweight</w:t>
        </w:r>
      </w:ins>
    </w:p>
    <w:p w14:paraId="59C3B6B8" w14:textId="08BD684A" w:rsidR="698F14D9" w:rsidRDefault="00F51B77" w:rsidP="17B5DAA8">
      <w:pPr>
        <w:pStyle w:val="PlainText"/>
        <w:numPr>
          <w:ilvl w:val="1"/>
          <w:numId w:val="17"/>
        </w:numPr>
        <w:spacing w:line="259" w:lineRule="auto"/>
        <w:rPr>
          <w:ins w:id="227" w:author="Grossmann, Matthew J CTR USARMY CPE CL (USA)" w:date="2026-04-03T10:02:00Z" w16du:dateUtc="2026-04-03T14:02:00Z"/>
          <w:rFonts w:ascii="Times New Roman" w:hAnsi="Times New Roman" w:cs="Times New Roman"/>
          <w:sz w:val="22"/>
          <w:szCs w:val="22"/>
        </w:rPr>
      </w:pPr>
      <w:proofErr w:type="gramStart"/>
      <w:ins w:id="228" w:author="Grossmann, Matthew J CTR USARMY CPE CL (USA)" w:date="2026-04-03T10:02:00Z" w16du:dateUtc="2026-04-03T14:02:00Z">
        <w:r w:rsidRPr="0E4A8B51">
          <w:rPr>
            <w:rFonts w:ascii="Times New Roman" w:hAnsi="Times New Roman" w:cs="Times New Roman"/>
            <w:sz w:val="22"/>
            <w:szCs w:val="22"/>
          </w:rPr>
          <w:t>Shall</w:t>
        </w:r>
        <w:proofErr w:type="gramEnd"/>
        <w:r w:rsidRPr="0E4A8B51">
          <w:rPr>
            <w:rFonts w:ascii="Times New Roman" w:hAnsi="Times New Roman" w:cs="Times New Roman"/>
            <w:sz w:val="22"/>
            <w:szCs w:val="22"/>
          </w:rPr>
          <w:t xml:space="preserve"> be compatible with both w</w:t>
        </w:r>
        <w:r w:rsidR="698F14D9" w:rsidRPr="0E4A8B51">
          <w:rPr>
            <w:rFonts w:ascii="Times New Roman" w:hAnsi="Times New Roman" w:cs="Times New Roman"/>
            <w:sz w:val="22"/>
            <w:szCs w:val="22"/>
          </w:rPr>
          <w:t>ood and solid fuel</w:t>
        </w:r>
        <w:r w:rsidRPr="0E4A8B51">
          <w:rPr>
            <w:rFonts w:ascii="Times New Roman" w:hAnsi="Times New Roman" w:cs="Times New Roman"/>
            <w:sz w:val="22"/>
            <w:szCs w:val="22"/>
          </w:rPr>
          <w:t xml:space="preserve"> sources</w:t>
        </w:r>
        <w:r w:rsidR="5B19C9E0" w:rsidRPr="0E4A8B51">
          <w:rPr>
            <w:rFonts w:ascii="Times New Roman" w:hAnsi="Times New Roman" w:cs="Times New Roman"/>
            <w:sz w:val="22"/>
            <w:szCs w:val="22"/>
          </w:rPr>
          <w:t>.</w:t>
        </w:r>
      </w:ins>
    </w:p>
    <w:p w14:paraId="3ADABA5D" w14:textId="66ACC152" w:rsidR="76515035" w:rsidRDefault="76515035" w:rsidP="76515035">
      <w:pPr>
        <w:pStyle w:val="PlainText"/>
        <w:spacing w:line="259" w:lineRule="auto"/>
        <w:rPr>
          <w:ins w:id="229" w:author="Grossmann, Matthew J CTR USARMY CPE CL (USA)" w:date="2026-04-03T10:02:00Z" w16du:dateUtc="2026-04-03T14:02:00Z"/>
          <w:rFonts w:ascii="Times New Roman" w:hAnsi="Times New Roman" w:cs="Times New Roman"/>
          <w:sz w:val="22"/>
          <w:szCs w:val="22"/>
        </w:rPr>
      </w:pPr>
    </w:p>
    <w:p w14:paraId="136137CC" w14:textId="65DF2DDD" w:rsidR="005B35E2" w:rsidRDefault="008A08A2" w:rsidP="005B35E2">
      <w:pPr>
        <w:pStyle w:val="PlainText"/>
        <w:rPr>
          <w:ins w:id="230" w:author="Grossmann, Matthew J CTR USARMY CPE CL (USA)" w:date="2026-04-03T10:02:00Z" w16du:dateUtc="2026-04-03T14:02:00Z"/>
          <w:rFonts w:ascii="Times New Roman" w:eastAsia="Times New Roman" w:hAnsi="Times New Roman" w:cs="Times New Roman"/>
          <w:sz w:val="22"/>
          <w:szCs w:val="22"/>
        </w:rPr>
      </w:pPr>
      <w:ins w:id="231" w:author="Grossmann, Matthew J CTR USARMY CPE CL (USA)" w:date="2026-04-03T10:02:00Z" w16du:dateUtc="2026-04-03T14:02:00Z">
        <w:r w:rsidRPr="7362B25A">
          <w:rPr>
            <w:rFonts w:ascii="Times New Roman" w:eastAsia="Times New Roman" w:hAnsi="Times New Roman" w:cs="Times New Roman"/>
            <w:sz w:val="22"/>
            <w:szCs w:val="22"/>
          </w:rPr>
          <w:t xml:space="preserve"> </w:t>
        </w:r>
        <w:r w:rsidR="5CBBCA17" w:rsidRPr="7362B25A">
          <w:rPr>
            <w:rFonts w:ascii="Times New Roman" w:eastAsia="Times New Roman" w:hAnsi="Times New Roman" w:cs="Times New Roman"/>
            <w:sz w:val="22"/>
            <w:szCs w:val="22"/>
          </w:rPr>
          <w:t>T</w:t>
        </w:r>
        <w:r w:rsidR="00A65756" w:rsidRPr="7362B25A">
          <w:rPr>
            <w:rFonts w:ascii="Times New Roman" w:eastAsia="Times New Roman" w:hAnsi="Times New Roman" w:cs="Times New Roman"/>
            <w:sz w:val="22"/>
            <w:szCs w:val="22"/>
          </w:rPr>
          <w:t xml:space="preserve">hese </w:t>
        </w:r>
        <w:r w:rsidR="00706949" w:rsidRPr="7362B25A">
          <w:rPr>
            <w:rFonts w:ascii="Times New Roman" w:eastAsia="Times New Roman" w:hAnsi="Times New Roman" w:cs="Times New Roman"/>
            <w:sz w:val="22"/>
            <w:szCs w:val="22"/>
          </w:rPr>
          <w:t>systems</w:t>
        </w:r>
        <w:r w:rsidR="00A65756" w:rsidRPr="7362B25A">
          <w:rPr>
            <w:rFonts w:ascii="Times New Roman" w:eastAsia="Times New Roman" w:hAnsi="Times New Roman" w:cs="Times New Roman"/>
            <w:sz w:val="22"/>
            <w:szCs w:val="22"/>
          </w:rPr>
          <w:t xml:space="preserve"> shall have the following</w:t>
        </w:r>
        <w:r w:rsidR="002518D1" w:rsidRPr="7362B25A">
          <w:rPr>
            <w:rFonts w:ascii="Times New Roman" w:eastAsia="Times New Roman" w:hAnsi="Times New Roman" w:cs="Times New Roman"/>
            <w:sz w:val="22"/>
            <w:szCs w:val="22"/>
          </w:rPr>
          <w:t>:</w:t>
        </w:r>
      </w:ins>
    </w:p>
    <w:p w14:paraId="72A16AF0" w14:textId="2F4FDDCD" w:rsidR="003A6A5F" w:rsidRDefault="003A6A5F">
      <w:pPr>
        <w:pStyle w:val="PlainText"/>
        <w:numPr>
          <w:ilvl w:val="0"/>
          <w:numId w:val="18"/>
        </w:numPr>
        <w:rPr>
          <w:rFonts w:ascii="Times New Roman" w:eastAsia="Times New Roman" w:hAnsi="Times New Roman" w:cs="Times New Roman"/>
          <w:sz w:val="22"/>
          <w:szCs w:val="22"/>
        </w:rPr>
        <w:pPrChange w:id="232" w:author="Grossmann, Matthew J CTR USARMY CPE CL (USA)" w:date="2026-04-03T10:02:00Z" w16du:dateUtc="2026-04-03T14:02:00Z">
          <w:pPr>
            <w:pStyle w:val="PlainText"/>
            <w:numPr>
              <w:numId w:val="17"/>
            </w:numPr>
            <w:ind w:left="720" w:hanging="360"/>
          </w:pPr>
        </w:pPrChange>
      </w:pPr>
      <w:r w:rsidRPr="4205C0AA">
        <w:rPr>
          <w:rFonts w:ascii="Times New Roman" w:eastAsia="Times New Roman" w:hAnsi="Times New Roman" w:cs="Times New Roman"/>
          <w:sz w:val="22"/>
          <w:szCs w:val="22"/>
        </w:rPr>
        <w:t xml:space="preserve">Berry Amendment </w:t>
      </w:r>
      <w:r w:rsidR="4DCDFAE9" w:rsidRPr="4205C0AA">
        <w:rPr>
          <w:rFonts w:ascii="Times New Roman" w:eastAsia="Times New Roman" w:hAnsi="Times New Roman" w:cs="Times New Roman"/>
          <w:sz w:val="22"/>
          <w:szCs w:val="22"/>
        </w:rPr>
        <w:t>c</w:t>
      </w:r>
      <w:r w:rsidR="716A2178" w:rsidRPr="4205C0AA">
        <w:rPr>
          <w:rFonts w:ascii="Times New Roman" w:eastAsia="Times New Roman" w:hAnsi="Times New Roman" w:cs="Times New Roman"/>
          <w:sz w:val="22"/>
          <w:szCs w:val="22"/>
        </w:rPr>
        <w:t>omplian</w:t>
      </w:r>
      <w:r w:rsidR="00667C46" w:rsidRPr="4205C0AA">
        <w:rPr>
          <w:rFonts w:ascii="Times New Roman" w:eastAsia="Times New Roman" w:hAnsi="Times New Roman" w:cs="Times New Roman"/>
          <w:sz w:val="22"/>
          <w:szCs w:val="22"/>
        </w:rPr>
        <w:t>t</w:t>
      </w:r>
      <w:r w:rsidR="0701FC6A" w:rsidRPr="4205C0AA">
        <w:rPr>
          <w:rFonts w:ascii="Times New Roman" w:eastAsia="Times New Roman" w:hAnsi="Times New Roman" w:cs="Times New Roman"/>
          <w:sz w:val="22"/>
          <w:szCs w:val="22"/>
        </w:rPr>
        <w:t>.</w:t>
      </w:r>
    </w:p>
    <w:p w14:paraId="6F9399A7" w14:textId="69BE89AE" w:rsidR="003A6A5F" w:rsidRDefault="4D76C209">
      <w:pPr>
        <w:pStyle w:val="PlainText"/>
        <w:numPr>
          <w:ilvl w:val="0"/>
          <w:numId w:val="18"/>
        </w:numPr>
        <w:spacing w:line="259" w:lineRule="auto"/>
        <w:rPr>
          <w:rFonts w:ascii="Times New Roman" w:eastAsia="Times New Roman" w:hAnsi="Times New Roman" w:cs="Times New Roman"/>
          <w:sz w:val="22"/>
          <w:szCs w:val="22"/>
        </w:rPr>
        <w:pPrChange w:id="233" w:author="Grossmann, Matthew J CTR USARMY CPE CL (USA)" w:date="2026-04-03T10:02:00Z" w16du:dateUtc="2026-04-03T14:02:00Z">
          <w:pPr>
            <w:pStyle w:val="PlainText"/>
            <w:numPr>
              <w:numId w:val="17"/>
            </w:numPr>
            <w:ind w:left="720" w:hanging="360"/>
          </w:pPr>
        </w:pPrChange>
      </w:pPr>
      <w:r w:rsidRPr="4205C0AA">
        <w:rPr>
          <w:rFonts w:ascii="Times New Roman" w:eastAsia="Times New Roman" w:hAnsi="Times New Roman" w:cs="Times New Roman"/>
          <w:sz w:val="22"/>
          <w:szCs w:val="22"/>
        </w:rPr>
        <w:t>Buy American Act compliant</w:t>
      </w:r>
      <w:r w:rsidR="0701FC6A" w:rsidRPr="4205C0AA">
        <w:rPr>
          <w:rFonts w:ascii="Times New Roman" w:eastAsia="Times New Roman" w:hAnsi="Times New Roman" w:cs="Times New Roman"/>
          <w:sz w:val="22"/>
          <w:szCs w:val="22"/>
        </w:rPr>
        <w:t>.</w:t>
      </w:r>
    </w:p>
    <w:p w14:paraId="5B6C4043" w14:textId="43FD0249" w:rsidR="00FA62A0" w:rsidRDefault="6BC65F85" w:rsidP="007B4237">
      <w:pPr>
        <w:pStyle w:val="PlainText"/>
        <w:numPr>
          <w:ilvl w:val="0"/>
          <w:numId w:val="18"/>
        </w:numPr>
        <w:rPr>
          <w:ins w:id="234" w:author="Grossmann, Matthew J CTR USARMY CPE CL (USA)" w:date="2026-04-03T10:02:00Z" w16du:dateUtc="2026-04-03T14:02:00Z"/>
          <w:rFonts w:ascii="Times New Roman" w:eastAsia="Times New Roman" w:hAnsi="Times New Roman" w:cs="Times New Roman"/>
          <w:sz w:val="22"/>
          <w:szCs w:val="22"/>
        </w:rPr>
      </w:pPr>
      <w:ins w:id="235" w:author="Grossmann, Matthew J CTR USARMY CPE CL (USA)" w:date="2026-04-03T10:02:00Z" w16du:dateUtc="2026-04-03T14:02:00Z">
        <w:r w:rsidRPr="7362B25A">
          <w:rPr>
            <w:rFonts w:ascii="Times New Roman" w:eastAsia="Times New Roman" w:hAnsi="Times New Roman" w:cs="Times New Roman"/>
            <w:sz w:val="22"/>
            <w:szCs w:val="22"/>
          </w:rPr>
          <w:t xml:space="preserve">Fully </w:t>
        </w:r>
        <w:r w:rsidR="175FDF31" w:rsidRPr="7362B25A">
          <w:rPr>
            <w:rFonts w:ascii="Times New Roman" w:eastAsia="Times New Roman" w:hAnsi="Times New Roman" w:cs="Times New Roman"/>
            <w:sz w:val="22"/>
            <w:szCs w:val="22"/>
          </w:rPr>
          <w:t>o</w:t>
        </w:r>
        <w:r w:rsidR="00FA62A0" w:rsidRPr="7362B25A">
          <w:rPr>
            <w:rFonts w:ascii="Times New Roman" w:eastAsia="Times New Roman" w:hAnsi="Times New Roman" w:cs="Times New Roman"/>
            <w:sz w:val="22"/>
            <w:szCs w:val="22"/>
          </w:rPr>
          <w:t>peration</w:t>
        </w:r>
        <w:r w:rsidR="5A9D5F37" w:rsidRPr="7362B25A">
          <w:rPr>
            <w:rFonts w:ascii="Times New Roman" w:eastAsia="Times New Roman" w:hAnsi="Times New Roman" w:cs="Times New Roman"/>
            <w:sz w:val="22"/>
            <w:szCs w:val="22"/>
          </w:rPr>
          <w:t>al at</w:t>
        </w:r>
        <w:r w:rsidR="40A92E9D" w:rsidRPr="7362B25A">
          <w:rPr>
            <w:rFonts w:ascii="Times New Roman" w:eastAsia="Times New Roman" w:hAnsi="Times New Roman" w:cs="Times New Roman"/>
            <w:sz w:val="22"/>
            <w:szCs w:val="22"/>
          </w:rPr>
          <w:t xml:space="preserve"> –</w:t>
        </w:r>
        <w:r w:rsidR="5A9D5F37" w:rsidRPr="7362B25A">
          <w:rPr>
            <w:rFonts w:ascii="Times New Roman" w:eastAsia="Times New Roman" w:hAnsi="Times New Roman" w:cs="Times New Roman"/>
            <w:sz w:val="22"/>
            <w:szCs w:val="22"/>
          </w:rPr>
          <w:t>40</w:t>
        </w:r>
        <w:r w:rsidR="00FA62A0" w:rsidRPr="7362B25A">
          <w:rPr>
            <w:rFonts w:ascii="Times New Roman" w:eastAsia="Times New Roman" w:hAnsi="Times New Roman" w:cs="Times New Roman"/>
            <w:sz w:val="22"/>
            <w:szCs w:val="22"/>
          </w:rPr>
          <w:t xml:space="preserve"> </w:t>
        </w:r>
        <w:r w:rsidR="40A92E9D" w:rsidRPr="7362B25A">
          <w:rPr>
            <w:rFonts w:ascii="Times New Roman" w:eastAsia="Times New Roman" w:hAnsi="Times New Roman" w:cs="Times New Roman"/>
            <w:sz w:val="22"/>
            <w:szCs w:val="22"/>
          </w:rPr>
          <w:t xml:space="preserve">F, and ideally </w:t>
        </w:r>
        <w:r w:rsidR="00FA62A0" w:rsidRPr="7362B25A">
          <w:rPr>
            <w:rFonts w:ascii="Times New Roman" w:eastAsia="Times New Roman" w:hAnsi="Times New Roman" w:cs="Times New Roman"/>
            <w:sz w:val="22"/>
            <w:szCs w:val="22"/>
          </w:rPr>
          <w:t>at -65</w:t>
        </w:r>
        <w:r w:rsidR="00682048" w:rsidRPr="7362B25A">
          <w:rPr>
            <w:rFonts w:ascii="Times New Roman" w:eastAsia="Times New Roman" w:hAnsi="Times New Roman" w:cs="Times New Roman"/>
            <w:sz w:val="22"/>
            <w:szCs w:val="22"/>
          </w:rPr>
          <w:t xml:space="preserve"> F with ice, snow, moisture, and thermal cycling</w:t>
        </w:r>
        <w:r w:rsidR="00081E34" w:rsidRPr="7362B25A">
          <w:rPr>
            <w:rFonts w:ascii="Times New Roman" w:eastAsia="Times New Roman" w:hAnsi="Times New Roman" w:cs="Times New Roman"/>
            <w:sz w:val="22"/>
            <w:szCs w:val="22"/>
          </w:rPr>
          <w:t>.</w:t>
        </w:r>
      </w:ins>
    </w:p>
    <w:p w14:paraId="3F72E2E8" w14:textId="2A796070" w:rsidR="00081E34" w:rsidRDefault="00081E34" w:rsidP="007B4237">
      <w:pPr>
        <w:pStyle w:val="PlainText"/>
        <w:numPr>
          <w:ilvl w:val="0"/>
          <w:numId w:val="18"/>
        </w:numPr>
        <w:rPr>
          <w:ins w:id="236" w:author="Grossmann, Matthew J CTR USARMY CPE CL (USA)" w:date="2026-04-03T10:02:00Z" w16du:dateUtc="2026-04-03T14:02:00Z"/>
          <w:rFonts w:ascii="Times New Roman" w:eastAsia="Times New Roman" w:hAnsi="Times New Roman" w:cs="Times New Roman"/>
          <w:sz w:val="22"/>
          <w:szCs w:val="22"/>
        </w:rPr>
      </w:pPr>
      <w:ins w:id="237" w:author="Grossmann, Matthew J CTR USARMY CPE CL (USA)" w:date="2026-04-03T10:02:00Z" w16du:dateUtc="2026-04-03T14:02:00Z">
        <w:r w:rsidRPr="4205C0AA">
          <w:rPr>
            <w:rFonts w:ascii="Times New Roman" w:eastAsia="Times New Roman" w:hAnsi="Times New Roman" w:cs="Times New Roman"/>
            <w:sz w:val="22"/>
            <w:szCs w:val="22"/>
          </w:rPr>
          <w:t xml:space="preserve">Ergonomically suitable for soldiers wearing </w:t>
        </w:r>
        <w:r w:rsidR="322D7FA8" w:rsidRPr="4205C0AA">
          <w:rPr>
            <w:rFonts w:ascii="Times New Roman" w:eastAsia="Times New Roman" w:hAnsi="Times New Roman" w:cs="Times New Roman"/>
            <w:sz w:val="22"/>
            <w:szCs w:val="22"/>
          </w:rPr>
          <w:t xml:space="preserve">issued </w:t>
        </w:r>
        <w:r w:rsidRPr="4205C0AA">
          <w:rPr>
            <w:rFonts w:ascii="Times New Roman" w:eastAsia="Times New Roman" w:hAnsi="Times New Roman" w:cs="Times New Roman"/>
            <w:sz w:val="22"/>
            <w:szCs w:val="22"/>
          </w:rPr>
          <w:t xml:space="preserve">cold-weather </w:t>
        </w:r>
        <w:r w:rsidR="2B3E154E" w:rsidRPr="4205C0AA">
          <w:rPr>
            <w:rFonts w:ascii="Times New Roman" w:eastAsia="Times New Roman" w:hAnsi="Times New Roman" w:cs="Times New Roman"/>
            <w:sz w:val="22"/>
            <w:szCs w:val="22"/>
          </w:rPr>
          <w:t>clothing</w:t>
        </w:r>
        <w:r w:rsidR="00955D38" w:rsidRPr="4205C0AA">
          <w:rPr>
            <w:rFonts w:ascii="Times New Roman" w:eastAsia="Times New Roman" w:hAnsi="Times New Roman" w:cs="Times New Roman"/>
            <w:sz w:val="22"/>
            <w:szCs w:val="22"/>
          </w:rPr>
          <w:t xml:space="preserve"> (mittens, multiple layers)</w:t>
        </w:r>
        <w:r w:rsidR="274889CF" w:rsidRPr="4205C0AA">
          <w:rPr>
            <w:rFonts w:ascii="Times New Roman" w:eastAsia="Times New Roman" w:hAnsi="Times New Roman" w:cs="Times New Roman"/>
            <w:sz w:val="22"/>
            <w:szCs w:val="22"/>
          </w:rPr>
          <w:t>.</w:t>
        </w:r>
      </w:ins>
    </w:p>
    <w:p w14:paraId="53AF071A" w14:textId="4511F308" w:rsidR="001906C5" w:rsidRDefault="001906C5" w:rsidP="007B4237">
      <w:pPr>
        <w:pStyle w:val="PlainText"/>
        <w:numPr>
          <w:ilvl w:val="0"/>
          <w:numId w:val="18"/>
        </w:numPr>
        <w:rPr>
          <w:ins w:id="238" w:author="Grossmann, Matthew J CTR USARMY CPE CL (USA)" w:date="2026-04-03T10:02:00Z" w16du:dateUtc="2026-04-03T14:02:00Z"/>
          <w:rFonts w:ascii="Times New Roman" w:eastAsia="Times New Roman" w:hAnsi="Times New Roman" w:cs="Times New Roman"/>
          <w:sz w:val="22"/>
          <w:szCs w:val="22"/>
        </w:rPr>
      </w:pPr>
      <w:ins w:id="239" w:author="Grossmann, Matthew J CTR USARMY CPE CL (USA)" w:date="2026-04-03T10:02:00Z" w16du:dateUtc="2026-04-03T14:02:00Z">
        <w:r w:rsidRPr="4205C0AA">
          <w:rPr>
            <w:rFonts w:ascii="Times New Roman" w:eastAsia="Times New Roman" w:hAnsi="Times New Roman" w:cs="Times New Roman"/>
            <w:sz w:val="22"/>
            <w:szCs w:val="22"/>
          </w:rPr>
          <w:t xml:space="preserve">Lightweight </w:t>
        </w:r>
        <w:r w:rsidR="008903DF" w:rsidRPr="4205C0AA">
          <w:rPr>
            <w:rFonts w:ascii="Times New Roman" w:eastAsia="Times New Roman" w:hAnsi="Times New Roman" w:cs="Times New Roman"/>
            <w:sz w:val="22"/>
            <w:szCs w:val="22"/>
          </w:rPr>
          <w:t>while still meeting operational requirements</w:t>
        </w:r>
        <w:r w:rsidR="274889CF" w:rsidRPr="4205C0AA">
          <w:rPr>
            <w:rFonts w:ascii="Times New Roman" w:eastAsia="Times New Roman" w:hAnsi="Times New Roman" w:cs="Times New Roman"/>
            <w:sz w:val="22"/>
            <w:szCs w:val="22"/>
          </w:rPr>
          <w:t>.</w:t>
        </w:r>
      </w:ins>
    </w:p>
    <w:p w14:paraId="0901F872" w14:textId="014ABAAC" w:rsidR="003A6A5F" w:rsidRDefault="7FAD5F6E" w:rsidP="003A6A5F">
      <w:pPr>
        <w:pStyle w:val="PlainText"/>
        <w:numPr>
          <w:ilvl w:val="0"/>
          <w:numId w:val="18"/>
        </w:numPr>
        <w:rPr>
          <w:ins w:id="240" w:author="Grossmann, Matthew J CTR USARMY CPE CL (USA)" w:date="2026-04-03T10:02:00Z" w16du:dateUtc="2026-04-03T14:02:00Z"/>
          <w:rFonts w:ascii="Times New Roman" w:eastAsia="Times New Roman" w:hAnsi="Times New Roman" w:cs="Times New Roman"/>
          <w:sz w:val="22"/>
          <w:szCs w:val="22"/>
        </w:rPr>
      </w:pPr>
      <w:ins w:id="241" w:author="Grossmann, Matthew J CTR USARMY CPE CL (USA)" w:date="2026-04-03T10:02:00Z" w16du:dateUtc="2026-04-03T14:02:00Z">
        <w:r w:rsidRPr="4205C0AA">
          <w:rPr>
            <w:rFonts w:ascii="Times New Roman" w:eastAsia="Times New Roman" w:hAnsi="Times New Roman" w:cs="Times New Roman"/>
            <w:sz w:val="22"/>
            <w:szCs w:val="22"/>
          </w:rPr>
          <w:t>Meet</w:t>
        </w:r>
        <w:r w:rsidR="00705E3B" w:rsidRPr="4205C0AA">
          <w:rPr>
            <w:rFonts w:ascii="Times New Roman" w:eastAsia="Times New Roman" w:hAnsi="Times New Roman" w:cs="Times New Roman"/>
            <w:sz w:val="22"/>
            <w:szCs w:val="22"/>
          </w:rPr>
          <w:t xml:space="preserve"> </w:t>
        </w:r>
        <w:r w:rsidR="00905EDB" w:rsidRPr="4205C0AA">
          <w:rPr>
            <w:rFonts w:ascii="Times New Roman" w:eastAsia="Times New Roman" w:hAnsi="Times New Roman" w:cs="Times New Roman"/>
            <w:sz w:val="22"/>
            <w:szCs w:val="22"/>
          </w:rPr>
          <w:t xml:space="preserve">relevant </w:t>
        </w:r>
        <w:r w:rsidR="00705E3B" w:rsidRPr="4205C0AA">
          <w:rPr>
            <w:rFonts w:ascii="Times New Roman" w:eastAsia="Times New Roman" w:hAnsi="Times New Roman" w:cs="Times New Roman"/>
            <w:sz w:val="22"/>
            <w:szCs w:val="22"/>
          </w:rPr>
          <w:t>MIL</w:t>
        </w:r>
        <w:r w:rsidR="7E62485F" w:rsidRPr="4205C0AA">
          <w:rPr>
            <w:rFonts w:ascii="Times New Roman" w:eastAsia="Times New Roman" w:hAnsi="Times New Roman" w:cs="Times New Roman"/>
            <w:sz w:val="22"/>
            <w:szCs w:val="22"/>
          </w:rPr>
          <w:t>-</w:t>
        </w:r>
        <w:r w:rsidR="00705E3B" w:rsidRPr="4205C0AA">
          <w:rPr>
            <w:rFonts w:ascii="Times New Roman" w:eastAsia="Times New Roman" w:hAnsi="Times New Roman" w:cs="Times New Roman"/>
            <w:sz w:val="22"/>
            <w:szCs w:val="22"/>
          </w:rPr>
          <w:t>STD</w:t>
        </w:r>
        <w:r w:rsidR="2A58BD95" w:rsidRPr="4205C0AA">
          <w:rPr>
            <w:rFonts w:ascii="Times New Roman" w:eastAsia="Times New Roman" w:hAnsi="Times New Roman" w:cs="Times New Roman"/>
            <w:sz w:val="22"/>
            <w:szCs w:val="22"/>
          </w:rPr>
          <w:t>-</w:t>
        </w:r>
        <w:r w:rsidR="00705E3B" w:rsidRPr="4205C0AA">
          <w:rPr>
            <w:rFonts w:ascii="Times New Roman" w:eastAsia="Times New Roman" w:hAnsi="Times New Roman" w:cs="Times New Roman"/>
            <w:sz w:val="22"/>
            <w:szCs w:val="22"/>
          </w:rPr>
          <w:t>810</w:t>
        </w:r>
        <w:r w:rsidR="3FAE894D" w:rsidRPr="4205C0AA">
          <w:rPr>
            <w:rFonts w:ascii="Times New Roman" w:eastAsia="Times New Roman" w:hAnsi="Times New Roman" w:cs="Times New Roman"/>
            <w:sz w:val="22"/>
            <w:szCs w:val="22"/>
          </w:rPr>
          <w:t>H</w:t>
        </w:r>
        <w:r w:rsidR="00705E3B" w:rsidRPr="4205C0AA">
          <w:rPr>
            <w:rFonts w:ascii="Times New Roman" w:eastAsia="Times New Roman" w:hAnsi="Times New Roman" w:cs="Times New Roman"/>
            <w:sz w:val="22"/>
            <w:szCs w:val="22"/>
          </w:rPr>
          <w:t xml:space="preserve"> </w:t>
        </w:r>
        <w:r w:rsidR="680D5E94" w:rsidRPr="4205C0AA">
          <w:rPr>
            <w:rFonts w:ascii="Times New Roman" w:eastAsia="Times New Roman" w:hAnsi="Times New Roman" w:cs="Times New Roman"/>
            <w:sz w:val="22"/>
            <w:szCs w:val="22"/>
          </w:rPr>
          <w:t xml:space="preserve">environmental </w:t>
        </w:r>
        <w:r w:rsidR="00705E3B" w:rsidRPr="4205C0AA">
          <w:rPr>
            <w:rFonts w:ascii="Times New Roman" w:eastAsia="Times New Roman" w:hAnsi="Times New Roman" w:cs="Times New Roman"/>
            <w:sz w:val="22"/>
            <w:szCs w:val="22"/>
          </w:rPr>
          <w:t>requirements</w:t>
        </w:r>
        <w:r w:rsidR="6A3438A1" w:rsidRPr="4205C0AA">
          <w:rPr>
            <w:rFonts w:ascii="Times New Roman" w:eastAsia="Times New Roman" w:hAnsi="Times New Roman" w:cs="Times New Roman"/>
            <w:sz w:val="22"/>
            <w:szCs w:val="22"/>
          </w:rPr>
          <w:t>.</w:t>
        </w:r>
      </w:ins>
    </w:p>
    <w:p w14:paraId="31BAB942" w14:textId="77777777" w:rsidR="02B971EA" w:rsidRDefault="02B971EA">
      <w:pPr>
        <w:pStyle w:val="PlainText"/>
        <w:numPr>
          <w:ilvl w:val="0"/>
          <w:numId w:val="18"/>
        </w:numPr>
        <w:rPr>
          <w:moveFrom w:id="242" w:author="Grossmann, Matthew J CTR USARMY CPE CL (USA)" w:date="2026-04-03T10:02:00Z" w16du:dateUtc="2026-04-03T14:02:00Z"/>
          <w:rFonts w:ascii="Times New Roman" w:eastAsia="Times New Roman" w:hAnsi="Times New Roman" w:cs="Times New Roman"/>
          <w:sz w:val="22"/>
          <w:szCs w:val="22"/>
        </w:rPr>
        <w:pPrChange w:id="243" w:author="Grossmann, Matthew J CTR USARMY CPE CL (USA)" w:date="2026-04-03T10:02:00Z" w16du:dateUtc="2026-04-03T14:02:00Z">
          <w:pPr>
            <w:pStyle w:val="PlainText"/>
            <w:numPr>
              <w:numId w:val="17"/>
            </w:numPr>
            <w:ind w:left="720" w:hanging="360"/>
          </w:pPr>
        </w:pPrChange>
      </w:pPr>
      <w:moveFromRangeStart w:id="244" w:author="Grossmann, Matthew J CTR USARMY CPE CL (USA)" w:date="2026-04-03T10:02:00Z" w:name="move226102975"/>
      <w:moveFrom w:id="245" w:author="Grossmann, Matthew J CTR USARMY CPE CL (USA)" w:date="2026-04-03T10:02:00Z" w16du:dateUtc="2026-04-03T14:02:00Z">
        <w:r w:rsidRPr="4205C0AA">
          <w:rPr>
            <w:rFonts w:ascii="Times New Roman" w:eastAsia="Times New Roman" w:hAnsi="Times New Roman" w:cs="Times New Roman"/>
            <w:sz w:val="22"/>
            <w:szCs w:val="22"/>
          </w:rPr>
          <w:t>Capable of operating for a continuous 72-hour mission</w:t>
        </w:r>
        <w:r w:rsidR="3C5BEE0B" w:rsidRPr="4205C0AA">
          <w:rPr>
            <w:rFonts w:ascii="Times New Roman" w:eastAsia="Times New Roman" w:hAnsi="Times New Roman" w:cs="Times New Roman"/>
            <w:sz w:val="22"/>
            <w:szCs w:val="22"/>
          </w:rPr>
          <w:t>.</w:t>
        </w:r>
      </w:moveFrom>
    </w:p>
    <w:moveFromRangeEnd w:id="244"/>
    <w:p w14:paraId="51A3086B" w14:textId="3BF73763" w:rsidR="009C0DF5" w:rsidRDefault="00DB1C5D">
      <w:pPr>
        <w:pStyle w:val="PlainText"/>
        <w:numPr>
          <w:ilvl w:val="0"/>
          <w:numId w:val="18"/>
        </w:numPr>
        <w:rPr>
          <w:rFonts w:ascii="Times New Roman" w:eastAsia="Times New Roman" w:hAnsi="Times New Roman" w:cs="Times New Roman"/>
          <w:sz w:val="22"/>
          <w:szCs w:val="22"/>
        </w:rPr>
        <w:pPrChange w:id="246" w:author="Grossmann, Matthew J CTR USARMY CPE CL (USA)" w:date="2026-04-03T10:02:00Z" w16du:dateUtc="2026-04-03T14:02:00Z">
          <w:pPr>
            <w:pStyle w:val="PlainText"/>
            <w:numPr>
              <w:numId w:val="17"/>
            </w:numPr>
            <w:ind w:left="720" w:hanging="360"/>
          </w:pPr>
        </w:pPrChange>
      </w:pPr>
      <w:r w:rsidRPr="4205C0AA">
        <w:rPr>
          <w:rFonts w:ascii="Times New Roman" w:eastAsia="Times New Roman" w:hAnsi="Times New Roman" w:cs="Times New Roman"/>
          <w:sz w:val="22"/>
          <w:szCs w:val="22"/>
        </w:rPr>
        <w:t>Five (</w:t>
      </w:r>
      <w:r w:rsidR="009C0DF5" w:rsidRPr="4205C0AA">
        <w:rPr>
          <w:rFonts w:ascii="Times New Roman" w:eastAsia="Times New Roman" w:hAnsi="Times New Roman" w:cs="Times New Roman"/>
          <w:sz w:val="22"/>
          <w:szCs w:val="22"/>
        </w:rPr>
        <w:t>5</w:t>
      </w:r>
      <w:r w:rsidRPr="4205C0AA">
        <w:rPr>
          <w:rFonts w:ascii="Times New Roman" w:eastAsia="Times New Roman" w:hAnsi="Times New Roman" w:cs="Times New Roman"/>
          <w:sz w:val="22"/>
          <w:szCs w:val="22"/>
        </w:rPr>
        <w:t>)</w:t>
      </w:r>
      <w:r w:rsidR="009C0DF5" w:rsidRPr="4205C0AA">
        <w:rPr>
          <w:rFonts w:ascii="Times New Roman" w:eastAsia="Times New Roman" w:hAnsi="Times New Roman" w:cs="Times New Roman"/>
          <w:sz w:val="22"/>
          <w:szCs w:val="22"/>
        </w:rPr>
        <w:t xml:space="preserve"> year</w:t>
      </w:r>
      <w:r w:rsidRPr="4205C0AA">
        <w:rPr>
          <w:rFonts w:ascii="Times New Roman" w:eastAsia="Times New Roman" w:hAnsi="Times New Roman" w:cs="Times New Roman"/>
          <w:sz w:val="22"/>
          <w:szCs w:val="22"/>
        </w:rPr>
        <w:t>s of useful life</w:t>
      </w:r>
      <w:r w:rsidR="29AC6F80" w:rsidRPr="4205C0AA">
        <w:rPr>
          <w:rFonts w:ascii="Times New Roman" w:eastAsia="Times New Roman" w:hAnsi="Times New Roman" w:cs="Times New Roman"/>
          <w:sz w:val="22"/>
          <w:szCs w:val="22"/>
        </w:rPr>
        <w:t>.</w:t>
      </w:r>
    </w:p>
    <w:p w14:paraId="09A6C486" w14:textId="57107BC1" w:rsidR="00E15913" w:rsidRDefault="009C0DF5">
      <w:pPr>
        <w:pStyle w:val="PlainText"/>
        <w:numPr>
          <w:ilvl w:val="0"/>
          <w:numId w:val="18"/>
        </w:numPr>
        <w:rPr>
          <w:rFonts w:ascii="Times New Roman" w:eastAsia="Times New Roman" w:hAnsi="Times New Roman" w:cs="Times New Roman"/>
          <w:sz w:val="22"/>
          <w:szCs w:val="22"/>
        </w:rPr>
        <w:pPrChange w:id="247" w:author="Grossmann, Matthew J CTR USARMY CPE CL (USA)" w:date="2026-04-03T10:02:00Z" w16du:dateUtc="2026-04-03T14:02:00Z">
          <w:pPr>
            <w:pStyle w:val="PlainText"/>
            <w:numPr>
              <w:numId w:val="17"/>
            </w:numPr>
            <w:ind w:left="720" w:hanging="360"/>
          </w:pPr>
        </w:pPrChange>
      </w:pPr>
      <w:r w:rsidRPr="4205C0AA">
        <w:rPr>
          <w:rFonts w:ascii="Times New Roman" w:eastAsia="Times New Roman" w:hAnsi="Times New Roman" w:cs="Times New Roman"/>
          <w:sz w:val="22"/>
          <w:szCs w:val="22"/>
        </w:rPr>
        <w:t>10</w:t>
      </w:r>
      <w:r w:rsidR="79103BF7" w:rsidRPr="4205C0AA">
        <w:rPr>
          <w:rFonts w:ascii="Times New Roman" w:eastAsia="Times New Roman" w:hAnsi="Times New Roman" w:cs="Times New Roman"/>
          <w:sz w:val="22"/>
          <w:szCs w:val="22"/>
        </w:rPr>
        <w:t xml:space="preserve"> </w:t>
      </w:r>
      <w:r w:rsidRPr="4205C0AA">
        <w:rPr>
          <w:rFonts w:ascii="Times New Roman" w:eastAsia="Times New Roman" w:hAnsi="Times New Roman" w:cs="Times New Roman"/>
          <w:sz w:val="22"/>
          <w:szCs w:val="22"/>
        </w:rPr>
        <w:t>years of</w:t>
      </w:r>
      <w:r w:rsidR="004379C7" w:rsidRPr="4205C0AA">
        <w:rPr>
          <w:rFonts w:ascii="Times New Roman" w:eastAsia="Times New Roman" w:hAnsi="Times New Roman" w:cs="Times New Roman"/>
          <w:sz w:val="22"/>
          <w:szCs w:val="22"/>
        </w:rPr>
        <w:t xml:space="preserve"> </w:t>
      </w:r>
      <w:r w:rsidRPr="4205C0AA">
        <w:rPr>
          <w:rFonts w:ascii="Times New Roman" w:eastAsia="Times New Roman" w:hAnsi="Times New Roman" w:cs="Times New Roman"/>
          <w:sz w:val="22"/>
          <w:szCs w:val="22"/>
        </w:rPr>
        <w:t>s</w:t>
      </w:r>
      <w:r w:rsidR="00E15913" w:rsidRPr="4205C0AA">
        <w:rPr>
          <w:rFonts w:ascii="Times New Roman" w:eastAsia="Times New Roman" w:hAnsi="Times New Roman" w:cs="Times New Roman"/>
          <w:sz w:val="22"/>
          <w:szCs w:val="22"/>
        </w:rPr>
        <w:t>torage life</w:t>
      </w:r>
      <w:r w:rsidR="7884CC6E" w:rsidRPr="4205C0AA">
        <w:rPr>
          <w:rFonts w:ascii="Times New Roman" w:eastAsia="Times New Roman" w:hAnsi="Times New Roman" w:cs="Times New Roman"/>
          <w:sz w:val="22"/>
          <w:szCs w:val="22"/>
        </w:rPr>
        <w:t>.</w:t>
      </w:r>
    </w:p>
    <w:p w14:paraId="29C94D9B" w14:textId="77777777" w:rsidR="00732EDF" w:rsidRPr="00B72C4B" w:rsidRDefault="00732EDF" w:rsidP="00840592">
      <w:pPr>
        <w:pStyle w:val="PlainText"/>
        <w:rPr>
          <w:del w:id="248" w:author="Grossmann, Matthew J CTR USARMY CPE CL (USA)" w:date="2026-04-03T10:02:00Z" w16du:dateUtc="2026-04-03T14:02:00Z"/>
          <w:rFonts w:ascii="Times New Roman" w:hAnsi="Times New Roman" w:cs="Times New Roman"/>
          <w:sz w:val="22"/>
          <w:szCs w:val="22"/>
        </w:rPr>
      </w:pPr>
    </w:p>
    <w:p w14:paraId="2AB2FD7D" w14:textId="77777777" w:rsidR="3FC74C20" w:rsidRDefault="3FC74C20" w:rsidP="2B70D163">
      <w:pPr>
        <w:pStyle w:val="PlainText"/>
        <w:rPr>
          <w:del w:id="249" w:author="Grossmann, Matthew J CTR USARMY CPE CL (USA)" w:date="2026-04-03T10:02:00Z" w16du:dateUtc="2026-04-03T14:02:00Z"/>
          <w:rFonts w:ascii="Times New Roman" w:hAnsi="Times New Roman" w:cs="Times New Roman"/>
          <w:sz w:val="22"/>
          <w:szCs w:val="22"/>
        </w:rPr>
      </w:pPr>
      <w:del w:id="250" w:author="Grossmann, Matthew J CTR USARMY CPE CL (USA)" w:date="2026-04-03T10:02:00Z" w16du:dateUtc="2026-04-03T14:02:00Z">
        <w:r w:rsidRPr="2B70D163">
          <w:rPr>
            <w:rFonts w:ascii="Times New Roman" w:hAnsi="Times New Roman" w:cs="Times New Roman"/>
            <w:sz w:val="22"/>
            <w:szCs w:val="22"/>
          </w:rPr>
          <w:delText>The 5-man Team AS shall meet the following:</w:delText>
        </w:r>
      </w:del>
    </w:p>
    <w:p w14:paraId="2FB37782" w14:textId="77777777" w:rsidR="3FC74C20" w:rsidRDefault="4E884A4F" w:rsidP="2B70D163">
      <w:pPr>
        <w:pStyle w:val="PlainText"/>
        <w:numPr>
          <w:ilvl w:val="0"/>
          <w:numId w:val="21"/>
        </w:numPr>
        <w:rPr>
          <w:del w:id="251" w:author="Grossmann, Matthew J CTR USARMY CPE CL (USA)" w:date="2026-04-03T10:02:00Z" w16du:dateUtc="2026-04-03T14:02:00Z"/>
          <w:rFonts w:ascii="Times New Roman" w:hAnsi="Times New Roman" w:cs="Times New Roman"/>
          <w:sz w:val="22"/>
          <w:szCs w:val="22"/>
        </w:rPr>
      </w:pPr>
      <w:del w:id="252" w:author="Grossmann, Matthew J CTR USARMY CPE CL (USA)" w:date="2026-04-03T10:02:00Z" w16du:dateUtc="2026-04-03T14:02:00Z">
        <w:r w:rsidRPr="12F83E9A">
          <w:rPr>
            <w:rFonts w:ascii="Times New Roman" w:hAnsi="Times New Roman" w:cs="Times New Roman"/>
            <w:sz w:val="22"/>
            <w:szCs w:val="22"/>
          </w:rPr>
          <w:delText xml:space="preserve">Total shelter system weight not exceeding </w:delText>
        </w:r>
        <w:r w:rsidR="6EF5EDBE" w:rsidRPr="12F83E9A">
          <w:rPr>
            <w:rFonts w:ascii="Times New Roman" w:hAnsi="Times New Roman" w:cs="Times New Roman"/>
            <w:sz w:val="22"/>
            <w:szCs w:val="22"/>
          </w:rPr>
          <w:delText>60</w:delText>
        </w:r>
        <w:r w:rsidRPr="12F83E9A">
          <w:rPr>
            <w:rFonts w:ascii="Times New Roman" w:hAnsi="Times New Roman" w:cs="Times New Roman"/>
            <w:sz w:val="22"/>
            <w:szCs w:val="22"/>
          </w:rPr>
          <w:delText xml:space="preserve"> lbs.</w:delText>
        </w:r>
      </w:del>
    </w:p>
    <w:p w14:paraId="12FC7A90" w14:textId="77777777" w:rsidR="2B70D163" w:rsidRDefault="2B70D163" w:rsidP="2B70D163">
      <w:pPr>
        <w:pStyle w:val="PlainText"/>
        <w:rPr>
          <w:del w:id="253" w:author="Grossmann, Matthew J CTR USARMY CPE CL (USA)" w:date="2026-04-03T10:02:00Z" w16du:dateUtc="2026-04-03T14:02:00Z"/>
          <w:rFonts w:ascii="Times New Roman" w:hAnsi="Times New Roman" w:cs="Times New Roman"/>
          <w:sz w:val="22"/>
          <w:szCs w:val="22"/>
        </w:rPr>
      </w:pPr>
    </w:p>
    <w:p w14:paraId="7AF6B2F6" w14:textId="77777777" w:rsidR="3FC74C20" w:rsidRDefault="3FC74C20" w:rsidP="2B70D163">
      <w:pPr>
        <w:pStyle w:val="PlainText"/>
        <w:rPr>
          <w:del w:id="254" w:author="Grossmann, Matthew J CTR USARMY CPE CL (USA)" w:date="2026-04-03T10:02:00Z" w16du:dateUtc="2026-04-03T14:02:00Z"/>
          <w:rFonts w:ascii="Times New Roman" w:hAnsi="Times New Roman" w:cs="Times New Roman"/>
          <w:sz w:val="22"/>
          <w:szCs w:val="22"/>
        </w:rPr>
      </w:pPr>
      <w:del w:id="255" w:author="Grossmann, Matthew J CTR USARMY CPE CL (USA)" w:date="2026-04-03T10:02:00Z" w16du:dateUtc="2026-04-03T14:02:00Z">
        <w:r w:rsidRPr="2B70D163">
          <w:rPr>
            <w:rFonts w:ascii="Times New Roman" w:hAnsi="Times New Roman" w:cs="Times New Roman"/>
            <w:sz w:val="22"/>
            <w:szCs w:val="22"/>
          </w:rPr>
          <w:delText>The 10-man Squad AS shall meet the following:</w:delText>
        </w:r>
      </w:del>
    </w:p>
    <w:p w14:paraId="653C8099" w14:textId="77777777" w:rsidR="3FC74C20" w:rsidRDefault="4E884A4F" w:rsidP="2B70D163">
      <w:pPr>
        <w:pStyle w:val="PlainText"/>
        <w:numPr>
          <w:ilvl w:val="0"/>
          <w:numId w:val="20"/>
        </w:numPr>
        <w:rPr>
          <w:del w:id="256" w:author="Grossmann, Matthew J CTR USARMY CPE CL (USA)" w:date="2026-04-03T10:02:00Z" w16du:dateUtc="2026-04-03T14:02:00Z"/>
          <w:rFonts w:ascii="Times New Roman" w:hAnsi="Times New Roman" w:cs="Times New Roman"/>
          <w:sz w:val="22"/>
          <w:szCs w:val="22"/>
        </w:rPr>
      </w:pPr>
      <w:del w:id="257" w:author="Grossmann, Matthew J CTR USARMY CPE CL (USA)" w:date="2026-04-03T10:02:00Z" w16du:dateUtc="2026-04-03T14:02:00Z">
        <w:r w:rsidRPr="12F83E9A">
          <w:rPr>
            <w:rFonts w:ascii="Times New Roman" w:hAnsi="Times New Roman" w:cs="Times New Roman"/>
            <w:sz w:val="22"/>
            <w:szCs w:val="22"/>
          </w:rPr>
          <w:delText>Total shelter system weight not exceeding 1</w:delText>
        </w:r>
        <w:r w:rsidR="432AD77C" w:rsidRPr="12F83E9A">
          <w:rPr>
            <w:rFonts w:ascii="Times New Roman" w:hAnsi="Times New Roman" w:cs="Times New Roman"/>
            <w:sz w:val="22"/>
            <w:szCs w:val="22"/>
          </w:rPr>
          <w:delText>00</w:delText>
        </w:r>
        <w:r w:rsidRPr="12F83E9A">
          <w:rPr>
            <w:rFonts w:ascii="Times New Roman" w:hAnsi="Times New Roman" w:cs="Times New Roman"/>
            <w:sz w:val="22"/>
            <w:szCs w:val="22"/>
          </w:rPr>
          <w:delText xml:space="preserve"> lbs.</w:delText>
        </w:r>
      </w:del>
    </w:p>
    <w:p w14:paraId="5D1E69E3" w14:textId="77777777" w:rsidR="2B70D163" w:rsidRDefault="2B70D163" w:rsidP="2B70D163">
      <w:pPr>
        <w:pStyle w:val="PlainText"/>
        <w:rPr>
          <w:del w:id="258" w:author="Grossmann, Matthew J CTR USARMY CPE CL (USA)" w:date="2026-04-03T10:02:00Z" w16du:dateUtc="2026-04-03T14:02:00Z"/>
          <w:rFonts w:ascii="Times New Roman" w:hAnsi="Times New Roman" w:cs="Times New Roman"/>
          <w:sz w:val="22"/>
          <w:szCs w:val="22"/>
        </w:rPr>
      </w:pPr>
    </w:p>
    <w:p w14:paraId="72D1106A" w14:textId="77777777" w:rsidR="3FC74C20" w:rsidRDefault="3FC74C20" w:rsidP="2B70D163">
      <w:pPr>
        <w:pStyle w:val="PlainText"/>
        <w:rPr>
          <w:del w:id="259" w:author="Grossmann, Matthew J CTR USARMY CPE CL (USA)" w:date="2026-04-03T10:02:00Z" w16du:dateUtc="2026-04-03T14:02:00Z"/>
          <w:rFonts w:ascii="Times New Roman" w:hAnsi="Times New Roman" w:cs="Times New Roman"/>
          <w:sz w:val="22"/>
          <w:szCs w:val="22"/>
        </w:rPr>
      </w:pPr>
      <w:del w:id="260" w:author="Grossmann, Matthew J CTR USARMY CPE CL (USA)" w:date="2026-04-03T10:02:00Z" w16du:dateUtc="2026-04-03T14:02:00Z">
        <w:r w:rsidRPr="2B70D163">
          <w:rPr>
            <w:rFonts w:ascii="Times New Roman" w:hAnsi="Times New Roman" w:cs="Times New Roman"/>
            <w:sz w:val="22"/>
            <w:szCs w:val="22"/>
          </w:rPr>
          <w:delText>Respondents shall address a solution for both 5-man Team and 10-man Squad AS.</w:delText>
        </w:r>
      </w:del>
    </w:p>
    <w:p w14:paraId="596FA260" w14:textId="77777777" w:rsidR="2B70D163" w:rsidRDefault="2B70D163" w:rsidP="2B70D163">
      <w:pPr>
        <w:pStyle w:val="PlainText"/>
        <w:rPr>
          <w:del w:id="261" w:author="Grossmann, Matthew J CTR USARMY CPE CL (USA)" w:date="2026-04-03T10:02:00Z" w16du:dateUtc="2026-04-03T14:02:00Z"/>
          <w:rFonts w:ascii="Times New Roman" w:eastAsia="Times New Roman" w:hAnsi="Times New Roman" w:cs="Times New Roman"/>
          <w:sz w:val="22"/>
          <w:szCs w:val="22"/>
        </w:rPr>
      </w:pPr>
    </w:p>
    <w:p w14:paraId="46AFBB9E" w14:textId="23530D34" w:rsidR="008B406D" w:rsidRPr="003A6A5F" w:rsidRDefault="008B406D" w:rsidP="003A6A5F">
      <w:pPr>
        <w:pStyle w:val="PlainText"/>
        <w:numPr>
          <w:ilvl w:val="0"/>
          <w:numId w:val="18"/>
        </w:numPr>
        <w:rPr>
          <w:ins w:id="262" w:author="Grossmann, Matthew J CTR USARMY CPE CL (USA)" w:date="2026-04-03T10:02:00Z" w16du:dateUtc="2026-04-03T14:02:00Z"/>
          <w:rFonts w:ascii="Times New Roman" w:eastAsia="Times New Roman" w:hAnsi="Times New Roman" w:cs="Times New Roman"/>
          <w:sz w:val="22"/>
          <w:szCs w:val="22"/>
        </w:rPr>
      </w:pPr>
      <w:ins w:id="263" w:author="Grossmann, Matthew J CTR USARMY CPE CL (USA)" w:date="2026-04-03T10:02:00Z" w16du:dateUtc="2026-04-03T14:02:00Z">
        <w:r w:rsidRPr="4205C0AA">
          <w:rPr>
            <w:rFonts w:ascii="Times New Roman" w:eastAsia="Times New Roman" w:hAnsi="Times New Roman" w:cs="Times New Roman"/>
            <w:sz w:val="22"/>
            <w:szCs w:val="22"/>
          </w:rPr>
          <w:t xml:space="preserve">Shall be </w:t>
        </w:r>
        <w:r w:rsidR="00B479C3" w:rsidRPr="4205C0AA">
          <w:rPr>
            <w:rFonts w:ascii="Times New Roman" w:eastAsia="Times New Roman" w:hAnsi="Times New Roman" w:cs="Times New Roman"/>
            <w:sz w:val="22"/>
            <w:szCs w:val="22"/>
          </w:rPr>
          <w:t xml:space="preserve">of subdued color that blends in with arctic environments and does not </w:t>
        </w:r>
        <w:r w:rsidR="4C28FB85" w:rsidRPr="4205C0AA">
          <w:rPr>
            <w:rFonts w:ascii="Times New Roman" w:eastAsia="Times New Roman" w:hAnsi="Times New Roman" w:cs="Times New Roman"/>
            <w:sz w:val="22"/>
            <w:szCs w:val="22"/>
          </w:rPr>
          <w:t>produce</w:t>
        </w:r>
        <w:r w:rsidR="002229AB" w:rsidRPr="4205C0AA">
          <w:rPr>
            <w:rFonts w:ascii="Times New Roman" w:eastAsia="Times New Roman" w:hAnsi="Times New Roman" w:cs="Times New Roman"/>
            <w:sz w:val="22"/>
            <w:szCs w:val="22"/>
          </w:rPr>
          <w:t xml:space="preserve"> a large signature</w:t>
        </w:r>
        <w:r w:rsidR="7884CC6E" w:rsidRPr="4205C0AA">
          <w:rPr>
            <w:rFonts w:ascii="Times New Roman" w:eastAsia="Times New Roman" w:hAnsi="Times New Roman" w:cs="Times New Roman"/>
            <w:sz w:val="22"/>
            <w:szCs w:val="22"/>
          </w:rPr>
          <w:t>.</w:t>
        </w:r>
      </w:ins>
    </w:p>
    <w:p w14:paraId="08C8FD4F" w14:textId="51105B3D" w:rsidR="02B971EA" w:rsidRDefault="02B971EA">
      <w:pPr>
        <w:pStyle w:val="PlainText"/>
        <w:numPr>
          <w:ilvl w:val="0"/>
          <w:numId w:val="18"/>
        </w:numPr>
        <w:rPr>
          <w:moveTo w:id="264" w:author="Grossmann, Matthew J CTR USARMY CPE CL (USA)" w:date="2026-04-03T10:02:00Z" w16du:dateUtc="2026-04-03T14:02:00Z"/>
          <w:rFonts w:ascii="Times New Roman" w:eastAsia="Times New Roman" w:hAnsi="Times New Roman" w:cs="Times New Roman"/>
          <w:sz w:val="22"/>
          <w:szCs w:val="22"/>
        </w:rPr>
        <w:pPrChange w:id="265" w:author="Grossmann, Matthew J CTR USARMY CPE CL (USA)" w:date="2026-04-03T10:02:00Z" w16du:dateUtc="2026-04-03T14:02:00Z">
          <w:pPr>
            <w:pStyle w:val="PlainText"/>
            <w:numPr>
              <w:numId w:val="17"/>
            </w:numPr>
            <w:ind w:left="720" w:hanging="360"/>
          </w:pPr>
        </w:pPrChange>
      </w:pPr>
      <w:moveToRangeStart w:id="266" w:author="Grossmann, Matthew J CTR USARMY CPE CL (USA)" w:date="2026-04-03T10:02:00Z" w:name="move226102975"/>
      <w:moveTo w:id="267" w:author="Grossmann, Matthew J CTR USARMY CPE CL (USA)" w:date="2026-04-03T10:02:00Z" w16du:dateUtc="2026-04-03T14:02:00Z">
        <w:r w:rsidRPr="4205C0AA">
          <w:rPr>
            <w:rFonts w:ascii="Times New Roman" w:eastAsia="Times New Roman" w:hAnsi="Times New Roman" w:cs="Times New Roman"/>
            <w:sz w:val="22"/>
            <w:szCs w:val="22"/>
          </w:rPr>
          <w:t>Capable of operating for a continuous 72-hour mission</w:t>
        </w:r>
        <w:r w:rsidR="3C5BEE0B" w:rsidRPr="4205C0AA">
          <w:rPr>
            <w:rFonts w:ascii="Times New Roman" w:eastAsia="Times New Roman" w:hAnsi="Times New Roman" w:cs="Times New Roman"/>
            <w:sz w:val="22"/>
            <w:szCs w:val="22"/>
          </w:rPr>
          <w:t>.</w:t>
        </w:r>
      </w:moveTo>
    </w:p>
    <w:moveToRangeEnd w:id="266"/>
    <w:p w14:paraId="136137D6" w14:textId="310641B6" w:rsidR="00840592" w:rsidRPr="00B72C4B" w:rsidRDefault="00840592" w:rsidP="00071BBC">
      <w:pPr>
        <w:spacing w:after="0"/>
        <w:rPr>
          <w:ins w:id="268" w:author="Grossmann, Matthew J CTR USARMY CPE CL (USA)" w:date="2026-04-03T10:02:00Z" w16du:dateUtc="2026-04-03T14:02:00Z"/>
          <w:rFonts w:ascii="Times New Roman" w:eastAsia="Times New Roman" w:hAnsi="Times New Roman" w:cs="Times New Roman"/>
          <w:sz w:val="22"/>
          <w:szCs w:val="22"/>
        </w:rPr>
      </w:pPr>
    </w:p>
    <w:p w14:paraId="136137D7" w14:textId="34B771E6" w:rsidR="00840592" w:rsidRPr="00B72C4B" w:rsidRDefault="00840592">
      <w:pPr>
        <w:pStyle w:val="PlainText"/>
        <w:rPr>
          <w:rFonts w:ascii="Times New Roman" w:hAnsi="Times New Roman" w:cs="Times New Roman"/>
          <w:sz w:val="22"/>
          <w:szCs w:val="22"/>
        </w:rPr>
        <w:pPrChange w:id="269" w:author="Grossmann, Matthew J CTR USARMY CPE CL (USA)" w:date="2026-04-03T10:02:00Z" w16du:dateUtc="2026-04-03T14:02:00Z">
          <w:pPr>
            <w:spacing w:after="0"/>
          </w:pPr>
        </w:pPrChange>
      </w:pPr>
      <w:r w:rsidRPr="00BA67BF">
        <w:rPr>
          <w:rFonts w:ascii="Times New Roman" w:hAnsi="Times New Roman" w:cs="Times New Roman"/>
          <w:b/>
          <w:bCs/>
          <w:sz w:val="22"/>
          <w:szCs w:val="22"/>
        </w:rPr>
        <w:t>CONTENT AND FORMAT OF PRODUCT DESCRIPTIONS:</w:t>
      </w:r>
      <w:r w:rsidRPr="00B72C4B">
        <w:rPr>
          <w:rFonts w:ascii="Times New Roman" w:hAnsi="Times New Roman" w:cs="Times New Roman"/>
          <w:sz w:val="22"/>
          <w:szCs w:val="22"/>
        </w:rPr>
        <w:t xml:space="preserve"> The electronic copy of responses is to be in </w:t>
      </w:r>
      <w:r w:rsidR="00FC779E" w:rsidRPr="00B72C4B">
        <w:rPr>
          <w:rFonts w:ascii="Times New Roman" w:hAnsi="Times New Roman" w:cs="Times New Roman"/>
          <w:sz w:val="22"/>
          <w:szCs w:val="22"/>
        </w:rPr>
        <w:t>.</w:t>
      </w:r>
      <w:r w:rsidR="00FE0D97" w:rsidRPr="00B72C4B">
        <w:rPr>
          <w:rFonts w:ascii="Times New Roman" w:hAnsi="Times New Roman" w:cs="Times New Roman"/>
          <w:sz w:val="22"/>
          <w:szCs w:val="22"/>
        </w:rPr>
        <w:t xml:space="preserve">PDF or </w:t>
      </w:r>
      <w:r w:rsidR="00FC779E" w:rsidRPr="00B72C4B">
        <w:rPr>
          <w:rFonts w:ascii="Times New Roman" w:hAnsi="Times New Roman" w:cs="Times New Roman"/>
          <w:sz w:val="22"/>
          <w:szCs w:val="22"/>
        </w:rPr>
        <w:t>.DOCX</w:t>
      </w:r>
      <w:r w:rsidRPr="00B72C4B">
        <w:rPr>
          <w:rFonts w:ascii="Times New Roman" w:hAnsi="Times New Roman" w:cs="Times New Roman"/>
          <w:sz w:val="22"/>
          <w:szCs w:val="22"/>
        </w:rPr>
        <w:t xml:space="preserve"> compatible format using </w:t>
      </w:r>
      <w:ins w:id="270" w:author="Grossmann, Matthew J CTR USARMY CPE CL (USA)" w:date="2026-04-03T10:02:00Z" w16du:dateUtc="2026-04-03T14:02:00Z">
        <w:r w:rsidRPr="00B72C4B">
          <w:rPr>
            <w:rFonts w:ascii="Times New Roman" w:hAnsi="Times New Roman" w:cs="Times New Roman"/>
            <w:sz w:val="22"/>
            <w:szCs w:val="22"/>
          </w:rPr>
          <w:t xml:space="preserve">a </w:t>
        </w:r>
      </w:ins>
      <w:r w:rsidRPr="00B72C4B">
        <w:rPr>
          <w:rFonts w:ascii="Times New Roman" w:hAnsi="Times New Roman" w:cs="Times New Roman"/>
          <w:sz w:val="22"/>
          <w:szCs w:val="22"/>
        </w:rPr>
        <w:t xml:space="preserve">size 12 font with </w:t>
      </w:r>
      <w:r w:rsidR="00B47942" w:rsidRPr="00B72C4B">
        <w:rPr>
          <w:rFonts w:ascii="Times New Roman" w:hAnsi="Times New Roman" w:cs="Times New Roman"/>
          <w:sz w:val="22"/>
          <w:szCs w:val="22"/>
        </w:rPr>
        <w:t>one-inch</w:t>
      </w:r>
      <w:r w:rsidRPr="00B72C4B">
        <w:rPr>
          <w:rFonts w:ascii="Times New Roman" w:hAnsi="Times New Roman" w:cs="Times New Roman"/>
          <w:sz w:val="22"/>
          <w:szCs w:val="22"/>
        </w:rPr>
        <w:t xml:space="preserve"> margins. Following a review </w:t>
      </w:r>
      <w:r w:rsidRPr="00B72C4B">
        <w:rPr>
          <w:rFonts w:ascii="Times New Roman" w:hAnsi="Times New Roman" w:cs="Times New Roman"/>
          <w:sz w:val="22"/>
          <w:szCs w:val="22"/>
        </w:rPr>
        <w:lastRenderedPageBreak/>
        <w:t xml:space="preserve">of the responses received, </w:t>
      </w:r>
      <w:proofErr w:type="spellStart"/>
      <w:r w:rsidRPr="00B72C4B">
        <w:rPr>
          <w:rFonts w:ascii="Times New Roman" w:hAnsi="Times New Roman" w:cs="Times New Roman"/>
          <w:sz w:val="22"/>
          <w:szCs w:val="22"/>
        </w:rPr>
        <w:t>P</w:t>
      </w:r>
      <w:r w:rsidR="00193437" w:rsidRPr="00B72C4B">
        <w:rPr>
          <w:rFonts w:ascii="Times New Roman" w:hAnsi="Times New Roman" w:cs="Times New Roman"/>
          <w:sz w:val="22"/>
          <w:szCs w:val="22"/>
        </w:rPr>
        <w:t>d</w:t>
      </w:r>
      <w:r w:rsidRPr="00B72C4B">
        <w:rPr>
          <w:rFonts w:ascii="Times New Roman" w:hAnsi="Times New Roman" w:cs="Times New Roman"/>
          <w:sz w:val="22"/>
          <w:szCs w:val="22"/>
        </w:rPr>
        <w:t>M</w:t>
      </w:r>
      <w:proofErr w:type="spellEnd"/>
      <w:r w:rsidRPr="00B72C4B">
        <w:rPr>
          <w:rFonts w:ascii="Times New Roman" w:hAnsi="Times New Roman" w:cs="Times New Roman"/>
          <w:sz w:val="22"/>
          <w:szCs w:val="22"/>
        </w:rPr>
        <w:t xml:space="preserve"> FSS may elect to request additional information, to gain additional information about their proposed solution(s). </w:t>
      </w:r>
    </w:p>
    <w:p w14:paraId="136137D8" w14:textId="77777777" w:rsidR="00840592" w:rsidRPr="00B72C4B" w:rsidRDefault="00840592" w:rsidP="00840592">
      <w:pPr>
        <w:spacing w:after="0"/>
        <w:rPr>
          <w:rFonts w:ascii="Times New Roman" w:eastAsia="Times New Roman" w:hAnsi="Times New Roman" w:cs="Times New Roman"/>
          <w:sz w:val="22"/>
          <w:szCs w:val="22"/>
        </w:rPr>
      </w:pPr>
    </w:p>
    <w:p w14:paraId="136137D9" w14:textId="4613038F" w:rsidR="00840592" w:rsidRPr="00B72C4B" w:rsidRDefault="00F635B5" w:rsidP="00840592">
      <w:pPr>
        <w:pStyle w:val="Title"/>
        <w:jc w:val="left"/>
        <w:rPr>
          <w:b w:val="0"/>
          <w:sz w:val="22"/>
          <w:szCs w:val="22"/>
        </w:rPr>
      </w:pPr>
      <w:r w:rsidRPr="00C9522C">
        <w:rPr>
          <w:bCs w:val="0"/>
          <w:sz w:val="22"/>
          <w:szCs w:val="22"/>
        </w:rPr>
        <w:t>SUBMISSION</w:t>
      </w:r>
      <w:r w:rsidRPr="00C9522C">
        <w:rPr>
          <w:sz w:val="22"/>
          <w:rPrChange w:id="271" w:author="Grossmann, Matthew J CTR USARMY CPE CL (USA)" w:date="2026-04-03T10:02:00Z" w16du:dateUtc="2026-04-03T14:02:00Z">
            <w:rPr>
              <w:b w:val="0"/>
              <w:sz w:val="22"/>
            </w:rPr>
          </w:rPrChange>
        </w:rPr>
        <w:t xml:space="preserve"> </w:t>
      </w:r>
      <w:r w:rsidRPr="00B72C4B">
        <w:rPr>
          <w:b w:val="0"/>
          <w:sz w:val="22"/>
          <w:szCs w:val="22"/>
        </w:rPr>
        <w:t>–</w:t>
      </w:r>
      <w:r w:rsidR="00840592" w:rsidRPr="00B72C4B">
        <w:rPr>
          <w:b w:val="0"/>
          <w:sz w:val="22"/>
          <w:szCs w:val="22"/>
        </w:rPr>
        <w:t xml:space="preserve"> should include:</w:t>
      </w:r>
    </w:p>
    <w:p w14:paraId="0FFF3C02" w14:textId="6FD3EB46" w:rsidR="00D55951" w:rsidRPr="00B72C4B" w:rsidRDefault="001E3E24" w:rsidP="00071BBC">
      <w:pPr>
        <w:spacing w:after="190"/>
        <w:rPr>
          <w:rFonts w:ascii="Times New Roman" w:hAnsi="Times New Roman" w:cs="Times New Roman"/>
          <w:sz w:val="22"/>
          <w:szCs w:val="22"/>
        </w:rPr>
      </w:pPr>
      <w:r w:rsidRPr="33229EDF">
        <w:rPr>
          <w:rFonts w:ascii="Times New Roman" w:hAnsi="Times New Roman" w:cs="Times New Roman"/>
          <w:sz w:val="22"/>
          <w:szCs w:val="22"/>
        </w:rPr>
        <w:t xml:space="preserve">The intent of </w:t>
      </w:r>
      <w:r w:rsidR="00892BDE" w:rsidRPr="33229EDF">
        <w:rPr>
          <w:rFonts w:ascii="Times New Roman" w:hAnsi="Times New Roman" w:cs="Times New Roman"/>
          <w:sz w:val="22"/>
          <w:szCs w:val="22"/>
        </w:rPr>
        <w:t xml:space="preserve">the </w:t>
      </w:r>
      <w:r w:rsidR="007D3155" w:rsidRPr="33229EDF">
        <w:rPr>
          <w:rFonts w:ascii="Times New Roman" w:hAnsi="Times New Roman" w:cs="Times New Roman"/>
          <w:sz w:val="22"/>
          <w:szCs w:val="22"/>
        </w:rPr>
        <w:t xml:space="preserve">product </w:t>
      </w:r>
      <w:r w:rsidRPr="33229EDF">
        <w:rPr>
          <w:rFonts w:ascii="Times New Roman" w:hAnsi="Times New Roman" w:cs="Times New Roman"/>
          <w:sz w:val="22"/>
          <w:szCs w:val="22"/>
        </w:rPr>
        <w:t>synopsis is to identify systems/technologies that have already been shown to meet many of the performance requirements listed above and could be demonstrated</w:t>
      </w:r>
      <w:r w:rsidR="00892BDE" w:rsidRPr="33229EDF">
        <w:rPr>
          <w:rFonts w:ascii="Times New Roman" w:hAnsi="Times New Roman" w:cs="Times New Roman"/>
          <w:sz w:val="22"/>
          <w:szCs w:val="22"/>
        </w:rPr>
        <w:t>.</w:t>
      </w:r>
      <w:r w:rsidR="000178F3" w:rsidRPr="33229EDF">
        <w:rPr>
          <w:rFonts w:ascii="Times New Roman" w:hAnsi="Times New Roman" w:cs="Times New Roman"/>
          <w:sz w:val="22"/>
          <w:szCs w:val="22"/>
        </w:rPr>
        <w:t xml:space="preserve"> </w:t>
      </w:r>
      <w:r w:rsidR="00D55951" w:rsidRPr="33229EDF">
        <w:rPr>
          <w:rFonts w:ascii="Times New Roman" w:hAnsi="Times New Roman" w:cs="Times New Roman"/>
          <w:sz w:val="22"/>
          <w:szCs w:val="22"/>
        </w:rPr>
        <w:t xml:space="preserve">To respond to this RFI, please complete </w:t>
      </w:r>
      <w:r w:rsidR="6FD504B1" w:rsidRPr="33229EDF">
        <w:rPr>
          <w:rFonts w:ascii="Times New Roman" w:hAnsi="Times New Roman" w:cs="Times New Roman"/>
          <w:sz w:val="22"/>
          <w:szCs w:val="22"/>
        </w:rPr>
        <w:t xml:space="preserve">a white paper addressing the below </w:t>
      </w:r>
      <w:r w:rsidR="00D55951" w:rsidRPr="33229EDF">
        <w:rPr>
          <w:rFonts w:ascii="Times New Roman" w:hAnsi="Times New Roman" w:cs="Times New Roman"/>
          <w:sz w:val="22"/>
          <w:szCs w:val="22"/>
        </w:rPr>
        <w:t xml:space="preserve">listed </w:t>
      </w:r>
      <w:r w:rsidR="00154868" w:rsidRPr="33229EDF">
        <w:rPr>
          <w:rFonts w:ascii="Times New Roman" w:hAnsi="Times New Roman" w:cs="Times New Roman"/>
          <w:sz w:val="22"/>
          <w:szCs w:val="22"/>
        </w:rPr>
        <w:t>information of interest</w:t>
      </w:r>
      <w:r w:rsidR="00D55951" w:rsidRPr="33229EDF">
        <w:rPr>
          <w:rFonts w:ascii="Times New Roman" w:hAnsi="Times New Roman" w:cs="Times New Roman"/>
          <w:sz w:val="22"/>
          <w:szCs w:val="22"/>
        </w:rPr>
        <w:t xml:space="preserve">, NOT TO EXCEED </w:t>
      </w:r>
      <w:r w:rsidR="00077047" w:rsidRPr="33229EDF">
        <w:rPr>
          <w:rFonts w:ascii="Times New Roman" w:hAnsi="Times New Roman" w:cs="Times New Roman"/>
          <w:sz w:val="22"/>
          <w:szCs w:val="22"/>
        </w:rPr>
        <w:t>1</w:t>
      </w:r>
      <w:r w:rsidR="44947F44" w:rsidRPr="33229EDF">
        <w:rPr>
          <w:rFonts w:ascii="Times New Roman" w:hAnsi="Times New Roman" w:cs="Times New Roman"/>
          <w:sz w:val="22"/>
          <w:szCs w:val="22"/>
        </w:rPr>
        <w:t>0</w:t>
      </w:r>
      <w:r w:rsidR="00D55951" w:rsidRPr="33229EDF">
        <w:rPr>
          <w:rFonts w:ascii="Times New Roman" w:hAnsi="Times New Roman" w:cs="Times New Roman"/>
          <w:sz w:val="22"/>
          <w:szCs w:val="22"/>
        </w:rPr>
        <w:t xml:space="preserve"> PAGES, with additional pertinent information.</w:t>
      </w:r>
      <w:del w:id="272" w:author="Grossmann, Matthew J CTR USARMY CPE CL (USA)" w:date="2026-04-03T10:02:00Z" w16du:dateUtc="2026-04-03T14:02:00Z">
        <w:r w:rsidR="00D55951" w:rsidRPr="05F0B832">
          <w:rPr>
            <w:rFonts w:ascii="Times New Roman" w:hAnsi="Times New Roman" w:cs="Times New Roman"/>
            <w:sz w:val="22"/>
            <w:szCs w:val="22"/>
          </w:rPr>
          <w:delText xml:space="preserve"> </w:delText>
        </w:r>
      </w:del>
    </w:p>
    <w:p w14:paraId="4DADCCE0" w14:textId="2FF5C2B5" w:rsidR="00D55951" w:rsidRPr="00B72C4B" w:rsidRDefault="006818F8" w:rsidP="00D55951">
      <w:pPr>
        <w:spacing w:after="187"/>
        <w:rPr>
          <w:rFonts w:ascii="Times New Roman" w:hAnsi="Times New Roman" w:cs="Times New Roman"/>
          <w:sz w:val="22"/>
          <w:szCs w:val="22"/>
          <w:highlight w:val="magenta"/>
        </w:rPr>
      </w:pPr>
      <w:r>
        <w:rPr>
          <w:rFonts w:ascii="Times New Roman" w:hAnsi="Times New Roman" w:cs="Times New Roman"/>
          <w:sz w:val="22"/>
          <w:szCs w:val="22"/>
        </w:rPr>
        <w:t xml:space="preserve">Do </w:t>
      </w:r>
      <w:r w:rsidR="00D55951" w:rsidRPr="00B72C4B">
        <w:rPr>
          <w:rFonts w:ascii="Times New Roman" w:hAnsi="Times New Roman" w:cs="Times New Roman"/>
          <w:sz w:val="22"/>
          <w:szCs w:val="22"/>
        </w:rPr>
        <w:t xml:space="preserve">not attach marketing brochures, test reports, or other extraneous materials to your </w:t>
      </w:r>
      <w:r w:rsidR="00E13A1B" w:rsidRPr="00B72C4B">
        <w:rPr>
          <w:rFonts w:ascii="Times New Roman" w:hAnsi="Times New Roman" w:cs="Times New Roman"/>
          <w:sz w:val="22"/>
          <w:szCs w:val="22"/>
        </w:rPr>
        <w:t>su</w:t>
      </w:r>
      <w:r w:rsidR="0070122A" w:rsidRPr="00B72C4B">
        <w:rPr>
          <w:rFonts w:ascii="Times New Roman" w:hAnsi="Times New Roman" w:cs="Times New Roman"/>
          <w:sz w:val="22"/>
          <w:szCs w:val="22"/>
        </w:rPr>
        <w:t>bmission</w:t>
      </w:r>
      <w:r w:rsidR="00D55951" w:rsidRPr="00B72C4B">
        <w:rPr>
          <w:rFonts w:ascii="Times New Roman" w:hAnsi="Times New Roman" w:cs="Times New Roman"/>
          <w:sz w:val="22"/>
          <w:szCs w:val="22"/>
        </w:rPr>
        <w:t xml:space="preserve"> as they will not be reviewed</w:t>
      </w:r>
      <w:r>
        <w:rPr>
          <w:rFonts w:ascii="Times New Roman" w:hAnsi="Times New Roman" w:cs="Times New Roman"/>
          <w:sz w:val="22"/>
          <w:szCs w:val="22"/>
        </w:rPr>
        <w:t xml:space="preserve"> nor will they be considered as part of the evaluation.</w:t>
      </w:r>
      <w:del w:id="273" w:author="Grossmann, Matthew J CTR USARMY CPE CL (USA)" w:date="2026-04-03T10:02:00Z" w16du:dateUtc="2026-04-03T14:02:00Z">
        <w:r w:rsidR="00D55951" w:rsidRPr="00B72C4B">
          <w:rPr>
            <w:rFonts w:ascii="Times New Roman" w:hAnsi="Times New Roman" w:cs="Times New Roman"/>
            <w:sz w:val="22"/>
            <w:szCs w:val="22"/>
          </w:rPr>
          <w:delText xml:space="preserve"> </w:delText>
        </w:r>
      </w:del>
    </w:p>
    <w:p w14:paraId="3C6C4CE5" w14:textId="023B7159" w:rsidR="007E4B5E" w:rsidRPr="00B72C4B" w:rsidRDefault="007E4B5E" w:rsidP="0070122A">
      <w:pPr>
        <w:spacing w:after="10" w:line="249" w:lineRule="auto"/>
        <w:rPr>
          <w:rFonts w:ascii="Times New Roman" w:hAnsi="Times New Roman" w:cs="Times New Roman"/>
          <w:sz w:val="22"/>
          <w:szCs w:val="22"/>
        </w:rPr>
      </w:pPr>
      <w:r w:rsidRPr="00B72C4B">
        <w:rPr>
          <w:rFonts w:ascii="Times New Roman" w:eastAsia="Times New Roman" w:hAnsi="Times New Roman" w:cs="Times New Roman"/>
          <w:b/>
          <w:sz w:val="22"/>
          <w:szCs w:val="22"/>
        </w:rPr>
        <w:t>INFORMATION OF INTEREST</w:t>
      </w:r>
      <w:del w:id="274" w:author="Grossmann, Matthew J CTR USARMY CPE CL (USA)" w:date="2026-04-03T10:02:00Z" w16du:dateUtc="2026-04-03T14:02:00Z">
        <w:r w:rsidRPr="00B72C4B">
          <w:rPr>
            <w:rFonts w:ascii="Times New Roman" w:eastAsia="Times New Roman" w:hAnsi="Times New Roman" w:cs="Times New Roman"/>
            <w:b/>
            <w:sz w:val="22"/>
            <w:szCs w:val="22"/>
          </w:rPr>
          <w:delText xml:space="preserve"> </w:delText>
        </w:r>
      </w:del>
    </w:p>
    <w:p w14:paraId="21CEBC8B" w14:textId="77777777" w:rsidR="007E4B5E" w:rsidRPr="00B72C4B" w:rsidRDefault="007E4B5E" w:rsidP="007E4B5E">
      <w:pPr>
        <w:spacing w:after="0" w:line="259" w:lineRule="auto"/>
        <w:rPr>
          <w:rFonts w:ascii="Times New Roman" w:hAnsi="Times New Roman" w:cs="Times New Roman"/>
          <w:sz w:val="22"/>
          <w:szCs w:val="22"/>
        </w:rPr>
      </w:pPr>
      <w:r w:rsidRPr="00B72C4B">
        <w:rPr>
          <w:rFonts w:ascii="Times New Roman" w:hAnsi="Times New Roman" w:cs="Times New Roman"/>
          <w:sz w:val="22"/>
          <w:szCs w:val="22"/>
        </w:rPr>
        <w:t xml:space="preserve"> </w:t>
      </w:r>
    </w:p>
    <w:p w14:paraId="1323E1B0" w14:textId="45011E80" w:rsidR="007E4B5E" w:rsidRPr="00B72C4B" w:rsidRDefault="007E4B5E" w:rsidP="007E4B5E">
      <w:pPr>
        <w:rPr>
          <w:rFonts w:ascii="Times New Roman" w:hAnsi="Times New Roman" w:cs="Times New Roman"/>
          <w:sz w:val="22"/>
          <w:szCs w:val="22"/>
        </w:rPr>
      </w:pPr>
      <w:r w:rsidRPr="33229EDF">
        <w:rPr>
          <w:rFonts w:ascii="Times New Roman" w:hAnsi="Times New Roman" w:cs="Times New Roman"/>
          <w:sz w:val="22"/>
          <w:szCs w:val="22"/>
        </w:rPr>
        <w:t xml:space="preserve">The US Army seeks Commercial-Off–The-Shelf (COTS) or emerging technologies of Technology Readiness Level </w:t>
      </w:r>
      <w:ins w:id="275" w:author="Grossmann, Matthew J CTR USARMY CPE CL (USA)" w:date="2026-04-03T10:02:00Z" w16du:dateUtc="2026-04-03T14:02:00Z">
        <w:r w:rsidRPr="33229EDF">
          <w:rPr>
            <w:rFonts w:ascii="Times New Roman" w:hAnsi="Times New Roman" w:cs="Times New Roman"/>
            <w:sz w:val="22"/>
            <w:szCs w:val="22"/>
          </w:rPr>
          <w:t xml:space="preserve">7 </w:t>
        </w:r>
      </w:ins>
      <w:r w:rsidRPr="33229EDF">
        <w:rPr>
          <w:rFonts w:ascii="Times New Roman" w:hAnsi="Times New Roman" w:cs="Times New Roman"/>
          <w:sz w:val="22"/>
          <w:szCs w:val="22"/>
        </w:rPr>
        <w:t>(TRL</w:t>
      </w:r>
      <w:del w:id="276" w:author="Grossmann, Matthew J CTR USARMY CPE CL (USA)" w:date="2026-04-03T10:02:00Z" w16du:dateUtc="2026-04-03T14:02:00Z">
        <w:r w:rsidR="1A0BFFD1" w:rsidRPr="2DDACDFF">
          <w:rPr>
            <w:rFonts w:ascii="Times New Roman" w:hAnsi="Times New Roman" w:cs="Times New Roman"/>
            <w:sz w:val="22"/>
            <w:szCs w:val="22"/>
          </w:rPr>
          <w:delText>)</w:delText>
        </w:r>
      </w:del>
      <w:r w:rsidRPr="33229EDF">
        <w:rPr>
          <w:rFonts w:ascii="Times New Roman" w:hAnsi="Times New Roman" w:cs="Times New Roman"/>
          <w:sz w:val="22"/>
          <w:szCs w:val="22"/>
        </w:rPr>
        <w:t xml:space="preserve"> 7</w:t>
      </w:r>
      <w:ins w:id="277" w:author="Grossmann, Matthew J CTR USARMY CPE CL (USA)" w:date="2026-04-03T10:02:00Z" w16du:dateUtc="2026-04-03T14:02:00Z">
        <w:r w:rsidRPr="33229EDF">
          <w:rPr>
            <w:rFonts w:ascii="Times New Roman" w:hAnsi="Times New Roman" w:cs="Times New Roman"/>
            <w:sz w:val="22"/>
            <w:szCs w:val="22"/>
          </w:rPr>
          <w:t>)</w:t>
        </w:r>
      </w:ins>
      <w:r w:rsidRPr="33229EDF">
        <w:rPr>
          <w:rFonts w:ascii="Times New Roman" w:hAnsi="Times New Roman" w:cs="Times New Roman"/>
          <w:sz w:val="22"/>
          <w:szCs w:val="22"/>
        </w:rPr>
        <w:t xml:space="preserve"> or higher (See definitions </w:t>
      </w:r>
      <w:r w:rsidR="718F4709" w:rsidRPr="33229EDF">
        <w:rPr>
          <w:rFonts w:ascii="Times New Roman" w:hAnsi="Times New Roman" w:cs="Times New Roman"/>
          <w:sz w:val="22"/>
          <w:szCs w:val="22"/>
        </w:rPr>
        <w:t>on attached</w:t>
      </w:r>
      <w:r w:rsidRPr="33229EDF">
        <w:rPr>
          <w:rFonts w:ascii="Times New Roman" w:hAnsi="Times New Roman" w:cs="Times New Roman"/>
          <w:sz w:val="22"/>
          <w:szCs w:val="22"/>
        </w:rPr>
        <w:t xml:space="preserve"> document</w:t>
      </w:r>
      <w:del w:id="278" w:author="Grossmann, Matthew J CTR USARMY CPE CL (USA)" w:date="2026-04-03T10:02:00Z" w16du:dateUtc="2026-04-03T14:02:00Z">
        <w:r w:rsidR="4EB3ECB6" w:rsidRPr="2DDACDFF">
          <w:rPr>
            <w:rFonts w:ascii="Times New Roman" w:hAnsi="Times New Roman" w:cs="Times New Roman"/>
            <w:sz w:val="22"/>
            <w:szCs w:val="22"/>
          </w:rPr>
          <w:delText>).</w:delText>
        </w:r>
      </w:del>
      <w:ins w:id="279" w:author="Grossmann, Matthew J CTR USARMY CPE CL (USA)" w:date="2026-04-03T10:02:00Z" w16du:dateUtc="2026-04-03T14:02:00Z">
        <w:r w:rsidRPr="33229EDF">
          <w:rPr>
            <w:rFonts w:ascii="Times New Roman" w:hAnsi="Times New Roman" w:cs="Times New Roman"/>
            <w:sz w:val="22"/>
            <w:szCs w:val="22"/>
          </w:rPr>
          <w:t>) that represent the state of the art.</w:t>
        </w:r>
      </w:ins>
      <w:r w:rsidRPr="33229EDF">
        <w:rPr>
          <w:rFonts w:ascii="Times New Roman" w:hAnsi="Times New Roman" w:cs="Times New Roman"/>
          <w:sz w:val="22"/>
          <w:szCs w:val="22"/>
        </w:rPr>
        <w:t xml:space="preserve"> Contractors are requested to provide</w:t>
      </w:r>
      <w:r w:rsidR="70D7646B" w:rsidRPr="33229EDF">
        <w:rPr>
          <w:rFonts w:ascii="Times New Roman" w:hAnsi="Times New Roman" w:cs="Times New Roman"/>
          <w:sz w:val="22"/>
          <w:szCs w:val="22"/>
        </w:rPr>
        <w:t xml:space="preserve"> all of</w:t>
      </w:r>
      <w:r w:rsidRPr="33229EDF">
        <w:rPr>
          <w:rFonts w:ascii="Times New Roman" w:hAnsi="Times New Roman" w:cs="Times New Roman"/>
          <w:sz w:val="22"/>
          <w:szCs w:val="22"/>
        </w:rPr>
        <w:t xml:space="preserve"> the following information for consideration within a white paper (not to exceed</w:t>
      </w:r>
      <w:r w:rsidR="005E3285" w:rsidRPr="33229EDF">
        <w:rPr>
          <w:rFonts w:ascii="Times New Roman" w:hAnsi="Times New Roman" w:cs="Times New Roman"/>
          <w:sz w:val="22"/>
          <w:szCs w:val="22"/>
        </w:rPr>
        <w:t xml:space="preserve"> </w:t>
      </w:r>
      <w:r w:rsidR="0091351F" w:rsidRPr="33229EDF">
        <w:rPr>
          <w:rFonts w:ascii="Times New Roman" w:hAnsi="Times New Roman" w:cs="Times New Roman"/>
          <w:sz w:val="22"/>
          <w:szCs w:val="22"/>
        </w:rPr>
        <w:t>1</w:t>
      </w:r>
      <w:r w:rsidR="242B9482" w:rsidRPr="33229EDF">
        <w:rPr>
          <w:rFonts w:ascii="Times New Roman" w:hAnsi="Times New Roman" w:cs="Times New Roman"/>
          <w:sz w:val="22"/>
          <w:szCs w:val="22"/>
        </w:rPr>
        <w:t>0</w:t>
      </w:r>
      <w:r w:rsidRPr="33229EDF">
        <w:rPr>
          <w:rFonts w:ascii="Times New Roman" w:hAnsi="Times New Roman" w:cs="Times New Roman"/>
          <w:sz w:val="22"/>
          <w:szCs w:val="22"/>
        </w:rPr>
        <w:t xml:space="preserve"> pages):  </w:t>
      </w:r>
    </w:p>
    <w:p w14:paraId="136137DA" w14:textId="19F91105" w:rsidR="00840592" w:rsidRPr="00B72C4B" w:rsidRDefault="3C4EE015" w:rsidP="0070122A">
      <w:pPr>
        <w:pStyle w:val="Title"/>
        <w:ind w:left="720"/>
        <w:jc w:val="left"/>
        <w:rPr>
          <w:b w:val="0"/>
          <w:bCs w:val="0"/>
          <w:sz w:val="22"/>
          <w:szCs w:val="22"/>
        </w:rPr>
      </w:pPr>
      <w:r w:rsidRPr="004E36D1">
        <w:rPr>
          <w:b w:val="0"/>
          <w:bCs w:val="0"/>
          <w:sz w:val="22"/>
          <w:szCs w:val="22"/>
        </w:rPr>
        <w:t>a</w:t>
      </w:r>
      <w:r w:rsidR="6815E2E7" w:rsidRPr="004E36D1">
        <w:rPr>
          <w:b w:val="0"/>
          <w:bCs w:val="0"/>
          <w:sz w:val="22"/>
          <w:szCs w:val="22"/>
        </w:rPr>
        <w:t xml:space="preserve">. A cover page labeled with the heading </w:t>
      </w:r>
      <w:r w:rsidR="1CE01666" w:rsidRPr="004E36D1">
        <w:rPr>
          <w:sz w:val="22"/>
          <w:szCs w:val="22"/>
          <w:u w:val="single"/>
        </w:rPr>
        <w:t xml:space="preserve">Arctic Mobility Sustainment System (AMSS) </w:t>
      </w:r>
      <w:del w:id="280" w:author="Grossmann, Matthew J CTR USARMY CPE CL (USA)" w:date="2026-04-03T10:02:00Z" w16du:dateUtc="2026-04-03T14:02:00Z">
        <w:r w:rsidR="1CE01666" w:rsidRPr="154E31BB">
          <w:rPr>
            <w:sz w:val="22"/>
            <w:szCs w:val="22"/>
            <w:u w:val="single"/>
          </w:rPr>
          <w:delText xml:space="preserve">5-man Team and 10-man Squad Arctic Shelter (AS) </w:delText>
        </w:r>
      </w:del>
      <w:r w:rsidR="00342E8A" w:rsidRPr="004E36D1">
        <w:rPr>
          <w:sz w:val="22"/>
          <w:szCs w:val="22"/>
          <w:u w:val="single"/>
        </w:rPr>
        <w:t>Pr</w:t>
      </w:r>
      <w:r w:rsidR="1CE01666" w:rsidRPr="004E36D1">
        <w:rPr>
          <w:sz w:val="22"/>
          <w:szCs w:val="22"/>
          <w:u w:val="single"/>
        </w:rPr>
        <w:t>oduct Information</w:t>
      </w:r>
      <w:r w:rsidR="2E3C066B" w:rsidRPr="004E36D1">
        <w:rPr>
          <w:b w:val="0"/>
          <w:bCs w:val="0"/>
          <w:sz w:val="22"/>
          <w:szCs w:val="22"/>
        </w:rPr>
        <w:t xml:space="preserve"> including</w:t>
      </w:r>
      <w:del w:id="281" w:author="Grossmann, Matthew J CTR USARMY CPE CL (USA)" w:date="2026-04-03T10:02:00Z" w16du:dateUtc="2026-04-03T14:02:00Z">
        <w:r w:rsidR="79800F86" w:rsidRPr="154E31BB">
          <w:rPr>
            <w:b w:val="0"/>
            <w:bCs w:val="0"/>
            <w:sz w:val="22"/>
            <w:szCs w:val="22"/>
          </w:rPr>
          <w:delText>:</w:delText>
        </w:r>
      </w:del>
      <w:r w:rsidR="2E3C066B" w:rsidRPr="004E36D1">
        <w:rPr>
          <w:b w:val="0"/>
          <w:bCs w:val="0"/>
          <w:sz w:val="22"/>
          <w:szCs w:val="22"/>
        </w:rPr>
        <w:t xml:space="preserve"> pro</w:t>
      </w:r>
      <w:r w:rsidR="6815E2E7" w:rsidRPr="004E36D1">
        <w:rPr>
          <w:b w:val="0"/>
          <w:bCs w:val="0"/>
          <w:sz w:val="22"/>
          <w:szCs w:val="22"/>
        </w:rPr>
        <w:t>duct name, the manufacturer,</w:t>
      </w:r>
      <w:ins w:id="282" w:author="Grossmann, Matthew J CTR USARMY CPE CL (USA)" w:date="2026-04-03T10:02:00Z" w16du:dateUtc="2026-04-03T14:02:00Z">
        <w:r w:rsidR="6815E2E7" w:rsidRPr="004E36D1">
          <w:rPr>
            <w:b w:val="0"/>
            <w:bCs w:val="0"/>
            <w:sz w:val="22"/>
            <w:szCs w:val="22"/>
          </w:rPr>
          <w:t xml:space="preserve"> and</w:t>
        </w:r>
      </w:ins>
      <w:r w:rsidR="6815E2E7" w:rsidRPr="004E36D1">
        <w:rPr>
          <w:b w:val="0"/>
          <w:bCs w:val="0"/>
          <w:sz w:val="22"/>
          <w:szCs w:val="22"/>
        </w:rPr>
        <w:t xml:space="preserve"> manufacturer address, technical point of contact, telephone number, email address and at least one photograph of the end item. </w:t>
      </w:r>
    </w:p>
    <w:p w14:paraId="136137DB" w14:textId="1A92BA7F" w:rsidR="00840592" w:rsidRPr="00B72C4B" w:rsidRDefault="3C4EE015" w:rsidP="00875FAF">
      <w:pPr>
        <w:pStyle w:val="Title"/>
        <w:ind w:left="720"/>
        <w:jc w:val="left"/>
        <w:rPr>
          <w:b w:val="0"/>
          <w:bCs w:val="0"/>
          <w:sz w:val="22"/>
          <w:szCs w:val="22"/>
        </w:rPr>
      </w:pPr>
      <w:r w:rsidRPr="6B9E831D">
        <w:rPr>
          <w:b w:val="0"/>
          <w:bCs w:val="0"/>
          <w:sz w:val="22"/>
          <w:szCs w:val="22"/>
        </w:rPr>
        <w:t>b</w:t>
      </w:r>
      <w:r w:rsidR="6815E2E7" w:rsidRPr="6B9E831D">
        <w:rPr>
          <w:b w:val="0"/>
          <w:bCs w:val="0"/>
          <w:sz w:val="22"/>
          <w:szCs w:val="22"/>
        </w:rPr>
        <w:t>. An executive summary describing the product</w:t>
      </w:r>
      <w:r w:rsidR="4C3D68CD" w:rsidRPr="6B9E831D">
        <w:rPr>
          <w:b w:val="0"/>
          <w:bCs w:val="0"/>
          <w:sz w:val="22"/>
          <w:szCs w:val="22"/>
        </w:rPr>
        <w:t>.</w:t>
      </w:r>
      <w:r w:rsidR="6815E2E7" w:rsidRPr="6B9E831D">
        <w:rPr>
          <w:b w:val="0"/>
          <w:bCs w:val="0"/>
          <w:sz w:val="22"/>
          <w:szCs w:val="22"/>
        </w:rPr>
        <w:t xml:space="preserve">  </w:t>
      </w:r>
    </w:p>
    <w:p w14:paraId="136137DC" w14:textId="0C647E57" w:rsidR="00732EDF" w:rsidRPr="00B72C4B" w:rsidRDefault="00EA08FA" w:rsidP="00840592">
      <w:pPr>
        <w:pStyle w:val="PlainText"/>
        <w:rPr>
          <w:rFonts w:ascii="Times New Roman" w:hAnsi="Times New Roman" w:cs="Times New Roman"/>
          <w:sz w:val="22"/>
          <w:szCs w:val="22"/>
        </w:rPr>
      </w:pPr>
      <w:r w:rsidRPr="00B72C4B">
        <w:rPr>
          <w:rFonts w:ascii="Times New Roman" w:hAnsi="Times New Roman" w:cs="Times New Roman"/>
          <w:sz w:val="22"/>
          <w:szCs w:val="22"/>
        </w:rPr>
        <w:tab/>
      </w:r>
      <w:r w:rsidR="3C4EE015" w:rsidRPr="00B72C4B">
        <w:rPr>
          <w:rFonts w:ascii="Times New Roman" w:hAnsi="Times New Roman" w:cs="Times New Roman"/>
          <w:sz w:val="22"/>
          <w:szCs w:val="22"/>
        </w:rPr>
        <w:t xml:space="preserve">c. </w:t>
      </w:r>
      <w:r w:rsidR="0A91038B" w:rsidRPr="00B72C4B">
        <w:rPr>
          <w:rFonts w:ascii="Times New Roman" w:hAnsi="Times New Roman" w:cs="Times New Roman"/>
          <w:sz w:val="22"/>
          <w:szCs w:val="22"/>
        </w:rPr>
        <w:t xml:space="preserve">No more than </w:t>
      </w:r>
      <w:r w:rsidR="0091351F">
        <w:rPr>
          <w:rFonts w:ascii="Times New Roman" w:hAnsi="Times New Roman" w:cs="Times New Roman"/>
          <w:sz w:val="22"/>
          <w:szCs w:val="22"/>
        </w:rPr>
        <w:t>1</w:t>
      </w:r>
      <w:r w:rsidR="6604C355">
        <w:rPr>
          <w:rFonts w:ascii="Times New Roman" w:hAnsi="Times New Roman" w:cs="Times New Roman"/>
          <w:sz w:val="22"/>
          <w:szCs w:val="22"/>
        </w:rPr>
        <w:t>0</w:t>
      </w:r>
      <w:r w:rsidR="736F6872" w:rsidRPr="00B72C4B">
        <w:rPr>
          <w:rFonts w:ascii="Times New Roman" w:hAnsi="Times New Roman" w:cs="Times New Roman"/>
          <w:sz w:val="22"/>
          <w:szCs w:val="22"/>
        </w:rPr>
        <w:t xml:space="preserve"> </w:t>
      </w:r>
      <w:r w:rsidR="0A91038B" w:rsidRPr="00B72C4B">
        <w:rPr>
          <w:rFonts w:ascii="Times New Roman" w:hAnsi="Times New Roman" w:cs="Times New Roman"/>
          <w:sz w:val="22"/>
          <w:szCs w:val="22"/>
        </w:rPr>
        <w:t>pages including:</w:t>
      </w:r>
    </w:p>
    <w:p w14:paraId="4D377153" w14:textId="7CE2F758" w:rsidR="00DF4F82" w:rsidRPr="0091351F" w:rsidRDefault="00732EDF" w:rsidP="00635BEB">
      <w:pPr>
        <w:pStyle w:val="PlainText"/>
        <w:numPr>
          <w:ilvl w:val="1"/>
          <w:numId w:val="16"/>
        </w:numPr>
        <w:rPr>
          <w:rFonts w:ascii="Times New Roman" w:hAnsi="Times New Roman" w:cs="Times New Roman"/>
          <w:sz w:val="22"/>
          <w:szCs w:val="22"/>
        </w:rPr>
      </w:pPr>
      <w:r w:rsidRPr="1AE83DA9">
        <w:rPr>
          <w:rFonts w:ascii="Times New Roman" w:hAnsi="Times New Roman" w:cs="Times New Roman"/>
          <w:sz w:val="22"/>
          <w:szCs w:val="22"/>
        </w:rPr>
        <w:t>Product technical description.</w:t>
      </w:r>
      <w:r w:rsidR="002518D1" w:rsidRPr="1AE83DA9">
        <w:rPr>
          <w:rFonts w:ascii="Times New Roman" w:hAnsi="Times New Roman" w:cs="Times New Roman"/>
          <w:sz w:val="22"/>
          <w:szCs w:val="22"/>
        </w:rPr>
        <w:t xml:space="preserve"> Fully describe the product inclusive of all components. (</w:t>
      </w:r>
      <w:r w:rsidR="002518D1" w:rsidRPr="0091351F">
        <w:rPr>
          <w:rFonts w:ascii="Times New Roman" w:hAnsi="Times New Roman" w:cs="Times New Roman"/>
          <w:sz w:val="22"/>
          <w:szCs w:val="22"/>
        </w:rPr>
        <w:t xml:space="preserve">i.e. </w:t>
      </w:r>
      <w:del w:id="283" w:author="Grossmann, Matthew J CTR USARMY CPE CL (USA)" w:date="2026-04-03T10:02:00Z" w16du:dateUtc="2026-04-03T14:02:00Z">
        <w:r w:rsidR="5FDD607A" w:rsidRPr="2B70D163">
          <w:rPr>
            <w:rFonts w:ascii="Times New Roman" w:hAnsi="Times New Roman" w:cs="Times New Roman"/>
            <w:sz w:val="22"/>
            <w:szCs w:val="22"/>
          </w:rPr>
          <w:delText xml:space="preserve">shelter </w:delText>
        </w:r>
        <w:r w:rsidR="402A33AE" w:rsidRPr="2B70D163">
          <w:rPr>
            <w:rFonts w:ascii="Times New Roman" w:hAnsi="Times New Roman" w:cs="Times New Roman"/>
            <w:sz w:val="22"/>
            <w:szCs w:val="22"/>
          </w:rPr>
          <w:delText>system</w:delText>
        </w:r>
        <w:r w:rsidR="7DA910E2" w:rsidRPr="2B70D163">
          <w:rPr>
            <w:rFonts w:ascii="Times New Roman" w:hAnsi="Times New Roman" w:cs="Times New Roman"/>
            <w:sz w:val="22"/>
            <w:szCs w:val="22"/>
          </w:rPr>
          <w:delText xml:space="preserve">, </w:delText>
        </w:r>
        <w:r w:rsidR="58DE8A68" w:rsidRPr="2B70D163">
          <w:rPr>
            <w:rFonts w:ascii="Times New Roman" w:hAnsi="Times New Roman" w:cs="Times New Roman"/>
            <w:sz w:val="22"/>
            <w:szCs w:val="22"/>
          </w:rPr>
          <w:delText>frame system</w:delText>
        </w:r>
        <w:r w:rsidR="7DA910E2" w:rsidRPr="2B70D163">
          <w:rPr>
            <w:rFonts w:ascii="Times New Roman" w:hAnsi="Times New Roman" w:cs="Times New Roman"/>
            <w:sz w:val="22"/>
            <w:szCs w:val="22"/>
          </w:rPr>
          <w:delText xml:space="preserve">, </w:delText>
        </w:r>
        <w:r w:rsidR="03921927" w:rsidRPr="2B70D163">
          <w:rPr>
            <w:rFonts w:ascii="Times New Roman" w:hAnsi="Times New Roman" w:cs="Times New Roman"/>
            <w:sz w:val="22"/>
            <w:szCs w:val="22"/>
          </w:rPr>
          <w:delText>staking system</w:delText>
        </w:r>
        <w:r w:rsidR="7DA910E2" w:rsidRPr="2B70D163">
          <w:rPr>
            <w:rFonts w:ascii="Times New Roman" w:hAnsi="Times New Roman" w:cs="Times New Roman"/>
            <w:sz w:val="22"/>
            <w:szCs w:val="22"/>
          </w:rPr>
          <w:delText xml:space="preserve">, </w:delText>
        </w:r>
        <w:r w:rsidR="402A33AE" w:rsidRPr="2B70D163">
          <w:rPr>
            <w:rFonts w:ascii="Times New Roman" w:hAnsi="Times New Roman" w:cs="Times New Roman"/>
            <w:sz w:val="22"/>
            <w:szCs w:val="22"/>
          </w:rPr>
          <w:delText>operation</w:delText>
        </w:r>
      </w:del>
      <w:ins w:id="284" w:author="Grossmann, Matthew J CTR USARMY CPE CL (USA)" w:date="2026-04-03T10:02:00Z" w16du:dateUtc="2026-04-03T14:02:00Z">
        <w:r w:rsidR="003300C9" w:rsidRPr="0091351F">
          <w:rPr>
            <w:rFonts w:ascii="Times New Roman" w:hAnsi="Times New Roman" w:cs="Times New Roman"/>
            <w:sz w:val="22"/>
            <w:szCs w:val="22"/>
          </w:rPr>
          <w:t>operation</w:t>
        </w:r>
        <w:r w:rsidR="0091351F" w:rsidRPr="0091351F">
          <w:rPr>
            <w:rFonts w:ascii="Times New Roman" w:hAnsi="Times New Roman" w:cs="Times New Roman"/>
            <w:sz w:val="22"/>
            <w:szCs w:val="22"/>
          </w:rPr>
          <w:t>al</w:t>
        </w:r>
      </w:ins>
      <w:r w:rsidR="003300C9" w:rsidRPr="0091351F">
        <w:rPr>
          <w:rFonts w:ascii="Times New Roman" w:hAnsi="Times New Roman" w:cs="Times New Roman"/>
          <w:sz w:val="22"/>
          <w:szCs w:val="22"/>
        </w:rPr>
        <w:t xml:space="preserve"> concept</w:t>
      </w:r>
      <w:r w:rsidR="002518D1" w:rsidRPr="0091351F">
        <w:rPr>
          <w:rFonts w:ascii="Times New Roman" w:hAnsi="Times New Roman" w:cs="Times New Roman"/>
          <w:sz w:val="22"/>
          <w:szCs w:val="22"/>
        </w:rPr>
        <w:t xml:space="preserve">, </w:t>
      </w:r>
      <w:r w:rsidR="002F0FB1" w:rsidRPr="0091351F">
        <w:rPr>
          <w:rFonts w:ascii="Times New Roman" w:hAnsi="Times New Roman" w:cs="Times New Roman"/>
          <w:sz w:val="22"/>
          <w:szCs w:val="22"/>
        </w:rPr>
        <w:t>system weight</w:t>
      </w:r>
      <w:del w:id="285" w:author="Grossmann, Matthew J CTR USARMY CPE CL (USA)" w:date="2026-04-03T10:02:00Z" w16du:dateUtc="2026-04-03T14:02:00Z">
        <w:r w:rsidR="66788885" w:rsidRPr="2B70D163">
          <w:rPr>
            <w:rFonts w:ascii="Times New Roman" w:hAnsi="Times New Roman" w:cs="Times New Roman"/>
            <w:sz w:val="22"/>
            <w:szCs w:val="22"/>
          </w:rPr>
          <w:delText xml:space="preserve"> when packaged</w:delText>
        </w:r>
      </w:del>
      <w:r w:rsidR="002F0FB1" w:rsidRPr="0091351F">
        <w:rPr>
          <w:rFonts w:ascii="Times New Roman" w:hAnsi="Times New Roman" w:cs="Times New Roman"/>
          <w:sz w:val="22"/>
          <w:szCs w:val="22"/>
        </w:rPr>
        <w:t xml:space="preserve">, system </w:t>
      </w:r>
      <w:r w:rsidR="00BD5A6D" w:rsidRPr="0091351F">
        <w:rPr>
          <w:rFonts w:ascii="Times New Roman" w:hAnsi="Times New Roman" w:cs="Times New Roman"/>
          <w:sz w:val="22"/>
          <w:szCs w:val="22"/>
        </w:rPr>
        <w:t xml:space="preserve">cube when packed for </w:t>
      </w:r>
      <w:r w:rsidR="005D69A7" w:rsidRPr="0091351F">
        <w:rPr>
          <w:rFonts w:ascii="Times New Roman" w:hAnsi="Times New Roman" w:cs="Times New Roman"/>
          <w:sz w:val="22"/>
          <w:szCs w:val="22"/>
        </w:rPr>
        <w:t>transportation</w:t>
      </w:r>
      <w:del w:id="286" w:author="Grossmann, Matthew J CTR USARMY CPE CL (USA)" w:date="2026-04-03T10:02:00Z" w16du:dateUtc="2026-04-03T14:02:00Z">
        <w:r w:rsidR="66788885" w:rsidRPr="2B70D163">
          <w:rPr>
            <w:rFonts w:ascii="Times New Roman" w:hAnsi="Times New Roman" w:cs="Times New Roman"/>
            <w:sz w:val="22"/>
            <w:szCs w:val="22"/>
          </w:rPr>
          <w:delText xml:space="preserve"> (L x W x H)</w:delText>
        </w:r>
        <w:r w:rsidR="5939F424" w:rsidRPr="2B70D163">
          <w:rPr>
            <w:rFonts w:ascii="Times New Roman" w:hAnsi="Times New Roman" w:cs="Times New Roman"/>
            <w:sz w:val="22"/>
            <w:szCs w:val="22"/>
          </w:rPr>
          <w:delText>,</w:delText>
        </w:r>
      </w:del>
      <w:ins w:id="287" w:author="Grossmann, Matthew J CTR USARMY CPE CL (USA)" w:date="2026-04-03T10:02:00Z" w16du:dateUtc="2026-04-03T14:02:00Z">
        <w:r w:rsidR="00BD5A6D" w:rsidRPr="0091351F">
          <w:rPr>
            <w:rFonts w:ascii="Times New Roman" w:hAnsi="Times New Roman" w:cs="Times New Roman"/>
            <w:sz w:val="22"/>
            <w:szCs w:val="22"/>
          </w:rPr>
          <w:t>,</w:t>
        </w:r>
      </w:ins>
      <w:r w:rsidR="00BD5A6D" w:rsidRPr="0091351F">
        <w:rPr>
          <w:rFonts w:ascii="Times New Roman" w:hAnsi="Times New Roman" w:cs="Times New Roman"/>
          <w:sz w:val="22"/>
          <w:szCs w:val="22"/>
        </w:rPr>
        <w:t xml:space="preserve"> system </w:t>
      </w:r>
      <w:r w:rsidR="005D69A7" w:rsidRPr="0091351F">
        <w:rPr>
          <w:rFonts w:ascii="Times New Roman" w:hAnsi="Times New Roman" w:cs="Times New Roman"/>
          <w:sz w:val="22"/>
          <w:szCs w:val="22"/>
        </w:rPr>
        <w:t>dimensions when deployed for use</w:t>
      </w:r>
      <w:del w:id="288" w:author="Grossmann, Matthew J CTR USARMY CPE CL (USA)" w:date="2026-04-03T10:02:00Z" w16du:dateUtc="2026-04-03T14:02:00Z">
        <w:r w:rsidR="66788885" w:rsidRPr="2B70D163">
          <w:rPr>
            <w:rFonts w:ascii="Times New Roman" w:hAnsi="Times New Roman" w:cs="Times New Roman"/>
            <w:sz w:val="22"/>
            <w:szCs w:val="22"/>
          </w:rPr>
          <w:delText xml:space="preserve"> (L x W x H)</w:delText>
        </w:r>
        <w:r w:rsidR="6DF69FA1" w:rsidRPr="2B70D163">
          <w:rPr>
            <w:rFonts w:ascii="Times New Roman" w:hAnsi="Times New Roman" w:cs="Times New Roman"/>
            <w:sz w:val="22"/>
            <w:szCs w:val="22"/>
          </w:rPr>
          <w:delText>,</w:delText>
        </w:r>
        <w:r w:rsidR="463E32CD" w:rsidRPr="2B70D163">
          <w:rPr>
            <w:rFonts w:ascii="Times New Roman" w:hAnsi="Times New Roman" w:cs="Times New Roman"/>
            <w:sz w:val="22"/>
            <w:szCs w:val="22"/>
          </w:rPr>
          <w:delText xml:space="preserve"> sleeping area (sqft)</w:delText>
        </w:r>
      </w:del>
      <w:ins w:id="289" w:author="Grossmann, Matthew J CTR USARMY CPE CL (USA)" w:date="2026-04-03T10:02:00Z" w16du:dateUtc="2026-04-03T14:02:00Z">
        <w:r w:rsidR="005D69A7" w:rsidRPr="0091351F">
          <w:rPr>
            <w:rFonts w:ascii="Times New Roman" w:hAnsi="Times New Roman" w:cs="Times New Roman"/>
            <w:sz w:val="22"/>
            <w:szCs w:val="22"/>
          </w:rPr>
          <w:t>,</w:t>
        </w:r>
      </w:ins>
      <w:r w:rsidR="005D69A7" w:rsidRPr="0091351F">
        <w:rPr>
          <w:rFonts w:ascii="Times New Roman" w:hAnsi="Times New Roman" w:cs="Times New Roman"/>
          <w:sz w:val="22"/>
          <w:szCs w:val="22"/>
        </w:rPr>
        <w:t xml:space="preserve"> </w:t>
      </w:r>
      <w:r w:rsidR="003300C9" w:rsidRPr="0091351F">
        <w:rPr>
          <w:rFonts w:ascii="Times New Roman" w:hAnsi="Times New Roman" w:cs="Times New Roman"/>
          <w:sz w:val="22"/>
          <w:szCs w:val="22"/>
        </w:rPr>
        <w:t>and any other a</w:t>
      </w:r>
      <w:r w:rsidR="002518D1" w:rsidRPr="0091351F">
        <w:rPr>
          <w:rFonts w:ascii="Times New Roman" w:hAnsi="Times New Roman" w:cs="Times New Roman"/>
          <w:sz w:val="22"/>
          <w:szCs w:val="22"/>
        </w:rPr>
        <w:t xml:space="preserve">pplicable </w:t>
      </w:r>
      <w:r w:rsidR="003300C9" w:rsidRPr="0091351F">
        <w:rPr>
          <w:rFonts w:ascii="Times New Roman" w:hAnsi="Times New Roman" w:cs="Times New Roman"/>
          <w:sz w:val="22"/>
          <w:szCs w:val="22"/>
        </w:rPr>
        <w:t>components</w:t>
      </w:r>
      <w:del w:id="290" w:author="Grossmann, Matthew J CTR USARMY CPE CL (USA)" w:date="2026-04-03T10:02:00Z" w16du:dateUtc="2026-04-03T14:02:00Z">
        <w:r w:rsidR="7DA910E2" w:rsidRPr="2B70D163">
          <w:rPr>
            <w:rFonts w:ascii="Times New Roman" w:hAnsi="Times New Roman" w:cs="Times New Roman"/>
            <w:sz w:val="22"/>
            <w:szCs w:val="22"/>
          </w:rPr>
          <w:delText>.)</w:delText>
        </w:r>
        <w:r>
          <w:tab/>
        </w:r>
      </w:del>
      <w:ins w:id="291" w:author="Grossmann, Matthew J CTR USARMY CPE CL (USA)" w:date="2026-04-03T10:02:00Z" w16du:dateUtc="2026-04-03T14:02:00Z">
        <w:r w:rsidR="73337DB7" w:rsidRPr="17B5DAA8">
          <w:rPr>
            <w:rFonts w:ascii="Times New Roman" w:hAnsi="Times New Roman" w:cs="Times New Roman"/>
            <w:sz w:val="22"/>
            <w:szCs w:val="22"/>
          </w:rPr>
          <w:t>.</w:t>
        </w:r>
      </w:ins>
    </w:p>
    <w:p w14:paraId="136137DE" w14:textId="45B1B9E4" w:rsidR="00732EDF" w:rsidRPr="00B72C4B" w:rsidRDefault="00361440" w:rsidP="00635BEB">
      <w:pPr>
        <w:pStyle w:val="PlainText"/>
        <w:numPr>
          <w:ilvl w:val="1"/>
          <w:numId w:val="16"/>
        </w:numPr>
        <w:rPr>
          <w:rFonts w:ascii="Times New Roman" w:hAnsi="Times New Roman" w:cs="Times New Roman"/>
          <w:sz w:val="22"/>
          <w:szCs w:val="22"/>
        </w:rPr>
      </w:pPr>
      <w:r w:rsidRPr="00B72C4B">
        <w:rPr>
          <w:rFonts w:ascii="Times New Roman" w:hAnsi="Times New Roman" w:cs="Times New Roman"/>
          <w:sz w:val="22"/>
          <w:szCs w:val="22"/>
        </w:rPr>
        <w:t>Narrative and graphical depiction of the proposed system including core technologies, deployment methods, and important subsystems.</w:t>
      </w:r>
      <w:r w:rsidR="001E76EB" w:rsidRPr="00B72C4B">
        <w:rPr>
          <w:rFonts w:ascii="Times New Roman" w:hAnsi="Times New Roman" w:cs="Times New Roman"/>
          <w:sz w:val="22"/>
          <w:szCs w:val="22"/>
        </w:rPr>
        <w:t xml:space="preserve">   </w:t>
      </w:r>
    </w:p>
    <w:p w14:paraId="057A4AAB" w14:textId="553F1C42" w:rsidR="008B3017" w:rsidRDefault="00732EDF" w:rsidP="00635BEB">
      <w:pPr>
        <w:pStyle w:val="PlainText"/>
        <w:numPr>
          <w:ilvl w:val="1"/>
          <w:numId w:val="16"/>
        </w:numPr>
        <w:rPr>
          <w:rFonts w:ascii="Times New Roman" w:hAnsi="Times New Roman" w:cs="Times New Roman"/>
          <w:sz w:val="22"/>
          <w:szCs w:val="22"/>
        </w:rPr>
      </w:pPr>
      <w:r w:rsidRPr="00B72C4B">
        <w:rPr>
          <w:rFonts w:ascii="Times New Roman" w:hAnsi="Times New Roman" w:cs="Times New Roman"/>
          <w:sz w:val="22"/>
          <w:szCs w:val="22"/>
        </w:rPr>
        <w:t xml:space="preserve">Product specifications with particular emphasis on quantitative metrics </w:t>
      </w:r>
      <w:del w:id="292" w:author="Grossmann, Matthew J CTR USARMY CPE CL (USA)" w:date="2026-04-03T10:02:00Z" w16du:dateUtc="2026-04-03T14:02:00Z">
        <w:r w:rsidR="72C7E7C8" w:rsidRPr="2B70D163">
          <w:rPr>
            <w:rFonts w:ascii="Times New Roman" w:hAnsi="Times New Roman" w:cs="Times New Roman"/>
            <w:sz w:val="22"/>
            <w:szCs w:val="22"/>
          </w:rPr>
          <w:delText xml:space="preserve">of </w:delText>
        </w:r>
        <w:r w:rsidR="0DC223F6" w:rsidRPr="2B70D163">
          <w:rPr>
            <w:rFonts w:ascii="Times New Roman" w:hAnsi="Times New Roman" w:cs="Times New Roman"/>
            <w:sz w:val="22"/>
            <w:szCs w:val="22"/>
          </w:rPr>
          <w:delText>fabric materials</w:delText>
        </w:r>
        <w:r w:rsidR="72C7E7C8" w:rsidRPr="2B70D163">
          <w:rPr>
            <w:rFonts w:ascii="Times New Roman" w:hAnsi="Times New Roman" w:cs="Times New Roman"/>
            <w:sz w:val="22"/>
            <w:szCs w:val="22"/>
          </w:rPr>
          <w:delText xml:space="preserve"> </w:delText>
        </w:r>
      </w:del>
      <w:r w:rsidR="005832E2" w:rsidRPr="00B72C4B">
        <w:rPr>
          <w:rFonts w:ascii="Times New Roman" w:hAnsi="Times New Roman" w:cs="Times New Roman"/>
          <w:sz w:val="22"/>
          <w:szCs w:val="22"/>
        </w:rPr>
        <w:t>and capability</w:t>
      </w:r>
      <w:r w:rsidRPr="00B72C4B">
        <w:rPr>
          <w:rFonts w:ascii="Times New Roman" w:hAnsi="Times New Roman" w:cs="Times New Roman"/>
          <w:sz w:val="22"/>
          <w:szCs w:val="22"/>
        </w:rPr>
        <w:t xml:space="preserve">. </w:t>
      </w:r>
      <w:r w:rsidR="001C0D57" w:rsidRPr="00B72C4B">
        <w:rPr>
          <w:rFonts w:ascii="Times New Roman" w:hAnsi="Times New Roman" w:cs="Times New Roman"/>
          <w:sz w:val="22"/>
          <w:szCs w:val="22"/>
        </w:rPr>
        <w:t xml:space="preserve">Applicable </w:t>
      </w:r>
      <w:del w:id="293" w:author="Grossmann, Matthew J CTR USARMY CPE CL (USA)" w:date="2026-04-03T10:02:00Z" w16du:dateUtc="2026-04-03T14:02:00Z">
        <w:r w:rsidR="670D46CC" w:rsidRPr="2B70D163">
          <w:rPr>
            <w:rFonts w:ascii="Times New Roman" w:hAnsi="Times New Roman" w:cs="Times New Roman"/>
            <w:sz w:val="22"/>
            <w:szCs w:val="22"/>
          </w:rPr>
          <w:delText>Physical</w:delText>
        </w:r>
      </w:del>
      <w:ins w:id="294" w:author="Grossmann, Matthew J CTR USARMY CPE CL (USA)" w:date="2026-04-03T10:02:00Z" w16du:dateUtc="2026-04-03T14:02:00Z">
        <w:r w:rsidR="0091351F">
          <w:rPr>
            <w:rFonts w:ascii="Times New Roman" w:hAnsi="Times New Roman" w:cs="Times New Roman"/>
            <w:sz w:val="22"/>
            <w:szCs w:val="22"/>
          </w:rPr>
          <w:t>p</w:t>
        </w:r>
        <w:r w:rsidR="001C0D57" w:rsidRPr="00B72C4B">
          <w:rPr>
            <w:rFonts w:ascii="Times New Roman" w:hAnsi="Times New Roman" w:cs="Times New Roman"/>
            <w:sz w:val="22"/>
            <w:szCs w:val="22"/>
          </w:rPr>
          <w:t>hysical</w:t>
        </w:r>
      </w:ins>
      <w:r w:rsidR="001C0D57" w:rsidRPr="00B72C4B">
        <w:rPr>
          <w:rFonts w:ascii="Times New Roman" w:hAnsi="Times New Roman" w:cs="Times New Roman"/>
          <w:sz w:val="22"/>
          <w:szCs w:val="22"/>
        </w:rPr>
        <w:t xml:space="preserve"> attributes to </w:t>
      </w:r>
      <w:r w:rsidRPr="00B72C4B">
        <w:rPr>
          <w:rFonts w:ascii="Times New Roman" w:hAnsi="Times New Roman" w:cs="Times New Roman"/>
          <w:sz w:val="22"/>
          <w:szCs w:val="22"/>
        </w:rPr>
        <w:t>include parameters such as capacities, input requirements, salient output capabilities, or other quantitative characteristics as appropriate.</w:t>
      </w:r>
      <w:del w:id="295" w:author="Grossmann, Matthew J CTR USARMY CPE CL (USA)" w:date="2026-04-03T10:02:00Z" w16du:dateUtc="2026-04-03T14:02:00Z">
        <w:r w:rsidR="27FF10D7" w:rsidRPr="2B70D163">
          <w:rPr>
            <w:rFonts w:ascii="Times New Roman" w:hAnsi="Times New Roman" w:cs="Times New Roman"/>
            <w:sz w:val="22"/>
            <w:szCs w:val="22"/>
          </w:rPr>
          <w:delText xml:space="preserve"> </w:delText>
        </w:r>
      </w:del>
    </w:p>
    <w:p w14:paraId="712BF9B3" w14:textId="77777777" w:rsidR="009B0E2B" w:rsidRDefault="7412056E" w:rsidP="2B70D163">
      <w:pPr>
        <w:pStyle w:val="PlainText"/>
        <w:numPr>
          <w:ilvl w:val="1"/>
          <w:numId w:val="16"/>
        </w:numPr>
        <w:rPr>
          <w:del w:id="296" w:author="Grossmann, Matthew J CTR USARMY CPE CL (USA)" w:date="2026-04-03T10:02:00Z" w16du:dateUtc="2026-04-03T14:02:00Z"/>
          <w:rFonts w:ascii="Times New Roman" w:hAnsi="Times New Roman" w:cs="Times New Roman"/>
          <w:sz w:val="22"/>
          <w:szCs w:val="22"/>
        </w:rPr>
      </w:pPr>
      <w:del w:id="297" w:author="Grossmann, Matthew J CTR USARMY CPE CL (USA)" w:date="2026-04-03T10:02:00Z" w16du:dateUtc="2026-04-03T14:02:00Z">
        <w:r w:rsidRPr="2B70D163">
          <w:rPr>
            <w:rFonts w:ascii="Times New Roman" w:hAnsi="Times New Roman" w:cs="Times New Roman"/>
            <w:sz w:val="22"/>
            <w:szCs w:val="22"/>
          </w:rPr>
          <w:delText>System Technology Readiness Level (TRL)</w:delText>
        </w:r>
        <w:r w:rsidR="1570A48B" w:rsidRPr="2B70D163">
          <w:rPr>
            <w:rFonts w:ascii="Times New Roman" w:hAnsi="Times New Roman" w:cs="Times New Roman"/>
            <w:sz w:val="22"/>
            <w:szCs w:val="22"/>
          </w:rPr>
          <w:delText>.</w:delText>
        </w:r>
      </w:del>
    </w:p>
    <w:p w14:paraId="19C38223" w14:textId="350EB935" w:rsidR="001D3C84" w:rsidRPr="00B72C4B" w:rsidRDefault="001D3C84" w:rsidP="00635BEB">
      <w:pPr>
        <w:pStyle w:val="PlainText"/>
        <w:numPr>
          <w:ilvl w:val="1"/>
          <w:numId w:val="16"/>
        </w:numPr>
        <w:rPr>
          <w:rFonts w:ascii="Times New Roman" w:hAnsi="Times New Roman" w:cs="Times New Roman"/>
          <w:sz w:val="22"/>
          <w:szCs w:val="22"/>
        </w:rPr>
      </w:pPr>
      <w:r>
        <w:rPr>
          <w:rFonts w:ascii="Times New Roman" w:hAnsi="Times New Roman" w:cs="Times New Roman"/>
          <w:sz w:val="22"/>
          <w:szCs w:val="22"/>
        </w:rPr>
        <w:t xml:space="preserve">Any identified </w:t>
      </w:r>
      <w:r w:rsidR="00754E1B">
        <w:rPr>
          <w:rFonts w:ascii="Times New Roman" w:hAnsi="Times New Roman" w:cs="Times New Roman"/>
          <w:sz w:val="22"/>
          <w:szCs w:val="22"/>
        </w:rPr>
        <w:t xml:space="preserve">areas of concern or risk in the supply chain </w:t>
      </w:r>
      <w:r w:rsidR="00AB46C6">
        <w:rPr>
          <w:rFonts w:ascii="Times New Roman" w:hAnsi="Times New Roman" w:cs="Times New Roman"/>
          <w:sz w:val="22"/>
          <w:szCs w:val="22"/>
        </w:rPr>
        <w:t xml:space="preserve">for the </w:t>
      </w:r>
      <w:r w:rsidR="004920BA">
        <w:rPr>
          <w:rFonts w:ascii="Times New Roman" w:hAnsi="Times New Roman" w:cs="Times New Roman"/>
          <w:sz w:val="22"/>
          <w:szCs w:val="22"/>
        </w:rPr>
        <w:t>product</w:t>
      </w:r>
      <w:r w:rsidR="0091351F">
        <w:rPr>
          <w:rFonts w:ascii="Times New Roman" w:hAnsi="Times New Roman" w:cs="Times New Roman"/>
          <w:sz w:val="22"/>
          <w:szCs w:val="22"/>
        </w:rPr>
        <w:t>.</w:t>
      </w:r>
    </w:p>
    <w:p w14:paraId="136137DF" w14:textId="2DEC4BD5" w:rsidR="00732EDF" w:rsidRPr="00B72C4B" w:rsidRDefault="008B3017" w:rsidP="00635BEB">
      <w:pPr>
        <w:pStyle w:val="PlainText"/>
        <w:numPr>
          <w:ilvl w:val="1"/>
          <w:numId w:val="16"/>
        </w:numPr>
        <w:rPr>
          <w:rFonts w:ascii="Times New Roman" w:hAnsi="Times New Roman" w:cs="Times New Roman"/>
          <w:sz w:val="22"/>
          <w:szCs w:val="22"/>
        </w:rPr>
      </w:pPr>
      <w:r w:rsidRPr="00B72C4B">
        <w:rPr>
          <w:rFonts w:ascii="Times New Roman" w:hAnsi="Times New Roman" w:cs="Times New Roman"/>
          <w:sz w:val="22"/>
          <w:szCs w:val="22"/>
        </w:rPr>
        <w:t>Relevant history of product (or similar product) utilization</w:t>
      </w:r>
      <w:r w:rsidR="00805D02">
        <w:rPr>
          <w:rFonts w:ascii="Times New Roman" w:hAnsi="Times New Roman" w:cs="Times New Roman"/>
          <w:sz w:val="22"/>
          <w:szCs w:val="22"/>
        </w:rPr>
        <w:t xml:space="preserve"> and any</w:t>
      </w:r>
      <w:r w:rsidR="00C740D2">
        <w:rPr>
          <w:rFonts w:ascii="Times New Roman" w:hAnsi="Times New Roman" w:cs="Times New Roman"/>
          <w:sz w:val="22"/>
          <w:szCs w:val="22"/>
        </w:rPr>
        <w:t xml:space="preserve"> test results</w:t>
      </w:r>
      <w:r w:rsidR="007B4867">
        <w:rPr>
          <w:rFonts w:ascii="Times New Roman" w:hAnsi="Times New Roman" w:cs="Times New Roman"/>
          <w:sz w:val="22"/>
          <w:szCs w:val="22"/>
        </w:rPr>
        <w:t xml:space="preserve"> applicable to the system requirements</w:t>
      </w:r>
      <w:r w:rsidRPr="00B72C4B">
        <w:rPr>
          <w:rFonts w:ascii="Times New Roman" w:hAnsi="Times New Roman" w:cs="Times New Roman"/>
          <w:sz w:val="22"/>
          <w:szCs w:val="22"/>
        </w:rPr>
        <w:t>.</w:t>
      </w:r>
      <w:r w:rsidR="00976F61">
        <w:rPr>
          <w:rFonts w:ascii="Times New Roman" w:hAnsi="Times New Roman" w:cs="Times New Roman"/>
          <w:sz w:val="22"/>
          <w:szCs w:val="22"/>
        </w:rPr>
        <w:t xml:space="preserve"> Test re</w:t>
      </w:r>
      <w:r w:rsidR="00074045">
        <w:rPr>
          <w:rFonts w:ascii="Times New Roman" w:hAnsi="Times New Roman" w:cs="Times New Roman"/>
          <w:sz w:val="22"/>
          <w:szCs w:val="22"/>
        </w:rPr>
        <w:t xml:space="preserve">ports may </w:t>
      </w:r>
      <w:r w:rsidR="00E27111">
        <w:rPr>
          <w:rFonts w:ascii="Times New Roman" w:hAnsi="Times New Roman" w:cs="Times New Roman"/>
          <w:sz w:val="22"/>
          <w:szCs w:val="22"/>
        </w:rPr>
        <w:t>be requested</w:t>
      </w:r>
      <w:r w:rsidR="006A61B6">
        <w:rPr>
          <w:rFonts w:ascii="Times New Roman" w:hAnsi="Times New Roman" w:cs="Times New Roman"/>
          <w:sz w:val="22"/>
          <w:szCs w:val="22"/>
        </w:rPr>
        <w:t xml:space="preserve"> after review</w:t>
      </w:r>
      <w:del w:id="298" w:author="Grossmann, Matthew J CTR USARMY CPE CL (USA)" w:date="2026-04-03T10:02:00Z" w16du:dateUtc="2026-04-03T14:02:00Z">
        <w:r w:rsidR="7412056E" w:rsidRPr="2B70D163">
          <w:rPr>
            <w:rFonts w:ascii="Times New Roman" w:hAnsi="Times New Roman" w:cs="Times New Roman"/>
            <w:sz w:val="22"/>
            <w:szCs w:val="22"/>
          </w:rPr>
          <w:delText xml:space="preserve"> but </w:delText>
        </w:r>
        <w:r w:rsidR="7412056E" w:rsidRPr="2B70D163">
          <w:rPr>
            <w:rFonts w:ascii="Times New Roman" w:hAnsi="Times New Roman" w:cs="Times New Roman"/>
            <w:sz w:val="22"/>
            <w:szCs w:val="22"/>
            <w:u w:val="single"/>
          </w:rPr>
          <w:delText>shall not</w:delText>
        </w:r>
        <w:r w:rsidR="7412056E" w:rsidRPr="2B70D163">
          <w:rPr>
            <w:rFonts w:ascii="Times New Roman" w:hAnsi="Times New Roman" w:cs="Times New Roman"/>
            <w:sz w:val="22"/>
            <w:szCs w:val="22"/>
          </w:rPr>
          <w:delText xml:space="preserve"> be added to the </w:delText>
        </w:r>
        <w:r w:rsidR="0CF50939" w:rsidRPr="2B70D163">
          <w:rPr>
            <w:rFonts w:ascii="Times New Roman" w:hAnsi="Times New Roman" w:cs="Times New Roman"/>
            <w:sz w:val="22"/>
            <w:szCs w:val="22"/>
          </w:rPr>
          <w:delText>responding submission</w:delText>
        </w:r>
      </w:del>
      <w:r w:rsidR="005573E8">
        <w:rPr>
          <w:rFonts w:ascii="Times New Roman" w:hAnsi="Times New Roman" w:cs="Times New Roman"/>
          <w:sz w:val="22"/>
          <w:szCs w:val="22"/>
        </w:rPr>
        <w:t>.</w:t>
      </w:r>
    </w:p>
    <w:p w14:paraId="136137E0" w14:textId="5D25EA37" w:rsidR="00732EDF" w:rsidRPr="00B72C4B" w:rsidRDefault="00732EDF" w:rsidP="00635BEB">
      <w:pPr>
        <w:pStyle w:val="PlainText"/>
        <w:numPr>
          <w:ilvl w:val="1"/>
          <w:numId w:val="16"/>
        </w:numPr>
        <w:rPr>
          <w:rFonts w:ascii="Times New Roman" w:hAnsi="Times New Roman" w:cs="Times New Roman"/>
          <w:sz w:val="22"/>
          <w:szCs w:val="22"/>
        </w:rPr>
      </w:pPr>
      <w:r w:rsidRPr="74E5D4E4">
        <w:rPr>
          <w:rFonts w:ascii="Times New Roman" w:hAnsi="Times New Roman" w:cs="Times New Roman"/>
          <w:sz w:val="22"/>
          <w:szCs w:val="22"/>
        </w:rPr>
        <w:t xml:space="preserve">Identify all tools and equipment required </w:t>
      </w:r>
      <w:r w:rsidR="00972E28">
        <w:rPr>
          <w:rFonts w:ascii="Times New Roman" w:hAnsi="Times New Roman" w:cs="Times New Roman"/>
          <w:sz w:val="22"/>
          <w:szCs w:val="22"/>
        </w:rPr>
        <w:t xml:space="preserve">for </w:t>
      </w:r>
      <w:del w:id="299" w:author="Grossmann, Matthew J CTR USARMY CPE CL (USA)" w:date="2026-04-03T10:02:00Z" w16du:dateUtc="2026-04-03T14:02:00Z">
        <w:r w:rsidR="61130856" w:rsidRPr="2B70D163">
          <w:rPr>
            <w:rFonts w:ascii="Times New Roman" w:hAnsi="Times New Roman" w:cs="Times New Roman"/>
            <w:sz w:val="22"/>
            <w:szCs w:val="22"/>
          </w:rPr>
          <w:delText>erect and stri</w:delText>
        </w:r>
        <w:r w:rsidR="0DB306AC" w:rsidRPr="2B70D163">
          <w:rPr>
            <w:rFonts w:ascii="Times New Roman" w:hAnsi="Times New Roman" w:cs="Times New Roman"/>
            <w:sz w:val="22"/>
            <w:szCs w:val="22"/>
          </w:rPr>
          <w:delText>ke of the shelter</w:delText>
        </w:r>
      </w:del>
      <w:ins w:id="300" w:author="Grossmann, Matthew J CTR USARMY CPE CL (USA)" w:date="2026-04-03T10:02:00Z" w16du:dateUtc="2026-04-03T14:02:00Z">
        <w:r w:rsidR="00972E28">
          <w:rPr>
            <w:rFonts w:ascii="Times New Roman" w:hAnsi="Times New Roman" w:cs="Times New Roman"/>
            <w:sz w:val="22"/>
            <w:szCs w:val="22"/>
          </w:rPr>
          <w:t>operation</w:t>
        </w:r>
      </w:ins>
      <w:r w:rsidR="00972E28">
        <w:rPr>
          <w:rFonts w:ascii="Times New Roman" w:hAnsi="Times New Roman" w:cs="Times New Roman"/>
          <w:sz w:val="22"/>
          <w:szCs w:val="22"/>
        </w:rPr>
        <w:t>.</w:t>
      </w:r>
    </w:p>
    <w:p w14:paraId="39ED6941" w14:textId="6966AECD" w:rsidR="00FE5538" w:rsidRPr="00972E28" w:rsidRDefault="00732EDF" w:rsidP="00635BEB">
      <w:pPr>
        <w:pStyle w:val="PlainText"/>
        <w:numPr>
          <w:ilvl w:val="1"/>
          <w:numId w:val="16"/>
        </w:numPr>
        <w:rPr>
          <w:rFonts w:ascii="Times New Roman" w:hAnsi="Times New Roman" w:cs="Times New Roman"/>
          <w:sz w:val="22"/>
          <w:szCs w:val="22"/>
        </w:rPr>
      </w:pPr>
      <w:r w:rsidRPr="00B72C4B">
        <w:rPr>
          <w:rFonts w:ascii="Times New Roman" w:hAnsi="Times New Roman" w:cs="Times New Roman"/>
          <w:sz w:val="22"/>
          <w:szCs w:val="22"/>
        </w:rPr>
        <w:t>Transportation requirements and limitations.</w:t>
      </w:r>
    </w:p>
    <w:p w14:paraId="129736E5" w14:textId="77777777" w:rsidR="00FE5538" w:rsidRPr="00B72C4B" w:rsidRDefault="72C7E7C8" w:rsidP="2B70D163">
      <w:pPr>
        <w:pStyle w:val="PlainText"/>
        <w:numPr>
          <w:ilvl w:val="1"/>
          <w:numId w:val="16"/>
        </w:numPr>
        <w:spacing w:after="14" w:line="248" w:lineRule="auto"/>
        <w:jc w:val="both"/>
        <w:rPr>
          <w:del w:id="301" w:author="Grossmann, Matthew J CTR USARMY CPE CL (USA)" w:date="2026-04-03T10:02:00Z" w16du:dateUtc="2026-04-03T14:02:00Z"/>
          <w:rFonts w:ascii="Times New Roman" w:hAnsi="Times New Roman" w:cs="Times New Roman"/>
          <w:sz w:val="22"/>
          <w:szCs w:val="22"/>
        </w:rPr>
      </w:pPr>
      <w:del w:id="302" w:author="Grossmann, Matthew J CTR USARMY CPE CL (USA)" w:date="2026-04-03T10:02:00Z" w16du:dateUtc="2026-04-03T14:02:00Z">
        <w:r w:rsidRPr="2B70D163">
          <w:rPr>
            <w:rFonts w:ascii="Times New Roman" w:hAnsi="Times New Roman" w:cs="Times New Roman"/>
            <w:sz w:val="22"/>
            <w:szCs w:val="22"/>
          </w:rPr>
          <w:delText>Manpower</w:delText>
        </w:r>
        <w:r w:rsidR="7F46608F" w:rsidRPr="2B70D163">
          <w:rPr>
            <w:rFonts w:ascii="Times New Roman" w:hAnsi="Times New Roman" w:cs="Times New Roman"/>
            <w:sz w:val="22"/>
            <w:szCs w:val="22"/>
          </w:rPr>
          <w:delText xml:space="preserve"> and </w:delText>
        </w:r>
        <w:r w:rsidR="4D5FD328" w:rsidRPr="2B70D163">
          <w:rPr>
            <w:rFonts w:ascii="Times New Roman" w:hAnsi="Times New Roman" w:cs="Times New Roman"/>
            <w:sz w:val="22"/>
            <w:szCs w:val="22"/>
          </w:rPr>
          <w:delText xml:space="preserve">time </w:delText>
        </w:r>
        <w:r w:rsidRPr="2B70D163">
          <w:rPr>
            <w:rFonts w:ascii="Times New Roman" w:hAnsi="Times New Roman" w:cs="Times New Roman"/>
            <w:sz w:val="22"/>
            <w:szCs w:val="22"/>
          </w:rPr>
          <w:delText xml:space="preserve">required </w:delText>
        </w:r>
        <w:r w:rsidR="4D5FD328" w:rsidRPr="2B70D163">
          <w:rPr>
            <w:rFonts w:ascii="Times New Roman" w:hAnsi="Times New Roman" w:cs="Times New Roman"/>
            <w:sz w:val="22"/>
            <w:szCs w:val="22"/>
          </w:rPr>
          <w:delText xml:space="preserve">to </w:delText>
        </w:r>
        <w:r w:rsidR="0DB306AC" w:rsidRPr="2B70D163">
          <w:rPr>
            <w:rFonts w:ascii="Times New Roman" w:hAnsi="Times New Roman" w:cs="Times New Roman"/>
            <w:sz w:val="22"/>
            <w:szCs w:val="22"/>
          </w:rPr>
          <w:delText>erect and strike the shelter,</w:delText>
        </w:r>
        <w:r w:rsidR="4D5FD328" w:rsidRPr="2B70D163">
          <w:rPr>
            <w:rFonts w:ascii="Times New Roman" w:hAnsi="Times New Roman" w:cs="Times New Roman"/>
            <w:sz w:val="22"/>
            <w:szCs w:val="22"/>
          </w:rPr>
          <w:delText xml:space="preserve"> and</w:delText>
        </w:r>
        <w:r w:rsidR="7F46608F" w:rsidRPr="2B70D163">
          <w:rPr>
            <w:rFonts w:ascii="Times New Roman" w:hAnsi="Times New Roman" w:cs="Times New Roman"/>
            <w:sz w:val="22"/>
            <w:szCs w:val="22"/>
          </w:rPr>
          <w:delText xml:space="preserve"> to</w:delText>
        </w:r>
        <w:r w:rsidR="4D5FD328" w:rsidRPr="2B70D163">
          <w:rPr>
            <w:rFonts w:ascii="Times New Roman" w:hAnsi="Times New Roman" w:cs="Times New Roman"/>
            <w:sz w:val="22"/>
            <w:szCs w:val="22"/>
          </w:rPr>
          <w:delText xml:space="preserve"> </w:delText>
        </w:r>
        <w:r w:rsidRPr="2B70D163">
          <w:rPr>
            <w:rFonts w:ascii="Times New Roman" w:hAnsi="Times New Roman" w:cs="Times New Roman"/>
            <w:sz w:val="22"/>
            <w:szCs w:val="22"/>
          </w:rPr>
          <w:delText>pack</w:delText>
        </w:r>
        <w:r w:rsidR="4D5FD328" w:rsidRPr="2B70D163">
          <w:rPr>
            <w:rFonts w:ascii="Times New Roman" w:hAnsi="Times New Roman" w:cs="Times New Roman"/>
            <w:sz w:val="22"/>
            <w:szCs w:val="22"/>
          </w:rPr>
          <w:delText xml:space="preserve"> for transport</w:delText>
        </w:r>
        <w:r w:rsidRPr="2B70D163">
          <w:rPr>
            <w:rFonts w:ascii="Times New Roman" w:hAnsi="Times New Roman" w:cs="Times New Roman"/>
            <w:sz w:val="22"/>
            <w:szCs w:val="22"/>
          </w:rPr>
          <w:delText>.</w:delText>
        </w:r>
      </w:del>
    </w:p>
    <w:p w14:paraId="6B1C97AA" w14:textId="4A4AFD8A" w:rsidR="001C0D57" w:rsidRPr="00B72C4B" w:rsidRDefault="001C0D57" w:rsidP="00635BEB">
      <w:pPr>
        <w:pStyle w:val="PlainText"/>
        <w:numPr>
          <w:ilvl w:val="1"/>
          <w:numId w:val="16"/>
        </w:numPr>
        <w:spacing w:after="14" w:line="248" w:lineRule="auto"/>
        <w:jc w:val="both"/>
        <w:rPr>
          <w:rFonts w:ascii="Times New Roman" w:hAnsi="Times New Roman" w:cs="Times New Roman"/>
          <w:sz w:val="22"/>
          <w:szCs w:val="22"/>
        </w:rPr>
      </w:pPr>
      <w:r w:rsidRPr="00B72C4B">
        <w:rPr>
          <w:rFonts w:ascii="Times New Roman" w:hAnsi="Times New Roman" w:cs="Times New Roman"/>
          <w:sz w:val="22"/>
          <w:szCs w:val="22"/>
        </w:rPr>
        <w:t xml:space="preserve">Consumables – Discuss all system consumables, including maintenance items. </w:t>
      </w:r>
    </w:p>
    <w:p w14:paraId="136137E5" w14:textId="40A7082B" w:rsidR="00732EDF" w:rsidRDefault="00732EDF" w:rsidP="00635BEB">
      <w:pPr>
        <w:pStyle w:val="PlainText"/>
        <w:numPr>
          <w:ilvl w:val="1"/>
          <w:numId w:val="16"/>
        </w:numPr>
        <w:rPr>
          <w:rFonts w:ascii="Times New Roman" w:hAnsi="Times New Roman" w:cs="Times New Roman"/>
          <w:sz w:val="22"/>
          <w:szCs w:val="22"/>
        </w:rPr>
      </w:pPr>
      <w:r w:rsidRPr="1B7EEC11">
        <w:rPr>
          <w:rFonts w:ascii="Times New Roman" w:hAnsi="Times New Roman" w:cs="Times New Roman"/>
          <w:sz w:val="22"/>
          <w:szCs w:val="22"/>
        </w:rPr>
        <w:t>Catalog price or rough estimate of unit cost.</w:t>
      </w:r>
    </w:p>
    <w:p w14:paraId="066D2B9D" w14:textId="0B303CDC" w:rsidR="1B7EEC11" w:rsidRDefault="0FB6D4D4" w:rsidP="784C0FE5">
      <w:pPr>
        <w:pStyle w:val="PlainText"/>
        <w:numPr>
          <w:ilvl w:val="1"/>
          <w:numId w:val="16"/>
        </w:numPr>
        <w:rPr>
          <w:rFonts w:ascii="Times New Roman" w:hAnsi="Times New Roman"/>
          <w:color w:val="000000" w:themeColor="text1"/>
          <w:sz w:val="22"/>
          <w:rPrChange w:id="303" w:author="Grossmann, Matthew J CTR USARMY CPE CL (USA)" w:date="2026-04-03T10:02:00Z" w16du:dateUtc="2026-04-03T14:02:00Z">
            <w:rPr>
              <w:rFonts w:ascii="Times New Roman" w:hAnsi="Times New Roman"/>
              <w:sz w:val="22"/>
            </w:rPr>
          </w:rPrChange>
        </w:rPr>
      </w:pPr>
      <w:r w:rsidRPr="784C0FE5">
        <w:rPr>
          <w:rFonts w:ascii="Times New Roman" w:hAnsi="Times New Roman"/>
          <w:color w:val="000000" w:themeColor="text1"/>
          <w:sz w:val="22"/>
          <w:rPrChange w:id="304" w:author="Grossmann, Matthew J CTR USARMY CPE CL (USA)" w:date="2026-04-03T10:02:00Z" w16du:dateUtc="2026-04-03T14:02:00Z">
            <w:rPr>
              <w:rFonts w:ascii="Times New Roman" w:hAnsi="Times New Roman"/>
              <w:sz w:val="22"/>
            </w:rPr>
          </w:rPrChange>
        </w:rPr>
        <w:t>Provide the product’s Commercial and Government Entity (CAGE) Code.</w:t>
      </w:r>
    </w:p>
    <w:p w14:paraId="48826B69" w14:textId="738A9BDE" w:rsidR="6EBA7F27" w:rsidRDefault="6EBA7F27" w:rsidP="784C0FE5">
      <w:pPr>
        <w:pStyle w:val="PlainText"/>
        <w:numPr>
          <w:ilvl w:val="2"/>
          <w:numId w:val="16"/>
        </w:numPr>
        <w:rPr>
          <w:rFonts w:ascii="Times New Roman" w:hAnsi="Times New Roman"/>
          <w:color w:val="000000" w:themeColor="text1"/>
          <w:sz w:val="22"/>
          <w:rPrChange w:id="305" w:author="Grossmann, Matthew J CTR USARMY CPE CL (USA)" w:date="2026-04-03T10:02:00Z" w16du:dateUtc="2026-04-03T14:02:00Z">
            <w:rPr>
              <w:rFonts w:ascii="Times New Roman" w:hAnsi="Times New Roman"/>
              <w:sz w:val="22"/>
            </w:rPr>
          </w:rPrChange>
        </w:rPr>
      </w:pPr>
      <w:r w:rsidRPr="784C0FE5">
        <w:rPr>
          <w:rFonts w:ascii="Times New Roman" w:hAnsi="Times New Roman"/>
          <w:color w:val="000000" w:themeColor="text1"/>
          <w:sz w:val="22"/>
          <w:rPrChange w:id="306" w:author="Grossmann, Matthew J CTR USARMY CPE CL (USA)" w:date="2026-04-03T10:02:00Z" w16du:dateUtc="2026-04-03T14:02:00Z">
            <w:rPr>
              <w:rFonts w:ascii="Times New Roman" w:hAnsi="Times New Roman"/>
              <w:sz w:val="22"/>
            </w:rPr>
          </w:rPrChange>
        </w:rPr>
        <w:t>U.S. Based Companies</w:t>
      </w:r>
    </w:p>
    <w:p w14:paraId="13B5990F" w14:textId="148D4C4D" w:rsidR="6EBA7F27" w:rsidRDefault="6EBA7F27" w:rsidP="784C0FE5">
      <w:pPr>
        <w:pStyle w:val="PlainText"/>
        <w:numPr>
          <w:ilvl w:val="3"/>
          <w:numId w:val="16"/>
        </w:numPr>
        <w:rPr>
          <w:rFonts w:ascii="Times New Roman" w:hAnsi="Times New Roman"/>
          <w:color w:val="000000" w:themeColor="text1"/>
          <w:sz w:val="22"/>
          <w:rPrChange w:id="307" w:author="Grossmann, Matthew J CTR USARMY CPE CL (USA)" w:date="2026-04-03T10:02:00Z" w16du:dateUtc="2026-04-03T14:02:00Z">
            <w:rPr>
              <w:rFonts w:ascii="Times New Roman" w:hAnsi="Times New Roman"/>
              <w:sz w:val="22"/>
            </w:rPr>
          </w:rPrChange>
        </w:rPr>
      </w:pPr>
      <w:r w:rsidRPr="784C0FE5">
        <w:rPr>
          <w:rFonts w:ascii="Times New Roman" w:hAnsi="Times New Roman"/>
          <w:color w:val="000000" w:themeColor="text1"/>
          <w:sz w:val="22"/>
          <w:rPrChange w:id="308" w:author="Grossmann, Matthew J CTR USARMY CPE CL (USA)" w:date="2026-04-03T10:02:00Z" w16du:dateUtc="2026-04-03T14:02:00Z">
            <w:rPr>
              <w:rFonts w:ascii="Times New Roman" w:hAnsi="Times New Roman"/>
              <w:sz w:val="22"/>
            </w:rPr>
          </w:rPrChange>
        </w:rPr>
        <w:t>Companies based in the U.S that need a CAGE Code must first create an account at SAM.gov and then begin a new entity registration. The company will be required to provide core business information, including its legal name, physical address, and Taxpayer Identification Number (TIN), which must match IRS records. After all required sections are completed and submitted, the registration will be validated. Upon successful activation, a CAGE Code is automatically assigned to the company’s profile.</w:t>
      </w:r>
    </w:p>
    <w:p w14:paraId="06613AE9" w14:textId="5DC5AEAB" w:rsidR="6EBA7F27" w:rsidRDefault="6EBA7F27" w:rsidP="784C0FE5">
      <w:pPr>
        <w:pStyle w:val="PlainText"/>
        <w:numPr>
          <w:ilvl w:val="2"/>
          <w:numId w:val="16"/>
        </w:numPr>
        <w:rPr>
          <w:rFonts w:ascii="Times New Roman" w:hAnsi="Times New Roman"/>
          <w:color w:val="000000" w:themeColor="text1"/>
          <w:sz w:val="22"/>
          <w:rPrChange w:id="309" w:author="Grossmann, Matthew J CTR USARMY CPE CL (USA)" w:date="2026-04-03T10:02:00Z" w16du:dateUtc="2026-04-03T14:02:00Z">
            <w:rPr>
              <w:rFonts w:ascii="Times New Roman" w:hAnsi="Times New Roman"/>
              <w:sz w:val="22"/>
            </w:rPr>
          </w:rPrChange>
        </w:rPr>
      </w:pPr>
      <w:r w:rsidRPr="784C0FE5">
        <w:rPr>
          <w:rFonts w:ascii="Times New Roman" w:hAnsi="Times New Roman"/>
          <w:color w:val="000000" w:themeColor="text1"/>
          <w:sz w:val="22"/>
          <w:rPrChange w:id="310" w:author="Grossmann, Matthew J CTR USARMY CPE CL (USA)" w:date="2026-04-03T10:02:00Z" w16du:dateUtc="2026-04-03T14:02:00Z">
            <w:rPr>
              <w:rFonts w:ascii="Times New Roman" w:hAnsi="Times New Roman"/>
              <w:sz w:val="22"/>
            </w:rPr>
          </w:rPrChange>
        </w:rPr>
        <w:lastRenderedPageBreak/>
        <w:t>International Based Companies</w:t>
      </w:r>
    </w:p>
    <w:p w14:paraId="5A138FB1" w14:textId="0CE436FB" w:rsidR="6EBA7F27" w:rsidRDefault="6EBA7F27" w:rsidP="784C0FE5">
      <w:pPr>
        <w:pStyle w:val="PlainText"/>
        <w:numPr>
          <w:ilvl w:val="3"/>
          <w:numId w:val="16"/>
        </w:numPr>
        <w:rPr>
          <w:rFonts w:ascii="Times New Roman" w:hAnsi="Times New Roman"/>
          <w:color w:val="000000" w:themeColor="text1"/>
          <w:sz w:val="22"/>
          <w:rPrChange w:id="311" w:author="Grossmann, Matthew J CTR USARMY CPE CL (USA)" w:date="2026-04-03T10:02:00Z" w16du:dateUtc="2026-04-03T14:02:00Z">
            <w:rPr>
              <w:rFonts w:ascii="Times New Roman" w:hAnsi="Times New Roman"/>
              <w:sz w:val="22"/>
            </w:rPr>
          </w:rPrChange>
        </w:rPr>
      </w:pPr>
      <w:r w:rsidRPr="784C0FE5">
        <w:rPr>
          <w:rFonts w:ascii="Times New Roman" w:hAnsi="Times New Roman"/>
          <w:color w:val="000000" w:themeColor="text1"/>
          <w:sz w:val="22"/>
          <w:rPrChange w:id="312" w:author="Grossmann, Matthew J CTR USARMY CPE CL (USA)" w:date="2026-04-03T10:02:00Z" w16du:dateUtc="2026-04-03T14:02:00Z">
            <w:rPr>
              <w:rFonts w:ascii="Times New Roman" w:hAnsi="Times New Roman"/>
              <w:sz w:val="22"/>
            </w:rPr>
          </w:rPrChange>
        </w:rPr>
        <w:t>Companies located outside of the U.S. must first obtain a NATO Commercial and Government Entity (NCAGE) from their country’s National Codification Bureau (NBC) or directly from the NATO Support and Procurement Agency (NSPA). Once an NCAGE Code has been assigned, the company must register on SAM.gov to become eligible to conduct business with the U.S. government.</w:t>
      </w:r>
    </w:p>
    <w:p w14:paraId="306ECCCE" w14:textId="52CA0D50" w:rsidR="002A36D6" w:rsidRPr="00B72C4B" w:rsidRDefault="559E2DC0" w:rsidP="4205C0AA">
      <w:pPr>
        <w:pStyle w:val="PlainText"/>
        <w:numPr>
          <w:ilvl w:val="1"/>
          <w:numId w:val="16"/>
        </w:numPr>
        <w:spacing w:line="259" w:lineRule="auto"/>
        <w:rPr>
          <w:rFonts w:ascii="Times New Roman" w:hAnsi="Times New Roman" w:cs="Times New Roman"/>
          <w:sz w:val="22"/>
          <w:szCs w:val="22"/>
        </w:rPr>
      </w:pPr>
      <w:r w:rsidRPr="784C0FE5">
        <w:rPr>
          <w:rFonts w:ascii="Times New Roman" w:hAnsi="Times New Roman" w:cs="Times New Roman"/>
          <w:sz w:val="22"/>
          <w:szCs w:val="22"/>
        </w:rPr>
        <w:t>Detailed description of m</w:t>
      </w:r>
      <w:r w:rsidR="002A36D6" w:rsidRPr="784C0FE5">
        <w:rPr>
          <w:rFonts w:ascii="Times New Roman" w:hAnsi="Times New Roman" w:cs="Times New Roman"/>
          <w:sz w:val="22"/>
          <w:szCs w:val="22"/>
        </w:rPr>
        <w:t xml:space="preserve">anufacturing </w:t>
      </w:r>
      <w:r w:rsidR="52DE13A8" w:rsidRPr="784C0FE5">
        <w:rPr>
          <w:rFonts w:ascii="Times New Roman" w:hAnsi="Times New Roman" w:cs="Times New Roman"/>
          <w:sz w:val="22"/>
          <w:szCs w:val="22"/>
        </w:rPr>
        <w:t>capability</w:t>
      </w:r>
      <w:r w:rsidR="00986B3E" w:rsidRPr="784C0FE5">
        <w:rPr>
          <w:rFonts w:ascii="Times New Roman" w:hAnsi="Times New Roman" w:cs="Times New Roman"/>
          <w:sz w:val="22"/>
          <w:szCs w:val="22"/>
        </w:rPr>
        <w:t xml:space="preserve"> to include </w:t>
      </w:r>
      <w:r w:rsidR="000E7E11" w:rsidRPr="784C0FE5">
        <w:rPr>
          <w:rFonts w:ascii="Times New Roman" w:hAnsi="Times New Roman" w:cs="Times New Roman"/>
          <w:sz w:val="22"/>
          <w:szCs w:val="22"/>
        </w:rPr>
        <w:t>production capacity</w:t>
      </w:r>
      <w:r w:rsidR="00BA699F" w:rsidRPr="784C0FE5">
        <w:rPr>
          <w:rFonts w:ascii="Times New Roman" w:hAnsi="Times New Roman" w:cs="Times New Roman"/>
          <w:sz w:val="22"/>
          <w:szCs w:val="22"/>
        </w:rPr>
        <w:t xml:space="preserve"> and </w:t>
      </w:r>
      <w:r w:rsidR="008C30C2" w:rsidRPr="784C0FE5">
        <w:rPr>
          <w:rFonts w:ascii="Times New Roman" w:hAnsi="Times New Roman" w:cs="Times New Roman"/>
          <w:sz w:val="22"/>
          <w:szCs w:val="22"/>
        </w:rPr>
        <w:t>throughput information</w:t>
      </w:r>
      <w:r w:rsidR="2A65AAAE" w:rsidRPr="784C0FE5">
        <w:rPr>
          <w:rFonts w:ascii="Times New Roman" w:hAnsi="Times New Roman" w:cs="Times New Roman"/>
          <w:sz w:val="22"/>
          <w:szCs w:val="22"/>
        </w:rPr>
        <w:t>.</w:t>
      </w:r>
    </w:p>
    <w:p w14:paraId="2555FE17" w14:textId="333B1C2F" w:rsidR="24B65467" w:rsidRDefault="24B65467">
      <w:pPr>
        <w:pStyle w:val="PlainText"/>
        <w:numPr>
          <w:ilvl w:val="2"/>
          <w:numId w:val="16"/>
        </w:numPr>
        <w:rPr>
          <w:rFonts w:ascii="Times New Roman" w:hAnsi="Times New Roman" w:cs="Times New Roman"/>
          <w:sz w:val="22"/>
          <w:szCs w:val="22"/>
        </w:rPr>
        <w:pPrChange w:id="313" w:author="Grossmann, Matthew J CTR USARMY CPE CL (USA)" w:date="2026-04-03T10:02:00Z" w16du:dateUtc="2026-04-03T14:02:00Z">
          <w:pPr>
            <w:pStyle w:val="PlainText"/>
            <w:numPr>
              <w:ilvl w:val="2"/>
              <w:numId w:val="16"/>
            </w:numPr>
            <w:spacing w:line="259" w:lineRule="auto"/>
            <w:ind w:left="2340" w:hanging="360"/>
          </w:pPr>
        </w:pPrChange>
      </w:pPr>
      <w:r w:rsidRPr="784C0FE5">
        <w:rPr>
          <w:rFonts w:ascii="Times New Roman" w:hAnsi="Times New Roman" w:cs="Times New Roman"/>
          <w:sz w:val="22"/>
          <w:szCs w:val="22"/>
        </w:rPr>
        <w:t>Capability to scale production</w:t>
      </w:r>
      <w:r w:rsidR="2091573F" w:rsidRPr="784C0FE5">
        <w:rPr>
          <w:rFonts w:ascii="Times New Roman" w:hAnsi="Times New Roman" w:cs="Times New Roman"/>
          <w:sz w:val="22"/>
          <w:szCs w:val="22"/>
        </w:rPr>
        <w:t>.</w:t>
      </w:r>
    </w:p>
    <w:p w14:paraId="1E1DE1C4" w14:textId="51EFD963" w:rsidR="24B65467" w:rsidRDefault="24B65467">
      <w:pPr>
        <w:pStyle w:val="PlainText"/>
        <w:numPr>
          <w:ilvl w:val="2"/>
          <w:numId w:val="16"/>
        </w:numPr>
        <w:rPr>
          <w:rFonts w:ascii="Times New Roman" w:hAnsi="Times New Roman" w:cs="Times New Roman"/>
          <w:sz w:val="22"/>
          <w:szCs w:val="22"/>
        </w:rPr>
        <w:pPrChange w:id="314" w:author="Grossmann, Matthew J CTR USARMY CPE CL (USA)" w:date="2026-04-03T10:02:00Z" w16du:dateUtc="2026-04-03T14:02:00Z">
          <w:pPr>
            <w:pStyle w:val="PlainText"/>
            <w:numPr>
              <w:ilvl w:val="2"/>
              <w:numId w:val="16"/>
            </w:numPr>
            <w:spacing w:line="259" w:lineRule="auto"/>
            <w:ind w:left="2340" w:hanging="360"/>
          </w:pPr>
        </w:pPrChange>
      </w:pPr>
      <w:r w:rsidRPr="784C0FE5">
        <w:rPr>
          <w:rFonts w:ascii="Times New Roman" w:hAnsi="Times New Roman" w:cs="Times New Roman"/>
          <w:sz w:val="22"/>
          <w:szCs w:val="22"/>
        </w:rPr>
        <w:t>Production timeline to deliverable systems</w:t>
      </w:r>
      <w:r w:rsidR="4DE2C5B2" w:rsidRPr="784C0FE5">
        <w:rPr>
          <w:rFonts w:ascii="Times New Roman" w:hAnsi="Times New Roman" w:cs="Times New Roman"/>
          <w:sz w:val="22"/>
          <w:szCs w:val="22"/>
        </w:rPr>
        <w:t>.</w:t>
      </w:r>
    </w:p>
    <w:p w14:paraId="136137E6" w14:textId="22B6F2B5" w:rsidR="00732EDF" w:rsidRPr="00B72C4B" w:rsidRDefault="00D2267B" w:rsidP="00635BEB">
      <w:pPr>
        <w:pStyle w:val="PlainText"/>
        <w:numPr>
          <w:ilvl w:val="1"/>
          <w:numId w:val="16"/>
        </w:numPr>
        <w:rPr>
          <w:rFonts w:ascii="Times New Roman" w:hAnsi="Times New Roman" w:cs="Times New Roman"/>
          <w:sz w:val="22"/>
          <w:szCs w:val="22"/>
        </w:rPr>
      </w:pPr>
      <w:r w:rsidRPr="784C0FE5">
        <w:rPr>
          <w:rFonts w:ascii="Times New Roman" w:hAnsi="Times New Roman" w:cs="Times New Roman"/>
          <w:sz w:val="22"/>
          <w:szCs w:val="22"/>
        </w:rPr>
        <w:t>Locations of manufacturing</w:t>
      </w:r>
      <w:r w:rsidR="4DE2C5B2" w:rsidRPr="784C0FE5">
        <w:rPr>
          <w:rFonts w:ascii="Times New Roman" w:hAnsi="Times New Roman" w:cs="Times New Roman"/>
          <w:sz w:val="22"/>
          <w:szCs w:val="22"/>
        </w:rPr>
        <w:t>.</w:t>
      </w:r>
    </w:p>
    <w:p w14:paraId="648675E6" w14:textId="77777777" w:rsidR="001E76EB" w:rsidRPr="00B72C4B" w:rsidRDefault="00EA08FA" w:rsidP="002518D1">
      <w:pPr>
        <w:pStyle w:val="PlainText"/>
        <w:rPr>
          <w:del w:id="315" w:author="Grossmann, Matthew J CTR USARMY CPE CL (USA)" w:date="2026-04-03T10:02:00Z" w16du:dateUtc="2026-04-03T14:02:00Z"/>
          <w:rFonts w:ascii="Times New Roman" w:hAnsi="Times New Roman" w:cs="Times New Roman"/>
          <w:sz w:val="22"/>
          <w:szCs w:val="22"/>
        </w:rPr>
      </w:pPr>
      <w:del w:id="316" w:author="Grossmann, Matthew J CTR USARMY CPE CL (USA)" w:date="2026-04-03T10:02:00Z" w16du:dateUtc="2026-04-03T14:02:00Z">
        <w:r w:rsidRPr="00B72C4B">
          <w:rPr>
            <w:rFonts w:ascii="Times New Roman" w:hAnsi="Times New Roman" w:cs="Times New Roman"/>
            <w:sz w:val="22"/>
            <w:szCs w:val="22"/>
          </w:rPr>
          <w:tab/>
        </w:r>
        <w:r w:rsidRPr="00B72C4B">
          <w:rPr>
            <w:rFonts w:ascii="Times New Roman" w:hAnsi="Times New Roman" w:cs="Times New Roman"/>
            <w:sz w:val="22"/>
            <w:szCs w:val="22"/>
          </w:rPr>
          <w:tab/>
        </w:r>
      </w:del>
    </w:p>
    <w:p w14:paraId="5ABBE13C" w14:textId="1565F7A3" w:rsidR="00FA1611" w:rsidRPr="00B72C4B" w:rsidRDefault="00EA08FA" w:rsidP="002518D1">
      <w:pPr>
        <w:pStyle w:val="PlainText"/>
        <w:rPr>
          <w:rFonts w:ascii="Times New Roman" w:hAnsi="Times New Roman" w:cs="Times New Roman"/>
          <w:sz w:val="22"/>
          <w:szCs w:val="22"/>
        </w:rPr>
      </w:pPr>
      <w:del w:id="317" w:author="Grossmann, Matthew J CTR USARMY CPE CL (USA)" w:date="2026-04-03T10:02:00Z" w16du:dateUtc="2026-04-03T14:02:00Z">
        <w:r w:rsidRPr="00B72C4B">
          <w:rPr>
            <w:rFonts w:ascii="Times New Roman" w:hAnsi="Times New Roman" w:cs="Times New Roman"/>
            <w:sz w:val="22"/>
            <w:szCs w:val="22"/>
          </w:rPr>
          <w:tab/>
        </w:r>
        <w:r w:rsidRPr="00B72C4B">
          <w:rPr>
            <w:rFonts w:ascii="Times New Roman" w:hAnsi="Times New Roman" w:cs="Times New Roman"/>
            <w:sz w:val="22"/>
            <w:szCs w:val="22"/>
          </w:rPr>
          <w:tab/>
        </w:r>
      </w:del>
    </w:p>
    <w:p w14:paraId="3A30B0E0" w14:textId="05A47208" w:rsidR="00A02355" w:rsidRPr="00B72C4B" w:rsidRDefault="10B69D8D" w:rsidP="096D4106">
      <w:pPr>
        <w:spacing w:after="192"/>
        <w:rPr>
          <w:rFonts w:ascii="Times New Roman" w:hAnsi="Times New Roman" w:cs="Times New Roman"/>
          <w:sz w:val="22"/>
          <w:szCs w:val="22"/>
        </w:rPr>
      </w:pPr>
      <w:r w:rsidRPr="152D53DB">
        <w:rPr>
          <w:rFonts w:ascii="Times New Roman" w:hAnsi="Times New Roman" w:cs="Times New Roman"/>
          <w:sz w:val="22"/>
          <w:szCs w:val="22"/>
        </w:rPr>
        <w:t xml:space="preserve">If your technology is of interest, the </w:t>
      </w:r>
      <w:r w:rsidR="03617657" w:rsidRPr="152D53DB">
        <w:rPr>
          <w:rFonts w:ascii="Times New Roman" w:hAnsi="Times New Roman" w:cs="Times New Roman"/>
          <w:sz w:val="22"/>
          <w:szCs w:val="22"/>
        </w:rPr>
        <w:t>Government</w:t>
      </w:r>
      <w:r w:rsidRPr="152D53DB">
        <w:rPr>
          <w:rFonts w:ascii="Times New Roman" w:hAnsi="Times New Roman" w:cs="Times New Roman"/>
          <w:sz w:val="22"/>
          <w:szCs w:val="22"/>
        </w:rPr>
        <w:t xml:space="preserve"> Team will contact you with an invitation to participate in </w:t>
      </w:r>
      <w:r w:rsidR="604F0F21" w:rsidRPr="152D53DB">
        <w:rPr>
          <w:rFonts w:ascii="Times New Roman" w:hAnsi="Times New Roman" w:cs="Times New Roman"/>
          <w:sz w:val="22"/>
          <w:szCs w:val="22"/>
        </w:rPr>
        <w:t>an Industry Day</w:t>
      </w:r>
      <w:r w:rsidR="141A56A2" w:rsidRPr="152D53DB">
        <w:rPr>
          <w:rFonts w:ascii="Times New Roman" w:hAnsi="Times New Roman" w:cs="Times New Roman"/>
          <w:sz w:val="22"/>
          <w:szCs w:val="22"/>
        </w:rPr>
        <w:t xml:space="preserve"> </w:t>
      </w:r>
      <w:r w:rsidRPr="152D53DB">
        <w:rPr>
          <w:rFonts w:ascii="Times New Roman" w:hAnsi="Times New Roman" w:cs="Times New Roman"/>
          <w:sz w:val="22"/>
          <w:szCs w:val="22"/>
        </w:rPr>
        <w:t xml:space="preserve">that will occur </w:t>
      </w:r>
      <w:r w:rsidR="2A6E76DA" w:rsidRPr="152D53DB">
        <w:rPr>
          <w:rFonts w:ascii="Times New Roman" w:hAnsi="Times New Roman" w:cs="Times New Roman"/>
          <w:sz w:val="22"/>
          <w:szCs w:val="22"/>
        </w:rPr>
        <w:t>i</w:t>
      </w:r>
      <w:r w:rsidR="6EA8BD1A" w:rsidRPr="152D53DB">
        <w:rPr>
          <w:rFonts w:ascii="Times New Roman" w:hAnsi="Times New Roman" w:cs="Times New Roman"/>
          <w:sz w:val="22"/>
          <w:szCs w:val="22"/>
        </w:rPr>
        <w:t xml:space="preserve">n </w:t>
      </w:r>
      <w:r w:rsidR="15DEA7FA" w:rsidRPr="152D53DB">
        <w:rPr>
          <w:rFonts w:ascii="Times New Roman" w:hAnsi="Times New Roman" w:cs="Times New Roman"/>
          <w:sz w:val="22"/>
          <w:szCs w:val="22"/>
        </w:rPr>
        <w:t xml:space="preserve">June </w:t>
      </w:r>
      <w:r w:rsidR="260ECABD" w:rsidRPr="152D53DB">
        <w:rPr>
          <w:rFonts w:ascii="Times New Roman" w:hAnsi="Times New Roman" w:cs="Times New Roman"/>
          <w:sz w:val="22"/>
          <w:szCs w:val="22"/>
        </w:rPr>
        <w:t>2026</w:t>
      </w:r>
      <w:r w:rsidR="3A5FFCB4" w:rsidRPr="152D53DB">
        <w:rPr>
          <w:rFonts w:ascii="Times New Roman" w:hAnsi="Times New Roman" w:cs="Times New Roman"/>
          <w:sz w:val="22"/>
          <w:szCs w:val="22"/>
        </w:rPr>
        <w:t>.</w:t>
      </w:r>
    </w:p>
    <w:p w14:paraId="136137EA" w14:textId="03D9DE18" w:rsidR="002518D1" w:rsidRPr="00B72C4B" w:rsidRDefault="556318FF" w:rsidP="096D4106">
      <w:pPr>
        <w:rPr>
          <w:rFonts w:ascii="Times New Roman" w:hAnsi="Times New Roman" w:cs="Times New Roman"/>
          <w:sz w:val="22"/>
          <w:szCs w:val="22"/>
        </w:rPr>
      </w:pPr>
      <w:r w:rsidRPr="096D4106">
        <w:rPr>
          <w:rFonts w:ascii="Times New Roman" w:hAnsi="Times New Roman" w:cs="Times New Roman"/>
          <w:sz w:val="22"/>
          <w:szCs w:val="22"/>
        </w:rPr>
        <w:t xml:space="preserve">All companies will be notified of </w:t>
      </w:r>
      <w:del w:id="318" w:author="Grossmann, Matthew J CTR USARMY CPE CL (USA)" w:date="2026-04-03T10:02:00Z" w16du:dateUtc="2026-04-03T14:02:00Z">
        <w:r w:rsidR="08F76D7A" w:rsidRPr="05F0B832">
          <w:rPr>
            <w:rFonts w:ascii="Times New Roman" w:hAnsi="Times New Roman" w:cs="Times New Roman"/>
            <w:sz w:val="22"/>
            <w:szCs w:val="22"/>
          </w:rPr>
          <w:delText>positive</w:delText>
        </w:r>
        <w:r w:rsidR="00A02355" w:rsidRPr="05F0B832">
          <w:rPr>
            <w:rFonts w:ascii="Times New Roman" w:hAnsi="Times New Roman" w:cs="Times New Roman"/>
            <w:sz w:val="22"/>
            <w:szCs w:val="22"/>
          </w:rPr>
          <w:delText xml:space="preserve"> </w:delText>
        </w:r>
      </w:del>
      <w:ins w:id="319" w:author="Grossmann, Matthew J CTR USARMY CPE CL (USA)" w:date="2026-04-03T10:02:00Z" w16du:dateUtc="2026-04-03T14:02:00Z">
        <w:r w:rsidRPr="096D4106">
          <w:rPr>
            <w:rFonts w:ascii="Times New Roman" w:hAnsi="Times New Roman" w:cs="Times New Roman"/>
            <w:sz w:val="22"/>
            <w:szCs w:val="22"/>
          </w:rPr>
          <w:t>invitation/non-</w:t>
        </w:r>
      </w:ins>
      <w:r w:rsidRPr="096D4106">
        <w:rPr>
          <w:rFonts w:ascii="Times New Roman" w:hAnsi="Times New Roman" w:cs="Times New Roman"/>
          <w:sz w:val="22"/>
          <w:szCs w:val="22"/>
        </w:rPr>
        <w:t xml:space="preserve">invitation decisions </w:t>
      </w:r>
      <w:r w:rsidR="23640382" w:rsidRPr="096D4106">
        <w:rPr>
          <w:rFonts w:ascii="Times New Roman" w:hAnsi="Times New Roman" w:cs="Times New Roman"/>
          <w:sz w:val="22"/>
          <w:szCs w:val="22"/>
        </w:rPr>
        <w:t xml:space="preserve">before </w:t>
      </w:r>
      <w:r w:rsidR="20A6F720" w:rsidRPr="096D4106">
        <w:rPr>
          <w:rFonts w:ascii="Times New Roman" w:hAnsi="Times New Roman" w:cs="Times New Roman"/>
          <w:sz w:val="22"/>
          <w:szCs w:val="22"/>
        </w:rPr>
        <w:t xml:space="preserve">the </w:t>
      </w:r>
      <w:r w:rsidR="0B7F440D" w:rsidRPr="096D4106">
        <w:rPr>
          <w:rFonts w:ascii="Times New Roman" w:hAnsi="Times New Roman" w:cs="Times New Roman"/>
          <w:sz w:val="22"/>
          <w:szCs w:val="22"/>
        </w:rPr>
        <w:t xml:space="preserve">end of </w:t>
      </w:r>
      <w:r w:rsidR="2874E27E" w:rsidRPr="096D4106">
        <w:rPr>
          <w:rFonts w:ascii="Times New Roman" w:hAnsi="Times New Roman" w:cs="Times New Roman"/>
          <w:sz w:val="22"/>
          <w:szCs w:val="22"/>
        </w:rPr>
        <w:t xml:space="preserve">May </w:t>
      </w:r>
      <w:r w:rsidR="37D99904" w:rsidRPr="096D4106">
        <w:rPr>
          <w:rFonts w:ascii="Times New Roman" w:hAnsi="Times New Roman" w:cs="Times New Roman"/>
          <w:sz w:val="22"/>
          <w:szCs w:val="22"/>
        </w:rPr>
        <w:t>202</w:t>
      </w:r>
      <w:r w:rsidR="3C67688B" w:rsidRPr="096D4106">
        <w:rPr>
          <w:rFonts w:ascii="Times New Roman" w:hAnsi="Times New Roman" w:cs="Times New Roman"/>
          <w:sz w:val="22"/>
          <w:szCs w:val="22"/>
        </w:rPr>
        <w:t>6</w:t>
      </w:r>
      <w:r w:rsidRPr="096D4106">
        <w:rPr>
          <w:rFonts w:ascii="Times New Roman" w:hAnsi="Times New Roman" w:cs="Times New Roman"/>
          <w:sz w:val="22"/>
          <w:szCs w:val="22"/>
        </w:rPr>
        <w:t xml:space="preserve">. </w:t>
      </w:r>
    </w:p>
    <w:p w14:paraId="136137EB" w14:textId="16BA7A10" w:rsidR="002518D1" w:rsidRPr="00B72C4B" w:rsidRDefault="00327651" w:rsidP="00840592">
      <w:pPr>
        <w:pStyle w:val="PlainText"/>
        <w:rPr>
          <w:rFonts w:ascii="Times New Roman" w:hAnsi="Times New Roman" w:cs="Times New Roman"/>
          <w:sz w:val="22"/>
          <w:szCs w:val="22"/>
        </w:rPr>
      </w:pPr>
      <w:r w:rsidRPr="00B72C4B">
        <w:rPr>
          <w:rFonts w:ascii="Times New Roman" w:hAnsi="Times New Roman" w:cs="Times New Roman"/>
          <w:sz w:val="22"/>
          <w:szCs w:val="22"/>
        </w:rPr>
        <w:t>The Government</w:t>
      </w:r>
      <w:r w:rsidR="002518D1" w:rsidRPr="00B72C4B">
        <w:rPr>
          <w:rFonts w:ascii="Times New Roman" w:hAnsi="Times New Roman" w:cs="Times New Roman"/>
          <w:sz w:val="22"/>
          <w:szCs w:val="22"/>
        </w:rPr>
        <w:t xml:space="preserve"> reserves the right to </w:t>
      </w:r>
      <w:r w:rsidR="001E76EB" w:rsidRPr="00B72C4B">
        <w:rPr>
          <w:rFonts w:ascii="Times New Roman" w:hAnsi="Times New Roman" w:cs="Times New Roman"/>
          <w:sz w:val="22"/>
          <w:szCs w:val="22"/>
        </w:rPr>
        <w:t>request additional clarifying information from each respondent.</w:t>
      </w:r>
      <w:r w:rsidR="0021442F" w:rsidRPr="00B72C4B">
        <w:rPr>
          <w:rFonts w:ascii="Times New Roman" w:hAnsi="Times New Roman" w:cs="Times New Roman"/>
          <w:sz w:val="22"/>
          <w:szCs w:val="22"/>
        </w:rPr>
        <w:t xml:space="preserve"> </w:t>
      </w:r>
    </w:p>
    <w:p w14:paraId="136137EC" w14:textId="77777777" w:rsidR="001E76EB" w:rsidRPr="00B72C4B" w:rsidRDefault="001E76EB" w:rsidP="00840592">
      <w:pPr>
        <w:pStyle w:val="PlainText"/>
        <w:rPr>
          <w:rFonts w:ascii="Times New Roman" w:hAnsi="Times New Roman" w:cs="Times New Roman"/>
          <w:sz w:val="22"/>
          <w:szCs w:val="22"/>
        </w:rPr>
      </w:pPr>
    </w:p>
    <w:p w14:paraId="6CCCF67B" w14:textId="5829E2D5" w:rsidR="00AF0A25" w:rsidRDefault="00732EDF" w:rsidP="00840592">
      <w:pPr>
        <w:pStyle w:val="PlainText"/>
        <w:rPr>
          <w:rFonts w:ascii="Times New Roman" w:hAnsi="Times New Roman" w:cs="Times New Roman"/>
          <w:sz w:val="22"/>
          <w:szCs w:val="22"/>
        </w:rPr>
      </w:pPr>
      <w:r w:rsidRPr="00656D55">
        <w:rPr>
          <w:rFonts w:ascii="Times New Roman" w:hAnsi="Times New Roman" w:cs="Times New Roman"/>
          <w:b/>
          <w:bCs/>
          <w:sz w:val="22"/>
          <w:szCs w:val="22"/>
        </w:rPr>
        <w:t>SUBMISSION DATE AND ADDRESS</w:t>
      </w:r>
      <w:r w:rsidRPr="00656D55">
        <w:rPr>
          <w:rFonts w:ascii="Times New Roman" w:hAnsi="Times New Roman"/>
          <w:b/>
          <w:sz w:val="22"/>
          <w:rPrChange w:id="320" w:author="Grossmann, Matthew J CTR USARMY CPE CL (USA)" w:date="2026-04-03T10:02:00Z" w16du:dateUtc="2026-04-03T14:02:00Z">
            <w:rPr>
              <w:rFonts w:ascii="Times New Roman" w:hAnsi="Times New Roman"/>
              <w:sz w:val="22"/>
            </w:rPr>
          </w:rPrChange>
        </w:rPr>
        <w:t>:</w:t>
      </w:r>
      <w:r w:rsidRPr="00B72C4B">
        <w:rPr>
          <w:rFonts w:ascii="Times New Roman" w:hAnsi="Times New Roman" w:cs="Times New Roman"/>
          <w:sz w:val="22"/>
          <w:szCs w:val="22"/>
        </w:rPr>
        <w:t xml:space="preserve"> Electronic responses to this notice are requested to be emailed to </w:t>
      </w:r>
      <w:r w:rsidR="00031BF6">
        <w:rPr>
          <w:rFonts w:ascii="Times New Roman" w:hAnsi="Times New Roman" w:cs="Times New Roman"/>
          <w:sz w:val="22"/>
          <w:szCs w:val="22"/>
        </w:rPr>
        <w:t xml:space="preserve">the </w:t>
      </w:r>
      <w:r w:rsidR="00AF0A25">
        <w:rPr>
          <w:rFonts w:ascii="Times New Roman" w:hAnsi="Times New Roman" w:cs="Times New Roman"/>
          <w:sz w:val="22"/>
          <w:szCs w:val="22"/>
        </w:rPr>
        <w:t>following Points of Contact</w:t>
      </w:r>
      <w:r w:rsidR="004D6C9E">
        <w:rPr>
          <w:rFonts w:ascii="Times New Roman" w:hAnsi="Times New Roman" w:cs="Times New Roman"/>
          <w:sz w:val="22"/>
          <w:szCs w:val="22"/>
        </w:rPr>
        <w:t xml:space="preserve"> </w:t>
      </w:r>
      <w:r w:rsidR="004D6C9E" w:rsidRPr="00B72C4B">
        <w:rPr>
          <w:rFonts w:ascii="Times New Roman" w:hAnsi="Times New Roman" w:cs="Times New Roman"/>
          <w:sz w:val="22"/>
          <w:szCs w:val="22"/>
        </w:rPr>
        <w:t>no later than</w:t>
      </w:r>
      <w:r w:rsidR="004D6C9E">
        <w:rPr>
          <w:rFonts w:ascii="Times New Roman" w:hAnsi="Times New Roman"/>
          <w:sz w:val="22"/>
          <w:rPrChange w:id="321" w:author="Grossmann, Matthew J CTR USARMY CPE CL (USA)" w:date="2026-04-03T10:02:00Z" w16du:dateUtc="2026-04-03T14:02:00Z">
            <w:rPr>
              <w:rFonts w:ascii="Times New Roman" w:hAnsi="Times New Roman"/>
              <w:color w:val="FF0000"/>
              <w:sz w:val="22"/>
            </w:rPr>
          </w:rPrChange>
        </w:rPr>
        <w:t xml:space="preserve"> </w:t>
      </w:r>
      <w:r w:rsidR="00516FE6">
        <w:rPr>
          <w:rFonts w:ascii="Times New Roman" w:hAnsi="Times New Roman"/>
          <w:sz w:val="22"/>
          <w:rPrChange w:id="322" w:author="Grossmann, Matthew J CTR USARMY CPE CL (USA)" w:date="2026-04-03T10:02:00Z" w16du:dateUtc="2026-04-03T14:02:00Z">
            <w:rPr>
              <w:rFonts w:ascii="Times New Roman" w:hAnsi="Times New Roman"/>
              <w:color w:val="FF0000"/>
              <w:sz w:val="22"/>
              <w:highlight w:val="yellow"/>
            </w:rPr>
          </w:rPrChange>
        </w:rPr>
        <w:t>XX</w:t>
      </w:r>
      <w:r w:rsidR="004D6C9E" w:rsidRPr="00F56FDD">
        <w:rPr>
          <w:rFonts w:ascii="Times New Roman" w:hAnsi="Times New Roman"/>
          <w:sz w:val="22"/>
          <w:highlight w:val="yellow"/>
          <w:rPrChange w:id="323" w:author="Grossmann, Matthew J CTR USARMY CPE CL (USA)" w:date="2026-04-03T10:02:00Z" w16du:dateUtc="2026-04-03T14:02:00Z">
            <w:rPr>
              <w:rFonts w:ascii="Times New Roman" w:hAnsi="Times New Roman"/>
              <w:color w:val="FF0000"/>
              <w:sz w:val="22"/>
              <w:highlight w:val="yellow"/>
            </w:rPr>
          </w:rPrChange>
        </w:rPr>
        <w:t xml:space="preserve"> </w:t>
      </w:r>
      <w:r w:rsidR="00516FE6">
        <w:rPr>
          <w:rFonts w:ascii="Times New Roman" w:hAnsi="Times New Roman"/>
          <w:sz w:val="22"/>
          <w:highlight w:val="yellow"/>
          <w:rPrChange w:id="324" w:author="Grossmann, Matthew J CTR USARMY CPE CL (USA)" w:date="2026-04-03T10:02:00Z" w16du:dateUtc="2026-04-03T14:02:00Z">
            <w:rPr>
              <w:rFonts w:ascii="Times New Roman" w:hAnsi="Times New Roman"/>
              <w:color w:val="FF0000"/>
              <w:sz w:val="22"/>
              <w:highlight w:val="yellow"/>
            </w:rPr>
          </w:rPrChange>
        </w:rPr>
        <w:t>April</w:t>
      </w:r>
      <w:r w:rsidR="004D6C9E" w:rsidRPr="00F56FDD">
        <w:rPr>
          <w:rFonts w:ascii="Times New Roman" w:hAnsi="Times New Roman"/>
          <w:sz w:val="22"/>
          <w:highlight w:val="yellow"/>
          <w:rPrChange w:id="325" w:author="Grossmann, Matthew J CTR USARMY CPE CL (USA)" w:date="2026-04-03T10:02:00Z" w16du:dateUtc="2026-04-03T14:02:00Z">
            <w:rPr>
              <w:rFonts w:ascii="Times New Roman" w:hAnsi="Times New Roman"/>
              <w:color w:val="FF0000"/>
              <w:sz w:val="22"/>
              <w:highlight w:val="yellow"/>
            </w:rPr>
          </w:rPrChange>
        </w:rPr>
        <w:t xml:space="preserve"> 202</w:t>
      </w:r>
      <w:r w:rsidR="00516FE6">
        <w:rPr>
          <w:rFonts w:ascii="Times New Roman" w:hAnsi="Times New Roman"/>
          <w:sz w:val="22"/>
          <w:highlight w:val="yellow"/>
          <w:rPrChange w:id="326" w:author="Grossmann, Matthew J CTR USARMY CPE CL (USA)" w:date="2026-04-03T10:02:00Z" w16du:dateUtc="2026-04-03T14:02:00Z">
            <w:rPr>
              <w:rFonts w:ascii="Times New Roman" w:hAnsi="Times New Roman"/>
              <w:color w:val="FF0000"/>
              <w:sz w:val="22"/>
              <w:highlight w:val="yellow"/>
            </w:rPr>
          </w:rPrChange>
        </w:rPr>
        <w:t>6</w:t>
      </w:r>
      <w:r w:rsidR="004D6C9E" w:rsidRPr="00F56FDD">
        <w:rPr>
          <w:rFonts w:ascii="Times New Roman" w:hAnsi="Times New Roman"/>
          <w:sz w:val="22"/>
          <w:highlight w:val="yellow"/>
          <w:rPrChange w:id="327" w:author="Grossmann, Matthew J CTR USARMY CPE CL (USA)" w:date="2026-04-03T10:02:00Z" w16du:dateUtc="2026-04-03T14:02:00Z">
            <w:rPr>
              <w:rFonts w:ascii="Times New Roman" w:hAnsi="Times New Roman"/>
              <w:color w:val="FF0000"/>
              <w:sz w:val="22"/>
              <w:highlight w:val="yellow"/>
            </w:rPr>
          </w:rPrChange>
        </w:rPr>
        <w:t xml:space="preserve">, 5pm </w:t>
      </w:r>
      <w:del w:id="328" w:author="Grossmann, Matthew J CTR USARMY CPE CL (USA)" w:date="2026-04-03T10:02:00Z" w16du:dateUtc="2026-04-03T14:02:00Z">
        <w:r w:rsidR="004D6C9E" w:rsidRPr="7BAFC7FD">
          <w:rPr>
            <w:rFonts w:ascii="Times New Roman" w:hAnsi="Times New Roman" w:cs="Times New Roman"/>
            <w:color w:val="FF0000"/>
            <w:sz w:val="22"/>
            <w:szCs w:val="22"/>
            <w:highlight w:val="yellow"/>
          </w:rPr>
          <w:delText>E</w:delText>
        </w:r>
        <w:r w:rsidR="189224E7" w:rsidRPr="7BAFC7FD">
          <w:rPr>
            <w:rFonts w:ascii="Times New Roman" w:hAnsi="Times New Roman" w:cs="Times New Roman"/>
            <w:color w:val="FF0000"/>
            <w:sz w:val="22"/>
            <w:szCs w:val="22"/>
            <w:highlight w:val="yellow"/>
          </w:rPr>
          <w:delText>D</w:delText>
        </w:r>
        <w:r w:rsidR="004D6C9E" w:rsidRPr="7BAFC7FD">
          <w:rPr>
            <w:rFonts w:ascii="Times New Roman" w:hAnsi="Times New Roman" w:cs="Times New Roman"/>
            <w:color w:val="FF0000"/>
            <w:sz w:val="22"/>
            <w:szCs w:val="22"/>
            <w:highlight w:val="yellow"/>
          </w:rPr>
          <w:delText>T</w:delText>
        </w:r>
      </w:del>
      <w:ins w:id="329" w:author="Grossmann, Matthew J CTR USARMY CPE CL (USA)" w:date="2026-04-03T10:02:00Z" w16du:dateUtc="2026-04-03T14:02:00Z">
        <w:r w:rsidR="004D6C9E" w:rsidRPr="00F56FDD">
          <w:rPr>
            <w:rFonts w:ascii="Times New Roman" w:hAnsi="Times New Roman" w:cs="Times New Roman"/>
            <w:sz w:val="22"/>
            <w:szCs w:val="22"/>
            <w:highlight w:val="yellow"/>
          </w:rPr>
          <w:t>EST</w:t>
        </w:r>
      </w:ins>
      <w:r w:rsidR="004D6C9E" w:rsidRPr="00E759F8">
        <w:rPr>
          <w:rFonts w:ascii="Times New Roman" w:hAnsi="Times New Roman"/>
          <w:sz w:val="22"/>
          <w:rPrChange w:id="330" w:author="Grossmann, Matthew J CTR USARMY CPE CL (USA)" w:date="2026-04-03T10:02:00Z" w16du:dateUtc="2026-04-03T14:02:00Z">
            <w:rPr>
              <w:rFonts w:ascii="Times New Roman" w:hAnsi="Times New Roman"/>
              <w:color w:val="FF0000"/>
              <w:sz w:val="22"/>
            </w:rPr>
          </w:rPrChange>
        </w:rPr>
        <w:t>.</w:t>
      </w:r>
    </w:p>
    <w:p w14:paraId="39496620" w14:textId="0DC9D14A" w:rsidR="0019658F" w:rsidRPr="0081010F" w:rsidRDefault="00064C4C" w:rsidP="0081010F">
      <w:pPr>
        <w:pStyle w:val="PlainText"/>
        <w:numPr>
          <w:ilvl w:val="0"/>
          <w:numId w:val="19"/>
        </w:numPr>
        <w:rPr>
          <w:rFonts w:ascii="Times New Roman" w:hAnsi="Times New Roman" w:cs="Times New Roman"/>
          <w:sz w:val="22"/>
          <w:szCs w:val="22"/>
        </w:rPr>
      </w:pPr>
      <w:r>
        <w:rPr>
          <w:rFonts w:ascii="Times New Roman" w:hAnsi="Times New Roman" w:cs="Times New Roman"/>
          <w:sz w:val="22"/>
          <w:szCs w:val="22"/>
        </w:rPr>
        <w:t xml:space="preserve">Raul Lopez, Project Lead, </w:t>
      </w:r>
      <w:hyperlink r:id="rId9" w:history="1">
        <w:r w:rsidRPr="00135F74">
          <w:rPr>
            <w:rStyle w:val="Hyperlink"/>
            <w:rFonts w:ascii="Times New Roman" w:hAnsi="Times New Roman" w:cs="Times New Roman"/>
            <w:sz w:val="22"/>
            <w:szCs w:val="22"/>
          </w:rPr>
          <w:t>raul.a.lopez.civ@army.mil</w:t>
        </w:r>
      </w:hyperlink>
      <w:r>
        <w:rPr>
          <w:rFonts w:ascii="Times New Roman" w:hAnsi="Times New Roman" w:cs="Times New Roman"/>
          <w:sz w:val="22"/>
          <w:szCs w:val="22"/>
        </w:rPr>
        <w:t xml:space="preserve"> </w:t>
      </w:r>
    </w:p>
    <w:p w14:paraId="37BB23BB" w14:textId="15E2CFC5" w:rsidR="00AF0A25" w:rsidRDefault="005357A7" w:rsidP="00AF0A25">
      <w:pPr>
        <w:pStyle w:val="PlainText"/>
        <w:numPr>
          <w:ilvl w:val="0"/>
          <w:numId w:val="19"/>
        </w:numPr>
        <w:rPr>
          <w:rFonts w:ascii="Times New Roman" w:hAnsi="Times New Roman" w:cs="Times New Roman"/>
          <w:sz w:val="22"/>
          <w:szCs w:val="22"/>
        </w:rPr>
      </w:pPr>
      <w:r>
        <w:rPr>
          <w:rFonts w:ascii="Times New Roman" w:hAnsi="Times New Roman" w:cs="Times New Roman"/>
          <w:sz w:val="22"/>
          <w:szCs w:val="22"/>
        </w:rPr>
        <w:t xml:space="preserve">Clinton McAdams, Project Engineer, </w:t>
      </w:r>
      <w:hyperlink r:id="rId10" w:history="1">
        <w:r w:rsidRPr="00314424">
          <w:rPr>
            <w:rStyle w:val="Hyperlink"/>
            <w:rFonts w:ascii="Times New Roman" w:hAnsi="Times New Roman" w:cs="Times New Roman"/>
            <w:sz w:val="22"/>
            <w:szCs w:val="22"/>
          </w:rPr>
          <w:t>clinton.b.mcadams.civ@army.mil</w:t>
        </w:r>
      </w:hyperlink>
      <w:r w:rsidR="006D5DEA" w:rsidRPr="00B72C4B">
        <w:rPr>
          <w:rFonts w:ascii="Times New Roman" w:hAnsi="Times New Roman" w:cs="Times New Roman"/>
          <w:sz w:val="22"/>
          <w:szCs w:val="22"/>
        </w:rPr>
        <w:t xml:space="preserve"> </w:t>
      </w:r>
    </w:p>
    <w:p w14:paraId="136137ED" w14:textId="59EFF459" w:rsidR="009A610F" w:rsidRDefault="00732EDF" w:rsidP="00AF0A25">
      <w:pPr>
        <w:pStyle w:val="PlainText"/>
        <w:rPr>
          <w:rFonts w:ascii="Times New Roman" w:hAnsi="Times New Roman" w:cs="Times New Roman"/>
          <w:sz w:val="22"/>
          <w:szCs w:val="22"/>
        </w:rPr>
      </w:pPr>
      <w:r w:rsidRPr="00B72C4B">
        <w:rPr>
          <w:rFonts w:ascii="Times New Roman" w:hAnsi="Times New Roman" w:cs="Times New Roman"/>
          <w:sz w:val="22"/>
          <w:szCs w:val="22"/>
        </w:rPr>
        <w:t xml:space="preserve">The subject line of the e-mail should contain the words </w:t>
      </w:r>
      <w:r w:rsidR="00F56FDD" w:rsidRPr="00F56FDD">
        <w:rPr>
          <w:rFonts w:ascii="Times New Roman" w:hAnsi="Times New Roman" w:cs="Times New Roman"/>
          <w:b/>
          <w:bCs/>
          <w:sz w:val="22"/>
          <w:szCs w:val="22"/>
        </w:rPr>
        <w:t>Arctic Mobility Sustainment System (AMSS</w:t>
      </w:r>
      <w:del w:id="331" w:author="Grossmann, Matthew J CTR USARMY CPE CL (USA)" w:date="2026-04-03T10:02:00Z" w16du:dateUtc="2026-04-03T14:02:00Z">
        <w:r w:rsidR="00F56FDD" w:rsidRPr="00F56FDD">
          <w:rPr>
            <w:rFonts w:ascii="Times New Roman" w:hAnsi="Times New Roman" w:cs="Times New Roman"/>
            <w:b/>
            <w:bCs/>
            <w:sz w:val="22"/>
            <w:szCs w:val="22"/>
          </w:rPr>
          <w:delText>) 5-man Team and 10-man Squad Arctic Shelter (AS)</w:delText>
        </w:r>
        <w:r w:rsidRPr="00B72C4B">
          <w:rPr>
            <w:rFonts w:ascii="Times New Roman" w:hAnsi="Times New Roman" w:cs="Times New Roman"/>
            <w:sz w:val="22"/>
            <w:szCs w:val="22"/>
          </w:rPr>
          <w:delText>.</w:delText>
        </w:r>
      </w:del>
      <w:ins w:id="332" w:author="Grossmann, Matthew J CTR USARMY CPE CL (USA)" w:date="2026-04-03T10:02:00Z" w16du:dateUtc="2026-04-03T14:02:00Z">
        <w:r w:rsidR="00F56FDD" w:rsidRPr="00F56FDD">
          <w:rPr>
            <w:rFonts w:ascii="Times New Roman" w:hAnsi="Times New Roman" w:cs="Times New Roman"/>
            <w:b/>
            <w:bCs/>
            <w:sz w:val="22"/>
            <w:szCs w:val="22"/>
          </w:rPr>
          <w:t>)</w:t>
        </w:r>
        <w:r w:rsidRPr="00B72C4B">
          <w:rPr>
            <w:rFonts w:ascii="Times New Roman" w:hAnsi="Times New Roman" w:cs="Times New Roman"/>
            <w:sz w:val="22"/>
            <w:szCs w:val="22"/>
          </w:rPr>
          <w:t>.</w:t>
        </w:r>
      </w:ins>
      <w:r w:rsidRPr="00B72C4B">
        <w:rPr>
          <w:rFonts w:ascii="Times New Roman" w:hAnsi="Times New Roman" w:cs="Times New Roman"/>
          <w:sz w:val="22"/>
          <w:szCs w:val="22"/>
        </w:rPr>
        <w:t xml:space="preserve">  </w:t>
      </w:r>
    </w:p>
    <w:p w14:paraId="6A0EB367" w14:textId="77777777" w:rsidR="004D6C9E" w:rsidRDefault="004D6C9E" w:rsidP="00AF0A25">
      <w:pPr>
        <w:pStyle w:val="PlainText"/>
        <w:rPr>
          <w:rFonts w:ascii="Times New Roman" w:hAnsi="Times New Roman" w:cs="Times New Roman"/>
          <w:sz w:val="22"/>
          <w:szCs w:val="22"/>
        </w:rPr>
      </w:pPr>
    </w:p>
    <w:p w14:paraId="3555259E" w14:textId="5C0C27CB" w:rsidR="00992BDC" w:rsidRPr="00B72C4B" w:rsidRDefault="00992BDC" w:rsidP="00AF0A25">
      <w:pPr>
        <w:pStyle w:val="PlainText"/>
        <w:rPr>
          <w:rFonts w:ascii="Times New Roman" w:hAnsi="Times New Roman" w:cs="Times New Roman"/>
          <w:sz w:val="22"/>
          <w:szCs w:val="22"/>
        </w:rPr>
      </w:pPr>
      <w:r w:rsidRPr="004D6C9E">
        <w:rPr>
          <w:rFonts w:ascii="Times New Roman" w:hAnsi="Times New Roman" w:cs="Times New Roman"/>
          <w:b/>
          <w:bCs/>
          <w:sz w:val="22"/>
          <w:szCs w:val="22"/>
        </w:rPr>
        <w:t>Please note:</w:t>
      </w:r>
      <w:r w:rsidRPr="00992BDC">
        <w:rPr>
          <w:rFonts w:ascii="Times New Roman" w:hAnsi="Times New Roman" w:cs="Times New Roman"/>
          <w:sz w:val="22"/>
          <w:szCs w:val="22"/>
        </w:rPr>
        <w:t xml:space="preserve"> Brochures or other descriptions of general organizational or individual capabilities will not be accepted as a response. All responses will be </w:t>
      </w:r>
      <w:proofErr w:type="gramStart"/>
      <w:r w:rsidR="00293EE8" w:rsidRPr="00992BDC">
        <w:rPr>
          <w:rFonts w:ascii="Times New Roman" w:hAnsi="Times New Roman" w:cs="Times New Roman"/>
          <w:sz w:val="22"/>
          <w:szCs w:val="22"/>
        </w:rPr>
        <w:t>assigned</w:t>
      </w:r>
      <w:proofErr w:type="gramEnd"/>
      <w:r w:rsidRPr="00992BDC">
        <w:rPr>
          <w:rFonts w:ascii="Times New Roman" w:hAnsi="Times New Roman" w:cs="Times New Roman"/>
          <w:sz w:val="22"/>
          <w:szCs w:val="22"/>
        </w:rPr>
        <w:t xml:space="preserve"> an identification number, and an email will acknowledge receipt.</w:t>
      </w:r>
    </w:p>
    <w:p w14:paraId="136137EE" w14:textId="77777777" w:rsidR="000E619A" w:rsidRPr="00B72C4B" w:rsidRDefault="000E619A" w:rsidP="00840592">
      <w:pPr>
        <w:pStyle w:val="PlainText"/>
        <w:rPr>
          <w:rFonts w:ascii="Times New Roman" w:hAnsi="Times New Roman" w:cs="Times New Roman"/>
          <w:sz w:val="22"/>
          <w:szCs w:val="22"/>
        </w:rPr>
      </w:pPr>
    </w:p>
    <w:p w14:paraId="136137EF" w14:textId="138A3E66" w:rsidR="009A610F" w:rsidRPr="00B72C4B" w:rsidRDefault="00732EDF" w:rsidP="00840592">
      <w:pPr>
        <w:pStyle w:val="PlainText"/>
        <w:rPr>
          <w:rFonts w:ascii="Times New Roman" w:hAnsi="Times New Roman" w:cs="Times New Roman"/>
          <w:sz w:val="22"/>
          <w:szCs w:val="22"/>
        </w:rPr>
      </w:pPr>
      <w:r w:rsidRPr="00516FE6">
        <w:rPr>
          <w:rFonts w:ascii="Times New Roman" w:hAnsi="Times New Roman" w:cs="Times New Roman"/>
          <w:b/>
          <w:bCs/>
          <w:sz w:val="22"/>
          <w:szCs w:val="22"/>
        </w:rPr>
        <w:t>NOTE:</w:t>
      </w:r>
      <w:r w:rsidRPr="00B72C4B">
        <w:rPr>
          <w:rFonts w:ascii="Times New Roman" w:hAnsi="Times New Roman" w:cs="Times New Roman"/>
          <w:sz w:val="22"/>
          <w:szCs w:val="22"/>
        </w:rPr>
        <w:t xml:space="preserve"> This RFI is issued for the purpose of determining market capability of sources and does not constitute an indication that the Government will contract for any of the items and/or services contained in this notice.  All information received in response to this notice that is marked Proprietary will be handled accordingly. Responses may not include classified material. Responses to this notice will not be returned. No reimbursement will be made for any costs to provide information in response to this announcement or any follow-up information requests. Information contained herein is based on the best information available at the time for publication, is subject to revision, and is not binding upon the Government. Availability of any formal solicitation will be announced under a separate Federal Business Opportunities announcement.</w:t>
      </w:r>
      <w:bookmarkEnd w:id="1"/>
      <w:bookmarkEnd w:id="2"/>
    </w:p>
    <w:p w14:paraId="53E2881D" w14:textId="77777777" w:rsidR="00BA12A3" w:rsidRPr="00B72C4B" w:rsidRDefault="00BA12A3" w:rsidP="00840592">
      <w:pPr>
        <w:pStyle w:val="PlainText"/>
        <w:rPr>
          <w:rFonts w:ascii="Times New Roman" w:hAnsi="Times New Roman" w:cs="Times New Roman"/>
          <w:sz w:val="22"/>
          <w:szCs w:val="22"/>
        </w:rPr>
      </w:pPr>
    </w:p>
    <w:p w14:paraId="121C3A44" w14:textId="657DD48B" w:rsidR="00CD07F4" w:rsidRDefault="00CD07F4">
      <w:pPr>
        <w:spacing w:after="0"/>
        <w:rPr>
          <w:ins w:id="333" w:author="Grossmann, Matthew J CTR USARMY CPE CL (USA)" w:date="2026-04-03T10:02:00Z" w16du:dateUtc="2026-04-03T14:02:00Z"/>
          <w:rFonts w:ascii="Times New Roman" w:hAnsi="Times New Roman" w:cs="Times New Roman"/>
          <w:sz w:val="22"/>
          <w:szCs w:val="22"/>
        </w:rPr>
      </w:pPr>
      <w:del w:id="334" w:author="Grossmann, Matthew J CTR USARMY CPE CL (USA)" w:date="2026-04-03T10:02:00Z" w16du:dateUtc="2026-04-03T14:02:00Z">
        <w:r w:rsidRPr="00B72C4B">
          <w:rPr>
            <w:rFonts w:ascii="Times New Roman" w:hAnsi="Times New Roman" w:cs="Times New Roman"/>
            <w:sz w:val="22"/>
            <w:szCs w:val="22"/>
          </w:rPr>
          <w:br w:type="page"/>
        </w:r>
      </w:del>
    </w:p>
    <w:p w14:paraId="1C61C9FA" w14:textId="77777777" w:rsidR="001E5729" w:rsidRDefault="001E5729">
      <w:pPr>
        <w:spacing w:after="0"/>
        <w:rPr>
          <w:ins w:id="335" w:author="Grossmann, Matthew J CTR USARMY CPE CL (USA)" w:date="2026-04-03T10:02:00Z" w16du:dateUtc="2026-04-03T14:02:00Z"/>
          <w:rFonts w:ascii="Times New Roman" w:hAnsi="Times New Roman" w:cs="Times New Roman"/>
          <w:sz w:val="22"/>
          <w:szCs w:val="22"/>
        </w:rPr>
      </w:pPr>
    </w:p>
    <w:p w14:paraId="6190B312" w14:textId="77777777" w:rsidR="001E5729" w:rsidRDefault="001E5729">
      <w:pPr>
        <w:spacing w:after="0"/>
        <w:rPr>
          <w:ins w:id="336" w:author="Grossmann, Matthew J CTR USARMY CPE CL (USA)" w:date="2026-04-03T10:02:00Z" w16du:dateUtc="2026-04-03T14:02:00Z"/>
          <w:rFonts w:ascii="Times New Roman" w:hAnsi="Times New Roman" w:cs="Times New Roman"/>
          <w:sz w:val="22"/>
          <w:szCs w:val="22"/>
        </w:rPr>
      </w:pPr>
    </w:p>
    <w:p w14:paraId="3C74A915" w14:textId="77777777" w:rsidR="001E5729" w:rsidRDefault="001E5729">
      <w:pPr>
        <w:spacing w:after="0"/>
        <w:rPr>
          <w:ins w:id="337" w:author="Grossmann, Matthew J CTR USARMY CPE CL (USA)" w:date="2026-04-03T10:02:00Z" w16du:dateUtc="2026-04-03T14:02:00Z"/>
          <w:rFonts w:ascii="Times New Roman" w:hAnsi="Times New Roman" w:cs="Times New Roman"/>
          <w:sz w:val="22"/>
          <w:szCs w:val="22"/>
        </w:rPr>
      </w:pPr>
    </w:p>
    <w:p w14:paraId="7B7D0B6C" w14:textId="77777777" w:rsidR="001E5729" w:rsidRDefault="001E5729">
      <w:pPr>
        <w:spacing w:after="0"/>
        <w:rPr>
          <w:ins w:id="338" w:author="Grossmann, Matthew J CTR USARMY CPE CL (USA)" w:date="2026-04-03T10:02:00Z" w16du:dateUtc="2026-04-03T14:02:00Z"/>
          <w:rFonts w:ascii="Times New Roman" w:hAnsi="Times New Roman" w:cs="Times New Roman"/>
          <w:sz w:val="22"/>
          <w:szCs w:val="22"/>
        </w:rPr>
      </w:pPr>
    </w:p>
    <w:p w14:paraId="4509CFEB" w14:textId="77777777" w:rsidR="001E5729" w:rsidRDefault="001E5729">
      <w:pPr>
        <w:spacing w:after="0"/>
        <w:rPr>
          <w:ins w:id="339" w:author="Grossmann, Matthew J CTR USARMY CPE CL (USA)" w:date="2026-04-03T10:02:00Z" w16du:dateUtc="2026-04-03T14:02:00Z"/>
          <w:rFonts w:ascii="Times New Roman" w:hAnsi="Times New Roman" w:cs="Times New Roman"/>
          <w:sz w:val="22"/>
          <w:szCs w:val="22"/>
        </w:rPr>
      </w:pPr>
    </w:p>
    <w:p w14:paraId="00194E7E" w14:textId="77777777" w:rsidR="001E5729" w:rsidRDefault="001E5729">
      <w:pPr>
        <w:spacing w:after="0"/>
        <w:rPr>
          <w:ins w:id="340" w:author="Grossmann, Matthew J CTR USARMY CPE CL (USA)" w:date="2026-04-03T10:02:00Z" w16du:dateUtc="2026-04-03T14:02:00Z"/>
          <w:rFonts w:ascii="Times New Roman" w:hAnsi="Times New Roman" w:cs="Times New Roman"/>
          <w:sz w:val="22"/>
          <w:szCs w:val="22"/>
        </w:rPr>
      </w:pPr>
    </w:p>
    <w:p w14:paraId="5E5A9A98" w14:textId="18565B54" w:rsidR="001E5729" w:rsidRDefault="001E5729">
      <w:pPr>
        <w:spacing w:after="0"/>
        <w:rPr>
          <w:ins w:id="341" w:author="Grossmann, Matthew J CTR USARMY CPE CL (USA)" w:date="2026-04-03T10:02:00Z" w16du:dateUtc="2026-04-03T14:02:00Z"/>
          <w:rFonts w:ascii="Times New Roman" w:hAnsi="Times New Roman" w:cs="Times New Roman"/>
          <w:sz w:val="22"/>
          <w:szCs w:val="22"/>
        </w:rPr>
      </w:pPr>
    </w:p>
    <w:p w14:paraId="23EBA7E2" w14:textId="77777777" w:rsidR="001E5729" w:rsidRDefault="001E5729">
      <w:pPr>
        <w:spacing w:after="0"/>
        <w:rPr>
          <w:ins w:id="342" w:author="Grossmann, Matthew J CTR USARMY CPE CL (USA)" w:date="2026-04-03T10:02:00Z" w16du:dateUtc="2026-04-03T14:02:00Z"/>
          <w:rFonts w:ascii="Times New Roman" w:hAnsi="Times New Roman" w:cs="Times New Roman"/>
          <w:sz w:val="22"/>
          <w:szCs w:val="22"/>
        </w:rPr>
      </w:pPr>
    </w:p>
    <w:p w14:paraId="312EAE87" w14:textId="77777777" w:rsidR="001E5729" w:rsidRDefault="001E5729">
      <w:pPr>
        <w:spacing w:after="0"/>
        <w:rPr>
          <w:ins w:id="343" w:author="Grossmann, Matthew J CTR USARMY CPE CL (USA)" w:date="2026-04-03T10:02:00Z" w16du:dateUtc="2026-04-03T14:02:00Z"/>
          <w:rFonts w:ascii="Times New Roman" w:hAnsi="Times New Roman" w:cs="Times New Roman"/>
          <w:sz w:val="22"/>
          <w:szCs w:val="22"/>
        </w:rPr>
      </w:pPr>
    </w:p>
    <w:p w14:paraId="41C999FE" w14:textId="77777777" w:rsidR="001E5729" w:rsidRDefault="001E5729">
      <w:pPr>
        <w:spacing w:after="0"/>
        <w:rPr>
          <w:ins w:id="344" w:author="Grossmann, Matthew J CTR USARMY CPE CL (USA)" w:date="2026-04-03T10:02:00Z" w16du:dateUtc="2026-04-03T14:02:00Z"/>
          <w:rFonts w:ascii="Times New Roman" w:hAnsi="Times New Roman" w:cs="Times New Roman"/>
          <w:sz w:val="22"/>
          <w:szCs w:val="22"/>
        </w:rPr>
      </w:pPr>
    </w:p>
    <w:p w14:paraId="31D1D2F4" w14:textId="77777777" w:rsidR="001E5729" w:rsidRDefault="001E5729">
      <w:pPr>
        <w:spacing w:after="0"/>
        <w:rPr>
          <w:ins w:id="345" w:author="Grossmann, Matthew J CTR USARMY CPE CL (USA)" w:date="2026-04-03T10:02:00Z" w16du:dateUtc="2026-04-03T14:02:00Z"/>
          <w:rFonts w:ascii="Times New Roman" w:hAnsi="Times New Roman" w:cs="Times New Roman"/>
          <w:sz w:val="22"/>
          <w:szCs w:val="22"/>
        </w:rPr>
      </w:pPr>
    </w:p>
    <w:p w14:paraId="06A4D834" w14:textId="77777777" w:rsidR="001E5729" w:rsidRDefault="001E5729">
      <w:pPr>
        <w:spacing w:after="0"/>
        <w:rPr>
          <w:ins w:id="346" w:author="Grossmann, Matthew J CTR USARMY CPE CL (USA)" w:date="2026-04-03T10:02:00Z" w16du:dateUtc="2026-04-03T14:02:00Z"/>
          <w:rFonts w:ascii="Times New Roman" w:hAnsi="Times New Roman" w:cs="Times New Roman"/>
          <w:sz w:val="22"/>
          <w:szCs w:val="22"/>
        </w:rPr>
      </w:pPr>
    </w:p>
    <w:p w14:paraId="2D3905DE" w14:textId="4419DEA8" w:rsidR="001E5729" w:rsidRDefault="001E5729">
      <w:pPr>
        <w:spacing w:after="0"/>
        <w:rPr>
          <w:ins w:id="347" w:author="Grossmann, Matthew J CTR USARMY CPE CL (USA)" w:date="2026-04-03T10:02:00Z" w16du:dateUtc="2026-04-03T14:02:00Z"/>
          <w:rFonts w:ascii="Times New Roman" w:hAnsi="Times New Roman" w:cs="Times New Roman"/>
          <w:sz w:val="22"/>
          <w:szCs w:val="22"/>
        </w:rPr>
      </w:pPr>
    </w:p>
    <w:p w14:paraId="3DF58AF8" w14:textId="58BD0D98" w:rsidR="4DDBB0A2" w:rsidRDefault="4DDBB0A2" w:rsidP="4DDBB0A2">
      <w:pPr>
        <w:spacing w:after="0"/>
        <w:rPr>
          <w:ins w:id="348" w:author="Grossmann, Matthew J CTR USARMY CPE CL (USA)" w:date="2026-04-03T10:02:00Z" w16du:dateUtc="2026-04-03T14:02:00Z"/>
          <w:rFonts w:ascii="Times New Roman" w:hAnsi="Times New Roman" w:cs="Times New Roman"/>
          <w:sz w:val="22"/>
          <w:szCs w:val="22"/>
        </w:rPr>
      </w:pPr>
    </w:p>
    <w:p w14:paraId="396D63DB" w14:textId="3695EE69" w:rsidR="4DDBB0A2" w:rsidRDefault="4DDBB0A2" w:rsidP="4DDBB0A2">
      <w:pPr>
        <w:spacing w:after="0"/>
        <w:rPr>
          <w:ins w:id="349" w:author="Grossmann, Matthew J CTR USARMY CPE CL (USA)" w:date="2026-04-03T10:02:00Z" w16du:dateUtc="2026-04-03T14:02:00Z"/>
          <w:rFonts w:ascii="Times New Roman" w:hAnsi="Times New Roman" w:cs="Times New Roman"/>
          <w:sz w:val="22"/>
          <w:szCs w:val="22"/>
        </w:rPr>
      </w:pPr>
    </w:p>
    <w:p w14:paraId="25BC8343" w14:textId="77777777" w:rsidR="001E5729" w:rsidRDefault="001E5729">
      <w:pPr>
        <w:spacing w:after="0"/>
        <w:rPr>
          <w:ins w:id="350" w:author="Grossmann, Matthew J CTR USARMY CPE CL (USA)" w:date="2026-04-03T10:02:00Z" w16du:dateUtc="2026-04-03T14:02:00Z"/>
          <w:rFonts w:ascii="Times New Roman" w:hAnsi="Times New Roman" w:cs="Times New Roman"/>
          <w:sz w:val="22"/>
          <w:szCs w:val="22"/>
        </w:rPr>
      </w:pPr>
    </w:p>
    <w:p w14:paraId="43EA1CF1" w14:textId="77777777" w:rsidR="00635BEB" w:rsidRDefault="00635BEB">
      <w:pPr>
        <w:spacing w:after="0"/>
        <w:rPr>
          <w:ins w:id="351" w:author="Grossmann, Matthew J CTR USARMY CPE CL (USA)" w:date="2026-04-03T10:02:00Z" w16du:dateUtc="2026-04-03T14:02:00Z"/>
          <w:rFonts w:ascii="Times New Roman" w:hAnsi="Times New Roman" w:cs="Times New Roman"/>
          <w:sz w:val="22"/>
          <w:szCs w:val="22"/>
        </w:rPr>
      </w:pPr>
    </w:p>
    <w:p w14:paraId="4E5641A3" w14:textId="77777777" w:rsidR="00635BEB" w:rsidRDefault="00635BEB">
      <w:pPr>
        <w:spacing w:after="0"/>
        <w:rPr>
          <w:ins w:id="352" w:author="Grossmann, Matthew J CTR USARMY CPE CL (USA)" w:date="2026-04-03T10:02:00Z" w16du:dateUtc="2026-04-03T14:02:00Z"/>
          <w:rFonts w:ascii="Times New Roman" w:hAnsi="Times New Roman" w:cs="Times New Roman"/>
          <w:sz w:val="22"/>
          <w:szCs w:val="22"/>
        </w:rPr>
      </w:pPr>
    </w:p>
    <w:p w14:paraId="2FF931D4" w14:textId="77777777" w:rsidR="00635BEB" w:rsidRDefault="00635BEB">
      <w:pPr>
        <w:spacing w:after="0"/>
        <w:rPr>
          <w:ins w:id="353" w:author="Grossmann, Matthew J CTR USARMY CPE CL (USA)" w:date="2026-04-03T10:02:00Z" w16du:dateUtc="2026-04-03T14:02:00Z"/>
          <w:rFonts w:ascii="Times New Roman" w:hAnsi="Times New Roman" w:cs="Times New Roman"/>
          <w:sz w:val="22"/>
          <w:szCs w:val="22"/>
        </w:rPr>
      </w:pPr>
    </w:p>
    <w:p w14:paraId="4855F426" w14:textId="77777777" w:rsidR="00635BEB" w:rsidRDefault="00635BEB">
      <w:pPr>
        <w:spacing w:after="0"/>
        <w:rPr>
          <w:ins w:id="354" w:author="Grossmann, Matthew J CTR USARMY CPE CL (USA)" w:date="2026-04-03T10:02:00Z" w16du:dateUtc="2026-04-03T14:02:00Z"/>
          <w:rFonts w:ascii="Times New Roman" w:hAnsi="Times New Roman" w:cs="Times New Roman"/>
          <w:sz w:val="22"/>
          <w:szCs w:val="22"/>
        </w:rPr>
      </w:pPr>
    </w:p>
    <w:p w14:paraId="00BF809D" w14:textId="77777777" w:rsidR="00635BEB" w:rsidRDefault="00635BEB">
      <w:pPr>
        <w:spacing w:after="0"/>
        <w:rPr>
          <w:ins w:id="355" w:author="Grossmann, Matthew J CTR USARMY CPE CL (USA)" w:date="2026-04-03T10:02:00Z" w16du:dateUtc="2026-04-03T14:02:00Z"/>
          <w:rFonts w:ascii="Times New Roman" w:hAnsi="Times New Roman" w:cs="Times New Roman"/>
          <w:sz w:val="22"/>
          <w:szCs w:val="22"/>
        </w:rPr>
      </w:pPr>
    </w:p>
    <w:p w14:paraId="5022C0DD" w14:textId="77777777" w:rsidR="00635BEB" w:rsidRDefault="00635BEB">
      <w:pPr>
        <w:spacing w:after="0"/>
        <w:rPr>
          <w:ins w:id="356" w:author="Grossmann, Matthew J CTR USARMY CPE CL (USA)" w:date="2026-04-03T10:02:00Z" w16du:dateUtc="2026-04-03T14:02:00Z"/>
          <w:rFonts w:ascii="Times New Roman" w:hAnsi="Times New Roman" w:cs="Times New Roman"/>
          <w:sz w:val="22"/>
          <w:szCs w:val="22"/>
        </w:rPr>
      </w:pPr>
    </w:p>
    <w:p w14:paraId="2443AB45" w14:textId="77777777" w:rsidR="00635BEB" w:rsidRDefault="00635BEB">
      <w:pPr>
        <w:spacing w:after="0"/>
        <w:rPr>
          <w:ins w:id="357" w:author="Grossmann, Matthew J CTR USARMY CPE CL (USA)" w:date="2026-04-03T10:02:00Z" w16du:dateUtc="2026-04-03T14:02:00Z"/>
          <w:rFonts w:ascii="Times New Roman" w:hAnsi="Times New Roman" w:cs="Times New Roman"/>
          <w:sz w:val="22"/>
          <w:szCs w:val="22"/>
        </w:rPr>
      </w:pPr>
    </w:p>
    <w:p w14:paraId="5E6D19A1" w14:textId="77777777" w:rsidR="001E5729" w:rsidRPr="00B72C4B" w:rsidRDefault="001E5729">
      <w:pPr>
        <w:spacing w:after="0"/>
        <w:rPr>
          <w:rFonts w:ascii="Times New Roman" w:hAnsi="Times New Roman" w:cs="Times New Roman"/>
          <w:sz w:val="22"/>
          <w:szCs w:val="22"/>
        </w:rPr>
      </w:pPr>
    </w:p>
    <w:p w14:paraId="2C2591E2" w14:textId="6D32D901" w:rsidR="00A03396" w:rsidRPr="0097148B" w:rsidRDefault="00A03396" w:rsidP="00A03396">
      <w:pPr>
        <w:spacing w:after="170" w:line="259" w:lineRule="auto"/>
        <w:ind w:left="1457"/>
        <w:jc w:val="center"/>
        <w:rPr>
          <w:rFonts w:ascii="Times New Roman" w:eastAsia="Times New Roman" w:hAnsi="Times New Roman" w:cs="Times New Roman"/>
          <w:b/>
          <w:sz w:val="22"/>
          <w:szCs w:val="22"/>
          <w:u w:val="single" w:color="000000"/>
        </w:rPr>
      </w:pPr>
      <w:r w:rsidRPr="0097148B">
        <w:rPr>
          <w:rFonts w:ascii="Times New Roman" w:eastAsia="Times New Roman" w:hAnsi="Times New Roman" w:cs="Times New Roman"/>
          <w:b/>
          <w:sz w:val="22"/>
          <w:szCs w:val="22"/>
          <w:u w:val="single" w:color="000000"/>
        </w:rPr>
        <w:t>REFERENCES</w:t>
      </w:r>
    </w:p>
    <w:p w14:paraId="6613CE5D" w14:textId="0C156738" w:rsidR="00CD07F4" w:rsidRPr="0097148B" w:rsidRDefault="00CD07F4" w:rsidP="00CD07F4">
      <w:pPr>
        <w:spacing w:after="170" w:line="259" w:lineRule="auto"/>
        <w:ind w:left="1457"/>
        <w:rPr>
          <w:rFonts w:ascii="Times New Roman" w:hAnsi="Times New Roman" w:cs="Times New Roman"/>
          <w:sz w:val="22"/>
          <w:szCs w:val="22"/>
        </w:rPr>
      </w:pPr>
      <w:r w:rsidRPr="0097148B">
        <w:rPr>
          <w:rFonts w:ascii="Times New Roman" w:eastAsia="Times New Roman" w:hAnsi="Times New Roman" w:cs="Times New Roman"/>
          <w:b/>
          <w:sz w:val="22"/>
          <w:szCs w:val="22"/>
          <w:u w:val="single" w:color="000000"/>
        </w:rPr>
        <w:t>Department of Defense Technology Readiness Levels, Defined</w:t>
      </w:r>
      <w:r w:rsidRPr="0097148B">
        <w:rPr>
          <w:rFonts w:ascii="Times New Roman" w:eastAsia="Times New Roman" w:hAnsi="Times New Roman" w:cs="Times New Roman"/>
          <w:b/>
          <w:sz w:val="22"/>
          <w:szCs w:val="22"/>
        </w:rPr>
        <w:t xml:space="preserve">* </w:t>
      </w:r>
    </w:p>
    <w:p w14:paraId="20E0C4CA" w14:textId="77777777" w:rsidR="00CD07F4" w:rsidRPr="0097148B" w:rsidRDefault="00CD07F4" w:rsidP="00CD07F4">
      <w:pPr>
        <w:spacing w:after="0" w:line="259" w:lineRule="auto"/>
        <w:ind w:left="54"/>
        <w:jc w:val="center"/>
        <w:rPr>
          <w:rFonts w:ascii="Times New Roman" w:hAnsi="Times New Roman" w:cs="Times New Roman"/>
          <w:sz w:val="22"/>
          <w:szCs w:val="22"/>
        </w:rPr>
      </w:pPr>
      <w:r w:rsidRPr="0097148B">
        <w:rPr>
          <w:rFonts w:ascii="Times New Roman" w:hAnsi="Times New Roman" w:cs="Times New Roman"/>
          <w:sz w:val="22"/>
          <w:szCs w:val="22"/>
        </w:rPr>
        <w:t xml:space="preserve"> </w:t>
      </w:r>
    </w:p>
    <w:tbl>
      <w:tblPr>
        <w:tblStyle w:val="TableGrid"/>
        <w:tblW w:w="9866" w:type="dxa"/>
        <w:tblInd w:w="-108" w:type="dxa"/>
        <w:tblCellMar>
          <w:top w:w="9" w:type="dxa"/>
          <w:left w:w="108" w:type="dxa"/>
          <w:right w:w="108" w:type="dxa"/>
        </w:tblCellMar>
        <w:tblLook w:val="04A0" w:firstRow="1" w:lastRow="0" w:firstColumn="1" w:lastColumn="0" w:noHBand="0" w:noVBand="1"/>
      </w:tblPr>
      <w:tblGrid>
        <w:gridCol w:w="4933"/>
        <w:gridCol w:w="4933"/>
      </w:tblGrid>
      <w:tr w:rsidR="008C30C2" w:rsidRPr="0097148B" w14:paraId="6C00BE4B" w14:textId="77777777">
        <w:trPr>
          <w:trHeight w:val="490"/>
        </w:trPr>
        <w:tc>
          <w:tcPr>
            <w:tcW w:w="4933" w:type="dxa"/>
            <w:tcBorders>
              <w:top w:val="single" w:sz="6" w:space="0" w:color="000000"/>
              <w:left w:val="single" w:sz="6" w:space="0" w:color="000000"/>
              <w:bottom w:val="single" w:sz="6" w:space="0" w:color="000000"/>
              <w:right w:val="single" w:sz="6" w:space="0" w:color="000000"/>
            </w:tcBorders>
          </w:tcPr>
          <w:p w14:paraId="69EA4EA6"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eastAsia="Times New Roman" w:hAnsi="Times New Roman" w:cs="Times New Roman"/>
                <w:b/>
                <w:sz w:val="22"/>
                <w:szCs w:val="22"/>
              </w:rPr>
              <w:t xml:space="preserve">Technology Readiness Level </w:t>
            </w:r>
          </w:p>
        </w:tc>
        <w:tc>
          <w:tcPr>
            <w:tcW w:w="4933" w:type="dxa"/>
            <w:tcBorders>
              <w:top w:val="single" w:sz="6" w:space="0" w:color="000000"/>
              <w:left w:val="single" w:sz="6" w:space="0" w:color="000000"/>
              <w:bottom w:val="single" w:sz="6" w:space="0" w:color="000000"/>
              <w:right w:val="single" w:sz="6" w:space="0" w:color="000000"/>
            </w:tcBorders>
          </w:tcPr>
          <w:p w14:paraId="5CD82B44"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eastAsia="Times New Roman" w:hAnsi="Times New Roman" w:cs="Times New Roman"/>
                <w:b/>
                <w:sz w:val="22"/>
                <w:szCs w:val="22"/>
              </w:rPr>
              <w:t xml:space="preserve">Description </w:t>
            </w:r>
          </w:p>
        </w:tc>
      </w:tr>
      <w:tr w:rsidR="008C30C2" w:rsidRPr="0097148B" w14:paraId="49CBCB6D" w14:textId="77777777">
        <w:trPr>
          <w:trHeight w:val="1596"/>
        </w:trPr>
        <w:tc>
          <w:tcPr>
            <w:tcW w:w="4933" w:type="dxa"/>
            <w:tcBorders>
              <w:top w:val="single" w:sz="6" w:space="0" w:color="000000"/>
              <w:left w:val="single" w:sz="6" w:space="0" w:color="000000"/>
              <w:bottom w:val="single" w:sz="6" w:space="0" w:color="000000"/>
              <w:right w:val="single" w:sz="6" w:space="0" w:color="000000"/>
            </w:tcBorders>
          </w:tcPr>
          <w:p w14:paraId="73914758"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1. Basic principles observed and reported.</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276ADDCD"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Lowest level of </w:t>
            </w:r>
            <w:proofErr w:type="gramStart"/>
            <w:r w:rsidRPr="0097148B">
              <w:rPr>
                <w:rFonts w:ascii="Times New Roman" w:hAnsi="Times New Roman" w:cs="Times New Roman"/>
                <w:sz w:val="22"/>
                <w:szCs w:val="22"/>
              </w:rPr>
              <w:t>technology</w:t>
            </w:r>
            <w:proofErr w:type="gramEnd"/>
            <w:r w:rsidRPr="0097148B">
              <w:rPr>
                <w:rFonts w:ascii="Times New Roman" w:hAnsi="Times New Roman" w:cs="Times New Roman"/>
                <w:sz w:val="22"/>
                <w:szCs w:val="22"/>
              </w:rPr>
              <w:t xml:space="preserve"> readiness. Scientific research begins to be translated into applied research and development. Examples might include paper studies of a technology’s basic properties.</w:t>
            </w:r>
            <w:r w:rsidRPr="0097148B">
              <w:rPr>
                <w:rFonts w:ascii="Times New Roman" w:eastAsia="Times New Roman" w:hAnsi="Times New Roman" w:cs="Times New Roman"/>
                <w:b/>
                <w:sz w:val="22"/>
                <w:szCs w:val="22"/>
              </w:rPr>
              <w:t xml:space="preserve"> </w:t>
            </w:r>
          </w:p>
        </w:tc>
      </w:tr>
      <w:tr w:rsidR="008C30C2" w:rsidRPr="0097148B" w14:paraId="523C992D" w14:textId="77777777">
        <w:trPr>
          <w:trHeight w:val="1870"/>
        </w:trPr>
        <w:tc>
          <w:tcPr>
            <w:tcW w:w="4933" w:type="dxa"/>
            <w:tcBorders>
              <w:top w:val="single" w:sz="6" w:space="0" w:color="000000"/>
              <w:left w:val="single" w:sz="6" w:space="0" w:color="000000"/>
              <w:bottom w:val="single" w:sz="6" w:space="0" w:color="000000"/>
              <w:right w:val="single" w:sz="6" w:space="0" w:color="000000"/>
            </w:tcBorders>
          </w:tcPr>
          <w:p w14:paraId="2A47F927"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2. Technology concept and/or application formulated.</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262E1DDE"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Invention begins. Once basic principles are observed, practical applications can be invented. Applications are speculative and there may be no proof or detailed analysis to support the assumptions. Examples are limited to analytic studies.</w:t>
            </w:r>
            <w:r w:rsidRPr="0097148B">
              <w:rPr>
                <w:rFonts w:ascii="Times New Roman" w:eastAsia="Times New Roman" w:hAnsi="Times New Roman" w:cs="Times New Roman"/>
                <w:b/>
                <w:sz w:val="22"/>
                <w:szCs w:val="22"/>
              </w:rPr>
              <w:t xml:space="preserve"> </w:t>
            </w:r>
          </w:p>
        </w:tc>
      </w:tr>
      <w:tr w:rsidR="008C30C2" w:rsidRPr="0097148B" w14:paraId="464D5277" w14:textId="77777777">
        <w:trPr>
          <w:trHeight w:val="1872"/>
        </w:trPr>
        <w:tc>
          <w:tcPr>
            <w:tcW w:w="4933" w:type="dxa"/>
            <w:tcBorders>
              <w:top w:val="single" w:sz="6" w:space="0" w:color="000000"/>
              <w:left w:val="single" w:sz="6" w:space="0" w:color="000000"/>
              <w:bottom w:val="single" w:sz="6" w:space="0" w:color="000000"/>
              <w:right w:val="single" w:sz="6" w:space="0" w:color="000000"/>
            </w:tcBorders>
          </w:tcPr>
          <w:p w14:paraId="79CD30C8"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3. Analytical and experimental critical function and/or characteristic proof of concept.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4FD555E7"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Active research and development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initiated. This includes analytical studies and laboratory studies to physically validate analytical predictions of separate elements of the technology. Examples include components that are not yet integrated or representative.</w:t>
            </w:r>
            <w:r w:rsidRPr="0097148B">
              <w:rPr>
                <w:rFonts w:ascii="Times New Roman" w:eastAsia="Times New Roman" w:hAnsi="Times New Roman" w:cs="Times New Roman"/>
                <w:b/>
                <w:sz w:val="22"/>
                <w:szCs w:val="22"/>
              </w:rPr>
              <w:t xml:space="preserve"> </w:t>
            </w:r>
          </w:p>
        </w:tc>
      </w:tr>
      <w:tr w:rsidR="008C30C2" w:rsidRPr="0097148B" w14:paraId="4DE3365B" w14:textId="77777777">
        <w:trPr>
          <w:trHeight w:val="1594"/>
        </w:trPr>
        <w:tc>
          <w:tcPr>
            <w:tcW w:w="4933" w:type="dxa"/>
            <w:tcBorders>
              <w:top w:val="single" w:sz="6" w:space="0" w:color="000000"/>
              <w:left w:val="single" w:sz="6" w:space="0" w:color="000000"/>
              <w:bottom w:val="single" w:sz="6" w:space="0" w:color="000000"/>
              <w:right w:val="single" w:sz="6" w:space="0" w:color="000000"/>
            </w:tcBorders>
          </w:tcPr>
          <w:p w14:paraId="1F616704"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4. Component and/or breadboard validation in laboratory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76B9B860"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Basic technological components are integrated to establish that they will work together. This is relatively “low fidelity” compared to the eventual system. Examples include integration of “ad hoc” hardware in the laboratory.</w:t>
            </w:r>
            <w:r w:rsidRPr="0097148B">
              <w:rPr>
                <w:rFonts w:ascii="Times New Roman" w:eastAsia="Times New Roman" w:hAnsi="Times New Roman" w:cs="Times New Roman"/>
                <w:b/>
                <w:sz w:val="22"/>
                <w:szCs w:val="22"/>
              </w:rPr>
              <w:t xml:space="preserve"> </w:t>
            </w:r>
          </w:p>
        </w:tc>
      </w:tr>
      <w:tr w:rsidR="008C30C2" w:rsidRPr="0097148B" w14:paraId="4E8795C7" w14:textId="77777777">
        <w:trPr>
          <w:trHeight w:val="2148"/>
        </w:trPr>
        <w:tc>
          <w:tcPr>
            <w:tcW w:w="4933" w:type="dxa"/>
            <w:tcBorders>
              <w:top w:val="single" w:sz="6" w:space="0" w:color="000000"/>
              <w:left w:val="single" w:sz="6" w:space="0" w:color="000000"/>
              <w:bottom w:val="single" w:sz="6" w:space="0" w:color="000000"/>
              <w:right w:val="single" w:sz="6" w:space="0" w:color="000000"/>
            </w:tcBorders>
          </w:tcPr>
          <w:p w14:paraId="20A92816"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lastRenderedPageBreak/>
              <w:t>5. Component and/or breadboard validation in relevant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1473A478" w14:textId="77777777" w:rsidR="00CD07F4" w:rsidRPr="0097148B" w:rsidRDefault="00CD07F4">
            <w:pPr>
              <w:spacing w:after="0" w:line="238" w:lineRule="auto"/>
              <w:rPr>
                <w:rFonts w:ascii="Times New Roman" w:hAnsi="Times New Roman" w:cs="Times New Roman"/>
                <w:sz w:val="22"/>
                <w:szCs w:val="22"/>
              </w:rPr>
            </w:pPr>
            <w:r w:rsidRPr="0097148B">
              <w:rPr>
                <w:rFonts w:ascii="Times New Roman" w:hAnsi="Times New Roman" w:cs="Times New Roman"/>
                <w:sz w:val="22"/>
                <w:szCs w:val="22"/>
              </w:rPr>
              <w:t xml:space="preserve">Fidelity of breadboard technology increases significantly. The basic technological components are integrated with reasonably realistic supporting elements so it can be tested in a simulated environment. Examples include </w:t>
            </w:r>
          </w:p>
          <w:p w14:paraId="33794638"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w:t>
            </w:r>
            <w:proofErr w:type="gramStart"/>
            <w:r w:rsidRPr="0097148B">
              <w:rPr>
                <w:rFonts w:ascii="Times New Roman" w:hAnsi="Times New Roman" w:cs="Times New Roman"/>
                <w:sz w:val="22"/>
                <w:szCs w:val="22"/>
              </w:rPr>
              <w:t>high</w:t>
            </w:r>
            <w:proofErr w:type="gramEnd"/>
            <w:r w:rsidRPr="0097148B">
              <w:rPr>
                <w:rFonts w:ascii="Times New Roman" w:hAnsi="Times New Roman" w:cs="Times New Roman"/>
                <w:sz w:val="22"/>
                <w:szCs w:val="22"/>
              </w:rPr>
              <w:t xml:space="preserve"> fidelity” laboratory integration of components.</w:t>
            </w:r>
            <w:r w:rsidRPr="0097148B">
              <w:rPr>
                <w:rFonts w:ascii="Times New Roman" w:eastAsia="Times New Roman" w:hAnsi="Times New Roman" w:cs="Times New Roman"/>
                <w:b/>
                <w:sz w:val="22"/>
                <w:szCs w:val="22"/>
              </w:rPr>
              <w:t xml:space="preserve"> </w:t>
            </w:r>
          </w:p>
        </w:tc>
      </w:tr>
      <w:tr w:rsidR="008C30C2" w:rsidRPr="0097148B" w14:paraId="21F3A3E5" w14:textId="77777777">
        <w:trPr>
          <w:trHeight w:val="2149"/>
        </w:trPr>
        <w:tc>
          <w:tcPr>
            <w:tcW w:w="4933" w:type="dxa"/>
            <w:tcBorders>
              <w:top w:val="single" w:sz="6" w:space="0" w:color="000000"/>
              <w:left w:val="single" w:sz="6" w:space="0" w:color="000000"/>
              <w:bottom w:val="single" w:sz="6" w:space="0" w:color="000000"/>
              <w:right w:val="single" w:sz="6" w:space="0" w:color="000000"/>
            </w:tcBorders>
          </w:tcPr>
          <w:p w14:paraId="4289DF6A"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6. System/subsystem model or prototype demonstration in a relevant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3E4CC378" w14:textId="2AB42F36"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Representative model or prototype system, which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well beyond that of TRL 5,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tested in a relevant environment. Represents a major step up in a technology’s demonstrated readiness. Examples include testing a prototype in a </w:t>
            </w:r>
            <w:r w:rsidR="008C37F6" w:rsidRPr="0097148B">
              <w:rPr>
                <w:rFonts w:ascii="Times New Roman" w:hAnsi="Times New Roman" w:cs="Times New Roman"/>
                <w:sz w:val="22"/>
                <w:szCs w:val="22"/>
              </w:rPr>
              <w:t>high-fidelity</w:t>
            </w:r>
            <w:r w:rsidRPr="0097148B">
              <w:rPr>
                <w:rFonts w:ascii="Times New Roman" w:hAnsi="Times New Roman" w:cs="Times New Roman"/>
                <w:sz w:val="22"/>
                <w:szCs w:val="22"/>
              </w:rPr>
              <w:t xml:space="preserve"> laboratory environment or in simulated operational environment.</w:t>
            </w:r>
            <w:r w:rsidRPr="0097148B">
              <w:rPr>
                <w:rFonts w:ascii="Times New Roman" w:eastAsia="Times New Roman" w:hAnsi="Times New Roman" w:cs="Times New Roman"/>
                <w:b/>
                <w:sz w:val="22"/>
                <w:szCs w:val="22"/>
              </w:rPr>
              <w:t xml:space="preserve"> </w:t>
            </w:r>
          </w:p>
        </w:tc>
      </w:tr>
      <w:tr w:rsidR="008C30C2" w:rsidRPr="0097148B" w14:paraId="3A279AA7" w14:textId="77777777">
        <w:trPr>
          <w:trHeight w:val="1872"/>
        </w:trPr>
        <w:tc>
          <w:tcPr>
            <w:tcW w:w="4933" w:type="dxa"/>
            <w:tcBorders>
              <w:top w:val="single" w:sz="6" w:space="0" w:color="000000"/>
              <w:left w:val="single" w:sz="6" w:space="0" w:color="000000"/>
              <w:bottom w:val="single" w:sz="6" w:space="0" w:color="000000"/>
              <w:right w:val="single" w:sz="6" w:space="0" w:color="000000"/>
            </w:tcBorders>
          </w:tcPr>
          <w:p w14:paraId="1AE33EBE"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7. System prototype demonstration in an operational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1AEABB7E"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Prototype near, or at, planned operational system. Represents a major step up from TRL 6, requiring demonstration of an actual system prototype in an operational environment such as an aircraft, vehicle, or space. Examples include testing the prototype in a test bed aircraft.</w:t>
            </w:r>
            <w:r w:rsidRPr="0097148B">
              <w:rPr>
                <w:rFonts w:ascii="Times New Roman" w:eastAsia="Times New Roman" w:hAnsi="Times New Roman" w:cs="Times New Roman"/>
                <w:b/>
                <w:sz w:val="22"/>
                <w:szCs w:val="22"/>
              </w:rPr>
              <w:t xml:space="preserve"> </w:t>
            </w:r>
          </w:p>
        </w:tc>
      </w:tr>
      <w:tr w:rsidR="008C30C2" w:rsidRPr="0097148B" w14:paraId="33267D7A" w14:textId="77777777">
        <w:trPr>
          <w:trHeight w:val="2146"/>
        </w:trPr>
        <w:tc>
          <w:tcPr>
            <w:tcW w:w="4933" w:type="dxa"/>
            <w:tcBorders>
              <w:top w:val="single" w:sz="6" w:space="0" w:color="000000"/>
              <w:left w:val="single" w:sz="6" w:space="0" w:color="000000"/>
              <w:bottom w:val="single" w:sz="6" w:space="0" w:color="000000"/>
              <w:right w:val="single" w:sz="6" w:space="0" w:color="000000"/>
            </w:tcBorders>
          </w:tcPr>
          <w:p w14:paraId="1C64D642"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8. Actual system completed and qualified through test and demonstration.</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637C506E"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Technology has been proven to work in its final form and under expected conditions. In almost all cases, this TRL represents the end of true system development. Examples include developmental test and evaluation of the system in its intended weapon system to determine if it meets design specifications.</w:t>
            </w:r>
            <w:r w:rsidRPr="0097148B">
              <w:rPr>
                <w:rFonts w:ascii="Times New Roman" w:eastAsia="Times New Roman" w:hAnsi="Times New Roman" w:cs="Times New Roman"/>
                <w:b/>
                <w:sz w:val="22"/>
                <w:szCs w:val="22"/>
              </w:rPr>
              <w:t xml:space="preserve"> </w:t>
            </w:r>
          </w:p>
        </w:tc>
      </w:tr>
      <w:tr w:rsidR="008C30C2" w:rsidRPr="0097148B" w14:paraId="6B9F60AD" w14:textId="77777777">
        <w:trPr>
          <w:trHeight w:val="1596"/>
        </w:trPr>
        <w:tc>
          <w:tcPr>
            <w:tcW w:w="4933" w:type="dxa"/>
            <w:tcBorders>
              <w:top w:val="single" w:sz="6" w:space="0" w:color="000000"/>
              <w:left w:val="single" w:sz="6" w:space="0" w:color="000000"/>
              <w:bottom w:val="single" w:sz="6" w:space="0" w:color="000000"/>
              <w:right w:val="single" w:sz="6" w:space="0" w:color="000000"/>
            </w:tcBorders>
          </w:tcPr>
          <w:p w14:paraId="66A89247"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9. Actual system proven through successful mission operations.</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6C008947"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Actual application of the technology in its final form and under mission conditions, such as those encountered in operational test and evaluation. Examples include using the system under operational mission conditions.</w:t>
            </w:r>
            <w:r w:rsidRPr="0097148B">
              <w:rPr>
                <w:rFonts w:ascii="Times New Roman" w:eastAsia="Times New Roman" w:hAnsi="Times New Roman" w:cs="Times New Roman"/>
                <w:b/>
                <w:sz w:val="22"/>
                <w:szCs w:val="22"/>
              </w:rPr>
              <w:t xml:space="preserve"> </w:t>
            </w:r>
          </w:p>
        </w:tc>
      </w:tr>
    </w:tbl>
    <w:p w14:paraId="5C4CBEAA" w14:textId="77777777" w:rsidR="00CD07F4" w:rsidRPr="0097148B" w:rsidRDefault="00CD07F4" w:rsidP="00CD07F4">
      <w:pPr>
        <w:spacing w:after="172" w:line="259" w:lineRule="auto"/>
        <w:rPr>
          <w:rFonts w:ascii="Times New Roman" w:hAnsi="Times New Roman" w:cs="Times New Roman"/>
          <w:sz w:val="22"/>
          <w:szCs w:val="22"/>
        </w:rPr>
      </w:pPr>
      <w:r w:rsidRPr="0097148B">
        <w:rPr>
          <w:rFonts w:ascii="Times New Roman" w:hAnsi="Times New Roman" w:cs="Times New Roman"/>
          <w:sz w:val="22"/>
          <w:szCs w:val="22"/>
        </w:rPr>
        <w:t xml:space="preserve"> </w:t>
      </w:r>
    </w:p>
    <w:p w14:paraId="274FCD03" w14:textId="77777777" w:rsidR="0023620C" w:rsidRDefault="0023620C" w:rsidP="00CD07F4">
      <w:pPr>
        <w:spacing w:after="96" w:line="259" w:lineRule="auto"/>
        <w:ind w:right="7"/>
        <w:jc w:val="center"/>
        <w:rPr>
          <w:del w:id="358" w:author="Grossmann, Matthew J CTR USARMY CPE CL (USA)" w:date="2026-04-03T10:02:00Z" w16du:dateUtc="2026-04-03T14:02:00Z"/>
          <w:rFonts w:ascii="Times New Roman" w:hAnsi="Times New Roman" w:cs="Times New Roman"/>
          <w:sz w:val="22"/>
          <w:szCs w:val="22"/>
        </w:rPr>
      </w:pPr>
    </w:p>
    <w:p w14:paraId="3B78B0E0" w14:textId="77777777" w:rsidR="0023620C" w:rsidRDefault="0023620C" w:rsidP="00CD07F4">
      <w:pPr>
        <w:spacing w:after="96" w:line="259" w:lineRule="auto"/>
        <w:ind w:right="7"/>
        <w:jc w:val="center"/>
        <w:rPr>
          <w:del w:id="359" w:author="Grossmann, Matthew J CTR USARMY CPE CL (USA)" w:date="2026-04-03T10:02:00Z" w16du:dateUtc="2026-04-03T14:02:00Z"/>
          <w:rFonts w:ascii="Times New Roman" w:hAnsi="Times New Roman" w:cs="Times New Roman"/>
          <w:sz w:val="22"/>
          <w:szCs w:val="22"/>
        </w:rPr>
      </w:pPr>
    </w:p>
    <w:p w14:paraId="2026517A" w14:textId="77777777" w:rsidR="0023620C" w:rsidRDefault="0023620C" w:rsidP="00CD07F4">
      <w:pPr>
        <w:spacing w:after="96" w:line="259" w:lineRule="auto"/>
        <w:ind w:right="7"/>
        <w:jc w:val="center"/>
        <w:rPr>
          <w:del w:id="360" w:author="Grossmann, Matthew J CTR USARMY CPE CL (USA)" w:date="2026-04-03T10:02:00Z" w16du:dateUtc="2026-04-03T14:02:00Z"/>
          <w:rFonts w:ascii="Times New Roman" w:hAnsi="Times New Roman" w:cs="Times New Roman"/>
          <w:sz w:val="22"/>
          <w:szCs w:val="22"/>
        </w:rPr>
      </w:pPr>
    </w:p>
    <w:p w14:paraId="79106F76" w14:textId="77777777" w:rsidR="0023620C" w:rsidRDefault="0023620C" w:rsidP="00CD07F4">
      <w:pPr>
        <w:spacing w:after="96" w:line="259" w:lineRule="auto"/>
        <w:ind w:right="7"/>
        <w:jc w:val="center"/>
        <w:rPr>
          <w:del w:id="361" w:author="Grossmann, Matthew J CTR USARMY CPE CL (USA)" w:date="2026-04-03T10:02:00Z" w16du:dateUtc="2026-04-03T14:02:00Z"/>
          <w:rFonts w:ascii="Times New Roman" w:hAnsi="Times New Roman" w:cs="Times New Roman"/>
          <w:sz w:val="22"/>
          <w:szCs w:val="22"/>
        </w:rPr>
      </w:pPr>
    </w:p>
    <w:p w14:paraId="06910046" w14:textId="77777777" w:rsidR="0023620C" w:rsidRDefault="0023620C" w:rsidP="00CD07F4">
      <w:pPr>
        <w:spacing w:after="96" w:line="259" w:lineRule="auto"/>
        <w:ind w:right="7"/>
        <w:jc w:val="center"/>
        <w:rPr>
          <w:del w:id="362" w:author="Grossmann, Matthew J CTR USARMY CPE CL (USA)" w:date="2026-04-03T10:02:00Z" w16du:dateUtc="2026-04-03T14:02:00Z"/>
          <w:rFonts w:ascii="Times New Roman" w:hAnsi="Times New Roman" w:cs="Times New Roman"/>
          <w:sz w:val="22"/>
          <w:szCs w:val="22"/>
        </w:rPr>
      </w:pPr>
    </w:p>
    <w:p w14:paraId="03C44165" w14:textId="77777777" w:rsidR="0023620C" w:rsidRDefault="0023620C" w:rsidP="00CD07F4">
      <w:pPr>
        <w:spacing w:after="96" w:line="259" w:lineRule="auto"/>
        <w:ind w:right="7"/>
        <w:jc w:val="center"/>
        <w:rPr>
          <w:del w:id="363" w:author="Grossmann, Matthew J CTR USARMY CPE CL (USA)" w:date="2026-04-03T10:02:00Z" w16du:dateUtc="2026-04-03T14:02:00Z"/>
          <w:rFonts w:ascii="Times New Roman" w:hAnsi="Times New Roman" w:cs="Times New Roman"/>
          <w:sz w:val="22"/>
          <w:szCs w:val="22"/>
        </w:rPr>
      </w:pPr>
    </w:p>
    <w:p w14:paraId="1B0D6981" w14:textId="77777777" w:rsidR="0023620C" w:rsidRDefault="0023620C" w:rsidP="00CD07F4">
      <w:pPr>
        <w:spacing w:after="96" w:line="259" w:lineRule="auto"/>
        <w:ind w:right="7"/>
        <w:jc w:val="center"/>
        <w:rPr>
          <w:del w:id="364" w:author="Grossmann, Matthew J CTR USARMY CPE CL (USA)" w:date="2026-04-03T10:02:00Z" w16du:dateUtc="2026-04-03T14:02:00Z"/>
          <w:rFonts w:ascii="Times New Roman" w:hAnsi="Times New Roman" w:cs="Times New Roman"/>
          <w:sz w:val="22"/>
          <w:szCs w:val="22"/>
        </w:rPr>
      </w:pPr>
    </w:p>
    <w:p w14:paraId="6C953AF9" w14:textId="77777777" w:rsidR="0023620C" w:rsidRDefault="0023620C" w:rsidP="00CD07F4">
      <w:pPr>
        <w:spacing w:after="96" w:line="259" w:lineRule="auto"/>
        <w:ind w:right="7"/>
        <w:jc w:val="center"/>
        <w:rPr>
          <w:del w:id="365" w:author="Grossmann, Matthew J CTR USARMY CPE CL (USA)" w:date="2026-04-03T10:02:00Z" w16du:dateUtc="2026-04-03T14:02:00Z"/>
          <w:rFonts w:ascii="Times New Roman" w:hAnsi="Times New Roman" w:cs="Times New Roman"/>
          <w:sz w:val="22"/>
          <w:szCs w:val="22"/>
        </w:rPr>
      </w:pPr>
    </w:p>
    <w:p w14:paraId="34045CBE" w14:textId="77777777" w:rsidR="0023620C" w:rsidRDefault="0023620C" w:rsidP="00CD07F4">
      <w:pPr>
        <w:spacing w:after="96" w:line="259" w:lineRule="auto"/>
        <w:ind w:right="7"/>
        <w:jc w:val="center"/>
        <w:rPr>
          <w:del w:id="366" w:author="Grossmann, Matthew J CTR USARMY CPE CL (USA)" w:date="2026-04-03T10:02:00Z" w16du:dateUtc="2026-04-03T14:02:00Z"/>
          <w:rFonts w:ascii="Times New Roman" w:hAnsi="Times New Roman" w:cs="Times New Roman"/>
          <w:sz w:val="22"/>
          <w:szCs w:val="22"/>
        </w:rPr>
      </w:pPr>
    </w:p>
    <w:p w14:paraId="2666A949" w14:textId="77777777" w:rsidR="0023620C" w:rsidRDefault="0023620C" w:rsidP="00CD07F4">
      <w:pPr>
        <w:spacing w:after="96" w:line="259" w:lineRule="auto"/>
        <w:ind w:right="7"/>
        <w:jc w:val="center"/>
        <w:rPr>
          <w:del w:id="367" w:author="Grossmann, Matthew J CTR USARMY CPE CL (USA)" w:date="2026-04-03T10:02:00Z" w16du:dateUtc="2026-04-03T14:02:00Z"/>
          <w:rFonts w:ascii="Times New Roman" w:hAnsi="Times New Roman" w:cs="Times New Roman"/>
          <w:sz w:val="22"/>
          <w:szCs w:val="22"/>
        </w:rPr>
      </w:pPr>
    </w:p>
    <w:p w14:paraId="4B791B34" w14:textId="77777777" w:rsidR="0023620C" w:rsidRDefault="0023620C" w:rsidP="00CD07F4">
      <w:pPr>
        <w:spacing w:after="96" w:line="259" w:lineRule="auto"/>
        <w:ind w:right="7"/>
        <w:jc w:val="center"/>
        <w:rPr>
          <w:del w:id="368" w:author="Grossmann, Matthew J CTR USARMY CPE CL (USA)" w:date="2026-04-03T10:02:00Z" w16du:dateUtc="2026-04-03T14:02:00Z"/>
          <w:rFonts w:ascii="Times New Roman" w:hAnsi="Times New Roman" w:cs="Times New Roman"/>
          <w:sz w:val="22"/>
          <w:szCs w:val="22"/>
        </w:rPr>
      </w:pPr>
    </w:p>
    <w:p w14:paraId="001570E3" w14:textId="77777777" w:rsidR="0023620C" w:rsidRDefault="0023620C" w:rsidP="00CD07F4">
      <w:pPr>
        <w:spacing w:after="96" w:line="259" w:lineRule="auto"/>
        <w:ind w:right="7"/>
        <w:jc w:val="center"/>
        <w:rPr>
          <w:del w:id="369" w:author="Grossmann, Matthew J CTR USARMY CPE CL (USA)" w:date="2026-04-03T10:02:00Z" w16du:dateUtc="2026-04-03T14:02:00Z"/>
          <w:rFonts w:ascii="Times New Roman" w:hAnsi="Times New Roman" w:cs="Times New Roman"/>
          <w:sz w:val="22"/>
          <w:szCs w:val="22"/>
        </w:rPr>
      </w:pPr>
    </w:p>
    <w:p w14:paraId="073B564E" w14:textId="77777777" w:rsidR="00CD07F4" w:rsidRPr="0097148B" w:rsidRDefault="00CD07F4" w:rsidP="00CD07F4">
      <w:pPr>
        <w:spacing w:after="96" w:line="259" w:lineRule="auto"/>
        <w:ind w:right="7"/>
        <w:jc w:val="center"/>
        <w:rPr>
          <w:rFonts w:ascii="Times New Roman" w:hAnsi="Times New Roman"/>
          <w:sz w:val="22"/>
          <w:rPrChange w:id="370" w:author="Grossmann, Matthew J CTR USARMY CPE CL (USA)" w:date="2026-04-03T10:02:00Z" w16du:dateUtc="2026-04-03T14:02:00Z">
            <w:rPr>
              <w:rFonts w:ascii="Times New Roman" w:hAnsi="Times New Roman"/>
              <w:b/>
              <w:sz w:val="22"/>
            </w:rPr>
          </w:rPrChange>
        </w:rPr>
      </w:pPr>
      <w:r w:rsidRPr="0097148B">
        <w:rPr>
          <w:rFonts w:ascii="Times New Roman" w:hAnsi="Times New Roman"/>
          <w:sz w:val="22"/>
          <w:rPrChange w:id="371" w:author="Grossmann, Matthew J CTR USARMY CPE CL (USA)" w:date="2026-04-03T10:02:00Z" w16du:dateUtc="2026-04-03T14:02:00Z">
            <w:rPr>
              <w:rFonts w:ascii="Times New Roman" w:hAnsi="Times New Roman"/>
              <w:b/>
              <w:sz w:val="22"/>
            </w:rPr>
          </w:rPrChange>
        </w:rPr>
        <w:t xml:space="preserve">DEFINITIONS: </w:t>
      </w:r>
    </w:p>
    <w:p w14:paraId="0A6A99F3"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BREADBOARD: Integrated components that provide a representation of a system/subsystem and which can be used to determine concept feasibility and to develop technical data. Typically configured for laboratory use to demonstrate the technical principles of immediate interest. May resemble final system/subsystem in function only. </w:t>
      </w:r>
    </w:p>
    <w:p w14:paraId="36A0A7D0"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“HIGH FIDELITY”: Addresses form, fit and function. High-fidelity laboratory environment would involve testing with equipment that can simulate and validate all system specifications within a laboratory setting. </w:t>
      </w:r>
    </w:p>
    <w:p w14:paraId="4C52BAAB"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lastRenderedPageBreak/>
        <w:t xml:space="preserve">“LOW FIDELITY”: A representative of the component or system that has limited ability to provide anything but first order information about the end product. Low-fidelity assessments are used to provide trend analysis. </w:t>
      </w:r>
    </w:p>
    <w:p w14:paraId="1CCFFF60"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MODEL: A functional form of a system, generally reduced in scale, near or at operational specification. Models will be sufficiently hardened to allow demonstration of the technical and operational capabilities required of the final system. </w:t>
      </w:r>
    </w:p>
    <w:p w14:paraId="7284C3C3" w14:textId="77777777" w:rsidR="00CD07F4" w:rsidRPr="0097148B" w:rsidRDefault="00CD07F4" w:rsidP="00CD07F4">
      <w:pPr>
        <w:spacing w:after="189"/>
        <w:rPr>
          <w:rFonts w:ascii="Times New Roman" w:hAnsi="Times New Roman" w:cs="Times New Roman"/>
          <w:sz w:val="22"/>
          <w:szCs w:val="22"/>
        </w:rPr>
      </w:pPr>
      <w:r w:rsidRPr="0097148B">
        <w:rPr>
          <w:rFonts w:ascii="Times New Roman" w:hAnsi="Times New Roman" w:cs="Times New Roman"/>
          <w:sz w:val="22"/>
          <w:szCs w:val="22"/>
        </w:rPr>
        <w:t xml:space="preserve">OPERATIONAL ENVIRONMENT: Environment that addresses all of the operational requirements and specifications required of the final system to include platform/packaging. </w:t>
      </w:r>
    </w:p>
    <w:p w14:paraId="6A571163" w14:textId="77777777" w:rsidR="00CD07F4" w:rsidRPr="0097148B" w:rsidRDefault="00CD07F4" w:rsidP="00CD07F4">
      <w:pPr>
        <w:spacing w:after="187"/>
        <w:rPr>
          <w:rFonts w:ascii="Times New Roman" w:hAnsi="Times New Roman" w:cs="Times New Roman"/>
          <w:sz w:val="22"/>
          <w:szCs w:val="22"/>
        </w:rPr>
      </w:pPr>
      <w:r w:rsidRPr="0097148B">
        <w:rPr>
          <w:rFonts w:ascii="Times New Roman" w:hAnsi="Times New Roman" w:cs="Times New Roman"/>
          <w:sz w:val="22"/>
          <w:szCs w:val="22"/>
        </w:rPr>
        <w:t xml:space="preserve">PROTOTYPE: A physical or virtual model used to evaluate the technical or manufacturing feasibility or military utility of a particular technology or process, concept, end item or system. </w:t>
      </w:r>
    </w:p>
    <w:p w14:paraId="2943056B" w14:textId="77777777" w:rsidR="00CD07F4" w:rsidRPr="0097148B" w:rsidRDefault="00CD07F4" w:rsidP="00CD07F4">
      <w:pPr>
        <w:rPr>
          <w:rFonts w:ascii="Times New Roman" w:hAnsi="Times New Roman" w:cs="Times New Roman"/>
          <w:sz w:val="22"/>
          <w:szCs w:val="22"/>
        </w:rPr>
      </w:pPr>
      <w:r w:rsidRPr="0097148B">
        <w:rPr>
          <w:rFonts w:ascii="Times New Roman" w:hAnsi="Times New Roman" w:cs="Times New Roman"/>
          <w:sz w:val="22"/>
          <w:szCs w:val="22"/>
        </w:rPr>
        <w:t xml:space="preserve">RELEVANT ENVIRONMENT: Testing environment that simulates the key aspects of the operational environment. </w:t>
      </w:r>
    </w:p>
    <w:p w14:paraId="0B33966B" w14:textId="77777777" w:rsidR="00CD07F4" w:rsidRPr="0097148B" w:rsidRDefault="00CD07F4" w:rsidP="00CD07F4">
      <w:pPr>
        <w:rPr>
          <w:rFonts w:ascii="Times New Roman" w:hAnsi="Times New Roman" w:cs="Times New Roman"/>
          <w:sz w:val="22"/>
          <w:szCs w:val="22"/>
        </w:rPr>
      </w:pPr>
      <w:r w:rsidRPr="0097148B">
        <w:rPr>
          <w:rFonts w:ascii="Times New Roman" w:hAnsi="Times New Roman" w:cs="Times New Roman"/>
          <w:sz w:val="22"/>
          <w:szCs w:val="22"/>
        </w:rPr>
        <w:t xml:space="preserve">SIMULATED OPERATIONAL ENVIRONMENTAL: Either 1) a real environment that can </w:t>
      </w:r>
    </w:p>
    <w:p w14:paraId="02584987" w14:textId="3B91064C" w:rsidR="00CD07F4" w:rsidRPr="0097148B" w:rsidRDefault="00CD07F4" w:rsidP="00383AF3">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simulate all of the operational requirements and specifications required of the final system, or 2) a simulated environment that allows for testing of a virtual prototype; used in either case to determine whether a developmental system meets the operational requirements and specifications of the final system. </w:t>
      </w:r>
    </w:p>
    <w:p w14:paraId="51986385" w14:textId="77777777" w:rsidR="00CD07F4" w:rsidRPr="0097148B" w:rsidRDefault="00CD07F4" w:rsidP="00CD07F4">
      <w:pPr>
        <w:spacing w:after="175" w:line="259" w:lineRule="auto"/>
        <w:rPr>
          <w:del w:id="372" w:author="Grossmann, Matthew J CTR USARMY CPE CL (USA)" w:date="2026-04-03T10:02:00Z" w16du:dateUtc="2026-04-03T14:02:00Z"/>
          <w:rFonts w:ascii="Times New Roman" w:hAnsi="Times New Roman" w:cs="Times New Roman"/>
          <w:sz w:val="22"/>
          <w:szCs w:val="22"/>
        </w:rPr>
      </w:pPr>
      <w:del w:id="373" w:author="Grossmann, Matthew J CTR USARMY CPE CL (USA)" w:date="2026-04-03T10:02:00Z" w16du:dateUtc="2026-04-03T14:02:00Z">
        <w:r w:rsidRPr="0097148B">
          <w:rPr>
            <w:rFonts w:ascii="Times New Roman" w:hAnsi="Times New Roman" w:cs="Times New Roman"/>
            <w:sz w:val="22"/>
            <w:szCs w:val="22"/>
          </w:rPr>
          <w:delText xml:space="preserve"> </w:delText>
        </w:r>
      </w:del>
    </w:p>
    <w:p w14:paraId="10096EE0" w14:textId="77777777" w:rsidR="00CD07F4" w:rsidRPr="0097148B" w:rsidRDefault="00CD07F4" w:rsidP="00CD07F4">
      <w:pPr>
        <w:spacing w:after="194"/>
        <w:rPr>
          <w:rFonts w:ascii="Times New Roman" w:hAnsi="Times New Roman" w:cs="Times New Roman"/>
          <w:sz w:val="22"/>
          <w:szCs w:val="22"/>
        </w:rPr>
      </w:pPr>
      <w:r w:rsidRPr="0097148B">
        <w:rPr>
          <w:rFonts w:ascii="Times New Roman" w:eastAsia="Times New Roman" w:hAnsi="Times New Roman" w:cs="Times New Roman"/>
          <w:i/>
          <w:sz w:val="22"/>
          <w:szCs w:val="22"/>
        </w:rPr>
        <w:t xml:space="preserve">*Source: DoD </w:t>
      </w:r>
      <w:proofErr w:type="spellStart"/>
      <w:r w:rsidRPr="0097148B">
        <w:rPr>
          <w:rFonts w:ascii="Times New Roman" w:eastAsia="Times New Roman" w:hAnsi="Times New Roman" w:cs="Times New Roman"/>
          <w:i/>
          <w:sz w:val="22"/>
          <w:szCs w:val="22"/>
        </w:rPr>
        <w:t>Deskbook</w:t>
      </w:r>
      <w:proofErr w:type="spellEnd"/>
      <w:r w:rsidRPr="0097148B">
        <w:rPr>
          <w:rFonts w:ascii="Times New Roman" w:eastAsia="Times New Roman" w:hAnsi="Times New Roman" w:cs="Times New Roman"/>
          <w:i/>
          <w:sz w:val="22"/>
          <w:szCs w:val="22"/>
        </w:rPr>
        <w:t xml:space="preserve"> 5000.2-R, Appendix 6, Technology Readiness Levels and Their Definitions.</w:t>
      </w:r>
      <w:r w:rsidRPr="0097148B">
        <w:rPr>
          <w:rFonts w:ascii="Times New Roman" w:eastAsia="Times New Roman" w:hAnsi="Times New Roman" w:cs="Times New Roman"/>
          <w:b/>
          <w:i/>
          <w:sz w:val="22"/>
          <w:szCs w:val="22"/>
        </w:rPr>
        <w:t xml:space="preserve"> </w:t>
      </w:r>
    </w:p>
    <w:p w14:paraId="31ED383F" w14:textId="77777777" w:rsidR="00BA12A3" w:rsidRPr="0097148B" w:rsidRDefault="00BA12A3">
      <w:pPr>
        <w:pStyle w:val="PlainText"/>
        <w:rPr>
          <w:rFonts w:ascii="Times New Roman" w:hAnsi="Times New Roman" w:cs="Times New Roman"/>
          <w:sz w:val="22"/>
          <w:szCs w:val="22"/>
        </w:rPr>
        <w:pPrChange w:id="374" w:author="Grossmann, Matthew J CTR USARMY CPE CL (USA)" w:date="2026-04-03T10:02:00Z" w16du:dateUtc="2026-04-03T14:02:00Z">
          <w:pPr>
            <w:spacing w:after="0"/>
          </w:pPr>
        </w:pPrChange>
      </w:pPr>
    </w:p>
    <w:sectPr w:rsidR="00BA12A3" w:rsidRPr="0097148B" w:rsidSect="007C4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AgkTBanp1isHxq" int2:id="BP3RyCDp">
      <int2:state int2:value="Rejected" int2:type="spell"/>
    </int2:textHash>
    <int2:textHash int2:hashCode="vitgkhE4gj0yx9" int2:id="gy3qnYd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333"/>
    <w:multiLevelType w:val="hybridMultilevel"/>
    <w:tmpl w:val="046A9CB0"/>
    <w:lvl w:ilvl="0" w:tplc="04090015">
      <w:start w:val="1"/>
      <w:numFmt w:val="upperLetter"/>
      <w:lvlText w:val="%1."/>
      <w:lvlJc w:val="left"/>
      <w:pPr>
        <w:tabs>
          <w:tab w:val="num" w:pos="720"/>
        </w:tabs>
        <w:ind w:left="720" w:hanging="360"/>
      </w:pPr>
    </w:lvl>
    <w:lvl w:ilvl="1" w:tplc="75B62B68">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91F26F1"/>
    <w:multiLevelType w:val="hybridMultilevel"/>
    <w:tmpl w:val="62ACDA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F6351"/>
    <w:multiLevelType w:val="hybridMultilevel"/>
    <w:tmpl w:val="C74EB8D0"/>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20B624B6"/>
    <w:multiLevelType w:val="hybridMultilevel"/>
    <w:tmpl w:val="DA765976"/>
    <w:lvl w:ilvl="0" w:tplc="DE2860B4">
      <w:start w:val="1"/>
      <w:numFmt w:val="upperLetter"/>
      <w:lvlText w:val="%1."/>
      <w:lvlJc w:val="left"/>
      <w:pPr>
        <w:tabs>
          <w:tab w:val="num" w:pos="780"/>
        </w:tabs>
        <w:ind w:left="780" w:hanging="420"/>
      </w:pPr>
      <w:rPr>
        <w:color w:val="000000"/>
      </w:rPr>
    </w:lvl>
    <w:lvl w:ilvl="1" w:tplc="6194E600">
      <w:start w:val="1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1155EAF"/>
    <w:multiLevelType w:val="hybridMultilevel"/>
    <w:tmpl w:val="C7886776"/>
    <w:lvl w:ilvl="0" w:tplc="04090015">
      <w:start w:val="1"/>
      <w:numFmt w:val="upperLetter"/>
      <w:lvlText w:val="%1."/>
      <w:lvlJc w:val="left"/>
      <w:pPr>
        <w:tabs>
          <w:tab w:val="num" w:pos="720"/>
        </w:tabs>
        <w:ind w:left="720" w:hanging="360"/>
      </w:pPr>
      <w:rPr>
        <w:color w:val="auto"/>
      </w:r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2513AE2"/>
    <w:multiLevelType w:val="hybridMultilevel"/>
    <w:tmpl w:val="A296FD5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4C70C62"/>
    <w:multiLevelType w:val="hybridMultilevel"/>
    <w:tmpl w:val="8AB4BA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EE5269"/>
    <w:multiLevelType w:val="hybridMultilevel"/>
    <w:tmpl w:val="7280111A"/>
    <w:lvl w:ilvl="0" w:tplc="04090015">
      <w:start w:val="1"/>
      <w:numFmt w:val="upperLetter"/>
      <w:lvlText w:val="%1."/>
      <w:lvlJc w:val="left"/>
      <w:pPr>
        <w:tabs>
          <w:tab w:val="num" w:pos="720"/>
        </w:tabs>
        <w:ind w:left="720" w:hanging="360"/>
      </w:pPr>
    </w:lvl>
    <w:lvl w:ilvl="1" w:tplc="78F83982">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D3E651F"/>
    <w:multiLevelType w:val="hybridMultilevel"/>
    <w:tmpl w:val="4012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9690D"/>
    <w:multiLevelType w:val="hybridMultilevel"/>
    <w:tmpl w:val="C0F2AB94"/>
    <w:lvl w:ilvl="0" w:tplc="C7102AD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9208F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1E4C3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1666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DAF2E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1280B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6060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08369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1ADA7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270446"/>
    <w:multiLevelType w:val="hybridMultilevel"/>
    <w:tmpl w:val="3EEAE95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39E4181A"/>
    <w:multiLevelType w:val="hybridMultilevel"/>
    <w:tmpl w:val="C1D0DE06"/>
    <w:lvl w:ilvl="0" w:tplc="8E5A7B7C">
      <w:start w:val="1"/>
      <w:numFmt w:val="upperLetter"/>
      <w:lvlText w:val="%1."/>
      <w:lvlJc w:val="left"/>
      <w:pPr>
        <w:tabs>
          <w:tab w:val="num" w:pos="720"/>
        </w:tabs>
        <w:ind w:left="720" w:hanging="360"/>
      </w:pPr>
      <w:rPr>
        <w:color w:val="00000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2446164"/>
    <w:multiLevelType w:val="hybridMultilevel"/>
    <w:tmpl w:val="95E0178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446E78C"/>
    <w:multiLevelType w:val="hybridMultilevel"/>
    <w:tmpl w:val="FFFFFFFF"/>
    <w:lvl w:ilvl="0" w:tplc="0D0CC7E4">
      <w:start w:val="1"/>
      <w:numFmt w:val="decimal"/>
      <w:lvlText w:val="%1."/>
      <w:lvlJc w:val="left"/>
      <w:pPr>
        <w:ind w:left="720" w:hanging="360"/>
      </w:pPr>
    </w:lvl>
    <w:lvl w:ilvl="1" w:tplc="E8242C0A">
      <w:start w:val="1"/>
      <w:numFmt w:val="lowerLetter"/>
      <w:lvlText w:val="%2."/>
      <w:lvlJc w:val="left"/>
      <w:pPr>
        <w:ind w:left="1440" w:hanging="360"/>
      </w:pPr>
    </w:lvl>
    <w:lvl w:ilvl="2" w:tplc="0658C05E">
      <w:start w:val="1"/>
      <w:numFmt w:val="lowerRoman"/>
      <w:lvlText w:val="%3."/>
      <w:lvlJc w:val="right"/>
      <w:pPr>
        <w:ind w:left="2160" w:hanging="180"/>
      </w:pPr>
    </w:lvl>
    <w:lvl w:ilvl="3" w:tplc="5FA496F8">
      <w:start w:val="1"/>
      <w:numFmt w:val="decimal"/>
      <w:lvlText w:val="%4."/>
      <w:lvlJc w:val="left"/>
      <w:pPr>
        <w:ind w:left="2880" w:hanging="360"/>
      </w:pPr>
    </w:lvl>
    <w:lvl w:ilvl="4" w:tplc="51D8299A">
      <w:start w:val="1"/>
      <w:numFmt w:val="lowerLetter"/>
      <w:lvlText w:val="%5."/>
      <w:lvlJc w:val="left"/>
      <w:pPr>
        <w:ind w:left="3600" w:hanging="360"/>
      </w:pPr>
    </w:lvl>
    <w:lvl w:ilvl="5" w:tplc="4FEEC35C">
      <w:start w:val="1"/>
      <w:numFmt w:val="lowerRoman"/>
      <w:lvlText w:val="%6."/>
      <w:lvlJc w:val="right"/>
      <w:pPr>
        <w:ind w:left="4320" w:hanging="180"/>
      </w:pPr>
    </w:lvl>
    <w:lvl w:ilvl="6" w:tplc="3274E158">
      <w:start w:val="1"/>
      <w:numFmt w:val="decimal"/>
      <w:lvlText w:val="%7."/>
      <w:lvlJc w:val="left"/>
      <w:pPr>
        <w:ind w:left="5040" w:hanging="360"/>
      </w:pPr>
    </w:lvl>
    <w:lvl w:ilvl="7" w:tplc="83105A80">
      <w:start w:val="1"/>
      <w:numFmt w:val="lowerLetter"/>
      <w:lvlText w:val="%8."/>
      <w:lvlJc w:val="left"/>
      <w:pPr>
        <w:ind w:left="5760" w:hanging="360"/>
      </w:pPr>
    </w:lvl>
    <w:lvl w:ilvl="8" w:tplc="79C85E54">
      <w:start w:val="1"/>
      <w:numFmt w:val="lowerRoman"/>
      <w:lvlText w:val="%9."/>
      <w:lvlJc w:val="right"/>
      <w:pPr>
        <w:ind w:left="6480" w:hanging="180"/>
      </w:pPr>
    </w:lvl>
  </w:abstractNum>
  <w:abstractNum w:abstractNumId="14" w15:restartNumberingAfterBreak="0">
    <w:nsid w:val="4F2CB2F3"/>
    <w:multiLevelType w:val="hybridMultilevel"/>
    <w:tmpl w:val="FFFFFFFF"/>
    <w:lvl w:ilvl="0" w:tplc="26142B96">
      <w:start w:val="1"/>
      <w:numFmt w:val="decimal"/>
      <w:lvlText w:val="%1."/>
      <w:lvlJc w:val="left"/>
      <w:pPr>
        <w:ind w:left="720" w:hanging="360"/>
      </w:pPr>
    </w:lvl>
    <w:lvl w:ilvl="1" w:tplc="A20089B4">
      <w:start w:val="1"/>
      <w:numFmt w:val="lowerLetter"/>
      <w:lvlText w:val="%2."/>
      <w:lvlJc w:val="left"/>
      <w:pPr>
        <w:ind w:left="1440" w:hanging="360"/>
      </w:pPr>
    </w:lvl>
    <w:lvl w:ilvl="2" w:tplc="3DA8CD54">
      <w:start w:val="1"/>
      <w:numFmt w:val="lowerRoman"/>
      <w:lvlText w:val="%3."/>
      <w:lvlJc w:val="right"/>
      <w:pPr>
        <w:ind w:left="2160" w:hanging="180"/>
      </w:pPr>
    </w:lvl>
    <w:lvl w:ilvl="3" w:tplc="84E86214">
      <w:start w:val="1"/>
      <w:numFmt w:val="decimal"/>
      <w:lvlText w:val="%4."/>
      <w:lvlJc w:val="left"/>
      <w:pPr>
        <w:ind w:left="2880" w:hanging="360"/>
      </w:pPr>
    </w:lvl>
    <w:lvl w:ilvl="4" w:tplc="238897C2">
      <w:start w:val="1"/>
      <w:numFmt w:val="lowerLetter"/>
      <w:lvlText w:val="%5."/>
      <w:lvlJc w:val="left"/>
      <w:pPr>
        <w:ind w:left="3600" w:hanging="360"/>
      </w:pPr>
    </w:lvl>
    <w:lvl w:ilvl="5" w:tplc="6BE00A8A">
      <w:start w:val="1"/>
      <w:numFmt w:val="lowerRoman"/>
      <w:lvlText w:val="%6."/>
      <w:lvlJc w:val="right"/>
      <w:pPr>
        <w:ind w:left="4320" w:hanging="180"/>
      </w:pPr>
    </w:lvl>
    <w:lvl w:ilvl="6" w:tplc="C972C7A4">
      <w:start w:val="1"/>
      <w:numFmt w:val="decimal"/>
      <w:lvlText w:val="%7."/>
      <w:lvlJc w:val="left"/>
      <w:pPr>
        <w:ind w:left="5040" w:hanging="360"/>
      </w:pPr>
    </w:lvl>
    <w:lvl w:ilvl="7" w:tplc="539C083C">
      <w:start w:val="1"/>
      <w:numFmt w:val="lowerLetter"/>
      <w:lvlText w:val="%8."/>
      <w:lvlJc w:val="left"/>
      <w:pPr>
        <w:ind w:left="5760" w:hanging="360"/>
      </w:pPr>
    </w:lvl>
    <w:lvl w:ilvl="8" w:tplc="3C2847A8">
      <w:start w:val="1"/>
      <w:numFmt w:val="lowerRoman"/>
      <w:lvlText w:val="%9."/>
      <w:lvlJc w:val="right"/>
      <w:pPr>
        <w:ind w:left="6480" w:hanging="180"/>
      </w:pPr>
    </w:lvl>
  </w:abstractNum>
  <w:abstractNum w:abstractNumId="15" w15:restartNumberingAfterBreak="0">
    <w:nsid w:val="50447ACC"/>
    <w:multiLevelType w:val="hybridMultilevel"/>
    <w:tmpl w:val="78F24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480B07"/>
    <w:multiLevelType w:val="hybridMultilevel"/>
    <w:tmpl w:val="F8626E4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5A9253BA"/>
    <w:multiLevelType w:val="hybridMultilevel"/>
    <w:tmpl w:val="D84C67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07668DF"/>
    <w:multiLevelType w:val="hybridMultilevel"/>
    <w:tmpl w:val="955A27E4"/>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7A2950C5"/>
    <w:multiLevelType w:val="hybridMultilevel"/>
    <w:tmpl w:val="6D364286"/>
    <w:lvl w:ilvl="0" w:tplc="6C4895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BC45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3E01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52D0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06E1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947A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B2C1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065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C02D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8034270">
    <w:abstractNumId w:val="17"/>
  </w:num>
  <w:num w:numId="2" w16cid:durableId="1947999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82384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91021926">
    <w:abstractNumId w:val="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0963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83073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33196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82452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79859701">
    <w:abstractNumId w:val="3"/>
    <w:lvlOverride w:ilvl="0">
      <w:startOverride w:val="1"/>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28949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1361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87962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5514316">
    <w:abstractNumId w:val="9"/>
  </w:num>
  <w:num w:numId="14" w16cid:durableId="1697075644">
    <w:abstractNumId w:val="19"/>
  </w:num>
  <w:num w:numId="15" w16cid:durableId="459881892">
    <w:abstractNumId w:val="0"/>
  </w:num>
  <w:num w:numId="16" w16cid:durableId="61563760">
    <w:abstractNumId w:val="1"/>
  </w:num>
  <w:num w:numId="17" w16cid:durableId="790593433">
    <w:abstractNumId w:val="6"/>
  </w:num>
  <w:num w:numId="18" w16cid:durableId="1948921172">
    <w:abstractNumId w:val="8"/>
  </w:num>
  <w:num w:numId="19" w16cid:durableId="474763818">
    <w:abstractNumId w:val="15"/>
  </w:num>
  <w:num w:numId="20" w16cid:durableId="124080851">
    <w:abstractNumId w:val="13"/>
  </w:num>
  <w:num w:numId="21" w16cid:durableId="16434668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EE"/>
    <w:rsid w:val="00000E15"/>
    <w:rsid w:val="00001DBF"/>
    <w:rsid w:val="0000568B"/>
    <w:rsid w:val="00011664"/>
    <w:rsid w:val="000178F3"/>
    <w:rsid w:val="00017C43"/>
    <w:rsid w:val="00020534"/>
    <w:rsid w:val="00020739"/>
    <w:rsid w:val="000245FA"/>
    <w:rsid w:val="00025040"/>
    <w:rsid w:val="0002539A"/>
    <w:rsid w:val="000264FC"/>
    <w:rsid w:val="00031BF6"/>
    <w:rsid w:val="00034069"/>
    <w:rsid w:val="00034540"/>
    <w:rsid w:val="000350D3"/>
    <w:rsid w:val="0003514C"/>
    <w:rsid w:val="00043A20"/>
    <w:rsid w:val="00044659"/>
    <w:rsid w:val="00046707"/>
    <w:rsid w:val="00055CDA"/>
    <w:rsid w:val="0006007D"/>
    <w:rsid w:val="00064C4C"/>
    <w:rsid w:val="00064D23"/>
    <w:rsid w:val="00065290"/>
    <w:rsid w:val="00065A29"/>
    <w:rsid w:val="00065F7C"/>
    <w:rsid w:val="00071608"/>
    <w:rsid w:val="00071BBC"/>
    <w:rsid w:val="00072423"/>
    <w:rsid w:val="00072541"/>
    <w:rsid w:val="00074045"/>
    <w:rsid w:val="00076E37"/>
    <w:rsid w:val="00077047"/>
    <w:rsid w:val="000771C9"/>
    <w:rsid w:val="00081E34"/>
    <w:rsid w:val="00090841"/>
    <w:rsid w:val="00094401"/>
    <w:rsid w:val="000951BD"/>
    <w:rsid w:val="00096A01"/>
    <w:rsid w:val="00096D7B"/>
    <w:rsid w:val="000A00D4"/>
    <w:rsid w:val="000A2AFC"/>
    <w:rsid w:val="000A463B"/>
    <w:rsid w:val="000A552D"/>
    <w:rsid w:val="000B14F2"/>
    <w:rsid w:val="000B2EEC"/>
    <w:rsid w:val="000B3ED2"/>
    <w:rsid w:val="000C0948"/>
    <w:rsid w:val="000C2F3A"/>
    <w:rsid w:val="000C5345"/>
    <w:rsid w:val="000C5C1E"/>
    <w:rsid w:val="000C7195"/>
    <w:rsid w:val="000C774E"/>
    <w:rsid w:val="000C7DF4"/>
    <w:rsid w:val="000D172F"/>
    <w:rsid w:val="000D1FCD"/>
    <w:rsid w:val="000D22AC"/>
    <w:rsid w:val="000D2506"/>
    <w:rsid w:val="000D7C41"/>
    <w:rsid w:val="000E619A"/>
    <w:rsid w:val="000E6427"/>
    <w:rsid w:val="000E7E11"/>
    <w:rsid w:val="000F1117"/>
    <w:rsid w:val="000F1F3D"/>
    <w:rsid w:val="000F2390"/>
    <w:rsid w:val="000F4220"/>
    <w:rsid w:val="00102B10"/>
    <w:rsid w:val="00111419"/>
    <w:rsid w:val="00112B2C"/>
    <w:rsid w:val="00112B9A"/>
    <w:rsid w:val="001144FC"/>
    <w:rsid w:val="00116F84"/>
    <w:rsid w:val="0012217D"/>
    <w:rsid w:val="001270A9"/>
    <w:rsid w:val="00134B7C"/>
    <w:rsid w:val="00135E19"/>
    <w:rsid w:val="0014216F"/>
    <w:rsid w:val="001445EA"/>
    <w:rsid w:val="00154868"/>
    <w:rsid w:val="00162931"/>
    <w:rsid w:val="0016318A"/>
    <w:rsid w:val="001658E9"/>
    <w:rsid w:val="00166015"/>
    <w:rsid w:val="001669DA"/>
    <w:rsid w:val="00166CD4"/>
    <w:rsid w:val="001708CB"/>
    <w:rsid w:val="00175176"/>
    <w:rsid w:val="001906C5"/>
    <w:rsid w:val="00190B90"/>
    <w:rsid w:val="00193437"/>
    <w:rsid w:val="00194217"/>
    <w:rsid w:val="0019423A"/>
    <w:rsid w:val="0019485F"/>
    <w:rsid w:val="00195290"/>
    <w:rsid w:val="0019658F"/>
    <w:rsid w:val="00197F6A"/>
    <w:rsid w:val="001A2334"/>
    <w:rsid w:val="001B0361"/>
    <w:rsid w:val="001B13EC"/>
    <w:rsid w:val="001B1596"/>
    <w:rsid w:val="001B1843"/>
    <w:rsid w:val="001C051E"/>
    <w:rsid w:val="001C0D57"/>
    <w:rsid w:val="001C4E43"/>
    <w:rsid w:val="001C6B19"/>
    <w:rsid w:val="001D2640"/>
    <w:rsid w:val="001D3C84"/>
    <w:rsid w:val="001D4976"/>
    <w:rsid w:val="001D53E3"/>
    <w:rsid w:val="001D77CF"/>
    <w:rsid w:val="001E1B92"/>
    <w:rsid w:val="001E3E24"/>
    <w:rsid w:val="001E44AD"/>
    <w:rsid w:val="001E5729"/>
    <w:rsid w:val="001E76EB"/>
    <w:rsid w:val="001E9D56"/>
    <w:rsid w:val="001F3628"/>
    <w:rsid w:val="00203095"/>
    <w:rsid w:val="002040A7"/>
    <w:rsid w:val="00205E30"/>
    <w:rsid w:val="002062DA"/>
    <w:rsid w:val="00206C41"/>
    <w:rsid w:val="002104DA"/>
    <w:rsid w:val="0021442F"/>
    <w:rsid w:val="002167B7"/>
    <w:rsid w:val="0022033C"/>
    <w:rsid w:val="002216CD"/>
    <w:rsid w:val="002229AB"/>
    <w:rsid w:val="0022321F"/>
    <w:rsid w:val="00225C4E"/>
    <w:rsid w:val="00231584"/>
    <w:rsid w:val="00234039"/>
    <w:rsid w:val="00234B60"/>
    <w:rsid w:val="00235F93"/>
    <w:rsid w:val="0023620C"/>
    <w:rsid w:val="00237168"/>
    <w:rsid w:val="0024094C"/>
    <w:rsid w:val="00244A50"/>
    <w:rsid w:val="002471D2"/>
    <w:rsid w:val="00247A4D"/>
    <w:rsid w:val="0025167F"/>
    <w:rsid w:val="002518D1"/>
    <w:rsid w:val="00252697"/>
    <w:rsid w:val="002556EE"/>
    <w:rsid w:val="0025745C"/>
    <w:rsid w:val="00257959"/>
    <w:rsid w:val="002656CB"/>
    <w:rsid w:val="002713F9"/>
    <w:rsid w:val="00276B4E"/>
    <w:rsid w:val="00283189"/>
    <w:rsid w:val="002849DE"/>
    <w:rsid w:val="00284CAA"/>
    <w:rsid w:val="00285A58"/>
    <w:rsid w:val="00286D1A"/>
    <w:rsid w:val="00290A10"/>
    <w:rsid w:val="00290AC0"/>
    <w:rsid w:val="00293EE8"/>
    <w:rsid w:val="00295084"/>
    <w:rsid w:val="00297FF0"/>
    <w:rsid w:val="002A1660"/>
    <w:rsid w:val="002A36D6"/>
    <w:rsid w:val="002A6F64"/>
    <w:rsid w:val="002B0CC8"/>
    <w:rsid w:val="002B280E"/>
    <w:rsid w:val="002C19C3"/>
    <w:rsid w:val="002C35B8"/>
    <w:rsid w:val="002C4BEC"/>
    <w:rsid w:val="002C6A2A"/>
    <w:rsid w:val="002D0EB5"/>
    <w:rsid w:val="002D46F0"/>
    <w:rsid w:val="002D5061"/>
    <w:rsid w:val="002D5157"/>
    <w:rsid w:val="002D60AF"/>
    <w:rsid w:val="002D70CC"/>
    <w:rsid w:val="002E4F3E"/>
    <w:rsid w:val="002E4F45"/>
    <w:rsid w:val="002E5493"/>
    <w:rsid w:val="002E5E97"/>
    <w:rsid w:val="002F0FB1"/>
    <w:rsid w:val="002F6BE2"/>
    <w:rsid w:val="002F6F1C"/>
    <w:rsid w:val="00302151"/>
    <w:rsid w:val="00303367"/>
    <w:rsid w:val="0031151B"/>
    <w:rsid w:val="00314044"/>
    <w:rsid w:val="00314997"/>
    <w:rsid w:val="00317ABC"/>
    <w:rsid w:val="00324DC2"/>
    <w:rsid w:val="00327651"/>
    <w:rsid w:val="003300C9"/>
    <w:rsid w:val="00332BD3"/>
    <w:rsid w:val="00333CDA"/>
    <w:rsid w:val="00335B75"/>
    <w:rsid w:val="00335CA5"/>
    <w:rsid w:val="00336885"/>
    <w:rsid w:val="00342D12"/>
    <w:rsid w:val="00342E8A"/>
    <w:rsid w:val="0034342A"/>
    <w:rsid w:val="00351827"/>
    <w:rsid w:val="003521F6"/>
    <w:rsid w:val="00355474"/>
    <w:rsid w:val="00355C1C"/>
    <w:rsid w:val="00361440"/>
    <w:rsid w:val="00361E50"/>
    <w:rsid w:val="003629AC"/>
    <w:rsid w:val="00363FB9"/>
    <w:rsid w:val="00365210"/>
    <w:rsid w:val="00373A91"/>
    <w:rsid w:val="003756A2"/>
    <w:rsid w:val="0037654C"/>
    <w:rsid w:val="00376764"/>
    <w:rsid w:val="00383146"/>
    <w:rsid w:val="00383AF3"/>
    <w:rsid w:val="00385802"/>
    <w:rsid w:val="00385DAC"/>
    <w:rsid w:val="00385F6B"/>
    <w:rsid w:val="003873B3"/>
    <w:rsid w:val="003874E8"/>
    <w:rsid w:val="00394107"/>
    <w:rsid w:val="003975C6"/>
    <w:rsid w:val="003A275E"/>
    <w:rsid w:val="003A3119"/>
    <w:rsid w:val="003A4C8C"/>
    <w:rsid w:val="003A6A5F"/>
    <w:rsid w:val="003B0A98"/>
    <w:rsid w:val="003B4C73"/>
    <w:rsid w:val="003B5A6B"/>
    <w:rsid w:val="003C3A3D"/>
    <w:rsid w:val="003C6F2A"/>
    <w:rsid w:val="003D1237"/>
    <w:rsid w:val="003D3493"/>
    <w:rsid w:val="003D3F50"/>
    <w:rsid w:val="003D4337"/>
    <w:rsid w:val="003D61DB"/>
    <w:rsid w:val="003E2514"/>
    <w:rsid w:val="003F2148"/>
    <w:rsid w:val="003F4597"/>
    <w:rsid w:val="003F4E9C"/>
    <w:rsid w:val="00400083"/>
    <w:rsid w:val="00401A38"/>
    <w:rsid w:val="0040245E"/>
    <w:rsid w:val="00402EEB"/>
    <w:rsid w:val="00405A13"/>
    <w:rsid w:val="00411899"/>
    <w:rsid w:val="004148E4"/>
    <w:rsid w:val="004149F3"/>
    <w:rsid w:val="00417AA5"/>
    <w:rsid w:val="00422E24"/>
    <w:rsid w:val="0043408C"/>
    <w:rsid w:val="004379C7"/>
    <w:rsid w:val="00437ABF"/>
    <w:rsid w:val="00441AD4"/>
    <w:rsid w:val="00443511"/>
    <w:rsid w:val="0044533E"/>
    <w:rsid w:val="004461A7"/>
    <w:rsid w:val="00450264"/>
    <w:rsid w:val="00457502"/>
    <w:rsid w:val="00457E05"/>
    <w:rsid w:val="00457E48"/>
    <w:rsid w:val="00461E54"/>
    <w:rsid w:val="004665CA"/>
    <w:rsid w:val="00470CE2"/>
    <w:rsid w:val="004730F3"/>
    <w:rsid w:val="00481ED8"/>
    <w:rsid w:val="0048274C"/>
    <w:rsid w:val="00484D00"/>
    <w:rsid w:val="00484EA9"/>
    <w:rsid w:val="00491AD9"/>
    <w:rsid w:val="004920BA"/>
    <w:rsid w:val="004920BB"/>
    <w:rsid w:val="00493DC9"/>
    <w:rsid w:val="00496A03"/>
    <w:rsid w:val="004A047F"/>
    <w:rsid w:val="004A0A20"/>
    <w:rsid w:val="004A44D0"/>
    <w:rsid w:val="004B09FB"/>
    <w:rsid w:val="004B4A2F"/>
    <w:rsid w:val="004B5CED"/>
    <w:rsid w:val="004B694D"/>
    <w:rsid w:val="004B7F64"/>
    <w:rsid w:val="004C43F3"/>
    <w:rsid w:val="004C461A"/>
    <w:rsid w:val="004D0E9A"/>
    <w:rsid w:val="004D1548"/>
    <w:rsid w:val="004D6C9E"/>
    <w:rsid w:val="004E1D27"/>
    <w:rsid w:val="004E36D1"/>
    <w:rsid w:val="004E5753"/>
    <w:rsid w:val="004E729A"/>
    <w:rsid w:val="004F0589"/>
    <w:rsid w:val="004F094D"/>
    <w:rsid w:val="004F4A94"/>
    <w:rsid w:val="004F66AD"/>
    <w:rsid w:val="00503137"/>
    <w:rsid w:val="00506254"/>
    <w:rsid w:val="0050706D"/>
    <w:rsid w:val="00511D10"/>
    <w:rsid w:val="005144FA"/>
    <w:rsid w:val="0051459E"/>
    <w:rsid w:val="00516FE6"/>
    <w:rsid w:val="005170CD"/>
    <w:rsid w:val="00517261"/>
    <w:rsid w:val="00517A19"/>
    <w:rsid w:val="00523D6A"/>
    <w:rsid w:val="0053041D"/>
    <w:rsid w:val="005308A1"/>
    <w:rsid w:val="00530E01"/>
    <w:rsid w:val="00531BB1"/>
    <w:rsid w:val="00532607"/>
    <w:rsid w:val="00533580"/>
    <w:rsid w:val="00533C67"/>
    <w:rsid w:val="005357A7"/>
    <w:rsid w:val="00537543"/>
    <w:rsid w:val="005402D2"/>
    <w:rsid w:val="005459D3"/>
    <w:rsid w:val="00553FBD"/>
    <w:rsid w:val="00555AAC"/>
    <w:rsid w:val="005573E8"/>
    <w:rsid w:val="00557B82"/>
    <w:rsid w:val="00557FB4"/>
    <w:rsid w:val="00561CAA"/>
    <w:rsid w:val="005656C4"/>
    <w:rsid w:val="00566960"/>
    <w:rsid w:val="0057619A"/>
    <w:rsid w:val="00581114"/>
    <w:rsid w:val="00581982"/>
    <w:rsid w:val="005832E2"/>
    <w:rsid w:val="00586FB6"/>
    <w:rsid w:val="00587E72"/>
    <w:rsid w:val="00592E32"/>
    <w:rsid w:val="005A3EF7"/>
    <w:rsid w:val="005A6B5A"/>
    <w:rsid w:val="005B0AFA"/>
    <w:rsid w:val="005B13EF"/>
    <w:rsid w:val="005B1AB8"/>
    <w:rsid w:val="005B27A6"/>
    <w:rsid w:val="005B35E2"/>
    <w:rsid w:val="005C38E5"/>
    <w:rsid w:val="005C4BDE"/>
    <w:rsid w:val="005C4EA1"/>
    <w:rsid w:val="005C7987"/>
    <w:rsid w:val="005D2369"/>
    <w:rsid w:val="005D4A39"/>
    <w:rsid w:val="005D6216"/>
    <w:rsid w:val="005D69A7"/>
    <w:rsid w:val="005E260C"/>
    <w:rsid w:val="005E29D1"/>
    <w:rsid w:val="005E3285"/>
    <w:rsid w:val="005E4FBC"/>
    <w:rsid w:val="005F1FB3"/>
    <w:rsid w:val="005F3ADB"/>
    <w:rsid w:val="005F5FE0"/>
    <w:rsid w:val="005F7E8A"/>
    <w:rsid w:val="005F8C51"/>
    <w:rsid w:val="00605B6D"/>
    <w:rsid w:val="00614810"/>
    <w:rsid w:val="0061727A"/>
    <w:rsid w:val="00617534"/>
    <w:rsid w:val="006177AE"/>
    <w:rsid w:val="00617CE2"/>
    <w:rsid w:val="006208B2"/>
    <w:rsid w:val="00630A61"/>
    <w:rsid w:val="00635BEB"/>
    <w:rsid w:val="00645586"/>
    <w:rsid w:val="006472AA"/>
    <w:rsid w:val="00656D55"/>
    <w:rsid w:val="006570E8"/>
    <w:rsid w:val="006617EB"/>
    <w:rsid w:val="00664BDF"/>
    <w:rsid w:val="00664E95"/>
    <w:rsid w:val="00667C46"/>
    <w:rsid w:val="00675481"/>
    <w:rsid w:val="006818F8"/>
    <w:rsid w:val="00682048"/>
    <w:rsid w:val="006851EB"/>
    <w:rsid w:val="00695502"/>
    <w:rsid w:val="006974FE"/>
    <w:rsid w:val="006A06E3"/>
    <w:rsid w:val="006A2686"/>
    <w:rsid w:val="006A3FD9"/>
    <w:rsid w:val="006A61B6"/>
    <w:rsid w:val="006B1D5B"/>
    <w:rsid w:val="006B358C"/>
    <w:rsid w:val="006B71BC"/>
    <w:rsid w:val="006C0E64"/>
    <w:rsid w:val="006D2A53"/>
    <w:rsid w:val="006D3032"/>
    <w:rsid w:val="006D5DEA"/>
    <w:rsid w:val="006E0472"/>
    <w:rsid w:val="006E1308"/>
    <w:rsid w:val="006E2DA1"/>
    <w:rsid w:val="006E4F68"/>
    <w:rsid w:val="006E527D"/>
    <w:rsid w:val="006F4D15"/>
    <w:rsid w:val="006F5B34"/>
    <w:rsid w:val="0070122A"/>
    <w:rsid w:val="00702758"/>
    <w:rsid w:val="007034ED"/>
    <w:rsid w:val="00705591"/>
    <w:rsid w:val="00705E3B"/>
    <w:rsid w:val="00706949"/>
    <w:rsid w:val="0071598B"/>
    <w:rsid w:val="00721FEA"/>
    <w:rsid w:val="00725D0C"/>
    <w:rsid w:val="00731707"/>
    <w:rsid w:val="00732EDF"/>
    <w:rsid w:val="00734CFA"/>
    <w:rsid w:val="00736689"/>
    <w:rsid w:val="00743C50"/>
    <w:rsid w:val="00747869"/>
    <w:rsid w:val="00754E1B"/>
    <w:rsid w:val="0076017F"/>
    <w:rsid w:val="00760FDF"/>
    <w:rsid w:val="007611A2"/>
    <w:rsid w:val="0076654B"/>
    <w:rsid w:val="007666A5"/>
    <w:rsid w:val="00790B6F"/>
    <w:rsid w:val="00794AD8"/>
    <w:rsid w:val="00795C61"/>
    <w:rsid w:val="007A0CC3"/>
    <w:rsid w:val="007A1C1D"/>
    <w:rsid w:val="007A2D96"/>
    <w:rsid w:val="007A3450"/>
    <w:rsid w:val="007A3EDE"/>
    <w:rsid w:val="007A725C"/>
    <w:rsid w:val="007B1387"/>
    <w:rsid w:val="007B3AFB"/>
    <w:rsid w:val="007B4237"/>
    <w:rsid w:val="007B4867"/>
    <w:rsid w:val="007B6035"/>
    <w:rsid w:val="007B70FE"/>
    <w:rsid w:val="007C4EFA"/>
    <w:rsid w:val="007C723C"/>
    <w:rsid w:val="007D2374"/>
    <w:rsid w:val="007D3155"/>
    <w:rsid w:val="007D624A"/>
    <w:rsid w:val="007E0BFA"/>
    <w:rsid w:val="007E10F2"/>
    <w:rsid w:val="007E1668"/>
    <w:rsid w:val="007E38F0"/>
    <w:rsid w:val="007E4B5E"/>
    <w:rsid w:val="007E6FD2"/>
    <w:rsid w:val="007E7DE7"/>
    <w:rsid w:val="007F1339"/>
    <w:rsid w:val="007F397F"/>
    <w:rsid w:val="007F6CAB"/>
    <w:rsid w:val="007F7DEB"/>
    <w:rsid w:val="008002B3"/>
    <w:rsid w:val="00800FF6"/>
    <w:rsid w:val="00801E1D"/>
    <w:rsid w:val="00802D1A"/>
    <w:rsid w:val="00805D02"/>
    <w:rsid w:val="00806E5E"/>
    <w:rsid w:val="00806F4C"/>
    <w:rsid w:val="0081010F"/>
    <w:rsid w:val="0081011D"/>
    <w:rsid w:val="00811A55"/>
    <w:rsid w:val="008155BB"/>
    <w:rsid w:val="00817B96"/>
    <w:rsid w:val="00822DDD"/>
    <w:rsid w:val="00825BB2"/>
    <w:rsid w:val="00827F22"/>
    <w:rsid w:val="0083087C"/>
    <w:rsid w:val="00831DFE"/>
    <w:rsid w:val="00833EB4"/>
    <w:rsid w:val="00835A30"/>
    <w:rsid w:val="00840592"/>
    <w:rsid w:val="008421F0"/>
    <w:rsid w:val="00842B58"/>
    <w:rsid w:val="00852EF4"/>
    <w:rsid w:val="008539B8"/>
    <w:rsid w:val="00854E43"/>
    <w:rsid w:val="008558AC"/>
    <w:rsid w:val="00860BD7"/>
    <w:rsid w:val="00861120"/>
    <w:rsid w:val="00862958"/>
    <w:rsid w:val="00863B9B"/>
    <w:rsid w:val="00863E8E"/>
    <w:rsid w:val="008656B8"/>
    <w:rsid w:val="008660EB"/>
    <w:rsid w:val="00872461"/>
    <w:rsid w:val="00875C3A"/>
    <w:rsid w:val="00875FAF"/>
    <w:rsid w:val="00885DAF"/>
    <w:rsid w:val="00886EE5"/>
    <w:rsid w:val="008903DF"/>
    <w:rsid w:val="00892BDE"/>
    <w:rsid w:val="008A08A2"/>
    <w:rsid w:val="008A2452"/>
    <w:rsid w:val="008A45E4"/>
    <w:rsid w:val="008B2CB7"/>
    <w:rsid w:val="008B3017"/>
    <w:rsid w:val="008B406D"/>
    <w:rsid w:val="008C30C2"/>
    <w:rsid w:val="008C37F6"/>
    <w:rsid w:val="008C3C81"/>
    <w:rsid w:val="008D366E"/>
    <w:rsid w:val="008D3BBD"/>
    <w:rsid w:val="008E4DA8"/>
    <w:rsid w:val="008E5C00"/>
    <w:rsid w:val="008F07E0"/>
    <w:rsid w:val="008F7882"/>
    <w:rsid w:val="00901958"/>
    <w:rsid w:val="00901ADA"/>
    <w:rsid w:val="009022E0"/>
    <w:rsid w:val="009028C1"/>
    <w:rsid w:val="00904B49"/>
    <w:rsid w:val="00905EDB"/>
    <w:rsid w:val="00906CD4"/>
    <w:rsid w:val="0091193D"/>
    <w:rsid w:val="0091304C"/>
    <w:rsid w:val="0091351F"/>
    <w:rsid w:val="009146E3"/>
    <w:rsid w:val="00916AE5"/>
    <w:rsid w:val="009176AC"/>
    <w:rsid w:val="00917797"/>
    <w:rsid w:val="009257EE"/>
    <w:rsid w:val="00925E34"/>
    <w:rsid w:val="009306C8"/>
    <w:rsid w:val="00935222"/>
    <w:rsid w:val="00936B55"/>
    <w:rsid w:val="0093FEF1"/>
    <w:rsid w:val="0094491B"/>
    <w:rsid w:val="0094541B"/>
    <w:rsid w:val="00946670"/>
    <w:rsid w:val="009466C2"/>
    <w:rsid w:val="00947BAE"/>
    <w:rsid w:val="00951E69"/>
    <w:rsid w:val="009524DA"/>
    <w:rsid w:val="00955D38"/>
    <w:rsid w:val="009576C9"/>
    <w:rsid w:val="00960770"/>
    <w:rsid w:val="00960B8E"/>
    <w:rsid w:val="00962F97"/>
    <w:rsid w:val="0096551C"/>
    <w:rsid w:val="00966BC1"/>
    <w:rsid w:val="0097148B"/>
    <w:rsid w:val="00972E28"/>
    <w:rsid w:val="009742A6"/>
    <w:rsid w:val="00975422"/>
    <w:rsid w:val="00976F61"/>
    <w:rsid w:val="00977206"/>
    <w:rsid w:val="00982857"/>
    <w:rsid w:val="009828A9"/>
    <w:rsid w:val="009830B9"/>
    <w:rsid w:val="00984B54"/>
    <w:rsid w:val="00986B3E"/>
    <w:rsid w:val="009875B7"/>
    <w:rsid w:val="00992BDC"/>
    <w:rsid w:val="009A0D5D"/>
    <w:rsid w:val="009A1349"/>
    <w:rsid w:val="009A25C6"/>
    <w:rsid w:val="009A487A"/>
    <w:rsid w:val="009A4938"/>
    <w:rsid w:val="009A610F"/>
    <w:rsid w:val="009A6866"/>
    <w:rsid w:val="009B0E2B"/>
    <w:rsid w:val="009B2741"/>
    <w:rsid w:val="009B438F"/>
    <w:rsid w:val="009B5B12"/>
    <w:rsid w:val="009C0DF5"/>
    <w:rsid w:val="009C7360"/>
    <w:rsid w:val="009D703F"/>
    <w:rsid w:val="009D78B9"/>
    <w:rsid w:val="009E517B"/>
    <w:rsid w:val="009E57E5"/>
    <w:rsid w:val="009E661F"/>
    <w:rsid w:val="009F0906"/>
    <w:rsid w:val="009F40B8"/>
    <w:rsid w:val="009F40BC"/>
    <w:rsid w:val="009F4C95"/>
    <w:rsid w:val="009F4F7C"/>
    <w:rsid w:val="009F686A"/>
    <w:rsid w:val="009F6E9F"/>
    <w:rsid w:val="009F7867"/>
    <w:rsid w:val="009F7FF1"/>
    <w:rsid w:val="00A02355"/>
    <w:rsid w:val="00A03396"/>
    <w:rsid w:val="00A03CE6"/>
    <w:rsid w:val="00A04A63"/>
    <w:rsid w:val="00A11868"/>
    <w:rsid w:val="00A129AC"/>
    <w:rsid w:val="00A2013C"/>
    <w:rsid w:val="00A219B1"/>
    <w:rsid w:val="00A228CE"/>
    <w:rsid w:val="00A2713A"/>
    <w:rsid w:val="00A306FC"/>
    <w:rsid w:val="00A309B2"/>
    <w:rsid w:val="00A30C68"/>
    <w:rsid w:val="00A314CE"/>
    <w:rsid w:val="00A3197E"/>
    <w:rsid w:val="00A328EC"/>
    <w:rsid w:val="00A42F80"/>
    <w:rsid w:val="00A47DFD"/>
    <w:rsid w:val="00A55825"/>
    <w:rsid w:val="00A57659"/>
    <w:rsid w:val="00A57E80"/>
    <w:rsid w:val="00A6299B"/>
    <w:rsid w:val="00A62EB0"/>
    <w:rsid w:val="00A64D91"/>
    <w:rsid w:val="00A65756"/>
    <w:rsid w:val="00A71923"/>
    <w:rsid w:val="00A71D18"/>
    <w:rsid w:val="00A73875"/>
    <w:rsid w:val="00A7618B"/>
    <w:rsid w:val="00A80014"/>
    <w:rsid w:val="00A82062"/>
    <w:rsid w:val="00A829F5"/>
    <w:rsid w:val="00A90B73"/>
    <w:rsid w:val="00A90FDE"/>
    <w:rsid w:val="00A9352C"/>
    <w:rsid w:val="00AA4E5D"/>
    <w:rsid w:val="00AA5221"/>
    <w:rsid w:val="00AA537C"/>
    <w:rsid w:val="00AA7ED2"/>
    <w:rsid w:val="00AB0D2E"/>
    <w:rsid w:val="00AB125B"/>
    <w:rsid w:val="00AB1933"/>
    <w:rsid w:val="00AB3595"/>
    <w:rsid w:val="00AB3D29"/>
    <w:rsid w:val="00AB46C6"/>
    <w:rsid w:val="00AC0F3C"/>
    <w:rsid w:val="00AD5604"/>
    <w:rsid w:val="00AD6EA4"/>
    <w:rsid w:val="00AD782B"/>
    <w:rsid w:val="00AE1642"/>
    <w:rsid w:val="00AE27DF"/>
    <w:rsid w:val="00AE336E"/>
    <w:rsid w:val="00AE46B1"/>
    <w:rsid w:val="00AE700F"/>
    <w:rsid w:val="00AE730C"/>
    <w:rsid w:val="00AF021D"/>
    <w:rsid w:val="00AF0A25"/>
    <w:rsid w:val="00AF40D6"/>
    <w:rsid w:val="00AF4837"/>
    <w:rsid w:val="00AF69D9"/>
    <w:rsid w:val="00B01C80"/>
    <w:rsid w:val="00B0298F"/>
    <w:rsid w:val="00B06824"/>
    <w:rsid w:val="00B10249"/>
    <w:rsid w:val="00B10956"/>
    <w:rsid w:val="00B12644"/>
    <w:rsid w:val="00B22B80"/>
    <w:rsid w:val="00B32B57"/>
    <w:rsid w:val="00B4627C"/>
    <w:rsid w:val="00B47942"/>
    <w:rsid w:val="00B479C3"/>
    <w:rsid w:val="00B50FD7"/>
    <w:rsid w:val="00B51822"/>
    <w:rsid w:val="00B52B42"/>
    <w:rsid w:val="00B52C91"/>
    <w:rsid w:val="00B552C5"/>
    <w:rsid w:val="00B61C26"/>
    <w:rsid w:val="00B63EBC"/>
    <w:rsid w:val="00B641EF"/>
    <w:rsid w:val="00B647BE"/>
    <w:rsid w:val="00B713AD"/>
    <w:rsid w:val="00B71F9B"/>
    <w:rsid w:val="00B72C4B"/>
    <w:rsid w:val="00B77798"/>
    <w:rsid w:val="00B80440"/>
    <w:rsid w:val="00B82D68"/>
    <w:rsid w:val="00B83D31"/>
    <w:rsid w:val="00B86025"/>
    <w:rsid w:val="00B91F0E"/>
    <w:rsid w:val="00BA0B55"/>
    <w:rsid w:val="00BA12A3"/>
    <w:rsid w:val="00BA280A"/>
    <w:rsid w:val="00BA510D"/>
    <w:rsid w:val="00BA67BF"/>
    <w:rsid w:val="00BA699F"/>
    <w:rsid w:val="00BA7A8F"/>
    <w:rsid w:val="00BB03BA"/>
    <w:rsid w:val="00BB2195"/>
    <w:rsid w:val="00BB5E50"/>
    <w:rsid w:val="00BC3F46"/>
    <w:rsid w:val="00BC4545"/>
    <w:rsid w:val="00BC47B5"/>
    <w:rsid w:val="00BC779C"/>
    <w:rsid w:val="00BD0452"/>
    <w:rsid w:val="00BD14C8"/>
    <w:rsid w:val="00BD49C7"/>
    <w:rsid w:val="00BD5A6D"/>
    <w:rsid w:val="00BD7EFA"/>
    <w:rsid w:val="00BE2FCD"/>
    <w:rsid w:val="00BF01F0"/>
    <w:rsid w:val="00C1018B"/>
    <w:rsid w:val="00C2109D"/>
    <w:rsid w:val="00C26A8D"/>
    <w:rsid w:val="00C278D7"/>
    <w:rsid w:val="00C3111F"/>
    <w:rsid w:val="00C315E0"/>
    <w:rsid w:val="00C31E26"/>
    <w:rsid w:val="00C31FA9"/>
    <w:rsid w:val="00C35D35"/>
    <w:rsid w:val="00C374C1"/>
    <w:rsid w:val="00C37C79"/>
    <w:rsid w:val="00C51594"/>
    <w:rsid w:val="00C53C26"/>
    <w:rsid w:val="00C567F7"/>
    <w:rsid w:val="00C740D2"/>
    <w:rsid w:val="00C77BDB"/>
    <w:rsid w:val="00C80AEA"/>
    <w:rsid w:val="00C81600"/>
    <w:rsid w:val="00C83D84"/>
    <w:rsid w:val="00C84EB4"/>
    <w:rsid w:val="00C90C68"/>
    <w:rsid w:val="00C9380D"/>
    <w:rsid w:val="00C9522C"/>
    <w:rsid w:val="00CA1CF4"/>
    <w:rsid w:val="00CA1DE5"/>
    <w:rsid w:val="00CA4547"/>
    <w:rsid w:val="00CA4EB2"/>
    <w:rsid w:val="00CB0607"/>
    <w:rsid w:val="00CB4D49"/>
    <w:rsid w:val="00CB76DE"/>
    <w:rsid w:val="00CC1AA0"/>
    <w:rsid w:val="00CC5B66"/>
    <w:rsid w:val="00CD07F4"/>
    <w:rsid w:val="00CD3912"/>
    <w:rsid w:val="00CD7690"/>
    <w:rsid w:val="00CE430F"/>
    <w:rsid w:val="00CE4549"/>
    <w:rsid w:val="00CE4AC3"/>
    <w:rsid w:val="00CE63C6"/>
    <w:rsid w:val="00CE67F9"/>
    <w:rsid w:val="00CE6B2D"/>
    <w:rsid w:val="00CF16DB"/>
    <w:rsid w:val="00CF2324"/>
    <w:rsid w:val="00CF5042"/>
    <w:rsid w:val="00CF5791"/>
    <w:rsid w:val="00CF594D"/>
    <w:rsid w:val="00D02C3F"/>
    <w:rsid w:val="00D04766"/>
    <w:rsid w:val="00D158EA"/>
    <w:rsid w:val="00D2267B"/>
    <w:rsid w:val="00D24DD4"/>
    <w:rsid w:val="00D27183"/>
    <w:rsid w:val="00D308F9"/>
    <w:rsid w:val="00D32E47"/>
    <w:rsid w:val="00D35BEB"/>
    <w:rsid w:val="00D43E81"/>
    <w:rsid w:val="00D4441F"/>
    <w:rsid w:val="00D52F02"/>
    <w:rsid w:val="00D55951"/>
    <w:rsid w:val="00D55C33"/>
    <w:rsid w:val="00D610F6"/>
    <w:rsid w:val="00D630B8"/>
    <w:rsid w:val="00D64EAB"/>
    <w:rsid w:val="00D64EDD"/>
    <w:rsid w:val="00D65439"/>
    <w:rsid w:val="00D713B5"/>
    <w:rsid w:val="00D715A6"/>
    <w:rsid w:val="00D73395"/>
    <w:rsid w:val="00D761A0"/>
    <w:rsid w:val="00D86B88"/>
    <w:rsid w:val="00D94E2B"/>
    <w:rsid w:val="00D96F63"/>
    <w:rsid w:val="00DA3A71"/>
    <w:rsid w:val="00DB0381"/>
    <w:rsid w:val="00DB1C5D"/>
    <w:rsid w:val="00DB402F"/>
    <w:rsid w:val="00DB479A"/>
    <w:rsid w:val="00DB5E9A"/>
    <w:rsid w:val="00DB6AC0"/>
    <w:rsid w:val="00DB6CB7"/>
    <w:rsid w:val="00DB729A"/>
    <w:rsid w:val="00DB7D16"/>
    <w:rsid w:val="00DC6DDE"/>
    <w:rsid w:val="00DC75EA"/>
    <w:rsid w:val="00DD1059"/>
    <w:rsid w:val="00DD2967"/>
    <w:rsid w:val="00DD756A"/>
    <w:rsid w:val="00DD7FF4"/>
    <w:rsid w:val="00DE6FCA"/>
    <w:rsid w:val="00DE752B"/>
    <w:rsid w:val="00DF0F29"/>
    <w:rsid w:val="00DF2107"/>
    <w:rsid w:val="00DF3E9C"/>
    <w:rsid w:val="00DF4F82"/>
    <w:rsid w:val="00DF59FB"/>
    <w:rsid w:val="00E0095F"/>
    <w:rsid w:val="00E10537"/>
    <w:rsid w:val="00E13A1B"/>
    <w:rsid w:val="00E15913"/>
    <w:rsid w:val="00E1597A"/>
    <w:rsid w:val="00E166E2"/>
    <w:rsid w:val="00E179A9"/>
    <w:rsid w:val="00E23C91"/>
    <w:rsid w:val="00E25019"/>
    <w:rsid w:val="00E26280"/>
    <w:rsid w:val="00E27111"/>
    <w:rsid w:val="00E30765"/>
    <w:rsid w:val="00E31F4D"/>
    <w:rsid w:val="00E32556"/>
    <w:rsid w:val="00E352C3"/>
    <w:rsid w:val="00E3573E"/>
    <w:rsid w:val="00E4119E"/>
    <w:rsid w:val="00E41D2E"/>
    <w:rsid w:val="00E423FB"/>
    <w:rsid w:val="00E42670"/>
    <w:rsid w:val="00E43191"/>
    <w:rsid w:val="00E467FD"/>
    <w:rsid w:val="00E50A7A"/>
    <w:rsid w:val="00E50D22"/>
    <w:rsid w:val="00E53311"/>
    <w:rsid w:val="00E53A9E"/>
    <w:rsid w:val="00E540F8"/>
    <w:rsid w:val="00E576E7"/>
    <w:rsid w:val="00E57A40"/>
    <w:rsid w:val="00E709D3"/>
    <w:rsid w:val="00E7364D"/>
    <w:rsid w:val="00E745F0"/>
    <w:rsid w:val="00E759F8"/>
    <w:rsid w:val="00E8343F"/>
    <w:rsid w:val="00E84B6C"/>
    <w:rsid w:val="00E85AB2"/>
    <w:rsid w:val="00E877A0"/>
    <w:rsid w:val="00E87C22"/>
    <w:rsid w:val="00E8E3C3"/>
    <w:rsid w:val="00E9008C"/>
    <w:rsid w:val="00E96D92"/>
    <w:rsid w:val="00EA08FA"/>
    <w:rsid w:val="00EA3B6F"/>
    <w:rsid w:val="00EA5920"/>
    <w:rsid w:val="00EA78F4"/>
    <w:rsid w:val="00EB42E0"/>
    <w:rsid w:val="00EC163A"/>
    <w:rsid w:val="00EC3C77"/>
    <w:rsid w:val="00EC44E3"/>
    <w:rsid w:val="00EC4750"/>
    <w:rsid w:val="00EC6B2B"/>
    <w:rsid w:val="00ED116C"/>
    <w:rsid w:val="00ED16AC"/>
    <w:rsid w:val="00ED539E"/>
    <w:rsid w:val="00ED5D49"/>
    <w:rsid w:val="00EE0998"/>
    <w:rsid w:val="00F018E7"/>
    <w:rsid w:val="00F07A0E"/>
    <w:rsid w:val="00F17A01"/>
    <w:rsid w:val="00F24C21"/>
    <w:rsid w:val="00F3086B"/>
    <w:rsid w:val="00F30BF3"/>
    <w:rsid w:val="00F32A0C"/>
    <w:rsid w:val="00F330F4"/>
    <w:rsid w:val="00F461D9"/>
    <w:rsid w:val="00F4757E"/>
    <w:rsid w:val="00F51B77"/>
    <w:rsid w:val="00F51F71"/>
    <w:rsid w:val="00F5217F"/>
    <w:rsid w:val="00F543B8"/>
    <w:rsid w:val="00F55B7C"/>
    <w:rsid w:val="00F56FDD"/>
    <w:rsid w:val="00F61F81"/>
    <w:rsid w:val="00F635B5"/>
    <w:rsid w:val="00F73627"/>
    <w:rsid w:val="00F74496"/>
    <w:rsid w:val="00F76CCC"/>
    <w:rsid w:val="00F77920"/>
    <w:rsid w:val="00F802FF"/>
    <w:rsid w:val="00F8445F"/>
    <w:rsid w:val="00F845A8"/>
    <w:rsid w:val="00F874F2"/>
    <w:rsid w:val="00F87A77"/>
    <w:rsid w:val="00F901A2"/>
    <w:rsid w:val="00F9416A"/>
    <w:rsid w:val="00F94B23"/>
    <w:rsid w:val="00FA1611"/>
    <w:rsid w:val="00FA332D"/>
    <w:rsid w:val="00FA5D27"/>
    <w:rsid w:val="00FA62A0"/>
    <w:rsid w:val="00FB27FB"/>
    <w:rsid w:val="00FC31E2"/>
    <w:rsid w:val="00FC779E"/>
    <w:rsid w:val="00FD66B7"/>
    <w:rsid w:val="00FE0B20"/>
    <w:rsid w:val="00FE0D97"/>
    <w:rsid w:val="00FE5538"/>
    <w:rsid w:val="00FE565B"/>
    <w:rsid w:val="00FF365F"/>
    <w:rsid w:val="00FF3951"/>
    <w:rsid w:val="00FF487B"/>
    <w:rsid w:val="00FF4EEB"/>
    <w:rsid w:val="00FF5398"/>
    <w:rsid w:val="00FF5AA3"/>
    <w:rsid w:val="00FF71AD"/>
    <w:rsid w:val="017B9533"/>
    <w:rsid w:val="01A6FEF3"/>
    <w:rsid w:val="01E40C25"/>
    <w:rsid w:val="020D36F3"/>
    <w:rsid w:val="020DB724"/>
    <w:rsid w:val="0228B3CD"/>
    <w:rsid w:val="0237BA06"/>
    <w:rsid w:val="02B971EA"/>
    <w:rsid w:val="02DA8C8B"/>
    <w:rsid w:val="02E48D10"/>
    <w:rsid w:val="0303AA12"/>
    <w:rsid w:val="03617657"/>
    <w:rsid w:val="0376D529"/>
    <w:rsid w:val="03921927"/>
    <w:rsid w:val="03C0A2E9"/>
    <w:rsid w:val="03EA1B14"/>
    <w:rsid w:val="0402CA02"/>
    <w:rsid w:val="043FF4D7"/>
    <w:rsid w:val="049D945E"/>
    <w:rsid w:val="04FA0E0B"/>
    <w:rsid w:val="04FD5018"/>
    <w:rsid w:val="04FEFDF8"/>
    <w:rsid w:val="04FF6DB6"/>
    <w:rsid w:val="0514A941"/>
    <w:rsid w:val="052E300E"/>
    <w:rsid w:val="0531904E"/>
    <w:rsid w:val="057B01F1"/>
    <w:rsid w:val="05A4B8D3"/>
    <w:rsid w:val="05F0B832"/>
    <w:rsid w:val="05FA0B5F"/>
    <w:rsid w:val="060C4841"/>
    <w:rsid w:val="06137E19"/>
    <w:rsid w:val="061A7886"/>
    <w:rsid w:val="06674C5B"/>
    <w:rsid w:val="067D247F"/>
    <w:rsid w:val="06CB610B"/>
    <w:rsid w:val="06D16FBB"/>
    <w:rsid w:val="06FF1926"/>
    <w:rsid w:val="0701FC6A"/>
    <w:rsid w:val="071C00C6"/>
    <w:rsid w:val="076D64A2"/>
    <w:rsid w:val="078721B4"/>
    <w:rsid w:val="0811F6E1"/>
    <w:rsid w:val="0832AC89"/>
    <w:rsid w:val="08648417"/>
    <w:rsid w:val="0868BEFC"/>
    <w:rsid w:val="0888FFDD"/>
    <w:rsid w:val="08D704F7"/>
    <w:rsid w:val="08F76D7A"/>
    <w:rsid w:val="08FEB730"/>
    <w:rsid w:val="092B61B3"/>
    <w:rsid w:val="0931A8FB"/>
    <w:rsid w:val="095CB05C"/>
    <w:rsid w:val="096D4106"/>
    <w:rsid w:val="097659A6"/>
    <w:rsid w:val="099804D9"/>
    <w:rsid w:val="09E0568A"/>
    <w:rsid w:val="0A5D2D9D"/>
    <w:rsid w:val="0A8B2031"/>
    <w:rsid w:val="0A91038B"/>
    <w:rsid w:val="0A930417"/>
    <w:rsid w:val="0AFDDE2B"/>
    <w:rsid w:val="0B5A6C3C"/>
    <w:rsid w:val="0B7F440D"/>
    <w:rsid w:val="0BA0600C"/>
    <w:rsid w:val="0BA16015"/>
    <w:rsid w:val="0BBCE50F"/>
    <w:rsid w:val="0BD2F729"/>
    <w:rsid w:val="0BDFCC85"/>
    <w:rsid w:val="0C0A6A0D"/>
    <w:rsid w:val="0C191B9C"/>
    <w:rsid w:val="0C369FAD"/>
    <w:rsid w:val="0C4BA9C6"/>
    <w:rsid w:val="0CC6E5F6"/>
    <w:rsid w:val="0CF50939"/>
    <w:rsid w:val="0D0807FB"/>
    <w:rsid w:val="0D1B6EB3"/>
    <w:rsid w:val="0D50A798"/>
    <w:rsid w:val="0D852254"/>
    <w:rsid w:val="0DB306AC"/>
    <w:rsid w:val="0DC223F6"/>
    <w:rsid w:val="0DDF4C15"/>
    <w:rsid w:val="0E373400"/>
    <w:rsid w:val="0E4A8B51"/>
    <w:rsid w:val="0EA2A727"/>
    <w:rsid w:val="0EE51A28"/>
    <w:rsid w:val="0FB6D4D4"/>
    <w:rsid w:val="0FBE0E21"/>
    <w:rsid w:val="0FC2C45D"/>
    <w:rsid w:val="0FC63DF5"/>
    <w:rsid w:val="0FED31A7"/>
    <w:rsid w:val="103A7DB6"/>
    <w:rsid w:val="10B25C43"/>
    <w:rsid w:val="10B69D8D"/>
    <w:rsid w:val="10F84A19"/>
    <w:rsid w:val="1172A097"/>
    <w:rsid w:val="11AA7AB4"/>
    <w:rsid w:val="11AFE1D2"/>
    <w:rsid w:val="12BD3586"/>
    <w:rsid w:val="12C39FEF"/>
    <w:rsid w:val="12F41AE8"/>
    <w:rsid w:val="12F83E9A"/>
    <w:rsid w:val="133436CA"/>
    <w:rsid w:val="134E5DB9"/>
    <w:rsid w:val="13810B67"/>
    <w:rsid w:val="13982BBD"/>
    <w:rsid w:val="139B5839"/>
    <w:rsid w:val="139EF406"/>
    <w:rsid w:val="13A7333C"/>
    <w:rsid w:val="13ABCA34"/>
    <w:rsid w:val="13E96401"/>
    <w:rsid w:val="13F210E8"/>
    <w:rsid w:val="13FC2CDF"/>
    <w:rsid w:val="140809EF"/>
    <w:rsid w:val="14142329"/>
    <w:rsid w:val="141A56A2"/>
    <w:rsid w:val="143706E9"/>
    <w:rsid w:val="147B6EB4"/>
    <w:rsid w:val="147FEAE3"/>
    <w:rsid w:val="148DD2A7"/>
    <w:rsid w:val="14CDB54D"/>
    <w:rsid w:val="14D67507"/>
    <w:rsid w:val="151667B2"/>
    <w:rsid w:val="15205FE9"/>
    <w:rsid w:val="152D53DB"/>
    <w:rsid w:val="153A21C2"/>
    <w:rsid w:val="154E31BB"/>
    <w:rsid w:val="1570A48B"/>
    <w:rsid w:val="157C6469"/>
    <w:rsid w:val="159008CF"/>
    <w:rsid w:val="15944370"/>
    <w:rsid w:val="15DA373B"/>
    <w:rsid w:val="15DEA7FA"/>
    <w:rsid w:val="16120E47"/>
    <w:rsid w:val="1654B5DE"/>
    <w:rsid w:val="16AC78E1"/>
    <w:rsid w:val="1711FB0B"/>
    <w:rsid w:val="17168DCA"/>
    <w:rsid w:val="175FDF31"/>
    <w:rsid w:val="17695864"/>
    <w:rsid w:val="177EE130"/>
    <w:rsid w:val="17A8938B"/>
    <w:rsid w:val="17B5DAA8"/>
    <w:rsid w:val="17C77CF0"/>
    <w:rsid w:val="17D0C6EB"/>
    <w:rsid w:val="1873B207"/>
    <w:rsid w:val="1880F60C"/>
    <w:rsid w:val="189224E7"/>
    <w:rsid w:val="18CBA178"/>
    <w:rsid w:val="18E61EA1"/>
    <w:rsid w:val="19ED95D6"/>
    <w:rsid w:val="1A0BFFD1"/>
    <w:rsid w:val="1A1F3016"/>
    <w:rsid w:val="1A2AA9EA"/>
    <w:rsid w:val="1AAF8A35"/>
    <w:rsid w:val="1AE3BDCA"/>
    <w:rsid w:val="1AE83DA9"/>
    <w:rsid w:val="1B2EC898"/>
    <w:rsid w:val="1B76ABEB"/>
    <w:rsid w:val="1B7EEC11"/>
    <w:rsid w:val="1B859169"/>
    <w:rsid w:val="1C4A5C5E"/>
    <w:rsid w:val="1C90124A"/>
    <w:rsid w:val="1CB84C03"/>
    <w:rsid w:val="1CBF80CA"/>
    <w:rsid w:val="1CE01666"/>
    <w:rsid w:val="1CFC2075"/>
    <w:rsid w:val="1D0A06C5"/>
    <w:rsid w:val="1D18EC6B"/>
    <w:rsid w:val="1D3A1A06"/>
    <w:rsid w:val="1D4B87BD"/>
    <w:rsid w:val="1DFCC205"/>
    <w:rsid w:val="1E26DC82"/>
    <w:rsid w:val="1E5F9A92"/>
    <w:rsid w:val="1F20AE77"/>
    <w:rsid w:val="1F596E8D"/>
    <w:rsid w:val="1FCDC4E9"/>
    <w:rsid w:val="1FD65246"/>
    <w:rsid w:val="1FED1FC7"/>
    <w:rsid w:val="20266D25"/>
    <w:rsid w:val="2043CD86"/>
    <w:rsid w:val="20754402"/>
    <w:rsid w:val="2081742D"/>
    <w:rsid w:val="2091573F"/>
    <w:rsid w:val="20A6F720"/>
    <w:rsid w:val="20ADF824"/>
    <w:rsid w:val="20E3F8C9"/>
    <w:rsid w:val="20E70D0D"/>
    <w:rsid w:val="21105FB6"/>
    <w:rsid w:val="21360482"/>
    <w:rsid w:val="215F0E57"/>
    <w:rsid w:val="21856AAC"/>
    <w:rsid w:val="2241F9F1"/>
    <w:rsid w:val="225A9B5C"/>
    <w:rsid w:val="22B7D1B8"/>
    <w:rsid w:val="22CA39E4"/>
    <w:rsid w:val="2339282C"/>
    <w:rsid w:val="23640382"/>
    <w:rsid w:val="23E7E08D"/>
    <w:rsid w:val="23FA8E32"/>
    <w:rsid w:val="241314B3"/>
    <w:rsid w:val="2428E21E"/>
    <w:rsid w:val="242B9482"/>
    <w:rsid w:val="244A6275"/>
    <w:rsid w:val="24555062"/>
    <w:rsid w:val="246DEB7D"/>
    <w:rsid w:val="24ADAC3A"/>
    <w:rsid w:val="24B65467"/>
    <w:rsid w:val="24CFF281"/>
    <w:rsid w:val="250D652B"/>
    <w:rsid w:val="253213D0"/>
    <w:rsid w:val="25A67008"/>
    <w:rsid w:val="25B2EE9A"/>
    <w:rsid w:val="25ED03A3"/>
    <w:rsid w:val="25FFA547"/>
    <w:rsid w:val="260ECABD"/>
    <w:rsid w:val="26184EA9"/>
    <w:rsid w:val="26AD328C"/>
    <w:rsid w:val="26D35134"/>
    <w:rsid w:val="26E47383"/>
    <w:rsid w:val="274889CF"/>
    <w:rsid w:val="276B4174"/>
    <w:rsid w:val="276E50A7"/>
    <w:rsid w:val="27812443"/>
    <w:rsid w:val="2792B7C8"/>
    <w:rsid w:val="27FF10D7"/>
    <w:rsid w:val="285414FB"/>
    <w:rsid w:val="286B6A94"/>
    <w:rsid w:val="2874E27E"/>
    <w:rsid w:val="28876281"/>
    <w:rsid w:val="289097A3"/>
    <w:rsid w:val="289A869F"/>
    <w:rsid w:val="28A72C63"/>
    <w:rsid w:val="28B4AB44"/>
    <w:rsid w:val="28DA85A7"/>
    <w:rsid w:val="28EA95F8"/>
    <w:rsid w:val="290D648B"/>
    <w:rsid w:val="290E08B6"/>
    <w:rsid w:val="29468BD9"/>
    <w:rsid w:val="295566D1"/>
    <w:rsid w:val="29889586"/>
    <w:rsid w:val="29AC6F80"/>
    <w:rsid w:val="29C3AF82"/>
    <w:rsid w:val="29C96C4F"/>
    <w:rsid w:val="29ED4A5B"/>
    <w:rsid w:val="29F07BAB"/>
    <w:rsid w:val="2A18108D"/>
    <w:rsid w:val="2A3328FE"/>
    <w:rsid w:val="2A3BF4C6"/>
    <w:rsid w:val="2A58BD95"/>
    <w:rsid w:val="2A65AAAE"/>
    <w:rsid w:val="2A6E76DA"/>
    <w:rsid w:val="2A780A11"/>
    <w:rsid w:val="2AA24AFC"/>
    <w:rsid w:val="2AA6CE3A"/>
    <w:rsid w:val="2AD67DC5"/>
    <w:rsid w:val="2AFD27E2"/>
    <w:rsid w:val="2B3E154E"/>
    <w:rsid w:val="2B520245"/>
    <w:rsid w:val="2B70D163"/>
    <w:rsid w:val="2B7FD36E"/>
    <w:rsid w:val="2BB80A71"/>
    <w:rsid w:val="2BD0083D"/>
    <w:rsid w:val="2BFEA780"/>
    <w:rsid w:val="2CA567E7"/>
    <w:rsid w:val="2CA87870"/>
    <w:rsid w:val="2CD18847"/>
    <w:rsid w:val="2D73EFBE"/>
    <w:rsid w:val="2DDACDFF"/>
    <w:rsid w:val="2DE84712"/>
    <w:rsid w:val="2E23C80A"/>
    <w:rsid w:val="2E3C066B"/>
    <w:rsid w:val="2E425D38"/>
    <w:rsid w:val="2E4F7E76"/>
    <w:rsid w:val="2E860327"/>
    <w:rsid w:val="2EA4437F"/>
    <w:rsid w:val="2EC172E0"/>
    <w:rsid w:val="2ED4866A"/>
    <w:rsid w:val="2F292C58"/>
    <w:rsid w:val="2F57FBE2"/>
    <w:rsid w:val="2F7065BD"/>
    <w:rsid w:val="2F82A8F2"/>
    <w:rsid w:val="2FE0B446"/>
    <w:rsid w:val="305E1511"/>
    <w:rsid w:val="306DFC0E"/>
    <w:rsid w:val="30902038"/>
    <w:rsid w:val="30C2FF36"/>
    <w:rsid w:val="31528C3E"/>
    <w:rsid w:val="31762382"/>
    <w:rsid w:val="319C7175"/>
    <w:rsid w:val="31EAB76D"/>
    <w:rsid w:val="31F85200"/>
    <w:rsid w:val="32203AB9"/>
    <w:rsid w:val="322D7FA8"/>
    <w:rsid w:val="325766F2"/>
    <w:rsid w:val="329388C6"/>
    <w:rsid w:val="3298B7B1"/>
    <w:rsid w:val="32BF1FC6"/>
    <w:rsid w:val="32CA20CC"/>
    <w:rsid w:val="32E98E0E"/>
    <w:rsid w:val="3300B763"/>
    <w:rsid w:val="33229EDF"/>
    <w:rsid w:val="33454BD7"/>
    <w:rsid w:val="338604E2"/>
    <w:rsid w:val="33A0BA5F"/>
    <w:rsid w:val="33B72E75"/>
    <w:rsid w:val="33BD2383"/>
    <w:rsid w:val="33E18141"/>
    <w:rsid w:val="34256412"/>
    <w:rsid w:val="3503FD0C"/>
    <w:rsid w:val="356DC5CD"/>
    <w:rsid w:val="35BF1334"/>
    <w:rsid w:val="35E18993"/>
    <w:rsid w:val="3620F189"/>
    <w:rsid w:val="36384FBD"/>
    <w:rsid w:val="36507FE0"/>
    <w:rsid w:val="366F6846"/>
    <w:rsid w:val="371FB819"/>
    <w:rsid w:val="375CBD57"/>
    <w:rsid w:val="376E6F1D"/>
    <w:rsid w:val="379AB6D0"/>
    <w:rsid w:val="37A20A83"/>
    <w:rsid w:val="37B811DD"/>
    <w:rsid w:val="37D99904"/>
    <w:rsid w:val="3883B897"/>
    <w:rsid w:val="38D972C0"/>
    <w:rsid w:val="390F2B30"/>
    <w:rsid w:val="393215BE"/>
    <w:rsid w:val="39AA2AA0"/>
    <w:rsid w:val="39F1FF13"/>
    <w:rsid w:val="39F5934A"/>
    <w:rsid w:val="3A1ECFF6"/>
    <w:rsid w:val="3A26BDF0"/>
    <w:rsid w:val="3A56EE1F"/>
    <w:rsid w:val="3A5FFCB4"/>
    <w:rsid w:val="3A973A6F"/>
    <w:rsid w:val="3B0FF34E"/>
    <w:rsid w:val="3B19EE84"/>
    <w:rsid w:val="3B32C475"/>
    <w:rsid w:val="3B9709EF"/>
    <w:rsid w:val="3BBFBAC6"/>
    <w:rsid w:val="3BC5E14E"/>
    <w:rsid w:val="3BD09EF3"/>
    <w:rsid w:val="3BD0A097"/>
    <w:rsid w:val="3BE5545B"/>
    <w:rsid w:val="3BF25E59"/>
    <w:rsid w:val="3C0A58CD"/>
    <w:rsid w:val="3C495EF0"/>
    <w:rsid w:val="3C4EE015"/>
    <w:rsid w:val="3C5BEE0B"/>
    <w:rsid w:val="3C67688B"/>
    <w:rsid w:val="3CAD2584"/>
    <w:rsid w:val="3DA2DDCE"/>
    <w:rsid w:val="3DA99784"/>
    <w:rsid w:val="3DFD8783"/>
    <w:rsid w:val="3E19315B"/>
    <w:rsid w:val="3E269C6A"/>
    <w:rsid w:val="3E86E4D6"/>
    <w:rsid w:val="3EAC6D64"/>
    <w:rsid w:val="3EE24483"/>
    <w:rsid w:val="3EE9F8E6"/>
    <w:rsid w:val="3F18915D"/>
    <w:rsid w:val="3F2FC273"/>
    <w:rsid w:val="3F31C666"/>
    <w:rsid w:val="3F6FAB8B"/>
    <w:rsid w:val="3F810F92"/>
    <w:rsid w:val="3FAE894D"/>
    <w:rsid w:val="3FC74C20"/>
    <w:rsid w:val="402A33AE"/>
    <w:rsid w:val="406E4240"/>
    <w:rsid w:val="40A92E9D"/>
    <w:rsid w:val="40D4216B"/>
    <w:rsid w:val="4205C0AA"/>
    <w:rsid w:val="42659E99"/>
    <w:rsid w:val="42C8E6EA"/>
    <w:rsid w:val="432AD77C"/>
    <w:rsid w:val="433B439C"/>
    <w:rsid w:val="436BDE6C"/>
    <w:rsid w:val="43709061"/>
    <w:rsid w:val="445CE578"/>
    <w:rsid w:val="4471F8BD"/>
    <w:rsid w:val="44761B26"/>
    <w:rsid w:val="4478E32F"/>
    <w:rsid w:val="44947F44"/>
    <w:rsid w:val="44A02D75"/>
    <w:rsid w:val="44A8B7C8"/>
    <w:rsid w:val="44A9609C"/>
    <w:rsid w:val="455A9AEB"/>
    <w:rsid w:val="456EB4DB"/>
    <w:rsid w:val="463E32CD"/>
    <w:rsid w:val="465E51A5"/>
    <w:rsid w:val="469FB9D1"/>
    <w:rsid w:val="46C3F0B7"/>
    <w:rsid w:val="4711807F"/>
    <w:rsid w:val="4716267F"/>
    <w:rsid w:val="479A1812"/>
    <w:rsid w:val="47BA1084"/>
    <w:rsid w:val="47C9DF94"/>
    <w:rsid w:val="482D87B9"/>
    <w:rsid w:val="485413F4"/>
    <w:rsid w:val="48558E2D"/>
    <w:rsid w:val="48AD102B"/>
    <w:rsid w:val="48DCFF60"/>
    <w:rsid w:val="4928D062"/>
    <w:rsid w:val="495A6968"/>
    <w:rsid w:val="4969AA7E"/>
    <w:rsid w:val="498CA4E0"/>
    <w:rsid w:val="4A15250E"/>
    <w:rsid w:val="4A1BB7C3"/>
    <w:rsid w:val="4A3583CB"/>
    <w:rsid w:val="4A37457D"/>
    <w:rsid w:val="4A6AB268"/>
    <w:rsid w:val="4B012EF9"/>
    <w:rsid w:val="4B058953"/>
    <w:rsid w:val="4B06555E"/>
    <w:rsid w:val="4BAA9374"/>
    <w:rsid w:val="4BD9C3D2"/>
    <w:rsid w:val="4C28FB85"/>
    <w:rsid w:val="4C3AD9F3"/>
    <w:rsid w:val="4C3D68CD"/>
    <w:rsid w:val="4C60E260"/>
    <w:rsid w:val="4D5FD328"/>
    <w:rsid w:val="4D665B4F"/>
    <w:rsid w:val="4D707EBD"/>
    <w:rsid w:val="4D76C209"/>
    <w:rsid w:val="4D917D70"/>
    <w:rsid w:val="4DBE13AA"/>
    <w:rsid w:val="4DCDFAE9"/>
    <w:rsid w:val="4DCF3696"/>
    <w:rsid w:val="4DDBB0A2"/>
    <w:rsid w:val="4DE2C5B2"/>
    <w:rsid w:val="4E884A4F"/>
    <w:rsid w:val="4E8D3543"/>
    <w:rsid w:val="4EA13F59"/>
    <w:rsid w:val="4EB3ECB6"/>
    <w:rsid w:val="4EC1AF21"/>
    <w:rsid w:val="4ECFC906"/>
    <w:rsid w:val="4F25A901"/>
    <w:rsid w:val="4F3B4958"/>
    <w:rsid w:val="4F46F440"/>
    <w:rsid w:val="4F75F4F0"/>
    <w:rsid w:val="4F848F18"/>
    <w:rsid w:val="4F8917B4"/>
    <w:rsid w:val="4F96DCE6"/>
    <w:rsid w:val="50054A97"/>
    <w:rsid w:val="5025AF5B"/>
    <w:rsid w:val="50AB92A7"/>
    <w:rsid w:val="50BAF963"/>
    <w:rsid w:val="50EECC37"/>
    <w:rsid w:val="50FFC1A0"/>
    <w:rsid w:val="511A0959"/>
    <w:rsid w:val="51582C14"/>
    <w:rsid w:val="51B0FFC7"/>
    <w:rsid w:val="51DF5943"/>
    <w:rsid w:val="51F51151"/>
    <w:rsid w:val="52486B38"/>
    <w:rsid w:val="52676848"/>
    <w:rsid w:val="527E5A9B"/>
    <w:rsid w:val="5285A00A"/>
    <w:rsid w:val="52DE13A8"/>
    <w:rsid w:val="53220115"/>
    <w:rsid w:val="534653F5"/>
    <w:rsid w:val="534A4478"/>
    <w:rsid w:val="53688FCA"/>
    <w:rsid w:val="5377FEF7"/>
    <w:rsid w:val="537FF850"/>
    <w:rsid w:val="539368E7"/>
    <w:rsid w:val="539A708E"/>
    <w:rsid w:val="539FD288"/>
    <w:rsid w:val="53A2F54C"/>
    <w:rsid w:val="53B57B24"/>
    <w:rsid w:val="53D037D1"/>
    <w:rsid w:val="54249AFF"/>
    <w:rsid w:val="54391214"/>
    <w:rsid w:val="548048C6"/>
    <w:rsid w:val="549D2539"/>
    <w:rsid w:val="54C6315A"/>
    <w:rsid w:val="55099FB4"/>
    <w:rsid w:val="55276591"/>
    <w:rsid w:val="55333A33"/>
    <w:rsid w:val="554AB3A5"/>
    <w:rsid w:val="554BA945"/>
    <w:rsid w:val="555704F5"/>
    <w:rsid w:val="55613DA2"/>
    <w:rsid w:val="556318FF"/>
    <w:rsid w:val="557B9415"/>
    <w:rsid w:val="559AA80D"/>
    <w:rsid w:val="559E2DC0"/>
    <w:rsid w:val="55AADB8F"/>
    <w:rsid w:val="55B0A796"/>
    <w:rsid w:val="55BD04EF"/>
    <w:rsid w:val="55F88119"/>
    <w:rsid w:val="55F9DD65"/>
    <w:rsid w:val="56D8738E"/>
    <w:rsid w:val="57035BAD"/>
    <w:rsid w:val="57A0390E"/>
    <w:rsid w:val="57C4C15E"/>
    <w:rsid w:val="583C63C3"/>
    <w:rsid w:val="5876DA2A"/>
    <w:rsid w:val="58A760DC"/>
    <w:rsid w:val="58C7B246"/>
    <w:rsid w:val="58D45D96"/>
    <w:rsid w:val="58DE8A68"/>
    <w:rsid w:val="58ED4F67"/>
    <w:rsid w:val="59015972"/>
    <w:rsid w:val="591EB061"/>
    <w:rsid w:val="5939F424"/>
    <w:rsid w:val="5974898E"/>
    <w:rsid w:val="5990B32B"/>
    <w:rsid w:val="59C024DC"/>
    <w:rsid w:val="59C22B18"/>
    <w:rsid w:val="59DC0C1F"/>
    <w:rsid w:val="59EF2B1C"/>
    <w:rsid w:val="5A15DEBB"/>
    <w:rsid w:val="5A2EE05C"/>
    <w:rsid w:val="5A5AD52F"/>
    <w:rsid w:val="5A64931B"/>
    <w:rsid w:val="5A9D5F37"/>
    <w:rsid w:val="5AA852A5"/>
    <w:rsid w:val="5AE1BC19"/>
    <w:rsid w:val="5AE32FA2"/>
    <w:rsid w:val="5AF75123"/>
    <w:rsid w:val="5B19C9E0"/>
    <w:rsid w:val="5B2764FA"/>
    <w:rsid w:val="5B6D1265"/>
    <w:rsid w:val="5BB7DD1D"/>
    <w:rsid w:val="5BB856AD"/>
    <w:rsid w:val="5BC1C42A"/>
    <w:rsid w:val="5BFB0788"/>
    <w:rsid w:val="5C18C537"/>
    <w:rsid w:val="5C8F503C"/>
    <w:rsid w:val="5CB8739A"/>
    <w:rsid w:val="5CBBCA17"/>
    <w:rsid w:val="5DAF636A"/>
    <w:rsid w:val="5DCA867B"/>
    <w:rsid w:val="5DEF56BE"/>
    <w:rsid w:val="5E576EC7"/>
    <w:rsid w:val="5EB932CB"/>
    <w:rsid w:val="5ED04309"/>
    <w:rsid w:val="5EF5D4F2"/>
    <w:rsid w:val="5F2FB3F9"/>
    <w:rsid w:val="5F8F76BF"/>
    <w:rsid w:val="5FDD607A"/>
    <w:rsid w:val="60163615"/>
    <w:rsid w:val="6028139C"/>
    <w:rsid w:val="604227C3"/>
    <w:rsid w:val="604F0F21"/>
    <w:rsid w:val="60701092"/>
    <w:rsid w:val="60CE9DCE"/>
    <w:rsid w:val="60E6B301"/>
    <w:rsid w:val="61130856"/>
    <w:rsid w:val="6198215B"/>
    <w:rsid w:val="61A59EA5"/>
    <w:rsid w:val="61AC2282"/>
    <w:rsid w:val="62532901"/>
    <w:rsid w:val="62582CFB"/>
    <w:rsid w:val="625BE0CD"/>
    <w:rsid w:val="6262DE1D"/>
    <w:rsid w:val="629E1B4A"/>
    <w:rsid w:val="62B481A3"/>
    <w:rsid w:val="635BE9AE"/>
    <w:rsid w:val="6385AEA2"/>
    <w:rsid w:val="63C2B050"/>
    <w:rsid w:val="63F15FE0"/>
    <w:rsid w:val="640A1BD3"/>
    <w:rsid w:val="6422D62A"/>
    <w:rsid w:val="6442D13D"/>
    <w:rsid w:val="644F7C68"/>
    <w:rsid w:val="644FC759"/>
    <w:rsid w:val="64624E33"/>
    <w:rsid w:val="6474EA43"/>
    <w:rsid w:val="647720BB"/>
    <w:rsid w:val="64B6458F"/>
    <w:rsid w:val="64C28AA4"/>
    <w:rsid w:val="64C2AA77"/>
    <w:rsid w:val="65264F73"/>
    <w:rsid w:val="653BF13D"/>
    <w:rsid w:val="65422DED"/>
    <w:rsid w:val="65833734"/>
    <w:rsid w:val="65A8A952"/>
    <w:rsid w:val="65F4F149"/>
    <w:rsid w:val="6604C355"/>
    <w:rsid w:val="6671F7CE"/>
    <w:rsid w:val="66788885"/>
    <w:rsid w:val="66A88135"/>
    <w:rsid w:val="670D21A9"/>
    <w:rsid w:val="670D46CC"/>
    <w:rsid w:val="673C48AA"/>
    <w:rsid w:val="6763AAC6"/>
    <w:rsid w:val="678CD046"/>
    <w:rsid w:val="680D5E94"/>
    <w:rsid w:val="6815E2E7"/>
    <w:rsid w:val="681C502A"/>
    <w:rsid w:val="685D1DD4"/>
    <w:rsid w:val="68A6D20F"/>
    <w:rsid w:val="68C7DA22"/>
    <w:rsid w:val="68FD5E23"/>
    <w:rsid w:val="6926E6EE"/>
    <w:rsid w:val="693BC78C"/>
    <w:rsid w:val="6940793C"/>
    <w:rsid w:val="69461BB8"/>
    <w:rsid w:val="695EE97E"/>
    <w:rsid w:val="698F14D9"/>
    <w:rsid w:val="699D01EA"/>
    <w:rsid w:val="69A18955"/>
    <w:rsid w:val="69E50ECF"/>
    <w:rsid w:val="69F490AD"/>
    <w:rsid w:val="6A3438A1"/>
    <w:rsid w:val="6A42F1FA"/>
    <w:rsid w:val="6A5DD673"/>
    <w:rsid w:val="6A64FB3D"/>
    <w:rsid w:val="6A75CD37"/>
    <w:rsid w:val="6A8966E3"/>
    <w:rsid w:val="6AA162F3"/>
    <w:rsid w:val="6AA8271D"/>
    <w:rsid w:val="6AE6BF4E"/>
    <w:rsid w:val="6B019CAE"/>
    <w:rsid w:val="6B447E98"/>
    <w:rsid w:val="6B8DA80C"/>
    <w:rsid w:val="6B9E831D"/>
    <w:rsid w:val="6BC65F85"/>
    <w:rsid w:val="6C1B57D8"/>
    <w:rsid w:val="6C60138D"/>
    <w:rsid w:val="6CFEFFD4"/>
    <w:rsid w:val="6D0C93DE"/>
    <w:rsid w:val="6D146CF1"/>
    <w:rsid w:val="6D1FA177"/>
    <w:rsid w:val="6D28F520"/>
    <w:rsid w:val="6D3C46A9"/>
    <w:rsid w:val="6D8CD8E9"/>
    <w:rsid w:val="6D9AEF00"/>
    <w:rsid w:val="6DBF6BC6"/>
    <w:rsid w:val="6DF69FA1"/>
    <w:rsid w:val="6E0C0230"/>
    <w:rsid w:val="6E669EF6"/>
    <w:rsid w:val="6E9C7923"/>
    <w:rsid w:val="6EA8BD1A"/>
    <w:rsid w:val="6EBA7F27"/>
    <w:rsid w:val="6EE906A3"/>
    <w:rsid w:val="6EF5EDBE"/>
    <w:rsid w:val="6F404611"/>
    <w:rsid w:val="6F5E94B3"/>
    <w:rsid w:val="6FCE3F73"/>
    <w:rsid w:val="6FD3ACC1"/>
    <w:rsid w:val="6FD504B1"/>
    <w:rsid w:val="6FDB76B0"/>
    <w:rsid w:val="6FF8F683"/>
    <w:rsid w:val="7000A45C"/>
    <w:rsid w:val="702033CC"/>
    <w:rsid w:val="7083FA40"/>
    <w:rsid w:val="70896257"/>
    <w:rsid w:val="70AF8A4D"/>
    <w:rsid w:val="70D7646B"/>
    <w:rsid w:val="70FA1E07"/>
    <w:rsid w:val="712D78D9"/>
    <w:rsid w:val="716A2178"/>
    <w:rsid w:val="718F4709"/>
    <w:rsid w:val="719AD286"/>
    <w:rsid w:val="71CDAB99"/>
    <w:rsid w:val="71EE80E4"/>
    <w:rsid w:val="720ED52A"/>
    <w:rsid w:val="7214FA72"/>
    <w:rsid w:val="721B65AE"/>
    <w:rsid w:val="721CF504"/>
    <w:rsid w:val="722588C9"/>
    <w:rsid w:val="725C5013"/>
    <w:rsid w:val="72B4F5FC"/>
    <w:rsid w:val="72B568AA"/>
    <w:rsid w:val="72C7E7C8"/>
    <w:rsid w:val="72EFF9A2"/>
    <w:rsid w:val="72F79AE9"/>
    <w:rsid w:val="72FB829F"/>
    <w:rsid w:val="730F8CB4"/>
    <w:rsid w:val="732389DE"/>
    <w:rsid w:val="73299F82"/>
    <w:rsid w:val="73337DB7"/>
    <w:rsid w:val="735833B8"/>
    <w:rsid w:val="7362B25A"/>
    <w:rsid w:val="736F6872"/>
    <w:rsid w:val="737077FA"/>
    <w:rsid w:val="73C18DFD"/>
    <w:rsid w:val="73DFD3B9"/>
    <w:rsid w:val="740F5634"/>
    <w:rsid w:val="7412056E"/>
    <w:rsid w:val="7431E125"/>
    <w:rsid w:val="7455D73E"/>
    <w:rsid w:val="74A84534"/>
    <w:rsid w:val="74B3C025"/>
    <w:rsid w:val="74E5D4E4"/>
    <w:rsid w:val="752D56E4"/>
    <w:rsid w:val="7571DC89"/>
    <w:rsid w:val="75729587"/>
    <w:rsid w:val="7575DD87"/>
    <w:rsid w:val="75A20B6C"/>
    <w:rsid w:val="760DAE14"/>
    <w:rsid w:val="76515035"/>
    <w:rsid w:val="7651B20A"/>
    <w:rsid w:val="76B2B560"/>
    <w:rsid w:val="770B9C7B"/>
    <w:rsid w:val="7747A6F0"/>
    <w:rsid w:val="779882DC"/>
    <w:rsid w:val="77F91F48"/>
    <w:rsid w:val="781616EE"/>
    <w:rsid w:val="784C0FE5"/>
    <w:rsid w:val="785370BD"/>
    <w:rsid w:val="787961DB"/>
    <w:rsid w:val="787DA62F"/>
    <w:rsid w:val="78808666"/>
    <w:rsid w:val="7884CC6E"/>
    <w:rsid w:val="78BAB949"/>
    <w:rsid w:val="78C4EA26"/>
    <w:rsid w:val="79103BF7"/>
    <w:rsid w:val="79120A5F"/>
    <w:rsid w:val="79431FA5"/>
    <w:rsid w:val="7947478B"/>
    <w:rsid w:val="796A53F9"/>
    <w:rsid w:val="79800F86"/>
    <w:rsid w:val="798C2E80"/>
    <w:rsid w:val="79AB0F3D"/>
    <w:rsid w:val="79B4C632"/>
    <w:rsid w:val="79F7794D"/>
    <w:rsid w:val="7A905E47"/>
    <w:rsid w:val="7ACE6CFC"/>
    <w:rsid w:val="7AEC7D3F"/>
    <w:rsid w:val="7B33E1C7"/>
    <w:rsid w:val="7B3DD80E"/>
    <w:rsid w:val="7B765CF9"/>
    <w:rsid w:val="7B806460"/>
    <w:rsid w:val="7BA274F7"/>
    <w:rsid w:val="7BAF4F70"/>
    <w:rsid w:val="7BAFC7FD"/>
    <w:rsid w:val="7BC1E014"/>
    <w:rsid w:val="7BC8CC28"/>
    <w:rsid w:val="7C31419B"/>
    <w:rsid w:val="7CADB5B9"/>
    <w:rsid w:val="7CB73D37"/>
    <w:rsid w:val="7D18835C"/>
    <w:rsid w:val="7D546F54"/>
    <w:rsid w:val="7D5BB272"/>
    <w:rsid w:val="7D8026FB"/>
    <w:rsid w:val="7D985B68"/>
    <w:rsid w:val="7DA601A8"/>
    <w:rsid w:val="7DA910E2"/>
    <w:rsid w:val="7DEF2E2B"/>
    <w:rsid w:val="7E2677CA"/>
    <w:rsid w:val="7E62485F"/>
    <w:rsid w:val="7E828F2A"/>
    <w:rsid w:val="7E9181C6"/>
    <w:rsid w:val="7E94DD31"/>
    <w:rsid w:val="7EC75B4F"/>
    <w:rsid w:val="7EE15E91"/>
    <w:rsid w:val="7EF4DCD1"/>
    <w:rsid w:val="7F3892C2"/>
    <w:rsid w:val="7F431EF7"/>
    <w:rsid w:val="7F46608F"/>
    <w:rsid w:val="7F64FFCB"/>
    <w:rsid w:val="7FAD5F6E"/>
    <w:rsid w:val="7FF4EA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37B6"/>
  <w15:docId w15:val="{C24019FA-81EE-4E75-8621-7BDC19FA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195"/>
    <w:pPr>
      <w:spacing w:after="200"/>
    </w:pPr>
    <w:rPr>
      <w:sz w:val="24"/>
      <w:szCs w:val="24"/>
    </w:rPr>
  </w:style>
  <w:style w:type="paragraph" w:styleId="Heading1">
    <w:name w:val="heading 1"/>
    <w:next w:val="Normal"/>
    <w:link w:val="Heading1Char"/>
    <w:uiPriority w:val="9"/>
    <w:qFormat/>
    <w:rsid w:val="00A02355"/>
    <w:pPr>
      <w:keepNext/>
      <w:keepLines/>
      <w:spacing w:line="259" w:lineRule="auto"/>
      <w:ind w:left="10" w:hanging="10"/>
      <w:outlineLvl w:val="0"/>
    </w:pPr>
    <w:rPr>
      <w:rFonts w:ascii="Times New Roman" w:eastAsia="Times New Roman" w:hAnsi="Times New Roman" w:cs="Times New Roman"/>
      <w:b/>
      <w:color w:val="000000"/>
      <w:kern w:val="2"/>
      <w:sz w:val="28"/>
      <w:szCs w:val="24"/>
      <w:u w:val="single" w:color="00000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7EE"/>
    <w:rPr>
      <w:color w:val="05509E"/>
      <w:u w:val="single"/>
    </w:rPr>
  </w:style>
  <w:style w:type="character" w:customStyle="1" w:styleId="added">
    <w:name w:val="added"/>
    <w:basedOn w:val="DefaultParagraphFont"/>
    <w:rsid w:val="009257EE"/>
  </w:style>
  <w:style w:type="paragraph" w:styleId="BalloonText">
    <w:name w:val="Balloon Text"/>
    <w:basedOn w:val="Normal"/>
    <w:link w:val="BalloonTextChar"/>
    <w:uiPriority w:val="99"/>
    <w:semiHidden/>
    <w:unhideWhenUsed/>
    <w:rsid w:val="009A134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349"/>
    <w:rPr>
      <w:rFonts w:ascii="Tahoma" w:hAnsi="Tahoma" w:cs="Tahoma"/>
      <w:sz w:val="16"/>
      <w:szCs w:val="16"/>
    </w:rPr>
  </w:style>
  <w:style w:type="paragraph" w:styleId="PlainText">
    <w:name w:val="Plain Text"/>
    <w:basedOn w:val="Normal"/>
    <w:link w:val="PlainTextChar"/>
    <w:uiPriority w:val="99"/>
    <w:unhideWhenUsed/>
    <w:rsid w:val="00A7618B"/>
    <w:pPr>
      <w:spacing w:after="0"/>
    </w:pPr>
    <w:rPr>
      <w:rFonts w:ascii="Consolas" w:hAnsi="Consolas"/>
      <w:sz w:val="21"/>
      <w:szCs w:val="21"/>
    </w:rPr>
  </w:style>
  <w:style w:type="character" w:customStyle="1" w:styleId="PlainTextChar">
    <w:name w:val="Plain Text Char"/>
    <w:basedOn w:val="DefaultParagraphFont"/>
    <w:link w:val="PlainText"/>
    <w:uiPriority w:val="99"/>
    <w:rsid w:val="00A7618B"/>
    <w:rPr>
      <w:rFonts w:ascii="Consolas" w:hAnsi="Consolas"/>
      <w:sz w:val="21"/>
      <w:szCs w:val="21"/>
    </w:rPr>
  </w:style>
  <w:style w:type="paragraph" w:styleId="Title">
    <w:name w:val="Title"/>
    <w:basedOn w:val="Normal"/>
    <w:link w:val="TitleChar"/>
    <w:qFormat/>
    <w:rsid w:val="0087246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center"/>
    </w:pPr>
    <w:rPr>
      <w:rFonts w:ascii="Times New Roman" w:eastAsia="Times New Roman" w:hAnsi="Times New Roman" w:cs="Times New Roman"/>
      <w:b/>
      <w:bCs/>
    </w:rPr>
  </w:style>
  <w:style w:type="character" w:customStyle="1" w:styleId="TitleChar">
    <w:name w:val="Title Char"/>
    <w:basedOn w:val="DefaultParagraphFont"/>
    <w:link w:val="Title"/>
    <w:rsid w:val="00872461"/>
    <w:rPr>
      <w:rFonts w:ascii="Times New Roman" w:eastAsia="Times New Roman" w:hAnsi="Times New Roman" w:cs="Times New Roman"/>
      <w:b/>
      <w:bCs/>
    </w:rPr>
  </w:style>
  <w:style w:type="paragraph" w:styleId="Header">
    <w:name w:val="header"/>
    <w:basedOn w:val="Normal"/>
    <w:link w:val="HeaderChar"/>
    <w:semiHidden/>
    <w:unhideWhenUsed/>
    <w:rsid w:val="001669DA"/>
    <w:pPr>
      <w:tabs>
        <w:tab w:val="center" w:pos="4320"/>
        <w:tab w:val="right" w:pos="8640"/>
      </w:tabs>
      <w:spacing w:after="0"/>
    </w:pPr>
    <w:rPr>
      <w:rFonts w:ascii="Times New Roman" w:eastAsia="Times New Roman" w:hAnsi="Times New Roman" w:cs="Times New Roman"/>
    </w:rPr>
  </w:style>
  <w:style w:type="character" w:customStyle="1" w:styleId="HeaderChar">
    <w:name w:val="Header Char"/>
    <w:basedOn w:val="DefaultParagraphFont"/>
    <w:link w:val="Header"/>
    <w:semiHidden/>
    <w:rsid w:val="001669DA"/>
    <w:rPr>
      <w:rFonts w:ascii="Times New Roman" w:eastAsia="Times New Roman" w:hAnsi="Times New Roman" w:cs="Times New Roman"/>
    </w:rPr>
  </w:style>
  <w:style w:type="paragraph" w:styleId="BodyTextIndent2">
    <w:name w:val="Body Text Indent 2"/>
    <w:basedOn w:val="Normal"/>
    <w:link w:val="BodyTextIndent2Char"/>
    <w:semiHidden/>
    <w:unhideWhenUsed/>
    <w:rsid w:val="001669DA"/>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rPr>
      <w:rFonts w:eastAsia="Times New Roman"/>
    </w:rPr>
  </w:style>
  <w:style w:type="character" w:customStyle="1" w:styleId="BodyTextIndent2Char">
    <w:name w:val="Body Text Indent 2 Char"/>
    <w:basedOn w:val="DefaultParagraphFont"/>
    <w:link w:val="BodyTextIndent2"/>
    <w:semiHidden/>
    <w:rsid w:val="001669DA"/>
    <w:rPr>
      <w:rFonts w:eastAsia="Times New Roman"/>
    </w:rPr>
  </w:style>
  <w:style w:type="character" w:styleId="CommentReference">
    <w:name w:val="annotation reference"/>
    <w:basedOn w:val="DefaultParagraphFont"/>
    <w:uiPriority w:val="99"/>
    <w:semiHidden/>
    <w:unhideWhenUsed/>
    <w:rsid w:val="003D61DB"/>
    <w:rPr>
      <w:sz w:val="16"/>
      <w:szCs w:val="16"/>
    </w:rPr>
  </w:style>
  <w:style w:type="paragraph" w:styleId="CommentText">
    <w:name w:val="annotation text"/>
    <w:basedOn w:val="Normal"/>
    <w:link w:val="CommentTextChar"/>
    <w:uiPriority w:val="99"/>
    <w:unhideWhenUsed/>
    <w:rsid w:val="003D61DB"/>
    <w:rPr>
      <w:sz w:val="20"/>
      <w:szCs w:val="20"/>
    </w:rPr>
  </w:style>
  <w:style w:type="character" w:customStyle="1" w:styleId="CommentTextChar">
    <w:name w:val="Comment Text Char"/>
    <w:basedOn w:val="DefaultParagraphFont"/>
    <w:link w:val="CommentText"/>
    <w:uiPriority w:val="99"/>
    <w:rsid w:val="003D61DB"/>
  </w:style>
  <w:style w:type="paragraph" w:styleId="CommentSubject">
    <w:name w:val="annotation subject"/>
    <w:basedOn w:val="CommentText"/>
    <w:next w:val="CommentText"/>
    <w:link w:val="CommentSubjectChar"/>
    <w:uiPriority w:val="99"/>
    <w:semiHidden/>
    <w:unhideWhenUsed/>
    <w:rsid w:val="003D61DB"/>
    <w:rPr>
      <w:b/>
      <w:bCs/>
    </w:rPr>
  </w:style>
  <w:style w:type="character" w:customStyle="1" w:styleId="CommentSubjectChar">
    <w:name w:val="Comment Subject Char"/>
    <w:basedOn w:val="CommentTextChar"/>
    <w:link w:val="CommentSubject"/>
    <w:uiPriority w:val="99"/>
    <w:semiHidden/>
    <w:rsid w:val="003D61DB"/>
    <w:rPr>
      <w:b/>
      <w:bCs/>
    </w:rPr>
  </w:style>
  <w:style w:type="paragraph" w:styleId="Revision">
    <w:name w:val="Revision"/>
    <w:hidden/>
    <w:uiPriority w:val="99"/>
    <w:semiHidden/>
    <w:rsid w:val="005C4EA1"/>
    <w:rPr>
      <w:sz w:val="24"/>
      <w:szCs w:val="24"/>
    </w:rPr>
  </w:style>
  <w:style w:type="character" w:styleId="UnresolvedMention">
    <w:name w:val="Unresolved Mention"/>
    <w:basedOn w:val="DefaultParagraphFont"/>
    <w:uiPriority w:val="99"/>
    <w:semiHidden/>
    <w:unhideWhenUsed/>
    <w:rsid w:val="009E517B"/>
    <w:rPr>
      <w:color w:val="605E5C"/>
      <w:shd w:val="clear" w:color="auto" w:fill="E1DFDD"/>
    </w:rPr>
  </w:style>
  <w:style w:type="character" w:customStyle="1" w:styleId="Heading1Char">
    <w:name w:val="Heading 1 Char"/>
    <w:basedOn w:val="DefaultParagraphFont"/>
    <w:link w:val="Heading1"/>
    <w:uiPriority w:val="9"/>
    <w:rsid w:val="00A02355"/>
    <w:rPr>
      <w:rFonts w:ascii="Times New Roman" w:eastAsia="Times New Roman" w:hAnsi="Times New Roman" w:cs="Times New Roman"/>
      <w:b/>
      <w:color w:val="000000"/>
      <w:kern w:val="2"/>
      <w:sz w:val="28"/>
      <w:szCs w:val="24"/>
      <w:u w:val="single" w:color="000000"/>
      <w14:ligatures w14:val="standardContextual"/>
    </w:rPr>
  </w:style>
  <w:style w:type="table" w:customStyle="1" w:styleId="TableGrid">
    <w:name w:val="TableGrid"/>
    <w:rsid w:val="00CD07F4"/>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A03CE6"/>
    <w:pPr>
      <w:ind w:left="720"/>
      <w:contextualSpacing/>
    </w:pPr>
  </w:style>
  <w:style w:type="paragraph" w:styleId="BodyText">
    <w:name w:val="Body Text"/>
    <w:basedOn w:val="Normal"/>
    <w:link w:val="BodyTextChar"/>
    <w:uiPriority w:val="99"/>
    <w:semiHidden/>
    <w:unhideWhenUsed/>
    <w:rsid w:val="00557FB4"/>
    <w:pPr>
      <w:spacing w:after="120"/>
    </w:pPr>
  </w:style>
  <w:style w:type="character" w:customStyle="1" w:styleId="BodyTextChar">
    <w:name w:val="Body Text Char"/>
    <w:basedOn w:val="DefaultParagraphFont"/>
    <w:link w:val="BodyText"/>
    <w:uiPriority w:val="99"/>
    <w:semiHidden/>
    <w:rsid w:val="00557FB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385829">
      <w:bodyDiv w:val="1"/>
      <w:marLeft w:val="0"/>
      <w:marRight w:val="0"/>
      <w:marTop w:val="0"/>
      <w:marBottom w:val="0"/>
      <w:divBdr>
        <w:top w:val="none" w:sz="0" w:space="0" w:color="auto"/>
        <w:left w:val="none" w:sz="0" w:space="0" w:color="auto"/>
        <w:bottom w:val="none" w:sz="0" w:space="0" w:color="auto"/>
        <w:right w:val="none" w:sz="0" w:space="0" w:color="auto"/>
      </w:divBdr>
    </w:div>
    <w:div w:id="766920858">
      <w:bodyDiv w:val="1"/>
      <w:marLeft w:val="0"/>
      <w:marRight w:val="0"/>
      <w:marTop w:val="0"/>
      <w:marBottom w:val="0"/>
      <w:divBdr>
        <w:top w:val="none" w:sz="0" w:space="0" w:color="auto"/>
        <w:left w:val="none" w:sz="0" w:space="0" w:color="auto"/>
        <w:bottom w:val="none" w:sz="0" w:space="0" w:color="auto"/>
        <w:right w:val="none" w:sz="0" w:space="0" w:color="auto"/>
      </w:divBdr>
      <w:divsChild>
        <w:div w:id="1729573726">
          <w:marLeft w:val="0"/>
          <w:marRight w:val="0"/>
          <w:marTop w:val="0"/>
          <w:marBottom w:val="0"/>
          <w:divBdr>
            <w:top w:val="none" w:sz="0" w:space="0" w:color="auto"/>
            <w:left w:val="none" w:sz="0" w:space="0" w:color="auto"/>
            <w:bottom w:val="none" w:sz="0" w:space="0" w:color="auto"/>
            <w:right w:val="none" w:sz="0" w:space="0" w:color="auto"/>
          </w:divBdr>
          <w:divsChild>
            <w:div w:id="1910112892">
              <w:marLeft w:val="0"/>
              <w:marRight w:val="0"/>
              <w:marTop w:val="0"/>
              <w:marBottom w:val="0"/>
              <w:divBdr>
                <w:top w:val="none" w:sz="0" w:space="0" w:color="auto"/>
                <w:left w:val="none" w:sz="0" w:space="0" w:color="auto"/>
                <w:bottom w:val="none" w:sz="0" w:space="0" w:color="auto"/>
                <w:right w:val="none" w:sz="0" w:space="0" w:color="auto"/>
              </w:divBdr>
              <w:divsChild>
                <w:div w:id="519658235">
                  <w:marLeft w:val="0"/>
                  <w:marRight w:val="0"/>
                  <w:marTop w:val="0"/>
                  <w:marBottom w:val="0"/>
                  <w:divBdr>
                    <w:top w:val="none" w:sz="0" w:space="0" w:color="auto"/>
                    <w:left w:val="none" w:sz="0" w:space="0" w:color="auto"/>
                    <w:bottom w:val="none" w:sz="0" w:space="0" w:color="auto"/>
                    <w:right w:val="none" w:sz="0" w:space="0" w:color="auto"/>
                  </w:divBdr>
                  <w:divsChild>
                    <w:div w:id="733889928">
                      <w:marLeft w:val="0"/>
                      <w:marRight w:val="0"/>
                      <w:marTop w:val="0"/>
                      <w:marBottom w:val="0"/>
                      <w:divBdr>
                        <w:top w:val="none" w:sz="0" w:space="0" w:color="auto"/>
                        <w:left w:val="none" w:sz="0" w:space="0" w:color="auto"/>
                        <w:bottom w:val="none" w:sz="0" w:space="0" w:color="auto"/>
                        <w:right w:val="none" w:sz="0" w:space="0" w:color="auto"/>
                      </w:divBdr>
                      <w:divsChild>
                        <w:div w:id="865026984">
                          <w:marLeft w:val="0"/>
                          <w:marRight w:val="0"/>
                          <w:marTop w:val="23"/>
                          <w:marBottom w:val="0"/>
                          <w:divBdr>
                            <w:top w:val="none" w:sz="0" w:space="0" w:color="auto"/>
                            <w:left w:val="none" w:sz="0" w:space="0" w:color="auto"/>
                            <w:bottom w:val="none" w:sz="0" w:space="0" w:color="auto"/>
                            <w:right w:val="none" w:sz="0" w:space="0" w:color="auto"/>
                          </w:divBdr>
                          <w:divsChild>
                            <w:div w:id="971325082">
                              <w:marLeft w:val="0"/>
                              <w:marRight w:val="0"/>
                              <w:marTop w:val="0"/>
                              <w:marBottom w:val="0"/>
                              <w:divBdr>
                                <w:top w:val="none" w:sz="0" w:space="0" w:color="auto"/>
                                <w:left w:val="none" w:sz="0" w:space="0" w:color="auto"/>
                                <w:bottom w:val="none" w:sz="0" w:space="0" w:color="auto"/>
                                <w:right w:val="none" w:sz="0" w:space="0" w:color="auto"/>
                              </w:divBdr>
                              <w:divsChild>
                                <w:div w:id="348483089">
                                  <w:marLeft w:val="0"/>
                                  <w:marRight w:val="0"/>
                                  <w:marTop w:val="0"/>
                                  <w:marBottom w:val="0"/>
                                  <w:divBdr>
                                    <w:top w:val="none" w:sz="0" w:space="0" w:color="auto"/>
                                    <w:left w:val="none" w:sz="0" w:space="0" w:color="auto"/>
                                    <w:bottom w:val="none" w:sz="0" w:space="0" w:color="auto"/>
                                    <w:right w:val="none" w:sz="0" w:space="0" w:color="auto"/>
                                  </w:divBdr>
                                  <w:divsChild>
                                    <w:div w:id="106123106">
                                      <w:marLeft w:val="0"/>
                                      <w:marRight w:val="0"/>
                                      <w:marTop w:val="0"/>
                                      <w:marBottom w:val="0"/>
                                      <w:divBdr>
                                        <w:top w:val="none" w:sz="0" w:space="0" w:color="auto"/>
                                        <w:left w:val="none" w:sz="0" w:space="0" w:color="auto"/>
                                        <w:bottom w:val="none" w:sz="0" w:space="0" w:color="auto"/>
                                        <w:right w:val="none" w:sz="0" w:space="0" w:color="auto"/>
                                      </w:divBdr>
                                      <w:divsChild>
                                        <w:div w:id="1514298942">
                                          <w:marLeft w:val="0"/>
                                          <w:marRight w:val="0"/>
                                          <w:marTop w:val="0"/>
                                          <w:marBottom w:val="0"/>
                                          <w:divBdr>
                                            <w:top w:val="none" w:sz="0" w:space="0" w:color="auto"/>
                                            <w:left w:val="none" w:sz="0" w:space="0" w:color="auto"/>
                                            <w:bottom w:val="none" w:sz="0" w:space="0" w:color="auto"/>
                                            <w:right w:val="none" w:sz="0" w:space="0" w:color="auto"/>
                                          </w:divBdr>
                                          <w:divsChild>
                                            <w:div w:id="421031916">
                                              <w:marLeft w:val="0"/>
                                              <w:marRight w:val="0"/>
                                              <w:marTop w:val="0"/>
                                              <w:marBottom w:val="0"/>
                                              <w:divBdr>
                                                <w:top w:val="none" w:sz="0" w:space="0" w:color="auto"/>
                                                <w:left w:val="none" w:sz="0" w:space="0" w:color="auto"/>
                                                <w:bottom w:val="none" w:sz="0" w:space="0" w:color="auto"/>
                                                <w:right w:val="none" w:sz="0" w:space="0" w:color="auto"/>
                                              </w:divBdr>
                                              <w:divsChild>
                                                <w:div w:id="789085383">
                                                  <w:marLeft w:val="0"/>
                                                  <w:marRight w:val="0"/>
                                                  <w:marTop w:val="0"/>
                                                  <w:marBottom w:val="0"/>
                                                  <w:divBdr>
                                                    <w:top w:val="none" w:sz="0" w:space="0" w:color="auto"/>
                                                    <w:left w:val="none" w:sz="0" w:space="0" w:color="auto"/>
                                                    <w:bottom w:val="none" w:sz="0" w:space="0" w:color="auto"/>
                                                    <w:right w:val="none" w:sz="0" w:space="0" w:color="auto"/>
                                                  </w:divBdr>
                                                  <w:divsChild>
                                                    <w:div w:id="1485780540">
                                                      <w:marLeft w:val="0"/>
                                                      <w:marRight w:val="0"/>
                                                      <w:marTop w:val="0"/>
                                                      <w:marBottom w:val="0"/>
                                                      <w:divBdr>
                                                        <w:top w:val="none" w:sz="0" w:space="0" w:color="auto"/>
                                                        <w:left w:val="none" w:sz="0" w:space="0" w:color="auto"/>
                                                        <w:bottom w:val="none" w:sz="0" w:space="0" w:color="auto"/>
                                                        <w:right w:val="none" w:sz="0" w:space="0" w:color="auto"/>
                                                      </w:divBdr>
                                                    </w:div>
                                                  </w:divsChild>
                                                </w:div>
                                                <w:div w:id="2030063887">
                                                  <w:marLeft w:val="0"/>
                                                  <w:marRight w:val="0"/>
                                                  <w:marTop w:val="0"/>
                                                  <w:marBottom w:val="0"/>
                                                  <w:divBdr>
                                                    <w:top w:val="none" w:sz="0" w:space="0" w:color="auto"/>
                                                    <w:left w:val="none" w:sz="0" w:space="0" w:color="auto"/>
                                                    <w:bottom w:val="none" w:sz="0" w:space="0" w:color="auto"/>
                                                    <w:right w:val="none" w:sz="0" w:space="0" w:color="auto"/>
                                                  </w:divBdr>
                                                </w:div>
                                              </w:divsChild>
                                            </w:div>
                                            <w:div w:id="678509824">
                                              <w:marLeft w:val="0"/>
                                              <w:marRight w:val="0"/>
                                              <w:marTop w:val="0"/>
                                              <w:marBottom w:val="0"/>
                                              <w:divBdr>
                                                <w:top w:val="none" w:sz="0" w:space="0" w:color="auto"/>
                                                <w:left w:val="none" w:sz="0" w:space="0" w:color="auto"/>
                                                <w:bottom w:val="none" w:sz="0" w:space="0" w:color="auto"/>
                                                <w:right w:val="none" w:sz="0" w:space="0" w:color="auto"/>
                                              </w:divBdr>
                                              <w:divsChild>
                                                <w:div w:id="525682664">
                                                  <w:marLeft w:val="0"/>
                                                  <w:marRight w:val="0"/>
                                                  <w:marTop w:val="0"/>
                                                  <w:marBottom w:val="0"/>
                                                  <w:divBdr>
                                                    <w:top w:val="none" w:sz="0" w:space="0" w:color="auto"/>
                                                    <w:left w:val="none" w:sz="0" w:space="0" w:color="auto"/>
                                                    <w:bottom w:val="none" w:sz="0" w:space="0" w:color="auto"/>
                                                    <w:right w:val="none" w:sz="0" w:space="0" w:color="auto"/>
                                                  </w:divBdr>
                                                </w:div>
                                                <w:div w:id="549921468">
                                                  <w:marLeft w:val="0"/>
                                                  <w:marRight w:val="0"/>
                                                  <w:marTop w:val="0"/>
                                                  <w:marBottom w:val="0"/>
                                                  <w:divBdr>
                                                    <w:top w:val="none" w:sz="0" w:space="0" w:color="auto"/>
                                                    <w:left w:val="none" w:sz="0" w:space="0" w:color="auto"/>
                                                    <w:bottom w:val="none" w:sz="0" w:space="0" w:color="auto"/>
                                                    <w:right w:val="none" w:sz="0" w:space="0" w:color="auto"/>
                                                  </w:divBdr>
                                                </w:div>
                                              </w:divsChild>
                                            </w:div>
                                            <w:div w:id="1817450497">
                                              <w:marLeft w:val="0"/>
                                              <w:marRight w:val="0"/>
                                              <w:marTop w:val="0"/>
                                              <w:marBottom w:val="0"/>
                                              <w:divBdr>
                                                <w:top w:val="none" w:sz="0" w:space="0" w:color="auto"/>
                                                <w:left w:val="none" w:sz="0" w:space="0" w:color="auto"/>
                                                <w:bottom w:val="none" w:sz="0" w:space="0" w:color="auto"/>
                                                <w:right w:val="none" w:sz="0" w:space="0" w:color="auto"/>
                                              </w:divBdr>
                                              <w:divsChild>
                                                <w:div w:id="124665720">
                                                  <w:marLeft w:val="0"/>
                                                  <w:marRight w:val="0"/>
                                                  <w:marTop w:val="0"/>
                                                  <w:marBottom w:val="0"/>
                                                  <w:divBdr>
                                                    <w:top w:val="none" w:sz="0" w:space="0" w:color="auto"/>
                                                    <w:left w:val="none" w:sz="0" w:space="0" w:color="auto"/>
                                                    <w:bottom w:val="none" w:sz="0" w:space="0" w:color="auto"/>
                                                    <w:right w:val="none" w:sz="0" w:space="0" w:color="auto"/>
                                                  </w:divBdr>
                                                </w:div>
                                                <w:div w:id="997078470">
                                                  <w:marLeft w:val="0"/>
                                                  <w:marRight w:val="0"/>
                                                  <w:marTop w:val="0"/>
                                                  <w:marBottom w:val="0"/>
                                                  <w:divBdr>
                                                    <w:top w:val="none" w:sz="0" w:space="0" w:color="auto"/>
                                                    <w:left w:val="none" w:sz="0" w:space="0" w:color="auto"/>
                                                    <w:bottom w:val="none" w:sz="0" w:space="0" w:color="auto"/>
                                                    <w:right w:val="none" w:sz="0" w:space="0" w:color="auto"/>
                                                  </w:divBdr>
                                                </w:div>
                                              </w:divsChild>
                                            </w:div>
                                            <w:div w:id="1902330360">
                                              <w:marLeft w:val="0"/>
                                              <w:marRight w:val="0"/>
                                              <w:marTop w:val="0"/>
                                              <w:marBottom w:val="0"/>
                                              <w:divBdr>
                                                <w:top w:val="none" w:sz="0" w:space="0" w:color="auto"/>
                                                <w:left w:val="none" w:sz="0" w:space="0" w:color="auto"/>
                                                <w:bottom w:val="none" w:sz="0" w:space="0" w:color="auto"/>
                                                <w:right w:val="none" w:sz="0" w:space="0" w:color="auto"/>
                                              </w:divBdr>
                                              <w:divsChild>
                                                <w:div w:id="175577843">
                                                  <w:marLeft w:val="0"/>
                                                  <w:marRight w:val="0"/>
                                                  <w:marTop w:val="0"/>
                                                  <w:marBottom w:val="0"/>
                                                  <w:divBdr>
                                                    <w:top w:val="none" w:sz="0" w:space="0" w:color="auto"/>
                                                    <w:left w:val="none" w:sz="0" w:space="0" w:color="auto"/>
                                                    <w:bottom w:val="none" w:sz="0" w:space="0" w:color="auto"/>
                                                    <w:right w:val="none" w:sz="0" w:space="0" w:color="auto"/>
                                                  </w:divBdr>
                                                </w:div>
                                                <w:div w:id="1632587702">
                                                  <w:marLeft w:val="0"/>
                                                  <w:marRight w:val="0"/>
                                                  <w:marTop w:val="0"/>
                                                  <w:marBottom w:val="0"/>
                                                  <w:divBdr>
                                                    <w:top w:val="none" w:sz="0" w:space="0" w:color="auto"/>
                                                    <w:left w:val="none" w:sz="0" w:space="0" w:color="auto"/>
                                                    <w:bottom w:val="none" w:sz="0" w:space="0" w:color="auto"/>
                                                    <w:right w:val="none" w:sz="0" w:space="0" w:color="auto"/>
                                                  </w:divBdr>
                                                </w:div>
                                              </w:divsChild>
                                            </w:div>
                                            <w:div w:id="1921208463">
                                              <w:marLeft w:val="0"/>
                                              <w:marRight w:val="0"/>
                                              <w:marTop w:val="0"/>
                                              <w:marBottom w:val="0"/>
                                              <w:divBdr>
                                                <w:top w:val="none" w:sz="0" w:space="0" w:color="auto"/>
                                                <w:left w:val="none" w:sz="0" w:space="0" w:color="auto"/>
                                                <w:bottom w:val="none" w:sz="0" w:space="0" w:color="auto"/>
                                                <w:right w:val="none" w:sz="0" w:space="0" w:color="auto"/>
                                              </w:divBdr>
                                              <w:divsChild>
                                                <w:div w:id="1479111020">
                                                  <w:marLeft w:val="0"/>
                                                  <w:marRight w:val="0"/>
                                                  <w:marTop w:val="0"/>
                                                  <w:marBottom w:val="0"/>
                                                  <w:divBdr>
                                                    <w:top w:val="none" w:sz="0" w:space="0" w:color="auto"/>
                                                    <w:left w:val="none" w:sz="0" w:space="0" w:color="auto"/>
                                                    <w:bottom w:val="none" w:sz="0" w:space="0" w:color="auto"/>
                                                    <w:right w:val="none" w:sz="0" w:space="0" w:color="auto"/>
                                                  </w:divBdr>
                                                </w:div>
                                                <w:div w:id="15685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820388">
      <w:bodyDiv w:val="1"/>
      <w:marLeft w:val="0"/>
      <w:marRight w:val="0"/>
      <w:marTop w:val="0"/>
      <w:marBottom w:val="0"/>
      <w:divBdr>
        <w:top w:val="none" w:sz="0" w:space="0" w:color="auto"/>
        <w:left w:val="none" w:sz="0" w:space="0" w:color="auto"/>
        <w:bottom w:val="none" w:sz="0" w:space="0" w:color="auto"/>
        <w:right w:val="none" w:sz="0" w:space="0" w:color="auto"/>
      </w:divBdr>
      <w:divsChild>
        <w:div w:id="335117139">
          <w:marLeft w:val="0"/>
          <w:marRight w:val="0"/>
          <w:marTop w:val="0"/>
          <w:marBottom w:val="0"/>
          <w:divBdr>
            <w:top w:val="none" w:sz="0" w:space="0" w:color="auto"/>
            <w:left w:val="none" w:sz="0" w:space="0" w:color="auto"/>
            <w:bottom w:val="none" w:sz="0" w:space="0" w:color="auto"/>
            <w:right w:val="none" w:sz="0" w:space="0" w:color="auto"/>
          </w:divBdr>
        </w:div>
        <w:div w:id="635069640">
          <w:marLeft w:val="0"/>
          <w:marRight w:val="0"/>
          <w:marTop w:val="0"/>
          <w:marBottom w:val="0"/>
          <w:divBdr>
            <w:top w:val="none" w:sz="0" w:space="0" w:color="auto"/>
            <w:left w:val="none" w:sz="0" w:space="0" w:color="auto"/>
            <w:bottom w:val="none" w:sz="0" w:space="0" w:color="auto"/>
            <w:right w:val="none" w:sz="0" w:space="0" w:color="auto"/>
          </w:divBdr>
        </w:div>
        <w:div w:id="1765149731">
          <w:marLeft w:val="0"/>
          <w:marRight w:val="0"/>
          <w:marTop w:val="0"/>
          <w:marBottom w:val="0"/>
          <w:divBdr>
            <w:top w:val="none" w:sz="0" w:space="0" w:color="auto"/>
            <w:left w:val="none" w:sz="0" w:space="0" w:color="auto"/>
            <w:bottom w:val="none" w:sz="0" w:space="0" w:color="auto"/>
            <w:right w:val="none" w:sz="0" w:space="0" w:color="auto"/>
          </w:divBdr>
        </w:div>
      </w:divsChild>
    </w:div>
    <w:div w:id="204644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clinton.b.mcadams.civ@army.mil" TargetMode="External"/><Relationship Id="rId4" Type="http://schemas.openxmlformats.org/officeDocument/2006/relationships/customXml" Target="../customXml/item4.xml"/><Relationship Id="rId9" Type="http://schemas.openxmlformats.org/officeDocument/2006/relationships/hyperlink" Target="mailto:raul.a.lopez.civ@army.mil" TargetMode="External"/><Relationship Id="rId14" Type="http://schemas.microsoft.com/office/2020/10/relationships/intelligence" Target="intelligence2.xml"/></Relationships>
</file>

<file path=word/documenttasks/documenttasks1.xml><?xml version="1.0" encoding="utf-8"?>
<t:Tasks xmlns:t="http://schemas.microsoft.com/office/tasks/2019/documenttasks" xmlns:oel="http://schemas.microsoft.com/office/2019/extlst">
  <t:Task id="{74F94089-4C8F-408B-B5C0-5D9FB1178737}">
    <t:Anchor>
      <t:Comment id="364794768"/>
    </t:Anchor>
    <t:History>
      <t:Event id="{2F922E00-730C-47C1-BFFA-3C5BDFFF4582}" time="2026-03-11T19:02:24.467Z">
        <t:Attribution userId="S::benjamin.j.campbell26.civ@army.mil::67f107aa-e6d3-4cef-9185-2a1aa31d9e84" userProvider="AD" userName="Campbell, Benjamin J CIV USARMY DEVCOM SC (USA)"/>
        <t:Anchor>
          <t:Comment id="549535435"/>
        </t:Anchor>
        <t:Create/>
      </t:Event>
      <t:Event id="{F2980423-AFEA-484A-8FB0-66EACF681D50}" time="2026-03-11T19:02:24.467Z">
        <t:Attribution userId="S::benjamin.j.campbell26.civ@army.mil::67f107aa-e6d3-4cef-9185-2a1aa31d9e84" userProvider="AD" userName="Campbell, Benjamin J CIV USARMY DEVCOM SC (USA)"/>
        <t:Anchor>
          <t:Comment id="549535435"/>
        </t:Anchor>
        <t:Assign userId="S::matthew.j.grossmann2.ctr@army.mil::456963b3-79b8-47f6-8b3b-0f084cb4fb79" userProvider="AD" userName="Grossmann, Matthew J CTR (USA)"/>
      </t:Event>
      <t:Event id="{C61EFFB5-37F8-475F-8ADF-2EF1B2974592}" time="2026-03-11T19:02:24.467Z">
        <t:Attribution userId="S::benjamin.j.campbell26.civ@army.mil::67f107aa-e6d3-4cef-9185-2a1aa31d9e84" userProvider="AD" userName="Campbell, Benjamin J CIV USARMY DEVCOM SC (USA)"/>
        <t:Anchor>
          <t:Comment id="549535435"/>
        </t:Anchor>
        <t:SetTitle title="@Grossmann, Matthew J CTR (USA) include in RFI, it is a major component."/>
      </t:Event>
      <t:Event id="{BC5CC2D7-CE64-4315-8332-4F8F1AC7DD99}" time="2026-03-12T12:37:41.445Z">
        <t:Attribution userId="S::matthew.j.grossmann2.ctr@army.mil::456963b3-79b8-47f6-8b3b-0f084cb4fb79" userProvider="AD" userName="Grossmann, Matthew J CTR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9fe4313-b98d-42d2-8b5d-6711a9d0cc60">
      <Terms xmlns="http://schemas.microsoft.com/office/infopath/2007/PartnerControls"/>
    </lcf76f155ced4ddcb4097134ff3c332f>
    <_ip_UnifiedCompliancePolicyProperties xmlns="http://schemas.microsoft.com/sharepoint/v3" xsi:nil="true"/>
    <TaxCatchAll xmlns="6f097275-c1f6-4d37-8449-175605bfe52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2516251247744880A3DDB0C3801B93" ma:contentTypeVersion="16" ma:contentTypeDescription="Create a new document." ma:contentTypeScope="" ma:versionID="099bad19cae4bbff068eacadcbb0b2d3">
  <xsd:schema xmlns:xsd="http://www.w3.org/2001/XMLSchema" xmlns:xs="http://www.w3.org/2001/XMLSchema" xmlns:p="http://schemas.microsoft.com/office/2006/metadata/properties" xmlns:ns1="http://schemas.microsoft.com/sharepoint/v3" xmlns:ns2="b9fe4313-b98d-42d2-8b5d-6711a9d0cc60" xmlns:ns3="6f097275-c1f6-4d37-8449-175605bfe52c" targetNamespace="http://schemas.microsoft.com/office/2006/metadata/properties" ma:root="true" ma:fieldsID="4e5e6f3bc9d7f9b606accfc814872ff3" ns1:_="" ns2:_="" ns3:_="">
    <xsd:import namespace="http://schemas.microsoft.com/sharepoint/v3"/>
    <xsd:import namespace="b9fe4313-b98d-42d2-8b5d-6711a9d0cc60"/>
    <xsd:import namespace="6f097275-c1f6-4d37-8449-175605bfe5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fe4313-b98d-42d2-8b5d-6711a9d0cc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097275-c1f6-4d37-8449-175605bfe52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12a0f2-9cf6-40a0-905c-29ac08057713}" ma:internalName="TaxCatchAll" ma:showField="CatchAllData" ma:web="6f097275-c1f6-4d37-8449-175605bfe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AD390B-4972-405B-BFB1-AA4F75739AE6}">
  <ds:schemaRefs>
    <ds:schemaRef ds:uri="http://schemas.microsoft.com/office/2006/metadata/properties"/>
    <ds:schemaRef ds:uri="http://schemas.microsoft.com/office/infopath/2007/PartnerControls"/>
    <ds:schemaRef ds:uri="http://schemas.microsoft.com/sharepoint/v3"/>
    <ds:schemaRef ds:uri="b9fe4313-b98d-42d2-8b5d-6711a9d0cc60"/>
    <ds:schemaRef ds:uri="6f097275-c1f6-4d37-8449-175605bfe52c"/>
  </ds:schemaRefs>
</ds:datastoreItem>
</file>

<file path=customXml/itemProps2.xml><?xml version="1.0" encoding="utf-8"?>
<ds:datastoreItem xmlns:ds="http://schemas.openxmlformats.org/officeDocument/2006/customXml" ds:itemID="{0C598E80-9CBA-41BC-9CE8-CDE7EA802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e4313-b98d-42d2-8b5d-6711a9d0cc60"/>
    <ds:schemaRef ds:uri="6f097275-c1f6-4d37-8449-175605bfe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7A69E8-47EB-479C-8F05-14A6DAB3DA8B}">
  <ds:schemaRefs>
    <ds:schemaRef ds:uri="http://schemas.openxmlformats.org/officeDocument/2006/bibliography"/>
  </ds:schemaRefs>
</ds:datastoreItem>
</file>

<file path=customXml/itemProps4.xml><?xml version="1.0" encoding="utf-8"?>
<ds:datastoreItem xmlns:ds="http://schemas.openxmlformats.org/officeDocument/2006/customXml" ds:itemID="{26DE92FE-10AC-43DC-9CF4-B80D9BEC0DB9}">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7</TotalTime>
  <Pages>8</Pages>
  <Words>3097</Words>
  <Characters>17658</Characters>
  <Application>Microsoft Office Word</Application>
  <DocSecurity>0</DocSecurity>
  <Lines>147</Lines>
  <Paragraphs>41</Paragraphs>
  <ScaleCrop>false</ScaleCrop>
  <Company>U.S. Army, Natick Soldier Center</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Stewardson</dc:creator>
  <cp:keywords/>
  <cp:lastModifiedBy>Grossmann, Matthew J CTR USARMY CPE CL (USA)</cp:lastModifiedBy>
  <cp:revision>299</cp:revision>
  <cp:lastPrinted>2026-03-03T21:54:00Z</cp:lastPrinted>
  <dcterms:created xsi:type="dcterms:W3CDTF">2026-03-04T21:42:00Z</dcterms:created>
  <dcterms:modified xsi:type="dcterms:W3CDTF">2026-04-03T14:12:00Z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0x010100B72516251247744880A3DDB0C3801B93</vt:lpwstr>
  </property>
  <property fmtid="{D5CDD505-2E9C-101B-9397-08002B2CF9AE}" pid="3" name="MediaServiceImageTags">
    <vt:lpwstr/>
  </property>
</Properties>
</file>