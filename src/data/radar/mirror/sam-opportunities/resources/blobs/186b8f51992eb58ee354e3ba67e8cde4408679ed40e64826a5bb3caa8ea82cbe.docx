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VISN 2 Prosthetics Downstate Home Oxygen Services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12208-3410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36C24226R0081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03-20-2026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12pm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6835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325120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Samuel S. Stratton VA Medical Center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113 Holland Avenue (2-90NCA)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Albany NY  12208-3410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Corey Swinton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Corey.Swinton@va.gov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VISN 2 Downstate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Multiple Locations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http://www.va.gov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Veterans Affairs Website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380A61" w:rsidRPr="00380A61" w:rsidP="00380A61">
      <w:pPr>
        <w:ind w:left="792"/>
      </w:pPr>
      <w:r w:rsidRPr="00380A61">
        <w:rPr>
          <w:u w:val="single"/>
        </w:rPr>
        <w:t>SERVICES REQUIRED</w:t>
      </w:r>
      <w:r w:rsidRPr="00380A61">
        <w:t xml:space="preserve">: The Department of Veterans Affairs (VA) Healthcare Network </w:t>
      </w:r>
      <w:r>
        <w:t>Downstate</w:t>
      </w:r>
      <w:r w:rsidRPr="00380A61">
        <w:t xml:space="preserve"> New York (VISN 2) has a requirement for Home Oxygen Services to be furnished by a Contractor to our VA Beneficiaries on the Home Oxygen Program. Services shall be in accordance with specifications, terms and conditions contained herein.  </w:t>
      </w:r>
      <w:r w:rsidRPr="00380A61">
        <w:rPr>
          <w:b/>
          <w:bCs/>
          <w:u w:val="single"/>
        </w:rPr>
        <w:t>Contractor must meet Joint Commission standards.</w:t>
      </w:r>
      <w:r w:rsidRPr="00380A61">
        <w:rPr>
          <w:b/>
          <w:bCs/>
        </w:rPr>
        <w:t xml:space="preserve"> If not </w:t>
      </w:r>
      <w:ins w:id="0" w:author="Costantini, Christopher J" w:date="2024-09-11T09:29:00Z">
        <w:r w:rsidRPr="00380A61">
          <w:rPr>
            <w:b/>
            <w:bCs/>
          </w:rPr>
          <w:t>accredited</w:t>
        </w:r>
      </w:ins>
      <w:r w:rsidRPr="00380A61">
        <w:rPr>
          <w:b/>
          <w:bCs/>
        </w:rPr>
        <w:t xml:space="preserve"> by Joint Commission, Contractor must have current accreditation with a nationally recognized accreditation organization that meets or exceeds Joint Commission standards and must maintain accreditation throughout term of contract</w:t>
      </w:r>
    </w:p>
    <w:p w:rsidR="009436EA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7E2B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B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B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BF0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7E2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BF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BF0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BF0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2026-03-09T17:35:04Z</dcterms:created>
  <dcterms:modified xsi:type="dcterms:W3CDTF">2026-03-09T17:35:04Z</dcterms:modified>
</cp:coreProperties>
</file>