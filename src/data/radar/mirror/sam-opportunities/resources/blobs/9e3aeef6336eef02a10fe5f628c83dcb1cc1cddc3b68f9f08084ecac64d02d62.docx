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5C9FC" w14:textId="77777777" w:rsidR="00C9054E" w:rsidRPr="004C7C18" w:rsidRDefault="00C9054E"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21ACC" w14:paraId="75B5C9FF" w14:textId="77777777" w:rsidTr="00917C3B">
        <w:tc>
          <w:tcPr>
            <w:tcW w:w="1098" w:type="dxa"/>
          </w:tcPr>
          <w:p w14:paraId="75B5C9FD" w14:textId="77777777" w:rsidR="00C9054E" w:rsidRPr="000762B6" w:rsidRDefault="00C9054E">
            <w:pPr>
              <w:rPr>
                <w:rFonts w:cstheme="minorHAnsi"/>
                <w:b/>
                <w:szCs w:val="20"/>
              </w:rPr>
            </w:pPr>
            <w:r w:rsidRPr="000762B6">
              <w:rPr>
                <w:rFonts w:cstheme="minorHAnsi"/>
                <w:b/>
                <w:szCs w:val="20"/>
              </w:rPr>
              <w:t>SUBJECT*</w:t>
            </w:r>
          </w:p>
        </w:tc>
        <w:tc>
          <w:tcPr>
            <w:tcW w:w="8820" w:type="dxa"/>
          </w:tcPr>
          <w:p w14:paraId="75B5C9FE" w14:textId="77777777" w:rsidR="00C9054E" w:rsidRPr="000104D7" w:rsidRDefault="00C9054E">
            <w:pPr>
              <w:rPr>
                <w:rStyle w:val="AAMSKBFill-InHighlight"/>
                <w:color w:val="auto"/>
              </w:rPr>
            </w:pPr>
            <w:r>
              <w:rPr>
                <w:rStyle w:val="AAMSKBFill-InHighlight"/>
                <w:color w:val="auto"/>
              </w:rPr>
              <w:t>691 - SEISMIQ PV OTW 3 5-Catheter</w:t>
            </w:r>
            <w:r w:rsidRPr="000104D7">
              <w:rPr>
                <w:rStyle w:val="AAMSKBFill-InHighlight"/>
                <w:color w:val="auto"/>
              </w:rPr>
              <w:t xml:space="preserve">   </w:t>
            </w:r>
          </w:p>
        </w:tc>
      </w:tr>
    </w:tbl>
    <w:p w14:paraId="75B5CA00" w14:textId="77777777" w:rsidR="00C9054E" w:rsidRPr="004C7C18" w:rsidRDefault="00C9054E" w:rsidP="00783A50">
      <w:pPr>
        <w:spacing w:after="160" w:line="254" w:lineRule="auto"/>
        <w:rPr>
          <w:rFonts w:eastAsia="Calibri" w:cstheme="minorHAnsi"/>
          <w:szCs w:val="20"/>
        </w:rPr>
      </w:pPr>
    </w:p>
    <w:p w14:paraId="75B5CA01" w14:textId="77777777" w:rsidR="00C9054E" w:rsidRPr="004C7C18" w:rsidRDefault="00C9054E"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21ACC" w14:paraId="75B5CA04" w14:textId="77777777" w:rsidTr="006E6FE5">
        <w:tc>
          <w:tcPr>
            <w:tcW w:w="4698" w:type="dxa"/>
            <w:hideMark/>
          </w:tcPr>
          <w:p w14:paraId="75B5CA02" w14:textId="77777777" w:rsidR="00C9054E" w:rsidRPr="000762B6" w:rsidRDefault="00C9054E">
            <w:pPr>
              <w:rPr>
                <w:rFonts w:cstheme="minorHAnsi"/>
                <w:b/>
                <w:szCs w:val="20"/>
              </w:rPr>
            </w:pPr>
            <w:r w:rsidRPr="000762B6">
              <w:rPr>
                <w:rFonts w:cstheme="minorHAnsi"/>
                <w:b/>
                <w:szCs w:val="20"/>
              </w:rPr>
              <w:t>CONTRACTING OFFICE’S ZIP CODE*</w:t>
            </w:r>
          </w:p>
        </w:tc>
        <w:tc>
          <w:tcPr>
            <w:tcW w:w="5220" w:type="dxa"/>
            <w:hideMark/>
          </w:tcPr>
          <w:p w14:paraId="75B5CA03" w14:textId="77777777" w:rsidR="00C9054E" w:rsidRPr="000762B6" w:rsidRDefault="00C9054E">
            <w:pPr>
              <w:rPr>
                <w:rFonts w:cstheme="minorHAnsi"/>
              </w:rPr>
            </w:pPr>
            <w:r>
              <w:rPr>
                <w:rFonts w:cstheme="minorHAnsi"/>
              </w:rPr>
              <w:t>90815</w:t>
            </w:r>
          </w:p>
        </w:tc>
      </w:tr>
      <w:tr w:rsidR="00121ACC" w14:paraId="75B5CA07" w14:textId="77777777" w:rsidTr="006E6FE5">
        <w:tc>
          <w:tcPr>
            <w:tcW w:w="4698" w:type="dxa"/>
            <w:hideMark/>
          </w:tcPr>
          <w:p w14:paraId="75B5CA05" w14:textId="77777777" w:rsidR="00C9054E" w:rsidRPr="000762B6" w:rsidRDefault="00C9054E">
            <w:pPr>
              <w:rPr>
                <w:rFonts w:cstheme="minorHAnsi"/>
                <w:b/>
                <w:szCs w:val="20"/>
              </w:rPr>
            </w:pPr>
            <w:r w:rsidRPr="000762B6">
              <w:rPr>
                <w:rFonts w:cstheme="minorHAnsi"/>
                <w:b/>
                <w:szCs w:val="20"/>
              </w:rPr>
              <w:t>SOLICITATION NUMBER*</w:t>
            </w:r>
          </w:p>
        </w:tc>
        <w:tc>
          <w:tcPr>
            <w:tcW w:w="5220" w:type="dxa"/>
            <w:hideMark/>
          </w:tcPr>
          <w:p w14:paraId="75B5CA06" w14:textId="77777777" w:rsidR="00C9054E" w:rsidRPr="000762B6" w:rsidRDefault="00C9054E">
            <w:pPr>
              <w:rPr>
                <w:rFonts w:cstheme="minorHAnsi"/>
              </w:rPr>
            </w:pPr>
            <w:r>
              <w:rPr>
                <w:rFonts w:cstheme="minorHAnsi"/>
              </w:rPr>
              <w:t>36C26226Q0514</w:t>
            </w:r>
          </w:p>
        </w:tc>
      </w:tr>
      <w:tr w:rsidR="00121ACC" w14:paraId="75B5CA0A" w14:textId="77777777" w:rsidTr="006E6FE5">
        <w:tc>
          <w:tcPr>
            <w:tcW w:w="4698" w:type="dxa"/>
            <w:hideMark/>
          </w:tcPr>
          <w:p w14:paraId="75B5CA08" w14:textId="77777777" w:rsidR="00C9054E" w:rsidRPr="000762B6" w:rsidRDefault="00C9054E">
            <w:pPr>
              <w:rPr>
                <w:rFonts w:cstheme="minorHAnsi"/>
                <w:b/>
                <w:szCs w:val="20"/>
              </w:rPr>
            </w:pPr>
            <w:r w:rsidRPr="000762B6">
              <w:rPr>
                <w:rFonts w:cstheme="minorHAnsi"/>
                <w:b/>
                <w:szCs w:val="20"/>
              </w:rPr>
              <w:t>RESPONSE DATE/TIME/ZONE</w:t>
            </w:r>
          </w:p>
        </w:tc>
        <w:tc>
          <w:tcPr>
            <w:tcW w:w="5220" w:type="dxa"/>
            <w:hideMark/>
          </w:tcPr>
          <w:p w14:paraId="75B5CA09" w14:textId="77777777" w:rsidR="00C9054E" w:rsidRPr="004C7C18" w:rsidRDefault="00C9054E">
            <w:pPr>
              <w:rPr>
                <w:rFonts w:cstheme="minorHAnsi"/>
                <w:szCs w:val="20"/>
              </w:rPr>
            </w:pPr>
            <w:r>
              <w:rPr>
                <w:rFonts w:cstheme="minorHAnsi"/>
                <w:szCs w:val="20"/>
              </w:rPr>
              <w:t>03-20-2026</w:t>
            </w:r>
            <w:r w:rsidRPr="004C7C18">
              <w:rPr>
                <w:rStyle w:val="AAMSKBFill-InHighlight"/>
                <w:rFonts w:cstheme="minorHAnsi"/>
              </w:rPr>
              <w:t xml:space="preserve"> </w:t>
            </w:r>
            <w:r>
              <w:rPr>
                <w:rFonts w:cstheme="minorHAnsi"/>
                <w:szCs w:val="20"/>
              </w:rPr>
              <w:t>14:00</w:t>
            </w:r>
            <w:r w:rsidRPr="004C7C18">
              <w:rPr>
                <w:rStyle w:val="AAMSKBFill-InHighlight"/>
                <w:rFonts w:cstheme="minorHAnsi"/>
              </w:rPr>
              <w:t xml:space="preserve"> </w:t>
            </w:r>
            <w:r>
              <w:rPr>
                <w:rFonts w:cstheme="minorHAnsi"/>
                <w:szCs w:val="20"/>
              </w:rPr>
              <w:t>MOUNTAIN TIME, DENVER, USA</w:t>
            </w:r>
          </w:p>
        </w:tc>
      </w:tr>
      <w:tr w:rsidR="00121ACC" w14:paraId="75B5CA0D" w14:textId="77777777" w:rsidTr="006E6FE5">
        <w:tc>
          <w:tcPr>
            <w:tcW w:w="4698" w:type="dxa"/>
          </w:tcPr>
          <w:p w14:paraId="75B5CA0B" w14:textId="77777777" w:rsidR="00C9054E" w:rsidRPr="000762B6" w:rsidRDefault="00C9054E">
            <w:pPr>
              <w:rPr>
                <w:rFonts w:cstheme="minorHAnsi"/>
                <w:b/>
                <w:szCs w:val="20"/>
              </w:rPr>
            </w:pPr>
            <w:r w:rsidRPr="000762B6">
              <w:rPr>
                <w:rFonts w:cstheme="minorHAnsi"/>
                <w:b/>
                <w:szCs w:val="20"/>
              </w:rPr>
              <w:t>ARCHIVE</w:t>
            </w:r>
          </w:p>
        </w:tc>
        <w:tc>
          <w:tcPr>
            <w:tcW w:w="5220" w:type="dxa"/>
            <w:hideMark/>
          </w:tcPr>
          <w:p w14:paraId="75B5CA0C" w14:textId="77777777" w:rsidR="00C9054E" w:rsidRPr="004C7C18" w:rsidRDefault="00C9054E">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21ACC" w14:paraId="75B5CA10" w14:textId="77777777" w:rsidTr="006E6FE5">
        <w:tc>
          <w:tcPr>
            <w:tcW w:w="4698" w:type="dxa"/>
          </w:tcPr>
          <w:p w14:paraId="75B5CA0E" w14:textId="77777777" w:rsidR="00C9054E" w:rsidRPr="000762B6" w:rsidRDefault="00C9054E">
            <w:pPr>
              <w:rPr>
                <w:rFonts w:cstheme="minorHAnsi"/>
                <w:b/>
                <w:szCs w:val="20"/>
              </w:rPr>
            </w:pPr>
            <w:r w:rsidRPr="000762B6">
              <w:rPr>
                <w:rFonts w:cstheme="minorHAnsi"/>
                <w:b/>
                <w:szCs w:val="20"/>
              </w:rPr>
              <w:t>RECOVERY ACT FUNDS</w:t>
            </w:r>
          </w:p>
        </w:tc>
        <w:tc>
          <w:tcPr>
            <w:tcW w:w="5220" w:type="dxa"/>
            <w:hideMark/>
          </w:tcPr>
          <w:p w14:paraId="75B5CA0F" w14:textId="77777777" w:rsidR="00C9054E" w:rsidRPr="004C7C18" w:rsidRDefault="00C9054E">
            <w:pPr>
              <w:rPr>
                <w:rFonts w:cstheme="minorHAnsi"/>
                <w:szCs w:val="20"/>
              </w:rPr>
            </w:pPr>
            <w:r>
              <w:rPr>
                <w:rFonts w:cstheme="minorHAnsi"/>
                <w:szCs w:val="20"/>
              </w:rPr>
              <w:t>N</w:t>
            </w:r>
          </w:p>
        </w:tc>
      </w:tr>
      <w:tr w:rsidR="00121ACC" w14:paraId="75B5CA13" w14:textId="77777777" w:rsidTr="006E6FE5">
        <w:tc>
          <w:tcPr>
            <w:tcW w:w="4698" w:type="dxa"/>
          </w:tcPr>
          <w:p w14:paraId="75B5CA11" w14:textId="77777777" w:rsidR="00C9054E" w:rsidRPr="000762B6" w:rsidRDefault="00C9054E">
            <w:pPr>
              <w:rPr>
                <w:rFonts w:cstheme="minorHAnsi"/>
                <w:b/>
                <w:szCs w:val="20"/>
              </w:rPr>
            </w:pPr>
            <w:r w:rsidRPr="000762B6">
              <w:rPr>
                <w:rFonts w:cstheme="minorHAnsi"/>
                <w:b/>
                <w:szCs w:val="20"/>
              </w:rPr>
              <w:t>SET-ASIDE</w:t>
            </w:r>
          </w:p>
        </w:tc>
        <w:tc>
          <w:tcPr>
            <w:tcW w:w="5220" w:type="dxa"/>
            <w:hideMark/>
          </w:tcPr>
          <w:p w14:paraId="75B5CA12" w14:textId="77777777" w:rsidR="00C9054E" w:rsidRPr="00C838FE" w:rsidRDefault="00C9054E">
            <w:pPr>
              <w:rPr>
                <w:rFonts w:cstheme="minorHAnsi"/>
                <w:szCs w:val="20"/>
              </w:rPr>
            </w:pPr>
          </w:p>
        </w:tc>
      </w:tr>
      <w:tr w:rsidR="00121ACC" w14:paraId="75B5CA16" w14:textId="77777777" w:rsidTr="006E6FE5">
        <w:tc>
          <w:tcPr>
            <w:tcW w:w="4698" w:type="dxa"/>
          </w:tcPr>
          <w:p w14:paraId="75B5CA14" w14:textId="77777777" w:rsidR="00C9054E" w:rsidRPr="000762B6" w:rsidRDefault="00C9054E">
            <w:pPr>
              <w:rPr>
                <w:rFonts w:cstheme="minorHAnsi"/>
                <w:b/>
                <w:szCs w:val="20"/>
              </w:rPr>
            </w:pPr>
            <w:r w:rsidRPr="000762B6">
              <w:rPr>
                <w:rFonts w:cstheme="minorHAnsi"/>
                <w:b/>
                <w:szCs w:val="20"/>
              </w:rPr>
              <w:t>PRODUCT SERVICE CODE*</w:t>
            </w:r>
          </w:p>
        </w:tc>
        <w:tc>
          <w:tcPr>
            <w:tcW w:w="5220" w:type="dxa"/>
          </w:tcPr>
          <w:p w14:paraId="75B5CA15" w14:textId="77777777" w:rsidR="00C9054E" w:rsidRPr="00C71F9E" w:rsidRDefault="00C9054E">
            <w:pPr>
              <w:rPr>
                <w:rStyle w:val="AAMSKBFill-InHighlight"/>
                <w:color w:val="auto"/>
              </w:rPr>
            </w:pPr>
            <w:r>
              <w:rPr>
                <w:rStyle w:val="AAMSKBFill-InHighlight"/>
                <w:color w:val="auto"/>
              </w:rPr>
              <w:t>6515</w:t>
            </w:r>
          </w:p>
        </w:tc>
      </w:tr>
      <w:tr w:rsidR="00121ACC" w14:paraId="75B5CA19" w14:textId="77777777" w:rsidTr="006E6FE5">
        <w:tc>
          <w:tcPr>
            <w:tcW w:w="4698" w:type="dxa"/>
          </w:tcPr>
          <w:p w14:paraId="75B5CA17" w14:textId="77777777" w:rsidR="00C9054E" w:rsidRPr="000762B6" w:rsidRDefault="00C9054E">
            <w:pPr>
              <w:rPr>
                <w:rFonts w:cstheme="minorHAnsi"/>
                <w:b/>
                <w:szCs w:val="20"/>
              </w:rPr>
            </w:pPr>
            <w:r w:rsidRPr="000762B6">
              <w:rPr>
                <w:rFonts w:cstheme="minorHAnsi"/>
                <w:b/>
                <w:szCs w:val="20"/>
              </w:rPr>
              <w:t>NAICS CODE*</w:t>
            </w:r>
          </w:p>
        </w:tc>
        <w:tc>
          <w:tcPr>
            <w:tcW w:w="5220" w:type="dxa"/>
            <w:hideMark/>
          </w:tcPr>
          <w:p w14:paraId="75B5CA18" w14:textId="77777777" w:rsidR="00C9054E" w:rsidRPr="004C7C18" w:rsidRDefault="00C9054E">
            <w:pPr>
              <w:rPr>
                <w:rFonts w:cstheme="minorHAnsi"/>
                <w:szCs w:val="20"/>
              </w:rPr>
            </w:pPr>
            <w:r>
              <w:rPr>
                <w:rFonts w:cstheme="minorHAnsi"/>
                <w:szCs w:val="20"/>
              </w:rPr>
              <w:t>339113</w:t>
            </w:r>
          </w:p>
        </w:tc>
      </w:tr>
      <w:tr w:rsidR="00121ACC" w14:paraId="75B5CA21" w14:textId="77777777" w:rsidTr="006E6FE5">
        <w:tc>
          <w:tcPr>
            <w:tcW w:w="4698" w:type="dxa"/>
            <w:hideMark/>
          </w:tcPr>
          <w:p w14:paraId="75B5CA1A" w14:textId="77777777" w:rsidR="00C9054E" w:rsidRPr="000762B6" w:rsidRDefault="00C9054E">
            <w:pPr>
              <w:rPr>
                <w:rFonts w:cstheme="minorHAnsi"/>
                <w:b/>
                <w:szCs w:val="20"/>
              </w:rPr>
            </w:pPr>
            <w:r w:rsidRPr="000762B6">
              <w:rPr>
                <w:rFonts w:cstheme="minorHAnsi"/>
                <w:b/>
                <w:szCs w:val="20"/>
              </w:rPr>
              <w:t>CONTRACTING OFFICE ADDRESS</w:t>
            </w:r>
          </w:p>
        </w:tc>
        <w:tc>
          <w:tcPr>
            <w:tcW w:w="5220" w:type="dxa"/>
          </w:tcPr>
          <w:p w14:paraId="75B5CA1B" w14:textId="77777777" w:rsidR="00C9054E" w:rsidRPr="004C7C18" w:rsidRDefault="00C9054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5B5CA1C" w14:textId="77777777" w:rsidR="00C9054E" w:rsidRPr="004C7C18" w:rsidRDefault="00C9054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75B5CA1D" w14:textId="77777777" w:rsidR="00C9054E" w:rsidRPr="004C7C18" w:rsidRDefault="00C9054E">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75B5CA1E" w14:textId="77777777" w:rsidR="00C9054E" w:rsidRPr="004C7C18" w:rsidRDefault="00C9054E">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75B5CA1F" w14:textId="77777777" w:rsidR="00C9054E" w:rsidRPr="004C7C18" w:rsidRDefault="00C9054E">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75B5CA20" w14:textId="77777777" w:rsidR="00C9054E" w:rsidRPr="004C7C18" w:rsidRDefault="00C9054E">
            <w:pPr>
              <w:rPr>
                <w:rFonts w:cstheme="minorHAnsi"/>
                <w:szCs w:val="20"/>
              </w:rPr>
            </w:pPr>
          </w:p>
        </w:tc>
      </w:tr>
    </w:tbl>
    <w:p w14:paraId="75B5CA2C" w14:textId="77777777" w:rsidR="00C9054E" w:rsidRPr="004C7C18" w:rsidRDefault="00C9054E" w:rsidP="00783A50">
      <w:pPr>
        <w:rPr>
          <w:rFonts w:cstheme="minorHAnsi"/>
          <w:szCs w:val="20"/>
        </w:rPr>
      </w:pPr>
    </w:p>
    <w:p w14:paraId="75B5CA2D" w14:textId="77777777" w:rsidR="00C9054E" w:rsidRPr="004C7C18" w:rsidRDefault="00C9054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21ACC" w14:paraId="75B5CA30" w14:textId="77777777" w:rsidTr="000E2EDD">
        <w:tc>
          <w:tcPr>
            <w:tcW w:w="4675" w:type="dxa"/>
          </w:tcPr>
          <w:p w14:paraId="75B5CA2E" w14:textId="77777777" w:rsidR="00C9054E" w:rsidRPr="000762B6" w:rsidRDefault="00C9054E">
            <w:pPr>
              <w:rPr>
                <w:rFonts w:cstheme="minorHAnsi"/>
                <w:b/>
                <w:szCs w:val="20"/>
              </w:rPr>
            </w:pPr>
            <w:r w:rsidRPr="000762B6">
              <w:rPr>
                <w:rFonts w:cstheme="minorHAnsi"/>
                <w:b/>
                <w:szCs w:val="20"/>
              </w:rPr>
              <w:t>ADDRESS</w:t>
            </w:r>
          </w:p>
        </w:tc>
        <w:tc>
          <w:tcPr>
            <w:tcW w:w="5243" w:type="dxa"/>
          </w:tcPr>
          <w:p w14:paraId="75B5CA2F" w14:textId="77777777" w:rsidR="00C9054E" w:rsidRPr="00CB2EE9" w:rsidRDefault="00C9054E">
            <w:pPr>
              <w:rPr>
                <w:rStyle w:val="AAMSKBFill-InHighlight"/>
                <w:rFonts w:cstheme="minorHAnsi"/>
                <w:color w:val="auto"/>
              </w:rPr>
            </w:pPr>
            <w:r>
              <w:rPr>
                <w:rStyle w:val="AAMSKBFill-InHighlight"/>
                <w:rFonts w:cstheme="minorHAnsi"/>
                <w:color w:val="auto"/>
              </w:rPr>
              <w:t>Department of Veterans Affairs</w:t>
            </w:r>
          </w:p>
        </w:tc>
      </w:tr>
      <w:tr w:rsidR="00121ACC" w14:paraId="75B5CA33" w14:textId="77777777" w:rsidTr="000E2EDD">
        <w:tc>
          <w:tcPr>
            <w:tcW w:w="4675" w:type="dxa"/>
          </w:tcPr>
          <w:p w14:paraId="75B5CA31" w14:textId="77777777" w:rsidR="00C9054E" w:rsidRPr="000762B6" w:rsidRDefault="00C9054E">
            <w:pPr>
              <w:rPr>
                <w:rFonts w:cstheme="minorHAnsi"/>
                <w:b/>
                <w:szCs w:val="20"/>
              </w:rPr>
            </w:pPr>
          </w:p>
        </w:tc>
        <w:tc>
          <w:tcPr>
            <w:tcW w:w="5243" w:type="dxa"/>
          </w:tcPr>
          <w:p w14:paraId="75B5CA32" w14:textId="77777777" w:rsidR="00C9054E" w:rsidRPr="00CB2EE9" w:rsidRDefault="00C9054E">
            <w:pPr>
              <w:rPr>
                <w:rStyle w:val="AAMSKBFill-InHighlight"/>
                <w:rFonts w:cstheme="minorHAnsi"/>
                <w:color w:val="auto"/>
              </w:rPr>
            </w:pPr>
            <w:r>
              <w:rPr>
                <w:rStyle w:val="AAMSKBFill-InHighlight"/>
                <w:rFonts w:cstheme="minorHAnsi"/>
                <w:color w:val="auto"/>
              </w:rPr>
              <w:t>VA Greater Los Angeles Healthcare System</w:t>
            </w:r>
          </w:p>
        </w:tc>
      </w:tr>
      <w:tr w:rsidR="00121ACC" w14:paraId="75B5CA39" w14:textId="77777777" w:rsidTr="000E2EDD">
        <w:tc>
          <w:tcPr>
            <w:tcW w:w="4675" w:type="dxa"/>
          </w:tcPr>
          <w:p w14:paraId="75B5CA37" w14:textId="77777777" w:rsidR="00C9054E" w:rsidRPr="000762B6" w:rsidRDefault="00C9054E">
            <w:pPr>
              <w:rPr>
                <w:rFonts w:cstheme="minorHAnsi"/>
                <w:b/>
                <w:szCs w:val="20"/>
              </w:rPr>
            </w:pPr>
          </w:p>
        </w:tc>
        <w:tc>
          <w:tcPr>
            <w:tcW w:w="5243" w:type="dxa"/>
          </w:tcPr>
          <w:p w14:paraId="75B5CA38" w14:textId="77777777" w:rsidR="00C9054E" w:rsidRPr="00CB2EE9" w:rsidRDefault="00C9054E">
            <w:pPr>
              <w:rPr>
                <w:rStyle w:val="AAMSKBFill-InHighlight"/>
                <w:rFonts w:cstheme="minorHAnsi"/>
                <w:color w:val="auto"/>
              </w:rPr>
            </w:pPr>
            <w:r>
              <w:rPr>
                <w:rStyle w:val="AAMSKBFill-InHighlight"/>
                <w:rFonts w:cstheme="minorHAnsi"/>
                <w:color w:val="auto"/>
              </w:rPr>
              <w:t>11301 Wilshire Blvd</w:t>
            </w:r>
          </w:p>
        </w:tc>
      </w:tr>
      <w:tr w:rsidR="00121ACC" w14:paraId="75B5CA3C" w14:textId="77777777" w:rsidTr="000E2EDD">
        <w:tc>
          <w:tcPr>
            <w:tcW w:w="4675" w:type="dxa"/>
          </w:tcPr>
          <w:p w14:paraId="75B5CA3A" w14:textId="77777777" w:rsidR="00C9054E" w:rsidRPr="000762B6" w:rsidRDefault="00C9054E">
            <w:pPr>
              <w:rPr>
                <w:rFonts w:cstheme="minorHAnsi"/>
                <w:b/>
                <w:szCs w:val="20"/>
              </w:rPr>
            </w:pPr>
          </w:p>
        </w:tc>
        <w:tc>
          <w:tcPr>
            <w:tcW w:w="5243" w:type="dxa"/>
          </w:tcPr>
          <w:p w14:paraId="75B5CA3B" w14:textId="77777777" w:rsidR="00C9054E" w:rsidRPr="00CB2EE9" w:rsidRDefault="00C9054E">
            <w:pPr>
              <w:rPr>
                <w:rStyle w:val="AAMSKBFill-InHighlight"/>
                <w:rFonts w:cstheme="minorHAnsi"/>
                <w:color w:val="auto"/>
              </w:rPr>
            </w:pPr>
            <w:r>
              <w:rPr>
                <w:rStyle w:val="AAMSKBFill-InHighlight"/>
                <w:rFonts w:cstheme="minorHAnsi"/>
                <w:color w:val="auto"/>
              </w:rPr>
              <w:t>Los Angeles</w:t>
            </w:r>
            <w:r w:rsidRPr="004C7C18">
              <w:rPr>
                <w:rFonts w:cstheme="minorHAnsi"/>
                <w:szCs w:val="20"/>
              </w:rPr>
              <w:t xml:space="preserve"> </w:t>
            </w:r>
            <w:r>
              <w:rPr>
                <w:rStyle w:val="AAMSKBFill-InHighlight"/>
                <w:rFonts w:cstheme="minorHAnsi"/>
                <w:color w:val="auto"/>
              </w:rPr>
              <w:t>CA</w:t>
            </w:r>
          </w:p>
        </w:tc>
      </w:tr>
      <w:tr w:rsidR="00121ACC" w14:paraId="75B5CA3F" w14:textId="77777777" w:rsidTr="000E2EDD">
        <w:tc>
          <w:tcPr>
            <w:tcW w:w="4675" w:type="dxa"/>
            <w:hideMark/>
          </w:tcPr>
          <w:p w14:paraId="75B5CA3D" w14:textId="77777777" w:rsidR="00C9054E" w:rsidRPr="000762B6" w:rsidRDefault="00C9054E">
            <w:pPr>
              <w:rPr>
                <w:rFonts w:cstheme="minorHAnsi"/>
                <w:b/>
                <w:szCs w:val="20"/>
              </w:rPr>
            </w:pPr>
            <w:r w:rsidRPr="000762B6">
              <w:rPr>
                <w:rFonts w:cstheme="minorHAnsi"/>
                <w:b/>
                <w:szCs w:val="20"/>
              </w:rPr>
              <w:t>POSTAL CODE</w:t>
            </w:r>
          </w:p>
        </w:tc>
        <w:tc>
          <w:tcPr>
            <w:tcW w:w="5243" w:type="dxa"/>
            <w:hideMark/>
          </w:tcPr>
          <w:p w14:paraId="75B5CA3E" w14:textId="77777777" w:rsidR="00C9054E" w:rsidRPr="00CB2EE9" w:rsidRDefault="00C9054E">
            <w:pPr>
              <w:rPr>
                <w:rFonts w:cstheme="minorHAnsi"/>
                <w:szCs w:val="20"/>
              </w:rPr>
            </w:pPr>
            <w:r>
              <w:rPr>
                <w:rFonts w:cstheme="minorHAnsi"/>
                <w:szCs w:val="20"/>
              </w:rPr>
              <w:t>90073</w:t>
            </w:r>
          </w:p>
        </w:tc>
      </w:tr>
      <w:tr w:rsidR="00121ACC" w14:paraId="75B5CA42" w14:textId="77777777" w:rsidTr="000E2EDD">
        <w:tc>
          <w:tcPr>
            <w:tcW w:w="4675" w:type="dxa"/>
            <w:hideMark/>
          </w:tcPr>
          <w:p w14:paraId="75B5CA40" w14:textId="77777777" w:rsidR="00C9054E" w:rsidRPr="000762B6" w:rsidRDefault="00C9054E">
            <w:pPr>
              <w:rPr>
                <w:rFonts w:cstheme="minorHAnsi"/>
                <w:b/>
                <w:szCs w:val="20"/>
              </w:rPr>
            </w:pPr>
            <w:r w:rsidRPr="000762B6">
              <w:rPr>
                <w:rFonts w:cstheme="minorHAnsi"/>
                <w:b/>
                <w:szCs w:val="20"/>
              </w:rPr>
              <w:t>COUNTRY</w:t>
            </w:r>
          </w:p>
        </w:tc>
        <w:tc>
          <w:tcPr>
            <w:tcW w:w="5243" w:type="dxa"/>
            <w:hideMark/>
          </w:tcPr>
          <w:p w14:paraId="75B5CA41" w14:textId="77777777" w:rsidR="00C9054E" w:rsidRPr="00CB2EE9" w:rsidRDefault="00C9054E">
            <w:pPr>
              <w:rPr>
                <w:rFonts w:cstheme="minorHAnsi"/>
                <w:szCs w:val="20"/>
              </w:rPr>
            </w:pPr>
            <w:r>
              <w:rPr>
                <w:rFonts w:cstheme="minorHAnsi"/>
                <w:szCs w:val="20"/>
              </w:rPr>
              <w:t>US</w:t>
            </w:r>
          </w:p>
        </w:tc>
      </w:tr>
    </w:tbl>
    <w:p w14:paraId="75B5CA43" w14:textId="77777777" w:rsidR="00C9054E" w:rsidRPr="004C7C18" w:rsidRDefault="00C9054E" w:rsidP="004C7C18">
      <w:pPr>
        <w:spacing w:after="160" w:line="252" w:lineRule="auto"/>
        <w:jc w:val="center"/>
        <w:rPr>
          <w:rFonts w:eastAsia="Calibri" w:cstheme="minorHAnsi"/>
          <w:b/>
        </w:rPr>
      </w:pPr>
    </w:p>
    <w:p w14:paraId="75B5CA44" w14:textId="77777777" w:rsidR="00C9054E" w:rsidRPr="004C7C18" w:rsidRDefault="00C9054E"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21ACC" w14:paraId="75B5CA47" w14:textId="77777777" w:rsidTr="009C37D0">
        <w:tc>
          <w:tcPr>
            <w:tcW w:w="4675" w:type="dxa"/>
            <w:hideMark/>
          </w:tcPr>
          <w:p w14:paraId="75B5CA45" w14:textId="77777777" w:rsidR="00C9054E" w:rsidRPr="000762B6" w:rsidRDefault="00C9054E">
            <w:pPr>
              <w:rPr>
                <w:rFonts w:cstheme="minorHAnsi"/>
                <w:b/>
              </w:rPr>
            </w:pPr>
            <w:r w:rsidRPr="000762B6">
              <w:rPr>
                <w:rFonts w:cstheme="minorHAnsi"/>
                <w:b/>
              </w:rPr>
              <w:t>AGENCY’S URL</w:t>
            </w:r>
          </w:p>
        </w:tc>
        <w:tc>
          <w:tcPr>
            <w:tcW w:w="5243" w:type="dxa"/>
            <w:hideMark/>
          </w:tcPr>
          <w:p w14:paraId="75B5CA46" w14:textId="77777777" w:rsidR="00C9054E" w:rsidRPr="004C7C18" w:rsidRDefault="00C9054E">
            <w:pPr>
              <w:rPr>
                <w:rFonts w:cstheme="minorHAnsi"/>
              </w:rPr>
            </w:pPr>
            <w:r>
              <w:rPr>
                <w:rFonts w:cstheme="minorHAnsi"/>
              </w:rPr>
              <w:t>https://www.va.gov</w:t>
            </w:r>
          </w:p>
        </w:tc>
      </w:tr>
      <w:tr w:rsidR="00121ACC" w14:paraId="75B5CA4A" w14:textId="77777777" w:rsidTr="009C37D0">
        <w:tc>
          <w:tcPr>
            <w:tcW w:w="4675" w:type="dxa"/>
            <w:hideMark/>
          </w:tcPr>
          <w:p w14:paraId="75B5CA48" w14:textId="77777777" w:rsidR="00C9054E" w:rsidRPr="000762B6" w:rsidRDefault="00C9054E">
            <w:pPr>
              <w:rPr>
                <w:rFonts w:cstheme="minorHAnsi"/>
                <w:b/>
              </w:rPr>
            </w:pPr>
            <w:r w:rsidRPr="000762B6">
              <w:rPr>
                <w:rFonts w:cstheme="minorHAnsi"/>
                <w:b/>
              </w:rPr>
              <w:t>URL DESCRIPTION</w:t>
            </w:r>
          </w:p>
        </w:tc>
        <w:tc>
          <w:tcPr>
            <w:tcW w:w="5243" w:type="dxa"/>
            <w:hideMark/>
          </w:tcPr>
          <w:p w14:paraId="75B5CA49" w14:textId="77777777" w:rsidR="00C9054E" w:rsidRPr="004C7C18" w:rsidRDefault="00C9054E">
            <w:pPr>
              <w:rPr>
                <w:rFonts w:cstheme="minorHAnsi"/>
                <w:szCs w:val="20"/>
              </w:rPr>
            </w:pPr>
            <w:r>
              <w:rPr>
                <w:rFonts w:cstheme="minorHAnsi"/>
                <w:szCs w:val="20"/>
              </w:rPr>
              <w:t>VA</w:t>
            </w:r>
          </w:p>
        </w:tc>
      </w:tr>
      <w:tr w:rsidR="00121ACC" w14:paraId="75B5CA4D" w14:textId="77777777" w:rsidTr="009C37D0">
        <w:tc>
          <w:tcPr>
            <w:tcW w:w="4675" w:type="dxa"/>
            <w:hideMark/>
          </w:tcPr>
          <w:p w14:paraId="75B5CA4B" w14:textId="77777777" w:rsidR="00C9054E" w:rsidRPr="000762B6" w:rsidRDefault="00C9054E">
            <w:pPr>
              <w:rPr>
                <w:rFonts w:cstheme="minorHAnsi"/>
                <w:b/>
              </w:rPr>
            </w:pPr>
            <w:r w:rsidRPr="000762B6">
              <w:rPr>
                <w:rFonts w:cstheme="minorHAnsi"/>
                <w:b/>
              </w:rPr>
              <w:t>AGENCY CONTACT’S EMAIL ADDRESS</w:t>
            </w:r>
          </w:p>
        </w:tc>
        <w:tc>
          <w:tcPr>
            <w:tcW w:w="5243" w:type="dxa"/>
            <w:hideMark/>
          </w:tcPr>
          <w:p w14:paraId="75B5CA4C" w14:textId="77777777" w:rsidR="00C9054E" w:rsidRPr="004C7C18" w:rsidRDefault="00C9054E">
            <w:pPr>
              <w:rPr>
                <w:rFonts w:cstheme="minorHAnsi"/>
                <w:szCs w:val="20"/>
              </w:rPr>
            </w:pPr>
            <w:r>
              <w:rPr>
                <w:rFonts w:cstheme="minorHAnsi"/>
                <w:szCs w:val="20"/>
              </w:rPr>
              <w:t>jasmine.pressley-barnard@va.gov</w:t>
            </w:r>
          </w:p>
        </w:tc>
      </w:tr>
      <w:tr w:rsidR="00121ACC" w14:paraId="75B5CA50" w14:textId="77777777" w:rsidTr="009C37D0">
        <w:trPr>
          <w:trHeight w:val="233"/>
        </w:trPr>
        <w:tc>
          <w:tcPr>
            <w:tcW w:w="4675" w:type="dxa"/>
            <w:hideMark/>
          </w:tcPr>
          <w:p w14:paraId="75B5CA4E" w14:textId="77777777" w:rsidR="00C9054E" w:rsidRPr="000762B6" w:rsidRDefault="00C9054E">
            <w:pPr>
              <w:rPr>
                <w:rFonts w:cstheme="minorHAnsi"/>
                <w:b/>
              </w:rPr>
            </w:pPr>
            <w:r w:rsidRPr="000762B6">
              <w:rPr>
                <w:rFonts w:cstheme="minorHAnsi"/>
                <w:b/>
              </w:rPr>
              <w:t>EMAIL DESCRIPTION</w:t>
            </w:r>
          </w:p>
        </w:tc>
        <w:tc>
          <w:tcPr>
            <w:tcW w:w="5243" w:type="dxa"/>
            <w:hideMark/>
          </w:tcPr>
          <w:p w14:paraId="75B5CA4F" w14:textId="77777777" w:rsidR="00C9054E" w:rsidRPr="004C7C18" w:rsidRDefault="00C9054E">
            <w:pPr>
              <w:rPr>
                <w:rFonts w:cstheme="minorHAnsi"/>
                <w:szCs w:val="20"/>
              </w:rPr>
            </w:pPr>
            <w:r>
              <w:rPr>
                <w:rFonts w:cstheme="minorHAnsi"/>
                <w:szCs w:val="20"/>
              </w:rPr>
              <w:t>Contract Specialist</w:t>
            </w:r>
          </w:p>
        </w:tc>
      </w:tr>
    </w:tbl>
    <w:p w14:paraId="75B5CA51" w14:textId="77777777" w:rsidR="00C9054E" w:rsidRDefault="00C9054E">
      <w:r>
        <w:br w:type="page"/>
      </w:r>
    </w:p>
    <w:p w14:paraId="75B5CA52" w14:textId="77777777" w:rsidR="00C9054E" w:rsidRPr="00917C3B" w:rsidRDefault="00C9054E"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5B5CA53" w14:textId="77777777" w:rsidR="00C9054E" w:rsidRPr="00C62614" w:rsidRDefault="00C9054E"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THIS REQUEST FOR INFORMATION (RFI)</w:t>
      </w:r>
      <w:r w:rsidRPr="00C62614">
        <w:rPr>
          <w:rFonts w:ascii="Times New Roman" w:eastAsia="Times New Roman" w:hAnsi="Times New Roman" w:cs="Times New Roman"/>
          <w:b/>
          <w:sz w:val="24"/>
          <w:szCs w:val="24"/>
        </w:rPr>
        <w:t xml:space="preserve"> </w:t>
      </w:r>
      <w:r w:rsidRPr="00C62614">
        <w:rPr>
          <w:rFonts w:ascii="Times New Roman" w:eastAsia="Times New Roman" w:hAnsi="Times New Roman" w:cs="Times New Roman"/>
          <w:b/>
          <w:sz w:val="24"/>
          <w:szCs w:val="24"/>
        </w:rPr>
        <w:t>/</w:t>
      </w:r>
      <w:ins w:id="0" w:author="Levin, Jared M. (OGC)" w:date="2024-07-01T14:37:00Z">
        <w:r w:rsidRPr="00C62614">
          <w:rPr>
            <w:rFonts w:ascii="Times New Roman" w:eastAsia="Times New Roman" w:hAnsi="Times New Roman" w:cs="Times New Roman"/>
            <w:b/>
            <w:sz w:val="24"/>
            <w:szCs w:val="24"/>
          </w:rPr>
          <w:t xml:space="preserve"> </w:t>
        </w:r>
      </w:ins>
      <w:r w:rsidRPr="00C62614">
        <w:rPr>
          <w:rFonts w:ascii="Times New Roman" w:eastAsia="Times New Roman" w:hAnsi="Times New Roman" w:cs="Times New Roman"/>
          <w:b/>
          <w:sz w:val="24"/>
          <w:szCs w:val="24"/>
        </w:rPr>
        <w:t xml:space="preserve">SOURCES SOUGHT </w:t>
      </w:r>
      <w:r w:rsidRPr="00C62614">
        <w:rPr>
          <w:rFonts w:ascii="Times New Roman" w:eastAsia="Times New Roman" w:hAnsi="Times New Roman" w:cs="Times New Roman"/>
          <w:b/>
          <w:sz w:val="24"/>
          <w:szCs w:val="24"/>
        </w:rPr>
        <w:t xml:space="preserve">NOTICE </w:t>
      </w:r>
      <w:r w:rsidRPr="00C62614">
        <w:rPr>
          <w:rFonts w:ascii="Times New Roman" w:eastAsia="Times New Roman" w:hAnsi="Times New Roman" w:cs="Times New Roman"/>
          <w:b/>
          <w:sz w:val="24"/>
          <w:szCs w:val="24"/>
        </w:rPr>
        <w:t xml:space="preserve">IS ISSUED SOLELY FOR INFORMATION AND PLANNING PURPOSES. </w:t>
      </w:r>
      <w:r w:rsidRPr="00C62614">
        <w:rPr>
          <w:rFonts w:ascii="Times New Roman" w:eastAsia="Times New Roman" w:hAnsi="Times New Roman" w:cs="Times New Roman"/>
          <w:b/>
          <w:sz w:val="24"/>
          <w:szCs w:val="24"/>
          <w:u w:val="single"/>
        </w:rPr>
        <w:t>THIS IS NOT A SOLICITATION.</w:t>
      </w:r>
    </w:p>
    <w:p w14:paraId="75B5CA54" w14:textId="77777777" w:rsidR="00C9054E" w:rsidRPr="00C62614" w:rsidRDefault="00C9054E"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 xml:space="preserve">SUBMISSION OF </w:t>
      </w:r>
      <w:r w:rsidRPr="00C62614">
        <w:rPr>
          <w:rFonts w:ascii="Times New Roman" w:eastAsia="Times New Roman" w:hAnsi="Times New Roman" w:cs="Times New Roman"/>
          <w:b/>
          <w:sz w:val="24"/>
          <w:szCs w:val="24"/>
        </w:rPr>
        <w:t xml:space="preserve">INFORMATION ABOUT </w:t>
      </w:r>
      <w:r w:rsidRPr="00C62614">
        <w:rPr>
          <w:rFonts w:ascii="Times New Roman" w:eastAsia="Times New Roman" w:hAnsi="Times New Roman" w:cs="Times New Roman"/>
          <w:b/>
          <w:sz w:val="24"/>
          <w:szCs w:val="24"/>
        </w:rPr>
        <w:t xml:space="preserve">PRICING, </w:t>
      </w:r>
      <w:r w:rsidRPr="00C62614">
        <w:rPr>
          <w:rFonts w:ascii="Times New Roman" w:eastAsia="Times New Roman" w:hAnsi="Times New Roman" w:cs="Times New Roman"/>
          <w:b/>
          <w:sz w:val="24"/>
          <w:szCs w:val="24"/>
        </w:rPr>
        <w:t xml:space="preserve">DELIVERY, THE MARKET, AND </w:t>
      </w:r>
      <w:r w:rsidRPr="00C62614">
        <w:rPr>
          <w:rFonts w:ascii="Times New Roman" w:eastAsia="Times New Roman" w:hAnsi="Times New Roman" w:cs="Times New Roman"/>
          <w:b/>
          <w:sz w:val="24"/>
          <w:szCs w:val="24"/>
        </w:rPr>
        <w:t>CAPABILITIES</w:t>
      </w:r>
      <w:r w:rsidRPr="00C62614">
        <w:rPr>
          <w:rFonts w:ascii="Times New Roman" w:eastAsia="Times New Roman" w:hAnsi="Times New Roman" w:cs="Times New Roman"/>
          <w:b/>
          <w:sz w:val="24"/>
          <w:szCs w:val="24"/>
        </w:rPr>
        <w:t xml:space="preserve"> </w:t>
      </w:r>
      <w:r w:rsidRPr="00C62614">
        <w:rPr>
          <w:rFonts w:ascii="Times New Roman" w:eastAsia="Times New Roman" w:hAnsi="Times New Roman" w:cs="Times New Roman"/>
          <w:b/>
          <w:sz w:val="24"/>
          <w:szCs w:val="24"/>
        </w:rPr>
        <w:t xml:space="preserve">IS HIGHLY ENCOURAGED AND ALLOWED UNDER THIS RFI </w:t>
      </w:r>
      <w:r w:rsidRPr="00C62614">
        <w:rPr>
          <w:rFonts w:ascii="Times New Roman" w:eastAsia="Times New Roman" w:hAnsi="Times New Roman" w:cs="Times New Roman"/>
          <w:b/>
          <w:sz w:val="24"/>
          <w:szCs w:val="24"/>
        </w:rPr>
        <w:t xml:space="preserve">FOR PLANNING PURPOSES </w:t>
      </w:r>
      <w:r w:rsidRPr="00C62614">
        <w:rPr>
          <w:rFonts w:ascii="Times New Roman" w:eastAsia="Times New Roman" w:hAnsi="Times New Roman" w:cs="Times New Roman"/>
          <w:b/>
          <w:sz w:val="24"/>
          <w:szCs w:val="24"/>
        </w:rPr>
        <w:t>IN ACCORDANCE WITH (IAW) FAR 15.201(e).</w:t>
      </w:r>
    </w:p>
    <w:p w14:paraId="75B5CA55" w14:textId="77777777" w:rsidR="00C9054E" w:rsidRPr="00C62614" w:rsidRDefault="00C9054E"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DISCLAIMER</w:t>
      </w:r>
    </w:p>
    <w:p w14:paraId="75B5CA56" w14:textId="77777777" w:rsidR="00C9054E" w:rsidRPr="00C62614" w:rsidRDefault="00C9054E" w:rsidP="007C1966">
      <w:pPr>
        <w:jc w:val="both"/>
        <w:rPr>
          <w:rFonts w:ascii="Times New Roman" w:eastAsia="Times New Roman" w:hAnsi="Times New Roman" w:cs="Times New Roman"/>
          <w:sz w:val="24"/>
          <w:szCs w:val="24"/>
        </w:rPr>
      </w:pPr>
      <w:r w:rsidRPr="00C62614">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75B5CA57" w14:textId="77777777" w:rsidR="00C9054E" w:rsidRPr="00C62614" w:rsidRDefault="00C9054E"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SOURCES SOUGHT/RFI DESCRIPTION</w:t>
      </w:r>
    </w:p>
    <w:p w14:paraId="75B5CA58" w14:textId="77777777" w:rsidR="00C9054E" w:rsidRPr="00C62614" w:rsidRDefault="00C9054E" w:rsidP="007C1966">
      <w:pPr>
        <w:jc w:val="both"/>
        <w:rPr>
          <w:rFonts w:ascii="Times New Roman" w:eastAsia="Times New Roman" w:hAnsi="Times New Roman" w:cs="Times New Roman"/>
          <w:sz w:val="24"/>
          <w:szCs w:val="24"/>
        </w:rPr>
      </w:pPr>
      <w:r w:rsidRPr="00C62614">
        <w:rPr>
          <w:rFonts w:ascii="Times New Roman" w:eastAsia="Times New Roman" w:hAnsi="Times New Roman" w:cs="Times New Roman"/>
          <w:sz w:val="24"/>
          <w:szCs w:val="24"/>
        </w:rPr>
        <w:t xml:space="preserve">This is NOT a solicitation announcement.  This is a RFI only.  The purpose of this RFI is to gain </w:t>
      </w:r>
      <w:r w:rsidRPr="00C62614">
        <w:rPr>
          <w:rFonts w:ascii="Times New Roman" w:eastAsia="Times New Roman" w:hAnsi="Times New Roman" w:cs="Times New Roman"/>
          <w:sz w:val="24"/>
          <w:szCs w:val="24"/>
        </w:rPr>
        <w:t>information about</w:t>
      </w:r>
      <w:r w:rsidRPr="00C62614">
        <w:rPr>
          <w:rFonts w:ascii="Times New Roman" w:eastAsia="Times New Roman" w:hAnsi="Times New Roman" w:cs="Times New Roman"/>
          <w:sz w:val="24"/>
          <w:szCs w:val="24"/>
        </w:rPr>
        <w:t xml:space="preserve"> potential qualified sources and their size classification relative to NAICS </w:t>
      </w:r>
      <w:r w:rsidRPr="00C62614">
        <w:t>3</w:t>
      </w:r>
      <w:r w:rsidRPr="00C62614">
        <w:t>3</w:t>
      </w:r>
      <w:r w:rsidRPr="00C62614">
        <w:t>9113</w:t>
      </w:r>
      <w:r w:rsidRPr="00C62614">
        <w:rPr>
          <w:rFonts w:ascii="Times New Roman" w:eastAsia="Times New Roman" w:hAnsi="Times New Roman" w:cs="Times New Roman"/>
          <w:sz w:val="24"/>
          <w:szCs w:val="24"/>
        </w:rPr>
        <w:t xml:space="preserve"> (size standard of</w:t>
      </w:r>
      <w:r w:rsidRPr="00C62614">
        <w:t xml:space="preserve"> </w:t>
      </w:r>
      <w:r w:rsidRPr="00C62614">
        <w:t>80</w:t>
      </w:r>
      <w:r w:rsidRPr="00C62614">
        <w:t>0</w:t>
      </w:r>
      <w:r w:rsidRPr="00C62614">
        <w:t xml:space="preserve"> Employees</w:t>
      </w:r>
      <w:r w:rsidRPr="00C62614">
        <w:rPr>
          <w:rFonts w:ascii="Times New Roman" w:eastAsia="Times New Roman" w:hAnsi="Times New Roman" w:cs="Times New Roman"/>
          <w:sz w:val="24"/>
          <w:szCs w:val="24"/>
        </w:rPr>
        <w:t xml:space="preserve">). Responses to this RFI will be used by the Government to make appropriate acquisition decisions.  After review of the responses to this RFI, </w:t>
      </w:r>
      <w:r w:rsidRPr="00C62614">
        <w:rPr>
          <w:rFonts w:ascii="Times New Roman" w:eastAsia="Times New Roman" w:hAnsi="Times New Roman" w:cs="Times New Roman"/>
          <w:sz w:val="24"/>
          <w:szCs w:val="24"/>
        </w:rPr>
        <w:t xml:space="preserve">further </w:t>
      </w:r>
      <w:r w:rsidRPr="00C62614">
        <w:rPr>
          <w:rFonts w:ascii="Times New Roman" w:eastAsia="Times New Roman" w:hAnsi="Times New Roman" w:cs="Times New Roman"/>
          <w:sz w:val="24"/>
          <w:szCs w:val="24"/>
        </w:rPr>
        <w:t xml:space="preserve">RFIs and/or </w:t>
      </w:r>
      <w:r w:rsidRPr="00C62614">
        <w:rPr>
          <w:rFonts w:ascii="Times New Roman" w:eastAsia="Times New Roman" w:hAnsi="Times New Roman" w:cs="Times New Roman"/>
          <w:sz w:val="24"/>
          <w:szCs w:val="24"/>
        </w:rPr>
        <w:t>a solicitation</w:t>
      </w:r>
      <w:r w:rsidRPr="00C62614">
        <w:rPr>
          <w:rFonts w:ascii="Times New Roman" w:eastAsia="Times New Roman" w:hAnsi="Times New Roman" w:cs="Times New Roman"/>
          <w:sz w:val="24"/>
          <w:szCs w:val="24"/>
        </w:rPr>
        <w:t xml:space="preserve"> or other</w:t>
      </w:r>
      <w:r w:rsidRPr="00C62614">
        <w:rPr>
          <w:rFonts w:ascii="Times New Roman" w:eastAsia="Times New Roman" w:hAnsi="Times New Roman" w:cs="Times New Roman"/>
          <w:sz w:val="24"/>
          <w:szCs w:val="24"/>
        </w:rPr>
        <w:t xml:space="preserve"> announcement</w:t>
      </w:r>
      <w:r w:rsidRPr="00C62614">
        <w:rPr>
          <w:rFonts w:ascii="Times New Roman" w:eastAsia="Times New Roman" w:hAnsi="Times New Roman" w:cs="Times New Roman"/>
          <w:sz w:val="24"/>
          <w:szCs w:val="24"/>
        </w:rPr>
        <w:t>s</w:t>
      </w:r>
      <w:r w:rsidRPr="00C62614">
        <w:rPr>
          <w:rFonts w:ascii="Times New Roman" w:eastAsia="Times New Roman" w:hAnsi="Times New Roman" w:cs="Times New Roman"/>
          <w:sz w:val="24"/>
          <w:szCs w:val="24"/>
        </w:rPr>
        <w:t xml:space="preserve"> may be published.  </w:t>
      </w:r>
    </w:p>
    <w:p w14:paraId="75B5CA59" w14:textId="77777777" w:rsidR="00C9054E" w:rsidRPr="00C62614" w:rsidRDefault="00C9054E"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sz w:val="24"/>
          <w:szCs w:val="24"/>
        </w:rPr>
        <w:t>The Department of Veterans Affairs (VA)</w:t>
      </w:r>
      <w:r w:rsidRPr="00C62614">
        <w:rPr>
          <w:rFonts w:ascii="Times New Roman" w:eastAsia="Times New Roman" w:hAnsi="Times New Roman" w:cs="Times New Roman"/>
          <w:sz w:val="24"/>
          <w:szCs w:val="24"/>
        </w:rPr>
        <w:t xml:space="preserve"> </w:t>
      </w:r>
      <w:r w:rsidRPr="00C62614">
        <w:rPr>
          <w:rFonts w:ascii="Times New Roman" w:eastAsia="Times New Roman" w:hAnsi="Times New Roman" w:cs="Times New Roman"/>
          <w:sz w:val="24"/>
          <w:szCs w:val="24"/>
        </w:rPr>
        <w:t xml:space="preserve">is seeking sources </w:t>
      </w:r>
      <w:r w:rsidRPr="00C62614">
        <w:rPr>
          <w:rFonts w:ascii="Times New Roman" w:eastAsia="Times New Roman" w:hAnsi="Times New Roman" w:cs="Times New Roman"/>
          <w:sz w:val="24"/>
          <w:szCs w:val="24"/>
        </w:rPr>
        <w:t>capable of providing</w:t>
      </w:r>
      <w:r w:rsidRPr="00C62614">
        <w:rPr>
          <w:rFonts w:ascii="Times New Roman" w:eastAsia="Times New Roman" w:hAnsi="Times New Roman" w:cs="Times New Roman"/>
          <w:sz w:val="24"/>
          <w:szCs w:val="24"/>
        </w:rPr>
        <w:t xml:space="preserve"> </w:t>
      </w:r>
      <w:r w:rsidRPr="00C62614">
        <w:t>custom stretchers</w:t>
      </w:r>
      <w:r w:rsidRPr="00C62614">
        <w:t xml:space="preserve"> that meet the</w:t>
      </w:r>
      <w:r w:rsidRPr="00C62614">
        <w:t xml:space="preserve"> list of </w:t>
      </w:r>
      <w:r w:rsidRPr="00C62614">
        <w:t>salient characteristics</w:t>
      </w:r>
      <w:r w:rsidRPr="00C62614">
        <w:t xml:space="preserve"> </w:t>
      </w:r>
      <w:r w:rsidRPr="00C62614">
        <w:t xml:space="preserve">below, </w:t>
      </w:r>
      <w:r w:rsidRPr="00C62614">
        <w:t xml:space="preserve">for VA </w:t>
      </w:r>
      <w:r>
        <w:t xml:space="preserve">Greater Los Angeles </w:t>
      </w:r>
      <w:r w:rsidRPr="00C62614">
        <w:t>Health</w:t>
      </w:r>
      <w:r>
        <w:t>c</w:t>
      </w:r>
      <w:r w:rsidRPr="00C62614">
        <w:t>are System</w:t>
      </w:r>
      <w:r w:rsidRPr="00C62614">
        <w:t xml:space="preserve">.  </w:t>
      </w:r>
    </w:p>
    <w:p w14:paraId="75B5CA5A" w14:textId="77777777" w:rsidR="00C9054E" w:rsidRPr="00C62614" w:rsidRDefault="00C9054E" w:rsidP="007C1966">
      <w:pPr>
        <w:jc w:val="both"/>
        <w:rPr>
          <w:rFonts w:ascii="Times New Roman" w:eastAsia="Times New Roman" w:hAnsi="Times New Roman" w:cs="Times New Roman"/>
          <w:sz w:val="24"/>
          <w:szCs w:val="24"/>
        </w:rPr>
      </w:pPr>
      <w:r w:rsidRPr="00C62614">
        <w:rPr>
          <w:rFonts w:ascii="Times New Roman" w:eastAsia="Times New Roman" w:hAnsi="Times New Roman" w:cs="Times New Roman"/>
          <w:sz w:val="24"/>
          <w:szCs w:val="24"/>
        </w:rPr>
        <w:t>T</w:t>
      </w:r>
      <w:r w:rsidRPr="00C62614">
        <w:rPr>
          <w:rFonts w:ascii="Times New Roman" w:eastAsia="Times New Roman" w:hAnsi="Times New Roman" w:cs="Times New Roman"/>
          <w:sz w:val="24"/>
          <w:szCs w:val="24"/>
        </w:rPr>
        <w:t xml:space="preserve">he list of DRAFT </w:t>
      </w:r>
      <w:r w:rsidRPr="00C62614">
        <w:rPr>
          <w:rFonts w:ascii="Times New Roman" w:eastAsia="Times New Roman" w:hAnsi="Times New Roman" w:cs="Times New Roman"/>
          <w:sz w:val="24"/>
          <w:szCs w:val="24"/>
        </w:rPr>
        <w:t>characteristics is intended to be descriptive, not restrictive,</w:t>
      </w:r>
      <w:r w:rsidRPr="00C62614">
        <w:rPr>
          <w:rFonts w:ascii="Times New Roman" w:eastAsia="Times New Roman" w:hAnsi="Times New Roman" w:cs="Times New Roman"/>
          <w:sz w:val="24"/>
          <w:szCs w:val="24"/>
        </w:rPr>
        <w:t xml:space="preserve"> of the supplies/services that are required. </w:t>
      </w:r>
    </w:p>
    <w:tbl>
      <w:tblPr>
        <w:tblStyle w:val="TableGrid"/>
        <w:tblW w:w="0" w:type="auto"/>
        <w:tblLook w:val="04A0" w:firstRow="1" w:lastRow="0" w:firstColumn="1" w:lastColumn="0" w:noHBand="0" w:noVBand="1"/>
      </w:tblPr>
      <w:tblGrid>
        <w:gridCol w:w="1885"/>
        <w:gridCol w:w="5850"/>
        <w:gridCol w:w="1615"/>
      </w:tblGrid>
      <w:tr w:rsidR="00121ACC" w14:paraId="75B5CA5E" w14:textId="77777777" w:rsidTr="00DA0933">
        <w:tc>
          <w:tcPr>
            <w:tcW w:w="1885" w:type="dxa"/>
          </w:tcPr>
          <w:p w14:paraId="75B5CA5B" w14:textId="77777777" w:rsidR="00C9054E" w:rsidRPr="00C62614" w:rsidRDefault="00C9054E" w:rsidP="007C1966">
            <w:pPr>
              <w:jc w:val="both"/>
              <w:rPr>
                <w:rFonts w:ascii="Times New Roman" w:eastAsia="Times New Roman" w:hAnsi="Times New Roman" w:cs="Times New Roman"/>
                <w:b/>
                <w:bCs/>
                <w:sz w:val="24"/>
                <w:szCs w:val="24"/>
              </w:rPr>
            </w:pPr>
            <w:r w:rsidRPr="00C62614">
              <w:rPr>
                <w:rFonts w:ascii="Times New Roman" w:eastAsia="Times New Roman" w:hAnsi="Times New Roman" w:cs="Times New Roman"/>
                <w:b/>
                <w:bCs/>
                <w:sz w:val="24"/>
                <w:szCs w:val="24"/>
              </w:rPr>
              <w:t>Model Number</w:t>
            </w:r>
          </w:p>
        </w:tc>
        <w:tc>
          <w:tcPr>
            <w:tcW w:w="5850" w:type="dxa"/>
          </w:tcPr>
          <w:p w14:paraId="75B5CA5C" w14:textId="77777777" w:rsidR="00C9054E" w:rsidRPr="00C62614" w:rsidRDefault="00C9054E" w:rsidP="007C1966">
            <w:pPr>
              <w:jc w:val="both"/>
              <w:rPr>
                <w:rFonts w:ascii="Times New Roman" w:eastAsia="Times New Roman" w:hAnsi="Times New Roman" w:cs="Times New Roman"/>
                <w:b/>
                <w:bCs/>
                <w:sz w:val="24"/>
                <w:szCs w:val="24"/>
              </w:rPr>
            </w:pPr>
            <w:r w:rsidRPr="00C62614">
              <w:rPr>
                <w:rFonts w:ascii="Times New Roman" w:eastAsia="Times New Roman" w:hAnsi="Times New Roman" w:cs="Times New Roman"/>
                <w:b/>
                <w:bCs/>
                <w:sz w:val="24"/>
                <w:szCs w:val="24"/>
              </w:rPr>
              <w:t>Description</w:t>
            </w:r>
          </w:p>
        </w:tc>
        <w:tc>
          <w:tcPr>
            <w:tcW w:w="1615" w:type="dxa"/>
          </w:tcPr>
          <w:p w14:paraId="75B5CA5D" w14:textId="77777777" w:rsidR="00C9054E" w:rsidRPr="00C62614" w:rsidRDefault="00C9054E" w:rsidP="007C1966">
            <w:pPr>
              <w:jc w:val="both"/>
              <w:rPr>
                <w:rFonts w:ascii="Times New Roman" w:eastAsia="Times New Roman" w:hAnsi="Times New Roman" w:cs="Times New Roman"/>
                <w:b/>
                <w:bCs/>
                <w:sz w:val="24"/>
                <w:szCs w:val="24"/>
              </w:rPr>
            </w:pPr>
            <w:r w:rsidRPr="00C62614">
              <w:rPr>
                <w:rFonts w:ascii="Times New Roman" w:eastAsia="Times New Roman" w:hAnsi="Times New Roman" w:cs="Times New Roman"/>
                <w:b/>
                <w:bCs/>
                <w:sz w:val="24"/>
                <w:szCs w:val="24"/>
              </w:rPr>
              <w:t>Quantity (ea)</w:t>
            </w:r>
          </w:p>
        </w:tc>
      </w:tr>
      <w:tr w:rsidR="00121ACC" w14:paraId="75B5CA62" w14:textId="77777777" w:rsidTr="00DA0933">
        <w:tc>
          <w:tcPr>
            <w:tcW w:w="1885" w:type="dxa"/>
          </w:tcPr>
          <w:p w14:paraId="75B5CA5F"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FG-006912</w:t>
            </w:r>
          </w:p>
        </w:tc>
        <w:tc>
          <w:tcPr>
            <w:tcW w:w="5850" w:type="dxa"/>
          </w:tcPr>
          <w:p w14:paraId="75B5CA60"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SEISMIQ PV OTW 3.5X60 145CM</w:t>
            </w:r>
          </w:p>
        </w:tc>
        <w:tc>
          <w:tcPr>
            <w:tcW w:w="1615" w:type="dxa"/>
          </w:tcPr>
          <w:p w14:paraId="75B5CA61"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121ACC" w14:paraId="75B5CA66" w14:textId="77777777" w:rsidTr="00DA0933">
        <w:tc>
          <w:tcPr>
            <w:tcW w:w="1885" w:type="dxa"/>
          </w:tcPr>
          <w:p w14:paraId="75B5CA63"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FG-006913</w:t>
            </w:r>
          </w:p>
        </w:tc>
        <w:tc>
          <w:tcPr>
            <w:tcW w:w="5850" w:type="dxa"/>
          </w:tcPr>
          <w:p w14:paraId="75B5CA64" w14:textId="77777777" w:rsidR="00C9054E" w:rsidRPr="00C62614" w:rsidRDefault="00C9054E" w:rsidP="000E0EAE">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SEISMIQ PV OTW 4.0X60 145CM</w:t>
            </w:r>
          </w:p>
        </w:tc>
        <w:tc>
          <w:tcPr>
            <w:tcW w:w="1615" w:type="dxa"/>
          </w:tcPr>
          <w:p w14:paraId="75B5CA65"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121ACC" w14:paraId="75B5CA6A" w14:textId="77777777" w:rsidTr="00DA0933">
        <w:tc>
          <w:tcPr>
            <w:tcW w:w="1885" w:type="dxa"/>
          </w:tcPr>
          <w:p w14:paraId="75B5CA67"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FG-006915</w:t>
            </w:r>
          </w:p>
        </w:tc>
        <w:tc>
          <w:tcPr>
            <w:tcW w:w="5850" w:type="dxa"/>
          </w:tcPr>
          <w:p w14:paraId="75B5CA68" w14:textId="77777777" w:rsidR="00C9054E" w:rsidRPr="00C62614" w:rsidRDefault="00C9054E" w:rsidP="00B045D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SEISMIQ PV OTW 5.0X60 145CM</w:t>
            </w:r>
          </w:p>
        </w:tc>
        <w:tc>
          <w:tcPr>
            <w:tcW w:w="1615" w:type="dxa"/>
          </w:tcPr>
          <w:p w14:paraId="75B5CA69"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121ACC" w14:paraId="75B5CA6E" w14:textId="77777777" w:rsidTr="00DA0933">
        <w:tc>
          <w:tcPr>
            <w:tcW w:w="1885" w:type="dxa"/>
          </w:tcPr>
          <w:p w14:paraId="75B5CA6B"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FG-006917</w:t>
            </w:r>
          </w:p>
        </w:tc>
        <w:tc>
          <w:tcPr>
            <w:tcW w:w="5850" w:type="dxa"/>
          </w:tcPr>
          <w:p w14:paraId="75B5CA6C" w14:textId="77777777" w:rsidR="00C9054E" w:rsidRPr="00C62614" w:rsidRDefault="00C9054E" w:rsidP="00D33E35">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SEISMIQ PV OTW 6.0X60 145CM</w:t>
            </w:r>
          </w:p>
        </w:tc>
        <w:tc>
          <w:tcPr>
            <w:tcW w:w="1615" w:type="dxa"/>
          </w:tcPr>
          <w:p w14:paraId="75B5CA6D"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121ACC" w14:paraId="75B5CA72" w14:textId="77777777" w:rsidTr="00DA0933">
        <w:tc>
          <w:tcPr>
            <w:tcW w:w="1885" w:type="dxa"/>
          </w:tcPr>
          <w:p w14:paraId="75B5CA6F"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FG-006919</w:t>
            </w:r>
          </w:p>
        </w:tc>
        <w:tc>
          <w:tcPr>
            <w:tcW w:w="5850" w:type="dxa"/>
          </w:tcPr>
          <w:p w14:paraId="75B5CA70"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SEISMIQ PV OTW 7.0X60 145CM</w:t>
            </w:r>
          </w:p>
        </w:tc>
        <w:tc>
          <w:tcPr>
            <w:tcW w:w="1615" w:type="dxa"/>
          </w:tcPr>
          <w:p w14:paraId="75B5CA71" w14:textId="77777777" w:rsidR="00C9054E" w:rsidRPr="00C62614" w:rsidRDefault="00C9054E" w:rsidP="007C1966">
            <w:pPr>
              <w:jc w:val="both"/>
              <w:rPr>
                <w:rFonts w:ascii="Times New Roman" w:eastAsia="Times New Roman" w:hAnsi="Times New Roman" w:cs="Times New Roman"/>
                <w:sz w:val="24"/>
                <w:szCs w:val="24"/>
              </w:rPr>
            </w:pPr>
            <w:r w:rsidRPr="00C62614">
              <w:rPr>
                <w:rFonts w:ascii="Times New Roman" w:eastAsia="Times New Roman" w:hAnsi="Times New Roman" w:cs="Times New Roman"/>
                <w:sz w:val="24"/>
                <w:szCs w:val="24"/>
              </w:rPr>
              <w:t>2</w:t>
            </w:r>
          </w:p>
        </w:tc>
      </w:tr>
      <w:tr w:rsidR="00121ACC" w14:paraId="75B5CA76" w14:textId="77777777" w:rsidTr="00DA0933">
        <w:tc>
          <w:tcPr>
            <w:tcW w:w="1885" w:type="dxa"/>
          </w:tcPr>
          <w:p w14:paraId="75B5CA73"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FG-006921</w:t>
            </w:r>
          </w:p>
        </w:tc>
        <w:tc>
          <w:tcPr>
            <w:tcW w:w="5850" w:type="dxa"/>
          </w:tcPr>
          <w:p w14:paraId="75B5CA74" w14:textId="77777777" w:rsidR="00C9054E" w:rsidRPr="00C62614" w:rsidRDefault="00C9054E" w:rsidP="00763153">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SEISMIQ PV OTW 8.0X60 145CM</w:t>
            </w:r>
          </w:p>
        </w:tc>
        <w:tc>
          <w:tcPr>
            <w:tcW w:w="1615" w:type="dxa"/>
          </w:tcPr>
          <w:p w14:paraId="75B5CA75" w14:textId="77777777" w:rsidR="00C9054E" w:rsidRPr="00C62614" w:rsidRDefault="00C9054E" w:rsidP="007C196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75B5CA77" w14:textId="77777777" w:rsidR="00C9054E" w:rsidRPr="00C62614" w:rsidRDefault="00C9054E" w:rsidP="007C1966">
      <w:pPr>
        <w:jc w:val="both"/>
        <w:rPr>
          <w:rFonts w:ascii="Times New Roman" w:eastAsia="Times New Roman" w:hAnsi="Times New Roman" w:cs="Times New Roman"/>
          <w:sz w:val="24"/>
          <w:szCs w:val="24"/>
        </w:rPr>
      </w:pPr>
    </w:p>
    <w:p w14:paraId="75B5CA78" w14:textId="77777777" w:rsidR="00C9054E" w:rsidRPr="00C62614" w:rsidRDefault="00C9054E"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sz w:val="24"/>
          <w:szCs w:val="24"/>
        </w:rPr>
        <w:lastRenderedPageBreak/>
        <w:t>If you</w:t>
      </w:r>
      <w:r w:rsidRPr="00C62614">
        <w:rPr>
          <w:rFonts w:ascii="Times New Roman" w:eastAsia="Times New Roman" w:hAnsi="Times New Roman" w:cs="Times New Roman"/>
          <w:sz w:val="24"/>
          <w:szCs w:val="24"/>
        </w:rPr>
        <w:t>r company is</w:t>
      </w:r>
      <w:r w:rsidRPr="00C62614">
        <w:rPr>
          <w:rFonts w:ascii="Times New Roman" w:eastAsia="Times New Roman" w:hAnsi="Times New Roman" w:cs="Times New Roman"/>
          <w:sz w:val="24"/>
          <w:szCs w:val="24"/>
        </w:rPr>
        <w:t xml:space="preserve"> interested and capable of providing the </w:t>
      </w:r>
      <w:r w:rsidRPr="00C62614">
        <w:rPr>
          <w:rFonts w:ascii="Times New Roman" w:eastAsia="Times New Roman" w:hAnsi="Times New Roman" w:cs="Times New Roman"/>
          <w:sz w:val="24"/>
          <w:szCs w:val="24"/>
        </w:rPr>
        <w:t xml:space="preserve">required </w:t>
      </w:r>
      <w:r w:rsidRPr="00C62614">
        <w:rPr>
          <w:rFonts w:ascii="Times New Roman" w:eastAsia="Times New Roman" w:hAnsi="Times New Roman" w:cs="Times New Roman"/>
          <w:sz w:val="24"/>
          <w:szCs w:val="24"/>
        </w:rPr>
        <w:t xml:space="preserve">supplies, please provide the information indicated below. </w:t>
      </w:r>
      <w:r w:rsidRPr="00BA3A95">
        <w:rPr>
          <w:rFonts w:ascii="Times New Roman" w:eastAsia="Times New Roman" w:hAnsi="Times New Roman" w:cs="Times New Roman"/>
          <w:sz w:val="24"/>
          <w:szCs w:val="24"/>
          <w:highlight w:val="yellow"/>
        </w:rPr>
        <w:t xml:space="preserve">Response to this notice should include </w:t>
      </w:r>
      <w:r w:rsidRPr="00BA3A95">
        <w:rPr>
          <w:rFonts w:ascii="Times New Roman" w:eastAsia="Times New Roman" w:hAnsi="Times New Roman" w:cs="Times New Roman"/>
          <w:sz w:val="24"/>
          <w:szCs w:val="24"/>
          <w:highlight w:val="yellow"/>
          <w:u w:val="single"/>
        </w:rPr>
        <w:t xml:space="preserve">company name, address, point of contact, size of business pursuant </w:t>
      </w:r>
      <w:r w:rsidRPr="00BA3A95">
        <w:rPr>
          <w:rFonts w:ascii="Times New Roman" w:eastAsia="Times New Roman" w:hAnsi="Times New Roman" w:cs="Times New Roman"/>
          <w:sz w:val="24"/>
          <w:szCs w:val="24"/>
          <w:highlight w:val="yellow"/>
        </w:rPr>
        <w:t>to the following questions:</w:t>
      </w:r>
      <w:r w:rsidRPr="00C62614">
        <w:rPr>
          <w:rFonts w:ascii="Times New Roman" w:eastAsia="Times New Roman" w:hAnsi="Times New Roman" w:cs="Times New Roman"/>
          <w:b/>
          <w:sz w:val="24"/>
          <w:szCs w:val="24"/>
        </w:rPr>
        <w:t xml:space="preserve">  </w:t>
      </w:r>
    </w:p>
    <w:p w14:paraId="75B5CA79" w14:textId="77777777" w:rsidR="00C9054E" w:rsidRPr="00C62614" w:rsidRDefault="00C9054E"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Pr="00C62614">
        <w:rPr>
          <w:rFonts w:ascii="Times New Roman" w:eastAsia="Times New Roman" w:hAnsi="Times New Roman" w:cs="Times New Roman"/>
          <w:b/>
          <w:sz w:val="24"/>
          <w:szCs w:val="24"/>
        </w:rPr>
        <w:t>) Please indicate the size status and representations of your business, such as but not limited to: Service</w:t>
      </w:r>
      <w:r w:rsidRPr="00C62614">
        <w:rPr>
          <w:rFonts w:ascii="Times New Roman" w:eastAsia="Times New Roman" w:hAnsi="Times New Roman" w:cs="Times New Roman"/>
          <w:b/>
          <w:sz w:val="24"/>
          <w:szCs w:val="24"/>
        </w:rPr>
        <w:t>-</w:t>
      </w:r>
      <w:r w:rsidRPr="00C62614">
        <w:rPr>
          <w:rFonts w:ascii="Times New Roman" w:eastAsia="Times New Roman" w:hAnsi="Times New Roman" w:cs="Times New Roman"/>
          <w:b/>
          <w:sz w:val="24"/>
          <w:szCs w:val="24"/>
        </w:rPr>
        <w:t>Disabled Veteran</w:t>
      </w:r>
      <w:r w:rsidRPr="00C62614">
        <w:rPr>
          <w:rFonts w:ascii="Times New Roman" w:eastAsia="Times New Roman" w:hAnsi="Times New Roman" w:cs="Times New Roman"/>
          <w:b/>
          <w:sz w:val="24"/>
          <w:szCs w:val="24"/>
        </w:rPr>
        <w:t>-</w:t>
      </w:r>
      <w:r w:rsidRPr="00C62614">
        <w:rPr>
          <w:rFonts w:ascii="Times New Roman" w:eastAsia="Times New Roman" w:hAnsi="Times New Roman" w:cs="Times New Roman"/>
          <w:b/>
          <w:sz w:val="24"/>
          <w:szCs w:val="24"/>
        </w:rPr>
        <w:t>Owned Small Business (SDVOSB), Veteran</w:t>
      </w:r>
      <w:r w:rsidRPr="00C62614">
        <w:rPr>
          <w:rFonts w:ascii="Times New Roman" w:eastAsia="Times New Roman" w:hAnsi="Times New Roman" w:cs="Times New Roman"/>
          <w:b/>
          <w:sz w:val="24"/>
          <w:szCs w:val="24"/>
        </w:rPr>
        <w:t>-</w:t>
      </w:r>
      <w:r w:rsidRPr="00C62614">
        <w:rPr>
          <w:rFonts w:ascii="Times New Roman" w:eastAsia="Times New Roman" w:hAnsi="Times New Roman" w:cs="Times New Roman"/>
          <w:b/>
          <w:sz w:val="24"/>
          <w:szCs w:val="24"/>
        </w:rPr>
        <w:t xml:space="preserve">Owned Small Business (VOSB), </w:t>
      </w:r>
      <w:r w:rsidRPr="00C62614">
        <w:rPr>
          <w:rFonts w:ascii="Times New Roman" w:eastAsia="Times New Roman" w:hAnsi="Times New Roman" w:cs="Times New Roman"/>
          <w:b/>
          <w:sz w:val="24"/>
          <w:szCs w:val="24"/>
        </w:rPr>
        <w:t>HUBZone</w:t>
      </w:r>
      <w:r w:rsidRPr="00C62614">
        <w:rPr>
          <w:rFonts w:ascii="Times New Roman" w:eastAsia="Times New Roman" w:hAnsi="Times New Roman" w:cs="Times New Roman"/>
          <w:b/>
          <w:sz w:val="24"/>
          <w:szCs w:val="24"/>
        </w:rPr>
        <w:t>, Woman Owned Small Business (WOSB), Large Business, etc</w:t>
      </w:r>
      <w:r w:rsidRPr="00C62614">
        <w:rPr>
          <w:rFonts w:ascii="Times New Roman" w:eastAsia="Times New Roman" w:hAnsi="Times New Roman" w:cs="Times New Roman"/>
          <w:b/>
          <w:sz w:val="24"/>
          <w:szCs w:val="24"/>
        </w:rPr>
        <w:t>.</w:t>
      </w:r>
    </w:p>
    <w:p w14:paraId="75B5CA7A" w14:textId="77777777" w:rsidR="00C9054E" w:rsidRPr="00C62614" w:rsidRDefault="00C9054E"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2</w:t>
      </w:r>
      <w:r w:rsidRPr="00C62614">
        <w:rPr>
          <w:rFonts w:ascii="Times New Roman" w:eastAsia="Times New Roman" w:hAnsi="Times New Roman" w:cs="Times New Roman"/>
          <w:b/>
          <w:sz w:val="24"/>
          <w:szCs w:val="24"/>
        </w:rPr>
        <w:t>) Is your company considered small under the NAICS code identified in this RFI?</w:t>
      </w:r>
    </w:p>
    <w:p w14:paraId="75B5CA7B" w14:textId="77777777" w:rsidR="00C9054E" w:rsidRPr="00CD68D6" w:rsidRDefault="00C9054E" w:rsidP="007C1966">
      <w:pPr>
        <w:jc w:val="both"/>
        <w:rPr>
          <w:rFonts w:ascii="Times New Roman" w:eastAsia="Times New Roman" w:hAnsi="Times New Roman" w:cs="Times New Roman"/>
          <w:b/>
          <w:sz w:val="24"/>
          <w:szCs w:val="24"/>
        </w:rPr>
      </w:pPr>
      <w:r w:rsidRPr="00C62614">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3</w:t>
      </w:r>
      <w:r w:rsidRPr="00C62614">
        <w:rPr>
          <w:rFonts w:ascii="Times New Roman" w:eastAsia="Times New Roman" w:hAnsi="Times New Roman" w:cs="Times New Roman"/>
          <w:b/>
          <w:sz w:val="24"/>
          <w:szCs w:val="24"/>
        </w:rPr>
        <w:t xml:space="preserve">) Are you the manufacturer, </w:t>
      </w:r>
      <w:r w:rsidRPr="00C62614">
        <w:rPr>
          <w:rFonts w:ascii="Times New Roman" w:eastAsia="Times New Roman" w:hAnsi="Times New Roman" w:cs="Times New Roman"/>
          <w:b/>
          <w:sz w:val="24"/>
          <w:szCs w:val="24"/>
        </w:rPr>
        <w:t xml:space="preserve">authorized </w:t>
      </w:r>
      <w:r w:rsidRPr="00C62614">
        <w:rPr>
          <w:rFonts w:ascii="Times New Roman" w:eastAsia="Times New Roman" w:hAnsi="Times New Roman" w:cs="Times New Roman"/>
          <w:b/>
          <w:sz w:val="24"/>
          <w:szCs w:val="24"/>
        </w:rPr>
        <w:t xml:space="preserve">distributor, </w:t>
      </w:r>
      <w:r w:rsidRPr="00C62614">
        <w:rPr>
          <w:rFonts w:ascii="Times New Roman" w:eastAsia="Times New Roman" w:hAnsi="Times New Roman" w:cs="Times New Roman"/>
          <w:b/>
          <w:sz w:val="24"/>
          <w:szCs w:val="24"/>
        </w:rPr>
        <w:t>and/</w:t>
      </w:r>
      <w:r w:rsidRPr="00C62614">
        <w:rPr>
          <w:rFonts w:ascii="Times New Roman" w:eastAsia="Times New Roman" w:hAnsi="Times New Roman" w:cs="Times New Roman"/>
          <w:b/>
          <w:sz w:val="24"/>
          <w:szCs w:val="24"/>
        </w:rPr>
        <w:t xml:space="preserve">or </w:t>
      </w:r>
      <w:r w:rsidRPr="00C62614">
        <w:rPr>
          <w:rFonts w:ascii="Times New Roman" w:eastAsia="Times New Roman" w:hAnsi="Times New Roman" w:cs="Times New Roman"/>
          <w:b/>
          <w:sz w:val="24"/>
          <w:szCs w:val="24"/>
        </w:rPr>
        <w:t>c</w:t>
      </w:r>
      <w:r w:rsidRPr="00C62614">
        <w:rPr>
          <w:rFonts w:ascii="Times New Roman" w:eastAsia="Times New Roman" w:hAnsi="Times New Roman" w:cs="Times New Roman"/>
          <w:b/>
          <w:sz w:val="24"/>
          <w:szCs w:val="24"/>
        </w:rPr>
        <w:t xml:space="preserve">an </w:t>
      </w:r>
      <w:r w:rsidRPr="00C62614">
        <w:rPr>
          <w:rFonts w:ascii="Times New Roman" w:eastAsia="Times New Roman" w:hAnsi="Times New Roman" w:cs="Times New Roman"/>
          <w:b/>
          <w:sz w:val="24"/>
          <w:szCs w:val="24"/>
        </w:rPr>
        <w:t>you</w:t>
      </w:r>
      <w:r w:rsidRPr="00C62614">
        <w:rPr>
          <w:rFonts w:ascii="Times New Roman" w:eastAsia="Times New Roman" w:hAnsi="Times New Roman" w:cs="Times New Roman"/>
          <w:b/>
          <w:sz w:val="24"/>
          <w:szCs w:val="24"/>
        </w:rPr>
        <w:t>r company</w:t>
      </w:r>
      <w:r w:rsidRPr="00C62614">
        <w:rPr>
          <w:rFonts w:ascii="Times New Roman" w:eastAsia="Times New Roman" w:hAnsi="Times New Roman" w:cs="Times New Roman"/>
          <w:b/>
          <w:sz w:val="24"/>
          <w:szCs w:val="24"/>
        </w:rPr>
        <w:t xml:space="preserve"> </w:t>
      </w:r>
      <w:r w:rsidRPr="00C62614">
        <w:rPr>
          <w:rFonts w:ascii="Times New Roman" w:eastAsia="Times New Roman" w:hAnsi="Times New Roman" w:cs="Times New Roman"/>
          <w:b/>
          <w:sz w:val="24"/>
          <w:szCs w:val="24"/>
        </w:rPr>
        <w:t xml:space="preserve">provide </w:t>
      </w:r>
      <w:r w:rsidRPr="00C62614">
        <w:rPr>
          <w:rFonts w:ascii="Times New Roman" w:eastAsia="Times New Roman" w:hAnsi="Times New Roman" w:cs="Times New Roman"/>
          <w:b/>
          <w:sz w:val="24"/>
          <w:szCs w:val="24"/>
        </w:rPr>
        <w:t>a</w:t>
      </w:r>
      <w:r w:rsidRPr="00C62614">
        <w:rPr>
          <w:rFonts w:ascii="Times New Roman" w:eastAsia="Times New Roman" w:hAnsi="Times New Roman" w:cs="Times New Roman"/>
          <w:b/>
          <w:sz w:val="24"/>
          <w:szCs w:val="24"/>
        </w:rPr>
        <w:t xml:space="preserve"> solution to the </w:t>
      </w:r>
      <w:r w:rsidRPr="00C62614">
        <w:rPr>
          <w:rFonts w:ascii="Times New Roman" w:eastAsia="Times New Roman" w:hAnsi="Times New Roman" w:cs="Times New Roman"/>
          <w:b/>
          <w:sz w:val="24"/>
          <w:szCs w:val="24"/>
        </w:rPr>
        <w:t xml:space="preserve">required supplies/services described in the list of </w:t>
      </w:r>
      <w:r w:rsidRPr="00C62614">
        <w:rPr>
          <w:rFonts w:ascii="Times New Roman" w:eastAsia="Times New Roman" w:hAnsi="Times New Roman" w:cs="Times New Roman"/>
          <w:b/>
          <w:sz w:val="24"/>
          <w:szCs w:val="24"/>
        </w:rPr>
        <w:t>SALIENT CHARACTERISTICS</w:t>
      </w:r>
      <w:r w:rsidRPr="00C62614">
        <w:rPr>
          <w:rFonts w:ascii="Times New Roman" w:eastAsia="Times New Roman" w:hAnsi="Times New Roman" w:cs="Times New Roman"/>
          <w:b/>
          <w:sz w:val="24"/>
          <w:szCs w:val="24"/>
        </w:rPr>
        <w:t>?</w:t>
      </w:r>
    </w:p>
    <w:p w14:paraId="75B5CA7C" w14:textId="77777777" w:rsidR="00C9054E" w:rsidRDefault="00C9054E"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If you are a large business, do you have any designated</w:t>
      </w:r>
      <w:r>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14:paraId="75B5CA7D" w14:textId="77777777" w:rsidR="00C9054E" w:rsidRPr="00CD68D6" w:rsidRDefault="00C9054E"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If you’re a small business and you are an authorized distributor/reseller for the items identified above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assemble; modify; the items requested in any way? If you do, state how and what is altered; assembled; modified</w:t>
      </w:r>
      <w:r>
        <w:rPr>
          <w:rFonts w:ascii="Times New Roman" w:eastAsia="Times New Roman" w:hAnsi="Times New Roman" w:cs="Times New Roman"/>
          <w:b/>
          <w:sz w:val="24"/>
          <w:szCs w:val="24"/>
        </w:rPr>
        <w:t>.</w:t>
      </w:r>
    </w:p>
    <w:p w14:paraId="75B5CA7E" w14:textId="77777777" w:rsidR="00C9054E" w:rsidRDefault="00C9054E"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Pr>
          <w:rFonts w:ascii="Times New Roman" w:eastAsia="Times New Roman" w:hAnsi="Times New Roman" w:cs="Times New Roman"/>
          <w:b/>
          <w:sz w:val="24"/>
          <w:szCs w:val="24"/>
        </w:rPr>
        <w:t>13 CFR § 125.6</w:t>
      </w:r>
      <w:r w:rsidRPr="001432EC">
        <w:rPr>
          <w:rFonts w:ascii="Times New Roman" w:eastAsia="Times New Roman" w:hAnsi="Times New Roman" w:cs="Times New Roman"/>
          <w:b/>
          <w:sz w:val="24"/>
          <w:szCs w:val="24"/>
        </w:rPr>
        <w:t xml:space="preserve">? </w:t>
      </w:r>
    </w:p>
    <w:p w14:paraId="75B5CA7F" w14:textId="77777777" w:rsidR="00C9054E" w:rsidRDefault="00C9054E"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Are the items you are identifying/providing considered Commercial of the Shelf (COTS) items as defined in FAR Part 2.101 under commercial items</w:t>
      </w:r>
      <w:r>
        <w:rPr>
          <w:rFonts w:ascii="Times New Roman" w:eastAsia="Times New Roman" w:hAnsi="Times New Roman" w:cs="Times New Roman"/>
          <w:b/>
          <w:sz w:val="24"/>
          <w:szCs w:val="24"/>
        </w:rPr>
        <w:t>?</w:t>
      </w:r>
    </w:p>
    <w:p w14:paraId="75B5CA80" w14:textId="77777777" w:rsidR="00C9054E" w:rsidRPr="001432EC" w:rsidRDefault="00C9054E" w:rsidP="005C7ACA">
      <w:pPr>
        <w:pStyle w:val="indent-3"/>
        <w:rPr>
          <w:b/>
        </w:rPr>
      </w:pPr>
      <w:r>
        <w:rPr>
          <w:b/>
        </w:rPr>
        <w:t>(</w:t>
      </w:r>
      <w:r>
        <w:rPr>
          <w:b/>
        </w:rPr>
        <w:t>8</w:t>
      </w:r>
      <w:r>
        <w:rPr>
          <w:b/>
        </w:rPr>
        <w:t xml:space="preserve">) </w:t>
      </w:r>
      <w:r w:rsidRPr="001432EC">
        <w:rPr>
          <w:b/>
        </w:rPr>
        <w:t xml:space="preserve">Non-Manufacturer Rule: If applicable, can you confirm your business complies with the </w:t>
      </w:r>
      <w:r w:rsidRPr="001432EC">
        <w:rPr>
          <w:b/>
        </w:rPr>
        <w:t>Non-Manufacturer</w:t>
      </w:r>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w:t>
      </w:r>
      <w:r w:rsidRPr="00E4153E">
        <w:rPr>
          <w:b/>
        </w:rPr>
        <w:t>Not</w:t>
      </w:r>
      <w:r w:rsidRPr="00E4153E">
        <w:rPr>
          <w:b/>
        </w:rPr>
        <w:t xml:space="preserve"> exceed 500 employees</w:t>
      </w:r>
      <w:r w:rsidRPr="00E4153E">
        <w:rPr>
          <w:b/>
        </w:rPr>
        <w:t>?</w:t>
      </w:r>
      <w:r w:rsidRPr="00E4153E">
        <w:rPr>
          <w:b/>
        </w:rPr>
        <w:t xml:space="preserve"> P</w:t>
      </w:r>
      <w:r w:rsidRPr="00E4153E">
        <w:rPr>
          <w:b/>
        </w:rPr>
        <w:t>rimarily engage in the retail or wholesale trade and normally sell the type of item being supplied</w:t>
      </w:r>
      <w:r w:rsidRPr="00E4153E">
        <w:rPr>
          <w:b/>
        </w:rPr>
        <w:t xml:space="preserve">? </w:t>
      </w:r>
      <w:r w:rsidRPr="00E4153E">
        <w:rPr>
          <w:b/>
        </w:rPr>
        <w:t>Take ownership or possession of the item(s) with its personnel, equipment or facilities in a manner consistent with industry practice</w:t>
      </w:r>
      <w:r w:rsidRPr="00E4153E">
        <w:rPr>
          <w:b/>
        </w:rPr>
        <w:t xml:space="preserve">? </w:t>
      </w:r>
    </w:p>
    <w:p w14:paraId="75B5CA81" w14:textId="77777777" w:rsidR="00C9054E" w:rsidRDefault="00C9054E" w:rsidP="000E5386">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9</w:t>
      </w:r>
      <w:r w:rsidRPr="001432EC">
        <w:rPr>
          <w:rFonts w:ascii="Times New Roman" w:eastAsia="Times New Roman" w:hAnsi="Times New Roman" w:cs="Times New Roman"/>
          <w:b/>
          <w:sz w:val="24"/>
          <w:szCs w:val="24"/>
        </w:rPr>
        <w:t>) Please indicate whether your product conforms to the requirements of the Buy American Act?</w:t>
      </w:r>
    </w:p>
    <w:p w14:paraId="75B5CA82" w14:textId="77777777" w:rsidR="00C9054E" w:rsidRDefault="00C9054E"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 What is your lead time to deliver a single unit with all components?  Is there scale in lead time with</w:t>
      </w:r>
      <w:r>
        <w:rPr>
          <w:rFonts w:ascii="Times New Roman" w:eastAsia="Times New Roman" w:hAnsi="Times New Roman" w:cs="Times New Roman"/>
          <w:b/>
          <w:sz w:val="24"/>
          <w:szCs w:val="24"/>
        </w:rPr>
        <w:t xml:space="preserve"> greater quantities?</w:t>
      </w:r>
      <w:r>
        <w:rPr>
          <w:rFonts w:ascii="Times New Roman" w:eastAsia="Times New Roman" w:hAnsi="Times New Roman" w:cs="Times New Roman"/>
          <w:b/>
          <w:sz w:val="24"/>
          <w:szCs w:val="24"/>
        </w:rPr>
        <w:t xml:space="preserve"> Please elaborate.</w:t>
      </w:r>
    </w:p>
    <w:p w14:paraId="75B5CA83" w14:textId="77777777" w:rsidR="00C9054E" w:rsidRDefault="00C9054E" w:rsidP="000E538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 xml:space="preserve">) What is estimated life </w:t>
      </w:r>
      <w:r>
        <w:rPr>
          <w:rFonts w:ascii="Times New Roman" w:eastAsia="Times New Roman" w:hAnsi="Times New Roman" w:cs="Times New Roman"/>
          <w:b/>
          <w:sz w:val="24"/>
          <w:szCs w:val="24"/>
        </w:rPr>
        <w:t>span of your solution?  What support/services does that entail?</w:t>
      </w:r>
    </w:p>
    <w:p w14:paraId="75B5CA84" w14:textId="77777777" w:rsidR="00C9054E" w:rsidRPr="000E5386" w:rsidRDefault="00C9054E" w:rsidP="000E5386">
      <w:pPr>
        <w:rPr>
          <w:rFonts w:ascii="Times New Roman" w:hAnsi="Times New Roman" w:cs="Times New Roman"/>
          <w:b/>
          <w:bCs/>
          <w:sz w:val="24"/>
          <w:szCs w:val="24"/>
        </w:rPr>
      </w:pPr>
      <w:r w:rsidRPr="000E5386">
        <w:rPr>
          <w:rFonts w:ascii="Times New Roman" w:hAnsi="Times New Roman" w:cs="Times New Roman"/>
          <w:b/>
          <w:bCs/>
          <w:sz w:val="24"/>
          <w:szCs w:val="24"/>
        </w:rPr>
        <w:t>(1</w:t>
      </w:r>
      <w:r>
        <w:rPr>
          <w:rFonts w:ascii="Times New Roman" w:hAnsi="Times New Roman" w:cs="Times New Roman"/>
          <w:b/>
          <w:bCs/>
          <w:sz w:val="24"/>
          <w:szCs w:val="24"/>
        </w:rPr>
        <w:t>2</w:t>
      </w:r>
      <w:r w:rsidRPr="000E5386">
        <w:rPr>
          <w:rFonts w:ascii="Times New Roman" w:hAnsi="Times New Roman" w:cs="Times New Roman"/>
          <w:b/>
          <w:bCs/>
          <w:sz w:val="24"/>
          <w:szCs w:val="24"/>
        </w:rPr>
        <w:t xml:space="preserve">) </w:t>
      </w:r>
      <w:r w:rsidRPr="000E5386">
        <w:rPr>
          <w:rFonts w:ascii="Times New Roman" w:hAnsi="Times New Roman" w:cs="Times New Roman"/>
          <w:b/>
          <w:bCs/>
          <w:sz w:val="24"/>
          <w:szCs w:val="24"/>
        </w:rPr>
        <w:t>Does your proposed equipment have FDA clearance?  Please specify what FDA clearance(s) have been obtained</w:t>
      </w:r>
      <w:r>
        <w:rPr>
          <w:rFonts w:ascii="Times New Roman" w:hAnsi="Times New Roman" w:cs="Times New Roman"/>
          <w:b/>
          <w:bCs/>
          <w:sz w:val="24"/>
          <w:szCs w:val="24"/>
        </w:rPr>
        <w:t>.</w:t>
      </w:r>
    </w:p>
    <w:p w14:paraId="75B5CA85" w14:textId="77777777" w:rsidR="00C9054E" w:rsidRPr="00CD68D6" w:rsidRDefault="00C9054E" w:rsidP="001432E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Does your </w:t>
      </w:r>
      <w:r>
        <w:rPr>
          <w:rFonts w:ascii="Times New Roman" w:eastAsia="Times New Roman" w:hAnsi="Times New Roman" w:cs="Times New Roman"/>
          <w:b/>
          <w:sz w:val="24"/>
          <w:szCs w:val="24"/>
        </w:rPr>
        <w:t>organization offer a leasing solution?  Please elaborate.</w:t>
      </w:r>
    </w:p>
    <w:p w14:paraId="75B5CA86" w14:textId="77777777" w:rsidR="00C9054E" w:rsidRPr="00CD68D6" w:rsidRDefault="00C9054E"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lastRenderedPageBreak/>
        <w:t>(</w:t>
      </w: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chedule (FSS)</w:t>
      </w:r>
      <w:r>
        <w:rPr>
          <w:rFonts w:ascii="Times New Roman" w:eastAsia="Times New Roman" w:hAnsi="Times New Roman" w:cs="Times New Roman"/>
          <w:b/>
          <w:sz w:val="24"/>
          <w:szCs w:val="24"/>
        </w:rPr>
        <w:t xml:space="preserve"> </w:t>
      </w:r>
      <w:r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14:paraId="75B5CA87" w14:textId="77777777" w:rsidR="00C9054E" w:rsidRDefault="00C9054E"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SAC/</w:t>
      </w:r>
      <w:r>
        <w:rPr>
          <w:rFonts w:ascii="Times New Roman" w:eastAsia="Times New Roman" w:hAnsi="Times New Roman" w:cs="Times New Roman"/>
          <w:b/>
          <w:sz w:val="24"/>
          <w:szCs w:val="24"/>
        </w:rPr>
        <w:t>BPA</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NASA SEWP </w:t>
      </w:r>
      <w:r>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Pr>
          <w:rFonts w:ascii="Times New Roman" w:eastAsia="Times New Roman" w:hAnsi="Times New Roman" w:cs="Times New Roman"/>
          <w:b/>
          <w:sz w:val="24"/>
          <w:szCs w:val="24"/>
        </w:rPr>
        <w:t>about</w:t>
      </w:r>
      <w:r w:rsidRPr="00CD68D6">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available on your schedule/contract?</w:t>
      </w:r>
      <w:r>
        <w:rPr>
          <w:rFonts w:ascii="Times New Roman" w:eastAsia="Times New Roman" w:hAnsi="Times New Roman" w:cs="Times New Roman"/>
          <w:b/>
          <w:sz w:val="24"/>
          <w:szCs w:val="24"/>
        </w:rPr>
        <w:t xml:space="preserve"> Please state if all or some items are available on the contract.</w:t>
      </w:r>
    </w:p>
    <w:p w14:paraId="75B5CA88" w14:textId="77777777" w:rsidR="00C9054E" w:rsidRPr="00CD68D6" w:rsidRDefault="00C9054E" w:rsidP="007C1966">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 xml:space="preserve">)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used to evaluate for any type of award.</w:t>
      </w:r>
    </w:p>
    <w:p w14:paraId="75B5CA89" w14:textId="77777777" w:rsidR="00C9054E" w:rsidRDefault="00C9054E" w:rsidP="007C1966">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xml:space="preserve">) </w:t>
      </w:r>
      <w:r w:rsidRP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14:paraId="75B5CA8A" w14:textId="77777777" w:rsidR="00C9054E" w:rsidRPr="00446CF8" w:rsidRDefault="00C9054E" w:rsidP="007C1966">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 xml:space="preserve">Responses to this notice shall be </w:t>
      </w:r>
      <w:r w:rsidRPr="00446CF8">
        <w:rPr>
          <w:rFonts w:ascii="Times New Roman" w:eastAsia="Times New Roman" w:hAnsi="Times New Roman" w:cs="Times New Roman"/>
          <w:sz w:val="24"/>
          <w:szCs w:val="24"/>
        </w:rPr>
        <w:t xml:space="preserve">submitted via email to </w:t>
      </w:r>
      <w:r w:rsidRPr="00446CF8">
        <w:t>jasmine.pressley-barnard</w:t>
      </w:r>
      <w:r w:rsidRPr="00446CF8">
        <w:rPr>
          <w:rFonts w:ascii="Times New Roman" w:eastAsia="Times New Roman" w:hAnsi="Times New Roman" w:cs="Times New Roman"/>
          <w:sz w:val="24"/>
          <w:szCs w:val="24"/>
        </w:rPr>
        <w:t xml:space="preserve">@va.gov. </w:t>
      </w:r>
      <w:r w:rsidRPr="00446CF8">
        <w:rPr>
          <w:rFonts w:ascii="Times New Roman" w:eastAsia="Times New Roman" w:hAnsi="Times New Roman" w:cs="Times New Roman"/>
          <w:sz w:val="24"/>
          <w:szCs w:val="24"/>
          <w:u w:val="single"/>
        </w:rPr>
        <w:t>Telephone responses will not be accepted</w:t>
      </w:r>
      <w:r w:rsidRPr="00446CF8">
        <w:rPr>
          <w:rFonts w:ascii="Times New Roman" w:eastAsia="Times New Roman" w:hAnsi="Times New Roman" w:cs="Times New Roman"/>
          <w:sz w:val="24"/>
          <w:szCs w:val="24"/>
        </w:rPr>
        <w:t xml:space="preserve">.  Responses must be received no later than </w:t>
      </w:r>
      <w:r>
        <w:t>Fri</w:t>
      </w:r>
      <w:r w:rsidRPr="00446CF8">
        <w:t>day</w:t>
      </w:r>
      <w:r w:rsidRPr="00446CF8">
        <w:t xml:space="preserve">, </w:t>
      </w:r>
      <w:r>
        <w:t>March</w:t>
      </w:r>
      <w:r w:rsidRPr="00446CF8">
        <w:t xml:space="preserve"> </w:t>
      </w:r>
      <w:r>
        <w:t>20</w:t>
      </w:r>
      <w:r w:rsidRPr="00446CF8">
        <w:t>, 202</w:t>
      </w:r>
      <w:r>
        <w:t>5</w:t>
      </w:r>
      <w:r w:rsidRPr="00446CF8">
        <w:t xml:space="preserve"> by </w:t>
      </w:r>
      <w:r>
        <w:t>2</w:t>
      </w:r>
      <w:r w:rsidRPr="00446CF8">
        <w:t xml:space="preserve">:00 </w:t>
      </w:r>
      <w:r>
        <w:t>P</w:t>
      </w:r>
      <w:r w:rsidRPr="00446CF8">
        <w:t xml:space="preserve">M </w:t>
      </w:r>
      <w:r>
        <w:t>Mountain Time</w:t>
      </w:r>
      <w:r w:rsidRPr="00446CF8">
        <w:rPr>
          <w:rFonts w:ascii="Times New Roman" w:eastAsia="Times New Roman" w:hAnsi="Times New Roman" w:cs="Times New Roman"/>
          <w:sz w:val="24"/>
          <w:szCs w:val="24"/>
        </w:rPr>
        <w:t xml:space="preserve">.  </w:t>
      </w:r>
    </w:p>
    <w:p w14:paraId="75B5CA8B" w14:textId="77777777" w:rsidR="00C9054E" w:rsidRDefault="00C9054E" w:rsidP="007C1966">
      <w:pPr>
        <w:jc w:val="both"/>
        <w:rPr>
          <w:rFonts w:ascii="Times New Roman" w:eastAsia="Times New Roman" w:hAnsi="Times New Roman" w:cs="Times New Roman"/>
          <w:sz w:val="24"/>
          <w:szCs w:val="24"/>
        </w:rPr>
      </w:pPr>
      <w:r w:rsidRPr="00446CF8">
        <w:rPr>
          <w:rFonts w:ascii="Times New Roman" w:eastAsia="Times New Roman" w:hAnsi="Times New Roman" w:cs="Times New Roman"/>
          <w:sz w:val="24"/>
          <w:szCs w:val="24"/>
        </w:rPr>
        <w:t xml:space="preserve">All responses to this Sources Sought/RFI will be used for planning purposes only. </w:t>
      </w:r>
      <w:r w:rsidRPr="00446CF8">
        <w:rPr>
          <w:rFonts w:ascii="Times New Roman" w:eastAsia="Times New Roman" w:hAnsi="Times New Roman" w:cs="Times New Roman"/>
          <w:sz w:val="24"/>
          <w:szCs w:val="24"/>
        </w:rPr>
        <w:t xml:space="preserve"> Responses to this Sources Sought Notice / RFI are not considered a request to be added to a prospective bidders list or to receive a copy of the solicitation.  </w:t>
      </w:r>
      <w:r w:rsidRPr="00446CF8">
        <w:rPr>
          <w:rFonts w:ascii="Times New Roman" w:eastAsia="Times New Roman" w:hAnsi="Times New Roman" w:cs="Times New Roman"/>
          <w:sz w:val="24"/>
          <w:szCs w:val="24"/>
        </w:rPr>
        <w:t xml:space="preserve">If </w:t>
      </w:r>
      <w:r w:rsidRPr="00446CF8">
        <w:rPr>
          <w:rFonts w:ascii="Times New Roman" w:eastAsia="Times New Roman" w:hAnsi="Times New Roman" w:cs="Times New Roman"/>
          <w:sz w:val="24"/>
          <w:szCs w:val="24"/>
        </w:rPr>
        <w:t xml:space="preserve">further RFIs and/or a solicitation or other announcement </w:t>
      </w:r>
      <w:r w:rsidRPr="00446CF8">
        <w:rPr>
          <w:rFonts w:ascii="Times New Roman" w:eastAsia="Times New Roman" w:hAnsi="Times New Roman" w:cs="Times New Roman"/>
          <w:sz w:val="24"/>
          <w:szCs w:val="24"/>
        </w:rPr>
        <w:t>is issued as a result of the information provided from this RFI, all</w:t>
      </w:r>
      <w:r>
        <w:rPr>
          <w:rFonts w:ascii="Times New Roman" w:eastAsia="Times New Roman" w:hAnsi="Times New Roman" w:cs="Times New Roman"/>
          <w:sz w:val="24"/>
          <w:szCs w:val="24"/>
        </w:rPr>
        <w:t xml:space="preserve"> interested parties must respond to th</w:t>
      </w:r>
      <w:r>
        <w:rPr>
          <w:rFonts w:ascii="Times New Roman" w:eastAsia="Times New Roman" w:hAnsi="Times New Roman" w:cs="Times New Roman"/>
          <w:sz w:val="24"/>
          <w:szCs w:val="24"/>
        </w:rPr>
        <w:t xml:space="preserve">e specific posting </w:t>
      </w:r>
      <w:r>
        <w:rPr>
          <w:rFonts w:ascii="Times New Roman" w:eastAsia="Times New Roman" w:hAnsi="Times New Roman" w:cs="Times New Roman"/>
          <w:sz w:val="24"/>
          <w:szCs w:val="24"/>
        </w:rPr>
        <w:t xml:space="preserve">separately IAW the specifications of that announcement. </w:t>
      </w:r>
    </w:p>
    <w:p w14:paraId="75B5CA8C" w14:textId="77777777" w:rsidR="00C9054E" w:rsidRPr="00F34B76" w:rsidRDefault="00C9054E" w:rsidP="00F34B76">
      <w:pPr>
        <w:jc w:val="both"/>
        <w:rPr>
          <w:rFonts w:ascii="Times New Roman" w:eastAsia="Times New Roman" w:hAnsi="Times New Roman" w:cs="Times New Roman"/>
          <w:sz w:val="24"/>
          <w:szCs w:val="24"/>
        </w:rPr>
      </w:pPr>
    </w:p>
    <w:sectPr w:rsidR="00FF0378" w:rsidRPr="00F34B76">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5CA9D" w14:textId="77777777" w:rsidR="00C9054E" w:rsidRDefault="00C9054E">
      <w:pPr>
        <w:spacing w:after="0" w:line="240" w:lineRule="auto"/>
      </w:pPr>
      <w:r>
        <w:separator/>
      </w:r>
    </w:p>
  </w:endnote>
  <w:endnote w:type="continuationSeparator" w:id="0">
    <w:p w14:paraId="75B5CA9F" w14:textId="77777777" w:rsidR="00C9054E" w:rsidRDefault="00C90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21ACC" w14:paraId="75B5CA90" w14:textId="77777777" w:rsidTr="009C37D0">
      <w:tc>
        <w:tcPr>
          <w:tcW w:w="4788" w:type="dxa"/>
        </w:tcPr>
        <w:p w14:paraId="75B5CA8E" w14:textId="77777777" w:rsidR="00C9054E" w:rsidRDefault="00C9054E" w:rsidP="009C37D0">
          <w:pPr>
            <w:pStyle w:val="Footer"/>
          </w:pPr>
        </w:p>
      </w:tc>
      <w:tc>
        <w:tcPr>
          <w:tcW w:w="4788" w:type="dxa"/>
        </w:tcPr>
        <w:p w14:paraId="75B5CA8F" w14:textId="77777777" w:rsidR="00C9054E" w:rsidRDefault="00C9054E" w:rsidP="009C37D0">
          <w:pPr>
            <w:pStyle w:val="Footer"/>
            <w:jc w:val="right"/>
          </w:pPr>
          <w:r>
            <w:t>Sources Sought Notice</w:t>
          </w:r>
        </w:p>
      </w:tc>
    </w:tr>
  </w:tbl>
  <w:p w14:paraId="75B5CA91" w14:textId="77777777" w:rsidR="00C9054E" w:rsidRDefault="00C9054E" w:rsidP="00C838FE">
    <w:pPr>
      <w:pStyle w:val="Footer"/>
    </w:pPr>
  </w:p>
  <w:p w14:paraId="75B5CA92" w14:textId="77777777" w:rsidR="00121ACC" w:rsidRDefault="00C9054E">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21ACC" w14:paraId="75B5CA96" w14:textId="77777777" w:rsidTr="009C37D0">
      <w:tc>
        <w:tcPr>
          <w:tcW w:w="4788" w:type="dxa"/>
        </w:tcPr>
        <w:p w14:paraId="75B5CA94" w14:textId="77777777" w:rsidR="00C9054E" w:rsidRDefault="00C9054E">
          <w:pPr>
            <w:pStyle w:val="Footer"/>
          </w:pPr>
          <w:r w:rsidRPr="009C37D0">
            <w:t>*= Required Field</w:t>
          </w:r>
        </w:p>
      </w:tc>
      <w:tc>
        <w:tcPr>
          <w:tcW w:w="4788" w:type="dxa"/>
        </w:tcPr>
        <w:p w14:paraId="75B5CA95" w14:textId="77777777" w:rsidR="00C9054E" w:rsidRDefault="00C9054E" w:rsidP="009C37D0">
          <w:pPr>
            <w:pStyle w:val="Footer"/>
            <w:jc w:val="right"/>
          </w:pPr>
          <w:r>
            <w:t>Sources Sought Notice</w:t>
          </w:r>
        </w:p>
      </w:tc>
    </w:tr>
  </w:tbl>
  <w:p w14:paraId="75B5CA97" w14:textId="77777777" w:rsidR="00C9054E" w:rsidRDefault="00C9054E">
    <w:pPr>
      <w:pStyle w:val="Footer"/>
    </w:pPr>
  </w:p>
  <w:p w14:paraId="75B5CA98" w14:textId="77777777" w:rsidR="00121ACC" w:rsidRDefault="00C9054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5CA99" w14:textId="77777777" w:rsidR="00C9054E" w:rsidRDefault="00C9054E">
      <w:pPr>
        <w:spacing w:after="0" w:line="240" w:lineRule="auto"/>
      </w:pPr>
      <w:r>
        <w:separator/>
      </w:r>
    </w:p>
  </w:footnote>
  <w:footnote w:type="continuationSeparator" w:id="0">
    <w:p w14:paraId="75B5CA9B" w14:textId="77777777" w:rsidR="00C9054E" w:rsidRDefault="00C905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CA8D" w14:textId="77777777" w:rsidR="00C9054E" w:rsidRPr="00B830CF" w:rsidRDefault="00C9054E"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5CA93" w14:textId="77777777" w:rsidR="00C9054E" w:rsidRPr="003D4081" w:rsidRDefault="00C9054E"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vin, Jared M. (OGC)">
    <w15:presenceInfo w15:providerId="AD" w15:userId="S::Jared.Levin@va.gov::291ea2f5-9484-444d-af54-428c31059b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1ACC"/>
    <w:rsid w:val="00121ACC"/>
    <w:rsid w:val="00495E6E"/>
    <w:rsid w:val="00C90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5C9FC"/>
  <w15:docId w15:val="{CCB2259E-AB0E-4184-A602-35C642ADFF2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l2">
    <w:name w:val="listl2"/>
    <w:basedOn w:val="Normal"/>
    <w:rsid w:val="002E6155"/>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F8444C"/>
    <w:pPr>
      <w:spacing w:after="0" w:line="240" w:lineRule="auto"/>
    </w:pPr>
    <w:rPr>
      <w:rFonts w:eastAsiaTheme="minorEastAsia"/>
    </w:rPr>
  </w:style>
  <w:style w:type="character" w:styleId="CommentReference">
    <w:name w:val="annotation reference"/>
    <w:basedOn w:val="DefaultParagraphFont"/>
    <w:uiPriority w:val="99"/>
    <w:semiHidden/>
    <w:unhideWhenUsed/>
    <w:rsid w:val="00FE170E"/>
    <w:rPr>
      <w:sz w:val="16"/>
      <w:szCs w:val="16"/>
    </w:rPr>
  </w:style>
  <w:style w:type="paragraph" w:styleId="CommentSubject">
    <w:name w:val="annotation subject"/>
    <w:basedOn w:val="CommentText"/>
    <w:next w:val="CommentText"/>
    <w:link w:val="CommentSubjectChar"/>
    <w:uiPriority w:val="99"/>
    <w:semiHidden/>
    <w:unhideWhenUsed/>
    <w:rsid w:val="00FE170E"/>
    <w:rPr>
      <w:b/>
      <w:bCs/>
    </w:rPr>
  </w:style>
  <w:style w:type="character" w:customStyle="1" w:styleId="CommentSubjectChar">
    <w:name w:val="Comment Subject Char"/>
    <w:basedOn w:val="CommentTextChar"/>
    <w:link w:val="CommentSubject"/>
    <w:uiPriority w:val="99"/>
    <w:semiHidden/>
    <w:rsid w:val="00FE170E"/>
    <w:rPr>
      <w:rFonts w:eastAsiaTheme="minorEastAsia"/>
      <w:b/>
      <w:bCs/>
      <w:i/>
      <w:color w:val="808080" w:themeColor="background1" w:themeShade="80"/>
      <w:sz w:val="20"/>
      <w:szCs w:val="20"/>
    </w:rPr>
  </w:style>
  <w:style w:type="paragraph" w:customStyle="1" w:styleId="indent-3">
    <w:name w:val="indent-3"/>
    <w:basedOn w:val="Normal"/>
    <w:rsid w:val="00222ED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22ED7"/>
    <w:rPr>
      <w:color w:val="0000FF"/>
      <w:u w:val="single"/>
    </w:rPr>
  </w:style>
  <w:style w:type="character" w:customStyle="1" w:styleId="paragraph-hierarchy">
    <w:name w:val="paragraph-hierarchy"/>
    <w:basedOn w:val="DefaultParagraphFont"/>
    <w:rsid w:val="00222ED7"/>
  </w:style>
  <w:style w:type="character" w:customStyle="1" w:styleId="paren">
    <w:name w:val="paren"/>
    <w:basedOn w:val="DefaultParagraphFont"/>
    <w:rsid w:val="00222E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992</Words>
  <Characters>5630</Characters>
  <Application>Microsoft Office Word</Application>
  <DocSecurity>0</DocSecurity>
  <Lines>165</Lines>
  <Paragraphs>114</Paragraphs>
  <ScaleCrop>false</ScaleCrop>
  <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Pressley-Barnard, Jasmine M.</cp:lastModifiedBy>
  <cp:revision>2</cp:revision>
  <dcterms:created xsi:type="dcterms:W3CDTF">2026-03-17T21:12:00Z</dcterms:created>
  <dcterms:modified xsi:type="dcterms:W3CDTF">2026-03-17T21:14:00Z</dcterms:modified>
</cp:coreProperties>
</file>