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Omnicell Equipments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36C26226Q0452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Choo, Sam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3601 South 6th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93BD2" w:rsidRPr="00693260" w:rsidP="00093BD2">
      <w:pPr>
        <w:spacing w:after="0" w:line="240" w:lineRule="auto"/>
        <w:jc w:val="center"/>
        <w:rPr>
          <w:rFonts w:eastAsia="Times New Roman" w:cstheme="minorHAnsi"/>
          <w:b/>
        </w:rPr>
      </w:pPr>
      <w:bookmarkStart w:id="0" w:name="_Hlk178584273"/>
      <w:bookmarkStart w:id="1" w:name="_Hlk222920471"/>
      <w:r w:rsidRPr="00693260">
        <w:rPr>
          <w:rFonts w:eastAsia="Times New Roman" w:cstheme="minorHAnsi"/>
          <w:b/>
        </w:rPr>
        <w:t>THIS REQUEST FOR INFORMATION (RFI) /</w:t>
      </w:r>
      <w:ins w:id="2" w:author="Levin, Jared M. (OGC)" w:date="2024-07-01T14:37:00Z">
        <w:r w:rsidRPr="00693260">
          <w:rPr>
            <w:rFonts w:eastAsia="Times New Roman" w:cstheme="minorHAnsi"/>
            <w:b/>
          </w:rPr>
          <w:t xml:space="preserve"> </w:t>
        </w:r>
      </w:ins>
      <w:r w:rsidRPr="00693260">
        <w:rPr>
          <w:rFonts w:eastAsia="Times New Roman" w:cstheme="minorHAnsi"/>
          <w:b/>
        </w:rPr>
        <w:t xml:space="preserve">SOURCES SOUGHT NOTICE ISSUED SOLELY FOR INFORMATION AND PLANNING PURPOSES. </w:t>
      </w:r>
      <w:r w:rsidRPr="00693260">
        <w:rPr>
          <w:rFonts w:eastAsia="Times New Roman" w:cstheme="minorHAnsi"/>
          <w:b/>
          <w:u w:val="single"/>
        </w:rPr>
        <w:t>THIS IS NOT A SOLICITATION.</w:t>
      </w:r>
    </w:p>
    <w:p w:rsidR="00093BD2" w:rsidP="00093BD2">
      <w:pPr>
        <w:spacing w:after="0" w:line="240" w:lineRule="auto"/>
        <w:jc w:val="center"/>
        <w:rPr>
          <w:rFonts w:eastAsia="Times New Roman" w:cstheme="minorHAnsi"/>
          <w:b/>
        </w:rPr>
      </w:pPr>
      <w:r w:rsidRPr="00693260">
        <w:rPr>
          <w:rFonts w:eastAsia="Times New Roman" w:cstheme="minorHAnsi"/>
          <w:b/>
        </w:rPr>
        <w:t>SUBMISSION OF INFORMATION ABOUT PRICING, DELIVERY, THE MARKET, AND CAPABILITIES IS HIGHLY ENCOURAGED AND ALLOWED UNDER THIS RFI FOR PLANNING PURPOSES IN ACCORDANCE WITH (IAW) FAR 15.201(e).</w:t>
      </w:r>
    </w:p>
    <w:p w:rsidR="00093BD2" w:rsidRPr="00693260" w:rsidP="00093BD2">
      <w:pPr>
        <w:spacing w:after="0" w:line="240" w:lineRule="auto"/>
        <w:jc w:val="both"/>
        <w:rPr>
          <w:rFonts w:eastAsia="Times New Roman" w:cstheme="minorHAnsi"/>
          <w:b/>
        </w:rPr>
      </w:pPr>
    </w:p>
    <w:p w:rsidR="00093BD2" w:rsidRPr="00693260" w:rsidP="00093BD2">
      <w:pPr>
        <w:spacing w:after="0" w:line="240" w:lineRule="auto"/>
        <w:jc w:val="both"/>
        <w:rPr>
          <w:rFonts w:eastAsia="Times New Roman" w:cstheme="minorHAnsi"/>
          <w:b/>
        </w:rPr>
      </w:pPr>
      <w:r w:rsidRPr="00693260">
        <w:rPr>
          <w:rFonts w:eastAsia="Times New Roman" w:cstheme="minorHAnsi"/>
          <w:b/>
        </w:rPr>
        <w:t>DISCLAIMER</w:t>
      </w:r>
    </w:p>
    <w:p w:rsidR="00093BD2" w:rsidP="00093BD2">
      <w:pPr>
        <w:spacing w:after="0" w:line="240" w:lineRule="auto"/>
        <w:jc w:val="both"/>
        <w:rPr>
          <w:rFonts w:eastAsia="Times New Roman" w:cstheme="minorHAnsi"/>
        </w:rPr>
      </w:pPr>
      <w:r w:rsidRPr="00693260">
        <w:rPr>
          <w:rFonts w:eastAsia="Times New Roman" w:cstheme="minorHAnsi"/>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093BD2" w:rsidRPr="00693260" w:rsidP="00093BD2">
      <w:pPr>
        <w:spacing w:after="0" w:line="240" w:lineRule="auto"/>
        <w:jc w:val="both"/>
        <w:rPr>
          <w:rFonts w:eastAsia="Times New Roman" w:cstheme="minorHAnsi"/>
        </w:rPr>
      </w:pPr>
    </w:p>
    <w:p w:rsidR="00093BD2" w:rsidP="00093BD2">
      <w:pPr>
        <w:spacing w:after="0" w:line="240" w:lineRule="auto"/>
        <w:jc w:val="both"/>
        <w:rPr>
          <w:rFonts w:eastAsia="Times New Roman" w:cstheme="minorHAnsi"/>
          <w:b/>
        </w:rPr>
      </w:pPr>
      <w:r w:rsidRPr="00693260">
        <w:rPr>
          <w:rFonts w:eastAsia="Times New Roman" w:cstheme="minorHAnsi"/>
          <w:b/>
        </w:rPr>
        <w:t>SOURCES SOUGHT/RFI DESCRIPTION</w:t>
      </w:r>
    </w:p>
    <w:p w:rsidR="00093BD2" w:rsidRPr="00693260" w:rsidP="00093BD2">
      <w:pPr>
        <w:spacing w:after="0" w:line="240" w:lineRule="auto"/>
        <w:jc w:val="both"/>
        <w:rPr>
          <w:rFonts w:eastAsia="Times New Roman" w:cstheme="minorHAnsi"/>
          <w:b/>
        </w:rPr>
      </w:pPr>
    </w:p>
    <w:p w:rsidR="00093BD2" w:rsidP="00093BD2">
      <w:pPr>
        <w:spacing w:after="0" w:line="240" w:lineRule="auto"/>
        <w:jc w:val="both"/>
        <w:rPr>
          <w:rFonts w:eastAsia="Times New Roman" w:cstheme="minorHAnsi"/>
        </w:rPr>
      </w:pPr>
      <w:r w:rsidRPr="00693260">
        <w:rPr>
          <w:rFonts w:eastAsia="Times New Roman" w:cstheme="minorHAnsi"/>
        </w:rPr>
        <w:t xml:space="preserve">This is NOT a solicitation announcement.  This is a Sources Sought Notice / RFI only.  The purpose of this Sources Sought Notice / RFI is to gain information about potential qualified sources and their size classification relative to </w:t>
      </w:r>
      <w:r w:rsidRPr="00693260">
        <w:rPr>
          <w:rFonts w:eastAsia="Times New Roman" w:cstheme="minorHAnsi"/>
          <w:b/>
          <w:bCs/>
        </w:rPr>
        <w:t xml:space="preserve">NAICS </w:t>
      </w:r>
      <w:r>
        <w:t>339112</w:t>
      </w:r>
      <w:r w:rsidRPr="00693260">
        <w:rPr>
          <w:rFonts w:eastAsia="Times New Roman" w:cstheme="minorHAnsi"/>
          <w:b/>
          <w:bCs/>
        </w:rPr>
        <w:t xml:space="preserve"> (</w:t>
      </w:r>
      <w:r w:rsidRPr="005F55DA">
        <w:rPr>
          <w:rFonts w:eastAsia="Times New Roman" w:cstheme="minorHAnsi"/>
          <w:b/>
          <w:bCs/>
          <w:highlight w:val="yellow"/>
        </w:rPr>
        <w:t>size standard of</w:t>
      </w:r>
      <w:r w:rsidRPr="005F55DA">
        <w:t xml:space="preserve"> 1,000 Employees</w:t>
      </w:r>
      <w:r w:rsidRPr="00693260">
        <w:rPr>
          <w:rFonts w:eastAsia="Times New Roman" w:cstheme="minorHAnsi"/>
          <w:b/>
          <w:bCs/>
        </w:rPr>
        <w:t>)</w:t>
      </w:r>
      <w:r w:rsidRPr="00693260">
        <w:rPr>
          <w:rFonts w:eastAsia="Times New Roman" w:cstheme="minorHAnsi"/>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093BD2" w:rsidRPr="00693260" w:rsidP="00093BD2">
      <w:pPr>
        <w:spacing w:after="0" w:line="240" w:lineRule="auto"/>
        <w:jc w:val="both"/>
        <w:rPr>
          <w:rFonts w:eastAsia="Times New Roman" w:cstheme="minorHAnsi"/>
        </w:rPr>
      </w:pPr>
    </w:p>
    <w:p w:rsidR="00093BD2" w:rsidP="00093BD2">
      <w:pPr>
        <w:spacing w:after="0" w:line="240" w:lineRule="auto"/>
        <w:jc w:val="both"/>
        <w:rPr>
          <w:rFonts w:eastAsia="Times New Roman" w:cstheme="minorHAnsi"/>
        </w:rPr>
      </w:pPr>
      <w:bookmarkEnd w:id="0"/>
      <w:r w:rsidRPr="00693260">
        <w:rPr>
          <w:rFonts w:eastAsia="Times New Roman" w:cstheme="minorHAnsi"/>
        </w:rPr>
        <w:t xml:space="preserve">The Department of Veterans Affairs (VA) is seeking sources capable of providing </w:t>
      </w:r>
      <w:r>
        <w:rPr>
          <w:rFonts w:eastAsia="Times New Roman" w:cstheme="minorHAnsi"/>
        </w:rPr>
        <w:t>Omnicell Equipments</w:t>
      </w:r>
      <w:r w:rsidRPr="00693260">
        <w:rPr>
          <w:rFonts w:eastAsia="Times New Roman" w:cstheme="minorHAnsi"/>
        </w:rPr>
        <w:t xml:space="preserve"> </w:t>
      </w:r>
      <w:r>
        <w:rPr>
          <w:rFonts w:eastAsia="Times New Roman" w:cstheme="minorHAnsi"/>
        </w:rPr>
        <w:t xml:space="preserve">and related services </w:t>
      </w:r>
      <w:r w:rsidRPr="005F55DA">
        <w:rPr>
          <w:rFonts w:eastAsia="Times New Roman" w:cstheme="minorHAnsi"/>
          <w:b/>
          <w:bCs/>
          <w:highlight w:val="yellow"/>
        </w:rPr>
        <w:t>OR EQUAL</w:t>
      </w:r>
      <w:r>
        <w:rPr>
          <w:rFonts w:eastAsia="Times New Roman" w:cstheme="minorHAnsi"/>
        </w:rPr>
        <w:t xml:space="preserve"> </w:t>
      </w:r>
      <w:r w:rsidRPr="00693260">
        <w:rPr>
          <w:rFonts w:eastAsia="Times New Roman" w:cstheme="minorHAnsi"/>
        </w:rPr>
        <w:t xml:space="preserve">for </w:t>
      </w:r>
      <w:r>
        <w:rPr>
          <w:rFonts w:eastAsia="Times New Roman" w:cstheme="minorHAnsi"/>
        </w:rPr>
        <w:t>Tucson</w:t>
      </w:r>
      <w:r w:rsidRPr="00693260">
        <w:rPr>
          <w:rFonts w:eastAsia="Times New Roman" w:cstheme="minorHAnsi"/>
        </w:rPr>
        <w:t xml:space="preserve"> VA Healthcare System.</w:t>
      </w:r>
    </w:p>
    <w:p w:rsidR="00093BD2" w:rsidP="00093BD2">
      <w:pPr>
        <w:spacing w:after="0" w:line="240" w:lineRule="auto"/>
        <w:jc w:val="both"/>
        <w:rPr>
          <w:rFonts w:eastAsia="Times New Roman" w:cstheme="minorHAnsi"/>
        </w:rPr>
      </w:pPr>
    </w:p>
    <w:p w:rsidR="00093BD2" w:rsidRPr="005F55DA" w:rsidP="00093BD2">
      <w:pPr>
        <w:pStyle w:val="ListParagraph"/>
        <w:numPr>
          <w:ilvl w:val="0"/>
          <w:numId w:val="1"/>
        </w:numPr>
        <w:spacing w:after="0" w:line="240" w:lineRule="auto"/>
        <w:jc w:val="both"/>
        <w:rPr>
          <w:rFonts w:cstheme="minorHAnsi"/>
        </w:rPr>
      </w:pPr>
      <w:r w:rsidRPr="005F55DA">
        <w:rPr>
          <w:rFonts w:cstheme="minorHAnsi"/>
        </w:rPr>
        <w:t xml:space="preserve">Performance Monitoring  </w:t>
      </w:r>
    </w:p>
    <w:p w:rsidR="00093BD2" w:rsidRPr="005F55DA" w:rsidP="00093BD2">
      <w:pPr>
        <w:pStyle w:val="ListParagraph"/>
        <w:numPr>
          <w:ilvl w:val="1"/>
          <w:numId w:val="1"/>
        </w:numPr>
        <w:spacing w:after="0" w:line="240" w:lineRule="auto"/>
        <w:jc w:val="both"/>
        <w:rPr>
          <w:rFonts w:cstheme="minorHAnsi"/>
        </w:rPr>
      </w:pPr>
      <w:r w:rsidRPr="005F55DA">
        <w:rPr>
          <w:rFonts w:cstheme="minorHAnsi"/>
        </w:rPr>
        <w:t>Pharmacy Service Line staff will ensure proper testing and functionality of the new Omnicell cabinets to ensure proper working order prior to accepting receipt of the items and services.</w:t>
      </w:r>
    </w:p>
    <w:p w:rsidR="00093BD2" w:rsidRPr="005F55DA" w:rsidP="00093BD2">
      <w:pPr>
        <w:pStyle w:val="ListParagraph"/>
        <w:numPr>
          <w:ilvl w:val="2"/>
          <w:numId w:val="1"/>
        </w:numPr>
        <w:spacing w:after="0" w:line="240" w:lineRule="auto"/>
        <w:jc w:val="both"/>
        <w:rPr>
          <w:rFonts w:cstheme="minorHAnsi"/>
        </w:rPr>
      </w:pPr>
      <w:r w:rsidRPr="005F55DA">
        <w:rPr>
          <w:rFonts w:cstheme="minorHAnsi"/>
        </w:rPr>
        <w:t>The vendor shall submit a cost proposal with an associated project management plan addressing the tasks associated with the SOW, as described in the evaluation criteria section.</w:t>
      </w:r>
    </w:p>
    <w:p w:rsidR="00093BD2" w:rsidRPr="005F55DA" w:rsidP="00093BD2">
      <w:pPr>
        <w:pStyle w:val="ListParagraph"/>
        <w:numPr>
          <w:ilvl w:val="3"/>
          <w:numId w:val="1"/>
        </w:numPr>
        <w:spacing w:after="0" w:line="240" w:lineRule="auto"/>
        <w:jc w:val="both"/>
        <w:rPr>
          <w:rFonts w:cstheme="minorHAnsi"/>
        </w:rPr>
      </w:pPr>
      <w:r w:rsidRPr="005F55DA">
        <w:rPr>
          <w:rFonts w:cstheme="minorHAnsi"/>
        </w:rPr>
        <w:t>Subtasks not specified in the SOW will be identified and include associated costs by project task, milestones and deliverable dates.</w:t>
      </w:r>
    </w:p>
    <w:p w:rsidR="00093BD2" w:rsidRPr="005F55DA" w:rsidP="00093BD2">
      <w:pPr>
        <w:pStyle w:val="ListParagraph"/>
        <w:numPr>
          <w:ilvl w:val="3"/>
          <w:numId w:val="1"/>
        </w:numPr>
        <w:spacing w:after="0" w:line="240" w:lineRule="auto"/>
        <w:jc w:val="both"/>
        <w:rPr>
          <w:rFonts w:cstheme="minorHAnsi"/>
        </w:rPr>
      </w:pPr>
      <w:r w:rsidRPr="005F55DA">
        <w:rPr>
          <w:rFonts w:cstheme="minorHAnsi"/>
        </w:rPr>
        <w:t>All written deliverables must be phrased in terms and language that can be easily understood by non-technical personnel, i.e. a person without subject matter expertise.</w:t>
      </w:r>
    </w:p>
    <w:p w:rsidR="00093BD2" w:rsidRPr="005F55DA" w:rsidP="00093BD2">
      <w:pPr>
        <w:pStyle w:val="ListParagraph"/>
        <w:numPr>
          <w:ilvl w:val="3"/>
          <w:numId w:val="1"/>
        </w:numPr>
        <w:spacing w:after="0" w:line="240" w:lineRule="auto"/>
        <w:jc w:val="both"/>
        <w:rPr>
          <w:rFonts w:cstheme="minorHAnsi"/>
        </w:rPr>
      </w:pPr>
      <w:r w:rsidRPr="005F55DA">
        <w:rPr>
          <w:rFonts w:cstheme="minorHAnsi"/>
        </w:rPr>
        <w:t>All document deliverables, hard copy and electronic, must be in formats specified-at a minimum, the formats must be in industry accepted standards.</w:t>
      </w:r>
    </w:p>
    <w:p w:rsidR="00093BD2" w:rsidRPr="005F55DA" w:rsidP="00093BD2">
      <w:pPr>
        <w:pStyle w:val="ListParagraph"/>
        <w:numPr>
          <w:ilvl w:val="3"/>
          <w:numId w:val="1"/>
        </w:numPr>
        <w:spacing w:after="0" w:line="240" w:lineRule="auto"/>
        <w:jc w:val="both"/>
        <w:rPr>
          <w:rFonts w:cstheme="minorHAnsi"/>
        </w:rPr>
      </w:pPr>
      <w:r w:rsidRPr="005F55DA">
        <w:rPr>
          <w:rFonts w:cstheme="minorHAnsi"/>
        </w:rPr>
        <w:t>A kickoff meeting will be held at a location and time selected by VAMC Tucson where the vendor and its staff will be introduced.</w:t>
      </w:r>
    </w:p>
    <w:p w:rsidR="00093BD2" w:rsidRPr="005F55DA" w:rsidP="00093BD2">
      <w:pPr>
        <w:pStyle w:val="ListParagraph"/>
        <w:numPr>
          <w:ilvl w:val="3"/>
          <w:numId w:val="1"/>
        </w:numPr>
        <w:spacing w:after="0" w:line="240" w:lineRule="auto"/>
        <w:jc w:val="both"/>
        <w:rPr>
          <w:rFonts w:cstheme="minorHAnsi"/>
        </w:rPr>
      </w:pPr>
      <w:r w:rsidRPr="005F55DA">
        <w:rPr>
          <w:rFonts w:cstheme="minorHAnsi"/>
        </w:rPr>
        <w:t>The vendor and/or its staff must have knowledge and expertise of the environment for which the work is to be performed.</w:t>
      </w:r>
    </w:p>
    <w:p w:rsidR="00093BD2" w:rsidRPr="005F55DA" w:rsidP="00093BD2">
      <w:pPr>
        <w:pStyle w:val="ListParagraph"/>
        <w:numPr>
          <w:ilvl w:val="3"/>
          <w:numId w:val="1"/>
        </w:numPr>
        <w:spacing w:after="0" w:line="240" w:lineRule="auto"/>
        <w:jc w:val="both"/>
        <w:rPr>
          <w:rFonts w:cstheme="minorHAnsi"/>
        </w:rPr>
      </w:pPr>
      <w:r w:rsidRPr="005F55DA">
        <w:rPr>
          <w:rFonts w:cstheme="minorHAnsi"/>
        </w:rPr>
        <w:t>The vendor shall provide total system integration for each of procedure rooms listed above.</w:t>
      </w:r>
    </w:p>
    <w:p w:rsidR="00093BD2" w:rsidP="00093BD2">
      <w:pPr>
        <w:spacing w:after="0" w:line="240" w:lineRule="auto"/>
        <w:jc w:val="both"/>
        <w:rPr>
          <w:rFonts w:cstheme="minorHAnsi"/>
        </w:rPr>
      </w:pPr>
    </w:p>
    <w:p w:rsidR="00093BD2" w:rsidP="00093BD2">
      <w:pPr>
        <w:pStyle w:val="ListParagraph"/>
        <w:numPr>
          <w:ilvl w:val="0"/>
          <w:numId w:val="1"/>
        </w:numPr>
        <w:autoSpaceDE w:val="0"/>
        <w:autoSpaceDN w:val="0"/>
        <w:adjustRightInd w:val="0"/>
        <w:rPr>
          <w:rFonts w:cstheme="minorHAnsi"/>
        </w:rPr>
      </w:pPr>
      <w:r w:rsidRPr="005F55DA">
        <w:rPr>
          <w:rFonts w:cstheme="minorHAnsi"/>
        </w:rPr>
        <w:t>Security Requirements</w:t>
      </w:r>
    </w:p>
    <w:p w:rsidR="00093BD2" w:rsidRPr="005F55DA" w:rsidP="00093BD2">
      <w:pPr>
        <w:pStyle w:val="ListParagraph"/>
        <w:numPr>
          <w:ilvl w:val="1"/>
          <w:numId w:val="1"/>
        </w:numPr>
        <w:autoSpaceDE w:val="0"/>
        <w:autoSpaceDN w:val="0"/>
        <w:adjustRightInd w:val="0"/>
        <w:rPr>
          <w:rFonts w:cstheme="minorHAnsi"/>
        </w:rPr>
      </w:pPr>
      <w:r w:rsidRPr="005F55DA">
        <w:rPr>
          <w:rFonts w:cstheme="minorHAnsi"/>
        </w:rPr>
        <w:t xml:space="preserve">The proposed project uses an existing Virtual Local Area Network (VLAN), standing HL7 interfaces and existing secure vendor remote access.  </w:t>
      </w:r>
    </w:p>
    <w:p w:rsidR="00093BD2" w:rsidRPr="005F55DA" w:rsidP="00093BD2">
      <w:pPr>
        <w:pStyle w:val="ListParagraph"/>
        <w:numPr>
          <w:ilvl w:val="1"/>
          <w:numId w:val="1"/>
        </w:numPr>
        <w:rPr>
          <w:rFonts w:cstheme="minorHAnsi"/>
        </w:rPr>
      </w:pPr>
      <w:r w:rsidRPr="005F55DA">
        <w:rPr>
          <w:rFonts w:cstheme="minorHAnsi"/>
        </w:rPr>
        <w:t>Other Pertinent Information or Special Considerations</w:t>
      </w:r>
    </w:p>
    <w:p w:rsidR="00093BD2" w:rsidP="00093BD2">
      <w:pPr>
        <w:pStyle w:val="ListParagraph"/>
        <w:numPr>
          <w:ilvl w:val="2"/>
          <w:numId w:val="1"/>
        </w:numPr>
        <w:rPr>
          <w:rFonts w:cstheme="minorHAnsi"/>
        </w:rPr>
      </w:pPr>
      <w:r w:rsidRPr="005F55DA">
        <w:rPr>
          <w:rFonts w:cstheme="minorHAnsi"/>
        </w:rPr>
        <w:t xml:space="preserve">This system </w:t>
      </w:r>
      <w:r>
        <w:rPr>
          <w:rFonts w:cstheme="minorHAnsi"/>
        </w:rPr>
        <w:t>will be</w:t>
      </w:r>
      <w:r w:rsidRPr="005F55DA">
        <w:rPr>
          <w:rFonts w:cstheme="minorHAnsi"/>
        </w:rPr>
        <w:t xml:space="preserve"> located on a secure Virtual Local Area Network (VLAN).  The system, while using VA IT resources for networking, does not link, nor have access to, other VA network resources.</w:t>
      </w:r>
    </w:p>
    <w:p w:rsidR="00093BD2" w:rsidRPr="005F55DA" w:rsidP="00093BD2">
      <w:pPr>
        <w:pStyle w:val="ListParagraph"/>
        <w:ind w:left="1224"/>
        <w:rPr>
          <w:rFonts w:cstheme="minorHAnsi"/>
        </w:rPr>
      </w:pPr>
    </w:p>
    <w:p w:rsidR="00093BD2" w:rsidRPr="005F55DA" w:rsidP="00093BD2">
      <w:pPr>
        <w:pStyle w:val="ListParagraph"/>
        <w:numPr>
          <w:ilvl w:val="0"/>
          <w:numId w:val="1"/>
        </w:numPr>
        <w:tabs>
          <w:tab w:val="left" w:pos="270"/>
        </w:tabs>
        <w:rPr>
          <w:rFonts w:cstheme="minorHAnsi"/>
        </w:rPr>
      </w:pPr>
      <w:r w:rsidRPr="005F55DA">
        <w:rPr>
          <w:rFonts w:cstheme="minorHAnsi"/>
        </w:rPr>
        <w:t>Packaging, Packing and Shipping Instructions</w:t>
      </w:r>
    </w:p>
    <w:p w:rsidR="00093BD2" w:rsidP="00093BD2">
      <w:pPr>
        <w:pStyle w:val="ListParagraph"/>
        <w:numPr>
          <w:ilvl w:val="1"/>
          <w:numId w:val="1"/>
        </w:numPr>
        <w:tabs>
          <w:tab w:val="left" w:pos="270"/>
        </w:tabs>
        <w:rPr>
          <w:rFonts w:cstheme="minorHAnsi"/>
        </w:rPr>
      </w:pPr>
      <w:r w:rsidRPr="005F55DA">
        <w:rPr>
          <w:rFonts w:cstheme="minorHAnsi"/>
        </w:rPr>
        <w:t>All systems/components/software are to be shipped to their final destinations prior to installation; any associated shipping costs must be included in the contract.</w:t>
      </w:r>
    </w:p>
    <w:p w:rsidR="00093BD2" w:rsidRPr="005F55DA" w:rsidP="00093BD2">
      <w:pPr>
        <w:pStyle w:val="ListParagraph"/>
        <w:tabs>
          <w:tab w:val="left" w:pos="270"/>
        </w:tabs>
        <w:ind w:left="792"/>
        <w:rPr>
          <w:rFonts w:cstheme="minorHAnsi"/>
        </w:rPr>
      </w:pPr>
    </w:p>
    <w:p w:rsidR="00093BD2" w:rsidRPr="005F55DA" w:rsidP="00093BD2">
      <w:pPr>
        <w:pStyle w:val="ListParagraph"/>
        <w:numPr>
          <w:ilvl w:val="0"/>
          <w:numId w:val="1"/>
        </w:numPr>
        <w:tabs>
          <w:tab w:val="left" w:pos="270"/>
        </w:tabs>
        <w:rPr>
          <w:rFonts w:cstheme="minorHAnsi"/>
        </w:rPr>
      </w:pPr>
      <w:r w:rsidRPr="005F55DA">
        <w:rPr>
          <w:rFonts w:cstheme="minorHAnsi"/>
        </w:rPr>
        <w:t>Inspection and Acceptance Criteria.</w:t>
      </w:r>
    </w:p>
    <w:p w:rsidR="00093BD2" w:rsidP="00093BD2">
      <w:pPr>
        <w:pStyle w:val="ListParagraph"/>
        <w:numPr>
          <w:ilvl w:val="1"/>
          <w:numId w:val="1"/>
        </w:numPr>
        <w:tabs>
          <w:tab w:val="left" w:pos="270"/>
        </w:tabs>
        <w:rPr>
          <w:rFonts w:cstheme="minorHAnsi"/>
        </w:rPr>
      </w:pPr>
      <w:r>
        <w:rPr>
          <w:rFonts w:cstheme="minorHAnsi"/>
        </w:rPr>
        <w:t>T</w:t>
      </w:r>
      <w:r w:rsidRPr="005F55DA">
        <w:rPr>
          <w:rFonts w:cstheme="minorHAnsi"/>
        </w:rPr>
        <w:t xml:space="preserve">he </w:t>
      </w:r>
      <w:r>
        <w:rPr>
          <w:rFonts w:cstheme="minorHAnsi"/>
        </w:rPr>
        <w:t xml:space="preserve">Program Manager, </w:t>
      </w:r>
      <w:r w:rsidRPr="005F55DA">
        <w:rPr>
          <w:rFonts w:cstheme="minorHAnsi"/>
        </w:rPr>
        <w:t>COR</w:t>
      </w:r>
      <w:r>
        <w:rPr>
          <w:rFonts w:cstheme="minorHAnsi"/>
        </w:rPr>
        <w:t>,</w:t>
      </w:r>
      <w:r w:rsidRPr="005F55DA">
        <w:rPr>
          <w:rFonts w:cstheme="minorHAnsi"/>
        </w:rPr>
        <w:t xml:space="preserve"> and/or their representatives will test the equipment prior to acceptance.  </w:t>
      </w:r>
      <w:r>
        <w:rPr>
          <w:rFonts w:cstheme="minorHAnsi"/>
        </w:rPr>
        <w:t xml:space="preserve">VA </w:t>
      </w:r>
      <w:r w:rsidRPr="005F55DA">
        <w:rPr>
          <w:rFonts w:cstheme="minorHAnsi"/>
        </w:rPr>
        <w:t>currently utilizes Omnicell in workflow and will run test scenarios that mirror regular workflow to ensure the installed updates/systems are working properly. The staff members are fully trained in the use and functionality of the Omnicell workflow, switching to another manufacturer would increase the costs for retraining.</w:t>
      </w:r>
    </w:p>
    <w:p w:rsidR="00093BD2" w:rsidRPr="005F55DA" w:rsidP="00093BD2">
      <w:pPr>
        <w:pStyle w:val="ListParagraph"/>
        <w:tabs>
          <w:tab w:val="left" w:pos="270"/>
        </w:tabs>
        <w:ind w:left="792"/>
        <w:rPr>
          <w:rFonts w:cstheme="minorHAnsi"/>
        </w:rPr>
      </w:pPr>
    </w:p>
    <w:p w:rsidR="00093BD2" w:rsidP="00093BD2">
      <w:pPr>
        <w:pStyle w:val="ListParagraph"/>
        <w:numPr>
          <w:ilvl w:val="0"/>
          <w:numId w:val="1"/>
        </w:numPr>
        <w:rPr>
          <w:rFonts w:cstheme="minorHAnsi"/>
        </w:rPr>
      </w:pPr>
      <w:r w:rsidRPr="005F55DA">
        <w:rPr>
          <w:rFonts w:cstheme="minorHAnsi"/>
        </w:rPr>
        <w:t>Risk Control:</w:t>
      </w:r>
    </w:p>
    <w:p w:rsidR="00093BD2" w:rsidRPr="005F55DA" w:rsidP="00093BD2">
      <w:pPr>
        <w:pStyle w:val="ListParagraph"/>
        <w:numPr>
          <w:ilvl w:val="1"/>
          <w:numId w:val="1"/>
        </w:numPr>
        <w:rPr>
          <w:rFonts w:cstheme="minorHAnsi"/>
        </w:rPr>
      </w:pPr>
      <w:r w:rsidRPr="005F55DA">
        <w:rPr>
          <w:rFonts w:cstheme="minorHAnsi"/>
        </w:rPr>
        <w:t xml:space="preserve">The system addition presents no additional infection, physical security, and/or information security risk.  </w:t>
      </w:r>
    </w:p>
    <w:p w:rsidR="00093BD2" w:rsidP="00093BD2">
      <w:pPr>
        <w:pStyle w:val="ListParagraph"/>
        <w:numPr>
          <w:ilvl w:val="1"/>
          <w:numId w:val="1"/>
        </w:numPr>
        <w:tabs>
          <w:tab w:val="left" w:pos="270"/>
        </w:tabs>
        <w:rPr>
          <w:rFonts w:cstheme="minorHAnsi"/>
        </w:rPr>
      </w:pPr>
      <w:r w:rsidRPr="005F55DA">
        <w:rPr>
          <w:rFonts w:cstheme="minorHAnsi"/>
        </w:rPr>
        <w:t>Place of Performance</w:t>
      </w:r>
    </w:p>
    <w:p w:rsidR="00093BD2" w:rsidP="00093BD2">
      <w:pPr>
        <w:pStyle w:val="ListParagraph"/>
        <w:numPr>
          <w:ilvl w:val="2"/>
          <w:numId w:val="1"/>
        </w:numPr>
        <w:tabs>
          <w:tab w:val="left" w:pos="270"/>
        </w:tabs>
        <w:rPr>
          <w:rFonts w:cstheme="minorHAnsi"/>
        </w:rPr>
      </w:pPr>
      <w:r w:rsidRPr="005F55DA">
        <w:rPr>
          <w:rFonts w:cstheme="minorHAnsi"/>
        </w:rPr>
        <w:t>Government site:  Southern Arizona VA Health Care System – main campus (Tucson, AZ)</w:t>
      </w:r>
    </w:p>
    <w:p w:rsidR="00093BD2" w:rsidRPr="00435797" w:rsidP="00093BD2">
      <w:pPr>
        <w:pStyle w:val="ListParagraph"/>
        <w:numPr>
          <w:ilvl w:val="2"/>
          <w:numId w:val="1"/>
        </w:numPr>
        <w:tabs>
          <w:tab w:val="left" w:pos="270"/>
        </w:tabs>
        <w:rPr>
          <w:rFonts w:cstheme="minorHAnsi"/>
        </w:rPr>
      </w:pPr>
      <w:r w:rsidRPr="005F55DA">
        <w:rPr>
          <w:rFonts w:cstheme="minorHAnsi"/>
          <w:iCs/>
        </w:rPr>
        <w:t>3601 S 6’th Avenue (1-119), Tucson AZ 85723</w:t>
      </w:r>
    </w:p>
    <w:p w:rsidR="00093BD2" w:rsidRPr="00435797" w:rsidP="00093BD2">
      <w:pPr>
        <w:pStyle w:val="ListParagraph"/>
        <w:tabs>
          <w:tab w:val="left" w:pos="270"/>
        </w:tabs>
        <w:ind w:left="1224"/>
        <w:rPr>
          <w:rFonts w:cstheme="minorHAnsi"/>
        </w:rPr>
      </w:pPr>
    </w:p>
    <w:p w:rsidR="00093BD2" w:rsidP="00093BD2">
      <w:pPr>
        <w:pStyle w:val="ListParagraph"/>
        <w:numPr>
          <w:ilvl w:val="0"/>
          <w:numId w:val="1"/>
        </w:numPr>
        <w:spacing w:after="0" w:line="240" w:lineRule="auto"/>
        <w:jc w:val="both"/>
        <w:rPr>
          <w:rFonts w:cstheme="minorHAnsi"/>
        </w:rPr>
      </w:pPr>
      <w:r>
        <w:rPr>
          <w:rFonts w:cstheme="minorHAnsi"/>
        </w:rPr>
        <w:t>Equipments:</w:t>
      </w:r>
    </w:p>
    <w:p w:rsidR="00093BD2" w:rsidRPr="005F55DA" w:rsidP="00093BD2">
      <w:pPr>
        <w:pStyle w:val="ListParagraph"/>
        <w:numPr>
          <w:ilvl w:val="1"/>
          <w:numId w:val="1"/>
        </w:numPr>
        <w:spacing w:after="0" w:line="240" w:lineRule="auto"/>
        <w:jc w:val="both"/>
        <w:rPr>
          <w:rFonts w:cstheme="minorHAnsi"/>
        </w:rPr>
      </w:pPr>
      <w:r w:rsidRPr="005F55DA">
        <w:rPr>
          <w:rFonts w:cstheme="minorHAnsi"/>
        </w:rPr>
        <w:t>O</w:t>
      </w:r>
      <w:r>
        <w:rPr>
          <w:rFonts w:cstheme="minorHAnsi"/>
        </w:rPr>
        <w:t>MNICELL</w:t>
      </w:r>
      <w:r w:rsidRPr="005F55DA">
        <w:rPr>
          <w:rFonts w:cstheme="minorHAnsi"/>
        </w:rPr>
        <w:t xml:space="preserve"> Anesthesia Cart Workstations</w:t>
      </w:r>
    </w:p>
    <w:p w:rsidR="00093BD2" w:rsidRPr="006F3FF4" w:rsidP="00093BD2">
      <w:pPr>
        <w:pStyle w:val="Normal1"/>
        <w:numPr>
          <w:ilvl w:val="2"/>
          <w:numId w:val="1"/>
        </w:numPr>
        <w:tabs>
          <w:tab w:val="left" w:pos="2160"/>
        </w:tabs>
        <w:rPr>
          <w:rFonts w:asciiTheme="minorHAnsi" w:hAnsiTheme="minorHAnsi" w:cstheme="minorHAnsi"/>
          <w:sz w:val="22"/>
          <w:szCs w:val="22"/>
        </w:rPr>
      </w:pPr>
      <w:r w:rsidRPr="005F55DA">
        <w:rPr>
          <w:rFonts w:asciiTheme="minorHAnsi" w:hAnsiTheme="minorHAnsi" w:cstheme="minorHAnsi"/>
          <w:sz w:val="22"/>
          <w:szCs w:val="22"/>
        </w:rPr>
        <w:t>Deliverables: Successful installation, testing, and, where applicable, staff training</w:t>
      </w:r>
    </w:p>
    <w:tbl>
      <w:tblPr>
        <w:tblW w:w="9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20"/>
        <w:gridCol w:w="7458"/>
        <w:gridCol w:w="1340"/>
      </w:tblGrid>
      <w:tr w:rsidTr="00871F37">
        <w:tblPrEx>
          <w:tblW w:w="9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630"/>
        </w:trPr>
        <w:tc>
          <w:tcPr>
            <w:tcW w:w="820" w:type="dxa"/>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Item #</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Description/Part Number*</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Qty</w:t>
            </w:r>
          </w:p>
        </w:tc>
      </w:tr>
      <w:tr w:rsidTr="00871F37">
        <w:tblPrEx>
          <w:tblW w:w="9618" w:type="dxa"/>
          <w:tblLook w:val="04A0"/>
        </w:tblPrEx>
        <w:trPr>
          <w:trHeight w:val="310"/>
        </w:trPr>
        <w:tc>
          <w:tcPr>
            <w:tcW w:w="820"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FLEXBIN 3131,XT SNGLDOSE</w:t>
            </w:r>
            <w:r w:rsidRPr="006F3FF4">
              <w:rPr>
                <w:rFonts w:eastAsia="Times New Roman" w:cstheme="minorHAnsi"/>
                <w:color w:val="000000"/>
              </w:rPr>
              <w:br/>
              <w:t>DRW GUIDELIGHT</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16</w:t>
            </w:r>
          </w:p>
        </w:tc>
      </w:tr>
      <w:tr w:rsidTr="00871F37">
        <w:tblPrEx>
          <w:tblW w:w="9618" w:type="dxa"/>
          <w:tblLook w:val="04A0"/>
        </w:tblPrEx>
        <w:trPr>
          <w:trHeight w:val="310"/>
        </w:trPr>
        <w:tc>
          <w:tcPr>
            <w:tcW w:w="820"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2</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Drawer, 12 Bin Locking, AWS-XT</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16</w:t>
            </w:r>
          </w:p>
        </w:tc>
      </w:tr>
      <w:tr w:rsidTr="00871F37">
        <w:tblPrEx>
          <w:tblW w:w="9618" w:type="dxa"/>
          <w:tblLook w:val="04A0"/>
        </w:tblPrEx>
        <w:trPr>
          <w:trHeight w:val="310"/>
        </w:trPr>
        <w:tc>
          <w:tcPr>
            <w:tcW w:w="820"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3</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XT ANESTHESIA WORKSTATION W-BIO ID</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16</w:t>
            </w:r>
          </w:p>
        </w:tc>
      </w:tr>
      <w:tr w:rsidTr="00871F37">
        <w:tblPrEx>
          <w:tblW w:w="9618" w:type="dxa"/>
          <w:tblLook w:val="04A0"/>
        </w:tblPrEx>
        <w:trPr>
          <w:trHeight w:val="310"/>
        </w:trPr>
        <w:tc>
          <w:tcPr>
            <w:tcW w:w="820"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4</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PANEL,EMERGENCY BREAKAWAY,AWS-XT</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16</w:t>
            </w:r>
          </w:p>
        </w:tc>
      </w:tr>
      <w:tr w:rsidTr="00871F37">
        <w:tblPrEx>
          <w:tblW w:w="9618" w:type="dxa"/>
          <w:tblLook w:val="04A0"/>
        </w:tblPrEx>
        <w:trPr>
          <w:trHeight w:val="310"/>
        </w:trPr>
        <w:tc>
          <w:tcPr>
            <w:tcW w:w="820"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5</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TILT 4-BIN ORGANIZER, AWS-XT</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16</w:t>
            </w:r>
          </w:p>
        </w:tc>
      </w:tr>
      <w:tr w:rsidTr="00871F37">
        <w:tblPrEx>
          <w:tblW w:w="9618" w:type="dxa"/>
          <w:tblLook w:val="04A0"/>
        </w:tblPrEx>
        <w:trPr>
          <w:trHeight w:val="310"/>
        </w:trPr>
        <w:tc>
          <w:tcPr>
            <w:tcW w:w="820"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6</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TILT 5-BIN ORGANIZER, AWS-XT</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16</w:t>
            </w:r>
          </w:p>
        </w:tc>
      </w:tr>
      <w:tr w:rsidTr="00871F37">
        <w:tblPrEx>
          <w:tblW w:w="9618" w:type="dxa"/>
          <w:tblLook w:val="04A0"/>
        </w:tblPrEx>
        <w:trPr>
          <w:trHeight w:val="310"/>
        </w:trPr>
        <w:tc>
          <w:tcPr>
            <w:tcW w:w="820"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7</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TILT 6-BIN ORGANZER, AWS-XT</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16</w:t>
            </w:r>
          </w:p>
        </w:tc>
      </w:tr>
      <w:tr w:rsidTr="00871F37">
        <w:tblPrEx>
          <w:tblW w:w="9618" w:type="dxa"/>
          <w:tblLook w:val="04A0"/>
        </w:tblPrEx>
        <w:trPr>
          <w:trHeight w:val="310"/>
        </w:trPr>
        <w:tc>
          <w:tcPr>
            <w:tcW w:w="820"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8</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EXTERNAL RETURN BIN, AWS-XT</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16</w:t>
            </w:r>
          </w:p>
        </w:tc>
      </w:tr>
      <w:tr w:rsidTr="00871F37">
        <w:tblPrEx>
          <w:tblW w:w="9618" w:type="dxa"/>
          <w:tblLook w:val="04A0"/>
        </w:tblPrEx>
        <w:trPr>
          <w:trHeight w:val="310"/>
        </w:trPr>
        <w:tc>
          <w:tcPr>
            <w:tcW w:w="820"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9</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KIT, UPGRADE, WIRELESS, AWS-XT</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16</w:t>
            </w:r>
          </w:p>
        </w:tc>
      </w:tr>
      <w:tr w:rsidTr="00871F37">
        <w:tblPrEx>
          <w:tblW w:w="9618" w:type="dxa"/>
          <w:tblLook w:val="04A0"/>
        </w:tblPrEx>
        <w:trPr>
          <w:trHeight w:val="310"/>
        </w:trPr>
        <w:tc>
          <w:tcPr>
            <w:tcW w:w="820"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10</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SYRINGE LABEL PRINTER-EPSON &amp; SHELF</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16</w:t>
            </w:r>
          </w:p>
        </w:tc>
      </w:tr>
      <w:tr w:rsidTr="00871F37">
        <w:tblPrEx>
          <w:tblW w:w="9618" w:type="dxa"/>
          <w:tblLook w:val="04A0"/>
        </w:tblPrEx>
        <w:trPr>
          <w:trHeight w:val="310"/>
        </w:trPr>
        <w:tc>
          <w:tcPr>
            <w:tcW w:w="820"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11</w:t>
            </w:r>
          </w:p>
        </w:tc>
        <w:tc>
          <w:tcPr>
            <w:tcW w:w="7458" w:type="dxa"/>
            <w:noWrap/>
            <w:vAlign w:val="bottom"/>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2D ITEM SCAN, AWS-XT</w:t>
            </w:r>
          </w:p>
        </w:tc>
        <w:tc>
          <w:tcPr>
            <w:tcW w:w="1340" w:type="dxa"/>
            <w:noWrap/>
            <w:vAlign w:val="center"/>
            <w:hideMark/>
          </w:tcPr>
          <w:p w:rsidR="00093BD2" w:rsidRPr="006F3FF4" w:rsidP="00871F37">
            <w:pPr>
              <w:spacing w:after="0" w:line="240" w:lineRule="auto"/>
              <w:jc w:val="center"/>
              <w:rPr>
                <w:rFonts w:eastAsia="Times New Roman" w:cstheme="minorHAnsi"/>
                <w:color w:val="000000"/>
              </w:rPr>
            </w:pPr>
            <w:r w:rsidRPr="006F3FF4">
              <w:rPr>
                <w:rFonts w:eastAsia="Times New Roman" w:cstheme="minorHAnsi"/>
                <w:color w:val="000000"/>
              </w:rPr>
              <w:t>16</w:t>
            </w:r>
          </w:p>
        </w:tc>
      </w:tr>
      <w:tr w:rsidTr="00871F37">
        <w:tblPrEx>
          <w:tblW w:w="9618" w:type="dxa"/>
          <w:tblLook w:val="04A0"/>
        </w:tblPrEx>
        <w:trPr>
          <w:trHeight w:val="310"/>
        </w:trPr>
        <w:tc>
          <w:tcPr>
            <w:tcW w:w="820" w:type="dxa"/>
            <w:noWrap/>
            <w:vAlign w:val="bottom"/>
          </w:tcPr>
          <w:p w:rsidR="00093BD2" w:rsidRPr="006F3FF4" w:rsidP="00871F37">
            <w:pPr>
              <w:spacing w:after="0" w:line="240" w:lineRule="auto"/>
              <w:jc w:val="center"/>
              <w:rPr>
                <w:rFonts w:eastAsia="Times New Roman" w:cstheme="minorHAnsi"/>
                <w:color w:val="000000"/>
              </w:rPr>
            </w:pPr>
            <w:r>
              <w:rPr>
                <w:rFonts w:eastAsia="Times New Roman" w:cstheme="minorHAnsi"/>
                <w:color w:val="000000"/>
              </w:rPr>
              <w:t>12</w:t>
            </w:r>
          </w:p>
        </w:tc>
        <w:tc>
          <w:tcPr>
            <w:tcW w:w="7458" w:type="dxa"/>
            <w:noWrap/>
            <w:vAlign w:val="bottom"/>
          </w:tcPr>
          <w:p w:rsidR="00093BD2" w:rsidRPr="006F3FF4" w:rsidP="00871F37">
            <w:pPr>
              <w:spacing w:after="0" w:line="240" w:lineRule="auto"/>
              <w:jc w:val="center"/>
              <w:rPr>
                <w:rFonts w:eastAsia="Times New Roman" w:cstheme="minorHAnsi"/>
                <w:color w:val="000000"/>
              </w:rPr>
            </w:pPr>
            <w:r w:rsidRPr="00D53C5D">
              <w:rPr>
                <w:rFonts w:eastAsia="Times New Roman" w:cstheme="minorHAnsi"/>
                <w:color w:val="000000"/>
              </w:rPr>
              <w:t>PREMIUM WIN10 PACKAGE</w:t>
            </w:r>
            <w:r>
              <w:rPr>
                <w:rFonts w:eastAsia="Times New Roman" w:cstheme="minorHAnsi"/>
                <w:color w:val="000000"/>
              </w:rPr>
              <w:t xml:space="preserve"> (120 Months)</w:t>
            </w:r>
          </w:p>
        </w:tc>
        <w:tc>
          <w:tcPr>
            <w:tcW w:w="1340" w:type="dxa"/>
            <w:noWrap/>
            <w:vAlign w:val="center"/>
          </w:tcPr>
          <w:p w:rsidR="00093BD2" w:rsidRPr="006F3FF4" w:rsidP="00871F37">
            <w:pPr>
              <w:spacing w:after="0" w:line="240" w:lineRule="auto"/>
              <w:jc w:val="center"/>
              <w:rPr>
                <w:rFonts w:eastAsia="Times New Roman" w:cstheme="minorHAnsi"/>
                <w:color w:val="000000"/>
              </w:rPr>
            </w:pPr>
            <w:r>
              <w:rPr>
                <w:rFonts w:eastAsia="Times New Roman" w:cstheme="minorHAnsi"/>
                <w:color w:val="000000"/>
              </w:rPr>
              <w:t>1</w:t>
            </w:r>
          </w:p>
        </w:tc>
      </w:tr>
    </w:tbl>
    <w:p w:rsidR="00093BD2" w:rsidP="00093BD2">
      <w:pPr>
        <w:pStyle w:val="Normal1"/>
        <w:keepNext/>
        <w:tabs>
          <w:tab w:val="left" w:pos="2160"/>
        </w:tabs>
      </w:pPr>
      <w:r w:rsidRPr="00D53C5D">
        <w:rPr>
          <w:rFonts w:asciiTheme="minorHAnsi" w:hAnsiTheme="minorHAnsi" w:cstheme="minorHAnsi"/>
          <w:sz w:val="22"/>
          <w:szCs w:val="22"/>
        </w:rPr>
        <w:drawing>
          <wp:inline distT="0" distB="0" distL="0" distR="0">
            <wp:extent cx="5943600" cy="3973830"/>
            <wp:effectExtent l="0" t="0" r="0" b="7620"/>
            <wp:docPr id="1367902775"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02775" name="Picture 1" descr="Diagram&#10;&#10;AI-generated content may be incorrect."/>
                    <pic:cNvPicPr/>
                  </pic:nvPicPr>
                  <pic:blipFill>
                    <a:blip xmlns:r="http://schemas.openxmlformats.org/officeDocument/2006/relationships" r:embed="rId4"/>
                    <a:stretch>
                      <a:fillRect/>
                    </a:stretch>
                  </pic:blipFill>
                  <pic:spPr>
                    <a:xfrm>
                      <a:off x="0" y="0"/>
                      <a:ext cx="5943600" cy="3973830"/>
                    </a:xfrm>
                    <a:prstGeom prst="rect">
                      <a:avLst/>
                    </a:prstGeom>
                  </pic:spPr>
                </pic:pic>
              </a:graphicData>
            </a:graphic>
          </wp:inline>
        </w:drawing>
      </w:r>
    </w:p>
    <w:p w:rsidR="00093BD2" w:rsidP="00093BD2">
      <w:pPr>
        <w:pStyle w:val="Caption"/>
        <w:rPr>
          <w:rFonts w:cstheme="minorHAnsi"/>
          <w:sz w:val="22"/>
          <w:szCs w:val="22"/>
        </w:rPr>
      </w:pPr>
      <w:r>
        <w:t xml:space="preserve">Figure </w:t>
      </w:r>
      <w:r>
        <w:fldChar w:fldCharType="begin"/>
      </w:r>
      <w:r>
        <w:instrText xml:space="preserve"> SEQ Figure \* ARABIC </w:instrText>
      </w:r>
      <w:r>
        <w:fldChar w:fldCharType="separate"/>
      </w:r>
      <w:r>
        <w:t>1</w:t>
      </w:r>
      <w:r>
        <w:fldChar w:fldCharType="end"/>
      </w:r>
    </w:p>
    <w:p w:rsidR="00093BD2" w:rsidP="00093BD2">
      <w:pPr>
        <w:pStyle w:val="Normal1"/>
        <w:tabs>
          <w:tab w:val="left" w:pos="2160"/>
        </w:tabs>
        <w:ind w:left="1224"/>
        <w:rPr>
          <w:rFonts w:asciiTheme="minorHAnsi" w:hAnsiTheme="minorHAnsi" w:cstheme="minorHAnsi"/>
          <w:sz w:val="22"/>
          <w:szCs w:val="22"/>
        </w:rPr>
      </w:pPr>
    </w:p>
    <w:p w:rsidR="00093BD2" w:rsidP="00093BD2">
      <w:pPr>
        <w:pStyle w:val="ListParagraph"/>
        <w:numPr>
          <w:ilvl w:val="1"/>
          <w:numId w:val="1"/>
        </w:numPr>
        <w:spacing w:after="0" w:line="240" w:lineRule="auto"/>
        <w:jc w:val="both"/>
        <w:rPr>
          <w:rFonts w:cstheme="minorHAnsi"/>
        </w:rPr>
      </w:pPr>
      <w:r w:rsidRPr="006F3FF4">
        <w:rPr>
          <w:rFonts w:cstheme="minorHAnsi"/>
        </w:rPr>
        <w:t>OMNICELL Pharmacy Cabinets</w:t>
      </w:r>
    </w:p>
    <w:p w:rsidR="00093BD2" w:rsidRPr="006F3FF4" w:rsidP="00093BD2">
      <w:pPr>
        <w:pStyle w:val="Normal1"/>
        <w:numPr>
          <w:ilvl w:val="2"/>
          <w:numId w:val="1"/>
        </w:numPr>
        <w:tabs>
          <w:tab w:val="left" w:pos="2160"/>
        </w:tabs>
        <w:rPr>
          <w:rFonts w:asciiTheme="minorHAnsi" w:hAnsiTheme="minorHAnsi" w:cstheme="minorHAnsi"/>
          <w:sz w:val="22"/>
          <w:szCs w:val="22"/>
        </w:rPr>
      </w:pPr>
      <w:r w:rsidRPr="005F55DA">
        <w:rPr>
          <w:rFonts w:asciiTheme="minorHAnsi" w:hAnsiTheme="minorHAnsi" w:cstheme="minorHAnsi"/>
          <w:sz w:val="22"/>
          <w:szCs w:val="22"/>
        </w:rPr>
        <w:t>Deliverables: Successful installation, testing, and, where applicable, staff training</w:t>
      </w:r>
    </w:p>
    <w:p w:rsidR="00093BD2" w:rsidP="00093BD2">
      <w:pPr>
        <w:spacing w:after="0" w:line="240" w:lineRule="auto"/>
        <w:jc w:val="both"/>
        <w:rPr>
          <w:rFonts w:eastAsiaTheme="minorHAnsi"/>
        </w:rPr>
      </w:pPr>
      <w:r>
        <w:fldChar w:fldCharType="begin"/>
      </w:r>
      <w:r>
        <w:instrText xml:space="preserve"> LINK Excel.Sheet.12 "https://vaww.aams.ecms.va.gov/AAMS_Production/DAV/9v4yyyymyb6p5y0y/IGCE OMNICELL PHARMACY UPDATED.xlsx" "Sheet1!R4C1:R12C4" \a \f 4 \h  \* MERGEFORMAT </w:instrText>
      </w:r>
      <w:r>
        <w:fldChar w:fldCharType="separate"/>
      </w:r>
    </w:p>
    <w:tbl>
      <w:tblPr>
        <w:tblStyle w:val="TableGrid"/>
        <w:tblW w:w="10052" w:type="dxa"/>
        <w:tblLook w:val="04A0"/>
      </w:tblPr>
      <w:tblGrid>
        <w:gridCol w:w="1835"/>
        <w:gridCol w:w="4995"/>
        <w:gridCol w:w="3222"/>
      </w:tblGrid>
      <w:tr w:rsidTr="00871F37">
        <w:tblPrEx>
          <w:tblW w:w="10052" w:type="dxa"/>
          <w:tblLook w:val="04A0"/>
        </w:tblPrEx>
        <w:trPr>
          <w:trHeight w:val="649"/>
        </w:trPr>
        <w:tc>
          <w:tcPr>
            <w:tcW w:w="1835" w:type="dxa"/>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Item #</w:t>
            </w:r>
          </w:p>
        </w:tc>
        <w:tc>
          <w:tcPr>
            <w:tcW w:w="4995"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Description/Part Number*</w:t>
            </w:r>
          </w:p>
        </w:tc>
        <w:tc>
          <w:tcPr>
            <w:tcW w:w="3222"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Qty</w:t>
            </w:r>
          </w:p>
        </w:tc>
      </w:tr>
      <w:tr w:rsidTr="00871F37">
        <w:tblPrEx>
          <w:tblW w:w="10052" w:type="dxa"/>
          <w:tblLook w:val="04A0"/>
        </w:tblPrEx>
        <w:trPr>
          <w:trHeight w:val="319"/>
        </w:trPr>
        <w:tc>
          <w:tcPr>
            <w:tcW w:w="1835"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MED-DRW-009</w:t>
            </w:r>
          </w:p>
        </w:tc>
        <w:tc>
          <w:tcPr>
            <w:tcW w:w="4995" w:type="dxa"/>
            <w:noWrap/>
            <w:hideMark/>
          </w:tcPr>
          <w:p w:rsidR="00093BD2" w:rsidRPr="000069BF" w:rsidP="00871F37">
            <w:pPr>
              <w:spacing w:after="0" w:line="240" w:lineRule="auto"/>
              <w:rPr>
                <w:rFonts w:eastAsia="Times New Roman" w:asciiTheme="minorHAnsi" w:hAnsiTheme="minorHAnsi" w:cstheme="minorHAnsi"/>
              </w:rPr>
            </w:pPr>
            <w:r w:rsidRPr="000069BF">
              <w:rPr>
                <w:rFonts w:eastAsia="Times New Roman" w:asciiTheme="minorHAnsi" w:hAnsiTheme="minorHAnsi" w:cstheme="minorHAnsi"/>
              </w:rPr>
              <w:t>METAL LOCKING DRAWER</w:t>
            </w:r>
          </w:p>
        </w:tc>
        <w:tc>
          <w:tcPr>
            <w:tcW w:w="3222"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56</w:t>
            </w:r>
          </w:p>
        </w:tc>
      </w:tr>
      <w:tr w:rsidTr="00871F37">
        <w:tblPrEx>
          <w:tblW w:w="10052" w:type="dxa"/>
          <w:tblLook w:val="04A0"/>
        </w:tblPrEx>
        <w:trPr>
          <w:trHeight w:val="319"/>
        </w:trPr>
        <w:tc>
          <w:tcPr>
            <w:tcW w:w="1835"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MED-FRM-501</w:t>
            </w:r>
          </w:p>
        </w:tc>
        <w:tc>
          <w:tcPr>
            <w:tcW w:w="4995" w:type="dxa"/>
            <w:noWrap/>
            <w:hideMark/>
          </w:tcPr>
          <w:p w:rsidR="00093BD2" w:rsidRPr="000069BF" w:rsidP="00871F37">
            <w:pPr>
              <w:spacing w:after="0" w:line="240" w:lineRule="auto"/>
              <w:rPr>
                <w:rFonts w:eastAsia="Times New Roman" w:asciiTheme="minorHAnsi" w:hAnsiTheme="minorHAnsi" w:cstheme="minorHAnsi"/>
              </w:rPr>
            </w:pPr>
            <w:r w:rsidRPr="000069BF">
              <w:rPr>
                <w:rFonts w:eastAsia="Times New Roman" w:asciiTheme="minorHAnsi" w:hAnsiTheme="minorHAnsi" w:cstheme="minorHAnsi"/>
              </w:rPr>
              <w:t>MED 1-CELL CABINET (XTE 2.0)</w:t>
            </w:r>
          </w:p>
        </w:tc>
        <w:tc>
          <w:tcPr>
            <w:tcW w:w="3222"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5</w:t>
            </w:r>
          </w:p>
        </w:tc>
      </w:tr>
      <w:tr w:rsidTr="00871F37">
        <w:tblPrEx>
          <w:tblW w:w="10052" w:type="dxa"/>
          <w:tblLook w:val="04A0"/>
        </w:tblPrEx>
        <w:trPr>
          <w:trHeight w:val="319"/>
        </w:trPr>
        <w:tc>
          <w:tcPr>
            <w:tcW w:w="1835"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MED-OPT-002</w:t>
            </w:r>
          </w:p>
        </w:tc>
        <w:tc>
          <w:tcPr>
            <w:tcW w:w="4995" w:type="dxa"/>
            <w:noWrap/>
            <w:hideMark/>
          </w:tcPr>
          <w:p w:rsidR="00093BD2" w:rsidRPr="005A7687" w:rsidP="00871F37">
            <w:pPr>
              <w:spacing w:after="0" w:line="240" w:lineRule="auto"/>
              <w:rPr>
                <w:rFonts w:eastAsia="Times New Roman" w:asciiTheme="minorHAnsi" w:hAnsiTheme="minorHAnsi" w:cstheme="minorHAnsi"/>
              </w:rPr>
            </w:pPr>
            <w:r w:rsidRPr="000069BF">
              <w:rPr>
                <w:rFonts w:eastAsia="Times New Roman" w:asciiTheme="minorHAnsi" w:hAnsiTheme="minorHAnsi" w:cstheme="minorHAnsi"/>
              </w:rPr>
              <w:t>MED 2-CELL CABINET (XTE 2.0)</w:t>
            </w:r>
          </w:p>
        </w:tc>
        <w:tc>
          <w:tcPr>
            <w:tcW w:w="3222" w:type="dxa"/>
          </w:tcPr>
          <w:p w:rsidR="00093BD2" w:rsidRPr="000069BF" w:rsidP="00871F37">
            <w:pPr>
              <w:spacing w:after="0" w:line="240" w:lineRule="auto"/>
              <w:jc w:val="center"/>
              <w:rPr>
                <w:rFonts w:eastAsia="Times New Roman" w:asciiTheme="minorHAnsi" w:hAnsiTheme="minorHAnsi" w:cstheme="minorHAnsi"/>
              </w:rPr>
            </w:pPr>
            <w:r w:rsidRPr="005A7687">
              <w:rPr>
                <w:rFonts w:eastAsia="Times New Roman" w:asciiTheme="minorHAnsi" w:hAnsiTheme="minorHAnsi" w:cstheme="minorHAnsi"/>
              </w:rPr>
              <w:t>1</w:t>
            </w:r>
          </w:p>
        </w:tc>
      </w:tr>
      <w:tr w:rsidTr="00871F37">
        <w:tblPrEx>
          <w:tblW w:w="10052" w:type="dxa"/>
          <w:tblLook w:val="04A0"/>
        </w:tblPrEx>
        <w:trPr>
          <w:trHeight w:val="319"/>
        </w:trPr>
        <w:tc>
          <w:tcPr>
            <w:tcW w:w="1835"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MED-OPT-002</w:t>
            </w:r>
          </w:p>
        </w:tc>
        <w:tc>
          <w:tcPr>
            <w:tcW w:w="4995" w:type="dxa"/>
            <w:hideMark/>
          </w:tcPr>
          <w:p w:rsidR="00093BD2" w:rsidRPr="000069BF" w:rsidP="00871F37">
            <w:pPr>
              <w:spacing w:after="0" w:line="240" w:lineRule="auto"/>
              <w:rPr>
                <w:rFonts w:eastAsia="Times New Roman" w:asciiTheme="minorHAnsi" w:hAnsiTheme="minorHAnsi" w:cstheme="minorHAnsi"/>
              </w:rPr>
            </w:pPr>
            <w:r w:rsidRPr="000069BF">
              <w:rPr>
                <w:rFonts w:eastAsia="Times New Roman" w:asciiTheme="minorHAnsi" w:hAnsiTheme="minorHAnsi" w:cstheme="minorHAnsi"/>
              </w:rPr>
              <w:t>XT EXTERNAL RETURN BIN,</w:t>
            </w:r>
            <w:r w:rsidRPr="000069BF">
              <w:rPr>
                <w:rFonts w:eastAsia="Times New Roman" w:asciiTheme="minorHAnsi" w:hAnsiTheme="minorHAnsi" w:cstheme="minorHAnsi"/>
              </w:rPr>
              <w:br/>
              <w:t>WIRED CAB MOUNT</w:t>
            </w:r>
          </w:p>
        </w:tc>
        <w:tc>
          <w:tcPr>
            <w:tcW w:w="3222"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6</w:t>
            </w:r>
          </w:p>
        </w:tc>
      </w:tr>
      <w:tr w:rsidTr="00871F37">
        <w:tblPrEx>
          <w:tblW w:w="10052" w:type="dxa"/>
          <w:tblLook w:val="04A0"/>
        </w:tblPrEx>
        <w:trPr>
          <w:trHeight w:val="319"/>
        </w:trPr>
        <w:tc>
          <w:tcPr>
            <w:tcW w:w="1835"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MSA-SUB-006</w:t>
            </w:r>
          </w:p>
        </w:tc>
        <w:tc>
          <w:tcPr>
            <w:tcW w:w="4995" w:type="dxa"/>
            <w:hideMark/>
          </w:tcPr>
          <w:p w:rsidR="00093BD2" w:rsidRPr="000069BF" w:rsidP="00871F37">
            <w:pPr>
              <w:spacing w:after="0" w:line="240" w:lineRule="auto"/>
              <w:rPr>
                <w:rFonts w:eastAsia="Times New Roman" w:asciiTheme="minorHAnsi" w:hAnsiTheme="minorHAnsi" w:cstheme="minorHAnsi"/>
              </w:rPr>
            </w:pPr>
            <w:r w:rsidRPr="000069BF">
              <w:rPr>
                <w:rFonts w:eastAsia="Times New Roman" w:asciiTheme="minorHAnsi" w:hAnsiTheme="minorHAnsi" w:cstheme="minorHAnsi"/>
              </w:rPr>
              <w:t>PREMIUM WIN10 PACKAGE</w:t>
            </w:r>
            <w:r w:rsidRPr="000069BF">
              <w:rPr>
                <w:rFonts w:eastAsia="Times New Roman" w:asciiTheme="minorHAnsi" w:hAnsiTheme="minorHAnsi" w:cstheme="minorHAnsi"/>
              </w:rPr>
              <w:br/>
              <w:t>Prices are calculated based on</w:t>
            </w:r>
            <w:r w:rsidRPr="000069BF">
              <w:rPr>
                <w:rFonts w:eastAsia="Times New Roman" w:asciiTheme="minorHAnsi" w:hAnsiTheme="minorHAnsi" w:cstheme="minorHAnsi"/>
              </w:rPr>
              <w:br/>
              <w:t>120 month subscription term</w:t>
            </w:r>
          </w:p>
        </w:tc>
        <w:tc>
          <w:tcPr>
            <w:tcW w:w="3222" w:type="dxa"/>
            <w:noWrap/>
            <w:hideMark/>
          </w:tcPr>
          <w:p w:rsidR="00093BD2" w:rsidRPr="000069BF" w:rsidP="00871F37">
            <w:pPr>
              <w:spacing w:after="0" w:line="240" w:lineRule="auto"/>
              <w:jc w:val="center"/>
              <w:rPr>
                <w:rFonts w:eastAsia="Times New Roman" w:asciiTheme="minorHAnsi" w:hAnsiTheme="minorHAnsi" w:cstheme="minorHAnsi"/>
              </w:rPr>
            </w:pPr>
            <w:r>
              <w:rPr>
                <w:rFonts w:eastAsia="Times New Roman" w:asciiTheme="minorHAnsi" w:hAnsiTheme="minorHAnsi" w:cstheme="minorHAnsi"/>
              </w:rPr>
              <w:t>6</w:t>
            </w:r>
          </w:p>
        </w:tc>
      </w:tr>
      <w:tr w:rsidTr="00871F37">
        <w:tblPrEx>
          <w:tblW w:w="10052" w:type="dxa"/>
          <w:tblLook w:val="04A0"/>
        </w:tblPrEx>
        <w:trPr>
          <w:trHeight w:val="319"/>
        </w:trPr>
        <w:tc>
          <w:tcPr>
            <w:tcW w:w="1835"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SRD-OPT-012</w:t>
            </w:r>
          </w:p>
        </w:tc>
        <w:tc>
          <w:tcPr>
            <w:tcW w:w="4995" w:type="dxa"/>
            <w:hideMark/>
          </w:tcPr>
          <w:p w:rsidR="00093BD2" w:rsidRPr="000069BF" w:rsidP="00871F37">
            <w:pPr>
              <w:spacing w:after="0" w:line="240" w:lineRule="auto"/>
              <w:rPr>
                <w:rFonts w:eastAsia="Times New Roman" w:asciiTheme="minorHAnsi" w:hAnsiTheme="minorHAnsi" w:cstheme="minorHAnsi"/>
              </w:rPr>
            </w:pPr>
            <w:r w:rsidRPr="000069BF">
              <w:rPr>
                <w:rFonts w:eastAsia="Times New Roman" w:asciiTheme="minorHAnsi" w:hAnsiTheme="minorHAnsi" w:cstheme="minorHAnsi"/>
              </w:rPr>
              <w:t>XT FLEXLOCK WITH 50 FT</w:t>
            </w:r>
            <w:r w:rsidRPr="000069BF">
              <w:rPr>
                <w:rFonts w:eastAsia="Times New Roman" w:asciiTheme="minorHAnsi" w:hAnsiTheme="minorHAnsi" w:cstheme="minorHAnsi"/>
              </w:rPr>
              <w:br/>
              <w:t>CABLE,INSTALLED</w:t>
            </w:r>
          </w:p>
        </w:tc>
        <w:tc>
          <w:tcPr>
            <w:tcW w:w="3222"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6</w:t>
            </w:r>
          </w:p>
        </w:tc>
      </w:tr>
      <w:tr w:rsidTr="00871F37">
        <w:tblPrEx>
          <w:tblW w:w="10052" w:type="dxa"/>
          <w:tblLook w:val="04A0"/>
        </w:tblPrEx>
        <w:trPr>
          <w:trHeight w:val="319"/>
        </w:trPr>
        <w:tc>
          <w:tcPr>
            <w:tcW w:w="1835"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SUP-OTH-002</w:t>
            </w:r>
          </w:p>
        </w:tc>
        <w:tc>
          <w:tcPr>
            <w:tcW w:w="4995" w:type="dxa"/>
            <w:hideMark/>
          </w:tcPr>
          <w:p w:rsidR="00093BD2" w:rsidRPr="000069BF" w:rsidP="00871F37">
            <w:pPr>
              <w:spacing w:after="0" w:line="240" w:lineRule="auto"/>
              <w:rPr>
                <w:rFonts w:eastAsia="Times New Roman" w:asciiTheme="minorHAnsi" w:hAnsiTheme="minorHAnsi" w:cstheme="minorHAnsi"/>
              </w:rPr>
            </w:pPr>
            <w:r w:rsidRPr="000069BF">
              <w:rPr>
                <w:rFonts w:eastAsia="Times New Roman" w:asciiTheme="minorHAnsi" w:hAnsiTheme="minorHAnsi" w:cstheme="minorHAnsi"/>
              </w:rPr>
              <w:t>XT PULLOUT SHELF</w:t>
            </w:r>
          </w:p>
        </w:tc>
        <w:tc>
          <w:tcPr>
            <w:tcW w:w="3222"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16</w:t>
            </w:r>
          </w:p>
        </w:tc>
      </w:tr>
      <w:tr w:rsidTr="00871F37">
        <w:tblPrEx>
          <w:tblW w:w="10052" w:type="dxa"/>
          <w:tblLook w:val="04A0"/>
        </w:tblPrEx>
        <w:trPr>
          <w:trHeight w:val="319"/>
        </w:trPr>
        <w:tc>
          <w:tcPr>
            <w:tcW w:w="1835"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TSS</w:t>
            </w:r>
          </w:p>
        </w:tc>
        <w:tc>
          <w:tcPr>
            <w:tcW w:w="4995" w:type="dxa"/>
            <w:noWrap/>
            <w:hideMark/>
          </w:tcPr>
          <w:p w:rsidR="00093BD2" w:rsidRPr="000069BF" w:rsidP="00871F37">
            <w:pPr>
              <w:spacing w:after="0" w:line="240" w:lineRule="auto"/>
              <w:rPr>
                <w:rFonts w:eastAsia="Times New Roman" w:asciiTheme="minorHAnsi" w:hAnsiTheme="minorHAnsi" w:cstheme="minorHAnsi"/>
              </w:rPr>
            </w:pPr>
            <w:r w:rsidRPr="000069BF">
              <w:rPr>
                <w:rFonts w:eastAsia="Times New Roman" w:asciiTheme="minorHAnsi" w:hAnsiTheme="minorHAnsi" w:cstheme="minorHAnsi"/>
              </w:rPr>
              <w:t xml:space="preserve">TOTAL SUPPORT SERVICES </w:t>
            </w:r>
          </w:p>
        </w:tc>
        <w:tc>
          <w:tcPr>
            <w:tcW w:w="3222" w:type="dxa"/>
            <w:noWrap/>
            <w:hideMark/>
          </w:tcPr>
          <w:p w:rsidR="00093BD2" w:rsidRPr="000069BF" w:rsidP="00871F37">
            <w:pPr>
              <w:spacing w:after="0" w:line="240" w:lineRule="auto"/>
              <w:jc w:val="center"/>
              <w:rPr>
                <w:rFonts w:eastAsia="Times New Roman" w:asciiTheme="minorHAnsi" w:hAnsiTheme="minorHAnsi" w:cstheme="minorHAnsi"/>
              </w:rPr>
            </w:pPr>
            <w:r w:rsidRPr="000069BF">
              <w:rPr>
                <w:rFonts w:eastAsia="Times New Roman" w:asciiTheme="minorHAnsi" w:hAnsiTheme="minorHAnsi" w:cstheme="minorHAnsi"/>
              </w:rPr>
              <w:t>1</w:t>
            </w:r>
          </w:p>
        </w:tc>
      </w:tr>
    </w:tbl>
    <w:p w:rsidR="00093BD2" w:rsidRPr="000069BF" w:rsidP="00093BD2">
      <w:pPr>
        <w:spacing w:after="0" w:line="240" w:lineRule="auto"/>
        <w:jc w:val="both"/>
        <w:rPr>
          <w:rFonts w:cstheme="minorHAnsi"/>
        </w:rPr>
      </w:pPr>
      <w:r>
        <w:rPr>
          <w:rFonts w:cstheme="minorHAnsi"/>
        </w:rPr>
        <w:fldChar w:fldCharType="end"/>
      </w:r>
    </w:p>
    <w:p w:rsidR="00093BD2" w:rsidP="00093BD2">
      <w:pPr>
        <w:keepNext/>
        <w:tabs>
          <w:tab w:val="left" w:pos="540"/>
        </w:tabs>
        <w:suppressAutoHyphens/>
        <w:spacing w:after="0" w:line="240" w:lineRule="auto"/>
        <w:jc w:val="both"/>
      </w:pPr>
      <w:r w:rsidRPr="005A7687">
        <w:rPr>
          <w:rFonts w:eastAsia="Times New Roman" w:cstheme="minorHAnsi"/>
        </w:rPr>
        <w:drawing>
          <wp:inline distT="0" distB="0" distL="0" distR="0">
            <wp:extent cx="5626389" cy="4038808"/>
            <wp:effectExtent l="0" t="0" r="0" b="0"/>
            <wp:docPr id="543379539"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79539" name="Picture 1" descr="Table&#10;&#10;AI-generated content may be incorrect."/>
                    <pic:cNvPicPr/>
                  </pic:nvPicPr>
                  <pic:blipFill>
                    <a:blip xmlns:r="http://schemas.openxmlformats.org/officeDocument/2006/relationships" r:embed="rId5"/>
                    <a:stretch>
                      <a:fillRect/>
                    </a:stretch>
                  </pic:blipFill>
                  <pic:spPr>
                    <a:xfrm>
                      <a:off x="0" y="0"/>
                      <a:ext cx="5626389" cy="4038808"/>
                    </a:xfrm>
                    <a:prstGeom prst="rect">
                      <a:avLst/>
                    </a:prstGeom>
                  </pic:spPr>
                </pic:pic>
              </a:graphicData>
            </a:graphic>
          </wp:inline>
        </w:drawing>
      </w:r>
    </w:p>
    <w:p w:rsidR="00093BD2" w:rsidP="00093BD2">
      <w:pPr>
        <w:pStyle w:val="Caption"/>
        <w:jc w:val="both"/>
        <w:rPr>
          <w:rFonts w:eastAsia="Times New Roman" w:cstheme="minorHAnsi"/>
        </w:rPr>
      </w:pPr>
      <w:r>
        <w:t xml:space="preserve">Figure </w:t>
      </w:r>
      <w:r>
        <w:fldChar w:fldCharType="begin"/>
      </w:r>
      <w:r>
        <w:instrText xml:space="preserve"> SEQ Figure \* ARABIC </w:instrText>
      </w:r>
      <w:r>
        <w:fldChar w:fldCharType="separate"/>
      </w:r>
      <w:r>
        <w:t>2</w:t>
      </w:r>
      <w:r>
        <w:fldChar w:fldCharType="end"/>
      </w:r>
    </w:p>
    <w:p w:rsidR="00093BD2" w:rsidP="00093BD2">
      <w:pPr>
        <w:keepNext/>
        <w:tabs>
          <w:tab w:val="left" w:pos="540"/>
        </w:tabs>
        <w:suppressAutoHyphens/>
        <w:spacing w:after="0" w:line="240" w:lineRule="auto"/>
        <w:jc w:val="both"/>
      </w:pPr>
      <w:r w:rsidRPr="005A7687">
        <w:rPr>
          <w:rFonts w:eastAsia="Times New Roman" w:cstheme="minorHAnsi"/>
        </w:rPr>
        <w:drawing>
          <wp:inline distT="0" distB="0" distL="0" distR="0">
            <wp:extent cx="5588287" cy="4121362"/>
            <wp:effectExtent l="0" t="0" r="0" b="0"/>
            <wp:docPr id="1902366672"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66672" name="Picture 1" descr="Table&#10;&#10;AI-generated content may be incorrect."/>
                    <pic:cNvPicPr/>
                  </pic:nvPicPr>
                  <pic:blipFill>
                    <a:blip xmlns:r="http://schemas.openxmlformats.org/officeDocument/2006/relationships" r:embed="rId6"/>
                    <a:stretch>
                      <a:fillRect/>
                    </a:stretch>
                  </pic:blipFill>
                  <pic:spPr>
                    <a:xfrm>
                      <a:off x="0" y="0"/>
                      <a:ext cx="5588287" cy="4121362"/>
                    </a:xfrm>
                    <a:prstGeom prst="rect">
                      <a:avLst/>
                    </a:prstGeom>
                  </pic:spPr>
                </pic:pic>
              </a:graphicData>
            </a:graphic>
          </wp:inline>
        </w:drawing>
      </w:r>
    </w:p>
    <w:p w:rsidR="00093BD2" w:rsidP="00093BD2">
      <w:pPr>
        <w:pStyle w:val="Caption"/>
        <w:jc w:val="both"/>
        <w:rPr>
          <w:rFonts w:eastAsia="Times New Roman" w:cstheme="minorHAnsi"/>
        </w:rPr>
      </w:pPr>
      <w:r>
        <w:t xml:space="preserve">Figure </w:t>
      </w:r>
      <w:r>
        <w:fldChar w:fldCharType="begin"/>
      </w:r>
      <w:r>
        <w:instrText xml:space="preserve"> SEQ Figure \* ARABIC </w:instrText>
      </w:r>
      <w:r>
        <w:fldChar w:fldCharType="separate"/>
      </w:r>
      <w:r>
        <w:t>3</w:t>
      </w:r>
      <w:r>
        <w:fldChar w:fldCharType="end"/>
      </w:r>
    </w:p>
    <w:p w:rsidR="00093BD2" w:rsidP="00093BD2">
      <w:pPr>
        <w:keepNext/>
        <w:tabs>
          <w:tab w:val="left" w:pos="540"/>
        </w:tabs>
        <w:suppressAutoHyphens/>
        <w:spacing w:after="0" w:line="240" w:lineRule="auto"/>
        <w:jc w:val="both"/>
      </w:pPr>
      <w:r w:rsidRPr="005A7687">
        <w:rPr>
          <w:rFonts w:eastAsia="Times New Roman" w:cstheme="minorHAnsi"/>
        </w:rPr>
        <w:drawing>
          <wp:inline distT="0" distB="0" distL="0" distR="0">
            <wp:extent cx="5600988" cy="4064209"/>
            <wp:effectExtent l="0" t="0" r="0" b="0"/>
            <wp:docPr id="1555434476"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34476" name="Picture 1" descr="Table&#10;&#10;AI-generated content may be incorrect."/>
                    <pic:cNvPicPr/>
                  </pic:nvPicPr>
                  <pic:blipFill>
                    <a:blip xmlns:r="http://schemas.openxmlformats.org/officeDocument/2006/relationships" r:embed="rId7"/>
                    <a:stretch>
                      <a:fillRect/>
                    </a:stretch>
                  </pic:blipFill>
                  <pic:spPr>
                    <a:xfrm>
                      <a:off x="0" y="0"/>
                      <a:ext cx="5600988" cy="4064209"/>
                    </a:xfrm>
                    <a:prstGeom prst="rect">
                      <a:avLst/>
                    </a:prstGeom>
                  </pic:spPr>
                </pic:pic>
              </a:graphicData>
            </a:graphic>
          </wp:inline>
        </w:drawing>
      </w:r>
    </w:p>
    <w:p w:rsidR="00093BD2" w:rsidP="00093BD2">
      <w:pPr>
        <w:pStyle w:val="Caption"/>
        <w:jc w:val="both"/>
        <w:rPr>
          <w:rFonts w:eastAsia="Times New Roman" w:cstheme="minorHAnsi"/>
        </w:rPr>
      </w:pPr>
      <w:r>
        <w:t xml:space="preserve">Figure </w:t>
      </w:r>
      <w:r>
        <w:fldChar w:fldCharType="begin"/>
      </w:r>
      <w:r>
        <w:instrText xml:space="preserve"> SEQ Figure \* ARABIC </w:instrText>
      </w:r>
      <w:r>
        <w:fldChar w:fldCharType="separate"/>
      </w:r>
      <w:r>
        <w:t>4</w:t>
      </w:r>
      <w:r>
        <w:fldChar w:fldCharType="end"/>
      </w:r>
    </w:p>
    <w:p w:rsidR="00093BD2" w:rsidP="00093BD2">
      <w:pPr>
        <w:keepNext/>
        <w:tabs>
          <w:tab w:val="left" w:pos="540"/>
        </w:tabs>
        <w:suppressAutoHyphens/>
        <w:spacing w:after="0" w:line="240" w:lineRule="auto"/>
        <w:jc w:val="both"/>
      </w:pPr>
      <w:r w:rsidRPr="005A7687">
        <w:rPr>
          <w:rFonts w:eastAsia="Times New Roman" w:cstheme="minorHAnsi"/>
        </w:rPr>
        <w:drawing>
          <wp:inline distT="0" distB="0" distL="0" distR="0">
            <wp:extent cx="5569236" cy="4064209"/>
            <wp:effectExtent l="0" t="0" r="0" b="0"/>
            <wp:docPr id="47025762"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5762" name="Picture 1" descr="Table&#10;&#10;AI-generated content may be incorrect."/>
                    <pic:cNvPicPr/>
                  </pic:nvPicPr>
                  <pic:blipFill>
                    <a:blip xmlns:r="http://schemas.openxmlformats.org/officeDocument/2006/relationships" r:embed="rId8"/>
                    <a:stretch>
                      <a:fillRect/>
                    </a:stretch>
                  </pic:blipFill>
                  <pic:spPr>
                    <a:xfrm>
                      <a:off x="0" y="0"/>
                      <a:ext cx="5569236" cy="4064209"/>
                    </a:xfrm>
                    <a:prstGeom prst="rect">
                      <a:avLst/>
                    </a:prstGeom>
                  </pic:spPr>
                </pic:pic>
              </a:graphicData>
            </a:graphic>
          </wp:inline>
        </w:drawing>
      </w:r>
    </w:p>
    <w:p w:rsidR="00093BD2" w:rsidP="00093BD2">
      <w:pPr>
        <w:pStyle w:val="Caption"/>
        <w:jc w:val="both"/>
        <w:rPr>
          <w:rFonts w:eastAsia="Times New Roman" w:cstheme="minorHAnsi"/>
        </w:rPr>
      </w:pPr>
      <w:r>
        <w:t xml:space="preserve">Figure </w:t>
      </w:r>
      <w:r>
        <w:fldChar w:fldCharType="begin"/>
      </w:r>
      <w:r>
        <w:instrText xml:space="preserve"> SEQ Figure \* ARABIC </w:instrText>
      </w:r>
      <w:r>
        <w:fldChar w:fldCharType="separate"/>
      </w:r>
      <w:r>
        <w:t>5</w:t>
      </w:r>
      <w:r>
        <w:fldChar w:fldCharType="end"/>
      </w:r>
    </w:p>
    <w:p w:rsidR="00093BD2" w:rsidP="00093BD2">
      <w:pPr>
        <w:keepNext/>
        <w:tabs>
          <w:tab w:val="left" w:pos="540"/>
        </w:tabs>
        <w:suppressAutoHyphens/>
        <w:spacing w:after="0" w:line="240" w:lineRule="auto"/>
        <w:jc w:val="both"/>
      </w:pPr>
      <w:r w:rsidRPr="00475869">
        <w:rPr>
          <w:rFonts w:eastAsia="Times New Roman" w:cstheme="minorHAnsi"/>
        </w:rPr>
        <w:drawing>
          <wp:inline distT="0" distB="0" distL="0" distR="0">
            <wp:extent cx="5543835" cy="4064209"/>
            <wp:effectExtent l="0" t="0" r="0" b="0"/>
            <wp:docPr id="1992849260"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9260" name="Picture 1" descr="Table&#10;&#10;AI-generated content may be incorrect."/>
                    <pic:cNvPicPr/>
                  </pic:nvPicPr>
                  <pic:blipFill>
                    <a:blip xmlns:r="http://schemas.openxmlformats.org/officeDocument/2006/relationships" r:embed="rId9"/>
                    <a:stretch>
                      <a:fillRect/>
                    </a:stretch>
                  </pic:blipFill>
                  <pic:spPr>
                    <a:xfrm>
                      <a:off x="0" y="0"/>
                      <a:ext cx="5543835" cy="4064209"/>
                    </a:xfrm>
                    <a:prstGeom prst="rect">
                      <a:avLst/>
                    </a:prstGeom>
                  </pic:spPr>
                </pic:pic>
              </a:graphicData>
            </a:graphic>
          </wp:inline>
        </w:drawing>
      </w:r>
    </w:p>
    <w:p w:rsidR="00093BD2" w:rsidP="00093BD2">
      <w:pPr>
        <w:pStyle w:val="Caption"/>
        <w:jc w:val="both"/>
        <w:rPr>
          <w:rFonts w:eastAsia="Times New Roman" w:cstheme="minorHAnsi"/>
        </w:rPr>
      </w:pPr>
      <w:r>
        <w:t xml:space="preserve">Figure </w:t>
      </w:r>
      <w:r>
        <w:fldChar w:fldCharType="begin"/>
      </w:r>
      <w:r>
        <w:instrText xml:space="preserve"> SEQ Figure \* ARABIC </w:instrText>
      </w:r>
      <w:r>
        <w:fldChar w:fldCharType="separate"/>
      </w:r>
      <w:r>
        <w:t>6</w:t>
      </w:r>
      <w:r>
        <w:fldChar w:fldCharType="end"/>
      </w:r>
    </w:p>
    <w:p w:rsidR="00093BD2" w:rsidP="00093BD2">
      <w:pPr>
        <w:keepNext/>
        <w:tabs>
          <w:tab w:val="left" w:pos="540"/>
        </w:tabs>
        <w:suppressAutoHyphens/>
        <w:spacing w:after="0" w:line="240" w:lineRule="auto"/>
        <w:jc w:val="both"/>
      </w:pPr>
      <w:r w:rsidRPr="00475869">
        <w:rPr>
          <w:rFonts w:eastAsia="Times New Roman" w:cstheme="minorHAnsi"/>
        </w:rPr>
        <w:drawing>
          <wp:inline distT="0" distB="0" distL="0" distR="0">
            <wp:extent cx="5810549" cy="4121362"/>
            <wp:effectExtent l="0" t="0" r="0" b="0"/>
            <wp:docPr id="973865367"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65367" name="Picture 1" descr="Table&#10;&#10;AI-generated content may be incorrect."/>
                    <pic:cNvPicPr/>
                  </pic:nvPicPr>
                  <pic:blipFill>
                    <a:blip xmlns:r="http://schemas.openxmlformats.org/officeDocument/2006/relationships" r:embed="rId10"/>
                    <a:stretch>
                      <a:fillRect/>
                    </a:stretch>
                  </pic:blipFill>
                  <pic:spPr>
                    <a:xfrm>
                      <a:off x="0" y="0"/>
                      <a:ext cx="5810549" cy="4121362"/>
                    </a:xfrm>
                    <a:prstGeom prst="rect">
                      <a:avLst/>
                    </a:prstGeom>
                  </pic:spPr>
                </pic:pic>
              </a:graphicData>
            </a:graphic>
          </wp:inline>
        </w:drawing>
      </w:r>
    </w:p>
    <w:p w:rsidR="00093BD2" w:rsidRPr="00693260" w:rsidP="00093BD2">
      <w:pPr>
        <w:pStyle w:val="Caption"/>
        <w:jc w:val="both"/>
        <w:rPr>
          <w:rFonts w:eastAsia="Times New Roman" w:cstheme="minorHAnsi"/>
        </w:rPr>
      </w:pPr>
      <w:r>
        <w:t xml:space="preserve">Figure </w:t>
      </w:r>
      <w:r>
        <w:fldChar w:fldCharType="begin"/>
      </w:r>
      <w:r>
        <w:instrText xml:space="preserve"> SEQ Figure \* ARABIC </w:instrText>
      </w:r>
      <w:r>
        <w:fldChar w:fldCharType="separate"/>
      </w:r>
      <w:r>
        <w:t>7</w:t>
      </w:r>
      <w:r>
        <w:fldChar w:fldCharType="end"/>
      </w:r>
    </w:p>
    <w:p w:rsidR="00093BD2" w:rsidRPr="009938A6" w:rsidP="00093BD2">
      <w:pPr>
        <w:pStyle w:val="Normal1"/>
        <w:numPr>
          <w:ilvl w:val="1"/>
          <w:numId w:val="1"/>
        </w:numPr>
        <w:tabs>
          <w:tab w:val="left" w:pos="2160"/>
        </w:tabs>
        <w:rPr>
          <w:rFonts w:asciiTheme="minorHAnsi" w:hAnsiTheme="minorHAnsi" w:cstheme="minorHAnsi"/>
          <w:sz w:val="22"/>
          <w:szCs w:val="22"/>
        </w:rPr>
      </w:pPr>
      <w:r w:rsidRPr="009938A6">
        <w:rPr>
          <w:rFonts w:asciiTheme="minorHAnsi" w:eastAsiaTheme="minorEastAsia" w:hAnsiTheme="minorHAnsi" w:cstheme="minorHAnsi"/>
          <w:sz w:val="22"/>
          <w:szCs w:val="22"/>
        </w:rPr>
        <w:t xml:space="preserve">Omnicell Return Bins </w:t>
      </w:r>
    </w:p>
    <w:p w:rsidR="00093BD2" w:rsidRPr="006F3FF4" w:rsidP="00093BD2">
      <w:pPr>
        <w:pStyle w:val="Normal1"/>
        <w:numPr>
          <w:ilvl w:val="2"/>
          <w:numId w:val="1"/>
        </w:numPr>
        <w:tabs>
          <w:tab w:val="left" w:pos="2160"/>
        </w:tabs>
        <w:rPr>
          <w:rFonts w:asciiTheme="minorHAnsi" w:hAnsiTheme="minorHAnsi" w:cstheme="minorHAnsi"/>
          <w:sz w:val="22"/>
          <w:szCs w:val="22"/>
        </w:rPr>
      </w:pPr>
      <w:r w:rsidRPr="005F55DA">
        <w:rPr>
          <w:rFonts w:asciiTheme="minorHAnsi" w:hAnsiTheme="minorHAnsi" w:cstheme="minorHAnsi"/>
          <w:sz w:val="22"/>
          <w:szCs w:val="22"/>
        </w:rPr>
        <w:t>Deliverables: Successful installation, testing, and, where applicable, staff training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20"/>
        <w:gridCol w:w="7340"/>
        <w:gridCol w:w="1340"/>
      </w:tblGrid>
      <w:tr w:rsidTr="00871F37">
        <w:tblPrEx>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630"/>
        </w:trPr>
        <w:tc>
          <w:tcPr>
            <w:tcW w:w="820" w:type="dxa"/>
            <w:vAlign w:val="bottom"/>
            <w:hideMark/>
          </w:tcPr>
          <w:p w:rsidR="00093BD2" w:rsidRPr="009938A6" w:rsidP="00871F37">
            <w:pPr>
              <w:spacing w:after="0" w:line="240" w:lineRule="auto"/>
              <w:jc w:val="center"/>
              <w:rPr>
                <w:rFonts w:eastAsia="Times New Roman" w:cstheme="minorHAnsi"/>
                <w:color w:val="000000"/>
              </w:rPr>
            </w:pPr>
            <w:r w:rsidRPr="009938A6">
              <w:rPr>
                <w:rFonts w:eastAsia="Times New Roman" w:cstheme="minorHAnsi"/>
                <w:color w:val="000000"/>
              </w:rPr>
              <w:t>Item #</w:t>
            </w:r>
          </w:p>
        </w:tc>
        <w:tc>
          <w:tcPr>
            <w:tcW w:w="7340" w:type="dxa"/>
            <w:noWrap/>
            <w:vAlign w:val="bottom"/>
            <w:hideMark/>
          </w:tcPr>
          <w:p w:rsidR="00093BD2" w:rsidRPr="009938A6" w:rsidP="00871F37">
            <w:pPr>
              <w:spacing w:after="0" w:line="240" w:lineRule="auto"/>
              <w:jc w:val="center"/>
              <w:rPr>
                <w:rFonts w:eastAsia="Times New Roman" w:cstheme="minorHAnsi"/>
                <w:color w:val="000000"/>
              </w:rPr>
            </w:pPr>
            <w:r w:rsidRPr="009938A6">
              <w:rPr>
                <w:rFonts w:eastAsia="Times New Roman" w:cstheme="minorHAnsi"/>
                <w:color w:val="000000"/>
              </w:rPr>
              <w:t>Description/Part Number*</w:t>
            </w:r>
          </w:p>
        </w:tc>
        <w:tc>
          <w:tcPr>
            <w:tcW w:w="1340" w:type="dxa"/>
            <w:noWrap/>
            <w:vAlign w:val="center"/>
            <w:hideMark/>
          </w:tcPr>
          <w:p w:rsidR="00093BD2" w:rsidRPr="009938A6" w:rsidP="00871F37">
            <w:pPr>
              <w:spacing w:after="0" w:line="240" w:lineRule="auto"/>
              <w:jc w:val="center"/>
              <w:rPr>
                <w:rFonts w:eastAsia="Times New Roman" w:cstheme="minorHAnsi"/>
                <w:color w:val="000000"/>
              </w:rPr>
            </w:pPr>
            <w:r w:rsidRPr="009938A6">
              <w:rPr>
                <w:rFonts w:eastAsia="Times New Roman" w:cstheme="minorHAnsi"/>
                <w:color w:val="000000"/>
              </w:rPr>
              <w:t>Qty</w:t>
            </w:r>
          </w:p>
        </w:tc>
      </w:tr>
      <w:tr w:rsidTr="00871F37">
        <w:tblPrEx>
          <w:tblW w:w="9500" w:type="dxa"/>
          <w:tblLook w:val="04A0"/>
        </w:tblPrEx>
        <w:trPr>
          <w:trHeight w:val="310"/>
        </w:trPr>
        <w:tc>
          <w:tcPr>
            <w:tcW w:w="820" w:type="dxa"/>
            <w:noWrap/>
            <w:vAlign w:val="bottom"/>
            <w:hideMark/>
          </w:tcPr>
          <w:p w:rsidR="00093BD2" w:rsidRPr="009938A6" w:rsidP="00871F37">
            <w:pPr>
              <w:spacing w:after="0" w:line="240" w:lineRule="auto"/>
              <w:jc w:val="center"/>
              <w:rPr>
                <w:rFonts w:eastAsia="Times New Roman" w:cstheme="minorHAnsi"/>
                <w:color w:val="000000"/>
              </w:rPr>
            </w:pPr>
            <w:r w:rsidRPr="009938A6">
              <w:rPr>
                <w:rFonts w:eastAsia="Times New Roman" w:cstheme="minorHAnsi"/>
                <w:color w:val="000000"/>
              </w:rPr>
              <w:t>1</w:t>
            </w:r>
          </w:p>
        </w:tc>
        <w:tc>
          <w:tcPr>
            <w:tcW w:w="7340" w:type="dxa"/>
            <w:noWrap/>
            <w:vAlign w:val="bottom"/>
            <w:hideMark/>
          </w:tcPr>
          <w:p w:rsidR="00093BD2" w:rsidRPr="009938A6" w:rsidP="00871F37">
            <w:pPr>
              <w:spacing w:after="0" w:line="240" w:lineRule="auto"/>
              <w:rPr>
                <w:rFonts w:eastAsia="Times New Roman" w:cstheme="minorHAnsi"/>
                <w:color w:val="000000"/>
              </w:rPr>
            </w:pPr>
            <w:r w:rsidRPr="009938A6">
              <w:rPr>
                <w:rFonts w:eastAsia="Times New Roman" w:cstheme="minorHAnsi"/>
                <w:color w:val="000000"/>
              </w:rPr>
              <w:t>MED-OPT-002</w:t>
            </w:r>
          </w:p>
        </w:tc>
        <w:tc>
          <w:tcPr>
            <w:tcW w:w="1340" w:type="dxa"/>
            <w:noWrap/>
            <w:vAlign w:val="center"/>
            <w:hideMark/>
          </w:tcPr>
          <w:p w:rsidR="00093BD2" w:rsidRPr="009938A6" w:rsidP="00871F37">
            <w:pPr>
              <w:spacing w:after="0" w:line="240" w:lineRule="auto"/>
              <w:jc w:val="center"/>
              <w:rPr>
                <w:rFonts w:eastAsia="Times New Roman" w:cstheme="minorHAnsi"/>
                <w:color w:val="000000"/>
              </w:rPr>
            </w:pPr>
            <w:r w:rsidRPr="009938A6">
              <w:rPr>
                <w:rFonts w:eastAsia="Times New Roman" w:cstheme="minorHAnsi"/>
                <w:color w:val="000000"/>
              </w:rPr>
              <w:t>56</w:t>
            </w:r>
          </w:p>
        </w:tc>
      </w:tr>
    </w:tbl>
    <w:p w:rsidR="00093BD2" w:rsidP="00093BD2">
      <w:pPr>
        <w:jc w:val="both"/>
        <w:rPr>
          <w:rFonts w:eastAsia="Times New Roman" w:cstheme="minorHAnsi"/>
          <w:b/>
          <w:bCs/>
          <w:highlight w:val="yellow"/>
        </w:rPr>
      </w:pPr>
    </w:p>
    <w:p w:rsidR="00093BD2" w:rsidP="00093BD2">
      <w:pPr>
        <w:pStyle w:val="Normal1"/>
        <w:numPr>
          <w:ilvl w:val="1"/>
          <w:numId w:val="1"/>
        </w:numPr>
        <w:tabs>
          <w:tab w:val="left" w:pos="2160"/>
        </w:tabs>
        <w:rPr>
          <w:rFonts w:asciiTheme="minorHAnsi" w:eastAsiaTheme="minorEastAsia" w:hAnsiTheme="minorHAnsi" w:cstheme="minorHAnsi"/>
          <w:sz w:val="22"/>
          <w:szCs w:val="22"/>
        </w:rPr>
      </w:pPr>
      <w:r>
        <w:rPr>
          <w:rFonts w:asciiTheme="minorHAnsi" w:eastAsiaTheme="minorEastAsia" w:hAnsiTheme="minorHAnsi" w:cstheme="minorHAnsi"/>
          <w:sz w:val="22"/>
          <w:szCs w:val="22"/>
        </w:rPr>
        <w:t>System Integration:</w:t>
      </w:r>
    </w:p>
    <w:p w:rsidR="00093BD2" w:rsidP="00093BD2">
      <w:pPr>
        <w:pStyle w:val="Normal1"/>
        <w:numPr>
          <w:ilvl w:val="2"/>
          <w:numId w:val="1"/>
        </w:numPr>
        <w:tabs>
          <w:tab w:val="left" w:pos="2160"/>
        </w:tabs>
        <w:rPr>
          <w:rFonts w:asciiTheme="minorHAnsi" w:eastAsiaTheme="minorEastAsia" w:hAnsiTheme="minorHAnsi" w:cstheme="minorHAnsi"/>
          <w:sz w:val="22"/>
          <w:szCs w:val="22"/>
        </w:rPr>
      </w:pPr>
      <w:r w:rsidRPr="00B02B76">
        <w:rPr>
          <w:rFonts w:asciiTheme="minorHAnsi" w:eastAsiaTheme="minorEastAsia" w:hAnsiTheme="minorHAnsi" w:cstheme="minorHAnsi"/>
          <w:sz w:val="22"/>
          <w:szCs w:val="22"/>
        </w:rPr>
        <w:t>All proposed equipment shall be fully compatible with the facility’s existing Omnicell enterprise server environment, including OmniCenter® or other Omnicell</w:t>
      </w:r>
      <w:r w:rsidRPr="00B02B76">
        <w:rPr>
          <w:rFonts w:asciiTheme="minorHAnsi" w:eastAsiaTheme="minorEastAsia" w:hAnsiTheme="minorHAnsi" w:cstheme="minorHAnsi"/>
          <w:sz w:val="22"/>
          <w:szCs w:val="22"/>
        </w:rPr>
        <w:noBreakHyphen/>
        <w:t>supported centralized platforms currently in use. The Contractor shall ensure that all components connect reliably to the enterprise server for authentication, data management, and system configuration.</w:t>
      </w:r>
    </w:p>
    <w:p w:rsidR="00093BD2" w:rsidP="00093BD2">
      <w:pPr>
        <w:pStyle w:val="Normal1"/>
        <w:tabs>
          <w:tab w:val="left" w:pos="2160"/>
        </w:tabs>
        <w:ind w:left="1224"/>
        <w:rPr>
          <w:rFonts w:asciiTheme="minorHAnsi" w:eastAsiaTheme="minorEastAsia" w:hAnsiTheme="minorHAnsi" w:cstheme="minorHAnsi"/>
          <w:sz w:val="22"/>
          <w:szCs w:val="22"/>
        </w:rPr>
      </w:pPr>
    </w:p>
    <w:p w:rsidR="00093BD2" w:rsidRPr="00B02B76" w:rsidP="00093BD2">
      <w:pPr>
        <w:pStyle w:val="Normal1"/>
        <w:numPr>
          <w:ilvl w:val="1"/>
          <w:numId w:val="1"/>
        </w:numPr>
        <w:tabs>
          <w:tab w:val="left" w:pos="2160"/>
        </w:tabs>
        <w:rPr>
          <w:rFonts w:asciiTheme="minorHAnsi" w:eastAsiaTheme="minorEastAsia" w:hAnsiTheme="minorHAnsi" w:cstheme="minorHAnsi"/>
          <w:sz w:val="22"/>
          <w:szCs w:val="22"/>
        </w:rPr>
      </w:pPr>
      <w:r w:rsidRPr="00B02B76">
        <w:rPr>
          <w:rFonts w:asciiTheme="minorHAnsi" w:eastAsiaTheme="minorEastAsia" w:hAnsiTheme="minorHAnsi" w:cstheme="minorHAnsi"/>
          <w:sz w:val="22"/>
          <w:szCs w:val="22"/>
        </w:rPr>
        <w:t>Data Management and Integration</w:t>
      </w:r>
    </w:p>
    <w:p w:rsidR="00093BD2" w:rsidRPr="00B02B76" w:rsidP="00093BD2">
      <w:pPr>
        <w:pStyle w:val="Normal1"/>
        <w:numPr>
          <w:ilvl w:val="2"/>
          <w:numId w:val="1"/>
        </w:numPr>
        <w:tabs>
          <w:tab w:val="left" w:pos="2160"/>
        </w:tabs>
        <w:rPr>
          <w:rFonts w:asciiTheme="minorHAnsi" w:eastAsiaTheme="minorEastAsia" w:hAnsiTheme="minorHAnsi" w:cstheme="minorHAnsi"/>
          <w:sz w:val="22"/>
          <w:szCs w:val="22"/>
        </w:rPr>
      </w:pPr>
      <w:r w:rsidRPr="00B02B76">
        <w:rPr>
          <w:rFonts w:asciiTheme="minorHAnsi" w:eastAsiaTheme="minorEastAsia" w:hAnsiTheme="minorHAnsi" w:cstheme="minorHAnsi"/>
          <w:sz w:val="22"/>
          <w:szCs w:val="22"/>
        </w:rPr>
        <w:t>The systems shall support centralized management of medication inventory, access logs, transaction histories, configuration settings, and user profiles. All data shall be stored and managed through the facility’s Omnicell central server, without local retention beyond temporary operational buffering.</w:t>
      </w:r>
    </w:p>
    <w:p w:rsidR="00093BD2" w:rsidP="00093BD2">
      <w:pPr>
        <w:pStyle w:val="Normal1"/>
        <w:numPr>
          <w:ilvl w:val="2"/>
          <w:numId w:val="1"/>
        </w:numPr>
        <w:tabs>
          <w:tab w:val="left" w:pos="2160"/>
        </w:tabs>
        <w:rPr>
          <w:rFonts w:asciiTheme="minorHAnsi" w:eastAsiaTheme="minorEastAsia" w:hAnsiTheme="minorHAnsi" w:cstheme="minorHAnsi"/>
          <w:sz w:val="22"/>
          <w:szCs w:val="22"/>
        </w:rPr>
      </w:pPr>
      <w:r w:rsidRPr="00B02B76">
        <w:rPr>
          <w:rFonts w:asciiTheme="minorHAnsi" w:eastAsiaTheme="minorEastAsia" w:hAnsiTheme="minorHAnsi" w:cstheme="minorHAnsi"/>
          <w:sz w:val="22"/>
          <w:szCs w:val="22"/>
        </w:rPr>
        <w:t xml:space="preserve">The Contractor shall ensure the solution supports integration with the facility’s Electronic Health Record (EHR) system and any associated interface engines </w:t>
      </w:r>
      <w:r w:rsidRPr="00B02B76">
        <w:rPr>
          <w:rFonts w:asciiTheme="minorHAnsi" w:eastAsiaTheme="minorEastAsia" w:hAnsiTheme="minorHAnsi" w:cstheme="minorHAnsi"/>
          <w:sz w:val="22"/>
          <w:szCs w:val="22"/>
        </w:rPr>
        <w:t>required for clinical documentation, medication administration, or workflow interoperability.</w:t>
      </w:r>
    </w:p>
    <w:p w:rsidR="00093BD2" w:rsidRPr="00B02B76" w:rsidP="00093BD2">
      <w:pPr>
        <w:pStyle w:val="Normal1"/>
        <w:tabs>
          <w:tab w:val="left" w:pos="2160"/>
        </w:tabs>
        <w:ind w:left="1224"/>
        <w:rPr>
          <w:rFonts w:asciiTheme="minorHAnsi" w:eastAsiaTheme="minorEastAsia" w:hAnsiTheme="minorHAnsi" w:cstheme="minorHAnsi"/>
          <w:sz w:val="22"/>
          <w:szCs w:val="22"/>
        </w:rPr>
      </w:pPr>
    </w:p>
    <w:p w:rsidR="00093BD2" w:rsidRPr="00B02B76" w:rsidP="00093BD2">
      <w:pPr>
        <w:pStyle w:val="Normal1"/>
        <w:numPr>
          <w:ilvl w:val="1"/>
          <w:numId w:val="1"/>
        </w:numPr>
        <w:tabs>
          <w:tab w:val="left" w:pos="2160"/>
        </w:tabs>
        <w:rPr>
          <w:rFonts w:asciiTheme="minorHAnsi" w:eastAsiaTheme="minorEastAsia" w:hAnsiTheme="minorHAnsi" w:cstheme="minorHAnsi"/>
          <w:sz w:val="22"/>
          <w:szCs w:val="22"/>
        </w:rPr>
      </w:pPr>
      <w:r w:rsidRPr="00B02B76">
        <w:rPr>
          <w:rFonts w:asciiTheme="minorHAnsi" w:eastAsiaTheme="minorEastAsia" w:hAnsiTheme="minorHAnsi" w:cstheme="minorHAnsi"/>
          <w:sz w:val="22"/>
          <w:szCs w:val="22"/>
        </w:rPr>
        <w:t>Cybersecurity and Network Requirements</w:t>
      </w:r>
    </w:p>
    <w:p w:rsidR="00093BD2" w:rsidRPr="00B02B76" w:rsidP="00093BD2">
      <w:pPr>
        <w:pStyle w:val="Normal1"/>
        <w:numPr>
          <w:ilvl w:val="2"/>
          <w:numId w:val="1"/>
        </w:numPr>
        <w:tabs>
          <w:tab w:val="left" w:pos="2160"/>
        </w:tabs>
        <w:rPr>
          <w:rFonts w:asciiTheme="minorHAnsi" w:eastAsiaTheme="minorEastAsia" w:hAnsiTheme="minorHAnsi" w:cstheme="minorHAnsi"/>
          <w:sz w:val="22"/>
          <w:szCs w:val="22"/>
        </w:rPr>
      </w:pPr>
      <w:r w:rsidRPr="00B02B76">
        <w:rPr>
          <w:rFonts w:asciiTheme="minorHAnsi" w:eastAsiaTheme="minorEastAsia" w:hAnsiTheme="minorHAnsi" w:cstheme="minorHAnsi"/>
          <w:sz w:val="22"/>
          <w:szCs w:val="22"/>
        </w:rPr>
        <w:t>The Contractor shall ensure all communication between the devices and the centralized Omnicell server utilizes secure, encrypted protocols compliant with federal and organizational cybersecurity requirements.</w:t>
      </w:r>
    </w:p>
    <w:p w:rsidR="00093BD2" w:rsidRPr="00B02B76" w:rsidP="00093BD2">
      <w:pPr>
        <w:pStyle w:val="Normal1"/>
        <w:numPr>
          <w:ilvl w:val="2"/>
          <w:numId w:val="1"/>
        </w:numPr>
        <w:tabs>
          <w:tab w:val="left" w:pos="2160"/>
        </w:tabs>
        <w:rPr>
          <w:rFonts w:asciiTheme="minorHAnsi" w:eastAsiaTheme="minorEastAsia" w:hAnsiTheme="minorHAnsi" w:cstheme="minorHAnsi"/>
          <w:sz w:val="22"/>
          <w:szCs w:val="22"/>
        </w:rPr>
      </w:pPr>
      <w:r w:rsidRPr="00B02B76">
        <w:rPr>
          <w:rFonts w:asciiTheme="minorHAnsi" w:eastAsiaTheme="minorEastAsia" w:hAnsiTheme="minorHAnsi" w:cstheme="minorHAnsi"/>
          <w:sz w:val="22"/>
          <w:szCs w:val="22"/>
        </w:rPr>
        <w:t xml:space="preserve"> The Contractor shall provide documentation outlining required network ports, communication protocols, and server dependencies to support secure deployment and sustainment.</w:t>
      </w:r>
    </w:p>
    <w:p w:rsidR="00093BD2" w:rsidP="00093BD2">
      <w:pPr>
        <w:jc w:val="both"/>
        <w:rPr>
          <w:rFonts w:eastAsia="Times New Roman" w:cstheme="minorHAnsi"/>
          <w:b/>
          <w:bCs/>
          <w:highlight w:val="yellow"/>
        </w:rPr>
      </w:pPr>
    </w:p>
    <w:p w:rsidR="00093BD2" w:rsidRPr="00A26CEF" w:rsidP="00093BD2">
      <w:pPr>
        <w:jc w:val="both"/>
        <w:rPr>
          <w:rFonts w:eastAsia="Times New Roman" w:cstheme="minorHAnsi"/>
          <w:b/>
        </w:rPr>
      </w:pPr>
      <w:r w:rsidRPr="00107DE3">
        <w:rPr>
          <w:rFonts w:eastAsia="Times New Roman" w:cstheme="minorHAnsi"/>
          <w:b/>
          <w:bCs/>
          <w:highlight w:val="yellow"/>
        </w:rPr>
        <w:t xml:space="preserve">If your company is interested and capable of providing the required supplies/services, </w:t>
      </w:r>
      <w:r>
        <w:rPr>
          <w:rFonts w:eastAsia="Times New Roman" w:cstheme="minorHAnsi"/>
          <w:b/>
          <w:bCs/>
          <w:highlight w:val="yellow"/>
        </w:rPr>
        <w:t>you MUST</w:t>
      </w:r>
      <w:r w:rsidRPr="00107DE3">
        <w:rPr>
          <w:rFonts w:eastAsia="Times New Roman" w:cstheme="minorHAnsi"/>
          <w:b/>
          <w:bCs/>
          <w:highlight w:val="yellow"/>
        </w:rPr>
        <w:t xml:space="preserve"> provide the information indicated below OR your intent, interest to participation, and information provided will not be considered as valid for research purposes</w:t>
      </w:r>
      <w:r>
        <w:rPr>
          <w:rFonts w:eastAsia="Times New Roman" w:cstheme="minorHAnsi"/>
        </w:rPr>
        <w:t xml:space="preserve">. </w:t>
      </w:r>
      <w:r w:rsidRPr="00A26CEF">
        <w:rPr>
          <w:rFonts w:eastAsia="Times New Roman" w:cstheme="minorHAnsi"/>
        </w:rPr>
        <w:t>Response to this notice should include company name, address, point of contact, size of business pursuant to the following questions:</w:t>
      </w:r>
      <w:r w:rsidRPr="00A26CEF">
        <w:rPr>
          <w:rFonts w:eastAsia="Times New Roman" w:cstheme="minorHAnsi"/>
          <w:b/>
        </w:rPr>
        <w:t xml:space="preserve">  </w:t>
      </w:r>
    </w:p>
    <w:p w:rsidR="00093BD2" w:rsidRPr="00F36BB2" w:rsidP="00093BD2">
      <w:pPr>
        <w:jc w:val="both"/>
        <w:rPr>
          <w:rFonts w:eastAsia="Times New Roman" w:cstheme="minorHAnsi"/>
          <w:bCs/>
          <w:u w:val="single"/>
        </w:rPr>
      </w:pPr>
      <w:r w:rsidRPr="00F36BB2">
        <w:rPr>
          <w:rFonts w:eastAsia="Times New Roman" w:cstheme="minorHAnsi"/>
          <w:bCs/>
        </w:rPr>
        <w:t xml:space="preserve">(1) Submit your capabilities statement illustrating how your organization can/cannot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F36BB2">
        <w:rPr>
          <w:rFonts w:eastAsia="Times New Roman" w:cstheme="minorHAnsi"/>
          <w:bCs/>
          <w:u w:val="single"/>
        </w:rPr>
        <w:t xml:space="preserve">please show how your company meets/exceeds each requirement.  </w:t>
      </w:r>
    </w:p>
    <w:p w:rsidR="00093BD2" w:rsidRPr="00F36BB2" w:rsidP="00093BD2">
      <w:pPr>
        <w:jc w:val="both"/>
        <w:rPr>
          <w:rFonts w:eastAsia="Times New Roman" w:cstheme="minorHAnsi"/>
          <w:bCs/>
        </w:rPr>
      </w:pPr>
      <w:r w:rsidRPr="00F36BB2">
        <w:rPr>
          <w:rFonts w:eastAsia="Times New Roman" w:cstheme="minorHAnsi"/>
          <w:bCs/>
        </w:rPr>
        <w:t>(2) Please review the list of DRAFT/SALIENT CHARACTERISTICS/SOW requirements and provide any additional feedback or suggestions.  If none, please reply as N/A.</w:t>
      </w:r>
    </w:p>
    <w:p w:rsidR="00093BD2" w:rsidRPr="00F36BB2" w:rsidP="00093BD2">
      <w:pPr>
        <w:jc w:val="both"/>
        <w:rPr>
          <w:rFonts w:eastAsia="Times New Roman" w:cstheme="minorHAnsi"/>
          <w:bCs/>
        </w:rPr>
      </w:pPr>
      <w:r w:rsidRPr="00F36BB2">
        <w:rPr>
          <w:rFonts w:eastAsia="Times New Roman" w:cstheme="minorHAnsi"/>
          <w:bCs/>
        </w:rPr>
        <w:t>(3) Please indicate the size status and representations of your business, such as but not limited to: Service-Disabled Veteran-Owned Small Business (SDVOSB), Veteran-Owned Small Business (VOSB), HUBZone, Woman Owned Small Business (WOSB), Large Business, etc.</w:t>
      </w:r>
    </w:p>
    <w:p w:rsidR="00093BD2" w:rsidRPr="00F36BB2" w:rsidP="00093BD2">
      <w:pPr>
        <w:jc w:val="both"/>
        <w:rPr>
          <w:rFonts w:eastAsia="Times New Roman" w:cstheme="minorHAnsi"/>
          <w:bCs/>
        </w:rPr>
      </w:pPr>
      <w:r w:rsidRPr="00F36BB2">
        <w:rPr>
          <w:rFonts w:eastAsia="Times New Roman" w:cstheme="minorHAnsi"/>
          <w:bCs/>
        </w:rPr>
        <w:t>(4) Is your company considered small under the NAICS code identified in this RFI?</w:t>
      </w:r>
    </w:p>
    <w:p w:rsidR="00093BD2" w:rsidRPr="00F36BB2" w:rsidP="00093BD2">
      <w:pPr>
        <w:jc w:val="both"/>
        <w:rPr>
          <w:rFonts w:eastAsia="Times New Roman" w:cstheme="minorHAnsi"/>
          <w:bCs/>
        </w:rPr>
      </w:pPr>
      <w:r w:rsidRPr="00F36BB2">
        <w:rPr>
          <w:rFonts w:eastAsia="Times New Roman" w:cstheme="minorHAnsi"/>
          <w:bCs/>
        </w:rPr>
        <w:t>(5) Are you the manufacturer, authorized distributor, and/or can your company provide a solution to the required supplies/services described in the list of DRAFT/SALIENT CHARACTERISTICS/SOW?</w:t>
      </w:r>
    </w:p>
    <w:p w:rsidR="00093BD2" w:rsidRPr="00F36BB2" w:rsidP="00093BD2">
      <w:pPr>
        <w:jc w:val="both"/>
        <w:rPr>
          <w:rFonts w:eastAsia="Times New Roman" w:cstheme="minorHAnsi"/>
          <w:bCs/>
        </w:rPr>
      </w:pPr>
      <w:r w:rsidRPr="00F36BB2">
        <w:rPr>
          <w:rFonts w:eastAsia="Times New Roman" w:cstheme="minorHAnsi"/>
          <w:bCs/>
        </w:rPr>
        <w:t>(6) If you are a large business, do you have any designated/authorized distributors? If so, please provide their company name, telephone, point of contact and size status (if available).</w:t>
      </w:r>
    </w:p>
    <w:p w:rsidR="00093BD2" w:rsidRPr="00F36BB2" w:rsidP="00093BD2">
      <w:pPr>
        <w:jc w:val="both"/>
        <w:rPr>
          <w:rFonts w:eastAsia="Times New Roman" w:cstheme="minorHAnsi"/>
          <w:bCs/>
        </w:rPr>
      </w:pPr>
      <w:r w:rsidRPr="00F36BB2">
        <w:rPr>
          <w:rFonts w:eastAsia="Times New Roman" w:cstheme="minorHAnsi"/>
          <w:bCs/>
        </w:rPr>
        <w:t>(7) If you’re a small business and you are an authorized distributor/reseller for the items identified above, do you alter; assemble; modify; the items requested in any way? If you do, state how and what is altered; assembled; modified.</w:t>
      </w:r>
    </w:p>
    <w:p w:rsidR="00093BD2" w:rsidRPr="00F36BB2" w:rsidP="00093BD2">
      <w:pPr>
        <w:jc w:val="both"/>
        <w:rPr>
          <w:rFonts w:eastAsia="Times New Roman" w:cstheme="minorHAnsi"/>
          <w:bCs/>
        </w:rPr>
      </w:pPr>
      <w:r w:rsidRPr="00F36BB2">
        <w:rPr>
          <w:rFonts w:eastAsia="Times New Roman" w:cstheme="minorHAnsi"/>
          <w:bCs/>
        </w:rPr>
        <w:t xml:space="preserve">(8) Limitations on Subcontracting: How does your business ensure compliance with the limitations on subcontracting as outlined in 13 CFR § 125.6? </w:t>
      </w:r>
    </w:p>
    <w:p w:rsidR="00093BD2" w:rsidRPr="00F36BB2" w:rsidP="00093BD2">
      <w:pPr>
        <w:jc w:val="both"/>
        <w:rPr>
          <w:rFonts w:eastAsia="Times New Roman" w:cstheme="minorHAnsi"/>
          <w:bCs/>
        </w:rPr>
      </w:pPr>
      <w:r w:rsidRPr="00F36BB2">
        <w:rPr>
          <w:rFonts w:eastAsia="Times New Roman" w:cstheme="minorHAnsi"/>
          <w:bCs/>
        </w:rPr>
        <w:t>(9) Are the items you are identifying/providing considered Commercial of the Shelf (COTS) items as defined in FAR Part 2.101 under commercial items?</w:t>
      </w:r>
    </w:p>
    <w:p w:rsidR="00093BD2" w:rsidRPr="00F36BB2" w:rsidP="00093BD2">
      <w:pPr>
        <w:pStyle w:val="indent-3"/>
        <w:rPr>
          <w:rFonts w:asciiTheme="minorHAnsi" w:hAnsiTheme="minorHAnsi" w:cstheme="minorHAnsi"/>
          <w:bCs/>
          <w:sz w:val="22"/>
          <w:szCs w:val="22"/>
        </w:rPr>
      </w:pPr>
      <w:r w:rsidRPr="00F36BB2">
        <w:rPr>
          <w:rFonts w:asciiTheme="minorHAnsi" w:hAnsiTheme="minorHAnsi" w:cstheme="minorHAnsi"/>
          <w:bCs/>
          <w:sz w:val="22"/>
          <w:szCs w:val="22"/>
        </w:rPr>
        <w:t>(10)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w:t>
      </w:r>
    </w:p>
    <w:p w:rsidR="00093BD2" w:rsidRPr="00F36BB2" w:rsidP="00093BD2">
      <w:pPr>
        <w:jc w:val="both"/>
        <w:rPr>
          <w:rFonts w:eastAsia="Times New Roman" w:cstheme="minorHAnsi"/>
          <w:bCs/>
        </w:rPr>
      </w:pPr>
      <w:r w:rsidRPr="00F36BB2">
        <w:rPr>
          <w:rFonts w:eastAsia="Times New Roman" w:cstheme="minorHAnsi"/>
          <w:bCs/>
        </w:rPr>
        <w:t>(11) Please indicate whether your product conforms to the requirements of the Buy American Act? Please indicate if manufacturer is/will be US domestic Small Business / US Domestic Large Business / Foreign.</w:t>
      </w:r>
    </w:p>
    <w:p w:rsidR="00093BD2" w:rsidRPr="00F36BB2" w:rsidP="00093BD2">
      <w:pPr>
        <w:jc w:val="both"/>
        <w:rPr>
          <w:rFonts w:eastAsia="Times New Roman" w:cstheme="minorHAnsi"/>
          <w:bCs/>
        </w:rPr>
      </w:pPr>
      <w:r w:rsidRPr="00F36BB2">
        <w:rPr>
          <w:rFonts w:eastAsia="Times New Roman" w:cstheme="minorHAnsi"/>
          <w:bCs/>
        </w:rPr>
        <w:t>(12) What is your lead time to deliver a single unit with all components?  Is there scale in lead time with greater quantities? Please elaborate.</w:t>
      </w:r>
    </w:p>
    <w:p w:rsidR="00093BD2" w:rsidRPr="00F36BB2" w:rsidP="00093BD2">
      <w:pPr>
        <w:jc w:val="both"/>
        <w:rPr>
          <w:rFonts w:eastAsia="Times New Roman" w:cstheme="minorHAnsi"/>
          <w:bCs/>
        </w:rPr>
      </w:pPr>
      <w:r w:rsidRPr="00F36BB2">
        <w:rPr>
          <w:rFonts w:eastAsia="Times New Roman" w:cstheme="minorHAnsi"/>
          <w:bCs/>
        </w:rPr>
        <w:t>(13) What is estimated life span of your solution?  What support/services does that entail?</w:t>
      </w:r>
    </w:p>
    <w:p w:rsidR="00093BD2" w:rsidRPr="00F36BB2" w:rsidP="00093BD2">
      <w:pPr>
        <w:jc w:val="both"/>
        <w:rPr>
          <w:rFonts w:eastAsia="Times New Roman" w:cstheme="minorHAnsi"/>
          <w:bCs/>
        </w:rPr>
      </w:pPr>
      <w:r w:rsidRPr="00F36BB2">
        <w:rPr>
          <w:rFonts w:eastAsia="Times New Roman" w:cstheme="minorHAnsi"/>
          <w:bCs/>
        </w:rPr>
        <w:t>(14) Does your organization offer a leasing solution?  Please elaborate.</w:t>
      </w:r>
    </w:p>
    <w:p w:rsidR="00093BD2" w:rsidRPr="00F36BB2" w:rsidP="00093BD2">
      <w:pPr>
        <w:jc w:val="both"/>
        <w:rPr>
          <w:rFonts w:eastAsia="Times New Roman" w:cstheme="minorHAnsi"/>
          <w:bCs/>
        </w:rPr>
      </w:pPr>
      <w:r w:rsidRPr="00F36BB2">
        <w:rPr>
          <w:rFonts w:eastAsia="Times New Roman" w:cstheme="minorHAnsi"/>
          <w:bCs/>
        </w:rPr>
        <w:t>(15) Does your company have a Federal Supply Schedule (FSS) GSA/NAC/SAC/BPA/NASA SEWP or any other Federal Government contract? If so, please provide the contract number(s).</w:t>
      </w:r>
    </w:p>
    <w:p w:rsidR="00093BD2" w:rsidRPr="00F36BB2" w:rsidP="00093BD2">
      <w:pPr>
        <w:jc w:val="both"/>
        <w:rPr>
          <w:rFonts w:eastAsia="Times New Roman" w:cstheme="minorHAnsi"/>
          <w:bCs/>
        </w:rPr>
      </w:pPr>
      <w:r w:rsidRPr="00F36BB2">
        <w:rPr>
          <w:rFonts w:eastAsia="Times New Roman" w:cstheme="minorHAnsi"/>
          <w:bCs/>
        </w:rPr>
        <w:t>(16) If you are an FSS GSA/NAC/SAC/BPA/NASA SEWP or any other Federal Government contract holder, are all the items/solutions you are providing information about available on your schedule/contract? Please state if all or some items are available on the contract.</w:t>
      </w:r>
    </w:p>
    <w:p w:rsidR="00093BD2" w:rsidRPr="00F36BB2" w:rsidP="00093BD2">
      <w:pPr>
        <w:jc w:val="both"/>
        <w:rPr>
          <w:rFonts w:eastAsia="Times New Roman" w:cstheme="minorHAnsi"/>
          <w:bCs/>
        </w:rPr>
      </w:pPr>
      <w:r w:rsidRPr="00F36BB2">
        <w:rPr>
          <w:rFonts w:eastAsia="Times New Roman" w:cstheme="minorHAnsi"/>
          <w:bCs/>
        </w:rPr>
        <w:t xml:space="preserve">(17) General pricing of your products/solution is encouraged. Pricing will be used for the purpose of </w:t>
      </w:r>
      <w:r w:rsidRPr="00F36BB2">
        <w:rPr>
          <w:rFonts w:eastAsia="Times New Roman" w:cstheme="minorHAnsi"/>
          <w:bCs/>
          <w:u w:val="single"/>
        </w:rPr>
        <w:t>market research only</w:t>
      </w:r>
      <w:r w:rsidRPr="00F36BB2">
        <w:rPr>
          <w:rFonts w:eastAsia="Times New Roman" w:cstheme="minorHAnsi"/>
          <w:bCs/>
        </w:rPr>
        <w:t>. It will not be used to evaluate for any type of award.</w:t>
      </w:r>
    </w:p>
    <w:p w:rsidR="00093BD2" w:rsidRPr="00F36BB2" w:rsidP="00093BD2">
      <w:pPr>
        <w:jc w:val="both"/>
        <w:rPr>
          <w:rFonts w:eastAsia="Times New Roman" w:cstheme="minorHAnsi"/>
          <w:bCs/>
        </w:rPr>
      </w:pPr>
      <w:r w:rsidRPr="00F36BB2">
        <w:rPr>
          <w:rFonts w:eastAsia="Times New Roman" w:cstheme="minorHAnsi"/>
          <w:bCs/>
        </w:rPr>
        <w:t>(18) Please provide your SAM.gov Unique Entity ID/Cage Code number.</w:t>
      </w:r>
    </w:p>
    <w:p w:rsidR="00093BD2" w:rsidRPr="00F36BB2" w:rsidP="00093BD2">
      <w:pPr>
        <w:jc w:val="both"/>
        <w:rPr>
          <w:rFonts w:eastAsia="Times New Roman" w:cstheme="minorHAnsi"/>
          <w:b/>
        </w:rPr>
      </w:pPr>
      <w:r w:rsidRPr="00034C4C">
        <w:rPr>
          <w:rFonts w:eastAsia="Times New Roman" w:cstheme="minorHAnsi"/>
          <w:b/>
          <w:highlight w:val="yellow"/>
        </w:rPr>
        <w:t xml:space="preserve">Responses to this notice shall be submitted via email to </w:t>
      </w:r>
      <w:r w:rsidRPr="00034C4C">
        <w:t>sam.choo</w:t>
      </w:r>
      <w:r w:rsidRPr="00034C4C">
        <w:rPr>
          <w:rFonts w:eastAsia="Times New Roman" w:cstheme="minorHAnsi"/>
          <w:b/>
          <w:highlight w:val="yellow"/>
        </w:rPr>
        <w:t xml:space="preserve">@va.gov. </w:t>
      </w:r>
      <w:r w:rsidRPr="00034C4C">
        <w:rPr>
          <w:rFonts w:eastAsia="Times New Roman" w:cstheme="minorHAnsi"/>
          <w:b/>
          <w:highlight w:val="yellow"/>
          <w:u w:val="single"/>
        </w:rPr>
        <w:t>Telephone responses will not be accepted</w:t>
      </w:r>
      <w:r w:rsidRPr="00034C4C">
        <w:rPr>
          <w:rFonts w:eastAsia="Times New Roman" w:cstheme="minorHAnsi"/>
          <w:b/>
          <w:highlight w:val="yellow"/>
        </w:rPr>
        <w:t xml:space="preserve">.  Responses must be received no later than </w:t>
      </w:r>
      <w:r>
        <w:t>Friday</w:t>
      </w:r>
      <w:r w:rsidRPr="00034C4C">
        <w:t xml:space="preserve">, </w:t>
      </w:r>
      <w:r>
        <w:t>March 13</w:t>
      </w:r>
      <w:r w:rsidRPr="00034C4C">
        <w:t>, 2026 by 10:00 AM PST</w:t>
      </w:r>
      <w:r w:rsidRPr="00034C4C">
        <w:rPr>
          <w:rFonts w:eastAsia="Times New Roman" w:cstheme="minorHAnsi"/>
          <w:b/>
          <w:highlight w:val="yellow"/>
        </w:rPr>
        <w:t>.</w:t>
      </w:r>
      <w:r w:rsidRPr="00F36BB2">
        <w:rPr>
          <w:rFonts w:eastAsia="Times New Roman" w:cstheme="minorHAnsi"/>
          <w:b/>
        </w:rPr>
        <w:t xml:space="preserve">  </w:t>
      </w:r>
    </w:p>
    <w:p w:rsidR="00093BD2" w:rsidRPr="00A26CEF" w:rsidP="00093BD2">
      <w:pPr>
        <w:jc w:val="both"/>
        <w:rPr>
          <w:rFonts w:eastAsia="Times New Roman" w:cstheme="minorHAnsi"/>
        </w:rPr>
      </w:pPr>
      <w:r w:rsidRPr="00A26CEF">
        <w:rPr>
          <w:rFonts w:eastAsia="Times New Roman" w:cstheme="minorHAnsi"/>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as a result of the information provided from this RFI, all interested parties must respond to the specific posting separately IAW the specifications of that announcement. </w:t>
      </w:r>
      <w:bookmarkEnd w:id="1"/>
    </w:p>
    <w:p w:rsidR="000C770E"/>
    <w:p>
      <w:pPr>
        <w:ind w:left="360"/>
      </w:pPr>
      <w:r>
        <w:t>See attached document: 36C26226Q0452 - Omnicell Equipments.</w:t>
      </w:r>
    </w:p>
    <w:sectPr>
      <w:headerReference w:type="default" r:id="rId11"/>
      <w:footerReference w:type="default" r:id="rId12"/>
      <w:headerReference w:type="first" r:id="rId13"/>
      <w:footerReference w:type="first" r:id="rId14"/>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FB340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2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22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7B5"/>
    <w:rPr>
      <w:rFonts w:eastAsiaTheme="majorEastAsia" w:cstheme="majorBidi"/>
      <w:color w:val="272727" w:themeColor="text1" w:themeTint="D8"/>
    </w:rPr>
  </w:style>
  <w:style w:type="paragraph" w:styleId="Quote">
    <w:name w:val="Quote"/>
    <w:basedOn w:val="Normal"/>
    <w:next w:val="Normal"/>
    <w:link w:val="QuoteChar"/>
    <w:uiPriority w:val="29"/>
    <w:qFormat/>
    <w:rsid w:val="00C227B5"/>
    <w:pPr>
      <w:spacing w:before="160"/>
      <w:jc w:val="center"/>
    </w:pPr>
    <w:rPr>
      <w:i/>
      <w:iCs/>
      <w:color w:val="404040" w:themeColor="text1" w:themeTint="BF"/>
    </w:rPr>
  </w:style>
  <w:style w:type="character" w:customStyle="1" w:styleId="QuoteChar">
    <w:name w:val="Quote Char"/>
    <w:basedOn w:val="DefaultParagraphFont"/>
    <w:link w:val="Quote"/>
    <w:uiPriority w:val="29"/>
    <w:rsid w:val="00C227B5"/>
    <w:rPr>
      <w:i/>
      <w:iCs/>
      <w:color w:val="404040" w:themeColor="text1" w:themeTint="BF"/>
    </w:rPr>
  </w:style>
  <w:style w:type="paragraph" w:styleId="IntenseQuote">
    <w:name w:val="Intense Quote"/>
    <w:basedOn w:val="Normal"/>
    <w:next w:val="Normal"/>
    <w:link w:val="IntenseQuoteChar"/>
    <w:uiPriority w:val="30"/>
    <w:qFormat/>
    <w:rsid w:val="00C227B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227B5"/>
    <w:rPr>
      <w:i/>
      <w:iCs/>
      <w:color w:val="366092" w:themeColor="accent1" w:themeShade="BF"/>
    </w:rPr>
  </w:style>
  <w:style w:type="character" w:styleId="IntenseReference">
    <w:name w:val="Intense Reference"/>
    <w:basedOn w:val="DefaultParagraphFont"/>
    <w:uiPriority w:val="32"/>
    <w:qFormat/>
    <w:rsid w:val="00C227B5"/>
    <w:rPr>
      <w:b/>
      <w:bCs/>
      <w:smallCaps/>
      <w:color w:val="366092" w:themeColor="accent1" w:themeShade="BF"/>
      <w:spacing w:val="5"/>
    </w:rPr>
  </w:style>
  <w:style w:type="paragraph" w:customStyle="1" w:styleId="indent-3">
    <w:name w:val="indent-3"/>
    <w:basedOn w:val="Normal"/>
    <w:rsid w:val="00093B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093BD2"/>
  </w:style>
  <w:style w:type="paragraph" w:customStyle="1" w:styleId="Normal1">
    <w:name w:val="Normal1"/>
    <w:basedOn w:val="Normal"/>
    <w:rsid w:val="00093BD2"/>
    <w:pPr>
      <w:spacing w:after="0" w:line="240" w:lineRule="auto"/>
    </w:pPr>
    <w:rPr>
      <w:rFonts w:ascii="Times" w:eastAsia="Times New Roman" w:hAnsi="Times" w:cs="Times New Roman"/>
      <w:sz w:val="20"/>
      <w:szCs w:val="20"/>
    </w:rPr>
  </w:style>
  <w:style w:type="paragraph" w:styleId="Caption">
    <w:name w:val="caption"/>
    <w:basedOn w:val="Normal"/>
    <w:next w:val="Normal"/>
    <w:uiPriority w:val="35"/>
    <w:unhideWhenUsed/>
    <w:qFormat/>
    <w:rsid w:val="00093BD2"/>
    <w:pPr>
      <w:spacing w:line="240" w:lineRule="auto"/>
    </w:pPr>
    <w:rPr>
      <w:i/>
      <w:iCs/>
      <w:color w:val="1F497D" w:themeColor="text2"/>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header" Target="header2.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2026-03-06T19:17:10Z</dcterms:created>
  <dcterms:modified xsi:type="dcterms:W3CDTF">2026-03-06T19:17:10Z</dcterms:modified>
</cp:coreProperties>
</file>