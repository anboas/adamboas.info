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3B55A" w14:textId="77777777" w:rsidR="004851A6" w:rsidRPr="004851A6" w:rsidRDefault="004851A6" w:rsidP="004851A6">
      <w:pPr>
        <w:spacing w:after="0" w:line="240" w:lineRule="auto"/>
        <w:jc w:val="center"/>
        <w:rPr>
          <w:rFonts w:eastAsia="Calibri" w:cstheme="minorHAnsi"/>
          <w:b/>
          <w:sz w:val="44"/>
          <w:szCs w:val="44"/>
        </w:rPr>
      </w:pPr>
      <w:r w:rsidRPr="004851A6">
        <w:rPr>
          <w:rFonts w:eastAsia="Calibri" w:cstheme="minorHAnsi"/>
          <w:b/>
          <w:sz w:val="44"/>
        </w:rPr>
        <w:t>Per</w:t>
      </w:r>
      <w:r w:rsidRPr="004851A6">
        <w:rPr>
          <w:rFonts w:eastAsia="Calibri" w:cstheme="minorHAnsi"/>
          <w:b/>
          <w:sz w:val="44"/>
          <w:szCs w:val="44"/>
        </w:rPr>
        <w:t>formance Work Statement</w:t>
      </w:r>
    </w:p>
    <w:p w14:paraId="194123D3" w14:textId="77777777" w:rsidR="004851A6" w:rsidRPr="004851A6" w:rsidRDefault="004851A6" w:rsidP="004851A6">
      <w:pPr>
        <w:spacing w:after="0" w:line="240" w:lineRule="auto"/>
        <w:rPr>
          <w:rFonts w:eastAsia="Calibri" w:cstheme="minorHAnsi"/>
          <w:b/>
          <w:sz w:val="32"/>
          <w:szCs w:val="32"/>
        </w:rPr>
      </w:pPr>
    </w:p>
    <w:p w14:paraId="73081F3B" w14:textId="77777777" w:rsidR="004851A6" w:rsidRPr="004851A6" w:rsidRDefault="004851A6" w:rsidP="009243E4">
      <w:pPr>
        <w:spacing w:after="0" w:line="240" w:lineRule="auto"/>
        <w:jc w:val="center"/>
        <w:rPr>
          <w:rFonts w:eastAsia="Calibri" w:cstheme="minorHAnsi"/>
          <w:b/>
          <w:sz w:val="32"/>
          <w:szCs w:val="32"/>
        </w:rPr>
      </w:pPr>
      <w:r w:rsidRPr="004851A6">
        <w:rPr>
          <w:rFonts w:eastAsia="Calibri" w:cstheme="minorHAnsi"/>
          <w:b/>
          <w:sz w:val="32"/>
          <w:szCs w:val="32"/>
        </w:rPr>
        <w:t>Historical Support Services</w:t>
      </w:r>
    </w:p>
    <w:p w14:paraId="19A30283" w14:textId="77777777" w:rsidR="004851A6" w:rsidRPr="004851A6" w:rsidRDefault="004851A6" w:rsidP="004851A6">
      <w:pPr>
        <w:spacing w:after="0" w:line="240" w:lineRule="auto"/>
        <w:rPr>
          <w:rFonts w:eastAsia="Calibri" w:cstheme="minorHAnsi"/>
          <w:color w:val="000000"/>
          <w:sz w:val="24"/>
          <w:szCs w:val="24"/>
        </w:rPr>
      </w:pPr>
    </w:p>
    <w:p w14:paraId="1DA41A9B" w14:textId="77777777" w:rsidR="004851A6" w:rsidRPr="004851A6" w:rsidRDefault="004851A6" w:rsidP="004851A6">
      <w:pPr>
        <w:spacing w:after="200" w:line="276" w:lineRule="auto"/>
        <w:outlineLvl w:val="0"/>
        <w:rPr>
          <w:rFonts w:eastAsia="Calibri" w:cstheme="minorHAnsi"/>
          <w:b/>
          <w:sz w:val="26"/>
          <w:szCs w:val="26"/>
        </w:rPr>
      </w:pPr>
      <w:bookmarkStart w:id="0" w:name="_Toc403737676"/>
      <w:r w:rsidRPr="004851A6">
        <w:rPr>
          <w:rFonts w:eastAsia="Calibri" w:cstheme="minorHAnsi"/>
          <w:b/>
          <w:sz w:val="26"/>
          <w:szCs w:val="26"/>
        </w:rPr>
        <w:t>1 Introduction</w:t>
      </w:r>
      <w:bookmarkEnd w:id="0"/>
    </w:p>
    <w:p w14:paraId="3B9D7CEF" w14:textId="3101B3E1" w:rsidR="004851A6" w:rsidRPr="00540FB5" w:rsidRDefault="004851A6" w:rsidP="004851A6">
      <w:pPr>
        <w:spacing w:after="200" w:line="276" w:lineRule="auto"/>
        <w:rPr>
          <w:rFonts w:eastAsia="Calibri" w:cstheme="minorHAnsi"/>
          <w:sz w:val="23"/>
          <w:szCs w:val="23"/>
        </w:rPr>
      </w:pPr>
      <w:r w:rsidRPr="00540FB5">
        <w:rPr>
          <w:rFonts w:eastAsia="Calibri" w:cstheme="minorHAnsi"/>
          <w:sz w:val="23"/>
          <w:szCs w:val="23"/>
        </w:rPr>
        <w:t xml:space="preserve">The Office of History, Headquarters, U.S. Army Corps of Engineers (CEHO), located in Alexandria, Virginia, is responsible for collecting, preserving, interpreting, and disseminating the history of the US Army Corps of Engineers (USACE). To accomplish its mission, CEHO’s staff of historians, curators, archivists, and editors </w:t>
      </w:r>
      <w:proofErr w:type="gramStart"/>
      <w:r w:rsidR="003B4B0C" w:rsidRPr="00540FB5">
        <w:rPr>
          <w:rFonts w:eastAsia="Calibri" w:cstheme="minorHAnsi"/>
          <w:sz w:val="23"/>
          <w:szCs w:val="23"/>
        </w:rPr>
        <w:t>conducts</w:t>
      </w:r>
      <w:proofErr w:type="gramEnd"/>
      <w:r w:rsidR="003B4B0C" w:rsidRPr="00540FB5">
        <w:rPr>
          <w:rFonts w:eastAsia="Calibri" w:cstheme="minorHAnsi"/>
          <w:sz w:val="23"/>
          <w:szCs w:val="23"/>
        </w:rPr>
        <w:t xml:space="preserve"> the following activities: </w:t>
      </w:r>
      <w:r w:rsidRPr="00540FB5">
        <w:rPr>
          <w:rFonts w:eastAsia="Calibri" w:cstheme="minorHAnsi"/>
          <w:sz w:val="23"/>
          <w:szCs w:val="23"/>
        </w:rPr>
        <w:t>research</w:t>
      </w:r>
      <w:r w:rsidR="003B4B0C" w:rsidRPr="00540FB5">
        <w:rPr>
          <w:rFonts w:eastAsia="Calibri" w:cstheme="minorHAnsi"/>
          <w:sz w:val="23"/>
          <w:szCs w:val="23"/>
        </w:rPr>
        <w:t>, write, and review</w:t>
      </w:r>
      <w:r w:rsidRPr="00540FB5">
        <w:rPr>
          <w:rFonts w:eastAsia="Calibri" w:cstheme="minorHAnsi"/>
          <w:sz w:val="23"/>
          <w:szCs w:val="23"/>
        </w:rPr>
        <w:t xml:space="preserve"> a wide variety </w:t>
      </w:r>
      <w:r w:rsidR="003B4B0C" w:rsidRPr="00540FB5">
        <w:rPr>
          <w:rFonts w:eastAsia="Calibri" w:cstheme="minorHAnsi"/>
          <w:sz w:val="23"/>
          <w:szCs w:val="23"/>
        </w:rPr>
        <w:t>of historical products; collect</w:t>
      </w:r>
      <w:r w:rsidRPr="00540FB5">
        <w:rPr>
          <w:rFonts w:eastAsia="Calibri" w:cstheme="minorHAnsi"/>
          <w:sz w:val="23"/>
          <w:szCs w:val="23"/>
        </w:rPr>
        <w:t>,</w:t>
      </w:r>
      <w:r w:rsidR="003B4B0C" w:rsidRPr="00540FB5">
        <w:rPr>
          <w:rFonts w:eastAsia="Calibri" w:cstheme="minorHAnsi"/>
          <w:sz w:val="23"/>
          <w:szCs w:val="23"/>
        </w:rPr>
        <w:t xml:space="preserve"> arrange, catalog, </w:t>
      </w:r>
      <w:r w:rsidR="00131734">
        <w:rPr>
          <w:rFonts w:eastAsia="Calibri" w:cstheme="minorHAnsi"/>
          <w:sz w:val="23"/>
          <w:szCs w:val="23"/>
        </w:rPr>
        <w:t xml:space="preserve">digitize, </w:t>
      </w:r>
      <w:r w:rsidR="003B4B0C" w:rsidRPr="00540FB5">
        <w:rPr>
          <w:rFonts w:eastAsia="Calibri" w:cstheme="minorHAnsi"/>
          <w:sz w:val="23"/>
          <w:szCs w:val="23"/>
        </w:rPr>
        <w:t>and preserve</w:t>
      </w:r>
      <w:r w:rsidRPr="00540FB5">
        <w:rPr>
          <w:rFonts w:eastAsia="Calibri" w:cstheme="minorHAnsi"/>
          <w:sz w:val="23"/>
          <w:szCs w:val="23"/>
        </w:rPr>
        <w:t xml:space="preserve"> historical documents, photogra</w:t>
      </w:r>
      <w:r w:rsidR="003B4B0C" w:rsidRPr="00540FB5">
        <w:rPr>
          <w:rFonts w:eastAsia="Calibri" w:cstheme="minorHAnsi"/>
          <w:sz w:val="23"/>
          <w:szCs w:val="23"/>
        </w:rPr>
        <w:t>phs, and artifacts; and conduct</w:t>
      </w:r>
      <w:r w:rsidRPr="00540FB5">
        <w:rPr>
          <w:rFonts w:eastAsia="Calibri" w:cstheme="minorHAnsi"/>
          <w:sz w:val="23"/>
          <w:szCs w:val="23"/>
        </w:rPr>
        <w:t xml:space="preserve"> a wide-ranging oral history program. To </w:t>
      </w:r>
      <w:r w:rsidR="000123D9" w:rsidRPr="00540FB5">
        <w:rPr>
          <w:rFonts w:eastAsia="Calibri" w:cstheme="minorHAnsi"/>
          <w:sz w:val="23"/>
          <w:szCs w:val="23"/>
        </w:rPr>
        <w:t>advance i</w:t>
      </w:r>
      <w:r w:rsidRPr="00540FB5">
        <w:rPr>
          <w:rFonts w:eastAsia="Calibri" w:cstheme="minorHAnsi"/>
          <w:sz w:val="23"/>
          <w:szCs w:val="23"/>
        </w:rPr>
        <w:t xml:space="preserve">ts mission, CEHO requires a historical </w:t>
      </w:r>
      <w:r w:rsidR="000123D9" w:rsidRPr="00540FB5">
        <w:rPr>
          <w:rFonts w:eastAsia="Calibri" w:cstheme="minorHAnsi"/>
          <w:sz w:val="23"/>
          <w:szCs w:val="23"/>
        </w:rPr>
        <w:t xml:space="preserve">services </w:t>
      </w:r>
      <w:r w:rsidRPr="00540FB5">
        <w:rPr>
          <w:rFonts w:eastAsia="Calibri" w:cstheme="minorHAnsi"/>
          <w:sz w:val="23"/>
          <w:szCs w:val="23"/>
        </w:rPr>
        <w:t xml:space="preserve">contractor to support </w:t>
      </w:r>
      <w:r w:rsidR="003B4B0C" w:rsidRPr="00540FB5">
        <w:rPr>
          <w:rFonts w:eastAsia="Calibri" w:cstheme="minorHAnsi"/>
          <w:sz w:val="23"/>
          <w:szCs w:val="23"/>
        </w:rPr>
        <w:t>CEHO</w:t>
      </w:r>
      <w:r w:rsidRPr="00540FB5">
        <w:rPr>
          <w:rFonts w:eastAsia="Calibri" w:cstheme="minorHAnsi"/>
          <w:sz w:val="23"/>
          <w:szCs w:val="23"/>
        </w:rPr>
        <w:t xml:space="preserve">; </w:t>
      </w:r>
      <w:r w:rsidR="00534B7C" w:rsidRPr="00540FB5">
        <w:rPr>
          <w:rFonts w:eastAsia="Calibri" w:cstheme="minorHAnsi"/>
          <w:sz w:val="23"/>
          <w:szCs w:val="23"/>
        </w:rPr>
        <w:t>all USACE organizations and activities</w:t>
      </w:r>
      <w:r w:rsidRPr="00540FB5">
        <w:rPr>
          <w:rFonts w:eastAsia="Calibri" w:cstheme="minorHAnsi"/>
          <w:sz w:val="23"/>
          <w:szCs w:val="23"/>
        </w:rPr>
        <w:t xml:space="preserve">; the history and museum staffs at the U.S. Army Engineer School at Ft. Leonard Wood, Missouri; and the Center of Military History located in Washington, DC. </w:t>
      </w:r>
    </w:p>
    <w:p w14:paraId="23CEA163" w14:textId="77777777" w:rsidR="004851A6" w:rsidRPr="004851A6" w:rsidRDefault="004851A6" w:rsidP="004851A6">
      <w:pPr>
        <w:keepNext/>
        <w:spacing w:after="200" w:line="276" w:lineRule="auto"/>
        <w:outlineLvl w:val="1"/>
        <w:rPr>
          <w:rFonts w:eastAsia="Times New Roman" w:cstheme="minorHAnsi"/>
          <w:b/>
          <w:bCs/>
          <w:sz w:val="26"/>
          <w:szCs w:val="26"/>
        </w:rPr>
      </w:pPr>
      <w:bookmarkStart w:id="1" w:name="_Toc403737677"/>
      <w:r w:rsidRPr="004851A6">
        <w:rPr>
          <w:rFonts w:eastAsia="Times New Roman" w:cstheme="minorHAnsi"/>
          <w:b/>
          <w:bCs/>
          <w:sz w:val="26"/>
          <w:szCs w:val="26"/>
        </w:rPr>
        <w:t>1.1 Scope</w:t>
      </w:r>
      <w:bookmarkEnd w:id="1"/>
    </w:p>
    <w:p w14:paraId="49120E28" w14:textId="77777777" w:rsidR="004851A6" w:rsidRPr="004851A6" w:rsidRDefault="004851A6" w:rsidP="004851A6">
      <w:pPr>
        <w:spacing w:after="200" w:line="276" w:lineRule="auto"/>
        <w:rPr>
          <w:rFonts w:eastAsia="Calibri" w:cstheme="minorHAnsi"/>
          <w:sz w:val="24"/>
        </w:rPr>
      </w:pPr>
      <w:r w:rsidRPr="004851A6">
        <w:rPr>
          <w:rFonts w:eastAsia="Calibri" w:cstheme="minorHAnsi"/>
          <w:sz w:val="24"/>
        </w:rPr>
        <w:t>The Contractor shall furnish all personnel</w:t>
      </w:r>
      <w:r w:rsidR="003B4B0C" w:rsidRPr="000940C7">
        <w:rPr>
          <w:rFonts w:eastAsia="Calibri" w:cstheme="minorHAnsi"/>
          <w:sz w:val="24"/>
        </w:rPr>
        <w:t>, management, supervision</w:t>
      </w:r>
      <w:r w:rsidRPr="004851A6">
        <w:rPr>
          <w:rFonts w:eastAsia="Calibri" w:cstheme="minorHAnsi"/>
          <w:sz w:val="24"/>
        </w:rPr>
        <w:t xml:space="preserve"> and materials necessary to provide historical support services</w:t>
      </w:r>
      <w:r w:rsidR="007E1E94">
        <w:rPr>
          <w:rFonts w:eastAsia="Calibri" w:cstheme="minorHAnsi"/>
          <w:sz w:val="24"/>
        </w:rPr>
        <w:t xml:space="preserve">. A list of proposed labor categories is provided in the attached Appendix.  Anticipated tasks associated with this request include but are not limited to the </w:t>
      </w:r>
      <w:r w:rsidRPr="004851A6">
        <w:rPr>
          <w:rFonts w:eastAsia="Calibri" w:cstheme="minorHAnsi"/>
          <w:sz w:val="24"/>
        </w:rPr>
        <w:t xml:space="preserve">following: </w:t>
      </w:r>
    </w:p>
    <w:p w14:paraId="54B60167" w14:textId="77777777" w:rsidR="004851A6" w:rsidRPr="004851A6" w:rsidRDefault="004851A6" w:rsidP="004851A6">
      <w:pPr>
        <w:widowControl w:val="0"/>
        <w:numPr>
          <w:ilvl w:val="0"/>
          <w:numId w:val="1"/>
        </w:numPr>
        <w:autoSpaceDE w:val="0"/>
        <w:autoSpaceDN w:val="0"/>
        <w:adjustRightInd w:val="0"/>
        <w:spacing w:after="0" w:line="240" w:lineRule="auto"/>
        <w:contextualSpacing/>
        <w:rPr>
          <w:rFonts w:eastAsia="Times New Roman" w:cstheme="minorHAnsi"/>
          <w:sz w:val="24"/>
          <w:szCs w:val="24"/>
        </w:rPr>
      </w:pPr>
      <w:r w:rsidRPr="004851A6">
        <w:rPr>
          <w:rFonts w:eastAsia="Times New Roman" w:cstheme="minorHAnsi"/>
          <w:sz w:val="24"/>
          <w:szCs w:val="24"/>
        </w:rPr>
        <w:t>Conduct primary and secondary research at archives, libraries, and other repositories th</w:t>
      </w:r>
      <w:r w:rsidR="00D62791">
        <w:rPr>
          <w:rFonts w:eastAsia="Times New Roman" w:cstheme="minorHAnsi"/>
          <w:sz w:val="24"/>
          <w:szCs w:val="24"/>
        </w:rPr>
        <w:t xml:space="preserve">at the Government may </w:t>
      </w:r>
      <w:proofErr w:type="gramStart"/>
      <w:r w:rsidR="00D62791">
        <w:rPr>
          <w:rFonts w:eastAsia="Times New Roman" w:cstheme="minorHAnsi"/>
          <w:sz w:val="24"/>
          <w:szCs w:val="24"/>
        </w:rPr>
        <w:t>designate</w:t>
      </w:r>
      <w:r w:rsidRPr="004851A6">
        <w:rPr>
          <w:rFonts w:eastAsia="Times New Roman" w:cstheme="minorHAnsi"/>
          <w:sz w:val="24"/>
          <w:szCs w:val="24"/>
        </w:rPr>
        <w:t>;</w:t>
      </w:r>
      <w:proofErr w:type="gramEnd"/>
      <w:r w:rsidRPr="004851A6">
        <w:rPr>
          <w:rFonts w:eastAsia="Times New Roman" w:cstheme="minorHAnsi"/>
          <w:sz w:val="24"/>
          <w:szCs w:val="24"/>
        </w:rPr>
        <w:t xml:space="preserve"> </w:t>
      </w:r>
    </w:p>
    <w:p w14:paraId="6560A355" w14:textId="77777777" w:rsidR="004851A6" w:rsidRPr="004851A6" w:rsidRDefault="004851A6" w:rsidP="004851A6">
      <w:pPr>
        <w:widowControl w:val="0"/>
        <w:numPr>
          <w:ilvl w:val="0"/>
          <w:numId w:val="1"/>
        </w:numPr>
        <w:autoSpaceDE w:val="0"/>
        <w:autoSpaceDN w:val="0"/>
        <w:adjustRightInd w:val="0"/>
        <w:spacing w:after="0" w:line="240" w:lineRule="auto"/>
        <w:contextualSpacing/>
        <w:rPr>
          <w:rFonts w:eastAsia="Times New Roman" w:cstheme="minorHAnsi"/>
          <w:sz w:val="24"/>
          <w:szCs w:val="24"/>
        </w:rPr>
      </w:pPr>
      <w:r w:rsidRPr="004851A6">
        <w:rPr>
          <w:rFonts w:eastAsia="Times New Roman" w:cstheme="minorHAnsi"/>
          <w:sz w:val="24"/>
          <w:szCs w:val="24"/>
        </w:rPr>
        <w:t xml:space="preserve">Write or review an essay, study, or monograph on a specified topic or subject related to the history of the Corps of </w:t>
      </w:r>
      <w:proofErr w:type="gramStart"/>
      <w:r w:rsidRPr="004851A6">
        <w:rPr>
          <w:rFonts w:eastAsia="Times New Roman" w:cstheme="minorHAnsi"/>
          <w:sz w:val="24"/>
          <w:szCs w:val="24"/>
        </w:rPr>
        <w:t>Engineers;</w:t>
      </w:r>
      <w:proofErr w:type="gramEnd"/>
      <w:r w:rsidRPr="004851A6">
        <w:rPr>
          <w:rFonts w:eastAsia="Times New Roman" w:cstheme="minorHAnsi"/>
          <w:sz w:val="24"/>
          <w:szCs w:val="24"/>
        </w:rPr>
        <w:t xml:space="preserve"> </w:t>
      </w:r>
    </w:p>
    <w:p w14:paraId="4766E8B1" w14:textId="27DE7D7B" w:rsidR="004851A6" w:rsidRPr="004851A6" w:rsidRDefault="004851A6" w:rsidP="004851A6">
      <w:pPr>
        <w:widowControl w:val="0"/>
        <w:numPr>
          <w:ilvl w:val="0"/>
          <w:numId w:val="1"/>
        </w:numPr>
        <w:autoSpaceDE w:val="0"/>
        <w:autoSpaceDN w:val="0"/>
        <w:adjustRightInd w:val="0"/>
        <w:spacing w:after="0" w:line="240" w:lineRule="auto"/>
        <w:contextualSpacing/>
        <w:rPr>
          <w:rFonts w:eastAsia="Times New Roman" w:cstheme="minorHAnsi"/>
          <w:sz w:val="24"/>
          <w:szCs w:val="24"/>
        </w:rPr>
      </w:pPr>
      <w:r w:rsidRPr="004851A6">
        <w:rPr>
          <w:rFonts w:eastAsia="Times New Roman" w:cstheme="minorHAnsi"/>
          <w:sz w:val="24"/>
          <w:szCs w:val="24"/>
        </w:rPr>
        <w:t>Provide graphic design, layout, and publication support services for historical products such as reports, brochures, books, posters</w:t>
      </w:r>
      <w:r w:rsidR="00534B7C">
        <w:rPr>
          <w:rFonts w:eastAsia="Times New Roman" w:cstheme="minorHAnsi"/>
          <w:sz w:val="24"/>
          <w:szCs w:val="24"/>
        </w:rPr>
        <w:t>, and displays</w:t>
      </w:r>
    </w:p>
    <w:p w14:paraId="51F9AEF5" w14:textId="77777777" w:rsidR="004851A6" w:rsidRPr="004851A6" w:rsidRDefault="004851A6" w:rsidP="004851A6">
      <w:pPr>
        <w:widowControl w:val="0"/>
        <w:numPr>
          <w:ilvl w:val="0"/>
          <w:numId w:val="1"/>
        </w:numPr>
        <w:autoSpaceDE w:val="0"/>
        <w:autoSpaceDN w:val="0"/>
        <w:adjustRightInd w:val="0"/>
        <w:spacing w:after="0" w:line="240" w:lineRule="auto"/>
        <w:contextualSpacing/>
        <w:rPr>
          <w:rFonts w:eastAsia="Times New Roman" w:cstheme="minorHAnsi"/>
          <w:sz w:val="24"/>
          <w:szCs w:val="24"/>
        </w:rPr>
      </w:pPr>
      <w:r w:rsidRPr="004851A6">
        <w:rPr>
          <w:rFonts w:eastAsia="Times New Roman" w:cstheme="minorHAnsi"/>
          <w:sz w:val="24"/>
          <w:szCs w:val="24"/>
        </w:rPr>
        <w:t xml:space="preserve">Provide editorial and indexing </w:t>
      </w:r>
      <w:proofErr w:type="gramStart"/>
      <w:r w:rsidRPr="004851A6">
        <w:rPr>
          <w:rFonts w:eastAsia="Times New Roman" w:cstheme="minorHAnsi"/>
          <w:sz w:val="24"/>
          <w:szCs w:val="24"/>
        </w:rPr>
        <w:t>services;</w:t>
      </w:r>
      <w:proofErr w:type="gramEnd"/>
      <w:r w:rsidRPr="004851A6">
        <w:rPr>
          <w:rFonts w:eastAsia="Times New Roman" w:cstheme="minorHAnsi"/>
          <w:sz w:val="24"/>
          <w:szCs w:val="24"/>
        </w:rPr>
        <w:t xml:space="preserve"> </w:t>
      </w:r>
      <w:bookmarkStart w:id="2" w:name="OLE_LINK5"/>
      <w:bookmarkStart w:id="3" w:name="OLE_LINK6"/>
    </w:p>
    <w:p w14:paraId="72B9D2FB" w14:textId="77777777" w:rsidR="004851A6" w:rsidRPr="004851A6" w:rsidRDefault="004851A6" w:rsidP="004851A6">
      <w:pPr>
        <w:widowControl w:val="0"/>
        <w:numPr>
          <w:ilvl w:val="0"/>
          <w:numId w:val="1"/>
        </w:numPr>
        <w:autoSpaceDE w:val="0"/>
        <w:autoSpaceDN w:val="0"/>
        <w:adjustRightInd w:val="0"/>
        <w:spacing w:after="0" w:line="240" w:lineRule="auto"/>
        <w:contextualSpacing/>
        <w:rPr>
          <w:rFonts w:eastAsia="Times New Roman" w:cstheme="minorHAnsi"/>
          <w:sz w:val="24"/>
          <w:szCs w:val="24"/>
        </w:rPr>
      </w:pPr>
      <w:r w:rsidRPr="004851A6">
        <w:rPr>
          <w:rFonts w:eastAsia="Times New Roman" w:cstheme="minorHAnsi"/>
          <w:sz w:val="24"/>
          <w:szCs w:val="24"/>
        </w:rPr>
        <w:t>Provide archival support services</w:t>
      </w:r>
      <w:r w:rsidR="007E1E94">
        <w:rPr>
          <w:rFonts w:eastAsia="Times New Roman" w:cstheme="minorHAnsi"/>
          <w:sz w:val="24"/>
          <w:szCs w:val="24"/>
        </w:rPr>
        <w:t xml:space="preserve"> for both analog and digital content</w:t>
      </w:r>
      <w:r w:rsidRPr="004851A6">
        <w:rPr>
          <w:rFonts w:eastAsia="Times New Roman" w:cstheme="minorHAnsi"/>
          <w:sz w:val="24"/>
          <w:szCs w:val="24"/>
        </w:rPr>
        <w:t xml:space="preserve">, including </w:t>
      </w:r>
      <w:proofErr w:type="gramStart"/>
      <w:r w:rsidRPr="004851A6">
        <w:rPr>
          <w:rFonts w:eastAsia="Times New Roman" w:cstheme="minorHAnsi"/>
          <w:sz w:val="24"/>
          <w:szCs w:val="24"/>
        </w:rPr>
        <w:t>the review</w:t>
      </w:r>
      <w:proofErr w:type="gramEnd"/>
      <w:r w:rsidRPr="004851A6">
        <w:rPr>
          <w:rFonts w:eastAsia="Times New Roman" w:cstheme="minorHAnsi"/>
          <w:sz w:val="24"/>
          <w:szCs w:val="24"/>
        </w:rPr>
        <w:t xml:space="preserve">, arrangement, conservation, and description of historic research materials, including documents, photographs, audio recordings, and electronic </w:t>
      </w:r>
      <w:proofErr w:type="gramStart"/>
      <w:r w:rsidRPr="004851A6">
        <w:rPr>
          <w:rFonts w:eastAsia="Times New Roman" w:cstheme="minorHAnsi"/>
          <w:sz w:val="24"/>
          <w:szCs w:val="24"/>
        </w:rPr>
        <w:t>data</w:t>
      </w:r>
      <w:bookmarkEnd w:id="2"/>
      <w:bookmarkEnd w:id="3"/>
      <w:r w:rsidRPr="004851A6">
        <w:rPr>
          <w:rFonts w:eastAsia="Times New Roman" w:cstheme="minorHAnsi"/>
          <w:sz w:val="24"/>
          <w:szCs w:val="24"/>
        </w:rPr>
        <w:t>;</w:t>
      </w:r>
      <w:proofErr w:type="gramEnd"/>
    </w:p>
    <w:p w14:paraId="5DDFC930" w14:textId="77777777" w:rsidR="004851A6" w:rsidRPr="004851A6" w:rsidRDefault="004851A6" w:rsidP="004851A6">
      <w:pPr>
        <w:widowControl w:val="0"/>
        <w:numPr>
          <w:ilvl w:val="0"/>
          <w:numId w:val="1"/>
        </w:numPr>
        <w:autoSpaceDE w:val="0"/>
        <w:autoSpaceDN w:val="0"/>
        <w:adjustRightInd w:val="0"/>
        <w:spacing w:after="0" w:line="240" w:lineRule="auto"/>
        <w:contextualSpacing/>
        <w:rPr>
          <w:rFonts w:eastAsia="Times New Roman" w:cstheme="minorHAnsi"/>
          <w:sz w:val="24"/>
          <w:szCs w:val="24"/>
        </w:rPr>
      </w:pPr>
      <w:r w:rsidRPr="004851A6">
        <w:rPr>
          <w:rFonts w:eastAsia="Times New Roman" w:cstheme="minorHAnsi"/>
          <w:sz w:val="24"/>
          <w:szCs w:val="24"/>
        </w:rPr>
        <w:t>Provide library cataloguing and metadata services</w:t>
      </w:r>
    </w:p>
    <w:p w14:paraId="6D3626C1" w14:textId="41D33200" w:rsidR="004851A6" w:rsidRPr="004851A6" w:rsidRDefault="004851A6" w:rsidP="004851A6">
      <w:pPr>
        <w:widowControl w:val="0"/>
        <w:numPr>
          <w:ilvl w:val="0"/>
          <w:numId w:val="1"/>
        </w:numPr>
        <w:autoSpaceDE w:val="0"/>
        <w:autoSpaceDN w:val="0"/>
        <w:adjustRightInd w:val="0"/>
        <w:spacing w:after="0" w:line="240" w:lineRule="auto"/>
        <w:contextualSpacing/>
        <w:rPr>
          <w:rFonts w:eastAsia="Times New Roman" w:cstheme="minorHAnsi"/>
          <w:sz w:val="24"/>
          <w:szCs w:val="24"/>
        </w:rPr>
      </w:pPr>
      <w:r w:rsidRPr="004851A6">
        <w:rPr>
          <w:rFonts w:eastAsia="Times New Roman" w:cstheme="minorHAnsi"/>
          <w:sz w:val="24"/>
          <w:szCs w:val="24"/>
        </w:rPr>
        <w:t xml:space="preserve">Conserve and digitize a wide variety of historic materials including photographs, slides, maps, documents, audio recordings, motion </w:t>
      </w:r>
      <w:r w:rsidR="00534B7C">
        <w:rPr>
          <w:rFonts w:eastAsia="Times New Roman" w:cstheme="minorHAnsi"/>
          <w:sz w:val="24"/>
          <w:szCs w:val="24"/>
        </w:rPr>
        <w:t xml:space="preserve">picture </w:t>
      </w:r>
      <w:proofErr w:type="gramStart"/>
      <w:r w:rsidRPr="004851A6">
        <w:rPr>
          <w:rFonts w:eastAsia="Times New Roman" w:cstheme="minorHAnsi"/>
          <w:sz w:val="24"/>
          <w:szCs w:val="24"/>
        </w:rPr>
        <w:t>film</w:t>
      </w:r>
      <w:proofErr w:type="gramEnd"/>
      <w:r w:rsidRPr="004851A6">
        <w:rPr>
          <w:rFonts w:eastAsia="Times New Roman" w:cstheme="minorHAnsi"/>
          <w:sz w:val="24"/>
          <w:szCs w:val="24"/>
        </w:rPr>
        <w:t xml:space="preserve">, and various forms of digital </w:t>
      </w:r>
      <w:proofErr w:type="gramStart"/>
      <w:r w:rsidRPr="004851A6">
        <w:rPr>
          <w:rFonts w:eastAsia="Times New Roman" w:cstheme="minorHAnsi"/>
          <w:sz w:val="24"/>
          <w:szCs w:val="24"/>
        </w:rPr>
        <w:t>audio;</w:t>
      </w:r>
      <w:proofErr w:type="gramEnd"/>
    </w:p>
    <w:p w14:paraId="51799EAB" w14:textId="77777777" w:rsidR="004851A6" w:rsidRPr="004851A6" w:rsidRDefault="004851A6" w:rsidP="004851A6">
      <w:pPr>
        <w:widowControl w:val="0"/>
        <w:numPr>
          <w:ilvl w:val="0"/>
          <w:numId w:val="1"/>
        </w:numPr>
        <w:autoSpaceDE w:val="0"/>
        <w:autoSpaceDN w:val="0"/>
        <w:adjustRightInd w:val="0"/>
        <w:spacing w:after="0" w:line="240" w:lineRule="auto"/>
        <w:contextualSpacing/>
        <w:rPr>
          <w:rFonts w:eastAsia="Times New Roman" w:cstheme="minorHAnsi"/>
          <w:sz w:val="24"/>
          <w:szCs w:val="24"/>
        </w:rPr>
      </w:pPr>
      <w:r w:rsidRPr="004851A6">
        <w:rPr>
          <w:rFonts w:eastAsia="Times New Roman" w:cstheme="minorHAnsi"/>
          <w:sz w:val="24"/>
          <w:szCs w:val="24"/>
        </w:rPr>
        <w:t xml:space="preserve">Furnish museum support services, including collection management, preservation, and conservation, and producing historical </w:t>
      </w:r>
      <w:proofErr w:type="gramStart"/>
      <w:r w:rsidRPr="004851A6">
        <w:rPr>
          <w:rFonts w:eastAsia="Times New Roman" w:cstheme="minorHAnsi"/>
          <w:sz w:val="24"/>
          <w:szCs w:val="24"/>
        </w:rPr>
        <w:t>displays;</w:t>
      </w:r>
      <w:proofErr w:type="gramEnd"/>
      <w:r w:rsidRPr="004851A6">
        <w:rPr>
          <w:rFonts w:eastAsia="Times New Roman" w:cstheme="minorHAnsi"/>
          <w:sz w:val="24"/>
          <w:szCs w:val="24"/>
        </w:rPr>
        <w:t xml:space="preserve"> </w:t>
      </w:r>
    </w:p>
    <w:p w14:paraId="41C8D6F8" w14:textId="77777777" w:rsidR="004851A6" w:rsidRDefault="009243E4" w:rsidP="004851A6">
      <w:pPr>
        <w:widowControl w:val="0"/>
        <w:numPr>
          <w:ilvl w:val="0"/>
          <w:numId w:val="1"/>
        </w:numPr>
        <w:autoSpaceDE w:val="0"/>
        <w:autoSpaceDN w:val="0"/>
        <w:adjustRightInd w:val="0"/>
        <w:spacing w:after="0" w:line="240" w:lineRule="auto"/>
        <w:contextualSpacing/>
        <w:rPr>
          <w:rFonts w:eastAsia="Times New Roman" w:cstheme="minorHAnsi"/>
          <w:sz w:val="24"/>
          <w:szCs w:val="24"/>
        </w:rPr>
      </w:pPr>
      <w:r w:rsidRPr="009243E4">
        <w:rPr>
          <w:rFonts w:eastAsia="Times New Roman" w:cstheme="minorHAnsi"/>
          <w:sz w:val="24"/>
          <w:szCs w:val="24"/>
        </w:rPr>
        <w:t>P</w:t>
      </w:r>
      <w:r w:rsidR="004851A6" w:rsidRPr="004851A6">
        <w:rPr>
          <w:rFonts w:eastAsia="Times New Roman" w:cstheme="minorHAnsi"/>
          <w:sz w:val="24"/>
          <w:szCs w:val="24"/>
        </w:rPr>
        <w:t>rovide curato</w:t>
      </w:r>
      <w:r w:rsidR="000123D9">
        <w:rPr>
          <w:rFonts w:eastAsia="Times New Roman" w:cstheme="minorHAnsi"/>
          <w:sz w:val="24"/>
          <w:szCs w:val="24"/>
        </w:rPr>
        <w:t>rial support services including</w:t>
      </w:r>
      <w:r w:rsidR="004851A6" w:rsidRPr="004851A6">
        <w:rPr>
          <w:rFonts w:eastAsia="Times New Roman" w:cstheme="minorHAnsi"/>
          <w:sz w:val="24"/>
          <w:szCs w:val="24"/>
        </w:rPr>
        <w:t xml:space="preserve"> object inventories; basic preservation and conservation; label, rehouse, and photograph historic artifacts; and update catalog </w:t>
      </w:r>
      <w:r w:rsidR="004851A6" w:rsidRPr="004851A6">
        <w:rPr>
          <w:rFonts w:eastAsia="Times New Roman" w:cstheme="minorHAnsi"/>
          <w:sz w:val="24"/>
          <w:szCs w:val="24"/>
        </w:rPr>
        <w:lastRenderedPageBreak/>
        <w:t xml:space="preserve">records in the Office of History’s collection of historic </w:t>
      </w:r>
      <w:proofErr w:type="gramStart"/>
      <w:r w:rsidR="004851A6" w:rsidRPr="004851A6">
        <w:rPr>
          <w:rFonts w:eastAsia="Times New Roman" w:cstheme="minorHAnsi"/>
          <w:sz w:val="24"/>
          <w:szCs w:val="24"/>
        </w:rPr>
        <w:t>artifacts</w:t>
      </w:r>
      <w:r w:rsidR="000123D9">
        <w:rPr>
          <w:rFonts w:eastAsia="Times New Roman" w:cstheme="minorHAnsi"/>
          <w:sz w:val="24"/>
          <w:szCs w:val="24"/>
        </w:rPr>
        <w:t>;</w:t>
      </w:r>
      <w:proofErr w:type="gramEnd"/>
    </w:p>
    <w:p w14:paraId="50EBC18F" w14:textId="1D8099FF" w:rsidR="00D62791" w:rsidRPr="004851A6" w:rsidRDefault="00534B7C" w:rsidP="004851A6">
      <w:pPr>
        <w:widowControl w:val="0"/>
        <w:numPr>
          <w:ilvl w:val="0"/>
          <w:numId w:val="1"/>
        </w:numPr>
        <w:autoSpaceDE w:val="0"/>
        <w:autoSpaceDN w:val="0"/>
        <w:adjustRightInd w:val="0"/>
        <w:spacing w:after="0" w:line="240" w:lineRule="auto"/>
        <w:contextualSpacing/>
        <w:rPr>
          <w:rFonts w:eastAsia="Times New Roman" w:cstheme="minorHAnsi"/>
          <w:sz w:val="24"/>
          <w:szCs w:val="24"/>
        </w:rPr>
      </w:pPr>
      <w:r>
        <w:rPr>
          <w:rFonts w:eastAsia="Times New Roman" w:cstheme="minorHAnsi"/>
          <w:sz w:val="24"/>
          <w:szCs w:val="24"/>
        </w:rPr>
        <w:t xml:space="preserve">Conceptualize, design, research and write exhibit text, fabricate, and install historic and museum displays.  </w:t>
      </w:r>
    </w:p>
    <w:p w14:paraId="7F6D6024" w14:textId="77777777" w:rsidR="004851A6" w:rsidRPr="004851A6" w:rsidRDefault="004851A6" w:rsidP="004851A6">
      <w:pPr>
        <w:widowControl w:val="0"/>
        <w:numPr>
          <w:ilvl w:val="0"/>
          <w:numId w:val="1"/>
        </w:numPr>
        <w:autoSpaceDE w:val="0"/>
        <w:autoSpaceDN w:val="0"/>
        <w:adjustRightInd w:val="0"/>
        <w:spacing w:after="0" w:line="240" w:lineRule="auto"/>
        <w:contextualSpacing/>
        <w:rPr>
          <w:rFonts w:eastAsia="Times New Roman" w:cstheme="minorHAnsi"/>
          <w:sz w:val="24"/>
          <w:szCs w:val="24"/>
        </w:rPr>
      </w:pPr>
      <w:r w:rsidRPr="004851A6">
        <w:rPr>
          <w:rFonts w:eastAsia="Times New Roman" w:cstheme="minorHAnsi"/>
          <w:sz w:val="24"/>
          <w:szCs w:val="24"/>
        </w:rPr>
        <w:t>Provide library services, including collecti</w:t>
      </w:r>
      <w:r w:rsidR="007E1E94">
        <w:rPr>
          <w:rFonts w:eastAsia="Times New Roman" w:cstheme="minorHAnsi"/>
          <w:sz w:val="24"/>
          <w:szCs w:val="24"/>
        </w:rPr>
        <w:t>on development, weeding</w:t>
      </w:r>
      <w:r w:rsidRPr="004851A6">
        <w:rPr>
          <w:rFonts w:eastAsia="Times New Roman" w:cstheme="minorHAnsi"/>
          <w:sz w:val="24"/>
          <w:szCs w:val="24"/>
        </w:rPr>
        <w:t xml:space="preserve">, cataloging, </w:t>
      </w:r>
      <w:r w:rsidR="000123D9">
        <w:rPr>
          <w:rFonts w:eastAsia="Times New Roman" w:cstheme="minorHAnsi"/>
          <w:sz w:val="24"/>
          <w:szCs w:val="24"/>
        </w:rPr>
        <w:t xml:space="preserve">metadata, </w:t>
      </w:r>
      <w:r w:rsidRPr="004851A6">
        <w:rPr>
          <w:rFonts w:eastAsia="Times New Roman" w:cstheme="minorHAnsi"/>
          <w:sz w:val="24"/>
          <w:szCs w:val="24"/>
        </w:rPr>
        <w:t xml:space="preserve">and </w:t>
      </w:r>
      <w:proofErr w:type="gramStart"/>
      <w:r w:rsidRPr="004851A6">
        <w:rPr>
          <w:rFonts w:eastAsia="Times New Roman" w:cstheme="minorHAnsi"/>
          <w:sz w:val="24"/>
          <w:szCs w:val="24"/>
        </w:rPr>
        <w:t>arranging;</w:t>
      </w:r>
      <w:proofErr w:type="gramEnd"/>
      <w:r w:rsidRPr="004851A6">
        <w:rPr>
          <w:rFonts w:eastAsia="Times New Roman" w:cstheme="minorHAnsi"/>
          <w:sz w:val="24"/>
          <w:szCs w:val="24"/>
        </w:rPr>
        <w:t xml:space="preserve"> </w:t>
      </w:r>
    </w:p>
    <w:p w14:paraId="220E3313" w14:textId="77777777" w:rsidR="004851A6" w:rsidRPr="004851A6" w:rsidRDefault="004851A6" w:rsidP="004851A6">
      <w:pPr>
        <w:widowControl w:val="0"/>
        <w:numPr>
          <w:ilvl w:val="0"/>
          <w:numId w:val="1"/>
        </w:numPr>
        <w:autoSpaceDE w:val="0"/>
        <w:autoSpaceDN w:val="0"/>
        <w:adjustRightInd w:val="0"/>
        <w:spacing w:after="0" w:line="240" w:lineRule="auto"/>
        <w:contextualSpacing/>
        <w:rPr>
          <w:rFonts w:eastAsia="Times New Roman" w:cstheme="minorHAnsi"/>
          <w:sz w:val="24"/>
          <w:szCs w:val="24"/>
        </w:rPr>
      </w:pPr>
      <w:r w:rsidRPr="004851A6">
        <w:rPr>
          <w:rFonts w:eastAsia="Times New Roman" w:cstheme="minorHAnsi"/>
          <w:sz w:val="24"/>
          <w:szCs w:val="24"/>
        </w:rPr>
        <w:t xml:space="preserve">Conduct, transcribe, and accession oral history interviews into </w:t>
      </w:r>
      <w:r w:rsidR="000123D9">
        <w:rPr>
          <w:rFonts w:eastAsia="Times New Roman" w:cstheme="minorHAnsi"/>
          <w:sz w:val="24"/>
          <w:szCs w:val="24"/>
        </w:rPr>
        <w:t>CEHO’s</w:t>
      </w:r>
      <w:r w:rsidRPr="004851A6">
        <w:rPr>
          <w:rFonts w:eastAsia="Times New Roman" w:cstheme="minorHAnsi"/>
          <w:sz w:val="24"/>
          <w:szCs w:val="24"/>
        </w:rPr>
        <w:t xml:space="preserve"> oral history collection</w:t>
      </w:r>
      <w:r w:rsidR="009243E4" w:rsidRPr="009243E4">
        <w:rPr>
          <w:rFonts w:eastAsia="Times New Roman" w:cstheme="minorHAnsi"/>
          <w:sz w:val="24"/>
          <w:szCs w:val="24"/>
        </w:rPr>
        <w:t>; and</w:t>
      </w:r>
    </w:p>
    <w:p w14:paraId="15CA2C42" w14:textId="28CBA4D6" w:rsidR="004851A6" w:rsidRPr="004851A6" w:rsidRDefault="00534B7C" w:rsidP="004851A6">
      <w:pPr>
        <w:widowControl w:val="0"/>
        <w:numPr>
          <w:ilvl w:val="0"/>
          <w:numId w:val="1"/>
        </w:numPr>
        <w:autoSpaceDE w:val="0"/>
        <w:autoSpaceDN w:val="0"/>
        <w:adjustRightInd w:val="0"/>
        <w:spacing w:after="0" w:line="240" w:lineRule="auto"/>
        <w:contextualSpacing/>
        <w:rPr>
          <w:rFonts w:eastAsia="Times New Roman" w:cstheme="minorHAnsi"/>
          <w:sz w:val="24"/>
          <w:szCs w:val="24"/>
        </w:rPr>
      </w:pPr>
      <w:r>
        <w:rPr>
          <w:rFonts w:eastAsia="Times New Roman" w:cstheme="minorHAnsi"/>
          <w:sz w:val="24"/>
          <w:szCs w:val="24"/>
        </w:rPr>
        <w:t xml:space="preserve">Conduct archeological research and prepare in-depth reports relating to anthropological and archeological resources. </w:t>
      </w:r>
    </w:p>
    <w:p w14:paraId="05517666" w14:textId="77777777" w:rsidR="004F6A01" w:rsidRDefault="004F6A01" w:rsidP="004F6A01">
      <w:pPr>
        <w:pStyle w:val="Default"/>
      </w:pPr>
    </w:p>
    <w:p w14:paraId="2137E6D2" w14:textId="1044742E" w:rsidR="004F6A01" w:rsidRDefault="004F6A01" w:rsidP="004F6A01">
      <w:pPr>
        <w:pStyle w:val="Default"/>
        <w:spacing w:after="200"/>
        <w:rPr>
          <w:sz w:val="26"/>
          <w:szCs w:val="26"/>
        </w:rPr>
      </w:pPr>
      <w:r>
        <w:rPr>
          <w:b/>
          <w:bCs/>
          <w:sz w:val="26"/>
          <w:szCs w:val="26"/>
        </w:rPr>
        <w:t xml:space="preserve">2.0 General Requirements </w:t>
      </w:r>
    </w:p>
    <w:p w14:paraId="789ECFDE" w14:textId="77777777" w:rsidR="004F6A01" w:rsidRDefault="004F6A01" w:rsidP="004F6A01">
      <w:pPr>
        <w:rPr>
          <w:sz w:val="23"/>
          <w:szCs w:val="23"/>
        </w:rPr>
      </w:pPr>
      <w:r>
        <w:rPr>
          <w:sz w:val="23"/>
          <w:szCs w:val="23"/>
        </w:rPr>
        <w:t xml:space="preserve">This section describes the general requirements for this effort. The following sub-sections provide details of various considerations on this effort. </w:t>
      </w:r>
    </w:p>
    <w:p w14:paraId="7F995FB8" w14:textId="77777777" w:rsidR="004F6A01" w:rsidRDefault="004F6A01" w:rsidP="004F6A01">
      <w:pPr>
        <w:pStyle w:val="Default"/>
        <w:spacing w:after="200"/>
        <w:rPr>
          <w:sz w:val="23"/>
          <w:szCs w:val="23"/>
        </w:rPr>
      </w:pPr>
      <w:r>
        <w:rPr>
          <w:b/>
          <w:bCs/>
          <w:sz w:val="23"/>
          <w:szCs w:val="23"/>
        </w:rPr>
        <w:t xml:space="preserve">2.1 Non-Personal Services </w:t>
      </w:r>
    </w:p>
    <w:p w14:paraId="39FA2196" w14:textId="65F20966" w:rsidR="004F6A01" w:rsidRDefault="004F6A01" w:rsidP="004F6A01">
      <w:pPr>
        <w:pStyle w:val="Default"/>
        <w:spacing w:after="200"/>
        <w:rPr>
          <w:sz w:val="23"/>
          <w:szCs w:val="23"/>
        </w:rPr>
      </w:pPr>
      <w:r>
        <w:rPr>
          <w:sz w:val="23"/>
          <w:szCs w:val="23"/>
        </w:rPr>
        <w:t xml:space="preserve">The Government shall neither supervise Contractor employees nor control the method by which the Contractor performs the required tasks. Under no circumstances shall the Government assign tasks </w:t>
      </w:r>
      <w:proofErr w:type="gramStart"/>
      <w:r>
        <w:rPr>
          <w:sz w:val="23"/>
          <w:szCs w:val="23"/>
        </w:rPr>
        <w:t>to,</w:t>
      </w:r>
      <w:proofErr w:type="gramEnd"/>
      <w:r>
        <w:rPr>
          <w:sz w:val="23"/>
          <w:szCs w:val="23"/>
        </w:rPr>
        <w:t xml:space="preserve"> or prepare work schedules for, individual contractor employees. It shall be the responsibility of the Contractor to manage its employees and to guard against any actions that are of the nature of personal </w:t>
      </w:r>
      <w:r w:rsidR="000940C7">
        <w:rPr>
          <w:sz w:val="23"/>
          <w:szCs w:val="23"/>
        </w:rPr>
        <w:t>services or</w:t>
      </w:r>
      <w:r>
        <w:rPr>
          <w:sz w:val="23"/>
          <w:szCs w:val="23"/>
        </w:rPr>
        <w:t xml:space="preserve"> give the perception of personal services. If the Contractor believes that any actions constitute, or are perceived to constitute, personal services, it shall be the Contractor's responsibility to notify the Procuring Contracting Officer (PCO) immediately. </w:t>
      </w:r>
    </w:p>
    <w:p w14:paraId="4BE74831" w14:textId="77777777" w:rsidR="004F6A01" w:rsidRDefault="004F6A01" w:rsidP="004F6A01">
      <w:pPr>
        <w:pStyle w:val="Default"/>
        <w:spacing w:after="200"/>
        <w:rPr>
          <w:sz w:val="23"/>
          <w:szCs w:val="23"/>
        </w:rPr>
      </w:pPr>
      <w:r>
        <w:rPr>
          <w:b/>
          <w:bCs/>
          <w:sz w:val="23"/>
          <w:szCs w:val="23"/>
        </w:rPr>
        <w:t xml:space="preserve">2.2 Business Relations </w:t>
      </w:r>
    </w:p>
    <w:p w14:paraId="02C94B55" w14:textId="77777777" w:rsidR="004F6A01" w:rsidRDefault="004F6A01" w:rsidP="004F6A01">
      <w:pPr>
        <w:pStyle w:val="Default"/>
        <w:spacing w:after="200"/>
        <w:rPr>
          <w:sz w:val="23"/>
          <w:szCs w:val="23"/>
        </w:rPr>
      </w:pPr>
      <w:r>
        <w:rPr>
          <w:sz w:val="23"/>
          <w:szCs w:val="23"/>
        </w:rPr>
        <w:t xml:space="preserve">The Contractor shall successfully integrate and coordinate all activity needed to execute the requirement. The Contractor shall manage the timeliness, completeness, and quality of problem identification. The Contractor shall provide corrective action plans, proposal submittals, timely identification of issues, and effective management of subcontractors. The Contractor shall seek to ensure customer satisfaction with and professional and ethical behavior by all contractor personnel. </w:t>
      </w:r>
    </w:p>
    <w:p w14:paraId="7F5BB2F3" w14:textId="77777777" w:rsidR="004F6A01" w:rsidRDefault="004F6A01" w:rsidP="004F6A01">
      <w:pPr>
        <w:pStyle w:val="Default"/>
        <w:spacing w:after="200"/>
        <w:rPr>
          <w:sz w:val="23"/>
          <w:szCs w:val="23"/>
        </w:rPr>
      </w:pPr>
      <w:r>
        <w:rPr>
          <w:b/>
          <w:bCs/>
          <w:sz w:val="23"/>
          <w:szCs w:val="23"/>
        </w:rPr>
        <w:t xml:space="preserve">2.3 Contract Administration and Management </w:t>
      </w:r>
    </w:p>
    <w:p w14:paraId="7BED0186" w14:textId="77777777" w:rsidR="004F6A01" w:rsidRDefault="004F6A01" w:rsidP="004F6A01">
      <w:pPr>
        <w:pStyle w:val="Default"/>
        <w:spacing w:after="200"/>
        <w:rPr>
          <w:sz w:val="23"/>
          <w:szCs w:val="23"/>
        </w:rPr>
      </w:pPr>
      <w:r>
        <w:rPr>
          <w:sz w:val="23"/>
          <w:szCs w:val="23"/>
        </w:rPr>
        <w:t xml:space="preserve">The following subsections specify requirements for management and administration of contracts and personnel. </w:t>
      </w:r>
    </w:p>
    <w:p w14:paraId="4E605C27" w14:textId="77777777" w:rsidR="004F6A01" w:rsidRDefault="004F6A01" w:rsidP="004F6A01">
      <w:pPr>
        <w:pStyle w:val="Default"/>
        <w:spacing w:after="200"/>
        <w:rPr>
          <w:sz w:val="23"/>
          <w:szCs w:val="23"/>
        </w:rPr>
      </w:pPr>
      <w:r>
        <w:rPr>
          <w:b/>
          <w:bCs/>
          <w:sz w:val="23"/>
          <w:szCs w:val="23"/>
        </w:rPr>
        <w:t xml:space="preserve">2.3.1 Contract Management </w:t>
      </w:r>
    </w:p>
    <w:p w14:paraId="61BC225A" w14:textId="77777777" w:rsidR="004F6A01" w:rsidRDefault="004F6A01" w:rsidP="004F6A01">
      <w:pPr>
        <w:pStyle w:val="Default"/>
        <w:spacing w:after="200"/>
        <w:rPr>
          <w:sz w:val="23"/>
          <w:szCs w:val="23"/>
        </w:rPr>
      </w:pPr>
      <w:r>
        <w:rPr>
          <w:sz w:val="23"/>
          <w:szCs w:val="23"/>
        </w:rPr>
        <w:t xml:space="preserve">The Contractor shall establish clear organizational lines of authority and responsibility to ensure effective management of the resources assigned to the requirement. </w:t>
      </w:r>
    </w:p>
    <w:p w14:paraId="097EBCE7" w14:textId="77777777" w:rsidR="004F6A01" w:rsidRDefault="004F6A01" w:rsidP="004F6A01">
      <w:pPr>
        <w:pStyle w:val="Default"/>
        <w:spacing w:after="200"/>
        <w:rPr>
          <w:sz w:val="23"/>
          <w:szCs w:val="23"/>
        </w:rPr>
      </w:pPr>
      <w:r>
        <w:rPr>
          <w:b/>
          <w:bCs/>
          <w:sz w:val="23"/>
          <w:szCs w:val="23"/>
        </w:rPr>
        <w:t xml:space="preserve">2.3.2 Contract Administration </w:t>
      </w:r>
    </w:p>
    <w:p w14:paraId="5E21941A" w14:textId="1B1175B4" w:rsidR="004F6A01" w:rsidRDefault="004F6A01" w:rsidP="004F6A01">
      <w:pPr>
        <w:pStyle w:val="Default"/>
        <w:spacing w:after="200"/>
        <w:rPr>
          <w:sz w:val="23"/>
          <w:szCs w:val="23"/>
        </w:rPr>
      </w:pPr>
      <w:r>
        <w:rPr>
          <w:sz w:val="23"/>
          <w:szCs w:val="23"/>
        </w:rPr>
        <w:t xml:space="preserve">The Contractor shall establish processes and assign appropriate resources to effectively administer the requirement. The Contractor shall respond to Government requests for contractual actions in a </w:t>
      </w:r>
      <w:r>
        <w:rPr>
          <w:sz w:val="23"/>
          <w:szCs w:val="23"/>
        </w:rPr>
        <w:lastRenderedPageBreak/>
        <w:t xml:space="preserve">timely fashion. The Contractor shall have a single point of contact between the Government and contractor personnel assigned to support contracts or </w:t>
      </w:r>
      <w:r w:rsidR="00540FB5">
        <w:rPr>
          <w:sz w:val="23"/>
          <w:szCs w:val="23"/>
        </w:rPr>
        <w:t>BPA Call</w:t>
      </w:r>
      <w:r>
        <w:rPr>
          <w:sz w:val="23"/>
          <w:szCs w:val="23"/>
        </w:rPr>
        <w:t xml:space="preserve">s. </w:t>
      </w:r>
    </w:p>
    <w:p w14:paraId="493B8D66" w14:textId="77777777" w:rsidR="004F6A01" w:rsidRDefault="004F6A01" w:rsidP="004F6A01">
      <w:pPr>
        <w:pStyle w:val="Default"/>
        <w:spacing w:after="200"/>
        <w:rPr>
          <w:sz w:val="23"/>
          <w:szCs w:val="23"/>
        </w:rPr>
      </w:pPr>
      <w:r>
        <w:rPr>
          <w:b/>
          <w:bCs/>
          <w:sz w:val="23"/>
          <w:szCs w:val="23"/>
        </w:rPr>
        <w:t xml:space="preserve">2.3.3 Personnel Administration </w:t>
      </w:r>
    </w:p>
    <w:p w14:paraId="0CAC67BC" w14:textId="06FEDC7F" w:rsidR="004F6A01" w:rsidRDefault="004F6A01" w:rsidP="004F6A01">
      <w:pPr>
        <w:pStyle w:val="Default"/>
        <w:spacing w:after="200"/>
        <w:rPr>
          <w:sz w:val="23"/>
          <w:szCs w:val="23"/>
        </w:rPr>
      </w:pPr>
      <w:r>
        <w:rPr>
          <w:sz w:val="23"/>
          <w:szCs w:val="23"/>
        </w:rPr>
        <w:t>The Contractor shall provide the following management and support as required. The Contractor shall provide for employees during designated Government non-</w:t>
      </w:r>
      <w:r w:rsidR="00540FB5">
        <w:rPr>
          <w:sz w:val="23"/>
          <w:szCs w:val="23"/>
        </w:rPr>
        <w:t>workdays</w:t>
      </w:r>
      <w:r>
        <w:rPr>
          <w:sz w:val="23"/>
          <w:szCs w:val="23"/>
        </w:rPr>
        <w:t xml:space="preserve"> or other periods where Government offices are closed due to weather or security conditions. The Contractor shall maintain the currency of their employees by providing initial and refresher training as required to meet the PWS requirements. The Contractor shall make necessary travel arrangements for employees. The Contractor shall provide necessary infrastructure to support contract tasks. The Contractor shall provide administrative support to employees in a timely fashion (time keeping, leave processing, pay, emergency needs). </w:t>
      </w:r>
    </w:p>
    <w:p w14:paraId="4D145D6E" w14:textId="77777777" w:rsidR="004F6A01" w:rsidRDefault="004F6A01" w:rsidP="004F6A01">
      <w:pPr>
        <w:pStyle w:val="Default"/>
        <w:spacing w:after="200"/>
        <w:rPr>
          <w:sz w:val="23"/>
          <w:szCs w:val="23"/>
        </w:rPr>
      </w:pPr>
      <w:r>
        <w:rPr>
          <w:b/>
          <w:bCs/>
          <w:sz w:val="23"/>
          <w:szCs w:val="23"/>
        </w:rPr>
        <w:t xml:space="preserve">2.4 Subcontract Management </w:t>
      </w:r>
    </w:p>
    <w:p w14:paraId="21511F67" w14:textId="77777777" w:rsidR="004F6A01" w:rsidRDefault="004F6A01" w:rsidP="004F6A01">
      <w:pPr>
        <w:pStyle w:val="Default"/>
        <w:spacing w:after="200"/>
        <w:rPr>
          <w:sz w:val="23"/>
          <w:szCs w:val="23"/>
        </w:rPr>
      </w:pPr>
      <w:r>
        <w:rPr>
          <w:sz w:val="23"/>
          <w:szCs w:val="23"/>
        </w:rPr>
        <w:t xml:space="preserve">The Contractor shall be responsible for any subcontract management necessary to integrate work performed on this requirement and shall be responsible and accountable for subcontractor performance on this requirement. The prime contractor will manage work distribution to ensure there are no Organizational Conflict of Interest (OCI) considerations. Cross teaming may or may not be permitted. </w:t>
      </w:r>
    </w:p>
    <w:p w14:paraId="402E6F1C" w14:textId="77777777" w:rsidR="004F6A01" w:rsidRDefault="004F6A01" w:rsidP="004F6A01">
      <w:pPr>
        <w:pStyle w:val="Default"/>
        <w:spacing w:after="200"/>
        <w:rPr>
          <w:sz w:val="23"/>
          <w:szCs w:val="23"/>
        </w:rPr>
      </w:pPr>
      <w:r>
        <w:rPr>
          <w:b/>
          <w:bCs/>
          <w:sz w:val="23"/>
          <w:szCs w:val="23"/>
        </w:rPr>
        <w:t xml:space="preserve">2.5 Contractor Personnel, Disciplines, and Specialties </w:t>
      </w:r>
    </w:p>
    <w:p w14:paraId="6E079950" w14:textId="4EA227E0" w:rsidR="00534B7C" w:rsidRDefault="004F6A01" w:rsidP="004F6A01">
      <w:pPr>
        <w:pStyle w:val="Default"/>
        <w:spacing w:after="200"/>
        <w:rPr>
          <w:b/>
          <w:bCs/>
          <w:sz w:val="23"/>
          <w:szCs w:val="23"/>
        </w:rPr>
      </w:pPr>
      <w:r>
        <w:rPr>
          <w:sz w:val="23"/>
          <w:szCs w:val="23"/>
        </w:rPr>
        <w:t xml:space="preserve">The Contractor shall accomplish the assigned work by employing and utilizing qualified personnel with appropriate combinations of education, training, and experience. The Contractor shall match personnel skills to the work or task with a minimum of under/over employment of resources. The Contractor shall ensure the labor categories as defined in the Labor Categories document (see Appendix A), labor rates, and man-hours utilized in the performance of each </w:t>
      </w:r>
      <w:r w:rsidR="00540FB5">
        <w:rPr>
          <w:sz w:val="23"/>
          <w:szCs w:val="23"/>
        </w:rPr>
        <w:t>BPA Call</w:t>
      </w:r>
      <w:r>
        <w:rPr>
          <w:sz w:val="23"/>
          <w:szCs w:val="23"/>
        </w:rPr>
        <w:t xml:space="preserve"> issued hereunder will be the minimum necessary to accomplish the task. </w:t>
      </w:r>
    </w:p>
    <w:p w14:paraId="762C7F39" w14:textId="77777777" w:rsidR="004F6A01" w:rsidRDefault="004F6A01" w:rsidP="004F6A01">
      <w:pPr>
        <w:pStyle w:val="Default"/>
        <w:spacing w:after="200"/>
        <w:rPr>
          <w:sz w:val="23"/>
          <w:szCs w:val="23"/>
        </w:rPr>
      </w:pPr>
      <w:r>
        <w:rPr>
          <w:b/>
          <w:bCs/>
          <w:sz w:val="23"/>
          <w:szCs w:val="23"/>
        </w:rPr>
        <w:t xml:space="preserve">2.6 Location of Work </w:t>
      </w:r>
    </w:p>
    <w:p w14:paraId="2419AA04" w14:textId="70B25DC6" w:rsidR="004F6A01" w:rsidRDefault="004F6A01" w:rsidP="004F6A01">
      <w:pPr>
        <w:rPr>
          <w:sz w:val="23"/>
          <w:szCs w:val="23"/>
        </w:rPr>
      </w:pPr>
      <w:r>
        <w:rPr>
          <w:sz w:val="23"/>
          <w:szCs w:val="23"/>
        </w:rPr>
        <w:t xml:space="preserve">The Government anticipates that much of the work required will be in the Washington metropolitan area. </w:t>
      </w:r>
      <w:r w:rsidR="00797AB6">
        <w:rPr>
          <w:sz w:val="23"/>
          <w:szCs w:val="23"/>
        </w:rPr>
        <w:t>Unless otherwise specified, s</w:t>
      </w:r>
      <w:r>
        <w:rPr>
          <w:sz w:val="23"/>
          <w:szCs w:val="23"/>
        </w:rPr>
        <w:t xml:space="preserve">ervices provided in the District of Columbia, as well as in the neighboring jurisdictions in Maryland and Virginia, including the Office of History’s office in Alexandria, Virginia, will be considered local and the Contractor will not be reimbursed for travel expenses in those areas. The cost of travel outside of the Washington metropolitan area will be set forth in each </w:t>
      </w:r>
      <w:r w:rsidR="00540FB5">
        <w:rPr>
          <w:sz w:val="23"/>
          <w:szCs w:val="23"/>
        </w:rPr>
        <w:t>BPA Call</w:t>
      </w:r>
      <w:r>
        <w:rPr>
          <w:sz w:val="23"/>
          <w:szCs w:val="23"/>
        </w:rPr>
        <w:t xml:space="preserve"> and reimbursed in accordance with the Joint Travel Regulations. Unless otherwise noted, the Contractor will provide </w:t>
      </w:r>
      <w:proofErr w:type="gramStart"/>
      <w:r>
        <w:rPr>
          <w:sz w:val="23"/>
          <w:szCs w:val="23"/>
        </w:rPr>
        <w:t>all of</w:t>
      </w:r>
      <w:proofErr w:type="gramEnd"/>
      <w:r>
        <w:rPr>
          <w:sz w:val="23"/>
          <w:szCs w:val="23"/>
        </w:rPr>
        <w:t xml:space="preserve"> the equipment necessary to perform the work under this contract. The cost of material and ancillary support costs (copying, shipping documents, etc.) shall be established in each </w:t>
      </w:r>
      <w:r w:rsidR="00540FB5">
        <w:rPr>
          <w:sz w:val="23"/>
          <w:szCs w:val="23"/>
        </w:rPr>
        <w:t>BPA Call</w:t>
      </w:r>
      <w:r>
        <w:rPr>
          <w:sz w:val="23"/>
          <w:szCs w:val="23"/>
        </w:rPr>
        <w:t xml:space="preserve">. Close contact between the Contractor and the COR during each assignment is required to ensure prompt and acceptable accomplishment of work. </w:t>
      </w:r>
    </w:p>
    <w:p w14:paraId="079C1C1F" w14:textId="77777777" w:rsidR="004F6A01" w:rsidRDefault="004F6A01" w:rsidP="004F6A01">
      <w:pPr>
        <w:pStyle w:val="Default"/>
        <w:spacing w:after="200"/>
        <w:rPr>
          <w:sz w:val="23"/>
          <w:szCs w:val="23"/>
        </w:rPr>
      </w:pPr>
      <w:r>
        <w:rPr>
          <w:b/>
          <w:bCs/>
          <w:sz w:val="23"/>
          <w:szCs w:val="23"/>
        </w:rPr>
        <w:t xml:space="preserve">2.7 Travel / Temporary Duty (TDY) </w:t>
      </w:r>
    </w:p>
    <w:p w14:paraId="0AEF7B60" w14:textId="2AE9782A" w:rsidR="004F6A01" w:rsidRDefault="004F6A01" w:rsidP="004F6A01">
      <w:pPr>
        <w:pStyle w:val="Default"/>
        <w:spacing w:after="200"/>
        <w:rPr>
          <w:sz w:val="23"/>
          <w:szCs w:val="23"/>
        </w:rPr>
      </w:pPr>
      <w:r>
        <w:rPr>
          <w:sz w:val="23"/>
          <w:szCs w:val="23"/>
        </w:rPr>
        <w:t xml:space="preserve">Travel to government facilities or other locations may be required and will be specified in the individual </w:t>
      </w:r>
      <w:r w:rsidR="00540FB5">
        <w:rPr>
          <w:sz w:val="23"/>
          <w:szCs w:val="23"/>
        </w:rPr>
        <w:t>BPA Call</w:t>
      </w:r>
      <w:r>
        <w:rPr>
          <w:sz w:val="23"/>
          <w:szCs w:val="23"/>
        </w:rPr>
        <w:t xml:space="preserve"> PWS. All travel requirements (including plans, agenda, itinerary, or dates) shall </w:t>
      </w:r>
      <w:r>
        <w:rPr>
          <w:sz w:val="23"/>
          <w:szCs w:val="23"/>
        </w:rPr>
        <w:lastRenderedPageBreak/>
        <w:t xml:space="preserve">be pre-approved by the Government (subject to local policy procedures), and travel is on a strictly cost reimbursable basis. Costs for travel shall be billed in accordance with the regulatory implementation of Public Law 99-234 and FAR 31.205-46 Travel Costs. </w:t>
      </w:r>
    </w:p>
    <w:p w14:paraId="205CC880" w14:textId="77777777" w:rsidR="004F6A01" w:rsidRDefault="004F6A01" w:rsidP="004F6A01">
      <w:pPr>
        <w:pStyle w:val="Default"/>
        <w:spacing w:after="200"/>
        <w:rPr>
          <w:sz w:val="26"/>
          <w:szCs w:val="26"/>
        </w:rPr>
      </w:pPr>
      <w:r>
        <w:rPr>
          <w:b/>
          <w:bCs/>
          <w:sz w:val="26"/>
          <w:szCs w:val="26"/>
        </w:rPr>
        <w:t xml:space="preserve">3.0 Performance Requirements </w:t>
      </w:r>
    </w:p>
    <w:p w14:paraId="228499F0" w14:textId="77777777" w:rsidR="004F6A01" w:rsidRDefault="004F6A01" w:rsidP="004F6A01">
      <w:pPr>
        <w:pStyle w:val="Default"/>
        <w:spacing w:after="200"/>
        <w:rPr>
          <w:sz w:val="23"/>
          <w:szCs w:val="23"/>
        </w:rPr>
      </w:pPr>
      <w:r>
        <w:rPr>
          <w:sz w:val="23"/>
          <w:szCs w:val="23"/>
        </w:rPr>
        <w:t xml:space="preserve">The following section specifies the Performance Objectives and Performance Elements for the contract. </w:t>
      </w:r>
    </w:p>
    <w:p w14:paraId="6CCF3808" w14:textId="15A27DDA" w:rsidR="001A7A51" w:rsidRDefault="001A7A51" w:rsidP="463B2141">
      <w:pPr>
        <w:pStyle w:val="Default"/>
        <w:spacing w:after="200"/>
        <w:rPr>
          <w:b/>
          <w:bCs/>
          <w:sz w:val="23"/>
          <w:szCs w:val="23"/>
        </w:rPr>
      </w:pPr>
      <w:r w:rsidRPr="463B2141">
        <w:rPr>
          <w:b/>
          <w:bCs/>
          <w:sz w:val="23"/>
          <w:szCs w:val="23"/>
        </w:rPr>
        <w:t>3.1 Period of Performance</w:t>
      </w:r>
    </w:p>
    <w:p w14:paraId="15C2D23D" w14:textId="6B122680" w:rsidR="001A7A51" w:rsidRDefault="001A7A51" w:rsidP="004F6A01">
      <w:pPr>
        <w:pStyle w:val="Default"/>
        <w:spacing w:after="200"/>
        <w:rPr>
          <w:sz w:val="23"/>
          <w:szCs w:val="23"/>
        </w:rPr>
      </w:pPr>
      <w:r>
        <w:rPr>
          <w:sz w:val="23"/>
          <w:szCs w:val="23"/>
        </w:rPr>
        <w:t xml:space="preserve">The </w:t>
      </w:r>
      <w:proofErr w:type="gramStart"/>
      <w:r>
        <w:rPr>
          <w:sz w:val="23"/>
          <w:szCs w:val="23"/>
        </w:rPr>
        <w:t>period of performance</w:t>
      </w:r>
      <w:proofErr w:type="gramEnd"/>
      <w:r>
        <w:rPr>
          <w:sz w:val="23"/>
          <w:szCs w:val="23"/>
        </w:rPr>
        <w:t xml:space="preserve"> of this Blanket Purchase Agreement will not exceed 60 months in duration. BPA Calls will not exceed 12 months past the expiration of this BPA Master Agreement.</w:t>
      </w:r>
    </w:p>
    <w:p w14:paraId="541251F2" w14:textId="6F11F32F" w:rsidR="004F6A01" w:rsidRDefault="004F6A01" w:rsidP="004F6A01">
      <w:pPr>
        <w:pStyle w:val="Default"/>
        <w:spacing w:after="200"/>
        <w:rPr>
          <w:sz w:val="23"/>
          <w:szCs w:val="23"/>
        </w:rPr>
      </w:pPr>
      <w:r w:rsidRPr="463B2141">
        <w:rPr>
          <w:b/>
          <w:bCs/>
          <w:sz w:val="23"/>
          <w:szCs w:val="23"/>
        </w:rPr>
        <w:t>3.</w:t>
      </w:r>
      <w:r w:rsidR="27A36BB2" w:rsidRPr="463B2141">
        <w:rPr>
          <w:b/>
          <w:bCs/>
          <w:sz w:val="23"/>
          <w:szCs w:val="23"/>
        </w:rPr>
        <w:t>2</w:t>
      </w:r>
      <w:r w:rsidRPr="463B2141">
        <w:rPr>
          <w:b/>
          <w:bCs/>
          <w:sz w:val="23"/>
          <w:szCs w:val="23"/>
        </w:rPr>
        <w:t xml:space="preserve"> Historical Support Services </w:t>
      </w:r>
    </w:p>
    <w:p w14:paraId="5DDE8EDF" w14:textId="4792A1E5" w:rsidR="004F6A01" w:rsidRDefault="004F6A01" w:rsidP="004F6A01">
      <w:pPr>
        <w:pStyle w:val="Default"/>
        <w:spacing w:after="200"/>
        <w:rPr>
          <w:sz w:val="23"/>
          <w:szCs w:val="23"/>
        </w:rPr>
      </w:pPr>
      <w:r w:rsidRPr="463B2141">
        <w:rPr>
          <w:b/>
          <w:bCs/>
          <w:sz w:val="23"/>
          <w:szCs w:val="23"/>
        </w:rPr>
        <w:t>3.</w:t>
      </w:r>
      <w:r w:rsidR="2965F6B6" w:rsidRPr="463B2141">
        <w:rPr>
          <w:b/>
          <w:bCs/>
          <w:sz w:val="23"/>
          <w:szCs w:val="23"/>
        </w:rPr>
        <w:t>2</w:t>
      </w:r>
      <w:r w:rsidRPr="463B2141">
        <w:rPr>
          <w:b/>
          <w:bCs/>
          <w:sz w:val="23"/>
          <w:szCs w:val="23"/>
        </w:rPr>
        <w:t xml:space="preserve">.1 The Contractor shall host a </w:t>
      </w:r>
      <w:r w:rsidR="00540FB5" w:rsidRPr="463B2141">
        <w:rPr>
          <w:b/>
          <w:bCs/>
          <w:sz w:val="23"/>
          <w:szCs w:val="23"/>
        </w:rPr>
        <w:t>BPA Call</w:t>
      </w:r>
      <w:r w:rsidRPr="463B2141">
        <w:rPr>
          <w:b/>
          <w:bCs/>
          <w:sz w:val="23"/>
          <w:szCs w:val="23"/>
        </w:rPr>
        <w:t xml:space="preserve"> kickoff meeting for each </w:t>
      </w:r>
      <w:r w:rsidR="00540FB5" w:rsidRPr="463B2141">
        <w:rPr>
          <w:b/>
          <w:bCs/>
          <w:sz w:val="23"/>
          <w:szCs w:val="23"/>
        </w:rPr>
        <w:t>BPA Call</w:t>
      </w:r>
      <w:r w:rsidRPr="463B2141">
        <w:rPr>
          <w:b/>
          <w:bCs/>
          <w:sz w:val="23"/>
          <w:szCs w:val="23"/>
        </w:rPr>
        <w:t xml:space="preserve"> issued under this contract. </w:t>
      </w:r>
    </w:p>
    <w:p w14:paraId="3E1BF8AC" w14:textId="073AD461" w:rsidR="004F6A01" w:rsidRDefault="004F6A01" w:rsidP="004F6A01">
      <w:pPr>
        <w:pStyle w:val="Default"/>
        <w:spacing w:after="200"/>
        <w:rPr>
          <w:sz w:val="23"/>
          <w:szCs w:val="23"/>
        </w:rPr>
      </w:pPr>
      <w:r>
        <w:rPr>
          <w:sz w:val="23"/>
          <w:szCs w:val="23"/>
        </w:rPr>
        <w:t xml:space="preserve">The </w:t>
      </w:r>
      <w:r w:rsidR="00540FB5">
        <w:rPr>
          <w:sz w:val="23"/>
          <w:szCs w:val="23"/>
        </w:rPr>
        <w:t>BPA Call</w:t>
      </w:r>
      <w:r>
        <w:rPr>
          <w:sz w:val="23"/>
          <w:szCs w:val="23"/>
        </w:rPr>
        <w:t xml:space="preserve"> kickoff meeting will be a conference call between USACE and Contractor to discuss schedule and to review document availability and roles. Meeting will be held within five (5) business days after </w:t>
      </w:r>
      <w:r w:rsidR="00540FB5">
        <w:rPr>
          <w:sz w:val="23"/>
          <w:szCs w:val="23"/>
        </w:rPr>
        <w:t>BPA Call</w:t>
      </w:r>
      <w:r>
        <w:rPr>
          <w:sz w:val="23"/>
          <w:szCs w:val="23"/>
        </w:rPr>
        <w:t xml:space="preserve"> award as designated by the Government. </w:t>
      </w:r>
    </w:p>
    <w:p w14:paraId="521FBB65" w14:textId="289DB243" w:rsidR="004F6A01" w:rsidRDefault="004F6A01" w:rsidP="004F6A01">
      <w:pPr>
        <w:pStyle w:val="Default"/>
        <w:spacing w:after="200"/>
        <w:rPr>
          <w:sz w:val="23"/>
          <w:szCs w:val="23"/>
        </w:rPr>
      </w:pPr>
      <w:r w:rsidRPr="463B2141">
        <w:rPr>
          <w:b/>
          <w:bCs/>
          <w:sz w:val="23"/>
          <w:szCs w:val="23"/>
        </w:rPr>
        <w:t>3.</w:t>
      </w:r>
      <w:r w:rsidR="21793C84" w:rsidRPr="463B2141">
        <w:rPr>
          <w:b/>
          <w:bCs/>
          <w:sz w:val="23"/>
          <w:szCs w:val="23"/>
        </w:rPr>
        <w:t>2</w:t>
      </w:r>
      <w:r w:rsidRPr="463B2141">
        <w:rPr>
          <w:b/>
          <w:bCs/>
          <w:sz w:val="23"/>
          <w:szCs w:val="23"/>
        </w:rPr>
        <w:t xml:space="preserve">.2 The Contractor shall develop and provide a draft and final work plan for the </w:t>
      </w:r>
      <w:r w:rsidR="00540FB5" w:rsidRPr="463B2141">
        <w:rPr>
          <w:b/>
          <w:bCs/>
          <w:sz w:val="23"/>
          <w:szCs w:val="23"/>
        </w:rPr>
        <w:t>BPA Call</w:t>
      </w:r>
      <w:r w:rsidRPr="463B2141">
        <w:rPr>
          <w:b/>
          <w:bCs/>
          <w:sz w:val="23"/>
          <w:szCs w:val="23"/>
        </w:rPr>
        <w:t xml:space="preserve">. </w:t>
      </w:r>
    </w:p>
    <w:p w14:paraId="2664F486" w14:textId="2B6AD190" w:rsidR="004F6A01" w:rsidRDefault="004F6A01" w:rsidP="004F6A01">
      <w:pPr>
        <w:pStyle w:val="Default"/>
        <w:spacing w:after="200"/>
        <w:rPr>
          <w:sz w:val="23"/>
          <w:szCs w:val="23"/>
        </w:rPr>
      </w:pPr>
      <w:r>
        <w:rPr>
          <w:sz w:val="23"/>
          <w:szCs w:val="23"/>
        </w:rPr>
        <w:t xml:space="preserve">The Contractor shall prepare draft and final work plans that describe the processes for executing each </w:t>
      </w:r>
      <w:r w:rsidR="00540FB5">
        <w:rPr>
          <w:sz w:val="23"/>
          <w:szCs w:val="23"/>
        </w:rPr>
        <w:t>BPA Call</w:t>
      </w:r>
      <w:r>
        <w:rPr>
          <w:sz w:val="23"/>
          <w:szCs w:val="23"/>
        </w:rPr>
        <w:t xml:space="preserve">. The Contractor shall manage each </w:t>
      </w:r>
      <w:r w:rsidR="00540FB5">
        <w:rPr>
          <w:sz w:val="23"/>
          <w:szCs w:val="23"/>
        </w:rPr>
        <w:t>BPA Call</w:t>
      </w:r>
      <w:r>
        <w:rPr>
          <w:sz w:val="23"/>
          <w:szCs w:val="23"/>
        </w:rPr>
        <w:t xml:space="preserve"> in accordance with the work plan to assure that all services are performed, reviewed, and provided in a manner that meets professional quality standards. Also included in each </w:t>
      </w:r>
      <w:r w:rsidR="00540FB5">
        <w:rPr>
          <w:sz w:val="23"/>
          <w:szCs w:val="23"/>
        </w:rPr>
        <w:t>BPA Call</w:t>
      </w:r>
      <w:r>
        <w:rPr>
          <w:sz w:val="23"/>
          <w:szCs w:val="23"/>
        </w:rPr>
        <w:t xml:space="preserve"> will be one conference call to discuss USACE comments on the draft work plan. </w:t>
      </w:r>
    </w:p>
    <w:p w14:paraId="0A058290" w14:textId="77777777" w:rsidR="004F6A01" w:rsidRDefault="004F6A01" w:rsidP="004F6A01">
      <w:pPr>
        <w:pStyle w:val="Default"/>
        <w:spacing w:after="200"/>
        <w:rPr>
          <w:sz w:val="23"/>
          <w:szCs w:val="23"/>
        </w:rPr>
      </w:pPr>
      <w:r>
        <w:rPr>
          <w:sz w:val="23"/>
          <w:szCs w:val="23"/>
        </w:rPr>
        <w:t xml:space="preserve">The draft work plan will be required to be provided to USACE within five (5) business days after kickoff meeting. USACE will have five days to review the plan. The Contractor will submit a final work plan within five days of receiving USACE’s comments. </w:t>
      </w:r>
    </w:p>
    <w:p w14:paraId="106E858A" w14:textId="1AB9C5C9" w:rsidR="004F6A01" w:rsidRDefault="004F6A01" w:rsidP="004F6A01">
      <w:pPr>
        <w:pStyle w:val="Default"/>
        <w:spacing w:after="200"/>
        <w:rPr>
          <w:sz w:val="23"/>
          <w:szCs w:val="23"/>
        </w:rPr>
      </w:pPr>
      <w:r w:rsidRPr="463B2141">
        <w:rPr>
          <w:b/>
          <w:bCs/>
          <w:sz w:val="23"/>
          <w:szCs w:val="23"/>
        </w:rPr>
        <w:t>3.</w:t>
      </w:r>
      <w:r w:rsidR="4293DBED" w:rsidRPr="463B2141">
        <w:rPr>
          <w:b/>
          <w:bCs/>
          <w:sz w:val="23"/>
          <w:szCs w:val="23"/>
        </w:rPr>
        <w:t>2</w:t>
      </w:r>
      <w:r w:rsidRPr="463B2141">
        <w:rPr>
          <w:b/>
          <w:bCs/>
          <w:sz w:val="23"/>
          <w:szCs w:val="23"/>
        </w:rPr>
        <w:t xml:space="preserve">.3 The Contractor will conduct primary and secondary research at archives, libraries, and other repositories that the Government may designate. </w:t>
      </w:r>
    </w:p>
    <w:p w14:paraId="7B05AD96" w14:textId="73A98922" w:rsidR="004F6A01" w:rsidRDefault="004F6A01" w:rsidP="004F6A01">
      <w:pPr>
        <w:pStyle w:val="Default"/>
        <w:spacing w:after="200"/>
        <w:rPr>
          <w:sz w:val="23"/>
          <w:szCs w:val="23"/>
        </w:rPr>
      </w:pPr>
      <w:r>
        <w:rPr>
          <w:sz w:val="23"/>
          <w:szCs w:val="23"/>
        </w:rPr>
        <w:t xml:space="preserve">Based on that research, the Contractor may survey an assigned body of records and produce an inventory of those records to </w:t>
      </w:r>
      <w:proofErr w:type="gramStart"/>
      <w:r>
        <w:rPr>
          <w:sz w:val="23"/>
          <w:szCs w:val="23"/>
        </w:rPr>
        <w:t>include:</w:t>
      </w:r>
      <w:proofErr w:type="gramEnd"/>
      <w:r>
        <w:rPr>
          <w:sz w:val="23"/>
          <w:szCs w:val="23"/>
        </w:rPr>
        <w:t xml:space="preserve"> notes on the size of the collection; description of the types of records in the collection and their condition; and an assessment of the historic value of the collection. Where applicable the Contractor may be instructed to obtain paper or digital copies of those records or the applicable finding aids to be accessioned into the CEHO Research Collection. The Contractor may conduct research in assigned repositories to obtain visual materials (e.g., photographs, maps, plans and drawings, film, videotape, slides) and provide paper, film, or </w:t>
      </w:r>
      <w:proofErr w:type="gramStart"/>
      <w:r>
        <w:rPr>
          <w:sz w:val="23"/>
          <w:szCs w:val="23"/>
        </w:rPr>
        <w:t>high resolution</w:t>
      </w:r>
      <w:proofErr w:type="gramEnd"/>
      <w:r>
        <w:rPr>
          <w:sz w:val="23"/>
          <w:szCs w:val="23"/>
        </w:rPr>
        <w:t xml:space="preserve"> digital copies along with the applicable captions, credits, and a descriptive metadata entry for each file. The digitization standards for all materials produced under the resulting contract will be specified in the individual </w:t>
      </w:r>
      <w:r w:rsidR="00540FB5">
        <w:rPr>
          <w:sz w:val="23"/>
          <w:szCs w:val="23"/>
        </w:rPr>
        <w:t>BPA Call</w:t>
      </w:r>
      <w:r>
        <w:rPr>
          <w:sz w:val="23"/>
          <w:szCs w:val="23"/>
        </w:rPr>
        <w:t xml:space="preserve">s. </w:t>
      </w:r>
    </w:p>
    <w:p w14:paraId="23E14503" w14:textId="1CC239B3" w:rsidR="004F6A01" w:rsidRDefault="004F6A01" w:rsidP="004F6A01">
      <w:pPr>
        <w:pStyle w:val="Default"/>
        <w:spacing w:after="200"/>
        <w:rPr>
          <w:sz w:val="23"/>
          <w:szCs w:val="23"/>
        </w:rPr>
      </w:pPr>
      <w:r w:rsidRPr="463B2141">
        <w:rPr>
          <w:b/>
          <w:bCs/>
          <w:sz w:val="23"/>
          <w:szCs w:val="23"/>
        </w:rPr>
        <w:lastRenderedPageBreak/>
        <w:t>3.</w:t>
      </w:r>
      <w:r w:rsidR="192EF29A" w:rsidRPr="463B2141">
        <w:rPr>
          <w:b/>
          <w:bCs/>
          <w:sz w:val="23"/>
          <w:szCs w:val="23"/>
        </w:rPr>
        <w:t>2</w:t>
      </w:r>
      <w:r w:rsidRPr="463B2141">
        <w:rPr>
          <w:b/>
          <w:bCs/>
          <w:sz w:val="23"/>
          <w:szCs w:val="23"/>
        </w:rPr>
        <w:t xml:space="preserve">.4 The Contractor will research and write an essay, study, or monograph on a specified topic or subject related to the history of the Corps of Engineers. </w:t>
      </w:r>
    </w:p>
    <w:p w14:paraId="14213EC3" w14:textId="749DF318" w:rsidR="004F6A01" w:rsidRDefault="004F6A01" w:rsidP="004F6A01">
      <w:pPr>
        <w:pStyle w:val="Default"/>
        <w:spacing w:after="200"/>
        <w:rPr>
          <w:sz w:val="23"/>
          <w:szCs w:val="23"/>
        </w:rPr>
      </w:pPr>
      <w:r>
        <w:rPr>
          <w:sz w:val="23"/>
          <w:szCs w:val="23"/>
        </w:rPr>
        <w:t xml:space="preserve">The narrative shall be comprehensive, analytical, and balanced. It shall be written in a clear, crisp style attractive to the </w:t>
      </w:r>
      <w:proofErr w:type="gramStart"/>
      <w:r>
        <w:rPr>
          <w:sz w:val="23"/>
          <w:szCs w:val="23"/>
        </w:rPr>
        <w:t>general public</w:t>
      </w:r>
      <w:proofErr w:type="gramEnd"/>
      <w:r>
        <w:rPr>
          <w:sz w:val="23"/>
          <w:szCs w:val="23"/>
        </w:rPr>
        <w:t xml:space="preserve">, shall reflect the careful research and thought necessary to find acceptance in the scholarly community, and shall include the appropriate footnotes, glossary, index, and bibliography. Where appropriate, in addition to the text, products will include film, paper, or </w:t>
      </w:r>
      <w:r w:rsidR="00540FB5">
        <w:rPr>
          <w:sz w:val="23"/>
          <w:szCs w:val="23"/>
        </w:rPr>
        <w:t>high-resolution</w:t>
      </w:r>
      <w:r>
        <w:rPr>
          <w:sz w:val="23"/>
          <w:szCs w:val="23"/>
        </w:rPr>
        <w:t xml:space="preserve"> digital copies of proposed photographs, maps, and illustrations, complete with captions and credits and a metadata entry for each digital file. For digital images, the minimum resolution/size will be 600 </w:t>
      </w:r>
      <w:proofErr w:type="spellStart"/>
      <w:r>
        <w:rPr>
          <w:sz w:val="23"/>
          <w:szCs w:val="23"/>
        </w:rPr>
        <w:t>ppi</w:t>
      </w:r>
      <w:proofErr w:type="spellEnd"/>
      <w:r>
        <w:rPr>
          <w:sz w:val="23"/>
          <w:szCs w:val="23"/>
        </w:rPr>
        <w:t xml:space="preserve"> at four by six inches. The digitization standards for all materials produced under the resulting contract will be specified in the individual </w:t>
      </w:r>
      <w:r w:rsidR="00540FB5">
        <w:rPr>
          <w:sz w:val="23"/>
          <w:szCs w:val="23"/>
        </w:rPr>
        <w:t>BPA Call</w:t>
      </w:r>
      <w:r>
        <w:rPr>
          <w:sz w:val="23"/>
          <w:szCs w:val="23"/>
        </w:rPr>
        <w:t xml:space="preserve">s. When necessary, the Contractor will also provide the necessary photo releases for use of those images by the Government. </w:t>
      </w:r>
    </w:p>
    <w:p w14:paraId="5A717AEE" w14:textId="1C508C57" w:rsidR="004F6A01" w:rsidRDefault="004F6A01" w:rsidP="004F6A01">
      <w:pPr>
        <w:pStyle w:val="Default"/>
        <w:spacing w:after="200"/>
        <w:rPr>
          <w:sz w:val="23"/>
          <w:szCs w:val="23"/>
        </w:rPr>
      </w:pPr>
      <w:r w:rsidRPr="463B2141">
        <w:rPr>
          <w:b/>
          <w:bCs/>
          <w:sz w:val="23"/>
          <w:szCs w:val="23"/>
        </w:rPr>
        <w:t>3.</w:t>
      </w:r>
      <w:r w:rsidR="7584FA9D" w:rsidRPr="463B2141">
        <w:rPr>
          <w:b/>
          <w:bCs/>
          <w:sz w:val="23"/>
          <w:szCs w:val="23"/>
        </w:rPr>
        <w:t>2</w:t>
      </w:r>
      <w:r w:rsidRPr="463B2141">
        <w:rPr>
          <w:b/>
          <w:bCs/>
          <w:sz w:val="23"/>
          <w:szCs w:val="23"/>
        </w:rPr>
        <w:t xml:space="preserve">.5 The Contractor will provide graphic design, layout, and publication support services for historical products such as reports, brochures, books, and posters. </w:t>
      </w:r>
    </w:p>
    <w:p w14:paraId="4E85F039" w14:textId="77777777" w:rsidR="004F6A01" w:rsidRDefault="004F6A01" w:rsidP="004F6A01">
      <w:pPr>
        <w:pStyle w:val="Default"/>
        <w:spacing w:after="200"/>
        <w:rPr>
          <w:sz w:val="23"/>
          <w:szCs w:val="23"/>
        </w:rPr>
      </w:pPr>
      <w:r>
        <w:rPr>
          <w:sz w:val="23"/>
          <w:szCs w:val="23"/>
        </w:rPr>
        <w:t xml:space="preserve">Adhering to industry standards, the Contractor will perform desktop publishing and layout to produce innovative, attractive, and inviting designs for the various products. Larger projects, such as book-length manuscripts, are anticipated to contain prefatory material (foreword, preface, etc.), manuscript text, end notes, bibliography, and appendices. Some products will require the Contractor to design and produce maps, charts, or diagrams based on original sources in a standard, publication-wide format. For each product, the Contractor will produce a final electronic package that conforms to all current industry-standard specifications for printing and publication (including web publishing). The Contractor may also be required to format new or existing layouts for e-books. The Contractor may also be tasked with publishing historical products. </w:t>
      </w:r>
    </w:p>
    <w:p w14:paraId="035DACE7" w14:textId="4ED5DE33" w:rsidR="004F6A01" w:rsidRDefault="004F6A01" w:rsidP="004F6A01">
      <w:pPr>
        <w:pStyle w:val="Default"/>
        <w:spacing w:after="200"/>
        <w:rPr>
          <w:sz w:val="23"/>
          <w:szCs w:val="23"/>
        </w:rPr>
      </w:pPr>
      <w:r w:rsidRPr="463B2141">
        <w:rPr>
          <w:b/>
          <w:bCs/>
          <w:sz w:val="23"/>
          <w:szCs w:val="23"/>
        </w:rPr>
        <w:t>3.</w:t>
      </w:r>
      <w:r w:rsidR="1A20FA94" w:rsidRPr="463B2141">
        <w:rPr>
          <w:b/>
          <w:bCs/>
          <w:sz w:val="23"/>
          <w:szCs w:val="23"/>
        </w:rPr>
        <w:t>2</w:t>
      </w:r>
      <w:r w:rsidRPr="463B2141">
        <w:rPr>
          <w:b/>
          <w:bCs/>
          <w:sz w:val="23"/>
          <w:szCs w:val="23"/>
        </w:rPr>
        <w:t xml:space="preserve">.6 The Contractor will provide an array of editing services to improve written products that range from image captions and credits to book-length manuscripts. </w:t>
      </w:r>
    </w:p>
    <w:p w14:paraId="3BBEC680" w14:textId="77777777" w:rsidR="004F6A01" w:rsidRPr="00A07D4F" w:rsidRDefault="004F6A01" w:rsidP="004F6A01">
      <w:pPr>
        <w:pStyle w:val="Default"/>
        <w:spacing w:after="200"/>
        <w:rPr>
          <w:sz w:val="23"/>
          <w:szCs w:val="23"/>
        </w:rPr>
      </w:pPr>
      <w:r>
        <w:rPr>
          <w:sz w:val="23"/>
          <w:szCs w:val="23"/>
        </w:rPr>
        <w:t xml:space="preserve">Services requested may include substantive editing of written works of history with the goal of maintaining an author’s voice while at the same time identifying inconsistencies, logical faults, information gaps, or other errors in the substance of the work; clarifying language or organization of the narrative; and conforming the work to accepted style guidelines. For other projects, the Contractor may be tasked only with proofreading and </w:t>
      </w:r>
      <w:proofErr w:type="gramStart"/>
      <w:r>
        <w:rPr>
          <w:sz w:val="23"/>
          <w:szCs w:val="23"/>
        </w:rPr>
        <w:t>copyediting—</w:t>
      </w:r>
      <w:proofErr w:type="gramEnd"/>
      <w:r>
        <w:rPr>
          <w:sz w:val="23"/>
          <w:szCs w:val="23"/>
        </w:rPr>
        <w:t xml:space="preserve">applying consistent style and usage; correcting spelling, grammatical, typographical, and other obvious errors; and </w:t>
      </w:r>
      <w:proofErr w:type="gramStart"/>
      <w:r>
        <w:rPr>
          <w:sz w:val="23"/>
          <w:szCs w:val="23"/>
        </w:rPr>
        <w:t>basically</w:t>
      </w:r>
      <w:proofErr w:type="gramEnd"/>
      <w:r>
        <w:rPr>
          <w:sz w:val="23"/>
          <w:szCs w:val="23"/>
        </w:rPr>
        <w:t xml:space="preserve"> ensuring a clean manuscript. Services may be tasked at a level falling anywhere along this range of editing services and may apply to any type of historical product produced by the Office of History or </w:t>
      </w:r>
      <w:r w:rsidRPr="00A07D4F">
        <w:rPr>
          <w:sz w:val="23"/>
          <w:szCs w:val="23"/>
        </w:rPr>
        <w:t xml:space="preserve">other USACE elements. </w:t>
      </w:r>
    </w:p>
    <w:p w14:paraId="20D1F943" w14:textId="72A98F89" w:rsidR="004F6A01" w:rsidRPr="00A07D4F" w:rsidRDefault="004F6A01" w:rsidP="004F6A01">
      <w:pPr>
        <w:pStyle w:val="Default"/>
        <w:spacing w:after="200"/>
        <w:rPr>
          <w:sz w:val="23"/>
          <w:szCs w:val="23"/>
        </w:rPr>
      </w:pPr>
      <w:r w:rsidRPr="463B2141">
        <w:rPr>
          <w:b/>
          <w:bCs/>
          <w:sz w:val="23"/>
          <w:szCs w:val="23"/>
        </w:rPr>
        <w:t>3.</w:t>
      </w:r>
      <w:r w:rsidR="4811F450" w:rsidRPr="463B2141">
        <w:rPr>
          <w:b/>
          <w:bCs/>
          <w:sz w:val="23"/>
          <w:szCs w:val="23"/>
        </w:rPr>
        <w:t>2</w:t>
      </w:r>
      <w:r w:rsidRPr="463B2141">
        <w:rPr>
          <w:b/>
          <w:bCs/>
          <w:sz w:val="23"/>
          <w:szCs w:val="23"/>
        </w:rPr>
        <w:t>.7 The Contractor will pro</w:t>
      </w:r>
      <w:r w:rsidR="00C349C7" w:rsidRPr="463B2141">
        <w:rPr>
          <w:b/>
          <w:bCs/>
          <w:sz w:val="23"/>
          <w:szCs w:val="23"/>
        </w:rPr>
        <w:t xml:space="preserve">vide archival support services for both analog and digital collections, </w:t>
      </w:r>
      <w:r w:rsidRPr="463B2141">
        <w:rPr>
          <w:b/>
          <w:bCs/>
          <w:sz w:val="23"/>
          <w:szCs w:val="23"/>
        </w:rPr>
        <w:t xml:space="preserve">including </w:t>
      </w:r>
      <w:proofErr w:type="gramStart"/>
      <w:r w:rsidRPr="463B2141">
        <w:rPr>
          <w:b/>
          <w:bCs/>
          <w:sz w:val="23"/>
          <w:szCs w:val="23"/>
        </w:rPr>
        <w:t>the review</w:t>
      </w:r>
      <w:proofErr w:type="gramEnd"/>
      <w:r w:rsidRPr="463B2141">
        <w:rPr>
          <w:b/>
          <w:bCs/>
          <w:sz w:val="23"/>
          <w:szCs w:val="23"/>
        </w:rPr>
        <w:t xml:space="preserve">, arrangement, conservation, and description of historic materials such as documents, photographs, </w:t>
      </w:r>
      <w:r w:rsidR="004A2D19" w:rsidRPr="463B2141">
        <w:rPr>
          <w:b/>
          <w:bCs/>
          <w:sz w:val="23"/>
          <w:szCs w:val="23"/>
        </w:rPr>
        <w:t xml:space="preserve">motion picture film, </w:t>
      </w:r>
      <w:r w:rsidRPr="463B2141">
        <w:rPr>
          <w:b/>
          <w:bCs/>
          <w:sz w:val="23"/>
          <w:szCs w:val="23"/>
        </w:rPr>
        <w:t xml:space="preserve">audio recordings, and electronic data for accession into USACE historical holdings such as the Office of History’s Research Collection. </w:t>
      </w:r>
    </w:p>
    <w:p w14:paraId="3254543C" w14:textId="739E60FA" w:rsidR="004F6A01" w:rsidRPr="00A07D4F" w:rsidRDefault="004F6A01" w:rsidP="004F6A01">
      <w:pPr>
        <w:pStyle w:val="Default"/>
        <w:spacing w:after="200"/>
        <w:rPr>
          <w:sz w:val="23"/>
          <w:szCs w:val="23"/>
        </w:rPr>
      </w:pPr>
      <w:r w:rsidRPr="00A07D4F">
        <w:rPr>
          <w:sz w:val="23"/>
          <w:szCs w:val="23"/>
        </w:rPr>
        <w:t xml:space="preserve">Materials to be inventoried and </w:t>
      </w:r>
      <w:proofErr w:type="gramStart"/>
      <w:r w:rsidRPr="00A07D4F">
        <w:rPr>
          <w:sz w:val="23"/>
          <w:szCs w:val="23"/>
        </w:rPr>
        <w:t>accessioned</w:t>
      </w:r>
      <w:proofErr w:type="gramEnd"/>
      <w:r w:rsidRPr="00A07D4F">
        <w:rPr>
          <w:sz w:val="23"/>
          <w:szCs w:val="23"/>
        </w:rPr>
        <w:t xml:space="preserve"> may include paper, photographs, or electronic records. Where applicable, the Contractor will prepare finding aids</w:t>
      </w:r>
      <w:r w:rsidR="005A0F88" w:rsidRPr="00A07D4F">
        <w:rPr>
          <w:sz w:val="23"/>
          <w:szCs w:val="23"/>
        </w:rPr>
        <w:t xml:space="preserve"> in accordance with professional standards and</w:t>
      </w:r>
      <w:r w:rsidRPr="00A07D4F">
        <w:rPr>
          <w:sz w:val="23"/>
          <w:szCs w:val="23"/>
        </w:rPr>
        <w:t xml:space="preserve"> of sufficient detail and clarity to describe the collection and promote historical </w:t>
      </w:r>
      <w:r w:rsidRPr="00A07D4F">
        <w:rPr>
          <w:sz w:val="23"/>
          <w:szCs w:val="23"/>
        </w:rPr>
        <w:lastRenderedPageBreak/>
        <w:t xml:space="preserve">research. New material may be added to CEHO’s historical holdings as separate collections or may be integrated into its existing file architecture. In the case of electronic records, the documents will be arranged and stored on CEHO’s shared drive and backed up on another storage medium. Paper records and photographs will be arranged and stored in archival containers. </w:t>
      </w:r>
    </w:p>
    <w:p w14:paraId="3AD6A8BD" w14:textId="00E6B653" w:rsidR="003F2E5D" w:rsidRPr="003F2E5D" w:rsidRDefault="003F2E5D" w:rsidP="004F6A01">
      <w:pPr>
        <w:pStyle w:val="Default"/>
        <w:spacing w:after="200"/>
        <w:rPr>
          <w:b/>
          <w:sz w:val="23"/>
          <w:szCs w:val="23"/>
        </w:rPr>
      </w:pPr>
      <w:r w:rsidRPr="000940C7">
        <w:rPr>
          <w:rFonts w:cstheme="minorHAnsi"/>
        </w:rPr>
        <w:t>The contractor will be responsible for arranging and describing born-digital archival materials in accordance with professional standards and practices to ensure the long-term preservation of collections. Contractors will screen out restricted, personal, classified and proprietary information such as social security numbers, credit card numbers, classified data, medical records, etc. in digital archival files and will create and/or maintain metadata.</w:t>
      </w:r>
    </w:p>
    <w:p w14:paraId="683053EB" w14:textId="6C4E6B06" w:rsidR="004F6A01" w:rsidRDefault="00C349C7" w:rsidP="463B2141">
      <w:pPr>
        <w:pStyle w:val="Default"/>
        <w:spacing w:after="200"/>
        <w:rPr>
          <w:b/>
          <w:bCs/>
          <w:sz w:val="23"/>
          <w:szCs w:val="23"/>
        </w:rPr>
      </w:pPr>
      <w:r w:rsidRPr="463B2141">
        <w:rPr>
          <w:b/>
          <w:bCs/>
          <w:sz w:val="23"/>
          <w:szCs w:val="23"/>
        </w:rPr>
        <w:t>3.</w:t>
      </w:r>
      <w:r w:rsidR="7E5ED272" w:rsidRPr="463B2141">
        <w:rPr>
          <w:b/>
          <w:bCs/>
          <w:sz w:val="23"/>
          <w:szCs w:val="23"/>
        </w:rPr>
        <w:t>2</w:t>
      </w:r>
      <w:r w:rsidRPr="463B2141">
        <w:rPr>
          <w:b/>
          <w:bCs/>
          <w:sz w:val="23"/>
          <w:szCs w:val="23"/>
        </w:rPr>
        <w:t>.8</w:t>
      </w:r>
      <w:r w:rsidR="004F6A01" w:rsidRPr="463B2141">
        <w:rPr>
          <w:b/>
          <w:bCs/>
          <w:sz w:val="23"/>
          <w:szCs w:val="23"/>
        </w:rPr>
        <w:t xml:space="preserve"> The Contractor will digitize a variety of material including photographs, </w:t>
      </w:r>
      <w:r w:rsidR="00131734">
        <w:rPr>
          <w:b/>
          <w:bCs/>
          <w:sz w:val="23"/>
          <w:szCs w:val="23"/>
        </w:rPr>
        <w:t xml:space="preserve">negatives, </w:t>
      </w:r>
      <w:r w:rsidR="004F6A01" w:rsidRPr="463B2141">
        <w:rPr>
          <w:b/>
          <w:bCs/>
          <w:sz w:val="23"/>
          <w:szCs w:val="23"/>
        </w:rPr>
        <w:t xml:space="preserve">slides, documents, monographs, maps, motion picture film, </w:t>
      </w:r>
      <w:r w:rsidR="78766EE2" w:rsidRPr="463B2141">
        <w:rPr>
          <w:b/>
          <w:bCs/>
          <w:sz w:val="23"/>
          <w:szCs w:val="23"/>
        </w:rPr>
        <w:t xml:space="preserve">microfilm, </w:t>
      </w:r>
      <w:r w:rsidR="004F6A01" w:rsidRPr="463B2141">
        <w:rPr>
          <w:b/>
          <w:bCs/>
          <w:sz w:val="23"/>
          <w:szCs w:val="23"/>
        </w:rPr>
        <w:t xml:space="preserve">and audio recordings. </w:t>
      </w:r>
    </w:p>
    <w:p w14:paraId="21103B36" w14:textId="72D277C9" w:rsidR="004F6A01" w:rsidRDefault="004F6A01" w:rsidP="004F6A01">
      <w:pPr>
        <w:pStyle w:val="Default"/>
        <w:spacing w:after="200"/>
        <w:rPr>
          <w:sz w:val="23"/>
          <w:szCs w:val="23"/>
        </w:rPr>
      </w:pPr>
      <w:r>
        <w:rPr>
          <w:sz w:val="23"/>
          <w:szCs w:val="23"/>
        </w:rPr>
        <w:t xml:space="preserve">The Contractor will also transfer existing digital material to new digital formats. All digitization formats, as well as the required resolution, will be established in the individual </w:t>
      </w:r>
      <w:r w:rsidR="00540FB5">
        <w:rPr>
          <w:sz w:val="23"/>
          <w:szCs w:val="23"/>
        </w:rPr>
        <w:t>BPA Call</w:t>
      </w:r>
      <w:r>
        <w:rPr>
          <w:sz w:val="23"/>
          <w:szCs w:val="23"/>
        </w:rPr>
        <w:t xml:space="preserve">s. The Contractor will also provide the Government with the necessary metadata to enable the material to be accessioned into the Office of History’s Research Collection. </w:t>
      </w:r>
    </w:p>
    <w:p w14:paraId="06BC3C1F" w14:textId="2410E525" w:rsidR="004F6A01" w:rsidRDefault="00C349C7" w:rsidP="004F6A01">
      <w:pPr>
        <w:pStyle w:val="Default"/>
        <w:spacing w:after="200"/>
        <w:rPr>
          <w:sz w:val="23"/>
          <w:szCs w:val="23"/>
        </w:rPr>
      </w:pPr>
      <w:r w:rsidRPr="463B2141">
        <w:rPr>
          <w:b/>
          <w:bCs/>
          <w:sz w:val="23"/>
          <w:szCs w:val="23"/>
        </w:rPr>
        <w:t>3.</w:t>
      </w:r>
      <w:r w:rsidR="6DD218AC" w:rsidRPr="463B2141">
        <w:rPr>
          <w:b/>
          <w:bCs/>
          <w:sz w:val="23"/>
          <w:szCs w:val="23"/>
        </w:rPr>
        <w:t>2</w:t>
      </w:r>
      <w:r w:rsidRPr="463B2141">
        <w:rPr>
          <w:b/>
          <w:bCs/>
          <w:sz w:val="23"/>
          <w:szCs w:val="23"/>
        </w:rPr>
        <w:t>.9</w:t>
      </w:r>
      <w:r w:rsidR="004F6A01" w:rsidRPr="463B2141">
        <w:rPr>
          <w:b/>
          <w:bCs/>
          <w:sz w:val="23"/>
          <w:szCs w:val="23"/>
        </w:rPr>
        <w:t xml:space="preserve"> The Contractor will provide curatorial support services including: conduct object inventories; perform preservation and conservation; label, rehouse, and photograph </w:t>
      </w:r>
      <w:commentRangeStart w:id="4"/>
      <w:r w:rsidR="004F6A01" w:rsidRPr="463B2141">
        <w:rPr>
          <w:b/>
          <w:bCs/>
          <w:sz w:val="23"/>
          <w:szCs w:val="23"/>
        </w:rPr>
        <w:t>historic</w:t>
      </w:r>
      <w:commentRangeEnd w:id="4"/>
      <w:r w:rsidR="00824883">
        <w:rPr>
          <w:rStyle w:val="CommentReference"/>
          <w:rFonts w:asciiTheme="minorHAnsi" w:hAnsiTheme="minorHAnsi" w:cstheme="minorBidi"/>
          <w:color w:val="auto"/>
        </w:rPr>
        <w:commentReference w:id="4"/>
      </w:r>
      <w:r w:rsidR="004F6A01" w:rsidRPr="463B2141">
        <w:rPr>
          <w:b/>
          <w:bCs/>
          <w:sz w:val="23"/>
          <w:szCs w:val="23"/>
        </w:rPr>
        <w:t xml:space="preserve"> artifacts; and update catalog records in the Office of History’s collection of historic artifacts. </w:t>
      </w:r>
    </w:p>
    <w:p w14:paraId="7E5B18E5" w14:textId="77777777" w:rsidR="004F6A01" w:rsidRDefault="004F6A01" w:rsidP="004F6A01">
      <w:pPr>
        <w:rPr>
          <w:sz w:val="23"/>
          <w:szCs w:val="23"/>
        </w:rPr>
      </w:pPr>
      <w:r>
        <w:rPr>
          <w:sz w:val="23"/>
          <w:szCs w:val="23"/>
        </w:rPr>
        <w:t xml:space="preserve">The Contractor will also create and update artifact records and perform research where necessary. In addition, the Contractor may be called upon to move artifacts to new storage locations and to construct a proper storage environment for museum artifacts. </w:t>
      </w:r>
    </w:p>
    <w:p w14:paraId="07D70CC5" w14:textId="31152D38" w:rsidR="004F6A01" w:rsidRDefault="00C349C7" w:rsidP="004F6A01">
      <w:pPr>
        <w:pStyle w:val="Default"/>
        <w:spacing w:after="200"/>
        <w:rPr>
          <w:sz w:val="23"/>
          <w:szCs w:val="23"/>
        </w:rPr>
      </w:pPr>
      <w:r w:rsidRPr="463B2141">
        <w:rPr>
          <w:b/>
          <w:bCs/>
          <w:sz w:val="23"/>
          <w:szCs w:val="23"/>
        </w:rPr>
        <w:t>3.</w:t>
      </w:r>
      <w:r w:rsidR="386ECA20" w:rsidRPr="463B2141">
        <w:rPr>
          <w:b/>
          <w:bCs/>
          <w:sz w:val="23"/>
          <w:szCs w:val="23"/>
        </w:rPr>
        <w:t>2</w:t>
      </w:r>
      <w:r w:rsidRPr="463B2141">
        <w:rPr>
          <w:b/>
          <w:bCs/>
          <w:sz w:val="23"/>
          <w:szCs w:val="23"/>
        </w:rPr>
        <w:t>.10</w:t>
      </w:r>
      <w:r w:rsidR="004F6A01" w:rsidRPr="463B2141">
        <w:rPr>
          <w:b/>
          <w:bCs/>
          <w:sz w:val="23"/>
          <w:szCs w:val="23"/>
        </w:rPr>
        <w:t xml:space="preserve"> The Contractor will develop historical displays (both physical and online virtual exhibits) using artifacts, images, and text from CEHO’s Historical and Research collections and </w:t>
      </w:r>
      <w:proofErr w:type="gramStart"/>
      <w:r w:rsidR="004F6A01" w:rsidRPr="463B2141">
        <w:rPr>
          <w:b/>
          <w:bCs/>
          <w:sz w:val="23"/>
          <w:szCs w:val="23"/>
        </w:rPr>
        <w:t>augmented with</w:t>
      </w:r>
      <w:proofErr w:type="gramEnd"/>
      <w:r w:rsidR="004F6A01" w:rsidRPr="463B2141">
        <w:rPr>
          <w:b/>
          <w:bCs/>
          <w:sz w:val="23"/>
          <w:szCs w:val="23"/>
        </w:rPr>
        <w:t xml:space="preserve"> material from other collections as required. </w:t>
      </w:r>
    </w:p>
    <w:p w14:paraId="6011938B" w14:textId="77777777" w:rsidR="004F6A01" w:rsidRDefault="004F6A01" w:rsidP="004F6A01">
      <w:pPr>
        <w:pStyle w:val="Default"/>
        <w:spacing w:after="200"/>
        <w:rPr>
          <w:sz w:val="23"/>
          <w:szCs w:val="23"/>
        </w:rPr>
      </w:pPr>
      <w:r>
        <w:rPr>
          <w:sz w:val="23"/>
          <w:szCs w:val="23"/>
        </w:rPr>
        <w:t xml:space="preserve">The Contractor will conduct the necessary historical and archival research, select appropriate artifacts and photographs, and prepare the necessary explanatory text, captions, credits, and visual material. After review and approval by the Government, the Contractor will design, produce, and install the exhibit. Installation may include the fabrication of display cases, mounts, signage, and lighting. </w:t>
      </w:r>
    </w:p>
    <w:p w14:paraId="1D561B42" w14:textId="26DBA010" w:rsidR="004F6A01" w:rsidRDefault="003F2E5D" w:rsidP="004F6A01">
      <w:pPr>
        <w:pStyle w:val="Default"/>
        <w:spacing w:after="200"/>
        <w:rPr>
          <w:sz w:val="23"/>
          <w:szCs w:val="23"/>
        </w:rPr>
      </w:pPr>
      <w:r w:rsidRPr="463B2141">
        <w:rPr>
          <w:b/>
          <w:bCs/>
          <w:sz w:val="23"/>
          <w:szCs w:val="23"/>
        </w:rPr>
        <w:t>3.</w:t>
      </w:r>
      <w:r w:rsidR="314E2027" w:rsidRPr="463B2141">
        <w:rPr>
          <w:b/>
          <w:bCs/>
          <w:sz w:val="23"/>
          <w:szCs w:val="23"/>
        </w:rPr>
        <w:t>2</w:t>
      </w:r>
      <w:r w:rsidRPr="463B2141">
        <w:rPr>
          <w:b/>
          <w:bCs/>
          <w:sz w:val="23"/>
          <w:szCs w:val="23"/>
        </w:rPr>
        <w:t>.1</w:t>
      </w:r>
      <w:r w:rsidR="00C349C7" w:rsidRPr="463B2141">
        <w:rPr>
          <w:b/>
          <w:bCs/>
          <w:sz w:val="23"/>
          <w:szCs w:val="23"/>
        </w:rPr>
        <w:t>1</w:t>
      </w:r>
      <w:r w:rsidR="004F6A01" w:rsidRPr="463B2141">
        <w:rPr>
          <w:b/>
          <w:bCs/>
          <w:sz w:val="23"/>
          <w:szCs w:val="23"/>
        </w:rPr>
        <w:t xml:space="preserve"> The Contractor will prepare for and conduct oral history interviews on the entire career or </w:t>
      </w:r>
      <w:commentRangeStart w:id="5"/>
      <w:r w:rsidR="004F6A01" w:rsidRPr="463B2141">
        <w:rPr>
          <w:b/>
          <w:bCs/>
          <w:sz w:val="23"/>
          <w:szCs w:val="23"/>
        </w:rPr>
        <w:t>some</w:t>
      </w:r>
      <w:commentRangeEnd w:id="5"/>
      <w:r w:rsidR="004754B3">
        <w:rPr>
          <w:rStyle w:val="CommentReference"/>
          <w:rFonts w:asciiTheme="minorHAnsi" w:hAnsiTheme="minorHAnsi" w:cstheme="minorBidi"/>
          <w:color w:val="auto"/>
        </w:rPr>
        <w:commentReference w:id="5"/>
      </w:r>
      <w:r w:rsidR="004F6A01" w:rsidRPr="463B2141">
        <w:rPr>
          <w:b/>
          <w:bCs/>
          <w:sz w:val="23"/>
          <w:szCs w:val="23"/>
        </w:rPr>
        <w:t xml:space="preserve"> specific portion of the career (such as an assignment) of an active duty or retired engineer officer or civilian employee or someone significant to the history of the Corps of Engineers. </w:t>
      </w:r>
    </w:p>
    <w:p w14:paraId="0B606BB3" w14:textId="6B9C6D14" w:rsidR="004F6A01" w:rsidRDefault="004F6A01" w:rsidP="004F6A01">
      <w:pPr>
        <w:pStyle w:val="Default"/>
        <w:spacing w:after="200"/>
        <w:rPr>
          <w:sz w:val="23"/>
          <w:szCs w:val="23"/>
        </w:rPr>
      </w:pPr>
      <w:r w:rsidRPr="463B2141">
        <w:rPr>
          <w:sz w:val="23"/>
          <w:szCs w:val="23"/>
        </w:rPr>
        <w:t xml:space="preserve">Interviews will be conducted following procedures outlined in </w:t>
      </w:r>
      <w:del w:id="6" w:author="Bea-Taylor, Jonah G CIV USARMY CEHQ (USA)" w:date="2026-03-03T15:02:00Z" w16du:dateUtc="2026-03-03T20:02:00Z">
        <w:r w:rsidRPr="463B2141" w:rsidDel="00C247D6">
          <w:rPr>
            <w:sz w:val="23"/>
            <w:szCs w:val="23"/>
          </w:rPr>
          <w:delText xml:space="preserve">the U.S. Army Center of Military History’s and </w:delText>
        </w:r>
      </w:del>
      <w:r w:rsidRPr="463B2141">
        <w:rPr>
          <w:sz w:val="23"/>
          <w:szCs w:val="23"/>
        </w:rPr>
        <w:t xml:space="preserve">CEHO’s oral history </w:t>
      </w:r>
      <w:r w:rsidR="001F14CD" w:rsidRPr="463B2141">
        <w:rPr>
          <w:sz w:val="23"/>
          <w:szCs w:val="23"/>
        </w:rPr>
        <w:t xml:space="preserve">guides. </w:t>
      </w:r>
      <w:del w:id="7" w:author="Bea-Taylor, Jonah G CIV USARMY CEHQ (USA)" w:date="2026-03-03T15:03:00Z" w16du:dateUtc="2026-03-03T20:03:00Z">
        <w:r w:rsidRPr="463B2141" w:rsidDel="00C247D6">
          <w:rPr>
            <w:sz w:val="23"/>
            <w:szCs w:val="23"/>
          </w:rPr>
          <w:delText>All</w:delText>
        </w:r>
      </w:del>
      <w:ins w:id="8" w:author="Bea-Taylor, Jonah G CIV USARMY CEHQ (USA)" w:date="2026-03-03T15:03:00Z" w16du:dateUtc="2026-03-03T20:03:00Z">
        <w:r w:rsidR="00C247D6">
          <w:rPr>
            <w:sz w:val="23"/>
            <w:szCs w:val="23"/>
          </w:rPr>
          <w:t xml:space="preserve">In-person </w:t>
        </w:r>
      </w:ins>
      <w:del w:id="9" w:author="Bea-Taylor, Jonah G CIV USARMY CEHQ (USA)" w:date="2026-03-03T15:03:00Z" w16du:dateUtc="2026-03-03T20:03:00Z">
        <w:r w:rsidRPr="463B2141" w:rsidDel="00C247D6">
          <w:rPr>
            <w:sz w:val="23"/>
            <w:szCs w:val="23"/>
          </w:rPr>
          <w:delText xml:space="preserve"> </w:delText>
        </w:r>
      </w:del>
      <w:r w:rsidRPr="463B2141">
        <w:rPr>
          <w:sz w:val="23"/>
          <w:szCs w:val="23"/>
        </w:rPr>
        <w:t xml:space="preserve">interviews will be conducted using high quality digital recorders with external XLR microphones and will be recorded in uncompressed WAV format. </w:t>
      </w:r>
      <w:ins w:id="10" w:author="Bea-Taylor, Jonah G CIV USARMY CEHQ (USA)" w:date="2026-03-03T15:03:00Z" w16du:dateUtc="2026-03-03T20:03:00Z">
        <w:r w:rsidR="00C247D6">
          <w:rPr>
            <w:sz w:val="23"/>
            <w:szCs w:val="23"/>
          </w:rPr>
          <w:t>Some interviews may be done remotely,</w:t>
        </w:r>
      </w:ins>
      <w:ins w:id="11" w:author="Bea-Taylor, Jonah G CIV USARMY CEHQ (USA)" w:date="2026-03-03T15:04:00Z" w16du:dateUtc="2026-03-03T20:04:00Z">
        <w:r w:rsidR="00C247D6">
          <w:rPr>
            <w:sz w:val="23"/>
            <w:szCs w:val="23"/>
          </w:rPr>
          <w:t xml:space="preserve"> using recorded sessions </w:t>
        </w:r>
      </w:ins>
      <w:ins w:id="12" w:author="Bea-Taylor, Jonah G CIV USARMY CEHQ (USA)" w:date="2026-03-03T15:08:00Z" w16du:dateUtc="2026-03-03T20:08:00Z">
        <w:r w:rsidR="00C47566">
          <w:rPr>
            <w:sz w:val="23"/>
            <w:szCs w:val="23"/>
          </w:rPr>
          <w:t xml:space="preserve">from online </w:t>
        </w:r>
      </w:ins>
      <w:ins w:id="13" w:author="Bea-Taylor, Jonah G CIV USARMY CEHQ (USA)" w:date="2026-03-03T15:04:00Z" w16du:dateUtc="2026-03-03T20:04:00Z">
        <w:r w:rsidR="00C247D6">
          <w:rPr>
            <w:sz w:val="23"/>
            <w:szCs w:val="23"/>
          </w:rPr>
          <w:t>conferencing software</w:t>
        </w:r>
      </w:ins>
      <w:ins w:id="14" w:author="Bea-Taylor, Jonah G CIV USARMY CEHQ (USA)" w:date="2026-03-03T15:05:00Z" w16du:dateUtc="2026-03-03T20:05:00Z">
        <w:r w:rsidR="00C247D6">
          <w:rPr>
            <w:sz w:val="23"/>
            <w:szCs w:val="23"/>
          </w:rPr>
          <w:t xml:space="preserve">, </w:t>
        </w:r>
        <w:proofErr w:type="gramStart"/>
        <w:r w:rsidR="00C247D6">
          <w:rPr>
            <w:sz w:val="23"/>
            <w:szCs w:val="23"/>
          </w:rPr>
          <w:t>as long as</w:t>
        </w:r>
        <w:proofErr w:type="gramEnd"/>
        <w:r w:rsidR="00C247D6">
          <w:rPr>
            <w:sz w:val="23"/>
            <w:szCs w:val="23"/>
          </w:rPr>
          <w:t xml:space="preserve"> a </w:t>
        </w:r>
      </w:ins>
      <w:ins w:id="15" w:author="Bea-Taylor, Jonah G CIV USARMY CEHQ (USA)" w:date="2026-03-03T15:09:00Z" w16du:dateUtc="2026-03-03T20:09:00Z">
        <w:r w:rsidR="00C47566">
          <w:rPr>
            <w:sz w:val="23"/>
            <w:szCs w:val="23"/>
          </w:rPr>
          <w:t xml:space="preserve">broadband connection is possible. </w:t>
        </w:r>
      </w:ins>
      <w:r w:rsidRPr="463B2141">
        <w:rPr>
          <w:sz w:val="23"/>
          <w:szCs w:val="23"/>
        </w:rPr>
        <w:t xml:space="preserve">Contractor will prepare a list of keywords to facilitate the preparation of the transcript. </w:t>
      </w:r>
      <w:r w:rsidR="001F14CD" w:rsidRPr="463B2141">
        <w:rPr>
          <w:sz w:val="23"/>
          <w:szCs w:val="23"/>
        </w:rPr>
        <w:t xml:space="preserve">The interviews will be transcribed in accordance with the format prescribed by CEHO. Interviews conducted by CEHO staff members and others may also be transcribed. </w:t>
      </w:r>
      <w:ins w:id="16" w:author="Bea-Taylor, Jonah G CIV USARMY CEHQ (USA)" w:date="2026-03-03T15:10:00Z" w16du:dateUtc="2026-03-03T20:10:00Z">
        <w:r w:rsidR="00C47566">
          <w:rPr>
            <w:sz w:val="23"/>
            <w:szCs w:val="23"/>
          </w:rPr>
          <w:t xml:space="preserve">For interviewees </w:t>
        </w:r>
      </w:ins>
      <w:ins w:id="17" w:author="Bea-Taylor, Jonah G CIV USARMY CEHQ (USA)" w:date="2026-03-03T15:11:00Z" w16du:dateUtc="2026-03-03T20:11:00Z">
        <w:r w:rsidR="00C47566">
          <w:rPr>
            <w:sz w:val="23"/>
            <w:szCs w:val="23"/>
          </w:rPr>
          <w:t xml:space="preserve">who are </w:t>
        </w:r>
        <w:proofErr w:type="gramStart"/>
        <w:r w:rsidR="00C47566">
          <w:rPr>
            <w:sz w:val="23"/>
            <w:szCs w:val="23"/>
          </w:rPr>
          <w:lastRenderedPageBreak/>
          <w:t>not</w:t>
        </w:r>
        <w:proofErr w:type="gramEnd"/>
        <w:r w:rsidR="00C47566">
          <w:rPr>
            <w:sz w:val="23"/>
            <w:szCs w:val="23"/>
          </w:rPr>
          <w:t xml:space="preserve"> current federal employees, the contractor will secure a completed access agreement from the interviewee. </w:t>
        </w:r>
      </w:ins>
    </w:p>
    <w:p w14:paraId="0D1078C3" w14:textId="6A425DDE" w:rsidR="004F6A01" w:rsidRDefault="00C349C7" w:rsidP="004F6A01">
      <w:pPr>
        <w:pStyle w:val="Default"/>
        <w:spacing w:after="200"/>
        <w:rPr>
          <w:sz w:val="23"/>
          <w:szCs w:val="23"/>
        </w:rPr>
      </w:pPr>
      <w:r w:rsidRPr="463B2141">
        <w:rPr>
          <w:b/>
          <w:bCs/>
          <w:sz w:val="23"/>
          <w:szCs w:val="23"/>
        </w:rPr>
        <w:t>3.</w:t>
      </w:r>
      <w:r w:rsidR="1024C1B4" w:rsidRPr="463B2141">
        <w:rPr>
          <w:b/>
          <w:bCs/>
          <w:sz w:val="23"/>
          <w:szCs w:val="23"/>
        </w:rPr>
        <w:t>2</w:t>
      </w:r>
      <w:r w:rsidRPr="463B2141">
        <w:rPr>
          <w:b/>
          <w:bCs/>
          <w:sz w:val="23"/>
          <w:szCs w:val="23"/>
        </w:rPr>
        <w:t>.12</w:t>
      </w:r>
      <w:r w:rsidR="004F6A01" w:rsidRPr="463B2141">
        <w:rPr>
          <w:b/>
          <w:bCs/>
          <w:sz w:val="23"/>
          <w:szCs w:val="23"/>
        </w:rPr>
        <w:t xml:space="preserve"> The Contractor will develop web pages or web sites related to Army engineer history using industry standard software tools that are compatible with existing web sites maintained by the Office of History or other government entities. </w:t>
      </w:r>
    </w:p>
    <w:p w14:paraId="4BF5964C" w14:textId="34A24F7E" w:rsidR="004F6A01" w:rsidRDefault="004F6A01" w:rsidP="004F6A01">
      <w:pPr>
        <w:pStyle w:val="Default"/>
        <w:spacing w:after="200"/>
        <w:rPr>
          <w:sz w:val="23"/>
          <w:szCs w:val="23"/>
        </w:rPr>
      </w:pPr>
      <w:r>
        <w:rPr>
          <w:sz w:val="23"/>
          <w:szCs w:val="23"/>
        </w:rPr>
        <w:t>The web-based content, including text, illustrations, graphics, and audio-video material, may be prepared using government-</w:t>
      </w:r>
      <w:del w:id="18" w:author="Lonnquest, John C CIV USARMY CEHQ (USA)" w:date="2026-02-27T11:20:00Z" w16du:dateUtc="2026-02-27T16:20:00Z">
        <w:r w:rsidDel="004754B3">
          <w:rPr>
            <w:sz w:val="23"/>
            <w:szCs w:val="23"/>
          </w:rPr>
          <w:delText xml:space="preserve"> </w:delText>
        </w:r>
      </w:del>
      <w:r>
        <w:rPr>
          <w:sz w:val="23"/>
          <w:szCs w:val="23"/>
        </w:rPr>
        <w:t xml:space="preserve">or contractor-supplied information. The pages and sites will be well organized, visually appealing, and easy to use. The formats and specifications for web pages or sites produced under the resultant contract will be specified in the individual delivery orders. </w:t>
      </w:r>
    </w:p>
    <w:p w14:paraId="55A78241" w14:textId="21920C0B" w:rsidR="003F2E5D" w:rsidRPr="000940C7" w:rsidRDefault="00C349C7" w:rsidP="463B2141">
      <w:pPr>
        <w:pStyle w:val="Default"/>
        <w:spacing w:after="200"/>
        <w:rPr>
          <w:b/>
          <w:bCs/>
          <w:sz w:val="23"/>
          <w:szCs w:val="23"/>
        </w:rPr>
      </w:pPr>
      <w:r w:rsidRPr="463B2141">
        <w:rPr>
          <w:b/>
          <w:bCs/>
          <w:sz w:val="23"/>
          <w:szCs w:val="23"/>
        </w:rPr>
        <w:t>3.</w:t>
      </w:r>
      <w:r w:rsidR="29F23BD3" w:rsidRPr="463B2141">
        <w:rPr>
          <w:b/>
          <w:bCs/>
          <w:sz w:val="23"/>
          <w:szCs w:val="23"/>
        </w:rPr>
        <w:t>2</w:t>
      </w:r>
      <w:r w:rsidRPr="463B2141">
        <w:rPr>
          <w:b/>
          <w:bCs/>
          <w:sz w:val="23"/>
          <w:szCs w:val="23"/>
        </w:rPr>
        <w:t>.13</w:t>
      </w:r>
      <w:r w:rsidR="003F2E5D" w:rsidRPr="463B2141">
        <w:rPr>
          <w:b/>
          <w:bCs/>
          <w:sz w:val="23"/>
          <w:szCs w:val="23"/>
        </w:rPr>
        <w:t xml:space="preserve"> The contractor will provide library services </w:t>
      </w:r>
      <w:r w:rsidR="00AB1E73" w:rsidRPr="463B2141">
        <w:rPr>
          <w:b/>
          <w:bCs/>
          <w:sz w:val="23"/>
          <w:szCs w:val="23"/>
        </w:rPr>
        <w:t>for book</w:t>
      </w:r>
      <w:r w:rsidR="003F2E5D" w:rsidRPr="463B2141">
        <w:rPr>
          <w:b/>
          <w:bCs/>
          <w:sz w:val="23"/>
          <w:szCs w:val="23"/>
        </w:rPr>
        <w:t xml:space="preserve"> and print collections</w:t>
      </w:r>
    </w:p>
    <w:p w14:paraId="44DB0941" w14:textId="73ADB8FF" w:rsidR="003F2E5D" w:rsidRPr="000940C7" w:rsidRDefault="003F2E5D" w:rsidP="004F6A01">
      <w:pPr>
        <w:pStyle w:val="Default"/>
        <w:spacing w:after="200"/>
        <w:rPr>
          <w:sz w:val="23"/>
          <w:szCs w:val="23"/>
        </w:rPr>
      </w:pPr>
      <w:r w:rsidRPr="000940C7">
        <w:rPr>
          <w:sz w:val="23"/>
          <w:szCs w:val="23"/>
        </w:rPr>
        <w:t>The contractor will review CEHO/USACE monograph and print collections to assess relevance to the collections, catalogue and accession as required and affix metadata to digital work processes.  The contractor may also be required to make suggestions for collection development.</w:t>
      </w:r>
    </w:p>
    <w:p w14:paraId="47E237D9" w14:textId="1F1BB8E8" w:rsidR="003F2E5D" w:rsidRPr="000940C7" w:rsidRDefault="00C349C7" w:rsidP="463B2141">
      <w:pPr>
        <w:pStyle w:val="Default"/>
        <w:spacing w:after="200"/>
        <w:rPr>
          <w:b/>
          <w:bCs/>
          <w:sz w:val="23"/>
          <w:szCs w:val="23"/>
        </w:rPr>
      </w:pPr>
      <w:r w:rsidRPr="463B2141">
        <w:rPr>
          <w:b/>
          <w:bCs/>
          <w:sz w:val="23"/>
          <w:szCs w:val="23"/>
        </w:rPr>
        <w:t>3.</w:t>
      </w:r>
      <w:r w:rsidR="321AEA80" w:rsidRPr="463B2141">
        <w:rPr>
          <w:b/>
          <w:bCs/>
          <w:sz w:val="23"/>
          <w:szCs w:val="23"/>
        </w:rPr>
        <w:t>2</w:t>
      </w:r>
      <w:r w:rsidRPr="463B2141">
        <w:rPr>
          <w:b/>
          <w:bCs/>
          <w:sz w:val="23"/>
          <w:szCs w:val="23"/>
        </w:rPr>
        <w:t>.14</w:t>
      </w:r>
      <w:r w:rsidR="003F2E5D" w:rsidRPr="463B2141">
        <w:rPr>
          <w:b/>
          <w:bCs/>
          <w:sz w:val="23"/>
          <w:szCs w:val="23"/>
        </w:rPr>
        <w:t xml:space="preserve"> The contractor will provide archaeological </w:t>
      </w:r>
      <w:r w:rsidR="004C16B6" w:rsidRPr="463B2141">
        <w:rPr>
          <w:b/>
          <w:bCs/>
          <w:sz w:val="23"/>
          <w:szCs w:val="23"/>
        </w:rPr>
        <w:t>and cultural res</w:t>
      </w:r>
      <w:r w:rsidR="061BCB88" w:rsidRPr="463B2141">
        <w:rPr>
          <w:b/>
          <w:bCs/>
          <w:sz w:val="23"/>
          <w:szCs w:val="23"/>
        </w:rPr>
        <w:t>ources</w:t>
      </w:r>
      <w:r w:rsidR="004C16B6" w:rsidRPr="463B2141">
        <w:rPr>
          <w:b/>
          <w:bCs/>
          <w:sz w:val="23"/>
          <w:szCs w:val="23"/>
        </w:rPr>
        <w:t xml:space="preserve"> support</w:t>
      </w:r>
      <w:r w:rsidR="003F2E5D" w:rsidRPr="463B2141">
        <w:rPr>
          <w:b/>
          <w:bCs/>
          <w:sz w:val="23"/>
          <w:szCs w:val="23"/>
        </w:rPr>
        <w:t xml:space="preserve"> services to include </w:t>
      </w:r>
      <w:r w:rsidR="002C6343" w:rsidRPr="463B2141">
        <w:rPr>
          <w:b/>
          <w:bCs/>
          <w:sz w:val="23"/>
          <w:szCs w:val="23"/>
        </w:rPr>
        <w:t xml:space="preserve">preparing applicable </w:t>
      </w:r>
      <w:r w:rsidR="004C16B6" w:rsidRPr="463B2141">
        <w:rPr>
          <w:b/>
          <w:bCs/>
          <w:sz w:val="23"/>
          <w:szCs w:val="23"/>
        </w:rPr>
        <w:t xml:space="preserve">reports. </w:t>
      </w:r>
    </w:p>
    <w:p w14:paraId="6A9F14D5" w14:textId="6BCDC718" w:rsidR="003F2E5D" w:rsidRPr="00997F8B" w:rsidRDefault="003F2E5D" w:rsidP="004F6A01">
      <w:pPr>
        <w:pStyle w:val="Default"/>
        <w:spacing w:after="200"/>
        <w:rPr>
          <w:sz w:val="23"/>
          <w:szCs w:val="23"/>
        </w:rPr>
      </w:pPr>
      <w:r w:rsidRPr="000940C7">
        <w:rPr>
          <w:sz w:val="23"/>
          <w:szCs w:val="23"/>
        </w:rPr>
        <w:t xml:space="preserve">The contractor will conduct archaeological or cultural resources </w:t>
      </w:r>
      <w:r w:rsidR="00325B58" w:rsidRPr="000940C7">
        <w:rPr>
          <w:sz w:val="23"/>
          <w:szCs w:val="23"/>
        </w:rPr>
        <w:t xml:space="preserve">research and prepare </w:t>
      </w:r>
      <w:r w:rsidR="00997F8B" w:rsidRPr="000940C7">
        <w:rPr>
          <w:sz w:val="23"/>
          <w:szCs w:val="23"/>
        </w:rPr>
        <w:t xml:space="preserve">in-depth reports </w:t>
      </w:r>
      <w:r w:rsidR="00325B58" w:rsidRPr="000940C7">
        <w:rPr>
          <w:sz w:val="23"/>
          <w:szCs w:val="23"/>
        </w:rPr>
        <w:t xml:space="preserve">relating to </w:t>
      </w:r>
      <w:r w:rsidR="00997F8B" w:rsidRPr="000940C7">
        <w:rPr>
          <w:sz w:val="23"/>
          <w:szCs w:val="23"/>
        </w:rPr>
        <w:t>anthropological/archeological resources</w:t>
      </w:r>
      <w:r w:rsidR="00325B58" w:rsidRPr="000940C7">
        <w:rPr>
          <w:sz w:val="23"/>
          <w:szCs w:val="23"/>
        </w:rPr>
        <w:t xml:space="preserve">. </w:t>
      </w:r>
      <w:r w:rsidR="00997F8B" w:rsidRPr="000940C7">
        <w:rPr>
          <w:sz w:val="23"/>
          <w:szCs w:val="23"/>
        </w:rPr>
        <w:t xml:space="preserve"> </w:t>
      </w:r>
    </w:p>
    <w:p w14:paraId="2793CA10" w14:textId="3328DDD1" w:rsidR="004F6A01" w:rsidRDefault="004F6A01" w:rsidP="004F6A01">
      <w:pPr>
        <w:pStyle w:val="Default"/>
        <w:spacing w:after="200"/>
        <w:rPr>
          <w:sz w:val="23"/>
          <w:szCs w:val="23"/>
        </w:rPr>
      </w:pPr>
      <w:r w:rsidRPr="463B2141">
        <w:rPr>
          <w:b/>
          <w:bCs/>
          <w:sz w:val="23"/>
          <w:szCs w:val="23"/>
        </w:rPr>
        <w:t>3.</w:t>
      </w:r>
      <w:r w:rsidR="7FE01CB9" w:rsidRPr="463B2141">
        <w:rPr>
          <w:b/>
          <w:bCs/>
          <w:sz w:val="23"/>
          <w:szCs w:val="23"/>
        </w:rPr>
        <w:t>3</w:t>
      </w:r>
      <w:r w:rsidRPr="463B2141">
        <w:rPr>
          <w:b/>
          <w:bCs/>
          <w:sz w:val="23"/>
          <w:szCs w:val="23"/>
        </w:rPr>
        <w:t xml:space="preserve"> Program/Project Management. </w:t>
      </w:r>
    </w:p>
    <w:p w14:paraId="6BBB833A" w14:textId="3C862625" w:rsidR="004F6A01" w:rsidRDefault="004F6A01" w:rsidP="004F6A01">
      <w:pPr>
        <w:pStyle w:val="Default"/>
        <w:spacing w:after="200"/>
        <w:rPr>
          <w:sz w:val="23"/>
          <w:szCs w:val="23"/>
        </w:rPr>
      </w:pPr>
      <w:r w:rsidRPr="463B2141">
        <w:rPr>
          <w:b/>
          <w:bCs/>
          <w:sz w:val="23"/>
          <w:szCs w:val="23"/>
        </w:rPr>
        <w:t>3.</w:t>
      </w:r>
      <w:r w:rsidR="10B909D6" w:rsidRPr="463B2141">
        <w:rPr>
          <w:b/>
          <w:bCs/>
          <w:sz w:val="23"/>
          <w:szCs w:val="23"/>
        </w:rPr>
        <w:t>3</w:t>
      </w:r>
      <w:r w:rsidRPr="463B2141">
        <w:rPr>
          <w:b/>
          <w:bCs/>
          <w:sz w:val="23"/>
          <w:szCs w:val="23"/>
        </w:rPr>
        <w:t xml:space="preserve">.1 The Contractor shall participate in meetings for program management as deemed necessary by either party. </w:t>
      </w:r>
    </w:p>
    <w:p w14:paraId="13A649D9" w14:textId="77777777" w:rsidR="004F6A01" w:rsidRDefault="004F6A01" w:rsidP="004F6A01">
      <w:pPr>
        <w:rPr>
          <w:sz w:val="23"/>
          <w:szCs w:val="23"/>
        </w:rPr>
      </w:pPr>
      <w:r>
        <w:rPr>
          <w:sz w:val="23"/>
          <w:szCs w:val="23"/>
        </w:rPr>
        <w:t xml:space="preserve">At the discretion of the Government, the meetings may be held virtually, at Headquarters USACE in Washington, D.C., or at the Humphreys Engineer Center in Alexandria, Virginia, or at another facility that the Government may designate. </w:t>
      </w:r>
    </w:p>
    <w:p w14:paraId="6D6BD462" w14:textId="5F75CAD7" w:rsidR="004F6A01" w:rsidRDefault="004F6A01" w:rsidP="004F6A01">
      <w:pPr>
        <w:pStyle w:val="Default"/>
        <w:spacing w:after="200"/>
        <w:rPr>
          <w:sz w:val="23"/>
          <w:szCs w:val="23"/>
        </w:rPr>
      </w:pPr>
      <w:r w:rsidRPr="463B2141">
        <w:rPr>
          <w:b/>
          <w:bCs/>
          <w:sz w:val="23"/>
          <w:szCs w:val="23"/>
        </w:rPr>
        <w:t>3.</w:t>
      </w:r>
      <w:r w:rsidR="3038300F" w:rsidRPr="463B2141">
        <w:rPr>
          <w:b/>
          <w:bCs/>
          <w:sz w:val="23"/>
          <w:szCs w:val="23"/>
        </w:rPr>
        <w:t>3</w:t>
      </w:r>
      <w:r w:rsidRPr="463B2141">
        <w:rPr>
          <w:b/>
          <w:bCs/>
          <w:sz w:val="23"/>
          <w:szCs w:val="23"/>
        </w:rPr>
        <w:t xml:space="preserve">.2 The Contractor shall provide program management for work assigned. </w:t>
      </w:r>
    </w:p>
    <w:p w14:paraId="5CBFA98A" w14:textId="32B06BAA" w:rsidR="004F6A01" w:rsidRDefault="004F6A01" w:rsidP="004F6A01">
      <w:pPr>
        <w:pStyle w:val="Default"/>
        <w:spacing w:after="200"/>
        <w:rPr>
          <w:sz w:val="23"/>
          <w:szCs w:val="23"/>
        </w:rPr>
      </w:pPr>
      <w:r>
        <w:rPr>
          <w:sz w:val="23"/>
          <w:szCs w:val="23"/>
        </w:rPr>
        <w:t xml:space="preserve">Program management will include a single POC with contracting authority. The Contractor must have the ability to handle multiple </w:t>
      </w:r>
      <w:r w:rsidR="00540FB5">
        <w:rPr>
          <w:sz w:val="23"/>
          <w:szCs w:val="23"/>
        </w:rPr>
        <w:t>BPA Call</w:t>
      </w:r>
      <w:r>
        <w:rPr>
          <w:sz w:val="23"/>
          <w:szCs w:val="23"/>
        </w:rPr>
        <w:t xml:space="preserve">s and subcontractors simultaneously as well as the ability to hire and retain personnel associated with work assigned. </w:t>
      </w:r>
    </w:p>
    <w:p w14:paraId="3FD7E960" w14:textId="77777777" w:rsidR="004F6A01" w:rsidRDefault="004F6A01" w:rsidP="004F6A01">
      <w:pPr>
        <w:pStyle w:val="Default"/>
        <w:spacing w:after="200"/>
        <w:rPr>
          <w:sz w:val="26"/>
          <w:szCs w:val="26"/>
        </w:rPr>
      </w:pPr>
      <w:r>
        <w:rPr>
          <w:b/>
          <w:bCs/>
          <w:sz w:val="26"/>
          <w:szCs w:val="26"/>
        </w:rPr>
        <w:t xml:space="preserve">4 Special Requirements </w:t>
      </w:r>
    </w:p>
    <w:p w14:paraId="5920E456" w14:textId="77777777" w:rsidR="004F6A01" w:rsidRDefault="004F6A01" w:rsidP="004F6A01">
      <w:pPr>
        <w:pStyle w:val="Default"/>
        <w:spacing w:after="200"/>
        <w:rPr>
          <w:sz w:val="23"/>
          <w:szCs w:val="23"/>
        </w:rPr>
      </w:pPr>
      <w:r>
        <w:rPr>
          <w:sz w:val="23"/>
          <w:szCs w:val="23"/>
        </w:rPr>
        <w:t xml:space="preserve">This section describes the special requirements for this effort. The following sub-sections provide details of various considerations on this effort. </w:t>
      </w:r>
    </w:p>
    <w:p w14:paraId="5DE496A0" w14:textId="77777777" w:rsidR="004F6A01" w:rsidRDefault="004F6A01" w:rsidP="004F6A01">
      <w:pPr>
        <w:pStyle w:val="Default"/>
        <w:spacing w:after="200"/>
        <w:rPr>
          <w:sz w:val="23"/>
          <w:szCs w:val="23"/>
        </w:rPr>
      </w:pPr>
      <w:r>
        <w:rPr>
          <w:b/>
          <w:bCs/>
          <w:sz w:val="23"/>
          <w:szCs w:val="23"/>
        </w:rPr>
        <w:t xml:space="preserve">4.1 Security </w:t>
      </w:r>
    </w:p>
    <w:p w14:paraId="25735ABC" w14:textId="77777777" w:rsidR="004F6A01" w:rsidRDefault="004F6A01" w:rsidP="004F6A01">
      <w:pPr>
        <w:pStyle w:val="Default"/>
        <w:spacing w:after="200"/>
        <w:rPr>
          <w:sz w:val="23"/>
          <w:szCs w:val="23"/>
        </w:rPr>
      </w:pPr>
      <w:r>
        <w:rPr>
          <w:b/>
          <w:bCs/>
          <w:sz w:val="23"/>
          <w:szCs w:val="23"/>
        </w:rPr>
        <w:t xml:space="preserve">4.1.1 Access and General Protection/Security Policy and Procedures. </w:t>
      </w:r>
    </w:p>
    <w:p w14:paraId="556C9345" w14:textId="77777777" w:rsidR="004F6A01" w:rsidRDefault="004F6A01" w:rsidP="004F6A01">
      <w:pPr>
        <w:pStyle w:val="Default"/>
        <w:spacing w:after="200"/>
        <w:rPr>
          <w:sz w:val="23"/>
          <w:szCs w:val="23"/>
        </w:rPr>
      </w:pPr>
      <w:r>
        <w:rPr>
          <w:sz w:val="23"/>
          <w:szCs w:val="23"/>
        </w:rPr>
        <w:t xml:space="preserve">All </w:t>
      </w:r>
      <w:proofErr w:type="gramStart"/>
      <w:r>
        <w:rPr>
          <w:sz w:val="23"/>
          <w:szCs w:val="23"/>
        </w:rPr>
        <w:t>contractor</w:t>
      </w:r>
      <w:proofErr w:type="gramEnd"/>
      <w:r>
        <w:rPr>
          <w:sz w:val="23"/>
          <w:szCs w:val="23"/>
        </w:rPr>
        <w:t xml:space="preserve"> and all associated sub-contractor employees shall comply with applicable installation, facility, and area commander installation/facility access and local security policies and procedures </w:t>
      </w:r>
      <w:r>
        <w:rPr>
          <w:sz w:val="23"/>
          <w:szCs w:val="23"/>
        </w:rPr>
        <w:lastRenderedPageBreak/>
        <w:t xml:space="preserve">(provided by government representative). The Contractor shall also provide all information required for background checks or background investigation and to meet installation/facility access requirements to be accomplished by installation Provost Marshal Office, Director of Emergency Services, or Security Office. Contractor workforce must comply with all personal identity verification requirements as directed by DOD, HQDA, and/or local policy. In addition to the changes otherwise authorized by the changes clause of this contract, should the Force Protection Condition (FPCON) at any installation or facility change, the Government may require changes in contractor security matters or processes. </w:t>
      </w:r>
    </w:p>
    <w:p w14:paraId="415AA804" w14:textId="77777777" w:rsidR="004F6A01" w:rsidRDefault="004F6A01" w:rsidP="004F6A01">
      <w:pPr>
        <w:pStyle w:val="Default"/>
        <w:spacing w:after="200"/>
        <w:rPr>
          <w:sz w:val="23"/>
          <w:szCs w:val="23"/>
        </w:rPr>
      </w:pPr>
      <w:r>
        <w:rPr>
          <w:b/>
          <w:bCs/>
          <w:sz w:val="23"/>
          <w:szCs w:val="23"/>
        </w:rPr>
        <w:t xml:space="preserve">4.1.2 Operational Security (OPSEC) Standing Operating Procedure/Plan. </w:t>
      </w:r>
    </w:p>
    <w:p w14:paraId="4DEC7526" w14:textId="77777777" w:rsidR="004F6A01" w:rsidRDefault="004F6A01" w:rsidP="004F6A01">
      <w:pPr>
        <w:pStyle w:val="Default"/>
        <w:spacing w:after="200"/>
        <w:rPr>
          <w:sz w:val="23"/>
          <w:szCs w:val="23"/>
        </w:rPr>
      </w:pPr>
      <w:r>
        <w:rPr>
          <w:sz w:val="23"/>
          <w:szCs w:val="23"/>
        </w:rPr>
        <w:t xml:space="preserve">The Contractor shall develop an OPSEC SOP/Plan within 90 days of contract award. The OPSEC SOP/Plan must be reviewed and approved by the requiring activity (RA) OPSEC Officer. The SOP/Plan will include the Government's critical information, why it needs to be protected, where it is located, who is responsible for it, and how to protect it. In addition, the Contractor shall identify an individual who will be an OPSEC coordinator. </w:t>
      </w:r>
    </w:p>
    <w:p w14:paraId="03570887" w14:textId="77777777" w:rsidR="004F6A01" w:rsidRDefault="004F6A01" w:rsidP="004F6A01">
      <w:pPr>
        <w:pStyle w:val="Default"/>
        <w:spacing w:after="200"/>
        <w:rPr>
          <w:sz w:val="23"/>
          <w:szCs w:val="23"/>
        </w:rPr>
      </w:pPr>
      <w:r>
        <w:rPr>
          <w:b/>
          <w:bCs/>
          <w:sz w:val="23"/>
          <w:szCs w:val="23"/>
        </w:rPr>
        <w:t xml:space="preserve">4.1.3 OPSEC Training. </w:t>
      </w:r>
    </w:p>
    <w:p w14:paraId="3CEECEBA" w14:textId="77777777" w:rsidR="004F6A01" w:rsidRDefault="004F6A01" w:rsidP="004F6A01">
      <w:pPr>
        <w:pStyle w:val="Default"/>
        <w:spacing w:after="200"/>
        <w:rPr>
          <w:sz w:val="23"/>
          <w:szCs w:val="23"/>
        </w:rPr>
      </w:pPr>
      <w:r>
        <w:rPr>
          <w:sz w:val="23"/>
          <w:szCs w:val="23"/>
        </w:rPr>
        <w:t xml:space="preserve">All new contractor employees will complete Level I OPSEC Training within 30 calendar days of their reporting for duty. Additionally, all contractor employees must complete annual OPSEC awareness training. The Contractor shall submit certificates of completion for each affected contractor and subcontractor employee to the COR or to the contracting officer (if a COR is not assigned), within 5 calendar days after completion of training. OPSEC awareness training is available at the following websites: &lt;https://www.iad.gov/ioss/&gt; or &lt;http://www.cdse.edu/ catalog/operations-security.html&gt;; or it can be provided by the RA OPSEC Officer in presentation form which will be documented via memorandum. </w:t>
      </w:r>
    </w:p>
    <w:p w14:paraId="307D8B70" w14:textId="77777777" w:rsidR="004F6A01" w:rsidRDefault="004F6A01" w:rsidP="004F6A01">
      <w:pPr>
        <w:pStyle w:val="Default"/>
        <w:spacing w:after="200"/>
        <w:rPr>
          <w:sz w:val="23"/>
          <w:szCs w:val="23"/>
        </w:rPr>
      </w:pPr>
      <w:r>
        <w:rPr>
          <w:b/>
          <w:bCs/>
          <w:sz w:val="23"/>
          <w:szCs w:val="23"/>
        </w:rPr>
        <w:t xml:space="preserve">4.1.4 Pre-screen candidates using E-Verify Program. </w:t>
      </w:r>
    </w:p>
    <w:p w14:paraId="5B5B27AB" w14:textId="77777777" w:rsidR="004F6A01" w:rsidRDefault="004F6A01" w:rsidP="004F6A01">
      <w:pPr>
        <w:pStyle w:val="Default"/>
        <w:spacing w:after="200"/>
        <w:rPr>
          <w:sz w:val="23"/>
          <w:szCs w:val="23"/>
        </w:rPr>
      </w:pPr>
      <w:r>
        <w:rPr>
          <w:sz w:val="23"/>
          <w:szCs w:val="23"/>
        </w:rPr>
        <w:t xml:space="preserve">The Contractor must pre-screen its employment candidates using the </w:t>
      </w:r>
      <w:proofErr w:type="spellStart"/>
      <w:r>
        <w:rPr>
          <w:sz w:val="23"/>
          <w:szCs w:val="23"/>
        </w:rPr>
        <w:t>E-verify</w:t>
      </w:r>
      <w:proofErr w:type="spellEnd"/>
      <w:r>
        <w:rPr>
          <w:sz w:val="23"/>
          <w:szCs w:val="23"/>
        </w:rPr>
        <w:t xml:space="preserve"> Program website &lt;http://www.uscis.gov/e-verify&gt; to meet the established employment eligibility requirements. The Contractor must ensure that the candidate has two valid forms of government-issued identification prior to enrollment to ensure the correct information is entered into the </w:t>
      </w:r>
      <w:proofErr w:type="spellStart"/>
      <w:r>
        <w:rPr>
          <w:sz w:val="23"/>
          <w:szCs w:val="23"/>
        </w:rPr>
        <w:t>E-verify</w:t>
      </w:r>
      <w:proofErr w:type="spellEnd"/>
      <w:r>
        <w:rPr>
          <w:sz w:val="23"/>
          <w:szCs w:val="23"/>
        </w:rPr>
        <w:t xml:space="preserve"> system. An initial list of verified/eligible candidates must be provided to the COR no later than 3 business days after the initial contract award. When contracts are with individuals, the individuals will be required to complete </w:t>
      </w:r>
      <w:proofErr w:type="gramStart"/>
      <w:r>
        <w:rPr>
          <w:sz w:val="23"/>
          <w:szCs w:val="23"/>
        </w:rPr>
        <w:t>a Form</w:t>
      </w:r>
      <w:proofErr w:type="gramEnd"/>
      <w:r>
        <w:rPr>
          <w:sz w:val="23"/>
          <w:szCs w:val="23"/>
        </w:rPr>
        <w:t xml:space="preserve"> I-9, Employment Eligibility Verification, with the designated government representative. This form will be </w:t>
      </w:r>
      <w:proofErr w:type="gramStart"/>
      <w:r>
        <w:rPr>
          <w:sz w:val="23"/>
          <w:szCs w:val="23"/>
        </w:rPr>
        <w:t>provided</w:t>
      </w:r>
      <w:proofErr w:type="gramEnd"/>
      <w:r>
        <w:rPr>
          <w:sz w:val="23"/>
          <w:szCs w:val="23"/>
        </w:rPr>
        <w:t xml:space="preserve"> to the Contracting Officer and shall become part of the official contract file. </w:t>
      </w:r>
    </w:p>
    <w:p w14:paraId="530DBF1C" w14:textId="77777777" w:rsidR="004F6A01" w:rsidRDefault="004F6A01" w:rsidP="004F6A01">
      <w:pPr>
        <w:pStyle w:val="Default"/>
        <w:spacing w:after="200"/>
        <w:rPr>
          <w:sz w:val="23"/>
          <w:szCs w:val="23"/>
        </w:rPr>
      </w:pPr>
      <w:r>
        <w:rPr>
          <w:b/>
          <w:bCs/>
          <w:sz w:val="23"/>
          <w:szCs w:val="23"/>
        </w:rPr>
        <w:t xml:space="preserve">4.2 Quality </w:t>
      </w:r>
    </w:p>
    <w:p w14:paraId="516975E7" w14:textId="77777777" w:rsidR="004F6A01" w:rsidRDefault="004F6A01" w:rsidP="004F6A01">
      <w:pPr>
        <w:pStyle w:val="Default"/>
        <w:spacing w:after="200"/>
        <w:rPr>
          <w:sz w:val="23"/>
          <w:szCs w:val="23"/>
        </w:rPr>
      </w:pPr>
      <w:r>
        <w:rPr>
          <w:sz w:val="23"/>
          <w:szCs w:val="23"/>
        </w:rPr>
        <w:t xml:space="preserve">This section describes the Quality Control components for this effort. The following sub-sections provide details of various considerations on this effort. </w:t>
      </w:r>
    </w:p>
    <w:p w14:paraId="55DD0BDD" w14:textId="77777777" w:rsidR="004F6A01" w:rsidRDefault="004F6A01" w:rsidP="004F6A01">
      <w:pPr>
        <w:pStyle w:val="Default"/>
        <w:spacing w:after="200"/>
        <w:rPr>
          <w:sz w:val="23"/>
          <w:szCs w:val="23"/>
        </w:rPr>
      </w:pPr>
      <w:r>
        <w:rPr>
          <w:b/>
          <w:bCs/>
          <w:sz w:val="23"/>
          <w:szCs w:val="23"/>
        </w:rPr>
        <w:t xml:space="preserve">4.2.1 Quality Control </w:t>
      </w:r>
    </w:p>
    <w:p w14:paraId="1C1CFB2C" w14:textId="77777777" w:rsidR="004F6A01" w:rsidRDefault="004F6A01" w:rsidP="004F6A01">
      <w:pPr>
        <w:pStyle w:val="Default"/>
        <w:spacing w:after="200"/>
        <w:rPr>
          <w:sz w:val="23"/>
          <w:szCs w:val="23"/>
        </w:rPr>
      </w:pPr>
      <w:r>
        <w:rPr>
          <w:sz w:val="23"/>
          <w:szCs w:val="23"/>
        </w:rPr>
        <w:t xml:space="preserve">The Contractor shall develop a quality control plan (QCP) and maintain an effective quality control program to ensure services are performed in accordance with the IDIQ contract and this PWS. The </w:t>
      </w:r>
      <w:r>
        <w:rPr>
          <w:sz w:val="23"/>
          <w:szCs w:val="23"/>
        </w:rPr>
        <w:lastRenderedPageBreak/>
        <w:t xml:space="preserve">Contractor shall develop and implement procedures to identify, prevent, and ensure non-recurrence of defective services. The Contractor’s QCP is </w:t>
      </w:r>
      <w:proofErr w:type="gramStart"/>
      <w:r>
        <w:rPr>
          <w:sz w:val="23"/>
          <w:szCs w:val="23"/>
        </w:rPr>
        <w:t>the means by which</w:t>
      </w:r>
      <w:proofErr w:type="gramEnd"/>
      <w:r>
        <w:rPr>
          <w:sz w:val="23"/>
          <w:szCs w:val="23"/>
        </w:rPr>
        <w:t xml:space="preserve"> he assures himself that his work complies with the requirement of the contract. </w:t>
      </w:r>
    </w:p>
    <w:p w14:paraId="1EDC9151" w14:textId="77777777" w:rsidR="004F6A01" w:rsidRDefault="004F6A01" w:rsidP="004F6A01">
      <w:pPr>
        <w:rPr>
          <w:sz w:val="23"/>
          <w:szCs w:val="23"/>
        </w:rPr>
      </w:pPr>
      <w:r>
        <w:rPr>
          <w:sz w:val="23"/>
          <w:szCs w:val="23"/>
        </w:rPr>
        <w:t xml:space="preserve">The finalized QCP will be accepted by the Government 30 days after date of the contract award. The Contracting Officer may notify the Contractor of required modifications to the plan during the period of performance. The Contractor then shall coordinate suggested modifications and obtain acceptance of the plan by the Contracting Officer. Any modifications to the program during the period of performance shall be provided to the Contracting Officer for review no later than 10 working days prior to effective date of the change. The QCP shall be subject to the Government’s review and approval. The Government may find the QCP "unacceptable" whenever the Contractor’s procedures do not accomplish quality control objectives. The Contractor shall revise the QCP within 10 working days from receipt of notice that the QCP is found "unacceptable." </w:t>
      </w:r>
    </w:p>
    <w:p w14:paraId="0EBF8B19" w14:textId="77777777" w:rsidR="004F6A01" w:rsidRDefault="004F6A01" w:rsidP="004F6A01">
      <w:pPr>
        <w:pStyle w:val="Default"/>
        <w:spacing w:after="200"/>
        <w:rPr>
          <w:sz w:val="23"/>
          <w:szCs w:val="23"/>
        </w:rPr>
      </w:pPr>
      <w:r>
        <w:rPr>
          <w:b/>
          <w:bCs/>
          <w:sz w:val="23"/>
          <w:szCs w:val="23"/>
        </w:rPr>
        <w:t xml:space="preserve">4.2.2 Quality Assurance Surveillance Plan (QASP) </w:t>
      </w:r>
    </w:p>
    <w:p w14:paraId="6547FA2C" w14:textId="075B1AFA" w:rsidR="004F6A01" w:rsidRDefault="004F6A01" w:rsidP="004F6A01">
      <w:pPr>
        <w:pStyle w:val="Default"/>
        <w:spacing w:after="200"/>
        <w:rPr>
          <w:sz w:val="23"/>
          <w:szCs w:val="23"/>
        </w:rPr>
      </w:pPr>
      <w:r>
        <w:rPr>
          <w:sz w:val="23"/>
          <w:szCs w:val="23"/>
        </w:rPr>
        <w:t xml:space="preserve">The Government shall monitor the Contractor’s performance under this contract and each </w:t>
      </w:r>
      <w:r w:rsidR="00540FB5">
        <w:rPr>
          <w:sz w:val="23"/>
          <w:szCs w:val="23"/>
        </w:rPr>
        <w:t>BPA Call</w:t>
      </w:r>
      <w:r>
        <w:rPr>
          <w:sz w:val="23"/>
          <w:szCs w:val="23"/>
        </w:rPr>
        <w:t xml:space="preserve"> in accordance with the Government’s QASP. </w:t>
      </w:r>
    </w:p>
    <w:p w14:paraId="15555DC0" w14:textId="77777777" w:rsidR="004F6A01" w:rsidRDefault="004F6A01" w:rsidP="004F6A01">
      <w:pPr>
        <w:pStyle w:val="Default"/>
        <w:spacing w:after="200"/>
        <w:rPr>
          <w:sz w:val="26"/>
          <w:szCs w:val="26"/>
        </w:rPr>
      </w:pPr>
      <w:r>
        <w:rPr>
          <w:b/>
          <w:bCs/>
          <w:sz w:val="26"/>
          <w:szCs w:val="26"/>
        </w:rPr>
        <w:t xml:space="preserve">5.0 Deliverables </w:t>
      </w:r>
    </w:p>
    <w:p w14:paraId="06FA5A95" w14:textId="72AA5A77" w:rsidR="004F6A01" w:rsidRDefault="004F6A01" w:rsidP="004F6A01">
      <w:pPr>
        <w:rPr>
          <w:sz w:val="23"/>
          <w:szCs w:val="23"/>
        </w:rPr>
      </w:pPr>
      <w:r>
        <w:rPr>
          <w:sz w:val="23"/>
          <w:szCs w:val="23"/>
        </w:rPr>
        <w:t xml:space="preserve">The Contractor shall provide deliverables as described in subsequent </w:t>
      </w:r>
      <w:r w:rsidR="00540FB5">
        <w:rPr>
          <w:sz w:val="23"/>
          <w:szCs w:val="23"/>
        </w:rPr>
        <w:t>BPA Call</w:t>
      </w:r>
      <w:r>
        <w:rPr>
          <w:sz w:val="23"/>
          <w:szCs w:val="23"/>
        </w:rPr>
        <w:t xml:space="preserve">s. Deliverables shall be specified by the Government. Format and delivery schedule for deliverables are outlined CDRLs and/or as stated in the applicable section of the applicable </w:t>
      </w:r>
      <w:r w:rsidR="00540FB5">
        <w:rPr>
          <w:sz w:val="23"/>
          <w:szCs w:val="23"/>
        </w:rPr>
        <w:t>BPA Call</w:t>
      </w:r>
      <w:r>
        <w:rPr>
          <w:sz w:val="23"/>
          <w:szCs w:val="23"/>
        </w:rPr>
        <w:t xml:space="preserve"> PWS. </w:t>
      </w:r>
    </w:p>
    <w:p w14:paraId="4D71B2B6" w14:textId="77777777" w:rsidR="004F6A01" w:rsidRPr="004F6A01" w:rsidRDefault="004F6A01" w:rsidP="004F6A01">
      <w:pPr>
        <w:kinsoku w:val="0"/>
        <w:overflowPunct w:val="0"/>
        <w:autoSpaceDE w:val="0"/>
        <w:autoSpaceDN w:val="0"/>
        <w:adjustRightInd w:val="0"/>
        <w:spacing w:before="5" w:after="1" w:line="240" w:lineRule="auto"/>
        <w:rPr>
          <w:rFonts w:ascii="Times New Roman" w:hAnsi="Times New Roman" w:cs="Times New Roman"/>
          <w:sz w:val="13"/>
          <w:szCs w:val="13"/>
        </w:rPr>
      </w:pPr>
    </w:p>
    <w:tbl>
      <w:tblPr>
        <w:tblW w:w="0" w:type="auto"/>
        <w:tblInd w:w="112" w:type="dxa"/>
        <w:tblLayout w:type="fixed"/>
        <w:tblCellMar>
          <w:left w:w="0" w:type="dxa"/>
          <w:right w:w="0" w:type="dxa"/>
        </w:tblCellMar>
        <w:tblLook w:val="0000" w:firstRow="0" w:lastRow="0" w:firstColumn="0" w:lastColumn="0" w:noHBand="0" w:noVBand="0"/>
      </w:tblPr>
      <w:tblGrid>
        <w:gridCol w:w="1343"/>
        <w:gridCol w:w="4846"/>
        <w:gridCol w:w="1610"/>
        <w:gridCol w:w="1358"/>
      </w:tblGrid>
      <w:tr w:rsidR="004F6A01" w:rsidRPr="004F6A01" w14:paraId="118C921D" w14:textId="77777777">
        <w:trPr>
          <w:trHeight w:val="263"/>
        </w:trPr>
        <w:tc>
          <w:tcPr>
            <w:tcW w:w="1343" w:type="dxa"/>
            <w:tcBorders>
              <w:top w:val="none" w:sz="6" w:space="0" w:color="auto"/>
              <w:left w:val="none" w:sz="6" w:space="0" w:color="auto"/>
              <w:bottom w:val="double" w:sz="2" w:space="0" w:color="000000"/>
              <w:right w:val="none" w:sz="6" w:space="0" w:color="auto"/>
            </w:tcBorders>
          </w:tcPr>
          <w:p w14:paraId="1DE1CCE1" w14:textId="77777777" w:rsidR="004F6A01" w:rsidRPr="004F6A01" w:rsidRDefault="004F6A01" w:rsidP="004F6A01">
            <w:pPr>
              <w:kinsoku w:val="0"/>
              <w:overflowPunct w:val="0"/>
              <w:autoSpaceDE w:val="0"/>
              <w:autoSpaceDN w:val="0"/>
              <w:adjustRightInd w:val="0"/>
              <w:spacing w:after="0" w:line="243" w:lineRule="exact"/>
              <w:ind w:left="108"/>
              <w:rPr>
                <w:rFonts w:ascii="Calibri" w:hAnsi="Calibri" w:cs="Calibri"/>
                <w:sz w:val="26"/>
                <w:szCs w:val="26"/>
              </w:rPr>
            </w:pPr>
            <w:bookmarkStart w:id="19" w:name="4.2.2_Quality_Assurance_Surveillance_Pla"/>
            <w:bookmarkStart w:id="20" w:name="5_Deliverables"/>
            <w:bookmarkEnd w:id="19"/>
            <w:bookmarkEnd w:id="20"/>
            <w:r w:rsidRPr="004F6A01">
              <w:rPr>
                <w:rFonts w:ascii="Calibri" w:hAnsi="Calibri" w:cs="Calibri"/>
                <w:sz w:val="26"/>
                <w:szCs w:val="26"/>
              </w:rPr>
              <w:t>Number</w:t>
            </w:r>
          </w:p>
        </w:tc>
        <w:tc>
          <w:tcPr>
            <w:tcW w:w="4846" w:type="dxa"/>
            <w:tcBorders>
              <w:top w:val="none" w:sz="6" w:space="0" w:color="auto"/>
              <w:left w:val="none" w:sz="6" w:space="0" w:color="auto"/>
              <w:bottom w:val="double" w:sz="2" w:space="0" w:color="000000"/>
              <w:right w:val="none" w:sz="6" w:space="0" w:color="auto"/>
            </w:tcBorders>
          </w:tcPr>
          <w:p w14:paraId="7A7DA8A1" w14:textId="77777777" w:rsidR="004F6A01" w:rsidRPr="004F6A01" w:rsidRDefault="004F6A01" w:rsidP="004F6A01">
            <w:pPr>
              <w:kinsoku w:val="0"/>
              <w:overflowPunct w:val="0"/>
              <w:autoSpaceDE w:val="0"/>
              <w:autoSpaceDN w:val="0"/>
              <w:adjustRightInd w:val="0"/>
              <w:spacing w:after="0" w:line="243" w:lineRule="exact"/>
              <w:ind w:left="365"/>
              <w:rPr>
                <w:rFonts w:ascii="Calibri" w:hAnsi="Calibri" w:cs="Calibri"/>
                <w:sz w:val="26"/>
                <w:szCs w:val="26"/>
              </w:rPr>
            </w:pPr>
            <w:r w:rsidRPr="004F6A01">
              <w:rPr>
                <w:rFonts w:ascii="Calibri" w:hAnsi="Calibri" w:cs="Calibri"/>
                <w:sz w:val="26"/>
                <w:szCs w:val="26"/>
              </w:rPr>
              <w:t>Name</w:t>
            </w:r>
          </w:p>
        </w:tc>
        <w:tc>
          <w:tcPr>
            <w:tcW w:w="1610" w:type="dxa"/>
            <w:tcBorders>
              <w:top w:val="none" w:sz="6" w:space="0" w:color="auto"/>
              <w:left w:val="none" w:sz="6" w:space="0" w:color="auto"/>
              <w:bottom w:val="double" w:sz="2" w:space="0" w:color="000000"/>
              <w:right w:val="none" w:sz="6" w:space="0" w:color="auto"/>
            </w:tcBorders>
          </w:tcPr>
          <w:p w14:paraId="41BB20F9" w14:textId="77777777" w:rsidR="004F6A01" w:rsidRPr="004F6A01" w:rsidRDefault="004F6A01" w:rsidP="004F6A01">
            <w:pPr>
              <w:kinsoku w:val="0"/>
              <w:overflowPunct w:val="0"/>
              <w:autoSpaceDE w:val="0"/>
              <w:autoSpaceDN w:val="0"/>
              <w:adjustRightInd w:val="0"/>
              <w:spacing w:after="0" w:line="243" w:lineRule="exact"/>
              <w:ind w:left="118"/>
              <w:rPr>
                <w:rFonts w:ascii="Calibri" w:hAnsi="Calibri" w:cs="Calibri"/>
                <w:sz w:val="26"/>
                <w:szCs w:val="26"/>
              </w:rPr>
            </w:pPr>
            <w:r w:rsidRPr="004F6A01">
              <w:rPr>
                <w:rFonts w:ascii="Calibri" w:hAnsi="Calibri" w:cs="Calibri"/>
                <w:sz w:val="26"/>
                <w:szCs w:val="26"/>
              </w:rPr>
              <w:t>Frequency</w:t>
            </w:r>
          </w:p>
        </w:tc>
        <w:tc>
          <w:tcPr>
            <w:tcW w:w="1358" w:type="dxa"/>
            <w:tcBorders>
              <w:top w:val="none" w:sz="6" w:space="0" w:color="auto"/>
              <w:left w:val="none" w:sz="6" w:space="0" w:color="auto"/>
              <w:bottom w:val="double" w:sz="2" w:space="0" w:color="000000"/>
              <w:right w:val="none" w:sz="6" w:space="0" w:color="auto"/>
            </w:tcBorders>
          </w:tcPr>
          <w:p w14:paraId="42ECCD4B" w14:textId="77777777" w:rsidR="004F6A01" w:rsidRPr="004F6A01" w:rsidRDefault="004F6A01" w:rsidP="004F6A01">
            <w:pPr>
              <w:kinsoku w:val="0"/>
              <w:overflowPunct w:val="0"/>
              <w:autoSpaceDE w:val="0"/>
              <w:autoSpaceDN w:val="0"/>
              <w:adjustRightInd w:val="0"/>
              <w:spacing w:after="0" w:line="243" w:lineRule="exact"/>
              <w:ind w:left="108"/>
              <w:rPr>
                <w:rFonts w:ascii="Calibri" w:hAnsi="Calibri" w:cs="Calibri"/>
                <w:sz w:val="26"/>
                <w:szCs w:val="26"/>
              </w:rPr>
            </w:pPr>
            <w:r w:rsidRPr="004F6A01">
              <w:rPr>
                <w:rFonts w:ascii="Calibri" w:hAnsi="Calibri" w:cs="Calibri"/>
                <w:sz w:val="26"/>
                <w:szCs w:val="26"/>
              </w:rPr>
              <w:t>Quantity</w:t>
            </w:r>
          </w:p>
        </w:tc>
      </w:tr>
      <w:tr w:rsidR="004F6A01" w:rsidRPr="004F6A01" w14:paraId="7E0D6FB7" w14:textId="77777777">
        <w:trPr>
          <w:trHeight w:val="805"/>
        </w:trPr>
        <w:tc>
          <w:tcPr>
            <w:tcW w:w="1343" w:type="dxa"/>
            <w:tcBorders>
              <w:top w:val="double" w:sz="2" w:space="0" w:color="000000"/>
              <w:left w:val="none" w:sz="6" w:space="0" w:color="auto"/>
              <w:bottom w:val="single" w:sz="4" w:space="0" w:color="000000"/>
              <w:right w:val="none" w:sz="6" w:space="0" w:color="auto"/>
            </w:tcBorders>
          </w:tcPr>
          <w:p w14:paraId="58CE0A2C" w14:textId="77777777" w:rsidR="004F6A01" w:rsidRPr="004F6A01" w:rsidRDefault="004F6A01" w:rsidP="004F6A01">
            <w:pPr>
              <w:kinsoku w:val="0"/>
              <w:overflowPunct w:val="0"/>
              <w:autoSpaceDE w:val="0"/>
              <w:autoSpaceDN w:val="0"/>
              <w:adjustRightInd w:val="0"/>
              <w:spacing w:after="0" w:line="265" w:lineRule="exact"/>
              <w:ind w:left="108"/>
              <w:rPr>
                <w:rFonts w:ascii="Calibri" w:hAnsi="Calibri" w:cs="Calibri"/>
              </w:rPr>
            </w:pPr>
            <w:r w:rsidRPr="004F6A01">
              <w:rPr>
                <w:rFonts w:ascii="Calibri" w:hAnsi="Calibri" w:cs="Calibri"/>
              </w:rPr>
              <w:t>A1</w:t>
            </w:r>
          </w:p>
        </w:tc>
        <w:tc>
          <w:tcPr>
            <w:tcW w:w="4846" w:type="dxa"/>
            <w:tcBorders>
              <w:top w:val="double" w:sz="2" w:space="0" w:color="000000"/>
              <w:left w:val="none" w:sz="6" w:space="0" w:color="auto"/>
              <w:bottom w:val="single" w:sz="4" w:space="0" w:color="000000"/>
              <w:right w:val="none" w:sz="6" w:space="0" w:color="auto"/>
            </w:tcBorders>
          </w:tcPr>
          <w:p w14:paraId="73691731" w14:textId="783BE06F" w:rsidR="004F6A01" w:rsidRPr="004F6A01" w:rsidRDefault="004F6A01" w:rsidP="004F6A01">
            <w:pPr>
              <w:kinsoku w:val="0"/>
              <w:overflowPunct w:val="0"/>
              <w:autoSpaceDE w:val="0"/>
              <w:autoSpaceDN w:val="0"/>
              <w:adjustRightInd w:val="0"/>
              <w:spacing w:after="0" w:line="265" w:lineRule="exact"/>
              <w:ind w:left="365"/>
              <w:rPr>
                <w:rFonts w:ascii="Calibri" w:hAnsi="Calibri" w:cs="Calibri"/>
              </w:rPr>
            </w:pPr>
            <w:r w:rsidRPr="004F6A01">
              <w:rPr>
                <w:rFonts w:ascii="Calibri" w:hAnsi="Calibri" w:cs="Calibri"/>
              </w:rPr>
              <w:t xml:space="preserve">Draft Work Plan for each </w:t>
            </w:r>
            <w:r w:rsidR="00540FB5">
              <w:rPr>
                <w:rFonts w:ascii="Calibri" w:hAnsi="Calibri" w:cs="Calibri"/>
              </w:rPr>
              <w:t>BPA Call</w:t>
            </w:r>
            <w:r w:rsidRPr="004F6A01">
              <w:rPr>
                <w:rFonts w:ascii="Calibri" w:hAnsi="Calibri" w:cs="Calibri"/>
              </w:rPr>
              <w:t>.</w:t>
            </w:r>
          </w:p>
        </w:tc>
        <w:tc>
          <w:tcPr>
            <w:tcW w:w="1610" w:type="dxa"/>
            <w:tcBorders>
              <w:top w:val="double" w:sz="2" w:space="0" w:color="000000"/>
              <w:left w:val="none" w:sz="6" w:space="0" w:color="auto"/>
              <w:bottom w:val="single" w:sz="4" w:space="0" w:color="000000"/>
              <w:right w:val="none" w:sz="6" w:space="0" w:color="auto"/>
            </w:tcBorders>
          </w:tcPr>
          <w:p w14:paraId="21ABB182" w14:textId="15AA2E59" w:rsidR="004F6A01" w:rsidRPr="004F6A01" w:rsidRDefault="004F6A01" w:rsidP="004F6A01">
            <w:pPr>
              <w:kinsoku w:val="0"/>
              <w:overflowPunct w:val="0"/>
              <w:autoSpaceDE w:val="0"/>
              <w:autoSpaceDN w:val="0"/>
              <w:adjustRightInd w:val="0"/>
              <w:spacing w:after="0" w:line="265" w:lineRule="exact"/>
              <w:ind w:left="118"/>
              <w:rPr>
                <w:rFonts w:ascii="Calibri" w:hAnsi="Calibri" w:cs="Calibri"/>
              </w:rPr>
            </w:pPr>
            <w:r w:rsidRPr="004F6A01">
              <w:rPr>
                <w:rFonts w:ascii="Calibri" w:hAnsi="Calibri" w:cs="Calibri"/>
              </w:rPr>
              <w:t xml:space="preserve">Each </w:t>
            </w:r>
            <w:r w:rsidR="00540FB5">
              <w:rPr>
                <w:rFonts w:ascii="Calibri" w:hAnsi="Calibri" w:cs="Calibri"/>
              </w:rPr>
              <w:t>BPA Call</w:t>
            </w:r>
          </w:p>
        </w:tc>
        <w:tc>
          <w:tcPr>
            <w:tcW w:w="1358" w:type="dxa"/>
            <w:tcBorders>
              <w:top w:val="double" w:sz="2" w:space="0" w:color="000000"/>
              <w:left w:val="none" w:sz="6" w:space="0" w:color="auto"/>
              <w:bottom w:val="single" w:sz="4" w:space="0" w:color="000000"/>
              <w:right w:val="none" w:sz="6" w:space="0" w:color="auto"/>
            </w:tcBorders>
          </w:tcPr>
          <w:p w14:paraId="52C581B2" w14:textId="77777777" w:rsidR="004F6A01" w:rsidRPr="004F6A01" w:rsidRDefault="004F6A01" w:rsidP="004F6A01">
            <w:pPr>
              <w:kinsoku w:val="0"/>
              <w:overflowPunct w:val="0"/>
              <w:autoSpaceDE w:val="0"/>
              <w:autoSpaceDN w:val="0"/>
              <w:adjustRightInd w:val="0"/>
              <w:spacing w:after="0" w:line="265" w:lineRule="exact"/>
              <w:ind w:left="108"/>
              <w:rPr>
                <w:rFonts w:ascii="Calibri" w:hAnsi="Calibri" w:cs="Calibri"/>
              </w:rPr>
            </w:pPr>
            <w:r w:rsidRPr="004F6A01">
              <w:rPr>
                <w:rFonts w:ascii="Calibri" w:hAnsi="Calibri" w:cs="Calibri"/>
              </w:rPr>
              <w:t>1</w:t>
            </w:r>
          </w:p>
        </w:tc>
      </w:tr>
      <w:tr w:rsidR="004F6A01" w:rsidRPr="004F6A01" w14:paraId="63EAB975" w14:textId="77777777">
        <w:trPr>
          <w:trHeight w:val="806"/>
        </w:trPr>
        <w:tc>
          <w:tcPr>
            <w:tcW w:w="1343" w:type="dxa"/>
            <w:tcBorders>
              <w:top w:val="single" w:sz="4" w:space="0" w:color="000000"/>
              <w:left w:val="none" w:sz="6" w:space="0" w:color="auto"/>
              <w:bottom w:val="single" w:sz="4" w:space="0" w:color="000000"/>
              <w:right w:val="none" w:sz="6" w:space="0" w:color="auto"/>
            </w:tcBorders>
          </w:tcPr>
          <w:p w14:paraId="6483A874" w14:textId="77777777" w:rsidR="004F6A01" w:rsidRPr="004F6A01" w:rsidRDefault="004F6A01" w:rsidP="004F6A01">
            <w:pPr>
              <w:kinsoku w:val="0"/>
              <w:overflowPunct w:val="0"/>
              <w:autoSpaceDE w:val="0"/>
              <w:autoSpaceDN w:val="0"/>
              <w:adjustRightInd w:val="0"/>
              <w:spacing w:after="0" w:line="265" w:lineRule="exact"/>
              <w:ind w:left="108"/>
              <w:rPr>
                <w:rFonts w:ascii="Calibri" w:hAnsi="Calibri" w:cs="Calibri"/>
              </w:rPr>
            </w:pPr>
            <w:r w:rsidRPr="004F6A01">
              <w:rPr>
                <w:rFonts w:ascii="Calibri" w:hAnsi="Calibri" w:cs="Calibri"/>
              </w:rPr>
              <w:t>A2</w:t>
            </w:r>
          </w:p>
        </w:tc>
        <w:tc>
          <w:tcPr>
            <w:tcW w:w="4846" w:type="dxa"/>
            <w:tcBorders>
              <w:top w:val="single" w:sz="4" w:space="0" w:color="000000"/>
              <w:left w:val="none" w:sz="6" w:space="0" w:color="auto"/>
              <w:bottom w:val="single" w:sz="4" w:space="0" w:color="000000"/>
              <w:right w:val="none" w:sz="6" w:space="0" w:color="auto"/>
            </w:tcBorders>
          </w:tcPr>
          <w:p w14:paraId="29E2566A" w14:textId="4B6B4446" w:rsidR="004F6A01" w:rsidRPr="004F6A01" w:rsidRDefault="004F6A01" w:rsidP="004F6A01">
            <w:pPr>
              <w:kinsoku w:val="0"/>
              <w:overflowPunct w:val="0"/>
              <w:autoSpaceDE w:val="0"/>
              <w:autoSpaceDN w:val="0"/>
              <w:adjustRightInd w:val="0"/>
              <w:spacing w:after="0" w:line="265" w:lineRule="exact"/>
              <w:ind w:left="365"/>
              <w:rPr>
                <w:rFonts w:ascii="Calibri" w:hAnsi="Calibri" w:cs="Calibri"/>
              </w:rPr>
            </w:pPr>
            <w:r w:rsidRPr="004F6A01">
              <w:rPr>
                <w:rFonts w:ascii="Calibri" w:hAnsi="Calibri" w:cs="Calibri"/>
              </w:rPr>
              <w:t xml:space="preserve">Final Work Plan for each </w:t>
            </w:r>
            <w:r w:rsidR="00540FB5">
              <w:rPr>
                <w:rFonts w:ascii="Calibri" w:hAnsi="Calibri" w:cs="Calibri"/>
              </w:rPr>
              <w:t>BPA Call</w:t>
            </w:r>
            <w:r w:rsidRPr="004F6A01">
              <w:rPr>
                <w:rFonts w:ascii="Calibri" w:hAnsi="Calibri" w:cs="Calibri"/>
              </w:rPr>
              <w:t>.</w:t>
            </w:r>
          </w:p>
        </w:tc>
        <w:tc>
          <w:tcPr>
            <w:tcW w:w="1610" w:type="dxa"/>
            <w:tcBorders>
              <w:top w:val="single" w:sz="4" w:space="0" w:color="000000"/>
              <w:left w:val="none" w:sz="6" w:space="0" w:color="auto"/>
              <w:bottom w:val="single" w:sz="4" w:space="0" w:color="000000"/>
              <w:right w:val="none" w:sz="6" w:space="0" w:color="auto"/>
            </w:tcBorders>
          </w:tcPr>
          <w:p w14:paraId="6B19E60A" w14:textId="0E300482" w:rsidR="004F6A01" w:rsidRPr="004F6A01" w:rsidRDefault="004F6A01" w:rsidP="004F6A01">
            <w:pPr>
              <w:kinsoku w:val="0"/>
              <w:overflowPunct w:val="0"/>
              <w:autoSpaceDE w:val="0"/>
              <w:autoSpaceDN w:val="0"/>
              <w:adjustRightInd w:val="0"/>
              <w:spacing w:after="0" w:line="265" w:lineRule="exact"/>
              <w:ind w:left="118"/>
              <w:rPr>
                <w:rFonts w:ascii="Calibri" w:hAnsi="Calibri" w:cs="Calibri"/>
              </w:rPr>
            </w:pPr>
            <w:r w:rsidRPr="004F6A01">
              <w:rPr>
                <w:rFonts w:ascii="Calibri" w:hAnsi="Calibri" w:cs="Calibri"/>
              </w:rPr>
              <w:t xml:space="preserve">Each </w:t>
            </w:r>
            <w:r w:rsidR="00540FB5">
              <w:rPr>
                <w:rFonts w:ascii="Calibri" w:hAnsi="Calibri" w:cs="Calibri"/>
              </w:rPr>
              <w:t>BPA Call</w:t>
            </w:r>
          </w:p>
        </w:tc>
        <w:tc>
          <w:tcPr>
            <w:tcW w:w="1358" w:type="dxa"/>
            <w:tcBorders>
              <w:top w:val="single" w:sz="4" w:space="0" w:color="000000"/>
              <w:left w:val="none" w:sz="6" w:space="0" w:color="auto"/>
              <w:bottom w:val="single" w:sz="4" w:space="0" w:color="000000"/>
              <w:right w:val="none" w:sz="6" w:space="0" w:color="auto"/>
            </w:tcBorders>
          </w:tcPr>
          <w:p w14:paraId="5B9AFD0D" w14:textId="77777777" w:rsidR="004F6A01" w:rsidRPr="004F6A01" w:rsidRDefault="004F6A01" w:rsidP="004F6A01">
            <w:pPr>
              <w:kinsoku w:val="0"/>
              <w:overflowPunct w:val="0"/>
              <w:autoSpaceDE w:val="0"/>
              <w:autoSpaceDN w:val="0"/>
              <w:adjustRightInd w:val="0"/>
              <w:spacing w:after="0" w:line="265" w:lineRule="exact"/>
              <w:ind w:left="108"/>
              <w:rPr>
                <w:rFonts w:ascii="Calibri" w:hAnsi="Calibri" w:cs="Calibri"/>
              </w:rPr>
            </w:pPr>
            <w:r w:rsidRPr="004F6A01">
              <w:rPr>
                <w:rFonts w:ascii="Calibri" w:hAnsi="Calibri" w:cs="Calibri"/>
              </w:rPr>
              <w:t>1</w:t>
            </w:r>
          </w:p>
        </w:tc>
      </w:tr>
      <w:tr w:rsidR="004F6A01" w:rsidRPr="004F6A01" w14:paraId="67A16273" w14:textId="77777777">
        <w:trPr>
          <w:trHeight w:val="806"/>
        </w:trPr>
        <w:tc>
          <w:tcPr>
            <w:tcW w:w="1343" w:type="dxa"/>
            <w:tcBorders>
              <w:top w:val="single" w:sz="4" w:space="0" w:color="000000"/>
              <w:left w:val="none" w:sz="6" w:space="0" w:color="auto"/>
              <w:bottom w:val="single" w:sz="4" w:space="0" w:color="000000"/>
              <w:right w:val="none" w:sz="6" w:space="0" w:color="auto"/>
            </w:tcBorders>
          </w:tcPr>
          <w:p w14:paraId="3ED9A043" w14:textId="77777777" w:rsidR="004F6A01" w:rsidRPr="004F6A01" w:rsidRDefault="004F6A01" w:rsidP="004F6A01">
            <w:pPr>
              <w:kinsoku w:val="0"/>
              <w:overflowPunct w:val="0"/>
              <w:autoSpaceDE w:val="0"/>
              <w:autoSpaceDN w:val="0"/>
              <w:adjustRightInd w:val="0"/>
              <w:spacing w:after="0" w:line="265" w:lineRule="exact"/>
              <w:ind w:left="108"/>
              <w:rPr>
                <w:rFonts w:ascii="Calibri" w:hAnsi="Calibri" w:cs="Calibri"/>
              </w:rPr>
            </w:pPr>
            <w:r w:rsidRPr="004F6A01">
              <w:rPr>
                <w:rFonts w:ascii="Calibri" w:hAnsi="Calibri" w:cs="Calibri"/>
              </w:rPr>
              <w:t>A3</w:t>
            </w:r>
          </w:p>
        </w:tc>
        <w:tc>
          <w:tcPr>
            <w:tcW w:w="4846" w:type="dxa"/>
            <w:tcBorders>
              <w:top w:val="single" w:sz="4" w:space="0" w:color="000000"/>
              <w:left w:val="none" w:sz="6" w:space="0" w:color="auto"/>
              <w:bottom w:val="single" w:sz="4" w:space="0" w:color="000000"/>
              <w:right w:val="none" w:sz="6" w:space="0" w:color="auto"/>
            </w:tcBorders>
          </w:tcPr>
          <w:p w14:paraId="3DE5ED40" w14:textId="511410E3" w:rsidR="004F6A01" w:rsidRPr="004F6A01" w:rsidRDefault="004F6A01" w:rsidP="004F6A01">
            <w:pPr>
              <w:kinsoku w:val="0"/>
              <w:overflowPunct w:val="0"/>
              <w:autoSpaceDE w:val="0"/>
              <w:autoSpaceDN w:val="0"/>
              <w:adjustRightInd w:val="0"/>
              <w:spacing w:after="0" w:line="240" w:lineRule="auto"/>
              <w:ind w:left="365" w:right="303"/>
              <w:rPr>
                <w:rFonts w:ascii="Calibri" w:hAnsi="Calibri" w:cs="Calibri"/>
              </w:rPr>
            </w:pPr>
            <w:r w:rsidRPr="004F6A01">
              <w:rPr>
                <w:rFonts w:ascii="Calibri" w:hAnsi="Calibri" w:cs="Calibri"/>
              </w:rPr>
              <w:t xml:space="preserve">Draft deliverables as specified in the individual </w:t>
            </w:r>
            <w:r w:rsidR="00540FB5">
              <w:rPr>
                <w:rFonts w:ascii="Calibri" w:hAnsi="Calibri" w:cs="Calibri"/>
              </w:rPr>
              <w:t>BPA Call</w:t>
            </w:r>
            <w:r w:rsidRPr="004F6A01">
              <w:rPr>
                <w:rFonts w:ascii="Calibri" w:hAnsi="Calibri" w:cs="Calibri"/>
              </w:rPr>
              <w:t>s.</w:t>
            </w:r>
          </w:p>
        </w:tc>
        <w:tc>
          <w:tcPr>
            <w:tcW w:w="1610" w:type="dxa"/>
            <w:tcBorders>
              <w:top w:val="single" w:sz="4" w:space="0" w:color="000000"/>
              <w:left w:val="none" w:sz="6" w:space="0" w:color="auto"/>
              <w:bottom w:val="single" w:sz="4" w:space="0" w:color="000000"/>
              <w:right w:val="none" w:sz="6" w:space="0" w:color="auto"/>
            </w:tcBorders>
          </w:tcPr>
          <w:p w14:paraId="38CB91F5" w14:textId="59F6E8BF" w:rsidR="004F6A01" w:rsidRPr="004F6A01" w:rsidRDefault="004F6A01" w:rsidP="004F6A01">
            <w:pPr>
              <w:kinsoku w:val="0"/>
              <w:overflowPunct w:val="0"/>
              <w:autoSpaceDE w:val="0"/>
              <w:autoSpaceDN w:val="0"/>
              <w:adjustRightInd w:val="0"/>
              <w:spacing w:after="0" w:line="240" w:lineRule="auto"/>
              <w:ind w:left="118" w:right="211"/>
              <w:rPr>
                <w:rFonts w:ascii="Calibri" w:hAnsi="Calibri" w:cs="Calibri"/>
              </w:rPr>
            </w:pPr>
            <w:r w:rsidRPr="004F6A01">
              <w:rPr>
                <w:rFonts w:ascii="Calibri" w:hAnsi="Calibri" w:cs="Calibri"/>
              </w:rPr>
              <w:t xml:space="preserve">As required per </w:t>
            </w:r>
            <w:r w:rsidR="00540FB5">
              <w:rPr>
                <w:rFonts w:ascii="Calibri" w:hAnsi="Calibri" w:cs="Calibri"/>
              </w:rPr>
              <w:t>BPA Call</w:t>
            </w:r>
          </w:p>
        </w:tc>
        <w:tc>
          <w:tcPr>
            <w:tcW w:w="1358" w:type="dxa"/>
            <w:tcBorders>
              <w:top w:val="single" w:sz="4" w:space="0" w:color="000000"/>
              <w:left w:val="none" w:sz="6" w:space="0" w:color="auto"/>
              <w:bottom w:val="single" w:sz="4" w:space="0" w:color="000000"/>
              <w:right w:val="none" w:sz="6" w:space="0" w:color="auto"/>
            </w:tcBorders>
          </w:tcPr>
          <w:p w14:paraId="74AB3872" w14:textId="77777777" w:rsidR="004F6A01" w:rsidRPr="004F6A01" w:rsidRDefault="004F6A01" w:rsidP="004F6A01">
            <w:pPr>
              <w:kinsoku w:val="0"/>
              <w:overflowPunct w:val="0"/>
              <w:autoSpaceDE w:val="0"/>
              <w:autoSpaceDN w:val="0"/>
              <w:adjustRightInd w:val="0"/>
              <w:spacing w:after="0" w:line="265" w:lineRule="exact"/>
              <w:ind w:left="108"/>
              <w:rPr>
                <w:rFonts w:ascii="Calibri" w:hAnsi="Calibri" w:cs="Calibri"/>
              </w:rPr>
            </w:pPr>
            <w:r w:rsidRPr="004F6A01">
              <w:rPr>
                <w:rFonts w:ascii="Calibri" w:hAnsi="Calibri" w:cs="Calibri"/>
              </w:rPr>
              <w:t>1</w:t>
            </w:r>
          </w:p>
        </w:tc>
      </w:tr>
      <w:tr w:rsidR="004F6A01" w:rsidRPr="004F6A01" w14:paraId="636F35F4" w14:textId="77777777">
        <w:trPr>
          <w:trHeight w:val="805"/>
        </w:trPr>
        <w:tc>
          <w:tcPr>
            <w:tcW w:w="1343" w:type="dxa"/>
            <w:tcBorders>
              <w:top w:val="single" w:sz="4" w:space="0" w:color="000000"/>
              <w:left w:val="none" w:sz="6" w:space="0" w:color="auto"/>
              <w:bottom w:val="single" w:sz="4" w:space="0" w:color="000000"/>
              <w:right w:val="none" w:sz="6" w:space="0" w:color="auto"/>
            </w:tcBorders>
          </w:tcPr>
          <w:p w14:paraId="354ACB7E" w14:textId="77777777" w:rsidR="004F6A01" w:rsidRPr="004F6A01" w:rsidRDefault="004F6A01" w:rsidP="004F6A01">
            <w:pPr>
              <w:kinsoku w:val="0"/>
              <w:overflowPunct w:val="0"/>
              <w:autoSpaceDE w:val="0"/>
              <w:autoSpaceDN w:val="0"/>
              <w:adjustRightInd w:val="0"/>
              <w:spacing w:after="0" w:line="265" w:lineRule="exact"/>
              <w:ind w:left="108"/>
              <w:rPr>
                <w:rFonts w:ascii="Calibri" w:hAnsi="Calibri" w:cs="Calibri"/>
              </w:rPr>
            </w:pPr>
            <w:r w:rsidRPr="004F6A01">
              <w:rPr>
                <w:rFonts w:ascii="Calibri" w:hAnsi="Calibri" w:cs="Calibri"/>
              </w:rPr>
              <w:t>A4</w:t>
            </w:r>
          </w:p>
        </w:tc>
        <w:tc>
          <w:tcPr>
            <w:tcW w:w="4846" w:type="dxa"/>
            <w:tcBorders>
              <w:top w:val="single" w:sz="4" w:space="0" w:color="000000"/>
              <w:left w:val="none" w:sz="6" w:space="0" w:color="auto"/>
              <w:bottom w:val="single" w:sz="4" w:space="0" w:color="000000"/>
              <w:right w:val="none" w:sz="6" w:space="0" w:color="auto"/>
            </w:tcBorders>
          </w:tcPr>
          <w:p w14:paraId="116D61F7" w14:textId="270C8B0D" w:rsidR="004F6A01" w:rsidRPr="004F6A01" w:rsidRDefault="004F6A01" w:rsidP="004F6A01">
            <w:pPr>
              <w:kinsoku w:val="0"/>
              <w:overflowPunct w:val="0"/>
              <w:autoSpaceDE w:val="0"/>
              <w:autoSpaceDN w:val="0"/>
              <w:adjustRightInd w:val="0"/>
              <w:spacing w:after="0" w:line="240" w:lineRule="auto"/>
              <w:ind w:left="365" w:right="338"/>
              <w:rPr>
                <w:rFonts w:ascii="Calibri" w:hAnsi="Calibri" w:cs="Calibri"/>
              </w:rPr>
            </w:pPr>
            <w:r w:rsidRPr="004F6A01">
              <w:rPr>
                <w:rFonts w:ascii="Calibri" w:hAnsi="Calibri" w:cs="Calibri"/>
              </w:rPr>
              <w:t xml:space="preserve">Final deliverables as specified in the individual </w:t>
            </w:r>
            <w:r w:rsidR="00540FB5">
              <w:rPr>
                <w:rFonts w:ascii="Calibri" w:hAnsi="Calibri" w:cs="Calibri"/>
              </w:rPr>
              <w:t>BPA Call</w:t>
            </w:r>
            <w:r w:rsidRPr="004F6A01">
              <w:rPr>
                <w:rFonts w:ascii="Calibri" w:hAnsi="Calibri" w:cs="Calibri"/>
              </w:rPr>
              <w:t>s.</w:t>
            </w:r>
          </w:p>
        </w:tc>
        <w:tc>
          <w:tcPr>
            <w:tcW w:w="1610" w:type="dxa"/>
            <w:tcBorders>
              <w:top w:val="single" w:sz="4" w:space="0" w:color="000000"/>
              <w:left w:val="none" w:sz="6" w:space="0" w:color="auto"/>
              <w:bottom w:val="single" w:sz="4" w:space="0" w:color="000000"/>
              <w:right w:val="none" w:sz="6" w:space="0" w:color="auto"/>
            </w:tcBorders>
          </w:tcPr>
          <w:p w14:paraId="2C53F542" w14:textId="412331EB" w:rsidR="004F6A01" w:rsidRPr="004F6A01" w:rsidRDefault="004F6A01" w:rsidP="004F6A01">
            <w:pPr>
              <w:kinsoku w:val="0"/>
              <w:overflowPunct w:val="0"/>
              <w:autoSpaceDE w:val="0"/>
              <w:autoSpaceDN w:val="0"/>
              <w:adjustRightInd w:val="0"/>
              <w:spacing w:after="0" w:line="240" w:lineRule="auto"/>
              <w:ind w:left="118" w:right="211"/>
              <w:rPr>
                <w:rFonts w:ascii="Calibri" w:hAnsi="Calibri" w:cs="Calibri"/>
              </w:rPr>
            </w:pPr>
            <w:r w:rsidRPr="004F6A01">
              <w:rPr>
                <w:rFonts w:ascii="Calibri" w:hAnsi="Calibri" w:cs="Calibri"/>
              </w:rPr>
              <w:t xml:space="preserve">As required per </w:t>
            </w:r>
            <w:r w:rsidR="00540FB5">
              <w:rPr>
                <w:rFonts w:ascii="Calibri" w:hAnsi="Calibri" w:cs="Calibri"/>
              </w:rPr>
              <w:t>BPA Call</w:t>
            </w:r>
          </w:p>
        </w:tc>
        <w:tc>
          <w:tcPr>
            <w:tcW w:w="1358" w:type="dxa"/>
            <w:tcBorders>
              <w:top w:val="single" w:sz="4" w:space="0" w:color="000000"/>
              <w:left w:val="none" w:sz="6" w:space="0" w:color="auto"/>
              <w:bottom w:val="single" w:sz="4" w:space="0" w:color="000000"/>
              <w:right w:val="none" w:sz="6" w:space="0" w:color="auto"/>
            </w:tcBorders>
          </w:tcPr>
          <w:p w14:paraId="2BF4A51E" w14:textId="77777777" w:rsidR="004F6A01" w:rsidRPr="004F6A01" w:rsidRDefault="004F6A01" w:rsidP="004F6A01">
            <w:pPr>
              <w:kinsoku w:val="0"/>
              <w:overflowPunct w:val="0"/>
              <w:autoSpaceDE w:val="0"/>
              <w:autoSpaceDN w:val="0"/>
              <w:adjustRightInd w:val="0"/>
              <w:spacing w:after="0" w:line="265" w:lineRule="exact"/>
              <w:ind w:left="108"/>
              <w:rPr>
                <w:rFonts w:ascii="Calibri" w:hAnsi="Calibri" w:cs="Calibri"/>
              </w:rPr>
            </w:pPr>
            <w:r w:rsidRPr="004F6A01">
              <w:rPr>
                <w:rFonts w:ascii="Calibri" w:hAnsi="Calibri" w:cs="Calibri"/>
              </w:rPr>
              <w:t>1</w:t>
            </w:r>
          </w:p>
        </w:tc>
      </w:tr>
      <w:tr w:rsidR="004F6A01" w:rsidRPr="004F6A01" w14:paraId="036EA31B" w14:textId="77777777">
        <w:trPr>
          <w:trHeight w:val="805"/>
        </w:trPr>
        <w:tc>
          <w:tcPr>
            <w:tcW w:w="1343" w:type="dxa"/>
            <w:tcBorders>
              <w:top w:val="single" w:sz="4" w:space="0" w:color="000000"/>
              <w:left w:val="none" w:sz="6" w:space="0" w:color="auto"/>
              <w:bottom w:val="single" w:sz="4" w:space="0" w:color="000000"/>
              <w:right w:val="none" w:sz="6" w:space="0" w:color="auto"/>
            </w:tcBorders>
          </w:tcPr>
          <w:p w14:paraId="3C75CB79" w14:textId="77777777" w:rsidR="004F6A01" w:rsidRPr="004F6A01" w:rsidRDefault="004F6A01" w:rsidP="004F6A01">
            <w:pPr>
              <w:kinsoku w:val="0"/>
              <w:overflowPunct w:val="0"/>
              <w:autoSpaceDE w:val="0"/>
              <w:autoSpaceDN w:val="0"/>
              <w:adjustRightInd w:val="0"/>
              <w:spacing w:after="0" w:line="265" w:lineRule="exact"/>
              <w:ind w:left="108"/>
              <w:rPr>
                <w:rFonts w:ascii="Calibri" w:hAnsi="Calibri" w:cs="Calibri"/>
              </w:rPr>
            </w:pPr>
            <w:r>
              <w:rPr>
                <w:rFonts w:ascii="Calibri" w:hAnsi="Calibri" w:cs="Calibri"/>
              </w:rPr>
              <w:t>A5</w:t>
            </w:r>
          </w:p>
        </w:tc>
        <w:tc>
          <w:tcPr>
            <w:tcW w:w="4846" w:type="dxa"/>
            <w:tcBorders>
              <w:top w:val="single" w:sz="4" w:space="0" w:color="000000"/>
              <w:left w:val="none" w:sz="6" w:space="0" w:color="auto"/>
              <w:bottom w:val="single" w:sz="4" w:space="0" w:color="000000"/>
              <w:right w:val="none" w:sz="6" w:space="0" w:color="auto"/>
            </w:tcBorders>
          </w:tcPr>
          <w:p w14:paraId="0E0BC823" w14:textId="77777777" w:rsidR="004F6A01" w:rsidRDefault="004F6A01" w:rsidP="004F6A01">
            <w:pPr>
              <w:kinsoku w:val="0"/>
              <w:overflowPunct w:val="0"/>
              <w:autoSpaceDE w:val="0"/>
              <w:autoSpaceDN w:val="0"/>
              <w:adjustRightInd w:val="0"/>
              <w:spacing w:after="0" w:line="240" w:lineRule="auto"/>
              <w:ind w:left="365" w:right="338"/>
              <w:rPr>
                <w:rFonts w:ascii="Calibri" w:hAnsi="Calibri" w:cs="Calibri"/>
              </w:rPr>
            </w:pPr>
            <w:r>
              <w:rPr>
                <w:rFonts w:ascii="Calibri" w:hAnsi="Calibri" w:cs="Calibri"/>
              </w:rPr>
              <w:t>Quality Control Plan</w:t>
            </w:r>
          </w:p>
          <w:p w14:paraId="75099EC2" w14:textId="77777777" w:rsidR="004F6A01" w:rsidRDefault="004F6A01" w:rsidP="004F6A01">
            <w:pPr>
              <w:kinsoku w:val="0"/>
              <w:overflowPunct w:val="0"/>
              <w:autoSpaceDE w:val="0"/>
              <w:autoSpaceDN w:val="0"/>
              <w:adjustRightInd w:val="0"/>
              <w:spacing w:after="0" w:line="240" w:lineRule="auto"/>
              <w:ind w:left="365" w:right="338"/>
              <w:rPr>
                <w:rFonts w:ascii="Calibri" w:hAnsi="Calibri" w:cs="Calibri"/>
              </w:rPr>
            </w:pPr>
          </w:p>
          <w:p w14:paraId="0D1C7396" w14:textId="77777777" w:rsidR="004F6A01" w:rsidRPr="004F6A01" w:rsidRDefault="004F6A01" w:rsidP="004F6A01">
            <w:pPr>
              <w:kinsoku w:val="0"/>
              <w:overflowPunct w:val="0"/>
              <w:autoSpaceDE w:val="0"/>
              <w:autoSpaceDN w:val="0"/>
              <w:adjustRightInd w:val="0"/>
              <w:spacing w:after="0" w:line="240" w:lineRule="auto"/>
              <w:ind w:left="365" w:right="338"/>
              <w:rPr>
                <w:rFonts w:ascii="Calibri" w:hAnsi="Calibri" w:cs="Calibri"/>
              </w:rPr>
            </w:pPr>
            <w:r>
              <w:rPr>
                <w:rFonts w:ascii="Calibri" w:hAnsi="Calibri" w:cs="Calibri"/>
              </w:rPr>
              <w:t>The Contractor shall develop and implement procedures to identify, prevent, and ensure non-recurrence of defective services.</w:t>
            </w:r>
          </w:p>
        </w:tc>
        <w:tc>
          <w:tcPr>
            <w:tcW w:w="1610" w:type="dxa"/>
            <w:tcBorders>
              <w:top w:val="single" w:sz="4" w:space="0" w:color="000000"/>
              <w:left w:val="none" w:sz="6" w:space="0" w:color="auto"/>
              <w:bottom w:val="single" w:sz="4" w:space="0" w:color="000000"/>
              <w:right w:val="none" w:sz="6" w:space="0" w:color="auto"/>
            </w:tcBorders>
          </w:tcPr>
          <w:p w14:paraId="178B05C1" w14:textId="77777777" w:rsidR="004F6A01" w:rsidRPr="004F6A01" w:rsidRDefault="004F6A01" w:rsidP="004F6A01">
            <w:pPr>
              <w:kinsoku w:val="0"/>
              <w:overflowPunct w:val="0"/>
              <w:autoSpaceDE w:val="0"/>
              <w:autoSpaceDN w:val="0"/>
              <w:adjustRightInd w:val="0"/>
              <w:spacing w:after="0" w:line="240" w:lineRule="auto"/>
              <w:ind w:left="118" w:right="211"/>
              <w:rPr>
                <w:rFonts w:ascii="Calibri" w:hAnsi="Calibri" w:cs="Calibri"/>
              </w:rPr>
            </w:pPr>
            <w:r>
              <w:rPr>
                <w:rFonts w:ascii="Calibri" w:hAnsi="Calibri" w:cs="Calibri"/>
              </w:rPr>
              <w:t>Once</w:t>
            </w:r>
          </w:p>
        </w:tc>
        <w:tc>
          <w:tcPr>
            <w:tcW w:w="1358" w:type="dxa"/>
            <w:tcBorders>
              <w:top w:val="single" w:sz="4" w:space="0" w:color="000000"/>
              <w:left w:val="none" w:sz="6" w:space="0" w:color="auto"/>
              <w:bottom w:val="single" w:sz="4" w:space="0" w:color="000000"/>
              <w:right w:val="none" w:sz="6" w:space="0" w:color="auto"/>
            </w:tcBorders>
          </w:tcPr>
          <w:p w14:paraId="4B6882CC" w14:textId="77777777" w:rsidR="004F6A01" w:rsidRPr="004F6A01" w:rsidRDefault="004F6A01" w:rsidP="004F6A01">
            <w:pPr>
              <w:kinsoku w:val="0"/>
              <w:overflowPunct w:val="0"/>
              <w:autoSpaceDE w:val="0"/>
              <w:autoSpaceDN w:val="0"/>
              <w:adjustRightInd w:val="0"/>
              <w:spacing w:after="0" w:line="265" w:lineRule="exact"/>
              <w:ind w:left="108"/>
              <w:rPr>
                <w:rFonts w:ascii="Calibri" w:hAnsi="Calibri" w:cs="Calibri"/>
              </w:rPr>
            </w:pPr>
            <w:r>
              <w:rPr>
                <w:rFonts w:ascii="Calibri" w:hAnsi="Calibri" w:cs="Calibri"/>
              </w:rPr>
              <w:t>1, updated as required</w:t>
            </w:r>
          </w:p>
        </w:tc>
      </w:tr>
    </w:tbl>
    <w:p w14:paraId="4673F1DD" w14:textId="77777777" w:rsidR="00106A42" w:rsidRDefault="00106A42" w:rsidP="004F6A01">
      <w:pPr>
        <w:rPr>
          <w:rFonts w:cstheme="minorHAnsi"/>
        </w:rPr>
      </w:pPr>
    </w:p>
    <w:p w14:paraId="691287D2" w14:textId="77777777" w:rsidR="00106A42" w:rsidRDefault="00106A42">
      <w:pPr>
        <w:rPr>
          <w:rFonts w:cstheme="minorHAnsi"/>
        </w:rPr>
      </w:pPr>
      <w:r>
        <w:rPr>
          <w:rFonts w:cstheme="minorHAnsi"/>
        </w:rPr>
        <w:br w:type="page"/>
      </w:r>
    </w:p>
    <w:p w14:paraId="06F169A5" w14:textId="77777777" w:rsidR="00106A42" w:rsidRPr="00106A42" w:rsidRDefault="00106A42" w:rsidP="004F6A01">
      <w:pPr>
        <w:rPr>
          <w:rFonts w:ascii="Arial" w:hAnsi="Arial" w:cs="Arial"/>
          <w:b/>
          <w:sz w:val="28"/>
          <w:szCs w:val="28"/>
        </w:rPr>
      </w:pPr>
      <w:r w:rsidRPr="00106A42">
        <w:rPr>
          <w:rFonts w:ascii="Arial" w:hAnsi="Arial" w:cs="Arial"/>
          <w:b/>
          <w:sz w:val="28"/>
          <w:szCs w:val="28"/>
        </w:rPr>
        <w:lastRenderedPageBreak/>
        <w:t>Performance Requirements Summary</w:t>
      </w:r>
    </w:p>
    <w:tbl>
      <w:tblPr>
        <w:tblStyle w:val="TableGrid"/>
        <w:tblW w:w="0" w:type="auto"/>
        <w:tblLook w:val="04A0" w:firstRow="1" w:lastRow="0" w:firstColumn="1" w:lastColumn="0" w:noHBand="0" w:noVBand="1"/>
      </w:tblPr>
      <w:tblGrid>
        <w:gridCol w:w="775"/>
        <w:gridCol w:w="2101"/>
        <w:gridCol w:w="4295"/>
        <w:gridCol w:w="2179"/>
      </w:tblGrid>
      <w:tr w:rsidR="00106A42" w14:paraId="07661C44" w14:textId="77777777" w:rsidTr="4E9DA6B9">
        <w:tc>
          <w:tcPr>
            <w:tcW w:w="2876" w:type="dxa"/>
            <w:gridSpan w:val="2"/>
          </w:tcPr>
          <w:p w14:paraId="766E970F" w14:textId="77777777" w:rsidR="00106A42" w:rsidRPr="00106A42" w:rsidRDefault="00106A42" w:rsidP="004F6A01">
            <w:pPr>
              <w:rPr>
                <w:rFonts w:cstheme="minorHAnsi"/>
                <w:b/>
              </w:rPr>
            </w:pPr>
            <w:r w:rsidRPr="00106A42">
              <w:rPr>
                <w:rFonts w:cstheme="minorHAnsi"/>
                <w:b/>
              </w:rPr>
              <w:t>Statements</w:t>
            </w:r>
          </w:p>
        </w:tc>
        <w:tc>
          <w:tcPr>
            <w:tcW w:w="4295" w:type="dxa"/>
          </w:tcPr>
          <w:p w14:paraId="0BA61C87" w14:textId="77777777" w:rsidR="00106A42" w:rsidRPr="00106A42" w:rsidRDefault="00106A42" w:rsidP="004F6A01">
            <w:pPr>
              <w:rPr>
                <w:rFonts w:cstheme="minorHAnsi"/>
                <w:b/>
              </w:rPr>
            </w:pPr>
            <w:r w:rsidRPr="00106A42">
              <w:rPr>
                <w:rFonts w:cstheme="minorHAnsi"/>
                <w:b/>
              </w:rPr>
              <w:t>Standards/AQLs</w:t>
            </w:r>
          </w:p>
        </w:tc>
        <w:tc>
          <w:tcPr>
            <w:tcW w:w="2179" w:type="dxa"/>
          </w:tcPr>
          <w:p w14:paraId="7EA1271A" w14:textId="77777777" w:rsidR="00106A42" w:rsidRPr="00106A42" w:rsidRDefault="00106A42" w:rsidP="004F6A01">
            <w:pPr>
              <w:rPr>
                <w:rFonts w:cstheme="minorHAnsi"/>
                <w:b/>
              </w:rPr>
            </w:pPr>
            <w:r w:rsidRPr="00106A42">
              <w:rPr>
                <w:rFonts w:cstheme="minorHAnsi"/>
                <w:b/>
              </w:rPr>
              <w:t>Incentive/Remedy</w:t>
            </w:r>
          </w:p>
        </w:tc>
      </w:tr>
      <w:tr w:rsidR="00106A42" w14:paraId="61A32B92" w14:textId="77777777" w:rsidTr="4E9DA6B9">
        <w:tc>
          <w:tcPr>
            <w:tcW w:w="775" w:type="dxa"/>
          </w:tcPr>
          <w:p w14:paraId="73570E14" w14:textId="473D22CB" w:rsidR="00106A42" w:rsidRDefault="71573284" w:rsidP="4E9DA6B9">
            <w:r w:rsidRPr="4E9DA6B9">
              <w:t>5</w:t>
            </w:r>
            <w:r w:rsidR="00106A42" w:rsidRPr="4E9DA6B9">
              <w:t>.1</w:t>
            </w:r>
          </w:p>
        </w:tc>
        <w:tc>
          <w:tcPr>
            <w:tcW w:w="2101" w:type="dxa"/>
          </w:tcPr>
          <w:p w14:paraId="6DC40A00" w14:textId="77777777" w:rsidR="00106A42" w:rsidRDefault="00106A42" w:rsidP="004F6A01">
            <w:pPr>
              <w:rPr>
                <w:rFonts w:cstheme="minorHAnsi"/>
              </w:rPr>
            </w:pPr>
            <w:r>
              <w:rPr>
                <w:rFonts w:cstheme="minorHAnsi"/>
              </w:rPr>
              <w:t>Peer Review</w:t>
            </w:r>
          </w:p>
        </w:tc>
        <w:tc>
          <w:tcPr>
            <w:tcW w:w="4295" w:type="dxa"/>
          </w:tcPr>
          <w:p w14:paraId="14C0A235" w14:textId="77777777" w:rsidR="00106A42" w:rsidRDefault="00106A42" w:rsidP="004F6A01">
            <w:pPr>
              <w:rPr>
                <w:rFonts w:cstheme="minorHAnsi"/>
              </w:rPr>
            </w:pPr>
          </w:p>
        </w:tc>
        <w:tc>
          <w:tcPr>
            <w:tcW w:w="2179" w:type="dxa"/>
          </w:tcPr>
          <w:p w14:paraId="3D1B76A3" w14:textId="77777777" w:rsidR="00106A42" w:rsidRDefault="00106A42" w:rsidP="004F6A01">
            <w:pPr>
              <w:rPr>
                <w:rFonts w:cstheme="minorHAnsi"/>
              </w:rPr>
            </w:pPr>
          </w:p>
        </w:tc>
      </w:tr>
      <w:tr w:rsidR="00106A42" w14:paraId="7F30540C" w14:textId="77777777" w:rsidTr="4E9DA6B9">
        <w:tc>
          <w:tcPr>
            <w:tcW w:w="775" w:type="dxa"/>
          </w:tcPr>
          <w:p w14:paraId="4BCB7082" w14:textId="01130729" w:rsidR="00106A42" w:rsidRDefault="25ABB4AB" w:rsidP="4E9DA6B9">
            <w:r w:rsidRPr="4E9DA6B9">
              <w:t>5</w:t>
            </w:r>
            <w:r w:rsidR="00106A42" w:rsidRPr="4E9DA6B9">
              <w:t>.1.1</w:t>
            </w:r>
          </w:p>
        </w:tc>
        <w:tc>
          <w:tcPr>
            <w:tcW w:w="2101" w:type="dxa"/>
          </w:tcPr>
          <w:p w14:paraId="56A7F75A" w14:textId="526086AC" w:rsidR="00106A42" w:rsidRPr="00106A42" w:rsidRDefault="00106A42" w:rsidP="00106A42">
            <w:pPr>
              <w:pStyle w:val="Default"/>
            </w:pPr>
            <w:r>
              <w:rPr>
                <w:sz w:val="22"/>
                <w:szCs w:val="22"/>
              </w:rPr>
              <w:t xml:space="preserve">The Contractor shall host </w:t>
            </w:r>
            <w:r w:rsidR="00540FB5">
              <w:rPr>
                <w:sz w:val="22"/>
                <w:szCs w:val="22"/>
              </w:rPr>
              <w:t>BPA Call</w:t>
            </w:r>
            <w:r>
              <w:rPr>
                <w:sz w:val="22"/>
                <w:szCs w:val="22"/>
              </w:rPr>
              <w:t xml:space="preserve"> kickoff meeting for each </w:t>
            </w:r>
            <w:r w:rsidR="00540FB5">
              <w:rPr>
                <w:sz w:val="22"/>
                <w:szCs w:val="22"/>
              </w:rPr>
              <w:t>BPA Call</w:t>
            </w:r>
            <w:r>
              <w:rPr>
                <w:sz w:val="22"/>
                <w:szCs w:val="22"/>
              </w:rPr>
              <w:t xml:space="preserve">. </w:t>
            </w:r>
          </w:p>
        </w:tc>
        <w:tc>
          <w:tcPr>
            <w:tcW w:w="4295" w:type="dxa"/>
          </w:tcPr>
          <w:p w14:paraId="04C92685" w14:textId="205343E9" w:rsidR="00106A42" w:rsidRDefault="00106A42" w:rsidP="00106A42">
            <w:pPr>
              <w:pStyle w:val="Default"/>
            </w:pPr>
            <w:r>
              <w:rPr>
                <w:sz w:val="22"/>
                <w:szCs w:val="22"/>
              </w:rPr>
              <w:t xml:space="preserve">Meeting will be held within 5 business days after </w:t>
            </w:r>
            <w:r w:rsidR="00540FB5">
              <w:rPr>
                <w:sz w:val="22"/>
                <w:szCs w:val="22"/>
              </w:rPr>
              <w:t>BPA Call</w:t>
            </w:r>
            <w:r>
              <w:rPr>
                <w:sz w:val="22"/>
                <w:szCs w:val="22"/>
              </w:rPr>
              <w:t xml:space="preserve"> award as designated by the Government. </w:t>
            </w:r>
          </w:p>
          <w:p w14:paraId="33D7623B" w14:textId="77777777" w:rsidR="00106A42" w:rsidRDefault="00106A42" w:rsidP="004F6A01">
            <w:pPr>
              <w:rPr>
                <w:rFonts w:cstheme="minorHAnsi"/>
              </w:rPr>
            </w:pPr>
          </w:p>
        </w:tc>
        <w:tc>
          <w:tcPr>
            <w:tcW w:w="2179" w:type="dxa"/>
          </w:tcPr>
          <w:p w14:paraId="68E047D3" w14:textId="77777777" w:rsidR="00106A42" w:rsidRDefault="00106A42" w:rsidP="004F6A01">
            <w:pPr>
              <w:rPr>
                <w:rFonts w:cstheme="minorHAnsi"/>
              </w:rPr>
            </w:pPr>
            <w:r>
              <w:rPr>
                <w:rFonts w:cstheme="minorHAnsi"/>
              </w:rPr>
              <w:t>N/A</w:t>
            </w:r>
          </w:p>
        </w:tc>
      </w:tr>
      <w:tr w:rsidR="00106A42" w14:paraId="5E197512" w14:textId="77777777" w:rsidTr="4E9DA6B9">
        <w:tc>
          <w:tcPr>
            <w:tcW w:w="775" w:type="dxa"/>
          </w:tcPr>
          <w:p w14:paraId="7C154DDC" w14:textId="00FA4DF1" w:rsidR="00106A42" w:rsidRDefault="3D4791DB" w:rsidP="4E9DA6B9">
            <w:r w:rsidRPr="4E9DA6B9">
              <w:t>5</w:t>
            </w:r>
            <w:r w:rsidR="00106A42" w:rsidRPr="4E9DA6B9">
              <w:t>.1.2</w:t>
            </w:r>
          </w:p>
        </w:tc>
        <w:tc>
          <w:tcPr>
            <w:tcW w:w="2101" w:type="dxa"/>
          </w:tcPr>
          <w:p w14:paraId="5858FAB7" w14:textId="6637DA72" w:rsidR="00106A42" w:rsidRDefault="00106A42" w:rsidP="004F6A01">
            <w:pPr>
              <w:rPr>
                <w:rFonts w:cstheme="minorHAnsi"/>
              </w:rPr>
            </w:pPr>
            <w:r w:rsidRPr="00106A42">
              <w:rPr>
                <w:rFonts w:cstheme="minorHAnsi"/>
              </w:rPr>
              <w:t xml:space="preserve">The Contractor shall develop and provide a draft and final work plan for each </w:t>
            </w:r>
            <w:r w:rsidR="00540FB5">
              <w:rPr>
                <w:rFonts w:cstheme="minorHAnsi"/>
              </w:rPr>
              <w:t>BPA Call</w:t>
            </w:r>
            <w:r w:rsidRPr="00106A42">
              <w:rPr>
                <w:rFonts w:cstheme="minorHAnsi"/>
              </w:rPr>
              <w:t>.</w:t>
            </w:r>
          </w:p>
        </w:tc>
        <w:tc>
          <w:tcPr>
            <w:tcW w:w="4295" w:type="dxa"/>
          </w:tcPr>
          <w:p w14:paraId="689719D1" w14:textId="77777777" w:rsidR="00106A42" w:rsidRDefault="00106A42" w:rsidP="004F6A01">
            <w:pPr>
              <w:rPr>
                <w:rFonts w:cstheme="minorHAnsi"/>
              </w:rPr>
            </w:pPr>
            <w:r w:rsidRPr="00106A42">
              <w:rPr>
                <w:rFonts w:cstheme="minorHAnsi"/>
              </w:rPr>
              <w:t>a) Draft work plan provided within 5 business days after kickoff meeting. b) Final work plan provided within 5 business days after teleconference with USACE.</w:t>
            </w:r>
          </w:p>
        </w:tc>
        <w:tc>
          <w:tcPr>
            <w:tcW w:w="2179" w:type="dxa"/>
          </w:tcPr>
          <w:p w14:paraId="07C650E1" w14:textId="77777777" w:rsidR="00106A42" w:rsidRDefault="00106A42" w:rsidP="004F6A01">
            <w:pPr>
              <w:rPr>
                <w:rFonts w:cstheme="minorHAnsi"/>
              </w:rPr>
            </w:pPr>
            <w:r>
              <w:rPr>
                <w:rFonts w:cstheme="minorHAnsi"/>
              </w:rPr>
              <w:t>Re-perform at no cost to the Government.</w:t>
            </w:r>
          </w:p>
        </w:tc>
      </w:tr>
      <w:tr w:rsidR="00106A42" w14:paraId="7B5A33F3" w14:textId="77777777" w:rsidTr="4E9DA6B9">
        <w:tc>
          <w:tcPr>
            <w:tcW w:w="775" w:type="dxa"/>
          </w:tcPr>
          <w:p w14:paraId="11AD0943" w14:textId="1DD9D873" w:rsidR="00106A42" w:rsidRDefault="34DD2D90" w:rsidP="4E9DA6B9">
            <w:r w:rsidRPr="4E9DA6B9">
              <w:t>5</w:t>
            </w:r>
            <w:r w:rsidR="00106A42" w:rsidRPr="4E9DA6B9">
              <w:t>.1.3</w:t>
            </w:r>
          </w:p>
        </w:tc>
        <w:tc>
          <w:tcPr>
            <w:tcW w:w="2101" w:type="dxa"/>
          </w:tcPr>
          <w:p w14:paraId="3648FB06" w14:textId="77777777" w:rsidR="00106A42" w:rsidRDefault="00106A42" w:rsidP="00106A42">
            <w:pPr>
              <w:pStyle w:val="Default"/>
            </w:pPr>
            <w:r>
              <w:rPr>
                <w:sz w:val="22"/>
                <w:szCs w:val="22"/>
              </w:rPr>
              <w:t xml:space="preserve">The Contractor will conduct archival and secondary research at archives, libraries, and other repositories that the Government may designate. </w:t>
            </w:r>
          </w:p>
          <w:p w14:paraId="28D2EB0D" w14:textId="77777777" w:rsidR="00106A42" w:rsidRDefault="00106A42" w:rsidP="004F6A01">
            <w:pPr>
              <w:rPr>
                <w:rFonts w:cstheme="minorHAnsi"/>
              </w:rPr>
            </w:pPr>
          </w:p>
        </w:tc>
        <w:tc>
          <w:tcPr>
            <w:tcW w:w="4295" w:type="dxa"/>
          </w:tcPr>
          <w:p w14:paraId="3E900B58" w14:textId="0D16AB71" w:rsidR="00106A42" w:rsidRDefault="00106A42" w:rsidP="004F6A01">
            <w:pPr>
              <w:rPr>
                <w:rFonts w:cstheme="minorHAnsi"/>
              </w:rPr>
            </w:pPr>
            <w:r w:rsidRPr="00106A42">
              <w:rPr>
                <w:rFonts w:cstheme="minorHAnsi"/>
              </w:rPr>
              <w:t xml:space="preserve">The Contractor will survey records, noting the size, condition, and format of the entire collection and of the applicable records series and subseries within the collection. Copies of finding aids and other material from the collection will be provided at the resolution and format specified in the </w:t>
            </w:r>
            <w:r w:rsidR="00540FB5">
              <w:rPr>
                <w:rFonts w:cstheme="minorHAnsi"/>
              </w:rPr>
              <w:t>BPA Call</w:t>
            </w:r>
            <w:r w:rsidRPr="00106A42">
              <w:rPr>
                <w:rFonts w:cstheme="minorHAnsi"/>
              </w:rPr>
              <w:t xml:space="preserve"> and accompanied by the appropriate metadata.</w:t>
            </w:r>
          </w:p>
        </w:tc>
        <w:tc>
          <w:tcPr>
            <w:tcW w:w="2179" w:type="dxa"/>
          </w:tcPr>
          <w:p w14:paraId="370FFC98" w14:textId="77777777" w:rsidR="00106A42" w:rsidRDefault="00106A42" w:rsidP="004F6A01">
            <w:pPr>
              <w:rPr>
                <w:rFonts w:cstheme="minorHAnsi"/>
              </w:rPr>
            </w:pPr>
            <w:r>
              <w:rPr>
                <w:rFonts w:cstheme="minorHAnsi"/>
              </w:rPr>
              <w:t>Re-perform at no cost to the Government.</w:t>
            </w:r>
          </w:p>
        </w:tc>
      </w:tr>
      <w:tr w:rsidR="00106A42" w14:paraId="21BF5BA9" w14:textId="77777777" w:rsidTr="4E9DA6B9">
        <w:tc>
          <w:tcPr>
            <w:tcW w:w="775" w:type="dxa"/>
          </w:tcPr>
          <w:p w14:paraId="4E87DE39" w14:textId="075B159B" w:rsidR="00106A42" w:rsidRDefault="45729800" w:rsidP="4E9DA6B9">
            <w:r w:rsidRPr="4E9DA6B9">
              <w:t>5</w:t>
            </w:r>
            <w:r w:rsidR="00106A42" w:rsidRPr="4E9DA6B9">
              <w:t>.1.4</w:t>
            </w:r>
          </w:p>
        </w:tc>
        <w:tc>
          <w:tcPr>
            <w:tcW w:w="2101" w:type="dxa"/>
          </w:tcPr>
          <w:p w14:paraId="4D650EBE" w14:textId="77777777" w:rsidR="00106A42" w:rsidRPr="00106A42" w:rsidRDefault="00106A42" w:rsidP="00106A42">
            <w:pPr>
              <w:pStyle w:val="Default"/>
            </w:pPr>
            <w:r>
              <w:rPr>
                <w:sz w:val="22"/>
                <w:szCs w:val="22"/>
              </w:rPr>
              <w:t xml:space="preserve">The Contractor will research and write an essay, study, or monograph on a specified topic or subject related to the history of the Corps of Engineers. </w:t>
            </w:r>
          </w:p>
        </w:tc>
        <w:tc>
          <w:tcPr>
            <w:tcW w:w="4295" w:type="dxa"/>
          </w:tcPr>
          <w:p w14:paraId="38F3674A" w14:textId="77777777" w:rsidR="00106A42" w:rsidRDefault="00106A42" w:rsidP="00106A42">
            <w:pPr>
              <w:pStyle w:val="Default"/>
            </w:pPr>
            <w:r>
              <w:rPr>
                <w:sz w:val="22"/>
                <w:szCs w:val="22"/>
              </w:rPr>
              <w:t xml:space="preserve">Based on thorough and well-documented historical research, Contractor will produce clear, interesting, and engaging historical products. Products will be accompanied by high resolution photographs and illustrations and include captions, credits, and photo releases. </w:t>
            </w:r>
          </w:p>
          <w:p w14:paraId="6CCE5AAC" w14:textId="77777777" w:rsidR="00106A42" w:rsidRDefault="00106A42" w:rsidP="004F6A01">
            <w:pPr>
              <w:rPr>
                <w:rFonts w:cstheme="minorHAnsi"/>
              </w:rPr>
            </w:pPr>
          </w:p>
        </w:tc>
        <w:tc>
          <w:tcPr>
            <w:tcW w:w="2179" w:type="dxa"/>
          </w:tcPr>
          <w:p w14:paraId="43795BB1" w14:textId="77777777" w:rsidR="00106A42" w:rsidRDefault="00106A42" w:rsidP="004F6A01">
            <w:pPr>
              <w:rPr>
                <w:rFonts w:cstheme="minorHAnsi"/>
              </w:rPr>
            </w:pPr>
            <w:r>
              <w:rPr>
                <w:rFonts w:cstheme="minorHAnsi"/>
              </w:rPr>
              <w:t>Re-perform at no cost to the Government.</w:t>
            </w:r>
          </w:p>
        </w:tc>
      </w:tr>
      <w:tr w:rsidR="00106A42" w14:paraId="6E75DA78" w14:textId="77777777" w:rsidTr="4E9DA6B9">
        <w:tc>
          <w:tcPr>
            <w:tcW w:w="775" w:type="dxa"/>
          </w:tcPr>
          <w:p w14:paraId="452C2B60" w14:textId="44C26A69" w:rsidR="00106A42" w:rsidRDefault="3A3FCEAC" w:rsidP="4E9DA6B9">
            <w:r w:rsidRPr="4E9DA6B9">
              <w:t>5</w:t>
            </w:r>
            <w:r w:rsidR="00106A42" w:rsidRPr="4E9DA6B9">
              <w:t>.1.5</w:t>
            </w:r>
          </w:p>
        </w:tc>
        <w:tc>
          <w:tcPr>
            <w:tcW w:w="2101" w:type="dxa"/>
          </w:tcPr>
          <w:p w14:paraId="4A88D891" w14:textId="77777777" w:rsidR="00E502BB" w:rsidRDefault="00E502BB" w:rsidP="00E502BB">
            <w:pPr>
              <w:pStyle w:val="Default"/>
            </w:pPr>
            <w:r>
              <w:rPr>
                <w:sz w:val="22"/>
                <w:szCs w:val="22"/>
              </w:rPr>
              <w:t xml:space="preserve">The Contractor will design, layout, and provide publication services for historical products. </w:t>
            </w:r>
          </w:p>
          <w:p w14:paraId="7EE91295" w14:textId="77777777" w:rsidR="00106A42" w:rsidRDefault="00106A42" w:rsidP="004F6A01">
            <w:pPr>
              <w:rPr>
                <w:rFonts w:cstheme="minorHAnsi"/>
              </w:rPr>
            </w:pPr>
          </w:p>
        </w:tc>
        <w:tc>
          <w:tcPr>
            <w:tcW w:w="4295" w:type="dxa"/>
          </w:tcPr>
          <w:p w14:paraId="4E7ACB26" w14:textId="77777777" w:rsidR="00106A42" w:rsidRPr="00E502BB" w:rsidRDefault="00E502BB" w:rsidP="00E502BB">
            <w:pPr>
              <w:pStyle w:val="Default"/>
            </w:pPr>
            <w:r>
              <w:rPr>
                <w:sz w:val="22"/>
                <w:szCs w:val="22"/>
              </w:rPr>
              <w:t xml:space="preserve">In accordance with industry standards, the Contractor will design, layout, and produce historical products ranging from book-length manuscripts to posters and brochures. Contractor will provide digital files for printing and PDFs for display on the web. </w:t>
            </w:r>
          </w:p>
        </w:tc>
        <w:tc>
          <w:tcPr>
            <w:tcW w:w="2179" w:type="dxa"/>
          </w:tcPr>
          <w:p w14:paraId="57D055BB" w14:textId="77777777" w:rsidR="00106A42" w:rsidRDefault="00106A42" w:rsidP="004F6A01">
            <w:pPr>
              <w:rPr>
                <w:rFonts w:cstheme="minorHAnsi"/>
              </w:rPr>
            </w:pPr>
            <w:r>
              <w:rPr>
                <w:rFonts w:cstheme="minorHAnsi"/>
              </w:rPr>
              <w:t>Re-perform at no cost to the Government.</w:t>
            </w:r>
          </w:p>
        </w:tc>
      </w:tr>
      <w:tr w:rsidR="00106A42" w14:paraId="004007EF" w14:textId="77777777" w:rsidTr="4E9DA6B9">
        <w:tc>
          <w:tcPr>
            <w:tcW w:w="775" w:type="dxa"/>
          </w:tcPr>
          <w:p w14:paraId="3A4B313E" w14:textId="3250F310" w:rsidR="00106A42" w:rsidRDefault="0DC002B3" w:rsidP="4E9DA6B9">
            <w:r w:rsidRPr="4E9DA6B9">
              <w:t>5</w:t>
            </w:r>
            <w:r w:rsidR="00106A42" w:rsidRPr="4E9DA6B9">
              <w:t>.1.6</w:t>
            </w:r>
          </w:p>
        </w:tc>
        <w:tc>
          <w:tcPr>
            <w:tcW w:w="2101" w:type="dxa"/>
          </w:tcPr>
          <w:p w14:paraId="71ACF6E8" w14:textId="77777777" w:rsidR="00E502BB" w:rsidRDefault="00E502BB" w:rsidP="00E502BB">
            <w:pPr>
              <w:pStyle w:val="Default"/>
            </w:pPr>
            <w:r>
              <w:rPr>
                <w:sz w:val="22"/>
                <w:szCs w:val="22"/>
              </w:rPr>
              <w:t xml:space="preserve">The Contractor will provide editing services. </w:t>
            </w:r>
          </w:p>
          <w:p w14:paraId="138904E4" w14:textId="77777777" w:rsidR="00106A42" w:rsidRDefault="00106A42" w:rsidP="004F6A01">
            <w:pPr>
              <w:rPr>
                <w:rFonts w:cstheme="minorHAnsi"/>
              </w:rPr>
            </w:pPr>
          </w:p>
        </w:tc>
        <w:tc>
          <w:tcPr>
            <w:tcW w:w="4295" w:type="dxa"/>
          </w:tcPr>
          <w:p w14:paraId="0A8D53CE" w14:textId="77777777" w:rsidR="00106A42" w:rsidRPr="00E502BB" w:rsidRDefault="00E502BB" w:rsidP="00E502BB">
            <w:pPr>
              <w:pStyle w:val="Default"/>
            </w:pPr>
            <w:r>
              <w:rPr>
                <w:sz w:val="22"/>
                <w:szCs w:val="22"/>
              </w:rPr>
              <w:t xml:space="preserve">Contractor will provide editorial services ranging from substantive editing to resolve inconsistencies or errors, to proofreading and copyediting for stylistic consistency, spelling, and grammar. </w:t>
            </w:r>
          </w:p>
        </w:tc>
        <w:tc>
          <w:tcPr>
            <w:tcW w:w="2179" w:type="dxa"/>
          </w:tcPr>
          <w:p w14:paraId="6AD4C96B" w14:textId="77777777" w:rsidR="00106A42" w:rsidRDefault="00106A42" w:rsidP="004F6A01">
            <w:pPr>
              <w:rPr>
                <w:rFonts w:cstheme="minorHAnsi"/>
              </w:rPr>
            </w:pPr>
            <w:r>
              <w:rPr>
                <w:rFonts w:cstheme="minorHAnsi"/>
              </w:rPr>
              <w:t>Re-perform at no cost to the Government.</w:t>
            </w:r>
          </w:p>
        </w:tc>
      </w:tr>
      <w:tr w:rsidR="00106A42" w14:paraId="1197C4A5" w14:textId="77777777" w:rsidTr="4E9DA6B9">
        <w:tc>
          <w:tcPr>
            <w:tcW w:w="775" w:type="dxa"/>
          </w:tcPr>
          <w:p w14:paraId="337D0B41" w14:textId="600E609F" w:rsidR="00106A42" w:rsidRDefault="7FA23494" w:rsidP="4E9DA6B9">
            <w:r w:rsidRPr="4E9DA6B9">
              <w:t>5</w:t>
            </w:r>
            <w:r w:rsidR="00106A42" w:rsidRPr="4E9DA6B9">
              <w:t>.1.7</w:t>
            </w:r>
          </w:p>
        </w:tc>
        <w:tc>
          <w:tcPr>
            <w:tcW w:w="2101" w:type="dxa"/>
          </w:tcPr>
          <w:p w14:paraId="5F2595A1" w14:textId="6EE82AB4" w:rsidR="00106A42" w:rsidRPr="00395F99" w:rsidRDefault="00395F99" w:rsidP="00395F99">
            <w:pPr>
              <w:pStyle w:val="Default"/>
            </w:pPr>
            <w:r>
              <w:rPr>
                <w:sz w:val="22"/>
                <w:szCs w:val="22"/>
              </w:rPr>
              <w:t>The Contractor shall provide archival support services</w:t>
            </w:r>
            <w:r w:rsidR="00C349C7">
              <w:rPr>
                <w:sz w:val="22"/>
                <w:szCs w:val="22"/>
              </w:rPr>
              <w:t xml:space="preserve"> </w:t>
            </w:r>
            <w:r w:rsidR="00C349C7" w:rsidRPr="0044609C">
              <w:rPr>
                <w:sz w:val="22"/>
                <w:szCs w:val="22"/>
              </w:rPr>
              <w:t>for both analog and digital collections</w:t>
            </w:r>
            <w:r>
              <w:rPr>
                <w:sz w:val="22"/>
                <w:szCs w:val="22"/>
              </w:rPr>
              <w:t xml:space="preserve"> to arrange, conserve, </w:t>
            </w:r>
            <w:r>
              <w:rPr>
                <w:sz w:val="22"/>
                <w:szCs w:val="22"/>
              </w:rPr>
              <w:lastRenderedPageBreak/>
              <w:t xml:space="preserve">describe, and accession material into the Research Collection. </w:t>
            </w:r>
          </w:p>
        </w:tc>
        <w:tc>
          <w:tcPr>
            <w:tcW w:w="4295" w:type="dxa"/>
          </w:tcPr>
          <w:p w14:paraId="3FEA219F" w14:textId="147E0FCC" w:rsidR="00106A42" w:rsidRPr="00395F99" w:rsidRDefault="00395F99" w:rsidP="00395F99">
            <w:pPr>
              <w:pStyle w:val="Default"/>
            </w:pPr>
            <w:r>
              <w:rPr>
                <w:sz w:val="22"/>
                <w:szCs w:val="22"/>
              </w:rPr>
              <w:lastRenderedPageBreak/>
              <w:t xml:space="preserve">Contractor will arrange, conserve, describe, and accession paper and electronic records into CEHO’s historic holdings. Paper records will be stored in archival containers; electronic records stored on CEHO’s network. Finding aids will include sufficient detail to </w:t>
            </w:r>
            <w:r w:rsidRPr="004C16B6">
              <w:rPr>
                <w:sz w:val="22"/>
                <w:szCs w:val="22"/>
              </w:rPr>
              <w:lastRenderedPageBreak/>
              <w:t>promote historical rese</w:t>
            </w:r>
            <w:r w:rsidR="0044609C" w:rsidRPr="004C16B6">
              <w:rPr>
                <w:sz w:val="22"/>
                <w:szCs w:val="22"/>
              </w:rPr>
              <w:t xml:space="preserve">arch; </w:t>
            </w:r>
            <w:r w:rsidR="0044609C" w:rsidRPr="000940C7">
              <w:rPr>
                <w:sz w:val="22"/>
                <w:szCs w:val="22"/>
              </w:rPr>
              <w:t xml:space="preserve">digital archiving may involve data </w:t>
            </w:r>
            <w:r w:rsidR="004817B7" w:rsidRPr="000940C7">
              <w:rPr>
                <w:sz w:val="22"/>
                <w:szCs w:val="22"/>
              </w:rPr>
              <w:t>appraisal, review;</w:t>
            </w:r>
            <w:r w:rsidR="0044609C" w:rsidRPr="000940C7">
              <w:rPr>
                <w:sz w:val="22"/>
                <w:szCs w:val="22"/>
              </w:rPr>
              <w:t xml:space="preserve"> perform data migration; create and/or maintain metadata standards.</w:t>
            </w:r>
            <w:r w:rsidR="0044609C">
              <w:rPr>
                <w:sz w:val="22"/>
                <w:szCs w:val="22"/>
              </w:rPr>
              <w:t xml:space="preserve"> </w:t>
            </w:r>
          </w:p>
        </w:tc>
        <w:tc>
          <w:tcPr>
            <w:tcW w:w="2179" w:type="dxa"/>
          </w:tcPr>
          <w:p w14:paraId="1418AC54" w14:textId="77777777" w:rsidR="00106A42" w:rsidRDefault="00106A42" w:rsidP="004F6A01">
            <w:pPr>
              <w:rPr>
                <w:rFonts w:cstheme="minorHAnsi"/>
              </w:rPr>
            </w:pPr>
            <w:r>
              <w:rPr>
                <w:rFonts w:cstheme="minorHAnsi"/>
              </w:rPr>
              <w:lastRenderedPageBreak/>
              <w:t>Re-perform at no cost to the Government.</w:t>
            </w:r>
          </w:p>
        </w:tc>
      </w:tr>
      <w:tr w:rsidR="00106A42" w14:paraId="52043B45" w14:textId="77777777" w:rsidTr="4E9DA6B9">
        <w:tc>
          <w:tcPr>
            <w:tcW w:w="775" w:type="dxa"/>
          </w:tcPr>
          <w:p w14:paraId="065FB547" w14:textId="77B016CA" w:rsidR="00106A42" w:rsidRDefault="5C882A1A" w:rsidP="4E9DA6B9">
            <w:r w:rsidRPr="4E9DA6B9">
              <w:t>5</w:t>
            </w:r>
            <w:r w:rsidR="00106A42" w:rsidRPr="4E9DA6B9">
              <w:t>.1.8</w:t>
            </w:r>
          </w:p>
        </w:tc>
        <w:tc>
          <w:tcPr>
            <w:tcW w:w="2101" w:type="dxa"/>
          </w:tcPr>
          <w:p w14:paraId="20BA1546" w14:textId="77777777" w:rsidR="00395F99" w:rsidRDefault="00395F99" w:rsidP="00395F99">
            <w:pPr>
              <w:pStyle w:val="Default"/>
            </w:pPr>
            <w:r>
              <w:rPr>
                <w:sz w:val="22"/>
                <w:szCs w:val="22"/>
              </w:rPr>
              <w:t xml:space="preserve">The Contractor will digitize historical material. </w:t>
            </w:r>
          </w:p>
          <w:p w14:paraId="1DCEE5EA" w14:textId="77777777" w:rsidR="00106A42" w:rsidRDefault="00106A42" w:rsidP="004F6A01">
            <w:pPr>
              <w:rPr>
                <w:rFonts w:cstheme="minorHAnsi"/>
              </w:rPr>
            </w:pPr>
          </w:p>
        </w:tc>
        <w:tc>
          <w:tcPr>
            <w:tcW w:w="4295" w:type="dxa"/>
          </w:tcPr>
          <w:p w14:paraId="2557006D" w14:textId="71473D5F" w:rsidR="00106A42" w:rsidRPr="00395F99" w:rsidRDefault="00395F99" w:rsidP="00395F99">
            <w:pPr>
              <w:pStyle w:val="Default"/>
            </w:pPr>
            <w:r>
              <w:rPr>
                <w:sz w:val="22"/>
                <w:szCs w:val="22"/>
              </w:rPr>
              <w:t xml:space="preserve">The Contractor will digitize a wide variety of historical material, including motion picture film and audio records, in the format and resolution specified in the </w:t>
            </w:r>
            <w:r w:rsidR="00540FB5">
              <w:rPr>
                <w:sz w:val="22"/>
                <w:szCs w:val="22"/>
              </w:rPr>
              <w:t>BPA Call</w:t>
            </w:r>
            <w:r>
              <w:rPr>
                <w:sz w:val="22"/>
                <w:szCs w:val="22"/>
              </w:rPr>
              <w:t xml:space="preserve">. Contractor will also supply the necessary metadata to allow the material to be </w:t>
            </w:r>
            <w:proofErr w:type="gramStart"/>
            <w:r>
              <w:rPr>
                <w:sz w:val="22"/>
                <w:szCs w:val="22"/>
              </w:rPr>
              <w:t>accessioned</w:t>
            </w:r>
            <w:proofErr w:type="gramEnd"/>
            <w:r>
              <w:rPr>
                <w:sz w:val="22"/>
                <w:szCs w:val="22"/>
              </w:rPr>
              <w:t xml:space="preserve"> into CEHO’s Research Collection. </w:t>
            </w:r>
          </w:p>
        </w:tc>
        <w:tc>
          <w:tcPr>
            <w:tcW w:w="2179" w:type="dxa"/>
          </w:tcPr>
          <w:p w14:paraId="15B814D7" w14:textId="77777777" w:rsidR="00106A42" w:rsidRDefault="00106A42" w:rsidP="004F6A01">
            <w:pPr>
              <w:rPr>
                <w:rFonts w:cstheme="minorHAnsi"/>
              </w:rPr>
            </w:pPr>
            <w:r>
              <w:rPr>
                <w:rFonts w:cstheme="minorHAnsi"/>
              </w:rPr>
              <w:t>Re-perform at no cost to the Government.</w:t>
            </w:r>
          </w:p>
        </w:tc>
      </w:tr>
      <w:tr w:rsidR="00106A42" w14:paraId="09F5B5C4" w14:textId="77777777" w:rsidTr="4E9DA6B9">
        <w:tc>
          <w:tcPr>
            <w:tcW w:w="775" w:type="dxa"/>
          </w:tcPr>
          <w:p w14:paraId="0762A4A1" w14:textId="740134A2" w:rsidR="00106A42" w:rsidRDefault="6613C090" w:rsidP="4E9DA6B9">
            <w:r w:rsidRPr="4E9DA6B9">
              <w:t>5</w:t>
            </w:r>
            <w:r w:rsidR="00106A42" w:rsidRPr="4E9DA6B9">
              <w:t>.1.9</w:t>
            </w:r>
          </w:p>
        </w:tc>
        <w:tc>
          <w:tcPr>
            <w:tcW w:w="2101" w:type="dxa"/>
          </w:tcPr>
          <w:p w14:paraId="6E5270CE" w14:textId="77777777" w:rsidR="00395F99" w:rsidRDefault="00395F99" w:rsidP="00395F99">
            <w:pPr>
              <w:pStyle w:val="Default"/>
            </w:pPr>
            <w:r>
              <w:rPr>
                <w:sz w:val="22"/>
                <w:szCs w:val="22"/>
              </w:rPr>
              <w:t xml:space="preserve">The Contractor will provide curatorial services for CEHO’s collection of historic artifacts. </w:t>
            </w:r>
          </w:p>
          <w:p w14:paraId="6BBE7124" w14:textId="77777777" w:rsidR="00106A42" w:rsidRDefault="00106A42" w:rsidP="004F6A01">
            <w:pPr>
              <w:rPr>
                <w:rFonts w:cstheme="minorHAnsi"/>
              </w:rPr>
            </w:pPr>
          </w:p>
        </w:tc>
        <w:tc>
          <w:tcPr>
            <w:tcW w:w="4295" w:type="dxa"/>
          </w:tcPr>
          <w:p w14:paraId="040757E9" w14:textId="77777777" w:rsidR="00106A42" w:rsidRPr="00395F99" w:rsidRDefault="00395F99" w:rsidP="00395F99">
            <w:pPr>
              <w:pStyle w:val="Default"/>
            </w:pPr>
            <w:r>
              <w:rPr>
                <w:sz w:val="22"/>
                <w:szCs w:val="22"/>
              </w:rPr>
              <w:t xml:space="preserve">The Contractor will conduct object inventories, perform preservation and conservation, label, rehouse, and photograph artifacts, and update object catalog records. Curatorial support will be in accordance with American Alliance of Museum standards and AR 870-20. </w:t>
            </w:r>
          </w:p>
        </w:tc>
        <w:tc>
          <w:tcPr>
            <w:tcW w:w="2179" w:type="dxa"/>
          </w:tcPr>
          <w:p w14:paraId="28C4336D" w14:textId="77777777" w:rsidR="00106A42" w:rsidRDefault="00106A42" w:rsidP="004F6A01">
            <w:pPr>
              <w:rPr>
                <w:rFonts w:cstheme="minorHAnsi"/>
              </w:rPr>
            </w:pPr>
            <w:r>
              <w:rPr>
                <w:rFonts w:cstheme="minorHAnsi"/>
              </w:rPr>
              <w:t>Re-perform at no cost to the Government.</w:t>
            </w:r>
          </w:p>
        </w:tc>
      </w:tr>
      <w:tr w:rsidR="00106A42" w14:paraId="6BCB618D" w14:textId="77777777" w:rsidTr="4E9DA6B9">
        <w:tc>
          <w:tcPr>
            <w:tcW w:w="775" w:type="dxa"/>
          </w:tcPr>
          <w:p w14:paraId="324AD986" w14:textId="39A86502" w:rsidR="00106A42" w:rsidRDefault="4C92DFD3" w:rsidP="4E9DA6B9">
            <w:r w:rsidRPr="4E9DA6B9">
              <w:t>5</w:t>
            </w:r>
            <w:r w:rsidR="00106A42" w:rsidRPr="4E9DA6B9">
              <w:t>.1.10</w:t>
            </w:r>
          </w:p>
        </w:tc>
        <w:tc>
          <w:tcPr>
            <w:tcW w:w="2101" w:type="dxa"/>
          </w:tcPr>
          <w:p w14:paraId="7C87C1CB" w14:textId="77777777" w:rsidR="00395F99" w:rsidRDefault="00395F99" w:rsidP="00395F99">
            <w:pPr>
              <w:pStyle w:val="Default"/>
            </w:pPr>
            <w:r>
              <w:rPr>
                <w:sz w:val="22"/>
                <w:szCs w:val="22"/>
              </w:rPr>
              <w:t xml:space="preserve">The Contractor will develop physical and online exhibits. </w:t>
            </w:r>
          </w:p>
          <w:p w14:paraId="7F2279F6" w14:textId="77777777" w:rsidR="00106A42" w:rsidRDefault="00106A42" w:rsidP="004F6A01">
            <w:pPr>
              <w:rPr>
                <w:rFonts w:cstheme="minorHAnsi"/>
              </w:rPr>
            </w:pPr>
          </w:p>
        </w:tc>
        <w:tc>
          <w:tcPr>
            <w:tcW w:w="4295" w:type="dxa"/>
          </w:tcPr>
          <w:p w14:paraId="68ADBDE3" w14:textId="77777777" w:rsidR="00106A42" w:rsidRPr="00395F99" w:rsidRDefault="00395F99" w:rsidP="00395F99">
            <w:pPr>
              <w:pStyle w:val="Default"/>
            </w:pPr>
            <w:r>
              <w:rPr>
                <w:sz w:val="22"/>
                <w:szCs w:val="22"/>
              </w:rPr>
              <w:t xml:space="preserve">The Contractor will design and fabricate historical displays that include artifacts, accurate and informative text, captions, and </w:t>
            </w:r>
            <w:proofErr w:type="gramStart"/>
            <w:r>
              <w:rPr>
                <w:sz w:val="22"/>
                <w:szCs w:val="22"/>
              </w:rPr>
              <w:t>the appropriate</w:t>
            </w:r>
            <w:proofErr w:type="gramEnd"/>
            <w:r>
              <w:rPr>
                <w:sz w:val="22"/>
                <w:szCs w:val="22"/>
              </w:rPr>
              <w:t xml:space="preserve"> visual material. The engaging displays will be designed to appeal to </w:t>
            </w:r>
            <w:proofErr w:type="gramStart"/>
            <w:r>
              <w:rPr>
                <w:sz w:val="22"/>
                <w:szCs w:val="22"/>
              </w:rPr>
              <w:t>general public</w:t>
            </w:r>
            <w:proofErr w:type="gramEnd"/>
            <w:r>
              <w:rPr>
                <w:sz w:val="22"/>
                <w:szCs w:val="22"/>
              </w:rPr>
              <w:t xml:space="preserve">. </w:t>
            </w:r>
          </w:p>
        </w:tc>
        <w:tc>
          <w:tcPr>
            <w:tcW w:w="2179" w:type="dxa"/>
          </w:tcPr>
          <w:p w14:paraId="6C5AA07A" w14:textId="77777777" w:rsidR="00106A42" w:rsidRDefault="00106A42" w:rsidP="004F6A01">
            <w:pPr>
              <w:rPr>
                <w:rFonts w:cstheme="minorHAnsi"/>
              </w:rPr>
            </w:pPr>
            <w:r>
              <w:rPr>
                <w:rFonts w:cstheme="minorHAnsi"/>
              </w:rPr>
              <w:t>Re-perform at no cost to the Government.</w:t>
            </w:r>
          </w:p>
        </w:tc>
      </w:tr>
      <w:tr w:rsidR="00106A42" w14:paraId="7170BC17" w14:textId="77777777" w:rsidTr="4E9DA6B9">
        <w:tc>
          <w:tcPr>
            <w:tcW w:w="775" w:type="dxa"/>
          </w:tcPr>
          <w:p w14:paraId="746A5A87" w14:textId="3F4E62EC" w:rsidR="00106A42" w:rsidRDefault="3B314AC0" w:rsidP="4E9DA6B9">
            <w:r w:rsidRPr="4E9DA6B9">
              <w:t>5</w:t>
            </w:r>
            <w:r w:rsidR="00106A42" w:rsidRPr="4E9DA6B9">
              <w:t>.1.11</w:t>
            </w:r>
          </w:p>
        </w:tc>
        <w:tc>
          <w:tcPr>
            <w:tcW w:w="2101" w:type="dxa"/>
          </w:tcPr>
          <w:p w14:paraId="2F1FD412" w14:textId="77777777" w:rsidR="00395F99" w:rsidRDefault="00395F99" w:rsidP="00395F99">
            <w:pPr>
              <w:pStyle w:val="Default"/>
            </w:pPr>
            <w:r>
              <w:rPr>
                <w:sz w:val="22"/>
                <w:szCs w:val="22"/>
              </w:rPr>
              <w:t xml:space="preserve">The Contractor shall conduct oral history interviews. </w:t>
            </w:r>
          </w:p>
          <w:p w14:paraId="73178716" w14:textId="77777777" w:rsidR="00106A42" w:rsidRDefault="00106A42" w:rsidP="004F6A01">
            <w:pPr>
              <w:rPr>
                <w:rFonts w:cstheme="minorHAnsi"/>
              </w:rPr>
            </w:pPr>
          </w:p>
        </w:tc>
        <w:tc>
          <w:tcPr>
            <w:tcW w:w="4295" w:type="dxa"/>
          </w:tcPr>
          <w:p w14:paraId="68A63AF2" w14:textId="27F42695" w:rsidR="00106A42" w:rsidRPr="00395F99" w:rsidRDefault="19A383DE" w:rsidP="00395F99">
            <w:pPr>
              <w:pStyle w:val="Default"/>
            </w:pPr>
            <w:r w:rsidRPr="463B2141">
              <w:rPr>
                <w:sz w:val="22"/>
                <w:szCs w:val="22"/>
              </w:rPr>
              <w:t xml:space="preserve">The Contractor will prepare for and conduct oral history interviews. Interviews will be conducted in accordance with </w:t>
            </w:r>
            <w:r w:rsidR="0E6604B3" w:rsidRPr="463B2141">
              <w:rPr>
                <w:i/>
                <w:iCs/>
                <w:sz w:val="22"/>
                <w:szCs w:val="22"/>
              </w:rPr>
              <w:t xml:space="preserve">Oral History in the U.S. Army Corps of Engineers: A Guide. </w:t>
            </w:r>
            <w:r w:rsidRPr="463B2141">
              <w:rPr>
                <w:sz w:val="22"/>
                <w:szCs w:val="22"/>
              </w:rPr>
              <w:t xml:space="preserve"> All interviews </w:t>
            </w:r>
            <w:r w:rsidR="00540FB5" w:rsidRPr="463B2141">
              <w:rPr>
                <w:sz w:val="22"/>
                <w:szCs w:val="22"/>
              </w:rPr>
              <w:t xml:space="preserve">must be </w:t>
            </w:r>
            <w:r w:rsidRPr="463B2141">
              <w:rPr>
                <w:sz w:val="22"/>
                <w:szCs w:val="22"/>
              </w:rPr>
              <w:t xml:space="preserve">recorded on high quality digital recorders, external XLR microphones, and recorded in uncompressed WAV format. For each interview the Contractor will prepare a list of keywords to facilitate transcription. </w:t>
            </w:r>
          </w:p>
        </w:tc>
        <w:tc>
          <w:tcPr>
            <w:tcW w:w="2179" w:type="dxa"/>
          </w:tcPr>
          <w:p w14:paraId="4C303BBE" w14:textId="77777777" w:rsidR="00106A42" w:rsidRDefault="00106A42" w:rsidP="004F6A01">
            <w:pPr>
              <w:rPr>
                <w:rFonts w:cstheme="minorHAnsi"/>
              </w:rPr>
            </w:pPr>
            <w:r>
              <w:rPr>
                <w:rFonts w:cstheme="minorHAnsi"/>
              </w:rPr>
              <w:t>Re-perform at no cost to the Government.</w:t>
            </w:r>
          </w:p>
        </w:tc>
      </w:tr>
      <w:tr w:rsidR="00106A42" w14:paraId="328D9274" w14:textId="77777777" w:rsidTr="4E9DA6B9">
        <w:tc>
          <w:tcPr>
            <w:tcW w:w="775" w:type="dxa"/>
          </w:tcPr>
          <w:p w14:paraId="0CECB6EB" w14:textId="32FB8117" w:rsidR="00106A42" w:rsidRDefault="2C21723B" w:rsidP="4E9DA6B9">
            <w:r w:rsidRPr="4E9DA6B9">
              <w:t>5</w:t>
            </w:r>
            <w:r w:rsidR="00106A42" w:rsidRPr="4E9DA6B9">
              <w:t>.1.12</w:t>
            </w:r>
          </w:p>
        </w:tc>
        <w:tc>
          <w:tcPr>
            <w:tcW w:w="2101" w:type="dxa"/>
          </w:tcPr>
          <w:p w14:paraId="703212E2" w14:textId="77777777" w:rsidR="00395F99" w:rsidRDefault="00395F99" w:rsidP="00395F99">
            <w:pPr>
              <w:pStyle w:val="Default"/>
            </w:pPr>
            <w:r>
              <w:rPr>
                <w:sz w:val="22"/>
                <w:szCs w:val="22"/>
              </w:rPr>
              <w:t xml:space="preserve">The Contractor will develop web pages or web sites. </w:t>
            </w:r>
          </w:p>
          <w:p w14:paraId="4C0B6D2C" w14:textId="77777777" w:rsidR="00106A42" w:rsidRDefault="00106A42" w:rsidP="004F6A01">
            <w:pPr>
              <w:rPr>
                <w:rFonts w:cstheme="minorHAnsi"/>
              </w:rPr>
            </w:pPr>
          </w:p>
        </w:tc>
        <w:tc>
          <w:tcPr>
            <w:tcW w:w="4295" w:type="dxa"/>
          </w:tcPr>
          <w:p w14:paraId="6D682199" w14:textId="77777777" w:rsidR="00106A42" w:rsidRPr="00395F99" w:rsidRDefault="00395F99" w:rsidP="00395F99">
            <w:pPr>
              <w:pStyle w:val="Default"/>
            </w:pPr>
            <w:r>
              <w:rPr>
                <w:sz w:val="22"/>
                <w:szCs w:val="22"/>
              </w:rPr>
              <w:t xml:space="preserve">The Contractor will prepare web pages or sites using commercially available software in accordance with Office of History design standards and style guide. The pages and sites will be well organized, visually appealing, and easy to use. </w:t>
            </w:r>
          </w:p>
        </w:tc>
        <w:tc>
          <w:tcPr>
            <w:tcW w:w="2179" w:type="dxa"/>
          </w:tcPr>
          <w:p w14:paraId="4EDDEB02" w14:textId="77777777" w:rsidR="00106A42" w:rsidRDefault="00106A42" w:rsidP="004F6A01">
            <w:pPr>
              <w:rPr>
                <w:rFonts w:cstheme="minorHAnsi"/>
              </w:rPr>
            </w:pPr>
            <w:r>
              <w:rPr>
                <w:rFonts w:cstheme="minorHAnsi"/>
              </w:rPr>
              <w:t>Re-perform at no cost to the Government.</w:t>
            </w:r>
          </w:p>
        </w:tc>
      </w:tr>
      <w:tr w:rsidR="00C349C7" w:rsidRPr="0044609C" w14:paraId="19374CE1" w14:textId="77777777" w:rsidTr="4E9DA6B9">
        <w:tc>
          <w:tcPr>
            <w:tcW w:w="775" w:type="dxa"/>
          </w:tcPr>
          <w:p w14:paraId="0DD75723" w14:textId="33640DC6" w:rsidR="00C349C7" w:rsidRPr="000940C7" w:rsidRDefault="61CD0E59" w:rsidP="4E9DA6B9">
            <w:r w:rsidRPr="4E9DA6B9">
              <w:t>5</w:t>
            </w:r>
            <w:r w:rsidR="00C349C7" w:rsidRPr="4E9DA6B9">
              <w:t>.1.13</w:t>
            </w:r>
          </w:p>
        </w:tc>
        <w:tc>
          <w:tcPr>
            <w:tcW w:w="2101" w:type="dxa"/>
          </w:tcPr>
          <w:p w14:paraId="193695CF" w14:textId="71353CB9" w:rsidR="00C349C7" w:rsidRPr="000940C7" w:rsidRDefault="00C0340E" w:rsidP="00395F99">
            <w:pPr>
              <w:pStyle w:val="Default"/>
              <w:rPr>
                <w:sz w:val="22"/>
                <w:szCs w:val="22"/>
              </w:rPr>
            </w:pPr>
            <w:r w:rsidRPr="000940C7">
              <w:rPr>
                <w:sz w:val="22"/>
                <w:szCs w:val="22"/>
              </w:rPr>
              <w:t>The contractor will provide library services for CEHO’s book and print collections</w:t>
            </w:r>
          </w:p>
        </w:tc>
        <w:tc>
          <w:tcPr>
            <w:tcW w:w="4295" w:type="dxa"/>
          </w:tcPr>
          <w:p w14:paraId="5E1DF399" w14:textId="7881418A" w:rsidR="00C349C7" w:rsidRPr="000940C7" w:rsidRDefault="0044609C" w:rsidP="0044609C">
            <w:pPr>
              <w:pStyle w:val="Default"/>
              <w:rPr>
                <w:sz w:val="22"/>
                <w:szCs w:val="22"/>
              </w:rPr>
            </w:pPr>
            <w:r w:rsidRPr="000940C7">
              <w:rPr>
                <w:sz w:val="22"/>
                <w:szCs w:val="22"/>
              </w:rPr>
              <w:t>The Contractor will provide cataloguing services for print materials; support collections development activities; and provide metadata services for ongoing digitization efforts</w:t>
            </w:r>
          </w:p>
        </w:tc>
        <w:tc>
          <w:tcPr>
            <w:tcW w:w="2179" w:type="dxa"/>
          </w:tcPr>
          <w:p w14:paraId="3E1726C6" w14:textId="2A5719CC" w:rsidR="00C349C7" w:rsidRPr="000940C7" w:rsidRDefault="0044609C" w:rsidP="004F6A01">
            <w:pPr>
              <w:rPr>
                <w:rFonts w:cstheme="minorHAnsi"/>
              </w:rPr>
            </w:pPr>
            <w:r w:rsidRPr="000940C7">
              <w:rPr>
                <w:rFonts w:cstheme="minorHAnsi"/>
              </w:rPr>
              <w:t>Re-perform at no cost to the Government.</w:t>
            </w:r>
          </w:p>
        </w:tc>
      </w:tr>
      <w:tr w:rsidR="00C349C7" w14:paraId="3A2D7849" w14:textId="77777777" w:rsidTr="4E9DA6B9">
        <w:tc>
          <w:tcPr>
            <w:tcW w:w="775" w:type="dxa"/>
          </w:tcPr>
          <w:p w14:paraId="35858CE2" w14:textId="542282CD" w:rsidR="00C349C7" w:rsidRPr="000940C7" w:rsidRDefault="46E22139" w:rsidP="4E9DA6B9">
            <w:r w:rsidRPr="4E9DA6B9">
              <w:t>5</w:t>
            </w:r>
            <w:r w:rsidR="00C349C7" w:rsidRPr="4E9DA6B9">
              <w:t>.1.14</w:t>
            </w:r>
          </w:p>
        </w:tc>
        <w:tc>
          <w:tcPr>
            <w:tcW w:w="2101" w:type="dxa"/>
          </w:tcPr>
          <w:p w14:paraId="5F7A887A" w14:textId="5AC7B740" w:rsidR="00C349C7" w:rsidRPr="000940C7" w:rsidRDefault="72F76F6F" w:rsidP="0044609C">
            <w:pPr>
              <w:pStyle w:val="Default"/>
              <w:rPr>
                <w:sz w:val="22"/>
                <w:szCs w:val="22"/>
              </w:rPr>
            </w:pPr>
            <w:r w:rsidRPr="463B2141">
              <w:rPr>
                <w:sz w:val="22"/>
                <w:szCs w:val="22"/>
              </w:rPr>
              <w:t xml:space="preserve">The contractor will provide </w:t>
            </w:r>
            <w:r w:rsidRPr="463B2141">
              <w:rPr>
                <w:sz w:val="22"/>
                <w:szCs w:val="22"/>
              </w:rPr>
              <w:lastRenderedPageBreak/>
              <w:t xml:space="preserve">archaeological support services </w:t>
            </w:r>
          </w:p>
        </w:tc>
        <w:tc>
          <w:tcPr>
            <w:tcW w:w="4295" w:type="dxa"/>
          </w:tcPr>
          <w:p w14:paraId="7AD28A02" w14:textId="6D4FA86B" w:rsidR="00C349C7" w:rsidRPr="000940C7" w:rsidRDefault="0044609C" w:rsidP="004C16B6">
            <w:pPr>
              <w:pStyle w:val="Default"/>
              <w:rPr>
                <w:sz w:val="22"/>
                <w:szCs w:val="22"/>
              </w:rPr>
            </w:pPr>
            <w:r w:rsidRPr="000940C7">
              <w:rPr>
                <w:sz w:val="23"/>
                <w:szCs w:val="23"/>
              </w:rPr>
              <w:lastRenderedPageBreak/>
              <w:t xml:space="preserve">The Contractor will conduct </w:t>
            </w:r>
            <w:r w:rsidR="004C16B6">
              <w:rPr>
                <w:sz w:val="23"/>
                <w:szCs w:val="23"/>
              </w:rPr>
              <w:t xml:space="preserve">archeological or cultural resource management research </w:t>
            </w:r>
            <w:r w:rsidR="004C16B6">
              <w:rPr>
                <w:sz w:val="23"/>
                <w:szCs w:val="23"/>
              </w:rPr>
              <w:lastRenderedPageBreak/>
              <w:t>and p</w:t>
            </w:r>
            <w:r w:rsidRPr="000940C7">
              <w:rPr>
                <w:sz w:val="23"/>
                <w:szCs w:val="23"/>
              </w:rPr>
              <w:t xml:space="preserve">repare in-depth reports </w:t>
            </w:r>
            <w:r w:rsidR="004C16B6">
              <w:rPr>
                <w:sz w:val="23"/>
                <w:szCs w:val="23"/>
              </w:rPr>
              <w:t xml:space="preserve">on </w:t>
            </w:r>
            <w:proofErr w:type="gramStart"/>
            <w:r w:rsidR="004C16B6">
              <w:rPr>
                <w:sz w:val="23"/>
                <w:szCs w:val="23"/>
              </w:rPr>
              <w:t xml:space="preserve">those </w:t>
            </w:r>
            <w:r w:rsidRPr="000940C7">
              <w:rPr>
                <w:sz w:val="23"/>
                <w:szCs w:val="23"/>
              </w:rPr>
              <w:t xml:space="preserve"> resources</w:t>
            </w:r>
            <w:proofErr w:type="gramEnd"/>
            <w:r w:rsidRPr="000940C7">
              <w:rPr>
                <w:sz w:val="23"/>
                <w:szCs w:val="23"/>
              </w:rPr>
              <w:t xml:space="preserve"> </w:t>
            </w:r>
          </w:p>
        </w:tc>
        <w:tc>
          <w:tcPr>
            <w:tcW w:w="2179" w:type="dxa"/>
          </w:tcPr>
          <w:p w14:paraId="7A0558D2" w14:textId="6A857F4C" w:rsidR="00C349C7" w:rsidRPr="004C16B6" w:rsidRDefault="0044609C" w:rsidP="004F6A01">
            <w:pPr>
              <w:rPr>
                <w:rFonts w:cstheme="minorHAnsi"/>
              </w:rPr>
            </w:pPr>
            <w:r w:rsidRPr="000940C7">
              <w:rPr>
                <w:rFonts w:cstheme="minorHAnsi"/>
              </w:rPr>
              <w:lastRenderedPageBreak/>
              <w:t>Re-perform at no cost to the Government.</w:t>
            </w:r>
          </w:p>
        </w:tc>
      </w:tr>
    </w:tbl>
    <w:p w14:paraId="7C38471A" w14:textId="77777777" w:rsidR="009243E4" w:rsidRPr="009243E4" w:rsidRDefault="009243E4" w:rsidP="004F6A01">
      <w:pPr>
        <w:rPr>
          <w:rFonts w:cstheme="minorHAnsi"/>
        </w:rPr>
      </w:pPr>
      <w:r w:rsidRPr="009243E4">
        <w:rPr>
          <w:rFonts w:cstheme="minorHAnsi"/>
        </w:rPr>
        <w:br w:type="page"/>
      </w:r>
    </w:p>
    <w:p w14:paraId="0ED5B818" w14:textId="77777777" w:rsidR="00AB1E73" w:rsidRDefault="00AB1E73" w:rsidP="00AB1E73">
      <w:pPr>
        <w:spacing w:line="240" w:lineRule="auto"/>
        <w:contextualSpacing/>
        <w:jc w:val="center"/>
        <w:rPr>
          <w:b/>
          <w:sz w:val="24"/>
          <w:szCs w:val="24"/>
        </w:rPr>
      </w:pPr>
      <w:r>
        <w:rPr>
          <w:b/>
          <w:sz w:val="24"/>
          <w:szCs w:val="24"/>
        </w:rPr>
        <w:lastRenderedPageBreak/>
        <w:t>APPENDIX A – LABOR CATEGORIES</w:t>
      </w:r>
    </w:p>
    <w:p w14:paraId="38042A57" w14:textId="77777777" w:rsidR="00AB1E73" w:rsidRDefault="00AB1E73" w:rsidP="00AB1E73">
      <w:pPr>
        <w:spacing w:line="240" w:lineRule="auto"/>
        <w:contextualSpacing/>
        <w:jc w:val="center"/>
        <w:rPr>
          <w:b/>
          <w:sz w:val="20"/>
        </w:rPr>
      </w:pPr>
    </w:p>
    <w:p w14:paraId="12D9193C" w14:textId="77777777" w:rsidR="00AB1E73" w:rsidRDefault="00AB1E73" w:rsidP="00AB1E73">
      <w:pPr>
        <w:spacing w:line="240" w:lineRule="auto"/>
        <w:contextualSpacing/>
      </w:pPr>
      <w:r>
        <w:t>The following labor categories are the only approved labor categories to be used on task orders:</w:t>
      </w:r>
    </w:p>
    <w:p w14:paraId="2DA9CD2B" w14:textId="77777777" w:rsidR="00AB1E73" w:rsidRDefault="00AB1E73" w:rsidP="00AB1E73">
      <w:pPr>
        <w:spacing w:line="240" w:lineRule="auto"/>
        <w:contextualSpacing/>
        <w:rPr>
          <w:sz w:val="24"/>
        </w:rPr>
      </w:pPr>
    </w:p>
    <w:p w14:paraId="6630B134" w14:textId="77777777" w:rsidR="00AB1E73" w:rsidRDefault="00AB1E73" w:rsidP="00AB1E73">
      <w:pPr>
        <w:spacing w:line="240" w:lineRule="auto"/>
        <w:contextualSpacing/>
        <w:rPr>
          <w:sz w:val="24"/>
        </w:rPr>
      </w:pPr>
      <w:r>
        <w:rPr>
          <w:b/>
          <w:sz w:val="24"/>
        </w:rPr>
        <w:t>Supervisory Archivist</w:t>
      </w:r>
      <w:r>
        <w:rPr>
          <w:b/>
          <w:sz w:val="24"/>
        </w:rPr>
        <w:br/>
      </w:r>
      <w:r>
        <w:rPr>
          <w:sz w:val="24"/>
        </w:rPr>
        <w:tab/>
        <w:t>Must:</w:t>
      </w:r>
    </w:p>
    <w:p w14:paraId="750AF5C6" w14:textId="77777777" w:rsidR="00AB1E73" w:rsidRDefault="00AB1E73" w:rsidP="00AB1E73">
      <w:pPr>
        <w:widowControl w:val="0"/>
        <w:numPr>
          <w:ilvl w:val="0"/>
          <w:numId w:val="23"/>
        </w:numPr>
        <w:autoSpaceDE w:val="0"/>
        <w:autoSpaceDN w:val="0"/>
        <w:adjustRightInd w:val="0"/>
        <w:spacing w:line="240" w:lineRule="auto"/>
        <w:contextualSpacing/>
        <w:rPr>
          <w:sz w:val="24"/>
        </w:rPr>
      </w:pPr>
      <w:r>
        <w:rPr>
          <w:sz w:val="24"/>
        </w:rPr>
        <w:t xml:space="preserve">Have an American Library Association (ALA)-accredited Master of Library Science (MLS) or </w:t>
      </w:r>
      <w:proofErr w:type="gramStart"/>
      <w:r>
        <w:rPr>
          <w:sz w:val="24"/>
        </w:rPr>
        <w:t>Master in Library and Information Science</w:t>
      </w:r>
      <w:proofErr w:type="gramEnd"/>
      <w:r>
        <w:rPr>
          <w:sz w:val="24"/>
        </w:rPr>
        <w:t xml:space="preserve"> (MLIS) degree with a concentration in archival studies, library sciences, or a related field. A master’s degree in a related field may be substituted for an MLS or MLIS degree provided the candidate has five years’ experience processing archival materials, digitizing material, and working with large quantities of electronic records.</w:t>
      </w:r>
    </w:p>
    <w:p w14:paraId="40839D9F" w14:textId="77777777" w:rsidR="00AB1E73" w:rsidRDefault="00AB1E73" w:rsidP="00AB1E73">
      <w:pPr>
        <w:widowControl w:val="0"/>
        <w:numPr>
          <w:ilvl w:val="0"/>
          <w:numId w:val="23"/>
        </w:numPr>
        <w:autoSpaceDE w:val="0"/>
        <w:autoSpaceDN w:val="0"/>
        <w:adjustRightInd w:val="0"/>
        <w:spacing w:line="240" w:lineRule="auto"/>
        <w:contextualSpacing/>
        <w:rPr>
          <w:sz w:val="24"/>
        </w:rPr>
      </w:pPr>
      <w:proofErr w:type="gramStart"/>
      <w:r>
        <w:rPr>
          <w:sz w:val="24"/>
        </w:rPr>
        <w:t>Have</w:t>
      </w:r>
      <w:proofErr w:type="gramEnd"/>
      <w:r>
        <w:rPr>
          <w:sz w:val="24"/>
        </w:rPr>
        <w:t xml:space="preserve"> three years’ experience processing archival materials to include: arranging, describing, preserving, and cataloging archival and digital materials and preparing finding aids.</w:t>
      </w:r>
    </w:p>
    <w:p w14:paraId="1442BDCC" w14:textId="77777777" w:rsidR="00AB1E73" w:rsidRDefault="00AB1E73" w:rsidP="00AB1E73">
      <w:pPr>
        <w:widowControl w:val="0"/>
        <w:numPr>
          <w:ilvl w:val="0"/>
          <w:numId w:val="23"/>
        </w:numPr>
        <w:autoSpaceDE w:val="0"/>
        <w:autoSpaceDN w:val="0"/>
        <w:adjustRightInd w:val="0"/>
        <w:spacing w:line="240" w:lineRule="auto"/>
        <w:contextualSpacing/>
        <w:rPr>
          <w:sz w:val="24"/>
        </w:rPr>
      </w:pPr>
      <w:proofErr w:type="gramStart"/>
      <w:r>
        <w:rPr>
          <w:sz w:val="24"/>
        </w:rPr>
        <w:t>Have</w:t>
      </w:r>
      <w:proofErr w:type="gramEnd"/>
      <w:r>
        <w:rPr>
          <w:sz w:val="24"/>
        </w:rPr>
        <w:t xml:space="preserve"> three years’ experience working with large quantities of digital records, including image capture, data migration and metadata creation, and converting a wide variety of existing historic material to digital formats and preparing the related metadata.</w:t>
      </w:r>
    </w:p>
    <w:p w14:paraId="5F77F733" w14:textId="77777777" w:rsidR="00AB1E73" w:rsidRDefault="00AB1E73" w:rsidP="00AB1E73">
      <w:pPr>
        <w:widowControl w:val="0"/>
        <w:numPr>
          <w:ilvl w:val="0"/>
          <w:numId w:val="23"/>
        </w:numPr>
        <w:autoSpaceDE w:val="0"/>
        <w:autoSpaceDN w:val="0"/>
        <w:adjustRightInd w:val="0"/>
        <w:spacing w:line="240" w:lineRule="auto"/>
        <w:contextualSpacing/>
        <w:rPr>
          <w:sz w:val="24"/>
        </w:rPr>
      </w:pPr>
      <w:r>
        <w:rPr>
          <w:sz w:val="24"/>
        </w:rPr>
        <w:t>Be familiar with, and able to supervise work in, Encoded Archival Description (EAD), including working knowledge of XML-related tools such as Oxygen.</w:t>
      </w:r>
    </w:p>
    <w:p w14:paraId="1853534B" w14:textId="77777777" w:rsidR="00AB1E73" w:rsidRDefault="00AB1E73" w:rsidP="00AB1E73">
      <w:pPr>
        <w:widowControl w:val="0"/>
        <w:numPr>
          <w:ilvl w:val="0"/>
          <w:numId w:val="23"/>
        </w:numPr>
        <w:autoSpaceDE w:val="0"/>
        <w:autoSpaceDN w:val="0"/>
        <w:adjustRightInd w:val="0"/>
        <w:spacing w:line="240" w:lineRule="auto"/>
        <w:contextualSpacing/>
        <w:rPr>
          <w:sz w:val="24"/>
        </w:rPr>
      </w:pPr>
      <w:proofErr w:type="gramStart"/>
      <w:r>
        <w:rPr>
          <w:sz w:val="24"/>
        </w:rPr>
        <w:t>Have</w:t>
      </w:r>
      <w:proofErr w:type="gramEnd"/>
      <w:r>
        <w:rPr>
          <w:sz w:val="24"/>
        </w:rPr>
        <w:t xml:space="preserve"> one years’ experience overseeing archival operations, supervising archivists, and exercising quality control over projects.</w:t>
      </w:r>
    </w:p>
    <w:p w14:paraId="4FAF3013" w14:textId="5C7706CF" w:rsidR="00AB1E73" w:rsidRDefault="00AB1E73" w:rsidP="00AB1E73">
      <w:pPr>
        <w:widowControl w:val="0"/>
        <w:numPr>
          <w:ilvl w:val="0"/>
          <w:numId w:val="23"/>
        </w:numPr>
        <w:autoSpaceDE w:val="0"/>
        <w:autoSpaceDN w:val="0"/>
        <w:adjustRightInd w:val="0"/>
        <w:spacing w:line="240" w:lineRule="auto"/>
        <w:contextualSpacing/>
        <w:rPr>
          <w:sz w:val="24"/>
        </w:rPr>
      </w:pPr>
      <w:r>
        <w:rPr>
          <w:sz w:val="24"/>
        </w:rPr>
        <w:t>Provide three finding aids and detailed descriptions of digitization projects for evaluation.</w:t>
      </w:r>
    </w:p>
    <w:p w14:paraId="5D4D1FD8" w14:textId="77777777" w:rsidR="005B2461" w:rsidRDefault="005B2461" w:rsidP="005B2461">
      <w:pPr>
        <w:widowControl w:val="0"/>
        <w:autoSpaceDE w:val="0"/>
        <w:autoSpaceDN w:val="0"/>
        <w:adjustRightInd w:val="0"/>
        <w:spacing w:line="240" w:lineRule="auto"/>
        <w:ind w:left="720"/>
        <w:contextualSpacing/>
        <w:rPr>
          <w:sz w:val="24"/>
        </w:rPr>
      </w:pPr>
    </w:p>
    <w:p w14:paraId="0ED41BDA" w14:textId="77777777" w:rsidR="00AB1E73" w:rsidRDefault="00AB1E73" w:rsidP="00AB1E73">
      <w:pPr>
        <w:spacing w:line="240" w:lineRule="auto"/>
        <w:contextualSpacing/>
        <w:rPr>
          <w:sz w:val="24"/>
        </w:rPr>
      </w:pPr>
      <w:r>
        <w:rPr>
          <w:b/>
          <w:sz w:val="24"/>
          <w:szCs w:val="24"/>
        </w:rPr>
        <w:t>Archivist</w:t>
      </w:r>
      <w:r>
        <w:rPr>
          <w:b/>
          <w:sz w:val="24"/>
          <w:szCs w:val="24"/>
        </w:rPr>
        <w:br/>
      </w:r>
      <w:r>
        <w:rPr>
          <w:sz w:val="24"/>
        </w:rPr>
        <w:tab/>
        <w:t>Must:</w:t>
      </w:r>
    </w:p>
    <w:p w14:paraId="7A3D3097" w14:textId="77777777" w:rsidR="00AB1E73" w:rsidRDefault="00AB1E73" w:rsidP="00AB1E73">
      <w:pPr>
        <w:numPr>
          <w:ilvl w:val="0"/>
          <w:numId w:val="24"/>
        </w:numPr>
        <w:spacing w:line="240" w:lineRule="auto"/>
        <w:contextualSpacing/>
        <w:rPr>
          <w:sz w:val="24"/>
          <w:szCs w:val="24"/>
        </w:rPr>
      </w:pPr>
      <w:r>
        <w:rPr>
          <w:sz w:val="24"/>
          <w:szCs w:val="24"/>
        </w:rPr>
        <w:t>Have an ALA-accredited MLS or MLIS with a concentration in archival studies, archival management, or records management.</w:t>
      </w:r>
    </w:p>
    <w:p w14:paraId="187E0C1E" w14:textId="77777777" w:rsidR="00AB1E73" w:rsidRDefault="00AB1E73" w:rsidP="00AB1E73">
      <w:pPr>
        <w:numPr>
          <w:ilvl w:val="0"/>
          <w:numId w:val="24"/>
        </w:numPr>
        <w:spacing w:line="240" w:lineRule="auto"/>
        <w:contextualSpacing/>
        <w:rPr>
          <w:sz w:val="24"/>
          <w:szCs w:val="24"/>
        </w:rPr>
      </w:pPr>
      <w:proofErr w:type="gramStart"/>
      <w:r>
        <w:rPr>
          <w:sz w:val="24"/>
          <w:szCs w:val="24"/>
        </w:rPr>
        <w:t>Have</w:t>
      </w:r>
      <w:proofErr w:type="gramEnd"/>
      <w:r>
        <w:rPr>
          <w:sz w:val="24"/>
          <w:szCs w:val="24"/>
        </w:rPr>
        <w:t xml:space="preserve"> two years’ experience processing archival collections to include original arrangement, description, and preservation of collections in accordance with professional best practices.</w:t>
      </w:r>
    </w:p>
    <w:p w14:paraId="36A386BB" w14:textId="77777777" w:rsidR="00AB1E73" w:rsidRDefault="00AB1E73" w:rsidP="00AB1E73">
      <w:pPr>
        <w:numPr>
          <w:ilvl w:val="0"/>
          <w:numId w:val="24"/>
        </w:numPr>
        <w:spacing w:line="240" w:lineRule="auto"/>
        <w:contextualSpacing/>
        <w:rPr>
          <w:sz w:val="24"/>
          <w:szCs w:val="24"/>
        </w:rPr>
      </w:pPr>
      <w:r>
        <w:rPr>
          <w:sz w:val="24"/>
          <w:szCs w:val="24"/>
        </w:rPr>
        <w:t xml:space="preserve">Have experience with historical research </w:t>
      </w:r>
      <w:proofErr w:type="gramStart"/>
      <w:r>
        <w:rPr>
          <w:sz w:val="24"/>
          <w:szCs w:val="24"/>
        </w:rPr>
        <w:t>in order to</w:t>
      </w:r>
      <w:proofErr w:type="gramEnd"/>
      <w:r>
        <w:rPr>
          <w:sz w:val="24"/>
          <w:szCs w:val="24"/>
        </w:rPr>
        <w:t xml:space="preserve"> conduct biographical and historical context research as applied to archival collections.</w:t>
      </w:r>
    </w:p>
    <w:p w14:paraId="3A7497BD" w14:textId="77777777" w:rsidR="00AB1E73" w:rsidRDefault="00AB1E73" w:rsidP="00AB1E73">
      <w:pPr>
        <w:numPr>
          <w:ilvl w:val="0"/>
          <w:numId w:val="24"/>
        </w:numPr>
        <w:spacing w:line="240" w:lineRule="auto"/>
        <w:contextualSpacing/>
        <w:rPr>
          <w:sz w:val="24"/>
          <w:szCs w:val="24"/>
        </w:rPr>
      </w:pPr>
      <w:proofErr w:type="gramStart"/>
      <w:r>
        <w:rPr>
          <w:sz w:val="24"/>
          <w:szCs w:val="24"/>
        </w:rPr>
        <w:t>Have</w:t>
      </w:r>
      <w:proofErr w:type="gramEnd"/>
      <w:r>
        <w:rPr>
          <w:sz w:val="24"/>
          <w:szCs w:val="24"/>
        </w:rPr>
        <w:t xml:space="preserve"> two years’ experience digitizing a wide variety of historical materials, including applying metadata to ensure interoperability and discoverability.</w:t>
      </w:r>
    </w:p>
    <w:p w14:paraId="25EE0567" w14:textId="77777777" w:rsidR="00AB1E73" w:rsidRDefault="00AB1E73" w:rsidP="00AB1E73">
      <w:pPr>
        <w:numPr>
          <w:ilvl w:val="0"/>
          <w:numId w:val="24"/>
        </w:numPr>
        <w:spacing w:line="240" w:lineRule="auto"/>
        <w:contextualSpacing/>
        <w:rPr>
          <w:sz w:val="24"/>
          <w:szCs w:val="24"/>
        </w:rPr>
      </w:pPr>
      <w:r>
        <w:rPr>
          <w:sz w:val="24"/>
          <w:szCs w:val="24"/>
        </w:rPr>
        <w:t>Have experience with Encoded Archival Description (EAD) and XML-related tools such as Oxygen.</w:t>
      </w:r>
    </w:p>
    <w:p w14:paraId="37520ECB" w14:textId="77777777" w:rsidR="00AB1E73" w:rsidRDefault="00AB1E73" w:rsidP="00AB1E73">
      <w:pPr>
        <w:numPr>
          <w:ilvl w:val="0"/>
          <w:numId w:val="24"/>
        </w:numPr>
        <w:spacing w:line="240" w:lineRule="auto"/>
        <w:contextualSpacing/>
        <w:rPr>
          <w:sz w:val="24"/>
          <w:szCs w:val="24"/>
        </w:rPr>
      </w:pPr>
      <w:r>
        <w:rPr>
          <w:sz w:val="24"/>
          <w:szCs w:val="24"/>
        </w:rPr>
        <w:t>Have an aptitude for complex, analytical work with excellent attention to detail.</w:t>
      </w:r>
    </w:p>
    <w:p w14:paraId="620E5B6F" w14:textId="77777777" w:rsidR="00AB1E73" w:rsidRDefault="00AB1E73" w:rsidP="00AB1E73">
      <w:pPr>
        <w:numPr>
          <w:ilvl w:val="0"/>
          <w:numId w:val="24"/>
        </w:numPr>
        <w:spacing w:line="240" w:lineRule="auto"/>
        <w:contextualSpacing/>
        <w:rPr>
          <w:sz w:val="24"/>
          <w:szCs w:val="24"/>
        </w:rPr>
      </w:pPr>
      <w:r>
        <w:rPr>
          <w:sz w:val="24"/>
          <w:szCs w:val="24"/>
        </w:rPr>
        <w:t xml:space="preserve">Be able to lift materials </w:t>
      </w:r>
      <w:proofErr w:type="gramStart"/>
      <w:r>
        <w:rPr>
          <w:sz w:val="24"/>
          <w:szCs w:val="24"/>
        </w:rPr>
        <w:t>weighing</w:t>
      </w:r>
      <w:proofErr w:type="gramEnd"/>
      <w:r>
        <w:rPr>
          <w:sz w:val="24"/>
          <w:szCs w:val="24"/>
        </w:rPr>
        <w:t xml:space="preserve"> up to 20 pounds.</w:t>
      </w:r>
    </w:p>
    <w:p w14:paraId="5BD69B6C" w14:textId="77777777" w:rsidR="00AB1E73" w:rsidRDefault="00AB1E73" w:rsidP="00AB1E73">
      <w:pPr>
        <w:numPr>
          <w:ilvl w:val="0"/>
          <w:numId w:val="24"/>
        </w:numPr>
        <w:spacing w:line="240" w:lineRule="auto"/>
        <w:contextualSpacing/>
        <w:rPr>
          <w:sz w:val="24"/>
          <w:szCs w:val="24"/>
        </w:rPr>
      </w:pPr>
      <w:r>
        <w:rPr>
          <w:sz w:val="24"/>
          <w:szCs w:val="24"/>
        </w:rPr>
        <w:t>Provide two sample finding aids with detailed DACS elements, and which demonstrate historical research and writing ability.</w:t>
      </w:r>
    </w:p>
    <w:p w14:paraId="53155FDD" w14:textId="77777777" w:rsidR="00AB1E73" w:rsidRDefault="00AB1E73" w:rsidP="00AB1E73">
      <w:pPr>
        <w:spacing w:line="240" w:lineRule="auto"/>
        <w:contextualSpacing/>
        <w:rPr>
          <w:b/>
          <w:sz w:val="24"/>
          <w:szCs w:val="24"/>
        </w:rPr>
      </w:pPr>
    </w:p>
    <w:p w14:paraId="760B951F" w14:textId="77777777" w:rsidR="00AB1E73" w:rsidRDefault="00AB1E73" w:rsidP="00AB1E73">
      <w:pPr>
        <w:spacing w:line="240" w:lineRule="auto"/>
        <w:contextualSpacing/>
        <w:rPr>
          <w:b/>
          <w:sz w:val="24"/>
          <w:szCs w:val="24"/>
        </w:rPr>
      </w:pPr>
    </w:p>
    <w:p w14:paraId="3564BF6C" w14:textId="77777777" w:rsidR="00AB1E73" w:rsidRDefault="00AB1E73" w:rsidP="00AB1E73">
      <w:pPr>
        <w:spacing w:line="240" w:lineRule="auto"/>
        <w:contextualSpacing/>
        <w:rPr>
          <w:sz w:val="24"/>
        </w:rPr>
      </w:pPr>
      <w:r>
        <w:rPr>
          <w:b/>
          <w:sz w:val="24"/>
          <w:szCs w:val="24"/>
        </w:rPr>
        <w:t>Digital Archivist</w:t>
      </w:r>
      <w:r>
        <w:rPr>
          <w:b/>
          <w:sz w:val="24"/>
          <w:szCs w:val="24"/>
        </w:rPr>
        <w:br/>
      </w:r>
      <w:r>
        <w:rPr>
          <w:sz w:val="24"/>
        </w:rPr>
        <w:tab/>
        <w:t>Must:</w:t>
      </w:r>
    </w:p>
    <w:p w14:paraId="75106122" w14:textId="77777777" w:rsidR="00AB1E73" w:rsidRDefault="00AB1E73" w:rsidP="00AB1E73">
      <w:pPr>
        <w:numPr>
          <w:ilvl w:val="0"/>
          <w:numId w:val="25"/>
        </w:numPr>
        <w:spacing w:line="240" w:lineRule="auto"/>
        <w:contextualSpacing/>
        <w:rPr>
          <w:sz w:val="24"/>
          <w:szCs w:val="24"/>
        </w:rPr>
      </w:pPr>
      <w:r>
        <w:rPr>
          <w:sz w:val="24"/>
          <w:szCs w:val="24"/>
        </w:rPr>
        <w:t>Have an ALA-accredited MLIS with a concentration in digital archiving, or a related field in information management, or a Society of American Archivists (SAA) Digital Archives Specialist (DAS) certificate.</w:t>
      </w:r>
    </w:p>
    <w:p w14:paraId="106B3976" w14:textId="77777777" w:rsidR="00AB1E73" w:rsidRDefault="00AB1E73" w:rsidP="00AB1E73">
      <w:pPr>
        <w:numPr>
          <w:ilvl w:val="0"/>
          <w:numId w:val="25"/>
        </w:numPr>
        <w:spacing w:line="240" w:lineRule="auto"/>
        <w:contextualSpacing/>
        <w:rPr>
          <w:sz w:val="24"/>
          <w:szCs w:val="24"/>
        </w:rPr>
      </w:pPr>
      <w:proofErr w:type="gramStart"/>
      <w:r>
        <w:rPr>
          <w:sz w:val="24"/>
          <w:szCs w:val="24"/>
        </w:rPr>
        <w:t>Have</w:t>
      </w:r>
      <w:proofErr w:type="gramEnd"/>
      <w:r>
        <w:rPr>
          <w:sz w:val="24"/>
          <w:szCs w:val="24"/>
        </w:rPr>
        <w:t xml:space="preserve"> demonstrated knowledge of digital preservation standards and best practices for born-digital content.</w:t>
      </w:r>
    </w:p>
    <w:p w14:paraId="7C880AC0" w14:textId="77777777" w:rsidR="00AB1E73" w:rsidRDefault="00AB1E73" w:rsidP="00AB1E73">
      <w:pPr>
        <w:numPr>
          <w:ilvl w:val="0"/>
          <w:numId w:val="25"/>
        </w:numPr>
        <w:spacing w:line="240" w:lineRule="auto"/>
        <w:contextualSpacing/>
        <w:rPr>
          <w:sz w:val="24"/>
          <w:szCs w:val="24"/>
        </w:rPr>
      </w:pPr>
      <w:proofErr w:type="gramStart"/>
      <w:r>
        <w:rPr>
          <w:sz w:val="24"/>
          <w:szCs w:val="24"/>
        </w:rPr>
        <w:t>Have</w:t>
      </w:r>
      <w:proofErr w:type="gramEnd"/>
      <w:r>
        <w:rPr>
          <w:sz w:val="24"/>
          <w:szCs w:val="24"/>
        </w:rPr>
        <w:t xml:space="preserve"> knowledge of establishing, arranging, describing, and maintaining control of born-digital archival materials in accordance with professional standards and practices to ensure the long-term preservation of collections.</w:t>
      </w:r>
    </w:p>
    <w:p w14:paraId="0A11725F" w14:textId="77777777" w:rsidR="00AB1E73" w:rsidRDefault="00AB1E73" w:rsidP="00AB1E73">
      <w:pPr>
        <w:numPr>
          <w:ilvl w:val="0"/>
          <w:numId w:val="25"/>
        </w:numPr>
        <w:spacing w:line="240" w:lineRule="auto"/>
        <w:contextualSpacing/>
        <w:rPr>
          <w:sz w:val="24"/>
          <w:szCs w:val="24"/>
        </w:rPr>
      </w:pPr>
      <w:r>
        <w:rPr>
          <w:sz w:val="24"/>
          <w:szCs w:val="24"/>
        </w:rPr>
        <w:t>Be able to implement and/or create controlled vocabularies to facilitate arrangement and description when appropriate.</w:t>
      </w:r>
    </w:p>
    <w:p w14:paraId="5A5D5B7C" w14:textId="77777777" w:rsidR="00AB1E73" w:rsidRDefault="00AB1E73" w:rsidP="00AB1E73">
      <w:pPr>
        <w:numPr>
          <w:ilvl w:val="0"/>
          <w:numId w:val="25"/>
        </w:numPr>
        <w:spacing w:line="240" w:lineRule="auto"/>
        <w:contextualSpacing/>
        <w:rPr>
          <w:sz w:val="24"/>
          <w:szCs w:val="24"/>
        </w:rPr>
      </w:pPr>
      <w:r>
        <w:rPr>
          <w:sz w:val="24"/>
          <w:szCs w:val="24"/>
        </w:rPr>
        <w:t>Be able to screen out restricted, personal, classified, and proprietary information (such as social security numbers, credit card numbers, classified data, medical records, etc.) in digital archival files.</w:t>
      </w:r>
    </w:p>
    <w:p w14:paraId="4A8B8DFF" w14:textId="77777777" w:rsidR="00AB1E73" w:rsidRDefault="00AB1E73" w:rsidP="00AB1E73">
      <w:pPr>
        <w:numPr>
          <w:ilvl w:val="0"/>
          <w:numId w:val="25"/>
        </w:numPr>
        <w:spacing w:line="240" w:lineRule="auto"/>
        <w:contextualSpacing/>
        <w:rPr>
          <w:sz w:val="24"/>
          <w:szCs w:val="24"/>
        </w:rPr>
      </w:pPr>
      <w:r>
        <w:rPr>
          <w:sz w:val="24"/>
          <w:szCs w:val="24"/>
        </w:rPr>
        <w:t>Have experience with migration strategies to preserve digital objects.</w:t>
      </w:r>
    </w:p>
    <w:p w14:paraId="66D34354" w14:textId="72CB89D7" w:rsidR="00AB1E73" w:rsidRDefault="00AB1E73" w:rsidP="00AB1E73">
      <w:pPr>
        <w:numPr>
          <w:ilvl w:val="0"/>
          <w:numId w:val="25"/>
        </w:numPr>
        <w:spacing w:line="240" w:lineRule="auto"/>
        <w:contextualSpacing/>
        <w:rPr>
          <w:sz w:val="24"/>
          <w:szCs w:val="24"/>
        </w:rPr>
      </w:pPr>
      <w:r>
        <w:rPr>
          <w:sz w:val="24"/>
          <w:szCs w:val="24"/>
        </w:rPr>
        <w:t>Be able to obtain and maintain a Secret clearance.</w:t>
      </w:r>
    </w:p>
    <w:p w14:paraId="0573FE49" w14:textId="77777777" w:rsidR="005B2461" w:rsidRDefault="005B2461" w:rsidP="005B2461">
      <w:pPr>
        <w:spacing w:line="240" w:lineRule="auto"/>
        <w:ind w:left="720"/>
        <w:contextualSpacing/>
        <w:rPr>
          <w:sz w:val="24"/>
          <w:szCs w:val="24"/>
        </w:rPr>
      </w:pPr>
    </w:p>
    <w:p w14:paraId="51CAE999" w14:textId="77777777" w:rsidR="00AB1E73" w:rsidRDefault="00AB1E73" w:rsidP="00AB1E73">
      <w:pPr>
        <w:spacing w:line="240" w:lineRule="auto"/>
        <w:contextualSpacing/>
        <w:rPr>
          <w:sz w:val="24"/>
        </w:rPr>
      </w:pPr>
      <w:r>
        <w:rPr>
          <w:b/>
          <w:sz w:val="24"/>
          <w:szCs w:val="24"/>
        </w:rPr>
        <w:t>Librarian (Cataloging and Metadata)</w:t>
      </w:r>
      <w:r>
        <w:rPr>
          <w:b/>
          <w:sz w:val="24"/>
          <w:szCs w:val="24"/>
        </w:rPr>
        <w:br/>
      </w:r>
      <w:r>
        <w:rPr>
          <w:sz w:val="24"/>
        </w:rPr>
        <w:tab/>
        <w:t>Must:</w:t>
      </w:r>
    </w:p>
    <w:p w14:paraId="707064A0" w14:textId="77777777" w:rsidR="00AB1E73" w:rsidRDefault="00AB1E73" w:rsidP="00AB1E73">
      <w:pPr>
        <w:numPr>
          <w:ilvl w:val="0"/>
          <w:numId w:val="26"/>
        </w:numPr>
        <w:spacing w:line="240" w:lineRule="auto"/>
        <w:contextualSpacing/>
        <w:rPr>
          <w:sz w:val="24"/>
          <w:szCs w:val="24"/>
        </w:rPr>
      </w:pPr>
      <w:r>
        <w:rPr>
          <w:sz w:val="24"/>
          <w:szCs w:val="24"/>
        </w:rPr>
        <w:t>Have an ALA-accredited MLS or MLIS degree.</w:t>
      </w:r>
    </w:p>
    <w:p w14:paraId="22D14A5C" w14:textId="6CAF632E" w:rsidR="00AB1E73" w:rsidRDefault="7CF9C4E4" w:rsidP="367BFCE3">
      <w:pPr>
        <w:numPr>
          <w:ilvl w:val="0"/>
          <w:numId w:val="26"/>
        </w:numPr>
        <w:spacing w:line="240" w:lineRule="auto"/>
        <w:contextualSpacing/>
        <w:rPr>
          <w:sz w:val="24"/>
          <w:szCs w:val="24"/>
        </w:rPr>
      </w:pPr>
      <w:proofErr w:type="gramStart"/>
      <w:r w:rsidRPr="367BFCE3">
        <w:rPr>
          <w:sz w:val="24"/>
          <w:szCs w:val="24"/>
        </w:rPr>
        <w:t>Have</w:t>
      </w:r>
      <w:proofErr w:type="gramEnd"/>
      <w:r w:rsidRPr="367BFCE3">
        <w:rPr>
          <w:sz w:val="24"/>
          <w:szCs w:val="24"/>
        </w:rPr>
        <w:t xml:space="preserve"> two </w:t>
      </w:r>
      <w:r w:rsidRPr="000D4872">
        <w:rPr>
          <w:sz w:val="24"/>
          <w:szCs w:val="24"/>
        </w:rPr>
        <w:t>years</w:t>
      </w:r>
      <w:r w:rsidR="0DA5F3CB" w:rsidRPr="000D4872">
        <w:rPr>
          <w:sz w:val="24"/>
          <w:szCs w:val="24"/>
        </w:rPr>
        <w:t>’</w:t>
      </w:r>
      <w:r w:rsidRPr="367BFCE3">
        <w:rPr>
          <w:sz w:val="24"/>
          <w:szCs w:val="24"/>
        </w:rPr>
        <w:t xml:space="preserve"> professional original and copy cataloguing experience in a variety of formats, including monographs, audio and visual formats, maps, manuscripts, rare books, etc.</w:t>
      </w:r>
    </w:p>
    <w:p w14:paraId="521E6531" w14:textId="77777777" w:rsidR="00AB1E73" w:rsidRDefault="00AB1E73" w:rsidP="00AB1E73">
      <w:pPr>
        <w:numPr>
          <w:ilvl w:val="0"/>
          <w:numId w:val="26"/>
        </w:numPr>
        <w:spacing w:line="240" w:lineRule="auto"/>
        <w:contextualSpacing/>
        <w:rPr>
          <w:sz w:val="24"/>
          <w:szCs w:val="24"/>
        </w:rPr>
      </w:pPr>
      <w:r>
        <w:rPr>
          <w:sz w:val="24"/>
          <w:szCs w:val="24"/>
        </w:rPr>
        <w:t>Have expertise in handling older, delicate materials.</w:t>
      </w:r>
    </w:p>
    <w:p w14:paraId="731CE45C" w14:textId="77777777" w:rsidR="00AB1E73" w:rsidRDefault="00AB1E73" w:rsidP="00AB1E73">
      <w:pPr>
        <w:numPr>
          <w:ilvl w:val="0"/>
          <w:numId w:val="26"/>
        </w:numPr>
        <w:spacing w:line="240" w:lineRule="auto"/>
        <w:contextualSpacing/>
        <w:rPr>
          <w:sz w:val="24"/>
          <w:szCs w:val="24"/>
        </w:rPr>
      </w:pPr>
      <w:proofErr w:type="gramStart"/>
      <w:r>
        <w:rPr>
          <w:sz w:val="24"/>
          <w:szCs w:val="24"/>
        </w:rPr>
        <w:t>Have</w:t>
      </w:r>
      <w:proofErr w:type="gramEnd"/>
      <w:r>
        <w:rPr>
          <w:sz w:val="24"/>
          <w:szCs w:val="24"/>
        </w:rPr>
        <w:t xml:space="preserve"> knowledge of library automation/cataloging platforms such as EOS, OCLC, and Library of Congress classification.</w:t>
      </w:r>
    </w:p>
    <w:p w14:paraId="36719C47" w14:textId="77777777" w:rsidR="00AB1E73" w:rsidRDefault="00AB1E73" w:rsidP="00AB1E73">
      <w:pPr>
        <w:numPr>
          <w:ilvl w:val="0"/>
          <w:numId w:val="26"/>
        </w:numPr>
        <w:spacing w:line="240" w:lineRule="auto"/>
        <w:contextualSpacing/>
        <w:rPr>
          <w:sz w:val="24"/>
          <w:szCs w:val="24"/>
        </w:rPr>
      </w:pPr>
      <w:r>
        <w:rPr>
          <w:sz w:val="24"/>
          <w:szCs w:val="24"/>
        </w:rPr>
        <w:t>Be familiar with common metadata standards, such as MARC, MODS, Dublin Core, etc.</w:t>
      </w:r>
    </w:p>
    <w:p w14:paraId="3F851733" w14:textId="77777777" w:rsidR="00AB1E73" w:rsidRDefault="00AB1E73" w:rsidP="00AB1E73">
      <w:pPr>
        <w:numPr>
          <w:ilvl w:val="0"/>
          <w:numId w:val="26"/>
        </w:numPr>
        <w:spacing w:line="240" w:lineRule="auto"/>
        <w:contextualSpacing/>
        <w:rPr>
          <w:sz w:val="24"/>
          <w:szCs w:val="24"/>
        </w:rPr>
      </w:pPr>
      <w:r>
        <w:rPr>
          <w:sz w:val="24"/>
          <w:szCs w:val="24"/>
        </w:rPr>
        <w:t>Be able to support the ingestion and digitization of USACE publications by ensuring metadata meets standards for interoperability and end-user discoverability.</w:t>
      </w:r>
    </w:p>
    <w:p w14:paraId="6FD7DD56" w14:textId="77777777" w:rsidR="00AB1E73" w:rsidRDefault="00AB1E73" w:rsidP="00AB1E73">
      <w:pPr>
        <w:numPr>
          <w:ilvl w:val="0"/>
          <w:numId w:val="26"/>
        </w:numPr>
        <w:spacing w:line="240" w:lineRule="auto"/>
        <w:contextualSpacing/>
        <w:rPr>
          <w:sz w:val="24"/>
          <w:szCs w:val="24"/>
        </w:rPr>
      </w:pPr>
      <w:r>
        <w:rPr>
          <w:sz w:val="24"/>
          <w:szCs w:val="24"/>
        </w:rPr>
        <w:t>Have one year’s experience with development and/or maintenance of metadata files and the ability to identify errors in metadata.</w:t>
      </w:r>
    </w:p>
    <w:p w14:paraId="475315F7" w14:textId="77777777" w:rsidR="00AB1E73" w:rsidRDefault="00AB1E73" w:rsidP="00AB1E73">
      <w:pPr>
        <w:numPr>
          <w:ilvl w:val="0"/>
          <w:numId w:val="26"/>
        </w:numPr>
        <w:spacing w:line="240" w:lineRule="auto"/>
        <w:contextualSpacing/>
        <w:rPr>
          <w:sz w:val="24"/>
          <w:szCs w:val="24"/>
        </w:rPr>
      </w:pPr>
      <w:r>
        <w:rPr>
          <w:sz w:val="24"/>
          <w:szCs w:val="24"/>
        </w:rPr>
        <w:t>Have an aptitude for complex, analytical work with excellent attention to detail.</w:t>
      </w:r>
    </w:p>
    <w:p w14:paraId="597E89F5" w14:textId="7FA6E0EC" w:rsidR="00AB1E73" w:rsidRDefault="00AB1E73" w:rsidP="00AB1E73">
      <w:pPr>
        <w:numPr>
          <w:ilvl w:val="0"/>
          <w:numId w:val="26"/>
        </w:numPr>
        <w:spacing w:line="240" w:lineRule="auto"/>
        <w:contextualSpacing/>
        <w:rPr>
          <w:sz w:val="24"/>
          <w:szCs w:val="24"/>
        </w:rPr>
      </w:pPr>
      <w:r>
        <w:rPr>
          <w:sz w:val="24"/>
          <w:szCs w:val="24"/>
        </w:rPr>
        <w:t xml:space="preserve">Be able to lift materials </w:t>
      </w:r>
      <w:proofErr w:type="gramStart"/>
      <w:r>
        <w:rPr>
          <w:sz w:val="24"/>
          <w:szCs w:val="24"/>
        </w:rPr>
        <w:t>weighing</w:t>
      </w:r>
      <w:proofErr w:type="gramEnd"/>
      <w:r>
        <w:rPr>
          <w:sz w:val="24"/>
          <w:szCs w:val="24"/>
        </w:rPr>
        <w:t xml:space="preserve"> up to 20 pounds</w:t>
      </w:r>
      <w:r w:rsidR="005B2461">
        <w:rPr>
          <w:sz w:val="24"/>
          <w:szCs w:val="24"/>
        </w:rPr>
        <w:t>.</w:t>
      </w:r>
    </w:p>
    <w:p w14:paraId="626E237A" w14:textId="77777777" w:rsidR="005B2461" w:rsidRDefault="005B2461" w:rsidP="005B2461">
      <w:pPr>
        <w:spacing w:line="240" w:lineRule="auto"/>
        <w:ind w:left="720"/>
        <w:contextualSpacing/>
        <w:rPr>
          <w:sz w:val="24"/>
          <w:szCs w:val="24"/>
        </w:rPr>
      </w:pPr>
    </w:p>
    <w:p w14:paraId="667F650D" w14:textId="77777777" w:rsidR="00AB1E73" w:rsidRDefault="00AB1E73" w:rsidP="00AB1E73">
      <w:pPr>
        <w:spacing w:line="240" w:lineRule="auto"/>
        <w:contextualSpacing/>
        <w:rPr>
          <w:sz w:val="24"/>
        </w:rPr>
      </w:pPr>
      <w:r>
        <w:rPr>
          <w:b/>
          <w:sz w:val="24"/>
        </w:rPr>
        <w:t>Supervisory Project Historian</w:t>
      </w:r>
      <w:r>
        <w:rPr>
          <w:b/>
          <w:sz w:val="24"/>
        </w:rPr>
        <w:br/>
      </w:r>
      <w:r>
        <w:rPr>
          <w:sz w:val="24"/>
        </w:rPr>
        <w:tab/>
        <w:t>Must:</w:t>
      </w:r>
    </w:p>
    <w:p w14:paraId="405496E3" w14:textId="77777777" w:rsidR="00AB1E73" w:rsidRDefault="00AB1E73" w:rsidP="00AB1E73">
      <w:pPr>
        <w:widowControl w:val="0"/>
        <w:numPr>
          <w:ilvl w:val="0"/>
          <w:numId w:val="27"/>
        </w:numPr>
        <w:autoSpaceDE w:val="0"/>
        <w:autoSpaceDN w:val="0"/>
        <w:adjustRightInd w:val="0"/>
        <w:spacing w:line="240" w:lineRule="auto"/>
        <w:contextualSpacing/>
        <w:rPr>
          <w:sz w:val="24"/>
        </w:rPr>
      </w:pPr>
      <w:r>
        <w:rPr>
          <w:sz w:val="24"/>
        </w:rPr>
        <w:t>Have a doctorate in History or closely related field (such as American Studies or Political Science).</w:t>
      </w:r>
    </w:p>
    <w:p w14:paraId="082D6347" w14:textId="77777777" w:rsidR="00AB1E73" w:rsidRDefault="00AB1E73" w:rsidP="00AB1E73">
      <w:pPr>
        <w:widowControl w:val="0"/>
        <w:numPr>
          <w:ilvl w:val="0"/>
          <w:numId w:val="27"/>
        </w:numPr>
        <w:autoSpaceDE w:val="0"/>
        <w:autoSpaceDN w:val="0"/>
        <w:adjustRightInd w:val="0"/>
        <w:spacing w:line="240" w:lineRule="auto"/>
        <w:contextualSpacing/>
        <w:rPr>
          <w:sz w:val="24"/>
        </w:rPr>
      </w:pPr>
      <w:r>
        <w:rPr>
          <w:sz w:val="24"/>
        </w:rPr>
        <w:t>Have five years’ experience in research and writing on the history of the United States military or the U.S. Army Corps of Engineers.</w:t>
      </w:r>
    </w:p>
    <w:p w14:paraId="504641FB" w14:textId="77777777" w:rsidR="00AB1E73" w:rsidRDefault="00AB1E73" w:rsidP="00AB1E73">
      <w:pPr>
        <w:widowControl w:val="0"/>
        <w:numPr>
          <w:ilvl w:val="0"/>
          <w:numId w:val="27"/>
        </w:numPr>
        <w:autoSpaceDE w:val="0"/>
        <w:autoSpaceDN w:val="0"/>
        <w:adjustRightInd w:val="0"/>
        <w:spacing w:line="240" w:lineRule="auto"/>
        <w:contextualSpacing/>
        <w:rPr>
          <w:sz w:val="24"/>
        </w:rPr>
      </w:pPr>
      <w:proofErr w:type="gramStart"/>
      <w:r>
        <w:rPr>
          <w:sz w:val="24"/>
        </w:rPr>
        <w:t>Have</w:t>
      </w:r>
      <w:proofErr w:type="gramEnd"/>
      <w:r>
        <w:rPr>
          <w:sz w:val="24"/>
        </w:rPr>
        <w:t xml:space="preserve"> two years’ experience overseeing historical research and writing projects. </w:t>
      </w:r>
    </w:p>
    <w:p w14:paraId="325E13F3" w14:textId="77777777" w:rsidR="00AB1E73" w:rsidRDefault="00AB1E73" w:rsidP="00AB1E73">
      <w:pPr>
        <w:widowControl w:val="0"/>
        <w:numPr>
          <w:ilvl w:val="0"/>
          <w:numId w:val="27"/>
        </w:numPr>
        <w:autoSpaceDE w:val="0"/>
        <w:autoSpaceDN w:val="0"/>
        <w:adjustRightInd w:val="0"/>
        <w:spacing w:line="240" w:lineRule="auto"/>
        <w:contextualSpacing/>
        <w:rPr>
          <w:sz w:val="24"/>
        </w:rPr>
      </w:pPr>
      <w:proofErr w:type="gramStart"/>
      <w:r>
        <w:rPr>
          <w:sz w:val="24"/>
        </w:rPr>
        <w:lastRenderedPageBreak/>
        <w:t>Have</w:t>
      </w:r>
      <w:proofErr w:type="gramEnd"/>
      <w:r>
        <w:rPr>
          <w:sz w:val="24"/>
        </w:rPr>
        <w:t xml:space="preserve"> produced publications and/or papers demonstrating knowledge of and experience in conducting research at the National Archives and other government primary source repositories and in writing analytical and narrative historical studies.</w:t>
      </w:r>
    </w:p>
    <w:p w14:paraId="5E301BFB" w14:textId="3653F8C8" w:rsidR="00AB1E73" w:rsidRDefault="00AB1E73" w:rsidP="00AB1E73">
      <w:pPr>
        <w:widowControl w:val="0"/>
        <w:numPr>
          <w:ilvl w:val="0"/>
          <w:numId w:val="27"/>
        </w:numPr>
        <w:autoSpaceDE w:val="0"/>
        <w:autoSpaceDN w:val="0"/>
        <w:adjustRightInd w:val="0"/>
        <w:spacing w:line="240" w:lineRule="auto"/>
        <w:contextualSpacing/>
        <w:rPr>
          <w:sz w:val="24"/>
        </w:rPr>
      </w:pPr>
      <w:r>
        <w:rPr>
          <w:sz w:val="24"/>
        </w:rPr>
        <w:t xml:space="preserve">Provide </w:t>
      </w:r>
      <w:proofErr w:type="gramStart"/>
      <w:r>
        <w:rPr>
          <w:sz w:val="24"/>
        </w:rPr>
        <w:t>three writing</w:t>
      </w:r>
      <w:proofErr w:type="gramEnd"/>
      <w:r>
        <w:rPr>
          <w:sz w:val="24"/>
        </w:rPr>
        <w:t xml:space="preserve"> samples for evaluation.</w:t>
      </w:r>
    </w:p>
    <w:p w14:paraId="4E7BD4FE" w14:textId="77777777" w:rsidR="005B2461" w:rsidRDefault="005B2461" w:rsidP="005B2461">
      <w:pPr>
        <w:widowControl w:val="0"/>
        <w:autoSpaceDE w:val="0"/>
        <w:autoSpaceDN w:val="0"/>
        <w:adjustRightInd w:val="0"/>
        <w:spacing w:line="240" w:lineRule="auto"/>
        <w:ind w:left="720"/>
        <w:contextualSpacing/>
        <w:rPr>
          <w:sz w:val="24"/>
        </w:rPr>
      </w:pPr>
    </w:p>
    <w:p w14:paraId="76AE49B1" w14:textId="77777777" w:rsidR="00AB1E73" w:rsidRDefault="00AB1E73" w:rsidP="00AB1E73">
      <w:pPr>
        <w:spacing w:line="240" w:lineRule="auto"/>
        <w:contextualSpacing/>
        <w:rPr>
          <w:sz w:val="24"/>
        </w:rPr>
      </w:pPr>
      <w:r>
        <w:rPr>
          <w:b/>
          <w:sz w:val="24"/>
        </w:rPr>
        <w:t>Project Historian</w:t>
      </w:r>
      <w:r>
        <w:rPr>
          <w:b/>
          <w:sz w:val="24"/>
        </w:rPr>
        <w:br/>
      </w:r>
      <w:r>
        <w:rPr>
          <w:sz w:val="24"/>
        </w:rPr>
        <w:tab/>
        <w:t>Must:</w:t>
      </w:r>
    </w:p>
    <w:p w14:paraId="174DFF84" w14:textId="77777777" w:rsidR="00AB1E73" w:rsidRDefault="00AB1E73" w:rsidP="00AB1E73">
      <w:pPr>
        <w:widowControl w:val="0"/>
        <w:numPr>
          <w:ilvl w:val="0"/>
          <w:numId w:val="28"/>
        </w:numPr>
        <w:autoSpaceDE w:val="0"/>
        <w:autoSpaceDN w:val="0"/>
        <w:adjustRightInd w:val="0"/>
        <w:spacing w:line="240" w:lineRule="auto"/>
        <w:contextualSpacing/>
        <w:rPr>
          <w:sz w:val="24"/>
        </w:rPr>
      </w:pPr>
      <w:r>
        <w:rPr>
          <w:sz w:val="24"/>
        </w:rPr>
        <w:t xml:space="preserve">Have a </w:t>
      </w:r>
      <w:proofErr w:type="gramStart"/>
      <w:r>
        <w:rPr>
          <w:sz w:val="24"/>
        </w:rPr>
        <w:t>master’s degree in History</w:t>
      </w:r>
      <w:proofErr w:type="gramEnd"/>
      <w:r>
        <w:rPr>
          <w:sz w:val="24"/>
        </w:rPr>
        <w:t xml:space="preserve"> or closely related field (such as American Studies or Political Science).</w:t>
      </w:r>
    </w:p>
    <w:p w14:paraId="26503A4E" w14:textId="77777777" w:rsidR="00AB1E73" w:rsidRDefault="00AB1E73" w:rsidP="00AB1E73">
      <w:pPr>
        <w:widowControl w:val="0"/>
        <w:numPr>
          <w:ilvl w:val="0"/>
          <w:numId w:val="28"/>
        </w:numPr>
        <w:autoSpaceDE w:val="0"/>
        <w:autoSpaceDN w:val="0"/>
        <w:adjustRightInd w:val="0"/>
        <w:spacing w:line="240" w:lineRule="auto"/>
        <w:contextualSpacing/>
        <w:rPr>
          <w:sz w:val="24"/>
        </w:rPr>
      </w:pPr>
      <w:r>
        <w:rPr>
          <w:sz w:val="24"/>
        </w:rPr>
        <w:t>Have five years’ experience in research and writing on the history of the United States military or the U.S. Army Corps of Engineers. Knowledge of USACE’s Civil Works missions and authorities can augment the first two criteria.</w:t>
      </w:r>
    </w:p>
    <w:p w14:paraId="6ED98385" w14:textId="77777777" w:rsidR="00AB1E73" w:rsidRDefault="00AB1E73" w:rsidP="00AB1E73">
      <w:pPr>
        <w:widowControl w:val="0"/>
        <w:numPr>
          <w:ilvl w:val="0"/>
          <w:numId w:val="28"/>
        </w:numPr>
        <w:autoSpaceDE w:val="0"/>
        <w:autoSpaceDN w:val="0"/>
        <w:adjustRightInd w:val="0"/>
        <w:spacing w:line="240" w:lineRule="auto"/>
        <w:contextualSpacing/>
        <w:rPr>
          <w:sz w:val="24"/>
        </w:rPr>
      </w:pPr>
      <w:proofErr w:type="gramStart"/>
      <w:r>
        <w:rPr>
          <w:sz w:val="24"/>
        </w:rPr>
        <w:t>Have</w:t>
      </w:r>
      <w:proofErr w:type="gramEnd"/>
      <w:r>
        <w:rPr>
          <w:sz w:val="24"/>
        </w:rPr>
        <w:t xml:space="preserve"> two years’ experience overseeing historical research and writing projects. </w:t>
      </w:r>
    </w:p>
    <w:p w14:paraId="29978692" w14:textId="77777777" w:rsidR="00AB1E73" w:rsidRDefault="00AB1E73" w:rsidP="00AB1E73">
      <w:pPr>
        <w:widowControl w:val="0"/>
        <w:numPr>
          <w:ilvl w:val="0"/>
          <w:numId w:val="28"/>
        </w:numPr>
        <w:autoSpaceDE w:val="0"/>
        <w:autoSpaceDN w:val="0"/>
        <w:adjustRightInd w:val="0"/>
        <w:spacing w:line="240" w:lineRule="auto"/>
        <w:contextualSpacing/>
        <w:rPr>
          <w:sz w:val="24"/>
        </w:rPr>
      </w:pPr>
      <w:proofErr w:type="gramStart"/>
      <w:r>
        <w:rPr>
          <w:sz w:val="24"/>
        </w:rPr>
        <w:t>Have</w:t>
      </w:r>
      <w:proofErr w:type="gramEnd"/>
      <w:r>
        <w:rPr>
          <w:sz w:val="24"/>
        </w:rPr>
        <w:t xml:space="preserve"> produced publications and/or papers demonstrating knowledge of and experience in conducting research at the National Archives, other government primary source repositories, operational records maintained on site by federal government agencies, and in writing analytical and narrative historical studies. </w:t>
      </w:r>
    </w:p>
    <w:p w14:paraId="35124F41" w14:textId="400FB6F8" w:rsidR="00AB1E73" w:rsidRDefault="00AB1E73" w:rsidP="00AB1E73">
      <w:pPr>
        <w:widowControl w:val="0"/>
        <w:numPr>
          <w:ilvl w:val="0"/>
          <w:numId w:val="28"/>
        </w:numPr>
        <w:autoSpaceDE w:val="0"/>
        <w:autoSpaceDN w:val="0"/>
        <w:adjustRightInd w:val="0"/>
        <w:spacing w:line="240" w:lineRule="auto"/>
        <w:contextualSpacing/>
        <w:rPr>
          <w:sz w:val="24"/>
        </w:rPr>
      </w:pPr>
      <w:r>
        <w:rPr>
          <w:sz w:val="24"/>
        </w:rPr>
        <w:t xml:space="preserve">Provide </w:t>
      </w:r>
      <w:proofErr w:type="gramStart"/>
      <w:r>
        <w:rPr>
          <w:sz w:val="24"/>
        </w:rPr>
        <w:t>three writing</w:t>
      </w:r>
      <w:proofErr w:type="gramEnd"/>
      <w:r>
        <w:rPr>
          <w:sz w:val="24"/>
        </w:rPr>
        <w:t xml:space="preserve"> samples for evaluation.</w:t>
      </w:r>
    </w:p>
    <w:p w14:paraId="35EB1E0A" w14:textId="77777777" w:rsidR="005B2461" w:rsidRDefault="005B2461" w:rsidP="005B2461">
      <w:pPr>
        <w:widowControl w:val="0"/>
        <w:autoSpaceDE w:val="0"/>
        <w:autoSpaceDN w:val="0"/>
        <w:adjustRightInd w:val="0"/>
        <w:spacing w:line="240" w:lineRule="auto"/>
        <w:ind w:left="720"/>
        <w:contextualSpacing/>
        <w:rPr>
          <w:sz w:val="24"/>
        </w:rPr>
      </w:pPr>
    </w:p>
    <w:p w14:paraId="1A773DA4" w14:textId="77777777" w:rsidR="00AB1E73" w:rsidRDefault="00AB1E73" w:rsidP="00AB1E73">
      <w:pPr>
        <w:spacing w:line="240" w:lineRule="auto"/>
        <w:contextualSpacing/>
        <w:rPr>
          <w:sz w:val="24"/>
        </w:rPr>
      </w:pPr>
      <w:r>
        <w:rPr>
          <w:b/>
          <w:sz w:val="24"/>
        </w:rPr>
        <w:t>Historian</w:t>
      </w:r>
      <w:r>
        <w:rPr>
          <w:b/>
          <w:sz w:val="24"/>
        </w:rPr>
        <w:br/>
      </w:r>
      <w:r>
        <w:rPr>
          <w:sz w:val="24"/>
        </w:rPr>
        <w:tab/>
        <w:t>Must:</w:t>
      </w:r>
    </w:p>
    <w:p w14:paraId="6B848BED" w14:textId="77777777" w:rsidR="00AB1E73" w:rsidRDefault="00AB1E73" w:rsidP="00AB1E73">
      <w:pPr>
        <w:widowControl w:val="0"/>
        <w:numPr>
          <w:ilvl w:val="0"/>
          <w:numId w:val="29"/>
        </w:numPr>
        <w:autoSpaceDE w:val="0"/>
        <w:autoSpaceDN w:val="0"/>
        <w:adjustRightInd w:val="0"/>
        <w:spacing w:line="240" w:lineRule="auto"/>
        <w:contextualSpacing/>
        <w:rPr>
          <w:sz w:val="24"/>
        </w:rPr>
      </w:pPr>
      <w:r>
        <w:rPr>
          <w:sz w:val="24"/>
        </w:rPr>
        <w:t xml:space="preserve">Have a </w:t>
      </w:r>
      <w:proofErr w:type="gramStart"/>
      <w:r>
        <w:rPr>
          <w:sz w:val="24"/>
        </w:rPr>
        <w:t>master’s degree in History</w:t>
      </w:r>
      <w:proofErr w:type="gramEnd"/>
      <w:r>
        <w:rPr>
          <w:sz w:val="24"/>
        </w:rPr>
        <w:t xml:space="preserve"> or closely related field (such as American Studies or Political Science).</w:t>
      </w:r>
    </w:p>
    <w:p w14:paraId="56F8EAA6" w14:textId="77777777" w:rsidR="00AB1E73" w:rsidRDefault="00AB1E73" w:rsidP="00AB1E73">
      <w:pPr>
        <w:widowControl w:val="0"/>
        <w:numPr>
          <w:ilvl w:val="0"/>
          <w:numId w:val="29"/>
        </w:numPr>
        <w:autoSpaceDE w:val="0"/>
        <w:autoSpaceDN w:val="0"/>
        <w:adjustRightInd w:val="0"/>
        <w:spacing w:line="240" w:lineRule="auto"/>
        <w:contextualSpacing/>
        <w:rPr>
          <w:sz w:val="24"/>
        </w:rPr>
      </w:pPr>
      <w:r>
        <w:rPr>
          <w:sz w:val="24"/>
        </w:rPr>
        <w:t>Have three years’ experience in research and writing on the history of the United States Military or the U.S. Army Corps of Engineers. Knowledge of USACE’s Civil Works missions and authorities can augment the first two criteria.</w:t>
      </w:r>
    </w:p>
    <w:p w14:paraId="264EBD58" w14:textId="04A66CA3" w:rsidR="00AB1E73" w:rsidRDefault="00AB1E73" w:rsidP="00AB1E73">
      <w:pPr>
        <w:widowControl w:val="0"/>
        <w:numPr>
          <w:ilvl w:val="0"/>
          <w:numId w:val="29"/>
        </w:numPr>
        <w:autoSpaceDE w:val="0"/>
        <w:autoSpaceDN w:val="0"/>
        <w:adjustRightInd w:val="0"/>
        <w:spacing w:line="240" w:lineRule="auto"/>
        <w:contextualSpacing/>
        <w:rPr>
          <w:sz w:val="24"/>
        </w:rPr>
      </w:pPr>
      <w:r>
        <w:rPr>
          <w:sz w:val="24"/>
        </w:rPr>
        <w:t xml:space="preserve">Have produced publications and/or papers demonstrating knowledge of and experience in conducting research at the National Archives and other government primary source repositories, in operational records maintained on site by federal government agencies </w:t>
      </w:r>
      <w:r w:rsidR="005B2461">
        <w:rPr>
          <w:sz w:val="24"/>
        </w:rPr>
        <w:t>and, in</w:t>
      </w:r>
      <w:r>
        <w:rPr>
          <w:sz w:val="24"/>
        </w:rPr>
        <w:t xml:space="preserve"> writing analytical and narrative historical studies.</w:t>
      </w:r>
    </w:p>
    <w:p w14:paraId="35C2A70C" w14:textId="17EC2639" w:rsidR="00AB1E73" w:rsidRDefault="00AB1E73" w:rsidP="00AB1E73">
      <w:pPr>
        <w:widowControl w:val="0"/>
        <w:numPr>
          <w:ilvl w:val="0"/>
          <w:numId w:val="29"/>
        </w:numPr>
        <w:autoSpaceDE w:val="0"/>
        <w:autoSpaceDN w:val="0"/>
        <w:adjustRightInd w:val="0"/>
        <w:spacing w:line="240" w:lineRule="auto"/>
        <w:contextualSpacing/>
        <w:rPr>
          <w:sz w:val="24"/>
        </w:rPr>
      </w:pPr>
      <w:r>
        <w:rPr>
          <w:sz w:val="24"/>
        </w:rPr>
        <w:t xml:space="preserve">Provide </w:t>
      </w:r>
      <w:proofErr w:type="gramStart"/>
      <w:r>
        <w:rPr>
          <w:sz w:val="24"/>
        </w:rPr>
        <w:t>three writing</w:t>
      </w:r>
      <w:proofErr w:type="gramEnd"/>
      <w:r>
        <w:rPr>
          <w:sz w:val="24"/>
        </w:rPr>
        <w:t xml:space="preserve"> samples for evaluation.</w:t>
      </w:r>
    </w:p>
    <w:p w14:paraId="59832236" w14:textId="77777777" w:rsidR="005B2461" w:rsidRDefault="005B2461" w:rsidP="005B2461">
      <w:pPr>
        <w:widowControl w:val="0"/>
        <w:autoSpaceDE w:val="0"/>
        <w:autoSpaceDN w:val="0"/>
        <w:adjustRightInd w:val="0"/>
        <w:spacing w:line="240" w:lineRule="auto"/>
        <w:ind w:left="720"/>
        <w:contextualSpacing/>
        <w:rPr>
          <w:sz w:val="24"/>
        </w:rPr>
      </w:pPr>
    </w:p>
    <w:p w14:paraId="078F352E" w14:textId="77777777" w:rsidR="00AB1E73" w:rsidRDefault="00AB1E73" w:rsidP="00AB1E73">
      <w:pPr>
        <w:spacing w:line="240" w:lineRule="auto"/>
        <w:contextualSpacing/>
        <w:rPr>
          <w:sz w:val="24"/>
        </w:rPr>
      </w:pPr>
      <w:r>
        <w:rPr>
          <w:b/>
          <w:sz w:val="24"/>
        </w:rPr>
        <w:t>Historical Researcher</w:t>
      </w:r>
      <w:r>
        <w:rPr>
          <w:b/>
          <w:sz w:val="24"/>
        </w:rPr>
        <w:br/>
      </w:r>
      <w:r>
        <w:rPr>
          <w:sz w:val="24"/>
        </w:rPr>
        <w:tab/>
        <w:t>Must:</w:t>
      </w:r>
    </w:p>
    <w:p w14:paraId="1BF7D392" w14:textId="77777777" w:rsidR="00AB1E73" w:rsidRDefault="00AB1E73" w:rsidP="00AB1E73">
      <w:pPr>
        <w:widowControl w:val="0"/>
        <w:numPr>
          <w:ilvl w:val="0"/>
          <w:numId w:val="30"/>
        </w:numPr>
        <w:autoSpaceDE w:val="0"/>
        <w:autoSpaceDN w:val="0"/>
        <w:adjustRightInd w:val="0"/>
        <w:spacing w:line="240" w:lineRule="auto"/>
        <w:contextualSpacing/>
        <w:rPr>
          <w:sz w:val="24"/>
        </w:rPr>
      </w:pPr>
      <w:r>
        <w:rPr>
          <w:sz w:val="24"/>
        </w:rPr>
        <w:t xml:space="preserve">Have a </w:t>
      </w:r>
      <w:proofErr w:type="gramStart"/>
      <w:r>
        <w:rPr>
          <w:sz w:val="24"/>
        </w:rPr>
        <w:t>master’s degree in History</w:t>
      </w:r>
      <w:proofErr w:type="gramEnd"/>
      <w:r>
        <w:rPr>
          <w:sz w:val="24"/>
        </w:rPr>
        <w:t xml:space="preserve"> or in a closely related field.</w:t>
      </w:r>
    </w:p>
    <w:p w14:paraId="0D7C41D0" w14:textId="7FA24C21" w:rsidR="00AB1E73" w:rsidRDefault="00AB1E73" w:rsidP="00AB1E73">
      <w:pPr>
        <w:widowControl w:val="0"/>
        <w:numPr>
          <w:ilvl w:val="0"/>
          <w:numId w:val="30"/>
        </w:numPr>
        <w:autoSpaceDE w:val="0"/>
        <w:autoSpaceDN w:val="0"/>
        <w:adjustRightInd w:val="0"/>
        <w:spacing w:line="240" w:lineRule="auto"/>
        <w:contextualSpacing/>
        <w:rPr>
          <w:sz w:val="24"/>
        </w:rPr>
      </w:pPr>
      <w:proofErr w:type="gramStart"/>
      <w:r>
        <w:rPr>
          <w:sz w:val="24"/>
        </w:rPr>
        <w:t>Have</w:t>
      </w:r>
      <w:proofErr w:type="gramEnd"/>
      <w:r>
        <w:rPr>
          <w:sz w:val="24"/>
        </w:rPr>
        <w:t xml:space="preserve"> three years’ experience in conducting historical research in the National Archives, Federal Records Centers, the Library of Congress, and in the operational records maintained on site by federal government agencies.  </w:t>
      </w:r>
    </w:p>
    <w:p w14:paraId="104F808F" w14:textId="77777777" w:rsidR="005B2461" w:rsidRDefault="005B2461" w:rsidP="367BFCE3">
      <w:pPr>
        <w:widowControl w:val="0"/>
        <w:autoSpaceDE w:val="0"/>
        <w:autoSpaceDN w:val="0"/>
        <w:adjustRightInd w:val="0"/>
        <w:spacing w:line="240" w:lineRule="auto"/>
        <w:ind w:left="720"/>
        <w:contextualSpacing/>
        <w:rPr>
          <w:sz w:val="24"/>
          <w:szCs w:val="24"/>
        </w:rPr>
      </w:pPr>
    </w:p>
    <w:p w14:paraId="72F57DC2" w14:textId="77777777" w:rsidR="00AB1E73" w:rsidRDefault="00AB1E73" w:rsidP="00AB1E73">
      <w:pPr>
        <w:spacing w:line="240" w:lineRule="auto"/>
        <w:contextualSpacing/>
        <w:rPr>
          <w:sz w:val="24"/>
        </w:rPr>
      </w:pPr>
      <w:r>
        <w:rPr>
          <w:b/>
          <w:sz w:val="24"/>
        </w:rPr>
        <w:t>Historical Research Assistant</w:t>
      </w:r>
      <w:r>
        <w:rPr>
          <w:b/>
          <w:sz w:val="24"/>
        </w:rPr>
        <w:br/>
      </w:r>
      <w:r>
        <w:rPr>
          <w:sz w:val="24"/>
        </w:rPr>
        <w:tab/>
        <w:t>Must:</w:t>
      </w:r>
    </w:p>
    <w:p w14:paraId="4EE67A54" w14:textId="77777777" w:rsidR="00AB1E73" w:rsidRDefault="00AB1E73" w:rsidP="00AB1E73">
      <w:pPr>
        <w:widowControl w:val="0"/>
        <w:numPr>
          <w:ilvl w:val="0"/>
          <w:numId w:val="31"/>
        </w:numPr>
        <w:autoSpaceDE w:val="0"/>
        <w:autoSpaceDN w:val="0"/>
        <w:adjustRightInd w:val="0"/>
        <w:spacing w:line="240" w:lineRule="auto"/>
        <w:contextualSpacing/>
        <w:rPr>
          <w:sz w:val="24"/>
        </w:rPr>
      </w:pPr>
      <w:proofErr w:type="gramStart"/>
      <w:r>
        <w:rPr>
          <w:sz w:val="24"/>
        </w:rPr>
        <w:t>Have</w:t>
      </w:r>
      <w:proofErr w:type="gramEnd"/>
      <w:r>
        <w:rPr>
          <w:sz w:val="24"/>
        </w:rPr>
        <w:t xml:space="preserve"> </w:t>
      </w:r>
      <w:proofErr w:type="gramStart"/>
      <w:r>
        <w:rPr>
          <w:sz w:val="24"/>
        </w:rPr>
        <w:t>bachelor’s degree in History</w:t>
      </w:r>
      <w:proofErr w:type="gramEnd"/>
      <w:r>
        <w:rPr>
          <w:sz w:val="24"/>
        </w:rPr>
        <w:t xml:space="preserve"> or in a closely related field.</w:t>
      </w:r>
    </w:p>
    <w:p w14:paraId="7AEFD648" w14:textId="77777777" w:rsidR="00AB1E73" w:rsidRDefault="00AB1E73" w:rsidP="00AB1E73">
      <w:pPr>
        <w:widowControl w:val="0"/>
        <w:numPr>
          <w:ilvl w:val="0"/>
          <w:numId w:val="30"/>
        </w:numPr>
        <w:autoSpaceDE w:val="0"/>
        <w:autoSpaceDN w:val="0"/>
        <w:adjustRightInd w:val="0"/>
        <w:spacing w:line="240" w:lineRule="auto"/>
        <w:contextualSpacing/>
        <w:rPr>
          <w:sz w:val="24"/>
        </w:rPr>
      </w:pPr>
      <w:proofErr w:type="gramStart"/>
      <w:r>
        <w:rPr>
          <w:sz w:val="24"/>
        </w:rPr>
        <w:t>Have</w:t>
      </w:r>
      <w:proofErr w:type="gramEnd"/>
      <w:r>
        <w:rPr>
          <w:sz w:val="24"/>
        </w:rPr>
        <w:t xml:space="preserve"> one year’s experience in conducting historical research in the National Archives, </w:t>
      </w:r>
      <w:r>
        <w:rPr>
          <w:sz w:val="24"/>
        </w:rPr>
        <w:lastRenderedPageBreak/>
        <w:t xml:space="preserve">Federal Records Centers, the Library of Congress, and in the operational records maintained on site by federal government agencies.  </w:t>
      </w:r>
    </w:p>
    <w:p w14:paraId="5DFC8C54" w14:textId="77777777" w:rsidR="00AB1E73" w:rsidRDefault="00AB1E73" w:rsidP="00AB1E73">
      <w:pPr>
        <w:spacing w:line="240" w:lineRule="auto"/>
        <w:contextualSpacing/>
        <w:rPr>
          <w:b/>
          <w:sz w:val="24"/>
        </w:rPr>
      </w:pPr>
    </w:p>
    <w:p w14:paraId="3CA05C3D" w14:textId="77777777" w:rsidR="00AB1E73" w:rsidRDefault="00AB1E73" w:rsidP="00AB1E73">
      <w:pPr>
        <w:spacing w:line="240" w:lineRule="auto"/>
        <w:contextualSpacing/>
        <w:rPr>
          <w:sz w:val="24"/>
        </w:rPr>
      </w:pPr>
      <w:r>
        <w:rPr>
          <w:b/>
          <w:sz w:val="24"/>
        </w:rPr>
        <w:t>Project Oral Historian</w:t>
      </w:r>
      <w:r>
        <w:rPr>
          <w:b/>
          <w:sz w:val="24"/>
        </w:rPr>
        <w:br/>
      </w:r>
      <w:r>
        <w:rPr>
          <w:sz w:val="24"/>
        </w:rPr>
        <w:tab/>
        <w:t>Must:</w:t>
      </w:r>
    </w:p>
    <w:p w14:paraId="6EFF7550" w14:textId="77777777" w:rsidR="00AB1E73" w:rsidRDefault="00AB1E73" w:rsidP="00AB1E73">
      <w:pPr>
        <w:widowControl w:val="0"/>
        <w:numPr>
          <w:ilvl w:val="0"/>
          <w:numId w:val="32"/>
        </w:numPr>
        <w:autoSpaceDE w:val="0"/>
        <w:autoSpaceDN w:val="0"/>
        <w:adjustRightInd w:val="0"/>
        <w:spacing w:line="240" w:lineRule="auto"/>
        <w:contextualSpacing/>
        <w:rPr>
          <w:sz w:val="24"/>
        </w:rPr>
      </w:pPr>
      <w:r>
        <w:rPr>
          <w:sz w:val="24"/>
        </w:rPr>
        <w:t>Have at least a master’s degree from an accredited college or university in a social science or related field.</w:t>
      </w:r>
    </w:p>
    <w:p w14:paraId="59446024" w14:textId="77777777" w:rsidR="00AB1E73" w:rsidRDefault="00AB1E73" w:rsidP="00AB1E73">
      <w:pPr>
        <w:widowControl w:val="0"/>
        <w:numPr>
          <w:ilvl w:val="0"/>
          <w:numId w:val="32"/>
        </w:numPr>
        <w:autoSpaceDE w:val="0"/>
        <w:autoSpaceDN w:val="0"/>
        <w:adjustRightInd w:val="0"/>
        <w:spacing w:line="240" w:lineRule="auto"/>
        <w:contextualSpacing/>
        <w:rPr>
          <w:sz w:val="24"/>
        </w:rPr>
      </w:pPr>
      <w:r>
        <w:rPr>
          <w:sz w:val="24"/>
        </w:rPr>
        <w:t>Have formal oral history training and four years’ experience in conducting oral history interviews on topics related to United States military history.</w:t>
      </w:r>
    </w:p>
    <w:p w14:paraId="2F293C71" w14:textId="77777777" w:rsidR="00AB1E73" w:rsidRDefault="00AB1E73" w:rsidP="00AB1E73">
      <w:pPr>
        <w:widowControl w:val="0"/>
        <w:numPr>
          <w:ilvl w:val="0"/>
          <w:numId w:val="32"/>
        </w:numPr>
        <w:autoSpaceDE w:val="0"/>
        <w:autoSpaceDN w:val="0"/>
        <w:adjustRightInd w:val="0"/>
        <w:spacing w:line="240" w:lineRule="auto"/>
        <w:contextualSpacing/>
        <w:rPr>
          <w:sz w:val="24"/>
        </w:rPr>
      </w:pPr>
      <w:proofErr w:type="gramStart"/>
      <w:r>
        <w:rPr>
          <w:sz w:val="24"/>
        </w:rPr>
        <w:t>Have</w:t>
      </w:r>
      <w:proofErr w:type="gramEnd"/>
      <w:r>
        <w:rPr>
          <w:sz w:val="24"/>
        </w:rPr>
        <w:t xml:space="preserve"> two years’ experience developing and supervising the execution of oral history programs; to include establishing lines of inquiry, identifying potential interviewees, generating and reviewing questions, and reviewing and editing transcripts.  </w:t>
      </w:r>
    </w:p>
    <w:p w14:paraId="5C007C16" w14:textId="55039715" w:rsidR="00AB1E73" w:rsidRDefault="00AB1E73" w:rsidP="00AB1E73">
      <w:pPr>
        <w:widowControl w:val="0"/>
        <w:numPr>
          <w:ilvl w:val="0"/>
          <w:numId w:val="32"/>
        </w:numPr>
        <w:autoSpaceDE w:val="0"/>
        <w:autoSpaceDN w:val="0"/>
        <w:adjustRightInd w:val="0"/>
        <w:spacing w:line="240" w:lineRule="auto"/>
        <w:contextualSpacing/>
        <w:rPr>
          <w:sz w:val="24"/>
        </w:rPr>
      </w:pPr>
      <w:r>
        <w:rPr>
          <w:sz w:val="24"/>
        </w:rPr>
        <w:t>Provide a list of at least 20 recently conducted oral history interviews and examples of five transcripts of interviews conducted within the last five years.</w:t>
      </w:r>
    </w:p>
    <w:p w14:paraId="05C7F61F" w14:textId="77777777" w:rsidR="005B2461" w:rsidRDefault="005B2461" w:rsidP="005B2461">
      <w:pPr>
        <w:widowControl w:val="0"/>
        <w:autoSpaceDE w:val="0"/>
        <w:autoSpaceDN w:val="0"/>
        <w:adjustRightInd w:val="0"/>
        <w:spacing w:line="240" w:lineRule="auto"/>
        <w:ind w:left="720"/>
        <w:contextualSpacing/>
        <w:rPr>
          <w:sz w:val="24"/>
        </w:rPr>
      </w:pPr>
    </w:p>
    <w:p w14:paraId="19A54B4F" w14:textId="77777777" w:rsidR="00AB1E73" w:rsidRDefault="00AB1E73" w:rsidP="00AB1E73">
      <w:pPr>
        <w:spacing w:line="240" w:lineRule="auto"/>
        <w:contextualSpacing/>
        <w:rPr>
          <w:sz w:val="24"/>
        </w:rPr>
      </w:pPr>
      <w:r>
        <w:rPr>
          <w:b/>
          <w:sz w:val="24"/>
        </w:rPr>
        <w:t>Oral Historian</w:t>
      </w:r>
      <w:r>
        <w:rPr>
          <w:b/>
          <w:sz w:val="24"/>
        </w:rPr>
        <w:br/>
      </w:r>
      <w:r>
        <w:rPr>
          <w:sz w:val="24"/>
        </w:rPr>
        <w:tab/>
        <w:t>Must:</w:t>
      </w:r>
    </w:p>
    <w:p w14:paraId="7546DE14" w14:textId="77777777" w:rsidR="00AB1E73" w:rsidRDefault="00AB1E73" w:rsidP="00AB1E73">
      <w:pPr>
        <w:widowControl w:val="0"/>
        <w:numPr>
          <w:ilvl w:val="0"/>
          <w:numId w:val="33"/>
        </w:numPr>
        <w:autoSpaceDE w:val="0"/>
        <w:autoSpaceDN w:val="0"/>
        <w:adjustRightInd w:val="0"/>
        <w:spacing w:line="240" w:lineRule="auto"/>
        <w:contextualSpacing/>
        <w:rPr>
          <w:sz w:val="24"/>
        </w:rPr>
      </w:pPr>
      <w:r>
        <w:rPr>
          <w:sz w:val="24"/>
        </w:rPr>
        <w:t>Have a bachelor’s degree from an accredited college or university in a social science or related field.</w:t>
      </w:r>
    </w:p>
    <w:p w14:paraId="3AC290F0" w14:textId="77777777" w:rsidR="00AB1E73" w:rsidRDefault="00AB1E73" w:rsidP="00AB1E73">
      <w:pPr>
        <w:widowControl w:val="0"/>
        <w:numPr>
          <w:ilvl w:val="0"/>
          <w:numId w:val="33"/>
        </w:numPr>
        <w:autoSpaceDE w:val="0"/>
        <w:autoSpaceDN w:val="0"/>
        <w:adjustRightInd w:val="0"/>
        <w:spacing w:line="240" w:lineRule="auto"/>
        <w:contextualSpacing/>
        <w:rPr>
          <w:sz w:val="24"/>
        </w:rPr>
      </w:pPr>
      <w:r>
        <w:rPr>
          <w:sz w:val="24"/>
        </w:rPr>
        <w:t>Have formal oral history training and two years’ experience in conducting oral history interviews on topics related to United States military history.</w:t>
      </w:r>
    </w:p>
    <w:p w14:paraId="553F21C6" w14:textId="6339AF8B" w:rsidR="00AB1E73" w:rsidRPr="005B2461" w:rsidRDefault="00AB1E73" w:rsidP="00AB1E73">
      <w:pPr>
        <w:numPr>
          <w:ilvl w:val="0"/>
          <w:numId w:val="33"/>
        </w:numPr>
        <w:spacing w:line="240" w:lineRule="auto"/>
        <w:contextualSpacing/>
        <w:rPr>
          <w:sz w:val="24"/>
          <w:szCs w:val="24"/>
        </w:rPr>
      </w:pPr>
      <w:r>
        <w:rPr>
          <w:sz w:val="24"/>
        </w:rPr>
        <w:t>Provide a list of at least 10 recently conducted oral history interviews and examples of three transcripts of interviews conducted within the last two years.</w:t>
      </w:r>
    </w:p>
    <w:p w14:paraId="37104EC0" w14:textId="77777777" w:rsidR="005B2461" w:rsidRDefault="005B2461" w:rsidP="005B2461">
      <w:pPr>
        <w:spacing w:line="240" w:lineRule="auto"/>
        <w:ind w:left="720"/>
        <w:contextualSpacing/>
        <w:rPr>
          <w:sz w:val="24"/>
          <w:szCs w:val="24"/>
        </w:rPr>
      </w:pPr>
    </w:p>
    <w:p w14:paraId="71FF99EB" w14:textId="77777777" w:rsidR="00AB1E73" w:rsidRDefault="00AB1E73" w:rsidP="00AB1E73">
      <w:pPr>
        <w:spacing w:line="240" w:lineRule="auto"/>
        <w:contextualSpacing/>
        <w:rPr>
          <w:sz w:val="24"/>
        </w:rPr>
      </w:pPr>
      <w:r>
        <w:rPr>
          <w:b/>
          <w:sz w:val="24"/>
        </w:rPr>
        <w:t>Editor</w:t>
      </w:r>
      <w:r>
        <w:rPr>
          <w:b/>
          <w:sz w:val="24"/>
        </w:rPr>
        <w:br/>
      </w:r>
      <w:r>
        <w:rPr>
          <w:sz w:val="24"/>
        </w:rPr>
        <w:tab/>
        <w:t>Must:</w:t>
      </w:r>
    </w:p>
    <w:p w14:paraId="75C0C946" w14:textId="77777777" w:rsidR="00AB1E73" w:rsidRDefault="00AB1E73" w:rsidP="00AB1E73">
      <w:pPr>
        <w:numPr>
          <w:ilvl w:val="1"/>
          <w:numId w:val="34"/>
        </w:numPr>
        <w:spacing w:after="0" w:line="240" w:lineRule="auto"/>
        <w:ind w:left="720"/>
        <w:contextualSpacing/>
        <w:rPr>
          <w:sz w:val="24"/>
          <w:szCs w:val="24"/>
        </w:rPr>
      </w:pPr>
      <w:r>
        <w:rPr>
          <w:sz w:val="24"/>
          <w:szCs w:val="24"/>
        </w:rPr>
        <w:t xml:space="preserve">Have a </w:t>
      </w:r>
      <w:proofErr w:type="gramStart"/>
      <w:r>
        <w:rPr>
          <w:sz w:val="24"/>
          <w:szCs w:val="24"/>
        </w:rPr>
        <w:t>master’s degree in History</w:t>
      </w:r>
      <w:proofErr w:type="gramEnd"/>
      <w:r>
        <w:rPr>
          <w:sz w:val="24"/>
          <w:szCs w:val="24"/>
        </w:rPr>
        <w:t>, English, Journalism, or a related field. An undergraduate degree in History, English, Journalism, or a related field may be substituted for a master’s degree provided the candidate has two years’ experience in the editorial duties noted below.</w:t>
      </w:r>
    </w:p>
    <w:p w14:paraId="7FF67AD6" w14:textId="77777777" w:rsidR="00AB1E73" w:rsidRDefault="00AB1E73" w:rsidP="00AB1E73">
      <w:pPr>
        <w:numPr>
          <w:ilvl w:val="1"/>
          <w:numId w:val="34"/>
        </w:numPr>
        <w:spacing w:after="0" w:line="240" w:lineRule="auto"/>
        <w:ind w:left="720"/>
        <w:contextualSpacing/>
        <w:rPr>
          <w:sz w:val="24"/>
          <w:szCs w:val="24"/>
        </w:rPr>
      </w:pPr>
      <w:proofErr w:type="gramStart"/>
      <w:r>
        <w:rPr>
          <w:sz w:val="24"/>
          <w:szCs w:val="24"/>
        </w:rPr>
        <w:t>Have</w:t>
      </w:r>
      <w:proofErr w:type="gramEnd"/>
      <w:r>
        <w:rPr>
          <w:sz w:val="24"/>
          <w:szCs w:val="24"/>
        </w:rPr>
        <w:t xml:space="preserve"> one year’s experience in professional editing, ranging from substantive editing to proofreading and copyediting.</w:t>
      </w:r>
    </w:p>
    <w:p w14:paraId="2DD3600D" w14:textId="77777777" w:rsidR="00AB1E73" w:rsidRDefault="00AB1E73" w:rsidP="00AB1E73">
      <w:pPr>
        <w:spacing w:after="0" w:line="240" w:lineRule="auto"/>
        <w:ind w:left="720"/>
        <w:contextualSpacing/>
        <w:rPr>
          <w:sz w:val="24"/>
          <w:szCs w:val="24"/>
        </w:rPr>
      </w:pPr>
    </w:p>
    <w:p w14:paraId="21189363" w14:textId="77777777" w:rsidR="00AB1E73" w:rsidRDefault="00AB1E73" w:rsidP="00AB1E73">
      <w:pPr>
        <w:spacing w:line="240" w:lineRule="auto"/>
        <w:contextualSpacing/>
        <w:rPr>
          <w:sz w:val="24"/>
        </w:rPr>
      </w:pPr>
      <w:r>
        <w:rPr>
          <w:b/>
          <w:sz w:val="24"/>
        </w:rPr>
        <w:t>Graphic designer</w:t>
      </w:r>
      <w:r>
        <w:rPr>
          <w:b/>
          <w:sz w:val="24"/>
        </w:rPr>
        <w:br/>
      </w:r>
      <w:r>
        <w:rPr>
          <w:sz w:val="24"/>
        </w:rPr>
        <w:tab/>
        <w:t>Must:</w:t>
      </w:r>
    </w:p>
    <w:p w14:paraId="46DB0D70" w14:textId="77777777" w:rsidR="00AB1E73" w:rsidRDefault="00AB1E73" w:rsidP="00AB1E73">
      <w:pPr>
        <w:numPr>
          <w:ilvl w:val="0"/>
          <w:numId w:val="35"/>
        </w:numPr>
        <w:spacing w:line="240" w:lineRule="auto"/>
        <w:contextualSpacing/>
        <w:rPr>
          <w:sz w:val="24"/>
          <w:szCs w:val="24"/>
        </w:rPr>
      </w:pPr>
      <w:proofErr w:type="gramStart"/>
      <w:r>
        <w:rPr>
          <w:sz w:val="24"/>
          <w:szCs w:val="24"/>
        </w:rPr>
        <w:t>Have</w:t>
      </w:r>
      <w:proofErr w:type="gramEnd"/>
      <w:r>
        <w:rPr>
          <w:sz w:val="24"/>
          <w:szCs w:val="24"/>
        </w:rPr>
        <w:t xml:space="preserve"> an undergraduate degree in Graphic Design, Architecture, Art and Design, or a closely related specialty.</w:t>
      </w:r>
    </w:p>
    <w:p w14:paraId="5C9F5EAC" w14:textId="77777777" w:rsidR="00AB1E73" w:rsidRDefault="00AB1E73" w:rsidP="00AB1E73">
      <w:pPr>
        <w:numPr>
          <w:ilvl w:val="0"/>
          <w:numId w:val="35"/>
        </w:numPr>
        <w:spacing w:line="240" w:lineRule="auto"/>
        <w:contextualSpacing/>
        <w:rPr>
          <w:sz w:val="24"/>
          <w:szCs w:val="24"/>
        </w:rPr>
      </w:pPr>
      <w:proofErr w:type="gramStart"/>
      <w:r>
        <w:rPr>
          <w:sz w:val="24"/>
          <w:szCs w:val="24"/>
        </w:rPr>
        <w:t>Have</w:t>
      </w:r>
      <w:proofErr w:type="gramEnd"/>
      <w:r>
        <w:rPr>
          <w:sz w:val="24"/>
          <w:szCs w:val="24"/>
        </w:rPr>
        <w:t xml:space="preserve"> three years’ professional design and production experience working on products </w:t>
      </w:r>
      <w:proofErr w:type="gramStart"/>
      <w:r>
        <w:rPr>
          <w:sz w:val="24"/>
          <w:szCs w:val="24"/>
        </w:rPr>
        <w:t>similar to</w:t>
      </w:r>
      <w:proofErr w:type="gramEnd"/>
      <w:r>
        <w:rPr>
          <w:sz w:val="24"/>
          <w:szCs w:val="24"/>
        </w:rPr>
        <w:t xml:space="preserve"> those stipulated in the performance work statement. </w:t>
      </w:r>
    </w:p>
    <w:p w14:paraId="68FFD648" w14:textId="77777777" w:rsidR="00AB1E73" w:rsidRDefault="00AB1E73" w:rsidP="00AB1E73">
      <w:pPr>
        <w:numPr>
          <w:ilvl w:val="0"/>
          <w:numId w:val="35"/>
        </w:numPr>
        <w:spacing w:line="240" w:lineRule="auto"/>
        <w:contextualSpacing/>
        <w:rPr>
          <w:sz w:val="24"/>
          <w:szCs w:val="24"/>
        </w:rPr>
      </w:pPr>
      <w:proofErr w:type="gramStart"/>
      <w:r>
        <w:rPr>
          <w:sz w:val="24"/>
          <w:szCs w:val="24"/>
        </w:rPr>
        <w:t>Have</w:t>
      </w:r>
      <w:proofErr w:type="gramEnd"/>
      <w:r>
        <w:rPr>
          <w:sz w:val="24"/>
          <w:szCs w:val="24"/>
        </w:rPr>
        <w:t xml:space="preserve"> three years’ experience using Adobe Creative Suite, including the current versions of InDesign, Photoshop, Illustrator, and Bridge.</w:t>
      </w:r>
    </w:p>
    <w:p w14:paraId="703F1952" w14:textId="77777777" w:rsidR="005B2461" w:rsidRDefault="7CF9C4E4" w:rsidP="367BFCE3">
      <w:pPr>
        <w:numPr>
          <w:ilvl w:val="0"/>
          <w:numId w:val="33"/>
        </w:numPr>
        <w:spacing w:line="240" w:lineRule="auto"/>
        <w:contextualSpacing/>
        <w:rPr>
          <w:sz w:val="24"/>
          <w:szCs w:val="24"/>
        </w:rPr>
      </w:pPr>
      <w:r w:rsidRPr="367BFCE3">
        <w:rPr>
          <w:sz w:val="24"/>
          <w:szCs w:val="24"/>
        </w:rPr>
        <w:t>Provide three design samples for evaluation.</w:t>
      </w:r>
    </w:p>
    <w:p w14:paraId="7D8B492D" w14:textId="74E6CA3A" w:rsidR="367BFCE3" w:rsidRDefault="367BFCE3" w:rsidP="367BFCE3">
      <w:pPr>
        <w:spacing w:line="240" w:lineRule="auto"/>
        <w:contextualSpacing/>
        <w:rPr>
          <w:sz w:val="24"/>
          <w:szCs w:val="24"/>
        </w:rPr>
      </w:pPr>
    </w:p>
    <w:p w14:paraId="419A2124" w14:textId="4F64FCB2" w:rsidR="00AB1E73" w:rsidRPr="005B2461" w:rsidRDefault="7CF9C4E4" w:rsidP="367BFCE3">
      <w:pPr>
        <w:spacing w:line="240" w:lineRule="auto"/>
        <w:contextualSpacing/>
        <w:rPr>
          <w:sz w:val="24"/>
          <w:szCs w:val="24"/>
        </w:rPr>
      </w:pPr>
      <w:r w:rsidRPr="367BFCE3">
        <w:rPr>
          <w:b/>
          <w:bCs/>
          <w:sz w:val="24"/>
          <w:szCs w:val="24"/>
        </w:rPr>
        <w:lastRenderedPageBreak/>
        <w:t>Project Manager</w:t>
      </w:r>
      <w:r w:rsidR="00AB1E73">
        <w:br/>
      </w:r>
      <w:r w:rsidR="00AB1E73">
        <w:tab/>
      </w:r>
      <w:r w:rsidRPr="367BFCE3">
        <w:rPr>
          <w:sz w:val="24"/>
          <w:szCs w:val="24"/>
        </w:rPr>
        <w:t>Must:</w:t>
      </w:r>
    </w:p>
    <w:p w14:paraId="50F64B89" w14:textId="77777777" w:rsidR="00AB1E73" w:rsidRDefault="00AB1E73" w:rsidP="00AB1E73">
      <w:pPr>
        <w:widowControl w:val="0"/>
        <w:numPr>
          <w:ilvl w:val="0"/>
          <w:numId w:val="36"/>
        </w:numPr>
        <w:autoSpaceDE w:val="0"/>
        <w:autoSpaceDN w:val="0"/>
        <w:adjustRightInd w:val="0"/>
        <w:spacing w:line="240" w:lineRule="auto"/>
        <w:contextualSpacing/>
        <w:rPr>
          <w:sz w:val="24"/>
        </w:rPr>
      </w:pPr>
      <w:r>
        <w:rPr>
          <w:sz w:val="24"/>
        </w:rPr>
        <w:t>Have a master’s degree from an accredited college or university in a social science or humanities field.</w:t>
      </w:r>
    </w:p>
    <w:p w14:paraId="13BC9F1D" w14:textId="77777777" w:rsidR="00AB1E73" w:rsidRDefault="00AB1E73" w:rsidP="00AB1E73">
      <w:pPr>
        <w:widowControl w:val="0"/>
        <w:numPr>
          <w:ilvl w:val="0"/>
          <w:numId w:val="36"/>
        </w:numPr>
        <w:autoSpaceDE w:val="0"/>
        <w:autoSpaceDN w:val="0"/>
        <w:adjustRightInd w:val="0"/>
        <w:spacing w:line="240" w:lineRule="auto"/>
        <w:contextualSpacing/>
        <w:rPr>
          <w:sz w:val="24"/>
        </w:rPr>
      </w:pPr>
      <w:proofErr w:type="gramStart"/>
      <w:r>
        <w:rPr>
          <w:sz w:val="24"/>
        </w:rPr>
        <w:t>Have</w:t>
      </w:r>
      <w:proofErr w:type="gramEnd"/>
      <w:r>
        <w:rPr>
          <w:sz w:val="24"/>
        </w:rPr>
        <w:t xml:space="preserve"> five years’ experience as project manager of projects involving two or more of the following performance areas: historical research and writing, oral history, archival collections, or the preservation and conservation of material culture.</w:t>
      </w:r>
    </w:p>
    <w:p w14:paraId="4630D4EE" w14:textId="3FBB44C4" w:rsidR="00AB1E73" w:rsidRDefault="00AB1E73" w:rsidP="00AB1E73">
      <w:pPr>
        <w:widowControl w:val="0"/>
        <w:numPr>
          <w:ilvl w:val="0"/>
          <w:numId w:val="36"/>
        </w:numPr>
        <w:autoSpaceDE w:val="0"/>
        <w:autoSpaceDN w:val="0"/>
        <w:adjustRightInd w:val="0"/>
        <w:spacing w:line="240" w:lineRule="auto"/>
        <w:contextualSpacing/>
        <w:rPr>
          <w:sz w:val="24"/>
        </w:rPr>
      </w:pPr>
      <w:r>
        <w:rPr>
          <w:sz w:val="24"/>
        </w:rPr>
        <w:t xml:space="preserve">Be able to deal effectively and diplomatically with individuals and groups, such as active duty and retired military and civilian personnel, the historical profession, individuals from foreign nations, and the </w:t>
      </w:r>
      <w:proofErr w:type="gramStart"/>
      <w:r>
        <w:rPr>
          <w:sz w:val="24"/>
        </w:rPr>
        <w:t>general public</w:t>
      </w:r>
      <w:proofErr w:type="gramEnd"/>
      <w:r>
        <w:rPr>
          <w:sz w:val="24"/>
        </w:rPr>
        <w:t>.</w:t>
      </w:r>
    </w:p>
    <w:p w14:paraId="0E49F54A" w14:textId="77777777" w:rsidR="005B2461" w:rsidRDefault="005B2461" w:rsidP="005B2461">
      <w:pPr>
        <w:widowControl w:val="0"/>
        <w:autoSpaceDE w:val="0"/>
        <w:autoSpaceDN w:val="0"/>
        <w:adjustRightInd w:val="0"/>
        <w:spacing w:line="240" w:lineRule="auto"/>
        <w:ind w:left="720"/>
        <w:contextualSpacing/>
        <w:rPr>
          <w:sz w:val="24"/>
        </w:rPr>
      </w:pPr>
    </w:p>
    <w:p w14:paraId="5A658D8B" w14:textId="77777777" w:rsidR="00AB1E73" w:rsidRDefault="00AB1E73" w:rsidP="00AB1E73">
      <w:pPr>
        <w:spacing w:line="240" w:lineRule="auto"/>
        <w:contextualSpacing/>
        <w:rPr>
          <w:sz w:val="24"/>
        </w:rPr>
      </w:pPr>
      <w:r>
        <w:rPr>
          <w:b/>
          <w:sz w:val="24"/>
        </w:rPr>
        <w:t>Archaeologist</w:t>
      </w:r>
      <w:r>
        <w:rPr>
          <w:b/>
          <w:sz w:val="24"/>
        </w:rPr>
        <w:br/>
      </w:r>
      <w:r>
        <w:rPr>
          <w:sz w:val="24"/>
        </w:rPr>
        <w:tab/>
        <w:t xml:space="preserve">Must: </w:t>
      </w:r>
    </w:p>
    <w:p w14:paraId="04F3FA98" w14:textId="77777777" w:rsidR="00AB1E73" w:rsidRDefault="00AB1E73" w:rsidP="00AB1E73">
      <w:pPr>
        <w:numPr>
          <w:ilvl w:val="0"/>
          <w:numId w:val="37"/>
        </w:numPr>
        <w:spacing w:line="240" w:lineRule="auto"/>
        <w:contextualSpacing/>
        <w:rPr>
          <w:sz w:val="24"/>
          <w:szCs w:val="24"/>
        </w:rPr>
      </w:pPr>
      <w:proofErr w:type="gramStart"/>
      <w:r>
        <w:rPr>
          <w:sz w:val="24"/>
          <w:szCs w:val="24"/>
        </w:rPr>
        <w:t>Have</w:t>
      </w:r>
      <w:proofErr w:type="gramEnd"/>
      <w:r>
        <w:rPr>
          <w:sz w:val="24"/>
          <w:szCs w:val="24"/>
        </w:rPr>
        <w:t xml:space="preserve"> a master’s degree in Archaeology.</w:t>
      </w:r>
    </w:p>
    <w:p w14:paraId="1EE15EAE" w14:textId="77777777" w:rsidR="00AB1E73" w:rsidRDefault="00AB1E73" w:rsidP="00AB1E73">
      <w:pPr>
        <w:numPr>
          <w:ilvl w:val="0"/>
          <w:numId w:val="38"/>
        </w:numPr>
        <w:spacing w:after="0" w:line="240" w:lineRule="auto"/>
        <w:contextualSpacing/>
        <w:rPr>
          <w:sz w:val="24"/>
          <w:szCs w:val="24"/>
        </w:rPr>
      </w:pPr>
      <w:proofErr w:type="gramStart"/>
      <w:r>
        <w:rPr>
          <w:sz w:val="24"/>
          <w:szCs w:val="24"/>
        </w:rPr>
        <w:t>Have</w:t>
      </w:r>
      <w:proofErr w:type="gramEnd"/>
      <w:r>
        <w:rPr>
          <w:sz w:val="24"/>
          <w:szCs w:val="24"/>
        </w:rPr>
        <w:t xml:space="preserve"> extensive experience conducting anthropological/archaeological/historical studies of cultural resources.</w:t>
      </w:r>
    </w:p>
    <w:p w14:paraId="46F9FB4C" w14:textId="77777777" w:rsidR="00AB1E73" w:rsidRDefault="00AB1E73" w:rsidP="00AB1E73">
      <w:pPr>
        <w:numPr>
          <w:ilvl w:val="0"/>
          <w:numId w:val="38"/>
        </w:numPr>
        <w:spacing w:after="0" w:line="240" w:lineRule="auto"/>
        <w:rPr>
          <w:sz w:val="24"/>
          <w:szCs w:val="24"/>
        </w:rPr>
      </w:pPr>
      <w:proofErr w:type="gramStart"/>
      <w:r>
        <w:rPr>
          <w:sz w:val="24"/>
          <w:szCs w:val="24"/>
        </w:rPr>
        <w:t>Have</w:t>
      </w:r>
      <w:proofErr w:type="gramEnd"/>
      <w:r>
        <w:rPr>
          <w:sz w:val="24"/>
          <w:szCs w:val="24"/>
        </w:rPr>
        <w:t xml:space="preserve"> two years’ experience that demonstrates a thorough knowledge of the fundamental principles and theories of professional archeology. </w:t>
      </w:r>
    </w:p>
    <w:p w14:paraId="7F2A7463" w14:textId="77777777" w:rsidR="00AB1E73" w:rsidRDefault="00AB1E73" w:rsidP="00AB1E73">
      <w:pPr>
        <w:numPr>
          <w:ilvl w:val="0"/>
          <w:numId w:val="38"/>
        </w:numPr>
        <w:spacing w:after="0" w:line="240" w:lineRule="auto"/>
        <w:rPr>
          <w:sz w:val="24"/>
          <w:szCs w:val="24"/>
        </w:rPr>
      </w:pPr>
      <w:r>
        <w:rPr>
          <w:sz w:val="24"/>
          <w:szCs w:val="24"/>
        </w:rPr>
        <w:t>Be able to prepare in-depth reports documenting anthropological/archeological resources in compliance with federal cultural resource directives.</w:t>
      </w:r>
    </w:p>
    <w:p w14:paraId="1ABFFBBE" w14:textId="4653C271" w:rsidR="00AB1E73" w:rsidRPr="005B2461" w:rsidRDefault="00AB1E73" w:rsidP="00AB1E73">
      <w:pPr>
        <w:numPr>
          <w:ilvl w:val="0"/>
          <w:numId w:val="38"/>
        </w:numPr>
        <w:spacing w:after="0" w:line="240" w:lineRule="auto"/>
        <w:contextualSpacing/>
        <w:rPr>
          <w:b/>
          <w:sz w:val="24"/>
          <w:szCs w:val="24"/>
        </w:rPr>
      </w:pPr>
      <w:r>
        <w:rPr>
          <w:sz w:val="24"/>
          <w:szCs w:val="24"/>
        </w:rPr>
        <w:t>Provide two writing samples.</w:t>
      </w:r>
    </w:p>
    <w:p w14:paraId="110ACC45" w14:textId="77777777" w:rsidR="005B2461" w:rsidRDefault="005B2461" w:rsidP="005B2461">
      <w:pPr>
        <w:spacing w:after="0" w:line="240" w:lineRule="auto"/>
        <w:ind w:left="1080"/>
        <w:contextualSpacing/>
        <w:rPr>
          <w:b/>
          <w:sz w:val="24"/>
          <w:szCs w:val="24"/>
        </w:rPr>
      </w:pPr>
    </w:p>
    <w:p w14:paraId="52297294" w14:textId="77777777" w:rsidR="00AB1E73" w:rsidRDefault="00AB1E73" w:rsidP="00AB1E73">
      <w:pPr>
        <w:spacing w:line="240" w:lineRule="auto"/>
        <w:contextualSpacing/>
        <w:rPr>
          <w:sz w:val="24"/>
        </w:rPr>
      </w:pPr>
      <w:r>
        <w:rPr>
          <w:b/>
          <w:sz w:val="24"/>
          <w:szCs w:val="24"/>
        </w:rPr>
        <w:t>Supervisory Museum Specialist</w:t>
      </w:r>
      <w:r>
        <w:rPr>
          <w:b/>
          <w:sz w:val="24"/>
          <w:szCs w:val="24"/>
        </w:rPr>
        <w:br/>
      </w:r>
      <w:r>
        <w:rPr>
          <w:sz w:val="24"/>
        </w:rPr>
        <w:tab/>
        <w:t xml:space="preserve">Must: </w:t>
      </w:r>
    </w:p>
    <w:p w14:paraId="1B1D6758" w14:textId="77777777" w:rsidR="00AB1E73" w:rsidRDefault="00AB1E73" w:rsidP="00AB1E73">
      <w:pPr>
        <w:numPr>
          <w:ilvl w:val="0"/>
          <w:numId w:val="39"/>
        </w:numPr>
        <w:spacing w:line="240" w:lineRule="auto"/>
        <w:contextualSpacing/>
        <w:rPr>
          <w:sz w:val="24"/>
          <w:szCs w:val="24"/>
        </w:rPr>
      </w:pPr>
      <w:proofErr w:type="gramStart"/>
      <w:r>
        <w:rPr>
          <w:sz w:val="24"/>
          <w:szCs w:val="24"/>
        </w:rPr>
        <w:t>Have</w:t>
      </w:r>
      <w:proofErr w:type="gramEnd"/>
      <w:r>
        <w:rPr>
          <w:sz w:val="24"/>
          <w:szCs w:val="24"/>
        </w:rPr>
        <w:t xml:space="preserve"> a </w:t>
      </w:r>
      <w:proofErr w:type="gramStart"/>
      <w:r>
        <w:rPr>
          <w:sz w:val="24"/>
          <w:szCs w:val="24"/>
        </w:rPr>
        <w:t>master’s degree in History</w:t>
      </w:r>
      <w:proofErr w:type="gramEnd"/>
      <w:r>
        <w:rPr>
          <w:sz w:val="24"/>
          <w:szCs w:val="24"/>
        </w:rPr>
        <w:t>, Museum Studies, Archives Management, or in a related field.</w:t>
      </w:r>
    </w:p>
    <w:p w14:paraId="52124AB3" w14:textId="77777777" w:rsidR="00AB1E73" w:rsidRDefault="00AB1E73" w:rsidP="00AB1E73">
      <w:pPr>
        <w:numPr>
          <w:ilvl w:val="0"/>
          <w:numId w:val="40"/>
        </w:numPr>
        <w:spacing w:line="240" w:lineRule="auto"/>
        <w:contextualSpacing/>
        <w:rPr>
          <w:sz w:val="24"/>
          <w:szCs w:val="24"/>
        </w:rPr>
      </w:pPr>
      <w:proofErr w:type="gramStart"/>
      <w:r>
        <w:rPr>
          <w:sz w:val="24"/>
          <w:szCs w:val="24"/>
        </w:rPr>
        <w:t>Have</w:t>
      </w:r>
      <w:proofErr w:type="gramEnd"/>
      <w:r>
        <w:rPr>
          <w:sz w:val="24"/>
          <w:szCs w:val="24"/>
        </w:rPr>
        <w:t xml:space="preserve"> five years’ experience working in the museum or archives environment, including basic care of historic documents or objects, knowledge of preservation materials and procedures, museum cataloging and administration, and museum exhibit design and production.  </w:t>
      </w:r>
    </w:p>
    <w:p w14:paraId="22C8838E" w14:textId="664B3BE5" w:rsidR="00AB1E73" w:rsidRDefault="00AB1E73" w:rsidP="00AB1E73">
      <w:pPr>
        <w:widowControl w:val="0"/>
        <w:numPr>
          <w:ilvl w:val="0"/>
          <w:numId w:val="40"/>
        </w:numPr>
        <w:autoSpaceDE w:val="0"/>
        <w:autoSpaceDN w:val="0"/>
        <w:adjustRightInd w:val="0"/>
        <w:spacing w:line="240" w:lineRule="auto"/>
        <w:contextualSpacing/>
        <w:rPr>
          <w:sz w:val="24"/>
          <w:szCs w:val="24"/>
        </w:rPr>
      </w:pPr>
      <w:proofErr w:type="gramStart"/>
      <w:r>
        <w:rPr>
          <w:sz w:val="24"/>
          <w:szCs w:val="24"/>
        </w:rPr>
        <w:t>Have</w:t>
      </w:r>
      <w:proofErr w:type="gramEnd"/>
      <w:r>
        <w:rPr>
          <w:sz w:val="24"/>
          <w:szCs w:val="24"/>
        </w:rPr>
        <w:t xml:space="preserve"> one year’s experience overseeing museum operations including supervising museum, exhibit, and audiovisual technicians and exercising quality control over projects.</w:t>
      </w:r>
    </w:p>
    <w:p w14:paraId="6F45AF4F" w14:textId="77777777" w:rsidR="005B2461" w:rsidRDefault="005B2461" w:rsidP="005B2461">
      <w:pPr>
        <w:widowControl w:val="0"/>
        <w:autoSpaceDE w:val="0"/>
        <w:autoSpaceDN w:val="0"/>
        <w:adjustRightInd w:val="0"/>
        <w:spacing w:line="240" w:lineRule="auto"/>
        <w:ind w:left="720"/>
        <w:contextualSpacing/>
        <w:rPr>
          <w:sz w:val="24"/>
          <w:szCs w:val="24"/>
        </w:rPr>
      </w:pPr>
    </w:p>
    <w:p w14:paraId="016B9FDA" w14:textId="77777777" w:rsidR="00AB1E73" w:rsidRDefault="00AB1E73" w:rsidP="00AB1E73">
      <w:pPr>
        <w:spacing w:line="240" w:lineRule="auto"/>
        <w:contextualSpacing/>
        <w:rPr>
          <w:sz w:val="24"/>
        </w:rPr>
      </w:pPr>
      <w:r>
        <w:rPr>
          <w:b/>
          <w:sz w:val="24"/>
          <w:szCs w:val="24"/>
        </w:rPr>
        <w:t>Museum Specialist</w:t>
      </w:r>
      <w:r>
        <w:rPr>
          <w:b/>
          <w:sz w:val="24"/>
          <w:szCs w:val="24"/>
        </w:rPr>
        <w:br/>
      </w:r>
      <w:r>
        <w:rPr>
          <w:sz w:val="24"/>
        </w:rPr>
        <w:tab/>
        <w:t>Must:</w:t>
      </w:r>
    </w:p>
    <w:p w14:paraId="18E029B1" w14:textId="77777777" w:rsidR="00AB1E73" w:rsidRDefault="00AB1E73" w:rsidP="00AB1E73">
      <w:pPr>
        <w:numPr>
          <w:ilvl w:val="0"/>
          <w:numId w:val="41"/>
        </w:numPr>
        <w:spacing w:line="240" w:lineRule="auto"/>
        <w:contextualSpacing/>
        <w:rPr>
          <w:sz w:val="24"/>
          <w:szCs w:val="24"/>
        </w:rPr>
      </w:pPr>
      <w:proofErr w:type="gramStart"/>
      <w:r>
        <w:rPr>
          <w:sz w:val="24"/>
          <w:szCs w:val="24"/>
        </w:rPr>
        <w:t>Have</w:t>
      </w:r>
      <w:proofErr w:type="gramEnd"/>
      <w:r>
        <w:rPr>
          <w:sz w:val="24"/>
          <w:szCs w:val="24"/>
        </w:rPr>
        <w:t xml:space="preserve"> a </w:t>
      </w:r>
      <w:proofErr w:type="gramStart"/>
      <w:r>
        <w:rPr>
          <w:sz w:val="24"/>
          <w:szCs w:val="24"/>
        </w:rPr>
        <w:t>master’s degree in History</w:t>
      </w:r>
      <w:proofErr w:type="gramEnd"/>
      <w:r>
        <w:rPr>
          <w:sz w:val="24"/>
          <w:szCs w:val="24"/>
        </w:rPr>
        <w:t>, Museum Studies, Archives Management, or in a related field.</w:t>
      </w:r>
    </w:p>
    <w:p w14:paraId="6AAC2751" w14:textId="77777777" w:rsidR="00AB1E73" w:rsidRDefault="00AB1E73" w:rsidP="00AB1E73">
      <w:pPr>
        <w:numPr>
          <w:ilvl w:val="0"/>
          <w:numId w:val="41"/>
        </w:numPr>
        <w:spacing w:line="240" w:lineRule="auto"/>
        <w:contextualSpacing/>
        <w:rPr>
          <w:sz w:val="24"/>
          <w:szCs w:val="24"/>
        </w:rPr>
      </w:pPr>
      <w:proofErr w:type="gramStart"/>
      <w:r>
        <w:rPr>
          <w:sz w:val="24"/>
          <w:szCs w:val="24"/>
        </w:rPr>
        <w:t>Have</w:t>
      </w:r>
      <w:proofErr w:type="gramEnd"/>
      <w:r>
        <w:rPr>
          <w:sz w:val="24"/>
          <w:szCs w:val="24"/>
        </w:rPr>
        <w:t xml:space="preserve"> three years’ experience working in the museum or archives environment, including basic care of historic documents or objects, knowledge of preservation materials and procedures, designing displays of historical documents and artifacts, and museum cataloging and administration. </w:t>
      </w:r>
    </w:p>
    <w:p w14:paraId="696D46B9" w14:textId="6FDB4E5A" w:rsidR="00AB1E73" w:rsidRDefault="7CF9C4E4" w:rsidP="367BFCE3">
      <w:pPr>
        <w:numPr>
          <w:ilvl w:val="0"/>
          <w:numId w:val="41"/>
        </w:numPr>
        <w:spacing w:line="240" w:lineRule="auto"/>
        <w:contextualSpacing/>
        <w:rPr>
          <w:sz w:val="24"/>
          <w:szCs w:val="24"/>
        </w:rPr>
      </w:pPr>
      <w:r w:rsidRPr="367BFCE3">
        <w:rPr>
          <w:sz w:val="24"/>
          <w:szCs w:val="24"/>
        </w:rPr>
        <w:t>Provide three samples of previous historical displays for evaluation.</w:t>
      </w:r>
    </w:p>
    <w:p w14:paraId="794096B8" w14:textId="5A4B891E" w:rsidR="367BFCE3" w:rsidRDefault="367BFCE3" w:rsidP="367BFCE3">
      <w:pPr>
        <w:spacing w:line="240" w:lineRule="auto"/>
        <w:contextualSpacing/>
        <w:rPr>
          <w:sz w:val="24"/>
          <w:szCs w:val="24"/>
        </w:rPr>
      </w:pPr>
    </w:p>
    <w:p w14:paraId="2CCD12E3" w14:textId="77777777" w:rsidR="00AB1E73" w:rsidRDefault="00AB1E73" w:rsidP="00AB1E73">
      <w:pPr>
        <w:spacing w:line="240" w:lineRule="auto"/>
        <w:contextualSpacing/>
        <w:rPr>
          <w:sz w:val="24"/>
        </w:rPr>
      </w:pPr>
      <w:r>
        <w:rPr>
          <w:b/>
          <w:sz w:val="24"/>
          <w:szCs w:val="24"/>
        </w:rPr>
        <w:t>Museum Technician</w:t>
      </w:r>
      <w:r>
        <w:rPr>
          <w:b/>
          <w:sz w:val="24"/>
          <w:szCs w:val="24"/>
        </w:rPr>
        <w:br/>
      </w:r>
      <w:r>
        <w:rPr>
          <w:sz w:val="24"/>
        </w:rPr>
        <w:tab/>
        <w:t xml:space="preserve">Must: </w:t>
      </w:r>
    </w:p>
    <w:p w14:paraId="525A4A68" w14:textId="77777777" w:rsidR="00AB1E73" w:rsidRDefault="00AB1E73" w:rsidP="00AB1E73">
      <w:pPr>
        <w:numPr>
          <w:ilvl w:val="0"/>
          <w:numId w:val="42"/>
        </w:numPr>
        <w:spacing w:line="240" w:lineRule="auto"/>
        <w:contextualSpacing/>
        <w:rPr>
          <w:sz w:val="24"/>
          <w:szCs w:val="24"/>
        </w:rPr>
      </w:pPr>
      <w:proofErr w:type="gramStart"/>
      <w:r>
        <w:rPr>
          <w:sz w:val="24"/>
          <w:szCs w:val="24"/>
        </w:rPr>
        <w:t>Have</w:t>
      </w:r>
      <w:proofErr w:type="gramEnd"/>
      <w:r>
        <w:rPr>
          <w:sz w:val="24"/>
          <w:szCs w:val="24"/>
        </w:rPr>
        <w:t xml:space="preserve"> a </w:t>
      </w:r>
      <w:proofErr w:type="gramStart"/>
      <w:r>
        <w:rPr>
          <w:sz w:val="24"/>
          <w:szCs w:val="24"/>
        </w:rPr>
        <w:t>bachelor’s degree in History</w:t>
      </w:r>
      <w:proofErr w:type="gramEnd"/>
      <w:r>
        <w:rPr>
          <w:sz w:val="24"/>
          <w:szCs w:val="24"/>
        </w:rPr>
        <w:t>, Museum Studies, Archives Management, or in a related field.</w:t>
      </w:r>
    </w:p>
    <w:p w14:paraId="6CE55D9B" w14:textId="77777777" w:rsidR="00AB1E73" w:rsidRDefault="00AB1E73" w:rsidP="00AB1E73">
      <w:pPr>
        <w:numPr>
          <w:ilvl w:val="0"/>
          <w:numId w:val="42"/>
        </w:numPr>
        <w:spacing w:line="240" w:lineRule="auto"/>
        <w:contextualSpacing/>
        <w:rPr>
          <w:sz w:val="24"/>
          <w:szCs w:val="24"/>
        </w:rPr>
      </w:pPr>
      <w:proofErr w:type="gramStart"/>
      <w:r>
        <w:rPr>
          <w:sz w:val="24"/>
          <w:szCs w:val="24"/>
        </w:rPr>
        <w:t>Have</w:t>
      </w:r>
      <w:proofErr w:type="gramEnd"/>
      <w:r>
        <w:rPr>
          <w:sz w:val="24"/>
          <w:szCs w:val="24"/>
        </w:rPr>
        <w:t xml:space="preserve"> five years’ experience working in the museum or archives environment, including a knowledge of basic museum registration procedures, such as accessioning, deaccessioning, loaning, cataloging, and inventorying historic artifacts.  </w:t>
      </w:r>
    </w:p>
    <w:p w14:paraId="3644FDBE" w14:textId="77777777" w:rsidR="00AB1E73" w:rsidRDefault="00AB1E73" w:rsidP="00AB1E73">
      <w:pPr>
        <w:numPr>
          <w:ilvl w:val="0"/>
          <w:numId w:val="42"/>
        </w:numPr>
        <w:spacing w:line="240" w:lineRule="auto"/>
        <w:contextualSpacing/>
        <w:rPr>
          <w:sz w:val="24"/>
          <w:szCs w:val="24"/>
        </w:rPr>
      </w:pPr>
      <w:r>
        <w:rPr>
          <w:sz w:val="24"/>
          <w:szCs w:val="24"/>
        </w:rPr>
        <w:t xml:space="preserve">Be able to use museum cataloging software and to prepare reports, spreadsheets, inventories, and condition assessments. </w:t>
      </w:r>
    </w:p>
    <w:p w14:paraId="0FC7345F" w14:textId="5F6351D9" w:rsidR="00AB1E73" w:rsidRDefault="00AB1E73" w:rsidP="00AB1E73">
      <w:pPr>
        <w:numPr>
          <w:ilvl w:val="0"/>
          <w:numId w:val="42"/>
        </w:numPr>
        <w:spacing w:line="240" w:lineRule="auto"/>
        <w:contextualSpacing/>
        <w:rPr>
          <w:sz w:val="24"/>
          <w:szCs w:val="24"/>
        </w:rPr>
      </w:pPr>
      <w:r>
        <w:rPr>
          <w:sz w:val="24"/>
          <w:szCs w:val="24"/>
        </w:rPr>
        <w:t xml:space="preserve">Have knowledge of the museum environment and the appropriate storage and handling of artifacts. </w:t>
      </w:r>
    </w:p>
    <w:p w14:paraId="0047DE42" w14:textId="77777777" w:rsidR="005B2461" w:rsidRDefault="005B2461" w:rsidP="005B2461">
      <w:pPr>
        <w:spacing w:line="240" w:lineRule="auto"/>
        <w:ind w:left="720"/>
        <w:contextualSpacing/>
        <w:rPr>
          <w:sz w:val="24"/>
          <w:szCs w:val="24"/>
        </w:rPr>
      </w:pPr>
    </w:p>
    <w:p w14:paraId="6830EBE3" w14:textId="77777777" w:rsidR="00AB1E73" w:rsidRDefault="00AB1E73" w:rsidP="00AB1E73">
      <w:pPr>
        <w:spacing w:line="240" w:lineRule="auto"/>
        <w:contextualSpacing/>
        <w:rPr>
          <w:sz w:val="24"/>
        </w:rPr>
      </w:pPr>
      <w:r>
        <w:rPr>
          <w:b/>
          <w:sz w:val="24"/>
          <w:szCs w:val="24"/>
        </w:rPr>
        <w:t>Exhibit Designer/Specialist</w:t>
      </w:r>
      <w:r>
        <w:rPr>
          <w:b/>
          <w:sz w:val="24"/>
          <w:szCs w:val="24"/>
        </w:rPr>
        <w:br/>
      </w:r>
      <w:r>
        <w:rPr>
          <w:sz w:val="24"/>
        </w:rPr>
        <w:tab/>
        <w:t xml:space="preserve">Must: </w:t>
      </w:r>
    </w:p>
    <w:p w14:paraId="37D65954" w14:textId="77777777" w:rsidR="00AB1E73" w:rsidRDefault="00AB1E73" w:rsidP="00AB1E73">
      <w:pPr>
        <w:numPr>
          <w:ilvl w:val="0"/>
          <w:numId w:val="43"/>
        </w:numPr>
        <w:spacing w:line="240" w:lineRule="auto"/>
        <w:contextualSpacing/>
        <w:rPr>
          <w:sz w:val="24"/>
          <w:szCs w:val="24"/>
        </w:rPr>
      </w:pPr>
      <w:proofErr w:type="gramStart"/>
      <w:r>
        <w:rPr>
          <w:sz w:val="24"/>
          <w:szCs w:val="24"/>
        </w:rPr>
        <w:t>Have</w:t>
      </w:r>
      <w:proofErr w:type="gramEnd"/>
      <w:r>
        <w:rPr>
          <w:sz w:val="24"/>
          <w:szCs w:val="24"/>
        </w:rPr>
        <w:t xml:space="preserve"> a </w:t>
      </w:r>
      <w:proofErr w:type="gramStart"/>
      <w:r>
        <w:rPr>
          <w:sz w:val="24"/>
          <w:szCs w:val="24"/>
        </w:rPr>
        <w:t>bachelor’s degree in Museum Studies</w:t>
      </w:r>
      <w:proofErr w:type="gramEnd"/>
      <w:r>
        <w:rPr>
          <w:sz w:val="24"/>
          <w:szCs w:val="24"/>
        </w:rPr>
        <w:t xml:space="preserve">, Design, Architecture, or closely related field and have demonstrable five years’ experience designing exhibits for the museum or cultural resource preservation field. </w:t>
      </w:r>
    </w:p>
    <w:p w14:paraId="352DBAA4" w14:textId="77777777" w:rsidR="00AB1E73" w:rsidRDefault="00AB1E73" w:rsidP="00AB1E73">
      <w:pPr>
        <w:numPr>
          <w:ilvl w:val="0"/>
          <w:numId w:val="43"/>
        </w:numPr>
        <w:spacing w:line="240" w:lineRule="auto"/>
        <w:contextualSpacing/>
        <w:rPr>
          <w:sz w:val="24"/>
          <w:szCs w:val="24"/>
        </w:rPr>
      </w:pPr>
      <w:r>
        <w:rPr>
          <w:sz w:val="24"/>
          <w:szCs w:val="24"/>
        </w:rPr>
        <w:t xml:space="preserve">Be able to design two- and three-dimensional displays for housing objects, graphics panels, and multi-media components; have sophisticated knowledge of design and exhibit construction and the appropriate software to demonstrate the exhibit with images, </w:t>
      </w:r>
      <w:proofErr w:type="gramStart"/>
      <w:r>
        <w:rPr>
          <w:sz w:val="24"/>
          <w:szCs w:val="24"/>
        </w:rPr>
        <w:t>mock ups</w:t>
      </w:r>
      <w:proofErr w:type="gramEnd"/>
      <w:r>
        <w:rPr>
          <w:sz w:val="24"/>
          <w:szCs w:val="24"/>
        </w:rPr>
        <w:t xml:space="preserve">, and plans; and be able to prepare the final design for fabrication.  </w:t>
      </w:r>
    </w:p>
    <w:p w14:paraId="365DF83A" w14:textId="77777777" w:rsidR="00AB1E73" w:rsidRDefault="00AB1E73" w:rsidP="00AB1E73">
      <w:pPr>
        <w:numPr>
          <w:ilvl w:val="0"/>
          <w:numId w:val="43"/>
        </w:numPr>
        <w:spacing w:line="240" w:lineRule="auto"/>
        <w:contextualSpacing/>
        <w:rPr>
          <w:sz w:val="24"/>
          <w:szCs w:val="24"/>
        </w:rPr>
      </w:pPr>
      <w:r>
        <w:rPr>
          <w:sz w:val="24"/>
          <w:szCs w:val="24"/>
        </w:rPr>
        <w:t xml:space="preserve">Be able to communicate with clients, demonstrate understanding of the interpretive goals of the exhibit, and meet the specifications set out by the client.  </w:t>
      </w:r>
    </w:p>
    <w:p w14:paraId="4E0889F5" w14:textId="60263715" w:rsidR="00AB1E73" w:rsidRDefault="00AB1E73" w:rsidP="00AB1E73">
      <w:pPr>
        <w:numPr>
          <w:ilvl w:val="0"/>
          <w:numId w:val="43"/>
        </w:numPr>
        <w:spacing w:line="240" w:lineRule="auto"/>
        <w:contextualSpacing/>
        <w:rPr>
          <w:sz w:val="24"/>
          <w:szCs w:val="24"/>
        </w:rPr>
      </w:pPr>
      <w:r>
        <w:rPr>
          <w:sz w:val="24"/>
          <w:szCs w:val="24"/>
        </w:rPr>
        <w:t>Have knowledge of museum exhibit standards such as lighting, temperature, humidity, and other environmental factors, as well as Americans with Disabilities Act standards for accessibility, visibility, and safety, and have knowledge of museum exhibit appropriate materials.</w:t>
      </w:r>
    </w:p>
    <w:p w14:paraId="351C07CF" w14:textId="77777777" w:rsidR="005B2461" w:rsidRDefault="005B2461" w:rsidP="005B2461">
      <w:pPr>
        <w:spacing w:line="240" w:lineRule="auto"/>
        <w:ind w:left="720"/>
        <w:contextualSpacing/>
        <w:rPr>
          <w:sz w:val="24"/>
          <w:szCs w:val="24"/>
        </w:rPr>
      </w:pPr>
    </w:p>
    <w:p w14:paraId="38A16162" w14:textId="77777777" w:rsidR="00AB1E73" w:rsidRDefault="00AB1E73" w:rsidP="00AB1E73">
      <w:pPr>
        <w:spacing w:line="240" w:lineRule="auto"/>
        <w:contextualSpacing/>
        <w:rPr>
          <w:sz w:val="24"/>
        </w:rPr>
      </w:pPr>
      <w:r>
        <w:rPr>
          <w:b/>
          <w:sz w:val="24"/>
          <w:szCs w:val="24"/>
        </w:rPr>
        <w:t>Audiovisual (AV) Exhibit Specialist</w:t>
      </w:r>
      <w:r>
        <w:rPr>
          <w:b/>
          <w:sz w:val="24"/>
          <w:szCs w:val="24"/>
        </w:rPr>
        <w:br/>
      </w:r>
      <w:r>
        <w:rPr>
          <w:sz w:val="24"/>
        </w:rPr>
        <w:tab/>
        <w:t xml:space="preserve">Must: </w:t>
      </w:r>
    </w:p>
    <w:p w14:paraId="2221BD3A" w14:textId="77777777" w:rsidR="00AB1E73" w:rsidRDefault="00AB1E73" w:rsidP="00AB1E73">
      <w:pPr>
        <w:numPr>
          <w:ilvl w:val="0"/>
          <w:numId w:val="44"/>
        </w:numPr>
        <w:spacing w:line="240" w:lineRule="auto"/>
        <w:contextualSpacing/>
        <w:rPr>
          <w:sz w:val="24"/>
          <w:szCs w:val="24"/>
        </w:rPr>
      </w:pPr>
      <w:proofErr w:type="gramStart"/>
      <w:r>
        <w:rPr>
          <w:sz w:val="24"/>
          <w:szCs w:val="24"/>
        </w:rPr>
        <w:t>Have</w:t>
      </w:r>
      <w:proofErr w:type="gramEnd"/>
      <w:r>
        <w:rPr>
          <w:sz w:val="24"/>
          <w:szCs w:val="24"/>
        </w:rPr>
        <w:t xml:space="preserve"> a bachelor’s degree and five years’ experience designing and constructing audiovisual, interactive, and multimedia programs.</w:t>
      </w:r>
    </w:p>
    <w:p w14:paraId="03651EA2" w14:textId="77777777" w:rsidR="00AB1E73" w:rsidRDefault="00AB1E73" w:rsidP="00AB1E73">
      <w:pPr>
        <w:numPr>
          <w:ilvl w:val="0"/>
          <w:numId w:val="44"/>
        </w:numPr>
        <w:spacing w:line="240" w:lineRule="auto"/>
        <w:contextualSpacing/>
        <w:rPr>
          <w:sz w:val="24"/>
          <w:szCs w:val="24"/>
        </w:rPr>
      </w:pPr>
      <w:r>
        <w:rPr>
          <w:sz w:val="24"/>
          <w:szCs w:val="24"/>
        </w:rPr>
        <w:t xml:space="preserve">Be able to identify possible source material and write interpretive text or script for audiovisual programs. </w:t>
      </w:r>
    </w:p>
    <w:p w14:paraId="5954E80B" w14:textId="77777777" w:rsidR="00AB1E73" w:rsidRDefault="00AB1E73" w:rsidP="00AB1E73">
      <w:pPr>
        <w:numPr>
          <w:ilvl w:val="0"/>
          <w:numId w:val="44"/>
        </w:numPr>
        <w:spacing w:line="240" w:lineRule="auto"/>
        <w:contextualSpacing/>
        <w:rPr>
          <w:sz w:val="24"/>
          <w:szCs w:val="24"/>
        </w:rPr>
      </w:pPr>
      <w:r>
        <w:rPr>
          <w:sz w:val="24"/>
          <w:szCs w:val="24"/>
        </w:rPr>
        <w:t xml:space="preserve">Be able to identify proposed audiovisual equipment types (e.g., LCD screen, computer touchscreen, etc.) and identify and use appropriate software to produce the final AV product. </w:t>
      </w:r>
    </w:p>
    <w:p w14:paraId="2956DADE" w14:textId="77777777" w:rsidR="00AB1E73" w:rsidRDefault="00AB1E73" w:rsidP="00AB1E73">
      <w:pPr>
        <w:numPr>
          <w:ilvl w:val="0"/>
          <w:numId w:val="44"/>
        </w:numPr>
        <w:spacing w:line="240" w:lineRule="auto"/>
        <w:contextualSpacing/>
        <w:rPr>
          <w:sz w:val="24"/>
          <w:szCs w:val="24"/>
        </w:rPr>
      </w:pPr>
      <w:r>
        <w:rPr>
          <w:sz w:val="24"/>
          <w:szCs w:val="24"/>
        </w:rPr>
        <w:t xml:space="preserve">Be able to set up and install the hardware and software in the physical exhibit space. </w:t>
      </w:r>
    </w:p>
    <w:p w14:paraId="04174D92" w14:textId="77777777" w:rsidR="00AB1E73" w:rsidRDefault="00AB1E73" w:rsidP="00AB1E73">
      <w:pPr>
        <w:spacing w:line="240" w:lineRule="auto"/>
        <w:contextualSpacing/>
        <w:rPr>
          <w:b/>
          <w:sz w:val="24"/>
          <w:szCs w:val="24"/>
        </w:rPr>
      </w:pPr>
    </w:p>
    <w:p w14:paraId="53EA3E22" w14:textId="77777777" w:rsidR="00AB1E73" w:rsidRDefault="00AB1E73" w:rsidP="00AB1E73">
      <w:pPr>
        <w:spacing w:line="240" w:lineRule="auto"/>
        <w:contextualSpacing/>
        <w:rPr>
          <w:sz w:val="24"/>
        </w:rPr>
      </w:pPr>
      <w:r>
        <w:rPr>
          <w:b/>
          <w:sz w:val="24"/>
          <w:szCs w:val="24"/>
        </w:rPr>
        <w:t>Exhibit Fabricator</w:t>
      </w:r>
      <w:r>
        <w:rPr>
          <w:b/>
          <w:sz w:val="24"/>
          <w:szCs w:val="24"/>
        </w:rPr>
        <w:br/>
      </w:r>
      <w:r>
        <w:rPr>
          <w:sz w:val="24"/>
        </w:rPr>
        <w:tab/>
        <w:t xml:space="preserve">Must: </w:t>
      </w:r>
    </w:p>
    <w:p w14:paraId="5C5E806E" w14:textId="77777777" w:rsidR="00AB1E73" w:rsidRDefault="00AB1E73" w:rsidP="00AB1E73">
      <w:pPr>
        <w:numPr>
          <w:ilvl w:val="0"/>
          <w:numId w:val="45"/>
        </w:numPr>
        <w:spacing w:line="240" w:lineRule="auto"/>
        <w:contextualSpacing/>
        <w:rPr>
          <w:sz w:val="24"/>
          <w:szCs w:val="24"/>
        </w:rPr>
      </w:pPr>
      <w:r>
        <w:rPr>
          <w:sz w:val="24"/>
          <w:szCs w:val="24"/>
        </w:rPr>
        <w:lastRenderedPageBreak/>
        <w:t xml:space="preserve">Have high school diploma and minimum ten years’ experience constructing displays for museum environments with a demonstrable track record or references. </w:t>
      </w:r>
    </w:p>
    <w:p w14:paraId="3071F340" w14:textId="77777777" w:rsidR="00AB1E73" w:rsidRDefault="00AB1E73" w:rsidP="00AB1E73">
      <w:pPr>
        <w:numPr>
          <w:ilvl w:val="0"/>
          <w:numId w:val="45"/>
        </w:numPr>
        <w:spacing w:line="240" w:lineRule="auto"/>
        <w:contextualSpacing/>
        <w:rPr>
          <w:sz w:val="24"/>
          <w:szCs w:val="24"/>
        </w:rPr>
      </w:pPr>
      <w:r>
        <w:rPr>
          <w:sz w:val="24"/>
          <w:szCs w:val="24"/>
        </w:rPr>
        <w:t>Be able to read complete blueprints and construction drawings; apply standard measurements, specifications, and instructions; and understand AV hookups and mounting techniques.</w:t>
      </w:r>
    </w:p>
    <w:p w14:paraId="1E8D9852" w14:textId="77777777" w:rsidR="00AB1E73" w:rsidRDefault="00AB1E73" w:rsidP="00AB1E73">
      <w:pPr>
        <w:numPr>
          <w:ilvl w:val="0"/>
          <w:numId w:val="45"/>
        </w:numPr>
        <w:spacing w:line="240" w:lineRule="auto"/>
        <w:contextualSpacing/>
        <w:rPr>
          <w:sz w:val="24"/>
          <w:szCs w:val="24"/>
        </w:rPr>
      </w:pPr>
      <w:r>
        <w:rPr>
          <w:sz w:val="24"/>
          <w:szCs w:val="24"/>
        </w:rPr>
        <w:t xml:space="preserve">Be able to fabricate displays, including but not limited </w:t>
      </w:r>
      <w:proofErr w:type="gramStart"/>
      <w:r>
        <w:rPr>
          <w:sz w:val="24"/>
          <w:szCs w:val="24"/>
        </w:rPr>
        <w:t>to:</w:t>
      </w:r>
      <w:proofErr w:type="gramEnd"/>
      <w:r>
        <w:rPr>
          <w:sz w:val="24"/>
          <w:szCs w:val="24"/>
        </w:rPr>
        <w:t xml:space="preserve"> applying trims and finishes, installing hardware, and applying stains, varnishes, paints, and laminates.</w:t>
      </w:r>
    </w:p>
    <w:p w14:paraId="391952DD" w14:textId="77777777" w:rsidR="00AB1E73" w:rsidRDefault="00AB1E73" w:rsidP="00AB1E73">
      <w:pPr>
        <w:numPr>
          <w:ilvl w:val="0"/>
          <w:numId w:val="45"/>
        </w:numPr>
        <w:spacing w:line="240" w:lineRule="auto"/>
        <w:contextualSpacing/>
        <w:rPr>
          <w:sz w:val="24"/>
          <w:szCs w:val="24"/>
        </w:rPr>
      </w:pPr>
      <w:r>
        <w:rPr>
          <w:sz w:val="24"/>
          <w:szCs w:val="24"/>
        </w:rPr>
        <w:t>Have a working knowledge of recommended or best materials used for graphics and signage and museum appropriate materials for exhibition of artifacts.</w:t>
      </w:r>
    </w:p>
    <w:p w14:paraId="35BF6904" w14:textId="48E13427" w:rsidR="009243E4" w:rsidRPr="007E1E94" w:rsidRDefault="009243E4" w:rsidP="00AB1E73">
      <w:pPr>
        <w:spacing w:after="120" w:line="240" w:lineRule="auto"/>
        <w:contextualSpacing/>
        <w:jc w:val="center"/>
        <w:rPr>
          <w:rFonts w:cstheme="minorHAnsi"/>
          <w:sz w:val="24"/>
          <w:szCs w:val="24"/>
        </w:rPr>
      </w:pPr>
    </w:p>
    <w:sectPr w:rsidR="009243E4" w:rsidRPr="007E1E94">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Lonnquest, John C CIV USARMY CEHQ (USA)" w:date="2026-02-27T11:04:00Z" w:initials="JL">
    <w:p w14:paraId="6FE1F479" w14:textId="77777777" w:rsidR="00824883" w:rsidRDefault="00824883" w:rsidP="00824883">
      <w:pPr>
        <w:pStyle w:val="CommentText"/>
      </w:pPr>
      <w:r>
        <w:rPr>
          <w:rStyle w:val="CommentReference"/>
        </w:rPr>
        <w:annotationRef/>
      </w:r>
      <w:r>
        <w:t xml:space="preserve">I took out “basic” so we could use the BPA to obtain all kinds of preservation services. </w:t>
      </w:r>
    </w:p>
  </w:comment>
  <w:comment w:id="5" w:author="Lonnquest, John C CIV USARMY CEHQ (USA)" w:date="2026-02-27T11:19:00Z" w:initials="JL">
    <w:p w14:paraId="5062AE47" w14:textId="77777777" w:rsidR="004754B3" w:rsidRDefault="004754B3" w:rsidP="004754B3">
      <w:pPr>
        <w:pStyle w:val="CommentText"/>
      </w:pPr>
      <w:r>
        <w:rPr>
          <w:rStyle w:val="CommentReference"/>
        </w:rPr>
        <w:annotationRef/>
      </w:r>
      <w:r>
        <w:t xml:space="preserve">All - the goal of the BPA PWS is to define a suite of general services to chose from. In doingso we want to be specific enough to establish a contractual pathway for ordering services, but not so specific as to restrict out opptions in the future.  </w:t>
      </w:r>
    </w:p>
    <w:p w14:paraId="74C4BCC5" w14:textId="77777777" w:rsidR="004754B3" w:rsidRDefault="004754B3" w:rsidP="004754B3">
      <w:pPr>
        <w:pStyle w:val="CommentText"/>
      </w:pPr>
    </w:p>
    <w:p w14:paraId="1C70A363" w14:textId="77777777" w:rsidR="004754B3" w:rsidRDefault="004754B3" w:rsidP="004754B3">
      <w:pPr>
        <w:pStyle w:val="CommentText"/>
      </w:pPr>
      <w:r>
        <w:t xml:space="preserve">Jonah - please have a look at the oral history line item. Do you want to amend it to include the possibility of doing interviews remotely and laying out the techinical parameters for that? Also, do you want address the contractor obtaining release agreements?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E1F479" w15:done="0"/>
  <w15:commentEx w15:paraId="1C70A3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FD1E72" w16cex:dateUtc="2026-02-27T16:04:00Z"/>
  <w16cex:commentExtensible w16cex:durableId="49B600A2" w16cex:dateUtc="2026-02-27T1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E1F479" w16cid:durableId="0AFD1E72"/>
  <w16cid:commentId w16cid:paraId="1C70A363" w16cid:durableId="49B600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A05AC" w14:textId="77777777" w:rsidR="000912C7" w:rsidRDefault="000912C7" w:rsidP="000912C7">
      <w:pPr>
        <w:spacing w:after="0" w:line="240" w:lineRule="auto"/>
      </w:pPr>
      <w:r>
        <w:separator/>
      </w:r>
    </w:p>
  </w:endnote>
  <w:endnote w:type="continuationSeparator" w:id="0">
    <w:p w14:paraId="2832AC2B" w14:textId="77777777" w:rsidR="000912C7" w:rsidRDefault="000912C7" w:rsidP="00091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679060"/>
      <w:docPartObj>
        <w:docPartGallery w:val="Page Numbers (Bottom of Page)"/>
        <w:docPartUnique/>
      </w:docPartObj>
    </w:sdtPr>
    <w:sdtEndPr>
      <w:rPr>
        <w:noProof/>
      </w:rPr>
    </w:sdtEndPr>
    <w:sdtContent>
      <w:p w14:paraId="3724D0E1" w14:textId="02695F9C" w:rsidR="000D4872" w:rsidRDefault="000D48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82A4CE" w14:textId="77777777" w:rsidR="000D4872" w:rsidRDefault="000D48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DB256" w14:textId="77777777" w:rsidR="000912C7" w:rsidRDefault="000912C7" w:rsidP="000912C7">
      <w:pPr>
        <w:spacing w:after="0" w:line="240" w:lineRule="auto"/>
      </w:pPr>
      <w:r>
        <w:separator/>
      </w:r>
    </w:p>
  </w:footnote>
  <w:footnote w:type="continuationSeparator" w:id="0">
    <w:p w14:paraId="1098E6CB" w14:textId="77777777" w:rsidR="000912C7" w:rsidRDefault="000912C7" w:rsidP="000912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6F9A"/>
    <w:multiLevelType w:val="hybridMultilevel"/>
    <w:tmpl w:val="30D85DB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5B108E"/>
    <w:multiLevelType w:val="hybridMultilevel"/>
    <w:tmpl w:val="7CB82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C5938"/>
    <w:multiLevelType w:val="hybridMultilevel"/>
    <w:tmpl w:val="FDE6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D64EA"/>
    <w:multiLevelType w:val="hybridMultilevel"/>
    <w:tmpl w:val="71B00C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1202106"/>
    <w:multiLevelType w:val="hybridMultilevel"/>
    <w:tmpl w:val="2292ACF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6613823"/>
    <w:multiLevelType w:val="hybridMultilevel"/>
    <w:tmpl w:val="A974440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707253C"/>
    <w:multiLevelType w:val="hybridMultilevel"/>
    <w:tmpl w:val="F6943FF4"/>
    <w:lvl w:ilvl="0" w:tplc="04090001">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7500A18"/>
    <w:multiLevelType w:val="hybridMultilevel"/>
    <w:tmpl w:val="BF9430D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2A67528"/>
    <w:multiLevelType w:val="hybridMultilevel"/>
    <w:tmpl w:val="8674AC5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67B6690"/>
    <w:multiLevelType w:val="hybridMultilevel"/>
    <w:tmpl w:val="249A9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102F4F"/>
    <w:multiLevelType w:val="hybridMultilevel"/>
    <w:tmpl w:val="69A8C0D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707467D"/>
    <w:multiLevelType w:val="hybridMultilevel"/>
    <w:tmpl w:val="E7B4888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8D90D7F"/>
    <w:multiLevelType w:val="hybridMultilevel"/>
    <w:tmpl w:val="D13A1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12D11F6"/>
    <w:multiLevelType w:val="hybridMultilevel"/>
    <w:tmpl w:val="8F3EE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EE5C56"/>
    <w:multiLevelType w:val="hybridMultilevel"/>
    <w:tmpl w:val="447830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A2B0FCF"/>
    <w:multiLevelType w:val="hybridMultilevel"/>
    <w:tmpl w:val="797E50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BAD7F55"/>
    <w:multiLevelType w:val="hybridMultilevel"/>
    <w:tmpl w:val="53207A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C273BD4"/>
    <w:multiLevelType w:val="hybridMultilevel"/>
    <w:tmpl w:val="D0B6747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52AE356D"/>
    <w:multiLevelType w:val="hybridMultilevel"/>
    <w:tmpl w:val="983A8B8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4D94727"/>
    <w:multiLevelType w:val="hybridMultilevel"/>
    <w:tmpl w:val="D7F6B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BE0C9C"/>
    <w:multiLevelType w:val="hybridMultilevel"/>
    <w:tmpl w:val="C54A6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EA7A62"/>
    <w:multiLevelType w:val="hybridMultilevel"/>
    <w:tmpl w:val="9D2074C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61857F35"/>
    <w:multiLevelType w:val="hybridMultilevel"/>
    <w:tmpl w:val="BD588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D5B176E"/>
    <w:multiLevelType w:val="hybridMultilevel"/>
    <w:tmpl w:val="1CA423C2"/>
    <w:lvl w:ilvl="0" w:tplc="04090001">
      <w:start w:val="1"/>
      <w:numFmt w:val="bullet"/>
      <w:lvlText w:val=""/>
      <w:lvlJc w:val="left"/>
      <w:pPr>
        <w:ind w:left="720" w:hanging="360"/>
      </w:pPr>
      <w:rPr>
        <w:rFonts w:ascii="Symbol" w:hAnsi="Symbol" w:hint="default"/>
      </w:rPr>
    </w:lvl>
    <w:lvl w:ilvl="1" w:tplc="3D0A2406">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71D836B5"/>
    <w:multiLevelType w:val="hybridMultilevel"/>
    <w:tmpl w:val="1CB24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090D0A"/>
    <w:multiLevelType w:val="hybridMultilevel"/>
    <w:tmpl w:val="EFA2C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5025CA"/>
    <w:multiLevelType w:val="multilevel"/>
    <w:tmpl w:val="BCCA0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C06366"/>
    <w:multiLevelType w:val="hybridMultilevel"/>
    <w:tmpl w:val="082820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8040FA7"/>
    <w:multiLevelType w:val="hybridMultilevel"/>
    <w:tmpl w:val="48764136"/>
    <w:lvl w:ilvl="0" w:tplc="1BE81E16">
      <w:start w:val="1"/>
      <w:numFmt w:val="bullet"/>
      <w:lvlText w:val=""/>
      <w:lvlJc w:val="left"/>
      <w:pPr>
        <w:ind w:left="720" w:hanging="360"/>
      </w:pPr>
      <w:rPr>
        <w:rFonts w:ascii="Symbol" w:hAnsi="Symbol" w:hint="default"/>
      </w:rPr>
    </w:lvl>
    <w:lvl w:ilvl="1" w:tplc="75104966">
      <w:start w:val="1"/>
      <w:numFmt w:val="bullet"/>
      <w:lvlText w:val="o"/>
      <w:lvlJc w:val="left"/>
      <w:pPr>
        <w:ind w:left="1440" w:hanging="360"/>
      </w:pPr>
      <w:rPr>
        <w:rFonts w:ascii="Courier New" w:hAnsi="Courier New" w:hint="default"/>
      </w:rPr>
    </w:lvl>
    <w:lvl w:ilvl="2" w:tplc="310638C6">
      <w:start w:val="1"/>
      <w:numFmt w:val="bullet"/>
      <w:lvlText w:val=""/>
      <w:lvlJc w:val="left"/>
      <w:pPr>
        <w:ind w:left="2160" w:hanging="360"/>
      </w:pPr>
      <w:rPr>
        <w:rFonts w:ascii="Wingdings" w:hAnsi="Wingdings" w:hint="default"/>
      </w:rPr>
    </w:lvl>
    <w:lvl w:ilvl="3" w:tplc="51B2A278">
      <w:start w:val="1"/>
      <w:numFmt w:val="bullet"/>
      <w:lvlText w:val=""/>
      <w:lvlJc w:val="left"/>
      <w:pPr>
        <w:ind w:left="2880" w:hanging="360"/>
      </w:pPr>
      <w:rPr>
        <w:rFonts w:ascii="Symbol" w:hAnsi="Symbol" w:hint="default"/>
      </w:rPr>
    </w:lvl>
    <w:lvl w:ilvl="4" w:tplc="724E83B2">
      <w:start w:val="1"/>
      <w:numFmt w:val="bullet"/>
      <w:lvlText w:val="o"/>
      <w:lvlJc w:val="left"/>
      <w:pPr>
        <w:ind w:left="3600" w:hanging="360"/>
      </w:pPr>
      <w:rPr>
        <w:rFonts w:ascii="Courier New" w:hAnsi="Courier New" w:hint="default"/>
      </w:rPr>
    </w:lvl>
    <w:lvl w:ilvl="5" w:tplc="A8BCA7D8">
      <w:start w:val="1"/>
      <w:numFmt w:val="bullet"/>
      <w:lvlText w:val=""/>
      <w:lvlJc w:val="left"/>
      <w:pPr>
        <w:ind w:left="4320" w:hanging="360"/>
      </w:pPr>
      <w:rPr>
        <w:rFonts w:ascii="Wingdings" w:hAnsi="Wingdings" w:hint="default"/>
      </w:rPr>
    </w:lvl>
    <w:lvl w:ilvl="6" w:tplc="731A1C1E">
      <w:start w:val="1"/>
      <w:numFmt w:val="bullet"/>
      <w:lvlText w:val=""/>
      <w:lvlJc w:val="left"/>
      <w:pPr>
        <w:ind w:left="5040" w:hanging="360"/>
      </w:pPr>
      <w:rPr>
        <w:rFonts w:ascii="Symbol" w:hAnsi="Symbol" w:hint="default"/>
      </w:rPr>
    </w:lvl>
    <w:lvl w:ilvl="7" w:tplc="097A0414">
      <w:start w:val="1"/>
      <w:numFmt w:val="bullet"/>
      <w:lvlText w:val="o"/>
      <w:lvlJc w:val="left"/>
      <w:pPr>
        <w:ind w:left="5760" w:hanging="360"/>
      </w:pPr>
      <w:rPr>
        <w:rFonts w:ascii="Courier New" w:hAnsi="Courier New" w:hint="default"/>
      </w:rPr>
    </w:lvl>
    <w:lvl w:ilvl="8" w:tplc="C82CDC50">
      <w:start w:val="1"/>
      <w:numFmt w:val="bullet"/>
      <w:lvlText w:val=""/>
      <w:lvlJc w:val="left"/>
      <w:pPr>
        <w:ind w:left="6480" w:hanging="360"/>
      </w:pPr>
      <w:rPr>
        <w:rFonts w:ascii="Wingdings" w:hAnsi="Wingdings" w:hint="default"/>
      </w:rPr>
    </w:lvl>
  </w:abstractNum>
  <w:abstractNum w:abstractNumId="29" w15:restartNumberingAfterBreak="0">
    <w:nsid w:val="7F995554"/>
    <w:multiLevelType w:val="hybridMultilevel"/>
    <w:tmpl w:val="59CC7F6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25142867">
    <w:abstractNumId w:val="25"/>
  </w:num>
  <w:num w:numId="2" w16cid:durableId="1719014299">
    <w:abstractNumId w:val="20"/>
  </w:num>
  <w:num w:numId="3" w16cid:durableId="716198893">
    <w:abstractNumId w:val="26"/>
  </w:num>
  <w:num w:numId="4" w16cid:durableId="220210525">
    <w:abstractNumId w:val="13"/>
  </w:num>
  <w:num w:numId="5" w16cid:durableId="767431384">
    <w:abstractNumId w:val="19"/>
  </w:num>
  <w:num w:numId="6" w16cid:durableId="247272571">
    <w:abstractNumId w:val="18"/>
  </w:num>
  <w:num w:numId="7" w16cid:durableId="521011527">
    <w:abstractNumId w:val="6"/>
  </w:num>
  <w:num w:numId="8" w16cid:durableId="439767666">
    <w:abstractNumId w:val="11"/>
  </w:num>
  <w:num w:numId="9" w16cid:durableId="978610954">
    <w:abstractNumId w:val="21"/>
  </w:num>
  <w:num w:numId="10" w16cid:durableId="251085790">
    <w:abstractNumId w:val="23"/>
  </w:num>
  <w:num w:numId="11" w16cid:durableId="2135639493">
    <w:abstractNumId w:val="10"/>
  </w:num>
  <w:num w:numId="12" w16cid:durableId="903370358">
    <w:abstractNumId w:val="29"/>
  </w:num>
  <w:num w:numId="13" w16cid:durableId="996228857">
    <w:abstractNumId w:val="5"/>
  </w:num>
  <w:num w:numId="14" w16cid:durableId="832142645">
    <w:abstractNumId w:val="8"/>
  </w:num>
  <w:num w:numId="15" w16cid:durableId="117577067">
    <w:abstractNumId w:val="7"/>
  </w:num>
  <w:num w:numId="16" w16cid:durableId="1727332672">
    <w:abstractNumId w:val="17"/>
  </w:num>
  <w:num w:numId="17" w16cid:durableId="760418312">
    <w:abstractNumId w:val="9"/>
  </w:num>
  <w:num w:numId="18" w16cid:durableId="1518810566">
    <w:abstractNumId w:val="4"/>
  </w:num>
  <w:num w:numId="19" w16cid:durableId="989022961">
    <w:abstractNumId w:val="0"/>
  </w:num>
  <w:num w:numId="20" w16cid:durableId="1359546807">
    <w:abstractNumId w:val="1"/>
  </w:num>
  <w:num w:numId="21" w16cid:durableId="254942904">
    <w:abstractNumId w:val="2"/>
  </w:num>
  <w:num w:numId="22" w16cid:durableId="792751626">
    <w:abstractNumId w:val="24"/>
  </w:num>
  <w:num w:numId="23" w16cid:durableId="63402532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90519241">
    <w:abstractNumId w:val="13"/>
  </w:num>
  <w:num w:numId="25" w16cid:durableId="225529165">
    <w:abstractNumId w:val="19"/>
  </w:num>
  <w:num w:numId="26" w16cid:durableId="1290235026">
    <w:abstractNumId w:val="20"/>
  </w:num>
  <w:num w:numId="27" w16cid:durableId="1479885827">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6661266">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00074167">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59838721">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60636986">
    <w:abstractNumId w:val="9"/>
  </w:num>
  <w:num w:numId="32" w16cid:durableId="86973124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9322032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38316231">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2483631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13550467">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02420845">
    <w:abstractNumId w:val="27"/>
  </w:num>
  <w:num w:numId="38" w16cid:durableId="300690519">
    <w:abstractNumId w:val="28"/>
  </w:num>
  <w:num w:numId="39" w16cid:durableId="1120497101">
    <w:abstractNumId w:val="15"/>
  </w:num>
  <w:num w:numId="40" w16cid:durableId="1274634359">
    <w:abstractNumId w:val="22"/>
  </w:num>
  <w:num w:numId="41" w16cid:durableId="48859718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70397995">
    <w:abstractNumId w:val="14"/>
  </w:num>
  <w:num w:numId="43" w16cid:durableId="1248735430">
    <w:abstractNumId w:val="3"/>
  </w:num>
  <w:num w:numId="44" w16cid:durableId="541358813">
    <w:abstractNumId w:val="12"/>
  </w:num>
  <w:num w:numId="45" w16cid:durableId="53616584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nnquest, John C CIV USARMY CEHQ (USA)">
    <w15:presenceInfo w15:providerId="AD" w15:userId="S::LonnquestJ@usace.army.mil::6fde9bf3-3bb6-44f4-886b-f8a8a2841c4d"/>
  </w15:person>
  <w15:person w15:author="Bea-Taylor, Jonah G CIV USARMY CEHQ (USA)">
    <w15:presenceInfo w15:providerId="AD" w15:userId="S-1-5-21-4070642156-458634915-1301419412-641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682"/>
    <w:rsid w:val="000123D9"/>
    <w:rsid w:val="000912C7"/>
    <w:rsid w:val="000940C7"/>
    <w:rsid w:val="000D4872"/>
    <w:rsid w:val="00106A42"/>
    <w:rsid w:val="00131734"/>
    <w:rsid w:val="00136A86"/>
    <w:rsid w:val="00153E3E"/>
    <w:rsid w:val="001A7A51"/>
    <w:rsid w:val="001F14CD"/>
    <w:rsid w:val="002C6343"/>
    <w:rsid w:val="00325B58"/>
    <w:rsid w:val="00333DD9"/>
    <w:rsid w:val="00395F99"/>
    <w:rsid w:val="003B4B0C"/>
    <w:rsid w:val="003F2E5D"/>
    <w:rsid w:val="0044609C"/>
    <w:rsid w:val="004754B3"/>
    <w:rsid w:val="004817B7"/>
    <w:rsid w:val="004851A6"/>
    <w:rsid w:val="004949E3"/>
    <w:rsid w:val="004A2D19"/>
    <w:rsid w:val="004C16B6"/>
    <w:rsid w:val="004F6A01"/>
    <w:rsid w:val="0052094C"/>
    <w:rsid w:val="00534B7C"/>
    <w:rsid w:val="00540FB5"/>
    <w:rsid w:val="005A0F88"/>
    <w:rsid w:val="005B2461"/>
    <w:rsid w:val="005C2135"/>
    <w:rsid w:val="005C6682"/>
    <w:rsid w:val="00617EBA"/>
    <w:rsid w:val="00627AD9"/>
    <w:rsid w:val="00797AB6"/>
    <w:rsid w:val="007E1E94"/>
    <w:rsid w:val="00824883"/>
    <w:rsid w:val="009243E4"/>
    <w:rsid w:val="00997F8B"/>
    <w:rsid w:val="00A07D4F"/>
    <w:rsid w:val="00A723A1"/>
    <w:rsid w:val="00AB1E73"/>
    <w:rsid w:val="00AB645F"/>
    <w:rsid w:val="00B97E6D"/>
    <w:rsid w:val="00C0340E"/>
    <w:rsid w:val="00C247D6"/>
    <w:rsid w:val="00C349C7"/>
    <w:rsid w:val="00C47566"/>
    <w:rsid w:val="00C93511"/>
    <w:rsid w:val="00CF3BF9"/>
    <w:rsid w:val="00D20771"/>
    <w:rsid w:val="00D62791"/>
    <w:rsid w:val="00DA7F2A"/>
    <w:rsid w:val="00E502BB"/>
    <w:rsid w:val="00F07890"/>
    <w:rsid w:val="00FE1AE6"/>
    <w:rsid w:val="061BCB88"/>
    <w:rsid w:val="0DA5F3CB"/>
    <w:rsid w:val="0DC002B3"/>
    <w:rsid w:val="0E6604B3"/>
    <w:rsid w:val="1024C1B4"/>
    <w:rsid w:val="10B909D6"/>
    <w:rsid w:val="13F797A3"/>
    <w:rsid w:val="192EF29A"/>
    <w:rsid w:val="19A383DE"/>
    <w:rsid w:val="1A20FA94"/>
    <w:rsid w:val="1FD69FAB"/>
    <w:rsid w:val="21793C84"/>
    <w:rsid w:val="25ABB4AB"/>
    <w:rsid w:val="27A36BB2"/>
    <w:rsid w:val="2965F6B6"/>
    <w:rsid w:val="29F23BD3"/>
    <w:rsid w:val="2A2F407E"/>
    <w:rsid w:val="2C21723B"/>
    <w:rsid w:val="3038300F"/>
    <w:rsid w:val="30594A33"/>
    <w:rsid w:val="314E2027"/>
    <w:rsid w:val="321AEA80"/>
    <w:rsid w:val="34DD2D90"/>
    <w:rsid w:val="367BFCE3"/>
    <w:rsid w:val="37A4EC54"/>
    <w:rsid w:val="386ECA20"/>
    <w:rsid w:val="3A3FCEAC"/>
    <w:rsid w:val="3B314AC0"/>
    <w:rsid w:val="3D4791DB"/>
    <w:rsid w:val="40671741"/>
    <w:rsid w:val="4293DBED"/>
    <w:rsid w:val="45729800"/>
    <w:rsid w:val="463B2141"/>
    <w:rsid w:val="46E22139"/>
    <w:rsid w:val="4811F450"/>
    <w:rsid w:val="4C92DFD3"/>
    <w:rsid w:val="4E9DA6B9"/>
    <w:rsid w:val="4ED2167B"/>
    <w:rsid w:val="5187F71E"/>
    <w:rsid w:val="5C882A1A"/>
    <w:rsid w:val="61CD0E59"/>
    <w:rsid w:val="62E69E90"/>
    <w:rsid w:val="6613C090"/>
    <w:rsid w:val="694592A7"/>
    <w:rsid w:val="6DD218AC"/>
    <w:rsid w:val="6E29EAE6"/>
    <w:rsid w:val="70F8DF54"/>
    <w:rsid w:val="71573284"/>
    <w:rsid w:val="72F76F6F"/>
    <w:rsid w:val="7584FA9D"/>
    <w:rsid w:val="78766EE2"/>
    <w:rsid w:val="7CEF55B8"/>
    <w:rsid w:val="7CF9C4E4"/>
    <w:rsid w:val="7E5ED272"/>
    <w:rsid w:val="7FA23494"/>
    <w:rsid w:val="7FE01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67E2E"/>
  <w15:chartTrackingRefBased/>
  <w15:docId w15:val="{E26CC871-8D92-47EE-AB02-64DF87806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12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12C7"/>
  </w:style>
  <w:style w:type="paragraph" w:styleId="Footer">
    <w:name w:val="footer"/>
    <w:basedOn w:val="Normal"/>
    <w:link w:val="FooterChar"/>
    <w:uiPriority w:val="99"/>
    <w:unhideWhenUsed/>
    <w:rsid w:val="000912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2C7"/>
  </w:style>
  <w:style w:type="paragraph" w:customStyle="1" w:styleId="Default">
    <w:name w:val="Default"/>
    <w:rsid w:val="004F6A01"/>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39"/>
    <w:rsid w:val="00106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B4B0C"/>
    <w:rPr>
      <w:sz w:val="16"/>
      <w:szCs w:val="16"/>
    </w:rPr>
  </w:style>
  <w:style w:type="paragraph" w:styleId="CommentText">
    <w:name w:val="annotation text"/>
    <w:basedOn w:val="Normal"/>
    <w:link w:val="CommentTextChar"/>
    <w:uiPriority w:val="99"/>
    <w:unhideWhenUsed/>
    <w:rsid w:val="003B4B0C"/>
    <w:pPr>
      <w:spacing w:line="240" w:lineRule="auto"/>
    </w:pPr>
    <w:rPr>
      <w:sz w:val="20"/>
      <w:szCs w:val="20"/>
    </w:rPr>
  </w:style>
  <w:style w:type="character" w:customStyle="1" w:styleId="CommentTextChar">
    <w:name w:val="Comment Text Char"/>
    <w:basedOn w:val="DefaultParagraphFont"/>
    <w:link w:val="CommentText"/>
    <w:uiPriority w:val="99"/>
    <w:rsid w:val="003B4B0C"/>
    <w:rPr>
      <w:sz w:val="20"/>
      <w:szCs w:val="20"/>
    </w:rPr>
  </w:style>
  <w:style w:type="paragraph" w:styleId="CommentSubject">
    <w:name w:val="annotation subject"/>
    <w:basedOn w:val="CommentText"/>
    <w:next w:val="CommentText"/>
    <w:link w:val="CommentSubjectChar"/>
    <w:uiPriority w:val="99"/>
    <w:semiHidden/>
    <w:unhideWhenUsed/>
    <w:rsid w:val="003B4B0C"/>
    <w:rPr>
      <w:b/>
      <w:bCs/>
    </w:rPr>
  </w:style>
  <w:style w:type="character" w:customStyle="1" w:styleId="CommentSubjectChar">
    <w:name w:val="Comment Subject Char"/>
    <w:basedOn w:val="CommentTextChar"/>
    <w:link w:val="CommentSubject"/>
    <w:uiPriority w:val="99"/>
    <w:semiHidden/>
    <w:rsid w:val="003B4B0C"/>
    <w:rPr>
      <w:b/>
      <w:bCs/>
      <w:sz w:val="20"/>
      <w:szCs w:val="20"/>
    </w:rPr>
  </w:style>
  <w:style w:type="paragraph" w:styleId="BalloonText">
    <w:name w:val="Balloon Text"/>
    <w:basedOn w:val="Normal"/>
    <w:link w:val="BalloonTextChar"/>
    <w:uiPriority w:val="99"/>
    <w:semiHidden/>
    <w:unhideWhenUsed/>
    <w:rsid w:val="003B4B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B0C"/>
    <w:rPr>
      <w:rFonts w:ascii="Segoe UI" w:hAnsi="Segoe UI" w:cs="Segoe UI"/>
      <w:sz w:val="18"/>
      <w:szCs w:val="18"/>
    </w:rPr>
  </w:style>
  <w:style w:type="paragraph" w:styleId="Revision">
    <w:name w:val="Revision"/>
    <w:hidden/>
    <w:uiPriority w:val="99"/>
    <w:semiHidden/>
    <w:rsid w:val="0013173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5828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05E2FBC9DFD341BBFB13FEBC556810" ma:contentTypeVersion="10" ma:contentTypeDescription="Create a new document." ma:contentTypeScope="" ma:versionID="2b4e01424602871117c3c52f15128a6c">
  <xsd:schema xmlns:xsd="http://www.w3.org/2001/XMLSchema" xmlns:xs="http://www.w3.org/2001/XMLSchema" xmlns:p="http://schemas.microsoft.com/office/2006/metadata/properties" xmlns:ns2="9a70f3da-f78c-4077-b684-d434b5089df8" xmlns:ns3="df3e8f0c-71ea-44cb-837a-aefbfb693771" targetNamespace="http://schemas.microsoft.com/office/2006/metadata/properties" ma:root="true" ma:fieldsID="330772651b97a933e8326b44964aac61" ns2:_="" ns3:_="">
    <xsd:import namespace="9a70f3da-f78c-4077-b684-d434b5089df8"/>
    <xsd:import namespace="df3e8f0c-71ea-44cb-837a-aefbfb69377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70f3da-f78c-4077-b684-d434b5089d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f3e8f0c-71ea-44cb-837a-aefbfb69377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233A4C-392E-4EF6-9474-FDCFF36D1D7C}">
  <ds:schemaRefs>
    <ds:schemaRef ds:uri="http://schemas.microsoft.com/sharepoint/v3/contenttype/forms"/>
  </ds:schemaRefs>
</ds:datastoreItem>
</file>

<file path=customXml/itemProps2.xml><?xml version="1.0" encoding="utf-8"?>
<ds:datastoreItem xmlns:ds="http://schemas.openxmlformats.org/officeDocument/2006/customXml" ds:itemID="{C60C2912-24F7-47F2-8EA7-53FD29703C1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7352587-A3E7-4422-90A2-6F6C6303FE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70f3da-f78c-4077-b684-d434b5089df8"/>
    <ds:schemaRef ds:uri="df3e8f0c-71ea-44cb-837a-aefbfb6937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19</Pages>
  <Words>6807</Words>
  <Characters>38806</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45522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Ercolano, Adriana A CIV (US)</dc:creator>
  <cp:keywords/>
  <dc:description/>
  <cp:lastModifiedBy>Bea-Taylor, Jonah G CIV USARMY CEHQ (USA)</cp:lastModifiedBy>
  <cp:revision>13</cp:revision>
  <dcterms:created xsi:type="dcterms:W3CDTF">2021-05-13T18:27:00Z</dcterms:created>
  <dcterms:modified xsi:type="dcterms:W3CDTF">2026-03-03T20:12:00Z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0x0101000705E2FBC9DFD341BBFB13FEBC556810</vt:lpwstr>
  </property>
</Properties>
</file>