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ED44" w14:textId="77777777" w:rsidR="009F4E44" w:rsidRPr="00D80525" w:rsidRDefault="009F4E44" w:rsidP="009F4E44">
      <w:pPr>
        <w:rPr>
          <w:rFonts w:ascii="Arial" w:hAnsi="Arial" w:cs="Arial"/>
        </w:rPr>
      </w:pPr>
    </w:p>
    <w:p w14:paraId="1D8D5C53" w14:textId="77777777" w:rsidR="009F4E44" w:rsidRPr="00D80525" w:rsidRDefault="009F4E44" w:rsidP="009F4E44">
      <w:pPr>
        <w:rPr>
          <w:rFonts w:ascii="Arial" w:hAnsi="Arial" w:cs="Arial"/>
        </w:rPr>
      </w:pPr>
    </w:p>
    <w:p w14:paraId="64C934FE" w14:textId="77777777" w:rsidR="009F4E44" w:rsidRPr="00D80525" w:rsidRDefault="009F4E44" w:rsidP="009F4E44">
      <w:pPr>
        <w:rPr>
          <w:rFonts w:ascii="Arial" w:hAnsi="Arial" w:cs="Arial"/>
        </w:rPr>
      </w:pPr>
    </w:p>
    <w:p w14:paraId="07E2FB18" w14:textId="77777777" w:rsidR="009F4E44" w:rsidRPr="00D80525" w:rsidRDefault="009F4E44" w:rsidP="009F4E44">
      <w:pPr>
        <w:rPr>
          <w:rFonts w:ascii="Arial" w:hAnsi="Arial" w:cs="Arial"/>
        </w:rPr>
      </w:pPr>
    </w:p>
    <w:p w14:paraId="65B6D45C" w14:textId="77777777" w:rsidR="009F4E44" w:rsidRPr="00D80525" w:rsidRDefault="009F4E44" w:rsidP="009F4E44">
      <w:pPr>
        <w:rPr>
          <w:rFonts w:ascii="Arial" w:hAnsi="Arial" w:cs="Arial"/>
        </w:rPr>
      </w:pPr>
    </w:p>
    <w:p w14:paraId="6CAD1400" w14:textId="77777777" w:rsidR="009F4E44" w:rsidRPr="00D80525" w:rsidRDefault="009F4E44" w:rsidP="009F4E44">
      <w:pPr>
        <w:rPr>
          <w:rFonts w:ascii="Arial" w:hAnsi="Arial" w:cs="Arial"/>
        </w:rPr>
      </w:pPr>
    </w:p>
    <w:p w14:paraId="5FD8E5B7" w14:textId="77777777" w:rsidR="009F4E44" w:rsidRPr="00D80525" w:rsidRDefault="009F4E44" w:rsidP="009F4E44">
      <w:pPr>
        <w:rPr>
          <w:rFonts w:ascii="Arial" w:hAnsi="Arial" w:cs="Arial"/>
        </w:rPr>
      </w:pPr>
    </w:p>
    <w:p w14:paraId="31476D48" w14:textId="77777777" w:rsidR="009F4E44" w:rsidRPr="00D80525" w:rsidRDefault="009F4E44" w:rsidP="009F4E44">
      <w:pPr>
        <w:rPr>
          <w:rFonts w:ascii="Arial" w:hAnsi="Arial" w:cs="Arial"/>
        </w:rPr>
      </w:pPr>
    </w:p>
    <w:p w14:paraId="56A03246" w14:textId="77777777" w:rsidR="009F4E44" w:rsidRPr="00D80525" w:rsidRDefault="009F4E44" w:rsidP="009F4E44">
      <w:pPr>
        <w:rPr>
          <w:rFonts w:ascii="Arial" w:hAnsi="Arial" w:cs="Arial"/>
        </w:rPr>
      </w:pPr>
    </w:p>
    <w:p w14:paraId="03EA3AAD" w14:textId="77777777" w:rsidR="009F4E44" w:rsidRPr="00D80525" w:rsidRDefault="009F4E44" w:rsidP="009F4E44">
      <w:pPr>
        <w:rPr>
          <w:rFonts w:ascii="Arial" w:hAnsi="Arial" w:cs="Arial"/>
        </w:rPr>
      </w:pPr>
    </w:p>
    <w:p w14:paraId="7AD9FD77" w14:textId="77777777" w:rsidR="009F4E44" w:rsidRPr="00D80525" w:rsidRDefault="009F4E44" w:rsidP="009F4E44">
      <w:pPr>
        <w:rPr>
          <w:rFonts w:ascii="Arial" w:hAnsi="Arial" w:cs="Arial"/>
        </w:rPr>
      </w:pPr>
    </w:p>
    <w:p w14:paraId="3307B48B" w14:textId="77777777" w:rsidR="006F1E9E" w:rsidRPr="00D80525" w:rsidRDefault="00176320" w:rsidP="009F4E44">
      <w:pPr>
        <w:jc w:val="center"/>
        <w:rPr>
          <w:rFonts w:ascii="Arial" w:hAnsi="Arial" w:cs="Arial"/>
          <w:b/>
          <w:bCs/>
        </w:rPr>
      </w:pPr>
      <w:r w:rsidRPr="00D80525">
        <w:rPr>
          <w:rFonts w:ascii="Arial" w:hAnsi="Arial" w:cs="Arial"/>
          <w:b/>
          <w:bCs/>
        </w:rPr>
        <w:t xml:space="preserve">Backlog </w:t>
      </w:r>
      <w:r w:rsidR="00394075" w:rsidRPr="00D80525">
        <w:rPr>
          <w:rFonts w:ascii="Arial" w:hAnsi="Arial" w:cs="Arial"/>
          <w:b/>
          <w:bCs/>
        </w:rPr>
        <w:t>Inspections</w:t>
      </w:r>
      <w:r w:rsidR="009F4E44" w:rsidRPr="00D80525">
        <w:rPr>
          <w:rFonts w:ascii="Arial" w:hAnsi="Arial" w:cs="Arial"/>
          <w:b/>
          <w:bCs/>
        </w:rPr>
        <w:t xml:space="preserve"> </w:t>
      </w:r>
    </w:p>
    <w:p w14:paraId="348F2112" w14:textId="15024D52" w:rsidR="009F4E44" w:rsidRPr="00D80525" w:rsidRDefault="006F1E9E" w:rsidP="009F4E44">
      <w:pPr>
        <w:jc w:val="center"/>
        <w:rPr>
          <w:rFonts w:ascii="Arial" w:hAnsi="Arial" w:cs="Arial"/>
          <w:b/>
          <w:bCs/>
        </w:rPr>
      </w:pPr>
      <w:r w:rsidRPr="00D80525">
        <w:rPr>
          <w:rFonts w:ascii="Arial" w:hAnsi="Arial" w:cs="Arial"/>
          <w:b/>
          <w:bCs/>
        </w:rPr>
        <w:t xml:space="preserve">Performance Work Statement </w:t>
      </w:r>
      <w:r w:rsidR="009F4E44" w:rsidRPr="00D80525">
        <w:rPr>
          <w:rFonts w:ascii="Arial" w:hAnsi="Arial" w:cs="Arial"/>
          <w:b/>
          <w:bCs/>
        </w:rPr>
        <w:t>(PWS)</w:t>
      </w:r>
      <w:r w:rsidR="009F4E44" w:rsidRPr="00D80525">
        <w:rPr>
          <w:rFonts w:ascii="Arial" w:hAnsi="Arial" w:cs="Arial"/>
          <w:b/>
          <w:bCs/>
        </w:rPr>
        <w:br/>
      </w:r>
      <w:del w:id="0" w:author="Weese, Timothy W" w:date="2026-03-03T11:30:00Z" w16du:dateUtc="2026-03-03T16:30:00Z">
        <w:r w:rsidR="00F53CE4" w:rsidRPr="00D80525" w:rsidDel="00745E0F">
          <w:rPr>
            <w:rFonts w:ascii="Arial" w:hAnsi="Arial" w:cs="Arial"/>
            <w:b/>
            <w:bCs/>
          </w:rPr>
          <w:delText>0</w:delText>
        </w:r>
        <w:r w:rsidR="00924226" w:rsidRPr="00D80525" w:rsidDel="00745E0F">
          <w:rPr>
            <w:rFonts w:ascii="Arial" w:hAnsi="Arial" w:cs="Arial"/>
            <w:b/>
            <w:bCs/>
          </w:rPr>
          <w:delText>2</w:delText>
        </w:r>
        <w:r w:rsidR="00F53CE4" w:rsidRPr="00D80525" w:rsidDel="00745E0F">
          <w:rPr>
            <w:rFonts w:ascii="Arial" w:hAnsi="Arial" w:cs="Arial"/>
            <w:b/>
            <w:bCs/>
          </w:rPr>
          <w:delText>/</w:delText>
        </w:r>
      </w:del>
      <w:del w:id="1" w:author="Weese, Timothy W" w:date="2026-02-24T14:40:00Z" w16du:dateUtc="2026-02-24T19:40:00Z">
        <w:r w:rsidR="00924226" w:rsidRPr="00D80525" w:rsidDel="00534E0B">
          <w:rPr>
            <w:rFonts w:ascii="Arial" w:hAnsi="Arial" w:cs="Arial"/>
            <w:b/>
            <w:bCs/>
          </w:rPr>
          <w:delText>06</w:delText>
        </w:r>
      </w:del>
      <w:del w:id="2" w:author="Weese, Timothy W" w:date="2026-03-03T11:30:00Z" w16du:dateUtc="2026-03-03T16:30:00Z">
        <w:r w:rsidR="00F53CE4" w:rsidRPr="00D80525" w:rsidDel="00745E0F">
          <w:rPr>
            <w:rFonts w:ascii="Arial" w:hAnsi="Arial" w:cs="Arial"/>
            <w:b/>
            <w:bCs/>
          </w:rPr>
          <w:delText>/26</w:delText>
        </w:r>
      </w:del>
      <w:ins w:id="3" w:author="Weese, Timothy W" w:date="2026-03-03T11:30:00Z" w16du:dateUtc="2026-03-03T16:30:00Z">
        <w:r w:rsidR="00745E0F">
          <w:rPr>
            <w:rFonts w:ascii="Arial" w:hAnsi="Arial" w:cs="Arial"/>
            <w:b/>
            <w:bCs/>
          </w:rPr>
          <w:t>03/03/2026</w:t>
        </w:r>
      </w:ins>
      <w:r w:rsidR="009F4E44" w:rsidRPr="00D80525">
        <w:rPr>
          <w:rFonts w:ascii="Arial" w:hAnsi="Arial" w:cs="Arial"/>
          <w:b/>
          <w:bCs/>
        </w:rPr>
        <w:br/>
        <w:t xml:space="preserve">Version </w:t>
      </w:r>
      <w:r w:rsidR="00176320" w:rsidRPr="00D80525">
        <w:rPr>
          <w:rFonts w:ascii="Arial" w:hAnsi="Arial" w:cs="Arial"/>
          <w:b/>
          <w:bCs/>
        </w:rPr>
        <w:t>0</w:t>
      </w:r>
      <w:r w:rsidR="004807B5" w:rsidRPr="00D80525">
        <w:rPr>
          <w:rFonts w:ascii="Arial" w:hAnsi="Arial" w:cs="Arial"/>
          <w:b/>
          <w:bCs/>
        </w:rPr>
        <w:t>2</w:t>
      </w:r>
      <w:ins w:id="4" w:author="Weese, Timothy W" w:date="2026-02-24T14:40:00Z" w16du:dateUtc="2026-02-24T19:40:00Z">
        <w:r w:rsidR="00534E0B" w:rsidRPr="00D80525">
          <w:rPr>
            <w:rFonts w:ascii="Arial" w:hAnsi="Arial" w:cs="Arial"/>
            <w:b/>
            <w:bCs/>
          </w:rPr>
          <w:t>.</w:t>
        </w:r>
      </w:ins>
      <w:ins w:id="5" w:author="Weese, Timothy W" w:date="2026-03-03T11:30:00Z" w16du:dateUtc="2026-03-03T16:30:00Z">
        <w:r w:rsidR="00745E0F">
          <w:rPr>
            <w:rFonts w:ascii="Arial" w:hAnsi="Arial" w:cs="Arial"/>
            <w:b/>
            <w:bCs/>
          </w:rPr>
          <w:t>d</w:t>
        </w:r>
      </w:ins>
      <w:del w:id="6" w:author="Weese, Timothy W" w:date="2026-02-24T14:40:00Z" w16du:dateUtc="2026-02-24T19:40:00Z">
        <w:r w:rsidR="00924226" w:rsidRPr="00D80525" w:rsidDel="00534E0B">
          <w:rPr>
            <w:rFonts w:ascii="Arial" w:hAnsi="Arial" w:cs="Arial"/>
            <w:b/>
            <w:bCs/>
          </w:rPr>
          <w:delText>b</w:delText>
        </w:r>
      </w:del>
      <w:r w:rsidR="009F4E44" w:rsidRPr="00D80525">
        <w:rPr>
          <w:rFonts w:ascii="Arial" w:hAnsi="Arial" w:cs="Arial"/>
          <w:b/>
          <w:bCs/>
        </w:rPr>
        <w:br/>
      </w:r>
    </w:p>
    <w:p w14:paraId="33725522" w14:textId="35A74713" w:rsidR="00AC724C" w:rsidRPr="00D80525" w:rsidRDefault="00AC724C" w:rsidP="00AC724C">
      <w:pPr>
        <w:rPr>
          <w:rFonts w:ascii="Arial" w:hAnsi="Arial" w:cs="Arial"/>
        </w:rPr>
        <w:sectPr w:rsidR="00AC724C" w:rsidRPr="00D80525" w:rsidSect="00AC724C">
          <w:headerReference w:type="default" r:id="rId8"/>
          <w:footerReference w:type="default" r:id="rId9"/>
          <w:pgSz w:w="12240" w:h="15840"/>
          <w:pgMar w:top="1440" w:right="1440" w:bottom="810" w:left="1440" w:header="720" w:footer="720" w:gutter="0"/>
          <w:cols w:space="720"/>
          <w:titlePg/>
          <w:docGrid w:linePitch="360"/>
        </w:sectPr>
      </w:pPr>
    </w:p>
    <w:p w14:paraId="313E55BB"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209C0276"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411F65AE"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686A57F9"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56D3746F"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2ACCB211"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40B77D74"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7BD70806"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75AD0477"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22C6FB03"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5E78FD70"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222DB860"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59E9CDBC"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38DF06D8"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76E752D2"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6313069C"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3AD79E6A"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7A6CA425"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27519A9E" w14:textId="77777777" w:rsidR="009F4E44" w:rsidRPr="00D80525" w:rsidRDefault="009F4E44">
      <w:pPr>
        <w:widowControl w:val="0"/>
        <w:kinsoku w:val="0"/>
        <w:overflowPunct w:val="0"/>
        <w:spacing w:before="3" w:after="0" w:line="273" w:lineRule="exact"/>
        <w:textAlignment w:val="baseline"/>
        <w:rPr>
          <w:rFonts w:ascii="Arial" w:hAnsi="Arial" w:cs="Arial"/>
          <w:b/>
          <w:color w:val="2C7ECE"/>
          <w:kern w:val="0"/>
        </w:rPr>
      </w:pPr>
    </w:p>
    <w:p w14:paraId="64040F0B" w14:textId="77777777" w:rsidR="009F4E44" w:rsidRPr="00D80525" w:rsidRDefault="009F4E44">
      <w:pPr>
        <w:widowControl w:val="0"/>
        <w:kinsoku w:val="0"/>
        <w:overflowPunct w:val="0"/>
        <w:spacing w:before="3" w:after="0" w:line="273" w:lineRule="exact"/>
        <w:textAlignment w:val="baseline"/>
        <w:rPr>
          <w:rFonts w:ascii="Arial" w:eastAsiaTheme="majorEastAsia" w:hAnsi="Arial" w:cs="Arial"/>
          <w:color w:val="0F4761" w:themeColor="accent1" w:themeShade="BF"/>
          <w:kern w:val="0"/>
          <w14:ligatures w14:val="none"/>
        </w:rPr>
      </w:pPr>
    </w:p>
    <w:p w14:paraId="5F19FD75" w14:textId="77777777" w:rsidR="00581261" w:rsidRPr="00D80525" w:rsidRDefault="00581261" w:rsidP="00581261">
      <w:pPr>
        <w:rPr>
          <w:rFonts w:ascii="Arial" w:hAnsi="Arial" w:cs="Arial"/>
        </w:rPr>
      </w:pPr>
    </w:p>
    <w:p w14:paraId="5164437C" w14:textId="77777777" w:rsidR="00581261" w:rsidRPr="00D80525" w:rsidRDefault="00581261" w:rsidP="00581261">
      <w:pPr>
        <w:rPr>
          <w:rFonts w:ascii="Arial" w:hAnsi="Arial" w:cs="Arial"/>
        </w:rPr>
        <w:sectPr w:rsidR="00581261" w:rsidRPr="00D80525" w:rsidSect="00350ED0">
          <w:type w:val="continuous"/>
          <w:pgSz w:w="12240" w:h="15840"/>
          <w:pgMar w:top="6960" w:right="1170" w:bottom="544" w:left="9450" w:header="720" w:footer="720" w:gutter="0"/>
          <w:cols w:space="720"/>
          <w:noEndnote/>
        </w:sectPr>
      </w:pPr>
    </w:p>
    <w:customXmlInsRangeStart w:id="10" w:author="Weese, Timothy W" w:date="2026-02-24T16:42:00Z"/>
    <w:sdt>
      <w:sdtPr>
        <w:rPr>
          <w:rFonts w:asciiTheme="minorHAnsi" w:eastAsiaTheme="minorHAnsi" w:hAnsiTheme="minorHAnsi" w:cs="Arial"/>
          <w:color w:val="auto"/>
          <w:kern w:val="2"/>
          <w:szCs w:val="24"/>
          <w14:ligatures w14:val="standardContextual"/>
        </w:rPr>
        <w:id w:val="2115174503"/>
        <w:docPartObj>
          <w:docPartGallery w:val="Table of Contents"/>
          <w:docPartUnique/>
        </w:docPartObj>
      </w:sdtPr>
      <w:sdtEndPr>
        <w:rPr>
          <w:b/>
          <w:bCs/>
          <w:noProof/>
        </w:rPr>
      </w:sdtEndPr>
      <w:sdtContent>
        <w:customXmlInsRangeEnd w:id="10"/>
        <w:p w14:paraId="0E0131C1" w14:textId="13D72098" w:rsidR="00227975" w:rsidRPr="00444EF7" w:rsidRDefault="00227975">
          <w:pPr>
            <w:pStyle w:val="TOCHeading"/>
            <w:rPr>
              <w:ins w:id="11" w:author="Weese, Timothy W" w:date="2026-02-24T16:42:00Z" w16du:dateUtc="2026-02-24T21:42:00Z"/>
              <w:rFonts w:cs="Arial"/>
              <w:szCs w:val="24"/>
            </w:rPr>
          </w:pPr>
          <w:ins w:id="12" w:author="Weese, Timothy W" w:date="2026-02-24T16:42:00Z" w16du:dateUtc="2026-02-24T21:42:00Z">
            <w:r w:rsidRPr="00444EF7">
              <w:rPr>
                <w:rFonts w:cs="Arial"/>
                <w:szCs w:val="24"/>
              </w:rPr>
              <w:t>Contents</w:t>
            </w:r>
          </w:ins>
        </w:p>
        <w:p w14:paraId="778B8CB2" w14:textId="4FEA0466" w:rsidR="003F260A" w:rsidRDefault="00227975">
          <w:pPr>
            <w:pStyle w:val="TOC1"/>
            <w:tabs>
              <w:tab w:val="right" w:leader="dot" w:pos="10790"/>
            </w:tabs>
            <w:rPr>
              <w:ins w:id="13" w:author="Weese, Timothy W" w:date="2026-03-03T13:10:00Z" w16du:dateUtc="2026-03-03T18:10:00Z"/>
              <w:rFonts w:cstheme="minorBidi"/>
              <w:noProof/>
              <w:kern w:val="2"/>
              <w:sz w:val="24"/>
              <w:szCs w:val="24"/>
              <w14:ligatures w14:val="standardContextual"/>
            </w:rPr>
          </w:pPr>
          <w:ins w:id="14" w:author="Weese, Timothy W" w:date="2026-02-24T16:42:00Z" w16du:dateUtc="2026-02-24T21:42:00Z">
            <w:r w:rsidRPr="00444EF7">
              <w:rPr>
                <w:rFonts w:ascii="Arial" w:hAnsi="Arial" w:cs="Arial"/>
                <w:sz w:val="24"/>
                <w:szCs w:val="24"/>
              </w:rPr>
              <w:fldChar w:fldCharType="begin"/>
            </w:r>
            <w:r w:rsidRPr="00444EF7">
              <w:rPr>
                <w:rFonts w:ascii="Arial" w:hAnsi="Arial" w:cs="Arial"/>
                <w:sz w:val="24"/>
                <w:szCs w:val="24"/>
              </w:rPr>
              <w:instrText xml:space="preserve"> TOC \o "1-3" \h \z \u </w:instrText>
            </w:r>
            <w:r w:rsidRPr="00444EF7">
              <w:rPr>
                <w:rFonts w:ascii="Arial" w:hAnsi="Arial" w:cs="Arial"/>
                <w:sz w:val="24"/>
                <w:szCs w:val="24"/>
              </w:rPr>
              <w:fldChar w:fldCharType="separate"/>
            </w:r>
          </w:ins>
          <w:ins w:id="15" w:author="Weese, Timothy W" w:date="2026-03-03T13:10:00Z" w16du:dateUtc="2026-03-03T18:10:00Z">
            <w:r w:rsidR="003F260A" w:rsidRPr="00C2567B">
              <w:rPr>
                <w:rStyle w:val="Hyperlink"/>
                <w:noProof/>
              </w:rPr>
              <w:fldChar w:fldCharType="begin"/>
            </w:r>
            <w:r w:rsidR="003F260A" w:rsidRPr="00C2567B">
              <w:rPr>
                <w:rStyle w:val="Hyperlink"/>
                <w:noProof/>
              </w:rPr>
              <w:instrText xml:space="preserve"> </w:instrText>
            </w:r>
            <w:r w:rsidR="003F260A">
              <w:rPr>
                <w:noProof/>
              </w:rPr>
              <w:instrText>HYPERLINK \l "_Toc223435858"</w:instrText>
            </w:r>
            <w:r w:rsidR="003F260A" w:rsidRPr="00C2567B">
              <w:rPr>
                <w:rStyle w:val="Hyperlink"/>
                <w:noProof/>
              </w:rPr>
              <w:instrText xml:space="preserve"> </w:instrText>
            </w:r>
            <w:r w:rsidR="003F260A" w:rsidRPr="00C2567B">
              <w:rPr>
                <w:rStyle w:val="Hyperlink"/>
                <w:noProof/>
              </w:rPr>
            </w:r>
            <w:r w:rsidR="003F260A" w:rsidRPr="00C2567B">
              <w:rPr>
                <w:rStyle w:val="Hyperlink"/>
                <w:noProof/>
              </w:rPr>
              <w:fldChar w:fldCharType="separate"/>
            </w:r>
            <w:r w:rsidR="003F260A" w:rsidRPr="00C2567B">
              <w:rPr>
                <w:rStyle w:val="Hyperlink"/>
                <w:rFonts w:cs="Arial"/>
                <w:noProof/>
              </w:rPr>
              <w:t>Vision Statement</w:t>
            </w:r>
            <w:r w:rsidR="003F260A">
              <w:rPr>
                <w:noProof/>
                <w:webHidden/>
              </w:rPr>
              <w:tab/>
            </w:r>
            <w:r w:rsidR="003F260A">
              <w:rPr>
                <w:noProof/>
                <w:webHidden/>
              </w:rPr>
              <w:fldChar w:fldCharType="begin"/>
            </w:r>
            <w:r w:rsidR="003F260A">
              <w:rPr>
                <w:noProof/>
                <w:webHidden/>
              </w:rPr>
              <w:instrText xml:space="preserve"> PAGEREF _Toc223435858 \h </w:instrText>
            </w:r>
          </w:ins>
          <w:r w:rsidR="003F260A">
            <w:rPr>
              <w:noProof/>
              <w:webHidden/>
            </w:rPr>
          </w:r>
          <w:ins w:id="16" w:author="Weese, Timothy W" w:date="2026-03-03T13:10:00Z" w16du:dateUtc="2026-03-03T18:10:00Z">
            <w:r w:rsidR="003F260A">
              <w:rPr>
                <w:noProof/>
                <w:webHidden/>
              </w:rPr>
              <w:fldChar w:fldCharType="separate"/>
            </w:r>
            <w:r w:rsidR="003F260A">
              <w:rPr>
                <w:noProof/>
                <w:webHidden/>
              </w:rPr>
              <w:t>4</w:t>
            </w:r>
            <w:r w:rsidR="003F260A">
              <w:rPr>
                <w:noProof/>
                <w:webHidden/>
              </w:rPr>
              <w:fldChar w:fldCharType="end"/>
            </w:r>
            <w:r w:rsidR="003F260A" w:rsidRPr="00C2567B">
              <w:rPr>
                <w:rStyle w:val="Hyperlink"/>
                <w:noProof/>
              </w:rPr>
              <w:fldChar w:fldCharType="end"/>
            </w:r>
          </w:ins>
        </w:p>
        <w:p w14:paraId="3FA1906F" w14:textId="23ED80CB" w:rsidR="003F260A" w:rsidRDefault="003F260A">
          <w:pPr>
            <w:pStyle w:val="TOC1"/>
            <w:tabs>
              <w:tab w:val="right" w:leader="dot" w:pos="10790"/>
            </w:tabs>
            <w:rPr>
              <w:ins w:id="17" w:author="Weese, Timothy W" w:date="2026-03-03T13:10:00Z" w16du:dateUtc="2026-03-03T18:10:00Z"/>
              <w:rFonts w:cstheme="minorBidi"/>
              <w:noProof/>
              <w:kern w:val="2"/>
              <w:sz w:val="24"/>
              <w:szCs w:val="24"/>
              <w14:ligatures w14:val="standardContextual"/>
            </w:rPr>
          </w:pPr>
          <w:ins w:id="18"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"_Toc223435859"</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1 General Information</w:t>
            </w:r>
            <w:r>
              <w:rPr>
                <w:noProof/>
                <w:webHidden/>
              </w:rPr>
              <w:tab/>
            </w:r>
            <w:r>
              <w:rPr>
                <w:noProof/>
                <w:webHidden/>
              </w:rPr>
              <w:fldChar w:fldCharType="begin"/>
            </w:r>
            <w:r>
              <w:rPr>
                <w:noProof/>
                <w:webHidden/>
              </w:rPr>
              <w:instrText xml:space="preserve"> PAGEREF _Toc223435859 \h </w:instrText>
            </w:r>
          </w:ins>
          <w:r>
            <w:rPr>
              <w:noProof/>
              <w:webHidden/>
            </w:rPr>
          </w:r>
          <w:ins w:id="19" w:author="Weese, Timothy W" w:date="2026-03-03T13:10:00Z" w16du:dateUtc="2026-03-03T18:10:00Z">
            <w:r>
              <w:rPr>
                <w:noProof/>
                <w:webHidden/>
              </w:rPr>
              <w:fldChar w:fldCharType="separate"/>
            </w:r>
            <w:r>
              <w:rPr>
                <w:noProof/>
                <w:webHidden/>
              </w:rPr>
              <w:t>4</w:t>
            </w:r>
            <w:r>
              <w:rPr>
                <w:noProof/>
                <w:webHidden/>
              </w:rPr>
              <w:fldChar w:fldCharType="end"/>
            </w:r>
            <w:r w:rsidRPr="00C2567B">
              <w:rPr>
                <w:rStyle w:val="Hyperlink"/>
                <w:noProof/>
              </w:rPr>
              <w:fldChar w:fldCharType="end"/>
            </w:r>
          </w:ins>
        </w:p>
        <w:p w14:paraId="342ED142" w14:textId="6F52C85B" w:rsidR="003F260A" w:rsidRDefault="003F260A">
          <w:pPr>
            <w:pStyle w:val="TOC2"/>
            <w:tabs>
              <w:tab w:val="right" w:leader="dot" w:pos="10790"/>
            </w:tabs>
            <w:rPr>
              <w:ins w:id="20" w:author="Weese, Timothy W" w:date="2026-03-03T13:10:00Z" w16du:dateUtc="2026-03-03T18:10:00Z"/>
              <w:rFonts w:cstheme="minorBidi"/>
              <w:noProof/>
              <w:kern w:val="2"/>
              <w:sz w:val="24"/>
              <w:szCs w:val="24"/>
              <w14:ligatures w14:val="standardContextual"/>
            </w:rPr>
          </w:pPr>
          <w:ins w:id="21"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"_Toc223435860"</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1.1 Scope of Work</w:t>
            </w:r>
            <w:r>
              <w:rPr>
                <w:noProof/>
                <w:webHidden/>
              </w:rPr>
              <w:tab/>
            </w:r>
            <w:r>
              <w:rPr>
                <w:noProof/>
                <w:webHidden/>
              </w:rPr>
              <w:fldChar w:fldCharType="begin"/>
            </w:r>
            <w:r>
              <w:rPr>
                <w:noProof/>
                <w:webHidden/>
              </w:rPr>
              <w:instrText xml:space="preserve"> PAGEREF _Toc223435860 \h </w:instrText>
            </w:r>
          </w:ins>
          <w:r>
            <w:rPr>
              <w:noProof/>
              <w:webHidden/>
            </w:rPr>
          </w:r>
          <w:ins w:id="22" w:author="Weese, Timothy W" w:date="2026-03-03T13:10:00Z" w16du:dateUtc="2026-03-03T18:10:00Z">
            <w:r>
              <w:rPr>
                <w:noProof/>
                <w:webHidden/>
              </w:rPr>
              <w:fldChar w:fldCharType="separate"/>
            </w:r>
            <w:r>
              <w:rPr>
                <w:noProof/>
                <w:webHidden/>
              </w:rPr>
              <w:t>4</w:t>
            </w:r>
            <w:r>
              <w:rPr>
                <w:noProof/>
                <w:webHidden/>
              </w:rPr>
              <w:fldChar w:fldCharType="end"/>
            </w:r>
            <w:r w:rsidRPr="00C2567B">
              <w:rPr>
                <w:rStyle w:val="Hyperlink"/>
                <w:noProof/>
              </w:rPr>
              <w:fldChar w:fldCharType="end"/>
            </w:r>
          </w:ins>
        </w:p>
        <w:p w14:paraId="031EB024" w14:textId="24D9A3E2" w:rsidR="003F260A" w:rsidRDefault="003F260A">
          <w:pPr>
            <w:pStyle w:val="TOC2"/>
            <w:tabs>
              <w:tab w:val="right" w:leader="dot" w:pos="10790"/>
            </w:tabs>
            <w:rPr>
              <w:ins w:id="23" w:author="Weese, Timothy W" w:date="2026-03-03T13:10:00Z" w16du:dateUtc="2026-03-03T18:10:00Z"/>
              <w:rFonts w:cstheme="minorBidi"/>
              <w:noProof/>
              <w:kern w:val="2"/>
              <w:sz w:val="24"/>
              <w:szCs w:val="24"/>
              <w14:ligatures w14:val="standardContextual"/>
            </w:rPr>
          </w:pPr>
          <w:ins w:id="24"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"_Toc223435861"</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1.2 Background</w:t>
            </w:r>
            <w:r>
              <w:rPr>
                <w:noProof/>
                <w:webHidden/>
              </w:rPr>
              <w:tab/>
            </w:r>
            <w:r>
              <w:rPr>
                <w:noProof/>
                <w:webHidden/>
              </w:rPr>
              <w:fldChar w:fldCharType="begin"/>
            </w:r>
            <w:r>
              <w:rPr>
                <w:noProof/>
                <w:webHidden/>
              </w:rPr>
              <w:instrText xml:space="preserve"> PAGEREF _Toc223435861 \h </w:instrText>
            </w:r>
          </w:ins>
          <w:r>
            <w:rPr>
              <w:noProof/>
              <w:webHidden/>
            </w:rPr>
          </w:r>
          <w:ins w:id="25" w:author="Weese, Timothy W" w:date="2026-03-03T13:10:00Z" w16du:dateUtc="2026-03-03T18:10:00Z">
            <w:r>
              <w:rPr>
                <w:noProof/>
                <w:webHidden/>
              </w:rPr>
              <w:fldChar w:fldCharType="separate"/>
            </w:r>
            <w:r>
              <w:rPr>
                <w:noProof/>
                <w:webHidden/>
              </w:rPr>
              <w:t>4</w:t>
            </w:r>
            <w:r>
              <w:rPr>
                <w:noProof/>
                <w:webHidden/>
              </w:rPr>
              <w:fldChar w:fldCharType="end"/>
            </w:r>
            <w:r w:rsidRPr="00C2567B">
              <w:rPr>
                <w:rStyle w:val="Hyperlink"/>
                <w:noProof/>
              </w:rPr>
              <w:fldChar w:fldCharType="end"/>
            </w:r>
          </w:ins>
        </w:p>
        <w:p w14:paraId="4B57FC6A" w14:textId="20862803" w:rsidR="003F260A" w:rsidRDefault="003F260A">
          <w:pPr>
            <w:pStyle w:val="TOC2"/>
            <w:tabs>
              <w:tab w:val="right" w:leader="dot" w:pos="10790"/>
            </w:tabs>
            <w:rPr>
              <w:ins w:id="26" w:author="Weese, Timothy W" w:date="2026-03-03T13:10:00Z" w16du:dateUtc="2026-03-03T18:10:00Z"/>
              <w:rFonts w:cstheme="minorBidi"/>
              <w:noProof/>
              <w:kern w:val="2"/>
              <w:sz w:val="24"/>
              <w:szCs w:val="24"/>
              <w14:ligatures w14:val="standardContextual"/>
            </w:rPr>
          </w:pPr>
          <w:ins w:id="27"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"_Toc223435862"</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1.3 Constraints</w:t>
            </w:r>
            <w:r>
              <w:rPr>
                <w:noProof/>
                <w:webHidden/>
              </w:rPr>
              <w:tab/>
            </w:r>
            <w:r>
              <w:rPr>
                <w:noProof/>
                <w:webHidden/>
              </w:rPr>
              <w:fldChar w:fldCharType="begin"/>
            </w:r>
            <w:r>
              <w:rPr>
                <w:noProof/>
                <w:webHidden/>
              </w:rPr>
              <w:instrText xml:space="preserve"> PAGEREF _Toc223435862 \h </w:instrText>
            </w:r>
          </w:ins>
          <w:r>
            <w:rPr>
              <w:noProof/>
              <w:webHidden/>
            </w:rPr>
          </w:r>
          <w:ins w:id="28" w:author="Weese, Timothy W" w:date="2026-03-03T13:10:00Z" w16du:dateUtc="2026-03-03T18:10:00Z">
            <w:r>
              <w:rPr>
                <w:noProof/>
                <w:webHidden/>
              </w:rPr>
              <w:fldChar w:fldCharType="separate"/>
            </w:r>
            <w:r>
              <w:rPr>
                <w:noProof/>
                <w:webHidden/>
              </w:rPr>
              <w:t>5</w:t>
            </w:r>
            <w:r>
              <w:rPr>
                <w:noProof/>
                <w:webHidden/>
              </w:rPr>
              <w:fldChar w:fldCharType="end"/>
            </w:r>
            <w:r w:rsidRPr="00C2567B">
              <w:rPr>
                <w:rStyle w:val="Hyperlink"/>
                <w:noProof/>
              </w:rPr>
              <w:fldChar w:fldCharType="end"/>
            </w:r>
          </w:ins>
        </w:p>
        <w:p w14:paraId="097B5637" w14:textId="5480E7C3" w:rsidR="003F260A" w:rsidRDefault="003F260A">
          <w:pPr>
            <w:pStyle w:val="TOC3"/>
            <w:tabs>
              <w:tab w:val="right" w:leader="dot" w:pos="10790"/>
            </w:tabs>
            <w:rPr>
              <w:ins w:id="29" w:author="Weese, Timothy W" w:date="2026-03-03T13:10:00Z" w16du:dateUtc="2026-03-03T18:10:00Z"/>
              <w:rFonts w:cstheme="minorBidi"/>
              <w:noProof/>
              <w:kern w:val="2"/>
              <w:sz w:val="24"/>
              <w:szCs w:val="24"/>
              <w14:ligatures w14:val="standardContextual"/>
            </w:rPr>
          </w:pPr>
          <w:ins w:id="30"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"_Toc223435863"</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1.3.1 Inspection Constraints</w:t>
            </w:r>
            <w:r>
              <w:rPr>
                <w:noProof/>
                <w:webHidden/>
              </w:rPr>
              <w:tab/>
            </w:r>
            <w:r>
              <w:rPr>
                <w:noProof/>
                <w:webHidden/>
              </w:rPr>
              <w:fldChar w:fldCharType="begin"/>
            </w:r>
            <w:r>
              <w:rPr>
                <w:noProof/>
                <w:webHidden/>
              </w:rPr>
              <w:instrText xml:space="preserve"> PAGEREF _Toc223435863 \h </w:instrText>
            </w:r>
          </w:ins>
          <w:r>
            <w:rPr>
              <w:noProof/>
              <w:webHidden/>
            </w:rPr>
          </w:r>
          <w:ins w:id="31" w:author="Weese, Timothy W" w:date="2026-03-03T13:10:00Z" w16du:dateUtc="2026-03-03T18:10:00Z">
            <w:r>
              <w:rPr>
                <w:noProof/>
                <w:webHidden/>
              </w:rPr>
              <w:fldChar w:fldCharType="separate"/>
            </w:r>
            <w:r>
              <w:rPr>
                <w:noProof/>
                <w:webHidden/>
              </w:rPr>
              <w:t>5</w:t>
            </w:r>
            <w:r>
              <w:rPr>
                <w:noProof/>
                <w:webHidden/>
              </w:rPr>
              <w:fldChar w:fldCharType="end"/>
            </w:r>
            <w:r w:rsidRPr="00C2567B">
              <w:rPr>
                <w:rStyle w:val="Hyperlink"/>
                <w:noProof/>
              </w:rPr>
              <w:fldChar w:fldCharType="end"/>
            </w:r>
          </w:ins>
        </w:p>
        <w:p w14:paraId="5BA72F15" w14:textId="16BBD84A" w:rsidR="003F260A" w:rsidRDefault="003F260A">
          <w:pPr>
            <w:pStyle w:val="TOC3"/>
            <w:tabs>
              <w:tab w:val="right" w:leader="dot" w:pos="10790"/>
            </w:tabs>
            <w:rPr>
              <w:ins w:id="32" w:author="Weese, Timothy W" w:date="2026-03-03T13:10:00Z" w16du:dateUtc="2026-03-03T18:10:00Z"/>
              <w:rFonts w:cstheme="minorBidi"/>
              <w:noProof/>
              <w:kern w:val="2"/>
              <w:sz w:val="24"/>
              <w:szCs w:val="24"/>
              <w14:ligatures w14:val="standardContextual"/>
            </w:rPr>
          </w:pPr>
          <w:ins w:id="33"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"_Toc223435864"</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1.3.1.1 NSPIRE Policies</w:t>
            </w:r>
            <w:r>
              <w:rPr>
                <w:noProof/>
                <w:webHidden/>
              </w:rPr>
              <w:tab/>
            </w:r>
            <w:r>
              <w:rPr>
                <w:noProof/>
                <w:webHidden/>
              </w:rPr>
              <w:fldChar w:fldCharType="begin"/>
            </w:r>
            <w:r>
              <w:rPr>
                <w:noProof/>
                <w:webHidden/>
              </w:rPr>
              <w:instrText xml:space="preserve"> PAGEREF _Toc223435864 \h </w:instrText>
            </w:r>
          </w:ins>
          <w:r>
            <w:rPr>
              <w:noProof/>
              <w:webHidden/>
            </w:rPr>
          </w:r>
          <w:ins w:id="34" w:author="Weese, Timothy W" w:date="2026-03-03T13:10:00Z" w16du:dateUtc="2026-03-03T18:10:00Z">
            <w:r>
              <w:rPr>
                <w:noProof/>
                <w:webHidden/>
              </w:rPr>
              <w:fldChar w:fldCharType="separate"/>
            </w:r>
            <w:r>
              <w:rPr>
                <w:noProof/>
                <w:webHidden/>
              </w:rPr>
              <w:t>5</w:t>
            </w:r>
            <w:r>
              <w:rPr>
                <w:noProof/>
                <w:webHidden/>
              </w:rPr>
              <w:fldChar w:fldCharType="end"/>
            </w:r>
            <w:r w:rsidRPr="00C2567B">
              <w:rPr>
                <w:rStyle w:val="Hyperlink"/>
                <w:noProof/>
              </w:rPr>
              <w:fldChar w:fldCharType="end"/>
            </w:r>
          </w:ins>
        </w:p>
        <w:p w14:paraId="37C60DD3" w14:textId="2AFA51BC" w:rsidR="003F260A" w:rsidRDefault="003F260A">
          <w:pPr>
            <w:pStyle w:val="TOC3"/>
            <w:tabs>
              <w:tab w:val="right" w:leader="dot" w:pos="10790"/>
            </w:tabs>
            <w:rPr>
              <w:ins w:id="35" w:author="Weese, Timothy W" w:date="2026-03-03T13:10:00Z" w16du:dateUtc="2026-03-03T18:10:00Z"/>
              <w:rFonts w:cstheme="minorBidi"/>
              <w:noProof/>
              <w:kern w:val="2"/>
              <w:sz w:val="24"/>
              <w:szCs w:val="24"/>
              <w14:ligatures w14:val="standardContextual"/>
            </w:rPr>
          </w:pPr>
          <w:ins w:id="36"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"_Toc223435865"</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1.3.1.2 General Liability Insurance Requirements</w:t>
            </w:r>
            <w:r>
              <w:rPr>
                <w:noProof/>
                <w:webHidden/>
              </w:rPr>
              <w:tab/>
            </w:r>
            <w:r>
              <w:rPr>
                <w:noProof/>
                <w:webHidden/>
              </w:rPr>
              <w:fldChar w:fldCharType="begin"/>
            </w:r>
            <w:r>
              <w:rPr>
                <w:noProof/>
                <w:webHidden/>
              </w:rPr>
              <w:instrText xml:space="preserve"> PAGEREF _Toc223435865 \h </w:instrText>
            </w:r>
          </w:ins>
          <w:r>
            <w:rPr>
              <w:noProof/>
              <w:webHidden/>
            </w:rPr>
          </w:r>
          <w:ins w:id="37" w:author="Weese, Timothy W" w:date="2026-03-03T13:10:00Z" w16du:dateUtc="2026-03-03T18:10:00Z">
            <w:r>
              <w:rPr>
                <w:noProof/>
                <w:webHidden/>
              </w:rPr>
              <w:fldChar w:fldCharType="separate"/>
            </w:r>
            <w:r>
              <w:rPr>
                <w:noProof/>
                <w:webHidden/>
              </w:rPr>
              <w:t>6</w:t>
            </w:r>
            <w:r>
              <w:rPr>
                <w:noProof/>
                <w:webHidden/>
              </w:rPr>
              <w:fldChar w:fldCharType="end"/>
            </w:r>
            <w:r w:rsidRPr="00C2567B">
              <w:rPr>
                <w:rStyle w:val="Hyperlink"/>
                <w:noProof/>
              </w:rPr>
              <w:fldChar w:fldCharType="end"/>
            </w:r>
          </w:ins>
        </w:p>
        <w:p w14:paraId="440D1F49" w14:textId="06938CAC" w:rsidR="003F260A" w:rsidRDefault="003F260A">
          <w:pPr>
            <w:pStyle w:val="TOC3"/>
            <w:tabs>
              <w:tab w:val="right" w:leader="dot" w:pos="10790"/>
            </w:tabs>
            <w:rPr>
              <w:ins w:id="38" w:author="Weese, Timothy W" w:date="2026-03-03T13:10:00Z" w16du:dateUtc="2026-03-03T18:10:00Z"/>
              <w:rFonts w:cstheme="minorBidi"/>
              <w:noProof/>
              <w:kern w:val="2"/>
              <w:sz w:val="24"/>
              <w:szCs w:val="24"/>
              <w14:ligatures w14:val="standardContextual"/>
            </w:rPr>
          </w:pPr>
          <w:ins w:id="39"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"_Toc223435866"</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1.3.1.3 Inspectors</w:t>
            </w:r>
            <w:r>
              <w:rPr>
                <w:noProof/>
                <w:webHidden/>
              </w:rPr>
              <w:tab/>
            </w:r>
            <w:r>
              <w:rPr>
                <w:noProof/>
                <w:webHidden/>
              </w:rPr>
              <w:fldChar w:fldCharType="begin"/>
            </w:r>
            <w:r>
              <w:rPr>
                <w:noProof/>
                <w:webHidden/>
              </w:rPr>
              <w:instrText xml:space="preserve"> PAGEREF _Toc223435866 \h </w:instrText>
            </w:r>
          </w:ins>
          <w:r>
            <w:rPr>
              <w:noProof/>
              <w:webHidden/>
            </w:rPr>
          </w:r>
          <w:ins w:id="40" w:author="Weese, Timothy W" w:date="2026-03-03T13:10:00Z" w16du:dateUtc="2026-03-03T18:10:00Z">
            <w:r>
              <w:rPr>
                <w:noProof/>
                <w:webHidden/>
              </w:rPr>
              <w:fldChar w:fldCharType="separate"/>
            </w:r>
            <w:r>
              <w:rPr>
                <w:noProof/>
                <w:webHidden/>
              </w:rPr>
              <w:t>6</w:t>
            </w:r>
            <w:r>
              <w:rPr>
                <w:noProof/>
                <w:webHidden/>
              </w:rPr>
              <w:fldChar w:fldCharType="end"/>
            </w:r>
            <w:r w:rsidRPr="00C2567B">
              <w:rPr>
                <w:rStyle w:val="Hyperlink"/>
                <w:noProof/>
              </w:rPr>
              <w:fldChar w:fldCharType="end"/>
            </w:r>
          </w:ins>
        </w:p>
        <w:p w14:paraId="4675FFDF" w14:textId="3BC0BFBF" w:rsidR="003F260A" w:rsidRDefault="003F260A">
          <w:pPr>
            <w:pStyle w:val="TOC3"/>
            <w:tabs>
              <w:tab w:val="right" w:leader="dot" w:pos="10790"/>
            </w:tabs>
            <w:rPr>
              <w:ins w:id="41" w:author="Weese, Timothy W" w:date="2026-03-03T13:10:00Z" w16du:dateUtc="2026-03-03T18:10:00Z"/>
              <w:rFonts w:cstheme="minorBidi"/>
              <w:noProof/>
              <w:kern w:val="2"/>
              <w:sz w:val="24"/>
              <w:szCs w:val="24"/>
              <w14:ligatures w14:val="standardContextual"/>
            </w:rPr>
          </w:pPr>
          <w:ins w:id="42"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"_Toc223435867"</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1.3.1.4 Inspector Conduct</w:t>
            </w:r>
            <w:r>
              <w:rPr>
                <w:noProof/>
                <w:webHidden/>
              </w:rPr>
              <w:tab/>
            </w:r>
            <w:r>
              <w:rPr>
                <w:noProof/>
                <w:webHidden/>
              </w:rPr>
              <w:fldChar w:fldCharType="begin"/>
            </w:r>
            <w:r>
              <w:rPr>
                <w:noProof/>
                <w:webHidden/>
              </w:rPr>
              <w:instrText xml:space="preserve"> PAGEREF _Toc223435867 \h </w:instrText>
            </w:r>
          </w:ins>
          <w:r>
            <w:rPr>
              <w:noProof/>
              <w:webHidden/>
            </w:rPr>
          </w:r>
          <w:ins w:id="43" w:author="Weese, Timothy W" w:date="2026-03-03T13:10:00Z" w16du:dateUtc="2026-03-03T18:10:00Z">
            <w:r>
              <w:rPr>
                <w:noProof/>
                <w:webHidden/>
              </w:rPr>
              <w:fldChar w:fldCharType="separate"/>
            </w:r>
            <w:r>
              <w:rPr>
                <w:noProof/>
                <w:webHidden/>
              </w:rPr>
              <w:t>7</w:t>
            </w:r>
            <w:r>
              <w:rPr>
                <w:noProof/>
                <w:webHidden/>
              </w:rPr>
              <w:fldChar w:fldCharType="end"/>
            </w:r>
            <w:r w:rsidRPr="00C2567B">
              <w:rPr>
                <w:rStyle w:val="Hyperlink"/>
                <w:noProof/>
              </w:rPr>
              <w:fldChar w:fldCharType="end"/>
            </w:r>
          </w:ins>
        </w:p>
        <w:p w14:paraId="37E5EB60" w14:textId="565092F4" w:rsidR="003F260A" w:rsidRDefault="003F260A">
          <w:pPr>
            <w:pStyle w:val="TOC3"/>
            <w:tabs>
              <w:tab w:val="right" w:leader="dot" w:pos="10790"/>
            </w:tabs>
            <w:rPr>
              <w:ins w:id="44" w:author="Weese, Timothy W" w:date="2026-03-03T13:10:00Z" w16du:dateUtc="2026-03-03T18:10:00Z"/>
              <w:rFonts w:cstheme="minorBidi"/>
              <w:noProof/>
              <w:kern w:val="2"/>
              <w:sz w:val="24"/>
              <w:szCs w:val="24"/>
              <w14:ligatures w14:val="standardContextual"/>
            </w:rPr>
          </w:pPr>
          <w:ins w:id="45"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"_Toc223435868"</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1.3.2 Information Technology Security</w:t>
            </w:r>
            <w:r>
              <w:rPr>
                <w:noProof/>
                <w:webHidden/>
              </w:rPr>
              <w:tab/>
            </w:r>
            <w:r>
              <w:rPr>
                <w:noProof/>
                <w:webHidden/>
              </w:rPr>
              <w:fldChar w:fldCharType="begin"/>
            </w:r>
            <w:r>
              <w:rPr>
                <w:noProof/>
                <w:webHidden/>
              </w:rPr>
              <w:instrText xml:space="preserve"> PAGEREF _Toc223435868 \h </w:instrText>
            </w:r>
          </w:ins>
          <w:r>
            <w:rPr>
              <w:noProof/>
              <w:webHidden/>
            </w:rPr>
          </w:r>
          <w:ins w:id="46" w:author="Weese, Timothy W" w:date="2026-03-03T13:10:00Z" w16du:dateUtc="2026-03-03T18:10:00Z">
            <w:r>
              <w:rPr>
                <w:noProof/>
                <w:webHidden/>
              </w:rPr>
              <w:fldChar w:fldCharType="separate"/>
            </w:r>
            <w:r>
              <w:rPr>
                <w:noProof/>
                <w:webHidden/>
              </w:rPr>
              <w:t>9</w:t>
            </w:r>
            <w:r>
              <w:rPr>
                <w:noProof/>
                <w:webHidden/>
              </w:rPr>
              <w:fldChar w:fldCharType="end"/>
            </w:r>
            <w:r w:rsidRPr="00C2567B">
              <w:rPr>
                <w:rStyle w:val="Hyperlink"/>
                <w:noProof/>
              </w:rPr>
              <w:fldChar w:fldCharType="end"/>
            </w:r>
          </w:ins>
        </w:p>
        <w:p w14:paraId="0A8381CB" w14:textId="0142DFB4" w:rsidR="003F260A" w:rsidRDefault="003F260A">
          <w:pPr>
            <w:pStyle w:val="TOC3"/>
            <w:tabs>
              <w:tab w:val="right" w:leader="dot" w:pos="10790"/>
            </w:tabs>
            <w:rPr>
              <w:ins w:id="47" w:author="Weese, Timothy W" w:date="2026-03-03T13:10:00Z" w16du:dateUtc="2026-03-03T18:10:00Z"/>
              <w:rFonts w:cstheme="minorBidi"/>
              <w:noProof/>
              <w:kern w:val="2"/>
              <w:sz w:val="24"/>
              <w:szCs w:val="24"/>
              <w14:ligatures w14:val="standardContextual"/>
            </w:rPr>
          </w:pPr>
          <w:ins w:id="48"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"_Toc223435869"</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eastAsiaTheme="minorHAnsi" w:cs="Arial"/>
                <w:noProof/>
              </w:rPr>
              <w:t>1.3.3 Computer System/Information Technology Capability</w:t>
            </w:r>
            <w:r>
              <w:rPr>
                <w:noProof/>
                <w:webHidden/>
              </w:rPr>
              <w:tab/>
            </w:r>
            <w:r>
              <w:rPr>
                <w:noProof/>
                <w:webHidden/>
              </w:rPr>
              <w:fldChar w:fldCharType="begin"/>
            </w:r>
            <w:r>
              <w:rPr>
                <w:noProof/>
                <w:webHidden/>
              </w:rPr>
              <w:instrText xml:space="preserve"> PAGEREF _Toc223435869 \h </w:instrText>
            </w:r>
          </w:ins>
          <w:r>
            <w:rPr>
              <w:noProof/>
              <w:webHidden/>
            </w:rPr>
          </w:r>
          <w:ins w:id="49" w:author="Weese, Timothy W" w:date="2026-03-03T13:10:00Z" w16du:dateUtc="2026-03-03T18:10:00Z">
            <w:r>
              <w:rPr>
                <w:noProof/>
                <w:webHidden/>
              </w:rPr>
              <w:fldChar w:fldCharType="separate"/>
            </w:r>
            <w:r>
              <w:rPr>
                <w:noProof/>
                <w:webHidden/>
              </w:rPr>
              <w:t>13</w:t>
            </w:r>
            <w:r>
              <w:rPr>
                <w:noProof/>
                <w:webHidden/>
              </w:rPr>
              <w:fldChar w:fldCharType="end"/>
            </w:r>
            <w:r w:rsidRPr="00C2567B">
              <w:rPr>
                <w:rStyle w:val="Hyperlink"/>
                <w:noProof/>
              </w:rPr>
              <w:fldChar w:fldCharType="end"/>
            </w:r>
          </w:ins>
        </w:p>
        <w:p w14:paraId="7216F9E5" w14:textId="19FBA10C" w:rsidR="003F260A" w:rsidRDefault="003F260A">
          <w:pPr>
            <w:pStyle w:val="TOC3"/>
            <w:tabs>
              <w:tab w:val="right" w:leader="dot" w:pos="10790"/>
            </w:tabs>
            <w:rPr>
              <w:ins w:id="50" w:author="Weese, Timothy W" w:date="2026-03-03T13:10:00Z" w16du:dateUtc="2026-03-03T18:10:00Z"/>
              <w:rFonts w:cstheme="minorBidi"/>
              <w:noProof/>
              <w:kern w:val="2"/>
              <w:sz w:val="24"/>
              <w:szCs w:val="24"/>
              <w14:ligatures w14:val="standardContextual"/>
            </w:rPr>
          </w:pPr>
          <w:ins w:id="51"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"_Toc223435870"</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eastAsiaTheme="majorEastAsia" w:cs="Arial"/>
                <w:noProof/>
              </w:rPr>
              <w:t>1.3.3.1 Data Standards for Interface with HUD</w:t>
            </w:r>
            <w:r>
              <w:rPr>
                <w:noProof/>
                <w:webHidden/>
              </w:rPr>
              <w:tab/>
            </w:r>
            <w:r>
              <w:rPr>
                <w:noProof/>
                <w:webHidden/>
              </w:rPr>
              <w:fldChar w:fldCharType="begin"/>
            </w:r>
            <w:r>
              <w:rPr>
                <w:noProof/>
                <w:webHidden/>
              </w:rPr>
              <w:instrText xml:space="preserve"> PAGEREF _Toc223435870 \h </w:instrText>
            </w:r>
          </w:ins>
          <w:r>
            <w:rPr>
              <w:noProof/>
              <w:webHidden/>
            </w:rPr>
          </w:r>
          <w:ins w:id="52" w:author="Weese, Timothy W" w:date="2026-03-03T13:10:00Z" w16du:dateUtc="2026-03-03T18:10:00Z">
            <w:r>
              <w:rPr>
                <w:noProof/>
                <w:webHidden/>
              </w:rPr>
              <w:fldChar w:fldCharType="separate"/>
            </w:r>
            <w:r>
              <w:rPr>
                <w:noProof/>
                <w:webHidden/>
              </w:rPr>
              <w:t>13</w:t>
            </w:r>
            <w:r>
              <w:rPr>
                <w:noProof/>
                <w:webHidden/>
              </w:rPr>
              <w:fldChar w:fldCharType="end"/>
            </w:r>
            <w:r w:rsidRPr="00C2567B">
              <w:rPr>
                <w:rStyle w:val="Hyperlink"/>
                <w:noProof/>
              </w:rPr>
              <w:fldChar w:fldCharType="end"/>
            </w:r>
          </w:ins>
        </w:p>
        <w:p w14:paraId="767DCC63" w14:textId="641AD3FF" w:rsidR="003F260A" w:rsidRDefault="003F260A">
          <w:pPr>
            <w:pStyle w:val="TOC3"/>
            <w:tabs>
              <w:tab w:val="right" w:leader="dot" w:pos="10790"/>
            </w:tabs>
            <w:rPr>
              <w:ins w:id="53" w:author="Weese, Timothy W" w:date="2026-03-03T13:10:00Z" w16du:dateUtc="2026-03-03T18:10:00Z"/>
              <w:rFonts w:cstheme="minorBidi"/>
              <w:noProof/>
              <w:kern w:val="2"/>
              <w:sz w:val="24"/>
              <w:szCs w:val="24"/>
              <w14:ligatures w14:val="standardContextual"/>
            </w:rPr>
          </w:pPr>
          <w:ins w:id="54"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"_Toc223435871"</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1.3.3.2 Required Functions</w:t>
            </w:r>
            <w:r>
              <w:rPr>
                <w:noProof/>
                <w:webHidden/>
              </w:rPr>
              <w:tab/>
            </w:r>
            <w:r>
              <w:rPr>
                <w:noProof/>
                <w:webHidden/>
              </w:rPr>
              <w:fldChar w:fldCharType="begin"/>
            </w:r>
            <w:r>
              <w:rPr>
                <w:noProof/>
                <w:webHidden/>
              </w:rPr>
              <w:instrText xml:space="preserve"> PAGEREF _Toc223435871 \h </w:instrText>
            </w:r>
          </w:ins>
          <w:r>
            <w:rPr>
              <w:noProof/>
              <w:webHidden/>
            </w:rPr>
          </w:r>
          <w:ins w:id="55" w:author="Weese, Timothy W" w:date="2026-03-03T13:10:00Z" w16du:dateUtc="2026-03-03T18:10:00Z">
            <w:r>
              <w:rPr>
                <w:noProof/>
                <w:webHidden/>
              </w:rPr>
              <w:fldChar w:fldCharType="separate"/>
            </w:r>
            <w:r>
              <w:rPr>
                <w:noProof/>
                <w:webHidden/>
              </w:rPr>
              <w:t>13</w:t>
            </w:r>
            <w:r>
              <w:rPr>
                <w:noProof/>
                <w:webHidden/>
              </w:rPr>
              <w:fldChar w:fldCharType="end"/>
            </w:r>
            <w:r w:rsidRPr="00C2567B">
              <w:rPr>
                <w:rStyle w:val="Hyperlink"/>
                <w:noProof/>
              </w:rPr>
              <w:fldChar w:fldCharType="end"/>
            </w:r>
          </w:ins>
        </w:p>
        <w:p w14:paraId="5316D817" w14:textId="661EC6C4" w:rsidR="003F260A" w:rsidRDefault="003F260A">
          <w:pPr>
            <w:pStyle w:val="TOC3"/>
            <w:tabs>
              <w:tab w:val="right" w:leader="dot" w:pos="10790"/>
            </w:tabs>
            <w:rPr>
              <w:ins w:id="56" w:author="Weese, Timothy W" w:date="2026-03-03T13:10:00Z" w16du:dateUtc="2026-03-03T18:10:00Z"/>
              <w:rFonts w:cstheme="minorBidi"/>
              <w:noProof/>
              <w:kern w:val="2"/>
              <w:sz w:val="24"/>
              <w:szCs w:val="24"/>
              <w14:ligatures w14:val="standardContextual"/>
            </w:rPr>
          </w:pPr>
          <w:ins w:id="57"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"_Toc223435872"</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eastAsiaTheme="majorEastAsia" w:cs="Arial"/>
                <w:noProof/>
              </w:rPr>
              <w:t>1.3.3.3 Data Use and Security</w:t>
            </w:r>
            <w:r>
              <w:rPr>
                <w:noProof/>
                <w:webHidden/>
              </w:rPr>
              <w:tab/>
            </w:r>
            <w:r>
              <w:rPr>
                <w:noProof/>
                <w:webHidden/>
              </w:rPr>
              <w:fldChar w:fldCharType="begin"/>
            </w:r>
            <w:r>
              <w:rPr>
                <w:noProof/>
                <w:webHidden/>
              </w:rPr>
              <w:instrText xml:space="preserve"> PAGEREF _Toc223435872 \h </w:instrText>
            </w:r>
          </w:ins>
          <w:r>
            <w:rPr>
              <w:noProof/>
              <w:webHidden/>
            </w:rPr>
          </w:r>
          <w:ins w:id="58" w:author="Weese, Timothy W" w:date="2026-03-03T13:10:00Z" w16du:dateUtc="2026-03-03T18:10:00Z">
            <w:r>
              <w:rPr>
                <w:noProof/>
                <w:webHidden/>
              </w:rPr>
              <w:fldChar w:fldCharType="separate"/>
            </w:r>
            <w:r>
              <w:rPr>
                <w:noProof/>
                <w:webHidden/>
              </w:rPr>
              <w:t>13</w:t>
            </w:r>
            <w:r>
              <w:rPr>
                <w:noProof/>
                <w:webHidden/>
              </w:rPr>
              <w:fldChar w:fldCharType="end"/>
            </w:r>
            <w:r w:rsidRPr="00C2567B">
              <w:rPr>
                <w:rStyle w:val="Hyperlink"/>
                <w:noProof/>
              </w:rPr>
              <w:fldChar w:fldCharType="end"/>
            </w:r>
          </w:ins>
        </w:p>
        <w:p w14:paraId="2E6CDA60" w14:textId="5F2F9749" w:rsidR="003F260A" w:rsidRDefault="003F260A">
          <w:pPr>
            <w:pStyle w:val="TOC2"/>
            <w:tabs>
              <w:tab w:val="right" w:leader="dot" w:pos="10790"/>
            </w:tabs>
            <w:rPr>
              <w:ins w:id="59" w:author="Weese, Timothy W" w:date="2026-03-03T13:10:00Z" w16du:dateUtc="2026-03-03T18:10:00Z"/>
              <w:rFonts w:cstheme="minorBidi"/>
              <w:noProof/>
              <w:kern w:val="2"/>
              <w:sz w:val="24"/>
              <w:szCs w:val="24"/>
              <w14:ligatures w14:val="standardContextual"/>
            </w:rPr>
          </w:pPr>
          <w:ins w:id="60"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"_Toc223435873"</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1.4 Non-Personal Services</w:t>
            </w:r>
            <w:r>
              <w:rPr>
                <w:noProof/>
                <w:webHidden/>
              </w:rPr>
              <w:tab/>
            </w:r>
            <w:r>
              <w:rPr>
                <w:noProof/>
                <w:webHidden/>
              </w:rPr>
              <w:fldChar w:fldCharType="begin"/>
            </w:r>
            <w:r>
              <w:rPr>
                <w:noProof/>
                <w:webHidden/>
              </w:rPr>
              <w:instrText xml:space="preserve"> PAGEREF _Toc223435873 \h </w:instrText>
            </w:r>
          </w:ins>
          <w:r>
            <w:rPr>
              <w:noProof/>
              <w:webHidden/>
            </w:rPr>
          </w:r>
          <w:ins w:id="61" w:author="Weese, Timothy W" w:date="2026-03-03T13:10:00Z" w16du:dateUtc="2026-03-03T18:10:00Z">
            <w:r>
              <w:rPr>
                <w:noProof/>
                <w:webHidden/>
              </w:rPr>
              <w:fldChar w:fldCharType="separate"/>
            </w:r>
            <w:r>
              <w:rPr>
                <w:noProof/>
                <w:webHidden/>
              </w:rPr>
              <w:t>13</w:t>
            </w:r>
            <w:r>
              <w:rPr>
                <w:noProof/>
                <w:webHidden/>
              </w:rPr>
              <w:fldChar w:fldCharType="end"/>
            </w:r>
            <w:r w:rsidRPr="00C2567B">
              <w:rPr>
                <w:rStyle w:val="Hyperlink"/>
                <w:noProof/>
              </w:rPr>
              <w:fldChar w:fldCharType="end"/>
            </w:r>
          </w:ins>
        </w:p>
        <w:p w14:paraId="21025D8F" w14:textId="05A728AA" w:rsidR="003F260A" w:rsidRDefault="003F260A">
          <w:pPr>
            <w:pStyle w:val="TOC2"/>
            <w:tabs>
              <w:tab w:val="right" w:leader="dot" w:pos="10790"/>
            </w:tabs>
            <w:rPr>
              <w:ins w:id="62" w:author="Weese, Timothy W" w:date="2026-03-03T13:10:00Z" w16du:dateUtc="2026-03-03T18:10:00Z"/>
              <w:rFonts w:cstheme="minorBidi"/>
              <w:noProof/>
              <w:kern w:val="2"/>
              <w:sz w:val="24"/>
              <w:szCs w:val="24"/>
              <w14:ligatures w14:val="standardContextual"/>
            </w:rPr>
          </w:pPr>
          <w:ins w:id="63"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"_Toc223435874"</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1.5 Period of Performance</w:t>
            </w:r>
            <w:r>
              <w:rPr>
                <w:noProof/>
                <w:webHidden/>
              </w:rPr>
              <w:tab/>
            </w:r>
            <w:r>
              <w:rPr>
                <w:noProof/>
                <w:webHidden/>
              </w:rPr>
              <w:fldChar w:fldCharType="begin"/>
            </w:r>
            <w:r>
              <w:rPr>
                <w:noProof/>
                <w:webHidden/>
              </w:rPr>
              <w:instrText xml:space="preserve"> PAGEREF _Toc223435874 \h </w:instrText>
            </w:r>
          </w:ins>
          <w:r>
            <w:rPr>
              <w:noProof/>
              <w:webHidden/>
            </w:rPr>
          </w:r>
          <w:ins w:id="64" w:author="Weese, Timothy W" w:date="2026-03-03T13:10:00Z" w16du:dateUtc="2026-03-03T18:10:00Z">
            <w:r>
              <w:rPr>
                <w:noProof/>
                <w:webHidden/>
              </w:rPr>
              <w:fldChar w:fldCharType="separate"/>
            </w:r>
            <w:r>
              <w:rPr>
                <w:noProof/>
                <w:webHidden/>
              </w:rPr>
              <w:t>14</w:t>
            </w:r>
            <w:r>
              <w:rPr>
                <w:noProof/>
                <w:webHidden/>
              </w:rPr>
              <w:fldChar w:fldCharType="end"/>
            </w:r>
            <w:r w:rsidRPr="00C2567B">
              <w:rPr>
                <w:rStyle w:val="Hyperlink"/>
                <w:noProof/>
              </w:rPr>
              <w:fldChar w:fldCharType="end"/>
            </w:r>
          </w:ins>
        </w:p>
        <w:p w14:paraId="72CBF1C4" w14:textId="50D92DF4" w:rsidR="003F260A" w:rsidRDefault="003F260A">
          <w:pPr>
            <w:pStyle w:val="TOC2"/>
            <w:tabs>
              <w:tab w:val="right" w:leader="dot" w:pos="10790"/>
            </w:tabs>
            <w:rPr>
              <w:ins w:id="65" w:author="Weese, Timothy W" w:date="2026-03-03T13:10:00Z" w16du:dateUtc="2026-03-03T18:10:00Z"/>
              <w:rFonts w:cstheme="minorBidi"/>
              <w:noProof/>
              <w:kern w:val="2"/>
              <w:sz w:val="24"/>
              <w:szCs w:val="24"/>
              <w14:ligatures w14:val="standardContextual"/>
            </w:rPr>
          </w:pPr>
          <w:ins w:id="66"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"_Toc223435875"</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1.6 Place of Performance</w:t>
            </w:r>
            <w:r>
              <w:rPr>
                <w:noProof/>
                <w:webHidden/>
              </w:rPr>
              <w:tab/>
            </w:r>
            <w:r>
              <w:rPr>
                <w:noProof/>
                <w:webHidden/>
              </w:rPr>
              <w:fldChar w:fldCharType="begin"/>
            </w:r>
            <w:r>
              <w:rPr>
                <w:noProof/>
                <w:webHidden/>
              </w:rPr>
              <w:instrText xml:space="preserve"> PAGEREF _Toc223435875 \h </w:instrText>
            </w:r>
          </w:ins>
          <w:r>
            <w:rPr>
              <w:noProof/>
              <w:webHidden/>
            </w:rPr>
          </w:r>
          <w:ins w:id="67" w:author="Weese, Timothy W" w:date="2026-03-03T13:10:00Z" w16du:dateUtc="2026-03-03T18:10:00Z">
            <w:r>
              <w:rPr>
                <w:noProof/>
                <w:webHidden/>
              </w:rPr>
              <w:fldChar w:fldCharType="separate"/>
            </w:r>
            <w:r>
              <w:rPr>
                <w:noProof/>
                <w:webHidden/>
              </w:rPr>
              <w:t>14</w:t>
            </w:r>
            <w:r>
              <w:rPr>
                <w:noProof/>
                <w:webHidden/>
              </w:rPr>
              <w:fldChar w:fldCharType="end"/>
            </w:r>
            <w:r w:rsidRPr="00C2567B">
              <w:rPr>
                <w:rStyle w:val="Hyperlink"/>
                <w:noProof/>
              </w:rPr>
              <w:fldChar w:fldCharType="end"/>
            </w:r>
          </w:ins>
        </w:p>
        <w:p w14:paraId="1506DC99" w14:textId="3854F749" w:rsidR="003F260A" w:rsidRDefault="003F260A">
          <w:pPr>
            <w:pStyle w:val="TOC2"/>
            <w:tabs>
              <w:tab w:val="right" w:leader="dot" w:pos="10790"/>
            </w:tabs>
            <w:rPr>
              <w:ins w:id="68" w:author="Weese, Timothy W" w:date="2026-03-03T13:10:00Z" w16du:dateUtc="2026-03-03T18:10:00Z"/>
              <w:rFonts w:cstheme="minorBidi"/>
              <w:noProof/>
              <w:kern w:val="2"/>
              <w:sz w:val="24"/>
              <w:szCs w:val="24"/>
              <w14:ligatures w14:val="standardContextual"/>
            </w:rPr>
          </w:pPr>
          <w:ins w:id="69"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"_Toc223435876"</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1.7 Hours of Operation</w:t>
            </w:r>
            <w:r>
              <w:rPr>
                <w:noProof/>
                <w:webHidden/>
              </w:rPr>
              <w:tab/>
            </w:r>
            <w:r>
              <w:rPr>
                <w:noProof/>
                <w:webHidden/>
              </w:rPr>
              <w:fldChar w:fldCharType="begin"/>
            </w:r>
            <w:r>
              <w:rPr>
                <w:noProof/>
                <w:webHidden/>
              </w:rPr>
              <w:instrText xml:space="preserve"> PAGEREF _Toc223435876 \h </w:instrText>
            </w:r>
          </w:ins>
          <w:r>
            <w:rPr>
              <w:noProof/>
              <w:webHidden/>
            </w:rPr>
          </w:r>
          <w:ins w:id="70" w:author="Weese, Timothy W" w:date="2026-03-03T13:10:00Z" w16du:dateUtc="2026-03-03T18:10:00Z">
            <w:r>
              <w:rPr>
                <w:noProof/>
                <w:webHidden/>
              </w:rPr>
              <w:fldChar w:fldCharType="separate"/>
            </w:r>
            <w:r>
              <w:rPr>
                <w:noProof/>
                <w:webHidden/>
              </w:rPr>
              <w:t>14</w:t>
            </w:r>
            <w:r>
              <w:rPr>
                <w:noProof/>
                <w:webHidden/>
              </w:rPr>
              <w:fldChar w:fldCharType="end"/>
            </w:r>
            <w:r w:rsidRPr="00C2567B">
              <w:rPr>
                <w:rStyle w:val="Hyperlink"/>
                <w:noProof/>
              </w:rPr>
              <w:fldChar w:fldCharType="end"/>
            </w:r>
          </w:ins>
        </w:p>
        <w:p w14:paraId="43499EBE" w14:textId="350BD74A" w:rsidR="003F260A" w:rsidRDefault="003F260A">
          <w:pPr>
            <w:pStyle w:val="TOC2"/>
            <w:tabs>
              <w:tab w:val="right" w:leader="dot" w:pos="10790"/>
            </w:tabs>
            <w:rPr>
              <w:ins w:id="71" w:author="Weese, Timothy W" w:date="2026-03-03T13:10:00Z" w16du:dateUtc="2026-03-03T18:10:00Z"/>
              <w:rFonts w:cstheme="minorBidi"/>
              <w:noProof/>
              <w:kern w:val="2"/>
              <w:sz w:val="24"/>
              <w:szCs w:val="24"/>
              <w14:ligatures w14:val="standardContextual"/>
            </w:rPr>
          </w:pPr>
          <w:ins w:id="72"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"_Toc223435877"</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1.8 Special Qualifications</w:t>
            </w:r>
            <w:r>
              <w:rPr>
                <w:noProof/>
                <w:webHidden/>
              </w:rPr>
              <w:tab/>
            </w:r>
            <w:r>
              <w:rPr>
                <w:noProof/>
                <w:webHidden/>
              </w:rPr>
              <w:fldChar w:fldCharType="begin"/>
            </w:r>
            <w:r>
              <w:rPr>
                <w:noProof/>
                <w:webHidden/>
              </w:rPr>
              <w:instrText xml:space="preserve"> PAGEREF _Toc223435877 \h </w:instrText>
            </w:r>
          </w:ins>
          <w:r>
            <w:rPr>
              <w:noProof/>
              <w:webHidden/>
            </w:rPr>
          </w:r>
          <w:ins w:id="73" w:author="Weese, Timothy W" w:date="2026-03-03T13:10:00Z" w16du:dateUtc="2026-03-03T18:10:00Z">
            <w:r>
              <w:rPr>
                <w:noProof/>
                <w:webHidden/>
              </w:rPr>
              <w:fldChar w:fldCharType="separate"/>
            </w:r>
            <w:r>
              <w:rPr>
                <w:noProof/>
                <w:webHidden/>
              </w:rPr>
              <w:t>14</w:t>
            </w:r>
            <w:r>
              <w:rPr>
                <w:noProof/>
                <w:webHidden/>
              </w:rPr>
              <w:fldChar w:fldCharType="end"/>
            </w:r>
            <w:r w:rsidRPr="00C2567B">
              <w:rPr>
                <w:rStyle w:val="Hyperlink"/>
                <w:noProof/>
              </w:rPr>
              <w:fldChar w:fldCharType="end"/>
            </w:r>
          </w:ins>
        </w:p>
        <w:p w14:paraId="7A5BAB99" w14:textId="4CBE12AC" w:rsidR="003F260A" w:rsidRDefault="003F260A">
          <w:pPr>
            <w:pStyle w:val="TOC2"/>
            <w:tabs>
              <w:tab w:val="right" w:leader="dot" w:pos="10790"/>
            </w:tabs>
            <w:rPr>
              <w:ins w:id="74" w:author="Weese, Timothy W" w:date="2026-03-03T13:10:00Z" w16du:dateUtc="2026-03-03T18:10:00Z"/>
              <w:rFonts w:cstheme="minorBidi"/>
              <w:noProof/>
              <w:kern w:val="2"/>
              <w:sz w:val="24"/>
              <w:szCs w:val="24"/>
              <w14:ligatures w14:val="standardContextual"/>
            </w:rPr>
          </w:pPr>
          <w:ins w:id="75"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"_Toc223435878"</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1.10 Status Meetings</w:t>
            </w:r>
            <w:r>
              <w:rPr>
                <w:noProof/>
                <w:webHidden/>
              </w:rPr>
              <w:tab/>
            </w:r>
            <w:r>
              <w:rPr>
                <w:noProof/>
                <w:webHidden/>
              </w:rPr>
              <w:fldChar w:fldCharType="begin"/>
            </w:r>
            <w:r>
              <w:rPr>
                <w:noProof/>
                <w:webHidden/>
              </w:rPr>
              <w:instrText xml:space="preserve"> PAGEREF _Toc223435878 \h </w:instrText>
            </w:r>
          </w:ins>
          <w:r>
            <w:rPr>
              <w:noProof/>
              <w:webHidden/>
            </w:rPr>
          </w:r>
          <w:ins w:id="76" w:author="Weese, Timothy W" w:date="2026-03-03T13:10:00Z" w16du:dateUtc="2026-03-03T18:10:00Z">
            <w:r>
              <w:rPr>
                <w:noProof/>
                <w:webHidden/>
              </w:rPr>
              <w:fldChar w:fldCharType="separate"/>
            </w:r>
            <w:r>
              <w:rPr>
                <w:noProof/>
                <w:webHidden/>
              </w:rPr>
              <w:t>15</w:t>
            </w:r>
            <w:r>
              <w:rPr>
                <w:noProof/>
                <w:webHidden/>
              </w:rPr>
              <w:fldChar w:fldCharType="end"/>
            </w:r>
            <w:r w:rsidRPr="00C2567B">
              <w:rPr>
                <w:rStyle w:val="Hyperlink"/>
                <w:noProof/>
              </w:rPr>
              <w:fldChar w:fldCharType="end"/>
            </w:r>
          </w:ins>
        </w:p>
        <w:p w14:paraId="29D2FED9" w14:textId="3816B06D" w:rsidR="003F260A" w:rsidRDefault="003F260A">
          <w:pPr>
            <w:pStyle w:val="TOC2"/>
            <w:tabs>
              <w:tab w:val="right" w:leader="dot" w:pos="10790"/>
            </w:tabs>
            <w:rPr>
              <w:ins w:id="77" w:author="Weese, Timothy W" w:date="2026-03-03T13:10:00Z" w16du:dateUtc="2026-03-03T18:10:00Z"/>
              <w:rFonts w:cstheme="minorBidi"/>
              <w:noProof/>
              <w:kern w:val="2"/>
              <w:sz w:val="24"/>
              <w:szCs w:val="24"/>
              <w14:ligatures w14:val="standardContextual"/>
            </w:rPr>
          </w:pPr>
          <w:ins w:id="78"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"_Toc223435879"</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1.11 Contractor Travel</w:t>
            </w:r>
            <w:r>
              <w:rPr>
                <w:noProof/>
                <w:webHidden/>
              </w:rPr>
              <w:tab/>
            </w:r>
            <w:r>
              <w:rPr>
                <w:noProof/>
                <w:webHidden/>
              </w:rPr>
              <w:fldChar w:fldCharType="begin"/>
            </w:r>
            <w:r>
              <w:rPr>
                <w:noProof/>
                <w:webHidden/>
              </w:rPr>
              <w:instrText xml:space="preserve"> PAGEREF _Toc223435879 \h </w:instrText>
            </w:r>
          </w:ins>
          <w:r>
            <w:rPr>
              <w:noProof/>
              <w:webHidden/>
            </w:rPr>
          </w:r>
          <w:ins w:id="79" w:author="Weese, Timothy W" w:date="2026-03-03T13:10:00Z" w16du:dateUtc="2026-03-03T18:10:00Z">
            <w:r>
              <w:rPr>
                <w:noProof/>
                <w:webHidden/>
              </w:rPr>
              <w:fldChar w:fldCharType="separate"/>
            </w:r>
            <w:r>
              <w:rPr>
                <w:noProof/>
                <w:webHidden/>
              </w:rPr>
              <w:t>15</w:t>
            </w:r>
            <w:r>
              <w:rPr>
                <w:noProof/>
                <w:webHidden/>
              </w:rPr>
              <w:fldChar w:fldCharType="end"/>
            </w:r>
            <w:r w:rsidRPr="00C2567B">
              <w:rPr>
                <w:rStyle w:val="Hyperlink"/>
                <w:noProof/>
              </w:rPr>
              <w:fldChar w:fldCharType="end"/>
            </w:r>
          </w:ins>
        </w:p>
        <w:p w14:paraId="1E87A4D3" w14:textId="62B9E5A2" w:rsidR="003F260A" w:rsidRDefault="003F260A">
          <w:pPr>
            <w:pStyle w:val="TOC1"/>
            <w:tabs>
              <w:tab w:val="right" w:leader="dot" w:pos="10790"/>
            </w:tabs>
            <w:rPr>
              <w:ins w:id="80" w:author="Weese, Timothy W" w:date="2026-03-03T13:10:00Z" w16du:dateUtc="2026-03-03T18:10:00Z"/>
              <w:rFonts w:cstheme="minorBidi"/>
              <w:noProof/>
              <w:kern w:val="2"/>
              <w:sz w:val="24"/>
              <w:szCs w:val="24"/>
              <w14:ligatures w14:val="standardContextual"/>
            </w:rPr>
          </w:pPr>
          <w:ins w:id="81"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"_Toc223435880"</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2 Definitions and Acronyms</w:t>
            </w:r>
            <w:r>
              <w:rPr>
                <w:noProof/>
                <w:webHidden/>
              </w:rPr>
              <w:tab/>
            </w:r>
            <w:r>
              <w:rPr>
                <w:noProof/>
                <w:webHidden/>
              </w:rPr>
              <w:fldChar w:fldCharType="begin"/>
            </w:r>
            <w:r>
              <w:rPr>
                <w:noProof/>
                <w:webHidden/>
              </w:rPr>
              <w:instrText xml:space="preserve"> PAGEREF _Toc223435880 \h </w:instrText>
            </w:r>
          </w:ins>
          <w:r>
            <w:rPr>
              <w:noProof/>
              <w:webHidden/>
            </w:rPr>
          </w:r>
          <w:ins w:id="82" w:author="Weese, Timothy W" w:date="2026-03-03T13:10:00Z" w16du:dateUtc="2026-03-03T18:10:00Z">
            <w:r>
              <w:rPr>
                <w:noProof/>
                <w:webHidden/>
              </w:rPr>
              <w:fldChar w:fldCharType="separate"/>
            </w:r>
            <w:r>
              <w:rPr>
                <w:noProof/>
                <w:webHidden/>
              </w:rPr>
              <w:t>15</w:t>
            </w:r>
            <w:r>
              <w:rPr>
                <w:noProof/>
                <w:webHidden/>
              </w:rPr>
              <w:fldChar w:fldCharType="end"/>
            </w:r>
            <w:r w:rsidRPr="00C2567B">
              <w:rPr>
                <w:rStyle w:val="Hyperlink"/>
                <w:noProof/>
              </w:rPr>
              <w:fldChar w:fldCharType="end"/>
            </w:r>
          </w:ins>
        </w:p>
        <w:p w14:paraId="54CAEBE6" w14:textId="1C604BD0" w:rsidR="003F260A" w:rsidRDefault="003F260A">
          <w:pPr>
            <w:pStyle w:val="TOC2"/>
            <w:tabs>
              <w:tab w:val="right" w:leader="dot" w:pos="10790"/>
            </w:tabs>
            <w:rPr>
              <w:ins w:id="83" w:author="Weese, Timothy W" w:date="2026-03-03T13:10:00Z" w16du:dateUtc="2026-03-03T18:10:00Z"/>
              <w:rFonts w:cstheme="minorBidi"/>
              <w:noProof/>
              <w:kern w:val="2"/>
              <w:sz w:val="24"/>
              <w:szCs w:val="24"/>
              <w14:ligatures w14:val="standardContextual"/>
            </w:rPr>
          </w:pPr>
          <w:ins w:id="84"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"_Toc223435881"</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2.1 Definitions</w:t>
            </w:r>
            <w:r>
              <w:rPr>
                <w:noProof/>
                <w:webHidden/>
              </w:rPr>
              <w:tab/>
            </w:r>
            <w:r>
              <w:rPr>
                <w:noProof/>
                <w:webHidden/>
              </w:rPr>
              <w:fldChar w:fldCharType="begin"/>
            </w:r>
            <w:r>
              <w:rPr>
                <w:noProof/>
                <w:webHidden/>
              </w:rPr>
              <w:instrText xml:space="preserve"> PAGEREF _Toc223435881 \h </w:instrText>
            </w:r>
          </w:ins>
          <w:r>
            <w:rPr>
              <w:noProof/>
              <w:webHidden/>
            </w:rPr>
          </w:r>
          <w:ins w:id="85" w:author="Weese, Timothy W" w:date="2026-03-03T13:10:00Z" w16du:dateUtc="2026-03-03T18:10:00Z">
            <w:r>
              <w:rPr>
                <w:noProof/>
                <w:webHidden/>
              </w:rPr>
              <w:fldChar w:fldCharType="separate"/>
            </w:r>
            <w:r>
              <w:rPr>
                <w:noProof/>
                <w:webHidden/>
              </w:rPr>
              <w:t>15</w:t>
            </w:r>
            <w:r>
              <w:rPr>
                <w:noProof/>
                <w:webHidden/>
              </w:rPr>
              <w:fldChar w:fldCharType="end"/>
            </w:r>
            <w:r w:rsidRPr="00C2567B">
              <w:rPr>
                <w:rStyle w:val="Hyperlink"/>
                <w:noProof/>
              </w:rPr>
              <w:fldChar w:fldCharType="end"/>
            </w:r>
          </w:ins>
        </w:p>
        <w:p w14:paraId="07C8A7B5" w14:textId="53FD95AE" w:rsidR="003F260A" w:rsidRDefault="003F260A">
          <w:pPr>
            <w:pStyle w:val="TOC2"/>
            <w:tabs>
              <w:tab w:val="right" w:leader="dot" w:pos="10790"/>
            </w:tabs>
            <w:rPr>
              <w:ins w:id="86" w:author="Weese, Timothy W" w:date="2026-03-03T13:10:00Z" w16du:dateUtc="2026-03-03T18:10:00Z"/>
              <w:rFonts w:cstheme="minorBidi"/>
              <w:noProof/>
              <w:kern w:val="2"/>
              <w:sz w:val="24"/>
              <w:szCs w:val="24"/>
              <w14:ligatures w14:val="standardContextual"/>
            </w:rPr>
          </w:pPr>
          <w:ins w:id="87"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"_Toc223435882"</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2.2 Acronyms</w:t>
            </w:r>
            <w:r>
              <w:rPr>
                <w:noProof/>
                <w:webHidden/>
              </w:rPr>
              <w:tab/>
            </w:r>
            <w:r>
              <w:rPr>
                <w:noProof/>
                <w:webHidden/>
              </w:rPr>
              <w:fldChar w:fldCharType="begin"/>
            </w:r>
            <w:r>
              <w:rPr>
                <w:noProof/>
                <w:webHidden/>
              </w:rPr>
              <w:instrText xml:space="preserve"> PAGEREF _Toc223435882 \h </w:instrText>
            </w:r>
          </w:ins>
          <w:r>
            <w:rPr>
              <w:noProof/>
              <w:webHidden/>
            </w:rPr>
          </w:r>
          <w:ins w:id="88" w:author="Weese, Timothy W" w:date="2026-03-03T13:10:00Z" w16du:dateUtc="2026-03-03T18:10:00Z">
            <w:r>
              <w:rPr>
                <w:noProof/>
                <w:webHidden/>
              </w:rPr>
              <w:fldChar w:fldCharType="separate"/>
            </w:r>
            <w:r>
              <w:rPr>
                <w:noProof/>
                <w:webHidden/>
              </w:rPr>
              <w:t>17</w:t>
            </w:r>
            <w:r>
              <w:rPr>
                <w:noProof/>
                <w:webHidden/>
              </w:rPr>
              <w:fldChar w:fldCharType="end"/>
            </w:r>
            <w:r w:rsidRPr="00C2567B">
              <w:rPr>
                <w:rStyle w:val="Hyperlink"/>
                <w:noProof/>
              </w:rPr>
              <w:fldChar w:fldCharType="end"/>
            </w:r>
          </w:ins>
        </w:p>
        <w:p w14:paraId="37D6735E" w14:textId="13D21685" w:rsidR="003F260A" w:rsidRDefault="003F260A">
          <w:pPr>
            <w:pStyle w:val="TOC1"/>
            <w:tabs>
              <w:tab w:val="right" w:leader="dot" w:pos="10790"/>
            </w:tabs>
            <w:rPr>
              <w:ins w:id="89" w:author="Weese, Timothy W" w:date="2026-03-03T13:10:00Z" w16du:dateUtc="2026-03-03T18:10:00Z"/>
              <w:rFonts w:cstheme="minorBidi"/>
              <w:noProof/>
              <w:kern w:val="2"/>
              <w:sz w:val="24"/>
              <w:szCs w:val="24"/>
              <w14:ligatures w14:val="standardContextual"/>
            </w:rPr>
          </w:pPr>
          <w:ins w:id="90"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"_Toc223435883"</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3 Government-Furnished Property and Services</w:t>
            </w:r>
            <w:r>
              <w:rPr>
                <w:noProof/>
                <w:webHidden/>
              </w:rPr>
              <w:tab/>
            </w:r>
            <w:r>
              <w:rPr>
                <w:noProof/>
                <w:webHidden/>
              </w:rPr>
              <w:fldChar w:fldCharType="begin"/>
            </w:r>
            <w:r>
              <w:rPr>
                <w:noProof/>
                <w:webHidden/>
              </w:rPr>
              <w:instrText xml:space="preserve"> PAGEREF _Toc223435883 \h </w:instrText>
            </w:r>
          </w:ins>
          <w:r>
            <w:rPr>
              <w:noProof/>
              <w:webHidden/>
            </w:rPr>
          </w:r>
          <w:ins w:id="91" w:author="Weese, Timothy W" w:date="2026-03-03T13:10:00Z" w16du:dateUtc="2026-03-03T18:10:00Z">
            <w:r>
              <w:rPr>
                <w:noProof/>
                <w:webHidden/>
              </w:rPr>
              <w:fldChar w:fldCharType="separate"/>
            </w:r>
            <w:r>
              <w:rPr>
                <w:noProof/>
                <w:webHidden/>
              </w:rPr>
              <w:t>18</w:t>
            </w:r>
            <w:r>
              <w:rPr>
                <w:noProof/>
                <w:webHidden/>
              </w:rPr>
              <w:fldChar w:fldCharType="end"/>
            </w:r>
            <w:r w:rsidRPr="00C2567B">
              <w:rPr>
                <w:rStyle w:val="Hyperlink"/>
                <w:noProof/>
              </w:rPr>
              <w:fldChar w:fldCharType="end"/>
            </w:r>
          </w:ins>
        </w:p>
        <w:p w14:paraId="3914A1DC" w14:textId="60C40FEF" w:rsidR="003F260A" w:rsidRDefault="003F260A">
          <w:pPr>
            <w:pStyle w:val="TOC2"/>
            <w:tabs>
              <w:tab w:val="right" w:leader="dot" w:pos="10790"/>
            </w:tabs>
            <w:rPr>
              <w:ins w:id="92" w:author="Weese, Timothy W" w:date="2026-03-03T13:10:00Z" w16du:dateUtc="2026-03-03T18:10:00Z"/>
              <w:rFonts w:cstheme="minorBidi"/>
              <w:noProof/>
              <w:kern w:val="2"/>
              <w:sz w:val="24"/>
              <w:szCs w:val="24"/>
              <w14:ligatures w14:val="standardContextual"/>
            </w:rPr>
          </w:pPr>
          <w:ins w:id="93"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"_Toc223435884"</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3.1 Government Services</w:t>
            </w:r>
            <w:r>
              <w:rPr>
                <w:noProof/>
                <w:webHidden/>
              </w:rPr>
              <w:tab/>
            </w:r>
            <w:r>
              <w:rPr>
                <w:noProof/>
                <w:webHidden/>
              </w:rPr>
              <w:fldChar w:fldCharType="begin"/>
            </w:r>
            <w:r>
              <w:rPr>
                <w:noProof/>
                <w:webHidden/>
              </w:rPr>
              <w:instrText xml:space="preserve"> PAGEREF _Toc223435884 \h </w:instrText>
            </w:r>
          </w:ins>
          <w:r>
            <w:rPr>
              <w:noProof/>
              <w:webHidden/>
            </w:rPr>
          </w:r>
          <w:ins w:id="94" w:author="Weese, Timothy W" w:date="2026-03-03T13:10:00Z" w16du:dateUtc="2026-03-03T18:10:00Z">
            <w:r>
              <w:rPr>
                <w:noProof/>
                <w:webHidden/>
              </w:rPr>
              <w:fldChar w:fldCharType="separate"/>
            </w:r>
            <w:r>
              <w:rPr>
                <w:noProof/>
                <w:webHidden/>
              </w:rPr>
              <w:t>18</w:t>
            </w:r>
            <w:r>
              <w:rPr>
                <w:noProof/>
                <w:webHidden/>
              </w:rPr>
              <w:fldChar w:fldCharType="end"/>
            </w:r>
            <w:r w:rsidRPr="00C2567B">
              <w:rPr>
                <w:rStyle w:val="Hyperlink"/>
                <w:noProof/>
              </w:rPr>
              <w:fldChar w:fldCharType="end"/>
            </w:r>
          </w:ins>
        </w:p>
        <w:p w14:paraId="67923E0D" w14:textId="242619FA" w:rsidR="003F260A" w:rsidRDefault="003F260A">
          <w:pPr>
            <w:pStyle w:val="TOC3"/>
            <w:tabs>
              <w:tab w:val="right" w:leader="dot" w:pos="10790"/>
            </w:tabs>
            <w:rPr>
              <w:ins w:id="95" w:author="Weese, Timothy W" w:date="2026-03-03T13:10:00Z" w16du:dateUtc="2026-03-03T18:10:00Z"/>
              <w:rFonts w:cstheme="minorBidi"/>
              <w:noProof/>
              <w:kern w:val="2"/>
              <w:sz w:val="24"/>
              <w:szCs w:val="24"/>
              <w14:ligatures w14:val="standardContextual"/>
            </w:rPr>
          </w:pPr>
          <w:ins w:id="96"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"_Toc223435885"</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3.1.1 NSPIRE Software Training</w:t>
            </w:r>
            <w:r>
              <w:rPr>
                <w:noProof/>
                <w:webHidden/>
              </w:rPr>
              <w:tab/>
            </w:r>
            <w:r>
              <w:rPr>
                <w:noProof/>
                <w:webHidden/>
              </w:rPr>
              <w:fldChar w:fldCharType="begin"/>
            </w:r>
            <w:r>
              <w:rPr>
                <w:noProof/>
                <w:webHidden/>
              </w:rPr>
              <w:instrText xml:space="preserve"> PAGEREF _Toc223435885 \h </w:instrText>
            </w:r>
          </w:ins>
          <w:r>
            <w:rPr>
              <w:noProof/>
              <w:webHidden/>
            </w:rPr>
          </w:r>
          <w:ins w:id="97" w:author="Weese, Timothy W" w:date="2026-03-03T13:10:00Z" w16du:dateUtc="2026-03-03T18:10:00Z">
            <w:r>
              <w:rPr>
                <w:noProof/>
                <w:webHidden/>
              </w:rPr>
              <w:fldChar w:fldCharType="separate"/>
            </w:r>
            <w:r>
              <w:rPr>
                <w:noProof/>
                <w:webHidden/>
              </w:rPr>
              <w:t>19</w:t>
            </w:r>
            <w:r>
              <w:rPr>
                <w:noProof/>
                <w:webHidden/>
              </w:rPr>
              <w:fldChar w:fldCharType="end"/>
            </w:r>
            <w:r w:rsidRPr="00C2567B">
              <w:rPr>
                <w:rStyle w:val="Hyperlink"/>
                <w:noProof/>
              </w:rPr>
              <w:fldChar w:fldCharType="end"/>
            </w:r>
          </w:ins>
        </w:p>
        <w:p w14:paraId="70635D59" w14:textId="1A6A3B93" w:rsidR="003F260A" w:rsidRDefault="003F260A">
          <w:pPr>
            <w:pStyle w:val="TOC3"/>
            <w:tabs>
              <w:tab w:val="right" w:leader="dot" w:pos="10790"/>
            </w:tabs>
            <w:rPr>
              <w:ins w:id="98" w:author="Weese, Timothy W" w:date="2026-03-03T13:10:00Z" w16du:dateUtc="2026-03-03T18:10:00Z"/>
              <w:rFonts w:cstheme="minorBidi"/>
              <w:noProof/>
              <w:kern w:val="2"/>
              <w:sz w:val="24"/>
              <w:szCs w:val="24"/>
              <w14:ligatures w14:val="standardContextual"/>
            </w:rPr>
          </w:pPr>
          <w:ins w:id="99"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"_Toc223435886"</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eastAsiaTheme="minorHAnsi" w:cs="Arial"/>
                <w:noProof/>
              </w:rPr>
              <w:t>3.1.2 HUD-provided NSPIRE Training to the Public</w:t>
            </w:r>
            <w:r>
              <w:rPr>
                <w:noProof/>
                <w:webHidden/>
              </w:rPr>
              <w:tab/>
            </w:r>
            <w:r>
              <w:rPr>
                <w:noProof/>
                <w:webHidden/>
              </w:rPr>
              <w:fldChar w:fldCharType="begin"/>
            </w:r>
            <w:r>
              <w:rPr>
                <w:noProof/>
                <w:webHidden/>
              </w:rPr>
              <w:instrText xml:space="preserve"> PAGEREF _Toc223435886 \h </w:instrText>
            </w:r>
          </w:ins>
          <w:r>
            <w:rPr>
              <w:noProof/>
              <w:webHidden/>
            </w:rPr>
          </w:r>
          <w:ins w:id="100" w:author="Weese, Timothy W" w:date="2026-03-03T13:10:00Z" w16du:dateUtc="2026-03-03T18:10:00Z">
            <w:r>
              <w:rPr>
                <w:noProof/>
                <w:webHidden/>
              </w:rPr>
              <w:fldChar w:fldCharType="separate"/>
            </w:r>
            <w:r>
              <w:rPr>
                <w:noProof/>
                <w:webHidden/>
              </w:rPr>
              <w:t>19</w:t>
            </w:r>
            <w:r>
              <w:rPr>
                <w:noProof/>
                <w:webHidden/>
              </w:rPr>
              <w:fldChar w:fldCharType="end"/>
            </w:r>
            <w:r w:rsidRPr="00C2567B">
              <w:rPr>
                <w:rStyle w:val="Hyperlink"/>
                <w:noProof/>
              </w:rPr>
              <w:fldChar w:fldCharType="end"/>
            </w:r>
          </w:ins>
        </w:p>
        <w:p w14:paraId="2F011D5D" w14:textId="4F2E6519" w:rsidR="003F260A" w:rsidRDefault="003F260A">
          <w:pPr>
            <w:pStyle w:val="TOC3"/>
            <w:tabs>
              <w:tab w:val="right" w:leader="dot" w:pos="10790"/>
            </w:tabs>
            <w:rPr>
              <w:ins w:id="101" w:author="Weese, Timothy W" w:date="2026-03-03T13:10:00Z" w16du:dateUtc="2026-03-03T18:10:00Z"/>
              <w:rFonts w:cstheme="minorBidi"/>
              <w:noProof/>
              <w:kern w:val="2"/>
              <w:sz w:val="24"/>
              <w:szCs w:val="24"/>
              <w14:ligatures w14:val="standardContextual"/>
            </w:rPr>
          </w:pPr>
          <w:ins w:id="102"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"_Toc223435887"</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3.1.3 HUD-provided NSPIRE Training</w:t>
            </w:r>
            <w:r>
              <w:rPr>
                <w:noProof/>
                <w:webHidden/>
              </w:rPr>
              <w:tab/>
            </w:r>
            <w:r>
              <w:rPr>
                <w:noProof/>
                <w:webHidden/>
              </w:rPr>
              <w:fldChar w:fldCharType="begin"/>
            </w:r>
            <w:r>
              <w:rPr>
                <w:noProof/>
                <w:webHidden/>
              </w:rPr>
              <w:instrText xml:space="preserve"> PAGEREF _Toc223435887 \h </w:instrText>
            </w:r>
          </w:ins>
          <w:r>
            <w:rPr>
              <w:noProof/>
              <w:webHidden/>
            </w:rPr>
          </w:r>
          <w:ins w:id="103" w:author="Weese, Timothy W" w:date="2026-03-03T13:10:00Z" w16du:dateUtc="2026-03-03T18:10:00Z">
            <w:r>
              <w:rPr>
                <w:noProof/>
                <w:webHidden/>
              </w:rPr>
              <w:fldChar w:fldCharType="separate"/>
            </w:r>
            <w:r>
              <w:rPr>
                <w:noProof/>
                <w:webHidden/>
              </w:rPr>
              <w:t>19</w:t>
            </w:r>
            <w:r>
              <w:rPr>
                <w:noProof/>
                <w:webHidden/>
              </w:rPr>
              <w:fldChar w:fldCharType="end"/>
            </w:r>
            <w:r w:rsidRPr="00C2567B">
              <w:rPr>
                <w:rStyle w:val="Hyperlink"/>
                <w:noProof/>
              </w:rPr>
              <w:fldChar w:fldCharType="end"/>
            </w:r>
          </w:ins>
        </w:p>
        <w:p w14:paraId="58D04057" w14:textId="2F412356" w:rsidR="003F260A" w:rsidRDefault="003F260A">
          <w:pPr>
            <w:pStyle w:val="TOC2"/>
            <w:tabs>
              <w:tab w:val="right" w:leader="dot" w:pos="10790"/>
            </w:tabs>
            <w:rPr>
              <w:ins w:id="104" w:author="Weese, Timothy W" w:date="2026-03-03T13:10:00Z" w16du:dateUtc="2026-03-03T18:10:00Z"/>
              <w:rFonts w:cstheme="minorBidi"/>
              <w:noProof/>
              <w:kern w:val="2"/>
              <w:sz w:val="24"/>
              <w:szCs w:val="24"/>
              <w14:ligatures w14:val="standardContextual"/>
            </w:rPr>
          </w:pPr>
          <w:ins w:id="105"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"_Toc223435888"</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3.2 Facilities</w:t>
            </w:r>
            <w:r>
              <w:rPr>
                <w:noProof/>
                <w:webHidden/>
              </w:rPr>
              <w:tab/>
            </w:r>
            <w:r>
              <w:rPr>
                <w:noProof/>
                <w:webHidden/>
              </w:rPr>
              <w:fldChar w:fldCharType="begin"/>
            </w:r>
            <w:r>
              <w:rPr>
                <w:noProof/>
                <w:webHidden/>
              </w:rPr>
              <w:instrText xml:space="preserve"> PAGEREF _Toc223435888 \h </w:instrText>
            </w:r>
          </w:ins>
          <w:r>
            <w:rPr>
              <w:noProof/>
              <w:webHidden/>
            </w:rPr>
          </w:r>
          <w:ins w:id="106" w:author="Weese, Timothy W" w:date="2026-03-03T13:10:00Z" w16du:dateUtc="2026-03-03T18:10:00Z">
            <w:r>
              <w:rPr>
                <w:noProof/>
                <w:webHidden/>
              </w:rPr>
              <w:fldChar w:fldCharType="separate"/>
            </w:r>
            <w:r>
              <w:rPr>
                <w:noProof/>
                <w:webHidden/>
              </w:rPr>
              <w:t>19</w:t>
            </w:r>
            <w:r>
              <w:rPr>
                <w:noProof/>
                <w:webHidden/>
              </w:rPr>
              <w:fldChar w:fldCharType="end"/>
            </w:r>
            <w:r w:rsidRPr="00C2567B">
              <w:rPr>
                <w:rStyle w:val="Hyperlink"/>
                <w:noProof/>
              </w:rPr>
              <w:fldChar w:fldCharType="end"/>
            </w:r>
          </w:ins>
        </w:p>
        <w:p w14:paraId="4841355A" w14:textId="125967FA" w:rsidR="003F260A" w:rsidRDefault="003F260A">
          <w:pPr>
            <w:pStyle w:val="TOC2"/>
            <w:tabs>
              <w:tab w:val="right" w:leader="dot" w:pos="10790"/>
            </w:tabs>
            <w:rPr>
              <w:ins w:id="107" w:author="Weese, Timothy W" w:date="2026-03-03T13:10:00Z" w16du:dateUtc="2026-03-03T18:10:00Z"/>
              <w:rFonts w:cstheme="minorBidi"/>
              <w:noProof/>
              <w:kern w:val="2"/>
              <w:sz w:val="24"/>
              <w:szCs w:val="24"/>
              <w14:ligatures w14:val="standardContextual"/>
            </w:rPr>
          </w:pPr>
          <w:ins w:id="108"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"_Toc223435889"</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3.3 Equipment</w:t>
            </w:r>
            <w:r>
              <w:rPr>
                <w:noProof/>
                <w:webHidden/>
              </w:rPr>
              <w:tab/>
            </w:r>
            <w:r>
              <w:rPr>
                <w:noProof/>
                <w:webHidden/>
              </w:rPr>
              <w:fldChar w:fldCharType="begin"/>
            </w:r>
            <w:r>
              <w:rPr>
                <w:noProof/>
                <w:webHidden/>
              </w:rPr>
              <w:instrText xml:space="preserve"> PAGEREF _Toc223435889 \h </w:instrText>
            </w:r>
          </w:ins>
          <w:r>
            <w:rPr>
              <w:noProof/>
              <w:webHidden/>
            </w:rPr>
          </w:r>
          <w:ins w:id="109" w:author="Weese, Timothy W" w:date="2026-03-03T13:10:00Z" w16du:dateUtc="2026-03-03T18:10:00Z">
            <w:r>
              <w:rPr>
                <w:noProof/>
                <w:webHidden/>
              </w:rPr>
              <w:fldChar w:fldCharType="separate"/>
            </w:r>
            <w:r>
              <w:rPr>
                <w:noProof/>
                <w:webHidden/>
              </w:rPr>
              <w:t>19</w:t>
            </w:r>
            <w:r>
              <w:rPr>
                <w:noProof/>
                <w:webHidden/>
              </w:rPr>
              <w:fldChar w:fldCharType="end"/>
            </w:r>
            <w:r w:rsidRPr="00C2567B">
              <w:rPr>
                <w:rStyle w:val="Hyperlink"/>
                <w:noProof/>
              </w:rPr>
              <w:fldChar w:fldCharType="end"/>
            </w:r>
          </w:ins>
        </w:p>
        <w:p w14:paraId="08A89F2E" w14:textId="33C13424" w:rsidR="003F260A" w:rsidRDefault="003F260A">
          <w:pPr>
            <w:pStyle w:val="TOC2"/>
            <w:tabs>
              <w:tab w:val="right" w:leader="dot" w:pos="10790"/>
            </w:tabs>
            <w:rPr>
              <w:ins w:id="110" w:author="Weese, Timothy W" w:date="2026-03-03T13:10:00Z" w16du:dateUtc="2026-03-03T18:10:00Z"/>
              <w:rFonts w:cstheme="minorBidi"/>
              <w:noProof/>
              <w:kern w:val="2"/>
              <w:sz w:val="24"/>
              <w:szCs w:val="24"/>
              <w14:ligatures w14:val="standardContextual"/>
            </w:rPr>
          </w:pPr>
          <w:ins w:id="111"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"_Toc223435890"</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3.5 NSPIRE Inspection Reviews</w:t>
            </w:r>
            <w:r>
              <w:rPr>
                <w:noProof/>
                <w:webHidden/>
              </w:rPr>
              <w:tab/>
            </w:r>
            <w:r>
              <w:rPr>
                <w:noProof/>
                <w:webHidden/>
              </w:rPr>
              <w:fldChar w:fldCharType="begin"/>
            </w:r>
            <w:r>
              <w:rPr>
                <w:noProof/>
                <w:webHidden/>
              </w:rPr>
              <w:instrText xml:space="preserve"> PAGEREF _Toc223435890 \h </w:instrText>
            </w:r>
          </w:ins>
          <w:r>
            <w:rPr>
              <w:noProof/>
              <w:webHidden/>
            </w:rPr>
          </w:r>
          <w:ins w:id="112" w:author="Weese, Timothy W" w:date="2026-03-03T13:10:00Z" w16du:dateUtc="2026-03-03T18:10:00Z">
            <w:r>
              <w:rPr>
                <w:noProof/>
                <w:webHidden/>
              </w:rPr>
              <w:fldChar w:fldCharType="separate"/>
            </w:r>
            <w:r>
              <w:rPr>
                <w:noProof/>
                <w:webHidden/>
              </w:rPr>
              <w:t>19</w:t>
            </w:r>
            <w:r>
              <w:rPr>
                <w:noProof/>
                <w:webHidden/>
              </w:rPr>
              <w:fldChar w:fldCharType="end"/>
            </w:r>
            <w:r w:rsidRPr="00C2567B">
              <w:rPr>
                <w:rStyle w:val="Hyperlink"/>
                <w:noProof/>
              </w:rPr>
              <w:fldChar w:fldCharType="end"/>
            </w:r>
          </w:ins>
        </w:p>
        <w:p w14:paraId="47EF6740" w14:textId="35F83B9E" w:rsidR="003F260A" w:rsidRDefault="003F260A">
          <w:pPr>
            <w:pStyle w:val="TOC2"/>
            <w:tabs>
              <w:tab w:val="right" w:leader="dot" w:pos="10790"/>
            </w:tabs>
            <w:rPr>
              <w:ins w:id="113" w:author="Weese, Timothy W" w:date="2026-03-03T13:10:00Z" w16du:dateUtc="2026-03-03T18:10:00Z"/>
              <w:rFonts w:cstheme="minorBidi"/>
              <w:noProof/>
              <w:kern w:val="2"/>
              <w:sz w:val="24"/>
              <w:szCs w:val="24"/>
              <w14:ligatures w14:val="standardContextual"/>
            </w:rPr>
          </w:pPr>
          <w:ins w:id="114" w:author="Weese, Timothy W" w:date="2026-03-03T13:10:00Z" w16du:dateUtc="2026-03-03T18:10:00Z">
            <w:r w:rsidRPr="00C2567B">
              <w:rPr>
                <w:rStyle w:val="Hyperlink"/>
                <w:noProof/>
              </w:rPr>
              <w:lastRenderedPageBreak/>
              <w:fldChar w:fldCharType="begin"/>
            </w:r>
            <w:r w:rsidRPr="00C2567B">
              <w:rPr>
                <w:rStyle w:val="Hyperlink"/>
                <w:noProof/>
              </w:rPr>
              <w:instrText xml:space="preserve"> </w:instrText>
            </w:r>
            <w:r>
              <w:rPr>
                <w:noProof/>
              </w:rPr>
              <w:instrText>HYPERLINK \l "_Toc223435891"</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3.6 Quality Assurance (QA)</w:t>
            </w:r>
            <w:r>
              <w:rPr>
                <w:noProof/>
                <w:webHidden/>
              </w:rPr>
              <w:tab/>
            </w:r>
            <w:r>
              <w:rPr>
                <w:noProof/>
                <w:webHidden/>
              </w:rPr>
              <w:fldChar w:fldCharType="begin"/>
            </w:r>
            <w:r>
              <w:rPr>
                <w:noProof/>
                <w:webHidden/>
              </w:rPr>
              <w:instrText xml:space="preserve"> PAGEREF _Toc223435891 \h </w:instrText>
            </w:r>
          </w:ins>
          <w:r>
            <w:rPr>
              <w:noProof/>
              <w:webHidden/>
            </w:rPr>
          </w:r>
          <w:ins w:id="115" w:author="Weese, Timothy W" w:date="2026-03-03T13:10:00Z" w16du:dateUtc="2026-03-03T18:10:00Z">
            <w:r>
              <w:rPr>
                <w:noProof/>
                <w:webHidden/>
              </w:rPr>
              <w:fldChar w:fldCharType="separate"/>
            </w:r>
            <w:r>
              <w:rPr>
                <w:noProof/>
                <w:webHidden/>
              </w:rPr>
              <w:t>20</w:t>
            </w:r>
            <w:r>
              <w:rPr>
                <w:noProof/>
                <w:webHidden/>
              </w:rPr>
              <w:fldChar w:fldCharType="end"/>
            </w:r>
            <w:r w:rsidRPr="00C2567B">
              <w:rPr>
                <w:rStyle w:val="Hyperlink"/>
                <w:noProof/>
              </w:rPr>
              <w:fldChar w:fldCharType="end"/>
            </w:r>
          </w:ins>
        </w:p>
        <w:p w14:paraId="4658DD4A" w14:textId="0864FBAB" w:rsidR="003F260A" w:rsidRDefault="003F260A">
          <w:pPr>
            <w:pStyle w:val="TOC1"/>
            <w:tabs>
              <w:tab w:val="right" w:leader="dot" w:pos="10790"/>
            </w:tabs>
            <w:rPr>
              <w:ins w:id="116" w:author="Weese, Timothy W" w:date="2026-03-03T13:10:00Z" w16du:dateUtc="2026-03-03T18:10:00Z"/>
              <w:rFonts w:cstheme="minorBidi"/>
              <w:noProof/>
              <w:kern w:val="2"/>
              <w:sz w:val="24"/>
              <w:szCs w:val="24"/>
              <w14:ligatures w14:val="standardContextual"/>
            </w:rPr>
          </w:pPr>
          <w:ins w:id="117"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"_Toc223435892"</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4 Contractor-Furnished Items and Services</w:t>
            </w:r>
            <w:r>
              <w:rPr>
                <w:noProof/>
                <w:webHidden/>
              </w:rPr>
              <w:tab/>
            </w:r>
            <w:r>
              <w:rPr>
                <w:noProof/>
                <w:webHidden/>
              </w:rPr>
              <w:fldChar w:fldCharType="begin"/>
            </w:r>
            <w:r>
              <w:rPr>
                <w:noProof/>
                <w:webHidden/>
              </w:rPr>
              <w:instrText xml:space="preserve"> PAGEREF _Toc223435892 \h </w:instrText>
            </w:r>
          </w:ins>
          <w:r>
            <w:rPr>
              <w:noProof/>
              <w:webHidden/>
            </w:rPr>
          </w:r>
          <w:ins w:id="118" w:author="Weese, Timothy W" w:date="2026-03-03T13:10:00Z" w16du:dateUtc="2026-03-03T18:10:00Z">
            <w:r>
              <w:rPr>
                <w:noProof/>
                <w:webHidden/>
              </w:rPr>
              <w:fldChar w:fldCharType="separate"/>
            </w:r>
            <w:r>
              <w:rPr>
                <w:noProof/>
                <w:webHidden/>
              </w:rPr>
              <w:t>20</w:t>
            </w:r>
            <w:r>
              <w:rPr>
                <w:noProof/>
                <w:webHidden/>
              </w:rPr>
              <w:fldChar w:fldCharType="end"/>
            </w:r>
            <w:r w:rsidRPr="00C2567B">
              <w:rPr>
                <w:rStyle w:val="Hyperlink"/>
                <w:noProof/>
              </w:rPr>
              <w:fldChar w:fldCharType="end"/>
            </w:r>
          </w:ins>
        </w:p>
        <w:p w14:paraId="5A2E2DF5" w14:textId="12673458" w:rsidR="003F260A" w:rsidRDefault="003F260A">
          <w:pPr>
            <w:pStyle w:val="TOC2"/>
            <w:tabs>
              <w:tab w:val="right" w:leader="dot" w:pos="10790"/>
            </w:tabs>
            <w:rPr>
              <w:ins w:id="119" w:author="Weese, Timothy W" w:date="2026-03-03T13:10:00Z" w16du:dateUtc="2026-03-03T18:10:00Z"/>
              <w:rFonts w:cstheme="minorBidi"/>
              <w:noProof/>
              <w:kern w:val="2"/>
              <w:sz w:val="24"/>
              <w:szCs w:val="24"/>
              <w14:ligatures w14:val="standardContextual"/>
            </w:rPr>
          </w:pPr>
          <w:ins w:id="120"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"_Toc223435893"</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4.1 Facilities</w:t>
            </w:r>
            <w:r>
              <w:rPr>
                <w:noProof/>
                <w:webHidden/>
              </w:rPr>
              <w:tab/>
            </w:r>
            <w:r>
              <w:rPr>
                <w:noProof/>
                <w:webHidden/>
              </w:rPr>
              <w:fldChar w:fldCharType="begin"/>
            </w:r>
            <w:r>
              <w:rPr>
                <w:noProof/>
                <w:webHidden/>
              </w:rPr>
              <w:instrText xml:space="preserve"> PAGEREF _Toc223435893 \h </w:instrText>
            </w:r>
          </w:ins>
          <w:r>
            <w:rPr>
              <w:noProof/>
              <w:webHidden/>
            </w:rPr>
          </w:r>
          <w:ins w:id="121" w:author="Weese, Timothy W" w:date="2026-03-03T13:10:00Z" w16du:dateUtc="2026-03-03T18:10:00Z">
            <w:r>
              <w:rPr>
                <w:noProof/>
                <w:webHidden/>
              </w:rPr>
              <w:fldChar w:fldCharType="separate"/>
            </w:r>
            <w:r>
              <w:rPr>
                <w:noProof/>
                <w:webHidden/>
              </w:rPr>
              <w:t>20</w:t>
            </w:r>
            <w:r>
              <w:rPr>
                <w:noProof/>
                <w:webHidden/>
              </w:rPr>
              <w:fldChar w:fldCharType="end"/>
            </w:r>
            <w:r w:rsidRPr="00C2567B">
              <w:rPr>
                <w:rStyle w:val="Hyperlink"/>
                <w:noProof/>
              </w:rPr>
              <w:fldChar w:fldCharType="end"/>
            </w:r>
          </w:ins>
        </w:p>
        <w:p w14:paraId="38A5F42F" w14:textId="3B19384B" w:rsidR="003F260A" w:rsidRDefault="003F260A">
          <w:pPr>
            <w:pStyle w:val="TOC2"/>
            <w:tabs>
              <w:tab w:val="right" w:leader="dot" w:pos="10790"/>
            </w:tabs>
            <w:rPr>
              <w:ins w:id="122" w:author="Weese, Timothy W" w:date="2026-03-03T13:10:00Z" w16du:dateUtc="2026-03-03T18:10:00Z"/>
              <w:rFonts w:cstheme="minorBidi"/>
              <w:noProof/>
              <w:kern w:val="2"/>
              <w:sz w:val="24"/>
              <w:szCs w:val="24"/>
              <w14:ligatures w14:val="standardContextual"/>
            </w:rPr>
          </w:pPr>
          <w:ins w:id="123"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"_Toc223435894"</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4.2 Equipment</w:t>
            </w:r>
            <w:r>
              <w:rPr>
                <w:noProof/>
                <w:webHidden/>
              </w:rPr>
              <w:tab/>
            </w:r>
            <w:r>
              <w:rPr>
                <w:noProof/>
                <w:webHidden/>
              </w:rPr>
              <w:fldChar w:fldCharType="begin"/>
            </w:r>
            <w:r>
              <w:rPr>
                <w:noProof/>
                <w:webHidden/>
              </w:rPr>
              <w:instrText xml:space="preserve"> PAGEREF _Toc223435894 \h </w:instrText>
            </w:r>
          </w:ins>
          <w:r>
            <w:rPr>
              <w:noProof/>
              <w:webHidden/>
            </w:rPr>
          </w:r>
          <w:ins w:id="124" w:author="Weese, Timothy W" w:date="2026-03-03T13:10:00Z" w16du:dateUtc="2026-03-03T18:10:00Z">
            <w:r>
              <w:rPr>
                <w:noProof/>
                <w:webHidden/>
              </w:rPr>
              <w:fldChar w:fldCharType="separate"/>
            </w:r>
            <w:r>
              <w:rPr>
                <w:noProof/>
                <w:webHidden/>
              </w:rPr>
              <w:t>20</w:t>
            </w:r>
            <w:r>
              <w:rPr>
                <w:noProof/>
                <w:webHidden/>
              </w:rPr>
              <w:fldChar w:fldCharType="end"/>
            </w:r>
            <w:r w:rsidRPr="00C2567B">
              <w:rPr>
                <w:rStyle w:val="Hyperlink"/>
                <w:noProof/>
              </w:rPr>
              <w:fldChar w:fldCharType="end"/>
            </w:r>
          </w:ins>
        </w:p>
        <w:p w14:paraId="5195834B" w14:textId="54342718" w:rsidR="003F260A" w:rsidRDefault="003F260A">
          <w:pPr>
            <w:pStyle w:val="TOC2"/>
            <w:tabs>
              <w:tab w:val="right" w:leader="dot" w:pos="10790"/>
            </w:tabs>
            <w:rPr>
              <w:ins w:id="125" w:author="Weese, Timothy W" w:date="2026-03-03T13:10:00Z" w16du:dateUtc="2026-03-03T18:10:00Z"/>
              <w:rFonts w:cstheme="minorBidi"/>
              <w:noProof/>
              <w:kern w:val="2"/>
              <w:sz w:val="24"/>
              <w:szCs w:val="24"/>
              <w14:ligatures w14:val="standardContextual"/>
            </w:rPr>
          </w:pPr>
          <w:ins w:id="126"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"_Toc223435895"</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4.3 Materials</w:t>
            </w:r>
            <w:r>
              <w:rPr>
                <w:noProof/>
                <w:webHidden/>
              </w:rPr>
              <w:tab/>
            </w:r>
            <w:r>
              <w:rPr>
                <w:noProof/>
                <w:webHidden/>
              </w:rPr>
              <w:fldChar w:fldCharType="begin"/>
            </w:r>
            <w:r>
              <w:rPr>
                <w:noProof/>
                <w:webHidden/>
              </w:rPr>
              <w:instrText xml:space="preserve"> PAGEREF _Toc223435895 \h </w:instrText>
            </w:r>
          </w:ins>
          <w:r>
            <w:rPr>
              <w:noProof/>
              <w:webHidden/>
            </w:rPr>
          </w:r>
          <w:ins w:id="127" w:author="Weese, Timothy W" w:date="2026-03-03T13:10:00Z" w16du:dateUtc="2026-03-03T18:10:00Z">
            <w:r>
              <w:rPr>
                <w:noProof/>
                <w:webHidden/>
              </w:rPr>
              <w:fldChar w:fldCharType="separate"/>
            </w:r>
            <w:r>
              <w:rPr>
                <w:noProof/>
                <w:webHidden/>
              </w:rPr>
              <w:t>20</w:t>
            </w:r>
            <w:r>
              <w:rPr>
                <w:noProof/>
                <w:webHidden/>
              </w:rPr>
              <w:fldChar w:fldCharType="end"/>
            </w:r>
            <w:r w:rsidRPr="00C2567B">
              <w:rPr>
                <w:rStyle w:val="Hyperlink"/>
                <w:noProof/>
              </w:rPr>
              <w:fldChar w:fldCharType="end"/>
            </w:r>
          </w:ins>
        </w:p>
        <w:p w14:paraId="6FDAB460" w14:textId="17FEC60A" w:rsidR="003F260A" w:rsidRDefault="003F260A">
          <w:pPr>
            <w:pStyle w:val="TOC2"/>
            <w:tabs>
              <w:tab w:val="right" w:leader="dot" w:pos="10790"/>
            </w:tabs>
            <w:rPr>
              <w:ins w:id="128" w:author="Weese, Timothy W" w:date="2026-03-03T13:10:00Z" w16du:dateUtc="2026-03-03T18:10:00Z"/>
              <w:rFonts w:cstheme="minorBidi"/>
              <w:noProof/>
              <w:kern w:val="2"/>
              <w:sz w:val="24"/>
              <w:szCs w:val="24"/>
              <w14:ligatures w14:val="standardContextual"/>
            </w:rPr>
          </w:pPr>
          <w:ins w:id="129"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"_Toc223435896"</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4.4 Contractor Responsibilities</w:t>
            </w:r>
            <w:r>
              <w:rPr>
                <w:noProof/>
                <w:webHidden/>
              </w:rPr>
              <w:tab/>
            </w:r>
            <w:r>
              <w:rPr>
                <w:noProof/>
                <w:webHidden/>
              </w:rPr>
              <w:fldChar w:fldCharType="begin"/>
            </w:r>
            <w:r>
              <w:rPr>
                <w:noProof/>
                <w:webHidden/>
              </w:rPr>
              <w:instrText xml:space="preserve"> PAGEREF _Toc223435896 \h </w:instrText>
            </w:r>
          </w:ins>
          <w:r>
            <w:rPr>
              <w:noProof/>
              <w:webHidden/>
            </w:rPr>
          </w:r>
          <w:ins w:id="130" w:author="Weese, Timothy W" w:date="2026-03-03T13:10:00Z" w16du:dateUtc="2026-03-03T18:10:00Z">
            <w:r>
              <w:rPr>
                <w:noProof/>
                <w:webHidden/>
              </w:rPr>
              <w:fldChar w:fldCharType="separate"/>
            </w:r>
            <w:r>
              <w:rPr>
                <w:noProof/>
                <w:webHidden/>
              </w:rPr>
              <w:t>20</w:t>
            </w:r>
            <w:r>
              <w:rPr>
                <w:noProof/>
                <w:webHidden/>
              </w:rPr>
              <w:fldChar w:fldCharType="end"/>
            </w:r>
            <w:r w:rsidRPr="00C2567B">
              <w:rPr>
                <w:rStyle w:val="Hyperlink"/>
                <w:noProof/>
              </w:rPr>
              <w:fldChar w:fldCharType="end"/>
            </w:r>
          </w:ins>
        </w:p>
        <w:p w14:paraId="3446C8CD" w14:textId="331D0B31" w:rsidR="003F260A" w:rsidRDefault="003F260A">
          <w:pPr>
            <w:pStyle w:val="TOC2"/>
            <w:tabs>
              <w:tab w:val="right" w:leader="dot" w:pos="10790"/>
            </w:tabs>
            <w:rPr>
              <w:ins w:id="131" w:author="Weese, Timothy W" w:date="2026-03-03T13:10:00Z" w16du:dateUtc="2026-03-03T18:10:00Z"/>
              <w:rFonts w:cstheme="minorBidi"/>
              <w:noProof/>
              <w:kern w:val="2"/>
              <w:sz w:val="24"/>
              <w:szCs w:val="24"/>
              <w14:ligatures w14:val="standardContextual"/>
            </w:rPr>
          </w:pPr>
          <w:ins w:id="132"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"_Toc223435897"</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4.5 Responsibility for Fraudulent Activities</w:t>
            </w:r>
            <w:r>
              <w:rPr>
                <w:noProof/>
                <w:webHidden/>
              </w:rPr>
              <w:tab/>
            </w:r>
            <w:r>
              <w:rPr>
                <w:noProof/>
                <w:webHidden/>
              </w:rPr>
              <w:fldChar w:fldCharType="begin"/>
            </w:r>
            <w:r>
              <w:rPr>
                <w:noProof/>
                <w:webHidden/>
              </w:rPr>
              <w:instrText xml:space="preserve"> PAGEREF _Toc223435897 \h </w:instrText>
            </w:r>
          </w:ins>
          <w:r>
            <w:rPr>
              <w:noProof/>
              <w:webHidden/>
            </w:rPr>
          </w:r>
          <w:ins w:id="133" w:author="Weese, Timothy W" w:date="2026-03-03T13:10:00Z" w16du:dateUtc="2026-03-03T18:10:00Z">
            <w:r>
              <w:rPr>
                <w:noProof/>
                <w:webHidden/>
              </w:rPr>
              <w:fldChar w:fldCharType="separate"/>
            </w:r>
            <w:r>
              <w:rPr>
                <w:noProof/>
                <w:webHidden/>
              </w:rPr>
              <w:t>20</w:t>
            </w:r>
            <w:r>
              <w:rPr>
                <w:noProof/>
                <w:webHidden/>
              </w:rPr>
              <w:fldChar w:fldCharType="end"/>
            </w:r>
            <w:r w:rsidRPr="00C2567B">
              <w:rPr>
                <w:rStyle w:val="Hyperlink"/>
                <w:noProof/>
              </w:rPr>
              <w:fldChar w:fldCharType="end"/>
            </w:r>
          </w:ins>
        </w:p>
        <w:p w14:paraId="1A92391E" w14:textId="3646B0ED" w:rsidR="003F260A" w:rsidRDefault="003F260A">
          <w:pPr>
            <w:pStyle w:val="TOC2"/>
            <w:tabs>
              <w:tab w:val="right" w:leader="dot" w:pos="10790"/>
            </w:tabs>
            <w:rPr>
              <w:ins w:id="134" w:author="Weese, Timothy W" w:date="2026-03-03T13:10:00Z" w16du:dateUtc="2026-03-03T18:10:00Z"/>
              <w:rFonts w:cstheme="minorBidi"/>
              <w:noProof/>
              <w:kern w:val="2"/>
              <w:sz w:val="24"/>
              <w:szCs w:val="24"/>
              <w14:ligatures w14:val="standardContextual"/>
            </w:rPr>
          </w:pPr>
          <w:ins w:id="135"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"_Toc223435898"</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4.6 Contractor Personnel</w:t>
            </w:r>
            <w:r>
              <w:rPr>
                <w:noProof/>
                <w:webHidden/>
              </w:rPr>
              <w:tab/>
            </w:r>
            <w:r>
              <w:rPr>
                <w:noProof/>
                <w:webHidden/>
              </w:rPr>
              <w:fldChar w:fldCharType="begin"/>
            </w:r>
            <w:r>
              <w:rPr>
                <w:noProof/>
                <w:webHidden/>
              </w:rPr>
              <w:instrText xml:space="preserve"> PAGEREF _Toc223435898 \h </w:instrText>
            </w:r>
          </w:ins>
          <w:r>
            <w:rPr>
              <w:noProof/>
              <w:webHidden/>
            </w:rPr>
          </w:r>
          <w:ins w:id="136" w:author="Weese, Timothy W" w:date="2026-03-03T13:10:00Z" w16du:dateUtc="2026-03-03T18:10:00Z">
            <w:r>
              <w:rPr>
                <w:noProof/>
                <w:webHidden/>
              </w:rPr>
              <w:fldChar w:fldCharType="separate"/>
            </w:r>
            <w:r>
              <w:rPr>
                <w:noProof/>
                <w:webHidden/>
              </w:rPr>
              <w:t>21</w:t>
            </w:r>
            <w:r>
              <w:rPr>
                <w:noProof/>
                <w:webHidden/>
              </w:rPr>
              <w:fldChar w:fldCharType="end"/>
            </w:r>
            <w:r w:rsidRPr="00C2567B">
              <w:rPr>
                <w:rStyle w:val="Hyperlink"/>
                <w:noProof/>
              </w:rPr>
              <w:fldChar w:fldCharType="end"/>
            </w:r>
          </w:ins>
        </w:p>
        <w:p w14:paraId="76A5E2CD" w14:textId="46DE4369" w:rsidR="003F260A" w:rsidRDefault="003F260A">
          <w:pPr>
            <w:pStyle w:val="TOC2"/>
            <w:tabs>
              <w:tab w:val="right" w:leader="dot" w:pos="10790"/>
            </w:tabs>
            <w:rPr>
              <w:ins w:id="137" w:author="Weese, Timothy W" w:date="2026-03-03T13:10:00Z" w16du:dateUtc="2026-03-03T18:10:00Z"/>
              <w:rFonts w:cstheme="minorBidi"/>
              <w:noProof/>
              <w:kern w:val="2"/>
              <w:sz w:val="24"/>
              <w:szCs w:val="24"/>
              <w14:ligatures w14:val="standardContextual"/>
            </w:rPr>
          </w:pPr>
          <w:ins w:id="138"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"_Toc223435899"</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4.7 Identification of Contractor Employees</w:t>
            </w:r>
            <w:r>
              <w:rPr>
                <w:noProof/>
                <w:webHidden/>
              </w:rPr>
              <w:tab/>
            </w:r>
            <w:r>
              <w:rPr>
                <w:noProof/>
                <w:webHidden/>
              </w:rPr>
              <w:fldChar w:fldCharType="begin"/>
            </w:r>
            <w:r>
              <w:rPr>
                <w:noProof/>
                <w:webHidden/>
              </w:rPr>
              <w:instrText xml:space="preserve"> PAGEREF _Toc223435899 \h </w:instrText>
            </w:r>
          </w:ins>
          <w:r>
            <w:rPr>
              <w:noProof/>
              <w:webHidden/>
            </w:rPr>
          </w:r>
          <w:ins w:id="139" w:author="Weese, Timothy W" w:date="2026-03-03T13:10:00Z" w16du:dateUtc="2026-03-03T18:10:00Z">
            <w:r>
              <w:rPr>
                <w:noProof/>
                <w:webHidden/>
              </w:rPr>
              <w:fldChar w:fldCharType="separate"/>
            </w:r>
            <w:r>
              <w:rPr>
                <w:noProof/>
                <w:webHidden/>
              </w:rPr>
              <w:t>21</w:t>
            </w:r>
            <w:r>
              <w:rPr>
                <w:noProof/>
                <w:webHidden/>
              </w:rPr>
              <w:fldChar w:fldCharType="end"/>
            </w:r>
            <w:r w:rsidRPr="00C2567B">
              <w:rPr>
                <w:rStyle w:val="Hyperlink"/>
                <w:noProof/>
              </w:rPr>
              <w:fldChar w:fldCharType="end"/>
            </w:r>
          </w:ins>
        </w:p>
        <w:p w14:paraId="54FAC76F" w14:textId="6D447EDA" w:rsidR="003F260A" w:rsidRDefault="003F260A">
          <w:pPr>
            <w:pStyle w:val="TOC2"/>
            <w:tabs>
              <w:tab w:val="right" w:leader="dot" w:pos="10790"/>
            </w:tabs>
            <w:rPr>
              <w:ins w:id="140" w:author="Weese, Timothy W" w:date="2026-03-03T13:10:00Z" w16du:dateUtc="2026-03-03T18:10:00Z"/>
              <w:rFonts w:cstheme="minorBidi"/>
              <w:noProof/>
              <w:kern w:val="2"/>
              <w:sz w:val="24"/>
              <w:szCs w:val="24"/>
              <w14:ligatures w14:val="standardContextual"/>
            </w:rPr>
          </w:pPr>
          <w:ins w:id="141"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"_Toc223435900"</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4.8 Personally Identifiable Information (PII)</w:t>
            </w:r>
            <w:r>
              <w:rPr>
                <w:noProof/>
                <w:webHidden/>
              </w:rPr>
              <w:tab/>
            </w:r>
            <w:r>
              <w:rPr>
                <w:noProof/>
                <w:webHidden/>
              </w:rPr>
              <w:fldChar w:fldCharType="begin"/>
            </w:r>
            <w:r>
              <w:rPr>
                <w:noProof/>
                <w:webHidden/>
              </w:rPr>
              <w:instrText xml:space="preserve"> PAGEREF _Toc223435900 \h </w:instrText>
            </w:r>
          </w:ins>
          <w:r>
            <w:rPr>
              <w:noProof/>
              <w:webHidden/>
            </w:rPr>
          </w:r>
          <w:ins w:id="142" w:author="Weese, Timothy W" w:date="2026-03-03T13:10:00Z" w16du:dateUtc="2026-03-03T18:10:00Z">
            <w:r>
              <w:rPr>
                <w:noProof/>
                <w:webHidden/>
              </w:rPr>
              <w:fldChar w:fldCharType="separate"/>
            </w:r>
            <w:r>
              <w:rPr>
                <w:noProof/>
                <w:webHidden/>
              </w:rPr>
              <w:t>21</w:t>
            </w:r>
            <w:r>
              <w:rPr>
                <w:noProof/>
                <w:webHidden/>
              </w:rPr>
              <w:fldChar w:fldCharType="end"/>
            </w:r>
            <w:r w:rsidRPr="00C2567B">
              <w:rPr>
                <w:rStyle w:val="Hyperlink"/>
                <w:noProof/>
              </w:rPr>
              <w:fldChar w:fldCharType="end"/>
            </w:r>
          </w:ins>
        </w:p>
        <w:p w14:paraId="33C1DBFF" w14:textId="1E5B3964" w:rsidR="003F260A" w:rsidRDefault="003F260A">
          <w:pPr>
            <w:pStyle w:val="TOC1"/>
            <w:tabs>
              <w:tab w:val="right" w:leader="dot" w:pos="10790"/>
            </w:tabs>
            <w:rPr>
              <w:ins w:id="143" w:author="Weese, Timothy W" w:date="2026-03-03T13:10:00Z" w16du:dateUtc="2026-03-03T18:10:00Z"/>
              <w:rFonts w:cstheme="minorBidi"/>
              <w:noProof/>
              <w:kern w:val="2"/>
              <w:sz w:val="24"/>
              <w:szCs w:val="24"/>
              <w14:ligatures w14:val="standardContextual"/>
            </w:rPr>
          </w:pPr>
          <w:ins w:id="144"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"_Toc223435901"</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5 Specific Tasks</w:t>
            </w:r>
            <w:r>
              <w:rPr>
                <w:noProof/>
                <w:webHidden/>
              </w:rPr>
              <w:tab/>
            </w:r>
            <w:r>
              <w:rPr>
                <w:noProof/>
                <w:webHidden/>
              </w:rPr>
              <w:fldChar w:fldCharType="begin"/>
            </w:r>
            <w:r>
              <w:rPr>
                <w:noProof/>
                <w:webHidden/>
              </w:rPr>
              <w:instrText xml:space="preserve"> PAGEREF _Toc223435901 \h </w:instrText>
            </w:r>
          </w:ins>
          <w:r>
            <w:rPr>
              <w:noProof/>
              <w:webHidden/>
            </w:rPr>
          </w:r>
          <w:ins w:id="145" w:author="Weese, Timothy W" w:date="2026-03-03T13:10:00Z" w16du:dateUtc="2026-03-03T18:10:00Z">
            <w:r>
              <w:rPr>
                <w:noProof/>
                <w:webHidden/>
              </w:rPr>
              <w:fldChar w:fldCharType="separate"/>
            </w:r>
            <w:r>
              <w:rPr>
                <w:noProof/>
                <w:webHidden/>
              </w:rPr>
              <w:t>21</w:t>
            </w:r>
            <w:r>
              <w:rPr>
                <w:noProof/>
                <w:webHidden/>
              </w:rPr>
              <w:fldChar w:fldCharType="end"/>
            </w:r>
            <w:r w:rsidRPr="00C2567B">
              <w:rPr>
                <w:rStyle w:val="Hyperlink"/>
                <w:noProof/>
              </w:rPr>
              <w:fldChar w:fldCharType="end"/>
            </w:r>
          </w:ins>
        </w:p>
        <w:p w14:paraId="2F2183FA" w14:textId="4A66D0C7" w:rsidR="003F260A" w:rsidRDefault="003F260A">
          <w:pPr>
            <w:pStyle w:val="TOC2"/>
            <w:tabs>
              <w:tab w:val="right" w:leader="dot" w:pos="10790"/>
            </w:tabs>
            <w:rPr>
              <w:ins w:id="146" w:author="Weese, Timothy W" w:date="2026-03-03T13:10:00Z" w16du:dateUtc="2026-03-03T18:10:00Z"/>
              <w:rFonts w:cstheme="minorBidi"/>
              <w:noProof/>
              <w:kern w:val="2"/>
              <w:sz w:val="24"/>
              <w:szCs w:val="24"/>
              <w14:ligatures w14:val="standardContextual"/>
            </w:rPr>
          </w:pPr>
          <w:ins w:id="147"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"_Toc223435902"</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5.1 Program and Project Management Support Services</w:t>
            </w:r>
            <w:r>
              <w:rPr>
                <w:noProof/>
                <w:webHidden/>
              </w:rPr>
              <w:tab/>
            </w:r>
            <w:r>
              <w:rPr>
                <w:noProof/>
                <w:webHidden/>
              </w:rPr>
              <w:fldChar w:fldCharType="begin"/>
            </w:r>
            <w:r>
              <w:rPr>
                <w:noProof/>
                <w:webHidden/>
              </w:rPr>
              <w:instrText xml:space="preserve"> PAGEREF _Toc223435902 \h </w:instrText>
            </w:r>
          </w:ins>
          <w:r>
            <w:rPr>
              <w:noProof/>
              <w:webHidden/>
            </w:rPr>
          </w:r>
          <w:ins w:id="148" w:author="Weese, Timothy W" w:date="2026-03-03T13:10:00Z" w16du:dateUtc="2026-03-03T18:10:00Z">
            <w:r>
              <w:rPr>
                <w:noProof/>
                <w:webHidden/>
              </w:rPr>
              <w:fldChar w:fldCharType="separate"/>
            </w:r>
            <w:r>
              <w:rPr>
                <w:noProof/>
                <w:webHidden/>
              </w:rPr>
              <w:t>21</w:t>
            </w:r>
            <w:r>
              <w:rPr>
                <w:noProof/>
                <w:webHidden/>
              </w:rPr>
              <w:fldChar w:fldCharType="end"/>
            </w:r>
            <w:r w:rsidRPr="00C2567B">
              <w:rPr>
                <w:rStyle w:val="Hyperlink"/>
                <w:noProof/>
              </w:rPr>
              <w:fldChar w:fldCharType="end"/>
            </w:r>
          </w:ins>
        </w:p>
        <w:p w14:paraId="33D0EC75" w14:textId="518074BB" w:rsidR="003F260A" w:rsidRDefault="003F260A">
          <w:pPr>
            <w:pStyle w:val="TOC3"/>
            <w:tabs>
              <w:tab w:val="right" w:leader="dot" w:pos="10790"/>
            </w:tabs>
            <w:rPr>
              <w:ins w:id="149" w:author="Weese, Timothy W" w:date="2026-03-03T13:10:00Z" w16du:dateUtc="2026-03-03T18:10:00Z"/>
              <w:rFonts w:cstheme="minorBidi"/>
              <w:noProof/>
              <w:kern w:val="2"/>
              <w:sz w:val="24"/>
              <w:szCs w:val="24"/>
              <w14:ligatures w14:val="standardContextual"/>
            </w:rPr>
          </w:pPr>
          <w:ins w:id="150"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"_Toc223435903"</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5.1.1 Program and Project Management Planning</w:t>
            </w:r>
            <w:r>
              <w:rPr>
                <w:noProof/>
                <w:webHidden/>
              </w:rPr>
              <w:tab/>
            </w:r>
            <w:r>
              <w:rPr>
                <w:noProof/>
                <w:webHidden/>
              </w:rPr>
              <w:fldChar w:fldCharType="begin"/>
            </w:r>
            <w:r>
              <w:rPr>
                <w:noProof/>
                <w:webHidden/>
              </w:rPr>
              <w:instrText xml:space="preserve"> PAGEREF _Toc223435903 \h </w:instrText>
            </w:r>
          </w:ins>
          <w:r>
            <w:rPr>
              <w:noProof/>
              <w:webHidden/>
            </w:rPr>
          </w:r>
          <w:ins w:id="151" w:author="Weese, Timothy W" w:date="2026-03-03T13:10:00Z" w16du:dateUtc="2026-03-03T18:10:00Z">
            <w:r>
              <w:rPr>
                <w:noProof/>
                <w:webHidden/>
              </w:rPr>
              <w:fldChar w:fldCharType="separate"/>
            </w:r>
            <w:r>
              <w:rPr>
                <w:noProof/>
                <w:webHidden/>
              </w:rPr>
              <w:t>21</w:t>
            </w:r>
            <w:r>
              <w:rPr>
                <w:noProof/>
                <w:webHidden/>
              </w:rPr>
              <w:fldChar w:fldCharType="end"/>
            </w:r>
            <w:r w:rsidRPr="00C2567B">
              <w:rPr>
                <w:rStyle w:val="Hyperlink"/>
                <w:noProof/>
              </w:rPr>
              <w:fldChar w:fldCharType="end"/>
            </w:r>
          </w:ins>
        </w:p>
        <w:p w14:paraId="710C07C9" w14:textId="691E1A4A" w:rsidR="003F260A" w:rsidRDefault="003F260A">
          <w:pPr>
            <w:pStyle w:val="TOC3"/>
            <w:tabs>
              <w:tab w:val="right" w:leader="dot" w:pos="10790"/>
            </w:tabs>
            <w:rPr>
              <w:ins w:id="152" w:author="Weese, Timothy W" w:date="2026-03-03T13:10:00Z" w16du:dateUtc="2026-03-03T18:10:00Z"/>
              <w:rFonts w:cstheme="minorBidi"/>
              <w:noProof/>
              <w:kern w:val="2"/>
              <w:sz w:val="24"/>
              <w:szCs w:val="24"/>
              <w14:ligatures w14:val="standardContextual"/>
            </w:rPr>
          </w:pPr>
          <w:ins w:id="153"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"_Toc223435904"</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5.1.2 Monthly Performance Report</w:t>
            </w:r>
            <w:r>
              <w:rPr>
                <w:noProof/>
                <w:webHidden/>
              </w:rPr>
              <w:tab/>
            </w:r>
            <w:r>
              <w:rPr>
                <w:noProof/>
                <w:webHidden/>
              </w:rPr>
              <w:fldChar w:fldCharType="begin"/>
            </w:r>
            <w:r>
              <w:rPr>
                <w:noProof/>
                <w:webHidden/>
              </w:rPr>
              <w:instrText xml:space="preserve"> PAGEREF _Toc223435904 \h </w:instrText>
            </w:r>
          </w:ins>
          <w:r>
            <w:rPr>
              <w:noProof/>
              <w:webHidden/>
            </w:rPr>
          </w:r>
          <w:ins w:id="154" w:author="Weese, Timothy W" w:date="2026-03-03T13:10:00Z" w16du:dateUtc="2026-03-03T18:10:00Z">
            <w:r>
              <w:rPr>
                <w:noProof/>
                <w:webHidden/>
              </w:rPr>
              <w:fldChar w:fldCharType="separate"/>
            </w:r>
            <w:r>
              <w:rPr>
                <w:noProof/>
                <w:webHidden/>
              </w:rPr>
              <w:t>23</w:t>
            </w:r>
            <w:r>
              <w:rPr>
                <w:noProof/>
                <w:webHidden/>
              </w:rPr>
              <w:fldChar w:fldCharType="end"/>
            </w:r>
            <w:r w:rsidRPr="00C2567B">
              <w:rPr>
                <w:rStyle w:val="Hyperlink"/>
                <w:noProof/>
              </w:rPr>
              <w:fldChar w:fldCharType="end"/>
            </w:r>
          </w:ins>
        </w:p>
        <w:p w14:paraId="7593AE91" w14:textId="2C6B358C" w:rsidR="003F260A" w:rsidRDefault="003F260A">
          <w:pPr>
            <w:pStyle w:val="TOC2"/>
            <w:tabs>
              <w:tab w:val="right" w:leader="dot" w:pos="10790"/>
            </w:tabs>
            <w:rPr>
              <w:ins w:id="155" w:author="Weese, Timothy W" w:date="2026-03-03T13:10:00Z" w16du:dateUtc="2026-03-03T18:10:00Z"/>
              <w:rFonts w:cstheme="minorBidi"/>
              <w:noProof/>
              <w:kern w:val="2"/>
              <w:sz w:val="24"/>
              <w:szCs w:val="24"/>
              <w14:ligatures w14:val="standardContextual"/>
            </w:rPr>
          </w:pPr>
          <w:ins w:id="156"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"_Toc223435905"</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5.2 NSPIRE Inspections</w:t>
            </w:r>
            <w:r>
              <w:rPr>
                <w:noProof/>
                <w:webHidden/>
              </w:rPr>
              <w:tab/>
            </w:r>
            <w:r>
              <w:rPr>
                <w:noProof/>
                <w:webHidden/>
              </w:rPr>
              <w:fldChar w:fldCharType="begin"/>
            </w:r>
            <w:r>
              <w:rPr>
                <w:noProof/>
                <w:webHidden/>
              </w:rPr>
              <w:instrText xml:space="preserve"> PAGEREF _Toc223435905 \h </w:instrText>
            </w:r>
          </w:ins>
          <w:r>
            <w:rPr>
              <w:noProof/>
              <w:webHidden/>
            </w:rPr>
          </w:r>
          <w:ins w:id="157" w:author="Weese, Timothy W" w:date="2026-03-03T13:10:00Z" w16du:dateUtc="2026-03-03T18:10:00Z">
            <w:r>
              <w:rPr>
                <w:noProof/>
                <w:webHidden/>
              </w:rPr>
              <w:fldChar w:fldCharType="separate"/>
            </w:r>
            <w:r>
              <w:rPr>
                <w:noProof/>
                <w:webHidden/>
              </w:rPr>
              <w:t>23</w:t>
            </w:r>
            <w:r>
              <w:rPr>
                <w:noProof/>
                <w:webHidden/>
              </w:rPr>
              <w:fldChar w:fldCharType="end"/>
            </w:r>
            <w:r w:rsidRPr="00C2567B">
              <w:rPr>
                <w:rStyle w:val="Hyperlink"/>
                <w:noProof/>
              </w:rPr>
              <w:fldChar w:fldCharType="end"/>
            </w:r>
          </w:ins>
        </w:p>
        <w:p w14:paraId="3D9CD6F4" w14:textId="0B545B6E" w:rsidR="003F260A" w:rsidRDefault="003F260A">
          <w:pPr>
            <w:pStyle w:val="TOC3"/>
            <w:tabs>
              <w:tab w:val="right" w:leader="dot" w:pos="10790"/>
            </w:tabs>
            <w:rPr>
              <w:ins w:id="158" w:author="Weese, Timothy W" w:date="2026-03-03T13:10:00Z" w16du:dateUtc="2026-03-03T18:10:00Z"/>
              <w:rFonts w:cstheme="minorBidi"/>
              <w:noProof/>
              <w:kern w:val="2"/>
              <w:sz w:val="24"/>
              <w:szCs w:val="24"/>
              <w14:ligatures w14:val="standardContextual"/>
            </w:rPr>
          </w:pPr>
          <w:ins w:id="159"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"_Toc223435906"</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5.2.1 Scheduling Communications</w:t>
            </w:r>
            <w:r>
              <w:rPr>
                <w:noProof/>
                <w:webHidden/>
              </w:rPr>
              <w:tab/>
            </w:r>
            <w:r>
              <w:rPr>
                <w:noProof/>
                <w:webHidden/>
              </w:rPr>
              <w:fldChar w:fldCharType="begin"/>
            </w:r>
            <w:r>
              <w:rPr>
                <w:noProof/>
                <w:webHidden/>
              </w:rPr>
              <w:instrText xml:space="preserve"> PAGEREF _Toc223435906 \h </w:instrText>
            </w:r>
          </w:ins>
          <w:r>
            <w:rPr>
              <w:noProof/>
              <w:webHidden/>
            </w:rPr>
          </w:r>
          <w:ins w:id="160" w:author="Weese, Timothy W" w:date="2026-03-03T13:10:00Z" w16du:dateUtc="2026-03-03T18:10:00Z">
            <w:r>
              <w:rPr>
                <w:noProof/>
                <w:webHidden/>
              </w:rPr>
              <w:fldChar w:fldCharType="separate"/>
            </w:r>
            <w:r>
              <w:rPr>
                <w:noProof/>
                <w:webHidden/>
              </w:rPr>
              <w:t>26</w:t>
            </w:r>
            <w:r>
              <w:rPr>
                <w:noProof/>
                <w:webHidden/>
              </w:rPr>
              <w:fldChar w:fldCharType="end"/>
            </w:r>
            <w:r w:rsidRPr="00C2567B">
              <w:rPr>
                <w:rStyle w:val="Hyperlink"/>
                <w:noProof/>
              </w:rPr>
              <w:fldChar w:fldCharType="end"/>
            </w:r>
          </w:ins>
        </w:p>
        <w:p w14:paraId="44EF263B" w14:textId="5B4FDE08" w:rsidR="003F260A" w:rsidRDefault="003F260A">
          <w:pPr>
            <w:pStyle w:val="TOC3"/>
            <w:tabs>
              <w:tab w:val="right" w:leader="dot" w:pos="10790"/>
            </w:tabs>
            <w:rPr>
              <w:ins w:id="161" w:author="Weese, Timothy W" w:date="2026-03-03T13:10:00Z" w16du:dateUtc="2026-03-03T18:10:00Z"/>
              <w:rFonts w:cstheme="minorBidi"/>
              <w:noProof/>
              <w:kern w:val="2"/>
              <w:sz w:val="24"/>
              <w:szCs w:val="24"/>
              <w14:ligatures w14:val="standardContextual"/>
            </w:rPr>
          </w:pPr>
          <w:ins w:id="162"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"_Toc223435907"</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5.2.2 Conducting NSPIRE Inspections</w:t>
            </w:r>
            <w:r>
              <w:rPr>
                <w:noProof/>
                <w:webHidden/>
              </w:rPr>
              <w:tab/>
            </w:r>
            <w:r>
              <w:rPr>
                <w:noProof/>
                <w:webHidden/>
              </w:rPr>
              <w:fldChar w:fldCharType="begin"/>
            </w:r>
            <w:r>
              <w:rPr>
                <w:noProof/>
                <w:webHidden/>
              </w:rPr>
              <w:instrText xml:space="preserve"> PAGEREF _Toc223435907 \h </w:instrText>
            </w:r>
          </w:ins>
          <w:r>
            <w:rPr>
              <w:noProof/>
              <w:webHidden/>
            </w:rPr>
          </w:r>
          <w:ins w:id="163" w:author="Weese, Timothy W" w:date="2026-03-03T13:10:00Z" w16du:dateUtc="2026-03-03T18:10:00Z">
            <w:r>
              <w:rPr>
                <w:noProof/>
                <w:webHidden/>
              </w:rPr>
              <w:fldChar w:fldCharType="separate"/>
            </w:r>
            <w:r>
              <w:rPr>
                <w:noProof/>
                <w:webHidden/>
              </w:rPr>
              <w:t>29</w:t>
            </w:r>
            <w:r>
              <w:rPr>
                <w:noProof/>
                <w:webHidden/>
              </w:rPr>
              <w:fldChar w:fldCharType="end"/>
            </w:r>
            <w:r w:rsidRPr="00C2567B">
              <w:rPr>
                <w:rStyle w:val="Hyperlink"/>
                <w:noProof/>
              </w:rPr>
              <w:fldChar w:fldCharType="end"/>
            </w:r>
          </w:ins>
        </w:p>
        <w:p w14:paraId="259A8C3D" w14:textId="4FF79770" w:rsidR="003F260A" w:rsidRDefault="003F260A">
          <w:pPr>
            <w:pStyle w:val="TOC3"/>
            <w:tabs>
              <w:tab w:val="right" w:leader="dot" w:pos="10790"/>
            </w:tabs>
            <w:rPr>
              <w:ins w:id="164" w:author="Weese, Timothy W" w:date="2026-03-03T13:10:00Z" w16du:dateUtc="2026-03-03T18:10:00Z"/>
              <w:rFonts w:cstheme="minorBidi"/>
              <w:noProof/>
              <w:kern w:val="2"/>
              <w:sz w:val="24"/>
              <w:szCs w:val="24"/>
              <w14:ligatures w14:val="standardContextual"/>
            </w:rPr>
          </w:pPr>
          <w:ins w:id="165"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"_Toc223435908"</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5.2.3 Health and Safety (H&amp;S) Reports</w:t>
            </w:r>
            <w:r>
              <w:rPr>
                <w:noProof/>
                <w:webHidden/>
              </w:rPr>
              <w:tab/>
            </w:r>
            <w:r>
              <w:rPr>
                <w:noProof/>
                <w:webHidden/>
              </w:rPr>
              <w:fldChar w:fldCharType="begin"/>
            </w:r>
            <w:r>
              <w:rPr>
                <w:noProof/>
                <w:webHidden/>
              </w:rPr>
              <w:instrText xml:space="preserve"> PAGEREF _Toc223435908 \h </w:instrText>
            </w:r>
          </w:ins>
          <w:r>
            <w:rPr>
              <w:noProof/>
              <w:webHidden/>
            </w:rPr>
          </w:r>
          <w:ins w:id="166" w:author="Weese, Timothy W" w:date="2026-03-03T13:10:00Z" w16du:dateUtc="2026-03-03T18:10:00Z">
            <w:r>
              <w:rPr>
                <w:noProof/>
                <w:webHidden/>
              </w:rPr>
              <w:fldChar w:fldCharType="separate"/>
            </w:r>
            <w:r>
              <w:rPr>
                <w:noProof/>
                <w:webHidden/>
              </w:rPr>
              <w:t>31</w:t>
            </w:r>
            <w:r>
              <w:rPr>
                <w:noProof/>
                <w:webHidden/>
              </w:rPr>
              <w:fldChar w:fldCharType="end"/>
            </w:r>
            <w:r w:rsidRPr="00C2567B">
              <w:rPr>
                <w:rStyle w:val="Hyperlink"/>
                <w:noProof/>
              </w:rPr>
              <w:fldChar w:fldCharType="end"/>
            </w:r>
          </w:ins>
        </w:p>
        <w:p w14:paraId="3502BBBB" w14:textId="17B4B703" w:rsidR="003F260A" w:rsidRDefault="003F260A">
          <w:pPr>
            <w:pStyle w:val="TOC2"/>
            <w:tabs>
              <w:tab w:val="right" w:leader="dot" w:pos="10790"/>
            </w:tabs>
            <w:rPr>
              <w:ins w:id="167" w:author="Weese, Timothy W" w:date="2026-03-03T13:10:00Z" w16du:dateUtc="2026-03-03T18:10:00Z"/>
              <w:rFonts w:cstheme="minorBidi"/>
              <w:noProof/>
              <w:kern w:val="2"/>
              <w:sz w:val="24"/>
              <w:szCs w:val="24"/>
              <w14:ligatures w14:val="standardContextual"/>
            </w:rPr>
          </w:pPr>
          <w:ins w:id="168"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"_Toc223435909"</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5.4 Quality Control Plan</w:t>
            </w:r>
            <w:r>
              <w:rPr>
                <w:noProof/>
                <w:webHidden/>
              </w:rPr>
              <w:tab/>
            </w:r>
            <w:r>
              <w:rPr>
                <w:noProof/>
                <w:webHidden/>
              </w:rPr>
              <w:fldChar w:fldCharType="begin"/>
            </w:r>
            <w:r>
              <w:rPr>
                <w:noProof/>
                <w:webHidden/>
              </w:rPr>
              <w:instrText xml:space="preserve"> PAGEREF _Toc223435909 \h </w:instrText>
            </w:r>
          </w:ins>
          <w:r>
            <w:rPr>
              <w:noProof/>
              <w:webHidden/>
            </w:rPr>
          </w:r>
          <w:ins w:id="169" w:author="Weese, Timothy W" w:date="2026-03-03T13:10:00Z" w16du:dateUtc="2026-03-03T18:10:00Z">
            <w:r>
              <w:rPr>
                <w:noProof/>
                <w:webHidden/>
              </w:rPr>
              <w:fldChar w:fldCharType="separate"/>
            </w:r>
            <w:r>
              <w:rPr>
                <w:noProof/>
                <w:webHidden/>
              </w:rPr>
              <w:t>33</w:t>
            </w:r>
            <w:r>
              <w:rPr>
                <w:noProof/>
                <w:webHidden/>
              </w:rPr>
              <w:fldChar w:fldCharType="end"/>
            </w:r>
            <w:r w:rsidRPr="00C2567B">
              <w:rPr>
                <w:rStyle w:val="Hyperlink"/>
                <w:noProof/>
              </w:rPr>
              <w:fldChar w:fldCharType="end"/>
            </w:r>
          </w:ins>
        </w:p>
        <w:p w14:paraId="44E8B7EB" w14:textId="73E80535" w:rsidR="003F260A" w:rsidRDefault="003F260A">
          <w:pPr>
            <w:pStyle w:val="TOC1"/>
            <w:tabs>
              <w:tab w:val="right" w:leader="dot" w:pos="10790"/>
            </w:tabs>
            <w:rPr>
              <w:ins w:id="170" w:author="Weese, Timothy W" w:date="2026-03-03T13:10:00Z" w16du:dateUtc="2026-03-03T18:10:00Z"/>
              <w:rFonts w:cstheme="minorBidi"/>
              <w:noProof/>
              <w:kern w:val="2"/>
              <w:sz w:val="24"/>
              <w:szCs w:val="24"/>
              <w14:ligatures w14:val="standardContextual"/>
            </w:rPr>
          </w:pPr>
          <w:ins w:id="171"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"_Toc223435910"</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6 Deliverables</w:t>
            </w:r>
            <w:r>
              <w:rPr>
                <w:noProof/>
                <w:webHidden/>
              </w:rPr>
              <w:tab/>
            </w:r>
            <w:r>
              <w:rPr>
                <w:noProof/>
                <w:webHidden/>
              </w:rPr>
              <w:fldChar w:fldCharType="begin"/>
            </w:r>
            <w:r>
              <w:rPr>
                <w:noProof/>
                <w:webHidden/>
              </w:rPr>
              <w:instrText xml:space="preserve"> PAGEREF _Toc223435910 \h </w:instrText>
            </w:r>
          </w:ins>
          <w:r>
            <w:rPr>
              <w:noProof/>
              <w:webHidden/>
            </w:rPr>
          </w:r>
          <w:ins w:id="172" w:author="Weese, Timothy W" w:date="2026-03-03T13:10:00Z" w16du:dateUtc="2026-03-03T18:10:00Z">
            <w:r>
              <w:rPr>
                <w:noProof/>
                <w:webHidden/>
              </w:rPr>
              <w:fldChar w:fldCharType="separate"/>
            </w:r>
            <w:r>
              <w:rPr>
                <w:noProof/>
                <w:webHidden/>
              </w:rPr>
              <w:t>34</w:t>
            </w:r>
            <w:r>
              <w:rPr>
                <w:noProof/>
                <w:webHidden/>
              </w:rPr>
              <w:fldChar w:fldCharType="end"/>
            </w:r>
            <w:r w:rsidRPr="00C2567B">
              <w:rPr>
                <w:rStyle w:val="Hyperlink"/>
                <w:noProof/>
              </w:rPr>
              <w:fldChar w:fldCharType="end"/>
            </w:r>
          </w:ins>
        </w:p>
        <w:p w14:paraId="2EE49B0C" w14:textId="12C7B200" w:rsidR="003F260A" w:rsidRDefault="003F260A">
          <w:pPr>
            <w:pStyle w:val="TOC2"/>
            <w:tabs>
              <w:tab w:val="right" w:leader="dot" w:pos="10790"/>
            </w:tabs>
            <w:rPr>
              <w:ins w:id="173" w:author="Weese, Timothy W" w:date="2026-03-03T13:10:00Z" w16du:dateUtc="2026-03-03T18:10:00Z"/>
              <w:rFonts w:cstheme="minorBidi"/>
              <w:noProof/>
              <w:kern w:val="2"/>
              <w:sz w:val="24"/>
              <w:szCs w:val="24"/>
              <w14:ligatures w14:val="standardContextual"/>
            </w:rPr>
          </w:pPr>
          <w:ins w:id="174"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"_Toc223435911"</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noProof/>
              </w:rPr>
              <w:t>6.2 Acceptance Criteria</w:t>
            </w:r>
            <w:r>
              <w:rPr>
                <w:noProof/>
                <w:webHidden/>
              </w:rPr>
              <w:tab/>
            </w:r>
            <w:r>
              <w:rPr>
                <w:noProof/>
                <w:webHidden/>
              </w:rPr>
              <w:fldChar w:fldCharType="begin"/>
            </w:r>
            <w:r>
              <w:rPr>
                <w:noProof/>
                <w:webHidden/>
              </w:rPr>
              <w:instrText xml:space="preserve"> PAGEREF _Toc223435911 \h </w:instrText>
            </w:r>
          </w:ins>
          <w:r>
            <w:rPr>
              <w:noProof/>
              <w:webHidden/>
            </w:rPr>
          </w:r>
          <w:ins w:id="175" w:author="Weese, Timothy W" w:date="2026-03-03T13:10:00Z" w16du:dateUtc="2026-03-03T18:10:00Z">
            <w:r>
              <w:rPr>
                <w:noProof/>
                <w:webHidden/>
              </w:rPr>
              <w:fldChar w:fldCharType="separate"/>
            </w:r>
            <w:r>
              <w:rPr>
                <w:noProof/>
                <w:webHidden/>
              </w:rPr>
              <w:t>34</w:t>
            </w:r>
            <w:r>
              <w:rPr>
                <w:noProof/>
                <w:webHidden/>
              </w:rPr>
              <w:fldChar w:fldCharType="end"/>
            </w:r>
            <w:r w:rsidRPr="00C2567B">
              <w:rPr>
                <w:rStyle w:val="Hyperlink"/>
                <w:noProof/>
              </w:rPr>
              <w:fldChar w:fldCharType="end"/>
            </w:r>
          </w:ins>
        </w:p>
        <w:p w14:paraId="131CEBB0" w14:textId="4BCDCB24" w:rsidR="003F260A" w:rsidRDefault="003F260A">
          <w:pPr>
            <w:pStyle w:val="TOC3"/>
            <w:tabs>
              <w:tab w:val="right" w:leader="dot" w:pos="10790"/>
            </w:tabs>
            <w:rPr>
              <w:ins w:id="176" w:author="Weese, Timothy W" w:date="2026-03-03T13:10:00Z" w16du:dateUtc="2026-03-03T18:10:00Z"/>
              <w:rFonts w:cstheme="minorBidi"/>
              <w:noProof/>
              <w:kern w:val="2"/>
              <w:sz w:val="24"/>
              <w:szCs w:val="24"/>
              <w14:ligatures w14:val="standardContextual"/>
            </w:rPr>
          </w:pPr>
          <w:ins w:id="177"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"_Toc223435912"</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6.2.1 NSPIRE Inspections</w:t>
            </w:r>
            <w:r>
              <w:rPr>
                <w:noProof/>
                <w:webHidden/>
              </w:rPr>
              <w:tab/>
            </w:r>
            <w:r>
              <w:rPr>
                <w:noProof/>
                <w:webHidden/>
              </w:rPr>
              <w:fldChar w:fldCharType="begin"/>
            </w:r>
            <w:r>
              <w:rPr>
                <w:noProof/>
                <w:webHidden/>
              </w:rPr>
              <w:instrText xml:space="preserve"> PAGEREF _Toc223435912 \h </w:instrText>
            </w:r>
          </w:ins>
          <w:r>
            <w:rPr>
              <w:noProof/>
              <w:webHidden/>
            </w:rPr>
          </w:r>
          <w:ins w:id="178" w:author="Weese, Timothy W" w:date="2026-03-03T13:10:00Z" w16du:dateUtc="2026-03-03T18:10:00Z">
            <w:r>
              <w:rPr>
                <w:noProof/>
                <w:webHidden/>
              </w:rPr>
              <w:fldChar w:fldCharType="separate"/>
            </w:r>
            <w:r>
              <w:rPr>
                <w:noProof/>
                <w:webHidden/>
              </w:rPr>
              <w:t>35</w:t>
            </w:r>
            <w:r>
              <w:rPr>
                <w:noProof/>
                <w:webHidden/>
              </w:rPr>
              <w:fldChar w:fldCharType="end"/>
            </w:r>
            <w:r w:rsidRPr="00C2567B">
              <w:rPr>
                <w:rStyle w:val="Hyperlink"/>
                <w:noProof/>
              </w:rPr>
              <w:fldChar w:fldCharType="end"/>
            </w:r>
          </w:ins>
        </w:p>
        <w:p w14:paraId="578A679F" w14:textId="0D10A236" w:rsidR="003F260A" w:rsidRDefault="003F260A">
          <w:pPr>
            <w:pStyle w:val="TOC1"/>
            <w:tabs>
              <w:tab w:val="right" w:leader="dot" w:pos="10790"/>
            </w:tabs>
            <w:rPr>
              <w:ins w:id="179" w:author="Weese, Timothy W" w:date="2026-03-03T13:10:00Z" w16du:dateUtc="2026-03-03T18:10:00Z"/>
              <w:rFonts w:cstheme="minorBidi"/>
              <w:noProof/>
              <w:kern w:val="2"/>
              <w:sz w:val="24"/>
              <w:szCs w:val="24"/>
              <w14:ligatures w14:val="standardContextual"/>
            </w:rPr>
          </w:pPr>
          <w:ins w:id="180"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"_Toc223435913"</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7 Related Documents</w:t>
            </w:r>
            <w:r>
              <w:rPr>
                <w:noProof/>
                <w:webHidden/>
              </w:rPr>
              <w:tab/>
            </w:r>
            <w:r>
              <w:rPr>
                <w:noProof/>
                <w:webHidden/>
              </w:rPr>
              <w:fldChar w:fldCharType="begin"/>
            </w:r>
            <w:r>
              <w:rPr>
                <w:noProof/>
                <w:webHidden/>
              </w:rPr>
              <w:instrText xml:space="preserve"> PAGEREF _Toc223435913 \h </w:instrText>
            </w:r>
          </w:ins>
          <w:r>
            <w:rPr>
              <w:noProof/>
              <w:webHidden/>
            </w:rPr>
          </w:r>
          <w:ins w:id="181" w:author="Weese, Timothy W" w:date="2026-03-03T13:10:00Z" w16du:dateUtc="2026-03-03T18:10:00Z">
            <w:r>
              <w:rPr>
                <w:noProof/>
                <w:webHidden/>
              </w:rPr>
              <w:fldChar w:fldCharType="separate"/>
            </w:r>
            <w:r>
              <w:rPr>
                <w:noProof/>
                <w:webHidden/>
              </w:rPr>
              <w:t>35</w:t>
            </w:r>
            <w:r>
              <w:rPr>
                <w:noProof/>
                <w:webHidden/>
              </w:rPr>
              <w:fldChar w:fldCharType="end"/>
            </w:r>
            <w:r w:rsidRPr="00C2567B">
              <w:rPr>
                <w:rStyle w:val="Hyperlink"/>
                <w:noProof/>
              </w:rPr>
              <w:fldChar w:fldCharType="end"/>
            </w:r>
          </w:ins>
        </w:p>
        <w:p w14:paraId="73B630CD" w14:textId="71CD9FD7" w:rsidR="003F260A" w:rsidRDefault="003F260A">
          <w:pPr>
            <w:pStyle w:val="TOC1"/>
            <w:tabs>
              <w:tab w:val="right" w:leader="dot" w:pos="10790"/>
            </w:tabs>
            <w:rPr>
              <w:ins w:id="182" w:author="Weese, Timothy W" w:date="2026-03-03T13:10:00Z" w16du:dateUtc="2026-03-03T18:10:00Z"/>
              <w:rFonts w:cstheme="minorBidi"/>
              <w:noProof/>
              <w:kern w:val="2"/>
              <w:sz w:val="24"/>
              <w:szCs w:val="24"/>
              <w14:ligatures w14:val="standardContextual"/>
            </w:rPr>
          </w:pPr>
          <w:ins w:id="183"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"_Toc223435914"</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cs="Arial"/>
                <w:noProof/>
              </w:rPr>
              <w:t>8 Performance Requirements Summary (PRS)</w:t>
            </w:r>
            <w:r>
              <w:rPr>
                <w:noProof/>
                <w:webHidden/>
              </w:rPr>
              <w:tab/>
            </w:r>
            <w:r>
              <w:rPr>
                <w:noProof/>
                <w:webHidden/>
              </w:rPr>
              <w:fldChar w:fldCharType="begin"/>
            </w:r>
            <w:r>
              <w:rPr>
                <w:noProof/>
                <w:webHidden/>
              </w:rPr>
              <w:instrText xml:space="preserve"> PAGEREF _Toc223435914 \h </w:instrText>
            </w:r>
          </w:ins>
          <w:r>
            <w:rPr>
              <w:noProof/>
              <w:webHidden/>
            </w:rPr>
          </w:r>
          <w:ins w:id="184" w:author="Weese, Timothy W" w:date="2026-03-03T13:10:00Z" w16du:dateUtc="2026-03-03T18:10:00Z">
            <w:r>
              <w:rPr>
                <w:noProof/>
                <w:webHidden/>
              </w:rPr>
              <w:fldChar w:fldCharType="separate"/>
            </w:r>
            <w:r>
              <w:rPr>
                <w:noProof/>
                <w:webHidden/>
              </w:rPr>
              <w:t>36</w:t>
            </w:r>
            <w:r>
              <w:rPr>
                <w:noProof/>
                <w:webHidden/>
              </w:rPr>
              <w:fldChar w:fldCharType="end"/>
            </w:r>
            <w:r w:rsidRPr="00C2567B">
              <w:rPr>
                <w:rStyle w:val="Hyperlink"/>
                <w:noProof/>
              </w:rPr>
              <w:fldChar w:fldCharType="end"/>
            </w:r>
          </w:ins>
        </w:p>
        <w:p w14:paraId="2F7B13D9" w14:textId="7B48F068" w:rsidR="003F260A" w:rsidRDefault="003F260A">
          <w:pPr>
            <w:pStyle w:val="TOC3"/>
            <w:tabs>
              <w:tab w:val="right" w:leader="dot" w:pos="10790"/>
            </w:tabs>
            <w:rPr>
              <w:ins w:id="185" w:author="Weese, Timothy W" w:date="2026-03-03T13:10:00Z" w16du:dateUtc="2026-03-03T18:10:00Z"/>
              <w:rFonts w:cstheme="minorBidi"/>
              <w:noProof/>
              <w:kern w:val="2"/>
              <w:sz w:val="24"/>
              <w:szCs w:val="24"/>
              <w14:ligatures w14:val="standardContextual"/>
            </w:rPr>
          </w:pPr>
          <w:ins w:id="186" w:author="Weese, Timothy W" w:date="2026-03-03T13:10:00Z" w16du:dateUtc="2026-03-03T18:10:00Z">
            <w:r w:rsidRPr="00C2567B">
              <w:rPr>
                <w:rStyle w:val="Hyperlink"/>
                <w:noProof/>
              </w:rPr>
              <w:fldChar w:fldCharType="begin"/>
            </w:r>
            <w:r w:rsidRPr="00C2567B">
              <w:rPr>
                <w:rStyle w:val="Hyperlink"/>
                <w:noProof/>
              </w:rPr>
              <w:instrText xml:space="preserve"> </w:instrText>
            </w:r>
            <w:r>
              <w:rPr>
                <w:noProof/>
              </w:rPr>
              <w:instrText>HYPERLINK \l "_Toc223435915"</w:instrText>
            </w:r>
            <w:r w:rsidRPr="00C2567B">
              <w:rPr>
                <w:rStyle w:val="Hyperlink"/>
                <w:noProof/>
              </w:rPr>
              <w:instrText xml:space="preserve"> </w:instrText>
            </w:r>
            <w:r w:rsidRPr="00C2567B">
              <w:rPr>
                <w:rStyle w:val="Hyperlink"/>
                <w:noProof/>
              </w:rPr>
            </w:r>
            <w:r w:rsidRPr="00C2567B">
              <w:rPr>
                <w:rStyle w:val="Hyperlink"/>
                <w:noProof/>
              </w:rPr>
              <w:fldChar w:fldCharType="separate"/>
            </w:r>
            <w:r w:rsidRPr="00C2567B">
              <w:rPr>
                <w:rStyle w:val="Hyperlink"/>
                <w:rFonts w:eastAsiaTheme="minorHAnsi" w:cs="Arial"/>
                <w:b/>
                <w:bCs/>
                <w:noProof/>
              </w:rPr>
              <w:t>Performance Requirement Summary (PRS)</w:t>
            </w:r>
            <w:r>
              <w:rPr>
                <w:noProof/>
                <w:webHidden/>
              </w:rPr>
              <w:tab/>
            </w:r>
            <w:r>
              <w:rPr>
                <w:noProof/>
                <w:webHidden/>
              </w:rPr>
              <w:fldChar w:fldCharType="begin"/>
            </w:r>
            <w:r>
              <w:rPr>
                <w:noProof/>
                <w:webHidden/>
              </w:rPr>
              <w:instrText xml:space="preserve"> PAGEREF _Toc223435915 \h </w:instrText>
            </w:r>
          </w:ins>
          <w:r>
            <w:rPr>
              <w:noProof/>
              <w:webHidden/>
            </w:rPr>
          </w:r>
          <w:ins w:id="187" w:author="Weese, Timothy W" w:date="2026-03-03T13:10:00Z" w16du:dateUtc="2026-03-03T18:10:00Z">
            <w:r>
              <w:rPr>
                <w:noProof/>
                <w:webHidden/>
              </w:rPr>
              <w:fldChar w:fldCharType="separate"/>
            </w:r>
            <w:r>
              <w:rPr>
                <w:noProof/>
                <w:webHidden/>
              </w:rPr>
              <w:t>36</w:t>
            </w:r>
            <w:r>
              <w:rPr>
                <w:noProof/>
                <w:webHidden/>
              </w:rPr>
              <w:fldChar w:fldCharType="end"/>
            </w:r>
            <w:r w:rsidRPr="00C2567B">
              <w:rPr>
                <w:rStyle w:val="Hyperlink"/>
                <w:noProof/>
              </w:rPr>
              <w:fldChar w:fldCharType="end"/>
            </w:r>
          </w:ins>
        </w:p>
        <w:p w14:paraId="5EDE5EE0" w14:textId="1FB52A8D" w:rsidR="00227975" w:rsidRPr="00371F17" w:rsidRDefault="00227975">
          <w:pPr>
            <w:rPr>
              <w:ins w:id="188" w:author="Weese, Timothy W" w:date="2026-02-24T16:42:00Z" w16du:dateUtc="2026-02-24T21:42:00Z"/>
              <w:rFonts w:ascii="Arial" w:hAnsi="Arial" w:cs="Arial"/>
            </w:rPr>
          </w:pPr>
          <w:ins w:id="189" w:author="Weese, Timothy W" w:date="2026-02-24T16:42:00Z" w16du:dateUtc="2026-02-24T21:42:00Z">
            <w:r w:rsidRPr="00444EF7">
              <w:rPr>
                <w:rFonts w:ascii="Arial" w:hAnsi="Arial" w:cs="Arial"/>
                <w:b/>
                <w:bCs/>
                <w:noProof/>
              </w:rPr>
              <w:fldChar w:fldCharType="end"/>
            </w:r>
          </w:ins>
        </w:p>
        <w:customXmlInsRangeStart w:id="190" w:author="Weese, Timothy W" w:date="2026-02-24T16:42:00Z"/>
      </w:sdtContent>
    </w:sdt>
    <w:customXmlInsRangeEnd w:id="190"/>
    <w:p w14:paraId="45A25A54" w14:textId="77777777" w:rsidR="00766390" w:rsidRPr="00D80525" w:rsidRDefault="00766390" w:rsidP="00766390">
      <w:pPr>
        <w:rPr>
          <w:rFonts w:ascii="Arial" w:hAnsi="Arial" w:cs="Arial"/>
          <w:kern w:val="0"/>
        </w:rPr>
      </w:pPr>
    </w:p>
    <w:p w14:paraId="47CF9CC1" w14:textId="77777777" w:rsidR="00766390" w:rsidRPr="00D80525" w:rsidRDefault="00766390" w:rsidP="00766390">
      <w:pPr>
        <w:rPr>
          <w:rFonts w:ascii="Arial" w:hAnsi="Arial" w:cs="Arial"/>
        </w:rPr>
        <w:sectPr w:rsidR="00766390" w:rsidRPr="00D80525" w:rsidSect="00C07256">
          <w:pgSz w:w="12240" w:h="15840"/>
          <w:pgMar w:top="720" w:right="720" w:bottom="720" w:left="720" w:header="720" w:footer="720" w:gutter="0"/>
          <w:cols w:space="720"/>
          <w:noEndnote/>
        </w:sectPr>
      </w:pPr>
    </w:p>
    <w:p w14:paraId="7420FDAA" w14:textId="434D5A18" w:rsidR="005F1E0F" w:rsidRPr="00D80525" w:rsidRDefault="00EC19E2" w:rsidP="00297CCC">
      <w:pPr>
        <w:pStyle w:val="Heading1"/>
        <w:rPr>
          <w:ins w:id="191" w:author="Weese, Timothy W" w:date="2026-02-25T08:12:00Z" w16du:dateUtc="2026-02-25T13:12:00Z"/>
          <w:rFonts w:cs="Arial"/>
        </w:rPr>
      </w:pPr>
      <w:bookmarkStart w:id="192" w:name="_Toc223435858"/>
      <w:ins w:id="193" w:author="Weese, Timothy W" w:date="2026-02-25T08:43:00Z" w16du:dateUtc="2026-02-25T13:43:00Z">
        <w:r w:rsidRPr="00D80525">
          <w:rPr>
            <w:rFonts w:cs="Arial"/>
          </w:rPr>
          <w:lastRenderedPageBreak/>
          <w:t>Vision Statement</w:t>
        </w:r>
      </w:ins>
      <w:bookmarkEnd w:id="192"/>
    </w:p>
    <w:p w14:paraId="709B37AF" w14:textId="58B934A7" w:rsidR="009F4E44" w:rsidRPr="00D80525" w:rsidDel="00F62C4F" w:rsidRDefault="009F4E44" w:rsidP="00AA026C">
      <w:pPr>
        <w:rPr>
          <w:del w:id="194" w:author="Neal, Keia L" w:date="2026-02-23T16:34:00Z" w16du:dateUtc="2026-02-23T21:34:00Z"/>
          <w:rFonts w:ascii="Arial" w:hAnsi="Arial" w:cs="Arial"/>
          <w:kern w:val="0"/>
        </w:rPr>
      </w:pPr>
      <w:del w:id="195" w:author="Neal, Keia L" w:date="2026-02-23T16:33:00Z" w16du:dateUtc="2026-02-23T21:33:00Z">
        <w:r w:rsidRPr="00D80525" w:rsidDel="006117CE">
          <w:rPr>
            <w:rFonts w:ascii="Arial" w:hAnsi="Arial" w:cs="Arial"/>
            <w:kern w:val="0"/>
          </w:rPr>
          <w:delText>The U.S. Departmen</w:delText>
        </w:r>
      </w:del>
      <w:del w:id="196" w:author="Neal, Keia L" w:date="2026-02-23T16:34:00Z" w16du:dateUtc="2026-02-23T21:34:00Z">
        <w:r w:rsidRPr="00D80525" w:rsidDel="006117CE">
          <w:rPr>
            <w:rFonts w:ascii="Arial" w:hAnsi="Arial" w:cs="Arial"/>
            <w:kern w:val="0"/>
          </w:rPr>
          <w:delText xml:space="preserve">t of Housing and Urban Development (HUD) has transitioned from the legacy Uniform Physical Condition Standards (UPCS) inspection protocol to the National Standards for the Physical Inspection of Real Estate (NSPIRE) inspection protocol. HUD requires a </w:delText>
        </w:r>
        <w:r w:rsidR="00B352F8" w:rsidRPr="00D80525" w:rsidDel="006117CE">
          <w:rPr>
            <w:rFonts w:ascii="Arial" w:hAnsi="Arial" w:cs="Arial"/>
            <w:kern w:val="0"/>
          </w:rPr>
          <w:delText>Contractor</w:delText>
        </w:r>
        <w:r w:rsidRPr="00D80525" w:rsidDel="006117CE">
          <w:rPr>
            <w:rFonts w:ascii="Arial" w:hAnsi="Arial" w:cs="Arial"/>
            <w:kern w:val="0"/>
          </w:rPr>
          <w:delText xml:space="preserve"> to successfully execute NSPIRE inspections</w:delText>
        </w:r>
        <w:r w:rsidR="00825100" w:rsidRPr="00D80525" w:rsidDel="006117CE">
          <w:rPr>
            <w:rFonts w:ascii="Arial" w:hAnsi="Arial" w:cs="Arial"/>
            <w:kern w:val="0"/>
          </w:rPr>
          <w:delText>.</w:delText>
        </w:r>
      </w:del>
    </w:p>
    <w:p w14:paraId="0818E773" w14:textId="393022DD" w:rsidR="00534E0B" w:rsidRPr="00D80525" w:rsidRDefault="006C650A" w:rsidP="00297CCC">
      <w:pPr>
        <w:spacing w:line="240" w:lineRule="auto"/>
        <w:contextualSpacing/>
        <w:rPr>
          <w:ins w:id="197" w:author="Weese, Timothy W" w:date="2026-02-24T15:00:00Z" w16du:dateUtc="2026-02-24T20:00:00Z"/>
          <w:del w:id="198" w:author="Neal, Keia L" w:date="2026-02-24T20:19:00Z" w16du:dateUtc="2026-02-24T20:19:01Z"/>
          <w:rFonts w:ascii="Arial" w:hAnsi="Arial" w:cs="Arial"/>
        </w:rPr>
      </w:pPr>
      <w:ins w:id="199" w:author="Weese, Timothy W" w:date="2026-02-25T09:06:00Z" w16du:dateUtc="2026-02-25T14:06:00Z">
        <w:r w:rsidRPr="00D80525">
          <w:rPr>
            <w:rFonts w:ascii="Arial" w:hAnsi="Arial" w:cs="Arial"/>
          </w:rPr>
          <w:t>The</w:t>
        </w:r>
      </w:ins>
      <w:ins w:id="200" w:author="Weese, Timothy W" w:date="2026-02-25T08:12:00Z" w16du:dateUtc="2026-02-25T13:12:00Z">
        <w:r w:rsidR="00F62C4F" w:rsidRPr="00D80525">
          <w:rPr>
            <w:rFonts w:ascii="Arial" w:hAnsi="Arial" w:cs="Arial"/>
          </w:rPr>
          <w:t xml:space="preserve"> </w:t>
        </w:r>
        <w:r w:rsidR="005F1E0F" w:rsidRPr="00D80525">
          <w:rPr>
            <w:rFonts w:ascii="Arial" w:hAnsi="Arial" w:cs="Arial"/>
          </w:rPr>
          <w:t>U.S. Department of Housing and Urban Development’s (HU</w:t>
        </w:r>
      </w:ins>
      <w:ins w:id="201" w:author="Weese, Timothy W" w:date="2026-02-25T08:13:00Z" w16du:dateUtc="2026-02-25T13:13:00Z">
        <w:r w:rsidR="005F1E0F" w:rsidRPr="00D80525">
          <w:rPr>
            <w:rFonts w:ascii="Arial" w:hAnsi="Arial" w:cs="Arial"/>
          </w:rPr>
          <w:t>D) Assessment and Recovery Center (ARC) will:</w:t>
        </w:r>
      </w:ins>
      <w:ins w:id="202" w:author="Weese, Timothy W" w:date="2026-02-24T14:59:00Z">
        <w:del w:id="203" w:author="Neal, Keia L" w:date="2026-02-24T20:19:00Z">
          <w:r w:rsidR="00D00F56" w:rsidRPr="00D80525">
            <w:rPr>
              <w:rFonts w:ascii="Arial" w:hAnsi="Arial" w:cs="Arial"/>
            </w:rPr>
            <w:delText>By the end of the period or performance, the U.S. Department of Housing and Urban Development’s (HUD</w:delText>
          </w:r>
        </w:del>
      </w:ins>
      <w:ins w:id="204" w:author="Weese, Timothy W" w:date="2026-02-24T15:00:00Z">
        <w:del w:id="205" w:author="Neal, Keia L" w:date="2026-02-24T20:19:00Z">
          <w:r w:rsidR="00D00F56" w:rsidRPr="00D80525">
            <w:rPr>
              <w:rFonts w:ascii="Arial" w:hAnsi="Arial" w:cs="Arial"/>
            </w:rPr>
            <w:delText>) Assessment and Recovery Center</w:delText>
          </w:r>
        </w:del>
      </w:ins>
      <w:ins w:id="206" w:author="Weese, Timothy W" w:date="2026-02-24T15:02:00Z">
        <w:del w:id="207" w:author="Neal, Keia L" w:date="2026-02-24T20:19:00Z">
          <w:r w:rsidR="006C16D6" w:rsidRPr="00D80525">
            <w:rPr>
              <w:rFonts w:ascii="Arial" w:hAnsi="Arial" w:cs="Arial"/>
            </w:rPr>
            <w:delText xml:space="preserve"> (ARC)</w:delText>
          </w:r>
        </w:del>
      </w:ins>
      <w:ins w:id="208" w:author="Weese, Timothy W" w:date="2026-02-24T15:00:00Z">
        <w:del w:id="209" w:author="Neal, Keia L" w:date="2026-02-24T20:19:00Z">
          <w:r w:rsidR="00D00F56" w:rsidRPr="00D80525">
            <w:rPr>
              <w:rFonts w:ascii="Arial" w:hAnsi="Arial" w:cs="Arial"/>
            </w:rPr>
            <w:delText xml:space="preserve"> will:</w:delText>
          </w:r>
        </w:del>
      </w:ins>
    </w:p>
    <w:p w14:paraId="590179E4" w14:textId="77777777" w:rsidR="00AA026C" w:rsidRPr="00D80525" w:rsidRDefault="00F64A71" w:rsidP="00297CCC">
      <w:pPr>
        <w:spacing w:line="240" w:lineRule="auto"/>
        <w:contextualSpacing/>
        <w:rPr>
          <w:ins w:id="210" w:author="Weese, Timothy W" w:date="2026-02-25T08:11:00Z" w16du:dateUtc="2026-02-25T13:11:00Z"/>
          <w:rFonts w:ascii="Arial" w:hAnsi="Arial" w:cs="Arial"/>
        </w:rPr>
      </w:pPr>
      <w:ins w:id="211" w:author="Weese, Timothy W" w:date="2026-02-24T15:00:00Z">
        <w:del w:id="212" w:author="Neal, Keia L" w:date="2026-02-24T20:19:00Z">
          <w:r w:rsidRPr="00D80525">
            <w:rPr>
              <w:rFonts w:ascii="Arial" w:hAnsi="Arial" w:cs="Arial"/>
            </w:rPr>
            <w:delText>Have</w:delText>
          </w:r>
        </w:del>
      </w:ins>
    </w:p>
    <w:p w14:paraId="0DAB26C6" w14:textId="5896701E" w:rsidR="00D00F56" w:rsidRPr="00D80525" w:rsidRDefault="00164BA2" w:rsidP="00297CCC">
      <w:pPr>
        <w:pStyle w:val="ListParagraph"/>
        <w:numPr>
          <w:ilvl w:val="0"/>
          <w:numId w:val="49"/>
        </w:numPr>
        <w:contextualSpacing w:val="0"/>
        <w:rPr>
          <w:ins w:id="213" w:author="Weese, Timothy W" w:date="2026-02-24T15:01:00Z" w16du:dateUtc="2026-02-24T20:01:00Z"/>
          <w:rFonts w:ascii="Arial" w:hAnsi="Arial" w:cs="Arial"/>
          <w:kern w:val="0"/>
        </w:rPr>
      </w:pPr>
      <w:ins w:id="214" w:author="Weese, Timothy W" w:date="2026-02-25T08:00:00Z" w16du:dateUtc="2026-02-25T13:00:00Z">
        <w:r w:rsidRPr="00D80525">
          <w:rPr>
            <w:rFonts w:ascii="Arial" w:hAnsi="Arial" w:cs="Arial"/>
          </w:rPr>
          <w:t>E</w:t>
        </w:r>
      </w:ins>
      <w:ins w:id="215" w:author="Weese, Timothy W" w:date="2026-02-24T15:07:00Z" w16du:dateUtc="2026-02-24T20:07:00Z">
        <w:r w:rsidR="00712FDE" w:rsidRPr="00D80525">
          <w:rPr>
            <w:rFonts w:ascii="Arial" w:hAnsi="Arial" w:cs="Arial"/>
          </w:rPr>
          <w:t>rase</w:t>
        </w:r>
      </w:ins>
      <w:ins w:id="216" w:author="Weese, Timothy W" w:date="2026-02-24T15:07:00Z">
        <w:del w:id="217" w:author="Neal, Keia L" w:date="2026-02-24T20:19:00Z">
          <w:r w:rsidR="00712FDE" w:rsidRPr="00D80525">
            <w:rPr>
              <w:rFonts w:ascii="Arial" w:hAnsi="Arial" w:cs="Arial"/>
            </w:rPr>
            <w:delText>d</w:delText>
          </w:r>
        </w:del>
      </w:ins>
      <w:ins w:id="218" w:author="Weese, Timothy W" w:date="2026-02-24T15:07:00Z" w16du:dateUtc="2026-02-24T20:07:00Z">
        <w:r w:rsidR="00712FDE" w:rsidRPr="00D80525">
          <w:rPr>
            <w:rFonts w:ascii="Arial" w:hAnsi="Arial" w:cs="Arial"/>
          </w:rPr>
          <w:t xml:space="preserve"> its backlog of National Standards for the Physical Inspection of Real Estate (NSPIRE) inspections and </w:t>
        </w:r>
      </w:ins>
      <w:ins w:id="219" w:author="Weese, Timothy W" w:date="2026-02-24T15:00:00Z" w16du:dateUtc="2026-02-24T20:00:00Z">
        <w:r w:rsidR="00F64A71" w:rsidRPr="00D80525">
          <w:rPr>
            <w:rFonts w:ascii="Arial" w:hAnsi="Arial" w:cs="Arial"/>
          </w:rPr>
          <w:t xml:space="preserve">achieve its strategic goals for </w:t>
        </w:r>
      </w:ins>
      <w:ins w:id="220" w:author="Weese, Timothy W" w:date="2026-02-24T15:08:00Z" w16du:dateUtc="2026-02-24T20:08:00Z">
        <w:r w:rsidR="00712FDE" w:rsidRPr="00D80525">
          <w:rPr>
            <w:rFonts w:ascii="Arial" w:hAnsi="Arial" w:cs="Arial"/>
          </w:rPr>
          <w:t>the fiscal year</w:t>
        </w:r>
      </w:ins>
      <w:ins w:id="221" w:author="Weese, Timothy W" w:date="2026-02-24T15:00:00Z" w16du:dateUtc="2026-02-24T20:00:00Z">
        <w:r w:rsidR="00F64A71" w:rsidRPr="00D80525">
          <w:rPr>
            <w:rFonts w:ascii="Arial" w:hAnsi="Arial" w:cs="Arial"/>
          </w:rPr>
          <w:t xml:space="preserve"> </w:t>
        </w:r>
      </w:ins>
    </w:p>
    <w:p w14:paraId="35B98E92" w14:textId="531150CB" w:rsidR="00140F60" w:rsidRPr="00D80525" w:rsidRDefault="00140F60" w:rsidP="00F937CE">
      <w:pPr>
        <w:pStyle w:val="ListParagraph"/>
        <w:widowControl w:val="0"/>
        <w:numPr>
          <w:ilvl w:val="0"/>
          <w:numId w:val="49"/>
        </w:numPr>
        <w:kinsoku w:val="0"/>
        <w:overflowPunct w:val="0"/>
        <w:spacing w:before="368" w:after="0" w:line="247" w:lineRule="exact"/>
        <w:ind w:right="144"/>
        <w:textAlignment w:val="baseline"/>
        <w:rPr>
          <w:ins w:id="222" w:author="Weese, Timothy W" w:date="2026-02-24T14:40:00Z" w16du:dateUtc="2026-02-24T19:40:00Z"/>
          <w:rFonts w:ascii="Arial" w:hAnsi="Arial" w:cs="Arial"/>
          <w:kern w:val="0"/>
        </w:rPr>
      </w:pPr>
      <w:ins w:id="223" w:author="Weese, Timothy W" w:date="2026-02-24T15:01:00Z" w16du:dateUtc="2026-02-24T20:01:00Z">
        <w:r w:rsidRPr="00D80525">
          <w:rPr>
            <w:rFonts w:ascii="Arial" w:hAnsi="Arial" w:cs="Arial"/>
            <w:kern w:val="0"/>
          </w:rPr>
          <w:t xml:space="preserve">Have insight and </w:t>
        </w:r>
      </w:ins>
      <w:ins w:id="224" w:author="Weese, Timothy W" w:date="2026-02-25T09:07:00Z" w16du:dateUtc="2026-02-25T14:07:00Z">
        <w:r w:rsidR="004A32B3" w:rsidRPr="00D80525">
          <w:rPr>
            <w:rFonts w:ascii="Arial" w:hAnsi="Arial" w:cs="Arial"/>
            <w:kern w:val="0"/>
          </w:rPr>
          <w:t xml:space="preserve">accurate, </w:t>
        </w:r>
      </w:ins>
      <w:ins w:id="225" w:author="Weese, Timothy W" w:date="2026-02-24T15:01:00Z" w16du:dateUtc="2026-02-24T20:01:00Z">
        <w:r w:rsidRPr="00D80525">
          <w:rPr>
            <w:rFonts w:ascii="Arial" w:hAnsi="Arial" w:cs="Arial"/>
            <w:kern w:val="0"/>
          </w:rPr>
          <w:t xml:space="preserve">actionable data and information </w:t>
        </w:r>
      </w:ins>
      <w:ins w:id="226" w:author="Weese, Timothy W" w:date="2026-02-24T15:02:00Z" w16du:dateUtc="2026-02-24T20:02:00Z">
        <w:r w:rsidR="00DF102C" w:rsidRPr="00D80525">
          <w:rPr>
            <w:rFonts w:ascii="Arial" w:hAnsi="Arial" w:cs="Arial"/>
            <w:kern w:val="0"/>
          </w:rPr>
          <w:t>regarding the physical condition of the HUD-assisted properties inspected through th</w:t>
        </w:r>
      </w:ins>
      <w:ins w:id="227" w:author="Weese, Timothy W" w:date="2026-02-25T08:14:00Z" w16du:dateUtc="2026-02-25T13:14:00Z">
        <w:r w:rsidR="00F937CE" w:rsidRPr="00D80525">
          <w:rPr>
            <w:rFonts w:ascii="Arial" w:hAnsi="Arial" w:cs="Arial"/>
            <w:kern w:val="0"/>
          </w:rPr>
          <w:t>is contract</w:t>
        </w:r>
      </w:ins>
    </w:p>
    <w:p w14:paraId="0DB42B90" w14:textId="77777777" w:rsidR="009F4E44" w:rsidRPr="00D80525" w:rsidRDefault="009F4E44" w:rsidP="00DE3BF8">
      <w:pPr>
        <w:pStyle w:val="Heading1"/>
        <w:rPr>
          <w:rFonts w:cs="Arial"/>
        </w:rPr>
      </w:pPr>
      <w:bookmarkStart w:id="228" w:name="_Toc223435859"/>
      <w:r w:rsidRPr="00D80525">
        <w:rPr>
          <w:rFonts w:cs="Arial"/>
        </w:rPr>
        <w:t>1 General Information</w:t>
      </w:r>
      <w:bookmarkEnd w:id="228"/>
    </w:p>
    <w:p w14:paraId="53F7F7DF" w14:textId="77777777" w:rsidR="009F4E44" w:rsidRPr="00D80525" w:rsidRDefault="009F4E44" w:rsidP="00FC1950">
      <w:pPr>
        <w:pStyle w:val="Heading2"/>
      </w:pPr>
      <w:bookmarkStart w:id="229" w:name="_Toc223435860"/>
      <w:r w:rsidRPr="00D80525">
        <w:t>1.1 Scope of Work</w:t>
      </w:r>
      <w:bookmarkEnd w:id="229"/>
    </w:p>
    <w:p w14:paraId="6AED0791" w14:textId="270DCC3F" w:rsidR="009F4E44" w:rsidRPr="00D80525" w:rsidRDefault="009F4E44">
      <w:pPr>
        <w:widowControl w:val="0"/>
        <w:kinsoku w:val="0"/>
        <w:overflowPunct w:val="0"/>
        <w:spacing w:before="344" w:after="0" w:line="252" w:lineRule="exact"/>
        <w:ind w:right="576"/>
        <w:textAlignment w:val="baseline"/>
        <w:rPr>
          <w:rFonts w:ascii="Arial" w:hAnsi="Arial" w:cs="Arial"/>
          <w:kern w:val="0"/>
        </w:rPr>
      </w:pPr>
      <w:r w:rsidRPr="00D80525">
        <w:rPr>
          <w:rFonts w:ascii="Arial" w:hAnsi="Arial" w:cs="Arial"/>
          <w:kern w:val="0"/>
        </w:rPr>
        <w:t xml:space="preserve">HUD’s Office of Public and Indian Housing (PIH), Assessment </w:t>
      </w:r>
      <w:r w:rsidR="00DF02B4" w:rsidRPr="00D80525">
        <w:rPr>
          <w:rFonts w:ascii="Arial" w:hAnsi="Arial" w:cs="Arial"/>
          <w:kern w:val="0"/>
        </w:rPr>
        <w:t xml:space="preserve">and Recovery </w:t>
      </w:r>
      <w:r w:rsidRPr="00D80525">
        <w:rPr>
          <w:rFonts w:ascii="Arial" w:hAnsi="Arial" w:cs="Arial"/>
          <w:kern w:val="0"/>
        </w:rPr>
        <w:t>Center (A</w:t>
      </w:r>
      <w:r w:rsidR="00DF02B4" w:rsidRPr="00D80525">
        <w:rPr>
          <w:rFonts w:ascii="Arial" w:hAnsi="Arial" w:cs="Arial"/>
          <w:kern w:val="0"/>
        </w:rPr>
        <w:t>R</w:t>
      </w:r>
      <w:r w:rsidRPr="00D80525">
        <w:rPr>
          <w:rFonts w:ascii="Arial" w:hAnsi="Arial" w:cs="Arial"/>
          <w:kern w:val="0"/>
        </w:rPr>
        <w:t>C)</w:t>
      </w:r>
      <w:r w:rsidR="00AD1B79" w:rsidRPr="00D80525">
        <w:rPr>
          <w:rFonts w:ascii="Arial" w:hAnsi="Arial" w:cs="Arial"/>
          <w:kern w:val="0"/>
        </w:rPr>
        <w:t>, formally known as the Real Estate Assessment Center (REAC)</w:t>
      </w:r>
      <w:r w:rsidR="00CB4AB8" w:rsidRPr="00D80525">
        <w:rPr>
          <w:rFonts w:ascii="Arial" w:hAnsi="Arial" w:cs="Arial"/>
          <w:kern w:val="0"/>
        </w:rPr>
        <w:t>,</w:t>
      </w:r>
      <w:r w:rsidRPr="00D80525">
        <w:rPr>
          <w:rFonts w:ascii="Arial" w:hAnsi="Arial" w:cs="Arial"/>
          <w:kern w:val="0"/>
        </w:rPr>
        <w:t xml:space="preserve"> is seeking Contractor support for the NSPIRE Inspection Services Model. The Contractor’s services are required so </w:t>
      </w:r>
      <w:r w:rsidR="00000660" w:rsidRPr="00D80525">
        <w:rPr>
          <w:rFonts w:ascii="Arial" w:hAnsi="Arial" w:cs="Arial"/>
          <w:kern w:val="0"/>
        </w:rPr>
        <w:t>ARC</w:t>
      </w:r>
      <w:r w:rsidRPr="00D80525">
        <w:rPr>
          <w:rFonts w:ascii="Arial" w:hAnsi="Arial" w:cs="Arial"/>
          <w:kern w:val="0"/>
        </w:rPr>
        <w:t xml:space="preserve"> will get complete and accurate:</w:t>
      </w:r>
    </w:p>
    <w:p w14:paraId="2248328C" w14:textId="1B94CC41" w:rsidR="009F4E44" w:rsidRPr="00D80525" w:rsidRDefault="009F4E44">
      <w:pPr>
        <w:widowControl w:val="0"/>
        <w:numPr>
          <w:ilvl w:val="0"/>
          <w:numId w:val="1"/>
        </w:numPr>
        <w:kinsoku w:val="0"/>
        <w:overflowPunct w:val="0"/>
        <w:spacing w:before="330" w:after="0" w:line="246" w:lineRule="exact"/>
        <w:textAlignment w:val="baseline"/>
        <w:rPr>
          <w:rFonts w:ascii="Arial" w:hAnsi="Arial" w:cs="Arial"/>
          <w:kern w:val="0"/>
        </w:rPr>
      </w:pPr>
      <w:r w:rsidRPr="00D80525">
        <w:rPr>
          <w:rFonts w:ascii="Arial" w:hAnsi="Arial" w:cs="Arial"/>
          <w:kern w:val="0"/>
        </w:rPr>
        <w:t xml:space="preserve">Physical assessments on HUD-assisted </w:t>
      </w:r>
      <w:commentRangeStart w:id="230"/>
      <w:del w:id="231" w:author="Weese, Timothy W" w:date="2026-03-03T11:31:00Z" w16du:dateUtc="2026-03-03T16:31:00Z">
        <w:r w:rsidRPr="00D80525" w:rsidDel="00B6634F">
          <w:rPr>
            <w:rFonts w:ascii="Arial" w:hAnsi="Arial" w:cs="Arial"/>
            <w:kern w:val="0"/>
          </w:rPr>
          <w:delText xml:space="preserve">and insured </w:delText>
        </w:r>
      </w:del>
      <w:commentRangeEnd w:id="230"/>
      <w:r w:rsidR="00BB34CA" w:rsidRPr="00D80525">
        <w:rPr>
          <w:rStyle w:val="CommentReference"/>
          <w:rFonts w:ascii="Arial" w:hAnsi="Arial" w:cs="Arial"/>
          <w:kern w:val="0"/>
          <w:sz w:val="24"/>
          <w:szCs w:val="24"/>
        </w:rPr>
        <w:commentReference w:id="230"/>
      </w:r>
      <w:r w:rsidRPr="00D80525">
        <w:rPr>
          <w:rFonts w:ascii="Arial" w:hAnsi="Arial" w:cs="Arial"/>
          <w:kern w:val="0"/>
        </w:rPr>
        <w:t>properties.</w:t>
      </w:r>
    </w:p>
    <w:p w14:paraId="46C7FBDA" w14:textId="77777777" w:rsidR="009F4E44" w:rsidRPr="00D80525" w:rsidRDefault="009F4E44">
      <w:pPr>
        <w:widowControl w:val="0"/>
        <w:numPr>
          <w:ilvl w:val="0"/>
          <w:numId w:val="1"/>
        </w:numPr>
        <w:kinsoku w:val="0"/>
        <w:overflowPunct w:val="0"/>
        <w:spacing w:before="4" w:after="0" w:line="246" w:lineRule="exact"/>
        <w:textAlignment w:val="baseline"/>
        <w:rPr>
          <w:rFonts w:ascii="Arial" w:hAnsi="Arial" w:cs="Arial"/>
          <w:kern w:val="0"/>
        </w:rPr>
      </w:pPr>
      <w:r w:rsidRPr="00D80525">
        <w:rPr>
          <w:rFonts w:ascii="Arial" w:hAnsi="Arial" w:cs="Arial"/>
          <w:kern w:val="0"/>
        </w:rPr>
        <w:t>Assessments on health and safety risks.</w:t>
      </w:r>
    </w:p>
    <w:p w14:paraId="37FEF693" w14:textId="77777777" w:rsidR="009F4E44" w:rsidRPr="00D80525" w:rsidRDefault="009F4E44">
      <w:pPr>
        <w:widowControl w:val="0"/>
        <w:numPr>
          <w:ilvl w:val="0"/>
          <w:numId w:val="1"/>
        </w:numPr>
        <w:kinsoku w:val="0"/>
        <w:overflowPunct w:val="0"/>
        <w:spacing w:before="9" w:after="0" w:line="246" w:lineRule="exact"/>
        <w:textAlignment w:val="baseline"/>
        <w:rPr>
          <w:rFonts w:ascii="Arial" w:hAnsi="Arial" w:cs="Arial"/>
          <w:kern w:val="0"/>
        </w:rPr>
      </w:pPr>
      <w:r w:rsidRPr="00D80525">
        <w:rPr>
          <w:rFonts w:ascii="Arial" w:hAnsi="Arial" w:cs="Arial"/>
          <w:kern w:val="0"/>
        </w:rPr>
        <w:t>Raw inspection data that support enforcement actions and sanctions.</w:t>
      </w:r>
    </w:p>
    <w:p w14:paraId="4571A944" w14:textId="67793481" w:rsidR="001871C9" w:rsidRPr="00D80525" w:rsidRDefault="009F4E44" w:rsidP="001871C9">
      <w:pPr>
        <w:widowControl w:val="0"/>
        <w:kinsoku w:val="0"/>
        <w:overflowPunct w:val="0"/>
        <w:spacing w:before="228" w:after="0" w:line="291" w:lineRule="exact"/>
        <w:ind w:right="72"/>
        <w:textAlignment w:val="baseline"/>
        <w:rPr>
          <w:rFonts w:ascii="Arial" w:hAnsi="Arial" w:cs="Arial"/>
          <w:kern w:val="0"/>
        </w:rPr>
      </w:pPr>
      <w:r w:rsidRPr="00D80525">
        <w:rPr>
          <w:rFonts w:ascii="Arial" w:hAnsi="Arial" w:cs="Arial"/>
          <w:kern w:val="0"/>
        </w:rPr>
        <w:t xml:space="preserve">These services are necessary to provide </w:t>
      </w:r>
      <w:r w:rsidR="00000660" w:rsidRPr="00D80525">
        <w:rPr>
          <w:rFonts w:ascii="Arial" w:hAnsi="Arial" w:cs="Arial"/>
          <w:kern w:val="0"/>
        </w:rPr>
        <w:t>ARC</w:t>
      </w:r>
      <w:r w:rsidRPr="00D80525">
        <w:rPr>
          <w:rFonts w:ascii="Arial" w:hAnsi="Arial" w:cs="Arial"/>
          <w:kern w:val="0"/>
        </w:rPr>
        <w:t>’s stakeholders with accurate assessments that support data-driven decision making</w:t>
      </w:r>
      <w:r w:rsidR="00DD6DB5" w:rsidRPr="00D80525">
        <w:rPr>
          <w:rFonts w:ascii="Arial" w:hAnsi="Arial" w:cs="Arial"/>
          <w:kern w:val="0"/>
        </w:rPr>
        <w:t xml:space="preserve"> and</w:t>
      </w:r>
      <w:del w:id="232" w:author="Weese, Timothy W" w:date="2026-03-03T12:51:00Z" w16du:dateUtc="2026-03-03T17:51:00Z">
        <w:r w:rsidRPr="00D80525" w:rsidDel="001D2B27">
          <w:rPr>
            <w:rFonts w:ascii="Arial" w:hAnsi="Arial" w:cs="Arial"/>
            <w:kern w:val="0"/>
          </w:rPr>
          <w:delText>;</w:delText>
        </w:r>
      </w:del>
      <w:r w:rsidRPr="00D80525">
        <w:rPr>
          <w:rFonts w:ascii="Arial" w:hAnsi="Arial" w:cs="Arial"/>
          <w:kern w:val="0"/>
        </w:rPr>
        <w:t xml:space="preserve"> help ensure HUD-assisted and insured properties are safe, healthy, and effectively managed. Services shall include:</w:t>
      </w:r>
    </w:p>
    <w:p w14:paraId="6724190A" w14:textId="7F2FC743" w:rsidR="001871C9" w:rsidRPr="00D80525" w:rsidRDefault="009F4E44" w:rsidP="00A41632">
      <w:pPr>
        <w:pStyle w:val="ListParagraph"/>
        <w:widowControl w:val="0"/>
        <w:numPr>
          <w:ilvl w:val="0"/>
          <w:numId w:val="30"/>
        </w:numPr>
        <w:kinsoku w:val="0"/>
        <w:overflowPunct w:val="0"/>
        <w:spacing w:before="228" w:after="0" w:line="291" w:lineRule="exact"/>
        <w:ind w:right="72"/>
        <w:textAlignment w:val="baseline"/>
        <w:rPr>
          <w:rFonts w:ascii="Arial" w:hAnsi="Arial" w:cs="Arial"/>
          <w:kern w:val="0"/>
        </w:rPr>
      </w:pPr>
      <w:r w:rsidRPr="00D80525">
        <w:rPr>
          <w:rFonts w:ascii="Arial" w:hAnsi="Arial" w:cs="Arial"/>
          <w:kern w:val="0"/>
        </w:rPr>
        <w:t>Program and Project Management Support Services</w:t>
      </w:r>
    </w:p>
    <w:p w14:paraId="5D155746" w14:textId="69D4C943" w:rsidR="009F4E44" w:rsidRPr="00D80525" w:rsidRDefault="009F4E44" w:rsidP="00A41632">
      <w:pPr>
        <w:pStyle w:val="ListParagraph"/>
        <w:widowControl w:val="0"/>
        <w:numPr>
          <w:ilvl w:val="0"/>
          <w:numId w:val="30"/>
        </w:numPr>
        <w:kinsoku w:val="0"/>
        <w:overflowPunct w:val="0"/>
        <w:spacing w:before="228" w:after="0" w:line="291" w:lineRule="exact"/>
        <w:ind w:right="72"/>
        <w:textAlignment w:val="baseline"/>
        <w:rPr>
          <w:rFonts w:ascii="Arial" w:hAnsi="Arial" w:cs="Arial"/>
          <w:kern w:val="0"/>
        </w:rPr>
      </w:pPr>
      <w:r w:rsidRPr="00D80525">
        <w:rPr>
          <w:rFonts w:ascii="Arial" w:hAnsi="Arial" w:cs="Arial"/>
          <w:kern w:val="0"/>
        </w:rPr>
        <w:t>Scheduling and Conducting NSPIRE Inspections</w:t>
      </w:r>
    </w:p>
    <w:p w14:paraId="16C2127E" w14:textId="1DB2C89E" w:rsidR="009F4E44" w:rsidRPr="00D80525" w:rsidRDefault="00000660">
      <w:pPr>
        <w:widowControl w:val="0"/>
        <w:kinsoku w:val="0"/>
        <w:overflowPunct w:val="0"/>
        <w:spacing w:before="197" w:after="0" w:line="253" w:lineRule="exact"/>
        <w:ind w:right="360"/>
        <w:textAlignment w:val="baseline"/>
        <w:rPr>
          <w:rFonts w:ascii="Arial" w:hAnsi="Arial" w:cs="Arial"/>
          <w:kern w:val="0"/>
        </w:rPr>
      </w:pPr>
      <w:r w:rsidRPr="00D80525">
        <w:rPr>
          <w:rFonts w:ascii="Arial" w:hAnsi="Arial" w:cs="Arial"/>
          <w:kern w:val="0"/>
        </w:rPr>
        <w:t>ARC</w:t>
      </w:r>
      <w:r w:rsidR="009F4E44" w:rsidRPr="00D80525">
        <w:rPr>
          <w:rFonts w:ascii="Arial" w:hAnsi="Arial" w:cs="Arial"/>
          <w:kern w:val="0"/>
        </w:rPr>
        <w:t xml:space="preserve"> seeks a Contractor for NSPIRE inspections, requiring thorough and accurate inspections, detailed observations, and comprehensive analysis. The Contractor shall use established business processes and technology solutions and provide full support and administrative services to ensure seamless operations and compliance with all HUD </w:t>
      </w:r>
      <w:ins w:id="233" w:author="Weese, Timothy W" w:date="2026-03-03T12:52:00Z" w16du:dateUtc="2026-03-03T17:52:00Z">
        <w:r w:rsidR="00D31739">
          <w:rPr>
            <w:rFonts w:ascii="Arial" w:hAnsi="Arial" w:cs="Arial"/>
            <w:kern w:val="0"/>
          </w:rPr>
          <w:t xml:space="preserve">requirements and </w:t>
        </w:r>
      </w:ins>
      <w:r w:rsidR="009F4E44" w:rsidRPr="00D80525">
        <w:rPr>
          <w:rFonts w:ascii="Arial" w:hAnsi="Arial" w:cs="Arial"/>
          <w:kern w:val="0"/>
        </w:rPr>
        <w:t>standards.</w:t>
      </w:r>
    </w:p>
    <w:p w14:paraId="2E4C1B21" w14:textId="77777777" w:rsidR="009F4E44" w:rsidRPr="00D80525" w:rsidRDefault="009F4E44" w:rsidP="00FC1950">
      <w:pPr>
        <w:pStyle w:val="Heading2"/>
      </w:pPr>
      <w:bookmarkStart w:id="234" w:name="_Toc223435861"/>
      <w:r w:rsidRPr="00D80525">
        <w:t>1.2 Background</w:t>
      </w:r>
      <w:bookmarkEnd w:id="234"/>
    </w:p>
    <w:p w14:paraId="38B99309" w14:textId="005F12AD" w:rsidR="009F4E44" w:rsidRPr="00D80525" w:rsidDel="00F937CE" w:rsidRDefault="00000660">
      <w:pPr>
        <w:widowControl w:val="0"/>
        <w:kinsoku w:val="0"/>
        <w:overflowPunct w:val="0"/>
        <w:spacing w:before="247" w:after="0" w:line="254" w:lineRule="exact"/>
        <w:ind w:right="576"/>
        <w:textAlignment w:val="baseline"/>
        <w:rPr>
          <w:del w:id="235" w:author="Weese, Timothy W" w:date="2026-02-25T08:14:00Z" w16du:dateUtc="2026-02-25T13:14:00Z"/>
          <w:rFonts w:ascii="Arial" w:hAnsi="Arial" w:cs="Arial"/>
          <w:spacing w:val="-2"/>
          <w:kern w:val="0"/>
        </w:rPr>
      </w:pPr>
      <w:r w:rsidRPr="00D80525">
        <w:rPr>
          <w:rFonts w:ascii="Arial" w:hAnsi="Arial" w:cs="Arial"/>
          <w:spacing w:val="-2"/>
          <w:kern w:val="0"/>
        </w:rPr>
        <w:t>ARC</w:t>
      </w:r>
      <w:r w:rsidR="009F4E44" w:rsidRPr="00D80525">
        <w:rPr>
          <w:rFonts w:ascii="Arial" w:hAnsi="Arial" w:cs="Arial"/>
          <w:spacing w:val="-2"/>
          <w:kern w:val="0"/>
        </w:rPr>
        <w:t xml:space="preserve"> assists in improving housing quality by performing accurate, credible, and reliable assessments of HUD’s real estate portfolio. </w:t>
      </w:r>
      <w:r w:rsidRPr="00D80525">
        <w:rPr>
          <w:rFonts w:ascii="Arial" w:hAnsi="Arial" w:cs="Arial"/>
          <w:spacing w:val="-2"/>
          <w:kern w:val="0"/>
        </w:rPr>
        <w:t>ARC</w:t>
      </w:r>
      <w:r w:rsidR="009F4E44" w:rsidRPr="00D80525">
        <w:rPr>
          <w:rFonts w:ascii="Arial" w:hAnsi="Arial" w:cs="Arial"/>
          <w:spacing w:val="-2"/>
          <w:kern w:val="0"/>
        </w:rPr>
        <w:t>’s primary mission is to provide our customers with independent,</w:t>
      </w:r>
      <w:ins w:id="236" w:author="Weese, Timothy W" w:date="2026-02-25T08:14:00Z" w16du:dateUtc="2026-02-25T13:14:00Z">
        <w:r w:rsidR="00F937CE" w:rsidRPr="00D80525">
          <w:rPr>
            <w:rFonts w:ascii="Arial" w:hAnsi="Arial" w:cs="Arial"/>
            <w:kern w:val="0"/>
          </w:rPr>
          <w:t xml:space="preserve"> </w:t>
        </w:r>
      </w:ins>
    </w:p>
    <w:p w14:paraId="424A9623" w14:textId="77777777" w:rsidR="009F4E44" w:rsidRPr="00D80525" w:rsidRDefault="009F4E44" w:rsidP="00EB7CD1">
      <w:pPr>
        <w:widowControl w:val="0"/>
        <w:kinsoku w:val="0"/>
        <w:overflowPunct w:val="0"/>
        <w:spacing w:before="247" w:after="0" w:line="254" w:lineRule="exact"/>
        <w:ind w:right="576"/>
        <w:textAlignment w:val="baseline"/>
        <w:rPr>
          <w:rFonts w:ascii="Arial" w:hAnsi="Arial" w:cs="Arial"/>
          <w:kern w:val="0"/>
        </w:rPr>
      </w:pPr>
      <w:r w:rsidRPr="00D80525">
        <w:rPr>
          <w:rFonts w:ascii="Arial" w:hAnsi="Arial" w:cs="Arial"/>
          <w:kern w:val="0"/>
        </w:rPr>
        <w:t>actionable assessments that advance risk-informed decisions about the condition of the nation’s affordable housing portfolio.</w:t>
      </w:r>
    </w:p>
    <w:p w14:paraId="0D4B7856" w14:textId="5351B78E" w:rsidR="00BF1F00" w:rsidRPr="00D80525" w:rsidRDefault="009F4E44" w:rsidP="00C3581D">
      <w:pPr>
        <w:widowControl w:val="0"/>
        <w:kinsoku w:val="0"/>
        <w:overflowPunct w:val="0"/>
        <w:spacing w:before="241" w:after="0" w:line="267" w:lineRule="exact"/>
        <w:textAlignment w:val="baseline"/>
        <w:rPr>
          <w:rFonts w:ascii="Arial" w:hAnsi="Arial" w:cs="Arial"/>
          <w:spacing w:val="-2"/>
          <w:kern w:val="0"/>
        </w:rPr>
      </w:pPr>
      <w:r w:rsidRPr="00D80525">
        <w:rPr>
          <w:rFonts w:ascii="Arial" w:hAnsi="Arial" w:cs="Arial"/>
          <w:spacing w:val="-2"/>
          <w:kern w:val="0"/>
        </w:rPr>
        <w:t xml:space="preserve">The NSPIRE model prioritizes health, safety, and functional defects over appearance. It implements inspections that better reflect the true physical conditions of the property. HUD would like to continue its historical goal of completing 18,000 inspection assessments annually for Public Housing, Multifamily, and other properties subject to </w:t>
      </w:r>
      <w:r w:rsidR="00000660" w:rsidRPr="00D80525">
        <w:rPr>
          <w:rFonts w:ascii="Arial" w:hAnsi="Arial" w:cs="Arial"/>
          <w:spacing w:val="-2"/>
          <w:kern w:val="0"/>
        </w:rPr>
        <w:t>ARC</w:t>
      </w:r>
      <w:r w:rsidRPr="00D80525">
        <w:rPr>
          <w:rFonts w:ascii="Arial" w:hAnsi="Arial" w:cs="Arial"/>
          <w:spacing w:val="-2"/>
          <w:kern w:val="0"/>
        </w:rPr>
        <w:t xml:space="preserve"> inspections. Compared to </w:t>
      </w:r>
      <w:ins w:id="237" w:author="Weese, Timothy W" w:date="2026-03-03T12:53:00Z" w16du:dateUtc="2026-03-03T17:53:00Z">
        <w:r w:rsidR="0014325E">
          <w:rPr>
            <w:rFonts w:ascii="Arial" w:hAnsi="Arial" w:cs="Arial"/>
            <w:spacing w:val="-2"/>
            <w:kern w:val="0"/>
          </w:rPr>
          <w:t xml:space="preserve">the former </w:t>
        </w:r>
      </w:ins>
      <w:r w:rsidRPr="00D80525">
        <w:rPr>
          <w:rFonts w:ascii="Arial" w:hAnsi="Arial" w:cs="Arial"/>
          <w:spacing w:val="-2"/>
          <w:kern w:val="0"/>
        </w:rPr>
        <w:t>U</w:t>
      </w:r>
      <w:ins w:id="238" w:author="Weese, Timothy W" w:date="2026-03-03T12:53:00Z" w16du:dateUtc="2026-03-03T17:53:00Z">
        <w:r w:rsidR="0014325E">
          <w:rPr>
            <w:rFonts w:ascii="Arial" w:hAnsi="Arial" w:cs="Arial"/>
            <w:spacing w:val="-2"/>
            <w:kern w:val="0"/>
          </w:rPr>
          <w:t xml:space="preserve">niform </w:t>
        </w:r>
      </w:ins>
      <w:r w:rsidRPr="00D80525">
        <w:rPr>
          <w:rFonts w:ascii="Arial" w:hAnsi="Arial" w:cs="Arial"/>
          <w:spacing w:val="-2"/>
          <w:kern w:val="0"/>
        </w:rPr>
        <w:t>P</w:t>
      </w:r>
      <w:ins w:id="239" w:author="Weese, Timothy W" w:date="2026-03-03T12:53:00Z" w16du:dateUtc="2026-03-03T17:53:00Z">
        <w:r w:rsidR="0014325E">
          <w:rPr>
            <w:rFonts w:ascii="Arial" w:hAnsi="Arial" w:cs="Arial"/>
            <w:spacing w:val="-2"/>
            <w:kern w:val="0"/>
          </w:rPr>
          <w:t>hys</w:t>
        </w:r>
      </w:ins>
      <w:ins w:id="240" w:author="Weese, Timothy W" w:date="2026-03-03T12:54:00Z" w16du:dateUtc="2026-03-03T17:54:00Z">
        <w:r w:rsidR="0014325E">
          <w:rPr>
            <w:rFonts w:ascii="Arial" w:hAnsi="Arial" w:cs="Arial"/>
            <w:spacing w:val="-2"/>
            <w:kern w:val="0"/>
          </w:rPr>
          <w:t xml:space="preserve">ical </w:t>
        </w:r>
      </w:ins>
      <w:r w:rsidRPr="00D80525">
        <w:rPr>
          <w:rFonts w:ascii="Arial" w:hAnsi="Arial" w:cs="Arial"/>
          <w:spacing w:val="-2"/>
          <w:kern w:val="0"/>
        </w:rPr>
        <w:t>C</w:t>
      </w:r>
      <w:ins w:id="241" w:author="Weese, Timothy W" w:date="2026-03-03T12:54:00Z" w16du:dateUtc="2026-03-03T17:54:00Z">
        <w:r w:rsidR="0014325E">
          <w:rPr>
            <w:rFonts w:ascii="Arial" w:hAnsi="Arial" w:cs="Arial"/>
            <w:spacing w:val="-2"/>
            <w:kern w:val="0"/>
          </w:rPr>
          <w:t xml:space="preserve">ondition </w:t>
        </w:r>
      </w:ins>
      <w:r w:rsidRPr="00D80525">
        <w:rPr>
          <w:rFonts w:ascii="Arial" w:hAnsi="Arial" w:cs="Arial"/>
          <w:spacing w:val="-2"/>
          <w:kern w:val="0"/>
        </w:rPr>
        <w:t>S</w:t>
      </w:r>
      <w:ins w:id="242" w:author="Weese, Timothy W" w:date="2026-03-03T12:54:00Z" w16du:dateUtc="2026-03-03T17:54:00Z">
        <w:r w:rsidR="0014325E">
          <w:rPr>
            <w:rFonts w:ascii="Arial" w:hAnsi="Arial" w:cs="Arial"/>
            <w:spacing w:val="-2"/>
            <w:kern w:val="0"/>
          </w:rPr>
          <w:t>tandards (UPCS)</w:t>
        </w:r>
      </w:ins>
      <w:r w:rsidRPr="00D80525">
        <w:rPr>
          <w:rFonts w:ascii="Arial" w:hAnsi="Arial" w:cs="Arial"/>
          <w:spacing w:val="-2"/>
          <w:kern w:val="0"/>
        </w:rPr>
        <w:t xml:space="preserve">, the NSPIRE model supports the adoption of sound, year-round maintenance practices. Accordingly, HUD has updated its approach to procuring NSPIRE inspections to focus the </w:t>
      </w:r>
      <w:r w:rsidR="00B352F8" w:rsidRPr="00D80525">
        <w:rPr>
          <w:rFonts w:ascii="Arial" w:hAnsi="Arial" w:cs="Arial"/>
          <w:spacing w:val="-2"/>
          <w:kern w:val="0"/>
        </w:rPr>
        <w:t>Contractor</w:t>
      </w:r>
      <w:r w:rsidRPr="00D80525">
        <w:rPr>
          <w:rFonts w:ascii="Arial" w:hAnsi="Arial" w:cs="Arial"/>
          <w:spacing w:val="-2"/>
          <w:kern w:val="0"/>
        </w:rPr>
        <w:t xml:space="preserve"> on </w:t>
      </w:r>
      <w:r w:rsidR="0054322D" w:rsidRPr="00D80525">
        <w:rPr>
          <w:rFonts w:ascii="Arial" w:hAnsi="Arial" w:cs="Arial"/>
          <w:spacing w:val="-2"/>
          <w:kern w:val="0"/>
        </w:rPr>
        <w:t>p</w:t>
      </w:r>
      <w:r w:rsidRPr="00D80525">
        <w:rPr>
          <w:rFonts w:ascii="Arial" w:hAnsi="Arial" w:cs="Arial"/>
          <w:spacing w:val="-2"/>
          <w:kern w:val="0"/>
        </w:rPr>
        <w:t xml:space="preserve">rogram and </w:t>
      </w:r>
      <w:r w:rsidR="0054322D" w:rsidRPr="00D80525">
        <w:rPr>
          <w:rFonts w:ascii="Arial" w:hAnsi="Arial" w:cs="Arial"/>
          <w:spacing w:val="-2"/>
          <w:kern w:val="0"/>
        </w:rPr>
        <w:t>p</w:t>
      </w:r>
      <w:r w:rsidRPr="00D80525">
        <w:rPr>
          <w:rFonts w:ascii="Arial" w:hAnsi="Arial" w:cs="Arial"/>
          <w:spacing w:val="-2"/>
          <w:kern w:val="0"/>
        </w:rPr>
        <w:t xml:space="preserve">roject </w:t>
      </w:r>
      <w:r w:rsidR="0054322D" w:rsidRPr="00D80525">
        <w:rPr>
          <w:rFonts w:ascii="Arial" w:hAnsi="Arial" w:cs="Arial"/>
          <w:spacing w:val="-2"/>
          <w:kern w:val="0"/>
        </w:rPr>
        <w:t>m</w:t>
      </w:r>
      <w:r w:rsidRPr="00D80525">
        <w:rPr>
          <w:rFonts w:ascii="Arial" w:hAnsi="Arial" w:cs="Arial"/>
          <w:spacing w:val="-2"/>
          <w:kern w:val="0"/>
        </w:rPr>
        <w:t xml:space="preserve">anagement of </w:t>
      </w:r>
      <w:r w:rsidR="003668D0" w:rsidRPr="00D80525">
        <w:rPr>
          <w:rFonts w:ascii="Arial" w:hAnsi="Arial" w:cs="Arial"/>
          <w:spacing w:val="-2"/>
          <w:kern w:val="0"/>
        </w:rPr>
        <w:t>s</w:t>
      </w:r>
      <w:r w:rsidRPr="00D80525">
        <w:rPr>
          <w:rFonts w:ascii="Arial" w:hAnsi="Arial" w:cs="Arial"/>
          <w:spacing w:val="-2"/>
          <w:kern w:val="0"/>
        </w:rPr>
        <w:t xml:space="preserve">cheduling and </w:t>
      </w:r>
      <w:r w:rsidR="003668D0" w:rsidRPr="00D80525">
        <w:rPr>
          <w:rFonts w:ascii="Arial" w:hAnsi="Arial" w:cs="Arial"/>
          <w:spacing w:val="-2"/>
          <w:kern w:val="0"/>
        </w:rPr>
        <w:t>c</w:t>
      </w:r>
      <w:r w:rsidRPr="00D80525">
        <w:rPr>
          <w:rFonts w:ascii="Arial" w:hAnsi="Arial" w:cs="Arial"/>
          <w:spacing w:val="-2"/>
          <w:kern w:val="0"/>
        </w:rPr>
        <w:t>onducting</w:t>
      </w:r>
      <w:r w:rsidR="00C3581D" w:rsidRPr="00D80525">
        <w:rPr>
          <w:rFonts w:ascii="Arial" w:hAnsi="Arial" w:cs="Arial"/>
          <w:spacing w:val="-2"/>
          <w:kern w:val="0"/>
        </w:rPr>
        <w:t xml:space="preserve"> </w:t>
      </w:r>
      <w:r w:rsidRPr="00D80525">
        <w:rPr>
          <w:rFonts w:ascii="Arial" w:hAnsi="Arial" w:cs="Arial"/>
          <w:kern w:val="0"/>
        </w:rPr>
        <w:t xml:space="preserve">NSPIRE </w:t>
      </w:r>
      <w:r w:rsidR="008126D2" w:rsidRPr="00D80525">
        <w:rPr>
          <w:rFonts w:ascii="Arial" w:hAnsi="Arial" w:cs="Arial"/>
          <w:kern w:val="0"/>
        </w:rPr>
        <w:t>i</w:t>
      </w:r>
      <w:r w:rsidRPr="00D80525">
        <w:rPr>
          <w:rFonts w:ascii="Arial" w:hAnsi="Arial" w:cs="Arial"/>
          <w:kern w:val="0"/>
        </w:rPr>
        <w:t xml:space="preserve">nspections. HUD will provide NSPIRE training to Contractor staff, including inspectors, in accordance with section 3.1.3 of this Performance Work Statement (PWS). HUD’s objective is for the Contractor to take the </w:t>
      </w:r>
      <w:r w:rsidRPr="00D80525">
        <w:rPr>
          <w:rFonts w:ascii="Arial" w:hAnsi="Arial" w:cs="Arial"/>
          <w:kern w:val="0"/>
        </w:rPr>
        <w:lastRenderedPageBreak/>
        <w:t>responsibility for the inspection and inspection process by performing the following functions:</w:t>
      </w:r>
      <w:del w:id="243" w:author="Weese, Timothy W" w:date="2026-03-03T12:54:00Z" w16du:dateUtc="2026-03-03T17:54:00Z">
        <w:r w:rsidR="00333A40" w:rsidRPr="00D80525" w:rsidDel="00BF1F00">
          <w:rPr>
            <w:rFonts w:ascii="Arial" w:hAnsi="Arial" w:cs="Arial"/>
            <w:kern w:val="0"/>
          </w:rPr>
          <w:br/>
        </w:r>
        <w:r w:rsidR="009C7B19" w:rsidRPr="00D80525" w:rsidDel="00BF1F00">
          <w:rPr>
            <w:rFonts w:ascii="Arial" w:hAnsi="Arial" w:cs="Arial"/>
            <w:kern w:val="0"/>
          </w:rPr>
          <w:br/>
        </w:r>
      </w:del>
    </w:p>
    <w:p w14:paraId="1C948DFB" w14:textId="77777777" w:rsidR="004E5A13" w:rsidRPr="00D80525" w:rsidRDefault="009F4E44" w:rsidP="00A41632">
      <w:pPr>
        <w:pStyle w:val="NoSpacing"/>
        <w:numPr>
          <w:ilvl w:val="0"/>
          <w:numId w:val="36"/>
        </w:numPr>
        <w:rPr>
          <w:rFonts w:ascii="Arial" w:hAnsi="Arial" w:cs="Arial"/>
        </w:rPr>
      </w:pPr>
      <w:r w:rsidRPr="00D80525">
        <w:rPr>
          <w:rFonts w:ascii="Arial" w:hAnsi="Arial" w:cs="Arial"/>
        </w:rPr>
        <w:t>Performing Human Resource Management functions</w:t>
      </w:r>
    </w:p>
    <w:p w14:paraId="27930CCC" w14:textId="28994FBB" w:rsidR="009F4E44" w:rsidRPr="00D80525" w:rsidRDefault="009F4E44" w:rsidP="00A41632">
      <w:pPr>
        <w:pStyle w:val="NoSpacing"/>
        <w:numPr>
          <w:ilvl w:val="0"/>
          <w:numId w:val="36"/>
        </w:numPr>
        <w:rPr>
          <w:rFonts w:ascii="Arial" w:hAnsi="Arial" w:cs="Arial"/>
        </w:rPr>
      </w:pPr>
      <w:r w:rsidRPr="00D80525">
        <w:rPr>
          <w:rFonts w:ascii="Arial" w:hAnsi="Arial" w:cs="Arial"/>
        </w:rPr>
        <w:t>Recruiting of inspectors</w:t>
      </w:r>
    </w:p>
    <w:p w14:paraId="4F5EA8C7" w14:textId="77777777" w:rsidR="009F4E44" w:rsidRPr="00D80525" w:rsidRDefault="009F4E44" w:rsidP="00A41632">
      <w:pPr>
        <w:pStyle w:val="NoSpacing"/>
        <w:numPr>
          <w:ilvl w:val="0"/>
          <w:numId w:val="36"/>
        </w:numPr>
        <w:rPr>
          <w:rFonts w:ascii="Arial" w:hAnsi="Arial" w:cs="Arial"/>
        </w:rPr>
      </w:pPr>
      <w:r w:rsidRPr="00D80525">
        <w:rPr>
          <w:rFonts w:ascii="Arial" w:hAnsi="Arial" w:cs="Arial"/>
        </w:rPr>
        <w:t>Monitoring inspector performance</w:t>
      </w:r>
    </w:p>
    <w:p w14:paraId="7D7DBCBF" w14:textId="5D1587E7" w:rsidR="009F4E44" w:rsidRPr="00D80525" w:rsidRDefault="009F4E44" w:rsidP="00A41632">
      <w:pPr>
        <w:pStyle w:val="NoSpacing"/>
        <w:numPr>
          <w:ilvl w:val="0"/>
          <w:numId w:val="36"/>
        </w:numPr>
        <w:rPr>
          <w:rFonts w:ascii="Arial" w:hAnsi="Arial" w:cs="Arial"/>
        </w:rPr>
      </w:pPr>
      <w:r w:rsidRPr="00D80525">
        <w:rPr>
          <w:rFonts w:ascii="Arial" w:hAnsi="Arial" w:cs="Arial"/>
        </w:rPr>
        <w:t xml:space="preserve">Inspection </w:t>
      </w:r>
      <w:r w:rsidR="008126D2" w:rsidRPr="00D80525">
        <w:rPr>
          <w:rFonts w:ascii="Arial" w:hAnsi="Arial" w:cs="Arial"/>
        </w:rPr>
        <w:t>p</w:t>
      </w:r>
      <w:r w:rsidRPr="00D80525">
        <w:rPr>
          <w:rFonts w:ascii="Arial" w:hAnsi="Arial" w:cs="Arial"/>
        </w:rPr>
        <w:t>lanning</w:t>
      </w:r>
    </w:p>
    <w:p w14:paraId="60FBD043" w14:textId="2E38F1F5" w:rsidR="00D24C38" w:rsidRPr="00D80525" w:rsidRDefault="009F4E44" w:rsidP="00A41632">
      <w:pPr>
        <w:pStyle w:val="ListParagraph"/>
        <w:widowControl w:val="0"/>
        <w:numPr>
          <w:ilvl w:val="0"/>
          <w:numId w:val="36"/>
        </w:numPr>
        <w:kinsoku w:val="0"/>
        <w:overflowPunct w:val="0"/>
        <w:spacing w:after="0" w:line="266" w:lineRule="exact"/>
        <w:ind w:right="288"/>
        <w:textAlignment w:val="baseline"/>
        <w:rPr>
          <w:rFonts w:ascii="Arial" w:hAnsi="Arial" w:cs="Arial"/>
          <w:kern w:val="0"/>
        </w:rPr>
      </w:pPr>
      <w:r w:rsidRPr="00D80525">
        <w:rPr>
          <w:rFonts w:ascii="Arial" w:hAnsi="Arial" w:cs="Arial"/>
        </w:rPr>
        <w:t>Performing NSPIRE Inspections</w:t>
      </w:r>
    </w:p>
    <w:p w14:paraId="539C0ACC" w14:textId="17FE088C" w:rsidR="008B1131" w:rsidRPr="00D80525" w:rsidRDefault="009F4E44" w:rsidP="000877D2">
      <w:pPr>
        <w:widowControl w:val="0"/>
        <w:kinsoku w:val="0"/>
        <w:overflowPunct w:val="0"/>
        <w:spacing w:before="239" w:after="0" w:line="253" w:lineRule="exact"/>
        <w:textAlignment w:val="baseline"/>
        <w:rPr>
          <w:ins w:id="244" w:author="Weese, Timothy W" w:date="2026-02-25T10:22:00Z" w16du:dateUtc="2026-02-25T15:22:00Z"/>
          <w:rFonts w:ascii="Arial" w:hAnsi="Arial" w:cs="Arial"/>
          <w:kern w:val="0"/>
        </w:rPr>
      </w:pPr>
      <w:r w:rsidRPr="00D80525">
        <w:rPr>
          <w:rFonts w:ascii="Arial" w:hAnsi="Arial" w:cs="Arial"/>
          <w:kern w:val="0"/>
        </w:rPr>
        <w:t>The NSPIRE approach requires the Contractor to provide planning and execution of NSPIRE physical inspections of HUD</w:t>
      </w:r>
      <w:ins w:id="245" w:author="Weese, Timothy W" w:date="2026-03-03T12:55:00Z" w16du:dateUtc="2026-03-03T17:55:00Z">
        <w:r w:rsidR="00BF1F00">
          <w:rPr>
            <w:rFonts w:ascii="Arial" w:hAnsi="Arial" w:cs="Arial"/>
            <w:kern w:val="0"/>
          </w:rPr>
          <w:t>-assisted</w:t>
        </w:r>
      </w:ins>
      <w:r w:rsidRPr="00D80525">
        <w:rPr>
          <w:rFonts w:ascii="Arial" w:hAnsi="Arial" w:cs="Arial"/>
          <w:kern w:val="0"/>
        </w:rPr>
        <w:t xml:space="preserve"> housing</w:t>
      </w:r>
      <w:del w:id="246" w:author="Weese, Timothy W" w:date="2026-03-03T12:55:00Z" w16du:dateUtc="2026-03-03T17:55:00Z">
        <w:r w:rsidRPr="00D80525" w:rsidDel="007B5299">
          <w:rPr>
            <w:rFonts w:ascii="Arial" w:hAnsi="Arial" w:cs="Arial"/>
            <w:kern w:val="0"/>
          </w:rPr>
          <w:delText>,</w:delText>
        </w:r>
      </w:del>
      <w:r w:rsidRPr="00D80525">
        <w:rPr>
          <w:rFonts w:ascii="Arial" w:hAnsi="Arial" w:cs="Arial"/>
          <w:kern w:val="0"/>
        </w:rPr>
        <w:t xml:space="preserve"> and the use of Contractor-provided hardware and software for the planning, execution, and submission of inspections and their results. </w:t>
      </w:r>
    </w:p>
    <w:p w14:paraId="317550A9" w14:textId="7C39E1E5" w:rsidR="00026FE2" w:rsidRPr="00D80525" w:rsidRDefault="009F4E44" w:rsidP="000877D2">
      <w:pPr>
        <w:widowControl w:val="0"/>
        <w:kinsoku w:val="0"/>
        <w:overflowPunct w:val="0"/>
        <w:spacing w:before="239" w:after="0" w:line="253" w:lineRule="exact"/>
        <w:textAlignment w:val="baseline"/>
        <w:rPr>
          <w:ins w:id="247" w:author="Weese, Timothy W" w:date="2026-02-25T10:09:00Z" w16du:dateUtc="2026-02-25T15:09:00Z"/>
          <w:rFonts w:ascii="Arial" w:hAnsi="Arial" w:cs="Arial"/>
          <w:kern w:val="0"/>
        </w:rPr>
      </w:pPr>
      <w:bookmarkStart w:id="248" w:name="_Toc223435862"/>
      <w:r w:rsidRPr="00D80525">
        <w:rPr>
          <w:rStyle w:val="Heading2Char"/>
        </w:rPr>
        <w:t>1.3 Constraints</w:t>
      </w:r>
      <w:bookmarkEnd w:id="248"/>
      <w:r w:rsidR="00C3581D" w:rsidRPr="00D80525">
        <w:rPr>
          <w:rFonts w:ascii="Arial" w:hAnsi="Arial" w:cs="Arial"/>
          <w:color w:val="0F4660"/>
          <w:spacing w:val="-2"/>
          <w:kern w:val="0"/>
        </w:rPr>
        <w:br/>
      </w:r>
      <w:r w:rsidR="00C3581D" w:rsidRPr="00D80525">
        <w:rPr>
          <w:rFonts w:ascii="Arial" w:hAnsi="Arial" w:cs="Arial"/>
          <w:color w:val="0F4660"/>
          <w:spacing w:val="-2"/>
          <w:kern w:val="0"/>
        </w:rPr>
        <w:br/>
      </w:r>
      <w:r w:rsidRPr="00D80525">
        <w:rPr>
          <w:rFonts w:ascii="Arial" w:hAnsi="Arial" w:cs="Arial"/>
          <w:kern w:val="0"/>
        </w:rPr>
        <w:t xml:space="preserve">The services identified in this PWS </w:t>
      </w:r>
      <w:r w:rsidR="00B352F8" w:rsidRPr="00D80525">
        <w:rPr>
          <w:rFonts w:ascii="Arial" w:hAnsi="Arial" w:cs="Arial"/>
          <w:kern w:val="0"/>
        </w:rPr>
        <w:t>shall</w:t>
      </w:r>
      <w:r w:rsidRPr="00D80525">
        <w:rPr>
          <w:rFonts w:ascii="Arial" w:hAnsi="Arial" w:cs="Arial"/>
          <w:kern w:val="0"/>
        </w:rPr>
        <w:t xml:space="preserve"> adhere to the rules, regulations, laws, standards, and conventions identified by HUD as well as within the Federal Government</w:t>
      </w:r>
      <w:ins w:id="249" w:author="Weese, Timothy W" w:date="2026-02-24T15:44:00Z" w16du:dateUtc="2026-02-24T20:44:00Z">
        <w:r w:rsidR="00BD5557" w:rsidRPr="00D80525">
          <w:rPr>
            <w:rFonts w:ascii="Arial" w:hAnsi="Arial" w:cs="Arial"/>
            <w:kern w:val="0"/>
          </w:rPr>
          <w:t>.</w:t>
        </w:r>
      </w:ins>
      <w:del w:id="250" w:author="Weese, Timothy W" w:date="2026-02-24T15:44:00Z" w16du:dateUtc="2026-02-24T20:44:00Z">
        <w:r w:rsidRPr="00D80525" w:rsidDel="00BD5557">
          <w:rPr>
            <w:rFonts w:ascii="Arial" w:hAnsi="Arial" w:cs="Arial"/>
            <w:kern w:val="0"/>
          </w:rPr>
          <w:delText>,</w:delText>
        </w:r>
      </w:del>
      <w:r w:rsidRPr="00D80525">
        <w:rPr>
          <w:rFonts w:ascii="Arial" w:hAnsi="Arial" w:cs="Arial"/>
          <w:kern w:val="0"/>
        </w:rPr>
        <w:t xml:space="preserve"> </w:t>
      </w:r>
      <w:del w:id="251" w:author="Neal, Keia L" w:date="2026-02-23T16:36:00Z" w16du:dateUtc="2026-02-23T21:36:00Z">
        <w:r w:rsidRPr="00D80525" w:rsidDel="006117CE">
          <w:rPr>
            <w:rFonts w:ascii="Arial" w:hAnsi="Arial" w:cs="Arial"/>
            <w:kern w:val="0"/>
          </w:rPr>
          <w:delText>including those identified i</w:delText>
        </w:r>
      </w:del>
      <w:del w:id="252" w:author="Neal, Keia L" w:date="2026-02-23T16:37:00Z" w16du:dateUtc="2026-02-23T21:37:00Z">
        <w:r w:rsidRPr="00D80525" w:rsidDel="006117CE">
          <w:rPr>
            <w:rFonts w:ascii="Arial" w:hAnsi="Arial" w:cs="Arial"/>
            <w:kern w:val="0"/>
          </w:rPr>
          <w:delText>n section 1.2.1 above.</w:delText>
        </w:r>
      </w:del>
    </w:p>
    <w:p w14:paraId="1A4ADA4C" w14:textId="3A2EC71A" w:rsidR="00A85AD5" w:rsidRPr="00D80525" w:rsidRDefault="00A85AD5" w:rsidP="00A85AD5">
      <w:pPr>
        <w:pStyle w:val="Heading3"/>
        <w:rPr>
          <w:ins w:id="253" w:author="Weese, Timothy W" w:date="2026-02-25T10:09:00Z" w16du:dateUtc="2026-02-25T15:09:00Z"/>
          <w:rFonts w:cs="Arial"/>
        </w:rPr>
      </w:pPr>
      <w:bookmarkStart w:id="254" w:name="_Toc223435863"/>
      <w:ins w:id="255" w:author="Weese, Timothy W" w:date="2026-02-25T10:09:00Z" w16du:dateUtc="2026-02-25T15:09:00Z">
        <w:r w:rsidRPr="00D80525">
          <w:rPr>
            <w:rFonts w:cs="Arial"/>
          </w:rPr>
          <w:t>1.3.1 Inspection Constraints</w:t>
        </w:r>
        <w:bookmarkEnd w:id="254"/>
      </w:ins>
    </w:p>
    <w:p w14:paraId="44A55932" w14:textId="79A6A485" w:rsidR="00A85AD5" w:rsidRPr="00D80525" w:rsidDel="00C32D22" w:rsidRDefault="00A85AD5" w:rsidP="00371F17">
      <w:pPr>
        <w:pStyle w:val="Heading3"/>
        <w:rPr>
          <w:del w:id="256" w:author="Weese, Timothy W" w:date="2026-02-25T10:13:00Z" w16du:dateUtc="2026-02-25T15:13:00Z"/>
          <w:rFonts w:cs="Arial"/>
        </w:rPr>
      </w:pPr>
      <w:del w:id="257" w:author="Weese, Timothy W" w:date="2026-02-25T10:13:00Z" w16du:dateUtc="2026-02-25T15:13:00Z">
        <w:r w:rsidRPr="00D80525" w:rsidDel="00C32D22">
          <w:rPr>
            <w:rFonts w:cs="Arial"/>
          </w:rPr>
          <w:delText>1.3.1.1 Inspection Performance</w:delText>
        </w:r>
      </w:del>
    </w:p>
    <w:p w14:paraId="165BA6DD" w14:textId="143F3FC3" w:rsidR="00A85AD5" w:rsidRPr="00D80525" w:rsidDel="008B1131" w:rsidRDefault="00A85AD5" w:rsidP="00371F17">
      <w:pPr>
        <w:pStyle w:val="Heading3"/>
        <w:rPr>
          <w:del w:id="258" w:author="Weese, Timothy W" w:date="2026-02-25T10:23:00Z" w16du:dateUtc="2026-02-25T15:23:00Z"/>
          <w:rFonts w:cs="Arial"/>
          <w:kern w:val="0"/>
          <w:rPrChange w:id="259" w:author="Weese, Timothy W" w:date="2026-02-25T10:30:00Z" w16du:dateUtc="2026-02-25T15:30:00Z">
            <w:rPr>
              <w:del w:id="260" w:author="Weese, Timothy W" w:date="2026-02-25T10:23:00Z" w16du:dateUtc="2026-02-25T15:23:00Z"/>
              <w:kern w:val="0"/>
            </w:rPr>
          </w:rPrChange>
        </w:rPr>
      </w:pPr>
      <w:del w:id="261" w:author="Weese, Timothy W" w:date="2026-02-25T10:13:00Z" w16du:dateUtc="2026-02-25T15:13:00Z">
        <w:r w:rsidRPr="00D80525" w:rsidDel="00C32D22">
          <w:rPr>
            <w:rFonts w:cs="Arial"/>
            <w:kern w:val="0"/>
          </w:rPr>
          <w:delText xml:space="preserve">ARC seeks a Contractor capable of providing accurate observations, research, and analysis services with established business processes and technology solutions, including comprehensive support and administrative services. </w:delText>
        </w:r>
        <w:commentRangeStart w:id="262"/>
        <w:r w:rsidRPr="00D80525" w:rsidDel="00C32D22">
          <w:rPr>
            <w:rFonts w:cs="Arial"/>
            <w:kern w:val="0"/>
          </w:rPr>
          <w:delText>The Contractor must also have inspectors with a proven and Contractor-verified record of performing inspections and delivering precise observations</w:delText>
        </w:r>
      </w:del>
      <w:del w:id="263" w:author="Weese, Timothy W" w:date="2026-02-25T10:23:00Z" w16du:dateUtc="2026-02-25T15:23:00Z">
        <w:r w:rsidRPr="00D80525" w:rsidDel="008B1131">
          <w:rPr>
            <w:rFonts w:cs="Arial"/>
            <w:kern w:val="0"/>
          </w:rPr>
          <w:delText>.</w:delText>
        </w:r>
      </w:del>
      <w:commentRangeEnd w:id="262"/>
      <w:r w:rsidR="00C32D22" w:rsidRPr="00D80525">
        <w:rPr>
          <w:rStyle w:val="CommentReference"/>
          <w:rFonts w:cs="Arial"/>
          <w:kern w:val="0"/>
          <w:sz w:val="24"/>
          <w:szCs w:val="24"/>
          <w:rPrChange w:id="264" w:author="Weese, Timothy W" w:date="2026-02-25T10:30:00Z" w16du:dateUtc="2026-02-25T15:30:00Z">
            <w:rPr>
              <w:rStyle w:val="CommentReference"/>
              <w:kern w:val="0"/>
              <w:sz w:val="24"/>
              <w:szCs w:val="24"/>
            </w:rPr>
          </w:rPrChange>
        </w:rPr>
        <w:commentReference w:id="262"/>
      </w:r>
    </w:p>
    <w:p w14:paraId="58BA34A0" w14:textId="1E7578D3" w:rsidR="00A85AD5" w:rsidRPr="00D80525" w:rsidRDefault="00A85AD5" w:rsidP="00371F17">
      <w:pPr>
        <w:pStyle w:val="Heading3"/>
        <w:rPr>
          <w:ins w:id="265" w:author="Weese, Timothy W" w:date="2026-02-25T10:09:00Z" w16du:dateUtc="2026-02-25T15:09:00Z"/>
          <w:rFonts w:cs="Arial"/>
        </w:rPr>
      </w:pPr>
      <w:bookmarkStart w:id="266" w:name="_Toc223435864"/>
      <w:ins w:id="267" w:author="Weese, Timothy W" w:date="2026-02-25T10:09:00Z" w16du:dateUtc="2026-02-25T15:09:00Z">
        <w:r w:rsidRPr="00D80525">
          <w:rPr>
            <w:rFonts w:cs="Arial"/>
          </w:rPr>
          <w:t>1.3.</w:t>
        </w:r>
      </w:ins>
      <w:ins w:id="268" w:author="Weese, Timothy W" w:date="2026-02-25T10:14:00Z" w16du:dateUtc="2026-02-25T15:14:00Z">
        <w:r w:rsidR="00C32D22" w:rsidRPr="00D80525">
          <w:rPr>
            <w:rFonts w:cs="Arial"/>
          </w:rPr>
          <w:t>1</w:t>
        </w:r>
      </w:ins>
      <w:ins w:id="269" w:author="Weese, Timothy W" w:date="2026-02-25T10:09:00Z" w16du:dateUtc="2026-02-25T15:09:00Z">
        <w:r w:rsidRPr="00D80525">
          <w:rPr>
            <w:rFonts w:cs="Arial"/>
          </w:rPr>
          <w:t>.</w:t>
        </w:r>
      </w:ins>
      <w:ins w:id="270" w:author="Weese, Timothy W" w:date="2026-02-25T10:10:00Z" w16du:dateUtc="2026-02-25T15:10:00Z">
        <w:r w:rsidR="00DE5BA8" w:rsidRPr="00D80525">
          <w:rPr>
            <w:rFonts w:cs="Arial"/>
          </w:rPr>
          <w:t>1</w:t>
        </w:r>
      </w:ins>
      <w:ins w:id="271" w:author="Weese, Timothy W" w:date="2026-02-25T10:09:00Z" w16du:dateUtc="2026-02-25T15:09:00Z">
        <w:r w:rsidRPr="00D80525">
          <w:rPr>
            <w:rFonts w:cs="Arial"/>
          </w:rPr>
          <w:t xml:space="preserve"> NSPIRE Policies</w:t>
        </w:r>
        <w:bookmarkEnd w:id="266"/>
      </w:ins>
    </w:p>
    <w:p w14:paraId="7A81B3FD" w14:textId="77777777" w:rsidR="00A85AD5" w:rsidRPr="00D80525" w:rsidRDefault="00A85AD5" w:rsidP="00A85AD5">
      <w:pPr>
        <w:widowControl w:val="0"/>
        <w:kinsoku w:val="0"/>
        <w:overflowPunct w:val="0"/>
        <w:spacing w:before="239" w:after="0" w:line="253" w:lineRule="exact"/>
        <w:textAlignment w:val="baseline"/>
        <w:rPr>
          <w:ins w:id="272" w:author="Weese, Timothy W" w:date="2026-02-25T10:09:00Z" w16du:dateUtc="2026-02-25T15:09:00Z"/>
          <w:rFonts w:ascii="Arial" w:hAnsi="Arial" w:cs="Arial"/>
          <w:kern w:val="0"/>
        </w:rPr>
      </w:pPr>
      <w:ins w:id="273" w:author="Weese, Timothy W" w:date="2026-02-25T10:09:00Z" w16du:dateUtc="2026-02-25T15:09:00Z">
        <w:r w:rsidRPr="00D80525">
          <w:rPr>
            <w:rFonts w:ascii="Arial" w:hAnsi="Arial" w:cs="Arial"/>
            <w:kern w:val="0"/>
          </w:rPr>
          <w:t>The Contractor shall be aware of, and adhere to, the NSPIRE standards, guidance documents, and notices governing the performance of NSPIRE Inspections. The links to the NSPIRE Final Rule and NSPIRE Standards and Scoring and Administrative Notices are listed below.</w:t>
        </w:r>
      </w:ins>
    </w:p>
    <w:p w14:paraId="5CE2F741" w14:textId="77777777" w:rsidR="00A85AD5" w:rsidRPr="00D80525" w:rsidRDefault="00A85AD5" w:rsidP="00A85AD5">
      <w:pPr>
        <w:widowControl w:val="0"/>
        <w:kinsoku w:val="0"/>
        <w:overflowPunct w:val="0"/>
        <w:spacing w:before="239" w:after="0" w:line="246" w:lineRule="exact"/>
        <w:textAlignment w:val="baseline"/>
        <w:rPr>
          <w:ins w:id="274" w:author="Weese, Timothy W" w:date="2026-02-25T10:09:00Z" w16du:dateUtc="2026-02-25T15:09:00Z"/>
          <w:rFonts w:ascii="Arial" w:hAnsi="Arial" w:cs="Arial"/>
          <w:kern w:val="0"/>
        </w:rPr>
      </w:pPr>
      <w:commentRangeStart w:id="275"/>
      <w:commentRangeStart w:id="276"/>
      <w:ins w:id="277" w:author="Weese, Timothy W" w:date="2026-02-25T10:09:00Z" w16du:dateUtc="2026-02-25T15:09:00Z">
        <w:r w:rsidRPr="00D80525">
          <w:rPr>
            <w:rFonts w:ascii="Arial" w:hAnsi="Arial" w:cs="Arial"/>
            <w:kern w:val="0"/>
          </w:rPr>
          <w:t>The NSPIRE Final Rule (May 11, 2023) at:</w:t>
        </w:r>
      </w:ins>
    </w:p>
    <w:p w14:paraId="0A346CAE" w14:textId="77777777" w:rsidR="00A85AD5" w:rsidRPr="00D80525" w:rsidRDefault="00A85AD5" w:rsidP="00A85AD5">
      <w:pPr>
        <w:widowControl w:val="0"/>
        <w:kinsoku w:val="0"/>
        <w:overflowPunct w:val="0"/>
        <w:spacing w:before="3" w:after="0" w:line="253" w:lineRule="exact"/>
        <w:ind w:right="288"/>
        <w:textAlignment w:val="baseline"/>
        <w:rPr>
          <w:ins w:id="278" w:author="Weese, Timothy W" w:date="2026-02-25T10:09:00Z" w16du:dateUtc="2026-02-25T15:09:00Z"/>
          <w:rFonts w:ascii="Arial" w:hAnsi="Arial" w:cs="Arial"/>
          <w:kern w:val="0"/>
        </w:rPr>
      </w:pPr>
      <w:ins w:id="279" w:author="Weese, Timothy W" w:date="2026-02-25T10:09:00Z" w16du:dateUtc="2026-02-25T15:09:00Z">
        <w:r w:rsidRPr="00D80525">
          <w:rPr>
            <w:rFonts w:ascii="Arial" w:hAnsi="Arial" w:cs="Arial"/>
          </w:rPr>
          <w:fldChar w:fldCharType="begin"/>
        </w:r>
        <w:r w:rsidRPr="00371F17">
          <w:rPr>
            <w:rFonts w:ascii="Arial" w:hAnsi="Arial" w:cs="Arial"/>
          </w:rPr>
          <w:instrText>HYPERLINK "https://www.federalregister.gov/documents/2023/05/11/2023-09693/economic-growth-regulatory-relief-and-consumer-protection-act-implementation-of-national-standards"</w:instrText>
        </w:r>
        <w:r w:rsidRPr="00D80525">
          <w:rPr>
            <w:rFonts w:ascii="Arial" w:hAnsi="Arial" w:cs="Arial"/>
          </w:rPr>
        </w:r>
        <w:r w:rsidRPr="00D80525">
          <w:rPr>
            <w:rFonts w:ascii="Arial" w:hAnsi="Arial" w:cs="Arial"/>
          </w:rPr>
          <w:fldChar w:fldCharType="separate"/>
        </w:r>
        <w:r w:rsidRPr="00D80525">
          <w:rPr>
            <w:rFonts w:ascii="Arial" w:hAnsi="Arial" w:cs="Arial"/>
            <w:color w:val="0000FF"/>
            <w:kern w:val="0"/>
            <w:u w:val="single"/>
          </w:rPr>
          <w:t>https://www.federalregister.gov/documents/2023/05/11/2023-09693/economic-growth-regulatory-relief-and-consumer-protection-act-implementation-of-national-standards</w:t>
        </w:r>
        <w:r w:rsidRPr="00D80525">
          <w:rPr>
            <w:rFonts w:ascii="Arial" w:hAnsi="Arial" w:cs="Arial"/>
          </w:rPr>
          <w:fldChar w:fldCharType="end"/>
        </w:r>
        <w:r w:rsidRPr="00D80525">
          <w:rPr>
            <w:rFonts w:ascii="Arial" w:hAnsi="Arial" w:cs="Arial"/>
            <w:kern w:val="0"/>
          </w:rPr>
          <w:t xml:space="preserve"> </w:t>
        </w:r>
      </w:ins>
    </w:p>
    <w:p w14:paraId="183A108D" w14:textId="77777777" w:rsidR="00A85AD5" w:rsidRPr="00D80525" w:rsidRDefault="00A85AD5" w:rsidP="00A85AD5">
      <w:pPr>
        <w:widowControl w:val="0"/>
        <w:kinsoku w:val="0"/>
        <w:overflowPunct w:val="0"/>
        <w:spacing w:before="258" w:after="0" w:line="246" w:lineRule="exact"/>
        <w:textAlignment w:val="baseline"/>
        <w:rPr>
          <w:ins w:id="280" w:author="Weese, Timothy W" w:date="2026-02-25T10:09:00Z" w16du:dateUtc="2026-02-25T15:09:00Z"/>
          <w:rFonts w:ascii="Arial" w:hAnsi="Arial" w:cs="Arial"/>
          <w:kern w:val="0"/>
        </w:rPr>
      </w:pPr>
      <w:ins w:id="281" w:author="Weese, Timothy W" w:date="2026-02-25T10:09:00Z" w16du:dateUtc="2026-02-25T15:09:00Z">
        <w:r w:rsidRPr="00D80525">
          <w:rPr>
            <w:rFonts w:ascii="Arial" w:hAnsi="Arial" w:cs="Arial"/>
            <w:kern w:val="0"/>
          </w:rPr>
          <w:t>The NSPIRE Standards, Scoring and Administrative Notices can be found in the Federal Register or on a</w:t>
        </w:r>
      </w:ins>
    </w:p>
    <w:p w14:paraId="0699B3B0" w14:textId="77777777" w:rsidR="00A85AD5" w:rsidRPr="00D80525" w:rsidRDefault="00A85AD5" w:rsidP="00A85AD5">
      <w:pPr>
        <w:widowControl w:val="0"/>
        <w:kinsoku w:val="0"/>
        <w:overflowPunct w:val="0"/>
        <w:spacing w:before="8" w:after="0" w:line="246" w:lineRule="exact"/>
        <w:textAlignment w:val="baseline"/>
        <w:rPr>
          <w:ins w:id="282" w:author="Weese, Timothy W" w:date="2026-02-25T10:09:00Z" w16du:dateUtc="2026-02-25T15:09:00Z"/>
          <w:rFonts w:ascii="Arial" w:hAnsi="Arial" w:cs="Arial"/>
          <w:spacing w:val="-2"/>
          <w:kern w:val="0"/>
        </w:rPr>
      </w:pPr>
      <w:ins w:id="283" w:author="Weese, Timothy W" w:date="2026-02-25T10:09:00Z" w16du:dateUtc="2026-02-25T15:09:00Z">
        <w:r w:rsidRPr="00D80525">
          <w:rPr>
            <w:rFonts w:ascii="Arial" w:hAnsi="Arial" w:cs="Arial"/>
            <w:spacing w:val="-2"/>
            <w:kern w:val="0"/>
          </w:rPr>
          <w:t>HUD website at:</w:t>
        </w:r>
      </w:ins>
    </w:p>
    <w:p w14:paraId="518F1ED5" w14:textId="77777777" w:rsidR="00A85AD5" w:rsidRPr="00D80525" w:rsidRDefault="00A85AD5" w:rsidP="00A85AD5">
      <w:pPr>
        <w:widowControl w:val="0"/>
        <w:kinsoku w:val="0"/>
        <w:overflowPunct w:val="0"/>
        <w:spacing w:before="3" w:after="0" w:line="253" w:lineRule="exact"/>
        <w:textAlignment w:val="baseline"/>
        <w:rPr>
          <w:ins w:id="284" w:author="Weese, Timothy W" w:date="2026-02-25T10:09:00Z" w16du:dateUtc="2026-02-25T15:09:00Z"/>
          <w:rFonts w:ascii="Arial" w:hAnsi="Arial" w:cs="Arial"/>
          <w:kern w:val="0"/>
        </w:rPr>
      </w:pPr>
      <w:ins w:id="285" w:author="Weese, Timothy W" w:date="2026-02-25T10:09:00Z" w16du:dateUtc="2026-02-25T15:09:00Z">
        <w:r w:rsidRPr="00D80525">
          <w:rPr>
            <w:rFonts w:ascii="Arial" w:hAnsi="Arial" w:cs="Arial"/>
          </w:rPr>
          <w:fldChar w:fldCharType="begin"/>
        </w:r>
        <w:r w:rsidRPr="00371F17">
          <w:rPr>
            <w:rFonts w:ascii="Arial" w:hAnsi="Arial" w:cs="Arial"/>
          </w:rPr>
          <w:instrText>HYPERLINK "https://www.hud.gov/program_offices/public_indian_housing/reac/nspire/notices"</w:instrText>
        </w:r>
        <w:r w:rsidRPr="00D80525">
          <w:rPr>
            <w:rFonts w:ascii="Arial" w:hAnsi="Arial" w:cs="Arial"/>
          </w:rPr>
        </w:r>
        <w:r w:rsidRPr="00D80525">
          <w:rPr>
            <w:rFonts w:ascii="Arial" w:hAnsi="Arial" w:cs="Arial"/>
          </w:rPr>
          <w:fldChar w:fldCharType="separate"/>
        </w:r>
        <w:r w:rsidRPr="00D80525">
          <w:rPr>
            <w:rFonts w:ascii="Arial" w:hAnsi="Arial" w:cs="Arial"/>
            <w:color w:val="0000FF"/>
            <w:kern w:val="0"/>
            <w:u w:val="single"/>
          </w:rPr>
          <w:t>https://www.hud.gov/program_offices/public_indian_housing/ARC/nspire/notices</w:t>
        </w:r>
        <w:r w:rsidRPr="00D80525">
          <w:rPr>
            <w:rFonts w:ascii="Arial" w:hAnsi="Arial" w:cs="Arial"/>
          </w:rPr>
          <w:fldChar w:fldCharType="end"/>
        </w:r>
        <w:r w:rsidRPr="00D80525">
          <w:rPr>
            <w:rFonts w:ascii="Arial" w:hAnsi="Arial" w:cs="Arial"/>
            <w:kern w:val="0"/>
          </w:rPr>
          <w:t xml:space="preserve"> </w:t>
        </w:r>
      </w:ins>
    </w:p>
    <w:p w14:paraId="7A9EBE8C" w14:textId="77777777" w:rsidR="00A85AD5" w:rsidRPr="00D80525" w:rsidRDefault="00A85AD5" w:rsidP="00A85AD5">
      <w:pPr>
        <w:widowControl w:val="0"/>
        <w:kinsoku w:val="0"/>
        <w:overflowPunct w:val="0"/>
        <w:spacing w:before="257" w:after="0" w:line="246" w:lineRule="exact"/>
        <w:textAlignment w:val="baseline"/>
        <w:rPr>
          <w:ins w:id="286" w:author="Weese, Timothy W" w:date="2026-02-25T10:09:00Z" w16du:dateUtc="2026-02-25T15:09:00Z"/>
          <w:rFonts w:ascii="Arial" w:hAnsi="Arial" w:cs="Arial"/>
          <w:spacing w:val="-1"/>
          <w:kern w:val="0"/>
        </w:rPr>
      </w:pPr>
      <w:ins w:id="287" w:author="Weese, Timothy W" w:date="2026-02-25T10:09:00Z" w16du:dateUtc="2026-02-25T15:09:00Z">
        <w:r w:rsidRPr="00D80525">
          <w:rPr>
            <w:rFonts w:ascii="Arial" w:hAnsi="Arial" w:cs="Arial"/>
            <w:spacing w:val="-1"/>
            <w:kern w:val="0"/>
          </w:rPr>
          <w:t>NSPIRE Standards at:</w:t>
        </w:r>
      </w:ins>
    </w:p>
    <w:p w14:paraId="3700F3A6" w14:textId="77777777" w:rsidR="00A85AD5" w:rsidRPr="00D80525" w:rsidRDefault="00A85AD5" w:rsidP="00A85AD5">
      <w:pPr>
        <w:widowControl w:val="0"/>
        <w:kinsoku w:val="0"/>
        <w:overflowPunct w:val="0"/>
        <w:spacing w:before="3" w:after="0" w:line="253" w:lineRule="exact"/>
        <w:ind w:right="648"/>
        <w:textAlignment w:val="baseline"/>
        <w:rPr>
          <w:ins w:id="288" w:author="Weese, Timothy W" w:date="2026-02-25T10:09:00Z" w16du:dateUtc="2026-02-25T15:09:00Z"/>
          <w:rFonts w:ascii="Arial" w:hAnsi="Arial" w:cs="Arial"/>
          <w:kern w:val="0"/>
        </w:rPr>
      </w:pPr>
      <w:ins w:id="289" w:author="Weese, Timothy W" w:date="2026-02-25T10:09:00Z" w16du:dateUtc="2026-02-25T15:09:00Z">
        <w:r w:rsidRPr="00D80525">
          <w:rPr>
            <w:rFonts w:ascii="Arial" w:hAnsi="Arial" w:cs="Arial"/>
          </w:rPr>
          <w:fldChar w:fldCharType="begin"/>
        </w:r>
        <w:r w:rsidRPr="00371F17">
          <w:rPr>
            <w:rFonts w:ascii="Arial" w:hAnsi="Arial" w:cs="Arial"/>
          </w:rPr>
          <w:instrText>HYPERLINK "https://www.federalregister.gov/documents/2023/06/22/2023-13293/national-standards-for-the-physical-inspection-of-real-estate-inspection-standards"</w:instrText>
        </w:r>
        <w:r w:rsidRPr="00D80525">
          <w:rPr>
            <w:rFonts w:ascii="Arial" w:hAnsi="Arial" w:cs="Arial"/>
          </w:rPr>
        </w:r>
        <w:r w:rsidRPr="00D80525">
          <w:rPr>
            <w:rFonts w:ascii="Arial" w:hAnsi="Arial" w:cs="Arial"/>
          </w:rPr>
          <w:fldChar w:fldCharType="separate"/>
        </w:r>
        <w:r w:rsidRPr="00D80525">
          <w:rPr>
            <w:rFonts w:ascii="Arial" w:hAnsi="Arial" w:cs="Arial"/>
            <w:color w:val="0000FF"/>
            <w:kern w:val="0"/>
            <w:u w:val="single"/>
          </w:rPr>
          <w:t>https://www.federalregister.gov/documents/2023/06/22/2023-13293/national-standards-for-the-physical-inspection-of-real-estate-inspection-standards</w:t>
        </w:r>
        <w:r w:rsidRPr="00D80525">
          <w:rPr>
            <w:rFonts w:ascii="Arial" w:hAnsi="Arial" w:cs="Arial"/>
          </w:rPr>
          <w:fldChar w:fldCharType="end"/>
        </w:r>
        <w:r w:rsidRPr="00D80525">
          <w:rPr>
            <w:rFonts w:ascii="Arial" w:hAnsi="Arial" w:cs="Arial"/>
            <w:kern w:val="0"/>
          </w:rPr>
          <w:t xml:space="preserve"> </w:t>
        </w:r>
      </w:ins>
    </w:p>
    <w:p w14:paraId="3A900BA2" w14:textId="77777777" w:rsidR="00A85AD5" w:rsidRPr="00D80525" w:rsidRDefault="00A85AD5" w:rsidP="00A85AD5">
      <w:pPr>
        <w:widowControl w:val="0"/>
        <w:kinsoku w:val="0"/>
        <w:overflowPunct w:val="0"/>
        <w:spacing w:before="258" w:after="0" w:line="246" w:lineRule="exact"/>
        <w:textAlignment w:val="baseline"/>
        <w:rPr>
          <w:ins w:id="290" w:author="Weese, Timothy W" w:date="2026-02-25T10:09:00Z" w16du:dateUtc="2026-02-25T15:09:00Z"/>
          <w:rFonts w:ascii="Arial" w:hAnsi="Arial" w:cs="Arial"/>
          <w:spacing w:val="-1"/>
          <w:kern w:val="0"/>
        </w:rPr>
      </w:pPr>
      <w:ins w:id="291" w:author="Weese, Timothy W" w:date="2026-02-25T10:09:00Z" w16du:dateUtc="2026-02-25T15:09:00Z">
        <w:r w:rsidRPr="00D80525">
          <w:rPr>
            <w:rFonts w:ascii="Arial" w:hAnsi="Arial" w:cs="Arial"/>
            <w:spacing w:val="-1"/>
            <w:kern w:val="0"/>
          </w:rPr>
          <w:t>NSPIRE Scoring Notice at:</w:t>
        </w:r>
      </w:ins>
    </w:p>
    <w:p w14:paraId="431B2802" w14:textId="77777777" w:rsidR="00A85AD5" w:rsidRPr="00D80525" w:rsidRDefault="00A85AD5" w:rsidP="00A85AD5">
      <w:pPr>
        <w:widowControl w:val="0"/>
        <w:kinsoku w:val="0"/>
        <w:overflowPunct w:val="0"/>
        <w:spacing w:after="0" w:line="252" w:lineRule="exact"/>
        <w:ind w:right="648"/>
        <w:textAlignment w:val="baseline"/>
        <w:rPr>
          <w:ins w:id="292" w:author="Weese, Timothy W" w:date="2026-02-25T10:09:00Z" w16du:dateUtc="2026-02-25T15:09:00Z"/>
          <w:rFonts w:ascii="Arial" w:hAnsi="Arial" w:cs="Arial"/>
          <w:kern w:val="0"/>
        </w:rPr>
      </w:pPr>
      <w:ins w:id="293" w:author="Weese, Timothy W" w:date="2026-02-25T10:09:00Z" w16du:dateUtc="2026-02-25T15:09:00Z">
        <w:r w:rsidRPr="00D80525">
          <w:rPr>
            <w:rFonts w:ascii="Arial" w:hAnsi="Arial" w:cs="Arial"/>
          </w:rPr>
          <w:fldChar w:fldCharType="begin"/>
        </w:r>
        <w:r w:rsidRPr="00371F17">
          <w:rPr>
            <w:rFonts w:ascii="Arial" w:hAnsi="Arial" w:cs="Arial"/>
          </w:rPr>
          <w:instrText>HYPERLINK "https://www.federalregister.gov/documents/2023/07/07/2023-14362/national-standards-for-the-physical-inspection-of-real-estate-and-associated-protocols-scoring"</w:instrText>
        </w:r>
        <w:r w:rsidRPr="00D80525">
          <w:rPr>
            <w:rFonts w:ascii="Arial" w:hAnsi="Arial" w:cs="Arial"/>
          </w:rPr>
        </w:r>
        <w:r w:rsidRPr="00D80525">
          <w:rPr>
            <w:rFonts w:ascii="Arial" w:hAnsi="Arial" w:cs="Arial"/>
          </w:rPr>
          <w:fldChar w:fldCharType="separate"/>
        </w:r>
        <w:r w:rsidRPr="00D80525">
          <w:rPr>
            <w:rFonts w:ascii="Arial" w:hAnsi="Arial" w:cs="Arial"/>
            <w:color w:val="0000FF"/>
            <w:kern w:val="0"/>
            <w:u w:val="single"/>
          </w:rPr>
          <w:t>https://www.federalregister.gov/documents/2023/07/07/2023-14362/national-standards-for-the-physical-inspection-of-real-estate-and-associated-protocols-scoring</w:t>
        </w:r>
        <w:r w:rsidRPr="00D80525">
          <w:rPr>
            <w:rFonts w:ascii="Arial" w:hAnsi="Arial" w:cs="Arial"/>
          </w:rPr>
          <w:fldChar w:fldCharType="end"/>
        </w:r>
        <w:r w:rsidRPr="00D80525">
          <w:rPr>
            <w:rFonts w:ascii="Arial" w:hAnsi="Arial" w:cs="Arial"/>
            <w:kern w:val="0"/>
          </w:rPr>
          <w:t xml:space="preserve"> </w:t>
        </w:r>
      </w:ins>
    </w:p>
    <w:p w14:paraId="03DAAC9F" w14:textId="77777777" w:rsidR="00A85AD5" w:rsidRPr="00D80525" w:rsidRDefault="00A85AD5" w:rsidP="00A85AD5">
      <w:pPr>
        <w:widowControl w:val="0"/>
        <w:kinsoku w:val="0"/>
        <w:overflowPunct w:val="0"/>
        <w:spacing w:before="262" w:after="0" w:line="246" w:lineRule="exact"/>
        <w:textAlignment w:val="baseline"/>
        <w:rPr>
          <w:ins w:id="294" w:author="Weese, Timothy W" w:date="2026-02-25T10:09:00Z" w16du:dateUtc="2026-02-25T15:09:00Z"/>
          <w:rFonts w:ascii="Arial" w:hAnsi="Arial" w:cs="Arial"/>
          <w:kern w:val="0"/>
        </w:rPr>
      </w:pPr>
      <w:ins w:id="295" w:author="Weese, Timothy W" w:date="2026-02-25T10:09:00Z" w16du:dateUtc="2026-02-25T15:09:00Z">
        <w:r w:rsidRPr="00D80525">
          <w:rPr>
            <w:rFonts w:ascii="Arial" w:hAnsi="Arial" w:cs="Arial"/>
            <w:kern w:val="0"/>
          </w:rPr>
          <w:t>NSPIRE Administrative Procedures Notice at:</w:t>
        </w:r>
      </w:ins>
    </w:p>
    <w:p w14:paraId="771D05B5" w14:textId="77777777" w:rsidR="00A85AD5" w:rsidRDefault="00A85AD5" w:rsidP="00A85AD5">
      <w:pPr>
        <w:widowControl w:val="0"/>
        <w:kinsoku w:val="0"/>
        <w:overflowPunct w:val="0"/>
        <w:spacing w:before="2" w:after="0" w:line="253" w:lineRule="exact"/>
        <w:textAlignment w:val="baseline"/>
        <w:rPr>
          <w:ins w:id="296" w:author="Weese, Timothy W" w:date="2026-03-03T12:56:00Z" w16du:dateUtc="2026-03-03T17:56:00Z"/>
          <w:rFonts w:ascii="Arial" w:hAnsi="Arial" w:cs="Arial"/>
        </w:rPr>
      </w:pPr>
      <w:ins w:id="297" w:author="Weese, Timothy W" w:date="2026-02-25T10:09:00Z" w16du:dateUtc="2026-02-25T15:09:00Z">
        <w:r w:rsidRPr="00D80525">
          <w:rPr>
            <w:rFonts w:ascii="Arial" w:hAnsi="Arial" w:cs="Arial"/>
          </w:rPr>
          <w:fldChar w:fldCharType="begin"/>
        </w:r>
        <w:r w:rsidRPr="00371F17">
          <w:rPr>
            <w:rFonts w:ascii="Arial" w:hAnsi="Arial" w:cs="Arial"/>
          </w:rPr>
          <w:instrText>HYPERLINK "https://www.hud.gov/sites/dfiles/OCHCO/documents/2023-16pihn.pdf"</w:instrText>
        </w:r>
        <w:r w:rsidRPr="00D80525">
          <w:rPr>
            <w:rFonts w:ascii="Arial" w:hAnsi="Arial" w:cs="Arial"/>
          </w:rPr>
        </w:r>
        <w:r w:rsidRPr="00D80525">
          <w:rPr>
            <w:rFonts w:ascii="Arial" w:hAnsi="Arial" w:cs="Arial"/>
          </w:rPr>
          <w:fldChar w:fldCharType="separate"/>
        </w:r>
        <w:r w:rsidRPr="00D80525">
          <w:rPr>
            <w:rFonts w:ascii="Arial" w:hAnsi="Arial" w:cs="Arial"/>
            <w:color w:val="0000FF"/>
            <w:kern w:val="0"/>
            <w:u w:val="single"/>
          </w:rPr>
          <w:t>https://www.hud.gov/sites/dfiles/OCHCO/documents/2023-16pihn.pdf</w:t>
        </w:r>
        <w:r w:rsidRPr="00D80525">
          <w:rPr>
            <w:rFonts w:ascii="Arial" w:hAnsi="Arial" w:cs="Arial"/>
          </w:rPr>
          <w:fldChar w:fldCharType="end"/>
        </w:r>
        <w:commentRangeEnd w:id="275"/>
        <w:r>
          <w:rPr>
            <w:rStyle w:val="CommentReference"/>
            <w:rFonts w:ascii="Arial" w:hAnsi="Arial" w:cs="Arial"/>
            <w:sz w:val="24"/>
            <w:szCs w:val="24"/>
          </w:rPr>
          <w:commentReference w:id="275"/>
        </w:r>
        <w:commentRangeEnd w:id="276"/>
        <w:r w:rsidR="00381DE3">
          <w:rPr>
            <w:rStyle w:val="CommentReference"/>
            <w:rFonts w:ascii="Arial" w:hAnsi="Arial" w:cs="Arial"/>
            <w:sz w:val="24"/>
            <w:szCs w:val="24"/>
          </w:rPr>
          <w:commentReference w:id="276"/>
        </w:r>
      </w:ins>
    </w:p>
    <w:p w14:paraId="558236F3" w14:textId="77777777" w:rsidR="00BD1E92" w:rsidRDefault="00BD1E92" w:rsidP="00A85AD5">
      <w:pPr>
        <w:widowControl w:val="0"/>
        <w:kinsoku w:val="0"/>
        <w:overflowPunct w:val="0"/>
        <w:spacing w:before="2" w:after="0" w:line="253" w:lineRule="exact"/>
        <w:textAlignment w:val="baseline"/>
        <w:rPr>
          <w:ins w:id="298" w:author="Weese, Timothy W" w:date="2026-03-03T12:56:00Z" w16du:dateUtc="2026-03-03T17:56:00Z"/>
          <w:rFonts w:ascii="Arial" w:hAnsi="Arial" w:cs="Arial"/>
        </w:rPr>
      </w:pPr>
    </w:p>
    <w:p w14:paraId="1F39628E" w14:textId="6B07D1D9" w:rsidR="00BD1E92" w:rsidRDefault="002335B5" w:rsidP="00A85AD5">
      <w:pPr>
        <w:widowControl w:val="0"/>
        <w:kinsoku w:val="0"/>
        <w:overflowPunct w:val="0"/>
        <w:spacing w:before="2" w:after="0" w:line="253" w:lineRule="exact"/>
        <w:textAlignment w:val="baseline"/>
        <w:rPr>
          <w:ins w:id="299" w:author="Weese, Timothy W" w:date="2026-03-03T12:57:00Z" w16du:dateUtc="2026-03-03T17:57:00Z"/>
          <w:rFonts w:ascii="Arial" w:hAnsi="Arial" w:cs="Arial"/>
        </w:rPr>
      </w:pPr>
      <w:ins w:id="300" w:author="Weese, Timothy W" w:date="2026-03-03T12:56:00Z" w16du:dateUtc="2026-03-03T17:56:00Z">
        <w:r>
          <w:rPr>
            <w:rFonts w:ascii="Arial" w:hAnsi="Arial" w:cs="Arial"/>
          </w:rPr>
          <w:t xml:space="preserve">NSPIRE Inspection Protocol and Guidance </w:t>
        </w:r>
      </w:ins>
      <w:ins w:id="301" w:author="Weese, Timothy W" w:date="2026-03-03T12:57:00Z" w16du:dateUtc="2026-03-03T17:57:00Z">
        <w:r>
          <w:rPr>
            <w:rFonts w:ascii="Arial" w:hAnsi="Arial" w:cs="Arial"/>
          </w:rPr>
          <w:t>at:</w:t>
        </w:r>
      </w:ins>
    </w:p>
    <w:p w14:paraId="14505C02" w14:textId="7E1034C1" w:rsidR="002335B5" w:rsidRPr="004A2FBA" w:rsidRDefault="005C064E" w:rsidP="00A85AD5">
      <w:pPr>
        <w:widowControl w:val="0"/>
        <w:kinsoku w:val="0"/>
        <w:overflowPunct w:val="0"/>
        <w:spacing w:before="2" w:after="0" w:line="253" w:lineRule="exact"/>
        <w:textAlignment w:val="baseline"/>
        <w:rPr>
          <w:ins w:id="302" w:author="Weese, Timothy W" w:date="2026-02-25T10:09:00Z" w16du:dateUtc="2026-02-25T15:09:00Z"/>
          <w:rFonts w:ascii="Arial" w:hAnsi="Arial" w:cs="Arial"/>
          <w:color w:val="467885"/>
          <w:kern w:val="0"/>
        </w:rPr>
      </w:pPr>
      <w:ins w:id="303" w:author="Weese, Timothy W" w:date="2026-03-03T12:57:00Z" w16du:dateUtc="2026-03-03T17:57:00Z">
        <w:r w:rsidRPr="005C064E">
          <w:rPr>
            <w:rFonts w:ascii="Arial" w:hAnsi="Arial" w:cs="Arial"/>
            <w:color w:val="467885"/>
            <w:kern w:val="0"/>
          </w:rPr>
          <w:t>https://www.hud.gov/sites/dfiles/PIH/documents/NSPIRE_Inspection_Protocol_Guide.pdf</w:t>
        </w:r>
      </w:ins>
    </w:p>
    <w:p w14:paraId="2F70E891" w14:textId="34422B18" w:rsidR="00A85AD5" w:rsidRPr="00D80525" w:rsidRDefault="00A85AD5" w:rsidP="00371F17">
      <w:pPr>
        <w:pStyle w:val="Heading3"/>
        <w:rPr>
          <w:ins w:id="304" w:author="Weese, Timothy W" w:date="2026-02-25T10:09:00Z" w16du:dateUtc="2026-02-25T15:09:00Z"/>
          <w:rFonts w:cs="Arial"/>
          <w:kern w:val="0"/>
        </w:rPr>
      </w:pPr>
      <w:bookmarkStart w:id="305" w:name="_Toc223435865"/>
      <w:ins w:id="306" w:author="Weese, Timothy W" w:date="2026-02-25T10:09:00Z" w16du:dateUtc="2026-02-25T15:09:00Z">
        <w:r w:rsidRPr="00D80525">
          <w:rPr>
            <w:rFonts w:cs="Arial"/>
          </w:rPr>
          <w:t>1.3.</w:t>
        </w:r>
      </w:ins>
      <w:ins w:id="307" w:author="Weese, Timothy W" w:date="2026-02-25T10:14:00Z" w16du:dateUtc="2026-02-25T15:14:00Z">
        <w:r w:rsidR="00C32D22" w:rsidRPr="00D80525">
          <w:rPr>
            <w:rFonts w:cs="Arial"/>
          </w:rPr>
          <w:t>1</w:t>
        </w:r>
      </w:ins>
      <w:ins w:id="308" w:author="Weese, Timothy W" w:date="2026-02-25T10:09:00Z" w16du:dateUtc="2026-02-25T15:09:00Z">
        <w:r w:rsidRPr="00D80525">
          <w:rPr>
            <w:rFonts w:cs="Arial"/>
          </w:rPr>
          <w:t>.</w:t>
        </w:r>
      </w:ins>
      <w:ins w:id="309" w:author="Weese, Timothy W" w:date="2026-02-25T10:14:00Z" w16du:dateUtc="2026-02-25T15:14:00Z">
        <w:r w:rsidR="00C32D22" w:rsidRPr="00D80525">
          <w:rPr>
            <w:rFonts w:cs="Arial"/>
          </w:rPr>
          <w:t>2</w:t>
        </w:r>
      </w:ins>
      <w:ins w:id="310" w:author="Weese, Timothy W" w:date="2026-02-25T10:09:00Z" w16du:dateUtc="2026-02-25T15:09:00Z">
        <w:r w:rsidRPr="00D80525">
          <w:rPr>
            <w:rFonts w:cs="Arial"/>
          </w:rPr>
          <w:t xml:space="preserve"> General Liability Insurance Requirements</w:t>
        </w:r>
        <w:bookmarkEnd w:id="305"/>
      </w:ins>
    </w:p>
    <w:p w14:paraId="1996C73D" w14:textId="77777777" w:rsidR="00A85AD5" w:rsidRPr="00D80525" w:rsidRDefault="00A85AD5" w:rsidP="00A85AD5">
      <w:pPr>
        <w:widowControl w:val="0"/>
        <w:kinsoku w:val="0"/>
        <w:overflowPunct w:val="0"/>
        <w:spacing w:before="244" w:after="0" w:line="252" w:lineRule="exact"/>
        <w:ind w:right="46"/>
        <w:textAlignment w:val="baseline"/>
        <w:rPr>
          <w:ins w:id="311" w:author="Weese, Timothy W" w:date="2026-02-25T10:09:00Z" w16du:dateUtc="2026-02-25T15:09:00Z"/>
          <w:rFonts w:ascii="Arial" w:hAnsi="Arial" w:cs="Arial"/>
          <w:color w:val="467885"/>
          <w:kern w:val="0"/>
          <w:u w:val="single"/>
        </w:rPr>
      </w:pPr>
      <w:ins w:id="312" w:author="Weese, Timothy W" w:date="2026-02-25T10:09:00Z" w16du:dateUtc="2026-02-25T15:09:00Z">
        <w:r w:rsidRPr="00D80525">
          <w:rPr>
            <w:rFonts w:ascii="Arial" w:hAnsi="Arial" w:cs="Arial"/>
            <w:kern w:val="0"/>
          </w:rPr>
          <w:t xml:space="preserve">The Contractor shall secure and maintain General All Risk Liability insurance that covers all employees, any individual acting on the Contractors behalf, and any individual who conducts inspections under the contract. Until ARC issues an updated notice on Inspector Administration and </w:t>
        </w:r>
        <w:r w:rsidRPr="00D80525">
          <w:rPr>
            <w:rFonts w:ascii="Arial" w:hAnsi="Arial" w:cs="Arial"/>
            <w:kern w:val="0"/>
          </w:rPr>
          <w:lastRenderedPageBreak/>
          <w:t>Conduct, inspectors performing inspections for ARC or on behalf of HUD shall adhere to</w:t>
        </w:r>
        <w:r w:rsidRPr="00371F17">
          <w:rPr>
            <w:rFonts w:ascii="Arial" w:hAnsi="Arial" w:cs="Arial"/>
          </w:rPr>
          <w:fldChar w:fldCharType="begin"/>
        </w:r>
        <w:r w:rsidRPr="00371F17">
          <w:rPr>
            <w:rFonts w:ascii="Arial" w:hAnsi="Arial" w:cs="Arial"/>
          </w:rPr>
          <w:instrText>HYPERLINK "https://www.hud.gov/sites/dfiles/OCHCO/documents/2023-16pihn.pdf"</w:instrText>
        </w:r>
        <w:r w:rsidRPr="00371F17">
          <w:rPr>
            <w:rFonts w:ascii="Arial" w:hAnsi="Arial" w:cs="Arial"/>
          </w:rPr>
        </w:r>
        <w:r w:rsidRPr="00371F17">
          <w:rPr>
            <w:rFonts w:ascii="Arial" w:hAnsi="Arial" w:cs="Arial"/>
          </w:rPr>
          <w:fldChar w:fldCharType="separate"/>
        </w:r>
        <w:r w:rsidRPr="00D80525">
          <w:rPr>
            <w:rFonts w:ascii="Arial" w:hAnsi="Arial" w:cs="Arial"/>
            <w:color w:val="0000FF"/>
            <w:kern w:val="0"/>
            <w:u w:val="single"/>
          </w:rPr>
          <w:t xml:space="preserve"> NSPIRE Administrative Procedures Notice 2023-16/H.</w:t>
        </w:r>
        <w:r w:rsidRPr="00371F17">
          <w:rPr>
            <w:rFonts w:ascii="Arial" w:hAnsi="Arial" w:cs="Arial"/>
          </w:rPr>
          <w:fldChar w:fldCharType="end"/>
        </w:r>
      </w:ins>
    </w:p>
    <w:p w14:paraId="48662A5A" w14:textId="77777777" w:rsidR="00A85AD5" w:rsidRPr="00D80525" w:rsidRDefault="00A85AD5" w:rsidP="00A85AD5">
      <w:pPr>
        <w:widowControl w:val="0"/>
        <w:kinsoku w:val="0"/>
        <w:overflowPunct w:val="0"/>
        <w:spacing w:before="237" w:after="0" w:line="290" w:lineRule="exact"/>
        <w:ind w:right="46"/>
        <w:textAlignment w:val="baseline"/>
        <w:rPr>
          <w:ins w:id="313" w:author="Weese, Timothy W" w:date="2026-02-25T10:09:00Z" w16du:dateUtc="2026-02-25T15:09:00Z"/>
          <w:rFonts w:ascii="Arial" w:hAnsi="Arial" w:cs="Arial"/>
          <w:kern w:val="0"/>
        </w:rPr>
      </w:pPr>
      <w:ins w:id="314" w:author="Weese, Timothy W" w:date="2026-02-25T10:09:00Z" w16du:dateUtc="2026-02-25T15:09:00Z">
        <w:r w:rsidRPr="00D80525">
          <w:rPr>
            <w:rFonts w:ascii="Arial" w:hAnsi="Arial" w:cs="Arial"/>
            <w:kern w:val="0"/>
          </w:rPr>
          <w:t>Contractors, including both in-house and subcontract inspectors, shall maintain General All Risk Liability insurance with limits not less than a Combined Single Limit of $1,000,000 per occurrence, and $2,000,000 aggregate. The Contractor shall provide HUD with proof of insurance for all inspectors performing inspections under this contract. Additionally, the Contractor shall maintain General All Risk Liability insurance with limits of no less than a Combined Single Limit of $4,000,000 per occurrence and $12,000,000 aggregate. The Contractor shall ensure that HUD is named as the certificate holder of the policy on all inspector certificates, in accordance with FAR 52.228-5, regardless of whether the inspectors are Contractor employees or subcontractors.</w:t>
        </w:r>
      </w:ins>
    </w:p>
    <w:p w14:paraId="1273AB92" w14:textId="77777777" w:rsidR="00A85AD5" w:rsidRPr="00D80525" w:rsidRDefault="00A85AD5" w:rsidP="00A85AD5">
      <w:pPr>
        <w:widowControl w:val="0"/>
        <w:kinsoku w:val="0"/>
        <w:overflowPunct w:val="0"/>
        <w:spacing w:before="204" w:after="0" w:line="291" w:lineRule="exact"/>
        <w:ind w:right="144"/>
        <w:textAlignment w:val="baseline"/>
        <w:rPr>
          <w:ins w:id="315" w:author="Weese, Timothy W" w:date="2026-02-25T10:09:00Z" w16du:dateUtc="2026-02-25T15:09:00Z"/>
          <w:rFonts w:ascii="Arial" w:hAnsi="Arial" w:cs="Arial"/>
          <w:kern w:val="0"/>
        </w:rPr>
      </w:pPr>
      <w:ins w:id="316" w:author="Weese, Timothy W" w:date="2026-02-25T10:09:00Z" w16du:dateUtc="2026-02-25T15:09:00Z">
        <w:r w:rsidRPr="00D80525">
          <w:rPr>
            <w:rFonts w:ascii="Arial" w:hAnsi="Arial" w:cs="Arial"/>
            <w:kern w:val="0"/>
          </w:rPr>
          <w:t>As proof of insurance, Contractors shall provide HUD a copy of the insurance certificates. The certificates shall include the name, address, and telephone number of the general all risk liability insurance company providing the Contractor insurance coverage, as well as the policy number. Contractor insurance coverage is subject to verification. HUD reserves the right to update the insurance requirements as necessary.</w:t>
        </w:r>
      </w:ins>
    </w:p>
    <w:p w14:paraId="7A89B097" w14:textId="6847589B" w:rsidR="00A85AD5" w:rsidRPr="00D80525" w:rsidRDefault="00A85AD5" w:rsidP="00371F17">
      <w:pPr>
        <w:pStyle w:val="Heading3"/>
        <w:rPr>
          <w:ins w:id="317" w:author="Weese, Timothy W" w:date="2026-02-25T10:09:00Z" w16du:dateUtc="2026-02-25T15:09:00Z"/>
          <w:rFonts w:cs="Arial"/>
        </w:rPr>
      </w:pPr>
      <w:bookmarkStart w:id="318" w:name="_Toc223435866"/>
      <w:ins w:id="319" w:author="Weese, Timothy W" w:date="2026-02-25T10:09:00Z" w16du:dateUtc="2026-02-25T15:09:00Z">
        <w:r w:rsidRPr="00D80525">
          <w:rPr>
            <w:rFonts w:cs="Arial"/>
          </w:rPr>
          <w:t>1.3.</w:t>
        </w:r>
      </w:ins>
      <w:ins w:id="320" w:author="Weese, Timothy W" w:date="2026-02-25T10:14:00Z" w16du:dateUtc="2026-02-25T15:14:00Z">
        <w:r w:rsidR="00C32D22" w:rsidRPr="00D80525">
          <w:rPr>
            <w:rFonts w:cs="Arial"/>
          </w:rPr>
          <w:t>1</w:t>
        </w:r>
      </w:ins>
      <w:ins w:id="321" w:author="Weese, Timothy W" w:date="2026-02-25T10:09:00Z" w16du:dateUtc="2026-02-25T15:09:00Z">
        <w:r w:rsidRPr="00D80525">
          <w:rPr>
            <w:rFonts w:cs="Arial"/>
          </w:rPr>
          <w:t>.</w:t>
        </w:r>
      </w:ins>
      <w:ins w:id="322" w:author="Weese, Timothy W" w:date="2026-02-25T10:14:00Z" w16du:dateUtc="2026-02-25T15:14:00Z">
        <w:r w:rsidR="00C32D22" w:rsidRPr="00D80525">
          <w:rPr>
            <w:rFonts w:cs="Arial"/>
          </w:rPr>
          <w:t>3</w:t>
        </w:r>
      </w:ins>
      <w:ins w:id="323" w:author="Weese, Timothy W" w:date="2026-02-25T10:09:00Z" w16du:dateUtc="2026-02-25T15:09:00Z">
        <w:r w:rsidRPr="00D80525">
          <w:rPr>
            <w:rFonts w:cs="Arial"/>
          </w:rPr>
          <w:t xml:space="preserve"> Inspectors</w:t>
        </w:r>
        <w:bookmarkEnd w:id="318"/>
      </w:ins>
    </w:p>
    <w:p w14:paraId="0F4885AC" w14:textId="77777777" w:rsidR="00A85AD5" w:rsidRPr="00D80525" w:rsidRDefault="00A85AD5" w:rsidP="004B667A">
      <w:pPr>
        <w:widowControl w:val="0"/>
        <w:numPr>
          <w:ilvl w:val="0"/>
          <w:numId w:val="14"/>
        </w:numPr>
        <w:kinsoku w:val="0"/>
        <w:overflowPunct w:val="0"/>
        <w:spacing w:before="120" w:after="120" w:line="250" w:lineRule="exact"/>
        <w:ind w:right="46"/>
        <w:textAlignment w:val="baseline"/>
        <w:rPr>
          <w:ins w:id="324" w:author="Weese, Timothy W" w:date="2026-02-25T10:09:00Z" w16du:dateUtc="2026-02-25T15:09:00Z"/>
          <w:rFonts w:ascii="Arial" w:hAnsi="Arial" w:cs="Arial"/>
          <w:kern w:val="0"/>
        </w:rPr>
      </w:pPr>
      <w:ins w:id="325" w:author="Weese, Timothy W" w:date="2026-02-25T10:09:00Z" w16du:dateUtc="2026-02-25T15:09:00Z">
        <w:r w:rsidRPr="00D80525">
          <w:rPr>
            <w:rFonts w:ascii="Arial" w:hAnsi="Arial" w:cs="Arial"/>
            <w:kern w:val="0"/>
          </w:rPr>
          <w:t>The Contractors shall ensure only Contractor employees who pass a Tier 2 background investigation (non-sensitive moderate risk - public trust - position) shall perform contract tasks.</w:t>
        </w:r>
      </w:ins>
    </w:p>
    <w:p w14:paraId="6C3CD1DA" w14:textId="77777777" w:rsidR="00A85AD5" w:rsidRPr="00D80525" w:rsidRDefault="00A85AD5" w:rsidP="00E278F7">
      <w:pPr>
        <w:widowControl w:val="0"/>
        <w:numPr>
          <w:ilvl w:val="0"/>
          <w:numId w:val="14"/>
        </w:numPr>
        <w:kinsoku w:val="0"/>
        <w:overflowPunct w:val="0"/>
        <w:spacing w:before="120" w:after="120" w:line="254" w:lineRule="exact"/>
        <w:ind w:right="72"/>
        <w:textAlignment w:val="baseline"/>
        <w:rPr>
          <w:ins w:id="326" w:author="Weese, Timothy W" w:date="2026-02-25T10:09:00Z" w16du:dateUtc="2026-02-25T15:09:00Z"/>
          <w:rFonts w:ascii="Arial" w:hAnsi="Arial" w:cs="Arial"/>
          <w:kern w:val="0"/>
        </w:rPr>
      </w:pPr>
      <w:ins w:id="327" w:author="Weese, Timothy W" w:date="2026-02-25T10:09:00Z" w16du:dateUtc="2026-02-25T15:09:00Z">
        <w:r w:rsidRPr="00D80525">
          <w:rPr>
            <w:rFonts w:ascii="Arial" w:hAnsi="Arial" w:cs="Arial"/>
            <w:kern w:val="0"/>
          </w:rPr>
          <w:t>The Contractor shall ensure inspectors do not present organizational conflicts of interest as outlined in FAR Part 9.502 and HUDAR 2452.209-72.</w:t>
        </w:r>
      </w:ins>
    </w:p>
    <w:p w14:paraId="744B8523" w14:textId="77777777" w:rsidR="00A85AD5" w:rsidRPr="00D80525" w:rsidRDefault="00A85AD5" w:rsidP="00E278F7">
      <w:pPr>
        <w:widowControl w:val="0"/>
        <w:numPr>
          <w:ilvl w:val="0"/>
          <w:numId w:val="14"/>
        </w:numPr>
        <w:kinsoku w:val="0"/>
        <w:overflowPunct w:val="0"/>
        <w:spacing w:before="120" w:after="120" w:line="252" w:lineRule="exact"/>
        <w:ind w:right="46"/>
        <w:textAlignment w:val="baseline"/>
        <w:rPr>
          <w:ins w:id="328" w:author="Weese, Timothy W" w:date="2026-02-25T10:09:00Z" w16du:dateUtc="2026-02-25T15:09:00Z"/>
          <w:rFonts w:ascii="Arial" w:hAnsi="Arial" w:cs="Arial"/>
          <w:kern w:val="0"/>
        </w:rPr>
      </w:pPr>
      <w:ins w:id="329" w:author="Weese, Timothy W" w:date="2026-02-25T10:09:00Z" w16du:dateUtc="2026-02-25T15:09:00Z">
        <w:r w:rsidRPr="00D80525">
          <w:rPr>
            <w:rFonts w:ascii="Arial" w:hAnsi="Arial" w:cs="Arial"/>
            <w:kern w:val="0"/>
          </w:rPr>
          <w:t>The Contractor shall ensure the required personnel sign and submit a Nondisclosure Agreement (NDA).</w:t>
        </w:r>
      </w:ins>
    </w:p>
    <w:p w14:paraId="103F941E" w14:textId="77777777" w:rsidR="00A85AD5" w:rsidRPr="00D80525" w:rsidRDefault="00A85AD5" w:rsidP="00E278F7">
      <w:pPr>
        <w:widowControl w:val="0"/>
        <w:numPr>
          <w:ilvl w:val="0"/>
          <w:numId w:val="14"/>
        </w:numPr>
        <w:kinsoku w:val="0"/>
        <w:overflowPunct w:val="0"/>
        <w:spacing w:before="120" w:after="120" w:line="254" w:lineRule="exact"/>
        <w:ind w:right="72"/>
        <w:textAlignment w:val="baseline"/>
        <w:rPr>
          <w:ins w:id="330" w:author="Weese, Timothy W" w:date="2026-02-25T10:09:00Z" w16du:dateUtc="2026-02-25T15:09:00Z"/>
          <w:rFonts w:ascii="Arial" w:hAnsi="Arial" w:cs="Arial"/>
          <w:kern w:val="0"/>
        </w:rPr>
      </w:pPr>
      <w:ins w:id="331" w:author="Weese, Timothy W" w:date="2026-02-25T10:09:00Z" w16du:dateUtc="2026-02-25T15:09:00Z">
        <w:r w:rsidRPr="00D80525">
          <w:rPr>
            <w:rFonts w:ascii="Arial" w:hAnsi="Arial" w:cs="Arial"/>
            <w:kern w:val="0"/>
          </w:rPr>
          <w:t>The Contractor shall recruit a pool of inspectors who are knowledgeable in industry best practices and standards and possess required qualifications.</w:t>
        </w:r>
      </w:ins>
    </w:p>
    <w:p w14:paraId="7221F4DF" w14:textId="2FB506F6" w:rsidR="00A85AD5" w:rsidRPr="00D80525" w:rsidRDefault="00632100" w:rsidP="00A85AD5">
      <w:pPr>
        <w:widowControl w:val="0"/>
        <w:numPr>
          <w:ilvl w:val="0"/>
          <w:numId w:val="14"/>
        </w:numPr>
        <w:tabs>
          <w:tab w:val="clear" w:pos="792"/>
        </w:tabs>
        <w:kinsoku w:val="0"/>
        <w:overflowPunct w:val="0"/>
        <w:spacing w:before="120" w:after="120" w:line="253" w:lineRule="exact"/>
        <w:ind w:right="46" w:hanging="342"/>
        <w:textAlignment w:val="baseline"/>
        <w:rPr>
          <w:ins w:id="332" w:author="Weese, Timothy W" w:date="2026-02-25T10:09:00Z" w16du:dateUtc="2026-02-25T15:09:00Z"/>
          <w:rFonts w:ascii="Arial" w:hAnsi="Arial" w:cs="Arial"/>
          <w:kern w:val="0"/>
        </w:rPr>
      </w:pPr>
      <w:ins w:id="333" w:author="Weese, Timothy W" w:date="2026-02-25T10:11:00Z" w16du:dateUtc="2026-02-25T15:11:00Z">
        <w:r w:rsidRPr="00D80525">
          <w:rPr>
            <w:rFonts w:ascii="Arial" w:hAnsi="Arial" w:cs="Arial"/>
            <w:kern w:val="0"/>
          </w:rPr>
          <w:t xml:space="preserve">The Contractor must have inspectors with a proven and Contractor-verified record of performing inspections and delivering precise observations </w:t>
        </w:r>
      </w:ins>
      <w:ins w:id="334" w:author="Weese, Timothy W" w:date="2026-02-25T10:09:00Z" w16du:dateUtc="2026-02-25T15:09:00Z">
        <w:r w:rsidR="00A85AD5" w:rsidRPr="00D80525">
          <w:rPr>
            <w:rFonts w:ascii="Arial" w:hAnsi="Arial" w:cs="Arial"/>
            <w:kern w:val="0"/>
          </w:rPr>
          <w:t>The Contractor shall ensure and certify that all personnel, including any subcontractor personnel, conducting inspection activities meet the following minimum qualifications, subject to government verification upon request:</w:t>
        </w:r>
        <w:r w:rsidR="00A85AD5" w:rsidRPr="00D80525">
          <w:rPr>
            <w:rFonts w:ascii="Arial" w:hAnsi="Arial" w:cs="Arial"/>
            <w:kern w:val="0"/>
          </w:rPr>
          <w:br/>
        </w:r>
      </w:ins>
    </w:p>
    <w:p w14:paraId="1BBC1523" w14:textId="77777777" w:rsidR="00A85AD5" w:rsidRPr="00D80525" w:rsidRDefault="00A85AD5" w:rsidP="00A85AD5">
      <w:pPr>
        <w:widowControl w:val="0"/>
        <w:numPr>
          <w:ilvl w:val="0"/>
          <w:numId w:val="41"/>
        </w:numPr>
        <w:kinsoku w:val="0"/>
        <w:overflowPunct w:val="0"/>
        <w:spacing w:before="120" w:after="120" w:line="246" w:lineRule="exact"/>
        <w:ind w:left="1620"/>
        <w:textAlignment w:val="baseline"/>
        <w:rPr>
          <w:ins w:id="335" w:author="Weese, Timothy W" w:date="2026-02-25T10:09:00Z" w16du:dateUtc="2026-02-25T15:09:00Z"/>
          <w:rFonts w:ascii="Arial" w:hAnsi="Arial" w:cs="Arial"/>
          <w:kern w:val="0"/>
        </w:rPr>
      </w:pPr>
      <w:ins w:id="336" w:author="Weese, Timothy W" w:date="2026-02-25T10:09:00Z" w16du:dateUtc="2026-02-25T15:09:00Z">
        <w:r w:rsidRPr="00D80525">
          <w:rPr>
            <w:rFonts w:ascii="Arial" w:hAnsi="Arial" w:cs="Arial"/>
            <w:kern w:val="0"/>
          </w:rPr>
          <w:t>High school diploma or equivalent.</w:t>
        </w:r>
      </w:ins>
    </w:p>
    <w:p w14:paraId="19839897" w14:textId="77777777" w:rsidR="00A85AD5" w:rsidRPr="00D80525" w:rsidRDefault="00A85AD5" w:rsidP="00A85AD5">
      <w:pPr>
        <w:widowControl w:val="0"/>
        <w:numPr>
          <w:ilvl w:val="0"/>
          <w:numId w:val="41"/>
        </w:numPr>
        <w:kinsoku w:val="0"/>
        <w:overflowPunct w:val="0"/>
        <w:spacing w:before="120" w:after="120" w:line="249" w:lineRule="exact"/>
        <w:ind w:left="1620" w:right="72"/>
        <w:textAlignment w:val="baseline"/>
        <w:rPr>
          <w:ins w:id="337" w:author="Weese, Timothy W" w:date="2026-02-25T10:09:00Z" w16du:dateUtc="2026-02-25T15:09:00Z"/>
          <w:rFonts w:ascii="Arial" w:hAnsi="Arial" w:cs="Arial"/>
          <w:spacing w:val="-2"/>
          <w:kern w:val="0"/>
        </w:rPr>
      </w:pPr>
      <w:ins w:id="338" w:author="Weese, Timothy W" w:date="2026-02-25T10:09:00Z" w16du:dateUtc="2026-02-25T15:09:00Z">
        <w:r w:rsidRPr="00D80525">
          <w:rPr>
            <w:rFonts w:ascii="Arial" w:hAnsi="Arial" w:cs="Arial"/>
            <w:spacing w:val="-2"/>
            <w:kern w:val="0"/>
          </w:rPr>
          <w:t>Specific technical knowledge in major building trades used in residential construction including foundations, structures, framing, roofing, plumbing, heating and air conditioning, and electrical.</w:t>
        </w:r>
      </w:ins>
    </w:p>
    <w:p w14:paraId="68818729" w14:textId="77777777" w:rsidR="00A85AD5" w:rsidRPr="00D80525" w:rsidRDefault="00A85AD5" w:rsidP="00A85AD5">
      <w:pPr>
        <w:widowControl w:val="0"/>
        <w:numPr>
          <w:ilvl w:val="0"/>
          <w:numId w:val="41"/>
        </w:numPr>
        <w:kinsoku w:val="0"/>
        <w:overflowPunct w:val="0"/>
        <w:spacing w:before="120" w:after="120" w:line="254" w:lineRule="exact"/>
        <w:ind w:left="1620" w:right="288"/>
        <w:textAlignment w:val="baseline"/>
        <w:rPr>
          <w:ins w:id="339" w:author="Weese, Timothy W" w:date="2026-02-25T10:09:00Z" w16du:dateUtc="2026-02-25T15:09:00Z"/>
          <w:rFonts w:ascii="Arial" w:hAnsi="Arial" w:cs="Arial"/>
          <w:kern w:val="0"/>
        </w:rPr>
      </w:pPr>
      <w:ins w:id="340" w:author="Weese, Timothy W" w:date="2026-02-25T10:09:00Z" w16du:dateUtc="2026-02-25T15:09:00Z">
        <w:r w:rsidRPr="00D80525">
          <w:rPr>
            <w:rFonts w:ascii="Arial" w:hAnsi="Arial" w:cs="Arial"/>
            <w:kern w:val="0"/>
          </w:rPr>
          <w:t>General computer skills, including proficiency with Microsoft (MS) Windows software (e.g., Excel, Word, PowerPoint), smart phone devices, Apple devices (iPhone, iPad, iOS), tablets, and the ability to use appropriate data collection devices.</w:t>
        </w:r>
      </w:ins>
    </w:p>
    <w:p w14:paraId="4C2B1379" w14:textId="77777777" w:rsidR="00A85AD5" w:rsidRPr="00D80525" w:rsidRDefault="00A85AD5" w:rsidP="00A85AD5">
      <w:pPr>
        <w:widowControl w:val="0"/>
        <w:numPr>
          <w:ilvl w:val="0"/>
          <w:numId w:val="41"/>
        </w:numPr>
        <w:kinsoku w:val="0"/>
        <w:overflowPunct w:val="0"/>
        <w:spacing w:before="120" w:after="120" w:line="246" w:lineRule="exact"/>
        <w:ind w:left="1620"/>
        <w:textAlignment w:val="baseline"/>
        <w:rPr>
          <w:ins w:id="341" w:author="Weese, Timothy W" w:date="2026-02-25T10:09:00Z" w16du:dateUtc="2026-02-25T15:09:00Z"/>
          <w:rFonts w:ascii="Arial" w:hAnsi="Arial" w:cs="Arial"/>
          <w:kern w:val="0"/>
        </w:rPr>
      </w:pPr>
      <w:ins w:id="342" w:author="Weese, Timothy W" w:date="2026-02-25T10:09:00Z" w16du:dateUtc="2026-02-25T15:09:00Z">
        <w:r w:rsidRPr="00D80525">
          <w:rPr>
            <w:rFonts w:ascii="Arial" w:hAnsi="Arial" w:cs="Arial"/>
            <w:kern w:val="0"/>
          </w:rPr>
          <w:t>Completion of a minimum of 25 inspections.</w:t>
        </w:r>
      </w:ins>
    </w:p>
    <w:p w14:paraId="2B96F228" w14:textId="77777777" w:rsidR="00A85AD5" w:rsidRPr="00D80525" w:rsidRDefault="00A85AD5" w:rsidP="00A85AD5">
      <w:pPr>
        <w:widowControl w:val="0"/>
        <w:numPr>
          <w:ilvl w:val="0"/>
          <w:numId w:val="41"/>
        </w:numPr>
        <w:kinsoku w:val="0"/>
        <w:overflowPunct w:val="0"/>
        <w:spacing w:before="120" w:after="120" w:line="254" w:lineRule="exact"/>
        <w:ind w:left="1620" w:right="720"/>
        <w:textAlignment w:val="baseline"/>
        <w:rPr>
          <w:ins w:id="343" w:author="Weese, Timothy W" w:date="2026-02-25T10:09:00Z" w16du:dateUtc="2026-02-25T15:09:00Z"/>
          <w:rFonts w:ascii="Arial" w:hAnsi="Arial" w:cs="Arial"/>
          <w:kern w:val="0"/>
        </w:rPr>
      </w:pPr>
      <w:ins w:id="344" w:author="Weese, Timothy W" w:date="2026-02-25T10:09:00Z" w16du:dateUtc="2026-02-25T15:09:00Z">
        <w:r w:rsidRPr="00D80525">
          <w:rPr>
            <w:rFonts w:ascii="Arial" w:hAnsi="Arial" w:cs="Arial"/>
            <w:kern w:val="0"/>
          </w:rPr>
          <w:t>Ability to read, understand, and interpret (based on personal experience) the applicable inspection standards.</w:t>
        </w:r>
      </w:ins>
    </w:p>
    <w:p w14:paraId="58D4C345" w14:textId="77777777" w:rsidR="00A85AD5" w:rsidRPr="00D80525" w:rsidRDefault="00A85AD5" w:rsidP="00A85AD5">
      <w:pPr>
        <w:widowControl w:val="0"/>
        <w:numPr>
          <w:ilvl w:val="0"/>
          <w:numId w:val="41"/>
        </w:numPr>
        <w:kinsoku w:val="0"/>
        <w:overflowPunct w:val="0"/>
        <w:spacing w:before="120" w:after="120" w:line="252" w:lineRule="exact"/>
        <w:ind w:left="1620" w:right="576"/>
        <w:textAlignment w:val="baseline"/>
        <w:rPr>
          <w:ins w:id="345" w:author="Weese, Timothy W" w:date="2026-02-25T10:09:00Z" w16du:dateUtc="2026-02-25T15:09:00Z"/>
          <w:rFonts w:ascii="Arial" w:hAnsi="Arial" w:cs="Arial"/>
          <w:kern w:val="0"/>
        </w:rPr>
      </w:pPr>
      <w:ins w:id="346" w:author="Weese, Timothy W" w:date="2026-02-25T10:09:00Z" w16du:dateUtc="2026-02-25T15:09:00Z">
        <w:r w:rsidRPr="00D80525">
          <w:rPr>
            <w:rFonts w:ascii="Arial" w:hAnsi="Arial" w:cs="Arial"/>
            <w:kern w:val="0"/>
          </w:rPr>
          <w:t xml:space="preserve">Undergo a Contractor-initiated criminal background check and not be subject to </w:t>
        </w:r>
        <w:r w:rsidRPr="00D80525">
          <w:rPr>
            <w:rFonts w:ascii="Arial" w:hAnsi="Arial" w:cs="Arial"/>
            <w:kern w:val="0"/>
          </w:rPr>
          <w:lastRenderedPageBreak/>
          <w:t>a lifetime registration requirement under a state sex offender registration program.</w:t>
        </w:r>
      </w:ins>
    </w:p>
    <w:p w14:paraId="755406A1" w14:textId="77777777" w:rsidR="00A85AD5" w:rsidRPr="00D80525" w:rsidRDefault="00A85AD5" w:rsidP="00A85AD5">
      <w:pPr>
        <w:widowControl w:val="0"/>
        <w:numPr>
          <w:ilvl w:val="0"/>
          <w:numId w:val="41"/>
        </w:numPr>
        <w:kinsoku w:val="0"/>
        <w:overflowPunct w:val="0"/>
        <w:spacing w:before="120" w:after="120" w:line="251" w:lineRule="exact"/>
        <w:ind w:left="1620" w:right="72"/>
        <w:textAlignment w:val="baseline"/>
        <w:rPr>
          <w:ins w:id="347" w:author="Weese, Timothy W" w:date="2026-02-25T10:09:00Z" w16du:dateUtc="2026-02-25T15:09:00Z"/>
          <w:rFonts w:ascii="Arial" w:hAnsi="Arial" w:cs="Arial"/>
          <w:kern w:val="0"/>
        </w:rPr>
      </w:pPr>
      <w:ins w:id="348" w:author="Weese, Timothy W" w:date="2026-02-25T10:09:00Z" w16du:dateUtc="2026-02-25T15:09:00Z">
        <w:r w:rsidRPr="00D80525">
          <w:rPr>
            <w:rFonts w:ascii="Arial" w:hAnsi="Arial" w:cs="Arial"/>
            <w:kern w:val="0"/>
          </w:rPr>
          <w:t>If the Contractor or subcontractor has an existing contract with a Public Housing (PHA) or Multifamily Property Owner/Agent (POA) to perform inspections or related services or has had such a contract within the previous 12 months, the Contractor or subcontractor shall not perform inspections at this PHA/POA’s property(ies).</w:t>
        </w:r>
      </w:ins>
    </w:p>
    <w:p w14:paraId="338F4327" w14:textId="77777777" w:rsidR="00A85AD5" w:rsidRPr="00D80525" w:rsidRDefault="00A85AD5" w:rsidP="00A85AD5">
      <w:pPr>
        <w:widowControl w:val="0"/>
        <w:numPr>
          <w:ilvl w:val="0"/>
          <w:numId w:val="41"/>
        </w:numPr>
        <w:kinsoku w:val="0"/>
        <w:overflowPunct w:val="0"/>
        <w:spacing w:before="120" w:after="120" w:line="265" w:lineRule="exact"/>
        <w:ind w:left="1620" w:right="216"/>
        <w:textAlignment w:val="baseline"/>
        <w:rPr>
          <w:ins w:id="349" w:author="Weese, Timothy W" w:date="2026-02-25T10:09:00Z" w16du:dateUtc="2026-02-25T15:09:00Z"/>
          <w:rFonts w:ascii="Arial" w:hAnsi="Arial" w:cs="Arial"/>
          <w:spacing w:val="-2"/>
          <w:kern w:val="0"/>
        </w:rPr>
      </w:pPr>
      <w:ins w:id="350" w:author="Weese, Timothy W" w:date="2026-02-25T10:09:00Z" w16du:dateUtc="2026-02-25T15:09:00Z">
        <w:r w:rsidRPr="00D80525">
          <w:rPr>
            <w:rFonts w:ascii="Arial" w:hAnsi="Arial" w:cs="Arial"/>
            <w:spacing w:val="-2"/>
            <w:kern w:val="0"/>
          </w:rPr>
          <w:t xml:space="preserve">Inspectors shall complete the lead-based paint visual assessment training at: </w:t>
        </w:r>
        <w:r w:rsidRPr="00371F17">
          <w:rPr>
            <w:rFonts w:ascii="Arial" w:hAnsi="Arial" w:cs="Arial"/>
          </w:rPr>
          <w:fldChar w:fldCharType="begin"/>
        </w:r>
        <w:r w:rsidRPr="00371F17">
          <w:rPr>
            <w:rFonts w:ascii="Arial" w:hAnsi="Arial" w:cs="Arial"/>
          </w:rPr>
          <w:instrText>HYPERLINK "https://apps.hud.gov/offices/lead/training/visualassessment/h00101.htm"</w:instrText>
        </w:r>
        <w:r w:rsidRPr="00371F17">
          <w:rPr>
            <w:rFonts w:ascii="Arial" w:hAnsi="Arial" w:cs="Arial"/>
          </w:rPr>
        </w:r>
        <w:r w:rsidRPr="00371F17">
          <w:rPr>
            <w:rFonts w:ascii="Arial" w:hAnsi="Arial" w:cs="Arial"/>
          </w:rPr>
          <w:fldChar w:fldCharType="separate"/>
        </w:r>
        <w:r w:rsidRPr="00D80525">
          <w:rPr>
            <w:rFonts w:ascii="Arial" w:hAnsi="Arial" w:cs="Arial"/>
            <w:color w:val="0000FF"/>
            <w:spacing w:val="-2"/>
            <w:kern w:val="0"/>
            <w:u w:val="single"/>
          </w:rPr>
          <w:t>https://apps.hud.gov/offices/lead/training/visualassessment/h00101.htm.</w:t>
        </w:r>
        <w:r w:rsidRPr="00371F17">
          <w:rPr>
            <w:rFonts w:ascii="Arial" w:hAnsi="Arial" w:cs="Arial"/>
          </w:rPr>
          <w:fldChar w:fldCharType="end"/>
        </w:r>
        <w:r w:rsidRPr="00D80525">
          <w:rPr>
            <w:rFonts w:ascii="Arial" w:hAnsi="Arial" w:cs="Arial"/>
            <w:spacing w:val="-2"/>
            <w:kern w:val="0"/>
          </w:rPr>
          <w:t xml:space="preserve"> The contractor shall track completion of the course and ensure refresher training is completed every two years.</w:t>
        </w:r>
      </w:ins>
    </w:p>
    <w:p w14:paraId="1A1001F7" w14:textId="77777777" w:rsidR="00A85AD5" w:rsidRPr="00D80525" w:rsidRDefault="00A85AD5" w:rsidP="00A85AD5">
      <w:pPr>
        <w:widowControl w:val="0"/>
        <w:numPr>
          <w:ilvl w:val="0"/>
          <w:numId w:val="41"/>
        </w:numPr>
        <w:kinsoku w:val="0"/>
        <w:overflowPunct w:val="0"/>
        <w:spacing w:before="120" w:after="120" w:line="271" w:lineRule="exact"/>
        <w:ind w:left="1620" w:right="216"/>
        <w:jc w:val="both"/>
        <w:textAlignment w:val="baseline"/>
        <w:rPr>
          <w:ins w:id="351" w:author="Weese, Timothy W" w:date="2026-02-25T10:09:00Z" w16du:dateUtc="2026-02-25T15:09:00Z"/>
          <w:rFonts w:ascii="Arial" w:hAnsi="Arial" w:cs="Arial"/>
          <w:kern w:val="0"/>
        </w:rPr>
      </w:pPr>
      <w:ins w:id="352" w:author="Weese, Timothy W" w:date="2026-02-25T10:09:00Z" w16du:dateUtc="2026-02-25T15:09:00Z">
        <w:r w:rsidRPr="00D80525">
          <w:rPr>
            <w:rFonts w:ascii="Arial" w:hAnsi="Arial" w:cs="Arial"/>
            <w:kern w:val="0"/>
          </w:rPr>
          <w:t xml:space="preserve">Inspectors who have not completed NSPIRE training, shall complete the initial HUD NSPIRE training </w:t>
        </w:r>
        <w:commentRangeStart w:id="353"/>
        <w:commentRangeStart w:id="354"/>
        <w:r w:rsidRPr="00D80525">
          <w:rPr>
            <w:rFonts w:ascii="Arial" w:hAnsi="Arial" w:cs="Arial"/>
            <w:kern w:val="0"/>
          </w:rPr>
          <w:t>in person</w:t>
        </w:r>
        <w:commentRangeEnd w:id="353"/>
        <w:r w:rsidRPr="004A2FBA">
          <w:rPr>
            <w:rStyle w:val="CommentReference"/>
            <w:rFonts w:ascii="Arial" w:hAnsi="Arial" w:cs="Arial"/>
            <w:kern w:val="0"/>
            <w:sz w:val="24"/>
            <w:szCs w:val="24"/>
          </w:rPr>
          <w:commentReference w:id="353"/>
        </w:r>
        <w:commentRangeEnd w:id="354"/>
        <w:r w:rsidR="00680BB4" w:rsidRPr="004A2FBA">
          <w:rPr>
            <w:rStyle w:val="CommentReference"/>
            <w:rFonts w:ascii="Arial" w:hAnsi="Arial" w:cs="Arial"/>
            <w:kern w:val="0"/>
            <w:sz w:val="24"/>
            <w:szCs w:val="24"/>
          </w:rPr>
          <w:commentReference w:id="354"/>
        </w:r>
        <w:r w:rsidRPr="004A2FBA">
          <w:rPr>
            <w:rFonts w:ascii="Arial" w:hAnsi="Arial" w:cs="Arial"/>
            <w:kern w:val="0"/>
          </w:rPr>
          <w:t>, virtually</w:t>
        </w:r>
        <w:r w:rsidRPr="00D80525">
          <w:rPr>
            <w:rFonts w:ascii="Arial" w:hAnsi="Arial" w:cs="Arial"/>
            <w:kern w:val="0"/>
          </w:rPr>
          <w:t>, or a combination of both. Remedial training may be done in person, virtually, or a combination of both.</w:t>
        </w:r>
      </w:ins>
    </w:p>
    <w:p w14:paraId="73282F8D" w14:textId="77777777" w:rsidR="00A85AD5" w:rsidRPr="00D80525" w:rsidRDefault="00A85AD5" w:rsidP="00A85AD5">
      <w:pPr>
        <w:pStyle w:val="ListParagraph"/>
        <w:widowControl w:val="0"/>
        <w:numPr>
          <w:ilvl w:val="0"/>
          <w:numId w:val="14"/>
        </w:numPr>
        <w:kinsoku w:val="0"/>
        <w:overflowPunct w:val="0"/>
        <w:spacing w:before="120" w:after="120" w:line="271" w:lineRule="exact"/>
        <w:ind w:right="216"/>
        <w:textAlignment w:val="baseline"/>
        <w:rPr>
          <w:ins w:id="355" w:author="Weese, Timothy W" w:date="2026-02-25T10:09:00Z" w16du:dateUtc="2026-02-25T15:09:00Z"/>
          <w:rFonts w:ascii="Arial" w:hAnsi="Arial" w:cs="Arial"/>
          <w:kern w:val="0"/>
        </w:rPr>
      </w:pPr>
      <w:ins w:id="356" w:author="Weese, Timothy W" w:date="2026-02-25T10:09:00Z" w16du:dateUtc="2026-02-25T15:09:00Z">
        <w:r w:rsidRPr="00D80525">
          <w:rPr>
            <w:rFonts w:ascii="Arial" w:hAnsi="Arial" w:cs="Arial"/>
          </w:rPr>
          <w:t>The Contractor will be responsible for providing all initial and updating information and documentation to create and maintain inspector profiles in HUD's system of record to include but not limited to:</w:t>
        </w:r>
        <w:r w:rsidRPr="00D80525">
          <w:rPr>
            <w:rFonts w:ascii="Arial" w:hAnsi="Arial" w:cs="Arial"/>
          </w:rPr>
          <w:br/>
        </w:r>
      </w:ins>
    </w:p>
    <w:p w14:paraId="67B537B8" w14:textId="77777777" w:rsidR="00A85AD5" w:rsidRPr="00D80525" w:rsidRDefault="00A85AD5" w:rsidP="00A85AD5">
      <w:pPr>
        <w:pStyle w:val="ListParagraph"/>
        <w:widowControl w:val="0"/>
        <w:numPr>
          <w:ilvl w:val="0"/>
          <w:numId w:val="47"/>
        </w:numPr>
        <w:kinsoku w:val="0"/>
        <w:overflowPunct w:val="0"/>
        <w:spacing w:before="120" w:after="120" w:line="271" w:lineRule="exact"/>
        <w:ind w:right="216"/>
        <w:jc w:val="both"/>
        <w:textAlignment w:val="baseline"/>
        <w:rPr>
          <w:ins w:id="357" w:author="Weese, Timothy W" w:date="2026-02-25T10:09:00Z" w16du:dateUtc="2026-02-25T15:09:00Z"/>
          <w:rFonts w:ascii="Arial" w:hAnsi="Arial" w:cs="Arial"/>
          <w:kern w:val="0"/>
        </w:rPr>
      </w:pPr>
      <w:ins w:id="358" w:author="Weese, Timothy W" w:date="2026-02-25T10:09:00Z" w16du:dateUtc="2026-02-25T15:09:00Z">
        <w:r w:rsidRPr="00D80525">
          <w:rPr>
            <w:rFonts w:ascii="Arial" w:hAnsi="Arial" w:cs="Arial"/>
          </w:rPr>
          <w:t>Inspector’s first name</w:t>
        </w:r>
      </w:ins>
    </w:p>
    <w:p w14:paraId="2E2785A8" w14:textId="77777777" w:rsidR="00A85AD5" w:rsidRPr="00D80525" w:rsidRDefault="00A85AD5" w:rsidP="00A85AD5">
      <w:pPr>
        <w:pStyle w:val="ListParagraph"/>
        <w:widowControl w:val="0"/>
        <w:numPr>
          <w:ilvl w:val="0"/>
          <w:numId w:val="47"/>
        </w:numPr>
        <w:kinsoku w:val="0"/>
        <w:overflowPunct w:val="0"/>
        <w:spacing w:before="120" w:after="120" w:line="271" w:lineRule="exact"/>
        <w:ind w:right="216"/>
        <w:jc w:val="both"/>
        <w:textAlignment w:val="baseline"/>
        <w:rPr>
          <w:ins w:id="359" w:author="Weese, Timothy W" w:date="2026-02-25T10:09:00Z" w16du:dateUtc="2026-02-25T15:09:00Z"/>
          <w:rFonts w:ascii="Arial" w:hAnsi="Arial" w:cs="Arial"/>
          <w:kern w:val="0"/>
        </w:rPr>
      </w:pPr>
      <w:ins w:id="360" w:author="Weese, Timothy W" w:date="2026-02-25T10:09:00Z" w16du:dateUtc="2026-02-25T15:09:00Z">
        <w:r w:rsidRPr="00D80525">
          <w:rPr>
            <w:rFonts w:ascii="Arial" w:hAnsi="Arial" w:cs="Arial"/>
          </w:rPr>
          <w:t>Inspector’s last name</w:t>
        </w:r>
      </w:ins>
    </w:p>
    <w:p w14:paraId="3D3F4284" w14:textId="77777777" w:rsidR="00A85AD5" w:rsidRPr="00D80525" w:rsidRDefault="00A85AD5" w:rsidP="00A85AD5">
      <w:pPr>
        <w:pStyle w:val="ListParagraph"/>
        <w:widowControl w:val="0"/>
        <w:numPr>
          <w:ilvl w:val="0"/>
          <w:numId w:val="47"/>
        </w:numPr>
        <w:kinsoku w:val="0"/>
        <w:overflowPunct w:val="0"/>
        <w:spacing w:before="120" w:after="120" w:line="271" w:lineRule="exact"/>
        <w:ind w:right="216"/>
        <w:jc w:val="both"/>
        <w:textAlignment w:val="baseline"/>
        <w:rPr>
          <w:ins w:id="361" w:author="Weese, Timothy W" w:date="2026-02-25T10:09:00Z" w16du:dateUtc="2026-02-25T15:09:00Z"/>
          <w:rFonts w:ascii="Arial" w:hAnsi="Arial" w:cs="Arial"/>
          <w:kern w:val="0"/>
        </w:rPr>
      </w:pPr>
      <w:ins w:id="362" w:author="Weese, Timothy W" w:date="2026-02-25T10:09:00Z" w16du:dateUtc="2026-02-25T15:09:00Z">
        <w:r w:rsidRPr="00D80525">
          <w:rPr>
            <w:rFonts w:ascii="Arial" w:hAnsi="Arial" w:cs="Arial"/>
          </w:rPr>
          <w:t xml:space="preserve">Inspector’s email </w:t>
        </w:r>
      </w:ins>
    </w:p>
    <w:p w14:paraId="3EE79C8B" w14:textId="77777777" w:rsidR="00A85AD5" w:rsidRPr="00D80525" w:rsidRDefault="00A85AD5" w:rsidP="00A85AD5">
      <w:pPr>
        <w:pStyle w:val="ListParagraph"/>
        <w:widowControl w:val="0"/>
        <w:numPr>
          <w:ilvl w:val="0"/>
          <w:numId w:val="47"/>
        </w:numPr>
        <w:kinsoku w:val="0"/>
        <w:overflowPunct w:val="0"/>
        <w:spacing w:before="120" w:after="120" w:line="271" w:lineRule="exact"/>
        <w:ind w:right="216"/>
        <w:jc w:val="both"/>
        <w:textAlignment w:val="baseline"/>
        <w:rPr>
          <w:ins w:id="363" w:author="Weese, Timothy W" w:date="2026-02-25T10:09:00Z" w16du:dateUtc="2026-02-25T15:09:00Z"/>
          <w:rFonts w:ascii="Arial" w:hAnsi="Arial" w:cs="Arial"/>
          <w:kern w:val="0"/>
        </w:rPr>
      </w:pPr>
      <w:ins w:id="364" w:author="Weese, Timothy W" w:date="2026-02-25T10:09:00Z" w16du:dateUtc="2026-02-25T15:09:00Z">
        <w:r w:rsidRPr="00D80525">
          <w:rPr>
            <w:rFonts w:ascii="Arial" w:hAnsi="Arial" w:cs="Arial"/>
          </w:rPr>
          <w:t xml:space="preserve">Inspector’s phone number </w:t>
        </w:r>
      </w:ins>
    </w:p>
    <w:p w14:paraId="566D4B20" w14:textId="77777777" w:rsidR="00A85AD5" w:rsidRPr="00D80525" w:rsidRDefault="00A85AD5" w:rsidP="00A85AD5">
      <w:pPr>
        <w:pStyle w:val="ListParagraph"/>
        <w:widowControl w:val="0"/>
        <w:numPr>
          <w:ilvl w:val="0"/>
          <w:numId w:val="47"/>
        </w:numPr>
        <w:kinsoku w:val="0"/>
        <w:overflowPunct w:val="0"/>
        <w:spacing w:before="120" w:after="120" w:line="271" w:lineRule="exact"/>
        <w:ind w:right="216"/>
        <w:jc w:val="both"/>
        <w:textAlignment w:val="baseline"/>
        <w:rPr>
          <w:ins w:id="365" w:author="Weese, Timothy W" w:date="2026-02-25T10:09:00Z" w16du:dateUtc="2026-02-25T15:09:00Z"/>
          <w:rFonts w:ascii="Arial" w:hAnsi="Arial" w:cs="Arial"/>
          <w:kern w:val="0"/>
        </w:rPr>
      </w:pPr>
      <w:ins w:id="366" w:author="Weese, Timothy W" w:date="2026-02-25T10:09:00Z" w16du:dateUtc="2026-02-25T15:09:00Z">
        <w:r w:rsidRPr="00D80525">
          <w:rPr>
            <w:rFonts w:ascii="Arial" w:hAnsi="Arial" w:cs="Arial"/>
          </w:rPr>
          <w:t>Inspector’s state</w:t>
        </w:r>
      </w:ins>
    </w:p>
    <w:p w14:paraId="39E7E12B" w14:textId="36C9FB5F" w:rsidR="00A85AD5" w:rsidRPr="00D80525" w:rsidRDefault="00A85AD5" w:rsidP="00A85AD5">
      <w:pPr>
        <w:pStyle w:val="ListParagraph"/>
        <w:widowControl w:val="0"/>
        <w:numPr>
          <w:ilvl w:val="0"/>
          <w:numId w:val="47"/>
        </w:numPr>
        <w:kinsoku w:val="0"/>
        <w:overflowPunct w:val="0"/>
        <w:spacing w:before="120" w:after="120" w:line="271" w:lineRule="exact"/>
        <w:ind w:right="216"/>
        <w:jc w:val="both"/>
        <w:textAlignment w:val="baseline"/>
        <w:rPr>
          <w:ins w:id="367" w:author="Weese, Timothy W" w:date="2026-02-25T10:09:00Z" w16du:dateUtc="2026-02-25T15:09:00Z"/>
          <w:rFonts w:ascii="Arial" w:hAnsi="Arial" w:cs="Arial"/>
          <w:kern w:val="0"/>
        </w:rPr>
      </w:pPr>
      <w:ins w:id="368" w:author="Weese, Timothy W" w:date="2026-02-25T10:09:00Z" w16du:dateUtc="2026-02-25T15:09:00Z">
        <w:r w:rsidRPr="00D80525">
          <w:rPr>
            <w:rFonts w:ascii="Arial" w:hAnsi="Arial" w:cs="Arial"/>
          </w:rPr>
          <w:t xml:space="preserve">Inspector’s certificate of insurance </w:t>
        </w:r>
      </w:ins>
    </w:p>
    <w:p w14:paraId="0FB60099" w14:textId="71381DFE" w:rsidR="00A85AD5" w:rsidRPr="00D80525" w:rsidRDefault="00A85AD5" w:rsidP="00A85AD5">
      <w:pPr>
        <w:pStyle w:val="ListParagraph"/>
        <w:widowControl w:val="0"/>
        <w:numPr>
          <w:ilvl w:val="0"/>
          <w:numId w:val="47"/>
        </w:numPr>
        <w:kinsoku w:val="0"/>
        <w:overflowPunct w:val="0"/>
        <w:spacing w:before="120" w:after="120" w:line="271" w:lineRule="exact"/>
        <w:ind w:right="216"/>
        <w:jc w:val="both"/>
        <w:textAlignment w:val="baseline"/>
        <w:rPr>
          <w:ins w:id="369" w:author="Weese, Timothy W" w:date="2026-02-25T10:09:00Z" w16du:dateUtc="2026-02-25T15:09:00Z"/>
          <w:rFonts w:ascii="Arial" w:hAnsi="Arial" w:cs="Arial"/>
          <w:kern w:val="0"/>
        </w:rPr>
      </w:pPr>
      <w:ins w:id="370" w:author="Weese, Timothy W" w:date="2026-02-25T10:09:00Z" w16du:dateUtc="2026-02-25T15:09:00Z">
        <w:r w:rsidRPr="00D80525">
          <w:rPr>
            <w:rFonts w:ascii="Arial" w:hAnsi="Arial" w:cs="Arial"/>
          </w:rPr>
          <w:t xml:space="preserve">Inspector’s training completion certificates </w:t>
        </w:r>
      </w:ins>
    </w:p>
    <w:p w14:paraId="5441961E" w14:textId="77777777" w:rsidR="00A85AD5" w:rsidRPr="00D80525" w:rsidRDefault="00A85AD5" w:rsidP="00A85AD5">
      <w:pPr>
        <w:pStyle w:val="ListParagraph"/>
        <w:widowControl w:val="0"/>
        <w:numPr>
          <w:ilvl w:val="0"/>
          <w:numId w:val="47"/>
        </w:numPr>
        <w:kinsoku w:val="0"/>
        <w:overflowPunct w:val="0"/>
        <w:spacing w:before="120" w:after="0" w:line="271" w:lineRule="exact"/>
        <w:ind w:right="216"/>
        <w:jc w:val="both"/>
        <w:textAlignment w:val="baseline"/>
        <w:rPr>
          <w:ins w:id="371" w:author="Weese, Timothy W" w:date="2026-02-25T10:09:00Z" w16du:dateUtc="2026-02-25T15:09:00Z"/>
          <w:rFonts w:ascii="Arial" w:hAnsi="Arial" w:cs="Arial"/>
          <w:kern w:val="0"/>
        </w:rPr>
      </w:pPr>
      <w:ins w:id="372" w:author="Weese, Timothy W" w:date="2026-02-25T10:09:00Z" w16du:dateUtc="2026-02-25T15:09:00Z">
        <w:r w:rsidRPr="00D80525">
          <w:rPr>
            <w:rFonts w:ascii="Arial" w:hAnsi="Arial" w:cs="Arial"/>
          </w:rPr>
          <w:t>Inspector’s SAN approval</w:t>
        </w:r>
      </w:ins>
    </w:p>
    <w:p w14:paraId="7328E100" w14:textId="10689E9F" w:rsidR="00A85AD5" w:rsidRPr="00D80525" w:rsidRDefault="00A85AD5" w:rsidP="00371F17">
      <w:pPr>
        <w:pStyle w:val="Heading3"/>
        <w:rPr>
          <w:ins w:id="373" w:author="Weese, Timothy W" w:date="2026-02-25T10:09:00Z" w16du:dateUtc="2026-02-25T15:09:00Z"/>
          <w:rFonts w:cs="Arial"/>
        </w:rPr>
      </w:pPr>
      <w:bookmarkStart w:id="374" w:name="_Toc223435867"/>
      <w:ins w:id="375" w:author="Weese, Timothy W" w:date="2026-02-25T10:09:00Z" w16du:dateUtc="2026-02-25T15:09:00Z">
        <w:r w:rsidRPr="00D80525">
          <w:rPr>
            <w:rFonts w:cs="Arial"/>
          </w:rPr>
          <w:t>1.3.</w:t>
        </w:r>
      </w:ins>
      <w:ins w:id="376" w:author="Weese, Timothy W" w:date="2026-02-25T10:16:00Z" w16du:dateUtc="2026-02-25T15:16:00Z">
        <w:r w:rsidR="0092210C" w:rsidRPr="00D80525">
          <w:rPr>
            <w:rFonts w:cs="Arial"/>
          </w:rPr>
          <w:t>1</w:t>
        </w:r>
      </w:ins>
      <w:ins w:id="377" w:author="Weese, Timothy W" w:date="2026-02-25T10:09:00Z" w16du:dateUtc="2026-02-25T15:09:00Z">
        <w:r w:rsidRPr="00D80525">
          <w:rPr>
            <w:rFonts w:cs="Arial"/>
          </w:rPr>
          <w:t>.</w:t>
        </w:r>
      </w:ins>
      <w:ins w:id="378" w:author="Weese, Timothy W" w:date="2026-02-25T10:16:00Z" w16du:dateUtc="2026-02-25T15:16:00Z">
        <w:r w:rsidR="0092210C" w:rsidRPr="00D80525">
          <w:rPr>
            <w:rFonts w:cs="Arial"/>
          </w:rPr>
          <w:t>4</w:t>
        </w:r>
      </w:ins>
      <w:ins w:id="379" w:author="Weese, Timothy W" w:date="2026-02-25T10:09:00Z" w16du:dateUtc="2026-02-25T15:09:00Z">
        <w:r w:rsidRPr="00D80525">
          <w:rPr>
            <w:rFonts w:cs="Arial"/>
          </w:rPr>
          <w:t xml:space="preserve"> Inspector Conduct</w:t>
        </w:r>
        <w:bookmarkEnd w:id="374"/>
      </w:ins>
    </w:p>
    <w:p w14:paraId="024CB09E" w14:textId="77777777" w:rsidR="00A85AD5" w:rsidRPr="00D80525" w:rsidRDefault="00A85AD5" w:rsidP="00A85AD5">
      <w:pPr>
        <w:widowControl w:val="0"/>
        <w:kinsoku w:val="0"/>
        <w:overflowPunct w:val="0"/>
        <w:spacing w:before="186" w:after="0" w:line="290" w:lineRule="exact"/>
        <w:ind w:right="72"/>
        <w:textAlignment w:val="baseline"/>
        <w:rPr>
          <w:ins w:id="380" w:author="Weese, Timothy W" w:date="2026-02-25T10:09:00Z" w16du:dateUtc="2026-02-25T15:09:00Z"/>
          <w:rFonts w:ascii="Arial" w:hAnsi="Arial" w:cs="Arial"/>
          <w:kern w:val="0"/>
        </w:rPr>
      </w:pPr>
      <w:ins w:id="381" w:author="Weese, Timothy W" w:date="2026-02-25T10:09:00Z" w16du:dateUtc="2026-02-25T15:09:00Z">
        <w:r w:rsidRPr="00D80525">
          <w:rPr>
            <w:rFonts w:ascii="Arial" w:hAnsi="Arial" w:cs="Arial"/>
            <w:kern w:val="0"/>
          </w:rPr>
          <w:t>Persons performing ARC inspections are expected to serve as neutral observers of property conditions as defined in HUD regulations and notices. They shall not offer opinions or reactions to conditions observed and shall not provide technical assistance or advice to property representatives.</w:t>
        </w:r>
      </w:ins>
    </w:p>
    <w:p w14:paraId="53205B5D" w14:textId="77777777" w:rsidR="00A85AD5" w:rsidRPr="00D80525" w:rsidRDefault="00A85AD5" w:rsidP="00A85AD5">
      <w:pPr>
        <w:widowControl w:val="0"/>
        <w:kinsoku w:val="0"/>
        <w:overflowPunct w:val="0"/>
        <w:spacing w:before="239" w:after="0" w:line="246" w:lineRule="exact"/>
        <w:ind w:left="432"/>
        <w:textAlignment w:val="baseline"/>
        <w:rPr>
          <w:ins w:id="382" w:author="Weese, Timothy W" w:date="2026-02-25T10:09:00Z" w16du:dateUtc="2026-02-25T15:09:00Z"/>
          <w:rFonts w:ascii="Arial" w:hAnsi="Arial" w:cs="Arial"/>
          <w:kern w:val="0"/>
        </w:rPr>
      </w:pPr>
      <w:ins w:id="383" w:author="Weese, Timothy W" w:date="2026-02-25T10:09:00Z" w16du:dateUtc="2026-02-25T15:09:00Z">
        <w:r w:rsidRPr="00D80525">
          <w:rPr>
            <w:rFonts w:ascii="Arial" w:hAnsi="Arial" w:cs="Arial"/>
            <w:kern w:val="0"/>
          </w:rPr>
          <w:t>1. Inspectors shall:</w:t>
        </w:r>
        <w:r w:rsidRPr="00D80525">
          <w:rPr>
            <w:rFonts w:ascii="Arial" w:hAnsi="Arial" w:cs="Arial"/>
            <w:kern w:val="0"/>
          </w:rPr>
          <w:br/>
        </w:r>
      </w:ins>
    </w:p>
    <w:p w14:paraId="1B5DE0F2" w14:textId="77777777" w:rsidR="00A85AD5" w:rsidRPr="00D80525" w:rsidRDefault="00A85AD5" w:rsidP="00A85AD5">
      <w:pPr>
        <w:widowControl w:val="0"/>
        <w:numPr>
          <w:ilvl w:val="0"/>
          <w:numId w:val="15"/>
        </w:numPr>
        <w:tabs>
          <w:tab w:val="clear" w:pos="1512"/>
        </w:tabs>
        <w:kinsoku w:val="0"/>
        <w:overflowPunct w:val="0"/>
        <w:spacing w:before="9" w:after="0" w:line="288" w:lineRule="exact"/>
        <w:ind w:left="1260" w:right="216"/>
        <w:textAlignment w:val="baseline"/>
        <w:rPr>
          <w:ins w:id="384" w:author="Weese, Timothy W" w:date="2026-02-25T10:09:00Z" w16du:dateUtc="2026-02-25T15:09:00Z"/>
          <w:rFonts w:ascii="Arial" w:hAnsi="Arial" w:cs="Arial"/>
          <w:kern w:val="0"/>
        </w:rPr>
      </w:pPr>
      <w:ins w:id="385" w:author="Weese, Timothy W" w:date="2026-02-25T10:09:00Z" w16du:dateUtc="2026-02-25T15:09:00Z">
        <w:r w:rsidRPr="00D80525">
          <w:rPr>
            <w:rFonts w:ascii="Arial" w:hAnsi="Arial" w:cs="Arial"/>
            <w:kern w:val="0"/>
          </w:rPr>
          <w:t>Adhere to applicable Inspector Administration business rules and comply with decisions and actions made by HUD.</w:t>
        </w:r>
      </w:ins>
    </w:p>
    <w:p w14:paraId="7B8B6C71" w14:textId="77777777" w:rsidR="00A85AD5" w:rsidRPr="00D80525" w:rsidRDefault="00A85AD5" w:rsidP="00A85AD5">
      <w:pPr>
        <w:widowControl w:val="0"/>
        <w:numPr>
          <w:ilvl w:val="0"/>
          <w:numId w:val="15"/>
        </w:numPr>
        <w:tabs>
          <w:tab w:val="clear" w:pos="1512"/>
        </w:tabs>
        <w:kinsoku w:val="0"/>
        <w:overflowPunct w:val="0"/>
        <w:spacing w:before="47" w:after="0" w:line="246" w:lineRule="exact"/>
        <w:ind w:left="1260"/>
        <w:textAlignment w:val="baseline"/>
        <w:rPr>
          <w:ins w:id="386" w:author="Weese, Timothy W" w:date="2026-02-25T10:09:00Z" w16du:dateUtc="2026-02-25T15:09:00Z"/>
          <w:rFonts w:ascii="Arial" w:hAnsi="Arial" w:cs="Arial"/>
          <w:kern w:val="0"/>
        </w:rPr>
      </w:pPr>
      <w:ins w:id="387" w:author="Weese, Timothy W" w:date="2026-02-25T10:09:00Z" w16du:dateUtc="2026-02-25T15:09:00Z">
        <w:r w:rsidRPr="00D80525">
          <w:rPr>
            <w:rFonts w:ascii="Arial" w:hAnsi="Arial" w:cs="Arial"/>
            <w:kern w:val="0"/>
          </w:rPr>
          <w:t>Display Contractor-issued photo identification cards throughout the inspection.</w:t>
        </w:r>
      </w:ins>
    </w:p>
    <w:p w14:paraId="2ECC24A9" w14:textId="77777777" w:rsidR="00A85AD5" w:rsidRPr="00D80525" w:rsidRDefault="00A85AD5" w:rsidP="00A85AD5">
      <w:pPr>
        <w:widowControl w:val="0"/>
        <w:numPr>
          <w:ilvl w:val="0"/>
          <w:numId w:val="15"/>
        </w:numPr>
        <w:tabs>
          <w:tab w:val="clear" w:pos="1512"/>
        </w:tabs>
        <w:kinsoku w:val="0"/>
        <w:overflowPunct w:val="0"/>
        <w:spacing w:before="5" w:after="0" w:line="288" w:lineRule="exact"/>
        <w:ind w:left="1260" w:right="72"/>
        <w:textAlignment w:val="baseline"/>
        <w:rPr>
          <w:ins w:id="388" w:author="Weese, Timothy W" w:date="2026-02-25T10:09:00Z" w16du:dateUtc="2026-02-25T15:09:00Z"/>
          <w:rFonts w:ascii="Arial" w:hAnsi="Arial" w:cs="Arial"/>
          <w:kern w:val="0"/>
        </w:rPr>
      </w:pPr>
      <w:ins w:id="389" w:author="Weese, Timothy W" w:date="2026-02-25T10:09:00Z" w16du:dateUtc="2026-02-25T15:09:00Z">
        <w:r w:rsidRPr="00D80525">
          <w:rPr>
            <w:rFonts w:ascii="Arial" w:hAnsi="Arial" w:cs="Arial"/>
            <w:kern w:val="0"/>
          </w:rPr>
          <w:t>Respect resident privacy. For example, inspectors must not attempt to open a closed door in a residence. The inspector shall defer to the property representative.</w:t>
        </w:r>
      </w:ins>
    </w:p>
    <w:p w14:paraId="68A739BD" w14:textId="77777777" w:rsidR="00A85AD5" w:rsidRPr="00D80525" w:rsidRDefault="00A85AD5" w:rsidP="00A85AD5">
      <w:pPr>
        <w:widowControl w:val="0"/>
        <w:numPr>
          <w:ilvl w:val="0"/>
          <w:numId w:val="15"/>
        </w:numPr>
        <w:tabs>
          <w:tab w:val="clear" w:pos="1512"/>
        </w:tabs>
        <w:kinsoku w:val="0"/>
        <w:overflowPunct w:val="0"/>
        <w:spacing w:before="6" w:after="0" w:line="292" w:lineRule="exact"/>
        <w:ind w:left="1260" w:right="792"/>
        <w:textAlignment w:val="baseline"/>
        <w:rPr>
          <w:ins w:id="390" w:author="Weese, Timothy W" w:date="2026-02-25T10:09:00Z" w16du:dateUtc="2026-02-25T15:09:00Z"/>
          <w:rFonts w:ascii="Arial" w:hAnsi="Arial" w:cs="Arial"/>
          <w:kern w:val="0"/>
        </w:rPr>
      </w:pPr>
      <w:ins w:id="391" w:author="Weese, Timothy W" w:date="2026-02-25T10:09:00Z" w16du:dateUtc="2026-02-25T15:09:00Z">
        <w:r w:rsidRPr="00D80525">
          <w:rPr>
            <w:rFonts w:ascii="Arial" w:hAnsi="Arial" w:cs="Arial"/>
            <w:kern w:val="0"/>
          </w:rPr>
          <w:t>Comply with reasonable requests from residents and property representatives during the inspection.</w:t>
        </w:r>
      </w:ins>
    </w:p>
    <w:p w14:paraId="725EF966" w14:textId="77777777" w:rsidR="00A85AD5" w:rsidRPr="00D80525" w:rsidRDefault="00A85AD5" w:rsidP="00A85AD5">
      <w:pPr>
        <w:widowControl w:val="0"/>
        <w:numPr>
          <w:ilvl w:val="0"/>
          <w:numId w:val="15"/>
        </w:numPr>
        <w:tabs>
          <w:tab w:val="clear" w:pos="1512"/>
        </w:tabs>
        <w:kinsoku w:val="0"/>
        <w:overflowPunct w:val="0"/>
        <w:spacing w:after="0" w:line="290" w:lineRule="exact"/>
        <w:ind w:left="1260" w:right="72"/>
        <w:textAlignment w:val="baseline"/>
        <w:rPr>
          <w:ins w:id="392" w:author="Weese, Timothy W" w:date="2026-02-25T10:09:00Z" w16du:dateUtc="2026-02-25T15:09:00Z"/>
          <w:rFonts w:ascii="Arial" w:hAnsi="Arial" w:cs="Arial"/>
          <w:kern w:val="0"/>
        </w:rPr>
      </w:pPr>
      <w:ins w:id="393" w:author="Weese, Timothy W" w:date="2026-02-25T10:09:00Z" w16du:dateUtc="2026-02-25T15:09:00Z">
        <w:r w:rsidRPr="00D80525">
          <w:rPr>
            <w:rFonts w:ascii="Arial" w:hAnsi="Arial" w:cs="Arial"/>
            <w:kern w:val="0"/>
          </w:rPr>
          <w:t>Defer all questions about individual deficiencies, the inspection, standards, scoring or process from residents or other third parties to the property representative.</w:t>
        </w:r>
      </w:ins>
    </w:p>
    <w:p w14:paraId="4092B3EB" w14:textId="77777777" w:rsidR="00A85AD5" w:rsidRPr="00D80525" w:rsidRDefault="00A85AD5" w:rsidP="00A85AD5">
      <w:pPr>
        <w:widowControl w:val="0"/>
        <w:kinsoku w:val="0"/>
        <w:overflowPunct w:val="0"/>
        <w:spacing w:before="340" w:after="0" w:line="251" w:lineRule="exact"/>
        <w:ind w:left="432"/>
        <w:textAlignment w:val="baseline"/>
        <w:rPr>
          <w:ins w:id="394" w:author="Weese, Timothy W" w:date="2026-02-25T10:09:00Z" w16du:dateUtc="2026-02-25T15:09:00Z"/>
          <w:rFonts w:ascii="Arial" w:hAnsi="Arial" w:cs="Arial"/>
          <w:kern w:val="0"/>
        </w:rPr>
      </w:pPr>
      <w:ins w:id="395" w:author="Weese, Timothy W" w:date="2026-02-25T10:09:00Z" w16du:dateUtc="2026-02-25T15:09:00Z">
        <w:r w:rsidRPr="00D80525">
          <w:rPr>
            <w:rFonts w:ascii="Arial" w:hAnsi="Arial" w:cs="Arial"/>
            <w:kern w:val="0"/>
          </w:rPr>
          <w:t xml:space="preserve">2. Inspectors </w:t>
        </w:r>
        <w:r w:rsidRPr="00D80525">
          <w:rPr>
            <w:rFonts w:ascii="Arial" w:hAnsi="Arial" w:cs="Arial"/>
            <w:b/>
            <w:kern w:val="0"/>
          </w:rPr>
          <w:t>shall not</w:t>
        </w:r>
        <w:r w:rsidRPr="00D80525">
          <w:rPr>
            <w:rFonts w:ascii="Arial" w:hAnsi="Arial" w:cs="Arial"/>
            <w:kern w:val="0"/>
          </w:rPr>
          <w:t>:</w:t>
        </w:r>
        <w:r w:rsidRPr="00D80525">
          <w:rPr>
            <w:rFonts w:ascii="Arial" w:hAnsi="Arial" w:cs="Arial"/>
            <w:kern w:val="0"/>
          </w:rPr>
          <w:br/>
        </w:r>
      </w:ins>
    </w:p>
    <w:p w14:paraId="570D0D92" w14:textId="3F4E7E27" w:rsidR="00A85AD5" w:rsidRPr="00D80525" w:rsidRDefault="00A85AD5" w:rsidP="00A85AD5">
      <w:pPr>
        <w:widowControl w:val="0"/>
        <w:numPr>
          <w:ilvl w:val="0"/>
          <w:numId w:val="42"/>
        </w:numPr>
        <w:kinsoku w:val="0"/>
        <w:overflowPunct w:val="0"/>
        <w:spacing w:after="0" w:line="290" w:lineRule="exact"/>
        <w:ind w:left="1260" w:right="288"/>
        <w:textAlignment w:val="baseline"/>
        <w:rPr>
          <w:ins w:id="396" w:author="Weese, Timothy W" w:date="2026-02-25T10:09:00Z" w16du:dateUtc="2026-02-25T15:09:00Z"/>
          <w:rFonts w:ascii="Arial" w:hAnsi="Arial" w:cs="Arial"/>
          <w:spacing w:val="-2"/>
          <w:kern w:val="0"/>
        </w:rPr>
      </w:pPr>
      <w:ins w:id="397" w:author="Weese, Timothy W" w:date="2026-02-25T10:09:00Z" w16du:dateUtc="2026-02-25T15:09:00Z">
        <w:r w:rsidRPr="00D80525">
          <w:rPr>
            <w:rFonts w:ascii="Arial" w:hAnsi="Arial" w:cs="Arial"/>
            <w:spacing w:val="-2"/>
            <w:kern w:val="0"/>
          </w:rPr>
          <w:t xml:space="preserve">Express opinions or comment on the nature or condition of the property, residents, </w:t>
        </w:r>
        <w:r w:rsidRPr="00D80525">
          <w:rPr>
            <w:rFonts w:ascii="Arial" w:hAnsi="Arial" w:cs="Arial"/>
            <w:spacing w:val="-2"/>
            <w:kern w:val="0"/>
          </w:rPr>
          <w:lastRenderedPageBreak/>
          <w:t>belongings, or behavior or offer advice on how to correct a deficiency or increase the score.</w:t>
        </w:r>
      </w:ins>
    </w:p>
    <w:p w14:paraId="2ACE73A8"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398" w:author="Weese, Timothy W" w:date="2026-02-25T10:09:00Z" w16du:dateUtc="2026-02-25T15:09:00Z"/>
          <w:rFonts w:ascii="Arial" w:hAnsi="Arial" w:cs="Arial"/>
          <w:spacing w:val="-2"/>
          <w:kern w:val="0"/>
        </w:rPr>
      </w:pPr>
      <w:ins w:id="399" w:author="Weese, Timothy W" w:date="2026-02-25T10:09:00Z" w16du:dateUtc="2026-02-25T15:09:00Z">
        <w:r w:rsidRPr="00D80525">
          <w:rPr>
            <w:rFonts w:ascii="Arial" w:hAnsi="Arial" w:cs="Arial"/>
            <w:kern w:val="0"/>
          </w:rPr>
          <w:t>Make representations or promises to residents or property representatives or staff that items will be repaired based on inspection results.</w:t>
        </w:r>
      </w:ins>
    </w:p>
    <w:p w14:paraId="4D37B0CC"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00" w:author="Weese, Timothy W" w:date="2026-02-25T10:09:00Z" w16du:dateUtc="2026-02-25T15:09:00Z"/>
          <w:rFonts w:ascii="Arial" w:hAnsi="Arial" w:cs="Arial"/>
          <w:spacing w:val="-2"/>
          <w:kern w:val="0"/>
        </w:rPr>
      </w:pPr>
      <w:ins w:id="401" w:author="Weese, Timothy W" w:date="2026-02-25T10:09:00Z" w16du:dateUtc="2026-02-25T15:09:00Z">
        <w:r w:rsidRPr="00D80525">
          <w:rPr>
            <w:rFonts w:ascii="Arial" w:hAnsi="Arial" w:cs="Arial"/>
            <w:spacing w:val="-1"/>
            <w:kern w:val="0"/>
          </w:rPr>
          <w:t xml:space="preserve">Attend an inspection, or participate in an inspection in any capacity, that is being conducted by another HUD NSPIRE-trained inspector while providing independent consulting </w:t>
        </w:r>
        <w:r w:rsidRPr="00D80525">
          <w:rPr>
            <w:rFonts w:ascii="Arial" w:hAnsi="Arial" w:cs="Arial"/>
            <w:kern w:val="0"/>
          </w:rPr>
          <w:t>services of any kind on behalf of the property owner or representative.</w:t>
        </w:r>
      </w:ins>
    </w:p>
    <w:p w14:paraId="6C8667DC"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02" w:author="Weese, Timothy W" w:date="2026-02-25T10:09:00Z" w16du:dateUtc="2026-02-25T15:09:00Z"/>
          <w:rFonts w:ascii="Arial" w:hAnsi="Arial" w:cs="Arial"/>
          <w:spacing w:val="-2"/>
          <w:kern w:val="0"/>
        </w:rPr>
      </w:pPr>
      <w:ins w:id="403" w:author="Weese, Timothy W" w:date="2026-02-25T10:09:00Z" w16du:dateUtc="2026-02-25T15:09:00Z">
        <w:r w:rsidRPr="00D80525">
          <w:rPr>
            <w:rFonts w:ascii="Arial" w:hAnsi="Arial" w:cs="Arial"/>
            <w:kern w:val="0"/>
          </w:rPr>
          <w:t>Include in attendance or participation during an NSPIRE inspection any unauthorized person, including family, friends, or inactive NSPIRE inspectors.</w:t>
        </w:r>
      </w:ins>
    </w:p>
    <w:p w14:paraId="7B4B5662"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04" w:author="Weese, Timothy W" w:date="2026-02-25T10:09:00Z" w16du:dateUtc="2026-02-25T15:09:00Z"/>
          <w:rFonts w:ascii="Arial" w:hAnsi="Arial" w:cs="Arial"/>
          <w:spacing w:val="-2"/>
          <w:kern w:val="0"/>
        </w:rPr>
      </w:pPr>
      <w:ins w:id="405" w:author="Weese, Timothy W" w:date="2026-02-25T10:09:00Z" w16du:dateUtc="2026-02-25T15:09:00Z">
        <w:r w:rsidRPr="00D80525">
          <w:rPr>
            <w:rFonts w:ascii="Arial" w:hAnsi="Arial" w:cs="Arial"/>
            <w:kern w:val="0"/>
          </w:rPr>
          <w:t>Use any facility on a property, property owner's office, housing agency office, or HUD field office to conduct personal business.</w:t>
        </w:r>
      </w:ins>
    </w:p>
    <w:p w14:paraId="143DEA5C"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06" w:author="Weese, Timothy W" w:date="2026-02-25T10:09:00Z" w16du:dateUtc="2026-02-25T15:09:00Z"/>
          <w:rFonts w:ascii="Arial" w:hAnsi="Arial" w:cs="Arial"/>
          <w:spacing w:val="-2"/>
          <w:kern w:val="0"/>
        </w:rPr>
      </w:pPr>
      <w:ins w:id="407" w:author="Weese, Timothy W" w:date="2026-02-25T10:09:00Z" w16du:dateUtc="2026-02-25T15:09:00Z">
        <w:r w:rsidRPr="00D80525">
          <w:rPr>
            <w:rFonts w:ascii="Arial" w:hAnsi="Arial" w:cs="Arial"/>
            <w:spacing w:val="-1"/>
            <w:kern w:val="0"/>
          </w:rPr>
          <w:t>Use profanity or other offensive language prior to, during, or after an inspection.</w:t>
        </w:r>
      </w:ins>
    </w:p>
    <w:p w14:paraId="26548F89"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08" w:author="Weese, Timothy W" w:date="2026-02-25T10:09:00Z" w16du:dateUtc="2026-02-25T15:09:00Z"/>
          <w:rFonts w:ascii="Arial" w:hAnsi="Arial" w:cs="Arial"/>
          <w:spacing w:val="-2"/>
          <w:kern w:val="0"/>
        </w:rPr>
      </w:pPr>
      <w:ins w:id="409" w:author="Weese, Timothy W" w:date="2026-02-25T10:09:00Z" w16du:dateUtc="2026-02-25T15:09:00Z">
        <w:r w:rsidRPr="00D80525">
          <w:rPr>
            <w:rFonts w:ascii="Arial" w:hAnsi="Arial" w:cs="Arial"/>
            <w:kern w:val="0"/>
          </w:rPr>
          <w:t>Engage in fraudulent activities, such as falsifying an inspection.</w:t>
        </w:r>
      </w:ins>
    </w:p>
    <w:p w14:paraId="15133285"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10" w:author="Weese, Timothy W" w:date="2026-02-25T10:09:00Z" w16du:dateUtc="2026-02-25T15:09:00Z"/>
          <w:rFonts w:ascii="Arial" w:hAnsi="Arial" w:cs="Arial"/>
          <w:spacing w:val="-2"/>
          <w:kern w:val="0"/>
        </w:rPr>
      </w:pPr>
      <w:ins w:id="411" w:author="Weese, Timothy W" w:date="2026-02-25T10:09:00Z" w16du:dateUtc="2026-02-25T15:09:00Z">
        <w:r w:rsidRPr="00D80525">
          <w:rPr>
            <w:rFonts w:ascii="Arial" w:hAnsi="Arial" w:cs="Arial"/>
            <w:kern w:val="0"/>
          </w:rPr>
          <w:t>Conduct an inspection under the influence of alcohol or drugs.</w:t>
        </w:r>
      </w:ins>
    </w:p>
    <w:p w14:paraId="1C85D131"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12" w:author="Weese, Timothy W" w:date="2026-02-25T10:09:00Z" w16du:dateUtc="2026-02-25T15:09:00Z"/>
          <w:rFonts w:ascii="Arial" w:hAnsi="Arial" w:cs="Arial"/>
          <w:spacing w:val="-2"/>
          <w:kern w:val="0"/>
        </w:rPr>
      </w:pPr>
      <w:ins w:id="413" w:author="Weese, Timothy W" w:date="2026-02-25T10:09:00Z" w16du:dateUtc="2026-02-25T15:09:00Z">
        <w:r w:rsidRPr="00D80525">
          <w:rPr>
            <w:rFonts w:ascii="Arial" w:hAnsi="Arial" w:cs="Arial"/>
            <w:spacing w:val="-1"/>
            <w:kern w:val="0"/>
          </w:rPr>
          <w:t>Smoke anywhere inside the property or within 25 feet of any entrance or window.</w:t>
        </w:r>
      </w:ins>
    </w:p>
    <w:p w14:paraId="54B6F31B"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14" w:author="Weese, Timothy W" w:date="2026-02-25T10:09:00Z" w16du:dateUtc="2026-02-25T15:09:00Z"/>
          <w:rFonts w:ascii="Arial" w:hAnsi="Arial" w:cs="Arial"/>
          <w:spacing w:val="-2"/>
          <w:kern w:val="0"/>
        </w:rPr>
      </w:pPr>
      <w:ins w:id="415" w:author="Weese, Timothy W" w:date="2026-02-25T10:09:00Z" w16du:dateUtc="2026-02-25T15:09:00Z">
        <w:r w:rsidRPr="00D80525">
          <w:rPr>
            <w:rFonts w:ascii="Arial" w:hAnsi="Arial" w:cs="Arial"/>
            <w:kern w:val="0"/>
          </w:rPr>
          <w:t>Threaten, verbally or in writing, residents, inspection participants, property representatives or any other individual with whom the inspector comes in contact.</w:t>
        </w:r>
      </w:ins>
    </w:p>
    <w:p w14:paraId="09993664"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16" w:author="Weese, Timothy W" w:date="2026-02-25T10:09:00Z" w16du:dateUtc="2026-02-25T15:09:00Z"/>
          <w:rFonts w:ascii="Arial" w:hAnsi="Arial" w:cs="Arial"/>
          <w:spacing w:val="-2"/>
          <w:kern w:val="0"/>
        </w:rPr>
      </w:pPr>
      <w:ins w:id="417" w:author="Weese, Timothy W" w:date="2026-02-25T10:09:00Z" w16du:dateUtc="2026-02-25T15:09:00Z">
        <w:r w:rsidRPr="00D80525">
          <w:rPr>
            <w:rFonts w:ascii="Arial" w:hAnsi="Arial" w:cs="Arial"/>
            <w:kern w:val="0"/>
          </w:rPr>
          <w:t>Carry a firearm, weapon of any kind, or any other object that could be construed as a weapon, on a property.</w:t>
        </w:r>
      </w:ins>
    </w:p>
    <w:p w14:paraId="55C85D2A"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18" w:author="Weese, Timothy W" w:date="2026-02-25T10:09:00Z" w16du:dateUtc="2026-02-25T15:09:00Z"/>
          <w:rFonts w:ascii="Arial" w:hAnsi="Arial" w:cs="Arial"/>
          <w:spacing w:val="-2"/>
          <w:kern w:val="0"/>
        </w:rPr>
      </w:pPr>
      <w:ins w:id="419" w:author="Weese, Timothy W" w:date="2026-02-25T10:09:00Z" w16du:dateUtc="2026-02-25T15:09:00Z">
        <w:r w:rsidRPr="00D80525">
          <w:rPr>
            <w:rFonts w:ascii="Arial" w:hAnsi="Arial" w:cs="Arial"/>
            <w:spacing w:val="-1"/>
            <w:kern w:val="0"/>
          </w:rPr>
          <w:t>Commit theft or intentional damage to property.</w:t>
        </w:r>
      </w:ins>
    </w:p>
    <w:p w14:paraId="02AAEF00"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20" w:author="Weese, Timothy W" w:date="2026-02-25T10:09:00Z" w16du:dateUtc="2026-02-25T15:09:00Z"/>
          <w:rFonts w:ascii="Arial" w:hAnsi="Arial" w:cs="Arial"/>
          <w:spacing w:val="-2"/>
          <w:kern w:val="0"/>
        </w:rPr>
      </w:pPr>
      <w:ins w:id="421" w:author="Weese, Timothy W" w:date="2026-02-25T10:09:00Z" w16du:dateUtc="2026-02-25T15:09:00Z">
        <w:r w:rsidRPr="00D80525">
          <w:rPr>
            <w:rFonts w:ascii="Arial" w:hAnsi="Arial" w:cs="Arial"/>
            <w:spacing w:val="-1"/>
            <w:kern w:val="0"/>
          </w:rPr>
          <w:t>Cancel an inspection due to a quality assurance review.</w:t>
        </w:r>
      </w:ins>
    </w:p>
    <w:p w14:paraId="729F8533"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22" w:author="Weese, Timothy W" w:date="2026-02-25T10:09:00Z" w16du:dateUtc="2026-02-25T15:09:00Z"/>
          <w:rFonts w:ascii="Arial" w:hAnsi="Arial" w:cs="Arial"/>
          <w:spacing w:val="-2"/>
          <w:kern w:val="0"/>
        </w:rPr>
      </w:pPr>
      <w:ins w:id="423" w:author="Weese, Timothy W" w:date="2026-02-25T10:09:00Z" w16du:dateUtc="2026-02-25T15:09:00Z">
        <w:r w:rsidRPr="00D80525">
          <w:rPr>
            <w:rFonts w:ascii="Arial" w:hAnsi="Arial" w:cs="Arial"/>
            <w:spacing w:val="-1"/>
            <w:kern w:val="0"/>
          </w:rPr>
          <w:t>Threaten or engage in violence against any person while conducting an inspection.</w:t>
        </w:r>
      </w:ins>
    </w:p>
    <w:p w14:paraId="6CC5EA31"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24" w:author="Weese, Timothy W" w:date="2026-02-25T10:09:00Z" w16du:dateUtc="2026-02-25T15:09:00Z"/>
          <w:rFonts w:ascii="Arial" w:hAnsi="Arial" w:cs="Arial"/>
          <w:spacing w:val="-2"/>
          <w:kern w:val="0"/>
        </w:rPr>
      </w:pPr>
      <w:ins w:id="425" w:author="Weese, Timothy W" w:date="2026-02-25T10:09:00Z" w16du:dateUtc="2026-02-25T15:09:00Z">
        <w:r w:rsidRPr="00D80525">
          <w:rPr>
            <w:rFonts w:ascii="Arial" w:hAnsi="Arial" w:cs="Arial"/>
            <w:kern w:val="0"/>
          </w:rPr>
          <w:t>Engage in sexual harassment, misconduct, or any other type of unwanted conduct.</w:t>
        </w:r>
      </w:ins>
    </w:p>
    <w:p w14:paraId="7FB64385"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26" w:author="Weese, Timothy W" w:date="2026-02-25T10:09:00Z" w16du:dateUtc="2026-02-25T15:09:00Z"/>
          <w:rFonts w:ascii="Arial" w:hAnsi="Arial" w:cs="Arial"/>
          <w:spacing w:val="-2"/>
          <w:kern w:val="0"/>
        </w:rPr>
      </w:pPr>
      <w:ins w:id="427" w:author="Weese, Timothy W" w:date="2026-02-25T10:09:00Z" w16du:dateUtc="2026-02-25T15:09:00Z">
        <w:r w:rsidRPr="00D80525">
          <w:rPr>
            <w:rFonts w:ascii="Arial" w:hAnsi="Arial" w:cs="Arial"/>
            <w:kern w:val="0"/>
          </w:rPr>
          <w:t>Advise a property to remove a component that if not present, would not be assessed and scored.</w:t>
        </w:r>
      </w:ins>
    </w:p>
    <w:p w14:paraId="0E4950E9" w14:textId="77777777" w:rsidR="00A85AD5" w:rsidRPr="00D80525" w:rsidRDefault="00A85AD5" w:rsidP="00A85AD5">
      <w:pPr>
        <w:widowControl w:val="0"/>
        <w:numPr>
          <w:ilvl w:val="0"/>
          <w:numId w:val="42"/>
        </w:numPr>
        <w:kinsoku w:val="0"/>
        <w:overflowPunct w:val="0"/>
        <w:spacing w:after="0" w:line="290" w:lineRule="exact"/>
        <w:ind w:left="1260" w:right="288"/>
        <w:textAlignment w:val="baseline"/>
        <w:rPr>
          <w:ins w:id="428" w:author="Weese, Timothy W" w:date="2026-02-25T10:09:00Z" w16du:dateUtc="2026-02-25T15:09:00Z"/>
          <w:rFonts w:ascii="Arial" w:hAnsi="Arial" w:cs="Arial"/>
          <w:spacing w:val="-2"/>
          <w:kern w:val="0"/>
        </w:rPr>
      </w:pPr>
      <w:ins w:id="429" w:author="Weese, Timothy W" w:date="2026-02-25T10:09:00Z" w16du:dateUtc="2026-02-25T15:09:00Z">
        <w:r w:rsidRPr="00D80525">
          <w:rPr>
            <w:rFonts w:ascii="Arial" w:hAnsi="Arial" w:cs="Arial"/>
            <w:kern w:val="0"/>
          </w:rPr>
          <w:t>Offer additional services, either paid or unpaid, on how to improve inspection scores.</w:t>
        </w:r>
      </w:ins>
    </w:p>
    <w:p w14:paraId="0563EFCD" w14:textId="0D3E3C7D" w:rsidR="00A85AD5" w:rsidRPr="00371F17" w:rsidRDefault="00A85AD5" w:rsidP="00371F17">
      <w:pPr>
        <w:widowControl w:val="0"/>
        <w:numPr>
          <w:ilvl w:val="0"/>
          <w:numId w:val="42"/>
        </w:numPr>
        <w:kinsoku w:val="0"/>
        <w:overflowPunct w:val="0"/>
        <w:spacing w:after="0" w:line="290" w:lineRule="exact"/>
        <w:ind w:left="1260" w:right="288"/>
        <w:textAlignment w:val="baseline"/>
        <w:rPr>
          <w:rFonts w:ascii="Arial" w:hAnsi="Arial" w:cs="Arial"/>
          <w:spacing w:val="-2"/>
          <w:kern w:val="0"/>
        </w:rPr>
      </w:pPr>
      <w:ins w:id="430" w:author="Weese, Timothy W" w:date="2026-02-25T10:09:00Z" w16du:dateUtc="2026-02-25T15:09:00Z">
        <w:r w:rsidRPr="00D80525">
          <w:rPr>
            <w:rFonts w:ascii="Arial" w:hAnsi="Arial" w:cs="Arial"/>
            <w:kern w:val="0"/>
          </w:rPr>
          <w:t>Collect nor record personally identifiable information (PII) or depictions of anyone present during the inspection in photographs</w:t>
        </w:r>
      </w:ins>
      <w:ins w:id="431" w:author="Weese, Timothy W" w:date="2026-03-03T13:02:00Z" w16du:dateUtc="2026-03-03T18:02:00Z">
        <w:r w:rsidR="000E3C58">
          <w:rPr>
            <w:rFonts w:ascii="Arial" w:hAnsi="Arial" w:cs="Arial"/>
            <w:kern w:val="0"/>
          </w:rPr>
          <w:t>,</w:t>
        </w:r>
      </w:ins>
      <w:ins w:id="432" w:author="Weese, Timothy W" w:date="2026-02-25T10:09:00Z" w16du:dateUtc="2026-02-25T15:09:00Z">
        <w:r w:rsidRPr="00D80525">
          <w:rPr>
            <w:rFonts w:ascii="Arial" w:hAnsi="Arial" w:cs="Arial"/>
            <w:kern w:val="0"/>
          </w:rPr>
          <w:t xml:space="preserve"> the </w:t>
        </w:r>
      </w:ins>
      <w:ins w:id="433" w:author="Weese, Timothy W" w:date="2026-03-03T13:02:00Z" w16du:dateUtc="2026-03-03T18:02:00Z">
        <w:r w:rsidR="00143B83">
          <w:rPr>
            <w:rFonts w:ascii="Arial" w:hAnsi="Arial" w:cs="Arial"/>
            <w:kern w:val="0"/>
          </w:rPr>
          <w:t>Federal Inspection Application (</w:t>
        </w:r>
      </w:ins>
      <w:ins w:id="434" w:author="Weese, Timothy W" w:date="2026-02-25T10:09:00Z" w16du:dateUtc="2026-02-25T15:09:00Z">
        <w:r w:rsidRPr="00D80525">
          <w:rPr>
            <w:rFonts w:ascii="Arial" w:hAnsi="Arial" w:cs="Arial"/>
            <w:kern w:val="0"/>
          </w:rPr>
          <w:t>FIA</w:t>
        </w:r>
      </w:ins>
      <w:ins w:id="435" w:author="Weese, Timothy W" w:date="2026-03-03T13:02:00Z" w16du:dateUtc="2026-03-03T18:02:00Z">
        <w:r w:rsidR="00143B83">
          <w:rPr>
            <w:rFonts w:ascii="Arial" w:hAnsi="Arial" w:cs="Arial"/>
            <w:kern w:val="0"/>
          </w:rPr>
          <w:t>)</w:t>
        </w:r>
        <w:r w:rsidR="000E3C58">
          <w:rPr>
            <w:rFonts w:ascii="Arial" w:hAnsi="Arial" w:cs="Arial"/>
            <w:kern w:val="0"/>
          </w:rPr>
          <w:t>, or successor system</w:t>
        </w:r>
      </w:ins>
      <w:ins w:id="436" w:author="Weese, Timothy W" w:date="2026-02-25T10:09:00Z" w16du:dateUtc="2026-02-25T15:09:00Z">
        <w:r w:rsidRPr="00D80525">
          <w:rPr>
            <w:rFonts w:ascii="Arial" w:hAnsi="Arial" w:cs="Arial"/>
            <w:kern w:val="0"/>
          </w:rPr>
          <w:t>.</w:t>
        </w:r>
      </w:ins>
    </w:p>
    <w:p w14:paraId="5FB63E78" w14:textId="78BF93F6" w:rsidR="00026FE2" w:rsidRPr="00D80525" w:rsidRDefault="009F4E44" w:rsidP="00882CFE">
      <w:pPr>
        <w:pStyle w:val="Heading3"/>
        <w:rPr>
          <w:rFonts w:cs="Arial"/>
        </w:rPr>
      </w:pPr>
      <w:bookmarkStart w:id="437" w:name="_Toc223435868"/>
      <w:r w:rsidRPr="00D80525">
        <w:rPr>
          <w:rFonts w:cs="Arial"/>
        </w:rPr>
        <w:t>1.3.</w:t>
      </w:r>
      <w:ins w:id="438" w:author="Weese, Timothy W" w:date="2026-02-25T10:16:00Z" w16du:dateUtc="2026-02-25T15:16:00Z">
        <w:r w:rsidR="0092210C" w:rsidRPr="00D80525">
          <w:rPr>
            <w:rFonts w:cs="Arial"/>
          </w:rPr>
          <w:t>2</w:t>
        </w:r>
      </w:ins>
      <w:del w:id="439" w:author="Weese, Timothy W" w:date="2026-02-25T10:16:00Z" w16du:dateUtc="2026-02-25T15:16:00Z">
        <w:r w:rsidRPr="00D80525" w:rsidDel="0092210C">
          <w:rPr>
            <w:rFonts w:cs="Arial"/>
          </w:rPr>
          <w:delText>1</w:delText>
        </w:r>
      </w:del>
      <w:r w:rsidRPr="00D80525">
        <w:rPr>
          <w:rFonts w:cs="Arial"/>
        </w:rPr>
        <w:t xml:space="preserve"> Information Technology Security</w:t>
      </w:r>
      <w:bookmarkEnd w:id="437"/>
      <w:r w:rsidR="003A7B37" w:rsidRPr="00D80525">
        <w:rPr>
          <w:rFonts w:cs="Arial"/>
        </w:rPr>
        <w:t xml:space="preserve"> </w:t>
      </w:r>
    </w:p>
    <w:p w14:paraId="2105C15F" w14:textId="77777777" w:rsidR="00026FE2" w:rsidRPr="00D80525" w:rsidRDefault="009F4E44" w:rsidP="00221BAE">
      <w:pPr>
        <w:widowControl w:val="0"/>
        <w:kinsoku w:val="0"/>
        <w:overflowPunct w:val="0"/>
        <w:spacing w:before="240" w:after="120" w:line="254" w:lineRule="exact"/>
        <w:ind w:right="288"/>
        <w:textAlignment w:val="baseline"/>
        <w:rPr>
          <w:rFonts w:ascii="Arial" w:hAnsi="Arial" w:cs="Arial"/>
          <w:kern w:val="0"/>
        </w:rPr>
      </w:pPr>
      <w:r w:rsidRPr="00D80525">
        <w:rPr>
          <w:rFonts w:ascii="Arial" w:hAnsi="Arial" w:cs="Arial"/>
          <w:kern w:val="0"/>
        </w:rPr>
        <w:t>The Contractor shall:</w:t>
      </w:r>
    </w:p>
    <w:p w14:paraId="5E80DCD5" w14:textId="10A4B844" w:rsidR="00371D8F" w:rsidRPr="00D80525" w:rsidRDefault="009F4E44" w:rsidP="00A41632">
      <w:pPr>
        <w:pStyle w:val="ListParagraph"/>
        <w:widowControl w:val="0"/>
        <w:numPr>
          <w:ilvl w:val="0"/>
          <w:numId w:val="2"/>
        </w:numPr>
        <w:tabs>
          <w:tab w:val="clear" w:pos="360"/>
        </w:tabs>
        <w:kinsoku w:val="0"/>
        <w:overflowPunct w:val="0"/>
        <w:spacing w:before="168" w:after="0" w:line="288" w:lineRule="exact"/>
        <w:ind w:right="1152"/>
        <w:textAlignment w:val="baseline"/>
        <w:rPr>
          <w:rFonts w:ascii="Arial" w:hAnsi="Arial" w:cs="Arial"/>
          <w:spacing w:val="-3"/>
          <w:kern w:val="0"/>
        </w:rPr>
      </w:pPr>
      <w:r w:rsidRPr="00D80525">
        <w:rPr>
          <w:rFonts w:ascii="Arial" w:hAnsi="Arial" w:cs="Arial"/>
          <w:kern w:val="0"/>
        </w:rPr>
        <w:t>Maintain IT security and comply with all terms and conditions of the contract throughout the term of the contract with respect to all data and information technology requirements.</w:t>
      </w:r>
      <w:r w:rsidR="00371D8F" w:rsidRPr="00D80525">
        <w:rPr>
          <w:rFonts w:ascii="Arial" w:hAnsi="Arial" w:cs="Arial"/>
          <w:kern w:val="0"/>
        </w:rPr>
        <w:br/>
      </w:r>
    </w:p>
    <w:p w14:paraId="2DAB9EC2" w14:textId="1A3DB6DD" w:rsidR="009F4E44" w:rsidRPr="00D80525" w:rsidRDefault="009F4E44" w:rsidP="00221BAE">
      <w:pPr>
        <w:pStyle w:val="ListParagraph"/>
        <w:widowControl w:val="0"/>
        <w:numPr>
          <w:ilvl w:val="0"/>
          <w:numId w:val="2"/>
        </w:numPr>
        <w:tabs>
          <w:tab w:val="clear" w:pos="360"/>
        </w:tabs>
        <w:kinsoku w:val="0"/>
        <w:overflowPunct w:val="0"/>
        <w:spacing w:after="0" w:line="288" w:lineRule="exact"/>
        <w:ind w:right="90"/>
        <w:textAlignment w:val="baseline"/>
        <w:rPr>
          <w:rFonts w:ascii="Arial" w:hAnsi="Arial" w:cs="Arial"/>
          <w:spacing w:val="-3"/>
          <w:kern w:val="0"/>
        </w:rPr>
      </w:pPr>
      <w:r w:rsidRPr="00D80525">
        <w:rPr>
          <w:rFonts w:ascii="Arial" w:hAnsi="Arial" w:cs="Arial"/>
          <w:spacing w:val="-3"/>
          <w:kern w:val="0"/>
        </w:rPr>
        <w:t>Use, maintain, enhance, develop, and upgrade all information technology software and system documentation under this Contract in accordance with Federal Laws, best practices, and regulations.</w:t>
      </w:r>
      <w:r w:rsidR="00371D8F" w:rsidRPr="00D80525">
        <w:rPr>
          <w:rFonts w:ascii="Arial" w:hAnsi="Arial" w:cs="Arial"/>
          <w:spacing w:val="-3"/>
          <w:kern w:val="0"/>
        </w:rPr>
        <w:br/>
      </w:r>
    </w:p>
    <w:p w14:paraId="2BF63B8A" w14:textId="77777777" w:rsidR="009F4E44" w:rsidRPr="00D80525" w:rsidRDefault="009F4E44" w:rsidP="003971F6">
      <w:pPr>
        <w:widowControl w:val="0"/>
        <w:kinsoku w:val="0"/>
        <w:overflowPunct w:val="0"/>
        <w:spacing w:after="0" w:line="246" w:lineRule="exact"/>
        <w:textAlignment w:val="baseline"/>
        <w:rPr>
          <w:rFonts w:ascii="Arial" w:hAnsi="Arial" w:cs="Arial"/>
          <w:kern w:val="0"/>
        </w:rPr>
      </w:pPr>
      <w:r w:rsidRPr="00D80525">
        <w:rPr>
          <w:rFonts w:ascii="Arial" w:hAnsi="Arial" w:cs="Arial"/>
          <w:kern w:val="0"/>
        </w:rPr>
        <w:t>This includes, at a minimum:</w:t>
      </w:r>
    </w:p>
    <w:p w14:paraId="2056E66A" w14:textId="77777777" w:rsidR="009F4E44" w:rsidRPr="00D80525" w:rsidRDefault="009F4E44" w:rsidP="00A41632">
      <w:pPr>
        <w:widowControl w:val="0"/>
        <w:numPr>
          <w:ilvl w:val="0"/>
          <w:numId w:val="3"/>
        </w:numPr>
        <w:kinsoku w:val="0"/>
        <w:overflowPunct w:val="0"/>
        <w:spacing w:before="236" w:after="0" w:line="269" w:lineRule="exact"/>
        <w:ind w:left="270"/>
        <w:textAlignment w:val="baseline"/>
        <w:rPr>
          <w:rFonts w:ascii="Arial" w:hAnsi="Arial" w:cs="Arial"/>
          <w:spacing w:val="-1"/>
          <w:kern w:val="0"/>
        </w:rPr>
      </w:pPr>
      <w:r w:rsidRPr="00D80525">
        <w:rPr>
          <w:rFonts w:ascii="Arial" w:hAnsi="Arial" w:cs="Arial"/>
          <w:spacing w:val="-1"/>
          <w:kern w:val="0"/>
        </w:rPr>
        <w:t>Federal Information Security Management Act -</w:t>
      </w:r>
      <w:r w:rsidRPr="00D80525">
        <w:rPr>
          <w:rFonts w:ascii="Arial" w:hAnsi="Arial" w:cs="Arial"/>
          <w:color w:val="0000FF"/>
          <w:spacing w:val="-1"/>
          <w:kern w:val="0"/>
          <w:u w:val="single"/>
        </w:rPr>
        <w:t xml:space="preserve"> </w:t>
      </w:r>
      <w:hyperlink r:id="rId14" w:history="1">
        <w:r w:rsidRPr="00D80525">
          <w:rPr>
            <w:rFonts w:ascii="Arial" w:hAnsi="Arial" w:cs="Arial"/>
            <w:color w:val="0000FF"/>
            <w:spacing w:val="-1"/>
            <w:kern w:val="0"/>
            <w:u w:val="single"/>
          </w:rPr>
          <w:t xml:space="preserve"> https://www.dhs.gov/fisma</w:t>
        </w:r>
      </w:hyperlink>
      <w:r w:rsidRPr="00D80525">
        <w:rPr>
          <w:rFonts w:ascii="Arial" w:hAnsi="Arial" w:cs="Arial"/>
          <w:spacing w:val="-1"/>
          <w:kern w:val="0"/>
        </w:rPr>
        <w:t xml:space="preserve"> </w:t>
      </w:r>
    </w:p>
    <w:p w14:paraId="40D23CB6" w14:textId="77777777" w:rsidR="009F4E44" w:rsidRPr="00D80525" w:rsidRDefault="009F4E44" w:rsidP="00A41632">
      <w:pPr>
        <w:widowControl w:val="0"/>
        <w:numPr>
          <w:ilvl w:val="0"/>
          <w:numId w:val="3"/>
        </w:numPr>
        <w:kinsoku w:val="0"/>
        <w:overflowPunct w:val="0"/>
        <w:spacing w:before="230" w:after="0" w:line="269" w:lineRule="exact"/>
        <w:ind w:left="270"/>
        <w:textAlignment w:val="baseline"/>
        <w:rPr>
          <w:rFonts w:ascii="Arial" w:hAnsi="Arial" w:cs="Arial"/>
          <w:spacing w:val="-1"/>
          <w:kern w:val="0"/>
        </w:rPr>
      </w:pPr>
      <w:r w:rsidRPr="00D80525">
        <w:rPr>
          <w:rFonts w:ascii="Arial" w:hAnsi="Arial" w:cs="Arial"/>
          <w:spacing w:val="-1"/>
          <w:kern w:val="0"/>
        </w:rPr>
        <w:t>The Privacy Act -</w:t>
      </w:r>
      <w:r w:rsidRPr="00D80525">
        <w:rPr>
          <w:rFonts w:ascii="Arial" w:hAnsi="Arial" w:cs="Arial"/>
          <w:color w:val="0000FF"/>
          <w:spacing w:val="-1"/>
          <w:kern w:val="0"/>
          <w:u w:val="single"/>
        </w:rPr>
        <w:t xml:space="preserve"> </w:t>
      </w:r>
      <w:hyperlink r:id="rId15" w:history="1">
        <w:r w:rsidRPr="00D80525">
          <w:rPr>
            <w:rFonts w:ascii="Arial" w:hAnsi="Arial" w:cs="Arial"/>
            <w:color w:val="0000FF"/>
            <w:spacing w:val="-1"/>
            <w:kern w:val="0"/>
            <w:u w:val="single"/>
          </w:rPr>
          <w:t xml:space="preserve"> https://www.archives.gov/about/laws/privacy-act-1974.html</w:t>
        </w:r>
      </w:hyperlink>
      <w:r w:rsidRPr="00D80525">
        <w:rPr>
          <w:rFonts w:ascii="Arial" w:hAnsi="Arial" w:cs="Arial"/>
          <w:spacing w:val="-1"/>
          <w:kern w:val="0"/>
        </w:rPr>
        <w:t xml:space="preserve"> </w:t>
      </w:r>
    </w:p>
    <w:p w14:paraId="5C6FE18A" w14:textId="77777777" w:rsidR="009F4E44" w:rsidRPr="00D80525" w:rsidRDefault="009F4E44" w:rsidP="00A41632">
      <w:pPr>
        <w:widowControl w:val="0"/>
        <w:numPr>
          <w:ilvl w:val="0"/>
          <w:numId w:val="3"/>
        </w:numPr>
        <w:kinsoku w:val="0"/>
        <w:overflowPunct w:val="0"/>
        <w:spacing w:before="226" w:after="0" w:line="269" w:lineRule="exact"/>
        <w:ind w:left="270"/>
        <w:textAlignment w:val="baseline"/>
        <w:rPr>
          <w:rFonts w:ascii="Arial" w:hAnsi="Arial" w:cs="Arial"/>
          <w:color w:val="0000FF"/>
          <w:kern w:val="0"/>
        </w:rPr>
      </w:pPr>
      <w:r w:rsidRPr="00D80525">
        <w:rPr>
          <w:rFonts w:ascii="Arial" w:hAnsi="Arial" w:cs="Arial"/>
          <w:kern w:val="0"/>
        </w:rPr>
        <w:lastRenderedPageBreak/>
        <w:t>The E-Government Act -</w:t>
      </w:r>
      <w:r w:rsidRPr="00D80525">
        <w:rPr>
          <w:rFonts w:ascii="Arial" w:hAnsi="Arial" w:cs="Arial"/>
          <w:color w:val="0000FF"/>
          <w:kern w:val="0"/>
          <w:u w:val="single"/>
        </w:rPr>
        <w:t xml:space="preserve"> </w:t>
      </w:r>
      <w:hyperlink r:id="rId16" w:history="1">
        <w:r w:rsidRPr="00D80525">
          <w:rPr>
            <w:rFonts w:ascii="Arial" w:hAnsi="Arial" w:cs="Arial"/>
            <w:color w:val="0000FF"/>
            <w:kern w:val="0"/>
            <w:u w:val="single"/>
          </w:rPr>
          <w:t xml:space="preserve"> </w:t>
        </w:r>
      </w:hyperlink>
      <w:hyperlink r:id="rId17" w:history="1">
        <w:r w:rsidRPr="00D80525">
          <w:rPr>
            <w:rFonts w:ascii="Arial" w:hAnsi="Arial" w:cs="Arial"/>
            <w:color w:val="0000FF"/>
            <w:kern w:val="0"/>
            <w:u w:val="single"/>
          </w:rPr>
          <w:t>https://www.archives.gov/about/laws/egov-act-section-</w:t>
        </w:r>
      </w:hyperlink>
      <w:r w:rsidRPr="00D80525">
        <w:rPr>
          <w:rFonts w:ascii="Arial" w:hAnsi="Arial" w:cs="Arial"/>
          <w:color w:val="0000FF"/>
          <w:kern w:val="0"/>
          <w:u w:val="single"/>
        </w:rPr>
        <w:t>207.html</w:t>
      </w:r>
      <w:r w:rsidRPr="00D80525">
        <w:rPr>
          <w:rFonts w:ascii="Arial" w:hAnsi="Arial" w:cs="Arial"/>
          <w:color w:val="0000FF"/>
          <w:kern w:val="0"/>
        </w:rPr>
        <w:t>;</w:t>
      </w:r>
    </w:p>
    <w:p w14:paraId="4B2C59A7" w14:textId="77777777" w:rsidR="009F4E44" w:rsidRPr="00D80525" w:rsidRDefault="009F4E44" w:rsidP="00A41632">
      <w:pPr>
        <w:widowControl w:val="0"/>
        <w:numPr>
          <w:ilvl w:val="0"/>
          <w:numId w:val="3"/>
        </w:numPr>
        <w:kinsoku w:val="0"/>
        <w:overflowPunct w:val="0"/>
        <w:spacing w:before="244" w:after="0" w:line="269" w:lineRule="exact"/>
        <w:ind w:left="270"/>
        <w:textAlignment w:val="baseline"/>
        <w:rPr>
          <w:rFonts w:ascii="Arial" w:hAnsi="Arial" w:cs="Arial"/>
          <w:color w:val="0000FF"/>
          <w:kern w:val="0"/>
        </w:rPr>
      </w:pPr>
      <w:r w:rsidRPr="00D80525">
        <w:rPr>
          <w:rFonts w:ascii="Arial" w:hAnsi="Arial" w:cs="Arial"/>
          <w:kern w:val="0"/>
        </w:rPr>
        <w:t>The Clinger-Cohen Act</w:t>
      </w:r>
      <w:r w:rsidRPr="00D80525">
        <w:rPr>
          <w:rFonts w:ascii="Arial" w:hAnsi="Arial" w:cs="Arial"/>
          <w:color w:val="0000FF"/>
          <w:kern w:val="0"/>
        </w:rPr>
        <w:t xml:space="preserve"> </w:t>
      </w:r>
      <w:hyperlink r:id="rId18" w:history="1">
        <w:r w:rsidRPr="00D80525">
          <w:rPr>
            <w:rFonts w:ascii="Arial" w:hAnsi="Arial" w:cs="Arial"/>
            <w:color w:val="0000FF"/>
            <w:kern w:val="0"/>
            <w:u w:val="single"/>
          </w:rPr>
          <w:t>-https://www.fismacenter.com/Clinger%20Cohen.pdf</w:t>
        </w:r>
      </w:hyperlink>
    </w:p>
    <w:p w14:paraId="7F78326E" w14:textId="77777777" w:rsidR="009F4E44" w:rsidRPr="00D80525" w:rsidRDefault="009F4E44" w:rsidP="00A41632">
      <w:pPr>
        <w:widowControl w:val="0"/>
        <w:numPr>
          <w:ilvl w:val="0"/>
          <w:numId w:val="3"/>
        </w:numPr>
        <w:kinsoku w:val="0"/>
        <w:overflowPunct w:val="0"/>
        <w:spacing w:before="240" w:after="0" w:line="269" w:lineRule="exact"/>
        <w:ind w:left="270"/>
        <w:textAlignment w:val="baseline"/>
        <w:rPr>
          <w:rFonts w:ascii="Arial" w:hAnsi="Arial" w:cs="Arial"/>
          <w:kern w:val="0"/>
        </w:rPr>
      </w:pPr>
      <w:r w:rsidRPr="00D80525">
        <w:rPr>
          <w:rFonts w:ascii="Arial" w:hAnsi="Arial" w:cs="Arial"/>
          <w:kern w:val="0"/>
        </w:rPr>
        <w:t>Government Paper Reduction Act</w:t>
      </w:r>
      <w:r w:rsidRPr="00D80525">
        <w:rPr>
          <w:rFonts w:ascii="Arial" w:hAnsi="Arial" w:cs="Arial"/>
          <w:color w:val="0000FF"/>
          <w:kern w:val="0"/>
          <w:u w:val="single"/>
        </w:rPr>
        <w:t xml:space="preserve"> https://pra.digital.gov/</w:t>
      </w:r>
      <w:r w:rsidRPr="00D80525">
        <w:rPr>
          <w:rFonts w:ascii="Arial" w:hAnsi="Arial" w:cs="Arial"/>
          <w:kern w:val="0"/>
        </w:rPr>
        <w:t xml:space="preserve"> </w:t>
      </w:r>
    </w:p>
    <w:p w14:paraId="4133B333" w14:textId="5A6DD294" w:rsidR="009F4E44" w:rsidRPr="00D80525" w:rsidRDefault="009F4E44" w:rsidP="00A41632">
      <w:pPr>
        <w:widowControl w:val="0"/>
        <w:numPr>
          <w:ilvl w:val="0"/>
          <w:numId w:val="4"/>
        </w:numPr>
        <w:tabs>
          <w:tab w:val="clear" w:pos="360"/>
        </w:tabs>
        <w:kinsoku w:val="0"/>
        <w:overflowPunct w:val="0"/>
        <w:spacing w:after="0" w:line="480" w:lineRule="exact"/>
        <w:ind w:left="720" w:hanging="450"/>
        <w:textAlignment w:val="baseline"/>
        <w:rPr>
          <w:rFonts w:ascii="Arial" w:hAnsi="Arial" w:cs="Arial"/>
          <w:kern w:val="0"/>
          <w:u w:val="single"/>
        </w:rPr>
      </w:pPr>
      <w:r w:rsidRPr="00D80525">
        <w:rPr>
          <w:rFonts w:ascii="Arial" w:hAnsi="Arial" w:cs="Arial"/>
          <w:kern w:val="0"/>
        </w:rPr>
        <w:t>Office of Management and Budget Circulars A-130, and A-I23</w:t>
      </w:r>
      <w:r w:rsidRPr="00D80525">
        <w:rPr>
          <w:rFonts w:ascii="Arial" w:hAnsi="Arial" w:cs="Arial"/>
          <w:kern w:val="0"/>
        </w:rPr>
        <w:br/>
      </w:r>
      <w:hyperlink r:id="rId19" w:history="1">
        <w:r w:rsidRPr="00D80525">
          <w:rPr>
            <w:rFonts w:ascii="Arial" w:hAnsi="Arial" w:cs="Arial"/>
            <w:color w:val="0000FF"/>
            <w:kern w:val="0"/>
            <w:u w:val="single"/>
          </w:rPr>
          <w:t>https://www.cio.gov/policies-and-priorities/circular-a-130/</w:t>
        </w:r>
      </w:hyperlink>
      <w:r w:rsidRPr="00D80525">
        <w:rPr>
          <w:rFonts w:ascii="Arial" w:hAnsi="Arial" w:cs="Arial"/>
          <w:color w:val="0000FF"/>
          <w:kern w:val="0"/>
          <w:u w:val="single"/>
        </w:rPr>
        <w:t xml:space="preserve"> </w:t>
      </w:r>
      <w:r w:rsidRPr="00D80525">
        <w:rPr>
          <w:rFonts w:ascii="Arial" w:hAnsi="Arial" w:cs="Arial"/>
          <w:color w:val="0000FF"/>
          <w:kern w:val="0"/>
          <w:u w:val="single"/>
        </w:rPr>
        <w:br/>
      </w:r>
      <w:hyperlink r:id="rId20" w:history="1">
        <w:r w:rsidRPr="00D80525">
          <w:rPr>
            <w:rFonts w:ascii="Arial" w:hAnsi="Arial" w:cs="Arial"/>
            <w:color w:val="0000FF"/>
            <w:kern w:val="0"/>
            <w:u w:val="single"/>
          </w:rPr>
          <w:t>https://obamawhitehouse.archives.gov/omb/circulars_a123_rev</w:t>
        </w:r>
      </w:hyperlink>
      <w:r w:rsidRPr="00D80525">
        <w:rPr>
          <w:rFonts w:ascii="Arial" w:hAnsi="Arial" w:cs="Arial"/>
          <w:kern w:val="0"/>
          <w:u w:val="single"/>
        </w:rPr>
        <w:t xml:space="preserve"> </w:t>
      </w:r>
    </w:p>
    <w:p w14:paraId="776E9480" w14:textId="26B05BAB" w:rsidR="009F4E44" w:rsidRPr="00D80525" w:rsidRDefault="009F4E44" w:rsidP="00A41632">
      <w:pPr>
        <w:widowControl w:val="0"/>
        <w:numPr>
          <w:ilvl w:val="0"/>
          <w:numId w:val="3"/>
        </w:numPr>
        <w:kinsoku w:val="0"/>
        <w:overflowPunct w:val="0"/>
        <w:spacing w:before="66" w:after="0" w:line="268" w:lineRule="exact"/>
        <w:ind w:left="270"/>
        <w:textAlignment w:val="baseline"/>
        <w:rPr>
          <w:rFonts w:ascii="Arial" w:hAnsi="Arial" w:cs="Arial"/>
          <w:kern w:val="0"/>
        </w:rPr>
      </w:pPr>
      <w:r w:rsidRPr="00D80525">
        <w:rPr>
          <w:rFonts w:ascii="Arial" w:hAnsi="Arial" w:cs="Arial"/>
          <w:kern w:val="0"/>
        </w:rPr>
        <w:t>Office of Management and Budget Memorandum 17-</w:t>
      </w:r>
      <w:r w:rsidR="001871C9" w:rsidRPr="00D80525">
        <w:rPr>
          <w:rFonts w:ascii="Arial" w:hAnsi="Arial" w:cs="Arial"/>
          <w:kern w:val="0"/>
        </w:rPr>
        <w:t>12</w:t>
      </w:r>
    </w:p>
    <w:p w14:paraId="6843DEB2" w14:textId="69DEDE53" w:rsidR="009F4E44" w:rsidRPr="00D80525" w:rsidRDefault="001871C9" w:rsidP="000C1072">
      <w:pPr>
        <w:widowControl w:val="0"/>
        <w:kinsoku w:val="0"/>
        <w:overflowPunct w:val="0"/>
        <w:spacing w:before="52" w:after="0" w:line="247" w:lineRule="exact"/>
        <w:ind w:left="720"/>
        <w:textAlignment w:val="baseline"/>
        <w:rPr>
          <w:rFonts w:ascii="Arial" w:hAnsi="Arial" w:cs="Arial"/>
          <w:color w:val="0000FF"/>
          <w:kern w:val="0"/>
        </w:rPr>
      </w:pPr>
      <w:hyperlink r:id="rId21" w:history="1">
        <w:r w:rsidRPr="00D80525">
          <w:rPr>
            <w:rStyle w:val="Hyperlink"/>
            <w:rFonts w:ascii="Arial" w:hAnsi="Arial" w:cs="Arial"/>
            <w:kern w:val="0"/>
          </w:rPr>
          <w:t>https://obamawhitehouse.archives.gov/sites/default/files/omb/memoranda/2017/m-17-12_0.pdf</w:t>
        </w:r>
      </w:hyperlink>
    </w:p>
    <w:p w14:paraId="0EC33799" w14:textId="54FEB8CE" w:rsidR="009F4E44" w:rsidRPr="00D80525" w:rsidRDefault="009F4E44" w:rsidP="00A41632">
      <w:pPr>
        <w:widowControl w:val="0"/>
        <w:numPr>
          <w:ilvl w:val="0"/>
          <w:numId w:val="5"/>
        </w:numPr>
        <w:tabs>
          <w:tab w:val="clear" w:pos="504"/>
        </w:tabs>
        <w:kinsoku w:val="0"/>
        <w:overflowPunct w:val="0"/>
        <w:spacing w:before="186" w:after="0" w:line="303" w:lineRule="exact"/>
        <w:ind w:left="720" w:right="144" w:hanging="450"/>
        <w:textAlignment w:val="baseline"/>
        <w:rPr>
          <w:rFonts w:ascii="Arial" w:hAnsi="Arial" w:cs="Arial"/>
          <w:kern w:val="0"/>
          <w:u w:val="single"/>
        </w:rPr>
      </w:pPr>
      <w:r w:rsidRPr="00D80525">
        <w:rPr>
          <w:rFonts w:ascii="Arial" w:hAnsi="Arial" w:cs="Arial"/>
          <w:kern w:val="0"/>
        </w:rPr>
        <w:t>Federal Financial Manager Integrity Act (FFMIA</w:t>
      </w:r>
      <w:r w:rsidRPr="00D80525">
        <w:rPr>
          <w:rFonts w:ascii="Arial" w:hAnsi="Arial" w:cs="Arial"/>
        </w:rPr>
        <w:t>)</w:t>
      </w:r>
      <w:hyperlink r:id="rId22" w:history="1">
        <w:r w:rsidRPr="00D80525">
          <w:rPr>
            <w:rFonts w:ascii="Arial" w:hAnsi="Arial" w:cs="Arial"/>
          </w:rPr>
          <w:t>.</w:t>
        </w:r>
      </w:hyperlink>
      <w:r w:rsidRPr="00D80525">
        <w:rPr>
          <w:rFonts w:ascii="Arial" w:hAnsi="Arial" w:cs="Arial"/>
        </w:rPr>
        <w:t xml:space="preserve"> </w:t>
      </w:r>
      <w:hyperlink r:id="rId23" w:history="1">
        <w:r w:rsidRPr="00D80525">
          <w:rPr>
            <w:rFonts w:ascii="Arial" w:hAnsi="Arial" w:cs="Arial"/>
            <w:color w:val="0000FF"/>
            <w:kern w:val="0"/>
            <w:u w:val="single"/>
          </w:rPr>
          <w:t xml:space="preserve"> </w:t>
        </w:r>
        <w:r w:rsidR="001871C9" w:rsidRPr="00D80525">
          <w:rPr>
            <w:rFonts w:ascii="Arial" w:hAnsi="Arial" w:cs="Arial"/>
            <w:color w:val="0000FF"/>
            <w:kern w:val="0"/>
            <w:u w:val="single"/>
          </w:rPr>
          <w:br/>
        </w:r>
        <w:r w:rsidRPr="00D80525">
          <w:rPr>
            <w:rFonts w:ascii="Arial" w:hAnsi="Arial" w:cs="Arial"/>
            <w:color w:val="0000FF"/>
            <w:kern w:val="0"/>
            <w:u w:val="single"/>
          </w:rPr>
          <w:t>Office of Federal Financial Management Federal Financial</w:t>
        </w:r>
      </w:hyperlink>
      <w:r w:rsidRPr="00D80525">
        <w:rPr>
          <w:rFonts w:ascii="Arial" w:hAnsi="Arial" w:cs="Arial"/>
          <w:color w:val="0000FF"/>
          <w:kern w:val="0"/>
          <w:u w:val="single"/>
        </w:rPr>
        <w:t xml:space="preserve"> </w:t>
      </w:r>
      <w:hyperlink r:id="rId24" w:history="1">
        <w:r w:rsidRPr="00D80525">
          <w:rPr>
            <w:rFonts w:ascii="Arial" w:hAnsi="Arial" w:cs="Arial"/>
            <w:color w:val="0000FF"/>
            <w:kern w:val="0"/>
            <w:u w:val="single"/>
          </w:rPr>
          <w:t xml:space="preserve"> Management Improvement Act (FFMIA) | The White House (archives.gov)</w:t>
        </w:r>
      </w:hyperlink>
      <w:r w:rsidRPr="00D80525">
        <w:rPr>
          <w:rFonts w:ascii="Arial" w:hAnsi="Arial" w:cs="Arial"/>
          <w:kern w:val="0"/>
          <w:u w:val="single"/>
        </w:rPr>
        <w:t xml:space="preserve"> </w:t>
      </w:r>
    </w:p>
    <w:p w14:paraId="72388F64" w14:textId="1D38FE44" w:rsidR="009F4E44" w:rsidRPr="00D80525" w:rsidRDefault="009F4E44" w:rsidP="00A41632">
      <w:pPr>
        <w:widowControl w:val="0"/>
        <w:numPr>
          <w:ilvl w:val="0"/>
          <w:numId w:val="5"/>
        </w:numPr>
        <w:tabs>
          <w:tab w:val="clear" w:pos="504"/>
        </w:tabs>
        <w:kinsoku w:val="0"/>
        <w:overflowPunct w:val="0"/>
        <w:spacing w:before="191" w:after="0" w:line="303" w:lineRule="exact"/>
        <w:ind w:left="720" w:right="72" w:hanging="450"/>
        <w:textAlignment w:val="baseline"/>
        <w:rPr>
          <w:rFonts w:ascii="Arial" w:hAnsi="Arial" w:cs="Arial"/>
          <w:kern w:val="0"/>
          <w:u w:val="single"/>
        </w:rPr>
      </w:pPr>
      <w:r w:rsidRPr="00D80525">
        <w:rPr>
          <w:rFonts w:ascii="Arial" w:hAnsi="Arial" w:cs="Arial"/>
          <w:kern w:val="0"/>
        </w:rPr>
        <w:t>Federal Information Security Modernization Act (FISMA) of 2014</w:t>
      </w:r>
      <w:hyperlink r:id="rId25" w:history="1">
        <w:r w:rsidRPr="00D80525">
          <w:rPr>
            <w:rFonts w:ascii="Arial" w:hAnsi="Arial" w:cs="Arial"/>
          </w:rPr>
          <w:t>.</w:t>
        </w:r>
      </w:hyperlink>
      <w:r w:rsidRPr="00D80525">
        <w:rPr>
          <w:rFonts w:ascii="Arial" w:hAnsi="Arial" w:cs="Arial"/>
        </w:rPr>
        <w:t xml:space="preserve"> </w:t>
      </w:r>
      <w:r w:rsidR="001871C9" w:rsidRPr="00D80525">
        <w:rPr>
          <w:rFonts w:ascii="Arial" w:hAnsi="Arial" w:cs="Arial"/>
        </w:rPr>
        <w:br/>
      </w:r>
      <w:hyperlink r:id="rId26" w:history="1">
        <w:r w:rsidRPr="00D80525">
          <w:rPr>
            <w:rFonts w:ascii="Arial" w:hAnsi="Arial" w:cs="Arial"/>
            <w:color w:val="0000FF"/>
            <w:kern w:val="0"/>
            <w:u w:val="single"/>
          </w:rPr>
          <w:t>Federal Information Security Modernization Act | CISA</w:t>
        </w:r>
      </w:hyperlink>
      <w:r w:rsidRPr="00D80525">
        <w:rPr>
          <w:rFonts w:ascii="Arial" w:hAnsi="Arial" w:cs="Arial"/>
          <w:kern w:val="0"/>
          <w:u w:val="single"/>
        </w:rPr>
        <w:t xml:space="preserve"> </w:t>
      </w:r>
    </w:p>
    <w:p w14:paraId="7EE1F2F9" w14:textId="13E5C16C" w:rsidR="009F4E44" w:rsidRPr="00D80525" w:rsidRDefault="009F4E44" w:rsidP="00A41632">
      <w:pPr>
        <w:widowControl w:val="0"/>
        <w:numPr>
          <w:ilvl w:val="0"/>
          <w:numId w:val="5"/>
        </w:numPr>
        <w:tabs>
          <w:tab w:val="clear" w:pos="504"/>
        </w:tabs>
        <w:kinsoku w:val="0"/>
        <w:overflowPunct w:val="0"/>
        <w:spacing w:before="191" w:after="0" w:line="303" w:lineRule="exact"/>
        <w:ind w:left="720" w:right="72" w:hanging="450"/>
        <w:textAlignment w:val="baseline"/>
        <w:rPr>
          <w:rFonts w:ascii="Arial" w:hAnsi="Arial" w:cs="Arial"/>
          <w:kern w:val="0"/>
          <w:u w:val="single"/>
        </w:rPr>
      </w:pPr>
      <w:r w:rsidRPr="00D80525">
        <w:rPr>
          <w:rFonts w:ascii="Arial" w:hAnsi="Arial" w:cs="Arial"/>
          <w:kern w:val="0"/>
        </w:rPr>
        <w:t>Section 508 of the Rehabilitation Act of 199</w:t>
      </w:r>
      <w:r w:rsidR="001871C9" w:rsidRPr="00D80525">
        <w:rPr>
          <w:rFonts w:ascii="Arial" w:hAnsi="Arial" w:cs="Arial"/>
          <w:kern w:val="0"/>
        </w:rPr>
        <w:t>8 Regulations.gov</w:t>
      </w:r>
      <w:r w:rsidR="001871C9" w:rsidRPr="00D80525">
        <w:rPr>
          <w:rFonts w:ascii="Arial" w:hAnsi="Arial" w:cs="Arial"/>
        </w:rPr>
        <w:br/>
      </w:r>
      <w:hyperlink r:id="rId27" w:history="1">
        <w:r w:rsidR="001871C9" w:rsidRPr="00D80525">
          <w:rPr>
            <w:rStyle w:val="Hyperlink"/>
            <w:rFonts w:ascii="Arial" w:hAnsi="Arial" w:cs="Arial"/>
            <w:kern w:val="0"/>
          </w:rPr>
          <w:t>http://www.gpo.gov/fdsys/pkg/PLAW-105publ220/pdf/PLAW-105publ220.pdf.</w:t>
        </w:r>
      </w:hyperlink>
      <w:r w:rsidRPr="00D80525">
        <w:rPr>
          <w:rFonts w:ascii="Arial" w:hAnsi="Arial" w:cs="Arial"/>
          <w:kern w:val="0"/>
          <w:u w:val="single"/>
        </w:rPr>
        <w:t xml:space="preserve"> </w:t>
      </w:r>
    </w:p>
    <w:p w14:paraId="3D334034" w14:textId="170CA908" w:rsidR="009F4E44" w:rsidRPr="00D80525" w:rsidRDefault="009F4E44" w:rsidP="00A41632">
      <w:pPr>
        <w:widowControl w:val="0"/>
        <w:numPr>
          <w:ilvl w:val="0"/>
          <w:numId w:val="5"/>
        </w:numPr>
        <w:tabs>
          <w:tab w:val="clear" w:pos="504"/>
        </w:tabs>
        <w:kinsoku w:val="0"/>
        <w:overflowPunct w:val="0"/>
        <w:spacing w:before="273" w:after="0" w:line="269" w:lineRule="exact"/>
        <w:ind w:left="720" w:hanging="450"/>
        <w:textAlignment w:val="baseline"/>
        <w:rPr>
          <w:rFonts w:ascii="Arial" w:hAnsi="Arial" w:cs="Arial"/>
          <w:color w:val="0000FF"/>
          <w:spacing w:val="-1"/>
          <w:kern w:val="0"/>
          <w:u w:val="single"/>
        </w:rPr>
      </w:pPr>
      <w:r w:rsidRPr="00D80525">
        <w:rPr>
          <w:rFonts w:ascii="Arial" w:hAnsi="Arial" w:cs="Arial"/>
          <w:spacing w:val="-1"/>
          <w:kern w:val="0"/>
        </w:rPr>
        <w:t>Freedom of Information Act (FOIA) Laws and Regulations</w:t>
      </w:r>
      <w:hyperlink r:id="rId28" w:history="1">
        <w:r w:rsidRPr="00D80525">
          <w:rPr>
            <w:rFonts w:ascii="Arial" w:hAnsi="Arial" w:cs="Arial"/>
          </w:rPr>
          <w:t>.</w:t>
        </w:r>
      </w:hyperlink>
      <w:r w:rsidR="001871C9" w:rsidRPr="00D80525">
        <w:rPr>
          <w:rFonts w:ascii="Arial" w:hAnsi="Arial" w:cs="Arial"/>
        </w:rPr>
        <w:br/>
      </w:r>
      <w:hyperlink r:id="rId29" w:history="1">
        <w:r w:rsidRPr="00D80525">
          <w:rPr>
            <w:rFonts w:ascii="Arial" w:hAnsi="Arial" w:cs="Arial"/>
            <w:color w:val="0000FF"/>
            <w:spacing w:val="-1"/>
            <w:kern w:val="0"/>
            <w:u w:val="single"/>
          </w:rPr>
          <w:t>FOIA.gov - Freedom of Information Act</w:t>
        </w:r>
      </w:hyperlink>
    </w:p>
    <w:p w14:paraId="7232ED92" w14:textId="77777777" w:rsidR="009F4E44" w:rsidRPr="00D80525" w:rsidRDefault="009F4E44" w:rsidP="00A41632">
      <w:pPr>
        <w:widowControl w:val="0"/>
        <w:numPr>
          <w:ilvl w:val="0"/>
          <w:numId w:val="5"/>
        </w:numPr>
        <w:tabs>
          <w:tab w:val="clear" w:pos="504"/>
        </w:tabs>
        <w:kinsoku w:val="0"/>
        <w:overflowPunct w:val="0"/>
        <w:spacing w:before="230" w:after="0" w:line="269" w:lineRule="exact"/>
        <w:ind w:left="720" w:hanging="450"/>
        <w:textAlignment w:val="baseline"/>
        <w:rPr>
          <w:rFonts w:ascii="Arial" w:hAnsi="Arial" w:cs="Arial"/>
          <w:color w:val="0000FF"/>
          <w:kern w:val="0"/>
        </w:rPr>
      </w:pPr>
      <w:r w:rsidRPr="00D80525">
        <w:rPr>
          <w:rFonts w:ascii="Arial" w:hAnsi="Arial" w:cs="Arial"/>
          <w:kern w:val="0"/>
        </w:rPr>
        <w:t>Publications from National Institute of Standards and Technology (NIST) Recourse Center</w:t>
      </w:r>
      <w:r w:rsidRPr="00D80525">
        <w:rPr>
          <w:rFonts w:ascii="Arial" w:hAnsi="Arial" w:cs="Arial"/>
          <w:color w:val="0000FF"/>
          <w:kern w:val="0"/>
        </w:rPr>
        <w:t xml:space="preserve"> </w:t>
      </w:r>
      <w:hyperlink r:id="rId30" w:history="1">
        <w:r w:rsidRPr="00D80525">
          <w:rPr>
            <w:rFonts w:ascii="Arial" w:hAnsi="Arial" w:cs="Arial"/>
            <w:color w:val="0000FF"/>
            <w:kern w:val="0"/>
            <w:u w:val="single"/>
          </w:rPr>
          <w:t>(nist.gov)</w:t>
        </w:r>
      </w:hyperlink>
    </w:p>
    <w:p w14:paraId="26D0DC59" w14:textId="77777777" w:rsidR="009F4E44" w:rsidRPr="00D80525" w:rsidRDefault="009F4E44" w:rsidP="00A41632">
      <w:pPr>
        <w:widowControl w:val="0"/>
        <w:numPr>
          <w:ilvl w:val="0"/>
          <w:numId w:val="3"/>
        </w:numPr>
        <w:kinsoku w:val="0"/>
        <w:overflowPunct w:val="0"/>
        <w:spacing w:before="240" w:after="0" w:line="268" w:lineRule="exact"/>
        <w:ind w:left="270"/>
        <w:textAlignment w:val="baseline"/>
        <w:rPr>
          <w:rFonts w:ascii="Arial" w:hAnsi="Arial" w:cs="Arial"/>
          <w:kern w:val="0"/>
        </w:rPr>
      </w:pPr>
      <w:r w:rsidRPr="00D80525">
        <w:rPr>
          <w:rFonts w:ascii="Arial" w:hAnsi="Arial" w:cs="Arial"/>
          <w:kern w:val="0"/>
        </w:rPr>
        <w:t>OMB Memorandum:</w:t>
      </w:r>
    </w:p>
    <w:p w14:paraId="60EB8DE8" w14:textId="6C259A1A" w:rsidR="009F4E44" w:rsidRPr="00D80525" w:rsidRDefault="00371D8F" w:rsidP="00371D8F">
      <w:pPr>
        <w:widowControl w:val="0"/>
        <w:kinsoku w:val="0"/>
        <w:overflowPunct w:val="0"/>
        <w:spacing w:before="21" w:after="0" w:line="247" w:lineRule="exact"/>
        <w:ind w:left="720"/>
        <w:textAlignment w:val="baseline"/>
        <w:rPr>
          <w:rFonts w:ascii="Arial" w:hAnsi="Arial" w:cs="Arial"/>
          <w:kern w:val="0"/>
        </w:rPr>
      </w:pPr>
      <w:r w:rsidRPr="00D80525">
        <w:rPr>
          <w:rFonts w:ascii="Arial" w:hAnsi="Arial" w:cs="Arial"/>
        </w:rPr>
        <w:br/>
      </w:r>
      <w:hyperlink r:id="rId31" w:history="1">
        <w:r w:rsidR="001871C9" w:rsidRPr="00D80525">
          <w:rPr>
            <w:rStyle w:val="Hyperlink"/>
            <w:rFonts w:ascii="Arial" w:hAnsi="Arial" w:cs="Arial"/>
            <w:kern w:val="0"/>
          </w:rPr>
          <w:t>https://www.whitehouse.gov/omb/information-for-agencies/memoranda/.</w:t>
        </w:r>
      </w:hyperlink>
      <w:r w:rsidR="009F4E44" w:rsidRPr="00D80525">
        <w:rPr>
          <w:rFonts w:ascii="Arial" w:hAnsi="Arial" w:cs="Arial"/>
          <w:kern w:val="0"/>
        </w:rPr>
        <w:t xml:space="preserve"> </w:t>
      </w:r>
    </w:p>
    <w:p w14:paraId="47AFE116" w14:textId="2FA55D9C" w:rsidR="009F4E44" w:rsidRPr="00D80525" w:rsidRDefault="009F4E44" w:rsidP="00A41632">
      <w:pPr>
        <w:widowControl w:val="0"/>
        <w:numPr>
          <w:ilvl w:val="0"/>
          <w:numId w:val="5"/>
        </w:numPr>
        <w:tabs>
          <w:tab w:val="clear" w:pos="504"/>
        </w:tabs>
        <w:kinsoku w:val="0"/>
        <w:overflowPunct w:val="0"/>
        <w:spacing w:before="273" w:after="0" w:line="269" w:lineRule="exact"/>
        <w:ind w:left="720" w:hanging="360"/>
        <w:textAlignment w:val="baseline"/>
        <w:rPr>
          <w:rFonts w:ascii="Arial" w:hAnsi="Arial" w:cs="Arial"/>
          <w:color w:val="0000FF"/>
          <w:spacing w:val="-1"/>
          <w:kern w:val="0"/>
          <w:u w:val="single"/>
        </w:rPr>
      </w:pPr>
      <w:r w:rsidRPr="00D80525">
        <w:rPr>
          <w:rFonts w:ascii="Arial" w:hAnsi="Arial" w:cs="Arial"/>
          <w:spacing w:val="-5"/>
          <w:kern w:val="0"/>
        </w:rPr>
        <w:t>HUD Office of the Chief Information Officer (OCIO) Handbooks:</w:t>
      </w:r>
      <w:r w:rsidR="000C1072" w:rsidRPr="00D80525">
        <w:rPr>
          <w:rFonts w:ascii="Arial" w:hAnsi="Arial" w:cs="Arial"/>
        </w:rPr>
        <w:t xml:space="preserve"> </w:t>
      </w:r>
      <w:r w:rsidR="000C1072" w:rsidRPr="00D80525">
        <w:rPr>
          <w:rFonts w:ascii="Arial" w:hAnsi="Arial" w:cs="Arial"/>
        </w:rPr>
        <w:br/>
      </w:r>
      <w:r w:rsidR="000C1072" w:rsidRPr="00D80525">
        <w:rPr>
          <w:rFonts w:ascii="Arial" w:hAnsi="Arial" w:cs="Arial"/>
          <w:color w:val="0000FF"/>
          <w:spacing w:val="-1"/>
          <w:kern w:val="0"/>
          <w:u w:val="single"/>
        </w:rPr>
        <w:t>https://www.hud.gov/program_offices/administration/hudclips/handbooks/cio.</w:t>
      </w:r>
    </w:p>
    <w:p w14:paraId="415AE0BC" w14:textId="693F0081" w:rsidR="009F4E44" w:rsidRPr="00D80525" w:rsidRDefault="009F4E44" w:rsidP="000C1072">
      <w:pPr>
        <w:widowControl w:val="0"/>
        <w:tabs>
          <w:tab w:val="left" w:pos="360"/>
        </w:tabs>
        <w:kinsoku w:val="0"/>
        <w:overflowPunct w:val="0"/>
        <w:spacing w:before="281" w:after="0" w:line="246" w:lineRule="exact"/>
        <w:ind w:left="360" w:hanging="360"/>
        <w:textAlignment w:val="baseline"/>
        <w:rPr>
          <w:rFonts w:ascii="Arial" w:hAnsi="Arial" w:cs="Arial"/>
          <w:kern w:val="0"/>
        </w:rPr>
      </w:pPr>
      <w:r w:rsidRPr="00D80525">
        <w:rPr>
          <w:rFonts w:ascii="Arial" w:hAnsi="Arial" w:cs="Arial"/>
          <w:kern w:val="0"/>
        </w:rPr>
        <w:t>C</w:t>
      </w:r>
      <w:r w:rsidR="000C1072" w:rsidRPr="00D80525">
        <w:rPr>
          <w:rFonts w:ascii="Arial" w:hAnsi="Arial" w:cs="Arial"/>
          <w:kern w:val="0"/>
        </w:rPr>
        <w:t xml:space="preserve">. </w:t>
      </w:r>
      <w:r w:rsidR="000C1072" w:rsidRPr="00D80525">
        <w:rPr>
          <w:rFonts w:ascii="Arial" w:hAnsi="Arial" w:cs="Arial"/>
          <w:kern w:val="0"/>
        </w:rPr>
        <w:tab/>
        <w:t>Maintain</w:t>
      </w:r>
      <w:r w:rsidRPr="00D80525">
        <w:rPr>
          <w:rFonts w:ascii="Arial" w:hAnsi="Arial" w:cs="Arial"/>
          <w:kern w:val="0"/>
        </w:rPr>
        <w:t xml:space="preserve"> Security Assessment and Authorization (SA&amp;A) standards in accordance with guidance</w:t>
      </w:r>
    </w:p>
    <w:p w14:paraId="566C5AAC" w14:textId="64D71412" w:rsidR="009F4E44" w:rsidRPr="00D80525" w:rsidRDefault="009F4E44">
      <w:pPr>
        <w:widowControl w:val="0"/>
        <w:kinsoku w:val="0"/>
        <w:overflowPunct w:val="0"/>
        <w:spacing w:before="8" w:after="0" w:line="292" w:lineRule="exact"/>
        <w:ind w:left="360" w:right="72"/>
        <w:textAlignment w:val="baseline"/>
        <w:rPr>
          <w:rFonts w:ascii="Arial" w:hAnsi="Arial" w:cs="Arial"/>
          <w:kern w:val="0"/>
        </w:rPr>
      </w:pPr>
      <w:r w:rsidRPr="00D80525">
        <w:rPr>
          <w:rFonts w:ascii="Arial" w:hAnsi="Arial" w:cs="Arial"/>
          <w:kern w:val="0"/>
        </w:rPr>
        <w:t xml:space="preserve">published by NIST. An independent SA&amp;A will be performed by Housing and Urban Development (HUD) during the period of performance of this contract. The Contractor shall complete the SA&amp;A within 90 days </w:t>
      </w:r>
      <w:r w:rsidR="00A64D80" w:rsidRPr="00D80525">
        <w:rPr>
          <w:rFonts w:ascii="Arial" w:hAnsi="Arial" w:cs="Arial"/>
          <w:kern w:val="0"/>
        </w:rPr>
        <w:br/>
      </w:r>
      <w:r w:rsidRPr="00D80525">
        <w:rPr>
          <w:rFonts w:ascii="Arial" w:hAnsi="Arial" w:cs="Arial"/>
          <w:kern w:val="0"/>
        </w:rPr>
        <w:t>after the award of the contract and again at the expiration of the SA&amp;A and to include any revisions or updates.</w:t>
      </w:r>
    </w:p>
    <w:p w14:paraId="15DF522D" w14:textId="24E73FDC" w:rsidR="009F4E44" w:rsidRPr="00D80525" w:rsidRDefault="009F4E44" w:rsidP="00055463">
      <w:pPr>
        <w:widowControl w:val="0"/>
        <w:tabs>
          <w:tab w:val="left" w:pos="360"/>
        </w:tabs>
        <w:kinsoku w:val="0"/>
        <w:overflowPunct w:val="0"/>
        <w:spacing w:before="215" w:after="0" w:line="246" w:lineRule="exact"/>
        <w:ind w:left="360" w:hanging="360"/>
        <w:textAlignment w:val="baseline"/>
        <w:rPr>
          <w:rFonts w:ascii="Arial" w:hAnsi="Arial" w:cs="Arial"/>
          <w:kern w:val="0"/>
        </w:rPr>
      </w:pPr>
      <w:r w:rsidRPr="00D80525">
        <w:rPr>
          <w:rFonts w:ascii="Arial" w:hAnsi="Arial" w:cs="Arial"/>
          <w:kern w:val="0"/>
        </w:rPr>
        <w:t xml:space="preserve">D. </w:t>
      </w:r>
      <w:r w:rsidR="000C1072" w:rsidRPr="00D80525">
        <w:rPr>
          <w:rFonts w:ascii="Arial" w:hAnsi="Arial" w:cs="Arial"/>
          <w:kern w:val="0"/>
        </w:rPr>
        <w:tab/>
      </w:r>
      <w:r w:rsidRPr="00D80525">
        <w:rPr>
          <w:rFonts w:ascii="Arial" w:hAnsi="Arial" w:cs="Arial"/>
          <w:kern w:val="0"/>
        </w:rPr>
        <w:t>Follow HUDs Project Planning and Management (PPM) Life Cycle2.0, found at:</w:t>
      </w:r>
    </w:p>
    <w:p w14:paraId="33604C15" w14:textId="77777777" w:rsidR="009F4E44" w:rsidRPr="00D80525" w:rsidRDefault="009F4E44">
      <w:pPr>
        <w:widowControl w:val="0"/>
        <w:kinsoku w:val="0"/>
        <w:overflowPunct w:val="0"/>
        <w:spacing w:before="6" w:after="0" w:line="292" w:lineRule="exact"/>
        <w:ind w:left="360" w:right="576"/>
        <w:textAlignment w:val="baseline"/>
        <w:rPr>
          <w:rFonts w:ascii="Arial" w:hAnsi="Arial" w:cs="Arial"/>
          <w:spacing w:val="-2"/>
          <w:kern w:val="0"/>
        </w:rPr>
      </w:pPr>
      <w:hyperlink r:id="rId32" w:history="1">
        <w:r w:rsidRPr="00D80525">
          <w:rPr>
            <w:rFonts w:ascii="Arial" w:hAnsi="Arial" w:cs="Arial"/>
            <w:color w:val="0000FF"/>
            <w:spacing w:val="-2"/>
            <w:kern w:val="0"/>
            <w:u w:val="single"/>
          </w:rPr>
          <w:t xml:space="preserve">https://www.hud.gov/program_offices/cio/ppm/PPMV20Introduction </w:t>
        </w:r>
      </w:hyperlink>
      <w:r w:rsidRPr="00D80525">
        <w:rPr>
          <w:rFonts w:ascii="Arial" w:hAnsi="Arial" w:cs="Arial"/>
          <w:spacing w:val="-2"/>
          <w:kern w:val="0"/>
        </w:rPr>
        <w:t>and industry best practices in the analysis, design, development, testing and implementation of proposed new systems and/or the</w:t>
      </w:r>
    </w:p>
    <w:p w14:paraId="1053A344" w14:textId="77777777" w:rsidR="009F4E44" w:rsidRPr="00D80525" w:rsidRDefault="009F4E44">
      <w:pPr>
        <w:widowControl w:val="0"/>
        <w:kinsoku w:val="0"/>
        <w:overflowPunct w:val="0"/>
        <w:spacing w:before="5" w:after="0" w:line="293" w:lineRule="exact"/>
        <w:ind w:left="360" w:right="72"/>
        <w:textAlignment w:val="baseline"/>
        <w:rPr>
          <w:rFonts w:ascii="Arial" w:hAnsi="Arial" w:cs="Arial"/>
          <w:spacing w:val="-2"/>
          <w:kern w:val="0"/>
        </w:rPr>
      </w:pPr>
      <w:r w:rsidRPr="00D80525">
        <w:rPr>
          <w:rFonts w:ascii="Arial" w:hAnsi="Arial" w:cs="Arial"/>
          <w:spacing w:val="-2"/>
          <w:kern w:val="0"/>
        </w:rPr>
        <w:t xml:space="preserve">enhancement to existing systems. This includes prohibiting live data from being used in any environment other than Production and Disaster Recovery (DR) environments. Specifically, no live </w:t>
      </w:r>
      <w:r w:rsidRPr="00D80525">
        <w:rPr>
          <w:rFonts w:ascii="Arial" w:hAnsi="Arial" w:cs="Arial"/>
          <w:spacing w:val="-2"/>
          <w:kern w:val="0"/>
        </w:rPr>
        <w:lastRenderedPageBreak/>
        <w:t>data should be used</w:t>
      </w:r>
    </w:p>
    <w:p w14:paraId="73AB0ED0" w14:textId="77777777" w:rsidR="009F4E44" w:rsidRPr="00D80525" w:rsidRDefault="009F4E44">
      <w:pPr>
        <w:widowControl w:val="0"/>
        <w:kinsoku w:val="0"/>
        <w:overflowPunct w:val="0"/>
        <w:spacing w:before="51" w:after="0" w:line="246" w:lineRule="exact"/>
        <w:ind w:left="360"/>
        <w:textAlignment w:val="baseline"/>
        <w:rPr>
          <w:rFonts w:ascii="Arial" w:hAnsi="Arial" w:cs="Arial"/>
          <w:spacing w:val="-1"/>
          <w:kern w:val="0"/>
        </w:rPr>
      </w:pPr>
      <w:r w:rsidRPr="00D80525">
        <w:rPr>
          <w:rFonts w:ascii="Arial" w:hAnsi="Arial" w:cs="Arial"/>
          <w:spacing w:val="-1"/>
          <w:kern w:val="0"/>
        </w:rPr>
        <w:t>in development, testing or staging environments.</w:t>
      </w:r>
    </w:p>
    <w:p w14:paraId="04643ABA" w14:textId="77777777" w:rsidR="009F4E44" w:rsidRPr="00D80525" w:rsidRDefault="009F4E44">
      <w:pPr>
        <w:widowControl w:val="0"/>
        <w:tabs>
          <w:tab w:val="decimal" w:pos="936"/>
          <w:tab w:val="left" w:pos="1224"/>
        </w:tabs>
        <w:kinsoku w:val="0"/>
        <w:overflowPunct w:val="0"/>
        <w:spacing w:before="249" w:after="0" w:line="243" w:lineRule="exact"/>
        <w:ind w:left="720"/>
        <w:textAlignment w:val="baseline"/>
        <w:rPr>
          <w:rFonts w:ascii="Arial" w:hAnsi="Arial" w:cs="Arial"/>
          <w:kern w:val="0"/>
        </w:rPr>
      </w:pPr>
      <w:r w:rsidRPr="00D80525">
        <w:rPr>
          <w:rFonts w:ascii="Arial" w:hAnsi="Arial" w:cs="Arial"/>
          <w:kern w:val="0"/>
        </w:rPr>
        <w:tab/>
        <w:t>1.</w:t>
      </w:r>
      <w:r w:rsidRPr="00D80525">
        <w:rPr>
          <w:rFonts w:ascii="Arial" w:hAnsi="Arial" w:cs="Arial"/>
          <w:kern w:val="0"/>
        </w:rPr>
        <w:tab/>
        <w:t>Review and update system documentation to ensure accuracy, compliance, and completeness.</w:t>
      </w:r>
    </w:p>
    <w:p w14:paraId="142D9A1C" w14:textId="77777777" w:rsidR="009F4E44" w:rsidRPr="00D80525" w:rsidRDefault="009F4E44">
      <w:pPr>
        <w:widowControl w:val="0"/>
        <w:kinsoku w:val="0"/>
        <w:overflowPunct w:val="0"/>
        <w:spacing w:after="0" w:line="243" w:lineRule="exact"/>
        <w:ind w:left="1224"/>
        <w:textAlignment w:val="baseline"/>
        <w:rPr>
          <w:rFonts w:ascii="Arial" w:hAnsi="Arial" w:cs="Arial"/>
          <w:kern w:val="0"/>
        </w:rPr>
      </w:pPr>
      <w:r w:rsidRPr="00D80525">
        <w:rPr>
          <w:rFonts w:ascii="Arial" w:hAnsi="Arial" w:cs="Arial"/>
          <w:kern w:val="0"/>
        </w:rPr>
        <w:t>Reviews and revisions shall be completed and delivered to HUD quarterly.</w:t>
      </w:r>
    </w:p>
    <w:p w14:paraId="5C509B42" w14:textId="04D87E5C" w:rsidR="009F4E44" w:rsidRPr="00D80525" w:rsidRDefault="009F4E44" w:rsidP="00055463">
      <w:pPr>
        <w:widowControl w:val="0"/>
        <w:tabs>
          <w:tab w:val="left" w:pos="360"/>
        </w:tabs>
        <w:kinsoku w:val="0"/>
        <w:overflowPunct w:val="0"/>
        <w:spacing w:before="240" w:after="0" w:line="240" w:lineRule="exact"/>
        <w:ind w:left="360" w:right="72" w:hanging="360"/>
        <w:textAlignment w:val="baseline"/>
        <w:rPr>
          <w:rFonts w:ascii="Arial" w:hAnsi="Arial" w:cs="Arial"/>
          <w:spacing w:val="-2"/>
          <w:kern w:val="0"/>
        </w:rPr>
      </w:pPr>
      <w:r w:rsidRPr="00D80525">
        <w:rPr>
          <w:rFonts w:ascii="Arial" w:hAnsi="Arial" w:cs="Arial"/>
          <w:kern w:val="0"/>
        </w:rPr>
        <w:t xml:space="preserve">E. </w:t>
      </w:r>
      <w:r w:rsidR="000C1072" w:rsidRPr="00D80525">
        <w:rPr>
          <w:rFonts w:ascii="Arial" w:hAnsi="Arial" w:cs="Arial"/>
          <w:kern w:val="0"/>
        </w:rPr>
        <w:tab/>
      </w:r>
      <w:r w:rsidRPr="00D80525">
        <w:rPr>
          <w:rFonts w:ascii="Arial" w:hAnsi="Arial" w:cs="Arial"/>
          <w:kern w:val="0"/>
        </w:rPr>
        <w:t xml:space="preserve">Each mixed or financial system that the Contractor manages, develops, modifies, enhances, releases and/or upgrades will be assessed under the Federal Information System Controls Audit Manual (FISCAM) methodology that </w:t>
      </w:r>
      <w:del w:id="440" w:author="Weese, Timothy W" w:date="2026-03-03T13:04:00Z" w16du:dateUtc="2026-03-03T18:04:00Z">
        <w:r w:rsidRPr="00D80525" w:rsidDel="00C020CD">
          <w:rPr>
            <w:rFonts w:ascii="Arial" w:hAnsi="Arial" w:cs="Arial"/>
            <w:kern w:val="0"/>
          </w:rPr>
          <w:delText>include</w:delText>
        </w:r>
      </w:del>
      <w:ins w:id="441" w:author="Weese, Timothy W" w:date="2026-03-03T13:04:00Z" w16du:dateUtc="2026-03-03T18:04:00Z">
        <w:r w:rsidR="00C020CD" w:rsidRPr="00D80525">
          <w:rPr>
            <w:rFonts w:ascii="Arial" w:hAnsi="Arial" w:cs="Arial"/>
            <w:kern w:val="0"/>
          </w:rPr>
          <w:t>includes</w:t>
        </w:r>
      </w:ins>
      <w:r w:rsidRPr="00D80525">
        <w:rPr>
          <w:rFonts w:ascii="Arial" w:hAnsi="Arial" w:cs="Arial"/>
          <w:kern w:val="0"/>
        </w:rPr>
        <w:t xml:space="preserve"> control families for both General Computer and Business Process Application controls</w:t>
      </w:r>
      <w:r w:rsidR="000C1072" w:rsidRPr="00D80525">
        <w:rPr>
          <w:rFonts w:ascii="Arial" w:hAnsi="Arial" w:cs="Arial"/>
          <w:kern w:val="0"/>
        </w:rPr>
        <w:t>:</w:t>
      </w:r>
      <w:r w:rsidR="000C1072" w:rsidRPr="00D80525">
        <w:rPr>
          <w:rFonts w:ascii="Arial" w:hAnsi="Arial" w:cs="Arial"/>
          <w:kern w:val="0"/>
        </w:rPr>
        <w:br/>
      </w:r>
      <w:r w:rsidR="000C1072" w:rsidRPr="00D80525">
        <w:rPr>
          <w:rFonts w:ascii="Arial" w:hAnsi="Arial" w:cs="Arial"/>
          <w:kern w:val="0"/>
        </w:rPr>
        <w:br/>
      </w:r>
      <w:r w:rsidRPr="00D80525">
        <w:rPr>
          <w:rFonts w:ascii="Arial" w:hAnsi="Arial" w:cs="Arial"/>
          <w:spacing w:val="-2"/>
          <w:kern w:val="0"/>
        </w:rPr>
        <w:tab/>
        <w:t>1.</w:t>
      </w:r>
      <w:r w:rsidRPr="00D80525">
        <w:rPr>
          <w:rFonts w:ascii="Arial" w:hAnsi="Arial" w:cs="Arial"/>
          <w:spacing w:val="-2"/>
          <w:kern w:val="0"/>
        </w:rPr>
        <w:tab/>
        <w:t>General Controls:</w:t>
      </w:r>
    </w:p>
    <w:p w14:paraId="1B61173C" w14:textId="77777777" w:rsidR="009F4E44" w:rsidRPr="00D80525" w:rsidRDefault="009F4E44" w:rsidP="00A41632">
      <w:pPr>
        <w:widowControl w:val="0"/>
        <w:numPr>
          <w:ilvl w:val="0"/>
          <w:numId w:val="6"/>
        </w:numPr>
        <w:kinsoku w:val="0"/>
        <w:overflowPunct w:val="0"/>
        <w:spacing w:before="4" w:after="0" w:line="245" w:lineRule="exact"/>
        <w:textAlignment w:val="baseline"/>
        <w:rPr>
          <w:rFonts w:ascii="Arial" w:hAnsi="Arial" w:cs="Arial"/>
          <w:spacing w:val="-1"/>
          <w:kern w:val="0"/>
        </w:rPr>
      </w:pPr>
      <w:r w:rsidRPr="00D80525">
        <w:rPr>
          <w:rFonts w:ascii="Arial" w:hAnsi="Arial" w:cs="Arial"/>
          <w:spacing w:val="-1"/>
          <w:kern w:val="0"/>
        </w:rPr>
        <w:t>Security Management</w:t>
      </w:r>
    </w:p>
    <w:p w14:paraId="76C50D9E" w14:textId="77777777" w:rsidR="009F4E44" w:rsidRPr="00D80525" w:rsidRDefault="009F4E44" w:rsidP="00A41632">
      <w:pPr>
        <w:widowControl w:val="0"/>
        <w:numPr>
          <w:ilvl w:val="0"/>
          <w:numId w:val="6"/>
        </w:numPr>
        <w:kinsoku w:val="0"/>
        <w:overflowPunct w:val="0"/>
        <w:spacing w:after="0" w:line="245" w:lineRule="exact"/>
        <w:textAlignment w:val="baseline"/>
        <w:rPr>
          <w:rFonts w:ascii="Arial" w:hAnsi="Arial" w:cs="Arial"/>
          <w:spacing w:val="-3"/>
          <w:kern w:val="0"/>
        </w:rPr>
      </w:pPr>
      <w:r w:rsidRPr="00D80525">
        <w:rPr>
          <w:rFonts w:ascii="Arial" w:hAnsi="Arial" w:cs="Arial"/>
          <w:spacing w:val="-3"/>
          <w:kern w:val="0"/>
        </w:rPr>
        <w:t>Access Controls</w:t>
      </w:r>
    </w:p>
    <w:p w14:paraId="00A868C7" w14:textId="77777777" w:rsidR="009F4E44" w:rsidRPr="00D80525" w:rsidRDefault="009F4E44" w:rsidP="00A41632">
      <w:pPr>
        <w:widowControl w:val="0"/>
        <w:numPr>
          <w:ilvl w:val="0"/>
          <w:numId w:val="6"/>
        </w:numPr>
        <w:kinsoku w:val="0"/>
        <w:overflowPunct w:val="0"/>
        <w:spacing w:after="0" w:line="245" w:lineRule="exact"/>
        <w:textAlignment w:val="baseline"/>
        <w:rPr>
          <w:rFonts w:ascii="Arial" w:hAnsi="Arial" w:cs="Arial"/>
          <w:spacing w:val="-1"/>
          <w:kern w:val="0"/>
        </w:rPr>
      </w:pPr>
      <w:r w:rsidRPr="00D80525">
        <w:rPr>
          <w:rFonts w:ascii="Arial" w:hAnsi="Arial" w:cs="Arial"/>
          <w:spacing w:val="-1"/>
          <w:kern w:val="0"/>
        </w:rPr>
        <w:t>Configuration Management</w:t>
      </w:r>
    </w:p>
    <w:p w14:paraId="57C84FDE" w14:textId="77777777" w:rsidR="009F4E44" w:rsidRPr="00D80525" w:rsidRDefault="009F4E44" w:rsidP="00A41632">
      <w:pPr>
        <w:widowControl w:val="0"/>
        <w:numPr>
          <w:ilvl w:val="0"/>
          <w:numId w:val="6"/>
        </w:numPr>
        <w:kinsoku w:val="0"/>
        <w:overflowPunct w:val="0"/>
        <w:spacing w:after="0" w:line="244" w:lineRule="exact"/>
        <w:textAlignment w:val="baseline"/>
        <w:rPr>
          <w:rFonts w:ascii="Arial" w:hAnsi="Arial" w:cs="Arial"/>
          <w:spacing w:val="-2"/>
          <w:kern w:val="0"/>
        </w:rPr>
      </w:pPr>
      <w:r w:rsidRPr="00D80525">
        <w:rPr>
          <w:rFonts w:ascii="Arial" w:hAnsi="Arial" w:cs="Arial"/>
          <w:spacing w:val="-2"/>
          <w:kern w:val="0"/>
        </w:rPr>
        <w:t>Segregation of Duties</w:t>
      </w:r>
    </w:p>
    <w:p w14:paraId="3AACCC9E" w14:textId="77777777" w:rsidR="009F4E44" w:rsidRPr="00D80525" w:rsidRDefault="009F4E44" w:rsidP="00A41632">
      <w:pPr>
        <w:widowControl w:val="0"/>
        <w:numPr>
          <w:ilvl w:val="0"/>
          <w:numId w:val="6"/>
        </w:numPr>
        <w:kinsoku w:val="0"/>
        <w:overflowPunct w:val="0"/>
        <w:spacing w:after="0" w:line="246" w:lineRule="exact"/>
        <w:textAlignment w:val="baseline"/>
        <w:rPr>
          <w:rFonts w:ascii="Arial" w:hAnsi="Arial" w:cs="Arial"/>
          <w:spacing w:val="-2"/>
          <w:kern w:val="0"/>
        </w:rPr>
      </w:pPr>
      <w:r w:rsidRPr="00D80525">
        <w:rPr>
          <w:rFonts w:ascii="Arial" w:hAnsi="Arial" w:cs="Arial"/>
          <w:spacing w:val="-2"/>
          <w:kern w:val="0"/>
        </w:rPr>
        <w:t>Contingency Planning</w:t>
      </w:r>
    </w:p>
    <w:p w14:paraId="1232ADF5" w14:textId="77777777" w:rsidR="009F4E44" w:rsidRPr="00D80525" w:rsidRDefault="009F4E44">
      <w:pPr>
        <w:widowControl w:val="0"/>
        <w:tabs>
          <w:tab w:val="decimal" w:pos="936"/>
          <w:tab w:val="left" w:pos="1224"/>
        </w:tabs>
        <w:kinsoku w:val="0"/>
        <w:overflowPunct w:val="0"/>
        <w:spacing w:before="244" w:after="0" w:line="245" w:lineRule="exact"/>
        <w:ind w:left="720"/>
        <w:textAlignment w:val="baseline"/>
        <w:rPr>
          <w:rFonts w:ascii="Arial" w:hAnsi="Arial" w:cs="Arial"/>
          <w:spacing w:val="-1"/>
          <w:kern w:val="0"/>
        </w:rPr>
      </w:pPr>
      <w:r w:rsidRPr="00D80525">
        <w:rPr>
          <w:rFonts w:ascii="Arial" w:hAnsi="Arial" w:cs="Arial"/>
          <w:spacing w:val="-1"/>
          <w:kern w:val="0"/>
        </w:rPr>
        <w:tab/>
        <w:t>2.</w:t>
      </w:r>
      <w:r w:rsidRPr="00D80525">
        <w:rPr>
          <w:rFonts w:ascii="Arial" w:hAnsi="Arial" w:cs="Arial"/>
          <w:spacing w:val="-1"/>
          <w:kern w:val="0"/>
        </w:rPr>
        <w:tab/>
        <w:t>Business Process Application Controls:</w:t>
      </w:r>
    </w:p>
    <w:p w14:paraId="3D483A57" w14:textId="77777777" w:rsidR="009F4E44" w:rsidRPr="00D80525" w:rsidRDefault="009F4E44" w:rsidP="00A41632">
      <w:pPr>
        <w:widowControl w:val="0"/>
        <w:numPr>
          <w:ilvl w:val="0"/>
          <w:numId w:val="7"/>
        </w:numPr>
        <w:kinsoku w:val="0"/>
        <w:overflowPunct w:val="0"/>
        <w:spacing w:after="0" w:line="245" w:lineRule="exact"/>
        <w:textAlignment w:val="baseline"/>
        <w:rPr>
          <w:rFonts w:ascii="Arial" w:hAnsi="Arial" w:cs="Arial"/>
          <w:spacing w:val="-2"/>
          <w:kern w:val="0"/>
        </w:rPr>
      </w:pPr>
      <w:r w:rsidRPr="00D80525">
        <w:rPr>
          <w:rFonts w:ascii="Arial" w:hAnsi="Arial" w:cs="Arial"/>
          <w:spacing w:val="-2"/>
          <w:kern w:val="0"/>
        </w:rPr>
        <w:t>Application Security</w:t>
      </w:r>
    </w:p>
    <w:p w14:paraId="16F2E723" w14:textId="77777777" w:rsidR="009F4E44" w:rsidRPr="00D80525" w:rsidRDefault="009F4E44" w:rsidP="00A41632">
      <w:pPr>
        <w:widowControl w:val="0"/>
        <w:numPr>
          <w:ilvl w:val="0"/>
          <w:numId w:val="7"/>
        </w:numPr>
        <w:kinsoku w:val="0"/>
        <w:overflowPunct w:val="0"/>
        <w:spacing w:after="0" w:line="244" w:lineRule="exact"/>
        <w:textAlignment w:val="baseline"/>
        <w:rPr>
          <w:rFonts w:ascii="Arial" w:hAnsi="Arial" w:cs="Arial"/>
          <w:spacing w:val="-1"/>
          <w:kern w:val="0"/>
        </w:rPr>
      </w:pPr>
      <w:r w:rsidRPr="00D80525">
        <w:rPr>
          <w:rFonts w:ascii="Arial" w:hAnsi="Arial" w:cs="Arial"/>
          <w:spacing w:val="-1"/>
          <w:kern w:val="0"/>
        </w:rPr>
        <w:t>Business Process Controls</w:t>
      </w:r>
    </w:p>
    <w:p w14:paraId="7F99E0C9" w14:textId="77777777" w:rsidR="009F4E44" w:rsidRPr="00D80525" w:rsidRDefault="009F4E44" w:rsidP="00A41632">
      <w:pPr>
        <w:widowControl w:val="0"/>
        <w:numPr>
          <w:ilvl w:val="0"/>
          <w:numId w:val="7"/>
        </w:numPr>
        <w:kinsoku w:val="0"/>
        <w:overflowPunct w:val="0"/>
        <w:spacing w:after="0" w:line="245" w:lineRule="exact"/>
        <w:textAlignment w:val="baseline"/>
        <w:rPr>
          <w:rFonts w:ascii="Arial" w:hAnsi="Arial" w:cs="Arial"/>
          <w:spacing w:val="-4"/>
          <w:kern w:val="0"/>
        </w:rPr>
      </w:pPr>
      <w:r w:rsidRPr="00D80525">
        <w:rPr>
          <w:rFonts w:ascii="Arial" w:hAnsi="Arial" w:cs="Arial"/>
          <w:spacing w:val="-4"/>
          <w:kern w:val="0"/>
        </w:rPr>
        <w:t>Interfaces</w:t>
      </w:r>
    </w:p>
    <w:p w14:paraId="4D516C44" w14:textId="77777777" w:rsidR="009F4E44" w:rsidRPr="00D80525" w:rsidRDefault="009F4E44" w:rsidP="00A41632">
      <w:pPr>
        <w:widowControl w:val="0"/>
        <w:numPr>
          <w:ilvl w:val="0"/>
          <w:numId w:val="7"/>
        </w:numPr>
        <w:kinsoku w:val="0"/>
        <w:overflowPunct w:val="0"/>
        <w:spacing w:after="0" w:line="246" w:lineRule="exact"/>
        <w:textAlignment w:val="baseline"/>
        <w:rPr>
          <w:rFonts w:ascii="Arial" w:hAnsi="Arial" w:cs="Arial"/>
          <w:spacing w:val="-2"/>
          <w:kern w:val="0"/>
        </w:rPr>
      </w:pPr>
      <w:r w:rsidRPr="00D80525">
        <w:rPr>
          <w:rFonts w:ascii="Arial" w:hAnsi="Arial" w:cs="Arial"/>
          <w:spacing w:val="-2"/>
          <w:kern w:val="0"/>
        </w:rPr>
        <w:t>Data Management</w:t>
      </w:r>
    </w:p>
    <w:p w14:paraId="3B403727" w14:textId="77777777" w:rsidR="002E5E36" w:rsidRPr="00D80525" w:rsidRDefault="009F4E44" w:rsidP="0058502A">
      <w:pPr>
        <w:widowControl w:val="0"/>
        <w:tabs>
          <w:tab w:val="left" w:pos="360"/>
        </w:tabs>
        <w:kinsoku w:val="0"/>
        <w:overflowPunct w:val="0"/>
        <w:spacing w:before="240" w:after="120" w:line="291" w:lineRule="exact"/>
        <w:ind w:left="360" w:right="72" w:hanging="360"/>
        <w:textAlignment w:val="baseline"/>
        <w:rPr>
          <w:rFonts w:ascii="Arial" w:hAnsi="Arial" w:cs="Arial"/>
          <w:spacing w:val="-1"/>
          <w:kern w:val="0"/>
        </w:rPr>
      </w:pPr>
      <w:r w:rsidRPr="00D80525">
        <w:rPr>
          <w:rFonts w:ascii="Arial" w:hAnsi="Arial" w:cs="Arial"/>
          <w:spacing w:val="-1"/>
          <w:kern w:val="0"/>
        </w:rPr>
        <w:t xml:space="preserve">F. </w:t>
      </w:r>
      <w:r w:rsidR="00055463" w:rsidRPr="00D80525">
        <w:rPr>
          <w:rFonts w:ascii="Arial" w:hAnsi="Arial" w:cs="Arial"/>
          <w:spacing w:val="-1"/>
          <w:kern w:val="0"/>
        </w:rPr>
        <w:tab/>
      </w:r>
      <w:r w:rsidRPr="00D80525">
        <w:rPr>
          <w:rFonts w:ascii="Arial" w:hAnsi="Arial" w:cs="Arial"/>
          <w:spacing w:val="-1"/>
          <w:kern w:val="0"/>
        </w:rPr>
        <w:t>Each mixed or financial system that the Contractor manages, develops, modifies, enhances, releases and/or upgrades must comply with identified OMB A-123 Appendix A "Management's Responsibility for Internal Control", and Appendix D "Compliance with the Federal Financial Management Improvement Act of l996 key controls; and the Federal Information Security Management Act of 2002 (FISMA) to include:</w:t>
      </w:r>
      <w:r w:rsidR="002E5E36" w:rsidRPr="00D80525">
        <w:rPr>
          <w:rFonts w:ascii="Arial" w:hAnsi="Arial" w:cs="Arial"/>
          <w:spacing w:val="-1"/>
          <w:kern w:val="0"/>
        </w:rPr>
        <w:t xml:space="preserve"> </w:t>
      </w:r>
    </w:p>
    <w:p w14:paraId="42B49F08" w14:textId="64F8E398" w:rsidR="009F4E44" w:rsidRPr="00D80525" w:rsidRDefault="009F4E44" w:rsidP="00A41632">
      <w:pPr>
        <w:pStyle w:val="ListParagraph"/>
        <w:widowControl w:val="0"/>
        <w:numPr>
          <w:ilvl w:val="0"/>
          <w:numId w:val="39"/>
        </w:numPr>
        <w:kinsoku w:val="0"/>
        <w:overflowPunct w:val="0"/>
        <w:spacing w:before="120" w:after="0" w:line="291" w:lineRule="exact"/>
        <w:ind w:left="1260" w:right="72" w:hanging="450"/>
        <w:textAlignment w:val="baseline"/>
        <w:rPr>
          <w:rFonts w:ascii="Arial" w:hAnsi="Arial" w:cs="Arial"/>
          <w:kern w:val="0"/>
        </w:rPr>
      </w:pPr>
      <w:r w:rsidRPr="00D80525">
        <w:rPr>
          <w:rFonts w:ascii="Arial" w:hAnsi="Arial" w:cs="Arial"/>
          <w:kern w:val="0"/>
        </w:rPr>
        <w:t>National Institute of Standards and Technology Special Publication (SP) 80053, Security and</w:t>
      </w:r>
    </w:p>
    <w:p w14:paraId="511A0B50" w14:textId="30FD7FED" w:rsidR="00B80BB2" w:rsidRPr="00D80525" w:rsidRDefault="009F4E44" w:rsidP="008029AE">
      <w:pPr>
        <w:pStyle w:val="ListParagraph"/>
        <w:widowControl w:val="0"/>
        <w:kinsoku w:val="0"/>
        <w:overflowPunct w:val="0"/>
        <w:spacing w:before="120" w:after="0" w:line="250" w:lineRule="exact"/>
        <w:ind w:left="1260" w:right="216"/>
        <w:textAlignment w:val="baseline"/>
        <w:rPr>
          <w:rFonts w:ascii="Arial" w:hAnsi="Arial" w:cs="Arial"/>
          <w:kern w:val="0"/>
        </w:rPr>
      </w:pPr>
      <w:r w:rsidRPr="00D80525">
        <w:rPr>
          <w:rFonts w:ascii="Arial" w:hAnsi="Arial" w:cs="Arial"/>
          <w:kern w:val="0"/>
        </w:rPr>
        <w:t>Privacy Controls for Federal Information Systems and Organizations, Revision 5 (NIST SP 800</w:t>
      </w:r>
      <w:r w:rsidRPr="00D80525">
        <w:rPr>
          <w:rFonts w:ascii="Arial" w:hAnsi="Arial" w:cs="Arial"/>
          <w:kern w:val="0"/>
        </w:rPr>
        <w:softHyphen/>
        <w:t>53, Rev. 5);</w:t>
      </w:r>
    </w:p>
    <w:p w14:paraId="620E638C" w14:textId="77777777" w:rsidR="009F4E44" w:rsidRPr="00D80525" w:rsidRDefault="009F4E44" w:rsidP="00A41632">
      <w:pPr>
        <w:widowControl w:val="0"/>
        <w:numPr>
          <w:ilvl w:val="0"/>
          <w:numId w:val="39"/>
        </w:numPr>
        <w:kinsoku w:val="0"/>
        <w:overflowPunct w:val="0"/>
        <w:spacing w:before="120" w:after="0" w:line="249" w:lineRule="exact"/>
        <w:ind w:left="1260" w:right="1152" w:hanging="450"/>
        <w:textAlignment w:val="baseline"/>
        <w:rPr>
          <w:rFonts w:ascii="Arial" w:hAnsi="Arial" w:cs="Arial"/>
          <w:kern w:val="0"/>
        </w:rPr>
      </w:pPr>
      <w:r w:rsidRPr="00D80525">
        <w:rPr>
          <w:rFonts w:ascii="Arial" w:hAnsi="Arial" w:cs="Arial"/>
          <w:kern w:val="0"/>
        </w:rPr>
        <w:t>NIST SP 800-18 Rev. 5 - Guide for Developing Security Plans for Federal Information Systems;</w:t>
      </w:r>
    </w:p>
    <w:p w14:paraId="5D0DCED8" w14:textId="77777777" w:rsidR="009F4E44" w:rsidRPr="00D80525" w:rsidRDefault="009F4E44" w:rsidP="00A41632">
      <w:pPr>
        <w:widowControl w:val="0"/>
        <w:numPr>
          <w:ilvl w:val="0"/>
          <w:numId w:val="39"/>
        </w:numPr>
        <w:kinsoku w:val="0"/>
        <w:overflowPunct w:val="0"/>
        <w:spacing w:before="120" w:after="0" w:line="249" w:lineRule="exact"/>
        <w:ind w:left="1260" w:right="1440" w:hanging="450"/>
        <w:textAlignment w:val="baseline"/>
        <w:rPr>
          <w:rFonts w:ascii="Arial" w:hAnsi="Arial" w:cs="Arial"/>
          <w:kern w:val="0"/>
        </w:rPr>
      </w:pPr>
      <w:r w:rsidRPr="00D80525">
        <w:rPr>
          <w:rFonts w:ascii="Arial" w:hAnsi="Arial" w:cs="Arial"/>
          <w:kern w:val="0"/>
        </w:rPr>
        <w:t>NIST SP 800-23 - Guidelines to Federal Organizations on Security Assurance and Acquisition/Use of Tested/Evaluated Products;</w:t>
      </w:r>
    </w:p>
    <w:p w14:paraId="75C51E44" w14:textId="77777777" w:rsidR="009F4E44" w:rsidRPr="00D80525" w:rsidRDefault="009F4E44" w:rsidP="00A41632">
      <w:pPr>
        <w:widowControl w:val="0"/>
        <w:numPr>
          <w:ilvl w:val="0"/>
          <w:numId w:val="39"/>
        </w:numPr>
        <w:kinsoku w:val="0"/>
        <w:overflowPunct w:val="0"/>
        <w:spacing w:before="120" w:after="0" w:line="245" w:lineRule="exact"/>
        <w:ind w:left="1260" w:hanging="450"/>
        <w:textAlignment w:val="baseline"/>
        <w:rPr>
          <w:rFonts w:ascii="Arial" w:hAnsi="Arial" w:cs="Arial"/>
          <w:spacing w:val="-2"/>
          <w:kern w:val="0"/>
        </w:rPr>
      </w:pPr>
      <w:r w:rsidRPr="00D80525">
        <w:rPr>
          <w:rFonts w:ascii="Arial" w:hAnsi="Arial" w:cs="Arial"/>
          <w:spacing w:val="-2"/>
          <w:kern w:val="0"/>
        </w:rPr>
        <w:t>NIST SP 800-30 Rev. 5 - Guide for Conducting Risk Assessments;</w:t>
      </w:r>
    </w:p>
    <w:p w14:paraId="262702D4" w14:textId="77777777" w:rsidR="009F4E44" w:rsidRPr="00D80525" w:rsidRDefault="009F4E44" w:rsidP="00A41632">
      <w:pPr>
        <w:widowControl w:val="0"/>
        <w:numPr>
          <w:ilvl w:val="0"/>
          <w:numId w:val="39"/>
        </w:numPr>
        <w:kinsoku w:val="0"/>
        <w:overflowPunct w:val="0"/>
        <w:spacing w:before="120" w:after="0" w:line="245" w:lineRule="exact"/>
        <w:ind w:left="1260" w:hanging="450"/>
        <w:textAlignment w:val="baseline"/>
        <w:rPr>
          <w:rFonts w:ascii="Arial" w:hAnsi="Arial" w:cs="Arial"/>
          <w:spacing w:val="-1"/>
          <w:kern w:val="0"/>
        </w:rPr>
      </w:pPr>
      <w:r w:rsidRPr="00D80525">
        <w:rPr>
          <w:rFonts w:ascii="Arial" w:hAnsi="Arial" w:cs="Arial"/>
          <w:spacing w:val="-1"/>
          <w:kern w:val="0"/>
        </w:rPr>
        <w:t>NIST SP 800-34 Rev. 5 - Contingency Planning Guide for Federal Information Systems;</w:t>
      </w:r>
    </w:p>
    <w:p w14:paraId="41A436B0" w14:textId="77777777" w:rsidR="009F4E44" w:rsidRPr="00D80525" w:rsidRDefault="009F4E44" w:rsidP="00A41632">
      <w:pPr>
        <w:widowControl w:val="0"/>
        <w:numPr>
          <w:ilvl w:val="0"/>
          <w:numId w:val="39"/>
        </w:numPr>
        <w:kinsoku w:val="0"/>
        <w:overflowPunct w:val="0"/>
        <w:spacing w:before="120" w:after="0" w:line="249" w:lineRule="exact"/>
        <w:ind w:left="1260" w:right="720" w:hanging="450"/>
        <w:jc w:val="both"/>
        <w:textAlignment w:val="baseline"/>
        <w:rPr>
          <w:rFonts w:ascii="Arial" w:hAnsi="Arial" w:cs="Arial"/>
          <w:kern w:val="0"/>
        </w:rPr>
      </w:pPr>
      <w:r w:rsidRPr="00D80525">
        <w:rPr>
          <w:rFonts w:ascii="Arial" w:hAnsi="Arial" w:cs="Arial"/>
          <w:kern w:val="0"/>
        </w:rPr>
        <w:t>NIST SP 800-37 Rev. 5 - Guide for Applying the Risk Management Framework to Federal Information Systems;</w:t>
      </w:r>
    </w:p>
    <w:p w14:paraId="53D2D634" w14:textId="4BD21AB1" w:rsidR="009F4E44" w:rsidRPr="00D80525" w:rsidRDefault="009F4E44" w:rsidP="00A41632">
      <w:pPr>
        <w:widowControl w:val="0"/>
        <w:numPr>
          <w:ilvl w:val="0"/>
          <w:numId w:val="39"/>
        </w:numPr>
        <w:kinsoku w:val="0"/>
        <w:overflowPunct w:val="0"/>
        <w:spacing w:before="120" w:after="0" w:line="245" w:lineRule="exact"/>
        <w:ind w:left="1260" w:hanging="450"/>
        <w:jc w:val="both"/>
        <w:textAlignment w:val="baseline"/>
        <w:rPr>
          <w:rFonts w:ascii="Arial" w:hAnsi="Arial" w:cs="Arial"/>
          <w:kern w:val="0"/>
        </w:rPr>
      </w:pPr>
      <w:r w:rsidRPr="00D80525">
        <w:rPr>
          <w:rFonts w:ascii="Arial" w:hAnsi="Arial" w:cs="Arial"/>
          <w:kern w:val="0"/>
        </w:rPr>
        <w:t>NIST SP 800-47 - Security Guide for Interconnecting Information Technology Systems</w:t>
      </w:r>
      <w:r w:rsidR="00B6401D" w:rsidRPr="00D80525">
        <w:rPr>
          <w:rFonts w:ascii="Arial" w:hAnsi="Arial" w:cs="Arial"/>
          <w:kern w:val="0"/>
        </w:rPr>
        <w:t>;</w:t>
      </w:r>
    </w:p>
    <w:p w14:paraId="5A7061AE" w14:textId="77777777" w:rsidR="009F4E44" w:rsidRPr="00D80525" w:rsidRDefault="009F4E44" w:rsidP="00A41632">
      <w:pPr>
        <w:widowControl w:val="0"/>
        <w:numPr>
          <w:ilvl w:val="0"/>
          <w:numId w:val="39"/>
        </w:numPr>
        <w:kinsoku w:val="0"/>
        <w:overflowPunct w:val="0"/>
        <w:spacing w:before="120" w:after="0" w:line="254" w:lineRule="exact"/>
        <w:ind w:left="1260" w:right="720" w:hanging="450"/>
        <w:jc w:val="both"/>
        <w:textAlignment w:val="baseline"/>
        <w:rPr>
          <w:rFonts w:ascii="Arial" w:hAnsi="Arial" w:cs="Arial"/>
          <w:kern w:val="0"/>
        </w:rPr>
      </w:pPr>
      <w:r w:rsidRPr="00D80525">
        <w:rPr>
          <w:rFonts w:ascii="Arial" w:hAnsi="Arial" w:cs="Arial"/>
          <w:kern w:val="0"/>
        </w:rPr>
        <w:t>NIST SP 800-53A Rev. 5 - Guide for Assessing the Security Controls in Federal Information Systems and Organizations, Building Effective Security Assessment Plans;</w:t>
      </w:r>
    </w:p>
    <w:p w14:paraId="2460336B" w14:textId="62A61FC6" w:rsidR="009F4E44" w:rsidRPr="00D80525" w:rsidRDefault="009F4E44" w:rsidP="00A41632">
      <w:pPr>
        <w:widowControl w:val="0"/>
        <w:numPr>
          <w:ilvl w:val="0"/>
          <w:numId w:val="39"/>
        </w:numPr>
        <w:kinsoku w:val="0"/>
        <w:overflowPunct w:val="0"/>
        <w:spacing w:before="120" w:after="0" w:line="245" w:lineRule="exact"/>
        <w:ind w:left="1260" w:hanging="450"/>
        <w:jc w:val="both"/>
        <w:textAlignment w:val="baseline"/>
        <w:rPr>
          <w:rFonts w:ascii="Arial" w:hAnsi="Arial" w:cs="Arial"/>
          <w:spacing w:val="-2"/>
          <w:kern w:val="0"/>
        </w:rPr>
      </w:pPr>
      <w:r w:rsidRPr="00D80525">
        <w:rPr>
          <w:rFonts w:ascii="Arial" w:hAnsi="Arial" w:cs="Arial"/>
          <w:spacing w:val="-2"/>
          <w:kern w:val="0"/>
        </w:rPr>
        <w:t>NIST SP 800-59 - Guideline for Identifying an Information System as a National Security System</w:t>
      </w:r>
      <w:r w:rsidR="00D47559" w:rsidRPr="00D80525">
        <w:rPr>
          <w:rFonts w:ascii="Arial" w:hAnsi="Arial" w:cs="Arial"/>
          <w:spacing w:val="-2"/>
          <w:kern w:val="0"/>
        </w:rPr>
        <w:t>;</w:t>
      </w:r>
      <w:r w:rsidR="00333A40" w:rsidRPr="00D80525">
        <w:rPr>
          <w:rFonts w:ascii="Arial" w:hAnsi="Arial" w:cs="Arial"/>
          <w:spacing w:val="-2"/>
          <w:kern w:val="0"/>
        </w:rPr>
        <w:br/>
      </w:r>
    </w:p>
    <w:p w14:paraId="19A1563B" w14:textId="3DAF1C8B" w:rsidR="009F4E44" w:rsidRPr="00D80525" w:rsidRDefault="009F4E44" w:rsidP="00A41632">
      <w:pPr>
        <w:widowControl w:val="0"/>
        <w:numPr>
          <w:ilvl w:val="0"/>
          <w:numId w:val="39"/>
        </w:numPr>
        <w:kinsoku w:val="0"/>
        <w:overflowPunct w:val="0"/>
        <w:spacing w:before="120" w:after="0" w:line="252" w:lineRule="exact"/>
        <w:ind w:left="1260" w:right="1512" w:hanging="450"/>
        <w:textAlignment w:val="baseline"/>
        <w:rPr>
          <w:rFonts w:ascii="Arial" w:hAnsi="Arial" w:cs="Arial"/>
          <w:kern w:val="0"/>
        </w:rPr>
      </w:pPr>
      <w:r w:rsidRPr="00D80525">
        <w:rPr>
          <w:rFonts w:ascii="Arial" w:hAnsi="Arial" w:cs="Arial"/>
          <w:kern w:val="0"/>
        </w:rPr>
        <w:lastRenderedPageBreak/>
        <w:t>NIST SP 800-60 Rev. 5 - Guide for Mapping Types of Information and Information Systems to Security Categories;</w:t>
      </w:r>
    </w:p>
    <w:p w14:paraId="5D75DE6A" w14:textId="01E6DC83" w:rsidR="009F4E44" w:rsidRPr="00D80525" w:rsidRDefault="009F4E44" w:rsidP="00A41632">
      <w:pPr>
        <w:widowControl w:val="0"/>
        <w:numPr>
          <w:ilvl w:val="0"/>
          <w:numId w:val="39"/>
        </w:numPr>
        <w:kinsoku w:val="0"/>
        <w:overflowPunct w:val="0"/>
        <w:spacing w:before="120" w:after="0" w:line="254" w:lineRule="exact"/>
        <w:ind w:left="1260" w:right="90" w:hanging="450"/>
        <w:textAlignment w:val="baseline"/>
        <w:rPr>
          <w:rFonts w:ascii="Arial" w:hAnsi="Arial" w:cs="Arial"/>
          <w:kern w:val="0"/>
        </w:rPr>
      </w:pPr>
      <w:r w:rsidRPr="00D80525">
        <w:rPr>
          <w:rFonts w:ascii="Arial" w:hAnsi="Arial" w:cs="Arial"/>
          <w:kern w:val="0"/>
        </w:rPr>
        <w:t>NIST SP 800-84 - Guide to Test, Training, and Exercise Programs for IT Plans and Capabilities;</w:t>
      </w:r>
    </w:p>
    <w:p w14:paraId="0DE25F34" w14:textId="18F64709" w:rsidR="009F4E44" w:rsidRPr="00D80525" w:rsidRDefault="009F4E44" w:rsidP="00A41632">
      <w:pPr>
        <w:widowControl w:val="0"/>
        <w:numPr>
          <w:ilvl w:val="0"/>
          <w:numId w:val="39"/>
        </w:numPr>
        <w:kinsoku w:val="0"/>
        <w:overflowPunct w:val="0"/>
        <w:spacing w:before="120" w:after="0" w:line="249" w:lineRule="exact"/>
        <w:ind w:left="1260" w:right="1296" w:hanging="450"/>
        <w:textAlignment w:val="baseline"/>
        <w:rPr>
          <w:rFonts w:ascii="Arial" w:hAnsi="Arial" w:cs="Arial"/>
          <w:kern w:val="0"/>
        </w:rPr>
      </w:pPr>
      <w:r w:rsidRPr="00D80525">
        <w:rPr>
          <w:rFonts w:ascii="Arial" w:hAnsi="Arial" w:cs="Arial"/>
          <w:kern w:val="0"/>
        </w:rPr>
        <w:t>Federal Information Processing Standards (FIPS) 199/200 - Security Categorization Analysis; and</w:t>
      </w:r>
    </w:p>
    <w:p w14:paraId="406B0770" w14:textId="77777777" w:rsidR="009F4E44" w:rsidRPr="00D80525" w:rsidRDefault="009F4E44" w:rsidP="00A41632">
      <w:pPr>
        <w:widowControl w:val="0"/>
        <w:numPr>
          <w:ilvl w:val="0"/>
          <w:numId w:val="39"/>
        </w:numPr>
        <w:kinsoku w:val="0"/>
        <w:overflowPunct w:val="0"/>
        <w:spacing w:before="120" w:after="0" w:line="245" w:lineRule="exact"/>
        <w:ind w:left="1260" w:hanging="450"/>
        <w:textAlignment w:val="baseline"/>
        <w:rPr>
          <w:rFonts w:ascii="Arial" w:hAnsi="Arial" w:cs="Arial"/>
          <w:spacing w:val="-2"/>
          <w:kern w:val="0"/>
        </w:rPr>
      </w:pPr>
      <w:r w:rsidRPr="00D80525">
        <w:rPr>
          <w:rFonts w:ascii="Arial" w:hAnsi="Arial" w:cs="Arial"/>
          <w:spacing w:val="-2"/>
          <w:kern w:val="0"/>
        </w:rPr>
        <w:t>FIPS 191 - Guideline for the Analysis of Local Area Network Security.</w:t>
      </w:r>
    </w:p>
    <w:p w14:paraId="65091A58" w14:textId="77777777" w:rsidR="009F4E44" w:rsidRPr="00D80525" w:rsidRDefault="009F4E44" w:rsidP="00A41632">
      <w:pPr>
        <w:widowControl w:val="0"/>
        <w:numPr>
          <w:ilvl w:val="0"/>
          <w:numId w:val="8"/>
        </w:numPr>
        <w:kinsoku w:val="0"/>
        <w:overflowPunct w:val="0"/>
        <w:spacing w:before="234" w:after="0" w:line="290" w:lineRule="exact"/>
        <w:ind w:right="432"/>
        <w:textAlignment w:val="baseline"/>
        <w:rPr>
          <w:rFonts w:ascii="Arial" w:hAnsi="Arial" w:cs="Arial"/>
          <w:kern w:val="0"/>
        </w:rPr>
      </w:pPr>
      <w:r w:rsidRPr="00D80525">
        <w:rPr>
          <w:rFonts w:ascii="Arial" w:hAnsi="Arial" w:cs="Arial"/>
          <w:kern w:val="0"/>
        </w:rPr>
        <w:t>HUDs Office of the Chief Information Officer (OCIO) will have responsibility for maintaining the FISCAM-based mapping of security controls that will be required in order to maintain compliance with FISMA, OMB A-123, and HUD security requirements.</w:t>
      </w:r>
    </w:p>
    <w:p w14:paraId="294486D3" w14:textId="77777777" w:rsidR="009F4E44" w:rsidRPr="00D80525" w:rsidRDefault="009F4E44" w:rsidP="00A41632">
      <w:pPr>
        <w:widowControl w:val="0"/>
        <w:numPr>
          <w:ilvl w:val="0"/>
          <w:numId w:val="8"/>
        </w:numPr>
        <w:kinsoku w:val="0"/>
        <w:overflowPunct w:val="0"/>
        <w:spacing w:before="297" w:after="0" w:line="290" w:lineRule="exact"/>
        <w:ind w:right="288"/>
        <w:textAlignment w:val="baseline"/>
        <w:rPr>
          <w:rFonts w:ascii="Arial" w:hAnsi="Arial" w:cs="Arial"/>
          <w:kern w:val="0"/>
        </w:rPr>
      </w:pPr>
      <w:r w:rsidRPr="00D80525">
        <w:rPr>
          <w:rFonts w:ascii="Arial" w:hAnsi="Arial" w:cs="Arial"/>
          <w:kern w:val="0"/>
        </w:rPr>
        <w:t>The Contractor shall support and provide system security to ensure availability, confidentiality, and integrity of the HUD data applications (e.g., maintaining access control, user identification, password protection and authentication, confidentiality of customer profiles and traffic, physical and personnel security required under this PWS). Provide SA&amp;A support, including potential off cycle or unanticipated SA&amp;A support, over the life of the contract.</w:t>
      </w:r>
    </w:p>
    <w:p w14:paraId="44F512DC" w14:textId="77777777" w:rsidR="009F4E44" w:rsidRPr="00D80525" w:rsidRDefault="009F4E44" w:rsidP="00A41632">
      <w:pPr>
        <w:widowControl w:val="0"/>
        <w:numPr>
          <w:ilvl w:val="0"/>
          <w:numId w:val="9"/>
        </w:numPr>
        <w:kinsoku w:val="0"/>
        <w:overflowPunct w:val="0"/>
        <w:spacing w:before="294" w:after="0" w:line="292" w:lineRule="exact"/>
        <w:ind w:hanging="342"/>
        <w:textAlignment w:val="baseline"/>
        <w:rPr>
          <w:rFonts w:ascii="Arial" w:hAnsi="Arial" w:cs="Arial"/>
          <w:kern w:val="0"/>
        </w:rPr>
      </w:pPr>
      <w:r w:rsidRPr="00D80525">
        <w:rPr>
          <w:rFonts w:ascii="Arial" w:hAnsi="Arial" w:cs="Arial"/>
          <w:kern w:val="0"/>
        </w:rPr>
        <w:t>The HUD System Security Plans (Risk Assessment, Incidence Response Plan, and IT Contingency Plan) shall be reviewed and presented to HUDs Chief Information Security Officer for approval.</w:t>
      </w:r>
    </w:p>
    <w:p w14:paraId="08E16355" w14:textId="27C09E53" w:rsidR="009F4E44" w:rsidRPr="00D80525" w:rsidRDefault="009F4E44" w:rsidP="00A41632">
      <w:pPr>
        <w:widowControl w:val="0"/>
        <w:numPr>
          <w:ilvl w:val="0"/>
          <w:numId w:val="8"/>
        </w:numPr>
        <w:kinsoku w:val="0"/>
        <w:overflowPunct w:val="0"/>
        <w:spacing w:before="297" w:after="0" w:line="290" w:lineRule="exact"/>
        <w:ind w:right="72"/>
        <w:textAlignment w:val="baseline"/>
        <w:rPr>
          <w:rFonts w:ascii="Arial" w:hAnsi="Arial" w:cs="Arial"/>
          <w:kern w:val="0"/>
        </w:rPr>
      </w:pPr>
      <w:r w:rsidRPr="00D80525">
        <w:rPr>
          <w:rFonts w:ascii="Arial" w:hAnsi="Arial" w:cs="Arial"/>
          <w:kern w:val="0"/>
        </w:rPr>
        <w:t xml:space="preserve">The Contractor shall maintain compliance with OMB Memorandum 17-12 (Preparing for and Responding to a </w:t>
      </w:r>
      <w:r w:rsidR="00A11CF2" w:rsidRPr="00D80525">
        <w:rPr>
          <w:rFonts w:ascii="Arial" w:hAnsi="Arial" w:cs="Arial"/>
          <w:kern w:val="0"/>
        </w:rPr>
        <w:t>Breach</w:t>
      </w:r>
      <w:r w:rsidRPr="00D80525">
        <w:rPr>
          <w:rFonts w:ascii="Arial" w:hAnsi="Arial" w:cs="Arial"/>
          <w:kern w:val="0"/>
        </w:rPr>
        <w:t xml:space="preserve"> of Personally Identifiable Information), which requires Contractors and sub-Contractors (at any tier) to:</w:t>
      </w:r>
    </w:p>
    <w:p w14:paraId="1E55D8FB" w14:textId="77777777" w:rsidR="00B80BB2" w:rsidRPr="00D80525" w:rsidRDefault="009F4E44" w:rsidP="00A41632">
      <w:pPr>
        <w:widowControl w:val="0"/>
        <w:numPr>
          <w:ilvl w:val="0"/>
          <w:numId w:val="10"/>
        </w:numPr>
        <w:kinsoku w:val="0"/>
        <w:overflowPunct w:val="0"/>
        <w:spacing w:before="100" w:beforeAutospacing="1" w:after="120" w:line="250" w:lineRule="exact"/>
        <w:ind w:right="288"/>
        <w:jc w:val="both"/>
        <w:textAlignment w:val="baseline"/>
        <w:rPr>
          <w:rFonts w:ascii="Arial" w:hAnsi="Arial" w:cs="Arial"/>
          <w:kern w:val="0"/>
        </w:rPr>
      </w:pPr>
      <w:r w:rsidRPr="00D80525">
        <w:rPr>
          <w:rFonts w:ascii="Arial" w:hAnsi="Arial" w:cs="Arial"/>
          <w:kern w:val="0"/>
        </w:rPr>
        <w:t xml:space="preserve">Cooperate with and exchange information with agency officials, as determined necessary by the agency, in order to effectively report and manage a suspected or confirmed </w:t>
      </w:r>
      <w:r w:rsidR="00A11CF2" w:rsidRPr="00D80525">
        <w:rPr>
          <w:rFonts w:ascii="Arial" w:hAnsi="Arial" w:cs="Arial"/>
          <w:kern w:val="0"/>
        </w:rPr>
        <w:t>breach</w:t>
      </w:r>
      <w:r w:rsidRPr="00D80525">
        <w:rPr>
          <w:rFonts w:ascii="Arial" w:hAnsi="Arial" w:cs="Arial"/>
          <w:kern w:val="0"/>
        </w:rPr>
        <w:t>.</w:t>
      </w:r>
    </w:p>
    <w:p w14:paraId="76C956EF" w14:textId="127E9CE6" w:rsidR="009F4E44" w:rsidRPr="00D80525" w:rsidRDefault="009F4E44" w:rsidP="00A41632">
      <w:pPr>
        <w:widowControl w:val="0"/>
        <w:numPr>
          <w:ilvl w:val="0"/>
          <w:numId w:val="10"/>
        </w:numPr>
        <w:kinsoku w:val="0"/>
        <w:overflowPunct w:val="0"/>
        <w:spacing w:after="120" w:line="250" w:lineRule="exact"/>
        <w:ind w:right="288"/>
        <w:jc w:val="both"/>
        <w:textAlignment w:val="baseline"/>
        <w:rPr>
          <w:rFonts w:ascii="Arial" w:hAnsi="Arial" w:cs="Arial"/>
          <w:kern w:val="0"/>
        </w:rPr>
      </w:pPr>
      <w:r w:rsidRPr="00D80525">
        <w:rPr>
          <w:rFonts w:ascii="Arial" w:hAnsi="Arial" w:cs="Arial"/>
          <w:kern w:val="0"/>
        </w:rPr>
        <w:t>Properly encrypt PII in accordance with OMB Circular A-130 and other applicable policies and to comply with any agency-specific policies for protecting PII;</w:t>
      </w:r>
    </w:p>
    <w:p w14:paraId="251902E4" w14:textId="414BB241" w:rsidR="009F4E44" w:rsidRPr="00D80525" w:rsidRDefault="009F4E44" w:rsidP="00A41632">
      <w:pPr>
        <w:widowControl w:val="0"/>
        <w:numPr>
          <w:ilvl w:val="0"/>
          <w:numId w:val="10"/>
        </w:numPr>
        <w:kinsoku w:val="0"/>
        <w:overflowPunct w:val="0"/>
        <w:spacing w:after="120" w:line="245" w:lineRule="exact"/>
        <w:jc w:val="both"/>
        <w:textAlignment w:val="baseline"/>
        <w:rPr>
          <w:rFonts w:ascii="Arial" w:hAnsi="Arial" w:cs="Arial"/>
          <w:kern w:val="0"/>
        </w:rPr>
      </w:pPr>
      <w:r w:rsidRPr="00D80525">
        <w:rPr>
          <w:rFonts w:ascii="Arial" w:hAnsi="Arial" w:cs="Arial"/>
          <w:kern w:val="0"/>
        </w:rPr>
        <w:t xml:space="preserve">Provide and participate in mandatory training on how to identify and report a </w:t>
      </w:r>
      <w:r w:rsidR="00A11CF2" w:rsidRPr="00D80525">
        <w:rPr>
          <w:rFonts w:ascii="Arial" w:hAnsi="Arial" w:cs="Arial"/>
          <w:kern w:val="0"/>
        </w:rPr>
        <w:t>breach</w:t>
      </w:r>
      <w:r w:rsidRPr="00D80525">
        <w:rPr>
          <w:rFonts w:ascii="Arial" w:hAnsi="Arial" w:cs="Arial"/>
          <w:kern w:val="0"/>
        </w:rPr>
        <w:t>;</w:t>
      </w:r>
    </w:p>
    <w:p w14:paraId="4B90A63D" w14:textId="3F5F8A4A" w:rsidR="009F4E44" w:rsidRPr="00D80525" w:rsidRDefault="009F4E44" w:rsidP="00A41632">
      <w:pPr>
        <w:widowControl w:val="0"/>
        <w:numPr>
          <w:ilvl w:val="0"/>
          <w:numId w:val="10"/>
        </w:numPr>
        <w:kinsoku w:val="0"/>
        <w:overflowPunct w:val="0"/>
        <w:spacing w:after="120" w:line="252" w:lineRule="exact"/>
        <w:ind w:right="432"/>
        <w:textAlignment w:val="baseline"/>
        <w:rPr>
          <w:rFonts w:ascii="Arial" w:hAnsi="Arial" w:cs="Arial"/>
          <w:kern w:val="0"/>
        </w:rPr>
      </w:pPr>
      <w:r w:rsidRPr="00D80525">
        <w:rPr>
          <w:rFonts w:ascii="Arial" w:hAnsi="Arial" w:cs="Arial"/>
          <w:kern w:val="0"/>
        </w:rPr>
        <w:t xml:space="preserve">Report a suspected or confirmed </w:t>
      </w:r>
      <w:r w:rsidR="00A11CF2" w:rsidRPr="00D80525">
        <w:rPr>
          <w:rFonts w:ascii="Arial" w:hAnsi="Arial" w:cs="Arial"/>
          <w:kern w:val="0"/>
        </w:rPr>
        <w:t>breach</w:t>
      </w:r>
      <w:r w:rsidRPr="00D80525">
        <w:rPr>
          <w:rFonts w:ascii="Arial" w:hAnsi="Arial" w:cs="Arial"/>
          <w:kern w:val="0"/>
        </w:rPr>
        <w:t xml:space="preserve"> in any medium or form, including paper, oral, and electronic, as soon as possible and without unreasonable delay, consistent with the agency’s incident management policy and US-CERT notification guidelines;</w:t>
      </w:r>
    </w:p>
    <w:p w14:paraId="5CB96AD6" w14:textId="2230BC55" w:rsidR="009F4E44" w:rsidRPr="00D80525" w:rsidDel="00330506" w:rsidRDefault="009F4E44" w:rsidP="00EB7CD1">
      <w:pPr>
        <w:widowControl w:val="0"/>
        <w:tabs>
          <w:tab w:val="decimal" w:pos="1008"/>
          <w:tab w:val="left" w:pos="1260"/>
        </w:tabs>
        <w:kinsoku w:val="0"/>
        <w:overflowPunct w:val="0"/>
        <w:spacing w:after="120" w:line="246" w:lineRule="exact"/>
        <w:ind w:left="1260" w:hanging="450"/>
        <w:textAlignment w:val="baseline"/>
        <w:rPr>
          <w:del w:id="442" w:author="Weese, Timothy W" w:date="2026-02-25T08:25:00Z" w16du:dateUtc="2026-02-25T13:25:00Z"/>
          <w:rFonts w:ascii="Arial" w:hAnsi="Arial" w:cs="Arial"/>
          <w:spacing w:val="-2"/>
          <w:kern w:val="0"/>
        </w:rPr>
      </w:pPr>
      <w:r w:rsidRPr="00D80525">
        <w:rPr>
          <w:rFonts w:ascii="Arial" w:hAnsi="Arial" w:cs="Arial"/>
          <w:spacing w:val="-2"/>
          <w:kern w:val="0"/>
        </w:rPr>
        <w:t>5.</w:t>
      </w:r>
      <w:r w:rsidRPr="00D80525">
        <w:rPr>
          <w:rFonts w:ascii="Arial" w:hAnsi="Arial" w:cs="Arial"/>
          <w:spacing w:val="-2"/>
          <w:kern w:val="0"/>
        </w:rPr>
        <w:tab/>
      </w:r>
      <w:ins w:id="443" w:author="Weese, Timothy W" w:date="2026-02-25T08:25:00Z" w16du:dateUtc="2026-02-25T13:25:00Z">
        <w:r w:rsidR="00330506" w:rsidRPr="00D80525">
          <w:rPr>
            <w:rFonts w:ascii="Arial" w:hAnsi="Arial" w:cs="Arial"/>
            <w:spacing w:val="-2"/>
            <w:kern w:val="0"/>
          </w:rPr>
          <w:tab/>
        </w:r>
      </w:ins>
      <w:r w:rsidRPr="00D80525">
        <w:rPr>
          <w:rFonts w:ascii="Arial" w:hAnsi="Arial" w:cs="Arial"/>
          <w:spacing w:val="-2"/>
          <w:kern w:val="0"/>
        </w:rPr>
        <w:t>Maintain capabilities to determine what Federal information was or could have been</w:t>
      </w:r>
      <w:ins w:id="444" w:author="Weese, Timothy W" w:date="2026-02-25T08:26:00Z" w16du:dateUtc="2026-02-25T13:26:00Z">
        <w:r w:rsidR="00690550" w:rsidRPr="00D80525">
          <w:rPr>
            <w:rFonts w:ascii="Arial" w:hAnsi="Arial" w:cs="Arial"/>
            <w:spacing w:val="-2"/>
            <w:kern w:val="0"/>
          </w:rPr>
          <w:t xml:space="preserve"> </w:t>
        </w:r>
      </w:ins>
      <w:del w:id="445" w:author="Weese, Timothy W" w:date="2026-02-25T08:26:00Z" w16du:dateUtc="2026-02-25T13:26:00Z">
        <w:r w:rsidRPr="00D80525" w:rsidDel="0069288C">
          <w:rPr>
            <w:rFonts w:ascii="Arial" w:hAnsi="Arial" w:cs="Arial"/>
            <w:spacing w:val="-2"/>
            <w:kern w:val="0"/>
          </w:rPr>
          <w:delText xml:space="preserve"> </w:delText>
        </w:r>
      </w:del>
      <w:r w:rsidRPr="00D80525">
        <w:rPr>
          <w:rFonts w:ascii="Arial" w:hAnsi="Arial" w:cs="Arial"/>
          <w:spacing w:val="-2"/>
          <w:kern w:val="0"/>
        </w:rPr>
        <w:t>accessed</w:t>
      </w:r>
    </w:p>
    <w:p w14:paraId="50448303" w14:textId="0DCE2BFB" w:rsidR="009F4E44" w:rsidRPr="00D80525" w:rsidRDefault="0069288C" w:rsidP="00EB7CD1">
      <w:pPr>
        <w:widowControl w:val="0"/>
        <w:tabs>
          <w:tab w:val="decimal" w:pos="1008"/>
          <w:tab w:val="left" w:pos="1260"/>
        </w:tabs>
        <w:kinsoku w:val="0"/>
        <w:overflowPunct w:val="0"/>
        <w:spacing w:after="120" w:line="246" w:lineRule="exact"/>
        <w:ind w:left="1260" w:hanging="450"/>
        <w:textAlignment w:val="baseline"/>
        <w:rPr>
          <w:rFonts w:ascii="Arial" w:hAnsi="Arial" w:cs="Arial"/>
          <w:kern w:val="0"/>
        </w:rPr>
      </w:pPr>
      <w:ins w:id="446" w:author="Weese, Timothy W" w:date="2026-02-25T08:25:00Z" w16du:dateUtc="2026-02-25T13:25:00Z">
        <w:r w:rsidRPr="00D80525">
          <w:rPr>
            <w:rFonts w:ascii="Arial" w:hAnsi="Arial" w:cs="Arial"/>
            <w:kern w:val="0"/>
          </w:rPr>
          <w:t xml:space="preserve"> </w:t>
        </w:r>
      </w:ins>
      <w:r w:rsidR="009F4E44" w:rsidRPr="00D80525">
        <w:rPr>
          <w:rFonts w:ascii="Arial" w:hAnsi="Arial" w:cs="Arial"/>
          <w:kern w:val="0"/>
        </w:rPr>
        <w:t>and by whom, construct a timeline of user activity, determine methods and techniques used to access Federal information, and identify the initial attack vector;</w:t>
      </w:r>
    </w:p>
    <w:p w14:paraId="3E4AE498" w14:textId="75FF8683" w:rsidR="009F4E44" w:rsidRPr="00D80525" w:rsidRDefault="009F4E44" w:rsidP="00A41632">
      <w:pPr>
        <w:widowControl w:val="0"/>
        <w:numPr>
          <w:ilvl w:val="0"/>
          <w:numId w:val="11"/>
        </w:numPr>
        <w:kinsoku w:val="0"/>
        <w:overflowPunct w:val="0"/>
        <w:spacing w:after="120" w:line="246" w:lineRule="exact"/>
        <w:textAlignment w:val="baseline"/>
        <w:rPr>
          <w:rFonts w:ascii="Arial" w:hAnsi="Arial" w:cs="Arial"/>
          <w:kern w:val="0"/>
        </w:rPr>
      </w:pPr>
      <w:r w:rsidRPr="00D80525">
        <w:rPr>
          <w:rFonts w:ascii="Arial" w:hAnsi="Arial" w:cs="Arial"/>
          <w:kern w:val="0"/>
        </w:rPr>
        <w:t>Allow for an inspection, investigation, forensic analysis, and any other action</w:t>
      </w:r>
      <w:r w:rsidR="00AE0D2C" w:rsidRPr="00D80525">
        <w:rPr>
          <w:rFonts w:ascii="Arial" w:hAnsi="Arial" w:cs="Arial"/>
          <w:kern w:val="0"/>
        </w:rPr>
        <w:t xml:space="preserve"> </w:t>
      </w:r>
      <w:r w:rsidRPr="00D80525">
        <w:rPr>
          <w:rFonts w:ascii="Arial" w:hAnsi="Arial" w:cs="Arial"/>
          <w:kern w:val="0"/>
        </w:rPr>
        <w:t xml:space="preserve">necessary to ensure compliance with OMB M 17-12, the agency’s </w:t>
      </w:r>
      <w:r w:rsidR="00A11CF2" w:rsidRPr="00D80525">
        <w:rPr>
          <w:rFonts w:ascii="Arial" w:hAnsi="Arial" w:cs="Arial"/>
          <w:kern w:val="0"/>
        </w:rPr>
        <w:t>Breach</w:t>
      </w:r>
      <w:r w:rsidRPr="00D80525">
        <w:rPr>
          <w:rFonts w:ascii="Arial" w:hAnsi="Arial" w:cs="Arial"/>
          <w:kern w:val="0"/>
        </w:rPr>
        <w:t xml:space="preserve"> response plan, and to assist with responding to a </w:t>
      </w:r>
      <w:r w:rsidR="00CE1BF6" w:rsidRPr="00D80525">
        <w:rPr>
          <w:rFonts w:ascii="Arial" w:hAnsi="Arial" w:cs="Arial"/>
          <w:kern w:val="0"/>
        </w:rPr>
        <w:t>b</w:t>
      </w:r>
      <w:r w:rsidR="00A11CF2" w:rsidRPr="00D80525">
        <w:rPr>
          <w:rFonts w:ascii="Arial" w:hAnsi="Arial" w:cs="Arial"/>
          <w:kern w:val="0"/>
        </w:rPr>
        <w:t>reach</w:t>
      </w:r>
      <w:r w:rsidRPr="00D80525">
        <w:rPr>
          <w:rFonts w:ascii="Arial" w:hAnsi="Arial" w:cs="Arial"/>
          <w:kern w:val="0"/>
        </w:rPr>
        <w:t>;</w:t>
      </w:r>
    </w:p>
    <w:p w14:paraId="5A306193" w14:textId="79C6B1F5" w:rsidR="009F4E44" w:rsidRPr="00D80525" w:rsidRDefault="009F4E44" w:rsidP="00A41632">
      <w:pPr>
        <w:widowControl w:val="0"/>
        <w:numPr>
          <w:ilvl w:val="0"/>
          <w:numId w:val="11"/>
        </w:numPr>
        <w:kinsoku w:val="0"/>
        <w:overflowPunct w:val="0"/>
        <w:spacing w:after="120" w:line="254" w:lineRule="exact"/>
        <w:ind w:right="504"/>
        <w:textAlignment w:val="baseline"/>
        <w:rPr>
          <w:rFonts w:ascii="Arial" w:hAnsi="Arial" w:cs="Arial"/>
          <w:kern w:val="0"/>
        </w:rPr>
      </w:pPr>
      <w:r w:rsidRPr="00D80525">
        <w:rPr>
          <w:rFonts w:ascii="Arial" w:hAnsi="Arial" w:cs="Arial"/>
          <w:kern w:val="0"/>
        </w:rPr>
        <w:t xml:space="preserve">Identify roles and responsibilities, in accordance with OMB M 17-12 and the agency’s </w:t>
      </w:r>
      <w:r w:rsidR="00A11CF2" w:rsidRPr="00D80525">
        <w:rPr>
          <w:rFonts w:ascii="Arial" w:hAnsi="Arial" w:cs="Arial"/>
          <w:kern w:val="0"/>
        </w:rPr>
        <w:t>Breach</w:t>
      </w:r>
      <w:r w:rsidRPr="00D80525">
        <w:rPr>
          <w:rFonts w:ascii="Arial" w:hAnsi="Arial" w:cs="Arial"/>
          <w:kern w:val="0"/>
        </w:rPr>
        <w:t xml:space="preserve"> response plan; and,</w:t>
      </w:r>
    </w:p>
    <w:p w14:paraId="2F861814" w14:textId="77777777" w:rsidR="00DD1414" w:rsidRPr="00D80525" w:rsidRDefault="009F4E44" w:rsidP="00A41632">
      <w:pPr>
        <w:widowControl w:val="0"/>
        <w:numPr>
          <w:ilvl w:val="0"/>
          <w:numId w:val="11"/>
        </w:numPr>
        <w:kinsoku w:val="0"/>
        <w:overflowPunct w:val="0"/>
        <w:spacing w:after="120" w:line="254" w:lineRule="exact"/>
        <w:ind w:right="80"/>
        <w:textAlignment w:val="baseline"/>
        <w:rPr>
          <w:rFonts w:ascii="Arial" w:hAnsi="Arial" w:cs="Arial"/>
          <w:kern w:val="0"/>
        </w:rPr>
      </w:pPr>
      <w:r w:rsidRPr="00D80525">
        <w:rPr>
          <w:rFonts w:ascii="Arial" w:hAnsi="Arial" w:cs="Arial"/>
          <w:kern w:val="0"/>
        </w:rPr>
        <w:t xml:space="preserve">Explain that a report of a </w:t>
      </w:r>
      <w:r w:rsidR="00533DE2" w:rsidRPr="00D80525">
        <w:rPr>
          <w:rFonts w:ascii="Arial" w:hAnsi="Arial" w:cs="Arial"/>
          <w:kern w:val="0"/>
        </w:rPr>
        <w:t>b</w:t>
      </w:r>
      <w:r w:rsidR="00A11CF2" w:rsidRPr="00D80525">
        <w:rPr>
          <w:rFonts w:ascii="Arial" w:hAnsi="Arial" w:cs="Arial"/>
          <w:kern w:val="0"/>
        </w:rPr>
        <w:t>reach</w:t>
      </w:r>
      <w:r w:rsidRPr="00D80525">
        <w:rPr>
          <w:rFonts w:ascii="Arial" w:hAnsi="Arial" w:cs="Arial"/>
          <w:kern w:val="0"/>
        </w:rPr>
        <w:t xml:space="preserve"> shall not, by itself, be interpreted as evidence that the Contractor or its subcontractor (at any tier) failed to provide adequate safeguards for PII.</w:t>
      </w:r>
    </w:p>
    <w:p w14:paraId="4A6EC82C" w14:textId="0A2A600B" w:rsidR="009F4E44" w:rsidRPr="00D80525" w:rsidDel="00DB1A5B" w:rsidRDefault="009F4E44" w:rsidP="00A41632">
      <w:pPr>
        <w:pStyle w:val="ListParagraph"/>
        <w:widowControl w:val="0"/>
        <w:numPr>
          <w:ilvl w:val="0"/>
          <w:numId w:val="48"/>
        </w:numPr>
        <w:tabs>
          <w:tab w:val="clear" w:pos="1296"/>
        </w:tabs>
        <w:kinsoku w:val="0"/>
        <w:overflowPunct w:val="0"/>
        <w:spacing w:before="120" w:after="0" w:line="254" w:lineRule="exact"/>
        <w:ind w:right="80" w:hanging="396"/>
        <w:textAlignment w:val="baseline"/>
        <w:rPr>
          <w:del w:id="447" w:author="Weese, Timothy W" w:date="2026-02-25T08:26:00Z" w16du:dateUtc="2026-02-25T13:26:00Z"/>
          <w:rFonts w:ascii="Arial" w:hAnsi="Arial" w:cs="Arial"/>
          <w:kern w:val="0"/>
        </w:rPr>
      </w:pPr>
      <w:r w:rsidRPr="00D80525">
        <w:rPr>
          <w:rFonts w:ascii="Arial" w:hAnsi="Arial" w:cs="Arial"/>
          <w:kern w:val="0"/>
        </w:rPr>
        <w:lastRenderedPageBreak/>
        <w:t xml:space="preserve">The Contractor shall provide and present a Security Self-Assessment Report to HUDs </w:t>
      </w:r>
      <w:r w:rsidR="00333A40" w:rsidRPr="00D80525">
        <w:rPr>
          <w:rFonts w:ascii="Arial" w:hAnsi="Arial" w:cs="Arial"/>
          <w:kern w:val="0"/>
        </w:rPr>
        <w:t>Chief information</w:t>
      </w:r>
      <w:r w:rsidRPr="00D80525">
        <w:rPr>
          <w:rFonts w:ascii="Arial" w:hAnsi="Arial" w:cs="Arial"/>
          <w:kern w:val="0"/>
        </w:rPr>
        <w:t xml:space="preserve"> Security Officer on an annual basis, due no later than August 31</w:t>
      </w:r>
      <w:r w:rsidRPr="00D80525">
        <w:rPr>
          <w:rFonts w:ascii="Arial" w:hAnsi="Arial" w:cs="Arial"/>
          <w:kern w:val="0"/>
          <w:vertAlign w:val="superscript"/>
        </w:rPr>
        <w:t>st</w:t>
      </w:r>
      <w:r w:rsidRPr="00D80525">
        <w:rPr>
          <w:rFonts w:ascii="Arial" w:hAnsi="Arial" w:cs="Arial"/>
          <w:kern w:val="0"/>
        </w:rPr>
        <w:t xml:space="preserve"> of each calendar</w:t>
      </w:r>
      <w:ins w:id="448" w:author="Weese, Timothy W" w:date="2026-02-25T08:26:00Z" w16du:dateUtc="2026-02-25T13:26:00Z">
        <w:r w:rsidR="00DB1A5B" w:rsidRPr="00D80525">
          <w:rPr>
            <w:rFonts w:ascii="Arial" w:hAnsi="Arial" w:cs="Arial"/>
            <w:kern w:val="0"/>
          </w:rPr>
          <w:t xml:space="preserve"> </w:t>
        </w:r>
      </w:ins>
    </w:p>
    <w:p w14:paraId="17022D02" w14:textId="101DDD31" w:rsidR="009F4E44" w:rsidRPr="00D80525" w:rsidRDefault="009F4E44" w:rsidP="00DB1A5B">
      <w:pPr>
        <w:pStyle w:val="ListParagraph"/>
        <w:widowControl w:val="0"/>
        <w:numPr>
          <w:ilvl w:val="0"/>
          <w:numId w:val="48"/>
        </w:numPr>
        <w:tabs>
          <w:tab w:val="clear" w:pos="1296"/>
        </w:tabs>
        <w:kinsoku w:val="0"/>
        <w:overflowPunct w:val="0"/>
        <w:spacing w:before="120" w:after="0" w:line="254" w:lineRule="exact"/>
        <w:ind w:right="80" w:hanging="396"/>
        <w:textAlignment w:val="baseline"/>
        <w:rPr>
          <w:ins w:id="449" w:author="Weese, Timothy W" w:date="2026-02-25T08:26:00Z" w16du:dateUtc="2026-02-25T13:26:00Z"/>
          <w:rFonts w:ascii="Arial" w:hAnsi="Arial" w:cs="Arial"/>
          <w:spacing w:val="-5"/>
          <w:kern w:val="0"/>
        </w:rPr>
      </w:pPr>
      <w:r w:rsidRPr="00D80525">
        <w:rPr>
          <w:rFonts w:ascii="Arial" w:hAnsi="Arial" w:cs="Arial"/>
          <w:spacing w:val="-5"/>
          <w:kern w:val="0"/>
        </w:rPr>
        <w:t>year.</w:t>
      </w:r>
      <w:del w:id="450" w:author="Weese, Timothy W" w:date="2026-02-25T08:26:00Z" w16du:dateUtc="2026-02-25T13:26:00Z">
        <w:r w:rsidR="00DD1414" w:rsidRPr="00D80525" w:rsidDel="00690550">
          <w:rPr>
            <w:rFonts w:ascii="Arial" w:hAnsi="Arial" w:cs="Arial"/>
            <w:spacing w:val="-5"/>
            <w:kern w:val="0"/>
          </w:rPr>
          <w:br/>
        </w:r>
      </w:del>
    </w:p>
    <w:p w14:paraId="3F9AEE33" w14:textId="77777777" w:rsidR="00DB1A5B" w:rsidRPr="00D80525" w:rsidRDefault="00DB1A5B" w:rsidP="00EB7CD1">
      <w:pPr>
        <w:pStyle w:val="ListParagraph"/>
        <w:widowControl w:val="0"/>
        <w:kinsoku w:val="0"/>
        <w:overflowPunct w:val="0"/>
        <w:spacing w:before="120" w:after="0" w:line="254" w:lineRule="exact"/>
        <w:ind w:left="1296" w:right="80"/>
        <w:textAlignment w:val="baseline"/>
        <w:rPr>
          <w:rFonts w:ascii="Arial" w:hAnsi="Arial" w:cs="Arial"/>
          <w:spacing w:val="-5"/>
          <w:kern w:val="0"/>
        </w:rPr>
      </w:pPr>
    </w:p>
    <w:p w14:paraId="1D627E8E" w14:textId="04EF2B20" w:rsidR="009F4E44" w:rsidRPr="00D80525" w:rsidRDefault="009F4E44" w:rsidP="00DD1414">
      <w:pPr>
        <w:widowControl w:val="0"/>
        <w:kinsoku w:val="0"/>
        <w:overflowPunct w:val="0"/>
        <w:spacing w:after="120" w:line="246" w:lineRule="exact"/>
        <w:ind w:left="1350" w:hanging="450"/>
        <w:textAlignment w:val="baseline"/>
        <w:rPr>
          <w:rFonts w:ascii="Arial" w:hAnsi="Arial" w:cs="Arial"/>
          <w:kern w:val="0"/>
        </w:rPr>
      </w:pPr>
      <w:r w:rsidRPr="00D80525">
        <w:rPr>
          <w:rFonts w:ascii="Arial" w:hAnsi="Arial" w:cs="Arial"/>
          <w:kern w:val="0"/>
        </w:rPr>
        <w:t>7.</w:t>
      </w:r>
      <w:r w:rsidRPr="00D80525">
        <w:rPr>
          <w:rFonts w:ascii="Arial" w:hAnsi="Arial" w:cs="Arial"/>
          <w:kern w:val="0"/>
        </w:rPr>
        <w:tab/>
        <w:t>Plans of Action and Milestones (POA&amp;Ms) shall be reviewed and updated on an annual basis</w:t>
      </w:r>
      <w:r w:rsidR="00DD1414" w:rsidRPr="00D80525">
        <w:rPr>
          <w:rFonts w:ascii="Arial" w:hAnsi="Arial" w:cs="Arial"/>
          <w:kern w:val="0"/>
        </w:rPr>
        <w:t xml:space="preserve"> </w:t>
      </w:r>
      <w:r w:rsidRPr="00D80525">
        <w:rPr>
          <w:rFonts w:ascii="Arial" w:hAnsi="Arial" w:cs="Arial"/>
          <w:kern w:val="0"/>
        </w:rPr>
        <w:t>and presented to HUDs Chief Information Security Officer for review and approval.</w:t>
      </w:r>
    </w:p>
    <w:p w14:paraId="4E26A76C" w14:textId="1D961B09" w:rsidR="009F4E44" w:rsidRPr="00D80525" w:rsidRDefault="009F4E44" w:rsidP="00DD1414">
      <w:pPr>
        <w:widowControl w:val="0"/>
        <w:kinsoku w:val="0"/>
        <w:overflowPunct w:val="0"/>
        <w:spacing w:after="120" w:line="246" w:lineRule="exact"/>
        <w:ind w:left="1350" w:hanging="504"/>
        <w:textAlignment w:val="baseline"/>
        <w:rPr>
          <w:rFonts w:ascii="Arial" w:hAnsi="Arial" w:cs="Arial"/>
          <w:kern w:val="0"/>
        </w:rPr>
      </w:pPr>
      <w:r w:rsidRPr="00D80525">
        <w:rPr>
          <w:rFonts w:ascii="Arial" w:hAnsi="Arial" w:cs="Arial"/>
          <w:kern w:val="0"/>
        </w:rPr>
        <w:t>8.</w:t>
      </w:r>
      <w:r w:rsidRPr="00D80525">
        <w:rPr>
          <w:rFonts w:ascii="Arial" w:hAnsi="Arial" w:cs="Arial"/>
          <w:kern w:val="0"/>
        </w:rPr>
        <w:tab/>
        <w:t>Failure to adhere to the above NIST requirements could result in penalties, to include a</w:t>
      </w:r>
      <w:r w:rsidR="00DD1414" w:rsidRPr="00D80525">
        <w:rPr>
          <w:rFonts w:ascii="Arial" w:hAnsi="Arial" w:cs="Arial"/>
          <w:kern w:val="0"/>
        </w:rPr>
        <w:t xml:space="preserve"> </w:t>
      </w:r>
      <w:r w:rsidRPr="00D80525">
        <w:rPr>
          <w:rFonts w:ascii="Arial" w:hAnsi="Arial" w:cs="Arial"/>
          <w:kern w:val="0"/>
        </w:rPr>
        <w:t>contract performance stop-work order until compliance can be demonstrated. Disregard of these NIST requirements could also lead to other criminal, civil, administrative, or contract penalties, including, at a minimum:</w:t>
      </w:r>
    </w:p>
    <w:p w14:paraId="3BF1B965" w14:textId="544AE173" w:rsidR="009F4E44" w:rsidRPr="00D80525" w:rsidRDefault="00A11CF2" w:rsidP="00A41632">
      <w:pPr>
        <w:widowControl w:val="0"/>
        <w:numPr>
          <w:ilvl w:val="0"/>
          <w:numId w:val="12"/>
        </w:numPr>
        <w:kinsoku w:val="0"/>
        <w:overflowPunct w:val="0"/>
        <w:spacing w:after="120" w:line="246" w:lineRule="exact"/>
        <w:textAlignment w:val="baseline"/>
        <w:rPr>
          <w:rFonts w:ascii="Arial" w:hAnsi="Arial" w:cs="Arial"/>
          <w:spacing w:val="-3"/>
          <w:kern w:val="0"/>
        </w:rPr>
      </w:pPr>
      <w:r w:rsidRPr="00D80525">
        <w:rPr>
          <w:rFonts w:ascii="Arial" w:hAnsi="Arial" w:cs="Arial"/>
          <w:spacing w:val="-3"/>
          <w:kern w:val="0"/>
        </w:rPr>
        <w:t>Breach</w:t>
      </w:r>
      <w:r w:rsidR="009F4E44" w:rsidRPr="00D80525">
        <w:rPr>
          <w:rFonts w:ascii="Arial" w:hAnsi="Arial" w:cs="Arial"/>
          <w:spacing w:val="-3"/>
          <w:kern w:val="0"/>
        </w:rPr>
        <w:t xml:space="preserve"> of Contract damages</w:t>
      </w:r>
    </w:p>
    <w:p w14:paraId="43622564" w14:textId="77777777" w:rsidR="009F4E44" w:rsidRPr="00D80525" w:rsidRDefault="009F4E44" w:rsidP="00A41632">
      <w:pPr>
        <w:widowControl w:val="0"/>
        <w:numPr>
          <w:ilvl w:val="0"/>
          <w:numId w:val="12"/>
        </w:numPr>
        <w:kinsoku w:val="0"/>
        <w:overflowPunct w:val="0"/>
        <w:spacing w:after="120" w:line="246" w:lineRule="exact"/>
        <w:textAlignment w:val="baseline"/>
        <w:rPr>
          <w:rFonts w:ascii="Arial" w:hAnsi="Arial" w:cs="Arial"/>
          <w:spacing w:val="-3"/>
          <w:kern w:val="0"/>
        </w:rPr>
      </w:pPr>
      <w:r w:rsidRPr="00D80525">
        <w:rPr>
          <w:rFonts w:ascii="Arial" w:hAnsi="Arial" w:cs="Arial"/>
          <w:spacing w:val="-3"/>
          <w:kern w:val="0"/>
        </w:rPr>
        <w:t>False Claims Act damages</w:t>
      </w:r>
    </w:p>
    <w:p w14:paraId="27415508" w14:textId="77777777" w:rsidR="009F4E44" w:rsidRPr="00D80525" w:rsidRDefault="009F4E44" w:rsidP="00A41632">
      <w:pPr>
        <w:widowControl w:val="0"/>
        <w:numPr>
          <w:ilvl w:val="0"/>
          <w:numId w:val="12"/>
        </w:numPr>
        <w:kinsoku w:val="0"/>
        <w:overflowPunct w:val="0"/>
        <w:spacing w:after="120" w:line="246" w:lineRule="exact"/>
        <w:textAlignment w:val="baseline"/>
        <w:rPr>
          <w:rFonts w:ascii="Arial" w:hAnsi="Arial" w:cs="Arial"/>
          <w:spacing w:val="-3"/>
          <w:kern w:val="0"/>
        </w:rPr>
      </w:pPr>
      <w:r w:rsidRPr="00D80525">
        <w:rPr>
          <w:rFonts w:ascii="Arial" w:hAnsi="Arial" w:cs="Arial"/>
          <w:spacing w:val="-3"/>
          <w:kern w:val="0"/>
        </w:rPr>
        <w:t>Liquidated Damages</w:t>
      </w:r>
    </w:p>
    <w:p w14:paraId="1067D65F" w14:textId="77777777" w:rsidR="009F4E44" w:rsidRPr="00D80525" w:rsidRDefault="009F4E44" w:rsidP="00A41632">
      <w:pPr>
        <w:widowControl w:val="0"/>
        <w:numPr>
          <w:ilvl w:val="0"/>
          <w:numId w:val="12"/>
        </w:numPr>
        <w:kinsoku w:val="0"/>
        <w:overflowPunct w:val="0"/>
        <w:spacing w:after="120" w:line="246" w:lineRule="exact"/>
        <w:textAlignment w:val="baseline"/>
        <w:rPr>
          <w:rFonts w:ascii="Arial" w:hAnsi="Arial" w:cs="Arial"/>
          <w:spacing w:val="-1"/>
          <w:kern w:val="0"/>
        </w:rPr>
      </w:pPr>
      <w:r w:rsidRPr="00D80525">
        <w:rPr>
          <w:rFonts w:ascii="Arial" w:hAnsi="Arial" w:cs="Arial"/>
          <w:spacing w:val="-1"/>
          <w:kern w:val="0"/>
        </w:rPr>
        <w:t>Termination for Default</w:t>
      </w:r>
    </w:p>
    <w:p w14:paraId="7A97B268" w14:textId="77777777" w:rsidR="009F4E44" w:rsidRPr="00D80525" w:rsidRDefault="009F4E44" w:rsidP="00A41632">
      <w:pPr>
        <w:widowControl w:val="0"/>
        <w:numPr>
          <w:ilvl w:val="0"/>
          <w:numId w:val="12"/>
        </w:numPr>
        <w:kinsoku w:val="0"/>
        <w:overflowPunct w:val="0"/>
        <w:spacing w:after="120" w:line="246" w:lineRule="exact"/>
        <w:textAlignment w:val="baseline"/>
        <w:rPr>
          <w:rFonts w:ascii="Arial" w:hAnsi="Arial" w:cs="Arial"/>
          <w:spacing w:val="-2"/>
          <w:kern w:val="0"/>
        </w:rPr>
      </w:pPr>
      <w:r w:rsidRPr="00D80525">
        <w:rPr>
          <w:rFonts w:ascii="Arial" w:hAnsi="Arial" w:cs="Arial"/>
          <w:spacing w:val="-2"/>
          <w:kern w:val="0"/>
        </w:rPr>
        <w:t>Termination for Convenience</w:t>
      </w:r>
    </w:p>
    <w:p w14:paraId="28A42CF4" w14:textId="77777777" w:rsidR="009F4E44" w:rsidRPr="00D80525" w:rsidRDefault="009F4E44" w:rsidP="00A41632">
      <w:pPr>
        <w:widowControl w:val="0"/>
        <w:numPr>
          <w:ilvl w:val="0"/>
          <w:numId w:val="12"/>
        </w:numPr>
        <w:kinsoku w:val="0"/>
        <w:overflowPunct w:val="0"/>
        <w:spacing w:after="120" w:line="246" w:lineRule="exact"/>
        <w:textAlignment w:val="baseline"/>
        <w:rPr>
          <w:rFonts w:ascii="Arial" w:hAnsi="Arial" w:cs="Arial"/>
          <w:spacing w:val="-3"/>
          <w:kern w:val="0"/>
        </w:rPr>
      </w:pPr>
      <w:r w:rsidRPr="00D80525">
        <w:rPr>
          <w:rFonts w:ascii="Arial" w:hAnsi="Arial" w:cs="Arial"/>
          <w:spacing w:val="-3"/>
          <w:kern w:val="0"/>
        </w:rPr>
        <w:t>Poor Past Performance</w:t>
      </w:r>
    </w:p>
    <w:p w14:paraId="3D5D5925" w14:textId="77777777" w:rsidR="009F4E44" w:rsidRPr="00D80525" w:rsidRDefault="009F4E44" w:rsidP="00A41632">
      <w:pPr>
        <w:widowControl w:val="0"/>
        <w:numPr>
          <w:ilvl w:val="0"/>
          <w:numId w:val="12"/>
        </w:numPr>
        <w:kinsoku w:val="0"/>
        <w:overflowPunct w:val="0"/>
        <w:spacing w:after="120" w:line="246" w:lineRule="exact"/>
        <w:textAlignment w:val="baseline"/>
        <w:rPr>
          <w:rFonts w:ascii="Arial" w:hAnsi="Arial" w:cs="Arial"/>
          <w:spacing w:val="-2"/>
          <w:kern w:val="0"/>
        </w:rPr>
      </w:pPr>
      <w:r w:rsidRPr="00D80525">
        <w:rPr>
          <w:rFonts w:ascii="Arial" w:hAnsi="Arial" w:cs="Arial"/>
          <w:spacing w:val="-2"/>
          <w:kern w:val="0"/>
        </w:rPr>
        <w:t>Suspension/debarment</w:t>
      </w:r>
    </w:p>
    <w:p w14:paraId="4131A560" w14:textId="08148E99" w:rsidR="009F4E44" w:rsidRPr="00D80525" w:rsidRDefault="009F4E44" w:rsidP="00893E75">
      <w:pPr>
        <w:widowControl w:val="0"/>
        <w:kinsoku w:val="0"/>
        <w:overflowPunct w:val="0"/>
        <w:spacing w:before="240" w:after="0" w:line="288" w:lineRule="exact"/>
        <w:ind w:left="450" w:right="-10" w:hanging="414"/>
        <w:jc w:val="both"/>
        <w:textAlignment w:val="baseline"/>
        <w:rPr>
          <w:rFonts w:ascii="Arial" w:hAnsi="Arial" w:cs="Arial"/>
          <w:kern w:val="0"/>
        </w:rPr>
      </w:pPr>
      <w:r w:rsidRPr="00D80525">
        <w:rPr>
          <w:rFonts w:ascii="Arial" w:hAnsi="Arial" w:cs="Arial"/>
          <w:kern w:val="0"/>
        </w:rPr>
        <w:t>K. The Contractor shall support HUDs evaluation of Contractor systems for compliance with all security</w:t>
      </w:r>
      <w:r w:rsidR="007628CC" w:rsidRPr="00D80525">
        <w:rPr>
          <w:rFonts w:ascii="Arial" w:hAnsi="Arial" w:cs="Arial"/>
          <w:kern w:val="0"/>
        </w:rPr>
        <w:t xml:space="preserve"> </w:t>
      </w:r>
      <w:r w:rsidRPr="00D80525">
        <w:rPr>
          <w:rFonts w:ascii="Arial" w:hAnsi="Arial" w:cs="Arial"/>
          <w:kern w:val="0"/>
        </w:rPr>
        <w:t>regulations and requirements by providing access to the information systems.</w:t>
      </w:r>
    </w:p>
    <w:p w14:paraId="4867F89E" w14:textId="77777777" w:rsidR="008B1131" w:rsidRPr="00D80525" w:rsidRDefault="009F4E44" w:rsidP="008B1131">
      <w:pPr>
        <w:pStyle w:val="Heading3"/>
        <w:rPr>
          <w:ins w:id="451" w:author="Weese, Timothy W" w:date="2026-02-25T10:25:00Z" w16du:dateUtc="2026-02-25T15:25:00Z"/>
          <w:rStyle w:val="Heading3Char"/>
          <w:rFonts w:eastAsiaTheme="majorEastAsia" w:cs="Arial"/>
        </w:rPr>
      </w:pPr>
      <w:bookmarkStart w:id="452" w:name="_Toc223435869"/>
      <w:del w:id="453" w:author="Weese, Timothy W" w:date="2026-02-25T10:24:00Z" w16du:dateUtc="2026-02-25T15:24:00Z">
        <w:r w:rsidRPr="00D80525" w:rsidDel="008B1131">
          <w:rPr>
            <w:rStyle w:val="Heading3Char"/>
            <w:rFonts w:cs="Arial"/>
          </w:rPr>
          <w:delText>1.3.</w:delText>
        </w:r>
      </w:del>
      <w:del w:id="454" w:author="Weese, Timothy W" w:date="2026-02-25T10:16:00Z" w16du:dateUtc="2026-02-25T15:16:00Z">
        <w:r w:rsidRPr="00D80525" w:rsidDel="0092210C">
          <w:rPr>
            <w:rStyle w:val="Heading3Char"/>
            <w:rFonts w:cs="Arial"/>
          </w:rPr>
          <w:delText>2</w:delText>
        </w:r>
      </w:del>
      <w:del w:id="455" w:author="Weese, Timothy W" w:date="2026-02-25T10:24:00Z" w16du:dateUtc="2026-02-25T15:24:00Z">
        <w:r w:rsidRPr="00D80525" w:rsidDel="008B1131">
          <w:rPr>
            <w:rStyle w:val="Heading3Char"/>
            <w:rFonts w:cs="Arial"/>
          </w:rPr>
          <w:delText xml:space="preserve"> Computer System/Information Technology Capability</w:delText>
        </w:r>
      </w:del>
      <w:ins w:id="456" w:author="Weese, Timothy W" w:date="2026-02-25T10:24:00Z" w16du:dateUtc="2026-02-25T15:24:00Z">
        <w:r w:rsidR="008B1131" w:rsidRPr="00D80525">
          <w:rPr>
            <w:rStyle w:val="Heading3Char"/>
            <w:rFonts w:eastAsiaTheme="minorHAnsi" w:cs="Arial"/>
          </w:rPr>
          <w:t>1.3.3 Computer System/Information Technology Capability</w:t>
        </w:r>
      </w:ins>
      <w:bookmarkEnd w:id="452"/>
      <w:del w:id="457" w:author="Weese, Timothy W" w:date="2026-02-25T10:25:00Z" w16du:dateUtc="2026-02-25T15:25:00Z">
        <w:r w:rsidRPr="00D80525" w:rsidDel="008B1131">
          <w:rPr>
            <w:rFonts w:cs="Arial"/>
            <w:color w:val="092E40"/>
            <w:kern w:val="0"/>
          </w:rPr>
          <w:br/>
        </w:r>
      </w:del>
    </w:p>
    <w:p w14:paraId="28A231E9" w14:textId="2099D408" w:rsidR="009F4E44" w:rsidRPr="00D80525" w:rsidRDefault="009F4E44" w:rsidP="00371F17">
      <w:pPr>
        <w:pStyle w:val="Heading3"/>
        <w:rPr>
          <w:rFonts w:cs="Arial"/>
          <w:color w:val="0F4660"/>
          <w:kern w:val="0"/>
        </w:rPr>
      </w:pPr>
      <w:bookmarkStart w:id="458" w:name="_Toc223435870"/>
      <w:r w:rsidRPr="00D80525">
        <w:rPr>
          <w:rStyle w:val="Heading3Char"/>
          <w:rFonts w:eastAsiaTheme="majorEastAsia" w:cs="Arial"/>
        </w:rPr>
        <w:t>1.3.</w:t>
      </w:r>
      <w:ins w:id="459" w:author="Weese, Timothy W" w:date="2026-02-25T10:16:00Z" w16du:dateUtc="2026-02-25T15:16:00Z">
        <w:r w:rsidR="0092210C" w:rsidRPr="00D80525">
          <w:rPr>
            <w:rStyle w:val="Heading3Char"/>
            <w:rFonts w:eastAsiaTheme="majorEastAsia" w:cs="Arial"/>
          </w:rPr>
          <w:t>3</w:t>
        </w:r>
      </w:ins>
      <w:del w:id="460" w:author="Weese, Timothy W" w:date="2026-02-25T10:16:00Z" w16du:dateUtc="2026-02-25T15:16:00Z">
        <w:r w:rsidRPr="00D80525" w:rsidDel="0092210C">
          <w:rPr>
            <w:rStyle w:val="Heading3Char"/>
            <w:rFonts w:eastAsiaTheme="majorEastAsia" w:cs="Arial"/>
          </w:rPr>
          <w:delText>2</w:delText>
        </w:r>
      </w:del>
      <w:r w:rsidRPr="00D80525">
        <w:rPr>
          <w:rStyle w:val="Heading3Char"/>
          <w:rFonts w:eastAsiaTheme="majorEastAsia" w:cs="Arial"/>
        </w:rPr>
        <w:t>.1 Data Standards for Interface with HUD</w:t>
      </w:r>
      <w:bookmarkEnd w:id="458"/>
    </w:p>
    <w:p w14:paraId="71618FE8" w14:textId="14CE41BF" w:rsidR="009F4E44" w:rsidRPr="00D80525" w:rsidRDefault="009F4E44" w:rsidP="00893E75">
      <w:pPr>
        <w:widowControl w:val="0"/>
        <w:kinsoku w:val="0"/>
        <w:overflowPunct w:val="0"/>
        <w:spacing w:before="240" w:after="0" w:line="245" w:lineRule="exact"/>
        <w:ind w:right="216"/>
        <w:textAlignment w:val="baseline"/>
        <w:rPr>
          <w:rFonts w:ascii="Arial" w:hAnsi="Arial" w:cs="Arial"/>
          <w:kern w:val="0"/>
        </w:rPr>
      </w:pPr>
      <w:r w:rsidRPr="00D80525">
        <w:rPr>
          <w:rFonts w:ascii="Arial" w:hAnsi="Arial" w:cs="Arial"/>
          <w:kern w:val="0"/>
        </w:rPr>
        <w:t>The Contractor shall possess and sustain the capacity to interface with HUD’s computer systems using the following standard industry protocols and formats throughout the contract.</w:t>
      </w:r>
    </w:p>
    <w:p w14:paraId="2C934EAE" w14:textId="5295FCA6" w:rsidR="00463719" w:rsidRPr="00D80525" w:rsidRDefault="009F4E44" w:rsidP="00371F17">
      <w:pPr>
        <w:pStyle w:val="Heading3"/>
        <w:rPr>
          <w:rFonts w:cs="Arial"/>
        </w:rPr>
      </w:pPr>
      <w:bookmarkStart w:id="461" w:name="_Toc223435871"/>
      <w:r w:rsidRPr="00D80525">
        <w:rPr>
          <w:rFonts w:cs="Arial"/>
        </w:rPr>
        <w:t>1.3.</w:t>
      </w:r>
      <w:ins w:id="462" w:author="Weese, Timothy W" w:date="2026-02-25T10:17:00Z" w16du:dateUtc="2026-02-25T15:17:00Z">
        <w:r w:rsidR="0092210C" w:rsidRPr="00D80525">
          <w:rPr>
            <w:rFonts w:cs="Arial"/>
          </w:rPr>
          <w:t>3</w:t>
        </w:r>
      </w:ins>
      <w:del w:id="463" w:author="Weese, Timothy W" w:date="2026-02-25T10:17:00Z" w16du:dateUtc="2026-02-25T15:17:00Z">
        <w:r w:rsidRPr="00D80525" w:rsidDel="0092210C">
          <w:rPr>
            <w:rFonts w:cs="Arial"/>
          </w:rPr>
          <w:delText>2</w:delText>
        </w:r>
      </w:del>
      <w:r w:rsidRPr="00D80525">
        <w:rPr>
          <w:rFonts w:cs="Arial"/>
        </w:rPr>
        <w:t>.</w:t>
      </w:r>
      <w:ins w:id="464" w:author="Weese, Timothy W" w:date="2026-02-25T10:17:00Z" w16du:dateUtc="2026-02-25T15:17:00Z">
        <w:r w:rsidR="0092210C" w:rsidRPr="00D80525">
          <w:rPr>
            <w:rFonts w:cs="Arial"/>
          </w:rPr>
          <w:t>2</w:t>
        </w:r>
      </w:ins>
      <w:del w:id="465" w:author="Weese, Timothy W" w:date="2026-02-25T10:17:00Z" w16du:dateUtc="2026-02-25T15:17:00Z">
        <w:r w:rsidRPr="00D80525" w:rsidDel="0092210C">
          <w:rPr>
            <w:rFonts w:cs="Arial"/>
          </w:rPr>
          <w:delText>1.</w:delText>
        </w:r>
        <w:r w:rsidR="00C0261D" w:rsidRPr="00D80525" w:rsidDel="0092210C">
          <w:rPr>
            <w:rFonts w:cs="Arial"/>
          </w:rPr>
          <w:delText>1</w:delText>
        </w:r>
      </w:del>
      <w:r w:rsidRPr="00D80525">
        <w:rPr>
          <w:rFonts w:cs="Arial"/>
        </w:rPr>
        <w:t xml:space="preserve"> Required Functions</w:t>
      </w:r>
      <w:bookmarkEnd w:id="461"/>
      <w:r w:rsidR="003A434B" w:rsidRPr="00D80525">
        <w:rPr>
          <w:rFonts w:cs="Arial"/>
        </w:rPr>
        <w:t xml:space="preserve"> </w:t>
      </w:r>
    </w:p>
    <w:p w14:paraId="5247C742" w14:textId="714E6C40" w:rsidR="005016C7" w:rsidRPr="00D80525" w:rsidRDefault="009F4E44" w:rsidP="003B4FBC">
      <w:pPr>
        <w:spacing w:before="240" w:after="0"/>
        <w:rPr>
          <w:rFonts w:ascii="Arial" w:hAnsi="Arial" w:cs="Arial"/>
        </w:rPr>
      </w:pPr>
      <w:r w:rsidRPr="00D80525">
        <w:rPr>
          <w:rFonts w:ascii="Arial" w:hAnsi="Arial" w:cs="Arial"/>
        </w:rPr>
        <w:t xml:space="preserve">The Contractor’s computer systems shall perform all functions needed to perform the work under this contract. Formal scheduling, conduct, and execution of inspections shall be performed in HUD’s NSPIRE Salesforce instance or the </w:t>
      </w:r>
      <w:del w:id="466" w:author="Weese, Timothy W" w:date="2026-03-03T13:03:00Z" w16du:dateUtc="2026-03-03T18:03:00Z">
        <w:r w:rsidRPr="00D80525" w:rsidDel="000E3C58">
          <w:rPr>
            <w:rFonts w:ascii="Arial" w:hAnsi="Arial" w:cs="Arial"/>
          </w:rPr>
          <w:delText>Federal Inspection Application (FIA)</w:delText>
        </w:r>
      </w:del>
      <w:ins w:id="467" w:author="Weese, Timothy W" w:date="2026-03-03T13:03:00Z" w16du:dateUtc="2026-03-03T18:03:00Z">
        <w:r w:rsidR="000E3C58">
          <w:rPr>
            <w:rFonts w:ascii="Arial" w:hAnsi="Arial" w:cs="Arial"/>
          </w:rPr>
          <w:t>FIA</w:t>
        </w:r>
      </w:ins>
      <w:r w:rsidRPr="00D80525">
        <w:rPr>
          <w:rFonts w:ascii="Arial" w:hAnsi="Arial" w:cs="Arial"/>
        </w:rPr>
        <w:t xml:space="preserve"> or successor systems, as appropriate.</w:t>
      </w:r>
    </w:p>
    <w:p w14:paraId="0986219E" w14:textId="52567271" w:rsidR="009F4E44" w:rsidRPr="00D80525" w:rsidRDefault="009F4E44" w:rsidP="00371F17">
      <w:pPr>
        <w:pStyle w:val="Heading3"/>
        <w:rPr>
          <w:rFonts w:cs="Arial"/>
        </w:rPr>
      </w:pPr>
      <w:bookmarkStart w:id="468" w:name="_Toc223435872"/>
      <w:r w:rsidRPr="00D80525">
        <w:rPr>
          <w:rStyle w:val="Heading5Char"/>
          <w:rFonts w:cs="Arial"/>
        </w:rPr>
        <w:t>1.3.</w:t>
      </w:r>
      <w:ins w:id="469" w:author="Weese, Timothy W" w:date="2026-02-25T10:17:00Z" w16du:dateUtc="2026-02-25T15:17:00Z">
        <w:r w:rsidR="0092210C" w:rsidRPr="00D80525">
          <w:rPr>
            <w:rStyle w:val="Heading5Char"/>
            <w:rFonts w:cs="Arial"/>
          </w:rPr>
          <w:t>3</w:t>
        </w:r>
      </w:ins>
      <w:del w:id="470" w:author="Weese, Timothy W" w:date="2026-02-25T10:17:00Z" w16du:dateUtc="2026-02-25T15:17:00Z">
        <w:r w:rsidRPr="00D80525" w:rsidDel="0092210C">
          <w:rPr>
            <w:rStyle w:val="Heading5Char"/>
            <w:rFonts w:cs="Arial"/>
          </w:rPr>
          <w:delText>2</w:delText>
        </w:r>
      </w:del>
      <w:r w:rsidRPr="00D80525">
        <w:rPr>
          <w:rStyle w:val="Heading5Char"/>
          <w:rFonts w:cs="Arial"/>
        </w:rPr>
        <w:t>.</w:t>
      </w:r>
      <w:ins w:id="471" w:author="Weese, Timothy W" w:date="2026-02-25T10:17:00Z" w16du:dateUtc="2026-02-25T15:17:00Z">
        <w:r w:rsidR="0092210C" w:rsidRPr="00D80525">
          <w:rPr>
            <w:rStyle w:val="Heading5Char"/>
            <w:rFonts w:cs="Arial"/>
          </w:rPr>
          <w:t>3</w:t>
        </w:r>
      </w:ins>
      <w:del w:id="472" w:author="Weese, Timothy W" w:date="2026-02-25T10:17:00Z" w16du:dateUtc="2026-02-25T15:17:00Z">
        <w:r w:rsidRPr="00D80525" w:rsidDel="0092210C">
          <w:rPr>
            <w:rStyle w:val="Heading5Char"/>
            <w:rFonts w:cs="Arial"/>
          </w:rPr>
          <w:delText>1.</w:delText>
        </w:r>
        <w:r w:rsidR="00C0261D" w:rsidRPr="00D80525" w:rsidDel="0092210C">
          <w:rPr>
            <w:rStyle w:val="Heading5Char"/>
            <w:rFonts w:cs="Arial"/>
          </w:rPr>
          <w:delText>2</w:delText>
        </w:r>
      </w:del>
      <w:r w:rsidRPr="00D80525">
        <w:rPr>
          <w:rStyle w:val="Heading5Char"/>
          <w:rFonts w:cs="Arial"/>
        </w:rPr>
        <w:t xml:space="preserve"> Data Use and Security</w:t>
      </w:r>
      <w:bookmarkEnd w:id="468"/>
    </w:p>
    <w:p w14:paraId="79C462BE" w14:textId="77777777" w:rsidR="009F4E44" w:rsidRPr="00D80525" w:rsidRDefault="009F4E44" w:rsidP="002F0AB9">
      <w:pPr>
        <w:widowControl w:val="0"/>
        <w:kinsoku w:val="0"/>
        <w:overflowPunct w:val="0"/>
        <w:spacing w:before="120" w:after="0" w:line="244" w:lineRule="exact"/>
        <w:ind w:right="216"/>
        <w:textAlignment w:val="baseline"/>
        <w:rPr>
          <w:rFonts w:ascii="Arial" w:hAnsi="Arial" w:cs="Arial"/>
          <w:kern w:val="0"/>
        </w:rPr>
      </w:pPr>
      <w:r w:rsidRPr="00D80525">
        <w:rPr>
          <w:rFonts w:ascii="Arial" w:hAnsi="Arial" w:cs="Arial"/>
          <w:kern w:val="0"/>
        </w:rPr>
        <w:t>All inspection, analysis, and other data collected by the Contractor under this contract is the sole property of HUD. Without the express written consent of the person(s) designated by HUD, the Contractor shall not use this data for:</w:t>
      </w:r>
    </w:p>
    <w:p w14:paraId="7E0D03A3" w14:textId="77777777" w:rsidR="009F4E44" w:rsidRPr="00D80525" w:rsidRDefault="009F4E44" w:rsidP="00A41632">
      <w:pPr>
        <w:widowControl w:val="0"/>
        <w:numPr>
          <w:ilvl w:val="0"/>
          <w:numId w:val="13"/>
        </w:numPr>
        <w:kinsoku w:val="0"/>
        <w:overflowPunct w:val="0"/>
        <w:spacing w:before="249" w:after="0" w:line="246" w:lineRule="exact"/>
        <w:textAlignment w:val="baseline"/>
        <w:rPr>
          <w:rFonts w:ascii="Arial" w:hAnsi="Arial" w:cs="Arial"/>
          <w:kern w:val="0"/>
        </w:rPr>
      </w:pPr>
      <w:r w:rsidRPr="00D80525">
        <w:rPr>
          <w:rFonts w:ascii="Arial" w:hAnsi="Arial" w:cs="Arial"/>
          <w:kern w:val="0"/>
        </w:rPr>
        <w:t>Any other work, analysis, or research they may do</w:t>
      </w:r>
    </w:p>
    <w:p w14:paraId="545184B7" w14:textId="77777777" w:rsidR="009F4E44" w:rsidRPr="00D80525" w:rsidRDefault="009F4E44" w:rsidP="00A41632">
      <w:pPr>
        <w:widowControl w:val="0"/>
        <w:numPr>
          <w:ilvl w:val="0"/>
          <w:numId w:val="13"/>
        </w:numPr>
        <w:kinsoku w:val="0"/>
        <w:overflowPunct w:val="0"/>
        <w:spacing w:before="37" w:after="0" w:line="246" w:lineRule="exact"/>
        <w:textAlignment w:val="baseline"/>
        <w:rPr>
          <w:rFonts w:ascii="Arial" w:hAnsi="Arial" w:cs="Arial"/>
          <w:kern w:val="0"/>
        </w:rPr>
      </w:pPr>
      <w:r w:rsidRPr="00D80525">
        <w:rPr>
          <w:rFonts w:ascii="Arial" w:hAnsi="Arial" w:cs="Arial"/>
          <w:kern w:val="0"/>
        </w:rPr>
        <w:t>Publication or dissemination of this data in any form</w:t>
      </w:r>
    </w:p>
    <w:p w14:paraId="1E06030F" w14:textId="657121F3" w:rsidR="009F4E44" w:rsidRPr="00D80525" w:rsidRDefault="009F4E44" w:rsidP="00A41632">
      <w:pPr>
        <w:widowControl w:val="0"/>
        <w:numPr>
          <w:ilvl w:val="0"/>
          <w:numId w:val="13"/>
        </w:numPr>
        <w:kinsoku w:val="0"/>
        <w:overflowPunct w:val="0"/>
        <w:autoSpaceDE w:val="0"/>
        <w:autoSpaceDN w:val="0"/>
        <w:adjustRightInd w:val="0"/>
        <w:spacing w:after="0" w:line="276" w:lineRule="exact"/>
        <w:ind w:right="46"/>
        <w:jc w:val="both"/>
        <w:textAlignment w:val="baseline"/>
        <w:rPr>
          <w:rFonts w:ascii="Arial" w:hAnsi="Arial" w:cs="Arial"/>
          <w:kern w:val="0"/>
        </w:rPr>
      </w:pPr>
      <w:r w:rsidRPr="00D80525">
        <w:rPr>
          <w:rFonts w:ascii="Arial" w:hAnsi="Arial" w:cs="Arial"/>
          <w:kern w:val="0"/>
        </w:rPr>
        <w:t xml:space="preserve">Transferring this data to any third party entitles, including Government, commercial or not-for-profit </w:t>
      </w:r>
      <w:r w:rsidR="00A64D80" w:rsidRPr="00D80525">
        <w:rPr>
          <w:rFonts w:ascii="Arial" w:hAnsi="Arial" w:cs="Arial"/>
          <w:kern w:val="0"/>
        </w:rPr>
        <w:br/>
      </w:r>
      <w:r w:rsidRPr="00D80525">
        <w:rPr>
          <w:rFonts w:ascii="Arial" w:hAnsi="Arial" w:cs="Arial"/>
          <w:kern w:val="0"/>
        </w:rPr>
        <w:t xml:space="preserve">organizations as well as private </w:t>
      </w:r>
      <w:r w:rsidR="00A64D80" w:rsidRPr="00D80525">
        <w:rPr>
          <w:rFonts w:ascii="Arial" w:hAnsi="Arial" w:cs="Arial"/>
          <w:kern w:val="0"/>
        </w:rPr>
        <w:t>parties Collected</w:t>
      </w:r>
      <w:r w:rsidRPr="00D80525">
        <w:rPr>
          <w:rFonts w:ascii="Arial" w:hAnsi="Arial" w:cs="Arial"/>
          <w:kern w:val="0"/>
        </w:rPr>
        <w:t xml:space="preserve"> data shall not be used for any legal purposes unless specifically permitted by HUD. The Contractor shall assume full liability for misuse, publication, or dissemination of collected data.</w:t>
      </w:r>
    </w:p>
    <w:p w14:paraId="25844B0E" w14:textId="6EEBDF5B" w:rsidR="009F4E44" w:rsidRDefault="009F4E44" w:rsidP="00371F17">
      <w:pPr>
        <w:rPr>
          <w:ins w:id="473" w:author="Weese, Timothy W" w:date="2026-03-03T13:07:00Z" w16du:dateUtc="2026-03-03T18:07:00Z"/>
          <w:rFonts w:ascii="Arial" w:hAnsi="Arial" w:cs="Arial"/>
        </w:rPr>
      </w:pPr>
      <w:r w:rsidRPr="00371F17">
        <w:rPr>
          <w:rFonts w:ascii="Arial" w:hAnsi="Arial" w:cs="Arial"/>
        </w:rPr>
        <w:lastRenderedPageBreak/>
        <w:t>The Contractor shall ensure that all data is collected, transported, and stored securely. The Contractor shall be liable for any data loss and/or corruption for the duration of the contract. Contractors shall implement necessary data security and backup procedures to ensure data safety and availability consistent with the standards set forth in 1.</w:t>
      </w:r>
      <w:ins w:id="474" w:author="Weese, Timothy W" w:date="2026-03-03T13:08:00Z" w16du:dateUtc="2026-03-03T18:08:00Z">
        <w:r w:rsidR="00FC1950">
          <w:rPr>
            <w:rFonts w:ascii="Arial" w:hAnsi="Arial" w:cs="Arial"/>
          </w:rPr>
          <w:t>4</w:t>
        </w:r>
      </w:ins>
      <w:del w:id="475" w:author="Weese, Timothy W" w:date="2026-03-03T13:08:00Z" w16du:dateUtc="2026-03-03T18:08:00Z">
        <w:r w:rsidRPr="00371F17" w:rsidDel="00FC1950">
          <w:rPr>
            <w:rFonts w:ascii="Arial" w:hAnsi="Arial" w:cs="Arial"/>
          </w:rPr>
          <w:delText>3.1.1.4</w:delText>
        </w:r>
      </w:del>
      <w:r w:rsidRPr="00371F17">
        <w:rPr>
          <w:rFonts w:ascii="Arial" w:hAnsi="Arial" w:cs="Arial"/>
        </w:rPr>
        <w:t xml:space="preserve"> Non-Personal Services</w:t>
      </w:r>
    </w:p>
    <w:p w14:paraId="4F8B44EF" w14:textId="4B71CA94" w:rsidR="00593E0B" w:rsidRPr="00FC1950" w:rsidRDefault="00FC1950" w:rsidP="00E278F7">
      <w:pPr>
        <w:pStyle w:val="Heading2"/>
      </w:pPr>
      <w:bookmarkStart w:id="476" w:name="_Toc223435873"/>
      <w:ins w:id="477" w:author="Weese, Timothy W" w:date="2026-03-03T13:08:00Z" w16du:dateUtc="2026-03-03T18:08:00Z">
        <w:r w:rsidRPr="00FC1950">
          <w:t>1.4 Non-Personal Services</w:t>
        </w:r>
      </w:ins>
      <w:bookmarkEnd w:id="476"/>
    </w:p>
    <w:p w14:paraId="5F402EA0" w14:textId="6C6A601C" w:rsidR="009F4E44" w:rsidRPr="00D80525" w:rsidRDefault="009F4E44" w:rsidP="00E278F7">
      <w:pPr>
        <w:widowControl w:val="0"/>
        <w:kinsoku w:val="0"/>
        <w:overflowPunct w:val="0"/>
        <w:spacing w:before="231" w:after="0" w:line="253" w:lineRule="exact"/>
        <w:ind w:right="288"/>
        <w:textAlignment w:val="baseline"/>
        <w:rPr>
          <w:rFonts w:ascii="Arial" w:hAnsi="Arial" w:cs="Arial"/>
          <w:spacing w:val="-3"/>
          <w:kern w:val="0"/>
        </w:rPr>
      </w:pPr>
      <w:r w:rsidRPr="00D80525">
        <w:rPr>
          <w:rFonts w:ascii="Arial" w:hAnsi="Arial" w:cs="Arial"/>
          <w:spacing w:val="-3"/>
          <w:kern w:val="0"/>
        </w:rPr>
        <w:t>The Government will neither supervise Contractor employees nor control the method by which the Contractor performs the required tasks. Under no circumstances shall the Government assign tasks to, or prepare work schedules for, individual Contractor employees. It shall be the responsibility of the Contractor to manage its employees and to guard against any actions that are of the nature of personal services or give the perception of personal services.</w:t>
      </w:r>
      <w:r w:rsidR="00946379" w:rsidRPr="00D80525">
        <w:rPr>
          <w:rFonts w:ascii="Arial" w:hAnsi="Arial" w:cs="Arial"/>
          <w:spacing w:val="-3"/>
          <w:kern w:val="0"/>
        </w:rPr>
        <w:br/>
      </w:r>
    </w:p>
    <w:p w14:paraId="3C49A876" w14:textId="3664EFF6" w:rsidR="009F4E44" w:rsidRPr="00D80525" w:rsidRDefault="009F4E44" w:rsidP="00E278F7">
      <w:pPr>
        <w:widowControl w:val="0"/>
        <w:kinsoku w:val="0"/>
        <w:overflowPunct w:val="0"/>
        <w:spacing w:before="13" w:after="0" w:line="246" w:lineRule="exact"/>
        <w:textAlignment w:val="baseline"/>
        <w:rPr>
          <w:rFonts w:ascii="Arial" w:hAnsi="Arial" w:cs="Arial"/>
          <w:kern w:val="0"/>
        </w:rPr>
      </w:pPr>
      <w:r w:rsidRPr="00D80525">
        <w:rPr>
          <w:rFonts w:ascii="Arial" w:hAnsi="Arial" w:cs="Arial"/>
          <w:kern w:val="0"/>
        </w:rPr>
        <w:t>If the Contractor believes that any actions constitute, or are perceived to constitute</w:t>
      </w:r>
      <w:r w:rsidR="00266241" w:rsidRPr="00D80525">
        <w:rPr>
          <w:rFonts w:ascii="Arial" w:hAnsi="Arial" w:cs="Arial"/>
          <w:kern w:val="0"/>
        </w:rPr>
        <w:t>,</w:t>
      </w:r>
      <w:r w:rsidRPr="00D80525">
        <w:rPr>
          <w:rFonts w:ascii="Arial" w:hAnsi="Arial" w:cs="Arial"/>
          <w:kern w:val="0"/>
        </w:rPr>
        <w:t xml:space="preserve"> personal</w:t>
      </w:r>
    </w:p>
    <w:p w14:paraId="70D085C4" w14:textId="56A6EE24" w:rsidR="009F4E44" w:rsidRPr="00D80525" w:rsidRDefault="009F4E44" w:rsidP="00E278F7">
      <w:pPr>
        <w:widowControl w:val="0"/>
        <w:kinsoku w:val="0"/>
        <w:overflowPunct w:val="0"/>
        <w:spacing w:after="0" w:line="288" w:lineRule="exact"/>
        <w:ind w:right="216"/>
        <w:textAlignment w:val="baseline"/>
        <w:rPr>
          <w:rFonts w:ascii="Arial" w:hAnsi="Arial" w:cs="Arial"/>
          <w:kern w:val="0"/>
        </w:rPr>
      </w:pPr>
      <w:r w:rsidRPr="00D80525">
        <w:rPr>
          <w:rFonts w:ascii="Arial" w:hAnsi="Arial" w:cs="Arial"/>
          <w:kern w:val="0"/>
        </w:rPr>
        <w:t>services it shall be the Contractor's responsibility to notify the Contracting Officer (CO) immediately. These services shall not be used to perform work of a policy, decision making, or management nature</w:t>
      </w:r>
      <w:r w:rsidR="00946379" w:rsidRPr="00D80525">
        <w:rPr>
          <w:rFonts w:ascii="Arial" w:hAnsi="Arial" w:cs="Arial"/>
          <w:kern w:val="0"/>
        </w:rPr>
        <w:t xml:space="preserve"> (</w:t>
      </w:r>
      <w:r w:rsidRPr="00D80525">
        <w:rPr>
          <w:rFonts w:ascii="Arial" w:hAnsi="Arial" w:cs="Arial"/>
          <w:kern w:val="0"/>
        </w:rPr>
        <w:t>i.e.</w:t>
      </w:r>
      <w:ins w:id="478" w:author="Weese, Timothy W" w:date="2026-03-03T13:11:00Z" w16du:dateUtc="2026-03-03T18:11:00Z">
        <w:r w:rsidR="00565822">
          <w:rPr>
            <w:rFonts w:ascii="Arial" w:hAnsi="Arial" w:cs="Arial"/>
            <w:kern w:val="0"/>
          </w:rPr>
          <w:t>,</w:t>
        </w:r>
      </w:ins>
      <w:r w:rsidRPr="00D80525">
        <w:rPr>
          <w:rFonts w:ascii="Arial" w:hAnsi="Arial" w:cs="Arial"/>
          <w:kern w:val="0"/>
        </w:rPr>
        <w:t xml:space="preserve"> inherently Government functions</w:t>
      </w:r>
      <w:r w:rsidR="00946379" w:rsidRPr="00D80525">
        <w:rPr>
          <w:rFonts w:ascii="Arial" w:hAnsi="Arial" w:cs="Arial"/>
          <w:kern w:val="0"/>
        </w:rPr>
        <w:t>)</w:t>
      </w:r>
      <w:r w:rsidRPr="00D80525">
        <w:rPr>
          <w:rFonts w:ascii="Arial" w:hAnsi="Arial" w:cs="Arial"/>
          <w:kern w:val="0"/>
        </w:rPr>
        <w:t>. All decisions relative to programs supported by the Contactor shall be the sole responsibility of the Government.</w:t>
      </w:r>
      <w:del w:id="479" w:author="Weese, Timothy W" w:date="2026-02-24T15:58:00Z" w16du:dateUtc="2026-02-24T20:58:00Z">
        <w:r w:rsidR="007F4888" w:rsidRPr="00D80525" w:rsidDel="004D235A">
          <w:rPr>
            <w:rFonts w:ascii="Arial" w:hAnsi="Arial" w:cs="Arial"/>
            <w:kern w:val="0"/>
          </w:rPr>
          <w:br/>
        </w:r>
        <w:r w:rsidR="007F4888" w:rsidRPr="00D80525" w:rsidDel="004D235A">
          <w:rPr>
            <w:rFonts w:ascii="Arial" w:hAnsi="Arial" w:cs="Arial"/>
            <w:kern w:val="0"/>
          </w:rPr>
          <w:br/>
        </w:r>
      </w:del>
    </w:p>
    <w:p w14:paraId="0AA89450" w14:textId="77777777" w:rsidR="009F4E44" w:rsidRPr="00D80525" w:rsidRDefault="009F4E44" w:rsidP="00FC1950">
      <w:pPr>
        <w:pStyle w:val="Heading2"/>
      </w:pPr>
      <w:bookmarkStart w:id="480" w:name="_Toc223435874"/>
      <w:r w:rsidRPr="00D80525">
        <w:t>1.5 Period of Performance</w:t>
      </w:r>
      <w:bookmarkEnd w:id="480"/>
    </w:p>
    <w:p w14:paraId="004E67F4" w14:textId="77777777" w:rsidR="009F4E44" w:rsidRPr="00D80525" w:rsidRDefault="009F4E44" w:rsidP="003D7DE7">
      <w:pPr>
        <w:widowControl w:val="0"/>
        <w:kinsoku w:val="0"/>
        <w:overflowPunct w:val="0"/>
        <w:spacing w:before="241" w:after="0" w:line="246" w:lineRule="exact"/>
        <w:textAlignment w:val="baseline"/>
        <w:rPr>
          <w:rFonts w:ascii="Arial" w:hAnsi="Arial" w:cs="Arial"/>
          <w:kern w:val="0"/>
        </w:rPr>
      </w:pPr>
      <w:r w:rsidRPr="00D80525">
        <w:rPr>
          <w:rFonts w:ascii="Arial" w:hAnsi="Arial" w:cs="Arial"/>
          <w:kern w:val="0"/>
        </w:rPr>
        <w:t>The period of performance shall be one base period of 12 months and two (2) 12-month option periods.</w:t>
      </w:r>
    </w:p>
    <w:p w14:paraId="5AF6B988" w14:textId="77777777" w:rsidR="009F4E44" w:rsidRPr="00D80525" w:rsidRDefault="009F4E44" w:rsidP="00FC1950">
      <w:pPr>
        <w:pStyle w:val="Heading2"/>
      </w:pPr>
      <w:bookmarkStart w:id="481" w:name="_Toc223435875"/>
      <w:r w:rsidRPr="00D80525">
        <w:t>1.6 Place of Performance</w:t>
      </w:r>
      <w:bookmarkEnd w:id="481"/>
    </w:p>
    <w:p w14:paraId="0E629EC7" w14:textId="62748CBF" w:rsidR="00341464" w:rsidRPr="00D80525" w:rsidRDefault="009F4E44" w:rsidP="003D7DE7">
      <w:pPr>
        <w:widowControl w:val="0"/>
        <w:kinsoku w:val="0"/>
        <w:overflowPunct w:val="0"/>
        <w:spacing w:before="235" w:after="0" w:line="252" w:lineRule="exact"/>
        <w:ind w:right="432"/>
        <w:textAlignment w:val="baseline"/>
        <w:rPr>
          <w:ins w:id="482" w:author="Weese, Timothy W" w:date="2026-02-25T07:52:00Z" w16du:dateUtc="2026-02-25T12:52:00Z"/>
          <w:rFonts w:ascii="Arial" w:hAnsi="Arial" w:cs="Arial"/>
          <w:kern w:val="0"/>
        </w:rPr>
      </w:pPr>
      <w:r w:rsidRPr="00D80525">
        <w:rPr>
          <w:rFonts w:ascii="Arial" w:hAnsi="Arial" w:cs="Arial"/>
          <w:kern w:val="0"/>
        </w:rPr>
        <w:t>The services to be performed under this contract shall be performed at the Contractor's Facilities and Continental United States (CONUS) and Outside Continental United States (OCONUS) property locations within the jurisdiction of the United States of America.</w:t>
      </w:r>
      <w:ins w:id="483" w:author="Weese, Timothy W" w:date="2026-02-25T07:48:00Z" w16du:dateUtc="2026-02-25T12:48:00Z">
        <w:r w:rsidR="00341464" w:rsidRPr="00D80525">
          <w:rPr>
            <w:rFonts w:ascii="Arial" w:hAnsi="Arial" w:cs="Arial"/>
            <w:kern w:val="0"/>
          </w:rPr>
          <w:t xml:space="preserve">  </w:t>
        </w:r>
      </w:ins>
      <w:ins w:id="484" w:author="Weese, Timothy W" w:date="2026-02-25T07:50:00Z" w16du:dateUtc="2026-02-25T12:50:00Z">
        <w:r w:rsidR="00093F29" w:rsidRPr="00D80525">
          <w:rPr>
            <w:rFonts w:ascii="Arial" w:hAnsi="Arial" w:cs="Arial"/>
            <w:kern w:val="0"/>
          </w:rPr>
          <w:t xml:space="preserve">The Contractor will be assigned </w:t>
        </w:r>
      </w:ins>
      <w:ins w:id="485" w:author="Weese, Timothy W" w:date="2026-02-25T07:51:00Z" w16du:dateUtc="2026-02-25T12:51:00Z">
        <w:r w:rsidR="00FD091B" w:rsidRPr="00D80525">
          <w:rPr>
            <w:rFonts w:ascii="Arial" w:hAnsi="Arial" w:cs="Arial"/>
            <w:kern w:val="0"/>
          </w:rPr>
          <w:t xml:space="preserve">inspections using the regional alignment </w:t>
        </w:r>
        <w:r w:rsidR="00F65377" w:rsidRPr="00D80525">
          <w:rPr>
            <w:rFonts w:ascii="Arial" w:hAnsi="Arial" w:cs="Arial"/>
            <w:kern w:val="0"/>
          </w:rPr>
          <w:t>below:</w:t>
        </w:r>
      </w:ins>
    </w:p>
    <w:p w14:paraId="58BA7B03" w14:textId="77777777" w:rsidR="00F65377" w:rsidRPr="00D80525" w:rsidRDefault="00F65377" w:rsidP="003D7DE7">
      <w:pPr>
        <w:widowControl w:val="0"/>
        <w:kinsoku w:val="0"/>
        <w:overflowPunct w:val="0"/>
        <w:spacing w:before="235" w:after="0" w:line="252" w:lineRule="exact"/>
        <w:ind w:right="432"/>
        <w:textAlignment w:val="baseline"/>
        <w:rPr>
          <w:ins w:id="486" w:author="Weese, Timothy W" w:date="2026-02-25T07:45:00Z" w16du:dateUtc="2026-02-25T12:45:00Z"/>
          <w:rFonts w:ascii="Arial" w:hAnsi="Arial" w:cs="Arial"/>
          <w:kern w:val="0"/>
        </w:rPr>
      </w:pPr>
    </w:p>
    <w:p w14:paraId="3EDECF6D" w14:textId="77777777" w:rsidR="00341464" w:rsidRPr="00371F17" w:rsidRDefault="00341464" w:rsidP="00F65377">
      <w:pPr>
        <w:pStyle w:val="ListParagraph"/>
        <w:numPr>
          <w:ilvl w:val="0"/>
          <w:numId w:val="50"/>
        </w:numPr>
        <w:autoSpaceDE w:val="0"/>
        <w:autoSpaceDN w:val="0"/>
        <w:adjustRightInd w:val="0"/>
        <w:spacing w:after="0" w:line="240" w:lineRule="auto"/>
        <w:rPr>
          <w:ins w:id="487" w:author="Weese, Timothy W" w:date="2026-02-25T07:47:00Z" w16du:dateUtc="2026-02-25T12:47:00Z"/>
          <w:rFonts w:ascii="Arial" w:hAnsi="Arial" w:cs="Arial"/>
          <w:kern w:val="0"/>
        </w:rPr>
      </w:pPr>
      <w:ins w:id="488" w:author="Weese, Timothy W" w:date="2026-02-25T07:47:00Z" w16du:dateUtc="2026-02-25T12:47:00Z">
        <w:r w:rsidRPr="00371F17">
          <w:rPr>
            <w:rFonts w:ascii="Arial" w:hAnsi="Arial" w:cs="Arial"/>
            <w:b/>
            <w:bCs/>
            <w:kern w:val="0"/>
          </w:rPr>
          <w:t>Atlanta Region</w:t>
        </w:r>
        <w:r w:rsidRPr="00371F17">
          <w:rPr>
            <w:rFonts w:ascii="Arial" w:hAnsi="Arial" w:cs="Arial"/>
            <w:kern w:val="0"/>
          </w:rPr>
          <w:t>: Alabama, Florida, Georgia, Indiana, Illinois, Kentucky, Mississippi, North</w:t>
        </w:r>
      </w:ins>
    </w:p>
    <w:p w14:paraId="04C85866" w14:textId="77777777" w:rsidR="00341464" w:rsidRPr="00371F17" w:rsidRDefault="00341464" w:rsidP="00F65377">
      <w:pPr>
        <w:pStyle w:val="ListParagraph"/>
        <w:autoSpaceDE w:val="0"/>
        <w:autoSpaceDN w:val="0"/>
        <w:adjustRightInd w:val="0"/>
        <w:spacing w:after="0" w:line="240" w:lineRule="auto"/>
        <w:rPr>
          <w:ins w:id="489" w:author="Weese, Timothy W" w:date="2026-02-25T07:47:00Z" w16du:dateUtc="2026-02-25T12:47:00Z"/>
          <w:rFonts w:ascii="Arial" w:hAnsi="Arial" w:cs="Arial"/>
          <w:kern w:val="0"/>
        </w:rPr>
      </w:pPr>
      <w:ins w:id="490" w:author="Weese, Timothy W" w:date="2026-02-25T07:47:00Z" w16du:dateUtc="2026-02-25T12:47:00Z">
        <w:r w:rsidRPr="00371F17">
          <w:rPr>
            <w:rFonts w:ascii="Arial" w:hAnsi="Arial" w:cs="Arial"/>
            <w:kern w:val="0"/>
          </w:rPr>
          <w:t>and South Carolina, Tennessee, Puerto Rico, U.S. Virgin Islands</w:t>
        </w:r>
      </w:ins>
    </w:p>
    <w:p w14:paraId="59A05595" w14:textId="77777777" w:rsidR="00341464" w:rsidRPr="00371F17" w:rsidRDefault="00341464" w:rsidP="00341464">
      <w:pPr>
        <w:autoSpaceDE w:val="0"/>
        <w:autoSpaceDN w:val="0"/>
        <w:adjustRightInd w:val="0"/>
        <w:spacing w:after="0" w:line="240" w:lineRule="auto"/>
        <w:rPr>
          <w:ins w:id="491" w:author="Weese, Timothy W" w:date="2026-02-25T07:47:00Z" w16du:dateUtc="2026-02-25T12:47:00Z"/>
          <w:rFonts w:ascii="Arial" w:hAnsi="Arial" w:cs="Arial"/>
          <w:kern w:val="0"/>
        </w:rPr>
      </w:pPr>
    </w:p>
    <w:p w14:paraId="14F405B1" w14:textId="77777777" w:rsidR="00341464" w:rsidRPr="00371F17" w:rsidRDefault="00341464" w:rsidP="00F65377">
      <w:pPr>
        <w:pStyle w:val="ListParagraph"/>
        <w:numPr>
          <w:ilvl w:val="0"/>
          <w:numId w:val="50"/>
        </w:numPr>
        <w:autoSpaceDE w:val="0"/>
        <w:autoSpaceDN w:val="0"/>
        <w:adjustRightInd w:val="0"/>
        <w:spacing w:after="0" w:line="240" w:lineRule="auto"/>
        <w:rPr>
          <w:ins w:id="492" w:author="Weese, Timothy W" w:date="2026-02-25T07:47:00Z" w16du:dateUtc="2026-02-25T12:47:00Z"/>
          <w:rFonts w:ascii="Arial" w:hAnsi="Arial" w:cs="Arial"/>
          <w:kern w:val="0"/>
        </w:rPr>
      </w:pPr>
      <w:ins w:id="493" w:author="Weese, Timothy W" w:date="2026-02-25T07:47:00Z" w16du:dateUtc="2026-02-25T12:47:00Z">
        <w:r w:rsidRPr="00371F17">
          <w:rPr>
            <w:rFonts w:ascii="Arial" w:hAnsi="Arial" w:cs="Arial"/>
            <w:b/>
            <w:bCs/>
            <w:kern w:val="0"/>
          </w:rPr>
          <w:t>Denver Region</w:t>
        </w:r>
        <w:r w:rsidRPr="00371F17">
          <w:rPr>
            <w:rFonts w:ascii="Arial" w:hAnsi="Arial" w:cs="Arial"/>
            <w:kern w:val="0"/>
          </w:rPr>
          <w:t>: Arkansas, Colorado, Iowa, Kansas, Louisiana, Minnesota, Missouri,</w:t>
        </w:r>
      </w:ins>
    </w:p>
    <w:p w14:paraId="708B1976" w14:textId="77777777" w:rsidR="00341464" w:rsidRPr="00371F17" w:rsidRDefault="00341464" w:rsidP="00F65377">
      <w:pPr>
        <w:pStyle w:val="ListParagraph"/>
        <w:autoSpaceDE w:val="0"/>
        <w:autoSpaceDN w:val="0"/>
        <w:adjustRightInd w:val="0"/>
        <w:spacing w:after="0" w:line="240" w:lineRule="auto"/>
        <w:rPr>
          <w:ins w:id="494" w:author="Weese, Timothy W" w:date="2026-02-25T07:47:00Z" w16du:dateUtc="2026-02-25T12:47:00Z"/>
          <w:rFonts w:ascii="Arial" w:hAnsi="Arial" w:cs="Arial"/>
          <w:kern w:val="0"/>
        </w:rPr>
      </w:pPr>
      <w:ins w:id="495" w:author="Weese, Timothy W" w:date="2026-02-25T07:47:00Z" w16du:dateUtc="2026-02-25T12:47:00Z">
        <w:r w:rsidRPr="00371F17">
          <w:rPr>
            <w:rFonts w:ascii="Arial" w:hAnsi="Arial" w:cs="Arial"/>
            <w:kern w:val="0"/>
          </w:rPr>
          <w:t>Montana, Nebraska, New Mexico, North and South Dakota, Oklahoma, Texas, Utah,</w:t>
        </w:r>
      </w:ins>
    </w:p>
    <w:p w14:paraId="235CAC9E" w14:textId="77777777" w:rsidR="00341464" w:rsidRPr="00371F17" w:rsidRDefault="00341464" w:rsidP="00F65377">
      <w:pPr>
        <w:pStyle w:val="ListParagraph"/>
        <w:autoSpaceDE w:val="0"/>
        <w:autoSpaceDN w:val="0"/>
        <w:adjustRightInd w:val="0"/>
        <w:spacing w:after="0" w:line="240" w:lineRule="auto"/>
        <w:rPr>
          <w:ins w:id="496" w:author="Weese, Timothy W" w:date="2026-02-25T07:48:00Z" w16du:dateUtc="2026-02-25T12:48:00Z"/>
          <w:rFonts w:ascii="Arial" w:hAnsi="Arial" w:cs="Arial"/>
          <w:kern w:val="0"/>
        </w:rPr>
      </w:pPr>
      <w:ins w:id="497" w:author="Weese, Timothy W" w:date="2026-02-25T07:47:00Z" w16du:dateUtc="2026-02-25T12:47:00Z">
        <w:r w:rsidRPr="00371F17">
          <w:rPr>
            <w:rFonts w:ascii="Arial" w:hAnsi="Arial" w:cs="Arial"/>
            <w:kern w:val="0"/>
          </w:rPr>
          <w:t>Wisconsin, Wyoming,</w:t>
        </w:r>
      </w:ins>
    </w:p>
    <w:p w14:paraId="5AA2EC03" w14:textId="77777777" w:rsidR="00341464" w:rsidRPr="00371F17" w:rsidRDefault="00341464" w:rsidP="00341464">
      <w:pPr>
        <w:autoSpaceDE w:val="0"/>
        <w:autoSpaceDN w:val="0"/>
        <w:adjustRightInd w:val="0"/>
        <w:spacing w:after="0" w:line="240" w:lineRule="auto"/>
        <w:rPr>
          <w:ins w:id="498" w:author="Weese, Timothy W" w:date="2026-02-25T07:47:00Z" w16du:dateUtc="2026-02-25T12:47:00Z"/>
          <w:rFonts w:ascii="Arial" w:hAnsi="Arial" w:cs="Arial"/>
          <w:kern w:val="0"/>
        </w:rPr>
      </w:pPr>
    </w:p>
    <w:p w14:paraId="355700D7" w14:textId="77777777" w:rsidR="00341464" w:rsidRPr="00371F17" w:rsidRDefault="00341464" w:rsidP="00F65377">
      <w:pPr>
        <w:pStyle w:val="ListParagraph"/>
        <w:numPr>
          <w:ilvl w:val="0"/>
          <w:numId w:val="50"/>
        </w:numPr>
        <w:autoSpaceDE w:val="0"/>
        <w:autoSpaceDN w:val="0"/>
        <w:adjustRightInd w:val="0"/>
        <w:spacing w:after="0" w:line="240" w:lineRule="auto"/>
        <w:rPr>
          <w:ins w:id="499" w:author="Weese, Timothy W" w:date="2026-02-25T07:47:00Z" w16du:dateUtc="2026-02-25T12:47:00Z"/>
          <w:rFonts w:ascii="Arial" w:hAnsi="Arial" w:cs="Arial"/>
          <w:kern w:val="0"/>
        </w:rPr>
      </w:pPr>
      <w:ins w:id="500" w:author="Weese, Timothy W" w:date="2026-02-25T07:47:00Z" w16du:dateUtc="2026-02-25T12:47:00Z">
        <w:r w:rsidRPr="00371F17">
          <w:rPr>
            <w:rFonts w:ascii="Arial" w:hAnsi="Arial" w:cs="Arial"/>
            <w:b/>
            <w:bCs/>
            <w:kern w:val="0"/>
          </w:rPr>
          <w:t>Philadelphia Region</w:t>
        </w:r>
        <w:r w:rsidRPr="00371F17">
          <w:rPr>
            <w:rFonts w:ascii="Arial" w:hAnsi="Arial" w:cs="Arial"/>
            <w:kern w:val="0"/>
          </w:rPr>
          <w:t>: Connecticut, Delaware, the District of Columbia, Maine, Maryland,</w:t>
        </w:r>
      </w:ins>
    </w:p>
    <w:p w14:paraId="65C810F8" w14:textId="77777777" w:rsidR="00341464" w:rsidRPr="00371F17" w:rsidRDefault="00341464" w:rsidP="00F65377">
      <w:pPr>
        <w:pStyle w:val="ListParagraph"/>
        <w:autoSpaceDE w:val="0"/>
        <w:autoSpaceDN w:val="0"/>
        <w:adjustRightInd w:val="0"/>
        <w:spacing w:after="0" w:line="240" w:lineRule="auto"/>
        <w:rPr>
          <w:ins w:id="501" w:author="Weese, Timothy W" w:date="2026-02-25T07:47:00Z" w16du:dateUtc="2026-02-25T12:47:00Z"/>
          <w:rFonts w:ascii="Arial" w:hAnsi="Arial" w:cs="Arial"/>
          <w:kern w:val="0"/>
        </w:rPr>
      </w:pPr>
      <w:ins w:id="502" w:author="Weese, Timothy W" w:date="2026-02-25T07:47:00Z" w16du:dateUtc="2026-02-25T12:47:00Z">
        <w:r w:rsidRPr="00371F17">
          <w:rPr>
            <w:rFonts w:ascii="Arial" w:hAnsi="Arial" w:cs="Arial"/>
            <w:kern w:val="0"/>
          </w:rPr>
          <w:t>Massachusetts, Michigan, New Hampshire, New Jersey, New York, Ohio, Pennsylvania,</w:t>
        </w:r>
      </w:ins>
    </w:p>
    <w:p w14:paraId="473FE444" w14:textId="77777777" w:rsidR="00341464" w:rsidRPr="00371F17" w:rsidRDefault="00341464" w:rsidP="00F65377">
      <w:pPr>
        <w:pStyle w:val="ListParagraph"/>
        <w:autoSpaceDE w:val="0"/>
        <w:autoSpaceDN w:val="0"/>
        <w:adjustRightInd w:val="0"/>
        <w:spacing w:after="0" w:line="240" w:lineRule="auto"/>
        <w:rPr>
          <w:ins w:id="503" w:author="Weese, Timothy W" w:date="2026-02-25T07:48:00Z" w16du:dateUtc="2026-02-25T12:48:00Z"/>
          <w:rFonts w:ascii="Arial" w:hAnsi="Arial" w:cs="Arial"/>
          <w:kern w:val="0"/>
        </w:rPr>
      </w:pPr>
      <w:ins w:id="504" w:author="Weese, Timothy W" w:date="2026-02-25T07:47:00Z" w16du:dateUtc="2026-02-25T12:47:00Z">
        <w:r w:rsidRPr="00371F17">
          <w:rPr>
            <w:rFonts w:ascii="Arial" w:hAnsi="Arial" w:cs="Arial"/>
            <w:kern w:val="0"/>
          </w:rPr>
          <w:t>Rhode Island, Vermont, Virginia, West Virginia</w:t>
        </w:r>
      </w:ins>
    </w:p>
    <w:p w14:paraId="1415B9E9" w14:textId="77777777" w:rsidR="00341464" w:rsidRPr="00371F17" w:rsidRDefault="00341464" w:rsidP="00341464">
      <w:pPr>
        <w:autoSpaceDE w:val="0"/>
        <w:autoSpaceDN w:val="0"/>
        <w:adjustRightInd w:val="0"/>
        <w:spacing w:after="0" w:line="240" w:lineRule="auto"/>
        <w:rPr>
          <w:ins w:id="505" w:author="Weese, Timothy W" w:date="2026-02-25T07:47:00Z" w16du:dateUtc="2026-02-25T12:47:00Z"/>
          <w:rFonts w:ascii="Arial" w:hAnsi="Arial" w:cs="Arial"/>
          <w:kern w:val="0"/>
        </w:rPr>
      </w:pPr>
    </w:p>
    <w:p w14:paraId="17E3CAF5" w14:textId="3A6DB6AB" w:rsidR="00467EF5" w:rsidRPr="00371F17" w:rsidRDefault="00341464" w:rsidP="00F65377">
      <w:pPr>
        <w:pStyle w:val="ListParagraph"/>
        <w:numPr>
          <w:ilvl w:val="0"/>
          <w:numId w:val="50"/>
        </w:numPr>
        <w:autoSpaceDE w:val="0"/>
        <w:autoSpaceDN w:val="0"/>
        <w:adjustRightInd w:val="0"/>
        <w:spacing w:after="0" w:line="240" w:lineRule="auto"/>
        <w:rPr>
          <w:rFonts w:ascii="Arial" w:hAnsi="Arial" w:cs="Arial"/>
          <w:kern w:val="0"/>
        </w:rPr>
      </w:pPr>
      <w:ins w:id="506" w:author="Weese, Timothy W" w:date="2026-02-25T07:47:00Z" w16du:dateUtc="2026-02-25T12:47:00Z">
        <w:r w:rsidRPr="00371F17">
          <w:rPr>
            <w:rFonts w:ascii="Arial" w:hAnsi="Arial" w:cs="Arial"/>
            <w:b/>
            <w:bCs/>
            <w:kern w:val="0"/>
          </w:rPr>
          <w:t>Santa Ana Region</w:t>
        </w:r>
        <w:r w:rsidRPr="00371F17">
          <w:rPr>
            <w:rFonts w:ascii="Arial" w:hAnsi="Arial" w:cs="Arial"/>
            <w:kern w:val="0"/>
          </w:rPr>
          <w:t>: Alaska, Arizona, California, Hawaii, Idaho, Nevada, Oregon, Washington,</w:t>
        </w:r>
      </w:ins>
      <w:ins w:id="507" w:author="Weese, Timothy W" w:date="2026-02-25T07:48:00Z" w16du:dateUtc="2026-02-25T12:48:00Z">
        <w:r w:rsidRPr="00371F17">
          <w:rPr>
            <w:rFonts w:ascii="Arial" w:hAnsi="Arial" w:cs="Arial"/>
            <w:kern w:val="0"/>
          </w:rPr>
          <w:t xml:space="preserve"> </w:t>
        </w:r>
      </w:ins>
      <w:ins w:id="508" w:author="Weese, Timothy W" w:date="2026-02-25T07:47:00Z" w16du:dateUtc="2026-02-25T12:47:00Z">
        <w:r w:rsidRPr="00371F17">
          <w:rPr>
            <w:rFonts w:ascii="Arial" w:hAnsi="Arial" w:cs="Arial"/>
            <w:kern w:val="0"/>
          </w:rPr>
          <w:t>Territory of Guam</w:t>
        </w:r>
      </w:ins>
    </w:p>
    <w:p w14:paraId="7E6ABE9D" w14:textId="77777777" w:rsidR="009F4E44" w:rsidRPr="00D80525" w:rsidRDefault="009F4E44" w:rsidP="00FC1950">
      <w:pPr>
        <w:pStyle w:val="Heading2"/>
      </w:pPr>
      <w:bookmarkStart w:id="509" w:name="_Toc223435876"/>
      <w:r w:rsidRPr="00D80525">
        <w:t>1.7 Hours of Operation</w:t>
      </w:r>
      <w:bookmarkEnd w:id="509"/>
    </w:p>
    <w:p w14:paraId="5AFFF137" w14:textId="489723CF" w:rsidR="009F4E44" w:rsidRPr="00D80525" w:rsidRDefault="009F4E44" w:rsidP="003D7DE7">
      <w:pPr>
        <w:widowControl w:val="0"/>
        <w:kinsoku w:val="0"/>
        <w:overflowPunct w:val="0"/>
        <w:spacing w:before="233" w:after="0" w:line="254" w:lineRule="exact"/>
        <w:ind w:right="432"/>
        <w:textAlignment w:val="baseline"/>
        <w:rPr>
          <w:rFonts w:ascii="Arial" w:hAnsi="Arial" w:cs="Arial"/>
        </w:rPr>
      </w:pPr>
      <w:r w:rsidRPr="00D80525">
        <w:rPr>
          <w:rFonts w:ascii="Arial" w:hAnsi="Arial" w:cs="Arial"/>
          <w:spacing w:val="-2"/>
          <w:kern w:val="0"/>
        </w:rPr>
        <w:t>The Contractor is responsible for providing services between the hours 8:00 am through 6:00 pm Eastern Standard Time (EST) Monday thru Friday except for Federal holidays or when the Government facility is</w:t>
      </w:r>
      <w:r w:rsidR="003D7DE7" w:rsidRPr="00D80525">
        <w:rPr>
          <w:rFonts w:ascii="Arial" w:hAnsi="Arial" w:cs="Arial"/>
          <w:spacing w:val="-2"/>
          <w:kern w:val="0"/>
        </w:rPr>
        <w:t xml:space="preserve"> </w:t>
      </w:r>
      <w:r w:rsidRPr="00D80525">
        <w:rPr>
          <w:rFonts w:ascii="Arial" w:hAnsi="Arial" w:cs="Arial"/>
          <w:kern w:val="0"/>
        </w:rPr>
        <w:t xml:space="preserve">closed due to local or national emergencies, administrative closing, or </w:t>
      </w:r>
      <w:r w:rsidRPr="00D80525">
        <w:rPr>
          <w:rFonts w:ascii="Arial" w:hAnsi="Arial" w:cs="Arial"/>
          <w:kern w:val="0"/>
        </w:rPr>
        <w:lastRenderedPageBreak/>
        <w:t xml:space="preserve">similar Government directed facility closings. The hours for inspection will be governed by the local time zone in which the inspection takes place. Inspectors shall not enter resident units any earlier than 9:00 am and not later than 5:00 pm and end by 6:00 pm local time. Weekly hours shall not exceed a forty (40) hour work </w:t>
      </w:r>
      <w:r w:rsidR="008B2360" w:rsidRPr="00D80525">
        <w:rPr>
          <w:rFonts w:ascii="Arial" w:hAnsi="Arial" w:cs="Arial"/>
          <w:kern w:val="0"/>
        </w:rPr>
        <w:t>week</w:t>
      </w:r>
      <w:r w:rsidRPr="00D80525">
        <w:rPr>
          <w:rFonts w:ascii="Arial" w:hAnsi="Arial" w:cs="Arial"/>
          <w:kern w:val="0"/>
        </w:rPr>
        <w:t xml:space="preserve"> and a typical workday will be 8 hours each day Monday through Friday. The Government reserves the right to change hours of operation or restrict Contractor access. Work outside of these daily hours is prohibited without Contracting Officer approval. Government agencies will not be available during scheduled holidays, inclement weather, weekends, and after duty hours.</w:t>
      </w:r>
      <w:r w:rsidR="0098194C" w:rsidRPr="00D80525">
        <w:rPr>
          <w:rFonts w:ascii="Arial" w:hAnsi="Arial" w:cs="Arial"/>
          <w:kern w:val="0"/>
        </w:rPr>
        <w:br/>
      </w:r>
      <w:r w:rsidR="0098194C" w:rsidRPr="00D80525">
        <w:rPr>
          <w:rFonts w:ascii="Arial" w:hAnsi="Arial" w:cs="Arial"/>
          <w:kern w:val="0"/>
        </w:rPr>
        <w:br/>
      </w:r>
      <w:r w:rsidRPr="00D80525">
        <w:rPr>
          <w:rFonts w:ascii="Arial" w:hAnsi="Arial" w:cs="Arial"/>
        </w:rPr>
        <w:t>The Contractor shall at all times maintain an adequate workforce for the uninterrupted performance of all tasks defined within the contract when the Government facility is not closed for the above reasons. When hiring personnel, the Contractor shall keep in mind that the</w:t>
      </w:r>
      <w:r w:rsidR="0098194C" w:rsidRPr="00D80525">
        <w:rPr>
          <w:rFonts w:ascii="Arial" w:hAnsi="Arial" w:cs="Arial"/>
        </w:rPr>
        <w:t xml:space="preserve"> </w:t>
      </w:r>
      <w:r w:rsidRPr="00D80525">
        <w:rPr>
          <w:rFonts w:ascii="Arial" w:hAnsi="Arial" w:cs="Arial"/>
        </w:rPr>
        <w:t>stability and continuity of the workforce are essential.</w:t>
      </w:r>
    </w:p>
    <w:p w14:paraId="497D0555" w14:textId="70937226" w:rsidR="009F4E44" w:rsidRPr="00D80525" w:rsidRDefault="009F4E44" w:rsidP="003D7DE7">
      <w:pPr>
        <w:widowControl w:val="0"/>
        <w:kinsoku w:val="0"/>
        <w:overflowPunct w:val="0"/>
        <w:spacing w:before="250" w:after="0" w:line="294" w:lineRule="exact"/>
        <w:textAlignment w:val="baseline"/>
        <w:rPr>
          <w:rFonts w:ascii="Arial" w:hAnsi="Arial" w:cs="Arial"/>
          <w:color w:val="0F4660"/>
          <w:kern w:val="0"/>
        </w:rPr>
      </w:pPr>
      <w:bookmarkStart w:id="510" w:name="_Toc223435877"/>
      <w:r w:rsidRPr="00D80525">
        <w:rPr>
          <w:rStyle w:val="Heading2Char"/>
        </w:rPr>
        <w:t>1.8 Special Qualifications</w:t>
      </w:r>
      <w:bookmarkEnd w:id="510"/>
      <w:r w:rsidR="00236071" w:rsidRPr="00D80525">
        <w:rPr>
          <w:rStyle w:val="Heading2Char"/>
        </w:rPr>
        <w:t xml:space="preserve"> </w:t>
      </w:r>
      <w:r w:rsidR="00DC28F2" w:rsidRPr="00D80525">
        <w:rPr>
          <w:rFonts w:ascii="Arial" w:hAnsi="Arial" w:cs="Arial"/>
          <w:kern w:val="0"/>
        </w:rPr>
        <w:t>(</w:t>
      </w:r>
      <w:r w:rsidR="00DC28F2" w:rsidRPr="00D80525">
        <w:rPr>
          <w:rFonts w:ascii="Arial" w:hAnsi="Arial" w:cs="Arial"/>
          <w:b/>
          <w:bCs/>
          <w:i/>
          <w:iCs/>
          <w:kern w:val="0"/>
        </w:rPr>
        <w:t>I</w:t>
      </w:r>
      <w:r w:rsidR="00AE53FA" w:rsidRPr="00D80525">
        <w:rPr>
          <w:rFonts w:ascii="Arial" w:hAnsi="Arial" w:cs="Arial"/>
          <w:b/>
          <w:bCs/>
          <w:i/>
          <w:iCs/>
          <w:kern w:val="0"/>
        </w:rPr>
        <w:t>ntentionally left blank</w:t>
      </w:r>
      <w:r w:rsidR="00566D1C" w:rsidRPr="00D80525">
        <w:rPr>
          <w:rFonts w:ascii="Arial" w:hAnsi="Arial" w:cs="Arial"/>
          <w:kern w:val="0"/>
        </w:rPr>
        <w:t>)</w:t>
      </w:r>
      <w:r w:rsidR="00AE53FA" w:rsidRPr="00D80525">
        <w:rPr>
          <w:rFonts w:ascii="Arial" w:hAnsi="Arial" w:cs="Arial"/>
          <w:kern w:val="0"/>
        </w:rPr>
        <w:br/>
      </w:r>
      <w:r w:rsidR="00AE53FA" w:rsidRPr="00D80525">
        <w:rPr>
          <w:rFonts w:ascii="Arial" w:hAnsi="Arial" w:cs="Arial"/>
          <w:color w:val="0F4660"/>
          <w:kern w:val="0"/>
        </w:rPr>
        <w:br/>
      </w:r>
      <w:r w:rsidRPr="00D80525">
        <w:rPr>
          <w:rStyle w:val="Heading2Char"/>
        </w:rPr>
        <w:t>1.9 Post Award/Kickoff Conference</w:t>
      </w:r>
    </w:p>
    <w:p w14:paraId="5C426BFD" w14:textId="77777777" w:rsidR="009F4E44" w:rsidRPr="00D80525" w:rsidRDefault="009F4E44" w:rsidP="003D7DE7">
      <w:pPr>
        <w:widowControl w:val="0"/>
        <w:kinsoku w:val="0"/>
        <w:overflowPunct w:val="0"/>
        <w:spacing w:before="230" w:after="0" w:line="254" w:lineRule="exact"/>
        <w:ind w:right="216"/>
        <w:textAlignment w:val="baseline"/>
        <w:rPr>
          <w:rFonts w:ascii="Arial" w:hAnsi="Arial" w:cs="Arial"/>
          <w:kern w:val="0"/>
        </w:rPr>
      </w:pPr>
      <w:r w:rsidRPr="00D80525">
        <w:rPr>
          <w:rFonts w:ascii="Arial" w:hAnsi="Arial" w:cs="Arial"/>
          <w:kern w:val="0"/>
        </w:rPr>
        <w:t>The Contractor shall attend any post award conference convened by the contracting activity or contract administration office in accordance with FAR Subpart 42.5. The Government intends to convene a Post Award Conference with the Contractor within ten (10) business days after contract award. The Contracting Officer will notify the Contractor of the specific date, location, and agenda within five (5) business days after contract award</w:t>
      </w:r>
    </w:p>
    <w:p w14:paraId="7B35A824" w14:textId="77777777" w:rsidR="009F4E44" w:rsidRPr="00D80525" w:rsidRDefault="009F4E44" w:rsidP="00FC1950">
      <w:pPr>
        <w:pStyle w:val="Heading2"/>
      </w:pPr>
      <w:bookmarkStart w:id="511" w:name="_Toc223435878"/>
      <w:r w:rsidRPr="00D80525">
        <w:t>1.10 Status Meetings</w:t>
      </w:r>
      <w:bookmarkEnd w:id="511"/>
    </w:p>
    <w:p w14:paraId="5480681C" w14:textId="62FF230D" w:rsidR="009F4E44" w:rsidRPr="00D80525" w:rsidRDefault="009F4E44" w:rsidP="003D7DE7">
      <w:pPr>
        <w:widowControl w:val="0"/>
        <w:kinsoku w:val="0"/>
        <w:overflowPunct w:val="0"/>
        <w:spacing w:before="230" w:after="0" w:line="254" w:lineRule="exact"/>
        <w:ind w:right="72"/>
        <w:textAlignment w:val="baseline"/>
        <w:rPr>
          <w:rFonts w:ascii="Arial" w:hAnsi="Arial" w:cs="Arial"/>
          <w:spacing w:val="-1"/>
          <w:kern w:val="0"/>
        </w:rPr>
      </w:pPr>
      <w:r w:rsidRPr="00D80525">
        <w:rPr>
          <w:rFonts w:ascii="Arial" w:hAnsi="Arial" w:cs="Arial"/>
          <w:spacing w:val="-1"/>
          <w:kern w:val="0"/>
        </w:rPr>
        <w:t>The Contracting Officer, COR, and other Government personnel, as appropriate</w:t>
      </w:r>
      <w:r w:rsidR="00877125" w:rsidRPr="00D80525">
        <w:rPr>
          <w:rFonts w:ascii="Arial" w:hAnsi="Arial" w:cs="Arial"/>
          <w:spacing w:val="-1"/>
          <w:kern w:val="0"/>
        </w:rPr>
        <w:t>,</w:t>
      </w:r>
      <w:r w:rsidRPr="00D80525">
        <w:rPr>
          <w:rFonts w:ascii="Arial" w:hAnsi="Arial" w:cs="Arial"/>
          <w:spacing w:val="-1"/>
          <w:kern w:val="0"/>
        </w:rPr>
        <w:t xml:space="preserve"> may meet periodically with the Contractor to review Contractor performance, requirement status, etc. At these meetings, the Contracting Officer will apprise the Contractor of how the Government views the Contractor's performance or progress of the requirement. The Contractor will apprise the Government of problems, if any, being experienced. Appropriate action shall be taken to resolve outstanding issues. These meetings shall be at no additional cost to the Government. Post Award Conference and subsequent meetings may be held via teleconference.</w:t>
      </w:r>
    </w:p>
    <w:p w14:paraId="5D26DDE6" w14:textId="77777777" w:rsidR="009F4E44" w:rsidRPr="00D80525" w:rsidRDefault="009F4E44" w:rsidP="00FC1950">
      <w:pPr>
        <w:pStyle w:val="Heading2"/>
      </w:pPr>
      <w:bookmarkStart w:id="512" w:name="_Toc223435879"/>
      <w:r w:rsidRPr="00D80525">
        <w:t>1.11 Contractor Travel</w:t>
      </w:r>
      <w:bookmarkEnd w:id="512"/>
    </w:p>
    <w:p w14:paraId="371BB7B1" w14:textId="0E394ABE" w:rsidR="009F4E44" w:rsidRPr="00D80525" w:rsidRDefault="009F4E44" w:rsidP="003D7DE7">
      <w:pPr>
        <w:widowControl w:val="0"/>
        <w:kinsoku w:val="0"/>
        <w:overflowPunct w:val="0"/>
        <w:spacing w:before="242" w:after="0" w:line="254" w:lineRule="exact"/>
        <w:ind w:right="72"/>
        <w:textAlignment w:val="baseline"/>
        <w:rPr>
          <w:rFonts w:ascii="Arial" w:hAnsi="Arial" w:cs="Arial"/>
          <w:kern w:val="0"/>
        </w:rPr>
      </w:pPr>
      <w:r w:rsidRPr="00D80525">
        <w:rPr>
          <w:rFonts w:ascii="Arial" w:hAnsi="Arial" w:cs="Arial"/>
          <w:kern w:val="0"/>
        </w:rPr>
        <w:t xml:space="preserve">Prior to travel, the Contractor shall coordinate with and receive Government authorization from the COR for all travel. Reimbursement of travel costs will be in accordance with the Federal Travel Regulation and in accordance with FAR 31.205-46. The Contractor shall travel using the lower cost mode transportation </w:t>
      </w:r>
      <w:del w:id="513" w:author="Weese, Timothy W" w:date="2026-02-24T16:00:00Z" w16du:dateUtc="2026-02-24T21:00:00Z">
        <w:r w:rsidR="007F4888" w:rsidRPr="00D80525" w:rsidDel="003715EE">
          <w:rPr>
            <w:rFonts w:ascii="Arial" w:hAnsi="Arial" w:cs="Arial"/>
            <w:kern w:val="0"/>
          </w:rPr>
          <w:br/>
        </w:r>
        <w:r w:rsidR="007F4888" w:rsidRPr="00D80525" w:rsidDel="003715EE">
          <w:rPr>
            <w:rFonts w:ascii="Arial" w:hAnsi="Arial" w:cs="Arial"/>
            <w:kern w:val="0"/>
          </w:rPr>
          <w:br/>
        </w:r>
      </w:del>
      <w:r w:rsidRPr="00D80525">
        <w:rPr>
          <w:rFonts w:ascii="Arial" w:hAnsi="Arial" w:cs="Arial"/>
          <w:kern w:val="0"/>
        </w:rPr>
        <w:t>commensurate with the mission requirements. When necessary to use air travel, the Contractor shall use the tourist class, economy class or similar lodging accommodations to the extent they are available and commensurate with the mission requirements. HUD will not reimburse Contractor's local travel. In alignment with official guidance from GSA, local travel is defined as within 50 miles of the corporate limits of the city or town, or the usual commuting areas of the official worksite / duty station (area served by local transportation services such as buses, streetcars, subways, and trains. All other travel will be reimbursed on a cost reimbursable basis; no profit or fee will be paid.</w:t>
      </w:r>
    </w:p>
    <w:p w14:paraId="0123A6DC" w14:textId="6556320D" w:rsidR="009F4E44" w:rsidRPr="00D80525" w:rsidRDefault="009F4E44" w:rsidP="00F441FB">
      <w:pPr>
        <w:widowControl w:val="0"/>
        <w:kinsoku w:val="0"/>
        <w:overflowPunct w:val="0"/>
        <w:spacing w:before="240" w:after="240" w:line="254" w:lineRule="exact"/>
        <w:ind w:right="576"/>
        <w:textAlignment w:val="baseline"/>
        <w:rPr>
          <w:rFonts w:ascii="Arial" w:hAnsi="Arial" w:cs="Arial"/>
          <w:b/>
          <w:color w:val="091D2F"/>
          <w:spacing w:val="8"/>
          <w:kern w:val="0"/>
        </w:rPr>
      </w:pPr>
      <w:r w:rsidRPr="00D80525">
        <w:rPr>
          <w:rFonts w:ascii="Arial" w:hAnsi="Arial" w:cs="Arial"/>
          <w:kern w:val="0"/>
        </w:rPr>
        <w:t>Travel for inspections will not be reimbursed except as noted in contract payment terms. Travel for HUD meetings and to attend HUD training will be reimbursed.</w:t>
      </w:r>
    </w:p>
    <w:p w14:paraId="512240ED" w14:textId="77777777" w:rsidR="009F4E44" w:rsidRPr="00D80525" w:rsidRDefault="009F4E44" w:rsidP="00DE3BF8">
      <w:pPr>
        <w:pStyle w:val="Heading1"/>
        <w:rPr>
          <w:rFonts w:cs="Arial"/>
        </w:rPr>
      </w:pPr>
      <w:bookmarkStart w:id="514" w:name="_Toc223435880"/>
      <w:r w:rsidRPr="00D80525">
        <w:rPr>
          <w:rFonts w:cs="Arial"/>
        </w:rPr>
        <w:lastRenderedPageBreak/>
        <w:t>2 Definitions and Acronyms</w:t>
      </w:r>
      <w:bookmarkEnd w:id="514"/>
    </w:p>
    <w:p w14:paraId="2A21B3F8" w14:textId="77777777" w:rsidR="009F4E44" w:rsidRPr="00D80525" w:rsidRDefault="009F4E44" w:rsidP="00FC1950">
      <w:pPr>
        <w:pStyle w:val="Heading2"/>
      </w:pPr>
      <w:bookmarkStart w:id="515" w:name="_Toc223435881"/>
      <w:r w:rsidRPr="00D80525">
        <w:t>2.1 Definitions</w:t>
      </w:r>
      <w:bookmarkEnd w:id="515"/>
    </w:p>
    <w:p w14:paraId="6A01EBD6" w14:textId="77777777" w:rsidR="009F4E44" w:rsidRPr="00D80525" w:rsidRDefault="009F4E44">
      <w:pPr>
        <w:widowControl w:val="0"/>
        <w:kinsoku w:val="0"/>
        <w:overflowPunct w:val="0"/>
        <w:spacing w:before="247" w:after="0" w:line="253" w:lineRule="exact"/>
        <w:ind w:right="1008"/>
        <w:textAlignment w:val="baseline"/>
        <w:rPr>
          <w:rFonts w:ascii="Arial" w:hAnsi="Arial" w:cs="Arial"/>
          <w:iCs/>
          <w:kern w:val="0"/>
        </w:rPr>
      </w:pPr>
      <w:r w:rsidRPr="00D80525">
        <w:rPr>
          <w:rFonts w:ascii="Arial" w:hAnsi="Arial" w:cs="Arial"/>
          <w:b/>
          <w:iCs/>
          <w:kern w:val="0"/>
        </w:rPr>
        <w:t xml:space="preserve">Application Programming Interface - </w:t>
      </w:r>
      <w:r w:rsidRPr="00D80525">
        <w:rPr>
          <w:rFonts w:ascii="Arial" w:hAnsi="Arial" w:cs="Arial"/>
          <w:iCs/>
          <w:kern w:val="0"/>
        </w:rPr>
        <w:t>A set of protocols, tools, and standards for building software applications</w:t>
      </w:r>
    </w:p>
    <w:p w14:paraId="5BEF1C26" w14:textId="77777777" w:rsidR="000028F6" w:rsidRPr="00D80525" w:rsidDel="000028F6" w:rsidRDefault="000028F6" w:rsidP="000028F6">
      <w:pPr>
        <w:widowControl w:val="0"/>
        <w:kinsoku w:val="0"/>
        <w:overflowPunct w:val="0"/>
        <w:spacing w:before="257" w:after="0" w:line="253" w:lineRule="exact"/>
        <w:textAlignment w:val="baseline"/>
        <w:rPr>
          <w:del w:id="516" w:author="Weese, Timothy W" w:date="2026-02-24T16:00:00Z" w16du:dateUtc="2026-02-24T21:00:00Z"/>
          <w:moveTo w:id="517" w:author="Weese, Timothy W" w:date="2026-02-24T16:00:00Z" w16du:dateUtc="2026-02-24T21:00:00Z"/>
          <w:rFonts w:ascii="Arial" w:hAnsi="Arial" w:cs="Arial"/>
          <w:iCs/>
          <w:spacing w:val="-2"/>
          <w:kern w:val="0"/>
        </w:rPr>
      </w:pPr>
      <w:moveToRangeStart w:id="518" w:author="Weese, Timothy W" w:date="2026-02-24T16:00:00Z" w:name="move222841269"/>
      <w:commentRangeStart w:id="519"/>
      <w:moveTo w:id="520" w:author="Weese, Timothy W" w:date="2026-02-24T16:00:00Z" w16du:dateUtc="2026-02-24T21:00:00Z">
        <w:r w:rsidRPr="00D80525">
          <w:rPr>
            <w:rFonts w:ascii="Arial" w:hAnsi="Arial" w:cs="Arial"/>
            <w:b/>
            <w:bCs/>
            <w:iCs/>
          </w:rPr>
          <w:t>Assessment and Recovery Center (ARC)</w:t>
        </w:r>
        <w:r w:rsidRPr="00D80525">
          <w:rPr>
            <w:rFonts w:ascii="Arial" w:hAnsi="Arial" w:cs="Arial"/>
            <w:b/>
            <w:iCs/>
            <w:spacing w:val="-2"/>
            <w:kern w:val="0"/>
          </w:rPr>
          <w:t xml:space="preserve"> </w:t>
        </w:r>
        <w:r w:rsidRPr="00D80525">
          <w:rPr>
            <w:rFonts w:ascii="Arial" w:hAnsi="Arial" w:cs="Arial"/>
            <w:iCs/>
            <w:spacing w:val="-2"/>
            <w:kern w:val="0"/>
          </w:rPr>
          <w:t>- Provide our customers with independent, actionable assessments that advance risk-informed decisions about the condition of the nation’s affordable housing portfolio.</w:t>
        </w:r>
      </w:moveTo>
      <w:commentRangeEnd w:id="519"/>
      <w:r w:rsidRPr="00D80525">
        <w:rPr>
          <w:rStyle w:val="CommentReference"/>
          <w:rFonts w:ascii="Arial" w:hAnsi="Arial" w:cs="Arial"/>
          <w:iCs/>
          <w:spacing w:val="-2"/>
          <w:kern w:val="0"/>
          <w:sz w:val="24"/>
          <w:szCs w:val="24"/>
        </w:rPr>
        <w:commentReference w:id="519"/>
      </w:r>
    </w:p>
    <w:moveToRangeEnd w:id="518"/>
    <w:p w14:paraId="66C15A2A" w14:textId="13CB9EA1" w:rsidR="009F4E44" w:rsidRPr="00D80525" w:rsidRDefault="009F4E44">
      <w:pPr>
        <w:widowControl w:val="0"/>
        <w:kinsoku w:val="0"/>
        <w:overflowPunct w:val="0"/>
        <w:spacing w:before="253" w:after="0" w:line="253" w:lineRule="exact"/>
        <w:ind w:right="216"/>
        <w:textAlignment w:val="baseline"/>
        <w:rPr>
          <w:rFonts w:ascii="Arial" w:hAnsi="Arial" w:cs="Arial"/>
          <w:iCs/>
          <w:kern w:val="0"/>
        </w:rPr>
      </w:pPr>
      <w:r w:rsidRPr="00D80525">
        <w:rPr>
          <w:rFonts w:ascii="Arial" w:hAnsi="Arial" w:cs="Arial"/>
          <w:b/>
          <w:iCs/>
          <w:kern w:val="0"/>
        </w:rPr>
        <w:t xml:space="preserve">Business/Workdays - </w:t>
      </w:r>
      <w:r w:rsidRPr="00D80525">
        <w:rPr>
          <w:rFonts w:ascii="Arial" w:hAnsi="Arial" w:cs="Arial"/>
          <w:iCs/>
          <w:kern w:val="0"/>
        </w:rPr>
        <w:t>Every official workday of the week which are days between and including Monday to Friday. This does not include public holidays and weekends.</w:t>
      </w:r>
    </w:p>
    <w:p w14:paraId="22ACECE7" w14:textId="77777777" w:rsidR="009F4E44" w:rsidRPr="00D80525" w:rsidRDefault="009F4E44">
      <w:pPr>
        <w:widowControl w:val="0"/>
        <w:kinsoku w:val="0"/>
        <w:overflowPunct w:val="0"/>
        <w:spacing w:before="252" w:after="0" w:line="253" w:lineRule="exact"/>
        <w:textAlignment w:val="baseline"/>
        <w:rPr>
          <w:rFonts w:ascii="Arial" w:hAnsi="Arial" w:cs="Arial"/>
          <w:iCs/>
          <w:spacing w:val="-1"/>
          <w:kern w:val="0"/>
        </w:rPr>
      </w:pPr>
      <w:r w:rsidRPr="00D80525">
        <w:rPr>
          <w:rFonts w:ascii="Arial" w:hAnsi="Arial" w:cs="Arial"/>
          <w:b/>
          <w:iCs/>
          <w:spacing w:val="-1"/>
          <w:kern w:val="0"/>
        </w:rPr>
        <w:t xml:space="preserve">Calendar Day - </w:t>
      </w:r>
      <w:r w:rsidRPr="00D80525">
        <w:rPr>
          <w:rFonts w:ascii="Arial" w:hAnsi="Arial" w:cs="Arial"/>
          <w:iCs/>
          <w:spacing w:val="-1"/>
          <w:kern w:val="0"/>
        </w:rPr>
        <w:t>Any day of the week.</w:t>
      </w:r>
    </w:p>
    <w:p w14:paraId="5F09261E" w14:textId="3C2CD833" w:rsidR="009F4E44" w:rsidRPr="00D80525" w:rsidRDefault="009F4E44">
      <w:pPr>
        <w:widowControl w:val="0"/>
        <w:kinsoku w:val="0"/>
        <w:overflowPunct w:val="0"/>
        <w:spacing w:before="251" w:after="0" w:line="253" w:lineRule="exact"/>
        <w:ind w:right="1152"/>
        <w:textAlignment w:val="baseline"/>
        <w:rPr>
          <w:rFonts w:ascii="Arial" w:hAnsi="Arial" w:cs="Arial"/>
          <w:iCs/>
          <w:kern w:val="0"/>
        </w:rPr>
      </w:pPr>
      <w:r w:rsidRPr="00D80525">
        <w:rPr>
          <w:rFonts w:ascii="Arial" w:hAnsi="Arial" w:cs="Arial"/>
          <w:b/>
          <w:iCs/>
          <w:kern w:val="0"/>
        </w:rPr>
        <w:t xml:space="preserve">Contractor - </w:t>
      </w:r>
      <w:r w:rsidRPr="00D80525">
        <w:rPr>
          <w:rFonts w:ascii="Arial" w:hAnsi="Arial" w:cs="Arial"/>
          <w:iCs/>
          <w:kern w:val="0"/>
        </w:rPr>
        <w:t xml:space="preserve">A supplier or </w:t>
      </w:r>
      <w:r w:rsidR="00B352F8" w:rsidRPr="00D80525">
        <w:rPr>
          <w:rFonts w:ascii="Arial" w:hAnsi="Arial" w:cs="Arial"/>
          <w:iCs/>
          <w:kern w:val="0"/>
        </w:rPr>
        <w:t>Contractor</w:t>
      </w:r>
      <w:r w:rsidRPr="00D80525">
        <w:rPr>
          <w:rFonts w:ascii="Arial" w:hAnsi="Arial" w:cs="Arial"/>
          <w:iCs/>
          <w:kern w:val="0"/>
        </w:rPr>
        <w:t xml:space="preserve"> awarded a contract to provide specific supplies or service to the Government. The term used in this contract refers to the prime.</w:t>
      </w:r>
    </w:p>
    <w:p w14:paraId="7D0842AF" w14:textId="77777777" w:rsidR="009F4E44" w:rsidRPr="00D80525" w:rsidRDefault="009F4E44">
      <w:pPr>
        <w:widowControl w:val="0"/>
        <w:kinsoku w:val="0"/>
        <w:overflowPunct w:val="0"/>
        <w:spacing w:before="254" w:after="0" w:line="253" w:lineRule="exact"/>
        <w:ind w:right="216"/>
        <w:textAlignment w:val="baseline"/>
        <w:rPr>
          <w:rFonts w:ascii="Arial" w:hAnsi="Arial" w:cs="Arial"/>
          <w:iCs/>
          <w:kern w:val="0"/>
        </w:rPr>
      </w:pPr>
      <w:r w:rsidRPr="00D80525">
        <w:rPr>
          <w:rFonts w:ascii="Arial" w:hAnsi="Arial" w:cs="Arial"/>
          <w:b/>
          <w:iCs/>
          <w:kern w:val="0"/>
        </w:rPr>
        <w:t xml:space="preserve">Contracting Officer (CO) - </w:t>
      </w:r>
      <w:r w:rsidRPr="00D80525">
        <w:rPr>
          <w:rFonts w:ascii="Arial" w:hAnsi="Arial" w:cs="Arial"/>
          <w:iCs/>
          <w:kern w:val="0"/>
        </w:rPr>
        <w:t>A person with authority to enter into, administer, and/or terminate contracts and make related determinations and findings on behalf of the Government. Note: the only individual who can legally bind the Government.</w:t>
      </w:r>
    </w:p>
    <w:p w14:paraId="40F32218" w14:textId="77777777" w:rsidR="009F4E44" w:rsidRPr="00D80525" w:rsidRDefault="009F4E44">
      <w:pPr>
        <w:widowControl w:val="0"/>
        <w:kinsoku w:val="0"/>
        <w:overflowPunct w:val="0"/>
        <w:spacing w:before="256" w:after="0" w:line="253" w:lineRule="exact"/>
        <w:ind w:right="360"/>
        <w:textAlignment w:val="baseline"/>
        <w:rPr>
          <w:rFonts w:ascii="Arial" w:hAnsi="Arial" w:cs="Arial"/>
          <w:iCs/>
          <w:kern w:val="0"/>
        </w:rPr>
      </w:pPr>
      <w:r w:rsidRPr="00D80525">
        <w:rPr>
          <w:rFonts w:ascii="Arial" w:hAnsi="Arial" w:cs="Arial"/>
          <w:b/>
          <w:iCs/>
          <w:kern w:val="0"/>
        </w:rPr>
        <w:t xml:space="preserve">Contracting Officer's Representative (COR) - </w:t>
      </w:r>
      <w:r w:rsidRPr="00D80525">
        <w:rPr>
          <w:rFonts w:ascii="Arial" w:hAnsi="Arial" w:cs="Arial"/>
          <w:iCs/>
          <w:kern w:val="0"/>
        </w:rPr>
        <w:t>An employee of the U.S. Government appointed by the Contracting Officer to perform contract administration activities in regard to technical issues. This individual has authority to provide technical direction to the Contractor as long as direction is within the scope of the contract, does not constitute a change and has no funding implications. This individual does NOT have authority to change the terms and conditions of the contract.</w:t>
      </w:r>
    </w:p>
    <w:p w14:paraId="4A6FC98F" w14:textId="77777777" w:rsidR="009F4E44" w:rsidRPr="00D80525" w:rsidRDefault="009F4E44">
      <w:pPr>
        <w:widowControl w:val="0"/>
        <w:kinsoku w:val="0"/>
        <w:overflowPunct w:val="0"/>
        <w:spacing w:before="253" w:after="0" w:line="253" w:lineRule="exact"/>
        <w:ind w:right="432"/>
        <w:textAlignment w:val="baseline"/>
        <w:rPr>
          <w:rFonts w:ascii="Arial" w:hAnsi="Arial" w:cs="Arial"/>
          <w:iCs/>
          <w:kern w:val="0"/>
        </w:rPr>
      </w:pPr>
      <w:r w:rsidRPr="00D80525">
        <w:rPr>
          <w:rFonts w:ascii="Arial" w:hAnsi="Arial" w:cs="Arial"/>
          <w:b/>
          <w:iCs/>
          <w:kern w:val="0"/>
        </w:rPr>
        <w:t xml:space="preserve">Defective Service </w:t>
      </w:r>
      <w:r w:rsidRPr="00D80525">
        <w:rPr>
          <w:rFonts w:ascii="Arial" w:hAnsi="Arial" w:cs="Arial"/>
          <w:iCs/>
          <w:kern w:val="0"/>
        </w:rPr>
        <w:t>- A service output that does not meet the standard of performance associated with the Performance Work Statement.</w:t>
      </w:r>
    </w:p>
    <w:p w14:paraId="3D9460CB" w14:textId="77777777" w:rsidR="009F4E44" w:rsidRPr="00D80525" w:rsidRDefault="009F4E44">
      <w:pPr>
        <w:widowControl w:val="0"/>
        <w:kinsoku w:val="0"/>
        <w:overflowPunct w:val="0"/>
        <w:spacing w:before="247" w:after="0" w:line="253" w:lineRule="exact"/>
        <w:ind w:right="432"/>
        <w:textAlignment w:val="baseline"/>
        <w:rPr>
          <w:rFonts w:ascii="Arial" w:hAnsi="Arial" w:cs="Arial"/>
          <w:iCs/>
          <w:kern w:val="0"/>
        </w:rPr>
      </w:pPr>
      <w:r w:rsidRPr="00D80525">
        <w:rPr>
          <w:rFonts w:ascii="Arial" w:hAnsi="Arial" w:cs="Arial"/>
          <w:b/>
          <w:iCs/>
          <w:kern w:val="0"/>
        </w:rPr>
        <w:t xml:space="preserve">Deliverable - </w:t>
      </w:r>
      <w:r w:rsidRPr="00D80525">
        <w:rPr>
          <w:rFonts w:ascii="Arial" w:hAnsi="Arial" w:cs="Arial"/>
          <w:iCs/>
          <w:kern w:val="0"/>
        </w:rPr>
        <w:t>Anything that can be physically delivered but may include non-manufactured things such as meeting minutes or reports.</w:t>
      </w:r>
    </w:p>
    <w:p w14:paraId="00523087" w14:textId="77777777" w:rsidR="009F4E44" w:rsidRPr="00D80525" w:rsidRDefault="009F4E44">
      <w:pPr>
        <w:widowControl w:val="0"/>
        <w:kinsoku w:val="0"/>
        <w:overflowPunct w:val="0"/>
        <w:spacing w:before="258" w:after="0" w:line="253" w:lineRule="exact"/>
        <w:ind w:right="288"/>
        <w:textAlignment w:val="baseline"/>
        <w:rPr>
          <w:rFonts w:ascii="Arial" w:hAnsi="Arial" w:cs="Arial"/>
          <w:iCs/>
          <w:kern w:val="0"/>
        </w:rPr>
      </w:pPr>
      <w:r w:rsidRPr="00D80525">
        <w:rPr>
          <w:rFonts w:ascii="Arial" w:hAnsi="Arial" w:cs="Arial"/>
          <w:b/>
          <w:iCs/>
          <w:kern w:val="0"/>
        </w:rPr>
        <w:t xml:space="preserve">Housing Quality Standards (HQS) </w:t>
      </w:r>
      <w:r w:rsidRPr="00D80525">
        <w:rPr>
          <w:rFonts w:ascii="Arial" w:hAnsi="Arial" w:cs="Arial"/>
          <w:iCs/>
          <w:kern w:val="0"/>
        </w:rPr>
        <w:t>- Standard housing to establish the minimum criteria for the health and safety of program participants.</w:t>
      </w:r>
    </w:p>
    <w:p w14:paraId="6C1C6A48" w14:textId="3C672496" w:rsidR="009F4E44" w:rsidRPr="00D80525" w:rsidRDefault="009F4E44">
      <w:pPr>
        <w:widowControl w:val="0"/>
        <w:kinsoku w:val="0"/>
        <w:overflowPunct w:val="0"/>
        <w:spacing w:before="253" w:after="0" w:line="253" w:lineRule="exact"/>
        <w:textAlignment w:val="baseline"/>
        <w:rPr>
          <w:rFonts w:ascii="Arial" w:hAnsi="Arial" w:cs="Arial"/>
          <w:iCs/>
          <w:kern w:val="0"/>
        </w:rPr>
      </w:pPr>
      <w:r w:rsidRPr="00D80525">
        <w:rPr>
          <w:rFonts w:ascii="Arial" w:hAnsi="Arial" w:cs="Arial"/>
          <w:b/>
          <w:iCs/>
          <w:kern w:val="0"/>
        </w:rPr>
        <w:t xml:space="preserve">Government Furnished Property (GFP) - </w:t>
      </w:r>
      <w:r w:rsidRPr="00D80525">
        <w:rPr>
          <w:rFonts w:ascii="Arial" w:hAnsi="Arial" w:cs="Arial"/>
          <w:iCs/>
          <w:kern w:val="0"/>
        </w:rPr>
        <w:t>Government-furnished property 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w:t>
      </w:r>
    </w:p>
    <w:p w14:paraId="192631B0" w14:textId="77777777" w:rsidR="009F4E44" w:rsidRPr="00D80525" w:rsidRDefault="009F4E44">
      <w:pPr>
        <w:widowControl w:val="0"/>
        <w:kinsoku w:val="0"/>
        <w:overflowPunct w:val="0"/>
        <w:spacing w:before="250" w:after="0" w:line="253" w:lineRule="exact"/>
        <w:ind w:right="72"/>
        <w:textAlignment w:val="baseline"/>
        <w:rPr>
          <w:rFonts w:ascii="Arial" w:hAnsi="Arial" w:cs="Arial"/>
          <w:iCs/>
          <w:kern w:val="0"/>
        </w:rPr>
      </w:pPr>
      <w:r w:rsidRPr="00D80525">
        <w:rPr>
          <w:rFonts w:ascii="Arial" w:hAnsi="Arial" w:cs="Arial"/>
          <w:b/>
          <w:iCs/>
          <w:kern w:val="0"/>
        </w:rPr>
        <w:t xml:space="preserve">National Standards for the Physical Inspection of Real Estate (NSPIRE) - </w:t>
      </w:r>
      <w:r w:rsidRPr="00D80525">
        <w:rPr>
          <w:rFonts w:ascii="Arial" w:hAnsi="Arial" w:cs="Arial"/>
          <w:iCs/>
          <w:kern w:val="0"/>
        </w:rPr>
        <w:t>The new NSPIRE model prioritizes health, safety, and functional defects over appearance. It implements inspections that better reflect the true physical conditions of the property. The NSPIRE model supports the adoption of sound, year-round maintenance practices.</w:t>
      </w:r>
    </w:p>
    <w:p w14:paraId="2FAEA194" w14:textId="1A74CC27" w:rsidR="009F4E44" w:rsidRPr="00D80525" w:rsidRDefault="009F4E44" w:rsidP="004807B5">
      <w:pPr>
        <w:widowControl w:val="0"/>
        <w:kinsoku w:val="0"/>
        <w:overflowPunct w:val="0"/>
        <w:spacing w:before="255" w:after="0" w:line="253" w:lineRule="exact"/>
        <w:textAlignment w:val="baseline"/>
        <w:rPr>
          <w:rFonts w:ascii="Arial" w:hAnsi="Arial" w:cs="Arial"/>
          <w:iCs/>
          <w:kern w:val="0"/>
        </w:rPr>
      </w:pPr>
      <w:r w:rsidRPr="00D80525">
        <w:rPr>
          <w:rFonts w:ascii="Arial" w:hAnsi="Arial" w:cs="Arial"/>
          <w:b/>
          <w:iCs/>
          <w:kern w:val="0"/>
        </w:rPr>
        <w:t xml:space="preserve">Performance Requirements Summary (PRS) - </w:t>
      </w:r>
      <w:r w:rsidRPr="00D80525">
        <w:rPr>
          <w:rFonts w:ascii="Arial" w:hAnsi="Arial" w:cs="Arial"/>
          <w:iCs/>
          <w:kern w:val="0"/>
        </w:rPr>
        <w:t xml:space="preserve">A listing of the performance requirements under the contract that are to be evaluated by the Government on a regular basis, performance indicators for these requirements, performance standards for these requirements and surveillance methods to be </w:t>
      </w:r>
      <w:r w:rsidRPr="00D80525">
        <w:rPr>
          <w:rFonts w:ascii="Arial" w:hAnsi="Arial" w:cs="Arial"/>
          <w:iCs/>
          <w:kern w:val="0"/>
        </w:rPr>
        <w:lastRenderedPageBreak/>
        <w:t>used to determine if performance standards are met.</w:t>
      </w:r>
      <w:r w:rsidR="004807B5" w:rsidRPr="00D80525">
        <w:rPr>
          <w:rFonts w:ascii="Arial" w:hAnsi="Arial" w:cs="Arial"/>
          <w:iCs/>
          <w:kern w:val="0"/>
        </w:rPr>
        <w:br/>
      </w:r>
      <w:r w:rsidR="004807B5" w:rsidRPr="00D80525">
        <w:rPr>
          <w:rFonts w:ascii="Arial" w:hAnsi="Arial" w:cs="Arial"/>
          <w:iCs/>
          <w:kern w:val="0"/>
        </w:rPr>
        <w:br/>
      </w:r>
      <w:r w:rsidRPr="00D80525">
        <w:rPr>
          <w:rFonts w:ascii="Arial" w:hAnsi="Arial" w:cs="Arial"/>
          <w:b/>
          <w:iCs/>
          <w:kern w:val="0"/>
        </w:rPr>
        <w:t xml:space="preserve">Performance Standard - </w:t>
      </w:r>
      <w:r w:rsidRPr="00D80525">
        <w:rPr>
          <w:rFonts w:ascii="Arial" w:hAnsi="Arial" w:cs="Arial"/>
          <w:iCs/>
          <w:kern w:val="0"/>
        </w:rPr>
        <w:t>The Contractor's performance level required by the Government.</w:t>
      </w:r>
    </w:p>
    <w:p w14:paraId="597989B3" w14:textId="77777777" w:rsidR="009F4E44" w:rsidRPr="00D80525" w:rsidRDefault="009F4E44" w:rsidP="00B34B32">
      <w:pPr>
        <w:widowControl w:val="0"/>
        <w:kinsoku w:val="0"/>
        <w:overflowPunct w:val="0"/>
        <w:spacing w:before="251" w:after="0" w:line="253" w:lineRule="exact"/>
        <w:ind w:right="864"/>
        <w:textAlignment w:val="baseline"/>
        <w:rPr>
          <w:rFonts w:ascii="Arial" w:hAnsi="Arial" w:cs="Arial"/>
          <w:iCs/>
          <w:kern w:val="0"/>
        </w:rPr>
      </w:pPr>
      <w:r w:rsidRPr="00D80525">
        <w:rPr>
          <w:rFonts w:ascii="Arial" w:hAnsi="Arial" w:cs="Arial"/>
          <w:b/>
          <w:iCs/>
          <w:kern w:val="0"/>
        </w:rPr>
        <w:t xml:space="preserve">Performance Work Statement (PWS) - </w:t>
      </w:r>
      <w:r w:rsidRPr="00D80525">
        <w:rPr>
          <w:rFonts w:ascii="Arial" w:hAnsi="Arial" w:cs="Arial"/>
          <w:iCs/>
          <w:kern w:val="0"/>
        </w:rPr>
        <w:t>A statement of work for performance-based acquisitions that describes the required results in clear, specific, and objective terms with measurable outcomes.</w:t>
      </w:r>
    </w:p>
    <w:p w14:paraId="155BFD26" w14:textId="6BE05276" w:rsidR="00C45B59" w:rsidRPr="00D80525" w:rsidRDefault="00C45B59">
      <w:pPr>
        <w:widowControl w:val="0"/>
        <w:kinsoku w:val="0"/>
        <w:overflowPunct w:val="0"/>
        <w:spacing w:before="252" w:after="0" w:line="253" w:lineRule="exact"/>
        <w:textAlignment w:val="baseline"/>
        <w:rPr>
          <w:rFonts w:ascii="Arial" w:hAnsi="Arial" w:cs="Arial"/>
          <w:bCs/>
          <w:iCs/>
          <w:kern w:val="0"/>
        </w:rPr>
      </w:pPr>
      <w:r w:rsidRPr="00D80525">
        <w:rPr>
          <w:rFonts w:ascii="Arial" w:hAnsi="Arial" w:cs="Arial"/>
          <w:b/>
          <w:iCs/>
          <w:kern w:val="0"/>
        </w:rPr>
        <w:t>Per</w:t>
      </w:r>
      <w:r w:rsidR="00097540" w:rsidRPr="00D80525">
        <w:rPr>
          <w:rFonts w:ascii="Arial" w:hAnsi="Arial" w:cs="Arial"/>
          <w:b/>
          <w:iCs/>
          <w:kern w:val="0"/>
        </w:rPr>
        <w:t>sonally Identifiable Information</w:t>
      </w:r>
      <w:r w:rsidR="000B79B3" w:rsidRPr="00D80525">
        <w:rPr>
          <w:rFonts w:ascii="Arial" w:hAnsi="Arial" w:cs="Arial"/>
          <w:b/>
          <w:iCs/>
          <w:kern w:val="0"/>
        </w:rPr>
        <w:t xml:space="preserve"> (PII) - </w:t>
      </w:r>
      <w:r w:rsidR="000B79B3" w:rsidRPr="00D80525">
        <w:rPr>
          <w:rStyle w:val="citation-776"/>
          <w:rFonts w:ascii="Arial" w:hAnsi="Arial" w:cs="Arial"/>
        </w:rPr>
        <w:t>Information which can be used to distinguish or trace an individual's identity, such as their name, social security number, biometric records, etc., alone, or when combined with other personal or identifying information which is linked or linkable to a specific individual, such as date and place of birth, mother’s maiden name, et</w:t>
      </w:r>
      <w:r w:rsidR="000B79B3" w:rsidRPr="00D80525">
        <w:rPr>
          <w:rFonts w:ascii="Arial" w:hAnsi="Arial" w:cs="Arial"/>
        </w:rPr>
        <w:t>c.</w:t>
      </w:r>
    </w:p>
    <w:p w14:paraId="26A47730" w14:textId="3D558855" w:rsidR="009F4E44" w:rsidRPr="00D80525" w:rsidRDefault="009F4E44">
      <w:pPr>
        <w:widowControl w:val="0"/>
        <w:kinsoku w:val="0"/>
        <w:overflowPunct w:val="0"/>
        <w:spacing w:before="252" w:after="0" w:line="253" w:lineRule="exact"/>
        <w:textAlignment w:val="baseline"/>
        <w:rPr>
          <w:rFonts w:ascii="Arial" w:hAnsi="Arial" w:cs="Arial"/>
          <w:iCs/>
          <w:kern w:val="0"/>
        </w:rPr>
      </w:pPr>
      <w:r w:rsidRPr="00D80525">
        <w:rPr>
          <w:rFonts w:ascii="Arial" w:hAnsi="Arial" w:cs="Arial"/>
          <w:b/>
          <w:iCs/>
          <w:kern w:val="0"/>
        </w:rPr>
        <w:t xml:space="preserve">Physical Security - </w:t>
      </w:r>
      <w:r w:rsidRPr="00D80525">
        <w:rPr>
          <w:rFonts w:ascii="Arial" w:hAnsi="Arial" w:cs="Arial"/>
          <w:iCs/>
          <w:kern w:val="0"/>
        </w:rPr>
        <w:t>Actions that prevent the loss or damage of Government property.</w:t>
      </w:r>
    </w:p>
    <w:p w14:paraId="0E7D3A24" w14:textId="77777777" w:rsidR="009F4E44" w:rsidRPr="00D80525" w:rsidRDefault="009F4E44">
      <w:pPr>
        <w:widowControl w:val="0"/>
        <w:kinsoku w:val="0"/>
        <w:overflowPunct w:val="0"/>
        <w:spacing w:before="251" w:after="0" w:line="253" w:lineRule="exact"/>
        <w:ind w:right="504"/>
        <w:textAlignment w:val="baseline"/>
        <w:rPr>
          <w:rFonts w:ascii="Arial" w:hAnsi="Arial" w:cs="Arial"/>
          <w:iCs/>
          <w:kern w:val="0"/>
        </w:rPr>
      </w:pPr>
      <w:r w:rsidRPr="00D80525">
        <w:rPr>
          <w:rFonts w:ascii="Arial" w:hAnsi="Arial" w:cs="Arial"/>
          <w:b/>
          <w:iCs/>
          <w:kern w:val="0"/>
        </w:rPr>
        <w:t xml:space="preserve">Project/Program Manager - </w:t>
      </w:r>
      <w:r w:rsidRPr="00D80525">
        <w:rPr>
          <w:rFonts w:ascii="Arial" w:hAnsi="Arial" w:cs="Arial"/>
          <w:iCs/>
          <w:kern w:val="0"/>
        </w:rPr>
        <w:t>The person assigned by the performing organization to lead the team that is responsible for achieving the project objectives.</w:t>
      </w:r>
    </w:p>
    <w:p w14:paraId="752C386A" w14:textId="77777777" w:rsidR="009F4E44" w:rsidRPr="00D80525" w:rsidRDefault="009F4E44">
      <w:pPr>
        <w:widowControl w:val="0"/>
        <w:kinsoku w:val="0"/>
        <w:overflowPunct w:val="0"/>
        <w:spacing w:before="258" w:after="0" w:line="253" w:lineRule="exact"/>
        <w:ind w:right="216"/>
        <w:textAlignment w:val="baseline"/>
        <w:rPr>
          <w:rFonts w:ascii="Arial" w:hAnsi="Arial" w:cs="Arial"/>
          <w:iCs/>
          <w:kern w:val="0"/>
        </w:rPr>
      </w:pPr>
      <w:r w:rsidRPr="00D80525">
        <w:rPr>
          <w:rFonts w:ascii="Arial" w:hAnsi="Arial" w:cs="Arial"/>
          <w:b/>
          <w:iCs/>
          <w:kern w:val="0"/>
        </w:rPr>
        <w:t xml:space="preserve">Quality Assurance (QA) - </w:t>
      </w:r>
      <w:r w:rsidRPr="00D80525">
        <w:rPr>
          <w:rFonts w:ascii="Arial" w:hAnsi="Arial" w:cs="Arial"/>
          <w:iCs/>
          <w:kern w:val="0"/>
        </w:rPr>
        <w:t>Policies and procedures adopted by the Government to ensure that supplies and services acquired under Government contracts conform to the contracts quality requirements.</w:t>
      </w:r>
    </w:p>
    <w:p w14:paraId="3C7D2355" w14:textId="77777777" w:rsidR="009F4E44" w:rsidRPr="00D80525" w:rsidRDefault="009F4E44">
      <w:pPr>
        <w:widowControl w:val="0"/>
        <w:kinsoku w:val="0"/>
        <w:overflowPunct w:val="0"/>
        <w:spacing w:before="249" w:after="0" w:line="253" w:lineRule="exact"/>
        <w:ind w:right="144"/>
        <w:textAlignment w:val="baseline"/>
        <w:rPr>
          <w:rFonts w:ascii="Arial" w:hAnsi="Arial" w:cs="Arial"/>
          <w:iCs/>
          <w:kern w:val="0"/>
        </w:rPr>
      </w:pPr>
      <w:r w:rsidRPr="00D80525">
        <w:rPr>
          <w:rFonts w:ascii="Arial" w:hAnsi="Arial" w:cs="Arial"/>
          <w:b/>
          <w:iCs/>
          <w:kern w:val="0"/>
        </w:rPr>
        <w:t xml:space="preserve">Quality Assurance Surveillance Plan (QASP) - </w:t>
      </w:r>
      <w:r w:rsidRPr="00D80525">
        <w:rPr>
          <w:rFonts w:ascii="Arial" w:hAnsi="Arial" w:cs="Arial"/>
          <w:iCs/>
          <w:kern w:val="0"/>
        </w:rPr>
        <w:t>A plan describing how the agency will survey, observe, test, sample, evaluate and document the Contractor's performance in meeting critical performance standards identified in the contract.</w:t>
      </w:r>
    </w:p>
    <w:p w14:paraId="27C15237" w14:textId="77777777" w:rsidR="009F4E44" w:rsidRPr="00D80525" w:rsidRDefault="009F4E44">
      <w:pPr>
        <w:widowControl w:val="0"/>
        <w:kinsoku w:val="0"/>
        <w:overflowPunct w:val="0"/>
        <w:spacing w:before="252" w:after="0" w:line="253" w:lineRule="exact"/>
        <w:ind w:right="288"/>
        <w:textAlignment w:val="baseline"/>
        <w:rPr>
          <w:rFonts w:ascii="Arial" w:hAnsi="Arial" w:cs="Arial"/>
          <w:iCs/>
          <w:kern w:val="0"/>
        </w:rPr>
      </w:pPr>
      <w:r w:rsidRPr="00D80525">
        <w:rPr>
          <w:rFonts w:ascii="Arial" w:hAnsi="Arial" w:cs="Arial"/>
          <w:b/>
          <w:iCs/>
          <w:kern w:val="0"/>
        </w:rPr>
        <w:t xml:space="preserve">Quality Control (QC) - </w:t>
      </w:r>
      <w:r w:rsidRPr="00D80525">
        <w:rPr>
          <w:rFonts w:ascii="Arial" w:hAnsi="Arial" w:cs="Arial"/>
          <w:iCs/>
          <w:kern w:val="0"/>
        </w:rPr>
        <w:t>All necessary measures taken by the Contractor to assure that the quality of an end product of service shall meet contract requirements.</w:t>
      </w:r>
    </w:p>
    <w:p w14:paraId="3E7BD5C2" w14:textId="02FD0212" w:rsidR="009F4E44" w:rsidRPr="00D80525" w:rsidDel="000028F6" w:rsidRDefault="00EC67DE">
      <w:pPr>
        <w:widowControl w:val="0"/>
        <w:kinsoku w:val="0"/>
        <w:overflowPunct w:val="0"/>
        <w:spacing w:before="257" w:after="0" w:line="253" w:lineRule="exact"/>
        <w:textAlignment w:val="baseline"/>
        <w:rPr>
          <w:moveFrom w:id="521" w:author="Weese, Timothy W" w:date="2026-02-24T16:00:00Z" w16du:dateUtc="2026-02-24T21:00:00Z"/>
          <w:rFonts w:ascii="Arial" w:hAnsi="Arial" w:cs="Arial"/>
          <w:iCs/>
          <w:spacing w:val="-2"/>
          <w:kern w:val="0"/>
        </w:rPr>
      </w:pPr>
      <w:moveFromRangeStart w:id="522" w:author="Weese, Timothy W" w:date="2026-02-24T16:00:00Z" w:name="move222841269"/>
      <w:moveFrom w:id="523" w:author="Weese, Timothy W" w:date="2026-02-24T16:00:00Z" w16du:dateUtc="2026-02-24T21:00:00Z">
        <w:r w:rsidRPr="00D80525" w:rsidDel="000028F6">
          <w:rPr>
            <w:rFonts w:ascii="Arial" w:hAnsi="Arial" w:cs="Arial"/>
            <w:b/>
            <w:bCs/>
            <w:iCs/>
          </w:rPr>
          <w:t>Assessment and Recovery Center (ARC)</w:t>
        </w:r>
        <w:r w:rsidR="009F4E44" w:rsidRPr="00D80525" w:rsidDel="000028F6">
          <w:rPr>
            <w:rFonts w:ascii="Arial" w:hAnsi="Arial" w:cs="Arial"/>
            <w:b/>
            <w:iCs/>
            <w:spacing w:val="-2"/>
            <w:kern w:val="0"/>
          </w:rPr>
          <w:t xml:space="preserve"> </w:t>
        </w:r>
        <w:r w:rsidR="009F4E44" w:rsidRPr="00D80525" w:rsidDel="000028F6">
          <w:rPr>
            <w:rFonts w:ascii="Arial" w:hAnsi="Arial" w:cs="Arial"/>
            <w:iCs/>
            <w:spacing w:val="-2"/>
            <w:kern w:val="0"/>
          </w:rPr>
          <w:t>- Provide our customers with independent, actionable assessments that advance risk-informed decisions about the condition of the nation’s affordable housing portfolio.</w:t>
        </w:r>
      </w:moveFrom>
    </w:p>
    <w:moveFromRangeEnd w:id="522"/>
    <w:p w14:paraId="2FC43BC9" w14:textId="77777777" w:rsidR="009F4E44" w:rsidRPr="00D80525" w:rsidRDefault="009F4E44">
      <w:pPr>
        <w:widowControl w:val="0"/>
        <w:kinsoku w:val="0"/>
        <w:overflowPunct w:val="0"/>
        <w:spacing w:before="248" w:after="0" w:line="253" w:lineRule="exact"/>
        <w:ind w:right="144"/>
        <w:textAlignment w:val="baseline"/>
        <w:rPr>
          <w:rFonts w:ascii="Arial" w:hAnsi="Arial" w:cs="Arial"/>
          <w:iCs/>
          <w:kern w:val="0"/>
        </w:rPr>
      </w:pPr>
      <w:r w:rsidRPr="00D80525">
        <w:rPr>
          <w:rFonts w:ascii="Arial" w:hAnsi="Arial" w:cs="Arial"/>
          <w:b/>
          <w:iCs/>
          <w:kern w:val="0"/>
        </w:rPr>
        <w:t xml:space="preserve">Service Contract - </w:t>
      </w:r>
      <w:r w:rsidRPr="00D80525">
        <w:rPr>
          <w:rFonts w:ascii="Arial" w:hAnsi="Arial" w:cs="Arial"/>
          <w:iCs/>
          <w:kern w:val="0"/>
        </w:rPr>
        <w:t>A contract that directly engages the time and effort of a Contractor whose primary purpose is to perform an identifiable task rather than to furnish an end item of supply.</w:t>
      </w:r>
    </w:p>
    <w:p w14:paraId="16364C5D" w14:textId="77777777" w:rsidR="009F4E44" w:rsidRPr="00D80525" w:rsidRDefault="009F4E44">
      <w:pPr>
        <w:widowControl w:val="0"/>
        <w:kinsoku w:val="0"/>
        <w:overflowPunct w:val="0"/>
        <w:spacing w:before="255" w:after="0" w:line="253" w:lineRule="exact"/>
        <w:ind w:right="144"/>
        <w:textAlignment w:val="baseline"/>
        <w:rPr>
          <w:rFonts w:ascii="Arial" w:hAnsi="Arial" w:cs="Arial"/>
          <w:iCs/>
          <w:spacing w:val="-2"/>
          <w:kern w:val="0"/>
        </w:rPr>
      </w:pPr>
      <w:r w:rsidRPr="00D80525">
        <w:rPr>
          <w:rFonts w:ascii="Arial" w:hAnsi="Arial" w:cs="Arial"/>
          <w:b/>
          <w:iCs/>
          <w:spacing w:val="-2"/>
          <w:kern w:val="0"/>
        </w:rPr>
        <w:t xml:space="preserve">Subcontractor - </w:t>
      </w:r>
      <w:r w:rsidRPr="00D80525">
        <w:rPr>
          <w:rFonts w:ascii="Arial" w:hAnsi="Arial" w:cs="Arial"/>
          <w:iCs/>
          <w:spacing w:val="-2"/>
          <w:kern w:val="0"/>
        </w:rPr>
        <w:t>Any person, other than the prime Contractor, who offers to furnish or furnishes any supplies, material, equipment, or services of any kind under a prime contract or a subcontract entered in connection with such prime contract, and any person who offers to furnish or furnishes general supplies to the prime Contractor or a higher tier subcontractor. The Government does not have a contract with a subcontractor.</w:t>
      </w:r>
    </w:p>
    <w:p w14:paraId="3C1C440F" w14:textId="76CFFD54" w:rsidR="009F4E44" w:rsidRPr="00D80525" w:rsidRDefault="009F4E44">
      <w:pPr>
        <w:widowControl w:val="0"/>
        <w:kinsoku w:val="0"/>
        <w:overflowPunct w:val="0"/>
        <w:spacing w:before="255" w:after="0" w:line="253" w:lineRule="exact"/>
        <w:textAlignment w:val="baseline"/>
        <w:rPr>
          <w:rFonts w:ascii="Arial" w:hAnsi="Arial" w:cs="Arial"/>
          <w:iCs/>
          <w:kern w:val="0"/>
        </w:rPr>
      </w:pPr>
      <w:r w:rsidRPr="00D80525">
        <w:rPr>
          <w:rFonts w:ascii="Arial" w:hAnsi="Arial" w:cs="Arial"/>
          <w:b/>
          <w:iCs/>
          <w:kern w:val="0"/>
        </w:rPr>
        <w:t xml:space="preserve">Subject Matter Expert - </w:t>
      </w:r>
      <w:r w:rsidRPr="00D80525">
        <w:rPr>
          <w:rFonts w:ascii="Arial" w:hAnsi="Arial" w:cs="Arial"/>
          <w:iCs/>
          <w:kern w:val="0"/>
        </w:rPr>
        <w:t>An individual with a deep understanding of a particular process, function, technology, machine, material or type of equipment. Individuals designated as subject matter experts are typically sought out by others interested in learning more about or leveraging their unique expertise to solve specific problems or help meet particular technical challenges.</w:t>
      </w:r>
    </w:p>
    <w:p w14:paraId="236BB6BD" w14:textId="5E53CBA6" w:rsidR="009F4E44" w:rsidRPr="00D80525" w:rsidDel="001A7483" w:rsidRDefault="009F4E44" w:rsidP="001A7483">
      <w:pPr>
        <w:widowControl w:val="0"/>
        <w:kinsoku w:val="0"/>
        <w:overflowPunct w:val="0"/>
        <w:spacing w:before="253" w:after="0" w:line="253" w:lineRule="exact"/>
        <w:ind w:right="360"/>
        <w:textAlignment w:val="baseline"/>
        <w:rPr>
          <w:del w:id="524" w:author="Weese, Timothy W" w:date="2026-02-25T08:52:00Z" w16du:dateUtc="2026-02-25T13:52:00Z"/>
          <w:rFonts w:ascii="Arial" w:hAnsi="Arial" w:cs="Arial"/>
          <w:iCs/>
          <w:color w:val="1F1F1F"/>
          <w:kern w:val="0"/>
        </w:rPr>
      </w:pPr>
      <w:r w:rsidRPr="00D80525">
        <w:rPr>
          <w:rFonts w:ascii="Arial" w:hAnsi="Arial" w:cs="Arial"/>
          <w:b/>
          <w:iCs/>
          <w:kern w:val="0"/>
        </w:rPr>
        <w:t>Uniform Physical Condition Standards (UPCS)</w:t>
      </w:r>
      <w:r w:rsidRPr="00D80525">
        <w:rPr>
          <w:rFonts w:ascii="Arial" w:hAnsi="Arial" w:cs="Arial"/>
          <w:iCs/>
          <w:color w:val="1F1F1F"/>
          <w:kern w:val="0"/>
        </w:rPr>
        <w:t xml:space="preserve"> inspection protocol was developed by the HUD </w:t>
      </w:r>
      <w:r w:rsidR="00000660" w:rsidRPr="00D80525">
        <w:rPr>
          <w:rFonts w:ascii="Arial" w:hAnsi="Arial" w:cs="Arial"/>
          <w:iCs/>
          <w:color w:val="1F1F1F"/>
          <w:kern w:val="0"/>
        </w:rPr>
        <w:t>ARC</w:t>
      </w:r>
      <w:r w:rsidRPr="00D80525">
        <w:rPr>
          <w:rFonts w:ascii="Arial" w:hAnsi="Arial" w:cs="Arial"/>
          <w:iCs/>
          <w:color w:val="1F1F1F"/>
          <w:kern w:val="0"/>
        </w:rPr>
        <w:t xml:space="preserve"> to ensure that housing is decent, safe, sanitary and in good repair.</w:t>
      </w:r>
    </w:p>
    <w:p w14:paraId="253AD14E" w14:textId="77777777" w:rsidR="001A7483" w:rsidRPr="00D80525" w:rsidRDefault="001A7483">
      <w:pPr>
        <w:widowControl w:val="0"/>
        <w:kinsoku w:val="0"/>
        <w:overflowPunct w:val="0"/>
        <w:spacing w:before="253" w:after="0" w:line="253" w:lineRule="exact"/>
        <w:ind w:right="360"/>
        <w:textAlignment w:val="baseline"/>
        <w:rPr>
          <w:ins w:id="525" w:author="Weese, Timothy W" w:date="2026-02-25T08:53:00Z" w16du:dateUtc="2026-02-25T13:53:00Z"/>
          <w:rFonts w:ascii="Arial" w:hAnsi="Arial" w:cs="Arial"/>
          <w:iCs/>
          <w:color w:val="1F1F1F"/>
          <w:kern w:val="0"/>
        </w:rPr>
      </w:pPr>
    </w:p>
    <w:p w14:paraId="764E287B" w14:textId="77777777" w:rsidR="009F4E44" w:rsidRPr="00D80525" w:rsidRDefault="009F4E44" w:rsidP="001A7483">
      <w:pPr>
        <w:widowControl w:val="0"/>
        <w:kinsoku w:val="0"/>
        <w:overflowPunct w:val="0"/>
        <w:spacing w:before="253" w:after="0" w:line="253" w:lineRule="exact"/>
        <w:ind w:right="360"/>
        <w:textAlignment w:val="baseline"/>
        <w:rPr>
          <w:rFonts w:ascii="Arial" w:hAnsi="Arial" w:cs="Arial"/>
          <w:iCs/>
          <w:kern w:val="0"/>
        </w:rPr>
      </w:pPr>
      <w:r w:rsidRPr="00D80525">
        <w:rPr>
          <w:rFonts w:ascii="Arial" w:hAnsi="Arial" w:cs="Arial"/>
          <w:b/>
          <w:iCs/>
          <w:kern w:val="0"/>
        </w:rPr>
        <w:t xml:space="preserve">U.S. Department of Housing and Urban Development (HUD) - </w:t>
      </w:r>
      <w:r w:rsidRPr="00D80525">
        <w:rPr>
          <w:rFonts w:ascii="Arial" w:hAnsi="Arial" w:cs="Arial"/>
          <w:iCs/>
          <w:kern w:val="0"/>
        </w:rPr>
        <w:t>Provides housing support and uplifts communities.</w:t>
      </w:r>
    </w:p>
    <w:p w14:paraId="2F73DCE3" w14:textId="19F4394A" w:rsidR="009F4E44" w:rsidRPr="00D80525" w:rsidRDefault="009F4E44">
      <w:pPr>
        <w:widowControl w:val="0"/>
        <w:kinsoku w:val="0"/>
        <w:overflowPunct w:val="0"/>
        <w:spacing w:before="252" w:after="0" w:line="253" w:lineRule="exact"/>
        <w:ind w:right="576"/>
        <w:textAlignment w:val="baseline"/>
        <w:rPr>
          <w:rFonts w:ascii="Arial" w:hAnsi="Arial" w:cs="Arial"/>
          <w:iCs/>
          <w:spacing w:val="-2"/>
          <w:kern w:val="0"/>
        </w:rPr>
      </w:pPr>
      <w:r w:rsidRPr="00D80525">
        <w:rPr>
          <w:rFonts w:ascii="Arial" w:hAnsi="Arial" w:cs="Arial"/>
          <w:b/>
          <w:iCs/>
          <w:spacing w:val="-2"/>
          <w:kern w:val="0"/>
        </w:rPr>
        <w:t>Technical Assistance Center</w:t>
      </w:r>
      <w:ins w:id="526" w:author="Weese, Timothy W" w:date="2026-02-25T08:53:00Z" w16du:dateUtc="2026-02-25T13:53:00Z">
        <w:r w:rsidR="001A7483" w:rsidRPr="00D80525">
          <w:rPr>
            <w:rFonts w:ascii="Arial" w:hAnsi="Arial" w:cs="Arial"/>
            <w:b/>
            <w:iCs/>
            <w:spacing w:val="-2"/>
            <w:kern w:val="0"/>
          </w:rPr>
          <w:t xml:space="preserve"> (TAC)</w:t>
        </w:r>
      </w:ins>
      <w:r w:rsidRPr="00D80525">
        <w:rPr>
          <w:rFonts w:ascii="Arial" w:hAnsi="Arial" w:cs="Arial"/>
          <w:b/>
          <w:iCs/>
          <w:spacing w:val="-2"/>
          <w:kern w:val="0"/>
        </w:rPr>
        <w:t xml:space="preserve"> </w:t>
      </w:r>
      <w:r w:rsidRPr="00D80525">
        <w:rPr>
          <w:rFonts w:ascii="Arial" w:hAnsi="Arial" w:cs="Arial"/>
          <w:iCs/>
          <w:spacing w:val="-2"/>
          <w:kern w:val="0"/>
        </w:rPr>
        <w:t xml:space="preserve">- </w:t>
      </w:r>
      <w:del w:id="527" w:author="Weese, Timothy W" w:date="2026-02-25T08:53:00Z" w16du:dateUtc="2026-02-25T13:53:00Z">
        <w:r w:rsidRPr="00D80525" w:rsidDel="001A7483">
          <w:rPr>
            <w:rFonts w:ascii="Arial" w:hAnsi="Arial" w:cs="Arial"/>
            <w:iCs/>
            <w:spacing w:val="-2"/>
            <w:kern w:val="0"/>
          </w:rPr>
          <w:delText>to provide</w:delText>
        </w:r>
      </w:del>
      <w:ins w:id="528" w:author="Weese, Timothy W" w:date="2026-02-25T08:53:00Z" w16du:dateUtc="2026-02-25T13:53:00Z">
        <w:r w:rsidR="001A7483" w:rsidRPr="00D80525">
          <w:rPr>
            <w:rFonts w:ascii="Arial" w:hAnsi="Arial" w:cs="Arial"/>
            <w:iCs/>
            <w:spacing w:val="-2"/>
            <w:kern w:val="0"/>
          </w:rPr>
          <w:t>Provides</w:t>
        </w:r>
      </w:ins>
      <w:r w:rsidRPr="00D80525">
        <w:rPr>
          <w:rFonts w:ascii="Arial" w:hAnsi="Arial" w:cs="Arial"/>
          <w:iCs/>
          <w:spacing w:val="-2"/>
          <w:kern w:val="0"/>
        </w:rPr>
        <w:t xml:space="preserve"> multi-channel contact center services that support the HUD mission in order to create strong, sustainable, inclusive communities and quality affordable homes for all.</w:t>
      </w:r>
    </w:p>
    <w:p w14:paraId="0AEDC104" w14:textId="77777777" w:rsidR="009F4E44" w:rsidRPr="00D80525" w:rsidRDefault="009F4E44">
      <w:pPr>
        <w:widowControl w:val="0"/>
        <w:kinsoku w:val="0"/>
        <w:overflowPunct w:val="0"/>
        <w:spacing w:before="252" w:after="0" w:line="253" w:lineRule="exact"/>
        <w:textAlignment w:val="baseline"/>
        <w:rPr>
          <w:rFonts w:ascii="Arial" w:hAnsi="Arial" w:cs="Arial"/>
          <w:iCs/>
          <w:kern w:val="0"/>
        </w:rPr>
      </w:pPr>
      <w:r w:rsidRPr="00D80525">
        <w:rPr>
          <w:rFonts w:ascii="Arial" w:hAnsi="Arial" w:cs="Arial"/>
          <w:b/>
          <w:iCs/>
          <w:kern w:val="0"/>
        </w:rPr>
        <w:lastRenderedPageBreak/>
        <w:t xml:space="preserve">Work Week - </w:t>
      </w:r>
      <w:r w:rsidRPr="00D80525">
        <w:rPr>
          <w:rFonts w:ascii="Arial" w:hAnsi="Arial" w:cs="Arial"/>
          <w:iCs/>
          <w:kern w:val="0"/>
        </w:rPr>
        <w:t>Monday through Friday, unless specified otherwise.</w:t>
      </w:r>
    </w:p>
    <w:p w14:paraId="5E12740B" w14:textId="6099193E" w:rsidR="009F4E44" w:rsidRPr="00D80525" w:rsidRDefault="009F4E44" w:rsidP="00FC1950">
      <w:pPr>
        <w:pStyle w:val="Heading2"/>
      </w:pPr>
      <w:bookmarkStart w:id="529" w:name="_Toc223435882"/>
      <w:r w:rsidRPr="00D80525">
        <w:t>2.2 Acronyms</w:t>
      </w:r>
      <w:bookmarkEnd w:id="529"/>
      <w:ins w:id="530" w:author="Weese, Timothy W" w:date="2026-03-03T13:29:00Z" w16du:dateUtc="2026-03-03T18:29:00Z">
        <w:r w:rsidR="00177316">
          <w:t xml:space="preserve"> and Abbreviations</w:t>
        </w:r>
      </w:ins>
    </w:p>
    <w:p w14:paraId="08EA1AA6" w14:textId="77777777" w:rsidR="006A68F2" w:rsidRPr="00D80525" w:rsidRDefault="006A68F2" w:rsidP="006A68F2">
      <w:pPr>
        <w:widowControl w:val="0"/>
        <w:kinsoku w:val="0"/>
        <w:overflowPunct w:val="0"/>
        <w:spacing w:before="253" w:after="0" w:line="253" w:lineRule="exact"/>
        <w:textAlignment w:val="baseline"/>
        <w:rPr>
          <w:rFonts w:ascii="Arial" w:hAnsi="Arial" w:cs="Arial"/>
          <w:kern w:val="0"/>
        </w:rPr>
      </w:pPr>
      <w:r w:rsidRPr="00D80525">
        <w:rPr>
          <w:rFonts w:ascii="Arial" w:hAnsi="Arial" w:cs="Arial"/>
          <w:b/>
          <w:kern w:val="0"/>
        </w:rPr>
        <w:t xml:space="preserve">AARST </w:t>
      </w:r>
      <w:r w:rsidRPr="00D80525">
        <w:rPr>
          <w:rFonts w:ascii="Arial" w:hAnsi="Arial" w:cs="Arial"/>
          <w:kern w:val="0"/>
        </w:rPr>
        <w:t>- American Association of Radon Scientists and Technologists</w:t>
      </w:r>
    </w:p>
    <w:p w14:paraId="645A648E" w14:textId="7A651026" w:rsidR="00A10251" w:rsidRPr="00D80525" w:rsidRDefault="009F4E44" w:rsidP="005C502C">
      <w:pPr>
        <w:widowControl w:val="0"/>
        <w:kinsoku w:val="0"/>
        <w:overflowPunct w:val="0"/>
        <w:spacing w:before="253" w:after="0" w:line="253" w:lineRule="exact"/>
        <w:textAlignment w:val="baseline"/>
        <w:rPr>
          <w:rFonts w:ascii="Arial" w:hAnsi="Arial" w:cs="Arial"/>
          <w:kern w:val="0"/>
        </w:rPr>
      </w:pPr>
      <w:r w:rsidRPr="00D80525">
        <w:rPr>
          <w:rFonts w:ascii="Arial" w:hAnsi="Arial" w:cs="Arial"/>
          <w:b/>
          <w:kern w:val="0"/>
        </w:rPr>
        <w:t xml:space="preserve">AQL </w:t>
      </w:r>
      <w:r w:rsidRPr="00D80525">
        <w:rPr>
          <w:rFonts w:ascii="Arial" w:hAnsi="Arial" w:cs="Arial"/>
          <w:kern w:val="0"/>
        </w:rPr>
        <w:t>- Acceptable Quality Level</w:t>
      </w:r>
    </w:p>
    <w:p w14:paraId="15E416B7" w14:textId="3808594D" w:rsidR="009F4E44" w:rsidRPr="00D80525" w:rsidDel="003D512A" w:rsidRDefault="009F4E44" w:rsidP="0009105E">
      <w:pPr>
        <w:widowControl w:val="0"/>
        <w:kinsoku w:val="0"/>
        <w:overflowPunct w:val="0"/>
        <w:spacing w:before="253" w:after="0" w:line="251" w:lineRule="exact"/>
        <w:textAlignment w:val="baseline"/>
        <w:rPr>
          <w:del w:id="531" w:author="Weese, Timothy W" w:date="2026-03-03T13:14:00Z" w16du:dateUtc="2026-03-03T18:14:00Z"/>
          <w:rFonts w:ascii="Arial" w:hAnsi="Arial" w:cs="Arial"/>
          <w:i/>
          <w:kern w:val="0"/>
        </w:rPr>
      </w:pPr>
      <w:del w:id="532" w:author="Weese, Timothy W" w:date="2026-03-03T13:14:00Z" w16du:dateUtc="2026-03-03T18:14:00Z">
        <w:r w:rsidRPr="00D80525" w:rsidDel="003D512A">
          <w:rPr>
            <w:rFonts w:ascii="Arial" w:hAnsi="Arial" w:cs="Arial"/>
            <w:b/>
            <w:kern w:val="0"/>
          </w:rPr>
          <w:delText xml:space="preserve">API – </w:delText>
        </w:r>
        <w:r w:rsidRPr="00D80525" w:rsidDel="003D512A">
          <w:rPr>
            <w:rFonts w:ascii="Arial" w:hAnsi="Arial" w:cs="Arial"/>
            <w:iCs/>
            <w:kern w:val="0"/>
          </w:rPr>
          <w:delText xml:space="preserve">Application Programming </w:delText>
        </w:r>
        <w:commentRangeStart w:id="533"/>
        <w:r w:rsidRPr="00D80525" w:rsidDel="003D512A">
          <w:rPr>
            <w:rFonts w:ascii="Arial" w:hAnsi="Arial" w:cs="Arial"/>
            <w:iCs/>
            <w:kern w:val="0"/>
          </w:rPr>
          <w:delText>Interface</w:delText>
        </w:r>
      </w:del>
      <w:commentRangeEnd w:id="533"/>
      <w:r w:rsidR="003D512A" w:rsidRPr="00D80525">
        <w:rPr>
          <w:rStyle w:val="CommentReference"/>
          <w:rFonts w:ascii="Arial" w:hAnsi="Arial" w:cs="Arial"/>
          <w:i/>
          <w:kern w:val="0"/>
          <w:sz w:val="24"/>
          <w:szCs w:val="24"/>
        </w:rPr>
        <w:commentReference w:id="533"/>
      </w:r>
    </w:p>
    <w:p w14:paraId="6E54B138" w14:textId="57FAC55B" w:rsidR="006D774E" w:rsidRPr="00D80525" w:rsidRDefault="006D774E" w:rsidP="0009105E">
      <w:pPr>
        <w:widowControl w:val="0"/>
        <w:kinsoku w:val="0"/>
        <w:overflowPunct w:val="0"/>
        <w:spacing w:before="257" w:after="0" w:line="251" w:lineRule="exact"/>
        <w:textAlignment w:val="baseline"/>
        <w:rPr>
          <w:rFonts w:ascii="Arial" w:hAnsi="Arial" w:cs="Arial"/>
          <w:b/>
          <w:kern w:val="0"/>
        </w:rPr>
      </w:pPr>
      <w:r w:rsidRPr="00D80525">
        <w:rPr>
          <w:rFonts w:ascii="Arial" w:hAnsi="Arial" w:cs="Arial"/>
          <w:b/>
          <w:kern w:val="0"/>
        </w:rPr>
        <w:t xml:space="preserve">ARC </w:t>
      </w:r>
      <w:r w:rsidR="00BA5FF9" w:rsidRPr="00D80525">
        <w:rPr>
          <w:rFonts w:ascii="Arial" w:hAnsi="Arial" w:cs="Arial"/>
          <w:b/>
          <w:kern w:val="0"/>
        </w:rPr>
        <w:t>–</w:t>
      </w:r>
      <w:r w:rsidRPr="00D80525">
        <w:rPr>
          <w:rFonts w:ascii="Arial" w:hAnsi="Arial" w:cs="Arial"/>
          <w:bCs/>
          <w:kern w:val="0"/>
        </w:rPr>
        <w:t xml:space="preserve"> </w:t>
      </w:r>
      <w:r w:rsidR="00BA5FF9" w:rsidRPr="00D80525">
        <w:rPr>
          <w:rFonts w:ascii="Arial" w:hAnsi="Arial" w:cs="Arial"/>
          <w:bCs/>
          <w:kern w:val="0"/>
        </w:rPr>
        <w:t>Assessment and Recovery Center – formerly the Real Estate Assessment Center (REAC)</w:t>
      </w:r>
    </w:p>
    <w:p w14:paraId="6A481556" w14:textId="6111436E" w:rsidR="009F4E44" w:rsidRPr="00D80525" w:rsidRDefault="009F4E44" w:rsidP="0009105E">
      <w:pPr>
        <w:widowControl w:val="0"/>
        <w:kinsoku w:val="0"/>
        <w:overflowPunct w:val="0"/>
        <w:spacing w:before="257" w:after="0" w:line="251" w:lineRule="exact"/>
        <w:textAlignment w:val="baseline"/>
        <w:rPr>
          <w:rFonts w:ascii="Arial" w:hAnsi="Arial" w:cs="Arial"/>
          <w:kern w:val="0"/>
        </w:rPr>
      </w:pPr>
      <w:r w:rsidRPr="00D80525">
        <w:rPr>
          <w:rFonts w:ascii="Arial" w:hAnsi="Arial" w:cs="Arial"/>
          <w:b/>
          <w:kern w:val="0"/>
        </w:rPr>
        <w:t xml:space="preserve">CO </w:t>
      </w:r>
      <w:r w:rsidRPr="00D80525">
        <w:rPr>
          <w:rFonts w:ascii="Arial" w:hAnsi="Arial" w:cs="Arial"/>
          <w:kern w:val="0"/>
        </w:rPr>
        <w:t>- Contracting Officer</w:t>
      </w:r>
    </w:p>
    <w:p w14:paraId="6A67808C" w14:textId="77777777" w:rsidR="009F4E44" w:rsidRDefault="009F4E44" w:rsidP="0009105E">
      <w:pPr>
        <w:widowControl w:val="0"/>
        <w:kinsoku w:val="0"/>
        <w:overflowPunct w:val="0"/>
        <w:spacing w:before="253" w:after="0" w:line="251" w:lineRule="exact"/>
        <w:textAlignment w:val="baseline"/>
        <w:rPr>
          <w:ins w:id="534" w:author="Weese, Timothy W" w:date="2026-03-03T13:13:00Z" w16du:dateUtc="2026-03-03T18:13:00Z"/>
          <w:rFonts w:ascii="Arial" w:hAnsi="Arial" w:cs="Arial"/>
          <w:kern w:val="0"/>
        </w:rPr>
      </w:pPr>
      <w:r w:rsidRPr="00D80525">
        <w:rPr>
          <w:rFonts w:ascii="Arial" w:hAnsi="Arial" w:cs="Arial"/>
          <w:b/>
          <w:kern w:val="0"/>
        </w:rPr>
        <w:t xml:space="preserve">COR </w:t>
      </w:r>
      <w:r w:rsidRPr="00D80525">
        <w:rPr>
          <w:rFonts w:ascii="Arial" w:hAnsi="Arial" w:cs="Arial"/>
          <w:kern w:val="0"/>
        </w:rPr>
        <w:t>- Contracting Officer Representative</w:t>
      </w:r>
    </w:p>
    <w:p w14:paraId="017BB758" w14:textId="5B020169" w:rsidR="00E26B3C" w:rsidRPr="00D80525" w:rsidRDefault="00E26B3C" w:rsidP="0009105E">
      <w:pPr>
        <w:widowControl w:val="0"/>
        <w:kinsoku w:val="0"/>
        <w:overflowPunct w:val="0"/>
        <w:spacing w:before="253" w:after="0" w:line="251" w:lineRule="exact"/>
        <w:textAlignment w:val="baseline"/>
        <w:rPr>
          <w:rFonts w:ascii="Arial" w:hAnsi="Arial" w:cs="Arial"/>
          <w:kern w:val="0"/>
        </w:rPr>
      </w:pPr>
      <w:ins w:id="535" w:author="Weese, Timothy W" w:date="2026-03-03T13:13:00Z" w16du:dateUtc="2026-03-03T18:13:00Z">
        <w:r w:rsidRPr="00E278F7">
          <w:rPr>
            <w:rFonts w:ascii="Arial" w:hAnsi="Arial" w:cs="Arial"/>
            <w:b/>
            <w:bCs/>
            <w:kern w:val="0"/>
          </w:rPr>
          <w:t>FIA</w:t>
        </w:r>
        <w:r>
          <w:rPr>
            <w:rFonts w:ascii="Arial" w:hAnsi="Arial" w:cs="Arial"/>
            <w:kern w:val="0"/>
          </w:rPr>
          <w:t xml:space="preserve"> </w:t>
        </w:r>
        <w:r w:rsidR="003D512A">
          <w:rPr>
            <w:rFonts w:ascii="Arial" w:hAnsi="Arial" w:cs="Arial"/>
            <w:kern w:val="0"/>
          </w:rPr>
          <w:t>–</w:t>
        </w:r>
        <w:r>
          <w:rPr>
            <w:rFonts w:ascii="Arial" w:hAnsi="Arial" w:cs="Arial"/>
            <w:kern w:val="0"/>
          </w:rPr>
          <w:t xml:space="preserve"> F</w:t>
        </w:r>
        <w:r w:rsidR="003D512A">
          <w:rPr>
            <w:rFonts w:ascii="Arial" w:hAnsi="Arial" w:cs="Arial"/>
            <w:kern w:val="0"/>
          </w:rPr>
          <w:t>ederal Inspection Application</w:t>
        </w:r>
      </w:ins>
    </w:p>
    <w:p w14:paraId="1FBB61D0" w14:textId="77777777" w:rsidR="009F4E44" w:rsidRPr="00D80525" w:rsidRDefault="009F4E44" w:rsidP="008E40D2">
      <w:pPr>
        <w:widowControl w:val="0"/>
        <w:kinsoku w:val="0"/>
        <w:overflowPunct w:val="0"/>
        <w:spacing w:before="234" w:after="0" w:line="251" w:lineRule="exact"/>
        <w:textAlignment w:val="baseline"/>
        <w:rPr>
          <w:ins w:id="536" w:author="Weese, Timothy W" w:date="2026-02-24T16:02:00Z" w16du:dateUtc="2026-02-24T21:02:00Z"/>
          <w:rFonts w:ascii="Arial" w:hAnsi="Arial" w:cs="Arial"/>
          <w:iCs/>
          <w:kern w:val="0"/>
        </w:rPr>
      </w:pPr>
      <w:r w:rsidRPr="00D80525">
        <w:rPr>
          <w:rFonts w:ascii="Arial" w:hAnsi="Arial" w:cs="Arial"/>
          <w:b/>
          <w:kern w:val="0"/>
        </w:rPr>
        <w:t xml:space="preserve">HQS </w:t>
      </w:r>
      <w:r w:rsidRPr="00D80525">
        <w:rPr>
          <w:rFonts w:ascii="Arial" w:hAnsi="Arial" w:cs="Arial"/>
          <w:i/>
          <w:kern w:val="0"/>
        </w:rPr>
        <w:t xml:space="preserve">- </w:t>
      </w:r>
      <w:r w:rsidRPr="00D80525">
        <w:rPr>
          <w:rFonts w:ascii="Arial" w:hAnsi="Arial" w:cs="Arial"/>
          <w:iCs/>
          <w:kern w:val="0"/>
        </w:rPr>
        <w:t>Housing Quality Standards</w:t>
      </w:r>
    </w:p>
    <w:p w14:paraId="7502E929" w14:textId="77777777" w:rsidR="008E40D2" w:rsidRPr="00D80525" w:rsidRDefault="008E40D2" w:rsidP="008E40D2">
      <w:pPr>
        <w:widowControl w:val="0"/>
        <w:kinsoku w:val="0"/>
        <w:overflowPunct w:val="0"/>
        <w:spacing w:before="224" w:after="0" w:line="251" w:lineRule="exact"/>
        <w:textAlignment w:val="baseline"/>
        <w:rPr>
          <w:moveTo w:id="537" w:author="Weese, Timothy W" w:date="2026-02-24T16:02:00Z" w16du:dateUtc="2026-02-24T21:02:00Z"/>
          <w:rFonts w:ascii="Arial" w:hAnsi="Arial" w:cs="Arial"/>
          <w:iCs/>
          <w:kern w:val="0"/>
        </w:rPr>
      </w:pPr>
      <w:moveToRangeStart w:id="538" w:author="Weese, Timothy W" w:date="2026-02-24T16:02:00Z" w:name="move222841365"/>
      <w:commentRangeStart w:id="539"/>
      <w:moveTo w:id="540" w:author="Weese, Timothy W" w:date="2026-02-24T16:02:00Z" w16du:dateUtc="2026-02-24T21:02:00Z">
        <w:r w:rsidRPr="00D80525">
          <w:rPr>
            <w:rFonts w:ascii="Arial" w:hAnsi="Arial" w:cs="Arial"/>
            <w:b/>
            <w:iCs/>
            <w:kern w:val="0"/>
          </w:rPr>
          <w:t xml:space="preserve">HUD </w:t>
        </w:r>
        <w:r w:rsidRPr="00D80525">
          <w:rPr>
            <w:rFonts w:ascii="Arial" w:hAnsi="Arial" w:cs="Arial"/>
            <w:iCs/>
            <w:kern w:val="0"/>
          </w:rPr>
          <w:t>- U.S. Department of Housing and Urban Development - Provides housing support and uplifts</w:t>
        </w:r>
      </w:moveTo>
    </w:p>
    <w:p w14:paraId="0BB7CC20" w14:textId="77777777" w:rsidR="008E40D2" w:rsidDel="00177316" w:rsidRDefault="008E40D2" w:rsidP="0009105E">
      <w:pPr>
        <w:widowControl w:val="0"/>
        <w:kinsoku w:val="0"/>
        <w:overflowPunct w:val="0"/>
        <w:spacing w:after="0" w:line="247" w:lineRule="exact"/>
        <w:textAlignment w:val="baseline"/>
        <w:rPr>
          <w:del w:id="541" w:author="Weese, Timothy W" w:date="2026-02-24T16:02:00Z" w16du:dateUtc="2026-02-24T21:02:00Z"/>
          <w:rFonts w:ascii="Arial" w:hAnsi="Arial" w:cs="Arial"/>
          <w:iCs/>
          <w:spacing w:val="-1"/>
          <w:kern w:val="0"/>
        </w:rPr>
      </w:pPr>
      <w:moveTo w:id="542" w:author="Weese, Timothy W" w:date="2026-02-24T16:02:00Z" w16du:dateUtc="2026-02-24T21:02:00Z">
        <w:r w:rsidRPr="00D80525">
          <w:rPr>
            <w:rFonts w:ascii="Arial" w:hAnsi="Arial" w:cs="Arial"/>
            <w:iCs/>
            <w:spacing w:val="-1"/>
            <w:kern w:val="0"/>
          </w:rPr>
          <w:t>communities.</w:t>
        </w:r>
        <w:del w:id="543" w:author="Weese, Timothy W" w:date="2026-02-24T16:02:00Z" w16du:dateUtc="2026-02-24T21:02:00Z">
          <w:r w:rsidRPr="00D80525" w:rsidDel="008E40D2">
            <w:rPr>
              <w:rFonts w:ascii="Arial" w:hAnsi="Arial" w:cs="Arial"/>
              <w:iCs/>
              <w:spacing w:val="-1"/>
              <w:kern w:val="0"/>
            </w:rPr>
            <w:br/>
          </w:r>
        </w:del>
      </w:moveTo>
      <w:commentRangeEnd w:id="539"/>
      <w:r>
        <w:rPr>
          <w:rStyle w:val="CommentReference"/>
          <w:rFonts w:ascii="Arial" w:hAnsi="Arial" w:cs="Arial"/>
          <w:iCs/>
          <w:spacing w:val="-1"/>
          <w:kern w:val="0"/>
          <w:sz w:val="24"/>
          <w:szCs w:val="24"/>
        </w:rPr>
        <w:commentReference w:id="539"/>
      </w:r>
    </w:p>
    <w:p w14:paraId="0B1D7546" w14:textId="77777777" w:rsidR="00177316" w:rsidRPr="00D80525" w:rsidRDefault="00177316" w:rsidP="008E40D2">
      <w:pPr>
        <w:widowControl w:val="0"/>
        <w:kinsoku w:val="0"/>
        <w:overflowPunct w:val="0"/>
        <w:spacing w:after="0" w:line="247" w:lineRule="exact"/>
        <w:textAlignment w:val="baseline"/>
        <w:rPr>
          <w:ins w:id="544" w:author="Weese, Timothy W" w:date="2026-03-03T13:29:00Z" w16du:dateUtc="2026-03-03T18:29:00Z"/>
          <w:moveTo w:id="545" w:author="Weese, Timothy W" w:date="2026-02-24T16:02:00Z" w16du:dateUtc="2026-02-24T21:02:00Z"/>
          <w:rFonts w:ascii="Arial" w:hAnsi="Arial" w:cs="Arial"/>
          <w:spacing w:val="-1"/>
          <w:kern w:val="0"/>
        </w:rPr>
      </w:pPr>
    </w:p>
    <w:moveToRangeEnd w:id="538"/>
    <w:p w14:paraId="12BF1263" w14:textId="77777777" w:rsidR="008E40D2" w:rsidRDefault="008E40D2" w:rsidP="0009105E">
      <w:pPr>
        <w:widowControl w:val="0"/>
        <w:kinsoku w:val="0"/>
        <w:overflowPunct w:val="0"/>
        <w:spacing w:after="0" w:line="247" w:lineRule="exact"/>
        <w:textAlignment w:val="baseline"/>
        <w:rPr>
          <w:ins w:id="546" w:author="Weese, Timothy W" w:date="2026-03-03T13:29:00Z" w16du:dateUtc="2026-03-03T18:29:00Z"/>
          <w:rFonts w:ascii="Arial" w:hAnsi="Arial" w:cs="Arial"/>
          <w:iCs/>
          <w:kern w:val="0"/>
        </w:rPr>
      </w:pPr>
    </w:p>
    <w:p w14:paraId="67C88EC9" w14:textId="01C6E5E4" w:rsidR="00390731" w:rsidRPr="00D80525" w:rsidRDefault="00390731" w:rsidP="0009105E">
      <w:pPr>
        <w:widowControl w:val="0"/>
        <w:kinsoku w:val="0"/>
        <w:overflowPunct w:val="0"/>
        <w:spacing w:after="0" w:line="247" w:lineRule="exact"/>
        <w:textAlignment w:val="baseline"/>
        <w:rPr>
          <w:rFonts w:ascii="Arial" w:hAnsi="Arial" w:cs="Arial"/>
          <w:iCs/>
          <w:kern w:val="0"/>
        </w:rPr>
      </w:pPr>
      <w:ins w:id="547" w:author="Weese, Timothy W" w:date="2026-03-03T13:29:00Z" w16du:dateUtc="2026-03-03T18:29:00Z">
        <w:r w:rsidRPr="00E278F7">
          <w:rPr>
            <w:rFonts w:ascii="Arial" w:hAnsi="Arial" w:cs="Arial"/>
            <w:b/>
            <w:bCs/>
            <w:iCs/>
            <w:kern w:val="0"/>
          </w:rPr>
          <w:t>MS</w:t>
        </w:r>
      </w:ins>
      <w:ins w:id="548" w:author="Weese, Timothy W" w:date="2026-03-03T13:30:00Z" w16du:dateUtc="2026-03-03T18:30:00Z">
        <w:r>
          <w:rPr>
            <w:rFonts w:ascii="Arial" w:hAnsi="Arial" w:cs="Arial"/>
            <w:iCs/>
            <w:kern w:val="0"/>
          </w:rPr>
          <w:t xml:space="preserve"> – Master Schedule</w:t>
        </w:r>
      </w:ins>
    </w:p>
    <w:p w14:paraId="72A43210" w14:textId="77777777" w:rsidR="009F4E44" w:rsidRPr="00D80525" w:rsidRDefault="009F4E44" w:rsidP="0009105E">
      <w:pPr>
        <w:widowControl w:val="0"/>
        <w:kinsoku w:val="0"/>
        <w:overflowPunct w:val="0"/>
        <w:spacing w:before="244" w:after="0" w:line="251" w:lineRule="exact"/>
        <w:textAlignment w:val="baseline"/>
        <w:rPr>
          <w:rFonts w:ascii="Arial" w:hAnsi="Arial" w:cs="Arial"/>
          <w:iCs/>
          <w:kern w:val="0"/>
        </w:rPr>
      </w:pPr>
      <w:r w:rsidRPr="00D80525">
        <w:rPr>
          <w:rFonts w:ascii="Arial" w:hAnsi="Arial" w:cs="Arial"/>
          <w:b/>
          <w:iCs/>
          <w:kern w:val="0"/>
        </w:rPr>
        <w:t xml:space="preserve">NSPIRE </w:t>
      </w:r>
      <w:r w:rsidRPr="00D80525">
        <w:rPr>
          <w:rFonts w:ascii="Arial" w:hAnsi="Arial" w:cs="Arial"/>
          <w:iCs/>
          <w:kern w:val="0"/>
        </w:rPr>
        <w:t>- National Standards for the Physical Inspection of Real Estate</w:t>
      </w:r>
    </w:p>
    <w:p w14:paraId="20219749" w14:textId="77777777" w:rsidR="009F4E44" w:rsidRPr="00D80525" w:rsidRDefault="009F4E44" w:rsidP="0009105E">
      <w:pPr>
        <w:widowControl w:val="0"/>
        <w:kinsoku w:val="0"/>
        <w:overflowPunct w:val="0"/>
        <w:spacing w:before="243" w:after="0" w:line="251" w:lineRule="exact"/>
        <w:textAlignment w:val="baseline"/>
        <w:rPr>
          <w:rFonts w:ascii="Arial" w:hAnsi="Arial" w:cs="Arial"/>
          <w:iCs/>
          <w:kern w:val="0"/>
        </w:rPr>
      </w:pPr>
      <w:r w:rsidRPr="00D80525">
        <w:rPr>
          <w:rFonts w:ascii="Arial" w:hAnsi="Arial" w:cs="Arial"/>
          <w:b/>
          <w:iCs/>
          <w:kern w:val="0"/>
        </w:rPr>
        <w:t xml:space="preserve">PHA </w:t>
      </w:r>
      <w:r w:rsidRPr="00D80525">
        <w:rPr>
          <w:rFonts w:ascii="Arial" w:hAnsi="Arial" w:cs="Arial"/>
          <w:iCs/>
          <w:kern w:val="0"/>
        </w:rPr>
        <w:t>– Public Housing Agency</w:t>
      </w:r>
    </w:p>
    <w:p w14:paraId="76C3E901" w14:textId="43B96B72" w:rsidR="000B79B3" w:rsidRPr="00D80525" w:rsidRDefault="00333A40" w:rsidP="0009105E">
      <w:pPr>
        <w:widowControl w:val="0"/>
        <w:kinsoku w:val="0"/>
        <w:overflowPunct w:val="0"/>
        <w:spacing w:before="243" w:after="0" w:line="251" w:lineRule="exact"/>
        <w:textAlignment w:val="baseline"/>
        <w:rPr>
          <w:rFonts w:ascii="Arial" w:hAnsi="Arial" w:cs="Arial"/>
          <w:bCs/>
          <w:iCs/>
          <w:kern w:val="0"/>
        </w:rPr>
      </w:pPr>
      <w:r w:rsidRPr="00D80525">
        <w:rPr>
          <w:rFonts w:ascii="Arial" w:hAnsi="Arial" w:cs="Arial"/>
          <w:b/>
          <w:iCs/>
          <w:kern w:val="0"/>
        </w:rPr>
        <w:t xml:space="preserve">PII </w:t>
      </w:r>
      <w:r w:rsidRPr="00D80525">
        <w:rPr>
          <w:rFonts w:ascii="Arial" w:hAnsi="Arial" w:cs="Arial"/>
          <w:bCs/>
          <w:iCs/>
          <w:kern w:val="0"/>
        </w:rPr>
        <w:t>- Personally Identifiable Information</w:t>
      </w:r>
    </w:p>
    <w:p w14:paraId="43B58E95" w14:textId="0B668333" w:rsidR="009F4E44" w:rsidRPr="00D80525" w:rsidRDefault="009F4E44" w:rsidP="0009105E">
      <w:pPr>
        <w:widowControl w:val="0"/>
        <w:kinsoku w:val="0"/>
        <w:overflowPunct w:val="0"/>
        <w:spacing w:before="243" w:after="0" w:line="251" w:lineRule="exact"/>
        <w:textAlignment w:val="baseline"/>
        <w:rPr>
          <w:rFonts w:ascii="Arial" w:hAnsi="Arial" w:cs="Arial"/>
          <w:iCs/>
          <w:kern w:val="0"/>
        </w:rPr>
      </w:pPr>
      <w:r w:rsidRPr="00D80525">
        <w:rPr>
          <w:rFonts w:ascii="Arial" w:hAnsi="Arial" w:cs="Arial"/>
          <w:b/>
          <w:iCs/>
          <w:kern w:val="0"/>
        </w:rPr>
        <w:t xml:space="preserve">POA </w:t>
      </w:r>
      <w:r w:rsidRPr="00D80525">
        <w:rPr>
          <w:rFonts w:ascii="Arial" w:hAnsi="Arial" w:cs="Arial"/>
          <w:iCs/>
          <w:kern w:val="0"/>
        </w:rPr>
        <w:t>– Property Owner/Agent</w:t>
      </w:r>
    </w:p>
    <w:p w14:paraId="272BB369" w14:textId="77777777" w:rsidR="009F4E44" w:rsidRPr="00D80525" w:rsidRDefault="009F4E44" w:rsidP="0009105E">
      <w:pPr>
        <w:widowControl w:val="0"/>
        <w:kinsoku w:val="0"/>
        <w:overflowPunct w:val="0"/>
        <w:spacing w:before="244" w:after="0" w:line="251" w:lineRule="exact"/>
        <w:textAlignment w:val="baseline"/>
        <w:rPr>
          <w:rFonts w:ascii="Arial" w:hAnsi="Arial" w:cs="Arial"/>
          <w:iCs/>
          <w:kern w:val="0"/>
        </w:rPr>
      </w:pPr>
      <w:r w:rsidRPr="00D80525">
        <w:rPr>
          <w:rFonts w:ascii="Arial" w:hAnsi="Arial" w:cs="Arial"/>
          <w:b/>
          <w:iCs/>
          <w:kern w:val="0"/>
        </w:rPr>
        <w:t xml:space="preserve">P/PM - </w:t>
      </w:r>
      <w:r w:rsidRPr="00D80525">
        <w:rPr>
          <w:rFonts w:ascii="Arial" w:hAnsi="Arial" w:cs="Arial"/>
          <w:iCs/>
          <w:kern w:val="0"/>
        </w:rPr>
        <w:t>Project/Program Manager</w:t>
      </w:r>
    </w:p>
    <w:p w14:paraId="528E8F59" w14:textId="77777777" w:rsidR="009F4E44" w:rsidRPr="00D80525" w:rsidRDefault="009F4E44" w:rsidP="0009105E">
      <w:pPr>
        <w:widowControl w:val="0"/>
        <w:kinsoku w:val="0"/>
        <w:overflowPunct w:val="0"/>
        <w:spacing w:before="248" w:after="0" w:line="251" w:lineRule="exact"/>
        <w:textAlignment w:val="baseline"/>
        <w:rPr>
          <w:rFonts w:ascii="Arial" w:hAnsi="Arial" w:cs="Arial"/>
          <w:iCs/>
          <w:kern w:val="0"/>
        </w:rPr>
      </w:pPr>
      <w:r w:rsidRPr="00D80525">
        <w:rPr>
          <w:rFonts w:ascii="Arial" w:hAnsi="Arial" w:cs="Arial"/>
          <w:b/>
          <w:iCs/>
          <w:kern w:val="0"/>
        </w:rPr>
        <w:t xml:space="preserve">PSR </w:t>
      </w:r>
      <w:r w:rsidRPr="00D80525">
        <w:rPr>
          <w:rFonts w:ascii="Arial" w:hAnsi="Arial" w:cs="Arial"/>
          <w:iCs/>
          <w:kern w:val="0"/>
        </w:rPr>
        <w:t>- Performance Requirements Summary</w:t>
      </w:r>
    </w:p>
    <w:p w14:paraId="421E18C2" w14:textId="77777777" w:rsidR="009F4E44" w:rsidRPr="00D80525" w:rsidRDefault="009F4E44" w:rsidP="0009105E">
      <w:pPr>
        <w:widowControl w:val="0"/>
        <w:kinsoku w:val="0"/>
        <w:overflowPunct w:val="0"/>
        <w:spacing w:before="234" w:after="0" w:line="251" w:lineRule="exact"/>
        <w:textAlignment w:val="baseline"/>
        <w:rPr>
          <w:rFonts w:ascii="Arial" w:hAnsi="Arial" w:cs="Arial"/>
          <w:iCs/>
          <w:kern w:val="0"/>
        </w:rPr>
      </w:pPr>
      <w:r w:rsidRPr="00D80525">
        <w:rPr>
          <w:rFonts w:ascii="Arial" w:hAnsi="Arial" w:cs="Arial"/>
          <w:b/>
          <w:iCs/>
          <w:kern w:val="0"/>
        </w:rPr>
        <w:t xml:space="preserve">PWS </w:t>
      </w:r>
      <w:r w:rsidRPr="00D80525">
        <w:rPr>
          <w:rFonts w:ascii="Arial" w:hAnsi="Arial" w:cs="Arial"/>
          <w:iCs/>
          <w:kern w:val="0"/>
        </w:rPr>
        <w:t>- Performance Work</w:t>
      </w:r>
    </w:p>
    <w:p w14:paraId="17A892A3" w14:textId="77777777" w:rsidR="009F4E44" w:rsidRDefault="009F4E44" w:rsidP="0009105E">
      <w:pPr>
        <w:widowControl w:val="0"/>
        <w:kinsoku w:val="0"/>
        <w:overflowPunct w:val="0"/>
        <w:spacing w:before="238" w:after="0" w:line="251" w:lineRule="exact"/>
        <w:textAlignment w:val="baseline"/>
        <w:rPr>
          <w:ins w:id="549" w:author="Weese, Timothy W" w:date="2026-02-25T10:34:00Z" w16du:dateUtc="2026-02-25T15:34:00Z"/>
          <w:rFonts w:ascii="Arial" w:hAnsi="Arial" w:cs="Arial"/>
          <w:iCs/>
          <w:kern w:val="0"/>
        </w:rPr>
      </w:pPr>
      <w:r w:rsidRPr="00D80525">
        <w:rPr>
          <w:rFonts w:ascii="Arial" w:hAnsi="Arial" w:cs="Arial"/>
          <w:b/>
          <w:iCs/>
          <w:kern w:val="0"/>
        </w:rPr>
        <w:t xml:space="preserve">QA </w:t>
      </w:r>
      <w:r w:rsidRPr="00D80525">
        <w:rPr>
          <w:rFonts w:ascii="Arial" w:hAnsi="Arial" w:cs="Arial"/>
          <w:iCs/>
          <w:kern w:val="0"/>
        </w:rPr>
        <w:t>- Quality Assurance</w:t>
      </w:r>
    </w:p>
    <w:p w14:paraId="6D1D9F3D" w14:textId="4FF8641F" w:rsidR="0061127D" w:rsidRPr="00D80525" w:rsidRDefault="0061127D" w:rsidP="0009105E">
      <w:pPr>
        <w:widowControl w:val="0"/>
        <w:kinsoku w:val="0"/>
        <w:overflowPunct w:val="0"/>
        <w:spacing w:before="238" w:after="0" w:line="251" w:lineRule="exact"/>
        <w:textAlignment w:val="baseline"/>
        <w:rPr>
          <w:rFonts w:ascii="Arial" w:hAnsi="Arial" w:cs="Arial"/>
          <w:iCs/>
          <w:kern w:val="0"/>
        </w:rPr>
      </w:pPr>
      <w:ins w:id="550" w:author="Weese, Timothy W" w:date="2026-02-25T10:34:00Z" w16du:dateUtc="2026-02-25T15:34:00Z">
        <w:r w:rsidRPr="00371F17">
          <w:rPr>
            <w:rFonts w:ascii="Arial" w:hAnsi="Arial" w:cs="Arial"/>
            <w:b/>
            <w:bCs/>
            <w:iCs/>
            <w:kern w:val="0"/>
          </w:rPr>
          <w:t>QAFO</w:t>
        </w:r>
        <w:r w:rsidRPr="0061127D">
          <w:rPr>
            <w:rFonts w:ascii="Arial" w:hAnsi="Arial" w:cs="Arial"/>
            <w:iCs/>
            <w:kern w:val="0"/>
          </w:rPr>
          <w:t xml:space="preserve"> – Quality Assurance Field Observation</w:t>
        </w:r>
      </w:ins>
    </w:p>
    <w:p w14:paraId="390E279F" w14:textId="77777777" w:rsidR="009F4E44" w:rsidRPr="00D80525" w:rsidRDefault="009F4E44" w:rsidP="0009105E">
      <w:pPr>
        <w:widowControl w:val="0"/>
        <w:kinsoku w:val="0"/>
        <w:overflowPunct w:val="0"/>
        <w:spacing w:before="244" w:after="0" w:line="251" w:lineRule="exact"/>
        <w:textAlignment w:val="baseline"/>
        <w:rPr>
          <w:rFonts w:ascii="Arial" w:hAnsi="Arial" w:cs="Arial"/>
          <w:iCs/>
          <w:kern w:val="0"/>
        </w:rPr>
      </w:pPr>
      <w:r w:rsidRPr="00D80525">
        <w:rPr>
          <w:rFonts w:ascii="Arial" w:hAnsi="Arial" w:cs="Arial"/>
          <w:b/>
          <w:iCs/>
          <w:kern w:val="0"/>
        </w:rPr>
        <w:t xml:space="preserve">QASP </w:t>
      </w:r>
      <w:r w:rsidRPr="00D80525">
        <w:rPr>
          <w:rFonts w:ascii="Arial" w:hAnsi="Arial" w:cs="Arial"/>
          <w:iCs/>
          <w:kern w:val="0"/>
        </w:rPr>
        <w:t>- Quality Assurance Surveillance Plan</w:t>
      </w:r>
    </w:p>
    <w:p w14:paraId="6F12BF46" w14:textId="55460259" w:rsidR="009F4E44" w:rsidRPr="00D80525" w:rsidRDefault="009F4E44" w:rsidP="0009105E">
      <w:pPr>
        <w:widowControl w:val="0"/>
        <w:kinsoku w:val="0"/>
        <w:overflowPunct w:val="0"/>
        <w:spacing w:before="238" w:after="0" w:line="251" w:lineRule="exact"/>
        <w:textAlignment w:val="baseline"/>
        <w:rPr>
          <w:rFonts w:ascii="Arial" w:hAnsi="Arial" w:cs="Arial"/>
          <w:iCs/>
          <w:kern w:val="0"/>
        </w:rPr>
      </w:pPr>
      <w:r w:rsidRPr="00D80525">
        <w:rPr>
          <w:rFonts w:ascii="Arial" w:hAnsi="Arial" w:cs="Arial"/>
          <w:b/>
          <w:iCs/>
          <w:kern w:val="0"/>
        </w:rPr>
        <w:t xml:space="preserve">QC </w:t>
      </w:r>
      <w:r w:rsidR="00973BA3" w:rsidRPr="00D80525">
        <w:rPr>
          <w:rFonts w:ascii="Arial" w:hAnsi="Arial" w:cs="Arial"/>
          <w:bCs/>
          <w:iCs/>
          <w:kern w:val="0"/>
        </w:rPr>
        <w:t>-</w:t>
      </w:r>
      <w:r w:rsidR="00973BA3" w:rsidRPr="00D80525">
        <w:rPr>
          <w:rFonts w:ascii="Arial" w:hAnsi="Arial" w:cs="Arial"/>
          <w:b/>
          <w:iCs/>
          <w:kern w:val="0"/>
        </w:rPr>
        <w:t xml:space="preserve"> </w:t>
      </w:r>
      <w:r w:rsidRPr="00D80525">
        <w:rPr>
          <w:rFonts w:ascii="Arial" w:hAnsi="Arial" w:cs="Arial"/>
          <w:iCs/>
          <w:kern w:val="0"/>
        </w:rPr>
        <w:t>Quality Control</w:t>
      </w:r>
    </w:p>
    <w:p w14:paraId="797880BE" w14:textId="77777777" w:rsidR="009F4E44" w:rsidRPr="00D80525" w:rsidRDefault="009F4E44" w:rsidP="0009105E">
      <w:pPr>
        <w:widowControl w:val="0"/>
        <w:kinsoku w:val="0"/>
        <w:overflowPunct w:val="0"/>
        <w:spacing w:before="243" w:after="0" w:line="251" w:lineRule="exact"/>
        <w:textAlignment w:val="baseline"/>
        <w:rPr>
          <w:rFonts w:ascii="Arial" w:hAnsi="Arial" w:cs="Arial"/>
          <w:iCs/>
          <w:kern w:val="0"/>
        </w:rPr>
      </w:pPr>
      <w:r w:rsidRPr="00D80525">
        <w:rPr>
          <w:rFonts w:ascii="Arial" w:hAnsi="Arial" w:cs="Arial"/>
          <w:b/>
          <w:iCs/>
          <w:kern w:val="0"/>
        </w:rPr>
        <w:t xml:space="preserve">SME </w:t>
      </w:r>
      <w:r w:rsidRPr="00D80525">
        <w:rPr>
          <w:rFonts w:ascii="Arial" w:hAnsi="Arial" w:cs="Arial"/>
          <w:iCs/>
          <w:kern w:val="0"/>
        </w:rPr>
        <w:t>– Subject Matter Expert</w:t>
      </w:r>
    </w:p>
    <w:p w14:paraId="1EEFE213" w14:textId="77777777" w:rsidR="009F4E44" w:rsidRPr="00D80525" w:rsidRDefault="009F4E44" w:rsidP="0009105E">
      <w:pPr>
        <w:widowControl w:val="0"/>
        <w:kinsoku w:val="0"/>
        <w:overflowPunct w:val="0"/>
        <w:spacing w:before="153" w:after="0" w:line="251" w:lineRule="exact"/>
        <w:textAlignment w:val="baseline"/>
        <w:rPr>
          <w:rFonts w:ascii="Arial" w:hAnsi="Arial" w:cs="Arial"/>
          <w:iCs/>
          <w:kern w:val="0"/>
        </w:rPr>
      </w:pPr>
      <w:r w:rsidRPr="00D80525">
        <w:rPr>
          <w:rFonts w:ascii="Arial" w:hAnsi="Arial" w:cs="Arial"/>
          <w:b/>
          <w:iCs/>
          <w:kern w:val="0"/>
        </w:rPr>
        <w:t xml:space="preserve">UPCS </w:t>
      </w:r>
      <w:r w:rsidRPr="00D80525">
        <w:rPr>
          <w:rFonts w:ascii="Arial" w:hAnsi="Arial" w:cs="Arial"/>
          <w:iCs/>
          <w:kern w:val="0"/>
        </w:rPr>
        <w:t>- Uniform Physical Condition Standards</w:t>
      </w:r>
    </w:p>
    <w:p w14:paraId="73C0BFDA" w14:textId="32C35D9E" w:rsidR="009F4E44" w:rsidRPr="00D80525" w:rsidDel="008E40D2" w:rsidRDefault="009F4E44" w:rsidP="0009105E">
      <w:pPr>
        <w:widowControl w:val="0"/>
        <w:kinsoku w:val="0"/>
        <w:overflowPunct w:val="0"/>
        <w:spacing w:before="224" w:after="0" w:line="251" w:lineRule="exact"/>
        <w:textAlignment w:val="baseline"/>
        <w:rPr>
          <w:moveFrom w:id="551" w:author="Weese, Timothy W" w:date="2026-02-24T16:02:00Z" w16du:dateUtc="2026-02-24T21:02:00Z"/>
          <w:rFonts w:ascii="Arial" w:hAnsi="Arial" w:cs="Arial"/>
          <w:iCs/>
          <w:kern w:val="0"/>
        </w:rPr>
      </w:pPr>
      <w:moveFromRangeStart w:id="552" w:author="Weese, Timothy W" w:date="2026-02-24T16:02:00Z" w:name="move222841365"/>
      <w:moveFrom w:id="553" w:author="Weese, Timothy W" w:date="2026-02-24T16:02:00Z" w16du:dateUtc="2026-02-24T21:02:00Z">
        <w:r w:rsidRPr="00D80525" w:rsidDel="008E40D2">
          <w:rPr>
            <w:rFonts w:ascii="Arial" w:hAnsi="Arial" w:cs="Arial"/>
            <w:b/>
            <w:iCs/>
            <w:kern w:val="0"/>
          </w:rPr>
          <w:t xml:space="preserve">HUD </w:t>
        </w:r>
        <w:r w:rsidRPr="00D80525" w:rsidDel="008E40D2">
          <w:rPr>
            <w:rFonts w:ascii="Arial" w:hAnsi="Arial" w:cs="Arial"/>
            <w:iCs/>
            <w:kern w:val="0"/>
          </w:rPr>
          <w:t>- U.S. Department of Housing and Urban Development - Provides housing support and uplifts</w:t>
        </w:r>
      </w:moveFrom>
    </w:p>
    <w:p w14:paraId="448CFCF0" w14:textId="1E655386" w:rsidR="009F4E44" w:rsidRPr="00D80525" w:rsidDel="008E40D2" w:rsidRDefault="009F4E44" w:rsidP="0009105E">
      <w:pPr>
        <w:widowControl w:val="0"/>
        <w:kinsoku w:val="0"/>
        <w:overflowPunct w:val="0"/>
        <w:spacing w:after="0" w:line="247" w:lineRule="exact"/>
        <w:textAlignment w:val="baseline"/>
        <w:rPr>
          <w:moveFrom w:id="554" w:author="Weese, Timothy W" w:date="2026-02-24T16:02:00Z" w16du:dateUtc="2026-02-24T21:02:00Z"/>
          <w:rFonts w:ascii="Arial" w:hAnsi="Arial" w:cs="Arial"/>
          <w:spacing w:val="-1"/>
          <w:kern w:val="0"/>
        </w:rPr>
      </w:pPr>
      <w:moveFrom w:id="555" w:author="Weese, Timothy W" w:date="2026-02-24T16:02:00Z" w16du:dateUtc="2026-02-24T21:02:00Z">
        <w:r w:rsidRPr="00D80525" w:rsidDel="008E40D2">
          <w:rPr>
            <w:rFonts w:ascii="Arial" w:hAnsi="Arial" w:cs="Arial"/>
            <w:iCs/>
            <w:spacing w:val="-1"/>
            <w:kern w:val="0"/>
          </w:rPr>
          <w:t>communities.</w:t>
        </w:r>
        <w:r w:rsidR="00522D81" w:rsidRPr="00D80525" w:rsidDel="008E40D2">
          <w:rPr>
            <w:rFonts w:ascii="Arial" w:hAnsi="Arial" w:cs="Arial"/>
            <w:iCs/>
            <w:spacing w:val="-1"/>
            <w:kern w:val="0"/>
          </w:rPr>
          <w:br/>
        </w:r>
      </w:moveFrom>
    </w:p>
    <w:moveFromRangeEnd w:id="552"/>
    <w:p w14:paraId="6FD06F02" w14:textId="11BF9FCF" w:rsidR="009F4E44" w:rsidRPr="00D80525" w:rsidRDefault="009F4E44" w:rsidP="0009105E">
      <w:pPr>
        <w:widowControl w:val="0"/>
        <w:kinsoku w:val="0"/>
        <w:overflowPunct w:val="0"/>
        <w:spacing w:before="120" w:after="240" w:line="251" w:lineRule="exact"/>
        <w:textAlignment w:val="baseline"/>
        <w:rPr>
          <w:rFonts w:ascii="Arial" w:hAnsi="Arial" w:cs="Arial"/>
          <w:kern w:val="0"/>
        </w:rPr>
      </w:pPr>
      <w:r w:rsidRPr="00D80525">
        <w:rPr>
          <w:rFonts w:ascii="Arial" w:hAnsi="Arial" w:cs="Arial"/>
          <w:b/>
          <w:kern w:val="0"/>
        </w:rPr>
        <w:t xml:space="preserve">TAC </w:t>
      </w:r>
      <w:r w:rsidRPr="00D80525">
        <w:rPr>
          <w:rFonts w:ascii="Arial" w:hAnsi="Arial" w:cs="Arial"/>
          <w:kern w:val="0"/>
        </w:rPr>
        <w:t>- Technical Assistance Center</w:t>
      </w:r>
    </w:p>
    <w:p w14:paraId="2A3F882E" w14:textId="77777777" w:rsidR="009F4E44" w:rsidRPr="00D80525" w:rsidRDefault="009F4E44" w:rsidP="00DE3BF8">
      <w:pPr>
        <w:pStyle w:val="Heading1"/>
        <w:rPr>
          <w:rFonts w:cs="Arial"/>
        </w:rPr>
      </w:pPr>
      <w:bookmarkStart w:id="556" w:name="_Toc223435883"/>
      <w:r w:rsidRPr="00D80525">
        <w:rPr>
          <w:rFonts w:cs="Arial"/>
        </w:rPr>
        <w:t>3 Government-Furnished Property and Services</w:t>
      </w:r>
      <w:bookmarkEnd w:id="556"/>
    </w:p>
    <w:p w14:paraId="62580847" w14:textId="77777777" w:rsidR="009F4E44" w:rsidRPr="00D80525" w:rsidRDefault="009F4E44" w:rsidP="004807B5">
      <w:pPr>
        <w:widowControl w:val="0"/>
        <w:kinsoku w:val="0"/>
        <w:overflowPunct w:val="0"/>
        <w:spacing w:before="232" w:after="0" w:line="254" w:lineRule="exact"/>
        <w:ind w:right="504"/>
        <w:textAlignment w:val="baseline"/>
        <w:rPr>
          <w:rFonts w:ascii="Arial" w:hAnsi="Arial" w:cs="Arial"/>
          <w:kern w:val="0"/>
        </w:rPr>
      </w:pPr>
      <w:r w:rsidRPr="00D80525">
        <w:rPr>
          <w:rFonts w:ascii="Arial" w:hAnsi="Arial" w:cs="Arial"/>
          <w:kern w:val="0"/>
        </w:rPr>
        <w:t xml:space="preserve">The Contractor shall ensure accurate control and accountability of all Government-Furnished Property in accordance with the terms and conditions of this contract. The Government will </w:t>
      </w:r>
      <w:r w:rsidRPr="00D80525">
        <w:rPr>
          <w:rFonts w:ascii="Arial" w:hAnsi="Arial" w:cs="Arial"/>
          <w:kern w:val="0"/>
        </w:rPr>
        <w:lastRenderedPageBreak/>
        <w:t>furnish, at no cost to the Contractor, the GFP noted below.</w:t>
      </w:r>
    </w:p>
    <w:p w14:paraId="66427524" w14:textId="77777777" w:rsidR="009F4E44" w:rsidRPr="00D80525" w:rsidRDefault="009F4E44" w:rsidP="00FC1950">
      <w:pPr>
        <w:pStyle w:val="Heading2"/>
      </w:pPr>
      <w:bookmarkStart w:id="557" w:name="_Toc223435884"/>
      <w:r w:rsidRPr="00D80525">
        <w:t>3.1 Government Services</w:t>
      </w:r>
      <w:bookmarkEnd w:id="557"/>
    </w:p>
    <w:p w14:paraId="67E89F0B" w14:textId="77777777" w:rsidR="00DF738B" w:rsidRPr="00D80525" w:rsidRDefault="009F4E44" w:rsidP="004807B5">
      <w:pPr>
        <w:widowControl w:val="0"/>
        <w:kinsoku w:val="0"/>
        <w:overflowPunct w:val="0"/>
        <w:spacing w:before="221" w:after="250" w:line="293" w:lineRule="exact"/>
        <w:ind w:right="72"/>
        <w:textAlignment w:val="baseline"/>
        <w:rPr>
          <w:rFonts w:ascii="Arial" w:hAnsi="Arial" w:cs="Arial"/>
          <w:kern w:val="0"/>
        </w:rPr>
      </w:pPr>
      <w:r w:rsidRPr="00D80525">
        <w:rPr>
          <w:rFonts w:ascii="Arial" w:hAnsi="Arial" w:cs="Arial"/>
          <w:kern w:val="0"/>
        </w:rPr>
        <w:t>The Government will provide the Contractor user access privileges to any necessary systems or information. User access privileges will be granted upon successful completion of background/security investigations and cybersecurity awareness training administered by the Government.</w:t>
      </w:r>
      <w:r w:rsidR="00466BE2" w:rsidRPr="00D80525">
        <w:rPr>
          <w:rFonts w:ascii="Arial" w:hAnsi="Arial" w:cs="Arial"/>
          <w:kern w:val="0"/>
        </w:rPr>
        <w:t xml:space="preserve"> </w:t>
      </w:r>
    </w:p>
    <w:p w14:paraId="64BB9B56" w14:textId="5B550689" w:rsidR="009F4E44" w:rsidRPr="00D80525" w:rsidRDefault="009F4E44" w:rsidP="00882CFE">
      <w:pPr>
        <w:pStyle w:val="Heading3"/>
        <w:rPr>
          <w:rFonts w:cs="Arial"/>
        </w:rPr>
      </w:pPr>
      <w:bookmarkStart w:id="558" w:name="_Toc223435885"/>
      <w:r w:rsidRPr="00D80525">
        <w:rPr>
          <w:rFonts w:cs="Arial"/>
        </w:rPr>
        <w:t>3.1.1 NSPIRE Software Training</w:t>
      </w:r>
      <w:bookmarkEnd w:id="558"/>
    </w:p>
    <w:p w14:paraId="0C431D9E" w14:textId="3387FFC7" w:rsidR="009F4E44" w:rsidRPr="00D80525" w:rsidRDefault="009F4E44" w:rsidP="004807B5">
      <w:pPr>
        <w:widowControl w:val="0"/>
        <w:kinsoku w:val="0"/>
        <w:overflowPunct w:val="0"/>
        <w:spacing w:before="236" w:after="0" w:line="253" w:lineRule="exact"/>
        <w:ind w:right="288"/>
        <w:textAlignment w:val="baseline"/>
        <w:rPr>
          <w:rFonts w:ascii="Arial" w:hAnsi="Arial" w:cs="Arial"/>
          <w:kern w:val="0"/>
        </w:rPr>
      </w:pPr>
      <w:r w:rsidRPr="00D80525">
        <w:rPr>
          <w:rFonts w:ascii="Arial" w:hAnsi="Arial" w:cs="Arial"/>
          <w:kern w:val="0"/>
        </w:rPr>
        <w:t>HUD will provide NSPIRE Salesforce</w:t>
      </w:r>
      <w:ins w:id="559" w:author="Weese, Timothy W" w:date="2026-03-03T13:15:00Z" w16du:dateUtc="2026-03-03T18:15:00Z">
        <w:r w:rsidR="009F11B8">
          <w:rPr>
            <w:rFonts w:ascii="Arial" w:hAnsi="Arial" w:cs="Arial"/>
            <w:kern w:val="0"/>
          </w:rPr>
          <w:t xml:space="preserve">, </w:t>
        </w:r>
      </w:ins>
      <w:del w:id="560" w:author="Weese, Timothy W" w:date="2026-03-03T13:15:00Z" w16du:dateUtc="2026-03-03T18:15:00Z">
        <w:r w:rsidRPr="00D80525" w:rsidDel="009F11B8">
          <w:rPr>
            <w:rFonts w:ascii="Arial" w:hAnsi="Arial" w:cs="Arial"/>
            <w:kern w:val="0"/>
          </w:rPr>
          <w:delText xml:space="preserve"> and </w:delText>
        </w:r>
      </w:del>
      <w:del w:id="561" w:author="Weese, Timothy W" w:date="2026-02-24T16:25:00Z" w16du:dateUtc="2026-02-24T21:25:00Z">
        <w:r w:rsidRPr="00D80525" w:rsidDel="00813BFF">
          <w:rPr>
            <w:rFonts w:ascii="Arial" w:hAnsi="Arial" w:cs="Arial"/>
            <w:kern w:val="0"/>
          </w:rPr>
          <w:delText>Federal Inspection Application (</w:delText>
        </w:r>
      </w:del>
      <w:r w:rsidRPr="00D80525">
        <w:rPr>
          <w:rFonts w:ascii="Arial" w:hAnsi="Arial" w:cs="Arial"/>
          <w:kern w:val="0"/>
        </w:rPr>
        <w:t>FIA</w:t>
      </w:r>
      <w:ins w:id="562" w:author="Weese, Timothy W" w:date="2026-03-03T13:16:00Z" w16du:dateUtc="2026-03-03T18:16:00Z">
        <w:r w:rsidR="009F11B8">
          <w:rPr>
            <w:rFonts w:ascii="Arial" w:hAnsi="Arial" w:cs="Arial"/>
            <w:kern w:val="0"/>
          </w:rPr>
          <w:t xml:space="preserve">, </w:t>
        </w:r>
        <w:r w:rsidR="009F11B8" w:rsidRPr="009F11B8">
          <w:rPr>
            <w:rFonts w:ascii="Arial" w:hAnsi="Arial" w:cs="Arial"/>
            <w:kern w:val="0"/>
          </w:rPr>
          <w:t>or successor system</w:t>
        </w:r>
      </w:ins>
      <w:del w:id="563" w:author="Weese, Timothy W" w:date="2026-02-24T16:25:00Z" w16du:dateUtc="2026-02-24T21:25:00Z">
        <w:r w:rsidRPr="00D80525" w:rsidDel="00813BFF">
          <w:rPr>
            <w:rFonts w:ascii="Arial" w:hAnsi="Arial" w:cs="Arial"/>
            <w:kern w:val="0"/>
          </w:rPr>
          <w:delText>)</w:delText>
        </w:r>
      </w:del>
      <w:r w:rsidRPr="00D80525">
        <w:rPr>
          <w:rFonts w:ascii="Arial" w:hAnsi="Arial" w:cs="Arial"/>
          <w:kern w:val="0"/>
        </w:rPr>
        <w:t xml:space="preserve"> training </w:t>
      </w:r>
      <w:del w:id="564" w:author="Weese, Timothy W" w:date="2026-03-03T13:16:00Z" w16du:dateUtc="2026-03-03T18:16:00Z">
        <w:r w:rsidRPr="00D80525" w:rsidDel="009F11B8">
          <w:rPr>
            <w:rFonts w:ascii="Arial" w:hAnsi="Arial" w:cs="Arial"/>
            <w:kern w:val="0"/>
          </w:rPr>
          <w:delText xml:space="preserve">or successor system </w:delText>
        </w:r>
      </w:del>
      <w:r w:rsidRPr="00D80525">
        <w:rPr>
          <w:rFonts w:ascii="Arial" w:hAnsi="Arial" w:cs="Arial"/>
          <w:kern w:val="0"/>
        </w:rPr>
        <w:t>for Contractor staff and inspectors.</w:t>
      </w:r>
    </w:p>
    <w:p w14:paraId="2F6C54C7" w14:textId="7D13FFC3" w:rsidR="009F4E44" w:rsidRPr="00D80525" w:rsidRDefault="009F4E44" w:rsidP="004807B5">
      <w:pPr>
        <w:widowControl w:val="0"/>
        <w:kinsoku w:val="0"/>
        <w:overflowPunct w:val="0"/>
        <w:spacing w:before="240" w:after="240" w:line="271" w:lineRule="exact"/>
        <w:textAlignment w:val="baseline"/>
        <w:rPr>
          <w:rFonts w:ascii="Arial" w:hAnsi="Arial" w:cs="Arial"/>
          <w:color w:val="092E40"/>
          <w:kern w:val="0"/>
        </w:rPr>
      </w:pPr>
      <w:bookmarkStart w:id="565" w:name="_Toc223435886"/>
      <w:r w:rsidRPr="00D80525">
        <w:rPr>
          <w:rStyle w:val="Heading3Char"/>
          <w:rFonts w:eastAsiaTheme="minorHAnsi" w:cs="Arial"/>
        </w:rPr>
        <w:t>3.1.2 HUD-provided NSPIRE Training to the Public</w:t>
      </w:r>
      <w:bookmarkEnd w:id="565"/>
      <w:r w:rsidR="00A53A59" w:rsidRPr="00D80525">
        <w:rPr>
          <w:rFonts w:ascii="Arial" w:hAnsi="Arial" w:cs="Arial"/>
          <w:color w:val="092E40"/>
          <w:kern w:val="0"/>
        </w:rPr>
        <w:br/>
      </w:r>
      <w:r w:rsidR="00A53A59" w:rsidRPr="00D80525">
        <w:rPr>
          <w:rFonts w:ascii="Arial" w:hAnsi="Arial" w:cs="Arial"/>
          <w:color w:val="092E40"/>
          <w:kern w:val="0"/>
        </w:rPr>
        <w:br/>
      </w:r>
      <w:r w:rsidRPr="00D80525">
        <w:rPr>
          <w:rFonts w:ascii="Arial" w:hAnsi="Arial" w:cs="Arial"/>
          <w:kern w:val="0"/>
        </w:rPr>
        <w:t>HUD periodically offers training sessions and educational resources to the public. Training may cover NSPIRE inspection standards, protocol</w:t>
      </w:r>
      <w:ins w:id="566" w:author="Weese, Timothy W" w:date="2026-03-03T13:16:00Z" w16du:dateUtc="2026-03-03T18:16:00Z">
        <w:r w:rsidR="00FE1B60">
          <w:rPr>
            <w:rFonts w:ascii="Arial" w:hAnsi="Arial" w:cs="Arial"/>
            <w:kern w:val="0"/>
          </w:rPr>
          <w:t>s</w:t>
        </w:r>
      </w:ins>
      <w:r w:rsidRPr="00D80525">
        <w:rPr>
          <w:rFonts w:ascii="Arial" w:hAnsi="Arial" w:cs="Arial"/>
          <w:kern w:val="0"/>
        </w:rPr>
        <w:t>, and best practices for conducting inspections among other topics. Training events may be in the form of webinars, workshops, seminars, and online courses. Contractor personnel may voluntarily attend these events at no cost to the government.</w:t>
      </w:r>
    </w:p>
    <w:p w14:paraId="69FD2F75" w14:textId="77777777" w:rsidR="009F4E44" w:rsidRPr="00D80525" w:rsidRDefault="009F4E44" w:rsidP="00882CFE">
      <w:pPr>
        <w:pStyle w:val="Heading3"/>
        <w:rPr>
          <w:rFonts w:cs="Arial"/>
        </w:rPr>
      </w:pPr>
      <w:bookmarkStart w:id="567" w:name="_Toc223435887"/>
      <w:r w:rsidRPr="00D80525">
        <w:rPr>
          <w:rFonts w:cs="Arial"/>
        </w:rPr>
        <w:t>3.1.3 HUD-provided NSPIRE Training</w:t>
      </w:r>
      <w:bookmarkEnd w:id="567"/>
    </w:p>
    <w:p w14:paraId="09A99F6E" w14:textId="4BB4650C" w:rsidR="00A53A59" w:rsidRPr="00D80525" w:rsidRDefault="009F4E44" w:rsidP="004807B5">
      <w:pPr>
        <w:widowControl w:val="0"/>
        <w:kinsoku w:val="0"/>
        <w:overflowPunct w:val="0"/>
        <w:spacing w:before="240" w:after="0" w:line="253" w:lineRule="exact"/>
        <w:ind w:right="216"/>
        <w:textAlignment w:val="baseline"/>
        <w:rPr>
          <w:rFonts w:ascii="Arial" w:hAnsi="Arial" w:cs="Arial"/>
          <w:kern w:val="0"/>
        </w:rPr>
      </w:pPr>
      <w:r w:rsidRPr="00D80525">
        <w:rPr>
          <w:rFonts w:ascii="Arial" w:hAnsi="Arial" w:cs="Arial"/>
          <w:kern w:val="0"/>
        </w:rPr>
        <w:t xml:space="preserve">HUD will provide NSPIRE training (initial, remedial, or ad hoc) on standards and protocols to the Contractor. </w:t>
      </w:r>
      <w:r w:rsidR="00017526" w:rsidRPr="00D80525">
        <w:rPr>
          <w:rFonts w:ascii="Arial" w:hAnsi="Arial" w:cs="Arial"/>
          <w:kern w:val="0"/>
        </w:rPr>
        <w:t xml:space="preserve"> </w:t>
      </w:r>
      <w:r w:rsidR="005B4A7B" w:rsidRPr="00D80525">
        <w:rPr>
          <w:rFonts w:ascii="Arial" w:hAnsi="Arial" w:cs="Arial"/>
        </w:rPr>
        <w:t>Inspectors who have previously completed HUD NSPIRE training are exempt from re-attending. For all others, completion</w:t>
      </w:r>
      <w:r w:rsidR="006509D5" w:rsidRPr="00D80525">
        <w:rPr>
          <w:rFonts w:ascii="Arial" w:hAnsi="Arial" w:cs="Arial"/>
        </w:rPr>
        <w:t xml:space="preserve"> of the </w:t>
      </w:r>
      <w:r w:rsidR="007F52AC" w:rsidRPr="00D80525">
        <w:rPr>
          <w:rFonts w:ascii="Arial" w:hAnsi="Arial" w:cs="Arial"/>
        </w:rPr>
        <w:t xml:space="preserve">new </w:t>
      </w:r>
      <w:r w:rsidR="006509D5" w:rsidRPr="00D80525">
        <w:rPr>
          <w:rFonts w:ascii="Arial" w:hAnsi="Arial" w:cs="Arial"/>
        </w:rPr>
        <w:t>three-phase training</w:t>
      </w:r>
      <w:ins w:id="568" w:author="Neal, Keia L" w:date="2026-02-23T16:41:00Z" w16du:dateUtc="2026-02-23T21:41:00Z">
        <w:r w:rsidR="006117CE" w:rsidRPr="00D80525">
          <w:rPr>
            <w:rFonts w:ascii="Arial" w:hAnsi="Arial" w:cs="Arial"/>
          </w:rPr>
          <w:t xml:space="preserve"> (P</w:t>
        </w:r>
      </w:ins>
      <w:ins w:id="569" w:author="Neal, Keia L" w:date="2026-02-23T16:42:00Z" w16du:dateUtc="2026-02-23T21:42:00Z">
        <w:r w:rsidR="006117CE" w:rsidRPr="00D80525">
          <w:rPr>
            <w:rFonts w:ascii="Arial" w:hAnsi="Arial" w:cs="Arial"/>
          </w:rPr>
          <w:t>hase 1: NSPIRE Training</w:t>
        </w:r>
      </w:ins>
      <w:ins w:id="570" w:author="Neal, Keia L" w:date="2026-02-23T16:43:00Z" w16du:dateUtc="2026-02-23T21:43:00Z">
        <w:r w:rsidR="006117CE" w:rsidRPr="00D80525">
          <w:rPr>
            <w:rFonts w:ascii="Arial" w:hAnsi="Arial" w:cs="Arial"/>
          </w:rPr>
          <w:t xml:space="preserve"> up to 3 days; </w:t>
        </w:r>
      </w:ins>
      <w:ins w:id="571" w:author="Neal, Keia L" w:date="2026-02-23T16:42:00Z" w16du:dateUtc="2026-02-23T21:42:00Z">
        <w:r w:rsidR="006117CE" w:rsidRPr="00D80525">
          <w:rPr>
            <w:rFonts w:ascii="Arial" w:hAnsi="Arial" w:cs="Arial"/>
          </w:rPr>
          <w:t xml:space="preserve">Phase 2: NSPIRE </w:t>
        </w:r>
        <w:del w:id="572" w:author="Weese, Timothy W" w:date="2026-02-24T16:04:00Z" w16du:dateUtc="2026-02-24T21:04:00Z">
          <w:r w:rsidR="006117CE" w:rsidRPr="00D80525" w:rsidDel="007A54B6">
            <w:rPr>
              <w:rFonts w:ascii="Arial" w:hAnsi="Arial" w:cs="Arial"/>
            </w:rPr>
            <w:delText>s</w:delText>
          </w:r>
        </w:del>
      </w:ins>
      <w:ins w:id="573" w:author="Weese, Timothy W" w:date="2026-02-24T16:04:00Z" w16du:dateUtc="2026-02-24T21:04:00Z">
        <w:r w:rsidR="007A54B6" w:rsidRPr="00D80525">
          <w:rPr>
            <w:rFonts w:ascii="Arial" w:hAnsi="Arial" w:cs="Arial"/>
          </w:rPr>
          <w:t>S</w:t>
        </w:r>
      </w:ins>
      <w:ins w:id="574" w:author="Neal, Keia L" w:date="2026-02-23T16:42:00Z" w16du:dateUtc="2026-02-23T21:42:00Z">
        <w:r w:rsidR="006117CE" w:rsidRPr="00D80525">
          <w:rPr>
            <w:rFonts w:ascii="Arial" w:hAnsi="Arial" w:cs="Arial"/>
          </w:rPr>
          <w:t>oftware Training</w:t>
        </w:r>
      </w:ins>
      <w:ins w:id="575" w:author="Neal, Keia L" w:date="2026-02-23T16:43:00Z" w16du:dateUtc="2026-02-23T21:43:00Z">
        <w:r w:rsidR="006117CE" w:rsidRPr="00D80525">
          <w:rPr>
            <w:rFonts w:ascii="Arial" w:hAnsi="Arial" w:cs="Arial"/>
          </w:rPr>
          <w:t xml:space="preserve"> up to one day; and </w:t>
        </w:r>
      </w:ins>
      <w:ins w:id="576" w:author="Neal, Keia L" w:date="2026-02-23T16:42:00Z" w16du:dateUtc="2026-02-23T21:42:00Z">
        <w:r w:rsidR="006117CE" w:rsidRPr="00D80525">
          <w:rPr>
            <w:rFonts w:ascii="Arial" w:hAnsi="Arial" w:cs="Arial"/>
          </w:rPr>
          <w:t>Phase 3: Field Training</w:t>
        </w:r>
      </w:ins>
      <w:ins w:id="577" w:author="Neal, Keia L" w:date="2026-02-23T16:43:00Z" w16du:dateUtc="2026-02-23T21:43:00Z">
        <w:r w:rsidR="006117CE" w:rsidRPr="00D80525">
          <w:rPr>
            <w:rFonts w:ascii="Arial" w:hAnsi="Arial" w:cs="Arial"/>
          </w:rPr>
          <w:t xml:space="preserve"> up to two days, two inspections</w:t>
        </w:r>
      </w:ins>
      <w:ins w:id="578" w:author="Neal, Keia L" w:date="2026-02-23T16:42:00Z" w16du:dateUtc="2026-02-23T21:42:00Z">
        <w:r w:rsidR="006117CE" w:rsidRPr="00D80525">
          <w:rPr>
            <w:rFonts w:ascii="Arial" w:hAnsi="Arial" w:cs="Arial"/>
          </w:rPr>
          <w:t>)</w:t>
        </w:r>
      </w:ins>
      <w:r w:rsidR="005B4A7B" w:rsidRPr="00D80525">
        <w:rPr>
          <w:rFonts w:ascii="Arial" w:hAnsi="Arial" w:cs="Arial"/>
        </w:rPr>
        <w:t xml:space="preserve"> is required. The Contractor is responsible for ensuring that evidence of completion is documented within each inspector’s profile in the HUD system of record</w:t>
      </w:r>
      <w:r w:rsidRPr="00D80525">
        <w:rPr>
          <w:rFonts w:ascii="Arial" w:hAnsi="Arial" w:cs="Arial"/>
          <w:kern w:val="0"/>
        </w:rPr>
        <w:t>. Training will be provided in person, virtual</w:t>
      </w:r>
      <w:ins w:id="579" w:author="Weese, Timothy W" w:date="2026-02-24T16:04:00Z" w16du:dateUtc="2026-02-24T21:04:00Z">
        <w:r w:rsidR="00626BEA" w:rsidRPr="00D80525">
          <w:rPr>
            <w:rFonts w:ascii="Arial" w:hAnsi="Arial" w:cs="Arial"/>
            <w:kern w:val="0"/>
          </w:rPr>
          <w:t>,</w:t>
        </w:r>
      </w:ins>
      <w:r w:rsidRPr="00D80525">
        <w:rPr>
          <w:rFonts w:ascii="Arial" w:hAnsi="Arial" w:cs="Arial"/>
          <w:kern w:val="0"/>
        </w:rPr>
        <w:t xml:space="preserve"> or hybrid.</w:t>
      </w:r>
      <w:r w:rsidR="001E73A4" w:rsidRPr="00D80525">
        <w:rPr>
          <w:rFonts w:ascii="Arial" w:hAnsi="Arial" w:cs="Arial"/>
          <w:kern w:val="0"/>
        </w:rPr>
        <w:t xml:space="preserve"> There are currently </w:t>
      </w:r>
      <w:r w:rsidR="003441F6" w:rsidRPr="00D80525">
        <w:rPr>
          <w:rFonts w:ascii="Arial" w:hAnsi="Arial" w:cs="Arial"/>
          <w:kern w:val="0"/>
        </w:rPr>
        <w:t xml:space="preserve">no other programs approved for reciprocity with, or equivalency </w:t>
      </w:r>
      <w:r w:rsidR="00D2238B" w:rsidRPr="00D80525">
        <w:rPr>
          <w:rFonts w:ascii="Arial" w:hAnsi="Arial" w:cs="Arial"/>
          <w:kern w:val="0"/>
        </w:rPr>
        <w:t xml:space="preserve">to, HUD’s program. The Contractor </w:t>
      </w:r>
      <w:del w:id="580" w:author="Neal, Keia L" w:date="2026-02-23T16:44:00Z" w16du:dateUtc="2026-02-23T21:44:00Z">
        <w:r w:rsidR="00D2238B" w:rsidRPr="00D80525" w:rsidDel="00916D5C">
          <w:rPr>
            <w:rFonts w:ascii="Arial" w:hAnsi="Arial" w:cs="Arial"/>
            <w:kern w:val="0"/>
          </w:rPr>
          <w:delText xml:space="preserve">may </w:delText>
        </w:r>
      </w:del>
      <w:ins w:id="581" w:author="Neal, Keia L" w:date="2026-02-23T16:44:00Z" w16du:dateUtc="2026-02-23T21:44:00Z">
        <w:r w:rsidR="00916D5C" w:rsidRPr="00D80525">
          <w:rPr>
            <w:rFonts w:ascii="Arial" w:hAnsi="Arial" w:cs="Arial"/>
            <w:kern w:val="0"/>
          </w:rPr>
          <w:t xml:space="preserve">shall </w:t>
        </w:r>
      </w:ins>
      <w:del w:id="582" w:author="Neal, Keia L" w:date="2026-02-23T16:44:00Z" w16du:dateUtc="2026-02-23T21:44:00Z">
        <w:r w:rsidR="00D2238B" w:rsidRPr="00D80525" w:rsidDel="00916D5C">
          <w:rPr>
            <w:rFonts w:ascii="Arial" w:hAnsi="Arial" w:cs="Arial"/>
            <w:kern w:val="0"/>
          </w:rPr>
          <w:delText>be requested to</w:delText>
        </w:r>
      </w:del>
      <w:del w:id="583" w:author="Weese, Timothy W" w:date="2026-02-24T16:04:00Z" w16du:dateUtc="2026-02-24T21:04:00Z">
        <w:r w:rsidR="00D2238B" w:rsidRPr="00D80525" w:rsidDel="00626BEA">
          <w:rPr>
            <w:rFonts w:ascii="Arial" w:hAnsi="Arial" w:cs="Arial"/>
            <w:kern w:val="0"/>
          </w:rPr>
          <w:delText xml:space="preserve"> </w:delText>
        </w:r>
      </w:del>
      <w:r w:rsidR="00D2238B" w:rsidRPr="00D80525">
        <w:rPr>
          <w:rFonts w:ascii="Arial" w:hAnsi="Arial" w:cs="Arial"/>
          <w:kern w:val="0"/>
        </w:rPr>
        <w:t xml:space="preserve">schedule inspections from their list of allocations to </w:t>
      </w:r>
      <w:r w:rsidR="00236253" w:rsidRPr="00D80525">
        <w:rPr>
          <w:rFonts w:ascii="Arial" w:hAnsi="Arial" w:cs="Arial"/>
          <w:kern w:val="0"/>
        </w:rPr>
        <w:t>serve as the inspections for the “in t</w:t>
      </w:r>
      <w:r w:rsidR="00244F72" w:rsidRPr="00D80525">
        <w:rPr>
          <w:rFonts w:ascii="Arial" w:hAnsi="Arial" w:cs="Arial"/>
          <w:kern w:val="0"/>
        </w:rPr>
        <w:t>he field” practical application portion of HUD’s inspector training program for each trainee.</w:t>
      </w:r>
    </w:p>
    <w:p w14:paraId="2D0CB88E" w14:textId="3438FF5F" w:rsidR="009F4E44" w:rsidRPr="00D80525" w:rsidRDefault="009F4E44" w:rsidP="00FC1950">
      <w:pPr>
        <w:pStyle w:val="Heading2"/>
      </w:pPr>
      <w:bookmarkStart w:id="584" w:name="_Toc223435888"/>
      <w:r w:rsidRPr="00D80525">
        <w:t>3.2 Facilities</w:t>
      </w:r>
      <w:bookmarkEnd w:id="584"/>
    </w:p>
    <w:p w14:paraId="5C10EA70" w14:textId="36B462F5" w:rsidR="009F4E44" w:rsidRPr="00D80525" w:rsidRDefault="009F4E44" w:rsidP="004807B5">
      <w:pPr>
        <w:widowControl w:val="0"/>
        <w:kinsoku w:val="0"/>
        <w:overflowPunct w:val="0"/>
        <w:spacing w:before="248" w:after="0" w:line="253" w:lineRule="exact"/>
        <w:textAlignment w:val="baseline"/>
        <w:rPr>
          <w:rFonts w:ascii="Arial" w:hAnsi="Arial" w:cs="Arial"/>
          <w:kern w:val="0"/>
        </w:rPr>
      </w:pPr>
      <w:r w:rsidRPr="00D80525">
        <w:rPr>
          <w:rFonts w:ascii="Arial" w:hAnsi="Arial" w:cs="Arial"/>
          <w:kern w:val="0"/>
        </w:rPr>
        <w:t xml:space="preserve">The Government will provide the facilities for </w:t>
      </w:r>
      <w:r w:rsidR="001E4538" w:rsidRPr="00D80525">
        <w:rPr>
          <w:rFonts w:ascii="Arial" w:hAnsi="Arial" w:cs="Arial"/>
          <w:kern w:val="0"/>
        </w:rPr>
        <w:t>all</w:t>
      </w:r>
      <w:r w:rsidRPr="00D80525">
        <w:rPr>
          <w:rFonts w:ascii="Arial" w:hAnsi="Arial" w:cs="Arial"/>
          <w:kern w:val="0"/>
        </w:rPr>
        <w:t xml:space="preserve"> NSPIRE training events</w:t>
      </w:r>
      <w:r w:rsidR="005B6F59" w:rsidRPr="00D80525">
        <w:rPr>
          <w:rFonts w:ascii="Arial" w:hAnsi="Arial" w:cs="Arial"/>
          <w:kern w:val="0"/>
        </w:rPr>
        <w:t xml:space="preserve"> as required</w:t>
      </w:r>
      <w:r w:rsidRPr="00D80525">
        <w:rPr>
          <w:rFonts w:ascii="Arial" w:hAnsi="Arial" w:cs="Arial"/>
          <w:kern w:val="0"/>
        </w:rPr>
        <w:t>.</w:t>
      </w:r>
    </w:p>
    <w:p w14:paraId="0FFEB623" w14:textId="77777777" w:rsidR="009F4E44" w:rsidRPr="00D80525" w:rsidDel="00171E83" w:rsidRDefault="009F4E44" w:rsidP="00FC1950">
      <w:pPr>
        <w:pStyle w:val="Heading2"/>
        <w:rPr>
          <w:del w:id="585" w:author="Weese, Timothy W" w:date="2026-02-24T16:04:00Z" w16du:dateUtc="2026-02-24T21:04:00Z"/>
        </w:rPr>
      </w:pPr>
      <w:bookmarkStart w:id="586" w:name="_Toc223435889"/>
      <w:r w:rsidRPr="00D80525">
        <w:t>3.3 Equipment</w:t>
      </w:r>
      <w:bookmarkEnd w:id="586"/>
    </w:p>
    <w:p w14:paraId="399E2253" w14:textId="47604133" w:rsidR="009F4E44" w:rsidRPr="00371F17" w:rsidRDefault="009F4E44" w:rsidP="00FC1950">
      <w:pPr>
        <w:pStyle w:val="Heading2"/>
      </w:pPr>
      <w:del w:id="587" w:author="Neal, Keia L" w:date="2026-02-23T16:44:00Z" w16du:dateUtc="2026-02-23T21:44:00Z">
        <w:r w:rsidRPr="00371F17" w:rsidDel="00916D5C">
          <w:delText>HUD will provide laptops to each Contractor employee requiring access to HUD systems, including HUD email, that cannot be accessed through other means such as a web-based p</w:delText>
        </w:r>
      </w:del>
      <w:del w:id="588" w:author="Neal, Keia L" w:date="2026-02-23T16:45:00Z" w16du:dateUtc="2026-02-23T21:45:00Z">
        <w:r w:rsidRPr="00371F17" w:rsidDel="00916D5C">
          <w:delText xml:space="preserve">ortal (e.g., Office 365, </w:delText>
        </w:r>
        <w:commentRangeStart w:id="589"/>
        <w:r w:rsidRPr="00371F17" w:rsidDel="00916D5C">
          <w:delText>NSPIRE</w:delText>
        </w:r>
      </w:del>
      <w:commentRangeEnd w:id="589"/>
      <w:r w:rsidR="00916D5C" w:rsidRPr="00371F17">
        <w:rPr>
          <w:rStyle w:val="CommentReference"/>
          <w:sz w:val="24"/>
          <w:szCs w:val="24"/>
        </w:rPr>
        <w:commentReference w:id="589"/>
      </w:r>
      <w:del w:id="590" w:author="Neal, Keia L" w:date="2026-02-23T16:45:00Z" w16du:dateUtc="2026-02-23T21:45:00Z">
        <w:r w:rsidRPr="00371F17" w:rsidDel="00916D5C">
          <w:delText xml:space="preserve"> Salesforce </w:delText>
        </w:r>
        <w:r w:rsidR="00B352F8" w:rsidRPr="00371F17" w:rsidDel="00916D5C">
          <w:delText>Contractor</w:delText>
        </w:r>
        <w:r w:rsidRPr="00371F17" w:rsidDel="00916D5C">
          <w:delText xml:space="preserve"> community portal) or web-based application (e.g., FIA).</w:delText>
        </w:r>
      </w:del>
    </w:p>
    <w:p w14:paraId="0D0289E4" w14:textId="79C85453" w:rsidR="009F4E44" w:rsidRPr="00D80525" w:rsidRDefault="009F4E44" w:rsidP="004807B5">
      <w:pPr>
        <w:widowControl w:val="0"/>
        <w:kinsoku w:val="0"/>
        <w:overflowPunct w:val="0"/>
        <w:spacing w:before="240" w:after="240" w:line="253" w:lineRule="exact"/>
        <w:textAlignment w:val="baseline"/>
        <w:rPr>
          <w:rFonts w:ascii="Arial" w:hAnsi="Arial" w:cs="Arial"/>
          <w:kern w:val="0"/>
        </w:rPr>
      </w:pPr>
      <w:r w:rsidRPr="00D80525">
        <w:rPr>
          <w:rFonts w:ascii="Arial" w:hAnsi="Arial" w:cs="Arial"/>
          <w:kern w:val="0"/>
        </w:rPr>
        <w:t>Contractor inspectors are not required to use HUD email accounts to access FIA for inspections.</w:t>
      </w:r>
      <w:ins w:id="591" w:author="Weese, Timothy W" w:date="2026-02-24T16:06:00Z" w16du:dateUtc="2026-02-24T21:06:00Z">
        <w:r w:rsidR="00122F87" w:rsidRPr="00D80525">
          <w:rPr>
            <w:rFonts w:ascii="Arial" w:hAnsi="Arial" w:cs="Arial"/>
            <w:kern w:val="0"/>
          </w:rPr>
          <w:t xml:space="preserve">  </w:t>
        </w:r>
        <w:commentRangeStart w:id="592"/>
        <w:r w:rsidR="00122F87" w:rsidRPr="00D80525">
          <w:rPr>
            <w:rFonts w:ascii="Arial" w:hAnsi="Arial" w:cs="Arial"/>
            <w:kern w:val="0"/>
          </w:rPr>
          <w:t xml:space="preserve">HUD will provide access </w:t>
        </w:r>
      </w:ins>
      <w:ins w:id="593" w:author="Weese, Timothy W" w:date="2026-02-24T16:07:00Z" w16du:dateUtc="2026-02-24T21:07:00Z">
        <w:r w:rsidR="00E540E4" w:rsidRPr="00D80525">
          <w:rPr>
            <w:rFonts w:ascii="Arial" w:hAnsi="Arial" w:cs="Arial"/>
            <w:kern w:val="0"/>
          </w:rPr>
          <w:t xml:space="preserve">to </w:t>
        </w:r>
        <w:r w:rsidR="00B77492" w:rsidRPr="00D80525">
          <w:rPr>
            <w:rFonts w:ascii="Arial" w:hAnsi="Arial" w:cs="Arial"/>
            <w:kern w:val="0"/>
          </w:rPr>
          <w:t>HUD’s physical inspection system of record</w:t>
        </w:r>
      </w:ins>
      <w:ins w:id="594" w:author="Weese, Timothy W" w:date="2026-02-25T09:17:00Z" w16du:dateUtc="2026-02-25T14:17:00Z">
        <w:r w:rsidR="00DA3F53" w:rsidRPr="00D80525">
          <w:rPr>
            <w:rFonts w:ascii="Arial" w:hAnsi="Arial" w:cs="Arial"/>
            <w:kern w:val="0"/>
          </w:rPr>
          <w:t>, the FIA,</w:t>
        </w:r>
      </w:ins>
      <w:ins w:id="595" w:author="Weese, Timothy W" w:date="2026-02-24T16:07:00Z" w16du:dateUtc="2026-02-24T21:07:00Z">
        <w:r w:rsidR="00B77492" w:rsidRPr="00D80525">
          <w:rPr>
            <w:rFonts w:ascii="Arial" w:hAnsi="Arial" w:cs="Arial"/>
            <w:kern w:val="0"/>
          </w:rPr>
          <w:t xml:space="preserve"> and other </w:t>
        </w:r>
      </w:ins>
      <w:ins w:id="596" w:author="Weese, Timothy W" w:date="2026-02-24T16:10:00Z" w16du:dateUtc="2026-02-24T21:10:00Z">
        <w:r w:rsidR="00A87E18" w:rsidRPr="00D80525">
          <w:rPr>
            <w:rFonts w:ascii="Arial" w:hAnsi="Arial" w:cs="Arial"/>
            <w:kern w:val="0"/>
          </w:rPr>
          <w:t>systems</w:t>
        </w:r>
      </w:ins>
      <w:ins w:id="597" w:author="Weese, Timothy W" w:date="2026-02-24T16:07:00Z" w16du:dateUtc="2026-02-24T21:07:00Z">
        <w:r w:rsidR="00185C54" w:rsidRPr="00D80525">
          <w:rPr>
            <w:rFonts w:ascii="Arial" w:hAnsi="Arial" w:cs="Arial"/>
            <w:kern w:val="0"/>
          </w:rPr>
          <w:t xml:space="preserve"> (HUD virtual deskto</w:t>
        </w:r>
      </w:ins>
      <w:ins w:id="598" w:author="Weese, Timothy W" w:date="2026-02-24T16:08:00Z" w16du:dateUtc="2026-02-24T21:08:00Z">
        <w:r w:rsidR="00185C54" w:rsidRPr="00D80525">
          <w:rPr>
            <w:rFonts w:ascii="Arial" w:hAnsi="Arial" w:cs="Arial"/>
            <w:kern w:val="0"/>
          </w:rPr>
          <w:t>p, Microsoft 365</w:t>
        </w:r>
      </w:ins>
      <w:ins w:id="599" w:author="Weese, Timothy W" w:date="2026-02-24T16:12:00Z" w16du:dateUtc="2026-02-24T21:12:00Z">
        <w:r w:rsidR="00F45319" w:rsidRPr="00D80525">
          <w:rPr>
            <w:rFonts w:ascii="Arial" w:hAnsi="Arial" w:cs="Arial"/>
            <w:kern w:val="0"/>
          </w:rPr>
          <w:t>, SharePoint</w:t>
        </w:r>
      </w:ins>
      <w:ins w:id="600" w:author="Weese, Timothy W" w:date="2026-02-24T16:08:00Z" w16du:dateUtc="2026-02-24T21:08:00Z">
        <w:r w:rsidR="00185C54" w:rsidRPr="00D80525">
          <w:rPr>
            <w:rFonts w:ascii="Arial" w:hAnsi="Arial" w:cs="Arial"/>
            <w:kern w:val="0"/>
          </w:rPr>
          <w:t>)</w:t>
        </w:r>
      </w:ins>
      <w:ins w:id="601" w:author="Weese, Timothy W" w:date="2026-02-24T16:06:00Z" w16du:dateUtc="2026-02-24T21:06:00Z">
        <w:r w:rsidR="00E540E4" w:rsidRPr="00D80525">
          <w:rPr>
            <w:rFonts w:ascii="Arial" w:hAnsi="Arial" w:cs="Arial"/>
            <w:kern w:val="0"/>
          </w:rPr>
          <w:t xml:space="preserve"> </w:t>
        </w:r>
      </w:ins>
      <w:ins w:id="602" w:author="Weese, Timothy W" w:date="2026-02-24T16:11:00Z" w16du:dateUtc="2026-02-24T21:11:00Z">
        <w:r w:rsidR="001029CC" w:rsidRPr="00D80525">
          <w:rPr>
            <w:rFonts w:ascii="Arial" w:hAnsi="Arial" w:cs="Arial"/>
            <w:kern w:val="0"/>
          </w:rPr>
          <w:t>for those requiring such access for the successful performance of contract requirements.</w:t>
        </w:r>
      </w:ins>
      <w:commentRangeEnd w:id="592"/>
      <w:r w:rsidR="00F45319" w:rsidRPr="004A2FBA">
        <w:rPr>
          <w:rStyle w:val="CommentReference"/>
          <w:rFonts w:ascii="Arial" w:hAnsi="Arial" w:cs="Arial"/>
          <w:kern w:val="0"/>
          <w:sz w:val="24"/>
          <w:szCs w:val="24"/>
        </w:rPr>
        <w:commentReference w:id="592"/>
      </w:r>
      <w:r w:rsidR="00162F7B" w:rsidRPr="004A2FBA">
        <w:rPr>
          <w:rFonts w:ascii="Arial" w:hAnsi="Arial" w:cs="Arial"/>
          <w:kern w:val="0"/>
        </w:rPr>
        <w:br/>
      </w:r>
      <w:r w:rsidR="00162F7B" w:rsidRPr="00D80525">
        <w:rPr>
          <w:rFonts w:ascii="Arial" w:hAnsi="Arial" w:cs="Arial"/>
          <w:kern w:val="0"/>
        </w:rPr>
        <w:br/>
      </w:r>
      <w:r w:rsidRPr="00D80525">
        <w:rPr>
          <w:rStyle w:val="Heading2Char"/>
        </w:rPr>
        <w:t>3.4 Materials</w:t>
      </w:r>
    </w:p>
    <w:p w14:paraId="3570A5A1" w14:textId="16E4F680" w:rsidR="009F4E44" w:rsidRPr="00D80525" w:rsidRDefault="009F4E44" w:rsidP="004807B5">
      <w:pPr>
        <w:widowControl w:val="0"/>
        <w:kinsoku w:val="0"/>
        <w:overflowPunct w:val="0"/>
        <w:spacing w:before="87" w:after="0" w:line="253" w:lineRule="exact"/>
        <w:ind w:right="576"/>
        <w:textAlignment w:val="baseline"/>
        <w:rPr>
          <w:rFonts w:ascii="Arial" w:hAnsi="Arial" w:cs="Arial"/>
          <w:kern w:val="0"/>
        </w:rPr>
      </w:pPr>
      <w:r w:rsidRPr="00D80525">
        <w:rPr>
          <w:rFonts w:ascii="Arial" w:hAnsi="Arial" w:cs="Arial"/>
          <w:kern w:val="0"/>
        </w:rPr>
        <w:t>Copies of required materials may be provided to the Contractor in hard copy or soft copy. All materials will remain the property of the Government and will be returned to the COR upon request or at the end of the contract period.</w:t>
      </w:r>
      <w:r w:rsidR="005B6F59" w:rsidRPr="00D80525">
        <w:rPr>
          <w:rFonts w:ascii="Arial" w:hAnsi="Arial" w:cs="Arial"/>
          <w:kern w:val="0"/>
        </w:rPr>
        <w:t xml:space="preserve">  </w:t>
      </w:r>
      <w:r w:rsidR="009A0D39" w:rsidRPr="00D80525">
        <w:rPr>
          <w:rFonts w:ascii="Arial" w:hAnsi="Arial" w:cs="Arial"/>
          <w:kern w:val="0"/>
        </w:rPr>
        <w:t>The government will provide a template to be used in the creation of the integrat</w:t>
      </w:r>
      <w:r w:rsidR="00C17DFF" w:rsidRPr="00D80525">
        <w:rPr>
          <w:rFonts w:ascii="Arial" w:hAnsi="Arial" w:cs="Arial"/>
          <w:kern w:val="0"/>
        </w:rPr>
        <w:t>ed master schedule.</w:t>
      </w:r>
      <w:ins w:id="603" w:author="Weese, Timothy W" w:date="2026-02-25T08:06:00Z" w16du:dateUtc="2026-02-25T13:06:00Z">
        <w:r w:rsidR="004877E9" w:rsidRPr="00D80525">
          <w:rPr>
            <w:rFonts w:ascii="Arial" w:hAnsi="Arial" w:cs="Arial"/>
            <w:kern w:val="0"/>
          </w:rPr>
          <w:t xml:space="preserve"> </w:t>
        </w:r>
      </w:ins>
    </w:p>
    <w:p w14:paraId="3D8EEBFE" w14:textId="77777777" w:rsidR="009F4E44" w:rsidRPr="00D80525" w:rsidRDefault="009F4E44" w:rsidP="00FC1950">
      <w:pPr>
        <w:pStyle w:val="Heading2"/>
      </w:pPr>
      <w:bookmarkStart w:id="604" w:name="_Toc223435890"/>
      <w:r w:rsidRPr="00D80525">
        <w:lastRenderedPageBreak/>
        <w:t>3.5 NSPIRE Inspection Reviews</w:t>
      </w:r>
      <w:bookmarkEnd w:id="604"/>
    </w:p>
    <w:p w14:paraId="06DD41C4" w14:textId="3AA9B4E3" w:rsidR="00017526" w:rsidRPr="00D80525" w:rsidRDefault="009F4E44" w:rsidP="004807B5">
      <w:pPr>
        <w:widowControl w:val="0"/>
        <w:kinsoku w:val="0"/>
        <w:overflowPunct w:val="0"/>
        <w:spacing w:before="240" w:after="240" w:line="253" w:lineRule="exact"/>
        <w:ind w:right="90"/>
        <w:textAlignment w:val="baseline"/>
        <w:rPr>
          <w:rFonts w:ascii="Arial" w:hAnsi="Arial" w:cs="Arial"/>
          <w:kern w:val="0"/>
        </w:rPr>
      </w:pPr>
      <w:r w:rsidRPr="00D80525">
        <w:rPr>
          <w:rFonts w:ascii="Arial" w:hAnsi="Arial" w:cs="Arial"/>
          <w:kern w:val="0"/>
        </w:rPr>
        <w:t>HUD will provide inspection results via</w:t>
      </w:r>
      <w:ins w:id="605" w:author="Weese, Timothy W" w:date="2026-03-03T13:18:00Z" w16du:dateUtc="2026-03-03T18:18:00Z">
        <w:r w:rsidR="002419FB">
          <w:rPr>
            <w:rFonts w:ascii="Arial" w:hAnsi="Arial" w:cs="Arial"/>
            <w:kern w:val="0"/>
          </w:rPr>
          <w:t xml:space="preserve"> email</w:t>
        </w:r>
      </w:ins>
      <w:r w:rsidRPr="00D80525">
        <w:rPr>
          <w:rFonts w:ascii="Arial" w:hAnsi="Arial" w:cs="Arial"/>
          <w:kern w:val="0"/>
        </w:rPr>
        <w:t xml:space="preserve"> </w:t>
      </w:r>
      <w:commentRangeStart w:id="606"/>
      <w:commentRangeStart w:id="607"/>
      <w:del w:id="608" w:author="Weese, Timothy W" w:date="2026-02-24T16:13:00Z" w16du:dateUtc="2026-02-24T21:13:00Z">
        <w:r w:rsidRPr="00D80525" w:rsidDel="006D5005">
          <w:rPr>
            <w:rFonts w:ascii="Arial" w:hAnsi="Arial" w:cs="Arial"/>
            <w:kern w:val="0"/>
          </w:rPr>
          <w:delText xml:space="preserve">electronic mail </w:delText>
        </w:r>
        <w:commentRangeEnd w:id="606"/>
        <w:r w:rsidR="00916D5C" w:rsidRPr="00D80525" w:rsidDel="006D5005">
          <w:rPr>
            <w:rStyle w:val="CommentReference"/>
            <w:rFonts w:ascii="Arial" w:hAnsi="Arial" w:cs="Arial"/>
            <w:kern w:val="0"/>
            <w:sz w:val="24"/>
            <w:szCs w:val="24"/>
          </w:rPr>
          <w:commentReference w:id="606"/>
        </w:r>
      </w:del>
      <w:commentRangeEnd w:id="607"/>
      <w:r w:rsidR="005F5F80" w:rsidRPr="00D80525">
        <w:rPr>
          <w:rStyle w:val="CommentReference"/>
          <w:rFonts w:ascii="Arial" w:hAnsi="Arial" w:cs="Arial"/>
          <w:kern w:val="0"/>
          <w:sz w:val="24"/>
          <w:szCs w:val="24"/>
        </w:rPr>
        <w:commentReference w:id="607"/>
      </w:r>
      <w:del w:id="609" w:author="Weese, Timothy W" w:date="2026-02-24T16:13:00Z" w16du:dateUtc="2026-02-24T21:13:00Z">
        <w:r w:rsidRPr="00D80525" w:rsidDel="006D5005">
          <w:rPr>
            <w:rFonts w:ascii="Arial" w:hAnsi="Arial" w:cs="Arial"/>
            <w:kern w:val="0"/>
          </w:rPr>
          <w:delText>until an automated business process is established</w:delText>
        </w:r>
      </w:del>
      <w:ins w:id="610" w:author="Weese, Timothy W" w:date="2026-02-25T09:19:00Z" w16du:dateUtc="2026-02-25T14:19:00Z">
        <w:r w:rsidR="00695D7E" w:rsidRPr="00D80525">
          <w:rPr>
            <w:rFonts w:ascii="Arial" w:hAnsi="Arial" w:cs="Arial"/>
            <w:kern w:val="0"/>
          </w:rPr>
          <w:t>and/</w:t>
        </w:r>
      </w:ins>
      <w:ins w:id="611" w:author="Weese, Timothy W" w:date="2026-02-25T09:20:00Z" w16du:dateUtc="2026-02-25T14:20:00Z">
        <w:r w:rsidR="00695D7E" w:rsidRPr="00D80525">
          <w:rPr>
            <w:rFonts w:ascii="Arial" w:hAnsi="Arial" w:cs="Arial"/>
            <w:kern w:val="0"/>
          </w:rPr>
          <w:t xml:space="preserve">or </w:t>
        </w:r>
      </w:ins>
      <w:ins w:id="612" w:author="Weese, Timothy W" w:date="2026-02-24T16:13:00Z" w16du:dateUtc="2026-02-24T21:13:00Z">
        <w:r w:rsidR="006D5005" w:rsidRPr="00D80525">
          <w:rPr>
            <w:rFonts w:ascii="Arial" w:hAnsi="Arial" w:cs="Arial"/>
            <w:kern w:val="0"/>
          </w:rPr>
          <w:t>HUD’s physical inspection system of record</w:t>
        </w:r>
      </w:ins>
      <w:r w:rsidRPr="00D80525">
        <w:rPr>
          <w:rFonts w:ascii="Arial" w:hAnsi="Arial" w:cs="Arial"/>
          <w:kern w:val="0"/>
        </w:rPr>
        <w:t>. These results will include the status and/or disposition of submitted inspections, such as approved for payment, in</w:t>
      </w:r>
      <w:r w:rsidR="005372F6" w:rsidRPr="00D80525">
        <w:rPr>
          <w:rFonts w:ascii="Arial" w:hAnsi="Arial" w:cs="Arial"/>
          <w:kern w:val="0"/>
        </w:rPr>
        <w:t>-</w:t>
      </w:r>
      <w:r w:rsidRPr="00D80525">
        <w:rPr>
          <w:rFonts w:ascii="Arial" w:hAnsi="Arial" w:cs="Arial"/>
          <w:kern w:val="0"/>
        </w:rPr>
        <w:t>review, on hold, or rejected, along with the corresponding reasons.</w:t>
      </w:r>
    </w:p>
    <w:p w14:paraId="7046269A" w14:textId="1DF97A80" w:rsidR="000468DF" w:rsidRPr="00D80525" w:rsidRDefault="009F4E44" w:rsidP="004807B5">
      <w:pPr>
        <w:widowControl w:val="0"/>
        <w:kinsoku w:val="0"/>
        <w:overflowPunct w:val="0"/>
        <w:spacing w:before="240" w:after="240" w:line="253" w:lineRule="exact"/>
        <w:ind w:right="90"/>
        <w:textAlignment w:val="baseline"/>
        <w:rPr>
          <w:rFonts w:ascii="Arial" w:hAnsi="Arial" w:cs="Arial"/>
          <w:kern w:val="0"/>
        </w:rPr>
      </w:pPr>
      <w:bookmarkStart w:id="613" w:name="_Toc223435891"/>
      <w:r w:rsidRPr="00D80525">
        <w:rPr>
          <w:rStyle w:val="Heading2Char"/>
        </w:rPr>
        <w:t>3.6 Quality Assurance (QA)</w:t>
      </w:r>
      <w:bookmarkEnd w:id="613"/>
      <w:r w:rsidR="007877B7" w:rsidRPr="00371F17">
        <w:rPr>
          <w:rFonts w:ascii="Arial" w:hAnsi="Arial" w:cs="Arial"/>
        </w:rPr>
        <w:br/>
      </w:r>
      <w:r w:rsidR="005372F6" w:rsidRPr="00371F17">
        <w:rPr>
          <w:rFonts w:ascii="Arial" w:hAnsi="Arial" w:cs="Arial"/>
        </w:rPr>
        <w:br/>
      </w:r>
      <w:r w:rsidRPr="00D80525">
        <w:rPr>
          <w:rFonts w:ascii="Arial" w:hAnsi="Arial" w:cs="Arial"/>
        </w:rPr>
        <w:t>The Government shall evaluate the Contractor's performance under this contract in accordance with the Quality Assurance Surveillance Plan (QASP). This plan is primarily focused on what the Government must do to ensure that the Contractor has performed in accordance with the performance standards. It defines</w:t>
      </w:r>
      <w:r w:rsidR="000468DF" w:rsidRPr="00D80525">
        <w:rPr>
          <w:rFonts w:ascii="Arial" w:hAnsi="Arial" w:cs="Arial"/>
        </w:rPr>
        <w:t xml:space="preserve"> how the performance standards will be applied, the frequency of surveillance, and the minimum acceptable quality level.</w:t>
      </w:r>
    </w:p>
    <w:p w14:paraId="5B4BBDEE" w14:textId="3948D160" w:rsidR="009F4E44" w:rsidRPr="00D80525" w:rsidRDefault="009F4E44" w:rsidP="00DE3BF8">
      <w:pPr>
        <w:pStyle w:val="Heading1"/>
        <w:rPr>
          <w:rFonts w:cs="Arial"/>
        </w:rPr>
      </w:pPr>
      <w:bookmarkStart w:id="614" w:name="_Toc223435892"/>
      <w:r w:rsidRPr="00D80525">
        <w:rPr>
          <w:rFonts w:cs="Arial"/>
        </w:rPr>
        <w:t>4 Contractor-Furnished Items and Services</w:t>
      </w:r>
      <w:bookmarkEnd w:id="614"/>
    </w:p>
    <w:p w14:paraId="03C23ADE" w14:textId="77777777" w:rsidR="009F4E44" w:rsidRPr="00D80525" w:rsidRDefault="009F4E44" w:rsidP="004807B5">
      <w:pPr>
        <w:widowControl w:val="0"/>
        <w:kinsoku w:val="0"/>
        <w:overflowPunct w:val="0"/>
        <w:spacing w:after="0" w:line="250" w:lineRule="exact"/>
        <w:ind w:right="504"/>
        <w:textAlignment w:val="baseline"/>
        <w:rPr>
          <w:rFonts w:ascii="Arial" w:hAnsi="Arial" w:cs="Arial"/>
          <w:kern w:val="0"/>
        </w:rPr>
      </w:pPr>
      <w:r w:rsidRPr="00D80525">
        <w:rPr>
          <w:rFonts w:ascii="Arial" w:hAnsi="Arial" w:cs="Arial"/>
          <w:kern w:val="0"/>
        </w:rPr>
        <w:t>The Contractor shall furnish, all facilities, equipment, and supplies required to perform the work under this contract that are not listed under Government-Furnished Property and Services.</w:t>
      </w:r>
    </w:p>
    <w:p w14:paraId="4D58FD3C" w14:textId="77777777" w:rsidR="009F4E44" w:rsidRPr="00D80525" w:rsidRDefault="009F4E44" w:rsidP="00FC1950">
      <w:pPr>
        <w:pStyle w:val="Heading2"/>
      </w:pPr>
      <w:bookmarkStart w:id="615" w:name="_Toc223435893"/>
      <w:r w:rsidRPr="00D80525">
        <w:t>4.1 Facilities</w:t>
      </w:r>
      <w:bookmarkEnd w:id="615"/>
    </w:p>
    <w:p w14:paraId="69F7D58A" w14:textId="77777777" w:rsidR="009F4E44" w:rsidRPr="00D80525" w:rsidRDefault="009F4E44" w:rsidP="004807B5">
      <w:pPr>
        <w:widowControl w:val="0"/>
        <w:kinsoku w:val="0"/>
        <w:overflowPunct w:val="0"/>
        <w:spacing w:before="98" w:after="0" w:line="245" w:lineRule="exact"/>
        <w:ind w:right="72"/>
        <w:textAlignment w:val="baseline"/>
        <w:rPr>
          <w:rFonts w:ascii="Arial" w:hAnsi="Arial" w:cs="Arial"/>
          <w:kern w:val="0"/>
        </w:rPr>
      </w:pPr>
      <w:r w:rsidRPr="00D80525">
        <w:rPr>
          <w:rFonts w:ascii="Arial" w:hAnsi="Arial" w:cs="Arial"/>
          <w:kern w:val="0"/>
        </w:rPr>
        <w:t>The Contractor shall furnish all facilities required to perform the work under this contract with the exception of what will be provided by the Government per section 3.2 of the PWS.</w:t>
      </w:r>
    </w:p>
    <w:p w14:paraId="63C7FACE" w14:textId="77777777" w:rsidR="009F4E44" w:rsidRPr="00D80525" w:rsidRDefault="009F4E44" w:rsidP="00FC1950">
      <w:pPr>
        <w:pStyle w:val="Heading2"/>
      </w:pPr>
      <w:bookmarkStart w:id="616" w:name="_Toc223435894"/>
      <w:r w:rsidRPr="00D80525">
        <w:t>4.2 Equipment</w:t>
      </w:r>
      <w:bookmarkEnd w:id="616"/>
    </w:p>
    <w:p w14:paraId="09ED8B5A" w14:textId="77777777" w:rsidR="009F4E44" w:rsidRPr="00D80525" w:rsidRDefault="009F4E44" w:rsidP="004807B5">
      <w:pPr>
        <w:widowControl w:val="0"/>
        <w:kinsoku w:val="0"/>
        <w:overflowPunct w:val="0"/>
        <w:spacing w:before="108" w:after="0" w:line="240" w:lineRule="exact"/>
        <w:ind w:right="72"/>
        <w:textAlignment w:val="baseline"/>
        <w:rPr>
          <w:rFonts w:ascii="Arial" w:hAnsi="Arial" w:cs="Arial"/>
          <w:kern w:val="0"/>
        </w:rPr>
      </w:pPr>
      <w:r w:rsidRPr="00D80525">
        <w:rPr>
          <w:rFonts w:ascii="Arial" w:hAnsi="Arial" w:cs="Arial"/>
          <w:kern w:val="0"/>
        </w:rPr>
        <w:t>The Contractor shall furnish all equipment required to perform the work under this contract with the exception of the equipment furnished by the Government per section 3.3 of the PWS.</w:t>
      </w:r>
    </w:p>
    <w:p w14:paraId="7907BF5A" w14:textId="77777777" w:rsidR="009F4E44" w:rsidRPr="00D80525" w:rsidRDefault="009F4E44" w:rsidP="00FC1950">
      <w:pPr>
        <w:pStyle w:val="Heading2"/>
      </w:pPr>
      <w:bookmarkStart w:id="617" w:name="_Toc223435895"/>
      <w:r w:rsidRPr="00D80525">
        <w:t>4.3 Materials</w:t>
      </w:r>
      <w:bookmarkEnd w:id="617"/>
    </w:p>
    <w:p w14:paraId="3944E0B9" w14:textId="77777777" w:rsidR="009F4E44" w:rsidRPr="00D80525" w:rsidRDefault="009F4E44" w:rsidP="004807B5">
      <w:pPr>
        <w:widowControl w:val="0"/>
        <w:kinsoku w:val="0"/>
        <w:overflowPunct w:val="0"/>
        <w:spacing w:before="238" w:after="0" w:line="254" w:lineRule="exact"/>
        <w:ind w:right="1224"/>
        <w:textAlignment w:val="baseline"/>
        <w:rPr>
          <w:rFonts w:ascii="Arial" w:hAnsi="Arial" w:cs="Arial"/>
          <w:kern w:val="0"/>
        </w:rPr>
      </w:pPr>
      <w:r w:rsidRPr="00D80525">
        <w:rPr>
          <w:rFonts w:ascii="Arial" w:hAnsi="Arial" w:cs="Arial"/>
          <w:kern w:val="0"/>
        </w:rPr>
        <w:t>The Contractor shall furnish all materials required to perform the work under this contract with the exception of the materials furnished by the Government per section 3.4 of the PWS.</w:t>
      </w:r>
    </w:p>
    <w:p w14:paraId="226DEAF5" w14:textId="77777777" w:rsidR="009F4E44" w:rsidRPr="00D80525" w:rsidRDefault="009F4E44" w:rsidP="00FC1950">
      <w:pPr>
        <w:pStyle w:val="Heading2"/>
      </w:pPr>
      <w:bookmarkStart w:id="618" w:name="_Toc223435896"/>
      <w:r w:rsidRPr="00D80525">
        <w:t>4.4 Contractor Responsibilities</w:t>
      </w:r>
      <w:bookmarkEnd w:id="618"/>
    </w:p>
    <w:p w14:paraId="6DDB72FF" w14:textId="1533189F" w:rsidR="009F4E44" w:rsidRPr="00D80525" w:rsidRDefault="009F4E44" w:rsidP="00FD0BE3">
      <w:pPr>
        <w:widowControl w:val="0"/>
        <w:kinsoku w:val="0"/>
        <w:overflowPunct w:val="0"/>
        <w:spacing w:before="120" w:after="120" w:line="246" w:lineRule="exact"/>
        <w:ind w:right="72"/>
        <w:textAlignment w:val="baseline"/>
        <w:rPr>
          <w:rFonts w:ascii="Arial" w:hAnsi="Arial" w:cs="Arial"/>
          <w:kern w:val="0"/>
        </w:rPr>
      </w:pPr>
      <w:r w:rsidRPr="00D80525">
        <w:rPr>
          <w:rFonts w:ascii="Arial" w:hAnsi="Arial" w:cs="Arial"/>
          <w:kern w:val="0"/>
        </w:rPr>
        <w:t>The Contractor shall only conduct business with designated Government personnel listed as points of contact (POCs). Names of authorized personnel shall be provided to the Contractor by the Government, in writing, and updated as necessary throughout the contract period.</w:t>
      </w:r>
      <w:ins w:id="619" w:author="Weese, Timothy W" w:date="2026-02-25T10:35:00Z" w16du:dateUtc="2026-02-25T15:35:00Z">
        <w:r w:rsidR="00A675E0" w:rsidRPr="00A675E0">
          <w:t xml:space="preserve"> </w:t>
        </w:r>
        <w:r w:rsidR="00A675E0" w:rsidRPr="00A675E0">
          <w:rPr>
            <w:rFonts w:ascii="Arial" w:hAnsi="Arial" w:cs="Arial"/>
            <w:kern w:val="0"/>
          </w:rPr>
          <w:t xml:space="preserve">During inspections subject to a HUD Quality Assurance Field Observation (QAFO), HUD’s federal employees may interact with contract inspectors to provide guidance related to individual inspections within the limitations of the QAFO process.  </w:t>
        </w:r>
      </w:ins>
      <w:r w:rsidR="003147A8" w:rsidRPr="00D80525">
        <w:rPr>
          <w:rFonts w:ascii="Arial" w:hAnsi="Arial" w:cs="Arial"/>
          <w:kern w:val="0"/>
        </w:rPr>
        <w:br/>
      </w:r>
    </w:p>
    <w:p w14:paraId="16D7911B" w14:textId="77777777" w:rsidR="009F4E44" w:rsidRPr="00D80525" w:rsidRDefault="009F4E44" w:rsidP="00FD0BE3">
      <w:pPr>
        <w:widowControl w:val="0"/>
        <w:kinsoku w:val="0"/>
        <w:overflowPunct w:val="0"/>
        <w:spacing w:before="120" w:after="120" w:line="246" w:lineRule="exact"/>
        <w:contextualSpacing/>
        <w:textAlignment w:val="baseline"/>
        <w:rPr>
          <w:rFonts w:ascii="Arial" w:hAnsi="Arial" w:cs="Arial"/>
          <w:kern w:val="0"/>
        </w:rPr>
      </w:pPr>
      <w:r w:rsidRPr="00D80525">
        <w:rPr>
          <w:rFonts w:ascii="Arial" w:hAnsi="Arial" w:cs="Arial"/>
          <w:kern w:val="0"/>
        </w:rPr>
        <w:t>U.S. Government records; copies of original results and reports; verified original data; corrected</w:t>
      </w:r>
    </w:p>
    <w:p w14:paraId="66E68502" w14:textId="77777777" w:rsidR="009F4E44" w:rsidRPr="00D80525" w:rsidRDefault="009F4E44" w:rsidP="00FD0BE3">
      <w:pPr>
        <w:widowControl w:val="0"/>
        <w:kinsoku w:val="0"/>
        <w:overflowPunct w:val="0"/>
        <w:spacing w:before="120" w:after="120" w:line="246" w:lineRule="exact"/>
        <w:ind w:right="864"/>
        <w:contextualSpacing/>
        <w:textAlignment w:val="baseline"/>
        <w:rPr>
          <w:ins w:id="620" w:author="Weese, Timothy W" w:date="2026-02-24T16:16:00Z" w16du:dateUtc="2026-02-24T21:16:00Z"/>
          <w:rFonts w:ascii="Arial" w:hAnsi="Arial" w:cs="Arial"/>
          <w:kern w:val="0"/>
        </w:rPr>
      </w:pPr>
      <w:r w:rsidRPr="00D80525">
        <w:rPr>
          <w:rFonts w:ascii="Arial" w:hAnsi="Arial" w:cs="Arial"/>
          <w:kern w:val="0"/>
        </w:rPr>
        <w:t>data; and corrected supporting final reports, which are maintained by the Contractor, shall remain the property of the U.S. Government. These files/results must be surrendered to the COR.</w:t>
      </w:r>
    </w:p>
    <w:p w14:paraId="1E91A958" w14:textId="77777777" w:rsidR="00934998" w:rsidRPr="00D80525" w:rsidRDefault="00934998" w:rsidP="00A9094F">
      <w:pPr>
        <w:widowControl w:val="0"/>
        <w:kinsoku w:val="0"/>
        <w:overflowPunct w:val="0"/>
        <w:spacing w:after="0" w:line="288" w:lineRule="exact"/>
        <w:ind w:right="864"/>
        <w:textAlignment w:val="baseline"/>
        <w:rPr>
          <w:rFonts w:ascii="Arial" w:hAnsi="Arial" w:cs="Arial"/>
          <w:kern w:val="0"/>
        </w:rPr>
      </w:pPr>
    </w:p>
    <w:p w14:paraId="34899384" w14:textId="169F0920" w:rsidR="009F4E44" w:rsidRPr="00D80525" w:rsidRDefault="009F4E44" w:rsidP="00FD0BE3">
      <w:pPr>
        <w:widowControl w:val="0"/>
        <w:kinsoku w:val="0"/>
        <w:overflowPunct w:val="0"/>
        <w:spacing w:before="120" w:after="120" w:line="246" w:lineRule="exact"/>
        <w:ind w:right="144"/>
        <w:contextualSpacing/>
        <w:textAlignment w:val="baseline"/>
        <w:rPr>
          <w:rFonts w:ascii="Arial" w:hAnsi="Arial" w:cs="Arial"/>
          <w:kern w:val="0"/>
        </w:rPr>
      </w:pPr>
      <w:r w:rsidRPr="00D80525">
        <w:rPr>
          <w:rFonts w:ascii="Arial" w:hAnsi="Arial" w:cs="Arial"/>
          <w:kern w:val="0"/>
        </w:rPr>
        <w:t>The Contractors inspectors shall follow HUD’s standards and business rules for inspectors, including maintaining professional conduct and demeanor prior to, during, and after an inspection and in all interactions with residents, inspection participants, property representatives, and any other individual with whom the inspector comes in contact. The Contractor shall maintain fully qualified personnel to accomplish activities covered under this procurement.</w:t>
      </w:r>
    </w:p>
    <w:p w14:paraId="1CECF71D" w14:textId="77777777" w:rsidR="009F4E44" w:rsidRPr="00D80525" w:rsidRDefault="009F4E44" w:rsidP="00FC1950">
      <w:pPr>
        <w:pStyle w:val="Heading2"/>
      </w:pPr>
      <w:bookmarkStart w:id="621" w:name="_Toc223435897"/>
      <w:r w:rsidRPr="00D80525">
        <w:lastRenderedPageBreak/>
        <w:t>4.5 Responsibility for Fraudulent Activities</w:t>
      </w:r>
      <w:bookmarkEnd w:id="621"/>
    </w:p>
    <w:p w14:paraId="04702A86" w14:textId="77777777" w:rsidR="009741EA" w:rsidRPr="00D80525" w:rsidRDefault="009F4E44" w:rsidP="00A9094F">
      <w:pPr>
        <w:widowControl w:val="0"/>
        <w:kinsoku w:val="0"/>
        <w:overflowPunct w:val="0"/>
        <w:spacing w:before="120" w:after="120" w:line="246" w:lineRule="exact"/>
        <w:ind w:right="90"/>
        <w:textAlignment w:val="baseline"/>
        <w:rPr>
          <w:rFonts w:ascii="Arial" w:hAnsi="Arial" w:cs="Arial"/>
          <w:spacing w:val="-2"/>
          <w:kern w:val="0"/>
        </w:rPr>
      </w:pPr>
      <w:r w:rsidRPr="00D80525">
        <w:rPr>
          <w:rFonts w:ascii="Arial" w:hAnsi="Arial" w:cs="Arial"/>
          <w:spacing w:val="-2"/>
          <w:kern w:val="0"/>
        </w:rPr>
        <w:t>The Contractor must prevent fraudulent activity during inspections by both its personnel and subcontractors and will be held accountable for any such acts. The Contractor must ensure that each inspection is unique and that information is not reused from previous inspections, either in whole or in part. The Contractor must not intentionally or accidentally submit the same inspection multiple times or alter results to add or remove deficiencies or improve scores. The Contractor shall not make any edits to an inspection record once the inspection has been moved to the HUD Ready-For-Review Stage in the NSPIRE Salesforce system, unless requested by HUD.</w:t>
      </w:r>
    </w:p>
    <w:p w14:paraId="518E4499" w14:textId="77777777" w:rsidR="00D97A7A" w:rsidRPr="00D80525" w:rsidRDefault="00BA4E3A" w:rsidP="004807B5">
      <w:pPr>
        <w:widowControl w:val="0"/>
        <w:kinsoku w:val="0"/>
        <w:overflowPunct w:val="0"/>
        <w:spacing w:before="250" w:after="250" w:line="246" w:lineRule="exact"/>
        <w:ind w:right="90"/>
        <w:textAlignment w:val="baseline"/>
        <w:rPr>
          <w:rStyle w:val="Heading2Char"/>
        </w:rPr>
      </w:pPr>
      <w:bookmarkStart w:id="622" w:name="_Toc223435898"/>
      <w:r w:rsidRPr="00D80525">
        <w:rPr>
          <w:rStyle w:val="Heading2Char"/>
        </w:rPr>
        <w:t>4.6 Contractor Personnel</w:t>
      </w:r>
      <w:bookmarkEnd w:id="622"/>
    </w:p>
    <w:p w14:paraId="7473AF9D" w14:textId="0047C610" w:rsidR="009F4E44" w:rsidRPr="00371F17" w:rsidRDefault="009F4E44" w:rsidP="00FD0BE3">
      <w:pPr>
        <w:widowControl w:val="0"/>
        <w:kinsoku w:val="0"/>
        <w:overflowPunct w:val="0"/>
        <w:spacing w:before="120" w:after="120" w:line="246" w:lineRule="exact"/>
        <w:ind w:right="86"/>
        <w:textAlignment w:val="baseline"/>
        <w:rPr>
          <w:rFonts w:ascii="Arial" w:hAnsi="Arial" w:cs="Arial"/>
        </w:rPr>
      </w:pPr>
      <w:r w:rsidRPr="00D80525">
        <w:rPr>
          <w:rFonts w:ascii="Arial" w:hAnsi="Arial" w:cs="Arial"/>
          <w:spacing w:val="1"/>
          <w:kern w:val="0"/>
        </w:rPr>
        <w:t>The Contractor shall provide a Contract/Project Manager who shall be responsible for the performance of work. An alternate shall also be designated to act in the absence of the Contract/Project Manager. These Contractor personnel (main POC and alternate POC) are considered Key Personnel by the Government and shall be listed as such in accordance with HUDAR 2452.237-70, "Key Personnel</w:t>
      </w:r>
      <w:r w:rsidR="00ED4194" w:rsidRPr="00D80525">
        <w:rPr>
          <w:rFonts w:ascii="Arial" w:hAnsi="Arial" w:cs="Arial"/>
          <w:spacing w:val="1"/>
          <w:kern w:val="0"/>
        </w:rPr>
        <w:t>”</w:t>
      </w:r>
      <w:r w:rsidRPr="00D80525">
        <w:rPr>
          <w:rFonts w:ascii="Arial" w:hAnsi="Arial" w:cs="Arial"/>
          <w:spacing w:val="1"/>
          <w:kern w:val="0"/>
        </w:rPr>
        <w:t>. The Contract/Project Manager and alternate shall have full authority to act on all contact matters relating to daily operations of this contract. Accordingly, at a minimum, the POCs shall have the technical knowledge of the requirement and be in the position to actually receive assignment, guidance, and direction from the COR, PM and CO per HUDAR 2452.237-73, "Conduct of Work and Technical Guidance" and shall be allocated enough hours to the requirement to ensure successful performance. These POC’s shall each be an employee of the Contractor. An employee of a subcontractor is not acceptable for either of these positions. The Contract/Project Manager or alternate shall be available between the hours of 8:00</w:t>
      </w:r>
      <w:r w:rsidR="00162903" w:rsidRPr="00D80525">
        <w:rPr>
          <w:rFonts w:ascii="Arial" w:hAnsi="Arial" w:cs="Arial"/>
          <w:spacing w:val="1"/>
          <w:kern w:val="0"/>
        </w:rPr>
        <w:t xml:space="preserve"> </w:t>
      </w:r>
      <w:r w:rsidRPr="00D80525">
        <w:rPr>
          <w:rFonts w:ascii="Arial" w:hAnsi="Arial" w:cs="Arial"/>
          <w:spacing w:val="1"/>
          <w:kern w:val="0"/>
        </w:rPr>
        <w:t>am to 4:30</w:t>
      </w:r>
      <w:r w:rsidR="00162903" w:rsidRPr="00D80525">
        <w:rPr>
          <w:rFonts w:ascii="Arial" w:hAnsi="Arial" w:cs="Arial"/>
          <w:spacing w:val="1"/>
          <w:kern w:val="0"/>
        </w:rPr>
        <w:t xml:space="preserve"> </w:t>
      </w:r>
      <w:r w:rsidRPr="00D80525">
        <w:rPr>
          <w:rFonts w:ascii="Arial" w:hAnsi="Arial" w:cs="Arial"/>
          <w:spacing w:val="1"/>
          <w:kern w:val="0"/>
        </w:rPr>
        <w:t>pm Monday through Friday EST, except Federal Holidays or when the Government facility is closed for administrative reasons.</w:t>
      </w:r>
    </w:p>
    <w:p w14:paraId="15252149" w14:textId="77777777" w:rsidR="009F4E44" w:rsidRPr="00D80525" w:rsidRDefault="009F4E44" w:rsidP="00FC1950">
      <w:pPr>
        <w:pStyle w:val="Heading2"/>
      </w:pPr>
      <w:bookmarkStart w:id="623" w:name="_Toc223435899"/>
      <w:r w:rsidRPr="00D80525">
        <w:t>4.7 Identification of Contractor Employees</w:t>
      </w:r>
      <w:bookmarkEnd w:id="623"/>
    </w:p>
    <w:p w14:paraId="4C7A9BC0" w14:textId="77777777" w:rsidR="009F4E44" w:rsidRPr="00D80525" w:rsidRDefault="009F4E44" w:rsidP="004807B5">
      <w:pPr>
        <w:widowControl w:val="0"/>
        <w:kinsoku w:val="0"/>
        <w:overflowPunct w:val="0"/>
        <w:spacing w:before="241" w:after="0" w:line="256" w:lineRule="exact"/>
        <w:ind w:right="72"/>
        <w:textAlignment w:val="baseline"/>
        <w:rPr>
          <w:rFonts w:ascii="Arial" w:hAnsi="Arial" w:cs="Arial"/>
          <w:kern w:val="0"/>
        </w:rPr>
      </w:pPr>
      <w:r w:rsidRPr="00D80525">
        <w:rPr>
          <w:rFonts w:ascii="Arial" w:hAnsi="Arial" w:cs="Arial"/>
          <w:kern w:val="0"/>
        </w:rPr>
        <w:t>All Contractor/subcontractor personnel shall wear company picture identification badges as to distinguish themselves from Government employees. When conversing with Government personnel during business meetings, over the telephone, or via electronic mail, Contractor/subcontractor personnel shall identify themselves as such to avoid situations arising where sensitive topics might be better discussed solely between Government employees. Contractors/subcontractors shall identify themselves on any attendance sheet or any coordination documents they may review. Electronic mail signature blocks shall identify their company affiliation. Where practicable, Contractor/subcontractors occupying collocated space with their Government program customer shall identify their workspace area with their name and company affiliation, or at a minimum, "Contractor" after name.</w:t>
      </w:r>
    </w:p>
    <w:p w14:paraId="16B5F15D" w14:textId="222B141C" w:rsidR="009F4E44" w:rsidRPr="00D80525" w:rsidRDefault="009F4E44" w:rsidP="00FC1950">
      <w:pPr>
        <w:pStyle w:val="Heading2"/>
      </w:pPr>
      <w:bookmarkStart w:id="624" w:name="_Toc223435900"/>
      <w:r w:rsidRPr="00D80525">
        <w:t>4.8 Personal</w:t>
      </w:r>
      <w:ins w:id="625" w:author="Weese, Timothy W" w:date="2026-02-24T16:20:00Z" w16du:dateUtc="2026-02-24T21:20:00Z">
        <w:r w:rsidR="006A5066" w:rsidRPr="00D80525">
          <w:t>ly</w:t>
        </w:r>
      </w:ins>
      <w:r w:rsidRPr="00D80525">
        <w:t xml:space="preserve"> Identifiable Information (PII)</w:t>
      </w:r>
      <w:bookmarkEnd w:id="624"/>
    </w:p>
    <w:p w14:paraId="5CF943BE" w14:textId="100BB0E7" w:rsidR="009F4E44" w:rsidRPr="00D80525" w:rsidRDefault="009F4E44" w:rsidP="00F441FB">
      <w:pPr>
        <w:widowControl w:val="0"/>
        <w:kinsoku w:val="0"/>
        <w:overflowPunct w:val="0"/>
        <w:spacing w:before="240" w:after="0" w:line="256" w:lineRule="exact"/>
        <w:ind w:right="504"/>
        <w:textAlignment w:val="baseline"/>
        <w:rPr>
          <w:rFonts w:ascii="Arial" w:hAnsi="Arial" w:cs="Arial"/>
          <w:kern w:val="0"/>
        </w:rPr>
      </w:pPr>
      <w:r w:rsidRPr="00D80525">
        <w:rPr>
          <w:rFonts w:ascii="Arial" w:hAnsi="Arial" w:cs="Arial"/>
          <w:kern w:val="0"/>
        </w:rPr>
        <w:t xml:space="preserve">The Contractor shall be responsible for securing and safeguarding any </w:t>
      </w:r>
      <w:del w:id="626" w:author="Weese, Timothy W" w:date="2026-02-24T16:20:00Z" w16du:dateUtc="2026-02-24T21:20:00Z">
        <w:r w:rsidRPr="00D80525" w:rsidDel="009055E3">
          <w:rPr>
            <w:rFonts w:ascii="Arial" w:hAnsi="Arial" w:cs="Arial"/>
            <w:kern w:val="0"/>
          </w:rPr>
          <w:delText>Personal Identifiable Information (</w:delText>
        </w:r>
      </w:del>
      <w:r w:rsidRPr="00D80525">
        <w:rPr>
          <w:rFonts w:ascii="Arial" w:hAnsi="Arial" w:cs="Arial"/>
          <w:kern w:val="0"/>
        </w:rPr>
        <w:t>PII</w:t>
      </w:r>
      <w:del w:id="627" w:author="Weese, Timothy W" w:date="2026-02-24T16:20:00Z" w16du:dateUtc="2026-02-24T21:20:00Z">
        <w:r w:rsidRPr="00D80525" w:rsidDel="009055E3">
          <w:rPr>
            <w:rFonts w:ascii="Arial" w:hAnsi="Arial" w:cs="Arial"/>
            <w:kern w:val="0"/>
          </w:rPr>
          <w:delText>)</w:delText>
        </w:r>
      </w:del>
      <w:r w:rsidRPr="00D80525">
        <w:rPr>
          <w:rFonts w:ascii="Arial" w:hAnsi="Arial" w:cs="Arial"/>
          <w:kern w:val="0"/>
        </w:rPr>
        <w:t xml:space="preserve"> collected during inspections under this contract. Any unauthorized dissemination (spill) of PII by the Contractor intentionally or by accident may result in legal action. The Contractor shall assume liability for the spill of PII if deemed to be at fault.</w:t>
      </w:r>
    </w:p>
    <w:p w14:paraId="61A8AA63" w14:textId="71B4019E" w:rsidR="009F4E44" w:rsidRPr="00D80525" w:rsidRDefault="009F4E44" w:rsidP="00DE3BF8">
      <w:pPr>
        <w:pStyle w:val="Heading1"/>
        <w:rPr>
          <w:rFonts w:cs="Arial"/>
          <w:color w:val="0F4660"/>
          <w:spacing w:val="-1"/>
          <w:kern w:val="0"/>
        </w:rPr>
      </w:pPr>
      <w:bookmarkStart w:id="628" w:name="_Toc223435901"/>
      <w:r w:rsidRPr="00D80525">
        <w:rPr>
          <w:rStyle w:val="Heading1Char"/>
          <w:rFonts w:cs="Arial"/>
        </w:rPr>
        <w:t>5 Specific Tasks</w:t>
      </w:r>
      <w:bookmarkEnd w:id="628"/>
    </w:p>
    <w:p w14:paraId="1E9D740E" w14:textId="7D2A7274" w:rsidR="009F4E44" w:rsidRPr="00371F17" w:rsidRDefault="009F4E44" w:rsidP="004735D1">
      <w:pPr>
        <w:spacing w:line="240" w:lineRule="auto"/>
        <w:rPr>
          <w:rFonts w:ascii="Arial" w:hAnsi="Arial" w:cs="Arial"/>
        </w:rPr>
      </w:pPr>
      <w:bookmarkStart w:id="629" w:name="_Toc223435902"/>
      <w:r w:rsidRPr="00D80525">
        <w:rPr>
          <w:rStyle w:val="Heading2Char"/>
        </w:rPr>
        <w:t>5.1 Program and Project Management Support Services</w:t>
      </w:r>
      <w:bookmarkEnd w:id="629"/>
      <w:r w:rsidR="00E56B8C" w:rsidRPr="00371F17">
        <w:rPr>
          <w:rFonts w:ascii="Arial" w:hAnsi="Arial" w:cs="Arial"/>
          <w:color w:val="0F4660"/>
          <w:kern w:val="0"/>
        </w:rPr>
        <w:t xml:space="preserve"> </w:t>
      </w:r>
      <w:r w:rsidR="00E56B8C" w:rsidRPr="00371F17">
        <w:rPr>
          <w:rFonts w:ascii="Arial" w:hAnsi="Arial" w:cs="Arial"/>
          <w:color w:val="0F4660"/>
          <w:kern w:val="0"/>
        </w:rPr>
        <w:br/>
      </w:r>
      <w:r w:rsidR="00E56B8C" w:rsidRPr="00371F17">
        <w:rPr>
          <w:rFonts w:ascii="Arial" w:hAnsi="Arial" w:cs="Arial"/>
          <w:color w:val="0F4660"/>
          <w:kern w:val="0"/>
        </w:rPr>
        <w:br/>
      </w:r>
      <w:r w:rsidR="00652431" w:rsidRPr="00371F17">
        <w:rPr>
          <w:rFonts w:ascii="Arial" w:hAnsi="Arial" w:cs="Arial"/>
        </w:rPr>
        <w:t>The Contractor shall provide project management support focused on the</w:t>
      </w:r>
      <w:ins w:id="630" w:author="Weese, Timothy W" w:date="2026-02-24T16:26:00Z" w16du:dateUtc="2026-02-24T21:26:00Z">
        <w:r w:rsidR="0051735F" w:rsidRPr="00371F17">
          <w:rPr>
            <w:rFonts w:ascii="Arial" w:hAnsi="Arial" w:cs="Arial"/>
          </w:rPr>
          <w:t xml:space="preserve"> planning, scheduling, and</w:t>
        </w:r>
      </w:ins>
      <w:r w:rsidR="00652431" w:rsidRPr="00371F17">
        <w:rPr>
          <w:rFonts w:ascii="Arial" w:hAnsi="Arial" w:cs="Arial"/>
        </w:rPr>
        <w:t xml:space="preserve"> </w:t>
      </w:r>
      <w:r w:rsidR="00652431" w:rsidRPr="00371F17">
        <w:rPr>
          <w:rFonts w:ascii="Arial" w:hAnsi="Arial" w:cs="Arial"/>
        </w:rPr>
        <w:lastRenderedPageBreak/>
        <w:t xml:space="preserve">execution of </w:t>
      </w:r>
      <w:r w:rsidR="005F422F" w:rsidRPr="00371F17">
        <w:rPr>
          <w:rFonts w:ascii="Arial" w:hAnsi="Arial" w:cs="Arial"/>
        </w:rPr>
        <w:t xml:space="preserve">assigned </w:t>
      </w:r>
      <w:r w:rsidR="00E56B8C" w:rsidRPr="00371F17">
        <w:rPr>
          <w:rFonts w:ascii="Arial" w:hAnsi="Arial" w:cs="Arial"/>
        </w:rPr>
        <w:t>inspection</w:t>
      </w:r>
      <w:r w:rsidR="005F422F" w:rsidRPr="00371F17">
        <w:rPr>
          <w:rFonts w:ascii="Arial" w:hAnsi="Arial" w:cs="Arial"/>
        </w:rPr>
        <w:t xml:space="preserve">s in support of HUD’s </w:t>
      </w:r>
      <w:del w:id="631" w:author="Weese, Timothy W" w:date="2026-02-24T16:26:00Z" w16du:dateUtc="2026-02-24T21:26:00Z">
        <w:r w:rsidR="005F422F" w:rsidRPr="00371F17" w:rsidDel="0051735F">
          <w:rPr>
            <w:rFonts w:ascii="Arial" w:hAnsi="Arial" w:cs="Arial"/>
          </w:rPr>
          <w:delText xml:space="preserve">overall </w:delText>
        </w:r>
        <w:commentRangeStart w:id="632"/>
        <w:commentRangeStart w:id="633"/>
        <w:r w:rsidR="005F422F" w:rsidRPr="00371F17" w:rsidDel="0051735F">
          <w:rPr>
            <w:rFonts w:ascii="Arial" w:hAnsi="Arial" w:cs="Arial"/>
          </w:rPr>
          <w:delText>18,000</w:delText>
        </w:r>
      </w:del>
      <w:ins w:id="634" w:author="Weese, Timothy W" w:date="2026-02-25T08:04:00Z" w16du:dateUtc="2026-02-25T13:04:00Z">
        <w:r w:rsidR="004877E9" w:rsidRPr="00371F17">
          <w:rPr>
            <w:rFonts w:ascii="Arial" w:hAnsi="Arial" w:cs="Arial"/>
          </w:rPr>
          <w:t xml:space="preserve">statutory </w:t>
        </w:r>
      </w:ins>
      <w:ins w:id="635" w:author="Weese, Timothy W" w:date="2026-02-25T08:05:00Z" w16du:dateUtc="2026-02-25T13:05:00Z">
        <w:r w:rsidR="004877E9" w:rsidRPr="00371F17">
          <w:rPr>
            <w:rFonts w:ascii="Arial" w:hAnsi="Arial" w:cs="Arial"/>
          </w:rPr>
          <w:t>and regulatory obligations to inspect HUD-assisted housing on a periodic basis</w:t>
        </w:r>
      </w:ins>
      <w:del w:id="636" w:author="Weese, Timothy W" w:date="2026-02-25T08:04:00Z" w16du:dateUtc="2026-02-25T13:04:00Z">
        <w:r w:rsidR="003B3135" w:rsidRPr="00371F17" w:rsidDel="007E5DBF">
          <w:rPr>
            <w:rFonts w:ascii="Arial" w:hAnsi="Arial" w:cs="Arial"/>
          </w:rPr>
          <w:delText xml:space="preserve"> inspection goal</w:delText>
        </w:r>
      </w:del>
      <w:r w:rsidR="00652431" w:rsidRPr="00371F17">
        <w:rPr>
          <w:rFonts w:ascii="Arial" w:hAnsi="Arial" w:cs="Arial"/>
        </w:rPr>
        <w:t>.</w:t>
      </w:r>
      <w:commentRangeEnd w:id="632"/>
      <w:r w:rsidR="004735D1" w:rsidRPr="00371F17">
        <w:rPr>
          <w:rStyle w:val="CommentReference"/>
          <w:rFonts w:ascii="Arial" w:hAnsi="Arial" w:cs="Arial"/>
          <w:sz w:val="24"/>
          <w:szCs w:val="24"/>
        </w:rPr>
        <w:commentReference w:id="632"/>
      </w:r>
      <w:commentRangeEnd w:id="633"/>
      <w:r w:rsidR="005906B4" w:rsidRPr="00371F17">
        <w:rPr>
          <w:rStyle w:val="CommentReference"/>
          <w:rFonts w:ascii="Arial" w:hAnsi="Arial" w:cs="Arial"/>
          <w:sz w:val="24"/>
          <w:szCs w:val="24"/>
        </w:rPr>
        <w:commentReference w:id="633"/>
      </w:r>
    </w:p>
    <w:p w14:paraId="371EBDB5" w14:textId="794A9FD4" w:rsidR="00882CFE" w:rsidRPr="00D80525" w:rsidRDefault="00882CFE" w:rsidP="00FD0BE3">
      <w:pPr>
        <w:pStyle w:val="Heading3"/>
        <w:rPr>
          <w:ins w:id="637" w:author="Weese, Timothy W" w:date="2026-02-25T08:39:00Z" w16du:dateUtc="2026-02-25T13:39:00Z"/>
          <w:rFonts w:cs="Arial"/>
        </w:rPr>
      </w:pPr>
      <w:bookmarkStart w:id="638" w:name="_Toc223435903"/>
      <w:ins w:id="639" w:author="Weese, Timothy W" w:date="2026-02-25T08:39:00Z" w16du:dateUtc="2026-02-25T13:39:00Z">
        <w:r w:rsidRPr="00D80525">
          <w:rPr>
            <w:rFonts w:cs="Arial"/>
          </w:rPr>
          <w:t>5.1.1 Program and Project Management Planning</w:t>
        </w:r>
        <w:bookmarkEnd w:id="638"/>
      </w:ins>
    </w:p>
    <w:p w14:paraId="26ABDDC8" w14:textId="59C71CE8" w:rsidR="009F4E44" w:rsidRPr="00371F17" w:rsidRDefault="001D33B2" w:rsidP="00A9094F">
      <w:pPr>
        <w:widowControl w:val="0"/>
        <w:kinsoku w:val="0"/>
        <w:overflowPunct w:val="0"/>
        <w:spacing w:before="120" w:after="0" w:line="290" w:lineRule="exact"/>
        <w:ind w:right="432"/>
        <w:textAlignment w:val="baseline"/>
        <w:rPr>
          <w:rFonts w:ascii="Arial" w:hAnsi="Arial" w:cs="Arial"/>
        </w:rPr>
      </w:pPr>
      <w:r w:rsidRPr="00D80525">
        <w:rPr>
          <w:rFonts w:ascii="Arial" w:eastAsia="Times New Roman" w:hAnsi="Arial" w:cs="Arial"/>
          <w:color w:val="1F1F1F"/>
          <w:bdr w:val="none" w:sz="0" w:space="0" w:color="auto" w:frame="1"/>
          <w14:ligatures w14:val="none"/>
        </w:rPr>
        <w:t xml:space="preserve">The Contractor shall submit a PMP within 30 days of the kickoff meeting. It must include a Master </w:t>
      </w:r>
      <w:r w:rsidR="00D97A7A" w:rsidRPr="00D80525">
        <w:rPr>
          <w:rFonts w:ascii="Arial" w:eastAsia="Times New Roman" w:hAnsi="Arial" w:cs="Arial"/>
          <w:color w:val="1F1F1F"/>
          <w:bdr w:val="none" w:sz="0" w:space="0" w:color="auto" w:frame="1"/>
          <w14:ligatures w14:val="none"/>
        </w:rPr>
        <w:br/>
      </w:r>
      <w:r w:rsidRPr="00D80525">
        <w:rPr>
          <w:rFonts w:ascii="Arial" w:eastAsia="Times New Roman" w:hAnsi="Arial" w:cs="Arial"/>
          <w:color w:val="1F1F1F"/>
          <w:bdr w:val="none" w:sz="0" w:space="0" w:color="auto" w:frame="1"/>
          <w14:ligatures w14:val="none"/>
        </w:rPr>
        <w:t xml:space="preserve">Schedule (MS) </w:t>
      </w:r>
      <w:r w:rsidR="004D374E" w:rsidRPr="00D80525">
        <w:rPr>
          <w:rFonts w:ascii="Arial" w:eastAsia="Times New Roman" w:hAnsi="Arial" w:cs="Arial"/>
          <w:color w:val="1F1F1F"/>
          <w:bdr w:val="none" w:sz="0" w:space="0" w:color="auto" w:frame="1"/>
          <w14:ligatures w14:val="none"/>
        </w:rPr>
        <w:t>(</w:t>
      </w:r>
      <w:r w:rsidR="00B357B4" w:rsidRPr="00D80525">
        <w:rPr>
          <w:rFonts w:ascii="Arial" w:eastAsia="Times New Roman" w:hAnsi="Arial" w:cs="Arial"/>
          <w:color w:val="1F1F1F"/>
          <w:bdr w:val="none" w:sz="0" w:space="0" w:color="auto" w:frame="1"/>
          <w14:ligatures w14:val="none"/>
        </w:rPr>
        <w:t>written i</w:t>
      </w:r>
      <w:ins w:id="640" w:author="Weese, Timothy W" w:date="2026-03-03T13:24:00Z" w16du:dateUtc="2026-03-03T18:24:00Z">
        <w:r w:rsidR="00B100C4">
          <w:rPr>
            <w:rFonts w:ascii="Arial" w:eastAsia="Times New Roman" w:hAnsi="Arial" w:cs="Arial"/>
            <w:color w:val="1F1F1F"/>
            <w:bdr w:val="none" w:sz="0" w:space="0" w:color="auto" w:frame="1"/>
            <w14:ligatures w14:val="none"/>
          </w:rPr>
          <w:t>n</w:t>
        </w:r>
      </w:ins>
      <w:del w:id="641" w:author="Weese, Timothy W" w:date="2026-03-03T13:24:00Z" w16du:dateUtc="2026-03-03T18:24:00Z">
        <w:r w:rsidR="00B357B4" w:rsidRPr="00D80525" w:rsidDel="00B100C4">
          <w:rPr>
            <w:rFonts w:ascii="Arial" w:eastAsia="Times New Roman" w:hAnsi="Arial" w:cs="Arial"/>
            <w:color w:val="1F1F1F"/>
            <w:bdr w:val="none" w:sz="0" w:space="0" w:color="auto" w:frame="1"/>
            <w14:ligatures w14:val="none"/>
          </w:rPr>
          <w:delText>s</w:delText>
        </w:r>
      </w:del>
      <w:r w:rsidR="00B357B4" w:rsidRPr="00D80525">
        <w:rPr>
          <w:rFonts w:ascii="Arial" w:eastAsia="Times New Roman" w:hAnsi="Arial" w:cs="Arial"/>
          <w:color w:val="1F1F1F"/>
          <w:bdr w:val="none" w:sz="0" w:space="0" w:color="auto" w:frame="1"/>
          <w14:ligatures w14:val="none"/>
        </w:rPr>
        <w:t xml:space="preserve"> </w:t>
      </w:r>
      <w:r w:rsidR="004D374E" w:rsidRPr="00D80525">
        <w:rPr>
          <w:rFonts w:ascii="Arial" w:eastAsia="Times New Roman" w:hAnsi="Arial" w:cs="Arial"/>
          <w:color w:val="1F1F1F"/>
          <w:bdr w:val="none" w:sz="0" w:space="0" w:color="auto" w:frame="1"/>
          <w14:ligatures w14:val="none"/>
        </w:rPr>
        <w:t xml:space="preserve">MS excel) </w:t>
      </w:r>
      <w:r w:rsidRPr="00D80525">
        <w:rPr>
          <w:rFonts w:ascii="Arial" w:eastAsia="Times New Roman" w:hAnsi="Arial" w:cs="Arial"/>
          <w:color w:val="1F1F1F"/>
          <w:bdr w:val="none" w:sz="0" w:space="0" w:color="auto" w:frame="1"/>
          <w14:ligatures w14:val="none"/>
        </w:rPr>
        <w:t xml:space="preserve">that is </w:t>
      </w:r>
      <w:r w:rsidR="00525EE3" w:rsidRPr="00D80525">
        <w:rPr>
          <w:rFonts w:ascii="Arial" w:eastAsia="Times New Roman" w:hAnsi="Arial" w:cs="Arial"/>
          <w:color w:val="1F1F1F"/>
          <w:bdr w:val="none" w:sz="0" w:space="0" w:color="auto" w:frame="1"/>
          <w14:ligatures w14:val="none"/>
        </w:rPr>
        <w:t>submitted weekly</w:t>
      </w:r>
      <w:r w:rsidR="00AF3F85" w:rsidRPr="00D80525">
        <w:rPr>
          <w:rFonts w:ascii="Arial" w:eastAsia="Times New Roman" w:hAnsi="Arial" w:cs="Arial"/>
          <w:color w:val="1F1F1F"/>
          <w:bdr w:val="none" w:sz="0" w:space="0" w:color="auto" w:frame="1"/>
          <w14:ligatures w14:val="none"/>
        </w:rPr>
        <w:t xml:space="preserve"> to the COR</w:t>
      </w:r>
      <w:r w:rsidR="006D580B" w:rsidRPr="00D80525">
        <w:rPr>
          <w:rFonts w:ascii="Arial" w:eastAsia="Times New Roman" w:hAnsi="Arial" w:cs="Arial"/>
          <w:color w:val="1F1F1F"/>
          <w:bdr w:val="none" w:sz="0" w:space="0" w:color="auto" w:frame="1"/>
          <w14:ligatures w14:val="none"/>
        </w:rPr>
        <w:t xml:space="preserve"> and HUD Program/Project Manager</w:t>
      </w:r>
      <w:r w:rsidR="00525EE3" w:rsidRPr="00D80525">
        <w:rPr>
          <w:rFonts w:ascii="Arial" w:eastAsia="Times New Roman" w:hAnsi="Arial" w:cs="Arial"/>
          <w:color w:val="1F1F1F"/>
          <w:bdr w:val="none" w:sz="0" w:space="0" w:color="auto" w:frame="1"/>
          <w14:ligatures w14:val="none"/>
        </w:rPr>
        <w:t xml:space="preserve">, and </w:t>
      </w:r>
      <w:r w:rsidRPr="00D80525">
        <w:rPr>
          <w:rFonts w:ascii="Arial" w:eastAsia="Times New Roman" w:hAnsi="Arial" w:cs="Arial"/>
          <w:color w:val="1F1F1F"/>
          <w:bdr w:val="none" w:sz="0" w:space="0" w:color="auto" w:frame="1"/>
          <w14:ligatures w14:val="none"/>
        </w:rPr>
        <w:t>visible to the Government daily, tracking inspections from assignment through payment status.</w:t>
      </w:r>
      <w:r w:rsidR="008A2D3A" w:rsidRPr="00D80525">
        <w:rPr>
          <w:rFonts w:ascii="Arial" w:eastAsia="Times New Roman" w:hAnsi="Arial" w:cs="Arial"/>
          <w:color w:val="1F1F1F"/>
          <w:bdr w:val="none" w:sz="0" w:space="0" w:color="auto" w:frame="1"/>
          <w14:ligatures w14:val="none"/>
        </w:rPr>
        <w:t xml:space="preserve"> The Government will </w:t>
      </w:r>
      <w:r w:rsidR="003F3F81" w:rsidRPr="00D80525">
        <w:rPr>
          <w:rFonts w:ascii="Arial" w:eastAsia="Times New Roman" w:hAnsi="Arial" w:cs="Arial"/>
          <w:color w:val="1F1F1F"/>
          <w:bdr w:val="none" w:sz="0" w:space="0" w:color="auto" w:frame="1"/>
          <w14:ligatures w14:val="none"/>
        </w:rPr>
        <w:t xml:space="preserve">provide the </w:t>
      </w:r>
      <w:commentRangeStart w:id="642"/>
      <w:commentRangeStart w:id="643"/>
      <w:r w:rsidR="003F3F81" w:rsidRPr="00D80525">
        <w:rPr>
          <w:rFonts w:ascii="Arial" w:eastAsia="Times New Roman" w:hAnsi="Arial" w:cs="Arial"/>
          <w:color w:val="1F1F1F"/>
          <w:bdr w:val="none" w:sz="0" w:space="0" w:color="auto" w:frame="1"/>
          <w14:ligatures w14:val="none"/>
        </w:rPr>
        <w:t>initial Master Schedule tem</w:t>
      </w:r>
      <w:commentRangeEnd w:id="642"/>
      <w:r w:rsidR="00916D5C" w:rsidRPr="004A2FBA">
        <w:rPr>
          <w:rStyle w:val="CommentReference"/>
          <w:rFonts w:ascii="Arial" w:eastAsia="Times New Roman" w:hAnsi="Arial" w:cs="Arial"/>
          <w:color w:val="1F1F1F"/>
          <w:sz w:val="24"/>
          <w:szCs w:val="24"/>
          <w:bdr w:val="none" w:sz="0" w:space="0" w:color="auto" w:frame="1"/>
          <w14:ligatures w14:val="none"/>
        </w:rPr>
        <w:commentReference w:id="642"/>
      </w:r>
      <w:commentRangeEnd w:id="643"/>
      <w:r w:rsidR="00B161D5" w:rsidRPr="004A2FBA">
        <w:rPr>
          <w:rStyle w:val="CommentReference"/>
          <w:rFonts w:ascii="Arial" w:eastAsia="Times New Roman" w:hAnsi="Arial" w:cs="Arial"/>
          <w:color w:val="1F1F1F"/>
          <w:sz w:val="24"/>
          <w:szCs w:val="24"/>
          <w:bdr w:val="none" w:sz="0" w:space="0" w:color="auto" w:frame="1"/>
          <w14:ligatures w14:val="none"/>
        </w:rPr>
        <w:commentReference w:id="643"/>
      </w:r>
      <w:r w:rsidR="003F3F81" w:rsidRPr="004A2FBA">
        <w:rPr>
          <w:rFonts w:ascii="Arial" w:eastAsia="Times New Roman" w:hAnsi="Arial" w:cs="Arial"/>
          <w:color w:val="1F1F1F"/>
          <w:bdr w:val="none" w:sz="0" w:space="0" w:color="auto" w:frame="1"/>
          <w14:ligatures w14:val="none"/>
        </w:rPr>
        <w:t>plate to the Contractor</w:t>
      </w:r>
      <w:r w:rsidR="00EE5E00" w:rsidRPr="00D80525">
        <w:rPr>
          <w:rFonts w:ascii="Arial" w:eastAsia="Times New Roman" w:hAnsi="Arial" w:cs="Arial"/>
          <w:color w:val="1F1F1F"/>
          <w:bdr w:val="none" w:sz="0" w:space="0" w:color="auto" w:frame="1"/>
          <w14:ligatures w14:val="none"/>
        </w:rPr>
        <w:t xml:space="preserve"> and in response, the Contractor will provide a PMP with a Sa</w:t>
      </w:r>
      <w:r w:rsidR="00020890" w:rsidRPr="00D80525">
        <w:rPr>
          <w:rFonts w:ascii="Arial" w:eastAsia="Times New Roman" w:hAnsi="Arial" w:cs="Arial"/>
          <w:color w:val="1F1F1F"/>
          <w:bdr w:val="none" w:sz="0" w:space="0" w:color="auto" w:frame="1"/>
          <w14:ligatures w14:val="none"/>
        </w:rPr>
        <w:t xml:space="preserve">mple master schedule using the template provided by the </w:t>
      </w:r>
      <w:del w:id="644" w:author="Neal, Keia L" w:date="2026-02-23T16:50:00Z" w16du:dateUtc="2026-02-23T21:50:00Z">
        <w:r w:rsidR="00020890" w:rsidRPr="00D80525" w:rsidDel="00916D5C">
          <w:rPr>
            <w:rFonts w:ascii="Arial" w:eastAsia="Times New Roman" w:hAnsi="Arial" w:cs="Arial"/>
            <w:color w:val="1F1F1F"/>
            <w:bdr w:val="none" w:sz="0" w:space="0" w:color="auto" w:frame="1"/>
            <w14:ligatures w14:val="none"/>
          </w:rPr>
          <w:delText>g</w:delText>
        </w:r>
      </w:del>
      <w:ins w:id="645" w:author="Neal, Keia L" w:date="2026-02-23T16:50:00Z" w16du:dateUtc="2026-02-23T21:50:00Z">
        <w:r w:rsidR="00916D5C" w:rsidRPr="00D80525">
          <w:rPr>
            <w:rFonts w:ascii="Arial" w:eastAsia="Times New Roman" w:hAnsi="Arial" w:cs="Arial"/>
            <w:color w:val="1F1F1F"/>
            <w:bdr w:val="none" w:sz="0" w:space="0" w:color="auto" w:frame="1"/>
            <w14:ligatures w14:val="none"/>
          </w:rPr>
          <w:t>G</w:t>
        </w:r>
      </w:ins>
      <w:r w:rsidR="00020890" w:rsidRPr="00D80525">
        <w:rPr>
          <w:rFonts w:ascii="Arial" w:eastAsia="Times New Roman" w:hAnsi="Arial" w:cs="Arial"/>
          <w:color w:val="1F1F1F"/>
          <w:bdr w:val="none" w:sz="0" w:space="0" w:color="auto" w:frame="1"/>
          <w14:ligatures w14:val="none"/>
        </w:rPr>
        <w:t>overnment.</w:t>
      </w:r>
      <w:r w:rsidR="006132F7" w:rsidRPr="00D80525">
        <w:rPr>
          <w:rFonts w:ascii="Arial" w:hAnsi="Arial" w:cs="Arial"/>
          <w:b/>
          <w:color w:val="091D2F"/>
          <w:spacing w:val="-4"/>
          <w:kern w:val="0"/>
        </w:rPr>
        <w:br/>
      </w:r>
      <w:r w:rsidR="006132F7" w:rsidRPr="00D80525">
        <w:rPr>
          <w:rFonts w:ascii="Arial" w:hAnsi="Arial" w:cs="Arial"/>
          <w:b/>
          <w:color w:val="091D2F"/>
          <w:spacing w:val="-4"/>
          <w:kern w:val="0"/>
        </w:rPr>
        <w:br/>
      </w:r>
      <w:r w:rsidR="009F4E44" w:rsidRPr="00D80525">
        <w:rPr>
          <w:rFonts w:ascii="Arial" w:hAnsi="Arial" w:cs="Arial"/>
          <w:kern w:val="0"/>
        </w:rPr>
        <w:t xml:space="preserve">The Contractor shall submit a </w:t>
      </w:r>
      <w:r w:rsidR="00AE11C5" w:rsidRPr="00D80525">
        <w:rPr>
          <w:rFonts w:ascii="Arial" w:hAnsi="Arial" w:cs="Arial"/>
          <w:kern w:val="0"/>
        </w:rPr>
        <w:t>final version</w:t>
      </w:r>
      <w:r w:rsidR="009F4E44" w:rsidRPr="00D80525">
        <w:rPr>
          <w:rFonts w:ascii="Arial" w:hAnsi="Arial" w:cs="Arial"/>
          <w:kern w:val="0"/>
        </w:rPr>
        <w:t xml:space="preserve"> </w:t>
      </w:r>
      <w:r w:rsidR="0069741B" w:rsidRPr="00D80525">
        <w:rPr>
          <w:rFonts w:ascii="Arial" w:hAnsi="Arial" w:cs="Arial"/>
          <w:kern w:val="0"/>
        </w:rPr>
        <w:t xml:space="preserve">of the PMP and Master Schedule </w:t>
      </w:r>
      <w:r w:rsidR="009F4E44" w:rsidRPr="00D80525">
        <w:rPr>
          <w:rFonts w:ascii="Arial" w:hAnsi="Arial" w:cs="Arial"/>
          <w:kern w:val="0"/>
        </w:rPr>
        <w:t xml:space="preserve">no later than five (5) business days after receipt of COR comments. The PMP shall address all the requirements contained in this PWS and define a detailed plan and </w:t>
      </w:r>
      <w:r w:rsidR="00981550" w:rsidRPr="00D80525">
        <w:rPr>
          <w:rFonts w:ascii="Arial" w:hAnsi="Arial" w:cs="Arial"/>
          <w:kern w:val="0"/>
        </w:rPr>
        <w:t xml:space="preserve">master </w:t>
      </w:r>
      <w:r w:rsidR="009F4E44" w:rsidRPr="00D80525">
        <w:rPr>
          <w:rFonts w:ascii="Arial" w:hAnsi="Arial" w:cs="Arial"/>
          <w:kern w:val="0"/>
        </w:rPr>
        <w:t>schedule for the entire program. The PMP shall include the following:</w:t>
      </w:r>
    </w:p>
    <w:p w14:paraId="2A67F97B" w14:textId="3A8C811B" w:rsidR="009F4E44" w:rsidRPr="00D80525" w:rsidRDefault="009F4E44" w:rsidP="00A41632">
      <w:pPr>
        <w:pStyle w:val="ListParagraph"/>
        <w:widowControl w:val="0"/>
        <w:numPr>
          <w:ilvl w:val="0"/>
          <w:numId w:val="31"/>
        </w:numPr>
        <w:kinsoku w:val="0"/>
        <w:overflowPunct w:val="0"/>
        <w:spacing w:before="258" w:after="0" w:line="246" w:lineRule="exact"/>
        <w:textAlignment w:val="baseline"/>
        <w:rPr>
          <w:rFonts w:ascii="Arial" w:hAnsi="Arial" w:cs="Arial"/>
          <w:kern w:val="0"/>
        </w:rPr>
      </w:pPr>
      <w:r w:rsidRPr="00D80525">
        <w:rPr>
          <w:rFonts w:ascii="Arial" w:hAnsi="Arial" w:cs="Arial"/>
          <w:kern w:val="0"/>
        </w:rPr>
        <w:t>Scope</w:t>
      </w:r>
    </w:p>
    <w:p w14:paraId="71DAA385" w14:textId="05B2FBD8" w:rsidR="009F4E44" w:rsidRPr="00D80525" w:rsidRDefault="009F4E44" w:rsidP="00A41632">
      <w:pPr>
        <w:pStyle w:val="ListParagraph"/>
        <w:widowControl w:val="0"/>
        <w:numPr>
          <w:ilvl w:val="0"/>
          <w:numId w:val="31"/>
        </w:numPr>
        <w:kinsoku w:val="0"/>
        <w:overflowPunct w:val="0"/>
        <w:spacing w:before="42" w:after="0" w:line="246" w:lineRule="exact"/>
        <w:textAlignment w:val="baseline"/>
        <w:rPr>
          <w:rFonts w:ascii="Arial" w:hAnsi="Arial" w:cs="Arial"/>
          <w:kern w:val="0"/>
        </w:rPr>
      </w:pPr>
      <w:r w:rsidRPr="00D80525">
        <w:rPr>
          <w:rFonts w:ascii="Arial" w:hAnsi="Arial" w:cs="Arial"/>
          <w:kern w:val="0"/>
        </w:rPr>
        <w:t>Critical Success Factors</w:t>
      </w:r>
    </w:p>
    <w:p w14:paraId="4407C11A" w14:textId="37D3C53F" w:rsidR="009F4E44" w:rsidRPr="00D80525" w:rsidRDefault="009F4E44" w:rsidP="00A41632">
      <w:pPr>
        <w:pStyle w:val="ListParagraph"/>
        <w:widowControl w:val="0"/>
        <w:numPr>
          <w:ilvl w:val="0"/>
          <w:numId w:val="31"/>
        </w:numPr>
        <w:kinsoku w:val="0"/>
        <w:overflowPunct w:val="0"/>
        <w:spacing w:before="47" w:after="0" w:line="246" w:lineRule="exact"/>
        <w:textAlignment w:val="baseline"/>
        <w:rPr>
          <w:rFonts w:ascii="Arial" w:hAnsi="Arial" w:cs="Arial"/>
          <w:kern w:val="0"/>
        </w:rPr>
      </w:pPr>
      <w:r w:rsidRPr="00D80525">
        <w:rPr>
          <w:rFonts w:ascii="Arial" w:hAnsi="Arial" w:cs="Arial"/>
          <w:kern w:val="0"/>
        </w:rPr>
        <w:t>Deliverables</w:t>
      </w:r>
    </w:p>
    <w:p w14:paraId="7887C8CD" w14:textId="1FCA2D5B" w:rsidR="009F4E44" w:rsidRPr="00D80525" w:rsidRDefault="009F4E44" w:rsidP="00A41632">
      <w:pPr>
        <w:pStyle w:val="ListParagraph"/>
        <w:widowControl w:val="0"/>
        <w:numPr>
          <w:ilvl w:val="0"/>
          <w:numId w:val="31"/>
        </w:numPr>
        <w:kinsoku w:val="0"/>
        <w:overflowPunct w:val="0"/>
        <w:spacing w:before="41" w:after="0" w:line="246" w:lineRule="exact"/>
        <w:textAlignment w:val="baseline"/>
        <w:rPr>
          <w:rFonts w:ascii="Arial" w:hAnsi="Arial" w:cs="Arial"/>
          <w:kern w:val="0"/>
        </w:rPr>
      </w:pPr>
      <w:r w:rsidRPr="00D80525">
        <w:rPr>
          <w:rFonts w:ascii="Arial" w:hAnsi="Arial" w:cs="Arial"/>
          <w:kern w:val="0"/>
        </w:rPr>
        <w:t>A program schedule that:</w:t>
      </w:r>
    </w:p>
    <w:p w14:paraId="0C2F4FD2" w14:textId="77777777" w:rsidR="009F4E44" w:rsidRPr="00D80525" w:rsidRDefault="009F4E44" w:rsidP="00A41632">
      <w:pPr>
        <w:pStyle w:val="ListParagraph"/>
        <w:widowControl w:val="0"/>
        <w:numPr>
          <w:ilvl w:val="1"/>
          <w:numId w:val="31"/>
        </w:numPr>
        <w:kinsoku w:val="0"/>
        <w:overflowPunct w:val="0"/>
        <w:spacing w:before="41" w:after="0" w:line="246" w:lineRule="exact"/>
        <w:textAlignment w:val="baseline"/>
        <w:rPr>
          <w:rFonts w:ascii="Arial" w:hAnsi="Arial" w:cs="Arial"/>
          <w:kern w:val="0"/>
        </w:rPr>
      </w:pPr>
      <w:r w:rsidRPr="00D80525">
        <w:rPr>
          <w:rFonts w:ascii="Arial" w:hAnsi="Arial" w:cs="Arial"/>
          <w:kern w:val="0"/>
        </w:rPr>
        <w:t>Describes the planned deliverables schedule.</w:t>
      </w:r>
    </w:p>
    <w:p w14:paraId="0E15DBC5" w14:textId="77777777" w:rsidR="009F4E44" w:rsidRPr="00D80525" w:rsidRDefault="009F4E44" w:rsidP="00A41632">
      <w:pPr>
        <w:widowControl w:val="0"/>
        <w:numPr>
          <w:ilvl w:val="0"/>
          <w:numId w:val="32"/>
        </w:numPr>
        <w:kinsoku w:val="0"/>
        <w:overflowPunct w:val="0"/>
        <w:spacing w:after="0" w:line="289" w:lineRule="exact"/>
        <w:ind w:right="288"/>
        <w:jc w:val="both"/>
        <w:textAlignment w:val="baseline"/>
        <w:rPr>
          <w:rFonts w:ascii="Arial" w:hAnsi="Arial" w:cs="Arial"/>
          <w:kern w:val="0"/>
        </w:rPr>
      </w:pPr>
      <w:r w:rsidRPr="00D80525">
        <w:rPr>
          <w:rFonts w:ascii="Arial" w:hAnsi="Arial" w:cs="Arial"/>
          <w:kern w:val="0"/>
        </w:rPr>
        <w:t>Identifies each step in the work process required for completing the contract work, including conduct of assigned inspections and the period needed to accomplish each step expressed in terms of the calendar dates.</w:t>
      </w:r>
    </w:p>
    <w:p w14:paraId="779CDC0C" w14:textId="77777777" w:rsidR="009F4E44" w:rsidRPr="00D80525" w:rsidRDefault="009F4E44" w:rsidP="00A41632">
      <w:pPr>
        <w:widowControl w:val="0"/>
        <w:numPr>
          <w:ilvl w:val="0"/>
          <w:numId w:val="32"/>
        </w:numPr>
        <w:kinsoku w:val="0"/>
        <w:overflowPunct w:val="0"/>
        <w:spacing w:before="1" w:after="0" w:line="290" w:lineRule="exact"/>
        <w:ind w:right="864"/>
        <w:textAlignment w:val="baseline"/>
        <w:rPr>
          <w:rFonts w:ascii="Arial" w:hAnsi="Arial" w:cs="Arial"/>
          <w:kern w:val="0"/>
        </w:rPr>
      </w:pPr>
      <w:r w:rsidRPr="00D80525">
        <w:rPr>
          <w:rFonts w:ascii="Arial" w:hAnsi="Arial" w:cs="Arial"/>
          <w:kern w:val="0"/>
        </w:rPr>
        <w:t>Specifies the staff, financial resources, and other resources (including subcontractors) allocated to each task.</w:t>
      </w:r>
    </w:p>
    <w:p w14:paraId="57B29D23" w14:textId="15012A8C" w:rsidR="009F4E44" w:rsidRPr="00D80525" w:rsidRDefault="009F4E44" w:rsidP="00A41632">
      <w:pPr>
        <w:pStyle w:val="ListParagraph"/>
        <w:widowControl w:val="0"/>
        <w:numPr>
          <w:ilvl w:val="0"/>
          <w:numId w:val="31"/>
        </w:numPr>
        <w:kinsoku w:val="0"/>
        <w:overflowPunct w:val="0"/>
        <w:spacing w:after="0" w:line="289" w:lineRule="exact"/>
        <w:ind w:right="144"/>
        <w:textAlignment w:val="baseline"/>
        <w:rPr>
          <w:rFonts w:ascii="Arial" w:hAnsi="Arial" w:cs="Arial"/>
          <w:kern w:val="0"/>
        </w:rPr>
      </w:pPr>
      <w:r w:rsidRPr="00D80525">
        <w:rPr>
          <w:rFonts w:ascii="Arial" w:hAnsi="Arial" w:cs="Arial"/>
          <w:kern w:val="0"/>
        </w:rPr>
        <w:t>A staffing plan that reflects the rationale for project organization, staff utilization, hiring strategy, how the Contractor intends to manage attrition and other resources required to execute the scope of the contract.</w:t>
      </w:r>
    </w:p>
    <w:p w14:paraId="7A432D64" w14:textId="6D03E515" w:rsidR="009F4E44" w:rsidRPr="00D80525" w:rsidRDefault="009F4E44" w:rsidP="00A41632">
      <w:pPr>
        <w:pStyle w:val="ListParagraph"/>
        <w:widowControl w:val="0"/>
        <w:numPr>
          <w:ilvl w:val="0"/>
          <w:numId w:val="31"/>
        </w:numPr>
        <w:kinsoku w:val="0"/>
        <w:overflowPunct w:val="0"/>
        <w:spacing w:before="47" w:after="0" w:line="246" w:lineRule="exact"/>
        <w:textAlignment w:val="baseline"/>
        <w:rPr>
          <w:rFonts w:ascii="Arial" w:hAnsi="Arial" w:cs="Arial"/>
          <w:kern w:val="0"/>
        </w:rPr>
      </w:pPr>
      <w:r w:rsidRPr="00D80525">
        <w:rPr>
          <w:rFonts w:ascii="Arial" w:hAnsi="Arial" w:cs="Arial"/>
          <w:kern w:val="0"/>
        </w:rPr>
        <w:t>A brief, factual summary description of actual progress against the PMP during the reporting period.</w:t>
      </w:r>
    </w:p>
    <w:p w14:paraId="7E3141D2" w14:textId="00723E38" w:rsidR="009F4E44" w:rsidRPr="00D80525" w:rsidRDefault="009F4E44" w:rsidP="00A41632">
      <w:pPr>
        <w:pStyle w:val="ListParagraph"/>
        <w:widowControl w:val="0"/>
        <w:numPr>
          <w:ilvl w:val="0"/>
          <w:numId w:val="31"/>
        </w:numPr>
        <w:kinsoku w:val="0"/>
        <w:overflowPunct w:val="0"/>
        <w:spacing w:before="42" w:after="0" w:line="246" w:lineRule="exact"/>
        <w:textAlignment w:val="baseline"/>
        <w:rPr>
          <w:rFonts w:ascii="Arial" w:hAnsi="Arial" w:cs="Arial"/>
          <w:kern w:val="0"/>
        </w:rPr>
      </w:pPr>
      <w:r w:rsidRPr="00D80525">
        <w:rPr>
          <w:rFonts w:ascii="Arial" w:hAnsi="Arial" w:cs="Arial"/>
          <w:kern w:val="0"/>
        </w:rPr>
        <w:t>Budget</w:t>
      </w:r>
    </w:p>
    <w:p w14:paraId="42B71617" w14:textId="6F0F973C" w:rsidR="009F4E44" w:rsidRPr="00D80525" w:rsidRDefault="009F4E44" w:rsidP="00A41632">
      <w:pPr>
        <w:pStyle w:val="ListParagraph"/>
        <w:widowControl w:val="0"/>
        <w:numPr>
          <w:ilvl w:val="0"/>
          <w:numId w:val="31"/>
        </w:numPr>
        <w:kinsoku w:val="0"/>
        <w:overflowPunct w:val="0"/>
        <w:spacing w:before="46" w:after="0" w:line="246" w:lineRule="exact"/>
        <w:textAlignment w:val="baseline"/>
        <w:rPr>
          <w:rFonts w:ascii="Arial" w:hAnsi="Arial" w:cs="Arial"/>
          <w:kern w:val="0"/>
        </w:rPr>
      </w:pPr>
      <w:r w:rsidRPr="00D80525">
        <w:rPr>
          <w:rFonts w:ascii="Arial" w:hAnsi="Arial" w:cs="Arial"/>
          <w:kern w:val="0"/>
        </w:rPr>
        <w:t>Communication Plan</w:t>
      </w:r>
    </w:p>
    <w:p w14:paraId="04D7537D" w14:textId="459DD20D" w:rsidR="009F4E44" w:rsidRPr="00D80525" w:rsidRDefault="009F4E44" w:rsidP="00A41632">
      <w:pPr>
        <w:pStyle w:val="ListParagraph"/>
        <w:widowControl w:val="0"/>
        <w:numPr>
          <w:ilvl w:val="0"/>
          <w:numId w:val="31"/>
        </w:numPr>
        <w:kinsoku w:val="0"/>
        <w:overflowPunct w:val="0"/>
        <w:spacing w:before="42" w:after="0" w:line="246" w:lineRule="exact"/>
        <w:textAlignment w:val="baseline"/>
        <w:rPr>
          <w:rFonts w:ascii="Arial" w:hAnsi="Arial" w:cs="Arial"/>
          <w:color w:val="202429"/>
          <w:kern w:val="0"/>
        </w:rPr>
      </w:pPr>
      <w:r w:rsidRPr="00D80525">
        <w:rPr>
          <w:rFonts w:ascii="Arial" w:hAnsi="Arial" w:cs="Arial"/>
          <w:kern w:val="0"/>
        </w:rPr>
        <w:t>A Risk Log</w:t>
      </w:r>
      <w:r w:rsidRPr="00D80525">
        <w:rPr>
          <w:rFonts w:ascii="Arial" w:hAnsi="Arial" w:cs="Arial"/>
          <w:color w:val="202429"/>
          <w:kern w:val="0"/>
        </w:rPr>
        <w:t xml:space="preserve"> to track and report on project risks and opportunities throughout the project’s life cycle.</w:t>
      </w:r>
    </w:p>
    <w:p w14:paraId="53AAA1CC" w14:textId="506E8474" w:rsidR="009F4E44" w:rsidRPr="00D80525" w:rsidRDefault="009F4E44" w:rsidP="00A41632">
      <w:pPr>
        <w:pStyle w:val="ListParagraph"/>
        <w:widowControl w:val="0"/>
        <w:numPr>
          <w:ilvl w:val="0"/>
          <w:numId w:val="31"/>
        </w:numPr>
        <w:kinsoku w:val="0"/>
        <w:overflowPunct w:val="0"/>
        <w:spacing w:before="1" w:after="0" w:line="290" w:lineRule="exact"/>
        <w:ind w:right="288"/>
        <w:jc w:val="both"/>
        <w:textAlignment w:val="baseline"/>
        <w:rPr>
          <w:rFonts w:ascii="Arial" w:hAnsi="Arial" w:cs="Arial"/>
          <w:kern w:val="0"/>
        </w:rPr>
      </w:pPr>
      <w:r w:rsidRPr="00D80525">
        <w:rPr>
          <w:rFonts w:ascii="Arial" w:hAnsi="Arial" w:cs="Arial"/>
          <w:kern w:val="0"/>
        </w:rPr>
        <w:t>Assurance Plan that specifies how the contractor will measure and track successful execution of the contract and any risks associated with the Risk Log.</w:t>
      </w:r>
    </w:p>
    <w:p w14:paraId="540E0293" w14:textId="2295294A" w:rsidR="009F4E44" w:rsidRPr="00D80525" w:rsidRDefault="009F4E44" w:rsidP="00A41632">
      <w:pPr>
        <w:pStyle w:val="ListParagraph"/>
        <w:widowControl w:val="0"/>
        <w:numPr>
          <w:ilvl w:val="0"/>
          <w:numId w:val="31"/>
        </w:numPr>
        <w:kinsoku w:val="0"/>
        <w:overflowPunct w:val="0"/>
        <w:spacing w:before="1" w:after="0" w:line="290" w:lineRule="exact"/>
        <w:ind w:right="144"/>
        <w:jc w:val="both"/>
        <w:textAlignment w:val="baseline"/>
        <w:rPr>
          <w:rFonts w:ascii="Arial" w:hAnsi="Arial" w:cs="Arial"/>
          <w:kern w:val="0"/>
        </w:rPr>
      </w:pPr>
      <w:r w:rsidRPr="00D80525">
        <w:rPr>
          <w:rFonts w:ascii="Arial" w:hAnsi="Arial" w:cs="Arial"/>
          <w:kern w:val="0"/>
        </w:rPr>
        <w:t>Government Furnished Equipment Plan that specifies how the Contractor will assign, track and return Government furnished laptops and PIV cards</w:t>
      </w:r>
      <w:r w:rsidR="00981550" w:rsidRPr="00D80525">
        <w:rPr>
          <w:rFonts w:ascii="Arial" w:hAnsi="Arial" w:cs="Arial"/>
          <w:kern w:val="0"/>
        </w:rPr>
        <w:t xml:space="preserve"> if issued by the Government</w:t>
      </w:r>
      <w:r w:rsidRPr="00D80525">
        <w:rPr>
          <w:rFonts w:ascii="Arial" w:hAnsi="Arial" w:cs="Arial"/>
          <w:kern w:val="0"/>
        </w:rPr>
        <w:t>.</w:t>
      </w:r>
    </w:p>
    <w:p w14:paraId="388597B8" w14:textId="4B1EA7AC" w:rsidR="009F4E44" w:rsidRPr="00D80525" w:rsidDel="00281CEA" w:rsidRDefault="009F4E44" w:rsidP="00A9094F">
      <w:pPr>
        <w:widowControl w:val="0"/>
        <w:kinsoku w:val="0"/>
        <w:overflowPunct w:val="0"/>
        <w:spacing w:before="240" w:after="0" w:line="246" w:lineRule="exact"/>
        <w:textAlignment w:val="baseline"/>
        <w:rPr>
          <w:del w:id="646" w:author="Weese, Timothy W" w:date="2026-02-24T16:27:00Z" w16du:dateUtc="2026-02-24T21:27:00Z"/>
          <w:rFonts w:ascii="Arial" w:hAnsi="Arial" w:cs="Arial"/>
          <w:kern w:val="0"/>
        </w:rPr>
      </w:pPr>
      <w:r w:rsidRPr="00D80525">
        <w:rPr>
          <w:rFonts w:ascii="Arial" w:hAnsi="Arial" w:cs="Arial"/>
          <w:kern w:val="0"/>
        </w:rPr>
        <w:t xml:space="preserve">The </w:t>
      </w:r>
      <w:r w:rsidR="005441AA" w:rsidRPr="00D80525">
        <w:rPr>
          <w:rFonts w:ascii="Arial" w:hAnsi="Arial" w:cs="Arial"/>
          <w:kern w:val="0"/>
        </w:rPr>
        <w:t xml:space="preserve">Microsoft </w:t>
      </w:r>
      <w:r w:rsidR="00821857" w:rsidRPr="00D80525">
        <w:rPr>
          <w:rFonts w:ascii="Arial" w:hAnsi="Arial" w:cs="Arial"/>
          <w:kern w:val="0"/>
        </w:rPr>
        <w:t xml:space="preserve">Excel </w:t>
      </w:r>
      <w:r w:rsidR="00E83C25" w:rsidRPr="00D80525">
        <w:rPr>
          <w:rFonts w:ascii="Arial" w:hAnsi="Arial" w:cs="Arial"/>
          <w:kern w:val="0"/>
        </w:rPr>
        <w:t xml:space="preserve">Master Schedule </w:t>
      </w:r>
      <w:r w:rsidR="00821857" w:rsidRPr="00D80525">
        <w:rPr>
          <w:rFonts w:ascii="Arial" w:hAnsi="Arial" w:cs="Arial"/>
          <w:kern w:val="0"/>
        </w:rPr>
        <w:t xml:space="preserve">workbook </w:t>
      </w:r>
      <w:r w:rsidRPr="00D80525">
        <w:rPr>
          <w:rFonts w:ascii="Arial" w:hAnsi="Arial" w:cs="Arial"/>
          <w:kern w:val="0"/>
        </w:rPr>
        <w:t xml:space="preserve">file shall be updated </w:t>
      </w:r>
      <w:r w:rsidR="00230756" w:rsidRPr="00D80525">
        <w:rPr>
          <w:rFonts w:ascii="Arial" w:hAnsi="Arial" w:cs="Arial"/>
          <w:kern w:val="0"/>
        </w:rPr>
        <w:t xml:space="preserve">daily </w:t>
      </w:r>
      <w:r w:rsidR="002504D7" w:rsidRPr="00D80525">
        <w:rPr>
          <w:rFonts w:ascii="Arial" w:hAnsi="Arial" w:cs="Arial"/>
          <w:kern w:val="0"/>
        </w:rPr>
        <w:t xml:space="preserve">and submitted to HUD </w:t>
      </w:r>
      <w:r w:rsidR="00C5358A" w:rsidRPr="00D80525">
        <w:rPr>
          <w:rFonts w:ascii="Arial" w:hAnsi="Arial" w:cs="Arial"/>
          <w:kern w:val="0"/>
        </w:rPr>
        <w:t>weekly</w:t>
      </w:r>
      <w:r w:rsidRPr="00D80525">
        <w:rPr>
          <w:rFonts w:ascii="Arial" w:hAnsi="Arial" w:cs="Arial"/>
          <w:kern w:val="0"/>
        </w:rPr>
        <w:t>. The</w:t>
      </w:r>
      <w:ins w:id="647" w:author="Weese, Timothy W" w:date="2026-02-24T16:27:00Z" w16du:dateUtc="2026-02-24T21:27:00Z">
        <w:r w:rsidR="00281CEA" w:rsidRPr="00D80525">
          <w:rPr>
            <w:rFonts w:ascii="Arial" w:hAnsi="Arial" w:cs="Arial"/>
            <w:kern w:val="0"/>
          </w:rPr>
          <w:t xml:space="preserve"> </w:t>
        </w:r>
      </w:ins>
    </w:p>
    <w:p w14:paraId="781A5145" w14:textId="215F9EB2" w:rsidR="009F4E44" w:rsidRPr="00D80525" w:rsidRDefault="009F4E44" w:rsidP="00FD0BE3">
      <w:pPr>
        <w:widowControl w:val="0"/>
        <w:kinsoku w:val="0"/>
        <w:overflowPunct w:val="0"/>
        <w:spacing w:before="240" w:after="0" w:line="246" w:lineRule="exact"/>
        <w:textAlignment w:val="baseline"/>
        <w:rPr>
          <w:rFonts w:ascii="Arial" w:hAnsi="Arial" w:cs="Arial"/>
          <w:kern w:val="0"/>
        </w:rPr>
      </w:pPr>
      <w:r w:rsidRPr="00D80525">
        <w:rPr>
          <w:rFonts w:ascii="Arial" w:hAnsi="Arial" w:cs="Arial"/>
          <w:kern w:val="0"/>
        </w:rPr>
        <w:t xml:space="preserve">Contractor will be responsible for continual evaluation of project work, quality, and on-time delivery. A final PMP shall be provided to the COR via email within five (5) calendar days after COR review of the draft PMP. The Contractor shall also upload the PMP to an established </w:t>
      </w:r>
      <w:commentRangeStart w:id="648"/>
      <w:commentRangeStart w:id="649"/>
      <w:r w:rsidRPr="00D80525">
        <w:rPr>
          <w:rFonts w:ascii="Arial" w:hAnsi="Arial" w:cs="Arial"/>
          <w:kern w:val="0"/>
        </w:rPr>
        <w:t>SharePoint website</w:t>
      </w:r>
      <w:commentRangeEnd w:id="648"/>
      <w:r w:rsidR="00916D5C" w:rsidRPr="004A2FBA">
        <w:rPr>
          <w:rStyle w:val="CommentReference"/>
          <w:rFonts w:ascii="Arial" w:hAnsi="Arial" w:cs="Arial"/>
          <w:kern w:val="0"/>
          <w:sz w:val="24"/>
          <w:szCs w:val="24"/>
        </w:rPr>
        <w:commentReference w:id="648"/>
      </w:r>
      <w:commentRangeEnd w:id="649"/>
      <w:r w:rsidR="003C5ECB" w:rsidRPr="004A2FBA">
        <w:rPr>
          <w:rStyle w:val="CommentReference"/>
          <w:rFonts w:ascii="Arial" w:hAnsi="Arial" w:cs="Arial"/>
          <w:kern w:val="0"/>
          <w:sz w:val="24"/>
          <w:szCs w:val="24"/>
        </w:rPr>
        <w:commentReference w:id="649"/>
      </w:r>
      <w:r w:rsidRPr="004A2FBA">
        <w:rPr>
          <w:rFonts w:ascii="Arial" w:hAnsi="Arial" w:cs="Arial"/>
          <w:kern w:val="0"/>
        </w:rPr>
        <w:t>. Changes to the PMP shall be reviewed and accepted by the COR prior to</w:t>
      </w:r>
      <w:r w:rsidR="00314954" w:rsidRPr="00D80525">
        <w:rPr>
          <w:rFonts w:ascii="Arial" w:hAnsi="Arial" w:cs="Arial"/>
          <w:kern w:val="0"/>
        </w:rPr>
        <w:t xml:space="preserve"> inspectors</w:t>
      </w:r>
      <w:r w:rsidRPr="00D80525">
        <w:rPr>
          <w:rFonts w:ascii="Arial" w:hAnsi="Arial" w:cs="Arial"/>
          <w:kern w:val="0"/>
        </w:rPr>
        <w:t xml:space="preserve"> beginning</w:t>
      </w:r>
      <w:r w:rsidR="00075BF2" w:rsidRPr="00D80525">
        <w:rPr>
          <w:rFonts w:ascii="Arial" w:hAnsi="Arial" w:cs="Arial"/>
          <w:kern w:val="0"/>
        </w:rPr>
        <w:t xml:space="preserve"> </w:t>
      </w:r>
      <w:r w:rsidR="00314954" w:rsidRPr="00D80525">
        <w:rPr>
          <w:rFonts w:ascii="Arial" w:hAnsi="Arial" w:cs="Arial"/>
          <w:kern w:val="0"/>
        </w:rPr>
        <w:t xml:space="preserve">NSPIRE field </w:t>
      </w:r>
      <w:r w:rsidR="00075BF2" w:rsidRPr="00D80525">
        <w:rPr>
          <w:rFonts w:ascii="Arial" w:hAnsi="Arial" w:cs="Arial"/>
          <w:kern w:val="0"/>
        </w:rPr>
        <w:t>inspection</w:t>
      </w:r>
      <w:r w:rsidR="00314954" w:rsidRPr="00D80525">
        <w:rPr>
          <w:rFonts w:ascii="Arial" w:hAnsi="Arial" w:cs="Arial"/>
          <w:kern w:val="0"/>
        </w:rPr>
        <w:t>s</w:t>
      </w:r>
      <w:r w:rsidRPr="00D80525">
        <w:rPr>
          <w:rFonts w:ascii="Arial" w:hAnsi="Arial" w:cs="Arial"/>
          <w:kern w:val="0"/>
        </w:rPr>
        <w:t>. Provisions shall be established to update the PMP at appropriate junctures, as directed by the CO. The Contractor shall also submit the PMP annually. Subsequent updates shall be submitted no later than five (5) business days after being updated by the Contractor.</w:t>
      </w:r>
      <w:r w:rsidR="00522D81" w:rsidRPr="00D80525">
        <w:rPr>
          <w:rFonts w:ascii="Arial" w:hAnsi="Arial" w:cs="Arial"/>
          <w:kern w:val="0"/>
        </w:rPr>
        <w:br/>
      </w:r>
    </w:p>
    <w:p w14:paraId="24ACC5B2" w14:textId="264D59A1" w:rsidR="009F4E44" w:rsidRPr="00D80525" w:rsidRDefault="009F4E44" w:rsidP="00A9094F">
      <w:pPr>
        <w:widowControl w:val="0"/>
        <w:kinsoku w:val="0"/>
        <w:overflowPunct w:val="0"/>
        <w:spacing w:before="120" w:after="0" w:line="290" w:lineRule="exact"/>
        <w:ind w:right="72"/>
        <w:textAlignment w:val="baseline"/>
        <w:rPr>
          <w:rFonts w:ascii="Arial" w:hAnsi="Arial" w:cs="Arial"/>
          <w:kern w:val="0"/>
        </w:rPr>
      </w:pPr>
      <w:r w:rsidRPr="00D80525">
        <w:rPr>
          <w:rFonts w:ascii="Arial" w:hAnsi="Arial" w:cs="Arial"/>
          <w:kern w:val="0"/>
        </w:rPr>
        <w:t>The Government will review and accept the PMP</w:t>
      </w:r>
      <w:r w:rsidR="00AE11C5" w:rsidRPr="00D80525">
        <w:rPr>
          <w:rFonts w:ascii="Arial" w:hAnsi="Arial" w:cs="Arial"/>
          <w:kern w:val="0"/>
        </w:rPr>
        <w:t>, Master Schedule</w:t>
      </w:r>
      <w:r w:rsidR="00DC346B" w:rsidRPr="00D80525">
        <w:rPr>
          <w:rFonts w:ascii="Arial" w:hAnsi="Arial" w:cs="Arial"/>
          <w:kern w:val="0"/>
        </w:rPr>
        <w:t>, and Invoice Tracking workbooks</w:t>
      </w:r>
      <w:r w:rsidRPr="00D80525">
        <w:rPr>
          <w:rFonts w:ascii="Arial" w:hAnsi="Arial" w:cs="Arial"/>
          <w:kern w:val="0"/>
        </w:rPr>
        <w:t xml:space="preserve"> or identify deficiencies for rework and submit comments or acceptance to the Contractor PM via electronic mail not less than </w:t>
      </w:r>
      <w:r w:rsidR="00DC346B" w:rsidRPr="00D80525">
        <w:rPr>
          <w:rFonts w:ascii="Arial" w:hAnsi="Arial" w:cs="Arial"/>
          <w:kern w:val="0"/>
        </w:rPr>
        <w:t>ten</w:t>
      </w:r>
      <w:r w:rsidRPr="00D80525">
        <w:rPr>
          <w:rFonts w:ascii="Arial" w:hAnsi="Arial" w:cs="Arial"/>
          <w:kern w:val="0"/>
        </w:rPr>
        <w:t xml:space="preserve"> (</w:t>
      </w:r>
      <w:r w:rsidR="00DC346B" w:rsidRPr="00D80525">
        <w:rPr>
          <w:rFonts w:ascii="Arial" w:hAnsi="Arial" w:cs="Arial"/>
          <w:kern w:val="0"/>
        </w:rPr>
        <w:t>1</w:t>
      </w:r>
      <w:r w:rsidRPr="00D80525">
        <w:rPr>
          <w:rFonts w:ascii="Arial" w:hAnsi="Arial" w:cs="Arial"/>
          <w:kern w:val="0"/>
        </w:rPr>
        <w:t xml:space="preserve">0) business days after submittal. </w:t>
      </w:r>
      <w:del w:id="650" w:author="Neal, Keia L" w:date="2026-02-23T16:50:00Z" w16du:dateUtc="2026-02-23T21:50:00Z">
        <w:r w:rsidRPr="00D80525" w:rsidDel="00916D5C">
          <w:rPr>
            <w:rFonts w:ascii="Arial" w:hAnsi="Arial" w:cs="Arial"/>
            <w:kern w:val="0"/>
          </w:rPr>
          <w:delText>If no response is provided by the Government, the deliverable is considered accepted.</w:delText>
        </w:r>
      </w:del>
    </w:p>
    <w:p w14:paraId="1328FA6F" w14:textId="77777777" w:rsidR="009F4E44" w:rsidRPr="00D80525" w:rsidRDefault="009F4E44" w:rsidP="004807B5">
      <w:pPr>
        <w:widowControl w:val="0"/>
        <w:kinsoku w:val="0"/>
        <w:overflowPunct w:val="0"/>
        <w:spacing w:before="240" w:after="0" w:line="247" w:lineRule="exact"/>
        <w:textAlignment w:val="baseline"/>
        <w:rPr>
          <w:rFonts w:ascii="Arial" w:hAnsi="Arial" w:cs="Arial"/>
          <w:spacing w:val="-5"/>
          <w:kern w:val="0"/>
          <w:u w:val="single"/>
        </w:rPr>
      </w:pPr>
      <w:r w:rsidRPr="00D80525">
        <w:rPr>
          <w:rFonts w:ascii="Arial" w:hAnsi="Arial" w:cs="Arial"/>
          <w:spacing w:val="-5"/>
          <w:kern w:val="0"/>
          <w:u w:val="single"/>
        </w:rPr>
        <w:t xml:space="preserve">Performance Standards </w:t>
      </w:r>
    </w:p>
    <w:p w14:paraId="261C33B7" w14:textId="00D7B56C" w:rsidR="009F4E44" w:rsidRPr="00D80525" w:rsidRDefault="009F4E44" w:rsidP="00E56DB6">
      <w:pPr>
        <w:widowControl w:val="0"/>
        <w:kinsoku w:val="0"/>
        <w:overflowPunct w:val="0"/>
        <w:spacing w:after="0" w:line="249" w:lineRule="exact"/>
        <w:ind w:left="450" w:hanging="360"/>
        <w:textAlignment w:val="baseline"/>
        <w:rPr>
          <w:rFonts w:ascii="Arial" w:hAnsi="Arial" w:cs="Arial"/>
          <w:kern w:val="0"/>
        </w:rPr>
      </w:pPr>
      <w:r w:rsidRPr="00D80525">
        <w:rPr>
          <w:rFonts w:ascii="Arial" w:hAnsi="Arial" w:cs="Arial"/>
          <w:kern w:val="0"/>
        </w:rPr>
        <w:t xml:space="preserve">a) </w:t>
      </w:r>
      <w:r w:rsidR="00E56DB6" w:rsidRPr="00D80525">
        <w:rPr>
          <w:rFonts w:ascii="Arial" w:hAnsi="Arial" w:cs="Arial"/>
          <w:kern w:val="0"/>
        </w:rPr>
        <w:tab/>
      </w:r>
      <w:r w:rsidRPr="00D80525">
        <w:rPr>
          <w:rFonts w:ascii="Arial" w:hAnsi="Arial" w:cs="Arial"/>
          <w:kern w:val="0"/>
        </w:rPr>
        <w:t>Standard: Submit PMP</w:t>
      </w:r>
      <w:r w:rsidR="00803A10" w:rsidRPr="00D80525">
        <w:rPr>
          <w:rFonts w:ascii="Arial" w:hAnsi="Arial" w:cs="Arial"/>
          <w:kern w:val="0"/>
        </w:rPr>
        <w:t xml:space="preserve">, </w:t>
      </w:r>
      <w:r w:rsidR="002662E2" w:rsidRPr="00D80525">
        <w:rPr>
          <w:rFonts w:ascii="Arial" w:hAnsi="Arial" w:cs="Arial"/>
          <w:kern w:val="0"/>
        </w:rPr>
        <w:t>Sample</w:t>
      </w:r>
      <w:r w:rsidR="00BA38D2" w:rsidRPr="00D80525">
        <w:rPr>
          <w:rFonts w:ascii="Arial" w:hAnsi="Arial" w:cs="Arial"/>
          <w:kern w:val="0"/>
        </w:rPr>
        <w:t xml:space="preserve"> </w:t>
      </w:r>
      <w:r w:rsidR="0021163F" w:rsidRPr="00D80525">
        <w:rPr>
          <w:rFonts w:ascii="Arial" w:hAnsi="Arial" w:cs="Arial"/>
          <w:kern w:val="0"/>
        </w:rPr>
        <w:t>Master Schedule</w:t>
      </w:r>
      <w:r w:rsidR="00803A10" w:rsidRPr="00D80525">
        <w:rPr>
          <w:rFonts w:ascii="Arial" w:hAnsi="Arial" w:cs="Arial"/>
          <w:kern w:val="0"/>
        </w:rPr>
        <w:t xml:space="preserve">, and </w:t>
      </w:r>
      <w:r w:rsidR="00BA38D2" w:rsidRPr="00D80525">
        <w:rPr>
          <w:rFonts w:ascii="Arial" w:hAnsi="Arial" w:cs="Arial"/>
          <w:kern w:val="0"/>
        </w:rPr>
        <w:t xml:space="preserve">Sample </w:t>
      </w:r>
      <w:r w:rsidR="00803A10" w:rsidRPr="00D80525">
        <w:rPr>
          <w:rFonts w:ascii="Arial" w:hAnsi="Arial" w:cs="Arial"/>
          <w:kern w:val="0"/>
        </w:rPr>
        <w:t>Invoice Tracker Work</w:t>
      </w:r>
      <w:r w:rsidR="00107994" w:rsidRPr="00D80525">
        <w:rPr>
          <w:rFonts w:ascii="Arial" w:hAnsi="Arial" w:cs="Arial"/>
          <w:kern w:val="0"/>
        </w:rPr>
        <w:t>books</w:t>
      </w:r>
      <w:r w:rsidR="0021163F" w:rsidRPr="00D80525">
        <w:rPr>
          <w:rFonts w:ascii="Arial" w:hAnsi="Arial" w:cs="Arial"/>
          <w:kern w:val="0"/>
        </w:rPr>
        <w:t xml:space="preserve"> </w:t>
      </w:r>
      <w:r w:rsidRPr="00D80525">
        <w:rPr>
          <w:rFonts w:ascii="Arial" w:hAnsi="Arial" w:cs="Arial"/>
          <w:kern w:val="0"/>
        </w:rPr>
        <w:t>30 calendar days after kickoff meeting</w:t>
      </w:r>
      <w:r w:rsidRPr="00D80525">
        <w:rPr>
          <w:rFonts w:ascii="Arial" w:hAnsi="Arial" w:cs="Arial"/>
          <w:kern w:val="0"/>
        </w:rPr>
        <w:br/>
        <w:t>AQL: 1 Day Deviation</w:t>
      </w:r>
    </w:p>
    <w:p w14:paraId="6480E7E9" w14:textId="3C7AD878" w:rsidR="009F4E44" w:rsidRPr="00D80525" w:rsidRDefault="00D97A7A" w:rsidP="00D97A7A">
      <w:pPr>
        <w:spacing w:after="0"/>
        <w:rPr>
          <w:rFonts w:ascii="Arial" w:hAnsi="Arial" w:cs="Arial"/>
          <w:u w:val="single"/>
        </w:rPr>
      </w:pPr>
      <w:r w:rsidRPr="00D80525">
        <w:rPr>
          <w:rFonts w:ascii="Arial" w:hAnsi="Arial" w:cs="Arial"/>
          <w:u w:val="single"/>
        </w:rPr>
        <w:br/>
      </w:r>
      <w:r w:rsidR="009F4E44" w:rsidRPr="00D80525">
        <w:rPr>
          <w:rFonts w:ascii="Arial" w:hAnsi="Arial" w:cs="Arial"/>
          <w:u w:val="single"/>
        </w:rPr>
        <w:t xml:space="preserve">Deliverables </w:t>
      </w:r>
    </w:p>
    <w:p w14:paraId="445C677C" w14:textId="67081DFE" w:rsidR="002D2132" w:rsidRPr="00D80525" w:rsidRDefault="009F4E44" w:rsidP="00D97A7A">
      <w:pPr>
        <w:widowControl w:val="0"/>
        <w:kinsoku w:val="0"/>
        <w:overflowPunct w:val="0"/>
        <w:spacing w:before="37" w:after="0" w:line="245" w:lineRule="exact"/>
        <w:textAlignment w:val="baseline"/>
        <w:rPr>
          <w:rFonts w:ascii="Arial" w:hAnsi="Arial" w:cs="Arial"/>
          <w:kern w:val="0"/>
        </w:rPr>
      </w:pPr>
      <w:r w:rsidRPr="00D80525">
        <w:rPr>
          <w:rFonts w:ascii="Arial" w:hAnsi="Arial" w:cs="Arial"/>
          <w:kern w:val="0"/>
        </w:rPr>
        <w:t>A001 Project Management Plan</w:t>
      </w:r>
    </w:p>
    <w:p w14:paraId="554F7E33" w14:textId="6FF376F9" w:rsidR="00373858" w:rsidRPr="00D80525" w:rsidRDefault="002D2132" w:rsidP="00D97A7A">
      <w:pPr>
        <w:widowControl w:val="0"/>
        <w:kinsoku w:val="0"/>
        <w:overflowPunct w:val="0"/>
        <w:spacing w:before="37" w:after="0" w:line="245" w:lineRule="exact"/>
        <w:textAlignment w:val="baseline"/>
        <w:rPr>
          <w:rFonts w:ascii="Arial" w:hAnsi="Arial" w:cs="Arial"/>
          <w:kern w:val="0"/>
        </w:rPr>
      </w:pPr>
      <w:r w:rsidRPr="00D80525">
        <w:rPr>
          <w:rFonts w:ascii="Arial" w:hAnsi="Arial" w:cs="Arial"/>
          <w:kern w:val="0"/>
        </w:rPr>
        <w:t>A002</w:t>
      </w:r>
      <w:r w:rsidR="00532B4B" w:rsidRPr="00D80525">
        <w:rPr>
          <w:rFonts w:ascii="Arial" w:hAnsi="Arial" w:cs="Arial"/>
          <w:kern w:val="0"/>
        </w:rPr>
        <w:t xml:space="preserve"> </w:t>
      </w:r>
      <w:r w:rsidR="007C602D" w:rsidRPr="00D80525">
        <w:rPr>
          <w:rFonts w:ascii="Arial" w:hAnsi="Arial" w:cs="Arial"/>
          <w:kern w:val="0"/>
        </w:rPr>
        <w:t>Sample</w:t>
      </w:r>
      <w:r w:rsidR="005E76FD" w:rsidRPr="00D80525">
        <w:rPr>
          <w:rFonts w:ascii="Arial" w:hAnsi="Arial" w:cs="Arial"/>
          <w:kern w:val="0"/>
        </w:rPr>
        <w:t xml:space="preserve"> </w:t>
      </w:r>
      <w:r w:rsidR="00A21A9B" w:rsidRPr="00D80525">
        <w:rPr>
          <w:rFonts w:ascii="Arial" w:hAnsi="Arial" w:cs="Arial"/>
          <w:kern w:val="0"/>
        </w:rPr>
        <w:t xml:space="preserve">of </w:t>
      </w:r>
      <w:r w:rsidR="0021163F" w:rsidRPr="00D80525">
        <w:rPr>
          <w:rFonts w:ascii="Arial" w:hAnsi="Arial" w:cs="Arial"/>
          <w:kern w:val="0"/>
        </w:rPr>
        <w:t>Master Schedule</w:t>
      </w:r>
    </w:p>
    <w:p w14:paraId="78A8317E" w14:textId="31159539" w:rsidR="00D13308" w:rsidRPr="00D80525" w:rsidRDefault="009F4E44" w:rsidP="00882CFE">
      <w:pPr>
        <w:pStyle w:val="Heading3"/>
        <w:rPr>
          <w:rFonts w:cs="Arial"/>
        </w:rPr>
      </w:pPr>
      <w:bookmarkStart w:id="651" w:name="_Toc223435904"/>
      <w:r w:rsidRPr="00D80525">
        <w:rPr>
          <w:rFonts w:cs="Arial"/>
        </w:rPr>
        <w:t xml:space="preserve">5.1.2 </w:t>
      </w:r>
      <w:r w:rsidR="00D13308" w:rsidRPr="00D80525">
        <w:rPr>
          <w:rFonts w:cs="Arial"/>
        </w:rPr>
        <w:t>Monthly Performance Report</w:t>
      </w:r>
      <w:bookmarkEnd w:id="651"/>
    </w:p>
    <w:p w14:paraId="677FB844" w14:textId="77777777" w:rsidR="00D13308" w:rsidRPr="00D80525" w:rsidRDefault="00D13308" w:rsidP="00A9094F">
      <w:pPr>
        <w:widowControl w:val="0"/>
        <w:kinsoku w:val="0"/>
        <w:overflowPunct w:val="0"/>
        <w:spacing w:before="120" w:after="120" w:line="252" w:lineRule="exact"/>
        <w:ind w:right="72"/>
        <w:textAlignment w:val="baseline"/>
        <w:rPr>
          <w:rFonts w:ascii="Arial" w:hAnsi="Arial" w:cs="Arial"/>
          <w:kern w:val="0"/>
        </w:rPr>
      </w:pPr>
      <w:r w:rsidRPr="00D80525">
        <w:rPr>
          <w:rFonts w:ascii="Arial" w:hAnsi="Arial" w:cs="Arial"/>
          <w:kern w:val="0"/>
        </w:rPr>
        <w:t>The Contractor shall develop performance metrics that allow tracking of project completion against the milestones set by ARC and what is reflected in the PMP program schedule. The Contractor shall electronically submit a Monthly Performance Report to the COR via electronic mail and upload to an established SharePoint site that reflects accomplishments and deliverables from the prior month; planned activities and deliverables for the upcoming month; and progress on meeting the milestones reflected in the PMP program schedule and the Master Schedule. The Monthly Performance Report shall be submitted within the first five (5) business days of the month end.</w:t>
      </w:r>
    </w:p>
    <w:p w14:paraId="29CCEE88" w14:textId="77777777" w:rsidR="00D13308" w:rsidRPr="00D80525" w:rsidRDefault="00D13308" w:rsidP="00B161D5">
      <w:pPr>
        <w:widowControl w:val="0"/>
        <w:kinsoku w:val="0"/>
        <w:overflowPunct w:val="0"/>
        <w:spacing w:before="120" w:after="120" w:line="246" w:lineRule="exact"/>
        <w:ind w:right="72"/>
        <w:textAlignment w:val="baseline"/>
        <w:rPr>
          <w:rFonts w:ascii="Arial" w:hAnsi="Arial" w:cs="Arial"/>
          <w:spacing w:val="2"/>
          <w:kern w:val="0"/>
        </w:rPr>
      </w:pPr>
      <w:r w:rsidRPr="00D80525">
        <w:rPr>
          <w:rFonts w:ascii="Arial" w:hAnsi="Arial" w:cs="Arial"/>
          <w:spacing w:val="2"/>
          <w:kern w:val="0"/>
        </w:rPr>
        <w:t>The report shall also reflect project progress, staffing plan metrics and updates, resources, risks, budget, workflow, quality control, and rejections and actions the Contractor took along with the Contractors QC Inspector to mitigate performance of deficiencies cited in the rejections and reporting for this task. The Contractor shall perform a detailed review of project deliverables for accuracy, completeness, and adherence to contractual and functional requirements and report the results of their analysis. Submit a monthly report by the 1st day of each month, outlining rejections and actions undertaken by the QC Inspector (e.g., training, field visits, etc.) in the preceding month to rectify performance deficiencies identified in the rejections.</w:t>
      </w:r>
    </w:p>
    <w:p w14:paraId="35E7AB7A" w14:textId="77777777" w:rsidR="00D13308" w:rsidRPr="00D80525" w:rsidRDefault="00D13308" w:rsidP="00B161D5">
      <w:pPr>
        <w:widowControl w:val="0"/>
        <w:kinsoku w:val="0"/>
        <w:overflowPunct w:val="0"/>
        <w:spacing w:before="120" w:after="120" w:line="246" w:lineRule="exact"/>
        <w:ind w:right="216"/>
        <w:textAlignment w:val="baseline"/>
        <w:rPr>
          <w:rFonts w:ascii="Arial" w:hAnsi="Arial" w:cs="Arial"/>
          <w:spacing w:val="-1"/>
          <w:kern w:val="0"/>
        </w:rPr>
      </w:pPr>
      <w:r w:rsidRPr="00D80525">
        <w:rPr>
          <w:rFonts w:ascii="Arial" w:hAnsi="Arial" w:cs="Arial"/>
          <w:spacing w:val="-1"/>
          <w:kern w:val="0"/>
        </w:rPr>
        <w:t>The Government will review and accept the Monthly Performance Report or identify deficiencies for rework and submit comments or acceptance to the Contractor PM via electronic mail not less than five (5) business days after submittal. If no response is provided by the Government, the deliverable is considered accepted.</w:t>
      </w:r>
    </w:p>
    <w:p w14:paraId="13AA3985" w14:textId="77777777" w:rsidR="00D13308" w:rsidRPr="00D80525" w:rsidRDefault="00D13308" w:rsidP="00B161D5">
      <w:pPr>
        <w:widowControl w:val="0"/>
        <w:kinsoku w:val="0"/>
        <w:overflowPunct w:val="0"/>
        <w:spacing w:before="120" w:after="120" w:line="246" w:lineRule="exact"/>
        <w:ind w:right="72"/>
        <w:textAlignment w:val="baseline"/>
        <w:rPr>
          <w:rFonts w:ascii="Arial" w:hAnsi="Arial" w:cs="Arial"/>
          <w:kern w:val="0"/>
        </w:rPr>
      </w:pPr>
      <w:r w:rsidRPr="00D80525">
        <w:rPr>
          <w:rFonts w:ascii="Arial" w:hAnsi="Arial" w:cs="Arial"/>
          <w:kern w:val="0"/>
        </w:rPr>
        <w:t>If revisions required, the Contractor shall revise the Monthly Performance Report and resubmit to the COR via electronic mail and upload to an established SharePoint site within five (5) business days of receiving the Government’s comments.</w:t>
      </w:r>
    </w:p>
    <w:p w14:paraId="046D60C3" w14:textId="77777777" w:rsidR="00D13308" w:rsidRPr="00D80525" w:rsidRDefault="00D13308" w:rsidP="00A9094F">
      <w:pPr>
        <w:widowControl w:val="0"/>
        <w:kinsoku w:val="0"/>
        <w:overflowPunct w:val="0"/>
        <w:spacing w:before="240" w:after="0" w:line="250" w:lineRule="exact"/>
        <w:textAlignment w:val="baseline"/>
        <w:rPr>
          <w:rFonts w:ascii="Arial" w:hAnsi="Arial" w:cs="Arial"/>
          <w:spacing w:val="-5"/>
          <w:kern w:val="0"/>
          <w:u w:val="single"/>
        </w:rPr>
      </w:pPr>
      <w:r w:rsidRPr="00D80525">
        <w:rPr>
          <w:rFonts w:ascii="Arial" w:hAnsi="Arial" w:cs="Arial"/>
          <w:spacing w:val="-5"/>
          <w:kern w:val="0"/>
          <w:u w:val="single"/>
        </w:rPr>
        <w:t xml:space="preserve">Performance Standards </w:t>
      </w:r>
    </w:p>
    <w:p w14:paraId="0BCB94B9" w14:textId="7E8D8E34" w:rsidR="00D13308" w:rsidRPr="00D80525" w:rsidRDefault="00D13308" w:rsidP="003C4F22">
      <w:pPr>
        <w:widowControl w:val="0"/>
        <w:kinsoku w:val="0"/>
        <w:overflowPunct w:val="0"/>
        <w:spacing w:after="0" w:line="246" w:lineRule="exact"/>
        <w:textAlignment w:val="baseline"/>
        <w:rPr>
          <w:rFonts w:ascii="Arial" w:hAnsi="Arial" w:cs="Arial"/>
          <w:spacing w:val="-5"/>
          <w:kern w:val="0"/>
        </w:rPr>
      </w:pPr>
      <w:r w:rsidRPr="00D80525">
        <w:rPr>
          <w:rFonts w:ascii="Arial" w:hAnsi="Arial" w:cs="Arial"/>
          <w:kern w:val="0"/>
        </w:rPr>
        <w:t>a) Standard: Monthly Performance Report submitted within the first five (5) business days of the</w:t>
      </w:r>
      <w:r w:rsidR="003C4F22" w:rsidRPr="00D80525">
        <w:rPr>
          <w:rFonts w:ascii="Arial" w:hAnsi="Arial" w:cs="Arial"/>
          <w:kern w:val="0"/>
        </w:rPr>
        <w:t xml:space="preserve"> </w:t>
      </w:r>
      <w:r w:rsidRPr="00D80525">
        <w:rPr>
          <w:rFonts w:ascii="Arial" w:hAnsi="Arial" w:cs="Arial"/>
          <w:spacing w:val="-5"/>
          <w:kern w:val="0"/>
        </w:rPr>
        <w:t>month end.</w:t>
      </w:r>
    </w:p>
    <w:p w14:paraId="699A5670" w14:textId="404DD357" w:rsidR="00D13308" w:rsidRPr="00D80525" w:rsidRDefault="00D13308" w:rsidP="00DA714F">
      <w:pPr>
        <w:widowControl w:val="0"/>
        <w:kinsoku w:val="0"/>
        <w:overflowPunct w:val="0"/>
        <w:spacing w:before="9" w:after="0" w:line="246" w:lineRule="exact"/>
        <w:textAlignment w:val="baseline"/>
        <w:rPr>
          <w:rFonts w:ascii="Arial" w:hAnsi="Arial" w:cs="Arial"/>
          <w:kern w:val="0"/>
        </w:rPr>
      </w:pPr>
      <w:r w:rsidRPr="00D80525">
        <w:rPr>
          <w:rFonts w:ascii="Arial" w:hAnsi="Arial" w:cs="Arial"/>
          <w:kern w:val="0"/>
        </w:rPr>
        <w:t>AQL: 1 Day Deviation</w:t>
      </w:r>
    </w:p>
    <w:p w14:paraId="5C014BE5" w14:textId="594BF2D7" w:rsidR="00913881" w:rsidRPr="00D80525" w:rsidRDefault="00D13308" w:rsidP="00F72299">
      <w:pPr>
        <w:widowControl w:val="0"/>
        <w:kinsoku w:val="0"/>
        <w:overflowPunct w:val="0"/>
        <w:spacing w:before="240" w:after="0" w:line="251" w:lineRule="exact"/>
        <w:textAlignment w:val="baseline"/>
        <w:rPr>
          <w:rFonts w:ascii="Arial" w:hAnsi="Arial" w:cs="Arial"/>
          <w:color w:val="092E40"/>
          <w:kern w:val="0"/>
        </w:rPr>
      </w:pPr>
      <w:r w:rsidRPr="00D80525">
        <w:rPr>
          <w:rFonts w:ascii="Arial" w:hAnsi="Arial" w:cs="Arial"/>
          <w:spacing w:val="-9"/>
          <w:kern w:val="0"/>
          <w:u w:val="single"/>
        </w:rPr>
        <w:t xml:space="preserve">Deliverables </w:t>
      </w:r>
      <w:r w:rsidR="0030351D" w:rsidRPr="00D80525">
        <w:rPr>
          <w:rFonts w:ascii="Arial" w:hAnsi="Arial" w:cs="Arial"/>
          <w:spacing w:val="-9"/>
          <w:kern w:val="0"/>
          <w:u w:val="single"/>
        </w:rPr>
        <w:br/>
      </w:r>
      <w:r w:rsidRPr="00D80525">
        <w:rPr>
          <w:rFonts w:ascii="Arial" w:hAnsi="Arial" w:cs="Arial"/>
          <w:kern w:val="0"/>
        </w:rPr>
        <w:t>A00</w:t>
      </w:r>
      <w:r w:rsidR="008A211E" w:rsidRPr="00D80525">
        <w:rPr>
          <w:rFonts w:ascii="Arial" w:hAnsi="Arial" w:cs="Arial"/>
          <w:kern w:val="0"/>
        </w:rPr>
        <w:t>3</w:t>
      </w:r>
      <w:r w:rsidRPr="00D80525">
        <w:rPr>
          <w:rFonts w:ascii="Arial" w:hAnsi="Arial" w:cs="Arial"/>
          <w:kern w:val="0"/>
        </w:rPr>
        <w:t xml:space="preserve"> Monthly Performance</w:t>
      </w:r>
      <w:r w:rsidR="0042705E" w:rsidRPr="00D80525">
        <w:rPr>
          <w:rFonts w:ascii="Arial" w:hAnsi="Arial" w:cs="Arial"/>
          <w:kern w:val="0"/>
        </w:rPr>
        <w:t xml:space="preserve"> Report</w:t>
      </w:r>
    </w:p>
    <w:p w14:paraId="3C8C3FC2" w14:textId="193DFD79" w:rsidR="006343BE" w:rsidRPr="00D80525" w:rsidRDefault="006343BE" w:rsidP="00FC1950">
      <w:pPr>
        <w:pStyle w:val="Heading2"/>
      </w:pPr>
      <w:bookmarkStart w:id="652" w:name="_Toc223435905"/>
      <w:r w:rsidRPr="00D80525">
        <w:t>5.2 NSPIRE Inspections</w:t>
      </w:r>
      <w:bookmarkEnd w:id="652"/>
    </w:p>
    <w:p w14:paraId="2F35EC6B" w14:textId="77AA23C1" w:rsidR="000A5ADB" w:rsidRPr="00D80525" w:rsidRDefault="006343BE" w:rsidP="00F72299">
      <w:pPr>
        <w:widowControl w:val="0"/>
        <w:kinsoku w:val="0"/>
        <w:overflowPunct w:val="0"/>
        <w:spacing w:after="120" w:line="250" w:lineRule="exact"/>
        <w:ind w:right="46"/>
        <w:textAlignment w:val="baseline"/>
        <w:rPr>
          <w:rFonts w:ascii="Arial" w:hAnsi="Arial" w:cs="Arial"/>
          <w:kern w:val="0"/>
        </w:rPr>
      </w:pPr>
      <w:r w:rsidRPr="00D80525">
        <w:rPr>
          <w:rFonts w:ascii="Arial" w:hAnsi="Arial" w:cs="Arial"/>
          <w:kern w:val="0"/>
        </w:rPr>
        <w:t xml:space="preserve">The Contractor shall provide </w:t>
      </w:r>
      <w:ins w:id="653" w:author="Weese, Timothy W" w:date="2026-02-24T16:29:00Z" w16du:dateUtc="2026-02-24T21:29:00Z">
        <w:r w:rsidR="009F4622" w:rsidRPr="00D80525">
          <w:rPr>
            <w:rFonts w:ascii="Arial" w:hAnsi="Arial" w:cs="Arial"/>
            <w:kern w:val="0"/>
          </w:rPr>
          <w:t>i</w:t>
        </w:r>
      </w:ins>
      <w:del w:id="654" w:author="Weese, Timothy W" w:date="2026-02-24T16:29:00Z" w16du:dateUtc="2026-02-24T21:29:00Z">
        <w:r w:rsidRPr="00D80525" w:rsidDel="009F4622">
          <w:rPr>
            <w:rFonts w:ascii="Arial" w:hAnsi="Arial" w:cs="Arial"/>
            <w:kern w:val="0"/>
          </w:rPr>
          <w:delText>I</w:delText>
        </w:r>
      </w:del>
      <w:r w:rsidRPr="00D80525">
        <w:rPr>
          <w:rFonts w:ascii="Arial" w:hAnsi="Arial" w:cs="Arial"/>
          <w:kern w:val="0"/>
        </w:rPr>
        <w:t>nspection activities in accordance with appropriate HUD standards and procedures. These activities include:</w:t>
      </w:r>
    </w:p>
    <w:p w14:paraId="45BA6218" w14:textId="4539FB12" w:rsidR="006343BE" w:rsidRPr="00D80525" w:rsidRDefault="006343BE" w:rsidP="00B879FA">
      <w:pPr>
        <w:pStyle w:val="ListParagraph"/>
        <w:widowControl w:val="0"/>
        <w:numPr>
          <w:ilvl w:val="0"/>
          <w:numId w:val="43"/>
        </w:numPr>
        <w:kinsoku w:val="0"/>
        <w:overflowPunct w:val="0"/>
        <w:spacing w:before="120" w:after="0" w:line="246" w:lineRule="exact"/>
        <w:textAlignment w:val="baseline"/>
        <w:rPr>
          <w:rFonts w:ascii="Arial" w:hAnsi="Arial" w:cs="Arial"/>
          <w:kern w:val="0"/>
        </w:rPr>
      </w:pPr>
      <w:r w:rsidRPr="00D80525">
        <w:rPr>
          <w:rFonts w:ascii="Arial" w:hAnsi="Arial" w:cs="Arial"/>
          <w:kern w:val="0"/>
        </w:rPr>
        <w:lastRenderedPageBreak/>
        <w:t>NSPIRE Inspections</w:t>
      </w:r>
    </w:p>
    <w:p w14:paraId="1A51FC87" w14:textId="77777777" w:rsidR="006343BE" w:rsidRPr="00D80525" w:rsidRDefault="006343BE" w:rsidP="00A41632">
      <w:pPr>
        <w:widowControl w:val="0"/>
        <w:numPr>
          <w:ilvl w:val="0"/>
          <w:numId w:val="33"/>
        </w:numPr>
        <w:kinsoku w:val="0"/>
        <w:overflowPunct w:val="0"/>
        <w:spacing w:before="9" w:after="0" w:line="245" w:lineRule="exact"/>
        <w:textAlignment w:val="baseline"/>
        <w:rPr>
          <w:rFonts w:ascii="Arial" w:hAnsi="Arial" w:cs="Arial"/>
          <w:spacing w:val="-2"/>
          <w:kern w:val="0"/>
        </w:rPr>
      </w:pPr>
      <w:r w:rsidRPr="00D80525">
        <w:rPr>
          <w:rFonts w:ascii="Arial" w:hAnsi="Arial" w:cs="Arial"/>
          <w:spacing w:val="-2"/>
          <w:kern w:val="0"/>
        </w:rPr>
        <w:t>Multifamily</w:t>
      </w:r>
    </w:p>
    <w:p w14:paraId="5651774C" w14:textId="77777777" w:rsidR="006343BE" w:rsidRPr="00D80525" w:rsidRDefault="006343BE" w:rsidP="00B879FA">
      <w:pPr>
        <w:widowControl w:val="0"/>
        <w:numPr>
          <w:ilvl w:val="0"/>
          <w:numId w:val="33"/>
        </w:numPr>
        <w:kinsoku w:val="0"/>
        <w:overflowPunct w:val="0"/>
        <w:spacing w:after="0" w:line="245" w:lineRule="exact"/>
        <w:textAlignment w:val="baseline"/>
        <w:rPr>
          <w:rFonts w:ascii="Arial" w:hAnsi="Arial" w:cs="Arial"/>
          <w:spacing w:val="-2"/>
          <w:kern w:val="0"/>
        </w:rPr>
      </w:pPr>
      <w:r w:rsidRPr="00D80525">
        <w:rPr>
          <w:rFonts w:ascii="Arial" w:hAnsi="Arial" w:cs="Arial"/>
        </w:rPr>
        <w:t>Public Housing</w:t>
      </w:r>
    </w:p>
    <w:p w14:paraId="0E5A778D" w14:textId="77777777" w:rsidR="006343BE" w:rsidRPr="00D80525" w:rsidRDefault="006343BE" w:rsidP="006343BE">
      <w:pPr>
        <w:widowControl w:val="0"/>
        <w:kinsoku w:val="0"/>
        <w:overflowPunct w:val="0"/>
        <w:spacing w:before="9" w:after="0" w:line="245" w:lineRule="exact"/>
        <w:ind w:left="1152"/>
        <w:textAlignment w:val="baseline"/>
        <w:rPr>
          <w:rFonts w:ascii="Arial" w:hAnsi="Arial" w:cs="Arial"/>
          <w:spacing w:val="-2"/>
          <w:kern w:val="0"/>
        </w:rPr>
      </w:pPr>
    </w:p>
    <w:p w14:paraId="3FA92700" w14:textId="77777777" w:rsidR="006343BE" w:rsidRPr="00D80525" w:rsidRDefault="006343BE" w:rsidP="006343BE">
      <w:pPr>
        <w:rPr>
          <w:rFonts w:ascii="Arial" w:hAnsi="Arial" w:cs="Arial"/>
          <w:bCs/>
        </w:rPr>
      </w:pPr>
      <w:r w:rsidRPr="00D80525">
        <w:rPr>
          <w:rFonts w:ascii="Arial" w:hAnsi="Arial" w:cs="Arial"/>
        </w:rPr>
        <w:t xml:space="preserve">The following is provided as a guide for NSPIRE inspections: </w:t>
      </w:r>
      <w:r w:rsidRPr="00D80525">
        <w:rPr>
          <w:rFonts w:ascii="Arial" w:hAnsi="Arial" w:cs="Arial"/>
        </w:rPr>
        <w:br/>
      </w:r>
      <w:r w:rsidRPr="00D80525">
        <w:rPr>
          <w:rFonts w:ascii="Arial" w:hAnsi="Arial" w:cs="Arial"/>
          <w:b/>
        </w:rPr>
        <w:t xml:space="preserve">Inspection Sample Size for NSPIRE Inspections </w:t>
      </w:r>
    </w:p>
    <w:tbl>
      <w:tblPr>
        <w:tblpPr w:leftFromText="180" w:rightFromText="180" w:vertAnchor="text" w:tblpX="84" w:tblpY="1"/>
        <w:tblOverlap w:val="never"/>
        <w:tblW w:w="0" w:type="auto"/>
        <w:tblCellMar>
          <w:left w:w="0" w:type="dxa"/>
          <w:right w:w="0" w:type="dxa"/>
        </w:tblCellMar>
        <w:tblLook w:val="0000" w:firstRow="0" w:lastRow="0" w:firstColumn="0" w:lastColumn="0" w:noHBand="0" w:noVBand="0"/>
      </w:tblPr>
      <w:tblGrid>
        <w:gridCol w:w="2885"/>
        <w:gridCol w:w="2779"/>
      </w:tblGrid>
      <w:tr w:rsidR="006343BE" w:rsidRPr="00371F17" w14:paraId="7EFCD127" w14:textId="77777777" w:rsidTr="006343BE">
        <w:trPr>
          <w:trHeight w:val="548"/>
        </w:trPr>
        <w:tc>
          <w:tcPr>
            <w:tcW w:w="2885" w:type="dxa"/>
            <w:tcBorders>
              <w:top w:val="single" w:sz="5" w:space="0" w:color="auto"/>
              <w:left w:val="single" w:sz="5" w:space="0" w:color="auto"/>
              <w:bottom w:val="single" w:sz="5" w:space="0" w:color="auto"/>
              <w:right w:val="single" w:sz="5" w:space="0" w:color="auto"/>
            </w:tcBorders>
            <w:vAlign w:val="center"/>
          </w:tcPr>
          <w:p w14:paraId="574A0F7A" w14:textId="3A48E109" w:rsidR="006343BE" w:rsidRPr="00D80525" w:rsidRDefault="00D97A7A" w:rsidP="006343BE">
            <w:pPr>
              <w:widowControl w:val="0"/>
              <w:kinsoku w:val="0"/>
              <w:overflowPunct w:val="0"/>
              <w:spacing w:after="233" w:line="247" w:lineRule="exact"/>
              <w:jc w:val="center"/>
              <w:textAlignment w:val="baseline"/>
              <w:rPr>
                <w:rFonts w:ascii="Arial" w:hAnsi="Arial" w:cs="Arial"/>
                <w:b/>
                <w:kern w:val="0"/>
              </w:rPr>
            </w:pPr>
            <w:r w:rsidRPr="00D80525">
              <w:rPr>
                <w:rFonts w:ascii="Arial" w:hAnsi="Arial" w:cs="Arial"/>
                <w:b/>
                <w:kern w:val="0"/>
              </w:rPr>
              <w:br/>
            </w:r>
            <w:r w:rsidR="006343BE" w:rsidRPr="00D80525">
              <w:rPr>
                <w:rFonts w:ascii="Arial" w:hAnsi="Arial" w:cs="Arial"/>
                <w:b/>
                <w:kern w:val="0"/>
              </w:rPr>
              <w:t>Assisted Units in Property</w:t>
            </w:r>
          </w:p>
        </w:tc>
        <w:tc>
          <w:tcPr>
            <w:tcW w:w="2779" w:type="dxa"/>
            <w:tcBorders>
              <w:top w:val="single" w:sz="5" w:space="0" w:color="auto"/>
              <w:left w:val="single" w:sz="5" w:space="0" w:color="auto"/>
              <w:bottom w:val="single" w:sz="5" w:space="0" w:color="auto"/>
              <w:right w:val="single" w:sz="5" w:space="0" w:color="auto"/>
            </w:tcBorders>
          </w:tcPr>
          <w:p w14:paraId="4F40AB6A" w14:textId="18EDEF10" w:rsidR="006343BE" w:rsidRPr="00D80525" w:rsidRDefault="00D97A7A" w:rsidP="006343BE">
            <w:pPr>
              <w:widowControl w:val="0"/>
              <w:kinsoku w:val="0"/>
              <w:overflowPunct w:val="0"/>
              <w:spacing w:after="248" w:line="247" w:lineRule="exact"/>
              <w:jc w:val="center"/>
              <w:textAlignment w:val="baseline"/>
              <w:rPr>
                <w:rFonts w:ascii="Arial" w:hAnsi="Arial" w:cs="Arial"/>
                <w:b/>
                <w:kern w:val="0"/>
              </w:rPr>
            </w:pPr>
            <w:r w:rsidRPr="00D80525">
              <w:rPr>
                <w:rFonts w:ascii="Arial" w:hAnsi="Arial" w:cs="Arial"/>
                <w:b/>
                <w:kern w:val="0"/>
              </w:rPr>
              <w:br/>
            </w:r>
            <w:r w:rsidR="006343BE" w:rsidRPr="00D80525">
              <w:rPr>
                <w:rFonts w:ascii="Arial" w:hAnsi="Arial" w:cs="Arial"/>
                <w:b/>
                <w:kern w:val="0"/>
              </w:rPr>
              <w:t>Inspected Units Sample</w:t>
            </w:r>
          </w:p>
        </w:tc>
      </w:tr>
      <w:tr w:rsidR="006343BE" w:rsidRPr="00371F17" w14:paraId="12513082" w14:textId="77777777" w:rsidTr="006343BE">
        <w:trPr>
          <w:trHeight w:val="296"/>
        </w:trPr>
        <w:tc>
          <w:tcPr>
            <w:tcW w:w="2885" w:type="dxa"/>
            <w:tcBorders>
              <w:top w:val="single" w:sz="5" w:space="0" w:color="auto"/>
              <w:left w:val="single" w:sz="5" w:space="0" w:color="auto"/>
              <w:bottom w:val="single" w:sz="5" w:space="0" w:color="auto"/>
              <w:right w:val="single" w:sz="5" w:space="0" w:color="auto"/>
            </w:tcBorders>
            <w:vAlign w:val="center"/>
          </w:tcPr>
          <w:p w14:paraId="43F0C898" w14:textId="77777777" w:rsidR="006343BE" w:rsidRPr="00D80525" w:rsidRDefault="006343BE" w:rsidP="006343BE">
            <w:pPr>
              <w:widowControl w:val="0"/>
              <w:kinsoku w:val="0"/>
              <w:overflowPunct w:val="0"/>
              <w:spacing w:after="232" w:line="248" w:lineRule="exact"/>
              <w:jc w:val="center"/>
              <w:textAlignment w:val="baseline"/>
              <w:rPr>
                <w:rFonts w:ascii="Arial" w:hAnsi="Arial" w:cs="Arial"/>
                <w:kern w:val="0"/>
              </w:rPr>
            </w:pPr>
            <w:r w:rsidRPr="00D80525">
              <w:rPr>
                <w:rFonts w:ascii="Arial" w:hAnsi="Arial" w:cs="Arial"/>
                <w:kern w:val="0"/>
              </w:rPr>
              <w:t>1</w:t>
            </w:r>
          </w:p>
        </w:tc>
        <w:tc>
          <w:tcPr>
            <w:tcW w:w="2779" w:type="dxa"/>
            <w:tcBorders>
              <w:top w:val="single" w:sz="5" w:space="0" w:color="auto"/>
              <w:left w:val="single" w:sz="5" w:space="0" w:color="auto"/>
              <w:bottom w:val="single" w:sz="5" w:space="0" w:color="auto"/>
              <w:right w:val="single" w:sz="5" w:space="0" w:color="auto"/>
            </w:tcBorders>
            <w:vAlign w:val="center"/>
          </w:tcPr>
          <w:p w14:paraId="074C39C7" w14:textId="77777777" w:rsidR="006343BE" w:rsidRPr="00D80525" w:rsidRDefault="006343BE" w:rsidP="006343BE">
            <w:pPr>
              <w:widowControl w:val="0"/>
              <w:kinsoku w:val="0"/>
              <w:overflowPunct w:val="0"/>
              <w:spacing w:after="232" w:line="248" w:lineRule="exact"/>
              <w:jc w:val="center"/>
              <w:textAlignment w:val="baseline"/>
              <w:rPr>
                <w:rFonts w:ascii="Arial" w:hAnsi="Arial" w:cs="Arial"/>
                <w:kern w:val="0"/>
              </w:rPr>
            </w:pPr>
            <w:r w:rsidRPr="00D80525">
              <w:rPr>
                <w:rFonts w:ascii="Arial" w:hAnsi="Arial" w:cs="Arial"/>
                <w:kern w:val="0"/>
              </w:rPr>
              <w:t>1</w:t>
            </w:r>
          </w:p>
        </w:tc>
      </w:tr>
      <w:tr w:rsidR="006343BE" w:rsidRPr="00371F17" w14:paraId="10355DAC"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4FBE9AF5" w14:textId="77777777" w:rsidR="006343BE" w:rsidRPr="00D80525" w:rsidRDefault="006343BE" w:rsidP="006343BE">
            <w:pPr>
              <w:widowControl w:val="0"/>
              <w:kinsoku w:val="0"/>
              <w:overflowPunct w:val="0"/>
              <w:spacing w:after="256" w:line="248" w:lineRule="exact"/>
              <w:jc w:val="center"/>
              <w:textAlignment w:val="baseline"/>
              <w:rPr>
                <w:rFonts w:ascii="Arial" w:hAnsi="Arial" w:cs="Arial"/>
                <w:kern w:val="0"/>
              </w:rPr>
            </w:pPr>
            <w:r w:rsidRPr="00D80525">
              <w:rPr>
                <w:rFonts w:ascii="Arial" w:hAnsi="Arial" w:cs="Arial"/>
                <w:kern w:val="0"/>
              </w:rPr>
              <w:t>2</w:t>
            </w:r>
          </w:p>
        </w:tc>
        <w:tc>
          <w:tcPr>
            <w:tcW w:w="2779" w:type="dxa"/>
            <w:tcBorders>
              <w:top w:val="single" w:sz="5" w:space="0" w:color="auto"/>
              <w:left w:val="single" w:sz="5" w:space="0" w:color="auto"/>
              <w:bottom w:val="single" w:sz="5" w:space="0" w:color="auto"/>
              <w:right w:val="single" w:sz="5" w:space="0" w:color="auto"/>
            </w:tcBorders>
            <w:vAlign w:val="center"/>
          </w:tcPr>
          <w:p w14:paraId="5E4B7787" w14:textId="77777777" w:rsidR="006343BE" w:rsidRPr="00D80525" w:rsidRDefault="006343BE" w:rsidP="006343BE">
            <w:pPr>
              <w:widowControl w:val="0"/>
              <w:kinsoku w:val="0"/>
              <w:overflowPunct w:val="0"/>
              <w:spacing w:after="256" w:line="248" w:lineRule="exact"/>
              <w:jc w:val="center"/>
              <w:textAlignment w:val="baseline"/>
              <w:rPr>
                <w:rFonts w:ascii="Arial" w:hAnsi="Arial" w:cs="Arial"/>
                <w:kern w:val="0"/>
              </w:rPr>
            </w:pPr>
            <w:r w:rsidRPr="00D80525">
              <w:rPr>
                <w:rFonts w:ascii="Arial" w:hAnsi="Arial" w:cs="Arial"/>
                <w:kern w:val="0"/>
              </w:rPr>
              <w:t>2</w:t>
            </w:r>
          </w:p>
        </w:tc>
      </w:tr>
      <w:tr w:rsidR="006343BE" w:rsidRPr="00371F17" w14:paraId="1BC00053"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6A574AFA" w14:textId="77777777" w:rsidR="006343BE" w:rsidRPr="00D80525" w:rsidRDefault="006343BE" w:rsidP="006343BE">
            <w:pPr>
              <w:widowControl w:val="0"/>
              <w:kinsoku w:val="0"/>
              <w:overflowPunct w:val="0"/>
              <w:spacing w:after="247" w:line="248" w:lineRule="exact"/>
              <w:jc w:val="center"/>
              <w:textAlignment w:val="baseline"/>
              <w:rPr>
                <w:rFonts w:ascii="Arial" w:hAnsi="Arial" w:cs="Arial"/>
                <w:kern w:val="0"/>
              </w:rPr>
            </w:pPr>
            <w:r w:rsidRPr="00D80525">
              <w:rPr>
                <w:rFonts w:ascii="Arial" w:hAnsi="Arial" w:cs="Arial"/>
                <w:kern w:val="0"/>
              </w:rPr>
              <w:t>3</w:t>
            </w:r>
          </w:p>
        </w:tc>
        <w:tc>
          <w:tcPr>
            <w:tcW w:w="2779" w:type="dxa"/>
            <w:tcBorders>
              <w:top w:val="single" w:sz="5" w:space="0" w:color="auto"/>
              <w:left w:val="single" w:sz="5" w:space="0" w:color="auto"/>
              <w:bottom w:val="single" w:sz="5" w:space="0" w:color="auto"/>
              <w:right w:val="single" w:sz="5" w:space="0" w:color="auto"/>
            </w:tcBorders>
            <w:vAlign w:val="center"/>
          </w:tcPr>
          <w:p w14:paraId="31E43B34" w14:textId="77777777" w:rsidR="006343BE" w:rsidRPr="00D80525" w:rsidRDefault="006343BE" w:rsidP="006343BE">
            <w:pPr>
              <w:widowControl w:val="0"/>
              <w:kinsoku w:val="0"/>
              <w:overflowPunct w:val="0"/>
              <w:spacing w:after="247" w:line="248" w:lineRule="exact"/>
              <w:jc w:val="center"/>
              <w:textAlignment w:val="baseline"/>
              <w:rPr>
                <w:rFonts w:ascii="Arial" w:hAnsi="Arial" w:cs="Arial"/>
                <w:kern w:val="0"/>
              </w:rPr>
            </w:pPr>
            <w:r w:rsidRPr="00D80525">
              <w:rPr>
                <w:rFonts w:ascii="Arial" w:hAnsi="Arial" w:cs="Arial"/>
                <w:kern w:val="0"/>
              </w:rPr>
              <w:t>3</w:t>
            </w:r>
          </w:p>
        </w:tc>
      </w:tr>
      <w:tr w:rsidR="006343BE" w:rsidRPr="00371F17" w14:paraId="214391BD"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2FD9401A" w14:textId="77777777" w:rsidR="006343BE" w:rsidRPr="00D80525" w:rsidRDefault="006343BE" w:rsidP="006343BE">
            <w:pPr>
              <w:widowControl w:val="0"/>
              <w:kinsoku w:val="0"/>
              <w:overflowPunct w:val="0"/>
              <w:spacing w:after="246" w:line="248" w:lineRule="exact"/>
              <w:jc w:val="center"/>
              <w:textAlignment w:val="baseline"/>
              <w:rPr>
                <w:rFonts w:ascii="Arial" w:hAnsi="Arial" w:cs="Arial"/>
                <w:kern w:val="0"/>
              </w:rPr>
            </w:pPr>
            <w:r w:rsidRPr="00D80525">
              <w:rPr>
                <w:rFonts w:ascii="Arial" w:hAnsi="Arial" w:cs="Arial"/>
                <w:kern w:val="0"/>
              </w:rPr>
              <w:t>4</w:t>
            </w:r>
          </w:p>
        </w:tc>
        <w:tc>
          <w:tcPr>
            <w:tcW w:w="2779" w:type="dxa"/>
            <w:tcBorders>
              <w:top w:val="single" w:sz="5" w:space="0" w:color="auto"/>
              <w:left w:val="single" w:sz="5" w:space="0" w:color="auto"/>
              <w:bottom w:val="single" w:sz="5" w:space="0" w:color="auto"/>
              <w:right w:val="single" w:sz="5" w:space="0" w:color="auto"/>
            </w:tcBorders>
            <w:vAlign w:val="center"/>
          </w:tcPr>
          <w:p w14:paraId="3C7CF804" w14:textId="77777777" w:rsidR="006343BE" w:rsidRPr="00D80525" w:rsidRDefault="006343BE" w:rsidP="006343BE">
            <w:pPr>
              <w:widowControl w:val="0"/>
              <w:kinsoku w:val="0"/>
              <w:overflowPunct w:val="0"/>
              <w:spacing w:after="246" w:line="248" w:lineRule="exact"/>
              <w:jc w:val="center"/>
              <w:textAlignment w:val="baseline"/>
              <w:rPr>
                <w:rFonts w:ascii="Arial" w:hAnsi="Arial" w:cs="Arial"/>
                <w:kern w:val="0"/>
              </w:rPr>
            </w:pPr>
            <w:r w:rsidRPr="00D80525">
              <w:rPr>
                <w:rFonts w:ascii="Arial" w:hAnsi="Arial" w:cs="Arial"/>
                <w:kern w:val="0"/>
              </w:rPr>
              <w:t>4</w:t>
            </w:r>
          </w:p>
        </w:tc>
      </w:tr>
      <w:tr w:rsidR="006343BE" w:rsidRPr="00371F17" w14:paraId="2FC57D81"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383AC2CC" w14:textId="77777777" w:rsidR="006343BE" w:rsidRPr="00D80525" w:rsidRDefault="006343BE" w:rsidP="006343BE">
            <w:pPr>
              <w:widowControl w:val="0"/>
              <w:kinsoku w:val="0"/>
              <w:overflowPunct w:val="0"/>
              <w:spacing w:after="251" w:line="248" w:lineRule="exact"/>
              <w:jc w:val="center"/>
              <w:textAlignment w:val="baseline"/>
              <w:rPr>
                <w:rFonts w:ascii="Arial" w:hAnsi="Arial" w:cs="Arial"/>
                <w:kern w:val="0"/>
              </w:rPr>
            </w:pPr>
            <w:r w:rsidRPr="00D80525">
              <w:rPr>
                <w:rFonts w:ascii="Arial" w:hAnsi="Arial" w:cs="Arial"/>
                <w:kern w:val="0"/>
              </w:rPr>
              <w:t>5</w:t>
            </w:r>
          </w:p>
        </w:tc>
        <w:tc>
          <w:tcPr>
            <w:tcW w:w="2779" w:type="dxa"/>
            <w:tcBorders>
              <w:top w:val="single" w:sz="5" w:space="0" w:color="auto"/>
              <w:left w:val="single" w:sz="5" w:space="0" w:color="auto"/>
              <w:bottom w:val="single" w:sz="5" w:space="0" w:color="auto"/>
              <w:right w:val="single" w:sz="5" w:space="0" w:color="auto"/>
            </w:tcBorders>
            <w:vAlign w:val="center"/>
          </w:tcPr>
          <w:p w14:paraId="414FDC5C" w14:textId="77777777" w:rsidR="006343BE" w:rsidRPr="00D80525" w:rsidRDefault="006343BE" w:rsidP="006343BE">
            <w:pPr>
              <w:widowControl w:val="0"/>
              <w:kinsoku w:val="0"/>
              <w:overflowPunct w:val="0"/>
              <w:spacing w:after="251" w:line="248" w:lineRule="exact"/>
              <w:jc w:val="center"/>
              <w:textAlignment w:val="baseline"/>
              <w:rPr>
                <w:rFonts w:ascii="Arial" w:hAnsi="Arial" w:cs="Arial"/>
                <w:kern w:val="0"/>
              </w:rPr>
            </w:pPr>
            <w:r w:rsidRPr="00D80525">
              <w:rPr>
                <w:rFonts w:ascii="Arial" w:hAnsi="Arial" w:cs="Arial"/>
                <w:kern w:val="0"/>
              </w:rPr>
              <w:t>5</w:t>
            </w:r>
          </w:p>
        </w:tc>
      </w:tr>
      <w:tr w:rsidR="006343BE" w:rsidRPr="00371F17" w14:paraId="47881FDA"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466C8DA9" w14:textId="77777777" w:rsidR="006343BE" w:rsidRPr="00D80525" w:rsidRDefault="006343BE" w:rsidP="006343BE">
            <w:pPr>
              <w:widowControl w:val="0"/>
              <w:kinsoku w:val="0"/>
              <w:overflowPunct w:val="0"/>
              <w:spacing w:after="241" w:line="248" w:lineRule="exact"/>
              <w:jc w:val="center"/>
              <w:textAlignment w:val="baseline"/>
              <w:rPr>
                <w:rFonts w:ascii="Arial" w:hAnsi="Arial" w:cs="Arial"/>
                <w:kern w:val="0"/>
              </w:rPr>
            </w:pPr>
            <w:r w:rsidRPr="00D80525">
              <w:rPr>
                <w:rFonts w:ascii="Arial" w:hAnsi="Arial" w:cs="Arial"/>
                <w:kern w:val="0"/>
              </w:rPr>
              <w:t>6</w:t>
            </w:r>
          </w:p>
        </w:tc>
        <w:tc>
          <w:tcPr>
            <w:tcW w:w="2779" w:type="dxa"/>
            <w:tcBorders>
              <w:top w:val="single" w:sz="5" w:space="0" w:color="auto"/>
              <w:left w:val="single" w:sz="5" w:space="0" w:color="auto"/>
              <w:bottom w:val="single" w:sz="5" w:space="0" w:color="auto"/>
              <w:right w:val="single" w:sz="5" w:space="0" w:color="auto"/>
            </w:tcBorders>
            <w:vAlign w:val="center"/>
          </w:tcPr>
          <w:p w14:paraId="4D837764" w14:textId="77777777" w:rsidR="006343BE" w:rsidRPr="00D80525" w:rsidRDefault="006343BE" w:rsidP="006343BE">
            <w:pPr>
              <w:widowControl w:val="0"/>
              <w:kinsoku w:val="0"/>
              <w:overflowPunct w:val="0"/>
              <w:spacing w:after="241" w:line="248" w:lineRule="exact"/>
              <w:jc w:val="center"/>
              <w:textAlignment w:val="baseline"/>
              <w:rPr>
                <w:rFonts w:ascii="Arial" w:hAnsi="Arial" w:cs="Arial"/>
                <w:kern w:val="0"/>
              </w:rPr>
            </w:pPr>
            <w:r w:rsidRPr="00D80525">
              <w:rPr>
                <w:rFonts w:ascii="Arial" w:hAnsi="Arial" w:cs="Arial"/>
                <w:kern w:val="0"/>
              </w:rPr>
              <w:t>6</w:t>
            </w:r>
          </w:p>
        </w:tc>
      </w:tr>
      <w:tr w:rsidR="006343BE" w:rsidRPr="00371F17" w14:paraId="3A1D912F"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4C3AD6F2" w14:textId="77777777" w:rsidR="006343BE" w:rsidRPr="00D80525" w:rsidRDefault="006343BE" w:rsidP="006343BE">
            <w:pPr>
              <w:widowControl w:val="0"/>
              <w:kinsoku w:val="0"/>
              <w:overflowPunct w:val="0"/>
              <w:spacing w:after="246" w:line="248" w:lineRule="exact"/>
              <w:jc w:val="center"/>
              <w:textAlignment w:val="baseline"/>
              <w:rPr>
                <w:rFonts w:ascii="Arial" w:hAnsi="Arial" w:cs="Arial"/>
                <w:kern w:val="0"/>
              </w:rPr>
            </w:pPr>
            <w:r w:rsidRPr="00D80525">
              <w:rPr>
                <w:rFonts w:ascii="Arial" w:hAnsi="Arial" w:cs="Arial"/>
                <w:kern w:val="0"/>
              </w:rPr>
              <w:t>7</w:t>
            </w:r>
          </w:p>
        </w:tc>
        <w:tc>
          <w:tcPr>
            <w:tcW w:w="2779" w:type="dxa"/>
            <w:tcBorders>
              <w:top w:val="single" w:sz="5" w:space="0" w:color="auto"/>
              <w:left w:val="single" w:sz="5" w:space="0" w:color="auto"/>
              <w:bottom w:val="single" w:sz="5" w:space="0" w:color="auto"/>
              <w:right w:val="single" w:sz="5" w:space="0" w:color="auto"/>
            </w:tcBorders>
            <w:vAlign w:val="center"/>
          </w:tcPr>
          <w:p w14:paraId="0854D936" w14:textId="77777777" w:rsidR="006343BE" w:rsidRPr="00D80525" w:rsidRDefault="006343BE" w:rsidP="006343BE">
            <w:pPr>
              <w:widowControl w:val="0"/>
              <w:kinsoku w:val="0"/>
              <w:overflowPunct w:val="0"/>
              <w:spacing w:after="246" w:line="248" w:lineRule="exact"/>
              <w:jc w:val="center"/>
              <w:textAlignment w:val="baseline"/>
              <w:rPr>
                <w:rFonts w:ascii="Arial" w:hAnsi="Arial" w:cs="Arial"/>
                <w:kern w:val="0"/>
              </w:rPr>
            </w:pPr>
            <w:r w:rsidRPr="00D80525">
              <w:rPr>
                <w:rFonts w:ascii="Arial" w:hAnsi="Arial" w:cs="Arial"/>
                <w:kern w:val="0"/>
              </w:rPr>
              <w:t>6</w:t>
            </w:r>
          </w:p>
        </w:tc>
      </w:tr>
      <w:tr w:rsidR="006343BE" w:rsidRPr="00371F17" w14:paraId="2149C3B8"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1B578421" w14:textId="77777777" w:rsidR="006343BE" w:rsidRPr="00D80525" w:rsidRDefault="006343BE" w:rsidP="006343BE">
            <w:pPr>
              <w:widowControl w:val="0"/>
              <w:kinsoku w:val="0"/>
              <w:overflowPunct w:val="0"/>
              <w:spacing w:after="251" w:line="248" w:lineRule="exact"/>
              <w:jc w:val="center"/>
              <w:textAlignment w:val="baseline"/>
              <w:rPr>
                <w:rFonts w:ascii="Arial" w:hAnsi="Arial" w:cs="Arial"/>
                <w:kern w:val="0"/>
              </w:rPr>
            </w:pPr>
            <w:r w:rsidRPr="00D80525">
              <w:rPr>
                <w:rFonts w:ascii="Arial" w:hAnsi="Arial" w:cs="Arial"/>
                <w:kern w:val="0"/>
              </w:rPr>
              <w:t>8</w:t>
            </w:r>
          </w:p>
        </w:tc>
        <w:tc>
          <w:tcPr>
            <w:tcW w:w="2779" w:type="dxa"/>
            <w:tcBorders>
              <w:top w:val="single" w:sz="5" w:space="0" w:color="auto"/>
              <w:left w:val="single" w:sz="5" w:space="0" w:color="auto"/>
              <w:bottom w:val="single" w:sz="5" w:space="0" w:color="auto"/>
              <w:right w:val="single" w:sz="5" w:space="0" w:color="auto"/>
            </w:tcBorders>
            <w:vAlign w:val="center"/>
          </w:tcPr>
          <w:p w14:paraId="0774A77B" w14:textId="77777777" w:rsidR="006343BE" w:rsidRPr="00D80525" w:rsidRDefault="006343BE" w:rsidP="006343BE">
            <w:pPr>
              <w:widowControl w:val="0"/>
              <w:kinsoku w:val="0"/>
              <w:overflowPunct w:val="0"/>
              <w:spacing w:after="251" w:line="248" w:lineRule="exact"/>
              <w:jc w:val="center"/>
              <w:textAlignment w:val="baseline"/>
              <w:rPr>
                <w:rFonts w:ascii="Arial" w:hAnsi="Arial" w:cs="Arial"/>
                <w:kern w:val="0"/>
              </w:rPr>
            </w:pPr>
            <w:r w:rsidRPr="00D80525">
              <w:rPr>
                <w:rFonts w:ascii="Arial" w:hAnsi="Arial" w:cs="Arial"/>
                <w:kern w:val="0"/>
              </w:rPr>
              <w:t>7</w:t>
            </w:r>
          </w:p>
        </w:tc>
      </w:tr>
      <w:tr w:rsidR="006343BE" w:rsidRPr="00371F17" w14:paraId="0A21CBDB"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25E63FDD" w14:textId="77777777" w:rsidR="006343BE" w:rsidRPr="00D80525" w:rsidRDefault="006343BE" w:rsidP="006343BE">
            <w:pPr>
              <w:widowControl w:val="0"/>
              <w:kinsoku w:val="0"/>
              <w:overflowPunct w:val="0"/>
              <w:spacing w:after="256" w:line="248" w:lineRule="exact"/>
              <w:jc w:val="center"/>
              <w:textAlignment w:val="baseline"/>
              <w:rPr>
                <w:rFonts w:ascii="Arial" w:hAnsi="Arial" w:cs="Arial"/>
                <w:kern w:val="0"/>
              </w:rPr>
            </w:pPr>
            <w:r w:rsidRPr="00D80525">
              <w:rPr>
                <w:rFonts w:ascii="Arial" w:hAnsi="Arial" w:cs="Arial"/>
                <w:kern w:val="0"/>
              </w:rPr>
              <w:t>9</w:t>
            </w:r>
          </w:p>
        </w:tc>
        <w:tc>
          <w:tcPr>
            <w:tcW w:w="2779" w:type="dxa"/>
            <w:tcBorders>
              <w:top w:val="single" w:sz="5" w:space="0" w:color="auto"/>
              <w:left w:val="single" w:sz="5" w:space="0" w:color="auto"/>
              <w:bottom w:val="single" w:sz="5" w:space="0" w:color="auto"/>
              <w:right w:val="single" w:sz="5" w:space="0" w:color="auto"/>
            </w:tcBorders>
            <w:vAlign w:val="center"/>
          </w:tcPr>
          <w:p w14:paraId="0D2CC8D8" w14:textId="77777777" w:rsidR="006343BE" w:rsidRPr="00D80525" w:rsidRDefault="006343BE" w:rsidP="006343BE">
            <w:pPr>
              <w:widowControl w:val="0"/>
              <w:kinsoku w:val="0"/>
              <w:overflowPunct w:val="0"/>
              <w:spacing w:after="256" w:line="248" w:lineRule="exact"/>
              <w:jc w:val="center"/>
              <w:textAlignment w:val="baseline"/>
              <w:rPr>
                <w:rFonts w:ascii="Arial" w:hAnsi="Arial" w:cs="Arial"/>
                <w:kern w:val="0"/>
              </w:rPr>
            </w:pPr>
            <w:r w:rsidRPr="00D80525">
              <w:rPr>
                <w:rFonts w:ascii="Arial" w:hAnsi="Arial" w:cs="Arial"/>
                <w:kern w:val="0"/>
              </w:rPr>
              <w:t>8</w:t>
            </w:r>
          </w:p>
        </w:tc>
      </w:tr>
      <w:tr w:rsidR="006343BE" w:rsidRPr="00371F17" w14:paraId="10CFCDCB"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4D964BAD" w14:textId="77777777" w:rsidR="006343BE" w:rsidRPr="00D80525" w:rsidRDefault="006343BE" w:rsidP="006343BE">
            <w:pPr>
              <w:widowControl w:val="0"/>
              <w:kinsoku w:val="0"/>
              <w:overflowPunct w:val="0"/>
              <w:spacing w:after="242" w:line="248" w:lineRule="exact"/>
              <w:jc w:val="center"/>
              <w:textAlignment w:val="baseline"/>
              <w:rPr>
                <w:rFonts w:ascii="Arial" w:hAnsi="Arial" w:cs="Arial"/>
                <w:kern w:val="0"/>
              </w:rPr>
            </w:pPr>
            <w:r w:rsidRPr="00D80525">
              <w:rPr>
                <w:rFonts w:ascii="Arial" w:hAnsi="Arial" w:cs="Arial"/>
                <w:kern w:val="0"/>
              </w:rPr>
              <w:t>10</w:t>
            </w:r>
          </w:p>
        </w:tc>
        <w:tc>
          <w:tcPr>
            <w:tcW w:w="2779" w:type="dxa"/>
            <w:tcBorders>
              <w:top w:val="single" w:sz="5" w:space="0" w:color="auto"/>
              <w:left w:val="single" w:sz="5" w:space="0" w:color="auto"/>
              <w:bottom w:val="single" w:sz="5" w:space="0" w:color="auto"/>
              <w:right w:val="single" w:sz="5" w:space="0" w:color="auto"/>
            </w:tcBorders>
            <w:vAlign w:val="center"/>
          </w:tcPr>
          <w:p w14:paraId="19E211C1" w14:textId="77777777" w:rsidR="006343BE" w:rsidRPr="00D80525" w:rsidRDefault="006343BE" w:rsidP="006343BE">
            <w:pPr>
              <w:widowControl w:val="0"/>
              <w:kinsoku w:val="0"/>
              <w:overflowPunct w:val="0"/>
              <w:spacing w:after="242" w:line="248" w:lineRule="exact"/>
              <w:jc w:val="center"/>
              <w:textAlignment w:val="baseline"/>
              <w:rPr>
                <w:rFonts w:ascii="Arial" w:hAnsi="Arial" w:cs="Arial"/>
                <w:kern w:val="0"/>
              </w:rPr>
            </w:pPr>
            <w:r w:rsidRPr="00D80525">
              <w:rPr>
                <w:rFonts w:ascii="Arial" w:hAnsi="Arial" w:cs="Arial"/>
                <w:kern w:val="0"/>
              </w:rPr>
              <w:t>8</w:t>
            </w:r>
          </w:p>
        </w:tc>
      </w:tr>
      <w:tr w:rsidR="006343BE" w:rsidRPr="00371F17" w14:paraId="6B4C35CB"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0F168C76" w14:textId="77777777" w:rsidR="006343BE" w:rsidRPr="00D80525" w:rsidRDefault="006343BE" w:rsidP="006343BE">
            <w:pPr>
              <w:widowControl w:val="0"/>
              <w:kinsoku w:val="0"/>
              <w:overflowPunct w:val="0"/>
              <w:spacing w:after="246" w:line="248" w:lineRule="exact"/>
              <w:jc w:val="center"/>
              <w:textAlignment w:val="baseline"/>
              <w:rPr>
                <w:rFonts w:ascii="Arial" w:hAnsi="Arial" w:cs="Arial"/>
                <w:kern w:val="0"/>
              </w:rPr>
            </w:pPr>
            <w:r w:rsidRPr="00D80525">
              <w:rPr>
                <w:rFonts w:ascii="Arial" w:hAnsi="Arial" w:cs="Arial"/>
                <w:kern w:val="0"/>
              </w:rPr>
              <w:t>13-14</w:t>
            </w:r>
          </w:p>
        </w:tc>
        <w:tc>
          <w:tcPr>
            <w:tcW w:w="2779" w:type="dxa"/>
            <w:tcBorders>
              <w:top w:val="single" w:sz="5" w:space="0" w:color="auto"/>
              <w:left w:val="single" w:sz="5" w:space="0" w:color="auto"/>
              <w:bottom w:val="single" w:sz="5" w:space="0" w:color="auto"/>
              <w:right w:val="single" w:sz="5" w:space="0" w:color="auto"/>
            </w:tcBorders>
            <w:vAlign w:val="center"/>
          </w:tcPr>
          <w:p w14:paraId="6F1748AE" w14:textId="77777777" w:rsidR="006343BE" w:rsidRPr="00D80525" w:rsidRDefault="006343BE" w:rsidP="006343BE">
            <w:pPr>
              <w:widowControl w:val="0"/>
              <w:kinsoku w:val="0"/>
              <w:overflowPunct w:val="0"/>
              <w:spacing w:after="246" w:line="248" w:lineRule="exact"/>
              <w:jc w:val="center"/>
              <w:textAlignment w:val="baseline"/>
              <w:rPr>
                <w:rFonts w:ascii="Arial" w:hAnsi="Arial" w:cs="Arial"/>
                <w:kern w:val="0"/>
              </w:rPr>
            </w:pPr>
            <w:r w:rsidRPr="00D80525">
              <w:rPr>
                <w:rFonts w:ascii="Arial" w:hAnsi="Arial" w:cs="Arial"/>
                <w:kern w:val="0"/>
              </w:rPr>
              <w:t>10</w:t>
            </w:r>
          </w:p>
        </w:tc>
      </w:tr>
      <w:tr w:rsidR="006343BE" w:rsidRPr="00371F17" w14:paraId="761A9555"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65B88CE1" w14:textId="77777777" w:rsidR="006343BE" w:rsidRPr="00D80525" w:rsidRDefault="006343BE" w:rsidP="006343BE">
            <w:pPr>
              <w:widowControl w:val="0"/>
              <w:kinsoku w:val="0"/>
              <w:overflowPunct w:val="0"/>
              <w:spacing w:after="255" w:line="248" w:lineRule="exact"/>
              <w:jc w:val="center"/>
              <w:textAlignment w:val="baseline"/>
              <w:rPr>
                <w:rFonts w:ascii="Arial" w:hAnsi="Arial" w:cs="Arial"/>
                <w:kern w:val="0"/>
              </w:rPr>
            </w:pPr>
            <w:r w:rsidRPr="00D80525">
              <w:rPr>
                <w:rFonts w:ascii="Arial" w:hAnsi="Arial" w:cs="Arial"/>
                <w:kern w:val="0"/>
              </w:rPr>
              <w:t>15-16</w:t>
            </w:r>
          </w:p>
        </w:tc>
        <w:tc>
          <w:tcPr>
            <w:tcW w:w="2779" w:type="dxa"/>
            <w:tcBorders>
              <w:top w:val="single" w:sz="5" w:space="0" w:color="auto"/>
              <w:left w:val="single" w:sz="5" w:space="0" w:color="auto"/>
              <w:bottom w:val="single" w:sz="5" w:space="0" w:color="auto"/>
              <w:right w:val="single" w:sz="5" w:space="0" w:color="auto"/>
            </w:tcBorders>
            <w:vAlign w:val="center"/>
          </w:tcPr>
          <w:p w14:paraId="74016F5F" w14:textId="77777777" w:rsidR="006343BE" w:rsidRPr="00D80525" w:rsidRDefault="006343BE" w:rsidP="006343BE">
            <w:pPr>
              <w:widowControl w:val="0"/>
              <w:kinsoku w:val="0"/>
              <w:overflowPunct w:val="0"/>
              <w:spacing w:after="255" w:line="248" w:lineRule="exact"/>
              <w:jc w:val="center"/>
              <w:textAlignment w:val="baseline"/>
              <w:rPr>
                <w:rFonts w:ascii="Arial" w:hAnsi="Arial" w:cs="Arial"/>
                <w:kern w:val="0"/>
              </w:rPr>
            </w:pPr>
            <w:r w:rsidRPr="00D80525">
              <w:rPr>
                <w:rFonts w:ascii="Arial" w:hAnsi="Arial" w:cs="Arial"/>
                <w:kern w:val="0"/>
              </w:rPr>
              <w:t>11</w:t>
            </w:r>
          </w:p>
        </w:tc>
      </w:tr>
      <w:tr w:rsidR="00D85B71" w:rsidRPr="00371F17" w14:paraId="40B9351C"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74DFC79A" w14:textId="77777777" w:rsidR="00D85B71" w:rsidRPr="00D80525" w:rsidRDefault="00D85B71" w:rsidP="00D85B71">
            <w:pPr>
              <w:widowControl w:val="0"/>
              <w:kinsoku w:val="0"/>
              <w:overflowPunct w:val="0"/>
              <w:spacing w:after="246" w:line="248" w:lineRule="exact"/>
              <w:jc w:val="center"/>
              <w:textAlignment w:val="baseline"/>
              <w:rPr>
                <w:rFonts w:ascii="Arial" w:hAnsi="Arial" w:cs="Arial"/>
                <w:kern w:val="0"/>
              </w:rPr>
            </w:pPr>
            <w:r w:rsidRPr="00D80525">
              <w:rPr>
                <w:rFonts w:ascii="Arial" w:hAnsi="Arial" w:cs="Arial"/>
                <w:kern w:val="0"/>
              </w:rPr>
              <w:t>17-18</w:t>
            </w:r>
          </w:p>
        </w:tc>
        <w:tc>
          <w:tcPr>
            <w:tcW w:w="2779" w:type="dxa"/>
            <w:tcBorders>
              <w:top w:val="single" w:sz="5" w:space="0" w:color="auto"/>
              <w:left w:val="single" w:sz="5" w:space="0" w:color="auto"/>
              <w:bottom w:val="single" w:sz="5" w:space="0" w:color="auto"/>
              <w:right w:val="single" w:sz="5" w:space="0" w:color="auto"/>
            </w:tcBorders>
            <w:vAlign w:val="center"/>
          </w:tcPr>
          <w:p w14:paraId="47F9442C" w14:textId="77777777" w:rsidR="00D85B71" w:rsidRPr="00D80525" w:rsidRDefault="00D85B71" w:rsidP="00D85B71">
            <w:pPr>
              <w:widowControl w:val="0"/>
              <w:kinsoku w:val="0"/>
              <w:overflowPunct w:val="0"/>
              <w:spacing w:after="246" w:line="248" w:lineRule="exact"/>
              <w:jc w:val="center"/>
              <w:textAlignment w:val="baseline"/>
              <w:rPr>
                <w:rFonts w:ascii="Arial" w:hAnsi="Arial" w:cs="Arial"/>
                <w:kern w:val="0"/>
              </w:rPr>
            </w:pPr>
            <w:r w:rsidRPr="00D80525">
              <w:rPr>
                <w:rFonts w:ascii="Arial" w:hAnsi="Arial" w:cs="Arial"/>
                <w:kern w:val="0"/>
              </w:rPr>
              <w:t>12</w:t>
            </w:r>
          </w:p>
        </w:tc>
      </w:tr>
      <w:tr w:rsidR="00D85B71" w:rsidRPr="00371F17" w14:paraId="7110BA15"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1C3746F2" w14:textId="77777777" w:rsidR="00D85B71" w:rsidRPr="00D80525" w:rsidRDefault="00D85B71" w:rsidP="00D85B71">
            <w:pPr>
              <w:widowControl w:val="0"/>
              <w:kinsoku w:val="0"/>
              <w:overflowPunct w:val="0"/>
              <w:spacing w:after="246" w:line="248" w:lineRule="exact"/>
              <w:jc w:val="center"/>
              <w:textAlignment w:val="baseline"/>
              <w:rPr>
                <w:rFonts w:ascii="Arial" w:hAnsi="Arial" w:cs="Arial"/>
                <w:kern w:val="0"/>
              </w:rPr>
            </w:pPr>
            <w:r w:rsidRPr="00D80525">
              <w:rPr>
                <w:rFonts w:ascii="Arial" w:hAnsi="Arial" w:cs="Arial"/>
                <w:kern w:val="0"/>
              </w:rPr>
              <w:t>19-21</w:t>
            </w:r>
          </w:p>
        </w:tc>
        <w:tc>
          <w:tcPr>
            <w:tcW w:w="2779" w:type="dxa"/>
            <w:tcBorders>
              <w:top w:val="single" w:sz="5" w:space="0" w:color="auto"/>
              <w:left w:val="single" w:sz="5" w:space="0" w:color="auto"/>
              <w:bottom w:val="single" w:sz="5" w:space="0" w:color="auto"/>
              <w:right w:val="single" w:sz="5" w:space="0" w:color="auto"/>
            </w:tcBorders>
            <w:vAlign w:val="center"/>
          </w:tcPr>
          <w:p w14:paraId="0FA9683E" w14:textId="77777777" w:rsidR="00D85B71" w:rsidRPr="00D80525" w:rsidRDefault="00D85B71" w:rsidP="00D85B71">
            <w:pPr>
              <w:widowControl w:val="0"/>
              <w:kinsoku w:val="0"/>
              <w:overflowPunct w:val="0"/>
              <w:spacing w:after="246" w:line="248" w:lineRule="exact"/>
              <w:jc w:val="center"/>
              <w:textAlignment w:val="baseline"/>
              <w:rPr>
                <w:rFonts w:ascii="Arial" w:hAnsi="Arial" w:cs="Arial"/>
                <w:kern w:val="0"/>
              </w:rPr>
            </w:pPr>
            <w:r w:rsidRPr="00D80525">
              <w:rPr>
                <w:rFonts w:ascii="Arial" w:hAnsi="Arial" w:cs="Arial"/>
                <w:kern w:val="0"/>
              </w:rPr>
              <w:t>13</w:t>
            </w:r>
          </w:p>
        </w:tc>
      </w:tr>
      <w:tr w:rsidR="00D85B71" w:rsidRPr="00371F17" w14:paraId="4BCE293B"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29BFB43D" w14:textId="77777777" w:rsidR="00D85B71" w:rsidRPr="00D80525" w:rsidRDefault="00D85B71" w:rsidP="00D85B71">
            <w:pPr>
              <w:widowControl w:val="0"/>
              <w:kinsoku w:val="0"/>
              <w:overflowPunct w:val="0"/>
              <w:spacing w:after="251" w:line="248" w:lineRule="exact"/>
              <w:jc w:val="center"/>
              <w:textAlignment w:val="baseline"/>
              <w:rPr>
                <w:rFonts w:ascii="Arial" w:hAnsi="Arial" w:cs="Arial"/>
                <w:kern w:val="0"/>
              </w:rPr>
            </w:pPr>
            <w:r w:rsidRPr="00D80525">
              <w:rPr>
                <w:rFonts w:ascii="Arial" w:hAnsi="Arial" w:cs="Arial"/>
                <w:kern w:val="0"/>
              </w:rPr>
              <w:t>22-24</w:t>
            </w:r>
          </w:p>
        </w:tc>
        <w:tc>
          <w:tcPr>
            <w:tcW w:w="2779" w:type="dxa"/>
            <w:tcBorders>
              <w:top w:val="single" w:sz="5" w:space="0" w:color="auto"/>
              <w:left w:val="single" w:sz="5" w:space="0" w:color="auto"/>
              <w:bottom w:val="single" w:sz="5" w:space="0" w:color="auto"/>
              <w:right w:val="single" w:sz="5" w:space="0" w:color="auto"/>
            </w:tcBorders>
            <w:vAlign w:val="center"/>
          </w:tcPr>
          <w:p w14:paraId="3A723E55" w14:textId="77777777" w:rsidR="00D85B71" w:rsidRPr="00D80525" w:rsidRDefault="00D85B71" w:rsidP="00D85B71">
            <w:pPr>
              <w:widowControl w:val="0"/>
              <w:kinsoku w:val="0"/>
              <w:overflowPunct w:val="0"/>
              <w:spacing w:after="251" w:line="248" w:lineRule="exact"/>
              <w:jc w:val="center"/>
              <w:textAlignment w:val="baseline"/>
              <w:rPr>
                <w:rFonts w:ascii="Arial" w:hAnsi="Arial" w:cs="Arial"/>
                <w:kern w:val="0"/>
              </w:rPr>
            </w:pPr>
            <w:r w:rsidRPr="00D80525">
              <w:rPr>
                <w:rFonts w:ascii="Arial" w:hAnsi="Arial" w:cs="Arial"/>
                <w:kern w:val="0"/>
              </w:rPr>
              <w:t>14</w:t>
            </w:r>
          </w:p>
        </w:tc>
      </w:tr>
      <w:tr w:rsidR="00D85B71" w:rsidRPr="00371F17" w14:paraId="4A13DD0E"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3F109AEB" w14:textId="77777777" w:rsidR="00D85B71" w:rsidRPr="00D80525" w:rsidRDefault="00D85B71" w:rsidP="00D85B71">
            <w:pPr>
              <w:widowControl w:val="0"/>
              <w:kinsoku w:val="0"/>
              <w:overflowPunct w:val="0"/>
              <w:spacing w:after="256" w:line="248" w:lineRule="exact"/>
              <w:jc w:val="center"/>
              <w:textAlignment w:val="baseline"/>
              <w:rPr>
                <w:rFonts w:ascii="Arial" w:hAnsi="Arial" w:cs="Arial"/>
                <w:kern w:val="0"/>
              </w:rPr>
            </w:pPr>
            <w:r w:rsidRPr="00D80525">
              <w:rPr>
                <w:rFonts w:ascii="Arial" w:hAnsi="Arial" w:cs="Arial"/>
                <w:kern w:val="0"/>
              </w:rPr>
              <w:t>25-27</w:t>
            </w:r>
          </w:p>
        </w:tc>
        <w:tc>
          <w:tcPr>
            <w:tcW w:w="2779" w:type="dxa"/>
            <w:tcBorders>
              <w:top w:val="single" w:sz="5" w:space="0" w:color="auto"/>
              <w:left w:val="single" w:sz="5" w:space="0" w:color="auto"/>
              <w:bottom w:val="single" w:sz="5" w:space="0" w:color="auto"/>
              <w:right w:val="single" w:sz="5" w:space="0" w:color="auto"/>
            </w:tcBorders>
            <w:vAlign w:val="center"/>
          </w:tcPr>
          <w:p w14:paraId="7B140514" w14:textId="77777777" w:rsidR="00D85B71" w:rsidRPr="00D80525" w:rsidRDefault="00D85B71" w:rsidP="00D85B71">
            <w:pPr>
              <w:widowControl w:val="0"/>
              <w:kinsoku w:val="0"/>
              <w:overflowPunct w:val="0"/>
              <w:spacing w:after="256" w:line="248" w:lineRule="exact"/>
              <w:jc w:val="center"/>
              <w:textAlignment w:val="baseline"/>
              <w:rPr>
                <w:rFonts w:ascii="Arial" w:hAnsi="Arial" w:cs="Arial"/>
                <w:kern w:val="0"/>
              </w:rPr>
            </w:pPr>
            <w:r w:rsidRPr="00D80525">
              <w:rPr>
                <w:rFonts w:ascii="Arial" w:hAnsi="Arial" w:cs="Arial"/>
                <w:kern w:val="0"/>
              </w:rPr>
              <w:t>15</w:t>
            </w:r>
          </w:p>
        </w:tc>
      </w:tr>
      <w:tr w:rsidR="00D85B71" w:rsidRPr="00371F17" w14:paraId="4EB11A0C"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7714479C" w14:textId="77777777" w:rsidR="00D85B71" w:rsidRPr="00D80525" w:rsidRDefault="00D85B71" w:rsidP="00D85B71">
            <w:pPr>
              <w:widowControl w:val="0"/>
              <w:kinsoku w:val="0"/>
              <w:overflowPunct w:val="0"/>
              <w:spacing w:after="247" w:line="248" w:lineRule="exact"/>
              <w:jc w:val="center"/>
              <w:textAlignment w:val="baseline"/>
              <w:rPr>
                <w:rFonts w:ascii="Arial" w:hAnsi="Arial" w:cs="Arial"/>
                <w:kern w:val="0"/>
              </w:rPr>
            </w:pPr>
            <w:r w:rsidRPr="00D80525">
              <w:rPr>
                <w:rFonts w:ascii="Arial" w:hAnsi="Arial" w:cs="Arial"/>
                <w:kern w:val="0"/>
              </w:rPr>
              <w:t>28-30</w:t>
            </w:r>
          </w:p>
        </w:tc>
        <w:tc>
          <w:tcPr>
            <w:tcW w:w="2779" w:type="dxa"/>
            <w:tcBorders>
              <w:top w:val="single" w:sz="5" w:space="0" w:color="auto"/>
              <w:left w:val="single" w:sz="5" w:space="0" w:color="auto"/>
              <w:bottom w:val="single" w:sz="5" w:space="0" w:color="auto"/>
              <w:right w:val="single" w:sz="5" w:space="0" w:color="auto"/>
            </w:tcBorders>
            <w:vAlign w:val="center"/>
          </w:tcPr>
          <w:p w14:paraId="600C3098" w14:textId="77777777" w:rsidR="00D85B71" w:rsidRPr="00D80525" w:rsidRDefault="00D85B71" w:rsidP="00D85B71">
            <w:pPr>
              <w:widowControl w:val="0"/>
              <w:kinsoku w:val="0"/>
              <w:overflowPunct w:val="0"/>
              <w:spacing w:after="247" w:line="248" w:lineRule="exact"/>
              <w:jc w:val="center"/>
              <w:textAlignment w:val="baseline"/>
              <w:rPr>
                <w:rFonts w:ascii="Arial" w:hAnsi="Arial" w:cs="Arial"/>
                <w:kern w:val="0"/>
              </w:rPr>
            </w:pPr>
            <w:r w:rsidRPr="00D80525">
              <w:rPr>
                <w:rFonts w:ascii="Arial" w:hAnsi="Arial" w:cs="Arial"/>
                <w:kern w:val="0"/>
              </w:rPr>
              <w:t>16</w:t>
            </w:r>
          </w:p>
        </w:tc>
      </w:tr>
      <w:tr w:rsidR="00D85B71" w:rsidRPr="00371F17" w14:paraId="0418E14E"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7B412E99" w14:textId="77777777" w:rsidR="00D85B71" w:rsidRPr="00D80525" w:rsidRDefault="00D85B71" w:rsidP="00D85B71">
            <w:pPr>
              <w:widowControl w:val="0"/>
              <w:kinsoku w:val="0"/>
              <w:overflowPunct w:val="0"/>
              <w:spacing w:after="251" w:line="248" w:lineRule="exact"/>
              <w:jc w:val="center"/>
              <w:textAlignment w:val="baseline"/>
              <w:rPr>
                <w:rFonts w:ascii="Arial" w:hAnsi="Arial" w:cs="Arial"/>
                <w:kern w:val="0"/>
              </w:rPr>
            </w:pPr>
            <w:r w:rsidRPr="00D80525">
              <w:rPr>
                <w:rFonts w:ascii="Arial" w:hAnsi="Arial" w:cs="Arial"/>
                <w:kern w:val="0"/>
              </w:rPr>
              <w:t>31-35</w:t>
            </w:r>
          </w:p>
        </w:tc>
        <w:tc>
          <w:tcPr>
            <w:tcW w:w="2779" w:type="dxa"/>
            <w:tcBorders>
              <w:top w:val="single" w:sz="5" w:space="0" w:color="auto"/>
              <w:left w:val="single" w:sz="5" w:space="0" w:color="auto"/>
              <w:bottom w:val="single" w:sz="5" w:space="0" w:color="auto"/>
              <w:right w:val="single" w:sz="5" w:space="0" w:color="auto"/>
            </w:tcBorders>
            <w:vAlign w:val="center"/>
          </w:tcPr>
          <w:p w14:paraId="0EA5A789" w14:textId="77777777" w:rsidR="00D85B71" w:rsidRPr="00D80525" w:rsidRDefault="00D85B71" w:rsidP="00D85B71">
            <w:pPr>
              <w:widowControl w:val="0"/>
              <w:kinsoku w:val="0"/>
              <w:overflowPunct w:val="0"/>
              <w:spacing w:after="251" w:line="248" w:lineRule="exact"/>
              <w:jc w:val="center"/>
              <w:textAlignment w:val="baseline"/>
              <w:rPr>
                <w:rFonts w:ascii="Arial" w:hAnsi="Arial" w:cs="Arial"/>
                <w:kern w:val="0"/>
              </w:rPr>
            </w:pPr>
            <w:r w:rsidRPr="00D80525">
              <w:rPr>
                <w:rFonts w:ascii="Arial" w:hAnsi="Arial" w:cs="Arial"/>
                <w:kern w:val="0"/>
              </w:rPr>
              <w:t>17</w:t>
            </w:r>
          </w:p>
        </w:tc>
      </w:tr>
      <w:tr w:rsidR="00120FCE" w:rsidRPr="00371F17" w14:paraId="3ECB4573" w14:textId="77777777" w:rsidTr="006343BE">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49881918" w14:textId="77777777" w:rsidR="00120FCE" w:rsidRPr="00D80525" w:rsidRDefault="00120FCE" w:rsidP="00120FCE">
            <w:pPr>
              <w:widowControl w:val="0"/>
              <w:kinsoku w:val="0"/>
              <w:overflowPunct w:val="0"/>
              <w:spacing w:after="255" w:line="248" w:lineRule="exact"/>
              <w:jc w:val="center"/>
              <w:textAlignment w:val="baseline"/>
              <w:rPr>
                <w:rFonts w:ascii="Arial" w:hAnsi="Arial" w:cs="Arial"/>
                <w:kern w:val="0"/>
              </w:rPr>
            </w:pPr>
            <w:r w:rsidRPr="00D80525">
              <w:rPr>
                <w:rFonts w:ascii="Arial" w:hAnsi="Arial" w:cs="Arial"/>
                <w:kern w:val="0"/>
              </w:rPr>
              <w:t>36-39</w:t>
            </w:r>
          </w:p>
        </w:tc>
        <w:tc>
          <w:tcPr>
            <w:tcW w:w="2779" w:type="dxa"/>
            <w:tcBorders>
              <w:top w:val="single" w:sz="5" w:space="0" w:color="auto"/>
              <w:left w:val="single" w:sz="5" w:space="0" w:color="auto"/>
              <w:bottom w:val="single" w:sz="5" w:space="0" w:color="auto"/>
              <w:right w:val="single" w:sz="5" w:space="0" w:color="auto"/>
            </w:tcBorders>
            <w:vAlign w:val="center"/>
          </w:tcPr>
          <w:p w14:paraId="05378A8F" w14:textId="77777777" w:rsidR="00120FCE" w:rsidRPr="00D80525" w:rsidRDefault="00120FCE" w:rsidP="00120FCE">
            <w:pPr>
              <w:widowControl w:val="0"/>
              <w:kinsoku w:val="0"/>
              <w:overflowPunct w:val="0"/>
              <w:spacing w:after="255" w:line="248" w:lineRule="exact"/>
              <w:jc w:val="center"/>
              <w:textAlignment w:val="baseline"/>
              <w:rPr>
                <w:rFonts w:ascii="Arial" w:hAnsi="Arial" w:cs="Arial"/>
                <w:kern w:val="0"/>
              </w:rPr>
            </w:pPr>
            <w:r w:rsidRPr="00D80525">
              <w:rPr>
                <w:rFonts w:ascii="Arial" w:hAnsi="Arial" w:cs="Arial"/>
                <w:kern w:val="0"/>
              </w:rPr>
              <w:t>18</w:t>
            </w:r>
          </w:p>
        </w:tc>
      </w:tr>
      <w:tr w:rsidR="00664238" w:rsidRPr="00371F17" w14:paraId="30DD30C4" w14:textId="77777777" w:rsidTr="00E43EB9">
        <w:trPr>
          <w:trHeight w:val="504"/>
        </w:trPr>
        <w:tc>
          <w:tcPr>
            <w:tcW w:w="2885" w:type="dxa"/>
            <w:tcBorders>
              <w:top w:val="single" w:sz="5" w:space="0" w:color="auto"/>
              <w:left w:val="single" w:sz="5" w:space="0" w:color="auto"/>
              <w:bottom w:val="single" w:sz="5" w:space="0" w:color="auto"/>
              <w:right w:val="single" w:sz="5" w:space="0" w:color="auto"/>
            </w:tcBorders>
            <w:vAlign w:val="center"/>
          </w:tcPr>
          <w:p w14:paraId="66B6B90C" w14:textId="75F5256F"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
                <w:kern w:val="0"/>
              </w:rPr>
              <w:br/>
              <w:t xml:space="preserve">Assisted Units in </w:t>
            </w:r>
            <w:r w:rsidRPr="00D80525">
              <w:rPr>
                <w:rFonts w:ascii="Arial" w:hAnsi="Arial" w:cs="Arial"/>
                <w:b/>
                <w:kern w:val="0"/>
              </w:rPr>
              <w:lastRenderedPageBreak/>
              <w:t>Property</w:t>
            </w:r>
          </w:p>
        </w:tc>
        <w:tc>
          <w:tcPr>
            <w:tcW w:w="2779" w:type="dxa"/>
            <w:tcBorders>
              <w:top w:val="single" w:sz="5" w:space="0" w:color="auto"/>
              <w:left w:val="single" w:sz="5" w:space="0" w:color="auto"/>
              <w:bottom w:val="single" w:sz="5" w:space="0" w:color="auto"/>
              <w:right w:val="single" w:sz="5" w:space="0" w:color="auto"/>
            </w:tcBorders>
          </w:tcPr>
          <w:p w14:paraId="0AE5E70A" w14:textId="58AA13E6"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
                <w:kern w:val="0"/>
              </w:rPr>
              <w:lastRenderedPageBreak/>
              <w:br/>
              <w:t>Inspected Units Sample</w:t>
            </w:r>
          </w:p>
        </w:tc>
      </w:tr>
      <w:tr w:rsidR="00664238" w:rsidRPr="00371F17" w14:paraId="05C4ACB5"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1925BF30" w14:textId="09AA1632" w:rsidR="00664238" w:rsidRPr="00D80525" w:rsidRDefault="00664238" w:rsidP="00664238">
            <w:pPr>
              <w:widowControl w:val="0"/>
              <w:kinsoku w:val="0"/>
              <w:overflowPunct w:val="0"/>
              <w:spacing w:after="255" w:line="248" w:lineRule="exact"/>
              <w:jc w:val="center"/>
              <w:textAlignment w:val="baseline"/>
              <w:rPr>
                <w:rFonts w:ascii="Arial" w:hAnsi="Arial" w:cs="Arial"/>
                <w:kern w:val="0"/>
              </w:rPr>
            </w:pPr>
            <w:r w:rsidRPr="00D80525">
              <w:rPr>
                <w:rFonts w:ascii="Arial" w:hAnsi="Arial" w:cs="Arial"/>
                <w:bCs/>
                <w:kern w:val="0"/>
              </w:rPr>
              <w:t>40-45</w:t>
            </w:r>
          </w:p>
        </w:tc>
        <w:tc>
          <w:tcPr>
            <w:tcW w:w="2779" w:type="dxa"/>
            <w:tcBorders>
              <w:top w:val="single" w:sz="5" w:space="0" w:color="auto"/>
              <w:left w:val="single" w:sz="5" w:space="0" w:color="auto"/>
              <w:bottom w:val="single" w:sz="5" w:space="0" w:color="auto"/>
              <w:right w:val="single" w:sz="5" w:space="0" w:color="auto"/>
            </w:tcBorders>
          </w:tcPr>
          <w:p w14:paraId="58245B05" w14:textId="5D223662" w:rsidR="00664238" w:rsidRPr="00D80525" w:rsidRDefault="00664238" w:rsidP="00664238">
            <w:pPr>
              <w:widowControl w:val="0"/>
              <w:kinsoku w:val="0"/>
              <w:overflowPunct w:val="0"/>
              <w:spacing w:after="255" w:line="248" w:lineRule="exact"/>
              <w:jc w:val="center"/>
              <w:textAlignment w:val="baseline"/>
              <w:rPr>
                <w:rFonts w:ascii="Arial" w:hAnsi="Arial" w:cs="Arial"/>
                <w:kern w:val="0"/>
              </w:rPr>
            </w:pPr>
            <w:r w:rsidRPr="00D80525">
              <w:rPr>
                <w:rFonts w:ascii="Arial" w:hAnsi="Arial" w:cs="Arial"/>
                <w:bCs/>
                <w:kern w:val="0"/>
              </w:rPr>
              <w:t>19</w:t>
            </w:r>
          </w:p>
        </w:tc>
      </w:tr>
      <w:tr w:rsidR="00664238" w:rsidRPr="00371F17" w14:paraId="2A6A057D"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7A107C0D" w14:textId="40615D09"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46-51</w:t>
            </w:r>
          </w:p>
        </w:tc>
        <w:tc>
          <w:tcPr>
            <w:tcW w:w="2779" w:type="dxa"/>
            <w:tcBorders>
              <w:top w:val="single" w:sz="5" w:space="0" w:color="auto"/>
              <w:left w:val="single" w:sz="5" w:space="0" w:color="auto"/>
              <w:bottom w:val="single" w:sz="5" w:space="0" w:color="auto"/>
              <w:right w:val="single" w:sz="5" w:space="0" w:color="auto"/>
            </w:tcBorders>
          </w:tcPr>
          <w:p w14:paraId="6573E6CC" w14:textId="723AE6D4"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20</w:t>
            </w:r>
          </w:p>
        </w:tc>
      </w:tr>
      <w:tr w:rsidR="00664238" w:rsidRPr="00371F17" w14:paraId="1B4A51E8"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18BACE4E" w14:textId="0D34E9DB"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52-59</w:t>
            </w:r>
          </w:p>
        </w:tc>
        <w:tc>
          <w:tcPr>
            <w:tcW w:w="2779" w:type="dxa"/>
            <w:tcBorders>
              <w:top w:val="single" w:sz="5" w:space="0" w:color="auto"/>
              <w:left w:val="single" w:sz="5" w:space="0" w:color="auto"/>
              <w:bottom w:val="single" w:sz="5" w:space="0" w:color="auto"/>
              <w:right w:val="single" w:sz="5" w:space="0" w:color="auto"/>
            </w:tcBorders>
          </w:tcPr>
          <w:p w14:paraId="51894C8B" w14:textId="41FC2F5B"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21</w:t>
            </w:r>
          </w:p>
        </w:tc>
      </w:tr>
      <w:tr w:rsidR="00664238" w:rsidRPr="00371F17" w14:paraId="159A81FE"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1C86542D" w14:textId="6379BA86"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60-67</w:t>
            </w:r>
          </w:p>
        </w:tc>
        <w:tc>
          <w:tcPr>
            <w:tcW w:w="2779" w:type="dxa"/>
            <w:tcBorders>
              <w:top w:val="single" w:sz="5" w:space="0" w:color="auto"/>
              <w:left w:val="single" w:sz="5" w:space="0" w:color="auto"/>
              <w:bottom w:val="single" w:sz="5" w:space="0" w:color="auto"/>
              <w:right w:val="single" w:sz="5" w:space="0" w:color="auto"/>
            </w:tcBorders>
          </w:tcPr>
          <w:p w14:paraId="6858113F" w14:textId="4FF58AEF"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22</w:t>
            </w:r>
          </w:p>
        </w:tc>
      </w:tr>
      <w:tr w:rsidR="00664238" w:rsidRPr="00371F17" w14:paraId="1CF1F022"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266F3262" w14:textId="0895FAB5"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68-78</w:t>
            </w:r>
          </w:p>
        </w:tc>
        <w:tc>
          <w:tcPr>
            <w:tcW w:w="2779" w:type="dxa"/>
            <w:tcBorders>
              <w:top w:val="single" w:sz="5" w:space="0" w:color="auto"/>
              <w:left w:val="single" w:sz="5" w:space="0" w:color="auto"/>
              <w:bottom w:val="single" w:sz="5" w:space="0" w:color="auto"/>
              <w:right w:val="single" w:sz="5" w:space="0" w:color="auto"/>
            </w:tcBorders>
          </w:tcPr>
          <w:p w14:paraId="12ECAE93" w14:textId="7CBFA7A0"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23</w:t>
            </w:r>
          </w:p>
        </w:tc>
      </w:tr>
      <w:tr w:rsidR="00664238" w:rsidRPr="00371F17" w14:paraId="749FFDC7"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5C3253FB" w14:textId="38D7A278"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79-92</w:t>
            </w:r>
          </w:p>
        </w:tc>
        <w:tc>
          <w:tcPr>
            <w:tcW w:w="2779" w:type="dxa"/>
            <w:tcBorders>
              <w:top w:val="single" w:sz="5" w:space="0" w:color="auto"/>
              <w:left w:val="single" w:sz="5" w:space="0" w:color="auto"/>
              <w:bottom w:val="single" w:sz="5" w:space="0" w:color="auto"/>
              <w:right w:val="single" w:sz="5" w:space="0" w:color="auto"/>
            </w:tcBorders>
          </w:tcPr>
          <w:p w14:paraId="11CCB09C" w14:textId="4380B414"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24</w:t>
            </w:r>
          </w:p>
        </w:tc>
      </w:tr>
      <w:tr w:rsidR="00664238" w:rsidRPr="00371F17" w14:paraId="518A16F7"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49B7CD57" w14:textId="399FE3AA"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93-110</w:t>
            </w:r>
          </w:p>
        </w:tc>
        <w:tc>
          <w:tcPr>
            <w:tcW w:w="2779" w:type="dxa"/>
            <w:tcBorders>
              <w:top w:val="single" w:sz="5" w:space="0" w:color="auto"/>
              <w:left w:val="single" w:sz="5" w:space="0" w:color="auto"/>
              <w:bottom w:val="single" w:sz="5" w:space="0" w:color="auto"/>
              <w:right w:val="single" w:sz="5" w:space="0" w:color="auto"/>
            </w:tcBorders>
          </w:tcPr>
          <w:p w14:paraId="2B4D5A33" w14:textId="45EDB3BE"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25</w:t>
            </w:r>
          </w:p>
        </w:tc>
      </w:tr>
      <w:tr w:rsidR="00664238" w:rsidRPr="00371F17" w14:paraId="06712A30"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34492ABF" w14:textId="3E6C3227"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111-132</w:t>
            </w:r>
          </w:p>
        </w:tc>
        <w:tc>
          <w:tcPr>
            <w:tcW w:w="2779" w:type="dxa"/>
            <w:tcBorders>
              <w:top w:val="single" w:sz="5" w:space="0" w:color="auto"/>
              <w:left w:val="single" w:sz="5" w:space="0" w:color="auto"/>
              <w:bottom w:val="single" w:sz="5" w:space="0" w:color="auto"/>
              <w:right w:val="single" w:sz="5" w:space="0" w:color="auto"/>
            </w:tcBorders>
          </w:tcPr>
          <w:p w14:paraId="75F9AD10" w14:textId="57CCDD48"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26</w:t>
            </w:r>
          </w:p>
        </w:tc>
      </w:tr>
      <w:tr w:rsidR="00664238" w:rsidRPr="00371F17" w14:paraId="71BB8C43"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3EC66B16" w14:textId="4300E711"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133-166</w:t>
            </w:r>
          </w:p>
        </w:tc>
        <w:tc>
          <w:tcPr>
            <w:tcW w:w="2779" w:type="dxa"/>
            <w:tcBorders>
              <w:top w:val="single" w:sz="5" w:space="0" w:color="auto"/>
              <w:left w:val="single" w:sz="5" w:space="0" w:color="auto"/>
              <w:bottom w:val="single" w:sz="5" w:space="0" w:color="auto"/>
              <w:right w:val="single" w:sz="5" w:space="0" w:color="auto"/>
            </w:tcBorders>
          </w:tcPr>
          <w:p w14:paraId="5D07079A" w14:textId="14AD536A"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27</w:t>
            </w:r>
          </w:p>
        </w:tc>
      </w:tr>
      <w:tr w:rsidR="00664238" w:rsidRPr="00371F17" w14:paraId="6ACF42B6"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04B0F72C" w14:textId="2C3F3695"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167-214</w:t>
            </w:r>
          </w:p>
        </w:tc>
        <w:tc>
          <w:tcPr>
            <w:tcW w:w="2779" w:type="dxa"/>
            <w:tcBorders>
              <w:top w:val="single" w:sz="5" w:space="0" w:color="auto"/>
              <w:left w:val="single" w:sz="5" w:space="0" w:color="auto"/>
              <w:bottom w:val="single" w:sz="5" w:space="0" w:color="auto"/>
              <w:right w:val="single" w:sz="5" w:space="0" w:color="auto"/>
            </w:tcBorders>
          </w:tcPr>
          <w:p w14:paraId="1406FAC6" w14:textId="101DAC5A"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28</w:t>
            </w:r>
          </w:p>
        </w:tc>
      </w:tr>
      <w:tr w:rsidR="00664238" w:rsidRPr="00371F17" w14:paraId="6CB99F14"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3BB7C1E1" w14:textId="2818B249"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215-295</w:t>
            </w:r>
          </w:p>
        </w:tc>
        <w:tc>
          <w:tcPr>
            <w:tcW w:w="2779" w:type="dxa"/>
            <w:tcBorders>
              <w:top w:val="single" w:sz="5" w:space="0" w:color="auto"/>
              <w:left w:val="single" w:sz="5" w:space="0" w:color="auto"/>
              <w:bottom w:val="single" w:sz="5" w:space="0" w:color="auto"/>
              <w:right w:val="single" w:sz="5" w:space="0" w:color="auto"/>
            </w:tcBorders>
          </w:tcPr>
          <w:p w14:paraId="13959674" w14:textId="567C6346"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29</w:t>
            </w:r>
          </w:p>
        </w:tc>
      </w:tr>
      <w:tr w:rsidR="00664238" w:rsidRPr="00371F17" w14:paraId="39C21166"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095FF33F" w14:textId="65225237"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296-455</w:t>
            </w:r>
          </w:p>
        </w:tc>
        <w:tc>
          <w:tcPr>
            <w:tcW w:w="2779" w:type="dxa"/>
            <w:tcBorders>
              <w:top w:val="single" w:sz="5" w:space="0" w:color="auto"/>
              <w:left w:val="single" w:sz="5" w:space="0" w:color="auto"/>
              <w:bottom w:val="single" w:sz="5" w:space="0" w:color="auto"/>
              <w:right w:val="single" w:sz="5" w:space="0" w:color="auto"/>
            </w:tcBorders>
          </w:tcPr>
          <w:p w14:paraId="4103618C" w14:textId="70B8F1DA"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30</w:t>
            </w:r>
          </w:p>
        </w:tc>
      </w:tr>
      <w:tr w:rsidR="00664238" w:rsidRPr="00371F17" w14:paraId="5605A2B1"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3416C019" w14:textId="313F533E"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456-920</w:t>
            </w:r>
          </w:p>
        </w:tc>
        <w:tc>
          <w:tcPr>
            <w:tcW w:w="2779" w:type="dxa"/>
            <w:tcBorders>
              <w:top w:val="single" w:sz="5" w:space="0" w:color="auto"/>
              <w:left w:val="single" w:sz="5" w:space="0" w:color="auto"/>
              <w:bottom w:val="single" w:sz="5" w:space="0" w:color="auto"/>
              <w:right w:val="single" w:sz="5" w:space="0" w:color="auto"/>
            </w:tcBorders>
          </w:tcPr>
          <w:p w14:paraId="67D4491C" w14:textId="65693D6D"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31</w:t>
            </w:r>
          </w:p>
        </w:tc>
      </w:tr>
      <w:tr w:rsidR="00664238" w:rsidRPr="00371F17" w14:paraId="4F186981" w14:textId="77777777" w:rsidTr="00042848">
        <w:trPr>
          <w:trHeight w:val="504"/>
        </w:trPr>
        <w:tc>
          <w:tcPr>
            <w:tcW w:w="2885" w:type="dxa"/>
            <w:tcBorders>
              <w:top w:val="single" w:sz="5" w:space="0" w:color="auto"/>
              <w:left w:val="single" w:sz="5" w:space="0" w:color="auto"/>
              <w:bottom w:val="single" w:sz="5" w:space="0" w:color="auto"/>
              <w:right w:val="single" w:sz="5" w:space="0" w:color="auto"/>
            </w:tcBorders>
          </w:tcPr>
          <w:p w14:paraId="285116B4" w14:textId="76945798"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921+</w:t>
            </w:r>
          </w:p>
        </w:tc>
        <w:tc>
          <w:tcPr>
            <w:tcW w:w="2779" w:type="dxa"/>
            <w:tcBorders>
              <w:top w:val="single" w:sz="5" w:space="0" w:color="auto"/>
              <w:left w:val="single" w:sz="5" w:space="0" w:color="auto"/>
              <w:bottom w:val="single" w:sz="5" w:space="0" w:color="auto"/>
              <w:right w:val="single" w:sz="5" w:space="0" w:color="auto"/>
            </w:tcBorders>
          </w:tcPr>
          <w:p w14:paraId="49E0C5FD" w14:textId="33F16B57" w:rsidR="00664238" w:rsidRPr="00D80525" w:rsidRDefault="00664238" w:rsidP="00664238">
            <w:pPr>
              <w:widowControl w:val="0"/>
              <w:kinsoku w:val="0"/>
              <w:overflowPunct w:val="0"/>
              <w:spacing w:after="255" w:line="248" w:lineRule="exact"/>
              <w:jc w:val="center"/>
              <w:textAlignment w:val="baseline"/>
              <w:rPr>
                <w:rFonts w:ascii="Arial" w:hAnsi="Arial" w:cs="Arial"/>
                <w:bCs/>
                <w:kern w:val="0"/>
              </w:rPr>
            </w:pPr>
            <w:r w:rsidRPr="00D80525">
              <w:rPr>
                <w:rFonts w:ascii="Arial" w:hAnsi="Arial" w:cs="Arial"/>
                <w:bCs/>
                <w:kern w:val="0"/>
              </w:rPr>
              <w:t>32</w:t>
            </w:r>
          </w:p>
        </w:tc>
      </w:tr>
    </w:tbl>
    <w:p w14:paraId="3C1797A3" w14:textId="77777777" w:rsidR="009F4E44" w:rsidRPr="00D80525" w:rsidRDefault="009F4E44" w:rsidP="008D7158">
      <w:pPr>
        <w:widowControl w:val="0"/>
        <w:kinsoku w:val="0"/>
        <w:overflowPunct w:val="0"/>
        <w:spacing w:before="120" w:after="0" w:line="273" w:lineRule="exact"/>
        <w:ind w:right="144"/>
        <w:textAlignment w:val="baseline"/>
        <w:rPr>
          <w:rFonts w:ascii="Arial" w:hAnsi="Arial" w:cs="Arial"/>
          <w:b/>
          <w:color w:val="091D2F"/>
          <w:kern w:val="0"/>
        </w:rPr>
      </w:pPr>
    </w:p>
    <w:p w14:paraId="3F8F2281" w14:textId="77777777" w:rsidR="00AD7C59" w:rsidRPr="00D80525" w:rsidRDefault="00AD7C59" w:rsidP="00AD7C59">
      <w:pPr>
        <w:rPr>
          <w:rFonts w:ascii="Arial" w:hAnsi="Arial" w:cs="Arial"/>
        </w:rPr>
      </w:pPr>
    </w:p>
    <w:p w14:paraId="2C67C73D" w14:textId="77777777" w:rsidR="00AD7C59" w:rsidRPr="00D80525" w:rsidRDefault="00AD7C59" w:rsidP="00AD7C59">
      <w:pPr>
        <w:rPr>
          <w:rFonts w:ascii="Arial" w:hAnsi="Arial" w:cs="Arial"/>
        </w:rPr>
      </w:pPr>
    </w:p>
    <w:p w14:paraId="6FD70F19" w14:textId="77777777" w:rsidR="00E54BC6" w:rsidRDefault="000D09A9" w:rsidP="00AD1536">
      <w:pPr>
        <w:spacing w:before="240"/>
        <w:ind w:right="91"/>
        <w:rPr>
          <w:ins w:id="655" w:author="Weese, Timothy W" w:date="2026-02-25T10:31:00Z" w16du:dateUtc="2026-02-25T15:31:00Z"/>
          <w:rFonts w:ascii="Arial" w:hAnsi="Arial" w:cs="Arial"/>
          <w:b/>
        </w:rPr>
      </w:pPr>
      <w:r w:rsidRPr="00D80525">
        <w:rPr>
          <w:rFonts w:ascii="Arial" w:hAnsi="Arial" w:cs="Arial"/>
          <w:b/>
        </w:rPr>
        <w:br/>
      </w:r>
    </w:p>
    <w:p w14:paraId="086FDD67" w14:textId="77777777" w:rsidR="00E54BC6" w:rsidRDefault="00E54BC6" w:rsidP="00AD1536">
      <w:pPr>
        <w:spacing w:before="240"/>
        <w:ind w:right="91"/>
        <w:rPr>
          <w:ins w:id="656" w:author="Weese, Timothy W" w:date="2026-02-25T10:31:00Z" w16du:dateUtc="2026-02-25T15:31:00Z"/>
          <w:rFonts w:ascii="Arial" w:hAnsi="Arial" w:cs="Arial"/>
          <w:b/>
        </w:rPr>
      </w:pPr>
    </w:p>
    <w:p w14:paraId="4B137AFB" w14:textId="77777777" w:rsidR="00E54BC6" w:rsidRDefault="00E54BC6" w:rsidP="00AD1536">
      <w:pPr>
        <w:spacing w:before="240"/>
        <w:ind w:right="91"/>
        <w:rPr>
          <w:ins w:id="657" w:author="Weese, Timothy W" w:date="2026-02-25T10:31:00Z" w16du:dateUtc="2026-02-25T15:31:00Z"/>
          <w:rFonts w:ascii="Arial" w:hAnsi="Arial" w:cs="Arial"/>
          <w:b/>
        </w:rPr>
      </w:pPr>
    </w:p>
    <w:p w14:paraId="2E155729" w14:textId="77777777" w:rsidR="00E54BC6" w:rsidRDefault="00E54BC6" w:rsidP="00AD1536">
      <w:pPr>
        <w:spacing w:before="240"/>
        <w:ind w:right="91"/>
        <w:rPr>
          <w:ins w:id="658" w:author="Weese, Timothy W" w:date="2026-02-25T10:31:00Z" w16du:dateUtc="2026-02-25T15:31:00Z"/>
          <w:rFonts w:ascii="Arial" w:hAnsi="Arial" w:cs="Arial"/>
          <w:b/>
        </w:rPr>
      </w:pPr>
    </w:p>
    <w:p w14:paraId="4FCCFA75" w14:textId="77777777" w:rsidR="00E54BC6" w:rsidRDefault="00E54BC6" w:rsidP="00AD1536">
      <w:pPr>
        <w:spacing w:before="240"/>
        <w:ind w:right="91"/>
        <w:rPr>
          <w:ins w:id="659" w:author="Weese, Timothy W" w:date="2026-02-25T10:31:00Z" w16du:dateUtc="2026-02-25T15:31:00Z"/>
          <w:rFonts w:ascii="Arial" w:hAnsi="Arial" w:cs="Arial"/>
          <w:b/>
        </w:rPr>
      </w:pPr>
    </w:p>
    <w:p w14:paraId="6D158CF4" w14:textId="77777777" w:rsidR="00E54BC6" w:rsidRDefault="00E54BC6" w:rsidP="00AD1536">
      <w:pPr>
        <w:spacing w:before="240"/>
        <w:ind w:right="91"/>
        <w:rPr>
          <w:ins w:id="660" w:author="Weese, Timothy W" w:date="2026-02-25T10:31:00Z" w16du:dateUtc="2026-02-25T15:31:00Z"/>
          <w:rFonts w:ascii="Arial" w:hAnsi="Arial" w:cs="Arial"/>
          <w:b/>
        </w:rPr>
      </w:pPr>
    </w:p>
    <w:p w14:paraId="424C7935" w14:textId="77777777" w:rsidR="00E54BC6" w:rsidRDefault="00E54BC6" w:rsidP="00AD1536">
      <w:pPr>
        <w:spacing w:before="240"/>
        <w:ind w:right="91"/>
        <w:rPr>
          <w:ins w:id="661" w:author="Weese, Timothy W" w:date="2026-02-25T10:31:00Z" w16du:dateUtc="2026-02-25T15:31:00Z"/>
          <w:rFonts w:ascii="Arial" w:hAnsi="Arial" w:cs="Arial"/>
          <w:b/>
        </w:rPr>
      </w:pPr>
    </w:p>
    <w:p w14:paraId="2EBB65DC" w14:textId="77777777" w:rsidR="00674CAE" w:rsidRDefault="00674CAE" w:rsidP="00AD1536">
      <w:pPr>
        <w:spacing w:before="240"/>
        <w:ind w:right="91"/>
        <w:rPr>
          <w:ins w:id="662" w:author="Weese, Timothy W" w:date="2026-03-03T13:28:00Z" w16du:dateUtc="2026-03-03T18:28:00Z"/>
          <w:rFonts w:ascii="Arial" w:hAnsi="Arial" w:cs="Arial"/>
          <w:b/>
        </w:rPr>
      </w:pPr>
    </w:p>
    <w:p w14:paraId="0D1E9088" w14:textId="77777777" w:rsidR="00674CAE" w:rsidRDefault="00674CAE" w:rsidP="00AD1536">
      <w:pPr>
        <w:spacing w:before="240"/>
        <w:ind w:right="91"/>
        <w:rPr>
          <w:ins w:id="663" w:author="Weese, Timothy W" w:date="2026-03-03T13:28:00Z" w16du:dateUtc="2026-03-03T18:28:00Z"/>
          <w:rFonts w:ascii="Arial" w:hAnsi="Arial" w:cs="Arial"/>
          <w:b/>
        </w:rPr>
      </w:pPr>
    </w:p>
    <w:p w14:paraId="75B7083D" w14:textId="77777777" w:rsidR="00674CAE" w:rsidRDefault="00674CAE" w:rsidP="00AD1536">
      <w:pPr>
        <w:spacing w:before="240"/>
        <w:ind w:right="91"/>
        <w:rPr>
          <w:ins w:id="664" w:author="Weese, Timothy W" w:date="2026-03-03T13:28:00Z" w16du:dateUtc="2026-03-03T18:28:00Z"/>
          <w:rFonts w:ascii="Arial" w:hAnsi="Arial" w:cs="Arial"/>
          <w:b/>
        </w:rPr>
      </w:pPr>
    </w:p>
    <w:p w14:paraId="65DA2ED0" w14:textId="77777777" w:rsidR="00674CAE" w:rsidRDefault="00674CAE" w:rsidP="00AD1536">
      <w:pPr>
        <w:spacing w:before="240"/>
        <w:ind w:right="91"/>
        <w:rPr>
          <w:ins w:id="665" w:author="Weese, Timothy W" w:date="2026-03-03T13:28:00Z" w16du:dateUtc="2026-03-03T18:28:00Z"/>
          <w:rFonts w:ascii="Arial" w:hAnsi="Arial" w:cs="Arial"/>
          <w:b/>
        </w:rPr>
      </w:pPr>
    </w:p>
    <w:p w14:paraId="1BA24D9A" w14:textId="780B5574" w:rsidR="006343BE" w:rsidRPr="00D80525" w:rsidRDefault="006343BE" w:rsidP="00AD1536">
      <w:pPr>
        <w:spacing w:before="240"/>
        <w:ind w:right="91"/>
        <w:rPr>
          <w:rFonts w:ascii="Arial" w:hAnsi="Arial" w:cs="Arial"/>
        </w:rPr>
      </w:pPr>
      <w:r w:rsidRPr="00D80525">
        <w:rPr>
          <w:rFonts w:ascii="Arial" w:hAnsi="Arial" w:cs="Arial"/>
          <w:b/>
        </w:rPr>
        <w:t xml:space="preserve">Note: </w:t>
      </w:r>
      <w:r w:rsidRPr="00D80525">
        <w:rPr>
          <w:rFonts w:ascii="Arial" w:hAnsi="Arial" w:cs="Arial"/>
        </w:rPr>
        <w:t>A PHA or POA may have limitations on the number of available escorts they can provide. This in turn could limit the Contractor’s ability to deploy simultaneous personnel to the site.</w:t>
      </w:r>
    </w:p>
    <w:p w14:paraId="3C87CBD0" w14:textId="77777777" w:rsidR="006343BE" w:rsidRPr="00D80525" w:rsidRDefault="006343BE" w:rsidP="00FA14DD">
      <w:pPr>
        <w:ind w:right="91"/>
        <w:rPr>
          <w:rFonts w:ascii="Arial" w:hAnsi="Arial" w:cs="Arial"/>
          <w:color w:val="467885"/>
        </w:rPr>
      </w:pPr>
      <w:r w:rsidRPr="00D80525">
        <w:rPr>
          <w:rFonts w:ascii="Arial" w:hAnsi="Arial" w:cs="Arial"/>
        </w:rPr>
        <w:t>Additional information on these inspections can be found at:</w:t>
      </w:r>
      <w:r w:rsidRPr="00D80525">
        <w:rPr>
          <w:rFonts w:ascii="Arial" w:hAnsi="Arial" w:cs="Arial"/>
        </w:rPr>
        <w:br/>
      </w:r>
      <w:hyperlink r:id="rId33" w:history="1">
        <w:r w:rsidRPr="00D80525">
          <w:rPr>
            <w:rFonts w:ascii="Arial" w:hAnsi="Arial" w:cs="Arial"/>
            <w:color w:val="0000FF"/>
            <w:u w:val="single"/>
          </w:rPr>
          <w:t>https://www.hud.gov/program_offices/public_indian_housing/ARC/nspire</w:t>
        </w:r>
      </w:hyperlink>
    </w:p>
    <w:p w14:paraId="6675EE38" w14:textId="77777777" w:rsidR="009749ED" w:rsidRPr="00D80525" w:rsidRDefault="009749ED" w:rsidP="00FA14DD">
      <w:pPr>
        <w:ind w:right="91"/>
        <w:rPr>
          <w:rFonts w:ascii="Arial" w:hAnsi="Arial" w:cs="Arial"/>
        </w:rPr>
      </w:pPr>
      <w:r w:rsidRPr="00D80525">
        <w:rPr>
          <w:rFonts w:ascii="Arial" w:hAnsi="Arial" w:cs="Arial"/>
        </w:rPr>
        <w:t>A list of current NSPIRE standards can be found at:</w:t>
      </w:r>
    </w:p>
    <w:p w14:paraId="1C638B42" w14:textId="77777777" w:rsidR="00F35FA8" w:rsidRPr="00D80525" w:rsidRDefault="009749ED" w:rsidP="00FA14DD">
      <w:pPr>
        <w:ind w:right="91"/>
        <w:rPr>
          <w:rFonts w:ascii="Arial" w:hAnsi="Arial" w:cs="Arial"/>
          <w:color w:val="0000FF"/>
          <w:spacing w:val="-2"/>
        </w:rPr>
      </w:pPr>
      <w:hyperlink r:id="rId34" w:history="1">
        <w:r w:rsidRPr="00D80525">
          <w:rPr>
            <w:rFonts w:ascii="Arial" w:hAnsi="Arial" w:cs="Arial"/>
            <w:color w:val="0000FF"/>
            <w:spacing w:val="-2"/>
            <w:u w:val="single"/>
          </w:rPr>
          <w:t>https://www.hud.gov/program_offices/public_indian_housing/ARC/nspire/standards</w:t>
        </w:r>
      </w:hyperlink>
      <w:r w:rsidRPr="00D80525">
        <w:rPr>
          <w:rFonts w:ascii="Arial" w:hAnsi="Arial" w:cs="Arial"/>
          <w:color w:val="0000FF"/>
          <w:spacing w:val="-2"/>
        </w:rPr>
        <w:t xml:space="preserve"> </w:t>
      </w:r>
    </w:p>
    <w:p w14:paraId="5540D719" w14:textId="47005690" w:rsidR="009749ED" w:rsidRPr="00D80525" w:rsidRDefault="009749ED" w:rsidP="00AD1536">
      <w:pPr>
        <w:pStyle w:val="ListParagraph"/>
        <w:numPr>
          <w:ilvl w:val="0"/>
          <w:numId w:val="43"/>
        </w:numPr>
        <w:spacing w:after="0"/>
        <w:ind w:right="91"/>
        <w:rPr>
          <w:rFonts w:ascii="Arial" w:hAnsi="Arial" w:cs="Arial"/>
          <w:spacing w:val="-2"/>
        </w:rPr>
      </w:pPr>
      <w:r w:rsidRPr="00D80525">
        <w:rPr>
          <w:rFonts w:ascii="Arial" w:hAnsi="Arial" w:cs="Arial"/>
          <w:spacing w:val="-2"/>
        </w:rPr>
        <w:t>Master Schedule (MS)</w:t>
      </w:r>
      <w:del w:id="666" w:author="Weese, Timothy W" w:date="2026-02-25T10:31:00Z" w16du:dateUtc="2026-02-25T15:31:00Z">
        <w:r w:rsidR="0058373D" w:rsidRPr="00D80525" w:rsidDel="00E54BC6">
          <w:rPr>
            <w:rFonts w:ascii="Arial" w:hAnsi="Arial" w:cs="Arial"/>
            <w:spacing w:val="-2"/>
          </w:rPr>
          <w:br/>
        </w:r>
      </w:del>
    </w:p>
    <w:p w14:paraId="76546638" w14:textId="678E1E56" w:rsidR="00D218E9" w:rsidRPr="00D80525" w:rsidRDefault="00EA64FB" w:rsidP="00AD1536">
      <w:pPr>
        <w:pStyle w:val="ListParagraph"/>
        <w:numPr>
          <w:ilvl w:val="0"/>
          <w:numId w:val="44"/>
        </w:numPr>
        <w:spacing w:after="0"/>
        <w:ind w:right="91"/>
        <w:rPr>
          <w:rFonts w:ascii="Arial" w:hAnsi="Arial" w:cs="Arial"/>
          <w:spacing w:val="-2"/>
        </w:rPr>
      </w:pPr>
      <w:r w:rsidRPr="00D80525">
        <w:rPr>
          <w:rFonts w:ascii="Arial" w:hAnsi="Arial" w:cs="Arial"/>
        </w:rPr>
        <w:t xml:space="preserve">In addition </w:t>
      </w:r>
      <w:r w:rsidR="00FD7E2B" w:rsidRPr="00D80525">
        <w:rPr>
          <w:rFonts w:ascii="Arial" w:hAnsi="Arial" w:cs="Arial"/>
        </w:rPr>
        <w:t>to the program master schedule</w:t>
      </w:r>
      <w:r w:rsidR="002520C3" w:rsidRPr="00D80525">
        <w:rPr>
          <w:rFonts w:ascii="Arial" w:hAnsi="Arial" w:cs="Arial"/>
        </w:rPr>
        <w:t>,</w:t>
      </w:r>
      <w:r w:rsidR="00FD7E2B" w:rsidRPr="00D80525">
        <w:rPr>
          <w:rFonts w:ascii="Arial" w:hAnsi="Arial" w:cs="Arial"/>
        </w:rPr>
        <w:t xml:space="preserve"> t</w:t>
      </w:r>
      <w:r w:rsidR="009749ED" w:rsidRPr="00D80525">
        <w:rPr>
          <w:rFonts w:ascii="Arial" w:hAnsi="Arial" w:cs="Arial"/>
        </w:rPr>
        <w:t>he Contractor shall submit a</w:t>
      </w:r>
      <w:r w:rsidR="00867BAE" w:rsidRPr="00D80525">
        <w:rPr>
          <w:rFonts w:ascii="Arial" w:hAnsi="Arial" w:cs="Arial"/>
        </w:rPr>
        <w:t>n inspection</w:t>
      </w:r>
      <w:r w:rsidR="001B7B05" w:rsidRPr="00D80525">
        <w:rPr>
          <w:rFonts w:ascii="Arial" w:hAnsi="Arial" w:cs="Arial"/>
        </w:rPr>
        <w:t xml:space="preserve"> </w:t>
      </w:r>
      <w:r w:rsidR="009749ED" w:rsidRPr="00D80525">
        <w:rPr>
          <w:rFonts w:ascii="Arial" w:hAnsi="Arial" w:cs="Arial"/>
        </w:rPr>
        <w:t xml:space="preserve">master schedule reflecting the scheduling of inspections to the COR via electronic mail and upload to an established SharePoint site no later than </w:t>
      </w:r>
      <w:r w:rsidR="00DB7D14" w:rsidRPr="00D80525">
        <w:rPr>
          <w:rFonts w:ascii="Arial" w:hAnsi="Arial" w:cs="Arial"/>
        </w:rPr>
        <w:t>3</w:t>
      </w:r>
      <w:r w:rsidR="009749ED" w:rsidRPr="00D80525">
        <w:rPr>
          <w:rFonts w:ascii="Arial" w:hAnsi="Arial" w:cs="Arial"/>
        </w:rPr>
        <w:t>0 days after contract award. The MS must include the following information:</w:t>
      </w:r>
      <w:r w:rsidR="00E62399" w:rsidRPr="00D80525">
        <w:rPr>
          <w:rFonts w:ascii="Arial" w:hAnsi="Arial" w:cs="Arial"/>
        </w:rPr>
        <w:t xml:space="preserve"> (The Government will provide </w:t>
      </w:r>
      <w:r w:rsidR="002520C3" w:rsidRPr="00D80525">
        <w:rPr>
          <w:rFonts w:ascii="Arial" w:hAnsi="Arial" w:cs="Arial"/>
        </w:rPr>
        <w:t>an MS</w:t>
      </w:r>
      <w:r w:rsidR="00E62399" w:rsidRPr="00D80525">
        <w:rPr>
          <w:rFonts w:ascii="Arial" w:hAnsi="Arial" w:cs="Arial"/>
        </w:rPr>
        <w:t xml:space="preserve"> Excel </w:t>
      </w:r>
      <w:r w:rsidR="00A466FC" w:rsidRPr="00D80525">
        <w:rPr>
          <w:rFonts w:ascii="Arial" w:hAnsi="Arial" w:cs="Arial"/>
        </w:rPr>
        <w:t>Workbook template</w:t>
      </w:r>
      <w:r w:rsidR="002B5B6B" w:rsidRPr="00D80525">
        <w:rPr>
          <w:rFonts w:ascii="Arial" w:hAnsi="Arial" w:cs="Arial"/>
        </w:rPr>
        <w:t>)</w:t>
      </w:r>
    </w:p>
    <w:p w14:paraId="5C24DB14" w14:textId="77777777" w:rsidR="00EB28EF" w:rsidRPr="00D80525" w:rsidRDefault="00D218E9" w:rsidP="000D09A9">
      <w:pPr>
        <w:pStyle w:val="NormalWeb"/>
        <w:numPr>
          <w:ilvl w:val="0"/>
          <w:numId w:val="45"/>
        </w:numPr>
        <w:spacing w:before="120" w:beforeAutospacing="0"/>
        <w:ind w:left="2340"/>
        <w:rPr>
          <w:rFonts w:ascii="Arial" w:hAnsi="Arial" w:cs="Arial"/>
        </w:rPr>
      </w:pPr>
      <w:r w:rsidRPr="00D80525">
        <w:rPr>
          <w:rFonts w:ascii="Arial" w:hAnsi="Arial" w:cs="Arial"/>
        </w:rPr>
        <w:t xml:space="preserve">Contract Inspector </w:t>
      </w:r>
    </w:p>
    <w:p w14:paraId="3C185DE0" w14:textId="2BBF9D7D" w:rsidR="00D218E9" w:rsidRPr="00D80525" w:rsidRDefault="001A5193" w:rsidP="000D09A9">
      <w:pPr>
        <w:pStyle w:val="NormalWeb"/>
        <w:numPr>
          <w:ilvl w:val="1"/>
          <w:numId w:val="45"/>
        </w:numPr>
        <w:ind w:left="2880"/>
        <w:rPr>
          <w:rFonts w:ascii="Arial" w:hAnsi="Arial" w:cs="Arial"/>
        </w:rPr>
      </w:pPr>
      <w:r w:rsidRPr="00D80525">
        <w:rPr>
          <w:rFonts w:ascii="Arial" w:hAnsi="Arial" w:cs="Arial"/>
        </w:rPr>
        <w:t xml:space="preserve">First and </w:t>
      </w:r>
      <w:r w:rsidR="00D218E9" w:rsidRPr="00D80525">
        <w:rPr>
          <w:rFonts w:ascii="Arial" w:hAnsi="Arial" w:cs="Arial"/>
        </w:rPr>
        <w:t>Last Name</w:t>
      </w:r>
      <w:del w:id="667" w:author="Weese, Timothy W" w:date="2026-02-24T16:29:00Z" w16du:dateUtc="2026-02-24T21:29:00Z">
        <w:r w:rsidR="000D09A9" w:rsidRPr="00D80525" w:rsidDel="00E41A43">
          <w:rPr>
            <w:rFonts w:ascii="Arial" w:hAnsi="Arial" w:cs="Arial"/>
          </w:rPr>
          <w:br/>
        </w:r>
      </w:del>
    </w:p>
    <w:p w14:paraId="0DD6398A" w14:textId="31F69FD8" w:rsidR="00D218E9" w:rsidRPr="00D80525" w:rsidRDefault="00D218E9" w:rsidP="00A41632">
      <w:pPr>
        <w:pStyle w:val="NormalWeb"/>
        <w:numPr>
          <w:ilvl w:val="1"/>
          <w:numId w:val="45"/>
        </w:numPr>
        <w:ind w:left="2880"/>
        <w:rPr>
          <w:rFonts w:ascii="Arial" w:hAnsi="Arial" w:cs="Arial"/>
        </w:rPr>
      </w:pPr>
      <w:r w:rsidRPr="00D80525">
        <w:rPr>
          <w:rFonts w:ascii="Arial" w:hAnsi="Arial" w:cs="Arial"/>
        </w:rPr>
        <w:t>ID Number</w:t>
      </w:r>
    </w:p>
    <w:p w14:paraId="6FD9851C" w14:textId="72EF2A66" w:rsidR="00A37B15" w:rsidRPr="00D80525" w:rsidRDefault="00D218E9" w:rsidP="00A41632">
      <w:pPr>
        <w:pStyle w:val="NormalWeb"/>
        <w:numPr>
          <w:ilvl w:val="1"/>
          <w:numId w:val="45"/>
        </w:numPr>
        <w:ind w:left="2880"/>
        <w:rPr>
          <w:rFonts w:ascii="Arial" w:hAnsi="Arial" w:cs="Arial"/>
        </w:rPr>
      </w:pPr>
      <w:r w:rsidRPr="00D80525">
        <w:rPr>
          <w:rFonts w:ascii="Arial" w:hAnsi="Arial" w:cs="Arial"/>
        </w:rPr>
        <w:lastRenderedPageBreak/>
        <w:t>Phone Number</w:t>
      </w:r>
    </w:p>
    <w:p w14:paraId="2BE344F0" w14:textId="6E75CAE5" w:rsidR="00B029A5" w:rsidRPr="00D80525" w:rsidRDefault="00D218E9" w:rsidP="00A41632">
      <w:pPr>
        <w:pStyle w:val="NormalWeb"/>
        <w:numPr>
          <w:ilvl w:val="1"/>
          <w:numId w:val="45"/>
        </w:numPr>
        <w:ind w:left="2880"/>
        <w:rPr>
          <w:rFonts w:ascii="Arial" w:hAnsi="Arial" w:cs="Arial"/>
        </w:rPr>
      </w:pPr>
      <w:r w:rsidRPr="00D80525">
        <w:rPr>
          <w:rFonts w:ascii="Arial" w:hAnsi="Arial" w:cs="Arial"/>
        </w:rPr>
        <w:t>Email</w:t>
      </w:r>
    </w:p>
    <w:p w14:paraId="7BA67711" w14:textId="3E2C22BA"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Property ID</w:t>
      </w:r>
    </w:p>
    <w:p w14:paraId="3C32CBE0" w14:textId="0D9A9CC9"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Property Representative Name (</w:t>
      </w:r>
      <w:r w:rsidR="009E05CE" w:rsidRPr="00D80525">
        <w:rPr>
          <w:rFonts w:ascii="Arial" w:hAnsi="Arial" w:cs="Arial"/>
        </w:rPr>
        <w:t xml:space="preserve">mgmt. </w:t>
      </w:r>
      <w:r w:rsidRPr="00D80525">
        <w:rPr>
          <w:rFonts w:ascii="Arial" w:hAnsi="Arial" w:cs="Arial"/>
        </w:rPr>
        <w:t>contact)</w:t>
      </w:r>
    </w:p>
    <w:p w14:paraId="03C41E3B" w14:textId="514EB7F4" w:rsidR="00D218E9" w:rsidRPr="00D80525" w:rsidRDefault="00D218E9" w:rsidP="00A41632">
      <w:pPr>
        <w:pStyle w:val="NormalWeb"/>
        <w:numPr>
          <w:ilvl w:val="1"/>
          <w:numId w:val="45"/>
        </w:numPr>
        <w:ind w:left="2880"/>
        <w:rPr>
          <w:rFonts w:ascii="Arial" w:hAnsi="Arial" w:cs="Arial"/>
        </w:rPr>
      </w:pPr>
      <w:r w:rsidRPr="00D80525">
        <w:rPr>
          <w:rFonts w:ascii="Arial" w:hAnsi="Arial" w:cs="Arial"/>
        </w:rPr>
        <w:t>Phone Number</w:t>
      </w:r>
    </w:p>
    <w:p w14:paraId="15C86659" w14:textId="2EAA8E7A" w:rsidR="00D218E9" w:rsidRPr="00D80525" w:rsidRDefault="00D218E9" w:rsidP="00A41632">
      <w:pPr>
        <w:pStyle w:val="NormalWeb"/>
        <w:numPr>
          <w:ilvl w:val="1"/>
          <w:numId w:val="45"/>
        </w:numPr>
        <w:ind w:left="2880"/>
        <w:rPr>
          <w:rFonts w:ascii="Arial" w:hAnsi="Arial" w:cs="Arial"/>
        </w:rPr>
      </w:pPr>
      <w:r w:rsidRPr="00D80525">
        <w:rPr>
          <w:rFonts w:ascii="Arial" w:hAnsi="Arial" w:cs="Arial"/>
        </w:rPr>
        <w:t>Email</w:t>
      </w:r>
    </w:p>
    <w:p w14:paraId="440B1E8D" w14:textId="3857E027" w:rsidR="00D218E9" w:rsidRPr="00D80525" w:rsidRDefault="00D218E9" w:rsidP="00CC58EC">
      <w:pPr>
        <w:pStyle w:val="NormalWeb"/>
        <w:numPr>
          <w:ilvl w:val="1"/>
          <w:numId w:val="45"/>
        </w:numPr>
        <w:ind w:left="2880"/>
        <w:rPr>
          <w:rFonts w:ascii="Arial" w:hAnsi="Arial" w:cs="Arial"/>
        </w:rPr>
      </w:pPr>
      <w:r w:rsidRPr="00D80525">
        <w:rPr>
          <w:rFonts w:ascii="Arial" w:hAnsi="Arial" w:cs="Arial"/>
        </w:rPr>
        <w:t>Street Address</w:t>
      </w:r>
    </w:p>
    <w:p w14:paraId="799FE63B" w14:textId="05AD33FB" w:rsidR="00D218E9" w:rsidRPr="00D80525" w:rsidRDefault="00D218E9" w:rsidP="00A41632">
      <w:pPr>
        <w:pStyle w:val="NormalWeb"/>
        <w:numPr>
          <w:ilvl w:val="1"/>
          <w:numId w:val="45"/>
        </w:numPr>
        <w:ind w:left="2880"/>
        <w:rPr>
          <w:rFonts w:ascii="Arial" w:hAnsi="Arial" w:cs="Arial"/>
        </w:rPr>
      </w:pPr>
      <w:r w:rsidRPr="00D80525">
        <w:rPr>
          <w:rFonts w:ascii="Arial" w:hAnsi="Arial" w:cs="Arial"/>
        </w:rPr>
        <w:t>Property City</w:t>
      </w:r>
    </w:p>
    <w:p w14:paraId="06504B91" w14:textId="6B4F7BA2" w:rsidR="00D218E9" w:rsidRPr="00D80525" w:rsidRDefault="00D218E9" w:rsidP="00A41632">
      <w:pPr>
        <w:pStyle w:val="NormalWeb"/>
        <w:numPr>
          <w:ilvl w:val="1"/>
          <w:numId w:val="45"/>
        </w:numPr>
        <w:ind w:left="2880"/>
        <w:rPr>
          <w:rFonts w:ascii="Arial" w:hAnsi="Arial" w:cs="Arial"/>
        </w:rPr>
      </w:pPr>
      <w:r w:rsidRPr="00D80525">
        <w:rPr>
          <w:rFonts w:ascii="Arial" w:hAnsi="Arial" w:cs="Arial"/>
        </w:rPr>
        <w:t>Property State</w:t>
      </w:r>
    </w:p>
    <w:p w14:paraId="516F9CF7" w14:textId="3E3D1FD9" w:rsidR="00D218E9" w:rsidRPr="00D80525" w:rsidRDefault="00D218E9" w:rsidP="00A41632">
      <w:pPr>
        <w:pStyle w:val="NormalWeb"/>
        <w:numPr>
          <w:ilvl w:val="1"/>
          <w:numId w:val="45"/>
        </w:numPr>
        <w:ind w:left="2880"/>
        <w:rPr>
          <w:rFonts w:ascii="Arial" w:hAnsi="Arial" w:cs="Arial"/>
        </w:rPr>
      </w:pPr>
      <w:r w:rsidRPr="00D80525">
        <w:rPr>
          <w:rFonts w:ascii="Arial" w:hAnsi="Arial" w:cs="Arial"/>
        </w:rPr>
        <w:t>Property Zip Code</w:t>
      </w:r>
    </w:p>
    <w:p w14:paraId="08F64A1D" w14:textId="49FB9F59" w:rsidR="006433D2" w:rsidRPr="00D80525" w:rsidRDefault="00D218E9" w:rsidP="00A41632">
      <w:pPr>
        <w:pStyle w:val="NormalWeb"/>
        <w:numPr>
          <w:ilvl w:val="0"/>
          <w:numId w:val="45"/>
        </w:numPr>
        <w:ind w:left="2340"/>
        <w:rPr>
          <w:rFonts w:ascii="Arial" w:hAnsi="Arial" w:cs="Arial"/>
        </w:rPr>
      </w:pPr>
      <w:r w:rsidRPr="00D80525">
        <w:rPr>
          <w:rFonts w:ascii="Arial" w:hAnsi="Arial" w:cs="Arial"/>
        </w:rPr>
        <w:t>Inspection ID</w:t>
      </w:r>
      <w:r w:rsidR="00E63B38" w:rsidRPr="00D80525">
        <w:rPr>
          <w:rFonts w:ascii="Arial" w:hAnsi="Arial" w:cs="Arial"/>
        </w:rPr>
        <w:t xml:space="preserve"> (INSP #)</w:t>
      </w:r>
    </w:p>
    <w:p w14:paraId="2108F31D" w14:textId="551CF92A"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Scheduled Inspection Date</w:t>
      </w:r>
    </w:p>
    <w:p w14:paraId="6F636990" w14:textId="538FA64F"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Scheduled Inspection Time</w:t>
      </w:r>
    </w:p>
    <w:p w14:paraId="53D5A4D5" w14:textId="48EC0DAC"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Date of Assignment from HUD</w:t>
      </w:r>
    </w:p>
    <w:p w14:paraId="46217265" w14:textId="22D56BAF"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Data as of Date</w:t>
      </w:r>
    </w:p>
    <w:p w14:paraId="0C2E5F91" w14:textId="7090D723"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Inspection Stage on Salesforce</w:t>
      </w:r>
    </w:p>
    <w:p w14:paraId="6A14ED1A" w14:textId="7F9A4D40"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Invoiceable</w:t>
      </w:r>
      <w:del w:id="668" w:author="Weese, Timothy W" w:date="2026-02-24T16:30:00Z" w16du:dateUtc="2026-02-24T21:30:00Z">
        <w:r w:rsidRPr="00D80525" w:rsidDel="00E41A43">
          <w:rPr>
            <w:rFonts w:ascii="Arial" w:hAnsi="Arial" w:cs="Arial"/>
          </w:rPr>
          <w:delText>?</w:delText>
        </w:r>
      </w:del>
    </w:p>
    <w:p w14:paraId="3FD8FDD3" w14:textId="5D92940C"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Invoiceable Disposition</w:t>
      </w:r>
    </w:p>
    <w:p w14:paraId="028E5967" w14:textId="5B467DAE"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Invoice Number</w:t>
      </w:r>
    </w:p>
    <w:p w14:paraId="2A087E6A" w14:textId="3A505693"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Invoice Date</w:t>
      </w:r>
    </w:p>
    <w:p w14:paraId="22E6729E" w14:textId="0B3B2330"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Invoice Paid</w:t>
      </w:r>
      <w:del w:id="669" w:author="Weese, Timothy W" w:date="2026-02-24T16:30:00Z" w16du:dateUtc="2026-02-24T21:30:00Z">
        <w:r w:rsidRPr="00D80525" w:rsidDel="00E41A43">
          <w:rPr>
            <w:rFonts w:ascii="Arial" w:hAnsi="Arial" w:cs="Arial"/>
          </w:rPr>
          <w:delText>?</w:delText>
        </w:r>
      </w:del>
    </w:p>
    <w:p w14:paraId="7DC7D429" w14:textId="76C1A859"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Invoice Paid Date</w:t>
      </w:r>
    </w:p>
    <w:p w14:paraId="76233502" w14:textId="784536BB" w:rsidR="00D218E9" w:rsidRPr="00D80525" w:rsidRDefault="00D218E9" w:rsidP="00A41632">
      <w:pPr>
        <w:pStyle w:val="NormalWeb"/>
        <w:numPr>
          <w:ilvl w:val="0"/>
          <w:numId w:val="45"/>
        </w:numPr>
        <w:ind w:left="2340"/>
        <w:rPr>
          <w:rFonts w:ascii="Arial" w:hAnsi="Arial" w:cs="Arial"/>
        </w:rPr>
      </w:pPr>
      <w:r w:rsidRPr="00D80525">
        <w:rPr>
          <w:rFonts w:ascii="Arial" w:hAnsi="Arial" w:cs="Arial"/>
        </w:rPr>
        <w:t>Notes</w:t>
      </w:r>
    </w:p>
    <w:p w14:paraId="780EF8C1" w14:textId="77777777" w:rsidR="00797E7B" w:rsidRPr="00D80525" w:rsidRDefault="00797E7B" w:rsidP="00797E7B">
      <w:pPr>
        <w:widowControl w:val="0"/>
        <w:kinsoku w:val="0"/>
        <w:overflowPunct w:val="0"/>
        <w:spacing w:before="310" w:after="0" w:line="247" w:lineRule="exact"/>
        <w:textAlignment w:val="baseline"/>
        <w:rPr>
          <w:rFonts w:ascii="Arial" w:hAnsi="Arial" w:cs="Arial"/>
          <w:kern w:val="0"/>
        </w:rPr>
      </w:pPr>
      <w:r w:rsidRPr="00D80525">
        <w:rPr>
          <w:rFonts w:ascii="Arial" w:hAnsi="Arial" w:cs="Arial"/>
          <w:kern w:val="0"/>
        </w:rPr>
        <w:t>The MS shall reflect all the inspections assigned to the Contractor.</w:t>
      </w:r>
    </w:p>
    <w:p w14:paraId="7169FC85" w14:textId="2EF64CFF" w:rsidR="00797E7B" w:rsidRPr="00D80525" w:rsidRDefault="00797E7B" w:rsidP="00797E7B">
      <w:pPr>
        <w:widowControl w:val="0"/>
        <w:kinsoku w:val="0"/>
        <w:overflowPunct w:val="0"/>
        <w:spacing w:before="252" w:after="0" w:line="252" w:lineRule="exact"/>
        <w:ind w:right="72"/>
        <w:textAlignment w:val="baseline"/>
        <w:rPr>
          <w:rFonts w:ascii="Arial" w:hAnsi="Arial" w:cs="Arial"/>
          <w:kern w:val="0"/>
        </w:rPr>
      </w:pPr>
      <w:r w:rsidRPr="00D80525">
        <w:rPr>
          <w:rFonts w:ascii="Arial" w:hAnsi="Arial" w:cs="Arial"/>
          <w:kern w:val="0"/>
        </w:rPr>
        <w:t xml:space="preserve">The MS shall be updated </w:t>
      </w:r>
      <w:r w:rsidR="006A17E7" w:rsidRPr="00D80525">
        <w:rPr>
          <w:rFonts w:ascii="Arial" w:hAnsi="Arial" w:cs="Arial"/>
          <w:kern w:val="0"/>
        </w:rPr>
        <w:t xml:space="preserve">daily </w:t>
      </w:r>
      <w:r w:rsidRPr="00D80525">
        <w:rPr>
          <w:rFonts w:ascii="Arial" w:hAnsi="Arial" w:cs="Arial"/>
          <w:kern w:val="0"/>
        </w:rPr>
        <w:t xml:space="preserve">and </w:t>
      </w:r>
      <w:r w:rsidR="00914B53" w:rsidRPr="00D80525">
        <w:rPr>
          <w:rFonts w:ascii="Arial" w:hAnsi="Arial" w:cs="Arial"/>
          <w:kern w:val="0"/>
        </w:rPr>
        <w:t xml:space="preserve">submitted </w:t>
      </w:r>
      <w:r w:rsidR="006A17E7" w:rsidRPr="00D80525">
        <w:rPr>
          <w:rFonts w:ascii="Arial" w:hAnsi="Arial" w:cs="Arial"/>
          <w:kern w:val="0"/>
        </w:rPr>
        <w:t xml:space="preserve">weekly </w:t>
      </w:r>
      <w:r w:rsidRPr="00D80525">
        <w:rPr>
          <w:rFonts w:ascii="Arial" w:hAnsi="Arial" w:cs="Arial"/>
          <w:kern w:val="0"/>
        </w:rPr>
        <w:t>to the Government</w:t>
      </w:r>
      <w:r w:rsidR="00F14F23" w:rsidRPr="00D80525">
        <w:rPr>
          <w:rFonts w:ascii="Arial" w:hAnsi="Arial" w:cs="Arial"/>
          <w:kern w:val="0"/>
        </w:rPr>
        <w:t>. M</w:t>
      </w:r>
      <w:r w:rsidRPr="00D80525">
        <w:rPr>
          <w:rFonts w:ascii="Arial" w:hAnsi="Arial" w:cs="Arial"/>
          <w:kern w:val="0"/>
        </w:rPr>
        <w:t>odifications to previously scheduled inspections shall be flagged</w:t>
      </w:r>
      <w:r w:rsidR="00D9063B" w:rsidRPr="00D80525">
        <w:rPr>
          <w:rFonts w:ascii="Arial" w:hAnsi="Arial" w:cs="Arial"/>
          <w:kern w:val="0"/>
        </w:rPr>
        <w:t xml:space="preserve"> with an explanation for the change(s)</w:t>
      </w:r>
      <w:r w:rsidRPr="00D80525">
        <w:rPr>
          <w:rFonts w:ascii="Arial" w:hAnsi="Arial" w:cs="Arial"/>
          <w:kern w:val="0"/>
        </w:rPr>
        <w:t>. Modifications to the MS shall be reflected in each Monthly Performance Report.</w:t>
      </w:r>
    </w:p>
    <w:p w14:paraId="0A0976A0" w14:textId="77777777" w:rsidR="00797E7B" w:rsidRPr="00D80525" w:rsidRDefault="00797E7B" w:rsidP="00797E7B">
      <w:pPr>
        <w:widowControl w:val="0"/>
        <w:kinsoku w:val="0"/>
        <w:overflowPunct w:val="0"/>
        <w:spacing w:before="257" w:after="0" w:line="252" w:lineRule="exact"/>
        <w:ind w:right="360"/>
        <w:textAlignment w:val="baseline"/>
        <w:rPr>
          <w:rFonts w:ascii="Arial" w:hAnsi="Arial" w:cs="Arial"/>
          <w:kern w:val="0"/>
        </w:rPr>
      </w:pPr>
      <w:r w:rsidRPr="00D80525">
        <w:rPr>
          <w:rFonts w:ascii="Arial" w:hAnsi="Arial" w:cs="Arial"/>
          <w:kern w:val="0"/>
        </w:rPr>
        <w:t>The Government will review and accept the Master Schedule or identify deficiencies for rework and submit comments or acceptance to the Contractor PM via electronic mail (10) business days after submittal. If no response is provided by the Government, the deliverable is considered accepted.</w:t>
      </w:r>
    </w:p>
    <w:p w14:paraId="281898CA" w14:textId="310B8BDB" w:rsidR="00797E7B" w:rsidRPr="00D80525" w:rsidRDefault="00797E7B" w:rsidP="00797E7B">
      <w:pPr>
        <w:widowControl w:val="0"/>
        <w:kinsoku w:val="0"/>
        <w:overflowPunct w:val="0"/>
        <w:spacing w:before="240" w:after="0" w:line="288" w:lineRule="exact"/>
        <w:ind w:right="144"/>
        <w:textAlignment w:val="baseline"/>
        <w:rPr>
          <w:rFonts w:ascii="Arial" w:hAnsi="Arial" w:cs="Arial"/>
          <w:kern w:val="0"/>
        </w:rPr>
      </w:pPr>
      <w:r w:rsidRPr="00D80525">
        <w:rPr>
          <w:rFonts w:ascii="Arial" w:hAnsi="Arial" w:cs="Arial"/>
          <w:kern w:val="0"/>
        </w:rPr>
        <w:t xml:space="preserve">If revisions are required, the Contractor shall revise the Master Schedule and resubmit to the COR within </w:t>
      </w:r>
      <w:r w:rsidR="007C763F" w:rsidRPr="00D80525">
        <w:rPr>
          <w:rFonts w:ascii="Arial" w:hAnsi="Arial" w:cs="Arial"/>
          <w:kern w:val="0"/>
        </w:rPr>
        <w:t>five</w:t>
      </w:r>
      <w:r w:rsidRPr="00D80525">
        <w:rPr>
          <w:rFonts w:ascii="Arial" w:hAnsi="Arial" w:cs="Arial"/>
          <w:kern w:val="0"/>
        </w:rPr>
        <w:t xml:space="preserve"> (</w:t>
      </w:r>
      <w:r w:rsidR="007C763F" w:rsidRPr="00D80525">
        <w:rPr>
          <w:rFonts w:ascii="Arial" w:hAnsi="Arial" w:cs="Arial"/>
          <w:kern w:val="0"/>
        </w:rPr>
        <w:t>5</w:t>
      </w:r>
      <w:r w:rsidRPr="00D80525">
        <w:rPr>
          <w:rFonts w:ascii="Arial" w:hAnsi="Arial" w:cs="Arial"/>
          <w:kern w:val="0"/>
        </w:rPr>
        <w:t>) business days of receiving the Government’s comments.</w:t>
      </w:r>
    </w:p>
    <w:p w14:paraId="52AA4DDB" w14:textId="77777777" w:rsidR="00797E7B" w:rsidRPr="00D80525" w:rsidRDefault="00797E7B" w:rsidP="00797E7B">
      <w:pPr>
        <w:widowControl w:val="0"/>
        <w:kinsoku w:val="0"/>
        <w:overflowPunct w:val="0"/>
        <w:spacing w:before="271" w:after="0" w:line="247" w:lineRule="exact"/>
        <w:textAlignment w:val="baseline"/>
        <w:rPr>
          <w:rFonts w:ascii="Arial" w:hAnsi="Arial" w:cs="Arial"/>
          <w:spacing w:val="-3"/>
          <w:kern w:val="0"/>
          <w:u w:val="single"/>
        </w:rPr>
      </w:pPr>
      <w:r w:rsidRPr="00D80525">
        <w:rPr>
          <w:rFonts w:ascii="Arial" w:hAnsi="Arial" w:cs="Arial"/>
          <w:spacing w:val="-3"/>
          <w:kern w:val="0"/>
          <w:u w:val="single"/>
        </w:rPr>
        <w:t>Performance Standards</w:t>
      </w:r>
    </w:p>
    <w:p w14:paraId="6A79A78B" w14:textId="1B3C3AE8" w:rsidR="00797E7B" w:rsidRPr="00D80525" w:rsidRDefault="00797E7B" w:rsidP="006B35E8">
      <w:pPr>
        <w:widowControl w:val="0"/>
        <w:kinsoku w:val="0"/>
        <w:overflowPunct w:val="0"/>
        <w:spacing w:after="0" w:line="259" w:lineRule="exact"/>
        <w:ind w:left="288" w:hanging="288"/>
        <w:textAlignment w:val="baseline"/>
        <w:rPr>
          <w:rFonts w:ascii="Arial" w:hAnsi="Arial" w:cs="Arial"/>
          <w:kern w:val="0"/>
        </w:rPr>
      </w:pPr>
      <w:r w:rsidRPr="00D80525">
        <w:rPr>
          <w:rFonts w:ascii="Arial" w:hAnsi="Arial" w:cs="Arial"/>
          <w:kern w:val="0"/>
        </w:rPr>
        <w:t xml:space="preserve">a) Standard: Provide an initial MS no later than </w:t>
      </w:r>
      <w:r w:rsidR="007C763F" w:rsidRPr="00D80525">
        <w:rPr>
          <w:rFonts w:ascii="Arial" w:hAnsi="Arial" w:cs="Arial"/>
          <w:kern w:val="0"/>
        </w:rPr>
        <w:t>thirty</w:t>
      </w:r>
      <w:r w:rsidRPr="00D80525">
        <w:rPr>
          <w:rFonts w:ascii="Arial" w:hAnsi="Arial" w:cs="Arial"/>
          <w:kern w:val="0"/>
        </w:rPr>
        <w:t xml:space="preserve"> days (</w:t>
      </w:r>
      <w:r w:rsidR="007C763F" w:rsidRPr="00D80525">
        <w:rPr>
          <w:rFonts w:ascii="Arial" w:hAnsi="Arial" w:cs="Arial"/>
          <w:kern w:val="0"/>
        </w:rPr>
        <w:t>3</w:t>
      </w:r>
      <w:r w:rsidRPr="00D80525">
        <w:rPr>
          <w:rFonts w:ascii="Arial" w:hAnsi="Arial" w:cs="Arial"/>
          <w:kern w:val="0"/>
        </w:rPr>
        <w:t>0) of contract award</w:t>
      </w:r>
      <w:r w:rsidRPr="00D80525">
        <w:rPr>
          <w:rFonts w:ascii="Arial" w:hAnsi="Arial" w:cs="Arial"/>
          <w:kern w:val="0"/>
        </w:rPr>
        <w:br/>
        <w:t>AQL: 2 Days Deviation</w:t>
      </w:r>
    </w:p>
    <w:p w14:paraId="581D694B" w14:textId="77777777" w:rsidR="00797E7B" w:rsidRPr="00D80525" w:rsidRDefault="00797E7B" w:rsidP="00820D6D">
      <w:pPr>
        <w:widowControl w:val="0"/>
        <w:kinsoku w:val="0"/>
        <w:overflowPunct w:val="0"/>
        <w:spacing w:before="208" w:after="0" w:line="247" w:lineRule="exact"/>
        <w:textAlignment w:val="baseline"/>
        <w:rPr>
          <w:rFonts w:ascii="Arial" w:hAnsi="Arial" w:cs="Arial"/>
          <w:spacing w:val="-9"/>
          <w:kern w:val="0"/>
        </w:rPr>
      </w:pPr>
      <w:r w:rsidRPr="00D80525">
        <w:rPr>
          <w:rFonts w:ascii="Arial" w:hAnsi="Arial" w:cs="Arial"/>
          <w:spacing w:val="-9"/>
          <w:kern w:val="0"/>
          <w:u w:val="single"/>
        </w:rPr>
        <w:t xml:space="preserve">Deliverables </w:t>
      </w:r>
    </w:p>
    <w:p w14:paraId="1BBA34EE" w14:textId="557B9B5B" w:rsidR="009F4E44" w:rsidRPr="00D80525" w:rsidRDefault="00797E7B" w:rsidP="00121AAA">
      <w:pPr>
        <w:widowControl w:val="0"/>
        <w:kinsoku w:val="0"/>
        <w:overflowPunct w:val="0"/>
        <w:spacing w:before="41" w:after="0" w:line="247" w:lineRule="exact"/>
        <w:textAlignment w:val="baseline"/>
        <w:rPr>
          <w:rFonts w:ascii="Arial" w:hAnsi="Arial" w:cs="Arial"/>
          <w:color w:val="092E40"/>
          <w:kern w:val="0"/>
        </w:rPr>
      </w:pPr>
      <w:r w:rsidRPr="00D80525">
        <w:rPr>
          <w:rFonts w:ascii="Arial" w:hAnsi="Arial" w:cs="Arial"/>
          <w:kern w:val="0"/>
        </w:rPr>
        <w:t>A0</w:t>
      </w:r>
      <w:r w:rsidR="00D8186A" w:rsidRPr="00D80525">
        <w:rPr>
          <w:rFonts w:ascii="Arial" w:hAnsi="Arial" w:cs="Arial"/>
          <w:kern w:val="0"/>
        </w:rPr>
        <w:t>0</w:t>
      </w:r>
      <w:r w:rsidR="00C46F81" w:rsidRPr="00D80525">
        <w:rPr>
          <w:rFonts w:ascii="Arial" w:hAnsi="Arial" w:cs="Arial"/>
          <w:kern w:val="0"/>
        </w:rPr>
        <w:t>4</w:t>
      </w:r>
      <w:r w:rsidRPr="00D80525">
        <w:rPr>
          <w:rFonts w:ascii="Arial" w:hAnsi="Arial" w:cs="Arial"/>
          <w:kern w:val="0"/>
        </w:rPr>
        <w:t xml:space="preserve"> </w:t>
      </w:r>
      <w:r w:rsidR="007C602D" w:rsidRPr="00D80525">
        <w:rPr>
          <w:rFonts w:ascii="Arial" w:hAnsi="Arial" w:cs="Arial"/>
          <w:kern w:val="0"/>
        </w:rPr>
        <w:t xml:space="preserve">Weekly </w:t>
      </w:r>
      <w:r w:rsidRPr="00D80525">
        <w:rPr>
          <w:rFonts w:ascii="Arial" w:hAnsi="Arial" w:cs="Arial"/>
          <w:kern w:val="0"/>
        </w:rPr>
        <w:t>Master Schedule</w:t>
      </w:r>
    </w:p>
    <w:p w14:paraId="2811E9E8" w14:textId="568111B1" w:rsidR="009B4BB2" w:rsidRPr="00D80525" w:rsidRDefault="009B4BB2" w:rsidP="00FD0BE3">
      <w:pPr>
        <w:pStyle w:val="Heading3"/>
        <w:rPr>
          <w:ins w:id="670" w:author="Weese, Timothy W" w:date="2026-02-25T08:40:00Z" w16du:dateUtc="2026-02-25T13:40:00Z"/>
          <w:rFonts w:cs="Arial"/>
        </w:rPr>
      </w:pPr>
      <w:bookmarkStart w:id="671" w:name="_Toc223435906"/>
      <w:ins w:id="672" w:author="Weese, Timothy W" w:date="2026-02-25T08:41:00Z" w16du:dateUtc="2026-02-25T13:41:00Z">
        <w:r w:rsidRPr="00D80525">
          <w:rPr>
            <w:rFonts w:cs="Arial"/>
          </w:rPr>
          <w:t>5.2.1 Scheduling Communications</w:t>
        </w:r>
      </w:ins>
      <w:bookmarkEnd w:id="671"/>
    </w:p>
    <w:p w14:paraId="01982BBC" w14:textId="2222B1F6" w:rsidR="006B35E8" w:rsidRPr="00D80525" w:rsidRDefault="009F4E44" w:rsidP="006B35E8">
      <w:pPr>
        <w:widowControl w:val="0"/>
        <w:kinsoku w:val="0"/>
        <w:overflowPunct w:val="0"/>
        <w:spacing w:before="240" w:after="0" w:line="253" w:lineRule="exact"/>
        <w:ind w:right="360"/>
        <w:textAlignment w:val="baseline"/>
        <w:rPr>
          <w:rFonts w:ascii="Arial" w:hAnsi="Arial" w:cs="Arial"/>
          <w:kern w:val="0"/>
        </w:rPr>
      </w:pPr>
      <w:r w:rsidRPr="00D80525">
        <w:rPr>
          <w:rFonts w:ascii="Arial" w:hAnsi="Arial" w:cs="Arial"/>
          <w:kern w:val="0"/>
        </w:rPr>
        <w:t xml:space="preserve">Communications regarding scheduling shall be maintained by the Contractor during the life of the contract. The schedule of inspections shall be provided to HUD through the methods specified by HUD. The Contractor shall schedule at least 10% of assigned inspections within 30 calendar days </w:t>
      </w:r>
      <w:r w:rsidRPr="00D80525">
        <w:rPr>
          <w:rFonts w:ascii="Arial" w:hAnsi="Arial" w:cs="Arial"/>
          <w:kern w:val="0"/>
        </w:rPr>
        <w:lastRenderedPageBreak/>
        <w:t>of receipt from the COR.</w:t>
      </w:r>
      <w:del w:id="673" w:author="Weese, Timothy W" w:date="2026-03-03T13:30:00Z" w16du:dateUtc="2026-03-03T18:30:00Z">
        <w:r w:rsidR="000D09A9" w:rsidRPr="00D80525" w:rsidDel="008C3925">
          <w:rPr>
            <w:rFonts w:ascii="Arial" w:hAnsi="Arial" w:cs="Arial"/>
            <w:kern w:val="0"/>
          </w:rPr>
          <w:br/>
        </w:r>
      </w:del>
    </w:p>
    <w:p w14:paraId="08B35DAC" w14:textId="1795C84B" w:rsidR="00556286" w:rsidRPr="00D80525" w:rsidRDefault="00000660" w:rsidP="00E278F7">
      <w:pPr>
        <w:widowControl w:val="0"/>
        <w:kinsoku w:val="0"/>
        <w:overflowPunct w:val="0"/>
        <w:spacing w:before="120" w:after="120" w:line="253" w:lineRule="exact"/>
        <w:ind w:right="360"/>
        <w:textAlignment w:val="baseline"/>
        <w:rPr>
          <w:rFonts w:ascii="Arial" w:hAnsi="Arial" w:cs="Arial"/>
          <w:kern w:val="0"/>
        </w:rPr>
      </w:pPr>
      <w:r w:rsidRPr="00D80525">
        <w:rPr>
          <w:rFonts w:ascii="Arial" w:hAnsi="Arial" w:cs="Arial"/>
          <w:kern w:val="0"/>
        </w:rPr>
        <w:t>ARC</w:t>
      </w:r>
      <w:r w:rsidR="009F4E44" w:rsidRPr="00D80525">
        <w:rPr>
          <w:rFonts w:ascii="Arial" w:hAnsi="Arial" w:cs="Arial"/>
          <w:kern w:val="0"/>
        </w:rPr>
        <w:t xml:space="preserve"> requires and the Contractor shall send a 28-calendar-day notice of the inspection. </w:t>
      </w:r>
      <w:r w:rsidR="00374A20" w:rsidRPr="00D80525">
        <w:rPr>
          <w:rFonts w:ascii="Arial" w:hAnsi="Arial" w:cs="Arial"/>
        </w:rPr>
        <w:t>The Contractor shall notify the designated point of contact via telephone, followed by a written confirmation via email</w:t>
      </w:r>
      <w:r w:rsidR="0074208D" w:rsidRPr="00D80525">
        <w:rPr>
          <w:rFonts w:ascii="Arial" w:hAnsi="Arial" w:cs="Arial"/>
          <w:kern w:val="0"/>
        </w:rPr>
        <w:t xml:space="preserve">. </w:t>
      </w:r>
      <w:r w:rsidR="009F4E44" w:rsidRPr="00D80525">
        <w:rPr>
          <w:rFonts w:ascii="Arial" w:hAnsi="Arial" w:cs="Arial"/>
          <w:kern w:val="0"/>
        </w:rPr>
        <w:t xml:space="preserve">The Contractor </w:t>
      </w:r>
      <w:del w:id="674" w:author="Weese, Timothy W" w:date="2026-03-02T12:15:00Z" w16du:dateUtc="2026-03-02T17:15:00Z">
        <w:r w:rsidR="009F4E44" w:rsidRPr="00D80525" w:rsidDel="00B52819">
          <w:rPr>
            <w:rFonts w:ascii="Arial" w:hAnsi="Arial" w:cs="Arial"/>
            <w:kern w:val="0"/>
          </w:rPr>
          <w:delText xml:space="preserve">may </w:delText>
        </w:r>
      </w:del>
      <w:ins w:id="675" w:author="Weese, Timothy W" w:date="2026-03-02T12:15:00Z" w16du:dateUtc="2026-03-02T17:15:00Z">
        <w:r w:rsidR="00B52819">
          <w:rPr>
            <w:rFonts w:ascii="Arial" w:hAnsi="Arial" w:cs="Arial"/>
            <w:kern w:val="0"/>
          </w:rPr>
          <w:t xml:space="preserve">shall </w:t>
        </w:r>
      </w:ins>
      <w:r w:rsidR="009F4E44" w:rsidRPr="00D80525">
        <w:rPr>
          <w:rFonts w:ascii="Arial" w:hAnsi="Arial" w:cs="Arial"/>
          <w:kern w:val="0"/>
        </w:rPr>
        <w:t xml:space="preserve">schedule the inspection for an agreed upon inspection date </w:t>
      </w:r>
      <w:del w:id="676" w:author="Weese, Timothy W" w:date="2026-03-02T12:12:00Z" w16du:dateUtc="2026-03-02T17:12:00Z">
        <w:r w:rsidR="009F4E44" w:rsidRPr="00D80525" w:rsidDel="001C4D53">
          <w:rPr>
            <w:rFonts w:ascii="Arial" w:hAnsi="Arial" w:cs="Arial"/>
            <w:kern w:val="0"/>
          </w:rPr>
          <w:delText xml:space="preserve">prior to </w:delText>
        </w:r>
      </w:del>
      <w:r w:rsidR="009F4E44" w:rsidRPr="00D80525">
        <w:rPr>
          <w:rFonts w:ascii="Arial" w:hAnsi="Arial" w:cs="Arial"/>
          <w:kern w:val="0"/>
        </w:rPr>
        <w:t>28</w:t>
      </w:r>
      <w:ins w:id="677" w:author="Neal, Keia L" w:date="2026-02-23T16:52:00Z" w16du:dateUtc="2026-02-23T21:52:00Z">
        <w:r w:rsidR="00916D5C" w:rsidRPr="00D80525">
          <w:rPr>
            <w:rFonts w:ascii="Arial" w:hAnsi="Arial" w:cs="Arial"/>
            <w:kern w:val="0"/>
          </w:rPr>
          <w:t xml:space="preserve"> calendar</w:t>
        </w:r>
      </w:ins>
      <w:ins w:id="678" w:author="Weese, Timothy W" w:date="2026-03-02T12:09:00Z" w16du:dateUtc="2026-03-02T17:09:00Z">
        <w:r w:rsidR="004102D0">
          <w:rPr>
            <w:rFonts w:ascii="Arial" w:hAnsi="Arial" w:cs="Arial"/>
            <w:kern w:val="0"/>
          </w:rPr>
          <w:t>-</w:t>
        </w:r>
      </w:ins>
      <w:del w:id="679" w:author="Weese, Timothy W" w:date="2026-03-02T12:09:00Z" w16du:dateUtc="2026-03-02T17:09:00Z">
        <w:r w:rsidR="009F4E44" w:rsidRPr="00D80525" w:rsidDel="004102D0">
          <w:rPr>
            <w:rFonts w:ascii="Arial" w:hAnsi="Arial" w:cs="Arial"/>
            <w:kern w:val="0"/>
          </w:rPr>
          <w:delText xml:space="preserve"> </w:delText>
        </w:r>
      </w:del>
      <w:r w:rsidR="009F4E44" w:rsidRPr="00D80525">
        <w:rPr>
          <w:rFonts w:ascii="Arial" w:hAnsi="Arial" w:cs="Arial"/>
          <w:kern w:val="0"/>
        </w:rPr>
        <w:t>days</w:t>
      </w:r>
      <w:ins w:id="680" w:author="Weese, Timothy W" w:date="2026-03-02T12:12:00Z" w16du:dateUtc="2026-03-02T17:12:00Z">
        <w:r w:rsidR="003003EE">
          <w:rPr>
            <w:rFonts w:ascii="Arial" w:hAnsi="Arial" w:cs="Arial"/>
            <w:kern w:val="0"/>
          </w:rPr>
          <w:t xml:space="preserve"> </w:t>
        </w:r>
      </w:ins>
      <w:ins w:id="681" w:author="Weese, Timothy W" w:date="2026-03-02T12:15:00Z" w16du:dateUtc="2026-03-02T17:15:00Z">
        <w:r w:rsidR="004F539F">
          <w:rPr>
            <w:rFonts w:ascii="Arial" w:hAnsi="Arial" w:cs="Arial"/>
            <w:kern w:val="0"/>
          </w:rPr>
          <w:t xml:space="preserve">or more </w:t>
        </w:r>
      </w:ins>
      <w:ins w:id="682" w:author="Weese, Timothy W" w:date="2026-03-02T12:12:00Z" w16du:dateUtc="2026-03-02T17:12:00Z">
        <w:r w:rsidR="003003EE">
          <w:rPr>
            <w:rFonts w:ascii="Arial" w:hAnsi="Arial" w:cs="Arial"/>
            <w:kern w:val="0"/>
          </w:rPr>
          <w:t>in the future</w:t>
        </w:r>
      </w:ins>
      <w:ins w:id="683" w:author="Weese, Timothy W" w:date="2026-03-02T12:10:00Z" w16du:dateUtc="2026-03-02T17:10:00Z">
        <w:r w:rsidR="004102D0">
          <w:rPr>
            <w:rFonts w:ascii="Arial" w:hAnsi="Arial" w:cs="Arial"/>
            <w:kern w:val="0"/>
          </w:rPr>
          <w:t xml:space="preserve">, </w:t>
        </w:r>
        <w:r w:rsidR="00F23FA1">
          <w:rPr>
            <w:rFonts w:ascii="Arial" w:hAnsi="Arial" w:cs="Arial"/>
            <w:kern w:val="0"/>
          </w:rPr>
          <w:t>enter the schedule date into the inspection system of record,</w:t>
        </w:r>
      </w:ins>
      <w:r w:rsidR="009F4E44" w:rsidRPr="00D80525">
        <w:rPr>
          <w:rFonts w:ascii="Arial" w:hAnsi="Arial" w:cs="Arial"/>
          <w:kern w:val="0"/>
        </w:rPr>
        <w:t xml:space="preserve"> and send the notice but no sooner than 28</w:t>
      </w:r>
      <w:ins w:id="684" w:author="Weese, Timothy W" w:date="2026-03-02T12:09:00Z" w16du:dateUtc="2026-03-02T17:09:00Z">
        <w:r w:rsidR="004102D0">
          <w:rPr>
            <w:rFonts w:ascii="Arial" w:hAnsi="Arial" w:cs="Arial"/>
            <w:kern w:val="0"/>
          </w:rPr>
          <w:t xml:space="preserve"> </w:t>
        </w:r>
      </w:ins>
      <w:del w:id="685" w:author="Weese, Timothy W" w:date="2026-03-02T12:09:00Z" w16du:dateUtc="2026-03-02T17:09:00Z">
        <w:r w:rsidR="009F4E44" w:rsidRPr="00D80525" w:rsidDel="004102D0">
          <w:rPr>
            <w:rFonts w:ascii="Arial" w:hAnsi="Arial" w:cs="Arial"/>
            <w:kern w:val="0"/>
          </w:rPr>
          <w:delText>-</w:delText>
        </w:r>
      </w:del>
      <w:r w:rsidR="009F4E44" w:rsidRPr="00D80525">
        <w:rPr>
          <w:rFonts w:ascii="Arial" w:hAnsi="Arial" w:cs="Arial"/>
          <w:kern w:val="0"/>
        </w:rPr>
        <w:t>calendar</w:t>
      </w:r>
      <w:ins w:id="686" w:author="Weese, Timothy W" w:date="2026-03-02T12:09:00Z" w16du:dateUtc="2026-03-02T17:09:00Z">
        <w:r w:rsidR="004102D0">
          <w:rPr>
            <w:rFonts w:ascii="Arial" w:hAnsi="Arial" w:cs="Arial"/>
            <w:kern w:val="0"/>
          </w:rPr>
          <w:t>-</w:t>
        </w:r>
      </w:ins>
      <w:del w:id="687" w:author="Weese, Timothy W" w:date="2026-03-02T12:09:00Z" w16du:dateUtc="2026-03-02T17:09:00Z">
        <w:r w:rsidR="009F4E44" w:rsidRPr="00D80525" w:rsidDel="004102D0">
          <w:rPr>
            <w:rFonts w:ascii="Arial" w:hAnsi="Arial" w:cs="Arial"/>
            <w:kern w:val="0"/>
          </w:rPr>
          <w:delText xml:space="preserve"> </w:delText>
        </w:r>
      </w:del>
      <w:r w:rsidR="009F4E44" w:rsidRPr="00D80525">
        <w:rPr>
          <w:rFonts w:ascii="Arial" w:hAnsi="Arial" w:cs="Arial"/>
          <w:kern w:val="0"/>
        </w:rPr>
        <w:t>days</w:t>
      </w:r>
      <w:ins w:id="688" w:author="Weese, Timothy W" w:date="2026-03-02T12:15:00Z" w16du:dateUtc="2026-03-02T17:15:00Z">
        <w:r w:rsidR="004F539F">
          <w:rPr>
            <w:rFonts w:ascii="Arial" w:hAnsi="Arial" w:cs="Arial"/>
            <w:kern w:val="0"/>
          </w:rPr>
          <w:t xml:space="preserve"> from the date</w:t>
        </w:r>
      </w:ins>
      <w:ins w:id="689" w:author="Weese, Timothy W" w:date="2026-03-02T12:16:00Z" w16du:dateUtc="2026-03-02T17:16:00Z">
        <w:r w:rsidR="004F539F">
          <w:rPr>
            <w:rFonts w:ascii="Arial" w:hAnsi="Arial" w:cs="Arial"/>
            <w:kern w:val="0"/>
          </w:rPr>
          <w:t xml:space="preserve"> </w:t>
        </w:r>
      </w:ins>
      <w:ins w:id="690" w:author="Weese, Timothy W" w:date="2026-03-02T12:18:00Z" w16du:dateUtc="2026-03-02T17:18:00Z">
        <w:r w:rsidR="005B4397">
          <w:rPr>
            <w:rFonts w:ascii="Arial" w:hAnsi="Arial" w:cs="Arial"/>
            <w:kern w:val="0"/>
          </w:rPr>
          <w:t>on which the Contractor</w:t>
        </w:r>
        <w:r w:rsidR="00267AF9">
          <w:rPr>
            <w:rFonts w:ascii="Arial" w:hAnsi="Arial" w:cs="Arial"/>
            <w:kern w:val="0"/>
          </w:rPr>
          <w:t xml:space="preserve"> </w:t>
        </w:r>
      </w:ins>
      <w:ins w:id="691" w:author="Weese, Timothy W" w:date="2026-03-02T12:25:00Z" w16du:dateUtc="2026-03-02T17:25:00Z">
        <w:r w:rsidR="00023DFA">
          <w:rPr>
            <w:rFonts w:ascii="Arial" w:hAnsi="Arial" w:cs="Arial"/>
            <w:kern w:val="0"/>
          </w:rPr>
          <w:t xml:space="preserve">first </w:t>
        </w:r>
      </w:ins>
      <w:ins w:id="692" w:author="Weese, Timothy W" w:date="2026-03-02T12:18:00Z" w16du:dateUtc="2026-03-02T17:18:00Z">
        <w:r w:rsidR="00267AF9">
          <w:rPr>
            <w:rFonts w:ascii="Arial" w:hAnsi="Arial" w:cs="Arial"/>
            <w:kern w:val="0"/>
          </w:rPr>
          <w:t>contacted the property</w:t>
        </w:r>
      </w:ins>
      <w:r w:rsidR="001B63A7" w:rsidRPr="00D80525">
        <w:rPr>
          <w:rFonts w:ascii="Arial" w:hAnsi="Arial" w:cs="Arial"/>
          <w:kern w:val="0"/>
        </w:rPr>
        <w:t>.</w:t>
      </w:r>
      <w:ins w:id="693" w:author="Weese, Timothy W" w:date="2026-03-02T12:13:00Z" w16du:dateUtc="2026-03-02T17:13:00Z">
        <w:r w:rsidR="00A7551F">
          <w:rPr>
            <w:rFonts w:ascii="Arial" w:hAnsi="Arial" w:cs="Arial"/>
            <w:kern w:val="0"/>
          </w:rPr>
          <w:t xml:space="preserve">  </w:t>
        </w:r>
        <w:r w:rsidR="00E474C2">
          <w:rPr>
            <w:rFonts w:ascii="Arial" w:hAnsi="Arial" w:cs="Arial"/>
            <w:kern w:val="0"/>
          </w:rPr>
          <w:t xml:space="preserve">The Contractor </w:t>
        </w:r>
      </w:ins>
      <w:ins w:id="694" w:author="Weese, Timothy W" w:date="2026-03-02T12:24:00Z" w16du:dateUtc="2026-03-02T17:24:00Z">
        <w:r w:rsidR="002B0212">
          <w:rPr>
            <w:rFonts w:ascii="Arial" w:hAnsi="Arial" w:cs="Arial"/>
            <w:kern w:val="0"/>
          </w:rPr>
          <w:t>may</w:t>
        </w:r>
      </w:ins>
      <w:ins w:id="695" w:author="Weese, Timothy W" w:date="2026-03-02T12:13:00Z" w16du:dateUtc="2026-03-02T17:13:00Z">
        <w:r w:rsidR="00E474C2">
          <w:rPr>
            <w:rFonts w:ascii="Arial" w:hAnsi="Arial" w:cs="Arial"/>
            <w:kern w:val="0"/>
          </w:rPr>
          <w:t xml:space="preserve"> schedule the inspection </w:t>
        </w:r>
      </w:ins>
      <w:ins w:id="696" w:author="Weese, Timothy W" w:date="2026-03-02T12:14:00Z" w16du:dateUtc="2026-03-02T17:14:00Z">
        <w:r w:rsidR="00A32742">
          <w:rPr>
            <w:rFonts w:ascii="Arial" w:hAnsi="Arial" w:cs="Arial"/>
            <w:kern w:val="0"/>
          </w:rPr>
          <w:t>sooner than</w:t>
        </w:r>
        <w:r w:rsidR="00E474C2">
          <w:rPr>
            <w:rFonts w:ascii="Arial" w:hAnsi="Arial" w:cs="Arial"/>
            <w:kern w:val="0"/>
          </w:rPr>
          <w:t xml:space="preserve"> the 28-calendar-day</w:t>
        </w:r>
      </w:ins>
      <w:ins w:id="697" w:author="Weese, Timothy W" w:date="2026-03-02T12:18:00Z" w16du:dateUtc="2026-03-02T17:18:00Z">
        <w:r w:rsidR="00267AF9">
          <w:rPr>
            <w:rFonts w:ascii="Arial" w:hAnsi="Arial" w:cs="Arial"/>
            <w:kern w:val="0"/>
          </w:rPr>
          <w:t xml:space="preserve"> if the property </w:t>
        </w:r>
      </w:ins>
      <w:ins w:id="698" w:author="Weese, Timothy W" w:date="2026-03-02T12:20:00Z" w16du:dateUtc="2026-03-02T17:20:00Z">
        <w:r w:rsidR="004127A3">
          <w:rPr>
            <w:rFonts w:ascii="Arial" w:hAnsi="Arial" w:cs="Arial"/>
            <w:kern w:val="0"/>
          </w:rPr>
          <w:t xml:space="preserve">unilaterally </w:t>
        </w:r>
      </w:ins>
      <w:ins w:id="699" w:author="Weese, Timothy W" w:date="2026-03-02T12:18:00Z" w16du:dateUtc="2026-03-02T17:18:00Z">
        <w:r w:rsidR="00267AF9">
          <w:rPr>
            <w:rFonts w:ascii="Arial" w:hAnsi="Arial" w:cs="Arial"/>
            <w:kern w:val="0"/>
          </w:rPr>
          <w:t xml:space="preserve">requests an earlier date; however, the Contractor shall not </w:t>
        </w:r>
      </w:ins>
      <w:ins w:id="700" w:author="Weese, Timothy W" w:date="2026-03-02T12:19:00Z" w16du:dateUtc="2026-03-02T17:19:00Z">
        <w:r w:rsidR="0015664E">
          <w:rPr>
            <w:rFonts w:ascii="Arial" w:hAnsi="Arial" w:cs="Arial"/>
            <w:kern w:val="0"/>
          </w:rPr>
          <w:t>inform the property POC of this option</w:t>
        </w:r>
      </w:ins>
      <w:ins w:id="701" w:author="Weese, Timothy W" w:date="2026-03-02T12:21:00Z" w16du:dateUtc="2026-03-02T17:21:00Z">
        <w:r w:rsidR="004127A3">
          <w:rPr>
            <w:rFonts w:ascii="Arial" w:hAnsi="Arial" w:cs="Arial"/>
            <w:kern w:val="0"/>
          </w:rPr>
          <w:t xml:space="preserve"> or solicit an earlier date from the property for the convenience of the Contractor</w:t>
        </w:r>
        <w:r w:rsidR="00515A83">
          <w:rPr>
            <w:rFonts w:ascii="Arial" w:hAnsi="Arial" w:cs="Arial"/>
            <w:kern w:val="0"/>
          </w:rPr>
          <w:t xml:space="preserve">. </w:t>
        </w:r>
      </w:ins>
      <w:ins w:id="702" w:author="Weese, Timothy W" w:date="2026-03-02T12:22:00Z" w16du:dateUtc="2026-03-02T17:22:00Z">
        <w:r w:rsidR="00515EE1">
          <w:rPr>
            <w:rFonts w:ascii="Arial" w:hAnsi="Arial" w:cs="Arial"/>
            <w:kern w:val="0"/>
          </w:rPr>
          <w:t xml:space="preserve">This </w:t>
        </w:r>
      </w:ins>
      <w:ins w:id="703" w:author="Weese, Timothy W" w:date="2026-03-02T12:28:00Z" w16du:dateUtc="2026-03-02T17:28:00Z">
        <w:r w:rsidR="00E8492A">
          <w:rPr>
            <w:rFonts w:ascii="Arial" w:hAnsi="Arial" w:cs="Arial"/>
            <w:kern w:val="0"/>
          </w:rPr>
          <w:t xml:space="preserve">is </w:t>
        </w:r>
      </w:ins>
      <w:ins w:id="704" w:author="Weese, Timothy W" w:date="2026-03-02T12:22:00Z" w16du:dateUtc="2026-03-02T17:22:00Z">
        <w:r w:rsidR="00515EE1">
          <w:rPr>
            <w:rFonts w:ascii="Arial" w:hAnsi="Arial" w:cs="Arial"/>
            <w:kern w:val="0"/>
          </w:rPr>
          <w:t xml:space="preserve">so there is no </w:t>
        </w:r>
      </w:ins>
      <w:ins w:id="705" w:author="Weese, Timothy W" w:date="2026-03-02T12:20:00Z" w16du:dateUtc="2026-03-02T17:20:00Z">
        <w:r w:rsidR="0076329B">
          <w:rPr>
            <w:rFonts w:ascii="Arial" w:hAnsi="Arial" w:cs="Arial"/>
            <w:kern w:val="0"/>
          </w:rPr>
          <w:t xml:space="preserve">impression the property is required </w:t>
        </w:r>
      </w:ins>
      <w:ins w:id="706" w:author="Weese, Timothy W" w:date="2026-03-02T12:30:00Z" w16du:dateUtc="2026-03-02T17:30:00Z">
        <w:r w:rsidR="003E2E0B" w:rsidRPr="003E2E0B">
          <w:rPr>
            <w:rFonts w:ascii="Arial" w:hAnsi="Arial" w:cs="Arial"/>
            <w:kern w:val="0"/>
          </w:rPr>
          <w:t xml:space="preserve">or being coerced </w:t>
        </w:r>
      </w:ins>
      <w:ins w:id="707" w:author="Weese, Timothy W" w:date="2026-03-02T12:20:00Z" w16du:dateUtc="2026-03-02T17:20:00Z">
        <w:r w:rsidR="0076329B">
          <w:rPr>
            <w:rFonts w:ascii="Arial" w:hAnsi="Arial" w:cs="Arial"/>
            <w:kern w:val="0"/>
          </w:rPr>
          <w:t>to honor an earlier inspection date.</w:t>
        </w:r>
      </w:ins>
    </w:p>
    <w:p w14:paraId="41B04B33" w14:textId="408BF320" w:rsidR="00941F8D" w:rsidRPr="00D80525" w:rsidRDefault="009F4E44" w:rsidP="006B35E8">
      <w:pPr>
        <w:widowControl w:val="0"/>
        <w:kinsoku w:val="0"/>
        <w:overflowPunct w:val="0"/>
        <w:spacing w:before="120" w:after="0" w:line="253" w:lineRule="exact"/>
        <w:ind w:right="360"/>
        <w:textAlignment w:val="baseline"/>
        <w:rPr>
          <w:rFonts w:ascii="Arial" w:hAnsi="Arial" w:cs="Arial"/>
          <w:kern w:val="0"/>
        </w:rPr>
      </w:pPr>
      <w:r w:rsidRPr="00D80525">
        <w:rPr>
          <w:rFonts w:ascii="Arial" w:hAnsi="Arial" w:cs="Arial"/>
          <w:kern w:val="0"/>
        </w:rPr>
        <w:t xml:space="preserve">The Contractor will submit the scheduling documentation to HUD upon request. NSPIRE inspections shall be scheduled for a date and time that is mutually agreeable to the owner and the Contractor, but no sooner than </w:t>
      </w:r>
      <w:del w:id="708" w:author="Neal, Keia L" w:date="2026-02-23T16:53:00Z" w16du:dateUtc="2026-02-23T21:53:00Z">
        <w:r w:rsidRPr="00D80525" w:rsidDel="00916D5C">
          <w:rPr>
            <w:rFonts w:ascii="Arial" w:hAnsi="Arial" w:cs="Arial"/>
            <w:kern w:val="0"/>
          </w:rPr>
          <w:delText>twenty-eight (</w:delText>
        </w:r>
      </w:del>
      <w:r w:rsidRPr="00D80525">
        <w:rPr>
          <w:rFonts w:ascii="Arial" w:hAnsi="Arial" w:cs="Arial"/>
          <w:kern w:val="0"/>
        </w:rPr>
        <w:t>28</w:t>
      </w:r>
      <w:del w:id="709" w:author="Neal, Keia L" w:date="2026-02-23T16:53:00Z" w16du:dateUtc="2026-02-23T21:53:00Z">
        <w:r w:rsidRPr="00D80525" w:rsidDel="00916D5C">
          <w:rPr>
            <w:rFonts w:ascii="Arial" w:hAnsi="Arial" w:cs="Arial"/>
            <w:kern w:val="0"/>
          </w:rPr>
          <w:delText>)</w:delText>
        </w:r>
      </w:del>
      <w:r w:rsidRPr="00D80525">
        <w:rPr>
          <w:rFonts w:ascii="Arial" w:hAnsi="Arial" w:cs="Arial"/>
          <w:kern w:val="0"/>
        </w:rPr>
        <w:t xml:space="preserve"> calendar days from contact, unless agreed to in writing by both parties.</w:t>
      </w:r>
    </w:p>
    <w:p w14:paraId="316A744A" w14:textId="643A8259" w:rsidR="009F4E44" w:rsidRPr="00D80525" w:rsidRDefault="009F4E44" w:rsidP="00556286">
      <w:pPr>
        <w:pStyle w:val="ListParagraph"/>
        <w:widowControl w:val="0"/>
        <w:numPr>
          <w:ilvl w:val="0"/>
          <w:numId w:val="34"/>
        </w:numPr>
        <w:tabs>
          <w:tab w:val="clear" w:pos="1584"/>
        </w:tabs>
        <w:kinsoku w:val="0"/>
        <w:overflowPunct w:val="0"/>
        <w:spacing w:before="120" w:after="120" w:line="288" w:lineRule="exact"/>
        <w:ind w:left="792" w:right="504"/>
        <w:textAlignment w:val="baseline"/>
        <w:rPr>
          <w:rFonts w:ascii="Arial" w:hAnsi="Arial" w:cs="Arial"/>
          <w:kern w:val="0"/>
        </w:rPr>
      </w:pPr>
      <w:r w:rsidRPr="00D80525">
        <w:rPr>
          <w:rFonts w:ascii="Arial" w:hAnsi="Arial" w:cs="Arial"/>
          <w:kern w:val="0"/>
        </w:rPr>
        <w:t>Inspection notification timelines shall adhere to all state and local laws regarding resident notification;</w:t>
      </w:r>
      <w:r w:rsidR="003B2936" w:rsidRPr="00D80525">
        <w:rPr>
          <w:rFonts w:ascii="Arial" w:hAnsi="Arial" w:cs="Arial"/>
          <w:kern w:val="0"/>
        </w:rPr>
        <w:t xml:space="preserve"> </w:t>
      </w:r>
      <w:r w:rsidRPr="00D80525">
        <w:rPr>
          <w:rFonts w:ascii="Arial" w:hAnsi="Arial" w:cs="Arial"/>
          <w:kern w:val="0"/>
        </w:rPr>
        <w:t>the Contractor shall notify PIH-</w:t>
      </w:r>
      <w:r w:rsidR="00000660" w:rsidRPr="00D80525">
        <w:rPr>
          <w:rFonts w:ascii="Arial" w:hAnsi="Arial" w:cs="Arial"/>
          <w:kern w:val="0"/>
        </w:rPr>
        <w:t>ARC</w:t>
      </w:r>
      <w:r w:rsidRPr="00D80525">
        <w:rPr>
          <w:rFonts w:ascii="Arial" w:hAnsi="Arial" w:cs="Arial"/>
          <w:kern w:val="0"/>
        </w:rPr>
        <w:t xml:space="preserve"> Technical Assistance Center (TAC) if local laws prevent the Contractor from fulfilling HUDs 28-Day Standardized Notification Period policy.</w:t>
      </w:r>
    </w:p>
    <w:p w14:paraId="5BFBF793" w14:textId="293ECEF7" w:rsidR="009F4E44" w:rsidRPr="00D80525" w:rsidRDefault="009F4E44" w:rsidP="00556286">
      <w:pPr>
        <w:pStyle w:val="ListParagraph"/>
        <w:widowControl w:val="0"/>
        <w:numPr>
          <w:ilvl w:val="0"/>
          <w:numId w:val="34"/>
        </w:numPr>
        <w:tabs>
          <w:tab w:val="clear" w:pos="1584"/>
        </w:tabs>
        <w:kinsoku w:val="0"/>
        <w:overflowPunct w:val="0"/>
        <w:spacing w:before="120" w:after="120" w:line="288" w:lineRule="exact"/>
        <w:ind w:left="792" w:right="504"/>
        <w:textAlignment w:val="baseline"/>
        <w:rPr>
          <w:rFonts w:ascii="Arial" w:hAnsi="Arial" w:cs="Arial"/>
          <w:kern w:val="0"/>
        </w:rPr>
      </w:pPr>
      <w:r w:rsidRPr="00D80525">
        <w:rPr>
          <w:rFonts w:ascii="Arial" w:hAnsi="Arial" w:cs="Arial"/>
          <w:kern w:val="0"/>
        </w:rPr>
        <w:t>The Contractor shall notify the owner of the inspection date both in writing and over the phone.</w:t>
      </w:r>
    </w:p>
    <w:p w14:paraId="6C55A12F" w14:textId="0A1278E7" w:rsidR="009F4E44" w:rsidRPr="00D80525" w:rsidRDefault="009F4E44" w:rsidP="00556286">
      <w:pPr>
        <w:pStyle w:val="ListParagraph"/>
        <w:widowControl w:val="0"/>
        <w:numPr>
          <w:ilvl w:val="0"/>
          <w:numId w:val="34"/>
        </w:numPr>
        <w:tabs>
          <w:tab w:val="clear" w:pos="1584"/>
        </w:tabs>
        <w:kinsoku w:val="0"/>
        <w:overflowPunct w:val="0"/>
        <w:spacing w:before="120" w:after="120" w:line="288" w:lineRule="exact"/>
        <w:ind w:left="792" w:right="504"/>
        <w:textAlignment w:val="baseline"/>
        <w:rPr>
          <w:rFonts w:ascii="Arial" w:hAnsi="Arial" w:cs="Arial"/>
          <w:kern w:val="0"/>
        </w:rPr>
      </w:pPr>
      <w:r w:rsidRPr="00D80525">
        <w:rPr>
          <w:rFonts w:ascii="Arial" w:hAnsi="Arial" w:cs="Arial"/>
          <w:kern w:val="0"/>
        </w:rPr>
        <w:t>If the owner declines to accept the Contractor’s 1st inspection date, the Contractor shall offer another date that is no more than 7 calendar days from the 1st inspection date.</w:t>
      </w:r>
    </w:p>
    <w:p w14:paraId="2C157FA9" w14:textId="25FC4636" w:rsidR="009F4E44" w:rsidRPr="00D80525" w:rsidRDefault="009F4E44" w:rsidP="00556286">
      <w:pPr>
        <w:pStyle w:val="ListParagraph"/>
        <w:widowControl w:val="0"/>
        <w:numPr>
          <w:ilvl w:val="0"/>
          <w:numId w:val="34"/>
        </w:numPr>
        <w:tabs>
          <w:tab w:val="clear" w:pos="1584"/>
        </w:tabs>
        <w:kinsoku w:val="0"/>
        <w:overflowPunct w:val="0"/>
        <w:spacing w:before="120" w:after="120" w:line="288" w:lineRule="exact"/>
        <w:ind w:left="792" w:right="504"/>
        <w:textAlignment w:val="baseline"/>
        <w:rPr>
          <w:rFonts w:ascii="Arial" w:hAnsi="Arial" w:cs="Arial"/>
          <w:kern w:val="0"/>
        </w:rPr>
      </w:pPr>
      <w:r w:rsidRPr="00D80525">
        <w:rPr>
          <w:rFonts w:ascii="Arial" w:hAnsi="Arial" w:cs="Arial"/>
          <w:kern w:val="0"/>
        </w:rPr>
        <w:t>If the owner declines the 2nd inspection date, then the Contractor shall contact the TAC to obtain a TAC number, record the TAC number in the comments of the inspection and annotate the inspection in HUD systems as an Unsuccessful inspection.</w:t>
      </w:r>
    </w:p>
    <w:p w14:paraId="4FCF4C56" w14:textId="4B9C3396" w:rsidR="009F4E44" w:rsidRPr="00D80525" w:rsidRDefault="009F4E44" w:rsidP="00556286">
      <w:pPr>
        <w:pStyle w:val="ListParagraph"/>
        <w:widowControl w:val="0"/>
        <w:numPr>
          <w:ilvl w:val="0"/>
          <w:numId w:val="34"/>
        </w:numPr>
        <w:tabs>
          <w:tab w:val="clear" w:pos="1584"/>
        </w:tabs>
        <w:kinsoku w:val="0"/>
        <w:overflowPunct w:val="0"/>
        <w:spacing w:before="120" w:after="120" w:line="288" w:lineRule="exact"/>
        <w:ind w:left="792" w:right="504"/>
        <w:textAlignment w:val="baseline"/>
        <w:rPr>
          <w:rFonts w:ascii="Arial" w:hAnsi="Arial" w:cs="Arial"/>
          <w:kern w:val="0"/>
        </w:rPr>
      </w:pPr>
      <w:r w:rsidRPr="00D80525">
        <w:rPr>
          <w:rFonts w:ascii="Arial" w:hAnsi="Arial" w:cs="Arial"/>
          <w:kern w:val="0"/>
        </w:rPr>
        <w:t>The Contractor shall input inspection date, time, and inspector information in HUD systems.</w:t>
      </w:r>
    </w:p>
    <w:p w14:paraId="5EB06631" w14:textId="77FDA621" w:rsidR="009F4E44" w:rsidRPr="00D80525" w:rsidRDefault="009F4E44" w:rsidP="00556286">
      <w:pPr>
        <w:pStyle w:val="ListParagraph"/>
        <w:widowControl w:val="0"/>
        <w:numPr>
          <w:ilvl w:val="0"/>
          <w:numId w:val="34"/>
        </w:numPr>
        <w:tabs>
          <w:tab w:val="clear" w:pos="1584"/>
        </w:tabs>
        <w:kinsoku w:val="0"/>
        <w:overflowPunct w:val="0"/>
        <w:spacing w:before="120" w:after="120" w:line="288" w:lineRule="exact"/>
        <w:ind w:left="792" w:right="504"/>
        <w:textAlignment w:val="baseline"/>
        <w:rPr>
          <w:rFonts w:ascii="Arial" w:hAnsi="Arial" w:cs="Arial"/>
          <w:kern w:val="0"/>
        </w:rPr>
      </w:pPr>
      <w:r w:rsidRPr="00D80525">
        <w:rPr>
          <w:rFonts w:ascii="Arial" w:hAnsi="Arial" w:cs="Arial"/>
          <w:kern w:val="0"/>
        </w:rPr>
        <w:t>The Contractor shall provide a confirmation notice stating the time, date, property profile, and other details concerning the inspection and mail or email the letter to the PHA’s or POA’s designated representative.</w:t>
      </w:r>
    </w:p>
    <w:p w14:paraId="304D55AC" w14:textId="65FD3501" w:rsidR="009F4E44" w:rsidRPr="00D80525" w:rsidRDefault="009F4E44" w:rsidP="00556286">
      <w:pPr>
        <w:pStyle w:val="ListParagraph"/>
        <w:widowControl w:val="0"/>
        <w:numPr>
          <w:ilvl w:val="0"/>
          <w:numId w:val="34"/>
        </w:numPr>
        <w:tabs>
          <w:tab w:val="clear" w:pos="1584"/>
        </w:tabs>
        <w:kinsoku w:val="0"/>
        <w:overflowPunct w:val="0"/>
        <w:spacing w:before="120" w:after="120" w:line="288" w:lineRule="exact"/>
        <w:ind w:left="792" w:right="504"/>
        <w:textAlignment w:val="baseline"/>
        <w:rPr>
          <w:rFonts w:ascii="Arial" w:hAnsi="Arial" w:cs="Arial"/>
          <w:kern w:val="0"/>
        </w:rPr>
      </w:pPr>
      <w:r w:rsidRPr="00D80525">
        <w:rPr>
          <w:rFonts w:ascii="Arial" w:hAnsi="Arial" w:cs="Arial"/>
          <w:kern w:val="0"/>
        </w:rPr>
        <w:t>The Contractor shall confirm the property profile information (e.g., building count, unit count, etc..) at the time of initial contact and notify HUD TAC of any discrepancies.</w:t>
      </w:r>
    </w:p>
    <w:p w14:paraId="1EB1347F" w14:textId="0941329B" w:rsidR="009F4E44" w:rsidRPr="00D80525" w:rsidRDefault="009F4E44" w:rsidP="00556286">
      <w:pPr>
        <w:pStyle w:val="ListParagraph"/>
        <w:widowControl w:val="0"/>
        <w:numPr>
          <w:ilvl w:val="1"/>
          <w:numId w:val="34"/>
        </w:numPr>
        <w:kinsoku w:val="0"/>
        <w:overflowPunct w:val="0"/>
        <w:spacing w:before="120" w:after="120" w:line="288" w:lineRule="exact"/>
        <w:ind w:right="504"/>
        <w:textAlignment w:val="baseline"/>
        <w:rPr>
          <w:rFonts w:ascii="Arial" w:hAnsi="Arial" w:cs="Arial"/>
          <w:kern w:val="0"/>
        </w:rPr>
      </w:pPr>
      <w:r w:rsidRPr="00D80525">
        <w:rPr>
          <w:rFonts w:ascii="Arial" w:hAnsi="Arial" w:cs="Arial"/>
          <w:kern w:val="0"/>
        </w:rPr>
        <w:t xml:space="preserve">Applicable to performance in the Base Year: If overdue, the Contractor shall schedule in a </w:t>
      </w:r>
      <w:r w:rsidR="00E34AD1" w:rsidRPr="00D80525">
        <w:rPr>
          <w:rFonts w:ascii="Arial" w:hAnsi="Arial" w:cs="Arial"/>
          <w:kern w:val="0"/>
        </w:rPr>
        <w:t>w</w:t>
      </w:r>
      <w:r w:rsidRPr="00D80525">
        <w:rPr>
          <w:rFonts w:ascii="Arial" w:hAnsi="Arial" w:cs="Arial"/>
          <w:kern w:val="0"/>
        </w:rPr>
        <w:t>ay</w:t>
      </w:r>
      <w:r w:rsidR="00E34AD1" w:rsidRPr="00D80525">
        <w:rPr>
          <w:rFonts w:ascii="Arial" w:hAnsi="Arial" w:cs="Arial"/>
          <w:kern w:val="0"/>
        </w:rPr>
        <w:t xml:space="preserve"> </w:t>
      </w:r>
      <w:r w:rsidRPr="00D80525">
        <w:rPr>
          <w:rFonts w:ascii="Arial" w:hAnsi="Arial" w:cs="Arial"/>
          <w:kern w:val="0"/>
        </w:rPr>
        <w:t>to maximize cost efficiency. If the Contractor is assigned additional inspections during the period of performance, the Contractor shall schedule those inspections in alignment with paragraph</w:t>
      </w:r>
      <w:r w:rsidR="00E34AD1" w:rsidRPr="00D80525">
        <w:rPr>
          <w:rFonts w:ascii="Arial" w:hAnsi="Arial" w:cs="Arial"/>
          <w:kern w:val="0"/>
        </w:rPr>
        <w:t xml:space="preserve"> b.</w:t>
      </w:r>
    </w:p>
    <w:p w14:paraId="67379612" w14:textId="53ADA93E" w:rsidR="009F4E44" w:rsidRPr="00D80525" w:rsidRDefault="009F4E44" w:rsidP="00556286">
      <w:pPr>
        <w:pStyle w:val="ListParagraph"/>
        <w:widowControl w:val="0"/>
        <w:numPr>
          <w:ilvl w:val="1"/>
          <w:numId w:val="34"/>
        </w:numPr>
        <w:kinsoku w:val="0"/>
        <w:overflowPunct w:val="0"/>
        <w:spacing w:before="120" w:after="120" w:line="252" w:lineRule="exact"/>
        <w:ind w:left="1512" w:right="360"/>
        <w:textAlignment w:val="baseline"/>
        <w:rPr>
          <w:rFonts w:ascii="Arial" w:hAnsi="Arial" w:cs="Arial"/>
          <w:kern w:val="0"/>
        </w:rPr>
      </w:pPr>
      <w:del w:id="710" w:author="Weese, Timothy W" w:date="2026-02-25T08:36:00Z" w16du:dateUtc="2026-02-25T13:36:00Z">
        <w:r w:rsidRPr="00D80525" w:rsidDel="00B03CD2">
          <w:rPr>
            <w:rFonts w:ascii="Arial" w:hAnsi="Arial" w:cs="Arial"/>
            <w:kern w:val="0"/>
          </w:rPr>
          <w:delText xml:space="preserve">Applicable to performance in Option Year 1 and 2 only (if </w:delText>
        </w:r>
        <w:commentRangeStart w:id="711"/>
        <w:r w:rsidRPr="00D80525" w:rsidDel="00B03CD2">
          <w:rPr>
            <w:rFonts w:ascii="Arial" w:hAnsi="Arial" w:cs="Arial"/>
            <w:kern w:val="0"/>
          </w:rPr>
          <w:delText>exercised</w:delText>
        </w:r>
      </w:del>
      <w:commentRangeEnd w:id="711"/>
      <w:r w:rsidR="00B03CD2" w:rsidRPr="00D80525">
        <w:rPr>
          <w:rStyle w:val="CommentReference"/>
          <w:rFonts w:ascii="Arial" w:hAnsi="Arial" w:cs="Arial"/>
          <w:kern w:val="0"/>
          <w:sz w:val="24"/>
          <w:szCs w:val="24"/>
        </w:rPr>
        <w:commentReference w:id="711"/>
      </w:r>
      <w:del w:id="712" w:author="Weese, Timothy W" w:date="2026-02-25T08:36:00Z" w16du:dateUtc="2026-02-25T13:36:00Z">
        <w:r w:rsidRPr="00D80525" w:rsidDel="00B03CD2">
          <w:rPr>
            <w:rFonts w:ascii="Arial" w:hAnsi="Arial" w:cs="Arial"/>
            <w:kern w:val="0"/>
          </w:rPr>
          <w:delText>)</w:delText>
        </w:r>
      </w:del>
      <w:r w:rsidRPr="00D80525">
        <w:rPr>
          <w:rFonts w:ascii="Arial" w:hAnsi="Arial" w:cs="Arial"/>
          <w:kern w:val="0"/>
        </w:rPr>
        <w:t>. Inspections shall be</w:t>
      </w:r>
      <w:r w:rsidR="00E34AD1" w:rsidRPr="00D80525">
        <w:rPr>
          <w:rFonts w:ascii="Arial" w:hAnsi="Arial" w:cs="Arial"/>
          <w:kern w:val="0"/>
        </w:rPr>
        <w:t xml:space="preserve"> </w:t>
      </w:r>
      <w:r w:rsidRPr="00D80525">
        <w:rPr>
          <w:rFonts w:ascii="Arial" w:hAnsi="Arial" w:cs="Arial"/>
          <w:kern w:val="0"/>
        </w:rPr>
        <w:t>scheduled in accordance with guidance at 24 CFR §5.705(c). If the inspection is overdue based on guidance at 24 CFR §5.705(c), the Contractor shall schedule in a way to prioritize these inspections while maintaining cost efficiency. HUD reserves the right to prioritize inspections to be performed when directed based on inspection requirements.</w:t>
      </w:r>
    </w:p>
    <w:p w14:paraId="5A852653" w14:textId="596693A1" w:rsidR="009F4E44" w:rsidRPr="00D80525" w:rsidRDefault="009F4E44" w:rsidP="00556286">
      <w:pPr>
        <w:pStyle w:val="ListParagraph"/>
        <w:widowControl w:val="0"/>
        <w:numPr>
          <w:ilvl w:val="0"/>
          <w:numId w:val="34"/>
        </w:numPr>
        <w:tabs>
          <w:tab w:val="clear" w:pos="1584"/>
        </w:tabs>
        <w:kinsoku w:val="0"/>
        <w:overflowPunct w:val="0"/>
        <w:spacing w:before="120" w:after="120" w:line="252" w:lineRule="exact"/>
        <w:ind w:left="810" w:right="360"/>
        <w:textAlignment w:val="baseline"/>
        <w:rPr>
          <w:rFonts w:ascii="Arial" w:hAnsi="Arial" w:cs="Arial"/>
          <w:kern w:val="0"/>
        </w:rPr>
      </w:pPr>
      <w:r w:rsidRPr="00D80525">
        <w:rPr>
          <w:rFonts w:ascii="Arial" w:hAnsi="Arial" w:cs="Arial"/>
          <w:kern w:val="0"/>
        </w:rPr>
        <w:t xml:space="preserve">The Contractor shall record an </w:t>
      </w:r>
      <w:ins w:id="713" w:author="Weese, Timothy W" w:date="2026-03-03T13:31:00Z" w16du:dateUtc="2026-03-03T18:31:00Z">
        <w:r w:rsidR="00A41D03">
          <w:rPr>
            <w:rFonts w:ascii="Arial" w:hAnsi="Arial" w:cs="Arial"/>
            <w:kern w:val="0"/>
          </w:rPr>
          <w:t>i</w:t>
        </w:r>
      </w:ins>
      <w:del w:id="714" w:author="Weese, Timothy W" w:date="2026-03-03T13:31:00Z" w16du:dateUtc="2026-03-03T18:31:00Z">
        <w:r w:rsidRPr="00D80525" w:rsidDel="00A41D03">
          <w:rPr>
            <w:rFonts w:ascii="Arial" w:hAnsi="Arial" w:cs="Arial"/>
            <w:kern w:val="0"/>
          </w:rPr>
          <w:delText>I</w:delText>
        </w:r>
      </w:del>
      <w:r w:rsidRPr="00D80525">
        <w:rPr>
          <w:rFonts w:ascii="Arial" w:hAnsi="Arial" w:cs="Arial"/>
          <w:kern w:val="0"/>
        </w:rPr>
        <w:t xml:space="preserve">nspection as Reported Un-inspectable (RU) in HUD System when the PHA or owner/agent states he/she already obtained a formal waiver of the </w:t>
      </w:r>
      <w:r w:rsidR="00000660" w:rsidRPr="00D80525">
        <w:rPr>
          <w:rFonts w:ascii="Arial" w:hAnsi="Arial" w:cs="Arial"/>
          <w:kern w:val="0"/>
        </w:rPr>
        <w:t>ARC</w:t>
      </w:r>
      <w:r w:rsidRPr="00D80525">
        <w:rPr>
          <w:rFonts w:ascii="Arial" w:hAnsi="Arial" w:cs="Arial"/>
          <w:kern w:val="0"/>
        </w:rPr>
        <w:t xml:space="preserve"> inspection (e.g., approved Request to Cancel/Postpone Scheduled </w:t>
      </w:r>
      <w:r w:rsidR="005E77EC" w:rsidRPr="00D80525">
        <w:rPr>
          <w:rFonts w:ascii="Arial" w:hAnsi="Arial" w:cs="Arial"/>
          <w:kern w:val="0"/>
        </w:rPr>
        <w:t>Assessment and Recovery Center</w:t>
      </w:r>
      <w:r w:rsidRPr="00D80525">
        <w:rPr>
          <w:rFonts w:ascii="Arial" w:hAnsi="Arial" w:cs="Arial"/>
          <w:kern w:val="0"/>
        </w:rPr>
        <w:t xml:space="preserve"> (</w:t>
      </w:r>
      <w:r w:rsidR="00000660" w:rsidRPr="00D80525">
        <w:rPr>
          <w:rFonts w:ascii="Arial" w:hAnsi="Arial" w:cs="Arial"/>
          <w:kern w:val="0"/>
        </w:rPr>
        <w:t>ARC</w:t>
      </w:r>
      <w:r w:rsidRPr="00D80525">
        <w:rPr>
          <w:rFonts w:ascii="Arial" w:hAnsi="Arial" w:cs="Arial"/>
          <w:kern w:val="0"/>
        </w:rPr>
        <w:t xml:space="preserve">) Physical Inspection); when the PHA or owner/agent states the inspection is not required; or the PHA or owner/agent has already submitted a </w:t>
      </w:r>
      <w:ins w:id="715" w:author="Weese, Timothy W" w:date="2026-03-03T13:32:00Z" w16du:dateUtc="2026-03-03T18:32:00Z">
        <w:r w:rsidR="00652EA7">
          <w:rPr>
            <w:rFonts w:ascii="Arial" w:hAnsi="Arial" w:cs="Arial"/>
            <w:kern w:val="0"/>
          </w:rPr>
          <w:t>r</w:t>
        </w:r>
      </w:ins>
      <w:del w:id="716" w:author="Weese, Timothy W" w:date="2026-03-03T13:32:00Z" w16du:dateUtc="2026-03-03T18:32:00Z">
        <w:r w:rsidRPr="00D80525" w:rsidDel="00652EA7">
          <w:rPr>
            <w:rFonts w:ascii="Arial" w:hAnsi="Arial" w:cs="Arial"/>
            <w:kern w:val="0"/>
          </w:rPr>
          <w:delText>R</w:delText>
        </w:r>
      </w:del>
      <w:r w:rsidRPr="00D80525">
        <w:rPr>
          <w:rFonts w:ascii="Arial" w:hAnsi="Arial" w:cs="Arial"/>
          <w:kern w:val="0"/>
        </w:rPr>
        <w:t xml:space="preserve">equest to </w:t>
      </w:r>
      <w:ins w:id="717" w:author="Weese, Timothy W" w:date="2026-03-03T13:32:00Z" w16du:dateUtc="2026-03-03T18:32:00Z">
        <w:r w:rsidR="00652EA7">
          <w:rPr>
            <w:rFonts w:ascii="Arial" w:hAnsi="Arial" w:cs="Arial"/>
            <w:kern w:val="0"/>
          </w:rPr>
          <w:t>c</w:t>
        </w:r>
      </w:ins>
      <w:del w:id="718" w:author="Weese, Timothy W" w:date="2026-03-03T13:32:00Z" w16du:dateUtc="2026-03-03T18:32:00Z">
        <w:r w:rsidRPr="00D80525" w:rsidDel="00652EA7">
          <w:rPr>
            <w:rFonts w:ascii="Arial" w:hAnsi="Arial" w:cs="Arial"/>
            <w:kern w:val="0"/>
          </w:rPr>
          <w:delText>C</w:delText>
        </w:r>
      </w:del>
      <w:r w:rsidRPr="00D80525">
        <w:rPr>
          <w:rFonts w:ascii="Arial" w:hAnsi="Arial" w:cs="Arial"/>
          <w:kern w:val="0"/>
        </w:rPr>
        <w:t>ancel/</w:t>
      </w:r>
      <w:ins w:id="719" w:author="Weese, Timothy W" w:date="2026-03-03T13:32:00Z" w16du:dateUtc="2026-03-03T18:32:00Z">
        <w:r w:rsidR="00652EA7">
          <w:rPr>
            <w:rFonts w:ascii="Arial" w:hAnsi="Arial" w:cs="Arial"/>
            <w:kern w:val="0"/>
          </w:rPr>
          <w:t>p</w:t>
        </w:r>
      </w:ins>
      <w:del w:id="720" w:author="Weese, Timothy W" w:date="2026-03-03T13:32:00Z" w16du:dateUtc="2026-03-03T18:32:00Z">
        <w:r w:rsidRPr="00D80525" w:rsidDel="00652EA7">
          <w:rPr>
            <w:rFonts w:ascii="Arial" w:hAnsi="Arial" w:cs="Arial"/>
            <w:kern w:val="0"/>
          </w:rPr>
          <w:delText>P</w:delText>
        </w:r>
      </w:del>
      <w:r w:rsidRPr="00D80525">
        <w:rPr>
          <w:rFonts w:ascii="Arial" w:hAnsi="Arial" w:cs="Arial"/>
          <w:kern w:val="0"/>
        </w:rPr>
        <w:t xml:space="preserve">ostpone a scheduled </w:t>
      </w:r>
      <w:del w:id="721" w:author="Weese, Timothy W" w:date="2026-03-03T13:32:00Z" w16du:dateUtc="2026-03-03T18:32:00Z">
        <w:r w:rsidR="005E77EC" w:rsidRPr="00D80525" w:rsidDel="00652EA7">
          <w:rPr>
            <w:rFonts w:ascii="Arial" w:hAnsi="Arial" w:cs="Arial"/>
            <w:kern w:val="0"/>
          </w:rPr>
          <w:delText>Assessment and Recovery Center</w:delText>
        </w:r>
        <w:r w:rsidRPr="00D80525" w:rsidDel="00652EA7">
          <w:rPr>
            <w:rFonts w:ascii="Arial" w:hAnsi="Arial" w:cs="Arial"/>
            <w:kern w:val="0"/>
          </w:rPr>
          <w:delText xml:space="preserve"> (</w:delText>
        </w:r>
      </w:del>
      <w:r w:rsidR="00000660" w:rsidRPr="00D80525">
        <w:rPr>
          <w:rFonts w:ascii="Arial" w:hAnsi="Arial" w:cs="Arial"/>
          <w:kern w:val="0"/>
        </w:rPr>
        <w:t>ARC</w:t>
      </w:r>
      <w:del w:id="722" w:author="Weese, Timothy W" w:date="2026-03-03T13:32:00Z" w16du:dateUtc="2026-03-03T18:32:00Z">
        <w:r w:rsidRPr="00D80525" w:rsidDel="00652EA7">
          <w:rPr>
            <w:rFonts w:ascii="Arial" w:hAnsi="Arial" w:cs="Arial"/>
            <w:kern w:val="0"/>
          </w:rPr>
          <w:delText>)</w:delText>
        </w:r>
      </w:del>
      <w:r w:rsidRPr="00D80525">
        <w:rPr>
          <w:rFonts w:ascii="Arial" w:hAnsi="Arial" w:cs="Arial"/>
          <w:kern w:val="0"/>
        </w:rPr>
        <w:t xml:space="preserve"> </w:t>
      </w:r>
      <w:ins w:id="723" w:author="Weese, Timothy W" w:date="2026-03-03T13:31:00Z" w16du:dateUtc="2026-03-03T18:31:00Z">
        <w:r w:rsidR="00652EA7">
          <w:rPr>
            <w:rFonts w:ascii="Arial" w:hAnsi="Arial" w:cs="Arial"/>
            <w:kern w:val="0"/>
          </w:rPr>
          <w:t>p</w:t>
        </w:r>
      </w:ins>
      <w:del w:id="724" w:author="Weese, Timothy W" w:date="2026-03-03T13:31:00Z" w16du:dateUtc="2026-03-03T18:31:00Z">
        <w:r w:rsidRPr="00D80525" w:rsidDel="00652EA7">
          <w:rPr>
            <w:rFonts w:ascii="Arial" w:hAnsi="Arial" w:cs="Arial"/>
            <w:kern w:val="0"/>
          </w:rPr>
          <w:delText>P</w:delText>
        </w:r>
      </w:del>
      <w:r w:rsidRPr="00D80525">
        <w:rPr>
          <w:rFonts w:ascii="Arial" w:hAnsi="Arial" w:cs="Arial"/>
          <w:kern w:val="0"/>
        </w:rPr>
        <w:t xml:space="preserve">hysical </w:t>
      </w:r>
      <w:ins w:id="725" w:author="Weese, Timothy W" w:date="2026-03-03T13:32:00Z" w16du:dateUtc="2026-03-03T18:32:00Z">
        <w:r w:rsidR="00652EA7">
          <w:rPr>
            <w:rFonts w:ascii="Arial" w:hAnsi="Arial" w:cs="Arial"/>
            <w:kern w:val="0"/>
          </w:rPr>
          <w:t>i</w:t>
        </w:r>
      </w:ins>
      <w:del w:id="726" w:author="Weese, Timothy W" w:date="2026-03-03T13:32:00Z" w16du:dateUtc="2026-03-03T18:32:00Z">
        <w:r w:rsidRPr="00D80525" w:rsidDel="00652EA7">
          <w:rPr>
            <w:rFonts w:ascii="Arial" w:hAnsi="Arial" w:cs="Arial"/>
            <w:kern w:val="0"/>
          </w:rPr>
          <w:delText>I</w:delText>
        </w:r>
      </w:del>
      <w:r w:rsidRPr="00D80525">
        <w:rPr>
          <w:rFonts w:ascii="Arial" w:hAnsi="Arial" w:cs="Arial"/>
          <w:kern w:val="0"/>
        </w:rPr>
        <w:t>nspection and is awaiting an approval. In these cases, the Contractor shall contact the TAC to report the property as “Un-</w:t>
      </w:r>
      <w:r w:rsidRPr="00D80525">
        <w:rPr>
          <w:rFonts w:ascii="Arial" w:hAnsi="Arial" w:cs="Arial"/>
          <w:kern w:val="0"/>
        </w:rPr>
        <w:lastRenderedPageBreak/>
        <w:t>Inspectable” and await HUD response before scheduling the inspection. HUD will attempt to resolve the reported “Un-inspectable” event within 10 business days.</w:t>
      </w:r>
    </w:p>
    <w:p w14:paraId="411C2CAC" w14:textId="3327E56C" w:rsidR="009F4E44" w:rsidRPr="00D80525" w:rsidRDefault="009F4E44" w:rsidP="001263D2">
      <w:pPr>
        <w:widowControl w:val="0"/>
        <w:kinsoku w:val="0"/>
        <w:overflowPunct w:val="0"/>
        <w:spacing w:after="0" w:line="293" w:lineRule="exact"/>
        <w:ind w:right="720"/>
        <w:textAlignment w:val="baseline"/>
        <w:rPr>
          <w:rFonts w:ascii="Arial" w:hAnsi="Arial" w:cs="Arial"/>
          <w:kern w:val="0"/>
        </w:rPr>
      </w:pPr>
      <w:r w:rsidRPr="00D80525">
        <w:rPr>
          <w:rFonts w:ascii="Arial" w:hAnsi="Arial" w:cs="Arial"/>
          <w:kern w:val="0"/>
        </w:rPr>
        <w:t>The Contractor shall call the PHA or POA and send out the 28-</w:t>
      </w:r>
      <w:ins w:id="727" w:author="Weese, Timothy W" w:date="2026-02-25T08:36:00Z" w16du:dateUtc="2026-02-25T13:36:00Z">
        <w:r w:rsidR="00B03CD2" w:rsidRPr="00D80525">
          <w:rPr>
            <w:rFonts w:ascii="Arial" w:hAnsi="Arial" w:cs="Arial"/>
            <w:kern w:val="0"/>
          </w:rPr>
          <w:t>Calendar-</w:t>
        </w:r>
      </w:ins>
      <w:r w:rsidRPr="00D80525">
        <w:rPr>
          <w:rFonts w:ascii="Arial" w:hAnsi="Arial" w:cs="Arial"/>
          <w:kern w:val="0"/>
        </w:rPr>
        <w:t>Day Notice via email prior to the agreed upon inspection date. The Contractor shall:</w:t>
      </w:r>
    </w:p>
    <w:p w14:paraId="70EA9940" w14:textId="77777777" w:rsidR="009F4E44" w:rsidRPr="00D80525" w:rsidRDefault="009F4E44" w:rsidP="001263D2">
      <w:pPr>
        <w:widowControl w:val="0"/>
        <w:numPr>
          <w:ilvl w:val="0"/>
          <w:numId w:val="16"/>
        </w:numPr>
        <w:kinsoku w:val="0"/>
        <w:overflowPunct w:val="0"/>
        <w:spacing w:before="120" w:after="0" w:line="246" w:lineRule="exact"/>
        <w:textAlignment w:val="baseline"/>
        <w:rPr>
          <w:rFonts w:ascii="Arial" w:hAnsi="Arial" w:cs="Arial"/>
          <w:kern w:val="0"/>
        </w:rPr>
      </w:pPr>
      <w:r w:rsidRPr="00D80525">
        <w:rPr>
          <w:rFonts w:ascii="Arial" w:hAnsi="Arial" w:cs="Arial"/>
          <w:kern w:val="0"/>
        </w:rPr>
        <w:t>Include the property profile downloaded from Salesforce in the 28-Day Notice.</w:t>
      </w:r>
    </w:p>
    <w:p w14:paraId="73061320" w14:textId="77777777" w:rsidR="009F4E44" w:rsidRPr="00D80525" w:rsidRDefault="009F4E44" w:rsidP="00A41632">
      <w:pPr>
        <w:widowControl w:val="0"/>
        <w:numPr>
          <w:ilvl w:val="0"/>
          <w:numId w:val="16"/>
        </w:numPr>
        <w:kinsoku w:val="0"/>
        <w:overflowPunct w:val="0"/>
        <w:spacing w:after="0" w:line="293" w:lineRule="exact"/>
        <w:ind w:right="792"/>
        <w:textAlignment w:val="baseline"/>
        <w:rPr>
          <w:rFonts w:ascii="Arial" w:hAnsi="Arial" w:cs="Arial"/>
          <w:kern w:val="0"/>
        </w:rPr>
      </w:pPr>
      <w:r w:rsidRPr="00D80525">
        <w:rPr>
          <w:rFonts w:ascii="Arial" w:hAnsi="Arial" w:cs="Arial"/>
          <w:kern w:val="0"/>
        </w:rPr>
        <w:t>Verify that the property profile reported by the PHA and/or the POA representative matches the profile in Salesforce. Report any discrepancies to the</w:t>
      </w:r>
      <w:del w:id="728" w:author="Weese, Timothy W" w:date="2026-02-25T09:25:00Z" w16du:dateUtc="2026-02-25T14:25:00Z">
        <w:r w:rsidRPr="00D80525" w:rsidDel="003D681A">
          <w:rPr>
            <w:rFonts w:ascii="Arial" w:hAnsi="Arial" w:cs="Arial"/>
            <w:kern w:val="0"/>
          </w:rPr>
          <w:delText xml:space="preserve"> </w:delText>
        </w:r>
      </w:del>
      <w:r w:rsidRPr="00D80525">
        <w:rPr>
          <w:rFonts w:ascii="Arial" w:hAnsi="Arial" w:cs="Arial"/>
          <w:kern w:val="0"/>
        </w:rPr>
        <w:t>TAC.</w:t>
      </w:r>
    </w:p>
    <w:p w14:paraId="4B189B99" w14:textId="07BDF748" w:rsidR="009F4E44" w:rsidRPr="00D80525" w:rsidRDefault="009F4E44" w:rsidP="00A41632">
      <w:pPr>
        <w:widowControl w:val="0"/>
        <w:numPr>
          <w:ilvl w:val="0"/>
          <w:numId w:val="16"/>
        </w:numPr>
        <w:kinsoku w:val="0"/>
        <w:overflowPunct w:val="0"/>
        <w:spacing w:before="1" w:after="210" w:line="292" w:lineRule="exact"/>
        <w:ind w:right="102"/>
        <w:textAlignment w:val="baseline"/>
        <w:rPr>
          <w:rFonts w:ascii="Arial" w:hAnsi="Arial" w:cs="Arial"/>
          <w:kern w:val="0"/>
        </w:rPr>
      </w:pPr>
      <w:r w:rsidRPr="00D80525">
        <w:rPr>
          <w:rFonts w:ascii="Arial" w:hAnsi="Arial" w:cs="Arial"/>
          <w:kern w:val="0"/>
        </w:rPr>
        <w:t>If there is a discrepancy, HUD will update the property profile before the inspec</w:t>
      </w:r>
      <w:r w:rsidR="009A0A6A" w:rsidRPr="00D80525">
        <w:rPr>
          <w:rFonts w:ascii="Arial" w:hAnsi="Arial" w:cs="Arial"/>
          <w:kern w:val="0"/>
        </w:rPr>
        <w:t>tor</w:t>
      </w:r>
      <w:r w:rsidRPr="00D80525">
        <w:rPr>
          <w:rFonts w:ascii="Arial" w:hAnsi="Arial" w:cs="Arial"/>
          <w:kern w:val="0"/>
        </w:rPr>
        <w:t xml:space="preserve"> and send the updated profile to the Contractor/inspector.</w:t>
      </w:r>
    </w:p>
    <w:p w14:paraId="00791D98" w14:textId="4CE4C9F1" w:rsidR="009F4E44" w:rsidRPr="00D80525" w:rsidRDefault="009F4E44" w:rsidP="001263D2">
      <w:pPr>
        <w:widowControl w:val="0"/>
        <w:kinsoku w:val="0"/>
        <w:overflowPunct w:val="0"/>
        <w:spacing w:before="120" w:after="120" w:line="288" w:lineRule="exact"/>
        <w:ind w:right="648"/>
        <w:textAlignment w:val="baseline"/>
        <w:rPr>
          <w:rFonts w:ascii="Arial" w:hAnsi="Arial" w:cs="Arial"/>
          <w:kern w:val="0"/>
        </w:rPr>
      </w:pPr>
      <w:r w:rsidRPr="00D80525">
        <w:rPr>
          <w:rFonts w:ascii="Arial" w:hAnsi="Arial" w:cs="Arial"/>
          <w:kern w:val="0"/>
        </w:rPr>
        <w:t>At fourteen days (14) and again at two (2) days prior to the inspection, the Contractor will call and email the PHA and/or POA and perform the following:</w:t>
      </w:r>
      <w:r w:rsidR="00E2763C" w:rsidRPr="00D80525">
        <w:rPr>
          <w:rFonts w:ascii="Arial" w:hAnsi="Arial" w:cs="Arial"/>
          <w:noProof/>
          <w:kern w:val="0"/>
        </w:rPr>
        <w:t xml:space="preserve"> </w:t>
      </w:r>
    </w:p>
    <w:p w14:paraId="417105A5" w14:textId="77777777" w:rsidR="009F4E44" w:rsidRPr="00D80525" w:rsidRDefault="009F4E44" w:rsidP="00A41632">
      <w:pPr>
        <w:widowControl w:val="0"/>
        <w:numPr>
          <w:ilvl w:val="0"/>
          <w:numId w:val="17"/>
        </w:numPr>
        <w:kinsoku w:val="0"/>
        <w:overflowPunct w:val="0"/>
        <w:spacing w:after="0" w:line="212" w:lineRule="exact"/>
        <w:textAlignment w:val="baseline"/>
        <w:rPr>
          <w:rFonts w:ascii="Arial" w:hAnsi="Arial" w:cs="Arial"/>
          <w:kern w:val="0"/>
        </w:rPr>
      </w:pPr>
      <w:r w:rsidRPr="00D80525">
        <w:rPr>
          <w:rFonts w:ascii="Arial" w:hAnsi="Arial" w:cs="Arial"/>
          <w:kern w:val="0"/>
        </w:rPr>
        <w:t>Confirm day, time, and address where the inspector and property representative are meeting.</w:t>
      </w:r>
    </w:p>
    <w:p w14:paraId="27F251FA" w14:textId="77777777" w:rsidR="009F4E44" w:rsidRPr="00D80525" w:rsidRDefault="009F4E44" w:rsidP="00A41632">
      <w:pPr>
        <w:widowControl w:val="0"/>
        <w:numPr>
          <w:ilvl w:val="0"/>
          <w:numId w:val="17"/>
        </w:numPr>
        <w:kinsoku w:val="0"/>
        <w:overflowPunct w:val="0"/>
        <w:spacing w:before="47" w:after="0" w:line="246" w:lineRule="exact"/>
        <w:textAlignment w:val="baseline"/>
        <w:rPr>
          <w:rFonts w:ascii="Arial" w:hAnsi="Arial" w:cs="Arial"/>
          <w:kern w:val="0"/>
        </w:rPr>
      </w:pPr>
      <w:r w:rsidRPr="00D80525">
        <w:rPr>
          <w:rFonts w:ascii="Arial" w:hAnsi="Arial" w:cs="Arial"/>
          <w:kern w:val="0"/>
        </w:rPr>
        <w:t>Confirm the residents have been notified of the inspection.</w:t>
      </w:r>
    </w:p>
    <w:p w14:paraId="6E756595" w14:textId="1C83772A" w:rsidR="005F262D" w:rsidRPr="00D80525" w:rsidRDefault="009F4E44" w:rsidP="00A41632">
      <w:pPr>
        <w:widowControl w:val="0"/>
        <w:numPr>
          <w:ilvl w:val="0"/>
          <w:numId w:val="17"/>
        </w:numPr>
        <w:kinsoku w:val="0"/>
        <w:overflowPunct w:val="0"/>
        <w:spacing w:before="15" w:after="0" w:line="288" w:lineRule="exact"/>
        <w:ind w:right="432"/>
        <w:textAlignment w:val="baseline"/>
        <w:rPr>
          <w:rFonts w:ascii="Arial" w:hAnsi="Arial" w:cs="Arial"/>
          <w:kern w:val="0"/>
        </w:rPr>
      </w:pPr>
      <w:r w:rsidRPr="00D80525">
        <w:rPr>
          <w:rFonts w:ascii="Arial" w:hAnsi="Arial" w:cs="Arial"/>
          <w:kern w:val="0"/>
        </w:rPr>
        <w:t>Confirm with the PHA/POA that the property profile is correct in Salesforce. If a discrepancy exists, the Contractor inspector shall call the TAC. If the discrepancy still exists 1</w:t>
      </w:r>
      <w:r w:rsidR="00420220" w:rsidRPr="00D80525">
        <w:rPr>
          <w:rFonts w:ascii="Arial" w:hAnsi="Arial" w:cs="Arial"/>
          <w:kern w:val="0"/>
        </w:rPr>
        <w:t>4</w:t>
      </w:r>
      <w:r w:rsidRPr="00D80525">
        <w:rPr>
          <w:rFonts w:ascii="Arial" w:hAnsi="Arial" w:cs="Arial"/>
          <w:kern w:val="0"/>
        </w:rPr>
        <w:t xml:space="preserve"> days before the inspection, the Contractor shall inform the COR and PM via email.</w:t>
      </w:r>
    </w:p>
    <w:p w14:paraId="23734F90" w14:textId="5D96908A" w:rsidR="009F4E44" w:rsidRPr="00D80525" w:rsidRDefault="009F4E44" w:rsidP="00954ECE">
      <w:pPr>
        <w:widowControl w:val="0"/>
        <w:kinsoku w:val="0"/>
        <w:overflowPunct w:val="0"/>
        <w:spacing w:before="120" w:after="120" w:line="288" w:lineRule="exact"/>
        <w:ind w:left="1440" w:right="648" w:hanging="360"/>
        <w:textAlignment w:val="baseline"/>
        <w:rPr>
          <w:rFonts w:ascii="Arial" w:hAnsi="Arial" w:cs="Arial"/>
          <w:kern w:val="0"/>
        </w:rPr>
      </w:pPr>
      <w:r w:rsidRPr="00D80525">
        <w:rPr>
          <w:rFonts w:ascii="Arial" w:hAnsi="Arial" w:cs="Arial"/>
          <w:kern w:val="0"/>
        </w:rPr>
        <w:t>a. Note: The contract inspector shall not travel to the inspection site until all identified profile discrepancies have been resolved.</w:t>
      </w:r>
    </w:p>
    <w:p w14:paraId="19C019E3" w14:textId="77777777" w:rsidR="009F4E44" w:rsidRPr="00D80525" w:rsidRDefault="009F4E44" w:rsidP="00A41632">
      <w:pPr>
        <w:widowControl w:val="0"/>
        <w:numPr>
          <w:ilvl w:val="0"/>
          <w:numId w:val="17"/>
        </w:numPr>
        <w:kinsoku w:val="0"/>
        <w:overflowPunct w:val="0"/>
        <w:spacing w:after="240" w:line="246" w:lineRule="exact"/>
        <w:textAlignment w:val="baseline"/>
        <w:rPr>
          <w:rFonts w:ascii="Arial" w:hAnsi="Arial" w:cs="Arial"/>
          <w:spacing w:val="-1"/>
          <w:kern w:val="0"/>
        </w:rPr>
      </w:pPr>
      <w:r w:rsidRPr="00D80525">
        <w:rPr>
          <w:rFonts w:ascii="Arial" w:hAnsi="Arial" w:cs="Arial"/>
          <w:spacing w:val="-1"/>
          <w:kern w:val="0"/>
        </w:rPr>
        <w:t>Exchange contact information.</w:t>
      </w:r>
    </w:p>
    <w:p w14:paraId="79ADD362" w14:textId="77777777" w:rsidR="009F4E44" w:rsidRPr="00D80525" w:rsidRDefault="009F4E44" w:rsidP="001263D2">
      <w:pPr>
        <w:widowControl w:val="0"/>
        <w:kinsoku w:val="0"/>
        <w:overflowPunct w:val="0"/>
        <w:spacing w:before="240" w:after="0" w:line="246" w:lineRule="exact"/>
        <w:textAlignment w:val="baseline"/>
        <w:rPr>
          <w:rFonts w:ascii="Arial" w:hAnsi="Arial" w:cs="Arial"/>
          <w:kern w:val="0"/>
        </w:rPr>
      </w:pPr>
      <w:r w:rsidRPr="00D80525">
        <w:rPr>
          <w:rFonts w:ascii="Arial" w:hAnsi="Arial" w:cs="Arial"/>
          <w:kern w:val="0"/>
        </w:rPr>
        <w:t>Document the day, time, and PHA or POA representative with whom they spoke to confirm the</w:t>
      </w:r>
    </w:p>
    <w:p w14:paraId="1C93401A" w14:textId="77777777" w:rsidR="009F4E44" w:rsidRPr="00D80525" w:rsidRDefault="009F4E44" w:rsidP="001263D2">
      <w:pPr>
        <w:widowControl w:val="0"/>
        <w:kinsoku w:val="0"/>
        <w:overflowPunct w:val="0"/>
        <w:spacing w:after="0" w:line="288" w:lineRule="exact"/>
        <w:ind w:right="72"/>
        <w:textAlignment w:val="baseline"/>
        <w:rPr>
          <w:rFonts w:ascii="Arial" w:hAnsi="Arial" w:cs="Arial"/>
          <w:kern w:val="0"/>
        </w:rPr>
      </w:pPr>
      <w:r w:rsidRPr="00D80525">
        <w:rPr>
          <w:rFonts w:ascii="Arial" w:hAnsi="Arial" w:cs="Arial"/>
          <w:kern w:val="0"/>
        </w:rPr>
        <w:t>aforementioned information and submit the documentation to the Contractor. The Contractor shall retain scheduling communications and be prepared to submit Scheduling Communications to the COR upon request via electronic mail, including a summary of activities in this task. The Contractor shall submit these communications to HUD, including the communication of the 28 Day Notice, 14 Day notification, and 2-day reminder.</w:t>
      </w:r>
    </w:p>
    <w:p w14:paraId="580EF5B1" w14:textId="240E2AEB" w:rsidR="009F4E44" w:rsidRPr="00D80525" w:rsidRDefault="009F4E44" w:rsidP="001263D2">
      <w:pPr>
        <w:widowControl w:val="0"/>
        <w:kinsoku w:val="0"/>
        <w:overflowPunct w:val="0"/>
        <w:spacing w:before="120" w:after="0" w:line="288" w:lineRule="exact"/>
        <w:ind w:right="216"/>
        <w:textAlignment w:val="baseline"/>
        <w:rPr>
          <w:rFonts w:ascii="Arial" w:hAnsi="Arial" w:cs="Arial"/>
          <w:spacing w:val="-1"/>
          <w:kern w:val="0"/>
        </w:rPr>
      </w:pPr>
      <w:r w:rsidRPr="00D80525">
        <w:rPr>
          <w:rFonts w:ascii="Arial" w:hAnsi="Arial" w:cs="Arial"/>
          <w:spacing w:val="-1"/>
          <w:kern w:val="0"/>
        </w:rPr>
        <w:t xml:space="preserve">The Government will review and accept the Scheduling Communications or identify deficiencies for rework and submit comments or acceptance to the Contractor PM via electronic mail not </w:t>
      </w:r>
      <w:r w:rsidR="00A7291D" w:rsidRPr="00D80525">
        <w:rPr>
          <w:rFonts w:ascii="Arial" w:hAnsi="Arial" w:cs="Arial"/>
          <w:spacing w:val="-1"/>
          <w:kern w:val="0"/>
        </w:rPr>
        <w:t xml:space="preserve">more </w:t>
      </w:r>
      <w:r w:rsidRPr="00D80525">
        <w:rPr>
          <w:rFonts w:ascii="Arial" w:hAnsi="Arial" w:cs="Arial"/>
          <w:spacing w:val="-1"/>
          <w:kern w:val="0"/>
        </w:rPr>
        <w:t xml:space="preserve">than </w:t>
      </w:r>
      <w:r w:rsidR="00A7291D" w:rsidRPr="00D80525">
        <w:rPr>
          <w:rFonts w:ascii="Arial" w:hAnsi="Arial" w:cs="Arial"/>
          <w:spacing w:val="-1"/>
          <w:kern w:val="0"/>
        </w:rPr>
        <w:t>ten</w:t>
      </w:r>
      <w:r w:rsidRPr="00D80525">
        <w:rPr>
          <w:rFonts w:ascii="Arial" w:hAnsi="Arial" w:cs="Arial"/>
          <w:spacing w:val="-1"/>
          <w:kern w:val="0"/>
        </w:rPr>
        <w:t xml:space="preserve"> (</w:t>
      </w:r>
      <w:r w:rsidR="00A7291D" w:rsidRPr="00D80525">
        <w:rPr>
          <w:rFonts w:ascii="Arial" w:hAnsi="Arial" w:cs="Arial"/>
          <w:spacing w:val="-1"/>
          <w:kern w:val="0"/>
        </w:rPr>
        <w:t>10</w:t>
      </w:r>
      <w:r w:rsidRPr="00D80525">
        <w:rPr>
          <w:rFonts w:ascii="Arial" w:hAnsi="Arial" w:cs="Arial"/>
          <w:spacing w:val="-1"/>
          <w:kern w:val="0"/>
        </w:rPr>
        <w:t>) business days after submittal</w:t>
      </w:r>
      <w:del w:id="729" w:author="Neal, Keia L" w:date="2026-02-23T16:55:00Z" w16du:dateUtc="2026-02-23T21:55:00Z">
        <w:r w:rsidRPr="00D80525" w:rsidDel="0088479D">
          <w:rPr>
            <w:rFonts w:ascii="Arial" w:hAnsi="Arial" w:cs="Arial"/>
            <w:spacing w:val="-1"/>
            <w:kern w:val="0"/>
          </w:rPr>
          <w:delText>. If no response is provided by the Government, the deliverable is considered accepted.</w:delText>
        </w:r>
      </w:del>
    </w:p>
    <w:p w14:paraId="50F475BF" w14:textId="77777777" w:rsidR="009F4E44" w:rsidRPr="00D80525" w:rsidRDefault="009F4E44" w:rsidP="001263D2">
      <w:pPr>
        <w:widowControl w:val="0"/>
        <w:kinsoku w:val="0"/>
        <w:overflowPunct w:val="0"/>
        <w:spacing w:before="120" w:after="0" w:line="288" w:lineRule="exact"/>
        <w:ind w:right="72"/>
        <w:textAlignment w:val="baseline"/>
        <w:rPr>
          <w:rFonts w:ascii="Arial" w:hAnsi="Arial" w:cs="Arial"/>
          <w:kern w:val="0"/>
        </w:rPr>
      </w:pPr>
      <w:r w:rsidRPr="00D80525">
        <w:rPr>
          <w:rFonts w:ascii="Arial" w:hAnsi="Arial" w:cs="Arial"/>
          <w:kern w:val="0"/>
        </w:rPr>
        <w:t>If revisions are required, the Contractor shall revise the Scheduling Communications and resubmit to the COR via electronic mail no less than five (5) business days of receiving the Government’s comments.</w:t>
      </w:r>
    </w:p>
    <w:p w14:paraId="4D55F02F" w14:textId="77777777" w:rsidR="009F4E44" w:rsidRPr="00D80525" w:rsidRDefault="009F4E44" w:rsidP="001263D2">
      <w:pPr>
        <w:widowControl w:val="0"/>
        <w:kinsoku w:val="0"/>
        <w:overflowPunct w:val="0"/>
        <w:spacing w:before="240" w:after="0" w:line="247" w:lineRule="exact"/>
        <w:textAlignment w:val="baseline"/>
        <w:rPr>
          <w:rFonts w:ascii="Arial" w:hAnsi="Arial" w:cs="Arial"/>
          <w:spacing w:val="-5"/>
          <w:kern w:val="0"/>
          <w:u w:val="single"/>
        </w:rPr>
      </w:pPr>
      <w:r w:rsidRPr="00D80525">
        <w:rPr>
          <w:rFonts w:ascii="Arial" w:hAnsi="Arial" w:cs="Arial"/>
          <w:spacing w:val="-5"/>
          <w:kern w:val="0"/>
          <w:u w:val="single"/>
        </w:rPr>
        <w:t xml:space="preserve">Performance Standards </w:t>
      </w:r>
    </w:p>
    <w:p w14:paraId="74EC2612" w14:textId="77777777" w:rsidR="009F4E44" w:rsidRPr="00D80525" w:rsidRDefault="009F4E44" w:rsidP="00A41632">
      <w:pPr>
        <w:widowControl w:val="0"/>
        <w:numPr>
          <w:ilvl w:val="0"/>
          <w:numId w:val="18"/>
        </w:numPr>
        <w:tabs>
          <w:tab w:val="clear" w:pos="288"/>
        </w:tabs>
        <w:kinsoku w:val="0"/>
        <w:overflowPunct w:val="0"/>
        <w:spacing w:after="0" w:line="289" w:lineRule="exact"/>
        <w:ind w:left="540" w:right="46" w:hanging="450"/>
        <w:textAlignment w:val="baseline"/>
        <w:rPr>
          <w:rFonts w:ascii="Arial" w:hAnsi="Arial" w:cs="Arial"/>
          <w:kern w:val="0"/>
        </w:rPr>
      </w:pPr>
      <w:r w:rsidRPr="00D80525">
        <w:rPr>
          <w:rFonts w:ascii="Arial" w:hAnsi="Arial" w:cs="Arial"/>
          <w:kern w:val="0"/>
        </w:rPr>
        <w:t>Standard: A 28-day Notice, The Contractor must send out the 28-Day Notice prior to the agreed upon inspection date.</w:t>
      </w:r>
    </w:p>
    <w:p w14:paraId="227D6911" w14:textId="77777777" w:rsidR="009F4E44" w:rsidRPr="00D80525" w:rsidRDefault="009F4E44" w:rsidP="001263D2">
      <w:pPr>
        <w:widowControl w:val="0"/>
        <w:numPr>
          <w:ilvl w:val="0"/>
          <w:numId w:val="18"/>
        </w:numPr>
        <w:tabs>
          <w:tab w:val="clear" w:pos="288"/>
        </w:tabs>
        <w:kinsoku w:val="0"/>
        <w:overflowPunct w:val="0"/>
        <w:spacing w:after="0" w:line="289" w:lineRule="exact"/>
        <w:ind w:left="540" w:right="46" w:hanging="450"/>
        <w:textAlignment w:val="baseline"/>
        <w:rPr>
          <w:rFonts w:ascii="Arial" w:hAnsi="Arial" w:cs="Arial"/>
          <w:kern w:val="0"/>
        </w:rPr>
      </w:pPr>
      <w:r w:rsidRPr="00D80525">
        <w:rPr>
          <w:rFonts w:ascii="Arial" w:hAnsi="Arial" w:cs="Arial"/>
          <w:kern w:val="0"/>
        </w:rPr>
        <w:t>Standard: Fourteen days (14) and two (2) days prior to the inspection, the Contractor inspector will call the Multifamily Housing Agency or the Public Housing Agency and/or Property Owner Agent (POA) Communications regarding scheduling shall be maintained by the Contractor during the life of the contract. The communications shall be accessible to HUD, and the schedule of inspections shall be provided through the HUD approved platform.</w:t>
      </w:r>
    </w:p>
    <w:p w14:paraId="403473A3" w14:textId="0B0E5989" w:rsidR="009F4E44" w:rsidRPr="00D80525" w:rsidRDefault="009F4E44" w:rsidP="00AF44ED">
      <w:pPr>
        <w:widowControl w:val="0"/>
        <w:kinsoku w:val="0"/>
        <w:overflowPunct w:val="0"/>
        <w:spacing w:before="14" w:after="0" w:line="246" w:lineRule="exact"/>
        <w:ind w:left="540"/>
        <w:textAlignment w:val="baseline"/>
        <w:rPr>
          <w:rFonts w:ascii="Arial" w:hAnsi="Arial" w:cs="Arial"/>
          <w:kern w:val="0"/>
        </w:rPr>
      </w:pPr>
      <w:r w:rsidRPr="00D80525">
        <w:rPr>
          <w:rFonts w:ascii="Arial" w:hAnsi="Arial" w:cs="Arial"/>
          <w:kern w:val="0"/>
        </w:rPr>
        <w:t>AQL: Zero Deviation</w:t>
      </w:r>
    </w:p>
    <w:p w14:paraId="3745127A" w14:textId="77777777" w:rsidR="009F4E44" w:rsidRPr="00D80525" w:rsidRDefault="009F4E44" w:rsidP="007058D9">
      <w:pPr>
        <w:widowControl w:val="0"/>
        <w:kinsoku w:val="0"/>
        <w:overflowPunct w:val="0"/>
        <w:spacing w:before="240" w:after="0" w:line="247" w:lineRule="exact"/>
        <w:textAlignment w:val="baseline"/>
        <w:rPr>
          <w:rFonts w:ascii="Arial" w:hAnsi="Arial" w:cs="Arial"/>
          <w:spacing w:val="-9"/>
          <w:kern w:val="0"/>
        </w:rPr>
      </w:pPr>
      <w:r w:rsidRPr="00D80525">
        <w:rPr>
          <w:rFonts w:ascii="Arial" w:hAnsi="Arial" w:cs="Arial"/>
          <w:spacing w:val="-9"/>
          <w:kern w:val="0"/>
          <w:u w:val="single"/>
        </w:rPr>
        <w:t xml:space="preserve">Deliverables </w:t>
      </w:r>
    </w:p>
    <w:p w14:paraId="6FE29920" w14:textId="1299B5F0" w:rsidR="009F4E44" w:rsidRPr="00D80525" w:rsidRDefault="009F4E44" w:rsidP="007058D9">
      <w:pPr>
        <w:widowControl w:val="0"/>
        <w:kinsoku w:val="0"/>
        <w:overflowPunct w:val="0"/>
        <w:spacing w:after="0" w:line="246" w:lineRule="exact"/>
        <w:ind w:left="90"/>
        <w:textAlignment w:val="baseline"/>
        <w:rPr>
          <w:rFonts w:ascii="Arial" w:hAnsi="Arial" w:cs="Arial"/>
          <w:kern w:val="0"/>
        </w:rPr>
      </w:pPr>
      <w:r w:rsidRPr="00D80525">
        <w:rPr>
          <w:rFonts w:ascii="Arial" w:hAnsi="Arial" w:cs="Arial"/>
          <w:kern w:val="0"/>
        </w:rPr>
        <w:lastRenderedPageBreak/>
        <w:t>A0</w:t>
      </w:r>
      <w:r w:rsidR="00A64E3B" w:rsidRPr="00D80525">
        <w:rPr>
          <w:rFonts w:ascii="Arial" w:hAnsi="Arial" w:cs="Arial"/>
          <w:kern w:val="0"/>
        </w:rPr>
        <w:t>0</w:t>
      </w:r>
      <w:r w:rsidR="0024013F" w:rsidRPr="00D80525">
        <w:rPr>
          <w:rFonts w:ascii="Arial" w:hAnsi="Arial" w:cs="Arial"/>
          <w:kern w:val="0"/>
        </w:rPr>
        <w:t>5</w:t>
      </w:r>
      <w:r w:rsidRPr="00D80525">
        <w:rPr>
          <w:rFonts w:ascii="Arial" w:hAnsi="Arial" w:cs="Arial"/>
          <w:kern w:val="0"/>
        </w:rPr>
        <w:t xml:space="preserve"> Scheduling Communications</w:t>
      </w:r>
    </w:p>
    <w:p w14:paraId="6319536A" w14:textId="77777777" w:rsidR="009F4E44" w:rsidRPr="00D80525" w:rsidRDefault="009F4E44" w:rsidP="00882CFE">
      <w:pPr>
        <w:pStyle w:val="Heading3"/>
        <w:rPr>
          <w:rFonts w:cs="Arial"/>
        </w:rPr>
      </w:pPr>
      <w:bookmarkStart w:id="730" w:name="_Toc223435907"/>
      <w:r w:rsidRPr="00D80525">
        <w:rPr>
          <w:rFonts w:cs="Arial"/>
        </w:rPr>
        <w:t>5.2.2 Conducting NSPIRE Inspections</w:t>
      </w:r>
      <w:bookmarkEnd w:id="730"/>
    </w:p>
    <w:p w14:paraId="5FEC71DB" w14:textId="77777777" w:rsidR="00044DA5" w:rsidRDefault="009F4E44" w:rsidP="007058D9">
      <w:pPr>
        <w:widowControl w:val="0"/>
        <w:kinsoku w:val="0"/>
        <w:overflowPunct w:val="0"/>
        <w:spacing w:before="120" w:after="120" w:line="252" w:lineRule="exact"/>
        <w:ind w:right="72"/>
        <w:textAlignment w:val="baseline"/>
        <w:rPr>
          <w:ins w:id="731" w:author="Weese, Timothy W" w:date="2026-03-03T13:33:00Z" w16du:dateUtc="2026-03-03T18:33:00Z"/>
          <w:rFonts w:ascii="Arial" w:hAnsi="Arial" w:cs="Arial"/>
          <w:spacing w:val="-1"/>
          <w:kern w:val="0"/>
        </w:rPr>
      </w:pPr>
      <w:r w:rsidRPr="00D80525">
        <w:rPr>
          <w:rFonts w:ascii="Arial" w:hAnsi="Arial" w:cs="Arial"/>
          <w:kern w:val="0"/>
        </w:rPr>
        <w:t>The Contractor shall perform Federal physical inspections in conformance with the standards in Federal regulations at</w:t>
      </w:r>
      <w:hyperlink r:id="rId35" w:history="1">
        <w:r w:rsidRPr="00D80525">
          <w:rPr>
            <w:rFonts w:ascii="Arial" w:hAnsi="Arial" w:cs="Arial"/>
            <w:color w:val="0000FF"/>
            <w:kern w:val="0"/>
            <w:u w:val="single"/>
          </w:rPr>
          <w:t xml:space="preserve"> eCFR :: 24 CFR Part 5 Subpart G -- Physical Inspection of Real Estate</w:t>
        </w:r>
      </w:hyperlink>
      <w:r w:rsidRPr="00D80525">
        <w:rPr>
          <w:rFonts w:ascii="Arial" w:hAnsi="Arial" w:cs="Arial"/>
          <w:kern w:val="0"/>
        </w:rPr>
        <w:t xml:space="preserve"> and at</w:t>
      </w:r>
      <w:hyperlink r:id="rId36" w:history="1">
        <w:r w:rsidRPr="00D80525">
          <w:rPr>
            <w:rFonts w:ascii="Arial" w:hAnsi="Arial" w:cs="Arial"/>
            <w:color w:val="0000FF"/>
            <w:kern w:val="0"/>
            <w:u w:val="single"/>
          </w:rPr>
          <w:t xml:space="preserve"> National</w:t>
        </w:r>
      </w:hyperlink>
      <w:r w:rsidRPr="00D80525">
        <w:rPr>
          <w:rFonts w:ascii="Arial" w:hAnsi="Arial" w:cs="Arial"/>
          <w:color w:val="467885"/>
          <w:kern w:val="0"/>
          <w:u w:val="single"/>
        </w:rPr>
        <w:t xml:space="preserve"> </w:t>
      </w:r>
      <w:hyperlink r:id="rId37" w:history="1">
        <w:r w:rsidRPr="00D80525">
          <w:rPr>
            <w:rFonts w:ascii="Arial" w:hAnsi="Arial" w:cs="Arial"/>
            <w:color w:val="0000FF"/>
            <w:kern w:val="0"/>
            <w:u w:val="single"/>
          </w:rPr>
          <w:t xml:space="preserve"> Standards for the Physical Inspection of Real Estate: Inspection Standards.</w:t>
        </w:r>
      </w:hyperlink>
      <w:r w:rsidRPr="00D80525">
        <w:rPr>
          <w:rFonts w:ascii="Arial" w:hAnsi="Arial" w:cs="Arial"/>
          <w:kern w:val="0"/>
        </w:rPr>
        <w:t xml:space="preserve"> HUD will identify the priorities and the highest priority inspections are to be scheduled and conducted first.</w:t>
      </w:r>
      <w:r w:rsidR="004C0F57" w:rsidRPr="00D80525">
        <w:rPr>
          <w:rFonts w:ascii="Arial" w:hAnsi="Arial" w:cs="Arial"/>
          <w:kern w:val="0"/>
        </w:rPr>
        <w:br/>
      </w:r>
      <w:r w:rsidR="004C0F57" w:rsidRPr="00D80525">
        <w:rPr>
          <w:rFonts w:ascii="Arial" w:hAnsi="Arial" w:cs="Arial"/>
          <w:kern w:val="0"/>
        </w:rPr>
        <w:br/>
      </w:r>
      <w:r w:rsidR="00D03E17" w:rsidRPr="00D80525">
        <w:rPr>
          <w:rFonts w:ascii="Arial" w:hAnsi="Arial" w:cs="Arial"/>
        </w:rPr>
        <w:t>The Contractor shall be familiar with all HUD inspector notices and guides and shall incorporate this guidance into its procedures when performing inspections, including the</w:t>
      </w:r>
      <w:hyperlink r:id="rId38" w:history="1">
        <w:r w:rsidR="00D03E17" w:rsidRPr="00D80525">
          <w:rPr>
            <w:rFonts w:ascii="Arial" w:hAnsi="Arial" w:cs="Arial"/>
            <w:color w:val="0000FF"/>
            <w:u w:val="single"/>
          </w:rPr>
          <w:t xml:space="preserve"> NSPIRE Inspection Protocol and Guidance.</w:t>
        </w:r>
      </w:hyperlink>
      <w:r w:rsidR="00D03E17" w:rsidRPr="00D80525">
        <w:rPr>
          <w:rFonts w:ascii="Arial" w:hAnsi="Arial" w:cs="Arial"/>
          <w:color w:val="2C7ECE"/>
          <w:u w:val="single"/>
        </w:rPr>
        <w:t xml:space="preserve"> </w:t>
      </w:r>
      <w:del w:id="732" w:author="Weese, Timothy W" w:date="2026-02-24T16:37:00Z" w16du:dateUtc="2026-02-24T21:37:00Z">
        <w:r w:rsidR="00A4070F" w:rsidRPr="00D80525" w:rsidDel="007B1FF8">
          <w:rPr>
            <w:rFonts w:ascii="Arial" w:hAnsi="Arial" w:cs="Arial"/>
            <w:spacing w:val="-1"/>
            <w:kern w:val="0"/>
          </w:rPr>
          <w:br/>
        </w:r>
        <w:r w:rsidR="00A4070F" w:rsidRPr="00D80525" w:rsidDel="007B1FF8">
          <w:rPr>
            <w:rFonts w:ascii="Arial" w:hAnsi="Arial" w:cs="Arial"/>
            <w:spacing w:val="-1"/>
            <w:kern w:val="0"/>
          </w:rPr>
          <w:br/>
        </w:r>
      </w:del>
      <w:r w:rsidR="000D09A9" w:rsidRPr="00D80525">
        <w:rPr>
          <w:rFonts w:ascii="Arial" w:hAnsi="Arial" w:cs="Arial"/>
          <w:spacing w:val="-1"/>
          <w:kern w:val="0"/>
        </w:rPr>
        <w:br/>
      </w:r>
    </w:p>
    <w:p w14:paraId="438D8104" w14:textId="78FEBED9" w:rsidR="009F4E44" w:rsidRPr="00D80525" w:rsidRDefault="009F4E44" w:rsidP="007058D9">
      <w:pPr>
        <w:widowControl w:val="0"/>
        <w:kinsoku w:val="0"/>
        <w:overflowPunct w:val="0"/>
        <w:spacing w:before="120" w:after="120" w:line="252" w:lineRule="exact"/>
        <w:ind w:right="72"/>
        <w:textAlignment w:val="baseline"/>
        <w:rPr>
          <w:rFonts w:ascii="Arial" w:hAnsi="Arial" w:cs="Arial"/>
          <w:color w:val="2C7ECE"/>
          <w:u w:val="single"/>
        </w:rPr>
      </w:pPr>
      <w:r w:rsidRPr="00D80525">
        <w:rPr>
          <w:rFonts w:ascii="Arial" w:hAnsi="Arial" w:cs="Arial"/>
          <w:spacing w:val="-1"/>
          <w:kern w:val="0"/>
        </w:rPr>
        <w:t>All inspections shall occur in the presence of the property representative.</w:t>
      </w:r>
    </w:p>
    <w:p w14:paraId="269B614E" w14:textId="39A9CB42" w:rsidR="009F4E44" w:rsidRPr="00D80525" w:rsidRDefault="009F4E44" w:rsidP="007058D9">
      <w:pPr>
        <w:widowControl w:val="0"/>
        <w:kinsoku w:val="0"/>
        <w:overflowPunct w:val="0"/>
        <w:spacing w:before="120" w:after="0" w:line="288" w:lineRule="exact"/>
        <w:ind w:right="144"/>
        <w:textAlignment w:val="baseline"/>
        <w:rPr>
          <w:rFonts w:ascii="Arial" w:hAnsi="Arial" w:cs="Arial"/>
          <w:kern w:val="0"/>
        </w:rPr>
      </w:pPr>
      <w:r w:rsidRPr="00D80525">
        <w:rPr>
          <w:rFonts w:ascii="Arial" w:hAnsi="Arial" w:cs="Arial"/>
          <w:kern w:val="0"/>
        </w:rPr>
        <w:t>Communications regarding scheduling shall be maintained by the Contractor during the life of the contract, the system for maintaining this information shall be accessible by HUD and the schedule of inspections shall be provided by HUD within thirty (30) days of the award of the contract</w:t>
      </w:r>
      <w:r w:rsidR="007B7CB8" w:rsidRPr="00D80525">
        <w:rPr>
          <w:rFonts w:ascii="Arial" w:hAnsi="Arial" w:cs="Arial"/>
          <w:kern w:val="0"/>
        </w:rPr>
        <w:t xml:space="preserve"> or receipt of the Contractor’s inspection assignments, whichever comes later.</w:t>
      </w:r>
    </w:p>
    <w:p w14:paraId="31F0AF33" w14:textId="77777777" w:rsidR="009F4E44" w:rsidRPr="00D80525" w:rsidRDefault="009F4E44" w:rsidP="00D353A3">
      <w:pPr>
        <w:widowControl w:val="0"/>
        <w:kinsoku w:val="0"/>
        <w:overflowPunct w:val="0"/>
        <w:spacing w:before="120" w:after="120" w:line="246" w:lineRule="exact"/>
        <w:ind w:right="288"/>
        <w:textAlignment w:val="baseline"/>
        <w:rPr>
          <w:rFonts w:ascii="Arial" w:hAnsi="Arial" w:cs="Arial"/>
          <w:kern w:val="0"/>
        </w:rPr>
      </w:pPr>
      <w:r w:rsidRPr="00D80525">
        <w:rPr>
          <w:rFonts w:ascii="Arial" w:hAnsi="Arial" w:cs="Arial"/>
          <w:kern w:val="0"/>
        </w:rPr>
        <w:t>NSPIRE inspections shall be scheduled for a date and time that is mutually agreeable to the owner and the Contractor, but no sooner than twenty-eight (28) days from contact, unless agreed to in writing by both parties.</w:t>
      </w:r>
    </w:p>
    <w:p w14:paraId="797E0467" w14:textId="77777777" w:rsidR="009F4E44" w:rsidRPr="00D80525" w:rsidRDefault="009F4E44" w:rsidP="007058D9">
      <w:pPr>
        <w:widowControl w:val="0"/>
        <w:kinsoku w:val="0"/>
        <w:overflowPunct w:val="0"/>
        <w:spacing w:before="120" w:after="0" w:line="246" w:lineRule="exact"/>
        <w:textAlignment w:val="baseline"/>
        <w:rPr>
          <w:rFonts w:ascii="Arial" w:hAnsi="Arial" w:cs="Arial"/>
          <w:kern w:val="0"/>
        </w:rPr>
      </w:pPr>
      <w:r w:rsidRPr="00D80525">
        <w:rPr>
          <w:rFonts w:ascii="Arial" w:hAnsi="Arial" w:cs="Arial"/>
          <w:kern w:val="0"/>
        </w:rPr>
        <w:t>NSPIRE inspections shall be scheduled in alignment with Section 5.2.1.</w:t>
      </w:r>
    </w:p>
    <w:p w14:paraId="727BCB31" w14:textId="77777777" w:rsidR="009F4E44" w:rsidRPr="00D80525" w:rsidRDefault="009F4E44" w:rsidP="007058D9">
      <w:pPr>
        <w:widowControl w:val="0"/>
        <w:kinsoku w:val="0"/>
        <w:overflowPunct w:val="0"/>
        <w:spacing w:before="120" w:after="0" w:line="297" w:lineRule="exact"/>
        <w:ind w:right="936"/>
        <w:textAlignment w:val="baseline"/>
        <w:rPr>
          <w:rFonts w:ascii="Arial" w:hAnsi="Arial" w:cs="Arial"/>
          <w:kern w:val="0"/>
        </w:rPr>
      </w:pPr>
      <w:r w:rsidRPr="00D80525">
        <w:rPr>
          <w:rFonts w:ascii="Arial" w:hAnsi="Arial" w:cs="Arial"/>
          <w:kern w:val="0"/>
        </w:rPr>
        <w:t>NSPIRE inspections scheduled by the Contractor involve the electronic, on-site collection of data at identified properties. The Contractor shall:</w:t>
      </w:r>
    </w:p>
    <w:p w14:paraId="122F06AC" w14:textId="4FA4CE80" w:rsidR="009F4E44" w:rsidRPr="00D80525" w:rsidRDefault="009F4E44" w:rsidP="000D09A9">
      <w:pPr>
        <w:widowControl w:val="0"/>
        <w:kinsoku w:val="0"/>
        <w:overflowPunct w:val="0"/>
        <w:spacing w:before="120" w:after="0" w:line="297" w:lineRule="exact"/>
        <w:ind w:left="720" w:right="504" w:hanging="360"/>
        <w:textAlignment w:val="baseline"/>
        <w:rPr>
          <w:rFonts w:ascii="Arial" w:hAnsi="Arial" w:cs="Arial"/>
          <w:kern w:val="0"/>
        </w:rPr>
      </w:pPr>
      <w:r w:rsidRPr="00D80525">
        <w:rPr>
          <w:rFonts w:ascii="Arial" w:hAnsi="Arial" w:cs="Arial"/>
          <w:kern w:val="0"/>
        </w:rPr>
        <w:t xml:space="preserve">1. </w:t>
      </w:r>
      <w:r w:rsidR="00CE3ABF" w:rsidRPr="00D80525">
        <w:rPr>
          <w:rFonts w:ascii="Arial" w:hAnsi="Arial" w:cs="Arial"/>
          <w:kern w:val="0"/>
        </w:rPr>
        <w:tab/>
      </w:r>
      <w:r w:rsidRPr="00D80525">
        <w:rPr>
          <w:rFonts w:ascii="Arial" w:hAnsi="Arial" w:cs="Arial"/>
          <w:kern w:val="0"/>
        </w:rPr>
        <w:t>Ensure fully qualified inspectors, assigned to an inspection, do not have a financial interest in the property as addressed in the contract clause titled: Alteration of K clause (2452.209-72, Organizational Conflicts of Interest (COI)).</w:t>
      </w:r>
    </w:p>
    <w:p w14:paraId="311FAF4E" w14:textId="4DCC2D58" w:rsidR="009F4E44" w:rsidRPr="00D80525" w:rsidRDefault="009F4E44" w:rsidP="000D09A9">
      <w:pPr>
        <w:widowControl w:val="0"/>
        <w:kinsoku w:val="0"/>
        <w:overflowPunct w:val="0"/>
        <w:spacing w:before="120" w:after="0" w:line="297" w:lineRule="exact"/>
        <w:ind w:left="720" w:right="648" w:hanging="360"/>
        <w:textAlignment w:val="baseline"/>
        <w:rPr>
          <w:rFonts w:ascii="Arial" w:hAnsi="Arial" w:cs="Arial"/>
          <w:kern w:val="0"/>
        </w:rPr>
      </w:pPr>
      <w:r w:rsidRPr="00D80525">
        <w:rPr>
          <w:rFonts w:ascii="Arial" w:hAnsi="Arial" w:cs="Arial"/>
          <w:kern w:val="0"/>
        </w:rPr>
        <w:t xml:space="preserve">2. </w:t>
      </w:r>
      <w:r w:rsidR="001C7443" w:rsidRPr="00D80525">
        <w:rPr>
          <w:rFonts w:ascii="Arial" w:hAnsi="Arial" w:cs="Arial"/>
          <w:kern w:val="0"/>
        </w:rPr>
        <w:tab/>
      </w:r>
      <w:r w:rsidRPr="00D80525">
        <w:rPr>
          <w:rFonts w:ascii="Arial" w:hAnsi="Arial" w:cs="Arial"/>
          <w:kern w:val="0"/>
        </w:rPr>
        <w:t xml:space="preserve">Maintain their own systems and tools necessary to perform this work and provide the results electronically to HUD, including digital photographic technology from a digital camera to capture images with date/time stamp capability (ref: </w:t>
      </w:r>
      <w:hyperlink r:id="rId39" w:history="1">
        <w:r w:rsidRPr="00D80525">
          <w:rPr>
            <w:rStyle w:val="Hyperlink"/>
            <w:rFonts w:ascii="Arial" w:hAnsi="Arial" w:cs="Arial"/>
            <w:kern w:val="0"/>
          </w:rPr>
          <w:t>PIH Notice 2023-16/H</w:t>
        </w:r>
      </w:hyperlink>
      <w:r w:rsidRPr="00D80525">
        <w:rPr>
          <w:rFonts w:ascii="Arial" w:hAnsi="Arial" w:cs="Arial"/>
          <w:kern w:val="0"/>
        </w:rPr>
        <w:t>).</w:t>
      </w:r>
    </w:p>
    <w:p w14:paraId="27950D5E" w14:textId="7990FA90" w:rsidR="009F4E44" w:rsidRPr="00D80525" w:rsidRDefault="009F4E44" w:rsidP="000D09A9">
      <w:pPr>
        <w:widowControl w:val="0"/>
        <w:kinsoku w:val="0"/>
        <w:overflowPunct w:val="0"/>
        <w:spacing w:before="120" w:after="0" w:line="297" w:lineRule="exact"/>
        <w:ind w:left="720" w:right="288" w:hanging="360"/>
        <w:textAlignment w:val="baseline"/>
        <w:rPr>
          <w:rFonts w:ascii="Arial" w:hAnsi="Arial" w:cs="Arial"/>
          <w:kern w:val="0"/>
        </w:rPr>
      </w:pPr>
      <w:r w:rsidRPr="00D80525">
        <w:rPr>
          <w:rFonts w:ascii="Arial" w:hAnsi="Arial" w:cs="Arial"/>
          <w:kern w:val="0"/>
        </w:rPr>
        <w:t xml:space="preserve">3. </w:t>
      </w:r>
      <w:r w:rsidR="001C7443" w:rsidRPr="00D80525">
        <w:rPr>
          <w:rFonts w:ascii="Arial" w:hAnsi="Arial" w:cs="Arial"/>
          <w:kern w:val="0"/>
        </w:rPr>
        <w:tab/>
      </w:r>
      <w:r w:rsidRPr="00D80525">
        <w:rPr>
          <w:rFonts w:ascii="Arial" w:hAnsi="Arial" w:cs="Arial"/>
          <w:kern w:val="0"/>
        </w:rPr>
        <w:t>Use NSPIRE standards, which may be updated based on continual feedback. The Contractor shall incorporate changes to those standards within 15 days of notification by HUD, including updating tools and staff on revised standards and procedures.</w:t>
      </w:r>
    </w:p>
    <w:p w14:paraId="1C2E944F" w14:textId="5C316953" w:rsidR="009F4E44" w:rsidRPr="00D80525" w:rsidRDefault="009F4E44" w:rsidP="000D09A9">
      <w:pPr>
        <w:widowControl w:val="0"/>
        <w:kinsoku w:val="0"/>
        <w:overflowPunct w:val="0"/>
        <w:spacing w:before="120" w:after="0" w:line="246" w:lineRule="exact"/>
        <w:ind w:left="720" w:hanging="360"/>
        <w:textAlignment w:val="baseline"/>
        <w:rPr>
          <w:rFonts w:ascii="Arial" w:hAnsi="Arial" w:cs="Arial"/>
          <w:kern w:val="0"/>
        </w:rPr>
      </w:pPr>
      <w:r w:rsidRPr="00D80525">
        <w:rPr>
          <w:rFonts w:ascii="Arial" w:hAnsi="Arial" w:cs="Arial"/>
          <w:kern w:val="0"/>
        </w:rPr>
        <w:t xml:space="preserve">4. </w:t>
      </w:r>
      <w:r w:rsidR="001C7443" w:rsidRPr="00D80525">
        <w:rPr>
          <w:rFonts w:ascii="Arial" w:hAnsi="Arial" w:cs="Arial"/>
          <w:kern w:val="0"/>
        </w:rPr>
        <w:tab/>
      </w:r>
      <w:r w:rsidRPr="00D80525">
        <w:rPr>
          <w:rFonts w:ascii="Arial" w:hAnsi="Arial" w:cs="Arial"/>
          <w:kern w:val="0"/>
        </w:rPr>
        <w:t>Record deficient conditions to document the actual condition of the property and nonconformances</w:t>
      </w:r>
      <w:r w:rsidR="0089763D" w:rsidRPr="00D80525">
        <w:rPr>
          <w:rFonts w:ascii="Arial" w:hAnsi="Arial" w:cs="Arial"/>
          <w:kern w:val="0"/>
        </w:rPr>
        <w:t>,</w:t>
      </w:r>
    </w:p>
    <w:p w14:paraId="41FC6747" w14:textId="1AA1412F" w:rsidR="009F4E44" w:rsidRPr="00D80525" w:rsidRDefault="009F4E44" w:rsidP="000D09A9">
      <w:pPr>
        <w:widowControl w:val="0"/>
        <w:kinsoku w:val="0"/>
        <w:overflowPunct w:val="0"/>
        <w:spacing w:before="120" w:after="0" w:line="246" w:lineRule="exact"/>
        <w:ind w:left="720" w:hanging="360"/>
        <w:textAlignment w:val="baseline"/>
        <w:rPr>
          <w:rFonts w:ascii="Arial" w:hAnsi="Arial" w:cs="Arial"/>
          <w:kern w:val="0"/>
        </w:rPr>
      </w:pPr>
      <w:r w:rsidRPr="00D80525">
        <w:rPr>
          <w:rFonts w:ascii="Arial" w:hAnsi="Arial" w:cs="Arial"/>
          <w:kern w:val="0"/>
        </w:rPr>
        <w:t xml:space="preserve">5. </w:t>
      </w:r>
      <w:r w:rsidR="001C7443" w:rsidRPr="00D80525">
        <w:rPr>
          <w:rFonts w:ascii="Arial" w:hAnsi="Arial" w:cs="Arial"/>
          <w:kern w:val="0"/>
        </w:rPr>
        <w:tab/>
      </w:r>
      <w:r w:rsidRPr="00D80525">
        <w:rPr>
          <w:rFonts w:ascii="Arial" w:hAnsi="Arial" w:cs="Arial"/>
          <w:kern w:val="0"/>
        </w:rPr>
        <w:t>Inspect buildings and structures for single-family, Multifamily residential properties, including</w:t>
      </w:r>
    </w:p>
    <w:p w14:paraId="0B12DAB3" w14:textId="768F70E1" w:rsidR="009F4E44" w:rsidRPr="00D80525" w:rsidRDefault="009F4E44" w:rsidP="000D09A9">
      <w:pPr>
        <w:widowControl w:val="0"/>
        <w:kinsoku w:val="0"/>
        <w:overflowPunct w:val="0"/>
        <w:spacing w:after="0" w:line="297" w:lineRule="exact"/>
        <w:ind w:left="720" w:right="90"/>
        <w:textAlignment w:val="baseline"/>
        <w:rPr>
          <w:rFonts w:ascii="Arial" w:hAnsi="Arial" w:cs="Arial"/>
          <w:kern w:val="0"/>
        </w:rPr>
      </w:pPr>
      <w:r w:rsidRPr="00D80525">
        <w:rPr>
          <w:rFonts w:ascii="Arial" w:hAnsi="Arial" w:cs="Arial"/>
          <w:kern w:val="0"/>
        </w:rPr>
        <w:t xml:space="preserve">residential healthcare facilities, and Public Housing residential properties, </w:t>
      </w:r>
      <w:r w:rsidR="0089763D" w:rsidRPr="00D80525">
        <w:rPr>
          <w:rFonts w:ascii="Arial" w:hAnsi="Arial" w:cs="Arial"/>
          <w:kern w:val="0"/>
        </w:rPr>
        <w:t>including residential</w:t>
      </w:r>
      <w:r w:rsidRPr="00D80525">
        <w:rPr>
          <w:rFonts w:ascii="Arial" w:hAnsi="Arial" w:cs="Arial"/>
          <w:kern w:val="0"/>
        </w:rPr>
        <w:t xml:space="preserve"> healthcare facilities.</w:t>
      </w:r>
    </w:p>
    <w:p w14:paraId="6D5CB893" w14:textId="32717992" w:rsidR="009F4E44" w:rsidRPr="00D80525" w:rsidRDefault="009F4E44" w:rsidP="000D09A9">
      <w:pPr>
        <w:widowControl w:val="0"/>
        <w:kinsoku w:val="0"/>
        <w:overflowPunct w:val="0"/>
        <w:spacing w:before="120" w:after="0" w:line="297" w:lineRule="exact"/>
        <w:ind w:left="720" w:right="360" w:hanging="360"/>
        <w:textAlignment w:val="baseline"/>
        <w:rPr>
          <w:rFonts w:ascii="Arial" w:hAnsi="Arial" w:cs="Arial"/>
          <w:kern w:val="0"/>
        </w:rPr>
      </w:pPr>
      <w:r w:rsidRPr="00D80525">
        <w:rPr>
          <w:rFonts w:ascii="Arial" w:hAnsi="Arial" w:cs="Arial"/>
          <w:kern w:val="0"/>
        </w:rPr>
        <w:t xml:space="preserve">6. </w:t>
      </w:r>
      <w:r w:rsidR="00E30D6E" w:rsidRPr="00D80525">
        <w:rPr>
          <w:rFonts w:ascii="Arial" w:hAnsi="Arial" w:cs="Arial"/>
          <w:kern w:val="0"/>
        </w:rPr>
        <w:tab/>
      </w:r>
      <w:r w:rsidRPr="00D80525">
        <w:rPr>
          <w:rFonts w:ascii="Arial" w:hAnsi="Arial" w:cs="Arial"/>
          <w:kern w:val="0"/>
        </w:rPr>
        <w:t>Inspect inside areas available for residential use, such as pool houses, garages, and maintenance buildings.</w:t>
      </w:r>
    </w:p>
    <w:p w14:paraId="1921DE69" w14:textId="4651A769" w:rsidR="009F4E44" w:rsidRPr="00D80525" w:rsidRDefault="009F4E44" w:rsidP="000D09A9">
      <w:pPr>
        <w:widowControl w:val="0"/>
        <w:kinsoku w:val="0"/>
        <w:overflowPunct w:val="0"/>
        <w:spacing w:after="0" w:line="246" w:lineRule="exact"/>
        <w:ind w:left="720" w:hanging="360"/>
        <w:textAlignment w:val="baseline"/>
        <w:rPr>
          <w:rFonts w:ascii="Arial" w:hAnsi="Arial" w:cs="Arial"/>
          <w:kern w:val="0"/>
        </w:rPr>
      </w:pPr>
      <w:r w:rsidRPr="00D80525">
        <w:rPr>
          <w:rFonts w:ascii="Arial" w:hAnsi="Arial" w:cs="Arial"/>
          <w:kern w:val="0"/>
        </w:rPr>
        <w:t xml:space="preserve">7. </w:t>
      </w:r>
      <w:r w:rsidR="00E30D6E" w:rsidRPr="00D80525">
        <w:rPr>
          <w:rFonts w:ascii="Arial" w:hAnsi="Arial" w:cs="Arial"/>
          <w:kern w:val="0"/>
        </w:rPr>
        <w:tab/>
      </w:r>
      <w:r w:rsidRPr="00D80525">
        <w:rPr>
          <w:rFonts w:ascii="Arial" w:hAnsi="Arial" w:cs="Arial"/>
          <w:kern w:val="0"/>
        </w:rPr>
        <w:t>Provide electronic data collected during the inspection.</w:t>
      </w:r>
    </w:p>
    <w:p w14:paraId="435E1120" w14:textId="45904B06" w:rsidR="009F4E44" w:rsidRPr="00D80525" w:rsidRDefault="009F4E44" w:rsidP="000D09A9">
      <w:pPr>
        <w:widowControl w:val="0"/>
        <w:kinsoku w:val="0"/>
        <w:overflowPunct w:val="0"/>
        <w:spacing w:before="120" w:after="0" w:line="297" w:lineRule="exact"/>
        <w:ind w:left="720" w:right="288" w:hanging="360"/>
        <w:jc w:val="both"/>
        <w:textAlignment w:val="baseline"/>
        <w:rPr>
          <w:rFonts w:ascii="Arial" w:hAnsi="Arial" w:cs="Arial"/>
          <w:kern w:val="0"/>
        </w:rPr>
      </w:pPr>
      <w:r w:rsidRPr="00D80525">
        <w:rPr>
          <w:rFonts w:ascii="Arial" w:hAnsi="Arial" w:cs="Arial"/>
          <w:kern w:val="0"/>
        </w:rPr>
        <w:t xml:space="preserve">8. </w:t>
      </w:r>
      <w:r w:rsidR="00E30D6E" w:rsidRPr="00D80525">
        <w:rPr>
          <w:rFonts w:ascii="Arial" w:hAnsi="Arial" w:cs="Arial"/>
          <w:kern w:val="0"/>
        </w:rPr>
        <w:tab/>
      </w:r>
      <w:r w:rsidRPr="00D80525">
        <w:rPr>
          <w:rFonts w:ascii="Arial" w:hAnsi="Arial" w:cs="Arial"/>
          <w:kern w:val="0"/>
        </w:rPr>
        <w:t>Take high resolution, clear photos of required certificates, all deficiencies, and contextual photos of building facades, common areas, and unit entry doors/addresses.</w:t>
      </w:r>
    </w:p>
    <w:p w14:paraId="0AC3CE32" w14:textId="77777777" w:rsidR="009F4E44" w:rsidRPr="00D80525" w:rsidRDefault="009F4E44" w:rsidP="000D09A9">
      <w:pPr>
        <w:widowControl w:val="0"/>
        <w:numPr>
          <w:ilvl w:val="0"/>
          <w:numId w:val="19"/>
        </w:numPr>
        <w:kinsoku w:val="0"/>
        <w:overflowPunct w:val="0"/>
        <w:spacing w:before="120" w:after="0" w:line="246" w:lineRule="exact"/>
        <w:ind w:left="1440"/>
        <w:textAlignment w:val="baseline"/>
        <w:rPr>
          <w:rFonts w:ascii="Arial" w:hAnsi="Arial" w:cs="Arial"/>
          <w:kern w:val="0"/>
        </w:rPr>
      </w:pPr>
      <w:r w:rsidRPr="00D80525">
        <w:rPr>
          <w:rFonts w:ascii="Arial" w:hAnsi="Arial" w:cs="Arial"/>
          <w:kern w:val="0"/>
        </w:rPr>
        <w:t>Every deficiency recorded requires a picture.</w:t>
      </w:r>
    </w:p>
    <w:p w14:paraId="3853447B" w14:textId="77777777" w:rsidR="00E30D6E" w:rsidRPr="00D80525" w:rsidRDefault="009F4E44" w:rsidP="000D09A9">
      <w:pPr>
        <w:widowControl w:val="0"/>
        <w:numPr>
          <w:ilvl w:val="0"/>
          <w:numId w:val="19"/>
        </w:numPr>
        <w:kinsoku w:val="0"/>
        <w:overflowPunct w:val="0"/>
        <w:spacing w:before="120" w:after="0" w:line="246" w:lineRule="exact"/>
        <w:ind w:left="1440" w:right="360"/>
        <w:textAlignment w:val="baseline"/>
        <w:rPr>
          <w:rFonts w:ascii="Arial" w:hAnsi="Arial" w:cs="Arial"/>
          <w:kern w:val="0"/>
        </w:rPr>
      </w:pPr>
      <w:r w:rsidRPr="00D80525">
        <w:rPr>
          <w:rFonts w:ascii="Arial" w:hAnsi="Arial" w:cs="Arial"/>
          <w:kern w:val="0"/>
        </w:rPr>
        <w:lastRenderedPageBreak/>
        <w:t>Pictures and comments must clearly depict and substantiate the recorded deficiency, such that a person not present at the inspection could validate the observation.</w:t>
      </w:r>
    </w:p>
    <w:p w14:paraId="2812138B" w14:textId="3D45C2E9" w:rsidR="009F4E44" w:rsidRPr="00D80525" w:rsidRDefault="009F4E44" w:rsidP="000D09A9">
      <w:pPr>
        <w:widowControl w:val="0"/>
        <w:numPr>
          <w:ilvl w:val="0"/>
          <w:numId w:val="19"/>
        </w:numPr>
        <w:kinsoku w:val="0"/>
        <w:overflowPunct w:val="0"/>
        <w:spacing w:after="0" w:line="246" w:lineRule="exact"/>
        <w:ind w:left="1440" w:right="360"/>
        <w:textAlignment w:val="baseline"/>
        <w:rPr>
          <w:rFonts w:ascii="Arial" w:hAnsi="Arial" w:cs="Arial"/>
          <w:kern w:val="0"/>
        </w:rPr>
      </w:pPr>
      <w:r w:rsidRPr="00D80525">
        <w:rPr>
          <w:rFonts w:ascii="Arial" w:hAnsi="Arial" w:cs="Arial"/>
          <w:kern w:val="0"/>
        </w:rPr>
        <w:t>Ensure pictures are clear and capture the details of the certificate or deficiency.</w:t>
      </w:r>
    </w:p>
    <w:p w14:paraId="5C7E034D" w14:textId="157E7892" w:rsidR="001634C4" w:rsidRPr="00D80525" w:rsidRDefault="009F4E44" w:rsidP="000D09A9">
      <w:pPr>
        <w:widowControl w:val="0"/>
        <w:numPr>
          <w:ilvl w:val="0"/>
          <w:numId w:val="19"/>
        </w:numPr>
        <w:kinsoku w:val="0"/>
        <w:overflowPunct w:val="0"/>
        <w:spacing w:before="120" w:after="0" w:line="297" w:lineRule="exact"/>
        <w:ind w:left="1440" w:right="90"/>
        <w:textAlignment w:val="baseline"/>
        <w:rPr>
          <w:rFonts w:ascii="Arial" w:hAnsi="Arial" w:cs="Arial"/>
          <w:kern w:val="0"/>
        </w:rPr>
      </w:pPr>
      <w:r w:rsidRPr="00D80525">
        <w:rPr>
          <w:rFonts w:ascii="Arial" w:hAnsi="Arial" w:cs="Arial"/>
          <w:kern w:val="0"/>
        </w:rPr>
        <w:t xml:space="preserve">Do not collect nor record </w:t>
      </w:r>
      <w:del w:id="733" w:author="Weese, Timothy W" w:date="2026-02-24T16:21:00Z" w16du:dateUtc="2026-02-24T21:21:00Z">
        <w:r w:rsidRPr="00D80525" w:rsidDel="00F92ED4">
          <w:rPr>
            <w:rFonts w:ascii="Arial" w:hAnsi="Arial" w:cs="Arial"/>
            <w:kern w:val="0"/>
          </w:rPr>
          <w:delText>personally identifiable information (</w:delText>
        </w:r>
      </w:del>
      <w:r w:rsidRPr="00D80525">
        <w:rPr>
          <w:rFonts w:ascii="Arial" w:hAnsi="Arial" w:cs="Arial"/>
          <w:kern w:val="0"/>
        </w:rPr>
        <w:t>PII</w:t>
      </w:r>
      <w:del w:id="734" w:author="Weese, Timothy W" w:date="2026-02-24T16:21:00Z" w16du:dateUtc="2026-02-24T21:21:00Z">
        <w:r w:rsidRPr="00D80525" w:rsidDel="00F92ED4">
          <w:rPr>
            <w:rFonts w:ascii="Arial" w:hAnsi="Arial" w:cs="Arial"/>
            <w:kern w:val="0"/>
          </w:rPr>
          <w:delText>)</w:delText>
        </w:r>
      </w:del>
      <w:r w:rsidRPr="00D80525">
        <w:rPr>
          <w:rFonts w:ascii="Arial" w:hAnsi="Arial" w:cs="Arial"/>
          <w:kern w:val="0"/>
        </w:rPr>
        <w:t xml:space="preserve"> or depictions of anyone present during the inspection in photographs or the </w:t>
      </w:r>
      <w:del w:id="735" w:author="Weese, Timothy W" w:date="2026-02-24T16:22:00Z" w16du:dateUtc="2026-02-24T21:22:00Z">
        <w:r w:rsidRPr="00D80525" w:rsidDel="00F92ED4">
          <w:rPr>
            <w:rFonts w:ascii="Arial" w:hAnsi="Arial" w:cs="Arial"/>
            <w:kern w:val="0"/>
          </w:rPr>
          <w:delText xml:space="preserve">NSPIRE </w:delText>
        </w:r>
      </w:del>
      <w:ins w:id="736" w:author="Weese, Timothy W" w:date="2026-02-24T16:22:00Z" w16du:dateUtc="2026-02-24T21:22:00Z">
        <w:r w:rsidR="00F92ED4" w:rsidRPr="00D80525">
          <w:rPr>
            <w:rFonts w:ascii="Arial" w:hAnsi="Arial" w:cs="Arial"/>
            <w:kern w:val="0"/>
          </w:rPr>
          <w:t>Federal Inspection A</w:t>
        </w:r>
      </w:ins>
      <w:del w:id="737" w:author="Weese, Timothy W" w:date="2026-02-24T16:22:00Z" w16du:dateUtc="2026-02-24T21:22:00Z">
        <w:r w:rsidRPr="00D80525" w:rsidDel="00F92ED4">
          <w:rPr>
            <w:rFonts w:ascii="Arial" w:hAnsi="Arial" w:cs="Arial"/>
            <w:kern w:val="0"/>
          </w:rPr>
          <w:delText>a</w:delText>
        </w:r>
      </w:del>
      <w:r w:rsidRPr="00D80525">
        <w:rPr>
          <w:rFonts w:ascii="Arial" w:hAnsi="Arial" w:cs="Arial"/>
          <w:kern w:val="0"/>
        </w:rPr>
        <w:t>pplication (hereafter referred to as “NSPIRE app”).</w:t>
      </w:r>
    </w:p>
    <w:p w14:paraId="6C710ED1" w14:textId="6F0514BD" w:rsidR="009F4E44" w:rsidRPr="00D80525" w:rsidRDefault="009F4E44" w:rsidP="000D09A9">
      <w:pPr>
        <w:widowControl w:val="0"/>
        <w:kinsoku w:val="0"/>
        <w:overflowPunct w:val="0"/>
        <w:spacing w:before="120" w:after="0" w:line="297" w:lineRule="exact"/>
        <w:ind w:left="720" w:right="648" w:hanging="360"/>
        <w:jc w:val="both"/>
        <w:textAlignment w:val="baseline"/>
        <w:rPr>
          <w:rFonts w:ascii="Arial" w:hAnsi="Arial" w:cs="Arial"/>
          <w:kern w:val="0"/>
        </w:rPr>
      </w:pPr>
      <w:r w:rsidRPr="00D80525">
        <w:rPr>
          <w:rFonts w:ascii="Arial" w:hAnsi="Arial" w:cs="Arial"/>
          <w:kern w:val="0"/>
        </w:rPr>
        <w:t xml:space="preserve">9. </w:t>
      </w:r>
      <w:r w:rsidR="006F5D35" w:rsidRPr="00D80525">
        <w:rPr>
          <w:rFonts w:ascii="Arial" w:hAnsi="Arial" w:cs="Arial"/>
          <w:kern w:val="0"/>
        </w:rPr>
        <w:tab/>
      </w:r>
      <w:r w:rsidRPr="00D80525">
        <w:rPr>
          <w:rFonts w:ascii="Arial" w:hAnsi="Arial" w:cs="Arial"/>
          <w:kern w:val="0"/>
        </w:rPr>
        <w:t>Ensure the property receives a copy of all health and safety deficiencies at the end of each day and at the end of each inspection.</w:t>
      </w:r>
    </w:p>
    <w:p w14:paraId="7EA743CC" w14:textId="4D6B1624" w:rsidR="00770B88" w:rsidRPr="00D80525" w:rsidRDefault="009F4E44" w:rsidP="000D09A9">
      <w:pPr>
        <w:widowControl w:val="0"/>
        <w:kinsoku w:val="0"/>
        <w:overflowPunct w:val="0"/>
        <w:spacing w:before="120" w:after="0" w:line="297" w:lineRule="exact"/>
        <w:ind w:left="810" w:right="648" w:hanging="450"/>
        <w:jc w:val="both"/>
        <w:textAlignment w:val="baseline"/>
        <w:rPr>
          <w:rFonts w:ascii="Arial" w:hAnsi="Arial" w:cs="Arial"/>
          <w:kern w:val="0"/>
        </w:rPr>
      </w:pPr>
      <w:r w:rsidRPr="00D80525">
        <w:rPr>
          <w:rFonts w:ascii="Arial" w:hAnsi="Arial" w:cs="Arial"/>
        </w:rPr>
        <w:t>10. Reporting: The Contractor shall provide health and safety reports in accordance with sections 5.2.3 PWS.</w:t>
      </w:r>
    </w:p>
    <w:p w14:paraId="7B9598AA" w14:textId="22D266D6" w:rsidR="009F4E44" w:rsidRPr="00D80525" w:rsidRDefault="00770B88" w:rsidP="000D09A9">
      <w:pPr>
        <w:spacing w:before="120" w:after="0"/>
        <w:ind w:left="810" w:hanging="450"/>
        <w:rPr>
          <w:rFonts w:ascii="Arial" w:hAnsi="Arial" w:cs="Arial"/>
          <w:spacing w:val="-2"/>
          <w:kern w:val="0"/>
        </w:rPr>
      </w:pPr>
      <w:r w:rsidRPr="00D80525">
        <w:rPr>
          <w:rFonts w:ascii="Arial" w:hAnsi="Arial" w:cs="Arial"/>
        </w:rPr>
        <w:t>1</w:t>
      </w:r>
      <w:r w:rsidR="00D22E0C" w:rsidRPr="00D80525">
        <w:rPr>
          <w:rFonts w:ascii="Arial" w:hAnsi="Arial" w:cs="Arial"/>
        </w:rPr>
        <w:t>1</w:t>
      </w:r>
      <w:r w:rsidRPr="00D80525">
        <w:rPr>
          <w:rFonts w:ascii="Arial" w:hAnsi="Arial" w:cs="Arial"/>
        </w:rPr>
        <w:t xml:space="preserve">. </w:t>
      </w:r>
      <w:r w:rsidRPr="00D80525">
        <w:rPr>
          <w:rFonts w:ascii="Arial" w:hAnsi="Arial" w:cs="Arial"/>
        </w:rPr>
        <w:tab/>
      </w:r>
      <w:r w:rsidR="009F4E44" w:rsidRPr="00D80525">
        <w:rPr>
          <w:rFonts w:ascii="Arial" w:hAnsi="Arial" w:cs="Arial"/>
          <w:kern w:val="0"/>
        </w:rPr>
        <w:t>Raw data must be provided within twenty-four (24) hours of the conclusion of the inspection to</w:t>
      </w:r>
      <w:r w:rsidR="00D22E0C" w:rsidRPr="00D80525">
        <w:rPr>
          <w:rFonts w:ascii="Arial" w:hAnsi="Arial" w:cs="Arial"/>
          <w:kern w:val="0"/>
        </w:rPr>
        <w:t xml:space="preserve"> </w:t>
      </w:r>
      <w:r w:rsidR="009F4E44" w:rsidRPr="00D80525">
        <w:rPr>
          <w:rFonts w:ascii="Arial" w:hAnsi="Arial" w:cs="Arial"/>
          <w:spacing w:val="-2"/>
          <w:kern w:val="0"/>
        </w:rPr>
        <w:t>sync to the front end of the Salesforce system. The Contractor shall ensure that only final, unique, completed inspection data is submitted to HUD. The Contractor is responsible for the quality and completeness of the submitted inspection record data. HUD will not accept resubmissions for inspections that are already marked for payment or for which a final determination of “reject” or “accept” has been entered into Salesforce.</w:t>
      </w:r>
    </w:p>
    <w:p w14:paraId="350EA260" w14:textId="6EE03B6A" w:rsidR="009F4E44" w:rsidRPr="00D80525" w:rsidRDefault="009F4E44" w:rsidP="000D09A9">
      <w:pPr>
        <w:widowControl w:val="0"/>
        <w:numPr>
          <w:ilvl w:val="0"/>
          <w:numId w:val="20"/>
        </w:numPr>
        <w:kinsoku w:val="0"/>
        <w:overflowPunct w:val="0"/>
        <w:spacing w:before="120" w:after="0" w:line="294" w:lineRule="exact"/>
        <w:ind w:right="216"/>
        <w:textAlignment w:val="baseline"/>
        <w:rPr>
          <w:rFonts w:ascii="Arial" w:hAnsi="Arial" w:cs="Arial"/>
          <w:kern w:val="0"/>
        </w:rPr>
      </w:pPr>
      <w:r w:rsidRPr="00D80525">
        <w:rPr>
          <w:rFonts w:ascii="Arial" w:hAnsi="Arial" w:cs="Arial"/>
          <w:kern w:val="0"/>
        </w:rPr>
        <w:t xml:space="preserve">The Contractor shall use their own hardware to collect information during their activities and then transmit results to </w:t>
      </w:r>
      <w:r w:rsidR="00000660" w:rsidRPr="00D80525">
        <w:rPr>
          <w:rFonts w:ascii="Arial" w:hAnsi="Arial" w:cs="Arial"/>
          <w:kern w:val="0"/>
        </w:rPr>
        <w:t>ARC</w:t>
      </w:r>
      <w:r w:rsidRPr="00D80525">
        <w:rPr>
          <w:rFonts w:ascii="Arial" w:hAnsi="Arial" w:cs="Arial"/>
          <w:kern w:val="0"/>
        </w:rPr>
        <w:t>. The Contractor can use the most current iOS operating systems.</w:t>
      </w:r>
    </w:p>
    <w:p w14:paraId="0D781704" w14:textId="77777777" w:rsidR="009F4E44" w:rsidRPr="00D80525" w:rsidRDefault="009F4E44" w:rsidP="000D09A9">
      <w:pPr>
        <w:widowControl w:val="0"/>
        <w:numPr>
          <w:ilvl w:val="0"/>
          <w:numId w:val="20"/>
        </w:numPr>
        <w:kinsoku w:val="0"/>
        <w:overflowPunct w:val="0"/>
        <w:spacing w:before="120" w:after="0" w:line="246" w:lineRule="exact"/>
        <w:textAlignment w:val="baseline"/>
        <w:rPr>
          <w:rFonts w:ascii="Arial" w:hAnsi="Arial" w:cs="Arial"/>
          <w:kern w:val="0"/>
        </w:rPr>
      </w:pPr>
      <w:r w:rsidRPr="00D80525">
        <w:rPr>
          <w:rFonts w:ascii="Arial" w:hAnsi="Arial" w:cs="Arial"/>
          <w:kern w:val="0"/>
        </w:rPr>
        <w:t>No storage of collection results should be necessary.</w:t>
      </w:r>
    </w:p>
    <w:p w14:paraId="5317BBA2" w14:textId="77777777" w:rsidR="009F4E44" w:rsidRPr="00D80525" w:rsidRDefault="009F4E44" w:rsidP="000D09A9">
      <w:pPr>
        <w:widowControl w:val="0"/>
        <w:numPr>
          <w:ilvl w:val="0"/>
          <w:numId w:val="20"/>
        </w:numPr>
        <w:kinsoku w:val="0"/>
        <w:overflowPunct w:val="0"/>
        <w:spacing w:after="0" w:line="294" w:lineRule="exact"/>
        <w:ind w:right="1152"/>
        <w:textAlignment w:val="baseline"/>
        <w:rPr>
          <w:rFonts w:ascii="Arial" w:hAnsi="Arial" w:cs="Arial"/>
          <w:kern w:val="0"/>
        </w:rPr>
      </w:pPr>
      <w:r w:rsidRPr="00D80525">
        <w:rPr>
          <w:rFonts w:ascii="Arial" w:hAnsi="Arial" w:cs="Arial"/>
          <w:kern w:val="0"/>
        </w:rPr>
        <w:t>In no case shall observations be recorded in notes or any other method to be later transcribed.</w:t>
      </w:r>
    </w:p>
    <w:p w14:paraId="5086251F" w14:textId="37A7D79F" w:rsidR="009F4E44" w:rsidRPr="00D80525" w:rsidRDefault="009F4E44" w:rsidP="000D09A9">
      <w:pPr>
        <w:widowControl w:val="0"/>
        <w:numPr>
          <w:ilvl w:val="0"/>
          <w:numId w:val="20"/>
        </w:numPr>
        <w:kinsoku w:val="0"/>
        <w:overflowPunct w:val="0"/>
        <w:spacing w:before="120" w:after="0" w:line="299" w:lineRule="exact"/>
        <w:ind w:right="576"/>
        <w:textAlignment w:val="baseline"/>
        <w:rPr>
          <w:rFonts w:ascii="Arial" w:hAnsi="Arial" w:cs="Arial"/>
          <w:kern w:val="0"/>
        </w:rPr>
      </w:pPr>
      <w:r w:rsidRPr="00D80525">
        <w:rPr>
          <w:rFonts w:ascii="Arial" w:hAnsi="Arial" w:cs="Arial"/>
          <w:kern w:val="0"/>
        </w:rPr>
        <w:t>For each inspection, HUD's software generates the inspection report from the inspection data collected during each inspection. The Contractor does not need to create an inspection report and provide it through the Government's data exchange.</w:t>
      </w:r>
    </w:p>
    <w:p w14:paraId="454AE5FC" w14:textId="055D3C06" w:rsidR="009F4E44" w:rsidRPr="00D80525" w:rsidRDefault="009F4E44" w:rsidP="000D09A9">
      <w:pPr>
        <w:widowControl w:val="0"/>
        <w:kinsoku w:val="0"/>
        <w:overflowPunct w:val="0"/>
        <w:spacing w:before="120" w:after="0" w:line="294" w:lineRule="exact"/>
        <w:ind w:left="810" w:right="360" w:hanging="504"/>
        <w:textAlignment w:val="baseline"/>
        <w:rPr>
          <w:rFonts w:ascii="Arial" w:hAnsi="Arial" w:cs="Arial"/>
          <w:kern w:val="0"/>
        </w:rPr>
      </w:pPr>
      <w:r w:rsidRPr="00D80525">
        <w:rPr>
          <w:rFonts w:ascii="Arial" w:hAnsi="Arial" w:cs="Arial"/>
          <w:kern w:val="0"/>
        </w:rPr>
        <w:t xml:space="preserve">12. </w:t>
      </w:r>
      <w:r w:rsidR="00DC1AAA" w:rsidRPr="00D80525">
        <w:rPr>
          <w:rFonts w:ascii="Arial" w:hAnsi="Arial" w:cs="Arial"/>
          <w:kern w:val="0"/>
        </w:rPr>
        <w:tab/>
      </w:r>
      <w:r w:rsidRPr="00D80525">
        <w:rPr>
          <w:rFonts w:ascii="Arial" w:hAnsi="Arial" w:cs="Arial"/>
          <w:kern w:val="0"/>
        </w:rPr>
        <w:t>Within seventy-two (72) hours of the submission of raw data by the inspector, the Contractor will move the inspection to HUD’s “Ready-for-Review” stage within Salesforce.</w:t>
      </w:r>
    </w:p>
    <w:p w14:paraId="6565D893" w14:textId="5D686832" w:rsidR="009F4E44" w:rsidRPr="00D80525" w:rsidDel="00A73EBD" w:rsidRDefault="009F4E44">
      <w:pPr>
        <w:widowControl w:val="0"/>
        <w:kinsoku w:val="0"/>
        <w:overflowPunct w:val="0"/>
        <w:spacing w:before="120" w:after="0" w:line="288" w:lineRule="exact"/>
        <w:ind w:left="810" w:right="288" w:hanging="504"/>
        <w:textAlignment w:val="baseline"/>
        <w:rPr>
          <w:del w:id="738" w:author="Weese, Timothy W" w:date="2026-03-03T13:37:00Z" w16du:dateUtc="2026-03-03T18:37:00Z"/>
          <w:rFonts w:ascii="Arial" w:hAnsi="Arial" w:cs="Arial"/>
          <w:kern w:val="0"/>
        </w:rPr>
        <w:pPrChange w:id="739" w:author="Weese, Timothy W" w:date="2026-03-03T13:35:00Z" w16du:dateUtc="2026-03-03T18:35:00Z">
          <w:pPr>
            <w:widowControl w:val="0"/>
            <w:kinsoku w:val="0"/>
            <w:overflowPunct w:val="0"/>
            <w:spacing w:before="120" w:after="0" w:line="288" w:lineRule="exact"/>
            <w:ind w:left="810" w:right="288" w:hanging="504"/>
            <w:jc w:val="both"/>
            <w:textAlignment w:val="baseline"/>
          </w:pPr>
        </w:pPrChange>
      </w:pPr>
      <w:del w:id="740" w:author="Weese, Timothy W" w:date="2026-03-03T13:37:00Z" w16du:dateUtc="2026-03-03T18:37:00Z">
        <w:r w:rsidRPr="00D80525" w:rsidDel="00A73EBD">
          <w:rPr>
            <w:rFonts w:ascii="Arial" w:hAnsi="Arial" w:cs="Arial"/>
            <w:kern w:val="0"/>
          </w:rPr>
          <w:delText xml:space="preserve">13. </w:delText>
        </w:r>
        <w:r w:rsidR="00DC1AAA" w:rsidRPr="00D80525" w:rsidDel="00A73EBD">
          <w:rPr>
            <w:rFonts w:ascii="Arial" w:hAnsi="Arial" w:cs="Arial"/>
            <w:kern w:val="0"/>
          </w:rPr>
          <w:tab/>
        </w:r>
        <w:r w:rsidRPr="00D80525" w:rsidDel="00A73EBD">
          <w:rPr>
            <w:rFonts w:ascii="Arial" w:hAnsi="Arial" w:cs="Arial"/>
            <w:kern w:val="0"/>
          </w:rPr>
          <w:delText xml:space="preserve">Provide Feedback on the effectiveness of standards and procedures; and </w:delText>
        </w:r>
        <w:commentRangeStart w:id="741"/>
        <w:r w:rsidRPr="00D80525" w:rsidDel="00A73EBD">
          <w:rPr>
            <w:rFonts w:ascii="Arial" w:hAnsi="Arial" w:cs="Arial"/>
            <w:kern w:val="0"/>
          </w:rPr>
          <w:delText>identify</w:delText>
        </w:r>
      </w:del>
      <w:commentRangeEnd w:id="741"/>
      <w:r w:rsidR="00A73EBD" w:rsidRPr="00D80525">
        <w:rPr>
          <w:rStyle w:val="CommentReference"/>
          <w:rFonts w:ascii="Arial" w:hAnsi="Arial" w:cs="Arial"/>
          <w:kern w:val="0"/>
          <w:sz w:val="24"/>
          <w:szCs w:val="24"/>
        </w:rPr>
        <w:commentReference w:id="741"/>
      </w:r>
      <w:del w:id="742" w:author="Weese, Timothy W" w:date="2026-03-03T13:37:00Z" w16du:dateUtc="2026-03-03T18:37:00Z">
        <w:r w:rsidRPr="00D80525" w:rsidDel="00A73EBD">
          <w:rPr>
            <w:rFonts w:ascii="Arial" w:hAnsi="Arial" w:cs="Arial"/>
            <w:kern w:val="0"/>
          </w:rPr>
          <w:delText xml:space="preserve"> opportunities to improve standards and procedures.</w:delText>
        </w:r>
      </w:del>
    </w:p>
    <w:p w14:paraId="0F326C0D" w14:textId="782381DD" w:rsidR="009F4E44" w:rsidRPr="00D80525" w:rsidRDefault="009F4E44" w:rsidP="000D09A9">
      <w:pPr>
        <w:spacing w:before="120" w:after="0"/>
        <w:ind w:left="810" w:hanging="450"/>
        <w:rPr>
          <w:rFonts w:ascii="Arial" w:hAnsi="Arial" w:cs="Arial"/>
          <w:spacing w:val="-2"/>
          <w:kern w:val="0"/>
        </w:rPr>
      </w:pPr>
      <w:r w:rsidRPr="00D80525">
        <w:rPr>
          <w:rFonts w:ascii="Arial" w:hAnsi="Arial" w:cs="Arial"/>
          <w:kern w:val="0"/>
        </w:rPr>
        <w:t>1</w:t>
      </w:r>
      <w:ins w:id="743" w:author="Weese, Timothy W" w:date="2026-03-03T13:37:00Z" w16du:dateUtc="2026-03-03T18:37:00Z">
        <w:r w:rsidR="00A73EBD">
          <w:rPr>
            <w:rFonts w:ascii="Arial" w:hAnsi="Arial" w:cs="Arial"/>
            <w:kern w:val="0"/>
          </w:rPr>
          <w:t>3</w:t>
        </w:r>
      </w:ins>
      <w:del w:id="744" w:author="Weese, Timothy W" w:date="2026-03-03T13:37:00Z" w16du:dateUtc="2026-03-03T18:37:00Z">
        <w:r w:rsidRPr="00D80525" w:rsidDel="00A73EBD">
          <w:rPr>
            <w:rFonts w:ascii="Arial" w:hAnsi="Arial" w:cs="Arial"/>
            <w:kern w:val="0"/>
          </w:rPr>
          <w:delText>4</w:delText>
        </w:r>
      </w:del>
      <w:r w:rsidRPr="00D80525">
        <w:rPr>
          <w:rFonts w:ascii="Arial" w:hAnsi="Arial" w:cs="Arial"/>
          <w:kern w:val="0"/>
        </w:rPr>
        <w:t xml:space="preserve">. </w:t>
      </w:r>
      <w:r w:rsidR="00DC1AAA" w:rsidRPr="00D80525">
        <w:rPr>
          <w:rFonts w:ascii="Arial" w:hAnsi="Arial" w:cs="Arial"/>
          <w:kern w:val="0"/>
        </w:rPr>
        <w:tab/>
      </w:r>
      <w:r w:rsidRPr="00D80525">
        <w:rPr>
          <w:rFonts w:ascii="Arial" w:hAnsi="Arial" w:cs="Arial"/>
          <w:kern w:val="0"/>
        </w:rPr>
        <w:t>Provide HUD Inspection Feed-Back Surveys:</w:t>
      </w:r>
    </w:p>
    <w:p w14:paraId="1C67F0BD" w14:textId="77777777" w:rsidR="009F4E44" w:rsidRPr="00D80525" w:rsidRDefault="009F4E44" w:rsidP="000D09A9">
      <w:pPr>
        <w:widowControl w:val="0"/>
        <w:numPr>
          <w:ilvl w:val="0"/>
          <w:numId w:val="21"/>
        </w:numPr>
        <w:tabs>
          <w:tab w:val="clear" w:pos="1656"/>
        </w:tabs>
        <w:kinsoku w:val="0"/>
        <w:overflowPunct w:val="0"/>
        <w:spacing w:before="120" w:after="0" w:line="290" w:lineRule="exact"/>
        <w:ind w:left="1530" w:right="216"/>
        <w:textAlignment w:val="baseline"/>
        <w:rPr>
          <w:rFonts w:ascii="Arial" w:hAnsi="Arial" w:cs="Arial"/>
          <w:kern w:val="0"/>
        </w:rPr>
      </w:pPr>
      <w:r w:rsidRPr="00D80525">
        <w:rPr>
          <w:rFonts w:ascii="Arial" w:hAnsi="Arial" w:cs="Arial"/>
          <w:kern w:val="0"/>
        </w:rPr>
        <w:t>Consistent with the objectives contained within the president’s executive order on transforming federal customer service (EO 14058) and HUD's FY2022-2026 Strategic Plan, HUD plans to incorporate resident feedback into the NSPIRE inspection program includes gathering insights on customer experience.</w:t>
      </w:r>
    </w:p>
    <w:p w14:paraId="5A8B371C" w14:textId="77777777" w:rsidR="009F4E44" w:rsidRPr="00D80525" w:rsidRDefault="009F4E44" w:rsidP="000D09A9">
      <w:pPr>
        <w:widowControl w:val="0"/>
        <w:numPr>
          <w:ilvl w:val="0"/>
          <w:numId w:val="21"/>
        </w:numPr>
        <w:tabs>
          <w:tab w:val="clear" w:pos="1656"/>
        </w:tabs>
        <w:kinsoku w:val="0"/>
        <w:overflowPunct w:val="0"/>
        <w:spacing w:before="120" w:after="0" w:line="291" w:lineRule="exact"/>
        <w:ind w:left="1530" w:right="144"/>
        <w:textAlignment w:val="baseline"/>
        <w:rPr>
          <w:rFonts w:ascii="Arial" w:hAnsi="Arial" w:cs="Arial"/>
          <w:kern w:val="0"/>
        </w:rPr>
      </w:pPr>
      <w:r w:rsidRPr="00D80525">
        <w:rPr>
          <w:rFonts w:ascii="Arial" w:hAnsi="Arial" w:cs="Arial"/>
          <w:kern w:val="0"/>
        </w:rPr>
        <w:t>To ensure residents whose units are inspected are given the opportunity to provide feedback on their experience with the HUD physical inspection service, the Contractor shall leave a survey flyer in a conspicuous location (e.g., kitchen counter or other noticeable location) of each unit inspected. The Contractor shall not place the survey flyers in any area of the unit that would compromise components or systems that could impact resident safety and health, outside of the unit, or in areas of the property that are not considered housing or part of the housing development.</w:t>
      </w:r>
    </w:p>
    <w:p w14:paraId="26E2E1C6" w14:textId="77777777" w:rsidR="00AB3163" w:rsidRPr="00D80525" w:rsidRDefault="009F4E44" w:rsidP="000D09A9">
      <w:pPr>
        <w:widowControl w:val="0"/>
        <w:numPr>
          <w:ilvl w:val="0"/>
          <w:numId w:val="21"/>
        </w:numPr>
        <w:tabs>
          <w:tab w:val="clear" w:pos="1656"/>
        </w:tabs>
        <w:kinsoku w:val="0"/>
        <w:overflowPunct w:val="0"/>
        <w:spacing w:before="120" w:after="0" w:line="291" w:lineRule="exact"/>
        <w:ind w:left="1530" w:right="144"/>
        <w:textAlignment w:val="baseline"/>
        <w:rPr>
          <w:rFonts w:ascii="Arial" w:hAnsi="Arial" w:cs="Arial"/>
          <w:kern w:val="0"/>
        </w:rPr>
      </w:pPr>
      <w:r w:rsidRPr="00D80525">
        <w:rPr>
          <w:rFonts w:ascii="Arial" w:hAnsi="Arial" w:cs="Arial"/>
          <w:spacing w:val="-1"/>
          <w:kern w:val="0"/>
        </w:rPr>
        <w:lastRenderedPageBreak/>
        <w:t>The survey flyers will contain a survey website link and QR code notifying residents of an opportunity to participate voluntarily and anonymously. HUD will provide an electronic template for the survey flyer to the Contractor. If HUD makes any changes to the template for the survey flyer, a new version will be immediately provided to the Contractor by electronic email. The Contractor shall be responsible for printing and distributing the most recent version of the survey flyer to residents at the time of inspection. The flyer shall be printed in color on 8 X 11 standard white copier paper "as is with no modifications to the wording, color, size, etc.</w:t>
      </w:r>
      <w:r w:rsidR="00963578" w:rsidRPr="00D80525">
        <w:rPr>
          <w:rFonts w:ascii="Arial" w:hAnsi="Arial" w:cs="Arial"/>
          <w:spacing w:val="-1"/>
          <w:kern w:val="0"/>
        </w:rPr>
        <w:t>.</w:t>
      </w:r>
    </w:p>
    <w:p w14:paraId="1B2CCFEE" w14:textId="41B1A087" w:rsidR="005C1A9B" w:rsidRPr="00D80525" w:rsidRDefault="009F4E44" w:rsidP="00D353A3">
      <w:pPr>
        <w:widowControl w:val="0"/>
        <w:kinsoku w:val="0"/>
        <w:overflowPunct w:val="0"/>
        <w:spacing w:before="240" w:after="0" w:line="291" w:lineRule="exact"/>
        <w:ind w:right="144"/>
        <w:textAlignment w:val="baseline"/>
        <w:rPr>
          <w:ins w:id="745" w:author="Weese, Timothy W" w:date="2026-02-25T08:38:00Z" w16du:dateUtc="2026-02-25T13:38:00Z"/>
          <w:rFonts w:ascii="Arial" w:hAnsi="Arial" w:cs="Arial"/>
          <w:kern w:val="0"/>
        </w:rPr>
      </w:pPr>
      <w:r w:rsidRPr="00D80525">
        <w:rPr>
          <w:rFonts w:ascii="Arial" w:hAnsi="Arial" w:cs="Arial"/>
          <w:spacing w:val="-1"/>
          <w:kern w:val="0"/>
        </w:rPr>
        <w:t>The Contractor’s and subcontractor’s core operations and work products shall be subject to a random unnotified independent process and product audits by the Government through regular site and field visits during this procurement to observe inspections and provide feedback to the Contractor. The Contractor shall demonstrate competence in the inspection protocols, standards, defect definitions, and use of the</w:t>
      </w:r>
      <w:r w:rsidR="00C7731C" w:rsidRPr="00D80525">
        <w:rPr>
          <w:rFonts w:ascii="Arial" w:hAnsi="Arial" w:cs="Arial"/>
          <w:spacing w:val="-1"/>
          <w:kern w:val="0"/>
        </w:rPr>
        <w:t xml:space="preserve"> </w:t>
      </w:r>
      <w:r w:rsidRPr="00D80525">
        <w:rPr>
          <w:rFonts w:ascii="Arial" w:hAnsi="Arial" w:cs="Arial"/>
          <w:kern w:val="0"/>
        </w:rPr>
        <w:t>appropriate software associated with the type of inspection.</w:t>
      </w:r>
    </w:p>
    <w:p w14:paraId="3E124F7E" w14:textId="77777777" w:rsidR="00D353A3" w:rsidRPr="00D80525" w:rsidRDefault="00D353A3" w:rsidP="00D353A3">
      <w:pPr>
        <w:widowControl w:val="0"/>
        <w:kinsoku w:val="0"/>
        <w:overflowPunct w:val="0"/>
        <w:spacing w:before="240" w:after="0" w:line="291" w:lineRule="exact"/>
        <w:ind w:right="144"/>
        <w:textAlignment w:val="baseline"/>
        <w:rPr>
          <w:rFonts w:ascii="Arial" w:hAnsi="Arial" w:cs="Arial"/>
          <w:kern w:val="0"/>
        </w:rPr>
      </w:pPr>
    </w:p>
    <w:p w14:paraId="5597EA61" w14:textId="5BA8A03F" w:rsidR="009F4E44" w:rsidRPr="00D80525" w:rsidRDefault="009F4E44" w:rsidP="009D5854">
      <w:pPr>
        <w:widowControl w:val="0"/>
        <w:kinsoku w:val="0"/>
        <w:overflowPunct w:val="0"/>
        <w:spacing w:after="120" w:line="291" w:lineRule="exact"/>
        <w:ind w:right="144"/>
        <w:textAlignment w:val="baseline"/>
        <w:rPr>
          <w:rFonts w:ascii="Arial" w:hAnsi="Arial" w:cs="Arial"/>
          <w:kern w:val="0"/>
        </w:rPr>
      </w:pPr>
      <w:r w:rsidRPr="00D80525">
        <w:rPr>
          <w:rFonts w:ascii="Arial" w:hAnsi="Arial" w:cs="Arial"/>
          <w:kern w:val="0"/>
          <w:u w:val="single"/>
        </w:rPr>
        <w:t>Performance Standards</w:t>
      </w:r>
    </w:p>
    <w:p w14:paraId="3868C681" w14:textId="77777777" w:rsidR="009F4E44" w:rsidRPr="00D80525" w:rsidRDefault="009F4E44" w:rsidP="00A41632">
      <w:pPr>
        <w:widowControl w:val="0"/>
        <w:numPr>
          <w:ilvl w:val="0"/>
          <w:numId w:val="22"/>
        </w:numPr>
        <w:kinsoku w:val="0"/>
        <w:overflowPunct w:val="0"/>
        <w:spacing w:before="120" w:after="0" w:line="246" w:lineRule="exact"/>
        <w:ind w:left="540" w:hanging="360"/>
        <w:textAlignment w:val="baseline"/>
        <w:rPr>
          <w:rFonts w:ascii="Arial" w:hAnsi="Arial" w:cs="Arial"/>
          <w:kern w:val="0"/>
        </w:rPr>
      </w:pPr>
      <w:r w:rsidRPr="00D80525">
        <w:rPr>
          <w:rFonts w:ascii="Arial" w:hAnsi="Arial" w:cs="Arial"/>
          <w:kern w:val="0"/>
        </w:rPr>
        <w:t>Standard: Raw Data from Inspection Conclusion</w:t>
      </w:r>
    </w:p>
    <w:p w14:paraId="269419B5" w14:textId="77777777" w:rsidR="009F4E44" w:rsidRPr="00D80525" w:rsidRDefault="009F4E44" w:rsidP="000366B7">
      <w:pPr>
        <w:widowControl w:val="0"/>
        <w:kinsoku w:val="0"/>
        <w:overflowPunct w:val="0"/>
        <w:spacing w:before="3" w:after="0" w:line="246" w:lineRule="exact"/>
        <w:ind w:left="540"/>
        <w:textAlignment w:val="baseline"/>
        <w:rPr>
          <w:rFonts w:ascii="Arial" w:hAnsi="Arial" w:cs="Arial"/>
          <w:kern w:val="0"/>
        </w:rPr>
      </w:pPr>
      <w:r w:rsidRPr="00D80525">
        <w:rPr>
          <w:rFonts w:ascii="Arial" w:hAnsi="Arial" w:cs="Arial"/>
          <w:kern w:val="0"/>
        </w:rPr>
        <w:t>AQL: Raw data results uploaded into and submitted through the NSPIRE Federal Inspection Application</w:t>
      </w:r>
    </w:p>
    <w:p w14:paraId="2C9B6E94" w14:textId="543BD071" w:rsidR="009F4E44" w:rsidRPr="00D80525" w:rsidRDefault="009F4E44" w:rsidP="00D04860">
      <w:pPr>
        <w:widowControl w:val="0"/>
        <w:kinsoku w:val="0"/>
        <w:overflowPunct w:val="0"/>
        <w:spacing w:before="4" w:after="0" w:line="246" w:lineRule="exact"/>
        <w:ind w:left="540"/>
        <w:textAlignment w:val="baseline"/>
        <w:rPr>
          <w:rFonts w:ascii="Arial" w:hAnsi="Arial" w:cs="Arial"/>
          <w:kern w:val="0"/>
        </w:rPr>
      </w:pPr>
      <w:r w:rsidRPr="00D80525">
        <w:rPr>
          <w:rFonts w:ascii="Arial" w:hAnsi="Arial" w:cs="Arial"/>
          <w:kern w:val="0"/>
        </w:rPr>
        <w:t>within twenty-four (24) hours of the conclusion of the inspection.</w:t>
      </w:r>
    </w:p>
    <w:p w14:paraId="61EDE301" w14:textId="7F37CB64" w:rsidR="009F4E44" w:rsidDel="00964BDC" w:rsidRDefault="009F4E44" w:rsidP="004807B5">
      <w:pPr>
        <w:spacing w:after="120"/>
        <w:rPr>
          <w:del w:id="746" w:author="Weese, Timothy W" w:date="2026-03-03T13:37:00Z" w16du:dateUtc="2026-03-03T18:37:00Z"/>
          <w:rFonts w:ascii="Arial" w:hAnsi="Arial" w:cs="Arial"/>
          <w:kern w:val="0"/>
        </w:rPr>
      </w:pPr>
      <w:del w:id="747" w:author="Weese, Timothy W" w:date="2026-03-03T13:37:00Z" w16du:dateUtc="2026-03-03T18:37:00Z">
        <w:r w:rsidRPr="00D80525" w:rsidDel="00A73EBD">
          <w:rPr>
            <w:rFonts w:ascii="Arial" w:hAnsi="Arial" w:cs="Arial"/>
            <w:kern w:val="0"/>
          </w:rPr>
          <w:delText>Standard: Assessment Summary Feedback Report</w:delText>
        </w:r>
      </w:del>
    </w:p>
    <w:p w14:paraId="6869BCBC" w14:textId="77777777" w:rsidR="00964BDC" w:rsidRPr="00D80525" w:rsidRDefault="00964BDC" w:rsidP="00E278F7">
      <w:pPr>
        <w:widowControl w:val="0"/>
        <w:kinsoku w:val="0"/>
        <w:overflowPunct w:val="0"/>
        <w:spacing w:before="120" w:after="0" w:line="245" w:lineRule="exact"/>
        <w:ind w:left="540"/>
        <w:textAlignment w:val="baseline"/>
        <w:rPr>
          <w:ins w:id="748" w:author="Weese, Timothy W" w:date="2026-03-03T13:38:00Z" w16du:dateUtc="2026-03-03T18:38:00Z"/>
          <w:rFonts w:ascii="Arial" w:hAnsi="Arial" w:cs="Arial"/>
          <w:kern w:val="0"/>
        </w:rPr>
      </w:pPr>
    </w:p>
    <w:p w14:paraId="3FEC4363" w14:textId="797EF066" w:rsidR="009F4E44" w:rsidRPr="00D80525" w:rsidDel="00A73EBD" w:rsidRDefault="009F4E44" w:rsidP="00CA5EBD">
      <w:pPr>
        <w:widowControl w:val="0"/>
        <w:kinsoku w:val="0"/>
        <w:overflowPunct w:val="0"/>
        <w:spacing w:after="0" w:line="245" w:lineRule="exact"/>
        <w:ind w:left="540"/>
        <w:textAlignment w:val="baseline"/>
        <w:rPr>
          <w:del w:id="749" w:author="Weese, Timothy W" w:date="2026-03-03T13:37:00Z" w16du:dateUtc="2026-03-03T18:37:00Z"/>
          <w:rFonts w:ascii="Arial" w:hAnsi="Arial" w:cs="Arial"/>
          <w:kern w:val="0"/>
        </w:rPr>
      </w:pPr>
      <w:del w:id="750" w:author="Weese, Timothy W" w:date="2026-03-03T13:37:00Z" w16du:dateUtc="2026-03-03T18:37:00Z">
        <w:r w:rsidRPr="00D80525" w:rsidDel="00A73EBD">
          <w:rPr>
            <w:rFonts w:ascii="Arial" w:hAnsi="Arial" w:cs="Arial"/>
            <w:kern w:val="0"/>
          </w:rPr>
          <w:delText>AQL: Assessment Summary Feedback Report shall be submitted within five (5) business days of each</w:delText>
        </w:r>
        <w:r w:rsidR="009D5854" w:rsidRPr="00D80525" w:rsidDel="00A73EBD">
          <w:rPr>
            <w:rFonts w:ascii="Arial" w:hAnsi="Arial" w:cs="Arial"/>
            <w:kern w:val="0"/>
          </w:rPr>
          <w:delText xml:space="preserve"> </w:delText>
        </w:r>
        <w:r w:rsidRPr="00D80525" w:rsidDel="00A73EBD">
          <w:rPr>
            <w:rFonts w:ascii="Arial" w:hAnsi="Arial" w:cs="Arial"/>
            <w:kern w:val="0"/>
          </w:rPr>
          <w:delText>quarterly reporting period</w:delText>
        </w:r>
      </w:del>
    </w:p>
    <w:p w14:paraId="6E9F5006" w14:textId="4D5089D9" w:rsidR="007F163E" w:rsidRPr="00D80525" w:rsidDel="00A73EBD" w:rsidRDefault="009F4E44" w:rsidP="007F163E">
      <w:pPr>
        <w:widowControl w:val="0"/>
        <w:kinsoku w:val="0"/>
        <w:overflowPunct w:val="0"/>
        <w:spacing w:after="0" w:line="245" w:lineRule="exact"/>
        <w:ind w:left="540"/>
        <w:textAlignment w:val="baseline"/>
        <w:rPr>
          <w:del w:id="751" w:author="Weese, Timothy W" w:date="2026-03-03T13:37:00Z" w16du:dateUtc="2026-03-03T18:37:00Z"/>
          <w:rFonts w:ascii="Arial" w:hAnsi="Arial" w:cs="Arial"/>
          <w:kern w:val="0"/>
        </w:rPr>
      </w:pPr>
      <w:del w:id="752" w:author="Weese, Timothy W" w:date="2026-03-03T13:37:00Z" w16du:dateUtc="2026-03-03T18:37:00Z">
        <w:r w:rsidRPr="00D80525" w:rsidDel="00A73EBD">
          <w:rPr>
            <w:rFonts w:ascii="Arial" w:hAnsi="Arial" w:cs="Arial"/>
          </w:rPr>
          <w:delText xml:space="preserve">AQL: Zero Day Zero </w:delText>
        </w:r>
        <w:commentRangeStart w:id="753"/>
        <w:r w:rsidRPr="00D80525" w:rsidDel="00A73EBD">
          <w:rPr>
            <w:rFonts w:ascii="Arial" w:hAnsi="Arial" w:cs="Arial"/>
          </w:rPr>
          <w:delText>Deviatio</w:delText>
        </w:r>
        <w:r w:rsidR="006F2441" w:rsidRPr="00D80525" w:rsidDel="00A73EBD">
          <w:rPr>
            <w:rFonts w:ascii="Arial" w:hAnsi="Arial" w:cs="Arial"/>
          </w:rPr>
          <w:delText>n</w:delText>
        </w:r>
      </w:del>
      <w:commentRangeEnd w:id="753"/>
      <w:r w:rsidR="00A73EBD" w:rsidRPr="00D80525">
        <w:rPr>
          <w:rStyle w:val="CommentReference"/>
          <w:rFonts w:ascii="Arial" w:hAnsi="Arial" w:cs="Arial"/>
          <w:sz w:val="24"/>
          <w:szCs w:val="24"/>
        </w:rPr>
        <w:commentReference w:id="753"/>
      </w:r>
      <w:del w:id="754" w:author="Weese, Timothy W" w:date="2026-03-03T13:37:00Z" w16du:dateUtc="2026-03-03T18:37:00Z">
        <w:r w:rsidR="007F163E" w:rsidRPr="00D80525" w:rsidDel="00A73EBD">
          <w:rPr>
            <w:rFonts w:ascii="Arial" w:hAnsi="Arial" w:cs="Arial"/>
          </w:rPr>
          <w:br/>
        </w:r>
      </w:del>
    </w:p>
    <w:p w14:paraId="0A8EE67E" w14:textId="12867BE0" w:rsidR="009F4E44" w:rsidRPr="00D80525" w:rsidRDefault="007F163E" w:rsidP="004807B5">
      <w:pPr>
        <w:spacing w:after="120"/>
        <w:rPr>
          <w:rFonts w:ascii="Arial" w:hAnsi="Arial" w:cs="Arial"/>
          <w:kern w:val="0"/>
        </w:rPr>
      </w:pPr>
      <w:r w:rsidRPr="00D80525">
        <w:rPr>
          <w:rFonts w:ascii="Arial" w:hAnsi="Arial" w:cs="Arial"/>
          <w:u w:val="single"/>
        </w:rPr>
        <w:t>D</w:t>
      </w:r>
      <w:r w:rsidR="00F36F6E" w:rsidRPr="00D80525">
        <w:rPr>
          <w:rFonts w:ascii="Arial" w:hAnsi="Arial" w:cs="Arial"/>
          <w:spacing w:val="-3"/>
          <w:kern w:val="0"/>
          <w:u w:val="single"/>
        </w:rPr>
        <w:t>eliverables</w:t>
      </w:r>
    </w:p>
    <w:p w14:paraId="09ED5D15" w14:textId="6E8E338C" w:rsidR="009F4E44" w:rsidRPr="00D80525" w:rsidRDefault="009F4E44" w:rsidP="004807B5">
      <w:pPr>
        <w:widowControl w:val="0"/>
        <w:kinsoku w:val="0"/>
        <w:overflowPunct w:val="0"/>
        <w:spacing w:after="0" w:line="249" w:lineRule="exact"/>
        <w:textAlignment w:val="baseline"/>
        <w:rPr>
          <w:rFonts w:ascii="Arial" w:hAnsi="Arial" w:cs="Arial"/>
          <w:kern w:val="0"/>
        </w:rPr>
      </w:pPr>
      <w:r w:rsidRPr="00D80525">
        <w:rPr>
          <w:rFonts w:ascii="Arial" w:hAnsi="Arial" w:cs="Arial"/>
          <w:kern w:val="0"/>
        </w:rPr>
        <w:t>A0</w:t>
      </w:r>
      <w:r w:rsidR="00E00D2D" w:rsidRPr="00D80525">
        <w:rPr>
          <w:rFonts w:ascii="Arial" w:hAnsi="Arial" w:cs="Arial"/>
          <w:kern w:val="0"/>
        </w:rPr>
        <w:t>0</w:t>
      </w:r>
      <w:r w:rsidR="00D94A7D" w:rsidRPr="00D80525">
        <w:rPr>
          <w:rFonts w:ascii="Arial" w:hAnsi="Arial" w:cs="Arial"/>
          <w:kern w:val="0"/>
        </w:rPr>
        <w:t>6</w:t>
      </w:r>
      <w:r w:rsidRPr="00D80525">
        <w:rPr>
          <w:rFonts w:ascii="Arial" w:hAnsi="Arial" w:cs="Arial"/>
          <w:kern w:val="0"/>
        </w:rPr>
        <w:t xml:space="preserve"> Raw Data from Inspection Conclusion</w:t>
      </w:r>
    </w:p>
    <w:p w14:paraId="67DB45C2" w14:textId="2328122E" w:rsidR="00E66796" w:rsidRPr="00D80525" w:rsidRDefault="00E66796" w:rsidP="00FD0BE3">
      <w:pPr>
        <w:pStyle w:val="Heading3"/>
        <w:rPr>
          <w:ins w:id="755" w:author="Weese, Timothy W" w:date="2026-02-25T08:41:00Z" w16du:dateUtc="2026-02-25T13:41:00Z"/>
          <w:rFonts w:cs="Arial"/>
        </w:rPr>
      </w:pPr>
      <w:bookmarkStart w:id="756" w:name="_Toc223435908"/>
      <w:ins w:id="757" w:author="Weese, Timothy W" w:date="2026-02-25T08:42:00Z" w16du:dateUtc="2026-02-25T13:42:00Z">
        <w:r w:rsidRPr="00D80525">
          <w:rPr>
            <w:rFonts w:cs="Arial"/>
          </w:rPr>
          <w:t>5.2.3 Health and Safety (H&amp;S) Reports</w:t>
        </w:r>
      </w:ins>
      <w:bookmarkEnd w:id="756"/>
    </w:p>
    <w:p w14:paraId="721893B7" w14:textId="4CFED918" w:rsidR="009F4E44" w:rsidRPr="00D80525" w:rsidRDefault="009F4E44" w:rsidP="00E735D2">
      <w:pPr>
        <w:widowControl w:val="0"/>
        <w:kinsoku w:val="0"/>
        <w:overflowPunct w:val="0"/>
        <w:spacing w:before="240" w:after="0" w:line="245" w:lineRule="exact"/>
        <w:ind w:right="46"/>
        <w:textAlignment w:val="baseline"/>
        <w:rPr>
          <w:rFonts w:ascii="Arial" w:hAnsi="Arial" w:cs="Arial"/>
          <w:spacing w:val="-1"/>
          <w:kern w:val="0"/>
        </w:rPr>
      </w:pPr>
      <w:r w:rsidRPr="00D80525">
        <w:rPr>
          <w:rFonts w:ascii="Arial" w:hAnsi="Arial" w:cs="Arial"/>
          <w:spacing w:val="-1"/>
          <w:kern w:val="0"/>
        </w:rPr>
        <w:t xml:space="preserve">At the end of each inspection day, the inspector will inform the property representative that the </w:t>
      </w:r>
      <w:r w:rsidR="00974070" w:rsidRPr="00D80525">
        <w:rPr>
          <w:rFonts w:ascii="Arial" w:hAnsi="Arial" w:cs="Arial"/>
          <w:spacing w:val="-1"/>
          <w:kern w:val="0"/>
        </w:rPr>
        <w:t>property’s</w:t>
      </w:r>
      <w:r w:rsidRPr="00D80525">
        <w:rPr>
          <w:rFonts w:ascii="Arial" w:hAnsi="Arial" w:cs="Arial"/>
          <w:spacing w:val="-1"/>
          <w:kern w:val="0"/>
        </w:rPr>
        <w:t xml:space="preserve"> primary contact will receive a link to Salesforce to access the official H&amp;S report within 24 hours.</w:t>
      </w:r>
    </w:p>
    <w:p w14:paraId="33E7D050" w14:textId="2ED658E1" w:rsidR="009F4E44" w:rsidRPr="00D80525" w:rsidRDefault="009F4E44" w:rsidP="00E735D2">
      <w:pPr>
        <w:widowControl w:val="0"/>
        <w:kinsoku w:val="0"/>
        <w:overflowPunct w:val="0"/>
        <w:spacing w:before="120" w:after="0" w:line="252" w:lineRule="exact"/>
        <w:ind w:right="72"/>
        <w:textAlignment w:val="baseline"/>
        <w:rPr>
          <w:rFonts w:ascii="Arial" w:hAnsi="Arial" w:cs="Arial"/>
          <w:kern w:val="0"/>
        </w:rPr>
      </w:pPr>
      <w:r w:rsidRPr="00D80525">
        <w:rPr>
          <w:rFonts w:ascii="Arial" w:hAnsi="Arial" w:cs="Arial"/>
          <w:kern w:val="0"/>
        </w:rPr>
        <w:t xml:space="preserve">At the end of each inspection day and the conclusion of the inspection, the inspector shall review the results with the property </w:t>
      </w:r>
      <w:r w:rsidR="006606BA" w:rsidRPr="00D80525">
        <w:rPr>
          <w:rFonts w:ascii="Arial" w:hAnsi="Arial" w:cs="Arial"/>
          <w:kern w:val="0"/>
        </w:rPr>
        <w:t>representative,</w:t>
      </w:r>
      <w:r w:rsidRPr="00D80525">
        <w:rPr>
          <w:rFonts w:ascii="Arial" w:hAnsi="Arial" w:cs="Arial"/>
          <w:kern w:val="0"/>
        </w:rPr>
        <w:t xml:space="preserve"> and the inspector shall ensure the property representative acknowledges receipt of the 24-hour H&amp;S report by e-signing the H&amp;S Report in the NSPIRE app. This report contains the Life–Threatening (LT) and Severe hazards as defined in the NSPIRE final rule and standards. For inspections spanning multiple days, a report will be provided at the end of each day.</w:t>
      </w:r>
    </w:p>
    <w:p w14:paraId="365816F0" w14:textId="73455BB7" w:rsidR="009F4E44" w:rsidRPr="00371F17" w:rsidRDefault="009F4E44" w:rsidP="00F86272">
      <w:pPr>
        <w:widowControl w:val="0"/>
        <w:kinsoku w:val="0"/>
        <w:overflowPunct w:val="0"/>
        <w:spacing w:before="120" w:after="0" w:line="250" w:lineRule="exact"/>
        <w:textAlignment w:val="baseline"/>
        <w:rPr>
          <w:rFonts w:ascii="Arial" w:hAnsi="Arial" w:cs="Arial"/>
        </w:rPr>
      </w:pPr>
      <w:r w:rsidRPr="00D80525">
        <w:rPr>
          <w:rFonts w:ascii="Arial" w:hAnsi="Arial" w:cs="Arial"/>
          <w:kern w:val="0"/>
        </w:rPr>
        <w:t>If the Contractor is unable to generate the report, the inspector shall contact the TAC for further direction and documentation of reasons why.</w:t>
      </w:r>
      <w:r w:rsidR="00974070" w:rsidRPr="00D80525">
        <w:rPr>
          <w:rFonts w:ascii="Arial" w:hAnsi="Arial" w:cs="Arial"/>
          <w:kern w:val="0"/>
        </w:rPr>
        <w:br/>
      </w:r>
      <w:r w:rsidR="005B2780" w:rsidRPr="00D80525">
        <w:rPr>
          <w:rFonts w:ascii="Arial" w:hAnsi="Arial" w:cs="Arial"/>
          <w:kern w:val="0"/>
        </w:rPr>
        <w:br/>
      </w:r>
      <w:r w:rsidRPr="00D80525">
        <w:rPr>
          <w:rStyle w:val="Heading2Char"/>
        </w:rPr>
        <w:t>5.3 Disposition of Inspections</w:t>
      </w:r>
    </w:p>
    <w:p w14:paraId="6C74D0AC" w14:textId="77777777" w:rsidR="009F4E44" w:rsidRPr="00D80525" w:rsidRDefault="009F4E44" w:rsidP="004807B5">
      <w:pPr>
        <w:widowControl w:val="0"/>
        <w:kinsoku w:val="0"/>
        <w:overflowPunct w:val="0"/>
        <w:spacing w:before="237" w:after="0" w:line="252" w:lineRule="exact"/>
        <w:ind w:right="72"/>
        <w:textAlignment w:val="baseline"/>
        <w:rPr>
          <w:rFonts w:ascii="Arial" w:hAnsi="Arial" w:cs="Arial"/>
          <w:color w:val="0F4660"/>
          <w:kern w:val="0"/>
        </w:rPr>
      </w:pPr>
      <w:r w:rsidRPr="00D80525">
        <w:rPr>
          <w:rFonts w:ascii="Arial" w:hAnsi="Arial" w:cs="Arial"/>
          <w:color w:val="000000" w:themeColor="text1"/>
          <w:kern w:val="0"/>
        </w:rPr>
        <w:t>HUD will provide the disposition of inspections to include any clarifications via either a data extract (e.g., Excel spreadsheet) or HUD’s physical inspection system of record (e.g., Salesforce).</w:t>
      </w:r>
    </w:p>
    <w:p w14:paraId="58764E5E" w14:textId="4A51F047" w:rsidR="009F4E44" w:rsidRPr="00D80525" w:rsidRDefault="009F4E44" w:rsidP="00A41632">
      <w:pPr>
        <w:widowControl w:val="0"/>
        <w:numPr>
          <w:ilvl w:val="0"/>
          <w:numId w:val="23"/>
        </w:numPr>
        <w:kinsoku w:val="0"/>
        <w:overflowPunct w:val="0"/>
        <w:spacing w:before="273" w:after="0" w:line="252" w:lineRule="exact"/>
        <w:ind w:right="72"/>
        <w:textAlignment w:val="baseline"/>
        <w:rPr>
          <w:rFonts w:ascii="Arial" w:hAnsi="Arial" w:cs="Arial"/>
          <w:kern w:val="0"/>
        </w:rPr>
      </w:pPr>
      <w:r w:rsidRPr="00D80525">
        <w:rPr>
          <w:rFonts w:ascii="Arial" w:hAnsi="Arial" w:cs="Arial"/>
          <w:b/>
          <w:kern w:val="0"/>
        </w:rPr>
        <w:t>Accepted Inspections</w:t>
      </w:r>
      <w:r w:rsidRPr="00D80525">
        <w:rPr>
          <w:rFonts w:ascii="Arial" w:hAnsi="Arial" w:cs="Arial"/>
          <w:kern w:val="0"/>
        </w:rPr>
        <w:t>: An accepted inspection occurs when the Contractor arrives on site, completes the inspection of the property on the scheduled date and time, submits the inspection data on time, the Government reviews the inspection for compliance to inspection standards, the acceptance criteria, and quality and approves the inspection.</w:t>
      </w:r>
      <w:ins w:id="758" w:author="Weese, Timothy W" w:date="2026-02-25T10:37:00Z" w16du:dateUtc="2026-02-25T15:37:00Z">
        <w:r w:rsidR="004A2FBA">
          <w:rPr>
            <w:rFonts w:ascii="Arial" w:hAnsi="Arial" w:cs="Arial"/>
            <w:kern w:val="0"/>
          </w:rPr>
          <w:t xml:space="preserve"> </w:t>
        </w:r>
        <w:commentRangeStart w:id="759"/>
        <w:r w:rsidR="004A2FBA" w:rsidRPr="004A2FBA">
          <w:rPr>
            <w:rFonts w:ascii="Arial" w:hAnsi="Arial" w:cs="Arial"/>
            <w:kern w:val="0"/>
          </w:rPr>
          <w:t xml:space="preserve">It must be noted, </w:t>
        </w:r>
        <w:r w:rsidR="004A2FBA" w:rsidRPr="004A2FBA">
          <w:rPr>
            <w:rFonts w:ascii="Arial" w:hAnsi="Arial" w:cs="Arial"/>
            <w:kern w:val="0"/>
          </w:rPr>
          <w:lastRenderedPageBreak/>
          <w:t>however, HUD may issue quality surveillance findings (e.g., QAFO report) using the monitoring forms outlined within the QASP even for inspections that HUD has accepted for score and payment but for which some quality issues were noted.</w:t>
        </w:r>
      </w:ins>
      <w:commentRangeEnd w:id="759"/>
      <w:r w:rsidR="00CD5251" w:rsidRPr="00D80525">
        <w:rPr>
          <w:rStyle w:val="CommentReference"/>
          <w:rFonts w:ascii="Arial" w:hAnsi="Arial" w:cs="Arial"/>
          <w:kern w:val="0"/>
          <w:sz w:val="24"/>
          <w:szCs w:val="24"/>
        </w:rPr>
        <w:commentReference w:id="759"/>
      </w:r>
    </w:p>
    <w:p w14:paraId="4DA95DF7" w14:textId="7077C899" w:rsidR="009F4E44" w:rsidRPr="00D80525" w:rsidRDefault="009F4E44" w:rsidP="00F86272">
      <w:pPr>
        <w:widowControl w:val="0"/>
        <w:numPr>
          <w:ilvl w:val="0"/>
          <w:numId w:val="23"/>
        </w:numPr>
        <w:kinsoku w:val="0"/>
        <w:overflowPunct w:val="0"/>
        <w:spacing w:before="120" w:after="0" w:line="252" w:lineRule="exact"/>
        <w:textAlignment w:val="baseline"/>
        <w:rPr>
          <w:rFonts w:ascii="Arial" w:hAnsi="Arial" w:cs="Arial"/>
          <w:kern w:val="0"/>
        </w:rPr>
      </w:pPr>
      <w:r w:rsidRPr="00D80525">
        <w:rPr>
          <w:rFonts w:ascii="Arial" w:hAnsi="Arial" w:cs="Arial"/>
          <w:b/>
          <w:kern w:val="0"/>
        </w:rPr>
        <w:t>Late Inspections</w:t>
      </w:r>
      <w:r w:rsidRPr="00D80525">
        <w:rPr>
          <w:rFonts w:ascii="Arial" w:hAnsi="Arial" w:cs="Arial"/>
          <w:kern w:val="0"/>
        </w:rPr>
        <w:t>: A late inspection is defined as occurring under any of the following conditions:</w:t>
      </w:r>
      <w:r w:rsidR="006F4C66" w:rsidRPr="00D80525">
        <w:rPr>
          <w:rFonts w:ascii="Arial" w:hAnsi="Arial" w:cs="Arial"/>
          <w:kern w:val="0"/>
        </w:rPr>
        <w:br/>
      </w:r>
    </w:p>
    <w:p w14:paraId="7586A332" w14:textId="779B68EC" w:rsidR="009F4E44" w:rsidRPr="00D80525" w:rsidRDefault="009F4E44" w:rsidP="00F86272">
      <w:pPr>
        <w:widowControl w:val="0"/>
        <w:numPr>
          <w:ilvl w:val="0"/>
          <w:numId w:val="24"/>
        </w:numPr>
        <w:kinsoku w:val="0"/>
        <w:overflowPunct w:val="0"/>
        <w:spacing w:after="0" w:line="252" w:lineRule="exact"/>
        <w:textAlignment w:val="baseline"/>
        <w:rPr>
          <w:rFonts w:ascii="Arial" w:hAnsi="Arial" w:cs="Arial"/>
          <w:kern w:val="0"/>
        </w:rPr>
      </w:pPr>
      <w:r w:rsidRPr="00D80525">
        <w:rPr>
          <w:rFonts w:ascii="Arial" w:hAnsi="Arial" w:cs="Arial"/>
          <w:kern w:val="0"/>
        </w:rPr>
        <w:t xml:space="preserve">The Contractor fails to </w:t>
      </w:r>
      <w:del w:id="760" w:author="Weese, Timothy W" w:date="2026-03-01T12:04:00Z" w16du:dateUtc="2026-03-01T17:04:00Z">
        <w:r w:rsidRPr="00D80525" w:rsidDel="00DB3098">
          <w:rPr>
            <w:rFonts w:ascii="Arial" w:hAnsi="Arial" w:cs="Arial"/>
            <w:kern w:val="0"/>
          </w:rPr>
          <w:delText>complete</w:delText>
        </w:r>
      </w:del>
      <w:ins w:id="761" w:author="Weese, Timothy W" w:date="2026-03-01T12:05:00Z" w16du:dateUtc="2026-03-01T17:05:00Z">
        <w:r w:rsidR="008761C3">
          <w:rPr>
            <w:rFonts w:ascii="Arial" w:hAnsi="Arial" w:cs="Arial"/>
            <w:kern w:val="0"/>
          </w:rPr>
          <w:t>start</w:t>
        </w:r>
      </w:ins>
      <w:del w:id="762" w:author="Weese, Timothy W" w:date="2026-03-01T12:04:00Z" w16du:dateUtc="2026-03-01T17:04:00Z">
        <w:r w:rsidRPr="00D80525" w:rsidDel="00DB3098">
          <w:rPr>
            <w:rFonts w:ascii="Arial" w:hAnsi="Arial" w:cs="Arial"/>
            <w:kern w:val="0"/>
          </w:rPr>
          <w:delText xml:space="preserve"> </w:delText>
        </w:r>
      </w:del>
      <w:ins w:id="763" w:author="Weese, Timothy W" w:date="2026-03-01T12:04:00Z" w16du:dateUtc="2026-03-01T17:04:00Z">
        <w:r w:rsidR="00DB3098" w:rsidRPr="00D80525">
          <w:rPr>
            <w:rFonts w:ascii="Arial" w:hAnsi="Arial" w:cs="Arial"/>
            <w:kern w:val="0"/>
          </w:rPr>
          <w:t xml:space="preserve"> </w:t>
        </w:r>
      </w:ins>
      <w:r w:rsidRPr="00D80525">
        <w:rPr>
          <w:rFonts w:ascii="Arial" w:hAnsi="Arial" w:cs="Arial"/>
          <w:kern w:val="0"/>
        </w:rPr>
        <w:t>the inspection of the property on the scheduled date and time</w:t>
      </w:r>
    </w:p>
    <w:p w14:paraId="492FA688" w14:textId="77777777" w:rsidR="009F4E44" w:rsidRPr="00D80525" w:rsidRDefault="009F4E44" w:rsidP="00A41632">
      <w:pPr>
        <w:widowControl w:val="0"/>
        <w:numPr>
          <w:ilvl w:val="0"/>
          <w:numId w:val="24"/>
        </w:numPr>
        <w:kinsoku w:val="0"/>
        <w:overflowPunct w:val="0"/>
        <w:spacing w:before="5" w:after="0" w:line="252" w:lineRule="exact"/>
        <w:ind w:right="72"/>
        <w:jc w:val="both"/>
        <w:textAlignment w:val="baseline"/>
        <w:rPr>
          <w:rFonts w:ascii="Arial" w:hAnsi="Arial" w:cs="Arial"/>
          <w:kern w:val="0"/>
        </w:rPr>
      </w:pPr>
      <w:r w:rsidRPr="00D80525">
        <w:rPr>
          <w:rFonts w:ascii="Arial" w:hAnsi="Arial" w:cs="Arial"/>
          <w:kern w:val="0"/>
        </w:rPr>
        <w:t>The Contractor fails to upload the raw data inspection results within 24 hours of completing the inspection</w:t>
      </w:r>
    </w:p>
    <w:p w14:paraId="44148280" w14:textId="77777777" w:rsidR="009F4E44" w:rsidRPr="00D80525" w:rsidRDefault="009F4E44" w:rsidP="00A41632">
      <w:pPr>
        <w:widowControl w:val="0"/>
        <w:numPr>
          <w:ilvl w:val="0"/>
          <w:numId w:val="24"/>
        </w:numPr>
        <w:kinsoku w:val="0"/>
        <w:overflowPunct w:val="0"/>
        <w:spacing w:after="0" w:line="252" w:lineRule="exact"/>
        <w:ind w:right="432"/>
        <w:textAlignment w:val="baseline"/>
        <w:rPr>
          <w:rFonts w:ascii="Arial" w:hAnsi="Arial" w:cs="Arial"/>
          <w:kern w:val="0"/>
        </w:rPr>
      </w:pPr>
      <w:r w:rsidRPr="00D80525">
        <w:rPr>
          <w:rFonts w:ascii="Arial" w:hAnsi="Arial" w:cs="Arial"/>
          <w:kern w:val="0"/>
        </w:rPr>
        <w:t>The Contractor fails to move the inspection from to HUD Ready-for-Review stage within 72 hours of inspector submitting the raw data.</w:t>
      </w:r>
    </w:p>
    <w:p w14:paraId="61DF5332" w14:textId="3E5796FC" w:rsidR="009F4E44" w:rsidRPr="00D80525" w:rsidRDefault="009F4E44" w:rsidP="00F86272">
      <w:pPr>
        <w:widowControl w:val="0"/>
        <w:numPr>
          <w:ilvl w:val="0"/>
          <w:numId w:val="23"/>
        </w:numPr>
        <w:kinsoku w:val="0"/>
        <w:overflowPunct w:val="0"/>
        <w:spacing w:before="240" w:after="0" w:line="252" w:lineRule="exact"/>
        <w:ind w:right="144"/>
        <w:textAlignment w:val="baseline"/>
        <w:rPr>
          <w:rFonts w:ascii="Arial" w:hAnsi="Arial" w:cs="Arial"/>
          <w:kern w:val="0"/>
        </w:rPr>
      </w:pPr>
      <w:r w:rsidRPr="00D80525">
        <w:rPr>
          <w:rFonts w:ascii="Arial" w:hAnsi="Arial" w:cs="Arial"/>
          <w:b/>
          <w:kern w:val="0"/>
        </w:rPr>
        <w:t>Un-inspectable Property</w:t>
      </w:r>
      <w:r w:rsidRPr="00D80525">
        <w:rPr>
          <w:rFonts w:ascii="Arial" w:hAnsi="Arial" w:cs="Arial"/>
          <w:kern w:val="0"/>
        </w:rPr>
        <w:t>: A property is considered un-inspectable when a property representative, upon being contacted to schedule an inspection, indicates that the property is no longer eligible for an NSPIRE inspection. Acceptable reasons for this include:</w:t>
      </w:r>
      <w:r w:rsidR="006F4C66" w:rsidRPr="00D80525">
        <w:rPr>
          <w:rFonts w:ascii="Arial" w:hAnsi="Arial" w:cs="Arial"/>
          <w:kern w:val="0"/>
        </w:rPr>
        <w:br/>
      </w:r>
    </w:p>
    <w:p w14:paraId="4F87982E" w14:textId="658524B2" w:rsidR="009F4E44" w:rsidRPr="00D80525" w:rsidRDefault="009F4E44" w:rsidP="00A41632">
      <w:pPr>
        <w:widowControl w:val="0"/>
        <w:numPr>
          <w:ilvl w:val="0"/>
          <w:numId w:val="25"/>
        </w:numPr>
        <w:kinsoku w:val="0"/>
        <w:overflowPunct w:val="0"/>
        <w:spacing w:before="3" w:after="0" w:line="252" w:lineRule="exact"/>
        <w:textAlignment w:val="baseline"/>
        <w:rPr>
          <w:rFonts w:ascii="Arial" w:hAnsi="Arial" w:cs="Arial"/>
          <w:spacing w:val="-1"/>
          <w:kern w:val="0"/>
        </w:rPr>
      </w:pPr>
      <w:r w:rsidRPr="00D80525">
        <w:rPr>
          <w:rFonts w:ascii="Arial" w:hAnsi="Arial" w:cs="Arial"/>
          <w:spacing w:val="-1"/>
          <w:kern w:val="0"/>
        </w:rPr>
        <w:t>The property is no longer HUD-assisted</w:t>
      </w:r>
      <w:del w:id="764" w:author="Weese, Timothy W" w:date="2026-03-03T13:38:00Z" w16du:dateUtc="2026-03-03T18:38:00Z">
        <w:r w:rsidR="000D09A9" w:rsidRPr="00D80525" w:rsidDel="00325DEF">
          <w:rPr>
            <w:rFonts w:ascii="Arial" w:hAnsi="Arial" w:cs="Arial"/>
            <w:spacing w:val="-1"/>
            <w:kern w:val="0"/>
          </w:rPr>
          <w:br/>
        </w:r>
      </w:del>
    </w:p>
    <w:p w14:paraId="1FE5EF95" w14:textId="77777777" w:rsidR="009F4E44" w:rsidRPr="00D80525" w:rsidRDefault="009F4E44" w:rsidP="00A41632">
      <w:pPr>
        <w:widowControl w:val="0"/>
        <w:numPr>
          <w:ilvl w:val="0"/>
          <w:numId w:val="26"/>
        </w:numPr>
        <w:kinsoku w:val="0"/>
        <w:overflowPunct w:val="0"/>
        <w:spacing w:before="2" w:after="0" w:line="252" w:lineRule="exact"/>
        <w:textAlignment w:val="baseline"/>
        <w:rPr>
          <w:rFonts w:ascii="Arial" w:hAnsi="Arial" w:cs="Arial"/>
          <w:kern w:val="0"/>
        </w:rPr>
      </w:pPr>
      <w:r w:rsidRPr="00D80525">
        <w:rPr>
          <w:rFonts w:ascii="Arial" w:hAnsi="Arial" w:cs="Arial"/>
          <w:kern w:val="0"/>
        </w:rPr>
        <w:t>Units have been converted to Section 8 vouchers</w:t>
      </w:r>
    </w:p>
    <w:p w14:paraId="5324FCEC" w14:textId="77777777" w:rsidR="009F4E44" w:rsidRPr="00D80525" w:rsidRDefault="009F4E44" w:rsidP="00A41632">
      <w:pPr>
        <w:widowControl w:val="0"/>
        <w:numPr>
          <w:ilvl w:val="0"/>
          <w:numId w:val="26"/>
        </w:numPr>
        <w:kinsoku w:val="0"/>
        <w:overflowPunct w:val="0"/>
        <w:spacing w:after="0" w:line="250" w:lineRule="exact"/>
        <w:textAlignment w:val="baseline"/>
        <w:rPr>
          <w:rFonts w:ascii="Arial" w:hAnsi="Arial" w:cs="Arial"/>
          <w:kern w:val="0"/>
        </w:rPr>
      </w:pPr>
      <w:r w:rsidRPr="00D80525">
        <w:rPr>
          <w:rFonts w:ascii="Arial" w:hAnsi="Arial" w:cs="Arial"/>
          <w:kern w:val="0"/>
        </w:rPr>
        <w:t>The property has been removed from inventory</w:t>
      </w:r>
    </w:p>
    <w:p w14:paraId="4D527C4F" w14:textId="77777777" w:rsidR="006F4C66" w:rsidRPr="00D80525" w:rsidRDefault="009F4E44" w:rsidP="00E278F7">
      <w:pPr>
        <w:widowControl w:val="0"/>
        <w:numPr>
          <w:ilvl w:val="0"/>
          <w:numId w:val="25"/>
        </w:numPr>
        <w:tabs>
          <w:tab w:val="clear" w:pos="1512"/>
          <w:tab w:val="left" w:pos="1530"/>
        </w:tabs>
        <w:kinsoku w:val="0"/>
        <w:overflowPunct w:val="0"/>
        <w:spacing w:after="0" w:line="254" w:lineRule="exact"/>
        <w:ind w:left="1170" w:right="1656" w:hanging="18"/>
        <w:textAlignment w:val="baseline"/>
        <w:rPr>
          <w:rFonts w:ascii="Arial" w:hAnsi="Arial" w:cs="Arial"/>
          <w:spacing w:val="-3"/>
          <w:kern w:val="0"/>
        </w:rPr>
      </w:pPr>
      <w:r w:rsidRPr="00D80525">
        <w:rPr>
          <w:rFonts w:ascii="Arial" w:hAnsi="Arial" w:cs="Arial"/>
          <w:spacing w:val="-3"/>
          <w:kern w:val="0"/>
        </w:rPr>
        <w:t xml:space="preserve">The property is not inspectable due to a natural disaster or another emergency </w:t>
      </w:r>
      <w:r w:rsidR="006F4C66" w:rsidRPr="00D80525">
        <w:rPr>
          <w:rFonts w:ascii="Arial" w:hAnsi="Arial" w:cs="Arial"/>
          <w:spacing w:val="-3"/>
          <w:kern w:val="0"/>
        </w:rPr>
        <w:br/>
      </w:r>
    </w:p>
    <w:p w14:paraId="4D07C2C0" w14:textId="039A30E5" w:rsidR="009F4E44" w:rsidRPr="00D80525" w:rsidRDefault="009F4E44" w:rsidP="006F4C66">
      <w:pPr>
        <w:widowControl w:val="0"/>
        <w:kinsoku w:val="0"/>
        <w:overflowPunct w:val="0"/>
        <w:spacing w:after="0" w:line="254" w:lineRule="exact"/>
        <w:ind w:left="792" w:right="1656"/>
        <w:textAlignment w:val="baseline"/>
        <w:rPr>
          <w:rFonts w:ascii="Arial" w:hAnsi="Arial" w:cs="Arial"/>
          <w:spacing w:val="-3"/>
          <w:kern w:val="0"/>
        </w:rPr>
      </w:pPr>
      <w:r w:rsidRPr="00D80525">
        <w:rPr>
          <w:rFonts w:ascii="Arial" w:hAnsi="Arial" w:cs="Arial"/>
          <w:spacing w:val="-3"/>
          <w:kern w:val="0"/>
        </w:rPr>
        <w:t>The Contractor shall alert TAC about any property deemed un-inspectable.</w:t>
      </w:r>
    </w:p>
    <w:p w14:paraId="3DC7117F" w14:textId="41480FB3" w:rsidR="009F4E44" w:rsidRPr="00D80525" w:rsidRDefault="009F4E44" w:rsidP="00F86272">
      <w:pPr>
        <w:widowControl w:val="0"/>
        <w:numPr>
          <w:ilvl w:val="0"/>
          <w:numId w:val="23"/>
        </w:numPr>
        <w:kinsoku w:val="0"/>
        <w:overflowPunct w:val="0"/>
        <w:spacing w:before="240" w:after="0" w:line="252" w:lineRule="exact"/>
        <w:ind w:right="72"/>
        <w:textAlignment w:val="baseline"/>
        <w:rPr>
          <w:rFonts w:ascii="Arial" w:hAnsi="Arial" w:cs="Arial"/>
          <w:kern w:val="0"/>
        </w:rPr>
      </w:pPr>
      <w:r w:rsidRPr="00D80525">
        <w:rPr>
          <w:rFonts w:ascii="Arial" w:hAnsi="Arial" w:cs="Arial"/>
          <w:b/>
          <w:kern w:val="0"/>
        </w:rPr>
        <w:t>Unsuccessful Inspections</w:t>
      </w:r>
      <w:r w:rsidRPr="00D80525">
        <w:rPr>
          <w:rFonts w:ascii="Arial" w:hAnsi="Arial" w:cs="Arial"/>
          <w:kern w:val="0"/>
        </w:rPr>
        <w:t>: An unsuccessful inspection occurs when the Contractor arrives on site at the scheduled date and time, and</w:t>
      </w:r>
      <w:r w:rsidR="006F4C66" w:rsidRPr="00D80525">
        <w:rPr>
          <w:rFonts w:ascii="Arial" w:hAnsi="Arial" w:cs="Arial"/>
          <w:kern w:val="0"/>
        </w:rPr>
        <w:br/>
      </w:r>
    </w:p>
    <w:p w14:paraId="18F7157F" w14:textId="77777777" w:rsidR="009F4E44" w:rsidRPr="00D80525" w:rsidRDefault="009F4E44" w:rsidP="00A9015A">
      <w:pPr>
        <w:widowControl w:val="0"/>
        <w:numPr>
          <w:ilvl w:val="0"/>
          <w:numId w:val="27"/>
        </w:numPr>
        <w:kinsoku w:val="0"/>
        <w:overflowPunct w:val="0"/>
        <w:spacing w:after="0" w:line="252" w:lineRule="exact"/>
        <w:ind w:right="288"/>
        <w:textAlignment w:val="baseline"/>
        <w:rPr>
          <w:rFonts w:ascii="Arial" w:hAnsi="Arial" w:cs="Arial"/>
          <w:kern w:val="0"/>
        </w:rPr>
      </w:pPr>
      <w:r w:rsidRPr="00D80525">
        <w:rPr>
          <w:rFonts w:ascii="Arial" w:hAnsi="Arial" w:cs="Arial"/>
          <w:kern w:val="0"/>
        </w:rPr>
        <w:t>The inspection cannot proceed because a property representative is not available or refuses the inspection to proceed</w:t>
      </w:r>
    </w:p>
    <w:p w14:paraId="5A00733D" w14:textId="77777777" w:rsidR="009F4E44" w:rsidRPr="00D80525" w:rsidRDefault="009F4E44" w:rsidP="00A9015A">
      <w:pPr>
        <w:widowControl w:val="0"/>
        <w:numPr>
          <w:ilvl w:val="0"/>
          <w:numId w:val="27"/>
        </w:numPr>
        <w:kinsoku w:val="0"/>
        <w:overflowPunct w:val="0"/>
        <w:spacing w:after="0" w:line="252" w:lineRule="exact"/>
        <w:textAlignment w:val="baseline"/>
        <w:rPr>
          <w:rFonts w:ascii="Arial" w:hAnsi="Arial" w:cs="Arial"/>
          <w:spacing w:val="-1"/>
          <w:kern w:val="0"/>
        </w:rPr>
      </w:pPr>
      <w:r w:rsidRPr="00D80525">
        <w:rPr>
          <w:rFonts w:ascii="Arial" w:hAnsi="Arial" w:cs="Arial"/>
          <w:spacing w:val="-1"/>
          <w:kern w:val="0"/>
        </w:rPr>
        <w:t>The residents have not been notified</w:t>
      </w:r>
    </w:p>
    <w:p w14:paraId="5E51DDA6" w14:textId="77777777" w:rsidR="009F4E44" w:rsidRPr="00D80525" w:rsidRDefault="009F4E44" w:rsidP="00A9015A">
      <w:pPr>
        <w:widowControl w:val="0"/>
        <w:numPr>
          <w:ilvl w:val="0"/>
          <w:numId w:val="27"/>
        </w:numPr>
        <w:kinsoku w:val="0"/>
        <w:overflowPunct w:val="0"/>
        <w:spacing w:after="0" w:line="252" w:lineRule="exact"/>
        <w:textAlignment w:val="baseline"/>
        <w:rPr>
          <w:rFonts w:ascii="Arial" w:hAnsi="Arial" w:cs="Arial"/>
          <w:spacing w:val="-1"/>
          <w:kern w:val="0"/>
        </w:rPr>
      </w:pPr>
      <w:r w:rsidRPr="00D80525">
        <w:rPr>
          <w:rFonts w:ascii="Arial" w:hAnsi="Arial" w:cs="Arial"/>
          <w:spacing w:val="-1"/>
          <w:kern w:val="0"/>
        </w:rPr>
        <w:t>Police activity precludes access</w:t>
      </w:r>
    </w:p>
    <w:p w14:paraId="05B11821" w14:textId="3B17DCF5" w:rsidR="002E3C8C" w:rsidRPr="00D80525" w:rsidRDefault="009F4E44" w:rsidP="00A41632">
      <w:pPr>
        <w:widowControl w:val="0"/>
        <w:numPr>
          <w:ilvl w:val="0"/>
          <w:numId w:val="27"/>
        </w:numPr>
        <w:kinsoku w:val="0"/>
        <w:overflowPunct w:val="0"/>
        <w:spacing w:after="0" w:line="250" w:lineRule="exact"/>
        <w:textAlignment w:val="baseline"/>
        <w:rPr>
          <w:rFonts w:ascii="Arial" w:hAnsi="Arial" w:cs="Arial"/>
          <w:b/>
          <w:color w:val="091D2F"/>
          <w:kern w:val="0"/>
        </w:rPr>
      </w:pPr>
      <w:r w:rsidRPr="00D80525">
        <w:rPr>
          <w:rFonts w:ascii="Arial" w:hAnsi="Arial" w:cs="Arial"/>
          <w:kern w:val="0"/>
        </w:rPr>
        <w:t>The property profile cannot be verified by TAC</w:t>
      </w:r>
    </w:p>
    <w:p w14:paraId="329318F7" w14:textId="77777777" w:rsidR="00723C0E" w:rsidRPr="00D80525" w:rsidRDefault="00723C0E" w:rsidP="00723C0E">
      <w:pPr>
        <w:widowControl w:val="0"/>
        <w:kinsoku w:val="0"/>
        <w:overflowPunct w:val="0"/>
        <w:spacing w:before="1" w:after="0" w:line="256" w:lineRule="exact"/>
        <w:ind w:right="72"/>
        <w:textAlignment w:val="baseline"/>
        <w:rPr>
          <w:rFonts w:ascii="Arial" w:hAnsi="Arial" w:cs="Arial"/>
          <w:kern w:val="0"/>
        </w:rPr>
      </w:pPr>
    </w:p>
    <w:p w14:paraId="2C0DEC2D" w14:textId="0D95455F" w:rsidR="009F4E44" w:rsidRPr="00D80525" w:rsidRDefault="009F4E44" w:rsidP="00A9015A">
      <w:pPr>
        <w:widowControl w:val="0"/>
        <w:kinsoku w:val="0"/>
        <w:overflowPunct w:val="0"/>
        <w:spacing w:after="0" w:line="256" w:lineRule="exact"/>
        <w:ind w:left="810" w:right="72"/>
        <w:textAlignment w:val="baseline"/>
        <w:rPr>
          <w:rFonts w:ascii="Arial" w:hAnsi="Arial" w:cs="Arial"/>
          <w:kern w:val="0"/>
        </w:rPr>
      </w:pPr>
      <w:r w:rsidRPr="00D80525">
        <w:rPr>
          <w:rFonts w:ascii="Arial" w:hAnsi="Arial" w:cs="Arial"/>
          <w:kern w:val="0"/>
        </w:rPr>
        <w:t>The Contractor shall alert the TAC of these events within 24 hours.</w:t>
      </w:r>
    </w:p>
    <w:p w14:paraId="2D2A3219" w14:textId="5A2EE320" w:rsidR="009F4E44" w:rsidRPr="00D80525" w:rsidRDefault="009F4E44" w:rsidP="00070E96">
      <w:pPr>
        <w:widowControl w:val="0"/>
        <w:numPr>
          <w:ilvl w:val="0"/>
          <w:numId w:val="23"/>
        </w:numPr>
        <w:kinsoku w:val="0"/>
        <w:overflowPunct w:val="0"/>
        <w:spacing w:before="240" w:after="0" w:line="256" w:lineRule="exact"/>
        <w:ind w:right="72"/>
        <w:textAlignment w:val="baseline"/>
        <w:rPr>
          <w:rFonts w:ascii="Arial" w:hAnsi="Arial" w:cs="Arial"/>
          <w:kern w:val="0"/>
        </w:rPr>
      </w:pPr>
      <w:r w:rsidRPr="00D80525">
        <w:rPr>
          <w:rFonts w:ascii="Arial" w:hAnsi="Arial" w:cs="Arial"/>
          <w:b/>
          <w:kern w:val="0"/>
        </w:rPr>
        <w:t>Cancelled Inspections</w:t>
      </w:r>
      <w:r w:rsidRPr="00D80525">
        <w:rPr>
          <w:rFonts w:ascii="Arial" w:hAnsi="Arial" w:cs="Arial"/>
          <w:kern w:val="0"/>
        </w:rPr>
        <w:t xml:space="preserve">: A cancelled inspection occurs when an inspection date and an assigned inspector have been entered into Salesforce and </w:t>
      </w:r>
      <w:r w:rsidR="00000660" w:rsidRPr="00D80525">
        <w:rPr>
          <w:rFonts w:ascii="Arial" w:hAnsi="Arial" w:cs="Arial"/>
          <w:kern w:val="0"/>
        </w:rPr>
        <w:t>ARC</w:t>
      </w:r>
      <w:r w:rsidRPr="00D80525">
        <w:rPr>
          <w:rFonts w:ascii="Arial" w:hAnsi="Arial" w:cs="Arial"/>
          <w:kern w:val="0"/>
        </w:rPr>
        <w:t xml:space="preserve"> subsequently decides that the inspection should not occur. HUD will notify the Contractor of a cancelled inspection. A cancelled inspection does not apply to a cancelled inspection ID when the inspection ID is cancelled to correct a technical error such as a profile discrepancy or software failure.</w:t>
      </w:r>
    </w:p>
    <w:p w14:paraId="2CB44558" w14:textId="77777777" w:rsidR="007E4435" w:rsidRPr="00D80525" w:rsidRDefault="009F4E44" w:rsidP="00070E96">
      <w:pPr>
        <w:widowControl w:val="0"/>
        <w:numPr>
          <w:ilvl w:val="0"/>
          <w:numId w:val="23"/>
        </w:numPr>
        <w:kinsoku w:val="0"/>
        <w:overflowPunct w:val="0"/>
        <w:spacing w:before="240" w:after="0" w:line="256" w:lineRule="exact"/>
        <w:ind w:right="72"/>
        <w:textAlignment w:val="baseline"/>
        <w:rPr>
          <w:rFonts w:ascii="Arial" w:hAnsi="Arial" w:cs="Arial"/>
          <w:kern w:val="0"/>
        </w:rPr>
      </w:pPr>
      <w:r w:rsidRPr="00D80525">
        <w:rPr>
          <w:rFonts w:ascii="Arial" w:hAnsi="Arial" w:cs="Arial"/>
          <w:b/>
          <w:kern w:val="0"/>
        </w:rPr>
        <w:t>Postponed Inspections</w:t>
      </w:r>
      <w:r w:rsidRPr="00D80525">
        <w:rPr>
          <w:rFonts w:ascii="Arial" w:hAnsi="Arial" w:cs="Arial"/>
          <w:kern w:val="0"/>
        </w:rPr>
        <w:t>: An inspection is considered postponed when a POA or PHA requests an extension for valid reasons, such as property rehabilitation, or when the Government approves a postponement due to a natural disaster or weather emergency. All postponements must be approved by HUD. The Contractor can reschedule the inspection only if the property representative or HUD confirms the approval. If the new inspection date is within the period of performance, the Contractor will reschedule and conduct the inspection for full payment. If the new date is beyond the period of performance and the inspection date has been entered into Salesforce, the payment cancellation terms specified in the Payment Clause section of the award documents will apply.</w:t>
      </w:r>
    </w:p>
    <w:p w14:paraId="4CE1E24F" w14:textId="208A40F5" w:rsidR="009F4E44" w:rsidRPr="00D80525" w:rsidRDefault="009F4E44" w:rsidP="00070E96">
      <w:pPr>
        <w:widowControl w:val="0"/>
        <w:numPr>
          <w:ilvl w:val="0"/>
          <w:numId w:val="23"/>
        </w:numPr>
        <w:tabs>
          <w:tab w:val="clear" w:pos="792"/>
        </w:tabs>
        <w:kinsoku w:val="0"/>
        <w:overflowPunct w:val="0"/>
        <w:spacing w:before="240" w:after="0" w:line="256" w:lineRule="exact"/>
        <w:ind w:right="72"/>
        <w:textAlignment w:val="baseline"/>
        <w:rPr>
          <w:rFonts w:ascii="Arial" w:hAnsi="Arial" w:cs="Arial"/>
          <w:kern w:val="0"/>
        </w:rPr>
      </w:pPr>
      <w:r w:rsidRPr="00D80525">
        <w:rPr>
          <w:rFonts w:ascii="Arial" w:hAnsi="Arial" w:cs="Arial"/>
          <w:b/>
          <w:kern w:val="0"/>
        </w:rPr>
        <w:t xml:space="preserve">Rejected Inspections: </w:t>
      </w:r>
      <w:r w:rsidRPr="00D80525">
        <w:rPr>
          <w:rFonts w:ascii="Arial" w:hAnsi="Arial" w:cs="Arial"/>
          <w:kern w:val="0"/>
        </w:rPr>
        <w:t xml:space="preserve">A rejected inspection occurs when the Contractor completes the </w:t>
      </w:r>
      <w:r w:rsidRPr="00D80525">
        <w:rPr>
          <w:rFonts w:ascii="Arial" w:hAnsi="Arial" w:cs="Arial"/>
          <w:kern w:val="0"/>
        </w:rPr>
        <w:lastRenderedPageBreak/>
        <w:t xml:space="preserve">inspection, submits the completed inspection results to HUD for review, and HUD determines that the inspection results do not meet HUD standards. Rejected inspections will be considered a performance deficiency by the Contractor when HUD determines that the reason for the rejection was not the fault of the government. HUD will provide a brief statement stating the reason for the rejection to the Contractor. HUD may reject an inspection for any material flaw that renders the inspection unsuitable for its purpose. </w:t>
      </w:r>
      <w:commentRangeStart w:id="765"/>
      <w:ins w:id="766" w:author="Weese, Timothy W" w:date="2026-02-25T10:37:00Z" w16du:dateUtc="2026-02-25T15:37:00Z">
        <w:r w:rsidR="005F0D26" w:rsidRPr="005F0D26">
          <w:rPr>
            <w:rFonts w:ascii="Arial" w:hAnsi="Arial" w:cs="Arial"/>
            <w:kern w:val="0"/>
          </w:rPr>
          <w:t>HUD may reject an inspection that HUD has determined to be unsuitable through either the standard post-inspection review process, a QAFO report, a combination of both, or any other method the agency may use to evaluate inspection quality</w:t>
        </w:r>
      </w:ins>
      <w:ins w:id="767" w:author="Weese, Timothy W" w:date="2026-02-25T10:38:00Z" w16du:dateUtc="2026-02-25T15:38:00Z">
        <w:r w:rsidR="005F0D26">
          <w:rPr>
            <w:rFonts w:ascii="Arial" w:hAnsi="Arial" w:cs="Arial"/>
            <w:kern w:val="0"/>
          </w:rPr>
          <w:t>.</w:t>
        </w:r>
      </w:ins>
      <w:commentRangeEnd w:id="765"/>
      <w:r w:rsidR="00CD5251">
        <w:rPr>
          <w:rStyle w:val="CommentReference"/>
          <w:rFonts w:ascii="Arial" w:hAnsi="Arial" w:cs="Arial"/>
          <w:kern w:val="0"/>
          <w:sz w:val="24"/>
          <w:szCs w:val="24"/>
        </w:rPr>
        <w:commentReference w:id="765"/>
      </w:r>
      <w:ins w:id="768" w:author="Weese, Timothy W" w:date="2026-02-25T10:38:00Z" w16du:dateUtc="2026-02-25T15:38:00Z">
        <w:r w:rsidR="005F0D26">
          <w:rPr>
            <w:rFonts w:ascii="Arial" w:hAnsi="Arial" w:cs="Arial"/>
            <w:kern w:val="0"/>
          </w:rPr>
          <w:t xml:space="preserve"> </w:t>
        </w:r>
      </w:ins>
      <w:r w:rsidRPr="00D80525">
        <w:rPr>
          <w:rFonts w:ascii="Arial" w:hAnsi="Arial" w:cs="Arial"/>
          <w:kern w:val="0"/>
        </w:rPr>
        <w:t xml:space="preserve">Contractors will have 60-days from the date of the rejection to cure the performance deficiency by re-inspecting the property. HUD reserves the right to restrict the original inspector from re-inspecting and may impose constraints on the conditions of the re-inspection. HUD will not pay for rejected inspections when HUD has determined that the primary reason for the rejection was not the fault of the Government. HUD will pay the </w:t>
      </w:r>
      <w:r w:rsidR="00B352F8" w:rsidRPr="00D80525">
        <w:rPr>
          <w:rFonts w:ascii="Arial" w:hAnsi="Arial" w:cs="Arial"/>
          <w:kern w:val="0"/>
        </w:rPr>
        <w:t>Contractor</w:t>
      </w:r>
      <w:r w:rsidRPr="00D80525">
        <w:rPr>
          <w:rFonts w:ascii="Arial" w:hAnsi="Arial" w:cs="Arial"/>
          <w:kern w:val="0"/>
        </w:rPr>
        <w:t xml:space="preserve"> 100% of the unit price if the reason for the rejection is outside the </w:t>
      </w:r>
      <w:r w:rsidR="00B352F8" w:rsidRPr="00D80525">
        <w:rPr>
          <w:rFonts w:ascii="Arial" w:hAnsi="Arial" w:cs="Arial"/>
          <w:kern w:val="0"/>
        </w:rPr>
        <w:t>Contractor</w:t>
      </w:r>
      <w:r w:rsidRPr="00D80525">
        <w:rPr>
          <w:rFonts w:ascii="Arial" w:hAnsi="Arial" w:cs="Arial"/>
          <w:kern w:val="0"/>
        </w:rPr>
        <w:t xml:space="preserve">’s control and the inspector was on-site at the property. This means that HUD will reject the inspection within the physical inspection system of record but will accept the inspection for invoice and payment </w:t>
      </w:r>
      <w:commentRangeStart w:id="769"/>
      <w:r w:rsidRPr="00D80525">
        <w:rPr>
          <w:rFonts w:ascii="Arial" w:hAnsi="Arial" w:cs="Arial"/>
          <w:kern w:val="0"/>
        </w:rPr>
        <w:t>purposes</w:t>
      </w:r>
      <w:commentRangeEnd w:id="769"/>
      <w:r w:rsidR="00074531" w:rsidRPr="00D80525">
        <w:rPr>
          <w:rStyle w:val="CommentReference"/>
          <w:rFonts w:ascii="Arial" w:hAnsi="Arial" w:cs="Arial"/>
          <w:kern w:val="0"/>
          <w:sz w:val="24"/>
          <w:szCs w:val="24"/>
        </w:rPr>
        <w:commentReference w:id="769"/>
      </w:r>
      <w:r w:rsidRPr="00D80525">
        <w:rPr>
          <w:rFonts w:ascii="Arial" w:hAnsi="Arial" w:cs="Arial"/>
          <w:kern w:val="0"/>
        </w:rPr>
        <w:t>.</w:t>
      </w:r>
    </w:p>
    <w:p w14:paraId="10B3D448" w14:textId="24E1D7C2" w:rsidR="009F4E44" w:rsidRPr="004A2FBA" w:rsidRDefault="009F4E44" w:rsidP="00070E96">
      <w:pPr>
        <w:widowControl w:val="0"/>
        <w:kinsoku w:val="0"/>
        <w:overflowPunct w:val="0"/>
        <w:spacing w:before="240" w:after="0" w:line="256" w:lineRule="exact"/>
        <w:ind w:right="72"/>
        <w:textAlignment w:val="baseline"/>
        <w:rPr>
          <w:rFonts w:ascii="Arial" w:hAnsi="Arial" w:cs="Arial"/>
          <w:kern w:val="0"/>
        </w:rPr>
      </w:pPr>
      <w:r w:rsidRPr="00D80525">
        <w:rPr>
          <w:rFonts w:ascii="Arial" w:hAnsi="Arial" w:cs="Arial"/>
          <w:kern w:val="0"/>
        </w:rPr>
        <w:t xml:space="preserve">Inspection IDs and property/development IDs may change due to data errors or software glitches without incurring a change fee. </w:t>
      </w:r>
      <w:commentRangeStart w:id="770"/>
      <w:del w:id="771" w:author="Weese, Timothy W" w:date="2026-02-25T09:30:00Z" w16du:dateUtc="2026-02-25T14:30:00Z">
        <w:r w:rsidRPr="00D80525" w:rsidDel="00F932FA">
          <w:rPr>
            <w:rFonts w:ascii="Arial" w:hAnsi="Arial" w:cs="Arial"/>
            <w:kern w:val="0"/>
          </w:rPr>
          <w:delText xml:space="preserve">If cancellations during the performance period exceed 30% of the awarded inspections on a call order, </w:delText>
        </w:r>
      </w:del>
      <w:r w:rsidRPr="00D80525">
        <w:rPr>
          <w:rFonts w:ascii="Arial" w:hAnsi="Arial" w:cs="Arial"/>
          <w:kern w:val="0"/>
        </w:rPr>
        <w:t>HUD may replace some cancellations with inspections in the same city, state, or region. HUD will not pay a cancellation fee but will pay the unit price for these replacement inspections per the payment terms of the contract. The Contractor will have the initial opportunity to accept or reject the replacement properties, either in whole or in part.</w:t>
      </w:r>
      <w:commentRangeEnd w:id="770"/>
      <w:r w:rsidR="0088479D" w:rsidRPr="004A2FBA">
        <w:rPr>
          <w:rStyle w:val="CommentReference"/>
          <w:rFonts w:ascii="Arial" w:hAnsi="Arial" w:cs="Arial"/>
          <w:kern w:val="0"/>
          <w:sz w:val="24"/>
          <w:szCs w:val="24"/>
        </w:rPr>
        <w:commentReference w:id="770"/>
      </w:r>
    </w:p>
    <w:p w14:paraId="29663395" w14:textId="26133CE7" w:rsidR="0096384F" w:rsidRPr="00D80525" w:rsidRDefault="009F4E44" w:rsidP="00A9015A">
      <w:pPr>
        <w:widowControl w:val="0"/>
        <w:kinsoku w:val="0"/>
        <w:overflowPunct w:val="0"/>
        <w:spacing w:before="120" w:after="0" w:line="290" w:lineRule="exact"/>
        <w:ind w:right="72"/>
        <w:textAlignment w:val="baseline"/>
        <w:rPr>
          <w:rFonts w:ascii="Arial" w:hAnsi="Arial" w:cs="Arial"/>
          <w:kern w:val="0"/>
        </w:rPr>
      </w:pPr>
      <w:r w:rsidRPr="00D80525">
        <w:rPr>
          <w:rFonts w:ascii="Arial" w:hAnsi="Arial" w:cs="Arial"/>
          <w:kern w:val="0"/>
        </w:rPr>
        <w:t>The Contractor will not be compensated for any work performed or travel costs associated with a rejected inspection if the inspection was not accepted for invoicing or payment purposes. Contractors are responsible for notifying the property representative of the reinspection and adhering to the scheduling protocol as prescribed in the contract, with the exception of the 28-day notice requirement. A 28-day notification is not required to re-inspect a property in the case of a rejection. The Contractor shall notify HUD of the day of the reinspection within one week of the rejection and request an inspection ID to re-do the inspection if one has not already been provided. The Contractor is expected to address any cited performance gaps with the inspector of record when the inspector’s inspection is rejected.</w:t>
      </w:r>
    </w:p>
    <w:p w14:paraId="7D878D7A" w14:textId="72D32603" w:rsidR="009F4E44" w:rsidRPr="00D80525" w:rsidRDefault="009F4E44" w:rsidP="00FC1950">
      <w:pPr>
        <w:pStyle w:val="Heading2"/>
      </w:pPr>
      <w:bookmarkStart w:id="772" w:name="_Toc223435909"/>
      <w:r w:rsidRPr="00D80525">
        <w:t>5.4 Quality Control Plan</w:t>
      </w:r>
      <w:bookmarkEnd w:id="772"/>
    </w:p>
    <w:p w14:paraId="544B8857" w14:textId="77777777" w:rsidR="009F4E44" w:rsidRPr="00D80525" w:rsidRDefault="009F4E44" w:rsidP="00A9015A">
      <w:pPr>
        <w:widowControl w:val="0"/>
        <w:kinsoku w:val="0"/>
        <w:overflowPunct w:val="0"/>
        <w:spacing w:before="240" w:after="0" w:line="252" w:lineRule="exact"/>
        <w:ind w:right="144"/>
        <w:textAlignment w:val="baseline"/>
        <w:rPr>
          <w:rFonts w:ascii="Arial" w:hAnsi="Arial" w:cs="Arial"/>
          <w:kern w:val="0"/>
        </w:rPr>
      </w:pPr>
      <w:r w:rsidRPr="00D80525">
        <w:rPr>
          <w:rFonts w:ascii="Arial" w:hAnsi="Arial" w:cs="Arial"/>
          <w:kern w:val="0"/>
        </w:rPr>
        <w:t>The Contractor's Quality Control Plan (QCP) shall be delivered to the COR via email and upload to an established SharePoint site within 30 days after contract award (or with the Contractor's proposal if required). The QCP shall be submitted to the COR within five (5) business days when changes are made thereafter. After acceptance of the QCP, the Contractor shall receive the Contracting Officer's acceptance in writing of any proposed change to its quality control system.</w:t>
      </w:r>
    </w:p>
    <w:p w14:paraId="70BA57BB" w14:textId="77777777" w:rsidR="009F4E44" w:rsidRPr="00D80525" w:rsidRDefault="009F4E44" w:rsidP="00A9015A">
      <w:pPr>
        <w:widowControl w:val="0"/>
        <w:kinsoku w:val="0"/>
        <w:overflowPunct w:val="0"/>
        <w:spacing w:before="120" w:after="0" w:line="290" w:lineRule="exact"/>
        <w:ind w:right="46"/>
        <w:textAlignment w:val="baseline"/>
        <w:rPr>
          <w:rFonts w:ascii="Arial" w:hAnsi="Arial" w:cs="Arial"/>
          <w:kern w:val="0"/>
        </w:rPr>
      </w:pPr>
      <w:r w:rsidRPr="00D80525">
        <w:rPr>
          <w:rFonts w:ascii="Arial" w:hAnsi="Arial" w:cs="Arial"/>
          <w:kern w:val="0"/>
        </w:rPr>
        <w:t>The Contractor shall establish and maintain a complete quality control program that shall ensure services are performed in accordance with this contract. The Contractor shall develop and implement procedures to identify, prevent, and ensure non reoccurrence of defective services.</w:t>
      </w:r>
    </w:p>
    <w:p w14:paraId="37C490E1" w14:textId="77777777" w:rsidR="009F4E44" w:rsidRPr="00D80525" w:rsidRDefault="009F4E44" w:rsidP="00A9015A">
      <w:pPr>
        <w:widowControl w:val="0"/>
        <w:kinsoku w:val="0"/>
        <w:overflowPunct w:val="0"/>
        <w:spacing w:before="120" w:after="0" w:line="290" w:lineRule="exact"/>
        <w:ind w:right="46"/>
        <w:textAlignment w:val="baseline"/>
        <w:rPr>
          <w:rFonts w:ascii="Arial" w:hAnsi="Arial" w:cs="Arial"/>
          <w:kern w:val="0"/>
        </w:rPr>
      </w:pPr>
      <w:r w:rsidRPr="00D80525">
        <w:rPr>
          <w:rFonts w:ascii="Arial" w:hAnsi="Arial" w:cs="Arial"/>
          <w:kern w:val="0"/>
        </w:rPr>
        <w:t>The Contractor's quality control program is the means by which the Contractor assures that they are in compliance with the requirements of the contract. The Contractor shall provide the associated QCP to the Government as directed.</w:t>
      </w:r>
    </w:p>
    <w:p w14:paraId="60003936" w14:textId="77777777" w:rsidR="00334450" w:rsidRPr="00D80525" w:rsidRDefault="009F4E44" w:rsidP="00A9015A">
      <w:pPr>
        <w:widowControl w:val="0"/>
        <w:kinsoku w:val="0"/>
        <w:overflowPunct w:val="0"/>
        <w:spacing w:before="120" w:after="0" w:line="247" w:lineRule="exact"/>
        <w:textAlignment w:val="baseline"/>
        <w:rPr>
          <w:rFonts w:ascii="Arial" w:hAnsi="Arial" w:cs="Arial"/>
          <w:kern w:val="0"/>
        </w:rPr>
      </w:pPr>
      <w:r w:rsidRPr="00D80525">
        <w:rPr>
          <w:rFonts w:ascii="Arial" w:hAnsi="Arial" w:cs="Arial"/>
          <w:kern w:val="0"/>
        </w:rPr>
        <w:t>The Contractor shall develop, maintain, enforce, and document a QCP. The QCP shall ensure the Government receives the level of quality that is consistent with the requirements specified in this contract.</w:t>
      </w:r>
      <w:r w:rsidR="00561BB1" w:rsidRPr="00D80525">
        <w:rPr>
          <w:rFonts w:ascii="Arial" w:hAnsi="Arial" w:cs="Arial"/>
          <w:kern w:val="0"/>
        </w:rPr>
        <w:t xml:space="preserve"> </w:t>
      </w:r>
    </w:p>
    <w:p w14:paraId="0AF6C99B" w14:textId="16089F91" w:rsidR="009F4E44" w:rsidRPr="00D80525" w:rsidRDefault="009F4E44" w:rsidP="00A9015A">
      <w:pPr>
        <w:widowControl w:val="0"/>
        <w:kinsoku w:val="0"/>
        <w:overflowPunct w:val="0"/>
        <w:spacing w:before="120" w:after="0" w:line="247" w:lineRule="exact"/>
        <w:textAlignment w:val="baseline"/>
        <w:rPr>
          <w:rFonts w:ascii="Arial" w:hAnsi="Arial" w:cs="Arial"/>
          <w:kern w:val="0"/>
        </w:rPr>
      </w:pPr>
      <w:r w:rsidRPr="00D80525">
        <w:rPr>
          <w:rFonts w:ascii="Arial" w:hAnsi="Arial" w:cs="Arial"/>
        </w:rPr>
        <w:lastRenderedPageBreak/>
        <w:t>The QCP shall be sufficiently detailed to provide the Contractor's methodology for identifying and recruiting</w:t>
      </w:r>
      <w:r w:rsidRPr="00D80525">
        <w:rPr>
          <w:rFonts w:ascii="Arial" w:hAnsi="Arial" w:cs="Arial"/>
          <w:kern w:val="0"/>
        </w:rPr>
        <w:t xml:space="preserve"> qualified personnel. The QCP shall also provide the Contractor's methodology for resolving problems identified by the Government during reviews conducted in accordance with its Quality Assurance Surveillance Plan (QASP).</w:t>
      </w:r>
    </w:p>
    <w:p w14:paraId="0F9D9111" w14:textId="73E646DE" w:rsidR="009F4E44" w:rsidRPr="00D80525" w:rsidRDefault="009F4E44" w:rsidP="00A9015A">
      <w:pPr>
        <w:widowControl w:val="0"/>
        <w:kinsoku w:val="0"/>
        <w:overflowPunct w:val="0"/>
        <w:spacing w:before="120" w:after="0" w:line="291" w:lineRule="exact"/>
        <w:ind w:right="288"/>
        <w:textAlignment w:val="baseline"/>
        <w:rPr>
          <w:rFonts w:ascii="Arial" w:hAnsi="Arial" w:cs="Arial"/>
          <w:kern w:val="0"/>
        </w:rPr>
      </w:pPr>
      <w:r w:rsidRPr="00D80525">
        <w:rPr>
          <w:rFonts w:ascii="Arial" w:hAnsi="Arial" w:cs="Arial"/>
          <w:kern w:val="0"/>
        </w:rPr>
        <w:t>The QCP shall also provide the Contractor's methodology for establishing an internal feedback system for support personnel, and for resolving problems identified by that feedback system. The QCP shall demonstrate and validate that the services or deliverables to be provided under the contract are completed with a level of quality that meets the minimum performance</w:t>
      </w:r>
      <w:r w:rsidR="004C0F57" w:rsidRPr="00D80525">
        <w:rPr>
          <w:rFonts w:ascii="Arial" w:hAnsi="Arial" w:cs="Arial"/>
          <w:kern w:val="0"/>
        </w:rPr>
        <w:t xml:space="preserve"> </w:t>
      </w:r>
      <w:r w:rsidRPr="00D80525">
        <w:rPr>
          <w:rFonts w:ascii="Arial" w:hAnsi="Arial" w:cs="Arial"/>
          <w:kern w:val="0"/>
        </w:rPr>
        <w:t>threshold established in the Government's QASP. The QCP shall address Quality Management Approach, Quality Assurance, Quality Control and Quality Standards.</w:t>
      </w:r>
    </w:p>
    <w:p w14:paraId="2AD3029B" w14:textId="77777777" w:rsidR="009F4E44" w:rsidRPr="00D80525" w:rsidRDefault="009F4E44" w:rsidP="004C0F57">
      <w:pPr>
        <w:widowControl w:val="0"/>
        <w:kinsoku w:val="0"/>
        <w:overflowPunct w:val="0"/>
        <w:spacing w:before="240" w:after="0" w:line="247" w:lineRule="exact"/>
        <w:textAlignment w:val="baseline"/>
        <w:rPr>
          <w:rFonts w:ascii="Arial" w:hAnsi="Arial" w:cs="Arial"/>
          <w:kern w:val="0"/>
        </w:rPr>
      </w:pPr>
      <w:r w:rsidRPr="00D80525">
        <w:rPr>
          <w:rFonts w:ascii="Arial" w:hAnsi="Arial" w:cs="Arial"/>
          <w:kern w:val="0"/>
        </w:rPr>
        <w:t>Performance Standards</w:t>
      </w:r>
    </w:p>
    <w:p w14:paraId="7C17CE72" w14:textId="77777777" w:rsidR="009F4E44" w:rsidRPr="00D80525" w:rsidRDefault="009F4E44" w:rsidP="00A9015A">
      <w:pPr>
        <w:widowControl w:val="0"/>
        <w:kinsoku w:val="0"/>
        <w:overflowPunct w:val="0"/>
        <w:spacing w:after="0" w:line="247" w:lineRule="exact"/>
        <w:ind w:left="90"/>
        <w:textAlignment w:val="baseline"/>
        <w:rPr>
          <w:rFonts w:ascii="Arial" w:hAnsi="Arial" w:cs="Arial"/>
          <w:kern w:val="0"/>
        </w:rPr>
      </w:pPr>
      <w:r w:rsidRPr="00D80525">
        <w:rPr>
          <w:rFonts w:ascii="Arial" w:hAnsi="Arial" w:cs="Arial"/>
          <w:kern w:val="0"/>
        </w:rPr>
        <w:t>a) Standard: Quality Control Plan submitted Once (30 Calendar Days After Contract Award).</w:t>
      </w:r>
    </w:p>
    <w:p w14:paraId="3857D8F6" w14:textId="77777777" w:rsidR="009F4E44" w:rsidRPr="00D80525" w:rsidRDefault="009F4E44" w:rsidP="00CA5EBD">
      <w:pPr>
        <w:widowControl w:val="0"/>
        <w:kinsoku w:val="0"/>
        <w:overflowPunct w:val="0"/>
        <w:spacing w:after="0" w:line="247" w:lineRule="exact"/>
        <w:ind w:left="360"/>
        <w:textAlignment w:val="baseline"/>
        <w:rPr>
          <w:rFonts w:ascii="Arial" w:hAnsi="Arial" w:cs="Arial"/>
          <w:kern w:val="0"/>
        </w:rPr>
      </w:pPr>
      <w:r w:rsidRPr="00D80525">
        <w:rPr>
          <w:rFonts w:ascii="Arial" w:hAnsi="Arial" w:cs="Arial"/>
          <w:kern w:val="0"/>
        </w:rPr>
        <w:t>AQL: 1 Day Deviation</w:t>
      </w:r>
    </w:p>
    <w:p w14:paraId="628516FA" w14:textId="77777777" w:rsidR="009F4E44" w:rsidRPr="00D80525" w:rsidRDefault="009F4E44" w:rsidP="00CA5EBD">
      <w:pPr>
        <w:widowControl w:val="0"/>
        <w:kinsoku w:val="0"/>
        <w:overflowPunct w:val="0"/>
        <w:spacing w:before="240" w:after="0" w:line="251" w:lineRule="exact"/>
        <w:ind w:left="90"/>
        <w:textAlignment w:val="baseline"/>
        <w:rPr>
          <w:rFonts w:ascii="Arial" w:hAnsi="Arial" w:cs="Arial"/>
          <w:spacing w:val="-8"/>
          <w:kern w:val="0"/>
        </w:rPr>
      </w:pPr>
      <w:r w:rsidRPr="00D80525">
        <w:rPr>
          <w:rFonts w:ascii="Arial" w:hAnsi="Arial" w:cs="Arial"/>
          <w:spacing w:val="-8"/>
          <w:kern w:val="0"/>
          <w:u w:val="single"/>
        </w:rPr>
        <w:t xml:space="preserve">Deliverable </w:t>
      </w:r>
    </w:p>
    <w:p w14:paraId="26CF6238" w14:textId="7A852050" w:rsidR="009F4E44" w:rsidRPr="00D80525" w:rsidRDefault="009F4E44" w:rsidP="00A9015A">
      <w:pPr>
        <w:widowControl w:val="0"/>
        <w:kinsoku w:val="0"/>
        <w:overflowPunct w:val="0"/>
        <w:spacing w:after="0" w:line="247" w:lineRule="exact"/>
        <w:ind w:left="90"/>
        <w:textAlignment w:val="baseline"/>
        <w:rPr>
          <w:rFonts w:ascii="Arial" w:hAnsi="Arial" w:cs="Arial"/>
          <w:kern w:val="0"/>
        </w:rPr>
      </w:pPr>
      <w:r w:rsidRPr="00D80525">
        <w:rPr>
          <w:rFonts w:ascii="Arial" w:hAnsi="Arial" w:cs="Arial"/>
          <w:kern w:val="0"/>
        </w:rPr>
        <w:t>A0</w:t>
      </w:r>
      <w:r w:rsidR="00B8571D" w:rsidRPr="00D80525">
        <w:rPr>
          <w:rFonts w:ascii="Arial" w:hAnsi="Arial" w:cs="Arial"/>
          <w:kern w:val="0"/>
        </w:rPr>
        <w:t>0</w:t>
      </w:r>
      <w:r w:rsidR="00CA5EBD" w:rsidRPr="00D80525">
        <w:rPr>
          <w:rFonts w:ascii="Arial" w:hAnsi="Arial" w:cs="Arial"/>
          <w:kern w:val="0"/>
        </w:rPr>
        <w:t>7</w:t>
      </w:r>
      <w:r w:rsidRPr="00D80525">
        <w:rPr>
          <w:rFonts w:ascii="Arial" w:hAnsi="Arial" w:cs="Arial"/>
          <w:kern w:val="0"/>
        </w:rPr>
        <w:t xml:space="preserve"> Quality Control Plan</w:t>
      </w:r>
    </w:p>
    <w:p w14:paraId="7CF7B94F" w14:textId="77777777" w:rsidR="009F4E44" w:rsidRPr="00D80525" w:rsidRDefault="009F4E44" w:rsidP="00DE3BF8">
      <w:pPr>
        <w:pStyle w:val="Heading1"/>
        <w:rPr>
          <w:rFonts w:cs="Arial"/>
        </w:rPr>
      </w:pPr>
      <w:bookmarkStart w:id="773" w:name="_Toc223435910"/>
      <w:r w:rsidRPr="00D80525">
        <w:rPr>
          <w:rFonts w:cs="Arial"/>
        </w:rPr>
        <w:t>6 Deliverables</w:t>
      </w:r>
      <w:bookmarkEnd w:id="773"/>
    </w:p>
    <w:p w14:paraId="5FB7EDFC" w14:textId="21514FAC" w:rsidR="00CC58EC" w:rsidRPr="00D80525" w:rsidRDefault="009F4E44" w:rsidP="000D09A9">
      <w:pPr>
        <w:widowControl w:val="0"/>
        <w:kinsoku w:val="0"/>
        <w:overflowPunct w:val="0"/>
        <w:spacing w:before="120" w:after="120" w:line="244" w:lineRule="exact"/>
        <w:ind w:right="648"/>
        <w:textAlignment w:val="baseline"/>
        <w:rPr>
          <w:rFonts w:ascii="Arial" w:hAnsi="Arial" w:cs="Arial"/>
          <w:kern w:val="0"/>
        </w:rPr>
      </w:pPr>
      <w:r w:rsidRPr="00D80525">
        <w:rPr>
          <w:rFonts w:ascii="Arial" w:hAnsi="Arial" w:cs="Arial"/>
          <w:kern w:val="0"/>
        </w:rPr>
        <w:t>The Contractor shall complete all work and submit all deliverables as specified herein. The Government reserves the right to make changes to delivery dates.</w:t>
      </w:r>
      <w:r w:rsidR="00273165" w:rsidRPr="00D80525">
        <w:rPr>
          <w:rFonts w:ascii="Arial" w:hAnsi="Arial" w:cs="Arial"/>
          <w:kern w:val="0"/>
        </w:rPr>
        <w:br/>
      </w:r>
    </w:p>
    <w:tbl>
      <w:tblPr>
        <w:tblW w:w="9753" w:type="dxa"/>
        <w:tblInd w:w="174" w:type="dxa"/>
        <w:tblLayout w:type="fixed"/>
        <w:tblCellMar>
          <w:left w:w="0" w:type="dxa"/>
          <w:right w:w="0" w:type="dxa"/>
        </w:tblCellMar>
        <w:tblLook w:val="0000" w:firstRow="0" w:lastRow="0" w:firstColumn="0" w:lastColumn="0" w:noHBand="0" w:noVBand="0"/>
      </w:tblPr>
      <w:tblGrid>
        <w:gridCol w:w="1007"/>
        <w:gridCol w:w="3953"/>
        <w:gridCol w:w="26"/>
        <w:gridCol w:w="2697"/>
        <w:gridCol w:w="2070"/>
      </w:tblGrid>
      <w:tr w:rsidR="009F4E44" w:rsidRPr="00371F17" w14:paraId="66540DA5" w14:textId="77777777" w:rsidTr="006B5E35">
        <w:trPr>
          <w:trHeight w:hRule="exact" w:val="302"/>
        </w:trPr>
        <w:tc>
          <w:tcPr>
            <w:tcW w:w="1007" w:type="dxa"/>
            <w:tcBorders>
              <w:top w:val="single" w:sz="5" w:space="0" w:color="auto"/>
              <w:left w:val="single" w:sz="5" w:space="0" w:color="auto"/>
              <w:bottom w:val="single" w:sz="5" w:space="0" w:color="auto"/>
              <w:right w:val="single" w:sz="5" w:space="0" w:color="auto"/>
            </w:tcBorders>
            <w:shd w:val="solid" w:color="F0F0F0" w:fill="auto"/>
            <w:vAlign w:val="center"/>
          </w:tcPr>
          <w:p w14:paraId="2BC691F9" w14:textId="77777777" w:rsidR="009F4E44" w:rsidRPr="00D80525" w:rsidRDefault="009F4E44">
            <w:pPr>
              <w:widowControl w:val="0"/>
              <w:kinsoku w:val="0"/>
              <w:overflowPunct w:val="0"/>
              <w:spacing w:after="31" w:line="247" w:lineRule="exact"/>
              <w:ind w:left="15"/>
              <w:textAlignment w:val="baseline"/>
              <w:rPr>
                <w:rFonts w:ascii="Arial" w:hAnsi="Arial" w:cs="Arial"/>
                <w:color w:val="000000"/>
                <w:kern w:val="0"/>
              </w:rPr>
            </w:pPr>
            <w:r w:rsidRPr="00D80525">
              <w:rPr>
                <w:rFonts w:ascii="Arial" w:hAnsi="Arial" w:cs="Arial"/>
                <w:color w:val="000000"/>
                <w:kern w:val="0"/>
              </w:rPr>
              <w:t>Number</w:t>
            </w:r>
          </w:p>
        </w:tc>
        <w:tc>
          <w:tcPr>
            <w:tcW w:w="3953" w:type="dxa"/>
            <w:tcBorders>
              <w:top w:val="single" w:sz="5" w:space="0" w:color="auto"/>
              <w:left w:val="single" w:sz="5" w:space="0" w:color="auto"/>
              <w:bottom w:val="single" w:sz="5" w:space="0" w:color="auto"/>
              <w:right w:val="single" w:sz="5" w:space="0" w:color="auto"/>
            </w:tcBorders>
            <w:shd w:val="solid" w:color="F0F0F0" w:fill="auto"/>
            <w:vAlign w:val="center"/>
          </w:tcPr>
          <w:p w14:paraId="7BDAD8B7" w14:textId="77777777" w:rsidR="009F4E44" w:rsidRPr="00D80525" w:rsidRDefault="009F4E44">
            <w:pPr>
              <w:widowControl w:val="0"/>
              <w:kinsoku w:val="0"/>
              <w:overflowPunct w:val="0"/>
              <w:spacing w:after="31" w:line="247" w:lineRule="exact"/>
              <w:ind w:left="1644"/>
              <w:textAlignment w:val="baseline"/>
              <w:rPr>
                <w:rFonts w:ascii="Arial" w:hAnsi="Arial" w:cs="Arial"/>
                <w:color w:val="000000"/>
                <w:kern w:val="0"/>
              </w:rPr>
            </w:pPr>
            <w:r w:rsidRPr="00D80525">
              <w:rPr>
                <w:rFonts w:ascii="Arial" w:hAnsi="Arial" w:cs="Arial"/>
                <w:color w:val="000000"/>
                <w:kern w:val="0"/>
              </w:rPr>
              <w:t>Name</w:t>
            </w:r>
          </w:p>
        </w:tc>
        <w:tc>
          <w:tcPr>
            <w:tcW w:w="26" w:type="dxa"/>
            <w:tcBorders>
              <w:top w:val="single" w:sz="5" w:space="0" w:color="auto"/>
              <w:left w:val="single" w:sz="5" w:space="0" w:color="auto"/>
              <w:bottom w:val="single" w:sz="5" w:space="0" w:color="auto"/>
              <w:right w:val="nil"/>
            </w:tcBorders>
            <w:shd w:val="solid" w:color="F0F0F0" w:fill="auto"/>
          </w:tcPr>
          <w:p w14:paraId="15B8EDD4" w14:textId="77777777" w:rsidR="009F4E44" w:rsidRPr="00D80525" w:rsidRDefault="009F4E44">
            <w:pPr>
              <w:widowControl w:val="0"/>
              <w:kinsoku w:val="0"/>
              <w:overflowPunct w:val="0"/>
              <w:spacing w:after="0" w:line="240" w:lineRule="auto"/>
              <w:textAlignment w:val="baseline"/>
              <w:rPr>
                <w:rFonts w:ascii="Arial" w:hAnsi="Arial" w:cs="Arial"/>
                <w:kern w:val="0"/>
              </w:rPr>
            </w:pPr>
          </w:p>
        </w:tc>
        <w:tc>
          <w:tcPr>
            <w:tcW w:w="2697" w:type="dxa"/>
            <w:tcBorders>
              <w:top w:val="single" w:sz="5" w:space="0" w:color="auto"/>
              <w:left w:val="nil"/>
              <w:bottom w:val="single" w:sz="5" w:space="0" w:color="auto"/>
              <w:right w:val="single" w:sz="5" w:space="0" w:color="auto"/>
            </w:tcBorders>
            <w:shd w:val="solid" w:color="F0F0F0" w:fill="auto"/>
            <w:vAlign w:val="center"/>
          </w:tcPr>
          <w:p w14:paraId="72888F8A" w14:textId="77777777" w:rsidR="009F4E44" w:rsidRPr="00D80525" w:rsidRDefault="009F4E44">
            <w:pPr>
              <w:widowControl w:val="0"/>
              <w:kinsoku w:val="0"/>
              <w:overflowPunct w:val="0"/>
              <w:spacing w:after="31" w:line="247" w:lineRule="exact"/>
              <w:ind w:right="1113"/>
              <w:jc w:val="right"/>
              <w:textAlignment w:val="baseline"/>
              <w:rPr>
                <w:rFonts w:ascii="Arial" w:hAnsi="Arial" w:cs="Arial"/>
                <w:color w:val="000000"/>
                <w:kern w:val="0"/>
              </w:rPr>
            </w:pPr>
            <w:r w:rsidRPr="00D80525">
              <w:rPr>
                <w:rFonts w:ascii="Arial" w:hAnsi="Arial" w:cs="Arial"/>
                <w:color w:val="000000"/>
                <w:kern w:val="0"/>
              </w:rPr>
              <w:t>Frequency</w:t>
            </w:r>
          </w:p>
        </w:tc>
        <w:tc>
          <w:tcPr>
            <w:tcW w:w="2070" w:type="dxa"/>
            <w:tcBorders>
              <w:top w:val="single" w:sz="5" w:space="0" w:color="auto"/>
              <w:left w:val="single" w:sz="5" w:space="0" w:color="auto"/>
              <w:bottom w:val="single" w:sz="5" w:space="0" w:color="auto"/>
              <w:right w:val="single" w:sz="5" w:space="0" w:color="auto"/>
            </w:tcBorders>
            <w:shd w:val="solid" w:color="F0F0F0" w:fill="auto"/>
            <w:vAlign w:val="center"/>
          </w:tcPr>
          <w:p w14:paraId="7BF7A3CE" w14:textId="77777777" w:rsidR="009F4E44" w:rsidRPr="00D80525" w:rsidRDefault="009F4E44" w:rsidP="009E2FD6">
            <w:pPr>
              <w:widowControl w:val="0"/>
              <w:kinsoku w:val="0"/>
              <w:overflowPunct w:val="0"/>
              <w:spacing w:after="31" w:line="247" w:lineRule="exact"/>
              <w:ind w:right="216"/>
              <w:jc w:val="center"/>
              <w:textAlignment w:val="baseline"/>
              <w:rPr>
                <w:rFonts w:ascii="Arial" w:hAnsi="Arial" w:cs="Arial"/>
                <w:color w:val="000000"/>
                <w:kern w:val="0"/>
              </w:rPr>
            </w:pPr>
            <w:r w:rsidRPr="00D80525">
              <w:rPr>
                <w:rFonts w:ascii="Arial" w:hAnsi="Arial" w:cs="Arial"/>
                <w:color w:val="000000"/>
                <w:kern w:val="0"/>
              </w:rPr>
              <w:t>Quantity</w:t>
            </w:r>
          </w:p>
        </w:tc>
      </w:tr>
      <w:tr w:rsidR="009F4E44" w:rsidRPr="00371F17" w14:paraId="567580D4" w14:textId="77777777" w:rsidTr="006B5E35">
        <w:trPr>
          <w:trHeight w:hRule="exact" w:val="317"/>
        </w:trPr>
        <w:tc>
          <w:tcPr>
            <w:tcW w:w="1007" w:type="dxa"/>
            <w:tcBorders>
              <w:top w:val="single" w:sz="5" w:space="0" w:color="auto"/>
              <w:left w:val="single" w:sz="5" w:space="0" w:color="auto"/>
              <w:bottom w:val="single" w:sz="5" w:space="0" w:color="auto"/>
              <w:right w:val="single" w:sz="5" w:space="0" w:color="auto"/>
            </w:tcBorders>
            <w:vAlign w:val="center"/>
          </w:tcPr>
          <w:p w14:paraId="419C5DDD" w14:textId="77777777" w:rsidR="009F4E44" w:rsidRPr="00D80525" w:rsidRDefault="009F4E44">
            <w:pPr>
              <w:widowControl w:val="0"/>
              <w:kinsoku w:val="0"/>
              <w:overflowPunct w:val="0"/>
              <w:spacing w:after="50" w:line="247" w:lineRule="exact"/>
              <w:ind w:left="15"/>
              <w:textAlignment w:val="baseline"/>
              <w:rPr>
                <w:rFonts w:ascii="Arial" w:hAnsi="Arial" w:cs="Arial"/>
                <w:kern w:val="0"/>
              </w:rPr>
            </w:pPr>
            <w:r w:rsidRPr="00D80525">
              <w:rPr>
                <w:rFonts w:ascii="Arial" w:hAnsi="Arial" w:cs="Arial"/>
                <w:kern w:val="0"/>
              </w:rPr>
              <w:t>A001</w:t>
            </w:r>
          </w:p>
        </w:tc>
        <w:tc>
          <w:tcPr>
            <w:tcW w:w="3953" w:type="dxa"/>
            <w:tcBorders>
              <w:top w:val="single" w:sz="5" w:space="0" w:color="auto"/>
              <w:left w:val="single" w:sz="5" w:space="0" w:color="auto"/>
              <w:bottom w:val="single" w:sz="5" w:space="0" w:color="auto"/>
              <w:right w:val="single" w:sz="5" w:space="0" w:color="auto"/>
            </w:tcBorders>
            <w:vAlign w:val="center"/>
          </w:tcPr>
          <w:p w14:paraId="26C9C8D8" w14:textId="54BA98F6" w:rsidR="009F4E44" w:rsidRPr="00D80525" w:rsidRDefault="003A645C" w:rsidP="0028621B">
            <w:pPr>
              <w:widowControl w:val="0"/>
              <w:kinsoku w:val="0"/>
              <w:overflowPunct w:val="0"/>
              <w:spacing w:after="50" w:line="247" w:lineRule="exact"/>
              <w:ind w:left="15" w:right="60"/>
              <w:textAlignment w:val="baseline"/>
              <w:rPr>
                <w:rFonts w:ascii="Arial" w:hAnsi="Arial" w:cs="Arial"/>
                <w:spacing w:val="-5"/>
                <w:kern w:val="0"/>
              </w:rPr>
            </w:pPr>
            <w:r w:rsidRPr="00D80525">
              <w:rPr>
                <w:rFonts w:ascii="Arial" w:hAnsi="Arial" w:cs="Arial"/>
                <w:spacing w:val="-5"/>
                <w:kern w:val="0"/>
              </w:rPr>
              <w:t xml:space="preserve">  </w:t>
            </w:r>
            <w:r w:rsidR="009F4E44" w:rsidRPr="00D80525">
              <w:rPr>
                <w:rFonts w:ascii="Arial" w:hAnsi="Arial" w:cs="Arial"/>
                <w:spacing w:val="-5"/>
                <w:kern w:val="0"/>
              </w:rPr>
              <w:t>Project Management Plan</w:t>
            </w:r>
          </w:p>
        </w:tc>
        <w:tc>
          <w:tcPr>
            <w:tcW w:w="26" w:type="dxa"/>
            <w:tcBorders>
              <w:top w:val="single" w:sz="5" w:space="0" w:color="auto"/>
              <w:left w:val="single" w:sz="5" w:space="0" w:color="auto"/>
              <w:bottom w:val="single" w:sz="5" w:space="0" w:color="auto"/>
              <w:right w:val="nil"/>
            </w:tcBorders>
            <w:vAlign w:val="center"/>
          </w:tcPr>
          <w:p w14:paraId="262ACCFA" w14:textId="1F4448F5" w:rsidR="009F4E44" w:rsidRPr="00D80525" w:rsidRDefault="009F4E44">
            <w:pPr>
              <w:widowControl w:val="0"/>
              <w:kinsoku w:val="0"/>
              <w:overflowPunct w:val="0"/>
              <w:spacing w:after="50" w:line="247" w:lineRule="exact"/>
              <w:ind w:right="321"/>
              <w:jc w:val="right"/>
              <w:textAlignment w:val="baseline"/>
              <w:rPr>
                <w:rFonts w:ascii="Arial" w:hAnsi="Arial" w:cs="Arial"/>
                <w:kern w:val="0"/>
              </w:rPr>
            </w:pPr>
          </w:p>
        </w:tc>
        <w:tc>
          <w:tcPr>
            <w:tcW w:w="2697" w:type="dxa"/>
            <w:tcBorders>
              <w:top w:val="single" w:sz="5" w:space="0" w:color="auto"/>
              <w:left w:val="nil"/>
              <w:bottom w:val="single" w:sz="5" w:space="0" w:color="auto"/>
              <w:right w:val="single" w:sz="5" w:space="0" w:color="auto"/>
            </w:tcBorders>
          </w:tcPr>
          <w:p w14:paraId="530669BC" w14:textId="61A6A904" w:rsidR="009F4E44" w:rsidRPr="00D80525" w:rsidRDefault="00F44BD4" w:rsidP="004B5317">
            <w:pPr>
              <w:widowControl w:val="0"/>
              <w:kinsoku w:val="0"/>
              <w:overflowPunct w:val="0"/>
              <w:spacing w:after="0" w:line="240" w:lineRule="auto"/>
              <w:ind w:left="720"/>
              <w:textAlignment w:val="baseline"/>
              <w:rPr>
                <w:rFonts w:ascii="Arial" w:hAnsi="Arial" w:cs="Arial"/>
                <w:kern w:val="0"/>
              </w:rPr>
            </w:pPr>
            <w:r w:rsidRPr="00D80525">
              <w:rPr>
                <w:rFonts w:ascii="Arial" w:hAnsi="Arial" w:cs="Arial"/>
                <w:kern w:val="0"/>
              </w:rPr>
              <w:t>Once</w:t>
            </w:r>
          </w:p>
        </w:tc>
        <w:tc>
          <w:tcPr>
            <w:tcW w:w="2070" w:type="dxa"/>
            <w:tcBorders>
              <w:top w:val="single" w:sz="5" w:space="0" w:color="auto"/>
              <w:left w:val="single" w:sz="5" w:space="0" w:color="auto"/>
              <w:bottom w:val="single" w:sz="5" w:space="0" w:color="auto"/>
              <w:right w:val="single" w:sz="5" w:space="0" w:color="auto"/>
            </w:tcBorders>
            <w:vAlign w:val="center"/>
          </w:tcPr>
          <w:p w14:paraId="3813461C" w14:textId="77777777" w:rsidR="009F4E44" w:rsidRPr="00D80525" w:rsidRDefault="009F4E44" w:rsidP="009E2FD6">
            <w:pPr>
              <w:widowControl w:val="0"/>
              <w:kinsoku w:val="0"/>
              <w:overflowPunct w:val="0"/>
              <w:spacing w:after="50" w:line="247" w:lineRule="exact"/>
              <w:ind w:right="181"/>
              <w:jc w:val="center"/>
              <w:textAlignment w:val="baseline"/>
              <w:rPr>
                <w:rFonts w:ascii="Arial" w:hAnsi="Arial" w:cs="Arial"/>
                <w:kern w:val="0"/>
              </w:rPr>
            </w:pPr>
            <w:r w:rsidRPr="00D80525">
              <w:rPr>
                <w:rFonts w:ascii="Arial" w:hAnsi="Arial" w:cs="Arial"/>
                <w:kern w:val="0"/>
              </w:rPr>
              <w:t>1</w:t>
            </w:r>
          </w:p>
        </w:tc>
      </w:tr>
      <w:tr w:rsidR="00F44BD4" w:rsidRPr="00371F17" w14:paraId="665B317C" w14:textId="77777777" w:rsidTr="006B5E35">
        <w:trPr>
          <w:trHeight w:hRule="exact" w:val="317"/>
        </w:trPr>
        <w:tc>
          <w:tcPr>
            <w:tcW w:w="1007" w:type="dxa"/>
            <w:tcBorders>
              <w:top w:val="single" w:sz="5" w:space="0" w:color="auto"/>
              <w:left w:val="single" w:sz="5" w:space="0" w:color="auto"/>
              <w:bottom w:val="single" w:sz="5" w:space="0" w:color="auto"/>
              <w:right w:val="single" w:sz="5" w:space="0" w:color="auto"/>
            </w:tcBorders>
            <w:vAlign w:val="center"/>
          </w:tcPr>
          <w:p w14:paraId="71D7B48B" w14:textId="3C94DABF" w:rsidR="00F44BD4" w:rsidRPr="00D80525" w:rsidRDefault="00F44BD4" w:rsidP="00F44BD4">
            <w:pPr>
              <w:widowControl w:val="0"/>
              <w:kinsoku w:val="0"/>
              <w:overflowPunct w:val="0"/>
              <w:spacing w:after="50" w:line="247" w:lineRule="exact"/>
              <w:ind w:left="15"/>
              <w:textAlignment w:val="baseline"/>
              <w:rPr>
                <w:rFonts w:ascii="Arial" w:hAnsi="Arial" w:cs="Arial"/>
                <w:kern w:val="0"/>
              </w:rPr>
            </w:pPr>
            <w:r w:rsidRPr="00D80525">
              <w:rPr>
                <w:rFonts w:ascii="Arial" w:hAnsi="Arial" w:cs="Arial"/>
                <w:kern w:val="0"/>
              </w:rPr>
              <w:t>A002</w:t>
            </w:r>
          </w:p>
        </w:tc>
        <w:tc>
          <w:tcPr>
            <w:tcW w:w="3953" w:type="dxa"/>
            <w:tcBorders>
              <w:top w:val="single" w:sz="5" w:space="0" w:color="auto"/>
              <w:left w:val="single" w:sz="5" w:space="0" w:color="auto"/>
              <w:bottom w:val="single" w:sz="5" w:space="0" w:color="auto"/>
              <w:right w:val="single" w:sz="5" w:space="0" w:color="auto"/>
            </w:tcBorders>
            <w:vAlign w:val="center"/>
          </w:tcPr>
          <w:p w14:paraId="7B362956" w14:textId="721A2084" w:rsidR="00F44BD4" w:rsidRPr="00D80525" w:rsidRDefault="00F44BD4" w:rsidP="0028621B">
            <w:pPr>
              <w:widowControl w:val="0"/>
              <w:kinsoku w:val="0"/>
              <w:overflowPunct w:val="0"/>
              <w:spacing w:after="50" w:line="247" w:lineRule="exact"/>
              <w:ind w:left="15" w:right="60"/>
              <w:textAlignment w:val="baseline"/>
              <w:rPr>
                <w:rFonts w:ascii="Arial" w:hAnsi="Arial" w:cs="Arial"/>
                <w:spacing w:val="-5"/>
                <w:kern w:val="0"/>
              </w:rPr>
            </w:pPr>
            <w:r w:rsidRPr="00D80525">
              <w:rPr>
                <w:rFonts w:ascii="Arial" w:hAnsi="Arial" w:cs="Arial"/>
                <w:spacing w:val="-5"/>
                <w:kern w:val="0"/>
              </w:rPr>
              <w:t xml:space="preserve">  </w:t>
            </w:r>
            <w:r w:rsidR="00361499" w:rsidRPr="00D80525">
              <w:rPr>
                <w:rFonts w:ascii="Arial" w:hAnsi="Arial" w:cs="Arial"/>
                <w:spacing w:val="-5"/>
                <w:kern w:val="0"/>
              </w:rPr>
              <w:t xml:space="preserve">Sample </w:t>
            </w:r>
            <w:r w:rsidRPr="00D80525">
              <w:rPr>
                <w:rFonts w:ascii="Arial" w:hAnsi="Arial" w:cs="Arial"/>
                <w:kern w:val="0"/>
              </w:rPr>
              <w:t>Master Schedule</w:t>
            </w:r>
            <w:r w:rsidRPr="00D80525">
              <w:rPr>
                <w:rFonts w:ascii="Arial" w:hAnsi="Arial" w:cs="Arial"/>
                <w:spacing w:val="-5"/>
                <w:kern w:val="0"/>
              </w:rPr>
              <w:t xml:space="preserve"> </w:t>
            </w:r>
          </w:p>
        </w:tc>
        <w:tc>
          <w:tcPr>
            <w:tcW w:w="26" w:type="dxa"/>
            <w:tcBorders>
              <w:top w:val="single" w:sz="5" w:space="0" w:color="auto"/>
              <w:left w:val="single" w:sz="5" w:space="0" w:color="auto"/>
              <w:bottom w:val="single" w:sz="5" w:space="0" w:color="auto"/>
              <w:right w:val="nil"/>
            </w:tcBorders>
            <w:vAlign w:val="center"/>
          </w:tcPr>
          <w:p w14:paraId="67DCB75C" w14:textId="77777777" w:rsidR="00F44BD4" w:rsidRPr="00D80525" w:rsidRDefault="00F44BD4" w:rsidP="00F44BD4">
            <w:pPr>
              <w:widowControl w:val="0"/>
              <w:kinsoku w:val="0"/>
              <w:overflowPunct w:val="0"/>
              <w:spacing w:after="50" w:line="247" w:lineRule="exact"/>
              <w:ind w:right="300"/>
              <w:jc w:val="right"/>
              <w:textAlignment w:val="baseline"/>
              <w:rPr>
                <w:rFonts w:ascii="Arial" w:hAnsi="Arial" w:cs="Arial"/>
                <w:kern w:val="0"/>
              </w:rPr>
            </w:pPr>
          </w:p>
        </w:tc>
        <w:tc>
          <w:tcPr>
            <w:tcW w:w="2697" w:type="dxa"/>
            <w:tcBorders>
              <w:top w:val="single" w:sz="5" w:space="0" w:color="auto"/>
              <w:left w:val="nil"/>
              <w:bottom w:val="single" w:sz="5" w:space="0" w:color="auto"/>
              <w:right w:val="single" w:sz="5" w:space="0" w:color="auto"/>
            </w:tcBorders>
          </w:tcPr>
          <w:p w14:paraId="19732CA6" w14:textId="583E5F55" w:rsidR="00F44BD4" w:rsidRPr="00D80525" w:rsidRDefault="00F44BD4" w:rsidP="004B5317">
            <w:pPr>
              <w:widowControl w:val="0"/>
              <w:kinsoku w:val="0"/>
              <w:overflowPunct w:val="0"/>
              <w:spacing w:after="0" w:line="240" w:lineRule="auto"/>
              <w:ind w:left="720"/>
              <w:textAlignment w:val="baseline"/>
              <w:rPr>
                <w:rFonts w:ascii="Arial" w:hAnsi="Arial" w:cs="Arial"/>
                <w:kern w:val="0"/>
              </w:rPr>
            </w:pPr>
            <w:r w:rsidRPr="00D80525">
              <w:rPr>
                <w:rFonts w:ascii="Arial" w:hAnsi="Arial" w:cs="Arial"/>
                <w:kern w:val="0"/>
              </w:rPr>
              <w:t>Once</w:t>
            </w:r>
          </w:p>
        </w:tc>
        <w:tc>
          <w:tcPr>
            <w:tcW w:w="2070" w:type="dxa"/>
            <w:tcBorders>
              <w:top w:val="single" w:sz="5" w:space="0" w:color="auto"/>
              <w:left w:val="single" w:sz="5" w:space="0" w:color="auto"/>
              <w:bottom w:val="single" w:sz="5" w:space="0" w:color="auto"/>
              <w:right w:val="single" w:sz="5" w:space="0" w:color="auto"/>
            </w:tcBorders>
            <w:vAlign w:val="center"/>
          </w:tcPr>
          <w:p w14:paraId="7284A92E" w14:textId="2CC72E01" w:rsidR="00F44BD4" w:rsidRPr="00D80525" w:rsidRDefault="00FB4804" w:rsidP="009E2FD6">
            <w:pPr>
              <w:widowControl w:val="0"/>
              <w:kinsoku w:val="0"/>
              <w:overflowPunct w:val="0"/>
              <w:spacing w:after="50" w:line="247" w:lineRule="exact"/>
              <w:ind w:right="181"/>
              <w:jc w:val="center"/>
              <w:textAlignment w:val="baseline"/>
              <w:rPr>
                <w:rFonts w:ascii="Arial" w:hAnsi="Arial" w:cs="Arial"/>
                <w:kern w:val="0"/>
              </w:rPr>
            </w:pPr>
            <w:r w:rsidRPr="00D80525">
              <w:rPr>
                <w:rFonts w:ascii="Arial" w:hAnsi="Arial" w:cs="Arial"/>
                <w:kern w:val="0"/>
              </w:rPr>
              <w:t>1</w:t>
            </w:r>
          </w:p>
        </w:tc>
      </w:tr>
      <w:tr w:rsidR="006B7861" w:rsidRPr="00371F17" w14:paraId="35F8EF82" w14:textId="77777777" w:rsidTr="006B5E35">
        <w:trPr>
          <w:trHeight w:hRule="exact" w:val="317"/>
        </w:trPr>
        <w:tc>
          <w:tcPr>
            <w:tcW w:w="1007" w:type="dxa"/>
            <w:tcBorders>
              <w:top w:val="single" w:sz="5" w:space="0" w:color="auto"/>
              <w:left w:val="single" w:sz="5" w:space="0" w:color="auto"/>
              <w:bottom w:val="single" w:sz="5" w:space="0" w:color="auto"/>
              <w:right w:val="single" w:sz="5" w:space="0" w:color="auto"/>
            </w:tcBorders>
            <w:vAlign w:val="center"/>
          </w:tcPr>
          <w:p w14:paraId="1071DFF4" w14:textId="3F36AF09" w:rsidR="006B7861" w:rsidRPr="00D80525" w:rsidRDefault="006B7861" w:rsidP="006B7861">
            <w:pPr>
              <w:widowControl w:val="0"/>
              <w:kinsoku w:val="0"/>
              <w:overflowPunct w:val="0"/>
              <w:spacing w:after="50" w:line="247" w:lineRule="exact"/>
              <w:ind w:left="15"/>
              <w:textAlignment w:val="baseline"/>
              <w:rPr>
                <w:rFonts w:ascii="Arial" w:hAnsi="Arial" w:cs="Arial"/>
                <w:kern w:val="0"/>
              </w:rPr>
            </w:pPr>
            <w:r w:rsidRPr="00D80525">
              <w:rPr>
                <w:rFonts w:ascii="Arial" w:hAnsi="Arial" w:cs="Arial"/>
                <w:kern w:val="0"/>
              </w:rPr>
              <w:t>A003</w:t>
            </w:r>
          </w:p>
        </w:tc>
        <w:tc>
          <w:tcPr>
            <w:tcW w:w="3953" w:type="dxa"/>
            <w:tcBorders>
              <w:top w:val="single" w:sz="5" w:space="0" w:color="auto"/>
              <w:left w:val="single" w:sz="5" w:space="0" w:color="auto"/>
              <w:bottom w:val="single" w:sz="5" w:space="0" w:color="auto"/>
              <w:right w:val="single" w:sz="5" w:space="0" w:color="auto"/>
            </w:tcBorders>
            <w:vAlign w:val="center"/>
          </w:tcPr>
          <w:p w14:paraId="7BA95C51" w14:textId="788DFB00" w:rsidR="006B7861" w:rsidRPr="00D80525" w:rsidRDefault="006B7861" w:rsidP="0028621B">
            <w:pPr>
              <w:widowControl w:val="0"/>
              <w:kinsoku w:val="0"/>
              <w:overflowPunct w:val="0"/>
              <w:spacing w:after="50" w:line="247" w:lineRule="exact"/>
              <w:ind w:left="15" w:right="60"/>
              <w:textAlignment w:val="baseline"/>
              <w:rPr>
                <w:rFonts w:ascii="Arial" w:hAnsi="Arial" w:cs="Arial"/>
                <w:spacing w:val="-5"/>
                <w:kern w:val="0"/>
              </w:rPr>
            </w:pPr>
            <w:r w:rsidRPr="00D80525">
              <w:rPr>
                <w:rFonts w:ascii="Arial" w:hAnsi="Arial" w:cs="Arial"/>
                <w:spacing w:val="-5"/>
                <w:kern w:val="0"/>
              </w:rPr>
              <w:t xml:space="preserve">  </w:t>
            </w:r>
            <w:r w:rsidRPr="00D80525">
              <w:rPr>
                <w:rFonts w:ascii="Arial" w:hAnsi="Arial" w:cs="Arial"/>
                <w:kern w:val="0"/>
              </w:rPr>
              <w:t>Monthly Performance Report</w:t>
            </w:r>
          </w:p>
        </w:tc>
        <w:tc>
          <w:tcPr>
            <w:tcW w:w="26" w:type="dxa"/>
            <w:tcBorders>
              <w:top w:val="single" w:sz="5" w:space="0" w:color="auto"/>
              <w:left w:val="single" w:sz="5" w:space="0" w:color="auto"/>
              <w:bottom w:val="single" w:sz="5" w:space="0" w:color="auto"/>
              <w:right w:val="nil"/>
            </w:tcBorders>
            <w:vAlign w:val="center"/>
          </w:tcPr>
          <w:p w14:paraId="2B4796F9" w14:textId="77777777" w:rsidR="006B7861" w:rsidRPr="00D80525" w:rsidRDefault="006B7861" w:rsidP="006B7861">
            <w:pPr>
              <w:widowControl w:val="0"/>
              <w:kinsoku w:val="0"/>
              <w:overflowPunct w:val="0"/>
              <w:spacing w:after="50" w:line="247" w:lineRule="exact"/>
              <w:ind w:right="321"/>
              <w:jc w:val="right"/>
              <w:textAlignment w:val="baseline"/>
              <w:rPr>
                <w:rFonts w:ascii="Arial" w:hAnsi="Arial" w:cs="Arial"/>
                <w:kern w:val="0"/>
              </w:rPr>
            </w:pPr>
          </w:p>
        </w:tc>
        <w:tc>
          <w:tcPr>
            <w:tcW w:w="2697" w:type="dxa"/>
            <w:tcBorders>
              <w:top w:val="single" w:sz="5" w:space="0" w:color="auto"/>
              <w:left w:val="nil"/>
              <w:bottom w:val="single" w:sz="5" w:space="0" w:color="auto"/>
              <w:right w:val="single" w:sz="5" w:space="0" w:color="auto"/>
            </w:tcBorders>
          </w:tcPr>
          <w:p w14:paraId="7477988F" w14:textId="060DD6EE" w:rsidR="006B7861" w:rsidRPr="00D80525" w:rsidRDefault="00FB4804" w:rsidP="004B5317">
            <w:pPr>
              <w:widowControl w:val="0"/>
              <w:kinsoku w:val="0"/>
              <w:overflowPunct w:val="0"/>
              <w:spacing w:after="0" w:line="240" w:lineRule="auto"/>
              <w:ind w:left="720"/>
              <w:textAlignment w:val="baseline"/>
              <w:rPr>
                <w:rFonts w:ascii="Arial" w:hAnsi="Arial" w:cs="Arial"/>
                <w:kern w:val="0"/>
              </w:rPr>
            </w:pPr>
            <w:r w:rsidRPr="00D80525">
              <w:rPr>
                <w:rFonts w:ascii="Arial" w:hAnsi="Arial" w:cs="Arial"/>
                <w:kern w:val="0"/>
              </w:rPr>
              <w:t>Monthly</w:t>
            </w:r>
          </w:p>
        </w:tc>
        <w:tc>
          <w:tcPr>
            <w:tcW w:w="2070" w:type="dxa"/>
            <w:tcBorders>
              <w:top w:val="single" w:sz="5" w:space="0" w:color="auto"/>
              <w:left w:val="single" w:sz="5" w:space="0" w:color="auto"/>
              <w:bottom w:val="single" w:sz="5" w:space="0" w:color="auto"/>
              <w:right w:val="single" w:sz="5" w:space="0" w:color="auto"/>
            </w:tcBorders>
            <w:vAlign w:val="center"/>
          </w:tcPr>
          <w:p w14:paraId="2B249871" w14:textId="181F6851" w:rsidR="006B7861" w:rsidRPr="00D80525" w:rsidRDefault="00D17CE0" w:rsidP="009E2FD6">
            <w:pPr>
              <w:widowControl w:val="0"/>
              <w:kinsoku w:val="0"/>
              <w:overflowPunct w:val="0"/>
              <w:spacing w:after="50" w:line="247" w:lineRule="exact"/>
              <w:ind w:right="181"/>
              <w:jc w:val="center"/>
              <w:textAlignment w:val="baseline"/>
              <w:rPr>
                <w:rFonts w:ascii="Arial" w:hAnsi="Arial" w:cs="Arial"/>
                <w:kern w:val="0"/>
              </w:rPr>
            </w:pPr>
            <w:r w:rsidRPr="00D80525">
              <w:rPr>
                <w:rFonts w:ascii="Arial" w:hAnsi="Arial" w:cs="Arial"/>
                <w:kern w:val="0"/>
              </w:rPr>
              <w:t>12</w:t>
            </w:r>
          </w:p>
        </w:tc>
      </w:tr>
      <w:tr w:rsidR="006B7861" w:rsidRPr="00371F17" w14:paraId="0536EEB4" w14:textId="77777777" w:rsidTr="006B5E35">
        <w:trPr>
          <w:trHeight w:hRule="exact" w:val="317"/>
        </w:trPr>
        <w:tc>
          <w:tcPr>
            <w:tcW w:w="1007" w:type="dxa"/>
            <w:tcBorders>
              <w:top w:val="single" w:sz="5" w:space="0" w:color="auto"/>
              <w:left w:val="single" w:sz="5" w:space="0" w:color="auto"/>
              <w:bottom w:val="single" w:sz="5" w:space="0" w:color="auto"/>
              <w:right w:val="single" w:sz="5" w:space="0" w:color="auto"/>
            </w:tcBorders>
            <w:vAlign w:val="center"/>
          </w:tcPr>
          <w:p w14:paraId="5D833AAD" w14:textId="60B15935" w:rsidR="006B7861" w:rsidRPr="00D80525" w:rsidRDefault="0095199A" w:rsidP="006B7861">
            <w:pPr>
              <w:widowControl w:val="0"/>
              <w:kinsoku w:val="0"/>
              <w:overflowPunct w:val="0"/>
              <w:spacing w:after="50" w:line="247" w:lineRule="exact"/>
              <w:ind w:left="15"/>
              <w:textAlignment w:val="baseline"/>
              <w:rPr>
                <w:rFonts w:ascii="Arial" w:hAnsi="Arial" w:cs="Arial"/>
                <w:kern w:val="0"/>
              </w:rPr>
            </w:pPr>
            <w:r w:rsidRPr="00D80525">
              <w:rPr>
                <w:rFonts w:ascii="Arial" w:hAnsi="Arial" w:cs="Arial"/>
                <w:kern w:val="0"/>
              </w:rPr>
              <w:t>A004</w:t>
            </w:r>
          </w:p>
        </w:tc>
        <w:tc>
          <w:tcPr>
            <w:tcW w:w="3953" w:type="dxa"/>
            <w:tcBorders>
              <w:top w:val="single" w:sz="5" w:space="0" w:color="auto"/>
              <w:left w:val="single" w:sz="5" w:space="0" w:color="auto"/>
              <w:bottom w:val="single" w:sz="5" w:space="0" w:color="auto"/>
              <w:right w:val="single" w:sz="5" w:space="0" w:color="auto"/>
            </w:tcBorders>
            <w:vAlign w:val="center"/>
          </w:tcPr>
          <w:p w14:paraId="0E6EE5F4" w14:textId="1F91201D" w:rsidR="006B7861" w:rsidRPr="00D80525" w:rsidRDefault="0034267D" w:rsidP="0028621B">
            <w:pPr>
              <w:widowControl w:val="0"/>
              <w:kinsoku w:val="0"/>
              <w:overflowPunct w:val="0"/>
              <w:spacing w:after="50" w:line="247" w:lineRule="exact"/>
              <w:ind w:left="15" w:right="60"/>
              <w:textAlignment w:val="baseline"/>
              <w:rPr>
                <w:rFonts w:ascii="Arial" w:hAnsi="Arial" w:cs="Arial"/>
                <w:spacing w:val="-5"/>
                <w:kern w:val="0"/>
              </w:rPr>
            </w:pPr>
            <w:r w:rsidRPr="00D80525">
              <w:rPr>
                <w:rFonts w:ascii="Arial" w:hAnsi="Arial" w:cs="Arial"/>
                <w:spacing w:val="-5"/>
                <w:kern w:val="0"/>
              </w:rPr>
              <w:t xml:space="preserve">  </w:t>
            </w:r>
            <w:r w:rsidR="0095199A" w:rsidRPr="00D80525">
              <w:rPr>
                <w:rFonts w:ascii="Arial" w:hAnsi="Arial" w:cs="Arial"/>
                <w:spacing w:val="-5"/>
                <w:kern w:val="0"/>
              </w:rPr>
              <w:t>Weekly Master Schedule</w:t>
            </w:r>
          </w:p>
        </w:tc>
        <w:tc>
          <w:tcPr>
            <w:tcW w:w="26" w:type="dxa"/>
            <w:tcBorders>
              <w:top w:val="single" w:sz="5" w:space="0" w:color="auto"/>
              <w:left w:val="single" w:sz="5" w:space="0" w:color="auto"/>
              <w:bottom w:val="single" w:sz="5" w:space="0" w:color="auto"/>
              <w:right w:val="nil"/>
            </w:tcBorders>
            <w:vAlign w:val="center"/>
          </w:tcPr>
          <w:p w14:paraId="4F7872B8" w14:textId="77777777" w:rsidR="006B7861" w:rsidRPr="00D80525" w:rsidRDefault="006B7861" w:rsidP="006B7861">
            <w:pPr>
              <w:widowControl w:val="0"/>
              <w:kinsoku w:val="0"/>
              <w:overflowPunct w:val="0"/>
              <w:spacing w:after="50" w:line="247" w:lineRule="exact"/>
              <w:ind w:right="321"/>
              <w:jc w:val="right"/>
              <w:textAlignment w:val="baseline"/>
              <w:rPr>
                <w:rFonts w:ascii="Arial" w:hAnsi="Arial" w:cs="Arial"/>
                <w:kern w:val="0"/>
              </w:rPr>
            </w:pPr>
          </w:p>
        </w:tc>
        <w:tc>
          <w:tcPr>
            <w:tcW w:w="2697" w:type="dxa"/>
            <w:tcBorders>
              <w:top w:val="single" w:sz="5" w:space="0" w:color="auto"/>
              <w:left w:val="nil"/>
              <w:bottom w:val="single" w:sz="5" w:space="0" w:color="auto"/>
              <w:right w:val="single" w:sz="5" w:space="0" w:color="auto"/>
            </w:tcBorders>
          </w:tcPr>
          <w:p w14:paraId="5AD5D5B5" w14:textId="2E066EF1" w:rsidR="006B7861" w:rsidRPr="00D80525" w:rsidRDefault="0095199A" w:rsidP="004B5317">
            <w:pPr>
              <w:widowControl w:val="0"/>
              <w:kinsoku w:val="0"/>
              <w:overflowPunct w:val="0"/>
              <w:spacing w:after="0" w:line="240" w:lineRule="auto"/>
              <w:ind w:left="720"/>
              <w:textAlignment w:val="baseline"/>
              <w:rPr>
                <w:rFonts w:ascii="Arial" w:hAnsi="Arial" w:cs="Arial"/>
                <w:kern w:val="0"/>
              </w:rPr>
            </w:pPr>
            <w:r w:rsidRPr="00D80525">
              <w:rPr>
                <w:rFonts w:ascii="Arial" w:hAnsi="Arial" w:cs="Arial"/>
                <w:kern w:val="0"/>
              </w:rPr>
              <w:t>Weekly</w:t>
            </w:r>
          </w:p>
        </w:tc>
        <w:tc>
          <w:tcPr>
            <w:tcW w:w="2070" w:type="dxa"/>
            <w:tcBorders>
              <w:top w:val="single" w:sz="5" w:space="0" w:color="auto"/>
              <w:left w:val="single" w:sz="5" w:space="0" w:color="auto"/>
              <w:bottom w:val="single" w:sz="5" w:space="0" w:color="auto"/>
              <w:right w:val="single" w:sz="5" w:space="0" w:color="auto"/>
            </w:tcBorders>
            <w:vAlign w:val="center"/>
          </w:tcPr>
          <w:p w14:paraId="58746AED" w14:textId="3BA0138A" w:rsidR="006B7861" w:rsidRPr="00D80525" w:rsidRDefault="0095199A" w:rsidP="009E2FD6">
            <w:pPr>
              <w:widowControl w:val="0"/>
              <w:kinsoku w:val="0"/>
              <w:overflowPunct w:val="0"/>
              <w:spacing w:after="50" w:line="247" w:lineRule="exact"/>
              <w:ind w:right="91"/>
              <w:jc w:val="center"/>
              <w:textAlignment w:val="baseline"/>
              <w:rPr>
                <w:rFonts w:ascii="Arial" w:hAnsi="Arial" w:cs="Arial"/>
                <w:kern w:val="0"/>
              </w:rPr>
            </w:pPr>
            <w:r w:rsidRPr="00D80525">
              <w:rPr>
                <w:rFonts w:ascii="Arial" w:hAnsi="Arial" w:cs="Arial"/>
                <w:kern w:val="0"/>
              </w:rPr>
              <w:t>52</w:t>
            </w:r>
          </w:p>
        </w:tc>
      </w:tr>
      <w:tr w:rsidR="007F1E9A" w:rsidRPr="00371F17" w14:paraId="12C9C51D" w14:textId="77777777" w:rsidTr="006B5E35">
        <w:trPr>
          <w:trHeight w:hRule="exact" w:val="356"/>
        </w:trPr>
        <w:tc>
          <w:tcPr>
            <w:tcW w:w="1007" w:type="dxa"/>
            <w:tcBorders>
              <w:top w:val="single" w:sz="5" w:space="0" w:color="auto"/>
              <w:left w:val="single" w:sz="5" w:space="0" w:color="auto"/>
              <w:bottom w:val="single" w:sz="5" w:space="0" w:color="auto"/>
              <w:right w:val="single" w:sz="5" w:space="0" w:color="auto"/>
            </w:tcBorders>
            <w:vAlign w:val="center"/>
          </w:tcPr>
          <w:p w14:paraId="27701262" w14:textId="1F3CC116" w:rsidR="007F1E9A" w:rsidRPr="00D80525" w:rsidRDefault="007F1E9A" w:rsidP="007F1E9A">
            <w:pPr>
              <w:widowControl w:val="0"/>
              <w:kinsoku w:val="0"/>
              <w:overflowPunct w:val="0"/>
              <w:spacing w:after="50" w:line="247" w:lineRule="exact"/>
              <w:ind w:left="15"/>
              <w:textAlignment w:val="baseline"/>
              <w:rPr>
                <w:rFonts w:ascii="Arial" w:hAnsi="Arial" w:cs="Arial"/>
                <w:kern w:val="0"/>
              </w:rPr>
            </w:pPr>
            <w:r w:rsidRPr="00D80525">
              <w:rPr>
                <w:rFonts w:ascii="Arial" w:hAnsi="Arial" w:cs="Arial"/>
                <w:kern w:val="0"/>
              </w:rPr>
              <w:t>A005</w:t>
            </w:r>
          </w:p>
        </w:tc>
        <w:tc>
          <w:tcPr>
            <w:tcW w:w="3953" w:type="dxa"/>
            <w:tcBorders>
              <w:top w:val="single" w:sz="5" w:space="0" w:color="auto"/>
              <w:left w:val="single" w:sz="5" w:space="0" w:color="auto"/>
              <w:bottom w:val="single" w:sz="5" w:space="0" w:color="auto"/>
              <w:right w:val="single" w:sz="5" w:space="0" w:color="auto"/>
            </w:tcBorders>
            <w:vAlign w:val="center"/>
          </w:tcPr>
          <w:p w14:paraId="117E0CC6" w14:textId="079082AE" w:rsidR="007F1E9A" w:rsidRPr="00D80525" w:rsidRDefault="007F1E9A" w:rsidP="0028621B">
            <w:pPr>
              <w:widowControl w:val="0"/>
              <w:kinsoku w:val="0"/>
              <w:overflowPunct w:val="0"/>
              <w:spacing w:after="50" w:line="247" w:lineRule="exact"/>
              <w:ind w:left="15" w:right="60"/>
              <w:textAlignment w:val="baseline"/>
              <w:rPr>
                <w:rFonts w:ascii="Arial" w:hAnsi="Arial" w:cs="Arial"/>
                <w:spacing w:val="-5"/>
                <w:kern w:val="0"/>
              </w:rPr>
            </w:pPr>
            <w:r w:rsidRPr="00D80525">
              <w:rPr>
                <w:rFonts w:ascii="Arial" w:hAnsi="Arial" w:cs="Arial"/>
                <w:spacing w:val="-5"/>
                <w:kern w:val="0"/>
              </w:rPr>
              <w:t xml:space="preserve">  </w:t>
            </w:r>
            <w:r w:rsidRPr="00D80525">
              <w:rPr>
                <w:rFonts w:ascii="Arial" w:hAnsi="Arial" w:cs="Arial"/>
                <w:kern w:val="0"/>
              </w:rPr>
              <w:t>Scheduling Communications</w:t>
            </w:r>
          </w:p>
        </w:tc>
        <w:tc>
          <w:tcPr>
            <w:tcW w:w="26" w:type="dxa"/>
            <w:tcBorders>
              <w:top w:val="single" w:sz="5" w:space="0" w:color="auto"/>
              <w:left w:val="single" w:sz="5" w:space="0" w:color="auto"/>
              <w:bottom w:val="single" w:sz="5" w:space="0" w:color="auto"/>
              <w:right w:val="nil"/>
            </w:tcBorders>
            <w:vAlign w:val="center"/>
          </w:tcPr>
          <w:p w14:paraId="2BBCD33C" w14:textId="77777777" w:rsidR="007F1E9A" w:rsidRPr="00D80525" w:rsidRDefault="007F1E9A" w:rsidP="007F1E9A">
            <w:pPr>
              <w:widowControl w:val="0"/>
              <w:kinsoku w:val="0"/>
              <w:overflowPunct w:val="0"/>
              <w:spacing w:after="50" w:line="247" w:lineRule="exact"/>
              <w:ind w:right="321"/>
              <w:jc w:val="right"/>
              <w:textAlignment w:val="baseline"/>
              <w:rPr>
                <w:rFonts w:ascii="Arial" w:hAnsi="Arial" w:cs="Arial"/>
                <w:kern w:val="0"/>
              </w:rPr>
            </w:pPr>
          </w:p>
        </w:tc>
        <w:tc>
          <w:tcPr>
            <w:tcW w:w="2697" w:type="dxa"/>
            <w:tcBorders>
              <w:top w:val="single" w:sz="5" w:space="0" w:color="auto"/>
              <w:left w:val="nil"/>
              <w:bottom w:val="single" w:sz="5" w:space="0" w:color="auto"/>
              <w:right w:val="single" w:sz="5" w:space="0" w:color="auto"/>
            </w:tcBorders>
          </w:tcPr>
          <w:p w14:paraId="06006D55" w14:textId="01F23EE0" w:rsidR="007F1E9A" w:rsidRPr="00D80525" w:rsidRDefault="007F1E9A" w:rsidP="004B5317">
            <w:pPr>
              <w:widowControl w:val="0"/>
              <w:kinsoku w:val="0"/>
              <w:overflowPunct w:val="0"/>
              <w:spacing w:after="0" w:line="240" w:lineRule="auto"/>
              <w:ind w:left="720" w:hanging="450"/>
              <w:textAlignment w:val="baseline"/>
              <w:rPr>
                <w:rFonts w:ascii="Arial" w:hAnsi="Arial" w:cs="Arial"/>
                <w:kern w:val="0"/>
              </w:rPr>
            </w:pPr>
            <w:r w:rsidRPr="00D80525">
              <w:rPr>
                <w:rFonts w:ascii="Arial" w:hAnsi="Arial" w:cs="Arial"/>
                <w:kern w:val="0"/>
              </w:rPr>
              <w:t>After each event</w:t>
            </w:r>
          </w:p>
        </w:tc>
        <w:tc>
          <w:tcPr>
            <w:tcW w:w="2070" w:type="dxa"/>
            <w:tcBorders>
              <w:top w:val="single" w:sz="5" w:space="0" w:color="auto"/>
              <w:left w:val="single" w:sz="5" w:space="0" w:color="auto"/>
              <w:bottom w:val="single" w:sz="5" w:space="0" w:color="auto"/>
              <w:right w:val="single" w:sz="5" w:space="0" w:color="auto"/>
            </w:tcBorders>
            <w:vAlign w:val="center"/>
          </w:tcPr>
          <w:p w14:paraId="596F02C2" w14:textId="6035EE2E" w:rsidR="007F1E9A" w:rsidRPr="00D80525" w:rsidRDefault="007F1E9A" w:rsidP="009E07B9">
            <w:pPr>
              <w:widowControl w:val="0"/>
              <w:kinsoku w:val="0"/>
              <w:overflowPunct w:val="0"/>
              <w:spacing w:after="50" w:line="247" w:lineRule="exact"/>
              <w:ind w:right="91"/>
              <w:textAlignment w:val="baseline"/>
              <w:rPr>
                <w:rFonts w:ascii="Arial" w:hAnsi="Arial" w:cs="Arial"/>
                <w:kern w:val="0"/>
              </w:rPr>
            </w:pPr>
            <w:r w:rsidRPr="00D80525">
              <w:rPr>
                <w:rFonts w:ascii="Arial" w:hAnsi="Arial" w:cs="Arial"/>
                <w:kern w:val="0"/>
              </w:rPr>
              <w:t xml:space="preserve">      Per Inspection</w:t>
            </w:r>
          </w:p>
        </w:tc>
      </w:tr>
      <w:tr w:rsidR="007F1E9A" w:rsidRPr="00371F17" w14:paraId="159D1D75" w14:textId="77777777" w:rsidTr="00E278F7">
        <w:trPr>
          <w:trHeight w:hRule="exact" w:val="759"/>
        </w:trPr>
        <w:tc>
          <w:tcPr>
            <w:tcW w:w="1007" w:type="dxa"/>
            <w:tcBorders>
              <w:top w:val="single" w:sz="5" w:space="0" w:color="auto"/>
              <w:left w:val="single" w:sz="5" w:space="0" w:color="auto"/>
              <w:bottom w:val="single" w:sz="5" w:space="0" w:color="auto"/>
              <w:right w:val="single" w:sz="5" w:space="0" w:color="auto"/>
            </w:tcBorders>
            <w:vAlign w:val="center"/>
          </w:tcPr>
          <w:p w14:paraId="670B95A3" w14:textId="63C22701" w:rsidR="007F1E9A" w:rsidRPr="00D80525" w:rsidRDefault="007F1E9A" w:rsidP="007F1E9A">
            <w:pPr>
              <w:widowControl w:val="0"/>
              <w:kinsoku w:val="0"/>
              <w:overflowPunct w:val="0"/>
              <w:spacing w:after="50" w:line="247" w:lineRule="exact"/>
              <w:ind w:left="15"/>
              <w:textAlignment w:val="baseline"/>
              <w:rPr>
                <w:rFonts w:ascii="Arial" w:hAnsi="Arial" w:cs="Arial"/>
                <w:kern w:val="0"/>
              </w:rPr>
            </w:pPr>
            <w:r w:rsidRPr="00D80525">
              <w:rPr>
                <w:rFonts w:ascii="Arial" w:hAnsi="Arial" w:cs="Arial"/>
                <w:kern w:val="0"/>
              </w:rPr>
              <w:t>A006</w:t>
            </w:r>
          </w:p>
        </w:tc>
        <w:tc>
          <w:tcPr>
            <w:tcW w:w="3953" w:type="dxa"/>
            <w:tcBorders>
              <w:top w:val="single" w:sz="5" w:space="0" w:color="auto"/>
              <w:left w:val="single" w:sz="5" w:space="0" w:color="auto"/>
              <w:bottom w:val="single" w:sz="5" w:space="0" w:color="auto"/>
              <w:right w:val="single" w:sz="5" w:space="0" w:color="auto"/>
            </w:tcBorders>
            <w:vAlign w:val="center"/>
          </w:tcPr>
          <w:p w14:paraId="42787072" w14:textId="2D81E898" w:rsidR="007F1E9A" w:rsidRPr="00D80525" w:rsidRDefault="007F1E9A" w:rsidP="00E278F7">
            <w:pPr>
              <w:widowControl w:val="0"/>
              <w:kinsoku w:val="0"/>
              <w:overflowPunct w:val="0"/>
              <w:spacing w:after="50" w:line="247" w:lineRule="exact"/>
              <w:ind w:left="15" w:right="275"/>
              <w:textAlignment w:val="baseline"/>
              <w:rPr>
                <w:rFonts w:ascii="Arial" w:hAnsi="Arial" w:cs="Arial"/>
                <w:spacing w:val="-5"/>
                <w:kern w:val="0"/>
              </w:rPr>
            </w:pPr>
            <w:r w:rsidRPr="00D80525">
              <w:rPr>
                <w:rFonts w:ascii="Arial" w:hAnsi="Arial" w:cs="Arial"/>
                <w:kern w:val="0"/>
              </w:rPr>
              <w:t xml:space="preserve">  Raw Data from</w:t>
            </w:r>
            <w:ins w:id="774" w:author="Weese, Timothy W" w:date="2026-03-03T13:35:00Z" w16du:dateUtc="2026-03-03T18:35:00Z">
              <w:r w:rsidR="00B56A4E">
                <w:rPr>
                  <w:rFonts w:ascii="Arial" w:hAnsi="Arial" w:cs="Arial"/>
                  <w:kern w:val="0"/>
                </w:rPr>
                <w:t xml:space="preserve"> </w:t>
              </w:r>
            </w:ins>
            <w:del w:id="775" w:author="Weese, Timothy W" w:date="2026-03-03T13:35:00Z" w16du:dateUtc="2026-03-03T18:35:00Z">
              <w:r w:rsidRPr="00D80525" w:rsidDel="00B56A4E">
                <w:rPr>
                  <w:rFonts w:ascii="Arial" w:hAnsi="Arial" w:cs="Arial"/>
                  <w:kern w:val="0"/>
                </w:rPr>
                <w:delText xml:space="preserve"> </w:delText>
              </w:r>
            </w:del>
            <w:r w:rsidRPr="00D80525">
              <w:rPr>
                <w:rFonts w:ascii="Arial" w:hAnsi="Arial" w:cs="Arial"/>
                <w:kern w:val="0"/>
              </w:rPr>
              <w:t>Inspections</w:t>
            </w:r>
          </w:p>
        </w:tc>
        <w:tc>
          <w:tcPr>
            <w:tcW w:w="26" w:type="dxa"/>
            <w:tcBorders>
              <w:top w:val="single" w:sz="5" w:space="0" w:color="auto"/>
              <w:left w:val="single" w:sz="5" w:space="0" w:color="auto"/>
              <w:bottom w:val="single" w:sz="5" w:space="0" w:color="auto"/>
              <w:right w:val="nil"/>
            </w:tcBorders>
            <w:vAlign w:val="center"/>
          </w:tcPr>
          <w:p w14:paraId="217EA447" w14:textId="77777777" w:rsidR="007F1E9A" w:rsidRPr="00D80525" w:rsidRDefault="007F1E9A" w:rsidP="007F1E9A">
            <w:pPr>
              <w:widowControl w:val="0"/>
              <w:kinsoku w:val="0"/>
              <w:overflowPunct w:val="0"/>
              <w:spacing w:after="50" w:line="247" w:lineRule="exact"/>
              <w:ind w:right="321"/>
              <w:jc w:val="right"/>
              <w:textAlignment w:val="baseline"/>
              <w:rPr>
                <w:rFonts w:ascii="Arial" w:hAnsi="Arial" w:cs="Arial"/>
                <w:kern w:val="0"/>
              </w:rPr>
            </w:pPr>
          </w:p>
        </w:tc>
        <w:tc>
          <w:tcPr>
            <w:tcW w:w="2697" w:type="dxa"/>
            <w:tcBorders>
              <w:top w:val="single" w:sz="5" w:space="0" w:color="auto"/>
              <w:left w:val="nil"/>
              <w:bottom w:val="single" w:sz="5" w:space="0" w:color="auto"/>
              <w:right w:val="single" w:sz="5" w:space="0" w:color="auto"/>
            </w:tcBorders>
          </w:tcPr>
          <w:p w14:paraId="1270E9A0" w14:textId="156BAA8C" w:rsidR="007F1E9A" w:rsidRPr="00D80525" w:rsidRDefault="007F1E9A" w:rsidP="009E07B9">
            <w:pPr>
              <w:widowControl w:val="0"/>
              <w:kinsoku w:val="0"/>
              <w:overflowPunct w:val="0"/>
              <w:spacing w:after="0" w:line="240" w:lineRule="auto"/>
              <w:ind w:left="270"/>
              <w:textAlignment w:val="baseline"/>
              <w:rPr>
                <w:rFonts w:ascii="Arial" w:hAnsi="Arial" w:cs="Arial"/>
                <w:kern w:val="0"/>
              </w:rPr>
            </w:pPr>
            <w:r w:rsidRPr="00D80525">
              <w:rPr>
                <w:rFonts w:ascii="Arial" w:hAnsi="Arial" w:cs="Arial"/>
                <w:kern w:val="0"/>
              </w:rPr>
              <w:t>After each event</w:t>
            </w:r>
          </w:p>
        </w:tc>
        <w:tc>
          <w:tcPr>
            <w:tcW w:w="2070" w:type="dxa"/>
            <w:tcBorders>
              <w:top w:val="single" w:sz="5" w:space="0" w:color="auto"/>
              <w:left w:val="single" w:sz="5" w:space="0" w:color="auto"/>
              <w:bottom w:val="single" w:sz="5" w:space="0" w:color="auto"/>
              <w:right w:val="single" w:sz="5" w:space="0" w:color="auto"/>
            </w:tcBorders>
            <w:vAlign w:val="center"/>
          </w:tcPr>
          <w:p w14:paraId="10BF4A96" w14:textId="7050609E" w:rsidR="007F1E9A" w:rsidRPr="00D80525" w:rsidRDefault="007F1E9A" w:rsidP="009E07B9">
            <w:pPr>
              <w:widowControl w:val="0"/>
              <w:kinsoku w:val="0"/>
              <w:overflowPunct w:val="0"/>
              <w:spacing w:after="50" w:line="247" w:lineRule="exact"/>
              <w:ind w:left="360" w:right="181"/>
              <w:textAlignment w:val="baseline"/>
              <w:rPr>
                <w:rFonts w:ascii="Arial" w:hAnsi="Arial" w:cs="Arial"/>
                <w:kern w:val="0"/>
              </w:rPr>
            </w:pPr>
            <w:r w:rsidRPr="00D80525">
              <w:rPr>
                <w:rFonts w:ascii="Arial" w:hAnsi="Arial" w:cs="Arial"/>
                <w:kern w:val="0"/>
              </w:rPr>
              <w:t>Per Inspection</w:t>
            </w:r>
          </w:p>
        </w:tc>
      </w:tr>
      <w:tr w:rsidR="00CA5EBD" w:rsidRPr="00371F17" w14:paraId="2EF4B4E7" w14:textId="77777777" w:rsidTr="00E278F7">
        <w:trPr>
          <w:trHeight w:hRule="exact" w:val="633"/>
        </w:trPr>
        <w:tc>
          <w:tcPr>
            <w:tcW w:w="1007" w:type="dxa"/>
            <w:tcBorders>
              <w:top w:val="single" w:sz="5" w:space="0" w:color="auto"/>
              <w:left w:val="single" w:sz="5" w:space="0" w:color="auto"/>
              <w:bottom w:val="single" w:sz="5" w:space="0" w:color="auto"/>
              <w:right w:val="single" w:sz="5" w:space="0" w:color="auto"/>
            </w:tcBorders>
            <w:vAlign w:val="center"/>
          </w:tcPr>
          <w:p w14:paraId="12C59AFC" w14:textId="48DA6D6B" w:rsidR="00CA5EBD" w:rsidRPr="00D80525" w:rsidRDefault="00CA5EBD" w:rsidP="00CA5EBD">
            <w:pPr>
              <w:widowControl w:val="0"/>
              <w:kinsoku w:val="0"/>
              <w:overflowPunct w:val="0"/>
              <w:spacing w:after="50" w:line="247" w:lineRule="exact"/>
              <w:ind w:left="15"/>
              <w:textAlignment w:val="baseline"/>
              <w:rPr>
                <w:rFonts w:ascii="Arial" w:hAnsi="Arial" w:cs="Arial"/>
                <w:kern w:val="0"/>
              </w:rPr>
            </w:pPr>
            <w:r w:rsidRPr="00D80525">
              <w:rPr>
                <w:rFonts w:ascii="Arial" w:hAnsi="Arial" w:cs="Arial"/>
                <w:kern w:val="0"/>
              </w:rPr>
              <w:t>A007</w:t>
            </w:r>
          </w:p>
        </w:tc>
        <w:tc>
          <w:tcPr>
            <w:tcW w:w="3953" w:type="dxa"/>
            <w:tcBorders>
              <w:top w:val="single" w:sz="5" w:space="0" w:color="auto"/>
              <w:left w:val="single" w:sz="5" w:space="0" w:color="auto"/>
              <w:bottom w:val="single" w:sz="5" w:space="0" w:color="auto"/>
              <w:right w:val="single" w:sz="5" w:space="0" w:color="auto"/>
            </w:tcBorders>
            <w:vAlign w:val="center"/>
          </w:tcPr>
          <w:p w14:paraId="41D782E0" w14:textId="009A5ADB" w:rsidR="00CA5EBD" w:rsidRPr="00D80525" w:rsidRDefault="00CA5EBD" w:rsidP="00E278F7">
            <w:pPr>
              <w:widowControl w:val="0"/>
              <w:kinsoku w:val="0"/>
              <w:overflowPunct w:val="0"/>
              <w:spacing w:after="50" w:line="247" w:lineRule="exact"/>
              <w:ind w:left="15" w:right="1715"/>
              <w:jc w:val="right"/>
              <w:textAlignment w:val="baseline"/>
              <w:rPr>
                <w:rFonts w:ascii="Arial" w:hAnsi="Arial" w:cs="Arial"/>
                <w:spacing w:val="-5"/>
                <w:kern w:val="0"/>
              </w:rPr>
            </w:pPr>
            <w:r w:rsidRPr="00D80525">
              <w:rPr>
                <w:rFonts w:ascii="Arial" w:hAnsi="Arial" w:cs="Arial"/>
                <w:spacing w:val="-5"/>
                <w:kern w:val="0"/>
              </w:rPr>
              <w:t>Quality Control</w:t>
            </w:r>
            <w:ins w:id="776" w:author="Weese, Timothy W" w:date="2026-03-03T13:35:00Z" w16du:dateUtc="2026-03-03T18:35:00Z">
              <w:r w:rsidR="00B56A4E">
                <w:rPr>
                  <w:rFonts w:ascii="Arial" w:hAnsi="Arial" w:cs="Arial"/>
                  <w:spacing w:val="-5"/>
                  <w:kern w:val="0"/>
                </w:rPr>
                <w:t xml:space="preserve"> </w:t>
              </w:r>
            </w:ins>
            <w:del w:id="777" w:author="Weese, Timothy W" w:date="2026-03-03T13:35:00Z" w16du:dateUtc="2026-03-03T18:35:00Z">
              <w:r w:rsidRPr="00D80525" w:rsidDel="00B56A4E">
                <w:rPr>
                  <w:rFonts w:ascii="Arial" w:hAnsi="Arial" w:cs="Arial"/>
                  <w:spacing w:val="-5"/>
                  <w:kern w:val="0"/>
                </w:rPr>
                <w:delText xml:space="preserve"> </w:delText>
              </w:r>
            </w:del>
            <w:r w:rsidRPr="00D80525">
              <w:rPr>
                <w:rFonts w:ascii="Arial" w:hAnsi="Arial" w:cs="Arial"/>
                <w:spacing w:val="-5"/>
                <w:kern w:val="0"/>
              </w:rPr>
              <w:t>Plan</w:t>
            </w:r>
          </w:p>
        </w:tc>
        <w:tc>
          <w:tcPr>
            <w:tcW w:w="26" w:type="dxa"/>
            <w:tcBorders>
              <w:top w:val="single" w:sz="5" w:space="0" w:color="auto"/>
              <w:left w:val="single" w:sz="5" w:space="0" w:color="auto"/>
              <w:bottom w:val="single" w:sz="5" w:space="0" w:color="auto"/>
              <w:right w:val="nil"/>
            </w:tcBorders>
            <w:vAlign w:val="center"/>
          </w:tcPr>
          <w:p w14:paraId="03C4903D" w14:textId="77777777" w:rsidR="00CA5EBD" w:rsidRPr="00D80525" w:rsidRDefault="00CA5EBD" w:rsidP="00CA5EBD">
            <w:pPr>
              <w:widowControl w:val="0"/>
              <w:kinsoku w:val="0"/>
              <w:overflowPunct w:val="0"/>
              <w:spacing w:after="50" w:line="247" w:lineRule="exact"/>
              <w:ind w:right="321"/>
              <w:jc w:val="right"/>
              <w:textAlignment w:val="baseline"/>
              <w:rPr>
                <w:rFonts w:ascii="Arial" w:hAnsi="Arial" w:cs="Arial"/>
                <w:kern w:val="0"/>
              </w:rPr>
            </w:pPr>
          </w:p>
        </w:tc>
        <w:tc>
          <w:tcPr>
            <w:tcW w:w="2697" w:type="dxa"/>
            <w:tcBorders>
              <w:top w:val="single" w:sz="5" w:space="0" w:color="auto"/>
              <w:left w:val="nil"/>
              <w:bottom w:val="single" w:sz="5" w:space="0" w:color="auto"/>
              <w:right w:val="single" w:sz="5" w:space="0" w:color="auto"/>
            </w:tcBorders>
          </w:tcPr>
          <w:p w14:paraId="26DE24DE" w14:textId="31CB2F0A" w:rsidR="00CA5EBD" w:rsidRPr="00D80525" w:rsidRDefault="00CA5EBD" w:rsidP="00CA5EBD">
            <w:pPr>
              <w:widowControl w:val="0"/>
              <w:kinsoku w:val="0"/>
              <w:overflowPunct w:val="0"/>
              <w:spacing w:after="0" w:line="240" w:lineRule="auto"/>
              <w:textAlignment w:val="baseline"/>
              <w:rPr>
                <w:rFonts w:ascii="Arial" w:hAnsi="Arial" w:cs="Arial"/>
                <w:kern w:val="0"/>
              </w:rPr>
            </w:pPr>
            <w:r w:rsidRPr="00D80525">
              <w:rPr>
                <w:rFonts w:ascii="Arial" w:hAnsi="Arial" w:cs="Arial"/>
                <w:kern w:val="0"/>
              </w:rPr>
              <w:t xml:space="preserve">           Once</w:t>
            </w:r>
          </w:p>
        </w:tc>
        <w:tc>
          <w:tcPr>
            <w:tcW w:w="2070" w:type="dxa"/>
            <w:tcBorders>
              <w:top w:val="single" w:sz="5" w:space="0" w:color="auto"/>
              <w:left w:val="single" w:sz="5" w:space="0" w:color="auto"/>
              <w:bottom w:val="single" w:sz="5" w:space="0" w:color="auto"/>
              <w:right w:val="single" w:sz="5" w:space="0" w:color="auto"/>
            </w:tcBorders>
            <w:vAlign w:val="center"/>
          </w:tcPr>
          <w:p w14:paraId="33390EAC" w14:textId="5AD85791" w:rsidR="00CA5EBD" w:rsidRPr="00D80525" w:rsidRDefault="00CA5EBD" w:rsidP="00CA5EBD">
            <w:pPr>
              <w:widowControl w:val="0"/>
              <w:kinsoku w:val="0"/>
              <w:overflowPunct w:val="0"/>
              <w:spacing w:after="50" w:line="247" w:lineRule="exact"/>
              <w:ind w:right="666"/>
              <w:jc w:val="center"/>
              <w:textAlignment w:val="baseline"/>
              <w:rPr>
                <w:rFonts w:ascii="Arial" w:hAnsi="Arial" w:cs="Arial"/>
                <w:kern w:val="0"/>
              </w:rPr>
            </w:pPr>
            <w:r w:rsidRPr="00D80525">
              <w:rPr>
                <w:rFonts w:ascii="Arial" w:hAnsi="Arial" w:cs="Arial"/>
                <w:kern w:val="0"/>
              </w:rPr>
              <w:t xml:space="preserve">       1</w:t>
            </w:r>
          </w:p>
        </w:tc>
      </w:tr>
    </w:tbl>
    <w:p w14:paraId="29BF6FA0" w14:textId="77777777" w:rsidR="009F4E44" w:rsidRPr="00D80525" w:rsidRDefault="009F4E44">
      <w:pPr>
        <w:autoSpaceDE w:val="0"/>
        <w:autoSpaceDN w:val="0"/>
        <w:adjustRightInd w:val="0"/>
        <w:spacing w:after="0" w:line="240" w:lineRule="auto"/>
        <w:rPr>
          <w:rFonts w:ascii="Arial" w:hAnsi="Arial" w:cs="Arial"/>
          <w:kern w:val="0"/>
        </w:rPr>
      </w:pPr>
    </w:p>
    <w:p w14:paraId="548E3E07" w14:textId="0A180767" w:rsidR="009F4E44" w:rsidRPr="00D80525" w:rsidRDefault="009F4E44" w:rsidP="00FC1950">
      <w:pPr>
        <w:pStyle w:val="Heading2"/>
      </w:pPr>
      <w:bookmarkStart w:id="778" w:name="_Toc223435911"/>
      <w:r w:rsidRPr="00D80525">
        <w:t>6.2 Acceptance Criteria</w:t>
      </w:r>
      <w:bookmarkEnd w:id="778"/>
    </w:p>
    <w:p w14:paraId="78CAAA2C" w14:textId="77777777" w:rsidR="006B5E35" w:rsidRPr="00D80525" w:rsidRDefault="009F4E44" w:rsidP="00273165">
      <w:pPr>
        <w:widowControl w:val="0"/>
        <w:numPr>
          <w:ilvl w:val="0"/>
          <w:numId w:val="29"/>
        </w:numPr>
        <w:kinsoku w:val="0"/>
        <w:overflowPunct w:val="0"/>
        <w:spacing w:before="240" w:after="120" w:line="247" w:lineRule="exact"/>
        <w:ind w:left="900" w:hanging="450"/>
        <w:textAlignment w:val="baseline"/>
        <w:rPr>
          <w:rFonts w:ascii="Arial" w:hAnsi="Arial" w:cs="Arial"/>
          <w:kern w:val="0"/>
        </w:rPr>
      </w:pPr>
      <w:r w:rsidRPr="00D80525">
        <w:rPr>
          <w:rFonts w:ascii="Arial" w:hAnsi="Arial" w:cs="Arial"/>
          <w:kern w:val="0"/>
        </w:rPr>
        <w:t>All deliverables shall be submitted in accordance with the deliverable schedule to be inspected and accepted by the COR.</w:t>
      </w:r>
    </w:p>
    <w:p w14:paraId="29B51248" w14:textId="76A76FFC" w:rsidR="009F4E44" w:rsidRPr="00D80525" w:rsidRDefault="009F4E44" w:rsidP="00882CFE">
      <w:pPr>
        <w:pStyle w:val="Heading3"/>
        <w:rPr>
          <w:rFonts w:cs="Arial"/>
        </w:rPr>
      </w:pPr>
      <w:bookmarkStart w:id="779" w:name="_Toc223435912"/>
      <w:r w:rsidRPr="00D80525">
        <w:rPr>
          <w:rFonts w:cs="Arial"/>
        </w:rPr>
        <w:t>6.2.1 NSPIRE Inspections</w:t>
      </w:r>
      <w:bookmarkEnd w:id="779"/>
    </w:p>
    <w:p w14:paraId="228B289A" w14:textId="4B4093DA" w:rsidR="009F4E44" w:rsidRPr="00D80525" w:rsidRDefault="009F4E44" w:rsidP="00273165">
      <w:pPr>
        <w:widowControl w:val="0"/>
        <w:kinsoku w:val="0"/>
        <w:overflowPunct w:val="0"/>
        <w:spacing w:after="0" w:line="293" w:lineRule="exact"/>
        <w:ind w:right="1152"/>
        <w:textAlignment w:val="baseline"/>
        <w:rPr>
          <w:rFonts w:ascii="Arial" w:hAnsi="Arial" w:cs="Arial"/>
          <w:kern w:val="0"/>
        </w:rPr>
      </w:pPr>
      <w:r w:rsidRPr="00D80525">
        <w:rPr>
          <w:rFonts w:ascii="Arial" w:hAnsi="Arial" w:cs="Arial"/>
          <w:kern w:val="0"/>
        </w:rPr>
        <w:t>NSPIRE inspections shall meet the following acceptance criteria or HUD will reject the applicable deliverable.</w:t>
      </w:r>
      <w:ins w:id="780" w:author="Weese, Timothy W" w:date="2026-02-25T12:28:00Z" w16du:dateUtc="2026-02-25T17:28:00Z">
        <w:r w:rsidR="007C2A4A">
          <w:rPr>
            <w:rFonts w:ascii="Arial" w:hAnsi="Arial" w:cs="Arial"/>
            <w:kern w:val="0"/>
          </w:rPr>
          <w:t xml:space="preserve"> </w:t>
        </w:r>
        <w:commentRangeStart w:id="781"/>
        <w:r w:rsidR="007C2A4A" w:rsidRPr="007C2A4A">
          <w:rPr>
            <w:rFonts w:ascii="Arial" w:hAnsi="Arial" w:cs="Arial"/>
            <w:kern w:val="0"/>
          </w:rPr>
          <w:t>HUD may reject an inspection that HUD has determined to be outside of these criteria through either the standard post-inspection review process, a QAFO report, a combination of both, or any other method the agency may use to evaluate inspection quality</w:t>
        </w:r>
      </w:ins>
      <w:commentRangeEnd w:id="781"/>
      <w:r w:rsidR="00CD5251">
        <w:rPr>
          <w:rStyle w:val="CommentReference"/>
          <w:rFonts w:ascii="Arial" w:hAnsi="Arial" w:cs="Arial"/>
          <w:kern w:val="0"/>
          <w:sz w:val="24"/>
          <w:szCs w:val="24"/>
        </w:rPr>
        <w:commentReference w:id="781"/>
      </w:r>
      <w:ins w:id="782" w:author="Weese, Timothy W" w:date="2026-03-03T13:40:00Z" w16du:dateUtc="2026-03-03T18:40:00Z">
        <w:r w:rsidR="00EE32E1">
          <w:rPr>
            <w:rFonts w:ascii="Arial" w:hAnsi="Arial" w:cs="Arial"/>
            <w:kern w:val="0"/>
          </w:rPr>
          <w:t>.</w:t>
        </w:r>
      </w:ins>
    </w:p>
    <w:p w14:paraId="6D7F2E68" w14:textId="77777777" w:rsidR="00525F29" w:rsidRPr="00D80525" w:rsidRDefault="009F4E44" w:rsidP="00273165">
      <w:pPr>
        <w:widowControl w:val="0"/>
        <w:numPr>
          <w:ilvl w:val="0"/>
          <w:numId w:val="28"/>
        </w:numPr>
        <w:tabs>
          <w:tab w:val="clear" w:pos="864"/>
        </w:tabs>
        <w:kinsoku w:val="0"/>
        <w:overflowPunct w:val="0"/>
        <w:spacing w:before="120" w:after="0" w:line="247" w:lineRule="exact"/>
        <w:ind w:left="900" w:hanging="360"/>
        <w:textAlignment w:val="baseline"/>
        <w:rPr>
          <w:rFonts w:ascii="Arial" w:hAnsi="Arial" w:cs="Arial"/>
          <w:kern w:val="0"/>
        </w:rPr>
      </w:pPr>
      <w:r w:rsidRPr="00D80525">
        <w:rPr>
          <w:rFonts w:ascii="Arial" w:hAnsi="Arial" w:cs="Arial"/>
          <w:kern w:val="0"/>
        </w:rPr>
        <w:lastRenderedPageBreak/>
        <w:t>Correct property</w:t>
      </w:r>
    </w:p>
    <w:p w14:paraId="7E8424F5" w14:textId="2F7B7831" w:rsidR="009F4E44" w:rsidRPr="00D80525" w:rsidRDefault="009F4E44" w:rsidP="00273165">
      <w:pPr>
        <w:pStyle w:val="ListParagraph"/>
        <w:widowControl w:val="0"/>
        <w:numPr>
          <w:ilvl w:val="1"/>
          <w:numId w:val="34"/>
        </w:numPr>
        <w:kinsoku w:val="0"/>
        <w:overflowPunct w:val="0"/>
        <w:spacing w:after="0" w:line="247" w:lineRule="exact"/>
        <w:textAlignment w:val="baseline"/>
        <w:rPr>
          <w:rFonts w:ascii="Arial" w:hAnsi="Arial" w:cs="Arial"/>
          <w:kern w:val="0"/>
        </w:rPr>
      </w:pPr>
      <w:r w:rsidRPr="00D80525">
        <w:rPr>
          <w:rFonts w:ascii="Arial" w:hAnsi="Arial" w:cs="Arial"/>
          <w:kern w:val="0"/>
        </w:rPr>
        <w:t xml:space="preserve">The inspection is for the property as identified in the </w:t>
      </w:r>
      <w:r w:rsidR="00000660" w:rsidRPr="00D80525">
        <w:rPr>
          <w:rFonts w:ascii="Arial" w:hAnsi="Arial" w:cs="Arial"/>
          <w:kern w:val="0"/>
        </w:rPr>
        <w:t>ARC</w:t>
      </w:r>
      <w:r w:rsidRPr="00D80525">
        <w:rPr>
          <w:rFonts w:ascii="Arial" w:hAnsi="Arial" w:cs="Arial"/>
          <w:kern w:val="0"/>
        </w:rPr>
        <w:t xml:space="preserve"> source systems based on the address</w:t>
      </w:r>
      <w:r w:rsidR="0008706F" w:rsidRPr="00D80525">
        <w:rPr>
          <w:rFonts w:ascii="Arial" w:hAnsi="Arial" w:cs="Arial"/>
          <w:kern w:val="0"/>
        </w:rPr>
        <w:br/>
      </w:r>
    </w:p>
    <w:p w14:paraId="4F8A5CB3" w14:textId="46BBF354" w:rsidR="0006512B" w:rsidRPr="00D80525" w:rsidRDefault="009F4E44" w:rsidP="00273165">
      <w:pPr>
        <w:pStyle w:val="ListParagraph"/>
        <w:widowControl w:val="0"/>
        <w:numPr>
          <w:ilvl w:val="0"/>
          <w:numId w:val="28"/>
        </w:numPr>
        <w:tabs>
          <w:tab w:val="clear" w:pos="864"/>
        </w:tabs>
        <w:kinsoku w:val="0"/>
        <w:overflowPunct w:val="0"/>
        <w:spacing w:after="0" w:line="247" w:lineRule="exact"/>
        <w:ind w:left="900" w:hanging="360"/>
        <w:textAlignment w:val="baseline"/>
        <w:rPr>
          <w:rFonts w:ascii="Arial" w:hAnsi="Arial" w:cs="Arial"/>
          <w:kern w:val="0"/>
        </w:rPr>
      </w:pPr>
      <w:r w:rsidRPr="00D80525">
        <w:rPr>
          <w:rFonts w:ascii="Arial" w:hAnsi="Arial" w:cs="Arial"/>
          <w:kern w:val="0"/>
        </w:rPr>
        <w:t>Correct sample</w:t>
      </w:r>
    </w:p>
    <w:p w14:paraId="7BEE9264" w14:textId="7F9435F5" w:rsidR="003B79F3" w:rsidRPr="00D80525" w:rsidRDefault="00EB2621" w:rsidP="00273165">
      <w:pPr>
        <w:pStyle w:val="ListParagraph"/>
        <w:widowControl w:val="0"/>
        <w:numPr>
          <w:ilvl w:val="0"/>
          <w:numId w:val="35"/>
        </w:numPr>
        <w:kinsoku w:val="0"/>
        <w:overflowPunct w:val="0"/>
        <w:spacing w:after="0" w:line="247" w:lineRule="exact"/>
        <w:ind w:left="1440"/>
        <w:textAlignment w:val="baseline"/>
        <w:rPr>
          <w:rFonts w:ascii="Arial" w:hAnsi="Arial" w:cs="Arial"/>
          <w:kern w:val="0"/>
        </w:rPr>
      </w:pPr>
      <w:r w:rsidRPr="00D80525">
        <w:rPr>
          <w:rFonts w:ascii="Arial" w:hAnsi="Arial" w:cs="Arial"/>
          <w:kern w:val="0"/>
        </w:rPr>
        <w:t>A</w:t>
      </w:r>
      <w:r w:rsidR="009F4E44" w:rsidRPr="00D80525">
        <w:rPr>
          <w:rFonts w:ascii="Arial" w:hAnsi="Arial" w:cs="Arial"/>
          <w:spacing w:val="4"/>
          <w:kern w:val="0"/>
        </w:rPr>
        <w:t>ll sampled units must be inspected.</w:t>
      </w:r>
      <w:r w:rsidR="003B79F3" w:rsidRPr="00D80525">
        <w:rPr>
          <w:rFonts w:ascii="Arial" w:hAnsi="Arial" w:cs="Arial"/>
          <w:spacing w:val="4"/>
          <w:kern w:val="0"/>
        </w:rPr>
        <w:br/>
      </w:r>
    </w:p>
    <w:p w14:paraId="6FAE4627" w14:textId="7EDF42D3" w:rsidR="003B79F3" w:rsidRPr="00D80525" w:rsidRDefault="009F4E44" w:rsidP="00273165">
      <w:pPr>
        <w:pStyle w:val="ListParagraph"/>
        <w:widowControl w:val="0"/>
        <w:numPr>
          <w:ilvl w:val="3"/>
          <w:numId w:val="35"/>
        </w:numPr>
        <w:kinsoku w:val="0"/>
        <w:overflowPunct w:val="0"/>
        <w:spacing w:after="0" w:line="247" w:lineRule="exact"/>
        <w:ind w:left="2070" w:hanging="450"/>
        <w:textAlignment w:val="baseline"/>
        <w:rPr>
          <w:rFonts w:ascii="Arial" w:hAnsi="Arial" w:cs="Arial"/>
          <w:kern w:val="0"/>
        </w:rPr>
      </w:pPr>
      <w:r w:rsidRPr="00D80525">
        <w:rPr>
          <w:rFonts w:ascii="Arial" w:hAnsi="Arial" w:cs="Arial"/>
          <w:spacing w:val="-2"/>
          <w:kern w:val="0"/>
        </w:rPr>
        <w:t>The minimum number of sample units is required to have an inspection.</w:t>
      </w:r>
    </w:p>
    <w:p w14:paraId="338BFCD1" w14:textId="079303D2" w:rsidR="009F4E44" w:rsidRPr="00D80525" w:rsidRDefault="009F4E44" w:rsidP="00273165">
      <w:pPr>
        <w:pStyle w:val="ListParagraph"/>
        <w:widowControl w:val="0"/>
        <w:numPr>
          <w:ilvl w:val="5"/>
          <w:numId w:val="35"/>
        </w:numPr>
        <w:kinsoku w:val="0"/>
        <w:overflowPunct w:val="0"/>
        <w:spacing w:after="0" w:line="247" w:lineRule="exact"/>
        <w:ind w:left="2790" w:hanging="360"/>
        <w:textAlignment w:val="baseline"/>
        <w:rPr>
          <w:rFonts w:ascii="Arial" w:hAnsi="Arial" w:cs="Arial"/>
          <w:kern w:val="0"/>
        </w:rPr>
      </w:pPr>
      <w:r w:rsidRPr="00D80525">
        <w:rPr>
          <w:rFonts w:ascii="Arial" w:hAnsi="Arial" w:cs="Arial"/>
          <w:spacing w:val="-2"/>
          <w:kern w:val="0"/>
        </w:rPr>
        <w:t>Select an alternate where a sample unit is not inspectable.</w:t>
      </w:r>
      <w:r w:rsidR="0013286E" w:rsidRPr="00D80525">
        <w:rPr>
          <w:rFonts w:ascii="Arial" w:hAnsi="Arial" w:cs="Arial"/>
          <w:spacing w:val="-2"/>
          <w:kern w:val="0"/>
        </w:rPr>
        <w:br/>
      </w:r>
    </w:p>
    <w:p w14:paraId="1C6EAB08" w14:textId="561397BB" w:rsidR="009F4E44" w:rsidRPr="00D80525" w:rsidRDefault="009F4E44" w:rsidP="00273165">
      <w:pPr>
        <w:pStyle w:val="ListParagraph"/>
        <w:widowControl w:val="0"/>
        <w:numPr>
          <w:ilvl w:val="3"/>
          <w:numId w:val="35"/>
        </w:numPr>
        <w:kinsoku w:val="0"/>
        <w:overflowPunct w:val="0"/>
        <w:spacing w:after="0" w:line="247" w:lineRule="exact"/>
        <w:ind w:left="2070" w:hanging="450"/>
        <w:textAlignment w:val="baseline"/>
        <w:rPr>
          <w:rFonts w:ascii="Arial" w:hAnsi="Arial" w:cs="Arial"/>
          <w:kern w:val="0"/>
        </w:rPr>
      </w:pPr>
      <w:r w:rsidRPr="00D80525">
        <w:rPr>
          <w:rFonts w:ascii="Arial" w:hAnsi="Arial" w:cs="Arial"/>
          <w:kern w:val="0"/>
        </w:rPr>
        <w:t>All buildings associated with the units must be fully inspected.</w:t>
      </w:r>
    </w:p>
    <w:p w14:paraId="59C6AFF5" w14:textId="39306276" w:rsidR="009F4E44" w:rsidRPr="00D80525" w:rsidRDefault="009F4E44" w:rsidP="00C9056D">
      <w:pPr>
        <w:pStyle w:val="ListParagraph"/>
        <w:widowControl w:val="0"/>
        <w:numPr>
          <w:ilvl w:val="5"/>
          <w:numId w:val="35"/>
        </w:numPr>
        <w:kinsoku w:val="0"/>
        <w:overflowPunct w:val="0"/>
        <w:spacing w:before="120" w:after="0" w:line="247" w:lineRule="exact"/>
        <w:ind w:left="2790" w:hanging="360"/>
        <w:textAlignment w:val="baseline"/>
        <w:rPr>
          <w:rFonts w:ascii="Arial" w:hAnsi="Arial" w:cs="Arial"/>
          <w:kern w:val="0"/>
        </w:rPr>
      </w:pPr>
      <w:r w:rsidRPr="00D80525">
        <w:rPr>
          <w:rFonts w:ascii="Arial" w:hAnsi="Arial" w:cs="Arial"/>
          <w:kern w:val="0"/>
        </w:rPr>
        <w:t xml:space="preserve">In the instance the inspector becomes aware that they have the incorrect sample download they must notify the </w:t>
      </w:r>
      <w:r w:rsidR="00000660" w:rsidRPr="00D80525">
        <w:rPr>
          <w:rFonts w:ascii="Arial" w:hAnsi="Arial" w:cs="Arial"/>
          <w:kern w:val="0"/>
        </w:rPr>
        <w:t>ARC</w:t>
      </w:r>
      <w:r w:rsidRPr="00D80525">
        <w:rPr>
          <w:rFonts w:ascii="Arial" w:hAnsi="Arial" w:cs="Arial"/>
          <w:kern w:val="0"/>
        </w:rPr>
        <w:t xml:space="preserve"> TAC for direction and guidance on how to proceed.</w:t>
      </w:r>
    </w:p>
    <w:p w14:paraId="36592CFC" w14:textId="77777777" w:rsidR="009F4E44" w:rsidRPr="00D80525" w:rsidRDefault="009F4E44" w:rsidP="00C9056D">
      <w:pPr>
        <w:widowControl w:val="0"/>
        <w:kinsoku w:val="0"/>
        <w:overflowPunct w:val="0"/>
        <w:spacing w:before="120" w:after="0" w:line="245" w:lineRule="exact"/>
        <w:ind w:left="1440" w:right="1152" w:hanging="360"/>
        <w:textAlignment w:val="baseline"/>
        <w:rPr>
          <w:rFonts w:ascii="Arial" w:hAnsi="Arial" w:cs="Arial"/>
          <w:kern w:val="0"/>
        </w:rPr>
      </w:pPr>
      <w:r w:rsidRPr="00D80525">
        <w:rPr>
          <w:rFonts w:ascii="Arial" w:hAnsi="Arial" w:cs="Arial"/>
          <w:kern w:val="0"/>
        </w:rPr>
        <w:t>b.</w:t>
      </w:r>
      <w:r w:rsidRPr="00D80525">
        <w:rPr>
          <w:rFonts w:ascii="Arial" w:hAnsi="Arial" w:cs="Arial"/>
          <w:kern w:val="0"/>
        </w:rPr>
        <w:tab/>
        <w:t>The inspector must annotate the TAC guidance and steps taken in the FIA Inspector Property Comment Field.</w:t>
      </w:r>
    </w:p>
    <w:p w14:paraId="161F975E" w14:textId="76A4AA88" w:rsidR="009F4E44" w:rsidRPr="00D80525" w:rsidRDefault="009F4E44" w:rsidP="00187305">
      <w:pPr>
        <w:widowControl w:val="0"/>
        <w:kinsoku w:val="0"/>
        <w:overflowPunct w:val="0"/>
        <w:spacing w:before="240" w:after="0" w:line="246" w:lineRule="exact"/>
        <w:ind w:left="900" w:hanging="360"/>
        <w:textAlignment w:val="baseline"/>
        <w:rPr>
          <w:rFonts w:ascii="Arial" w:hAnsi="Arial" w:cs="Arial"/>
          <w:kern w:val="0"/>
        </w:rPr>
      </w:pPr>
      <w:r w:rsidRPr="00D80525">
        <w:rPr>
          <w:rFonts w:ascii="Arial" w:hAnsi="Arial" w:cs="Arial"/>
          <w:kern w:val="0"/>
        </w:rPr>
        <w:t>3. Quality Assessment</w:t>
      </w:r>
    </w:p>
    <w:p w14:paraId="21700D51" w14:textId="7322E116" w:rsidR="0013286E" w:rsidRPr="00D80525" w:rsidRDefault="009F4E44" w:rsidP="00273165">
      <w:pPr>
        <w:pStyle w:val="ListParagraph"/>
        <w:widowControl w:val="0"/>
        <w:numPr>
          <w:ilvl w:val="0"/>
          <w:numId w:val="46"/>
        </w:numPr>
        <w:kinsoku w:val="0"/>
        <w:overflowPunct w:val="0"/>
        <w:spacing w:before="120" w:after="120" w:line="249" w:lineRule="exact"/>
        <w:ind w:right="288"/>
        <w:textAlignment w:val="baseline"/>
        <w:rPr>
          <w:rFonts w:ascii="Arial" w:hAnsi="Arial" w:cs="Arial"/>
          <w:kern w:val="0"/>
        </w:rPr>
      </w:pPr>
      <w:r w:rsidRPr="00D80525">
        <w:rPr>
          <w:rFonts w:ascii="Arial" w:hAnsi="Arial" w:cs="Arial"/>
          <w:kern w:val="0"/>
        </w:rPr>
        <w:t>Inspectors shall inspect all NSPIRE inspectable areas (inside, outside</w:t>
      </w:r>
      <w:r w:rsidR="00052BE4" w:rsidRPr="00D80525">
        <w:rPr>
          <w:rFonts w:ascii="Arial" w:hAnsi="Arial" w:cs="Arial"/>
          <w:kern w:val="0"/>
        </w:rPr>
        <w:t>,</w:t>
      </w:r>
      <w:r w:rsidRPr="00D80525">
        <w:rPr>
          <w:rFonts w:ascii="Arial" w:hAnsi="Arial" w:cs="Arial"/>
          <w:kern w:val="0"/>
        </w:rPr>
        <w:t xml:space="preserve"> and units) to ensure all deficiencies are accurately recorded.</w:t>
      </w:r>
    </w:p>
    <w:p w14:paraId="4751E78E" w14:textId="07ECCE2F" w:rsidR="009F4E44" w:rsidRPr="00D80525" w:rsidRDefault="009F4E44" w:rsidP="00273165">
      <w:pPr>
        <w:pStyle w:val="ListParagraph"/>
        <w:widowControl w:val="0"/>
        <w:numPr>
          <w:ilvl w:val="0"/>
          <w:numId w:val="46"/>
        </w:numPr>
        <w:kinsoku w:val="0"/>
        <w:overflowPunct w:val="0"/>
        <w:spacing w:before="120" w:after="120" w:line="249" w:lineRule="exact"/>
        <w:ind w:right="288"/>
        <w:textAlignment w:val="baseline"/>
        <w:rPr>
          <w:rFonts w:ascii="Arial" w:hAnsi="Arial" w:cs="Arial"/>
          <w:kern w:val="0"/>
        </w:rPr>
      </w:pPr>
      <w:r w:rsidRPr="00D80525">
        <w:rPr>
          <w:rFonts w:ascii="Arial" w:hAnsi="Arial" w:cs="Arial"/>
          <w:kern w:val="0"/>
        </w:rPr>
        <w:t>Inspectors shall ensure all inspections adhere to NSPIRE standards and all observable deficiencies are captured, photographed, and accurately recorded.</w:t>
      </w:r>
    </w:p>
    <w:p w14:paraId="2C2D1D10" w14:textId="16C7BEE5" w:rsidR="009F4E44" w:rsidRPr="00D80525" w:rsidRDefault="009F4E44" w:rsidP="00273165">
      <w:pPr>
        <w:pStyle w:val="ListParagraph"/>
        <w:widowControl w:val="0"/>
        <w:numPr>
          <w:ilvl w:val="0"/>
          <w:numId w:val="46"/>
        </w:numPr>
        <w:kinsoku w:val="0"/>
        <w:overflowPunct w:val="0"/>
        <w:spacing w:before="120" w:after="120" w:line="249" w:lineRule="exact"/>
        <w:ind w:right="288"/>
        <w:textAlignment w:val="baseline"/>
        <w:rPr>
          <w:rFonts w:ascii="Arial" w:hAnsi="Arial" w:cs="Arial"/>
          <w:kern w:val="0"/>
        </w:rPr>
      </w:pPr>
      <w:r w:rsidRPr="00D80525">
        <w:rPr>
          <w:rFonts w:ascii="Arial" w:hAnsi="Arial" w:cs="Arial"/>
          <w:spacing w:val="-1"/>
          <w:kern w:val="0"/>
        </w:rPr>
        <w:t>Inspectors must record all deficiencies observed on site in accordance with NSPIRE standards.</w:t>
      </w:r>
    </w:p>
    <w:p w14:paraId="59C0A68F" w14:textId="1B32BA3F" w:rsidR="009F4E44" w:rsidRPr="00D80525" w:rsidRDefault="009F4E44" w:rsidP="00273165">
      <w:pPr>
        <w:pStyle w:val="ListParagraph"/>
        <w:widowControl w:val="0"/>
        <w:numPr>
          <w:ilvl w:val="0"/>
          <w:numId w:val="46"/>
        </w:numPr>
        <w:kinsoku w:val="0"/>
        <w:overflowPunct w:val="0"/>
        <w:spacing w:before="120" w:after="120" w:line="249" w:lineRule="exact"/>
        <w:ind w:right="288"/>
        <w:textAlignment w:val="baseline"/>
        <w:rPr>
          <w:rFonts w:ascii="Arial" w:hAnsi="Arial" w:cs="Arial"/>
          <w:kern w:val="0"/>
        </w:rPr>
      </w:pPr>
      <w:r w:rsidRPr="00D80525">
        <w:rPr>
          <w:rFonts w:ascii="Arial" w:hAnsi="Arial" w:cs="Arial"/>
          <w:kern w:val="0"/>
        </w:rPr>
        <w:t>Each deficiency shall be reflected in at least one photo.</w:t>
      </w:r>
    </w:p>
    <w:p w14:paraId="4EC29B2F" w14:textId="38EC4B23" w:rsidR="009F4E44" w:rsidRPr="00D80525" w:rsidRDefault="009F4E44" w:rsidP="00273165">
      <w:pPr>
        <w:pStyle w:val="ListParagraph"/>
        <w:widowControl w:val="0"/>
        <w:numPr>
          <w:ilvl w:val="0"/>
          <w:numId w:val="46"/>
        </w:numPr>
        <w:kinsoku w:val="0"/>
        <w:overflowPunct w:val="0"/>
        <w:spacing w:before="120" w:after="120" w:line="249" w:lineRule="exact"/>
        <w:ind w:right="288"/>
        <w:textAlignment w:val="baseline"/>
        <w:rPr>
          <w:rFonts w:ascii="Arial" w:hAnsi="Arial" w:cs="Arial"/>
          <w:kern w:val="0"/>
        </w:rPr>
      </w:pPr>
      <w:r w:rsidRPr="00D80525">
        <w:rPr>
          <w:rFonts w:ascii="Arial" w:hAnsi="Arial" w:cs="Arial"/>
          <w:kern w:val="0"/>
        </w:rPr>
        <w:t>Photos and comments shall match the corresponding standard.</w:t>
      </w:r>
    </w:p>
    <w:p w14:paraId="1AC82EBF" w14:textId="77777777" w:rsidR="009F4E44" w:rsidRPr="00D80525" w:rsidRDefault="009F4E44" w:rsidP="00273165">
      <w:pPr>
        <w:pStyle w:val="ListParagraph"/>
        <w:widowControl w:val="0"/>
        <w:numPr>
          <w:ilvl w:val="2"/>
          <w:numId w:val="46"/>
        </w:numPr>
        <w:kinsoku w:val="0"/>
        <w:overflowPunct w:val="0"/>
        <w:spacing w:before="120" w:after="120" w:line="249" w:lineRule="exact"/>
        <w:ind w:left="2160" w:right="288" w:hanging="360"/>
        <w:textAlignment w:val="baseline"/>
        <w:rPr>
          <w:rFonts w:ascii="Arial" w:hAnsi="Arial" w:cs="Arial"/>
          <w:kern w:val="0"/>
        </w:rPr>
      </w:pPr>
      <w:r w:rsidRPr="00D80525">
        <w:rPr>
          <w:rFonts w:ascii="Arial" w:hAnsi="Arial" w:cs="Arial"/>
          <w:kern w:val="0"/>
        </w:rPr>
        <w:t>Photos shall be clear and clearly show the deficiency being cited.</w:t>
      </w:r>
    </w:p>
    <w:p w14:paraId="0CB6129B" w14:textId="77777777" w:rsidR="009F4E44" w:rsidRPr="00D80525" w:rsidRDefault="009F4E44" w:rsidP="00273165">
      <w:pPr>
        <w:pStyle w:val="ListParagraph"/>
        <w:widowControl w:val="0"/>
        <w:numPr>
          <w:ilvl w:val="2"/>
          <w:numId w:val="46"/>
        </w:numPr>
        <w:kinsoku w:val="0"/>
        <w:overflowPunct w:val="0"/>
        <w:spacing w:before="120" w:after="120" w:line="249" w:lineRule="exact"/>
        <w:ind w:left="2160" w:right="288" w:hanging="360"/>
        <w:textAlignment w:val="baseline"/>
        <w:rPr>
          <w:rFonts w:ascii="Arial" w:hAnsi="Arial" w:cs="Arial"/>
          <w:kern w:val="0"/>
        </w:rPr>
      </w:pPr>
      <w:r w:rsidRPr="00D80525">
        <w:rPr>
          <w:rFonts w:ascii="Arial" w:hAnsi="Arial" w:cs="Arial"/>
          <w:kern w:val="0"/>
        </w:rPr>
        <w:t>Comments shall pertain to deficiency and comprehensively describe in detail the deficiency being cited.</w:t>
      </w:r>
    </w:p>
    <w:p w14:paraId="328785C6" w14:textId="4EC62603" w:rsidR="00385E3C" w:rsidRPr="00D80525" w:rsidRDefault="00385E3C" w:rsidP="00273165">
      <w:pPr>
        <w:pStyle w:val="ListParagraph"/>
        <w:widowControl w:val="0"/>
        <w:numPr>
          <w:ilvl w:val="2"/>
          <w:numId w:val="46"/>
        </w:numPr>
        <w:kinsoku w:val="0"/>
        <w:overflowPunct w:val="0"/>
        <w:spacing w:before="120" w:after="120" w:line="249" w:lineRule="exact"/>
        <w:ind w:left="2160" w:right="288" w:hanging="360"/>
        <w:textAlignment w:val="baseline"/>
        <w:rPr>
          <w:rFonts w:ascii="Arial" w:hAnsi="Arial" w:cs="Arial"/>
          <w:kern w:val="0"/>
        </w:rPr>
      </w:pPr>
      <w:r w:rsidRPr="00D80525">
        <w:rPr>
          <w:rFonts w:ascii="Arial" w:hAnsi="Arial" w:cs="Arial"/>
          <w:kern w:val="0"/>
        </w:rPr>
        <w:t xml:space="preserve">Photos shall not include </w:t>
      </w:r>
      <w:r w:rsidR="00AC36CB" w:rsidRPr="00D80525">
        <w:rPr>
          <w:rFonts w:ascii="Arial" w:hAnsi="Arial" w:cs="Arial"/>
          <w:kern w:val="0"/>
        </w:rPr>
        <w:t>Personal</w:t>
      </w:r>
      <w:r w:rsidR="00696358" w:rsidRPr="00D80525">
        <w:rPr>
          <w:rFonts w:ascii="Arial" w:hAnsi="Arial" w:cs="Arial"/>
          <w:kern w:val="0"/>
        </w:rPr>
        <w:t>ly Identifiable Information</w:t>
      </w:r>
      <w:r w:rsidR="00913251" w:rsidRPr="00D80525">
        <w:rPr>
          <w:rFonts w:ascii="Arial" w:hAnsi="Arial" w:cs="Arial"/>
          <w:kern w:val="0"/>
        </w:rPr>
        <w:t xml:space="preserve"> (PII)</w:t>
      </w:r>
    </w:p>
    <w:p w14:paraId="3FF48725" w14:textId="51907D4D" w:rsidR="009F4E44" w:rsidRPr="00D80525" w:rsidRDefault="009F4E44" w:rsidP="00273165">
      <w:pPr>
        <w:pStyle w:val="ListParagraph"/>
        <w:widowControl w:val="0"/>
        <w:numPr>
          <w:ilvl w:val="0"/>
          <w:numId w:val="46"/>
        </w:numPr>
        <w:kinsoku w:val="0"/>
        <w:overflowPunct w:val="0"/>
        <w:spacing w:before="120" w:after="120" w:line="249" w:lineRule="exact"/>
        <w:ind w:right="288"/>
        <w:textAlignment w:val="baseline"/>
        <w:rPr>
          <w:rFonts w:ascii="Arial" w:hAnsi="Arial" w:cs="Arial"/>
          <w:kern w:val="0"/>
        </w:rPr>
      </w:pPr>
      <w:r w:rsidRPr="00D80525">
        <w:rPr>
          <w:rFonts w:ascii="Arial" w:hAnsi="Arial" w:cs="Arial"/>
          <w:spacing w:val="1"/>
          <w:kern w:val="0"/>
        </w:rPr>
        <w:t>HUD will reject all inspections not meeting its quality standards. Should the Contractor notice a trend in which the inspections of an individual are being rejected or otherwise not meeting HUD’s requirements, the Contractor shall ensure the inspector successfully completes remedial training.</w:t>
      </w:r>
    </w:p>
    <w:p w14:paraId="22F1712F" w14:textId="77777777" w:rsidR="009F4E44" w:rsidRPr="00D80525" w:rsidRDefault="009F4E44" w:rsidP="00273165">
      <w:pPr>
        <w:widowControl w:val="0"/>
        <w:kinsoku w:val="0"/>
        <w:overflowPunct w:val="0"/>
        <w:spacing w:before="120" w:after="0" w:line="292" w:lineRule="exact"/>
        <w:ind w:right="46"/>
        <w:textAlignment w:val="baseline"/>
        <w:rPr>
          <w:rFonts w:ascii="Arial" w:hAnsi="Arial" w:cs="Arial"/>
          <w:kern w:val="0"/>
        </w:rPr>
      </w:pPr>
      <w:r w:rsidRPr="00D80525">
        <w:rPr>
          <w:rFonts w:ascii="Arial" w:hAnsi="Arial" w:cs="Arial"/>
          <w:kern w:val="0"/>
        </w:rPr>
        <w:t>The government reserves the right to evaluate the amount of time an inspector spent in an inspectable area in determining the acceptance or rejection of an inspection.</w:t>
      </w:r>
    </w:p>
    <w:p w14:paraId="238FCA47" w14:textId="77777777" w:rsidR="009F4E44" w:rsidRPr="00D80525" w:rsidRDefault="009F4E44" w:rsidP="00DE3BF8">
      <w:pPr>
        <w:pStyle w:val="Heading1"/>
        <w:rPr>
          <w:rFonts w:cs="Arial"/>
        </w:rPr>
      </w:pPr>
      <w:bookmarkStart w:id="783" w:name="_Toc223435913"/>
      <w:r w:rsidRPr="00D80525">
        <w:rPr>
          <w:rFonts w:cs="Arial"/>
        </w:rPr>
        <w:t>7 Related Documents</w:t>
      </w:r>
      <w:bookmarkEnd w:id="783"/>
    </w:p>
    <w:p w14:paraId="5E4FD417" w14:textId="23503EBF" w:rsidR="009F4E44" w:rsidRPr="00D80525" w:rsidRDefault="009F4E44" w:rsidP="004807B5">
      <w:pPr>
        <w:widowControl w:val="0"/>
        <w:kinsoku w:val="0"/>
        <w:overflowPunct w:val="0"/>
        <w:spacing w:before="240" w:after="0" w:line="259" w:lineRule="exact"/>
        <w:ind w:right="46"/>
        <w:textAlignment w:val="baseline"/>
        <w:rPr>
          <w:rFonts w:ascii="Arial" w:hAnsi="Arial" w:cs="Arial"/>
          <w:b/>
          <w:color w:val="2C7ECE"/>
          <w:kern w:val="0"/>
        </w:rPr>
      </w:pPr>
      <w:r w:rsidRPr="00D80525">
        <w:rPr>
          <w:rFonts w:ascii="Arial" w:hAnsi="Arial" w:cs="Arial"/>
          <w:kern w:val="0"/>
        </w:rPr>
        <w:t>The Contractor shall abide by all applicable regulations, publications, manuals, policies, and procedures in the performance of this contract.</w:t>
      </w:r>
    </w:p>
    <w:p w14:paraId="37886F71" w14:textId="77777777" w:rsidR="009F4E44" w:rsidRPr="00D80525" w:rsidRDefault="009F4E44" w:rsidP="00DE3BF8">
      <w:pPr>
        <w:pStyle w:val="Heading1"/>
        <w:rPr>
          <w:rFonts w:cs="Arial"/>
        </w:rPr>
      </w:pPr>
      <w:bookmarkStart w:id="784" w:name="_Toc223435914"/>
      <w:r w:rsidRPr="00D80525">
        <w:rPr>
          <w:rFonts w:cs="Arial"/>
        </w:rPr>
        <w:t>8 Performance Requirements Summary (PRS)</w:t>
      </w:r>
      <w:bookmarkEnd w:id="784"/>
    </w:p>
    <w:p w14:paraId="082809E9" w14:textId="77777777" w:rsidR="009F4E44" w:rsidRPr="00D80525" w:rsidRDefault="009F4E44" w:rsidP="00C9056D">
      <w:pPr>
        <w:widowControl w:val="0"/>
        <w:kinsoku w:val="0"/>
        <w:overflowPunct w:val="0"/>
        <w:spacing w:before="120" w:after="0" w:line="253" w:lineRule="exact"/>
        <w:ind w:right="72"/>
        <w:textAlignment w:val="baseline"/>
        <w:rPr>
          <w:rFonts w:ascii="Arial" w:hAnsi="Arial" w:cs="Arial"/>
          <w:kern w:val="0"/>
        </w:rPr>
      </w:pPr>
      <w:r w:rsidRPr="00D80525">
        <w:rPr>
          <w:rFonts w:ascii="Arial" w:hAnsi="Arial" w:cs="Arial"/>
          <w:kern w:val="0"/>
        </w:rPr>
        <w:t>The summary chart below lists the contract's primary requirements, the associated performance standards, the expected target performance, and the methods of surveillance. While some contract requirements may not be listed in the chart below, requirements not appearing on the PRS chart do not negate the Contractor's obligation to perform all requirements as specified in the contract. Additionally, HUD reserves all rights and remedies under the provisions and clauses of the contract when performance of any contract requirement, whether or not listed below, is unacceptable.</w:t>
      </w:r>
    </w:p>
    <w:p w14:paraId="0310EA8B" w14:textId="77777777" w:rsidR="009F4E44" w:rsidRPr="00D80525" w:rsidRDefault="009F4E44" w:rsidP="00C9056D">
      <w:pPr>
        <w:widowControl w:val="0"/>
        <w:kinsoku w:val="0"/>
        <w:overflowPunct w:val="0"/>
        <w:spacing w:before="206" w:after="0" w:line="290" w:lineRule="exact"/>
        <w:textAlignment w:val="baseline"/>
        <w:rPr>
          <w:rFonts w:ascii="Arial" w:hAnsi="Arial" w:cs="Arial"/>
          <w:spacing w:val="-1"/>
          <w:kern w:val="0"/>
        </w:rPr>
      </w:pPr>
      <w:r w:rsidRPr="00D80525">
        <w:rPr>
          <w:rFonts w:ascii="Arial" w:hAnsi="Arial" w:cs="Arial"/>
          <w:spacing w:val="-1"/>
          <w:kern w:val="0"/>
        </w:rPr>
        <w:t xml:space="preserve">HUD will develop a QASP to be used to provide contract oversight. In conjunction with the Contractor's </w:t>
      </w:r>
      <w:r w:rsidRPr="00D80525">
        <w:rPr>
          <w:rFonts w:ascii="Arial" w:hAnsi="Arial" w:cs="Arial"/>
          <w:spacing w:val="-1"/>
          <w:kern w:val="0"/>
        </w:rPr>
        <w:lastRenderedPageBreak/>
        <w:t>QCP and various other methods of assessing performance, the COR and PM may perform on-site reviews and/or other types of verification to determine that the specified target performance requirements have been met.</w:t>
      </w:r>
    </w:p>
    <w:p w14:paraId="38706D4D" w14:textId="77777777" w:rsidR="006E273D" w:rsidRPr="00D80525" w:rsidRDefault="009F4E44" w:rsidP="00757213">
      <w:pPr>
        <w:widowControl w:val="0"/>
        <w:kinsoku w:val="0"/>
        <w:overflowPunct w:val="0"/>
        <w:spacing w:before="120" w:after="120" w:line="294" w:lineRule="exact"/>
        <w:textAlignment w:val="baseline"/>
        <w:rPr>
          <w:rFonts w:ascii="Arial" w:hAnsi="Arial" w:cs="Arial"/>
          <w:kern w:val="0"/>
        </w:rPr>
      </w:pPr>
      <w:r w:rsidRPr="00D80525">
        <w:rPr>
          <w:rFonts w:ascii="Arial" w:hAnsi="Arial" w:cs="Arial"/>
          <w:kern w:val="0"/>
        </w:rPr>
        <w:t>Regular review of Contractor performance is critical to the overall success of the contract. On a monthly basis, the COR will evaluate the quality of the product or services.</w:t>
      </w:r>
    </w:p>
    <w:p w14:paraId="1DCC8D47" w14:textId="55A8667B" w:rsidR="003C7253" w:rsidRPr="00D80525" w:rsidRDefault="003C7253" w:rsidP="00757213">
      <w:pPr>
        <w:widowControl w:val="0"/>
        <w:kinsoku w:val="0"/>
        <w:overflowPunct w:val="0"/>
        <w:spacing w:before="120" w:after="120" w:line="294" w:lineRule="exact"/>
        <w:textAlignment w:val="baseline"/>
        <w:rPr>
          <w:rFonts w:ascii="Arial" w:hAnsi="Arial" w:cs="Arial"/>
          <w:b/>
          <w:bCs/>
          <w:color w:val="0F4660"/>
          <w:kern w:val="0"/>
        </w:rPr>
      </w:pPr>
      <w:bookmarkStart w:id="785" w:name="_Toc223435915"/>
      <w:r w:rsidRPr="00D80525">
        <w:rPr>
          <w:rStyle w:val="Heading3Char"/>
          <w:rFonts w:eastAsiaTheme="minorHAnsi" w:cs="Arial"/>
          <w:b/>
          <w:bCs/>
        </w:rPr>
        <w:t>Performance Requirement Summary (PRS)</w:t>
      </w:r>
      <w:bookmarkEnd w:id="785"/>
    </w:p>
    <w:tbl>
      <w:tblPr>
        <w:tblW w:w="11146" w:type="dxa"/>
        <w:tblInd w:w="8" w:type="dxa"/>
        <w:tblLayout w:type="fixed"/>
        <w:tblCellMar>
          <w:left w:w="0" w:type="dxa"/>
          <w:right w:w="0" w:type="dxa"/>
        </w:tblCellMar>
        <w:tblLook w:val="0000" w:firstRow="0" w:lastRow="0" w:firstColumn="0" w:lastColumn="0" w:noHBand="0" w:noVBand="0"/>
      </w:tblPr>
      <w:tblGrid>
        <w:gridCol w:w="4756"/>
        <w:gridCol w:w="2970"/>
        <w:gridCol w:w="3420"/>
      </w:tblGrid>
      <w:tr w:rsidR="003C7253" w:rsidRPr="00371F17" w14:paraId="30897767" w14:textId="77777777" w:rsidTr="00B164B4">
        <w:trPr>
          <w:trHeight w:hRule="exact" w:val="269"/>
        </w:trPr>
        <w:tc>
          <w:tcPr>
            <w:tcW w:w="4756" w:type="dxa"/>
            <w:tcBorders>
              <w:top w:val="single" w:sz="5" w:space="0" w:color="auto"/>
              <w:left w:val="single" w:sz="5" w:space="0" w:color="auto"/>
              <w:bottom w:val="single" w:sz="5" w:space="0" w:color="auto"/>
              <w:right w:val="single" w:sz="5" w:space="0" w:color="auto"/>
            </w:tcBorders>
            <w:vAlign w:val="center"/>
          </w:tcPr>
          <w:p w14:paraId="4B549716" w14:textId="77777777" w:rsidR="003C7253" w:rsidRPr="00D80525" w:rsidRDefault="003C7253" w:rsidP="005D4E1E">
            <w:pPr>
              <w:widowControl w:val="0"/>
              <w:kinsoku w:val="0"/>
              <w:overflowPunct w:val="0"/>
              <w:spacing w:after="0" w:line="240" w:lineRule="exact"/>
              <w:ind w:left="125"/>
              <w:textAlignment w:val="baseline"/>
              <w:rPr>
                <w:rFonts w:ascii="Arial" w:hAnsi="Arial" w:cs="Arial"/>
                <w:b/>
                <w:kern w:val="0"/>
              </w:rPr>
            </w:pPr>
            <w:r w:rsidRPr="00D80525">
              <w:rPr>
                <w:rFonts w:ascii="Arial" w:hAnsi="Arial" w:cs="Arial"/>
                <w:b/>
                <w:kern w:val="0"/>
              </w:rPr>
              <w:t>Statements</w:t>
            </w:r>
          </w:p>
        </w:tc>
        <w:tc>
          <w:tcPr>
            <w:tcW w:w="2970" w:type="dxa"/>
            <w:tcBorders>
              <w:top w:val="single" w:sz="5" w:space="0" w:color="auto"/>
              <w:left w:val="single" w:sz="5" w:space="0" w:color="auto"/>
              <w:bottom w:val="single" w:sz="5" w:space="0" w:color="auto"/>
              <w:right w:val="single" w:sz="5" w:space="0" w:color="auto"/>
            </w:tcBorders>
            <w:vAlign w:val="center"/>
          </w:tcPr>
          <w:p w14:paraId="07350CF9" w14:textId="77777777" w:rsidR="003C7253" w:rsidRPr="00D80525" w:rsidRDefault="003C7253" w:rsidP="005D4E1E">
            <w:pPr>
              <w:widowControl w:val="0"/>
              <w:kinsoku w:val="0"/>
              <w:overflowPunct w:val="0"/>
              <w:spacing w:after="0" w:line="240" w:lineRule="exact"/>
              <w:ind w:left="120"/>
              <w:textAlignment w:val="baseline"/>
              <w:rPr>
                <w:rFonts w:ascii="Arial" w:hAnsi="Arial" w:cs="Arial"/>
                <w:b/>
                <w:kern w:val="0"/>
              </w:rPr>
            </w:pPr>
            <w:r w:rsidRPr="00D80525">
              <w:rPr>
                <w:rFonts w:ascii="Arial" w:hAnsi="Arial" w:cs="Arial"/>
                <w:b/>
                <w:kern w:val="0"/>
              </w:rPr>
              <w:t>Standards/AQLs</w:t>
            </w:r>
          </w:p>
        </w:tc>
        <w:tc>
          <w:tcPr>
            <w:tcW w:w="3420" w:type="dxa"/>
            <w:tcBorders>
              <w:top w:val="single" w:sz="5" w:space="0" w:color="auto"/>
              <w:left w:val="single" w:sz="5" w:space="0" w:color="auto"/>
              <w:bottom w:val="single" w:sz="5" w:space="0" w:color="auto"/>
              <w:right w:val="single" w:sz="5" w:space="0" w:color="auto"/>
            </w:tcBorders>
            <w:vAlign w:val="center"/>
          </w:tcPr>
          <w:p w14:paraId="193F681A" w14:textId="77777777" w:rsidR="003C7253" w:rsidRPr="00D80525" w:rsidRDefault="003C7253" w:rsidP="005D4E1E">
            <w:pPr>
              <w:widowControl w:val="0"/>
              <w:kinsoku w:val="0"/>
              <w:overflowPunct w:val="0"/>
              <w:spacing w:after="0" w:line="240" w:lineRule="exact"/>
              <w:ind w:left="115"/>
              <w:textAlignment w:val="baseline"/>
              <w:rPr>
                <w:rFonts w:ascii="Arial" w:hAnsi="Arial" w:cs="Arial"/>
                <w:b/>
                <w:kern w:val="0"/>
              </w:rPr>
            </w:pPr>
            <w:r w:rsidRPr="00D80525">
              <w:rPr>
                <w:rFonts w:ascii="Arial" w:hAnsi="Arial" w:cs="Arial"/>
                <w:b/>
                <w:kern w:val="0"/>
              </w:rPr>
              <w:t>Incentive/Remedy</w:t>
            </w:r>
          </w:p>
        </w:tc>
      </w:tr>
      <w:tr w:rsidR="001865EA" w:rsidRPr="00371F17" w14:paraId="7E77C611" w14:textId="77777777" w:rsidTr="00B164B4">
        <w:trPr>
          <w:trHeight w:hRule="exact" w:val="583"/>
        </w:trPr>
        <w:tc>
          <w:tcPr>
            <w:tcW w:w="4756" w:type="dxa"/>
            <w:tcBorders>
              <w:top w:val="single" w:sz="5" w:space="0" w:color="auto"/>
              <w:left w:val="single" w:sz="5" w:space="0" w:color="auto"/>
              <w:bottom w:val="single" w:sz="5" w:space="0" w:color="auto"/>
              <w:right w:val="single" w:sz="5" w:space="0" w:color="auto"/>
            </w:tcBorders>
          </w:tcPr>
          <w:p w14:paraId="24B6689C" w14:textId="77777777" w:rsidR="001865EA" w:rsidRPr="00D80525" w:rsidRDefault="001865EA" w:rsidP="001865EA">
            <w:pPr>
              <w:widowControl w:val="0"/>
              <w:tabs>
                <w:tab w:val="left" w:pos="936"/>
              </w:tabs>
              <w:kinsoku w:val="0"/>
              <w:overflowPunct w:val="0"/>
              <w:spacing w:after="0" w:line="252" w:lineRule="exact"/>
              <w:ind w:left="936" w:hanging="792"/>
              <w:textAlignment w:val="baseline"/>
              <w:rPr>
                <w:rFonts w:ascii="Arial" w:hAnsi="Arial" w:cs="Arial"/>
                <w:kern w:val="0"/>
              </w:rPr>
            </w:pPr>
            <w:r w:rsidRPr="00D80525">
              <w:rPr>
                <w:rFonts w:ascii="Arial" w:hAnsi="Arial" w:cs="Arial"/>
                <w:kern w:val="0"/>
              </w:rPr>
              <w:t>5.1</w:t>
            </w:r>
            <w:r w:rsidRPr="00D80525">
              <w:rPr>
                <w:rFonts w:ascii="Arial" w:hAnsi="Arial" w:cs="Arial"/>
                <w:kern w:val="0"/>
              </w:rPr>
              <w:tab/>
              <w:t>Program and Project Management Support Services</w:t>
            </w:r>
          </w:p>
        </w:tc>
        <w:tc>
          <w:tcPr>
            <w:tcW w:w="2970" w:type="dxa"/>
            <w:tcBorders>
              <w:top w:val="single" w:sz="5" w:space="0" w:color="auto"/>
              <w:left w:val="single" w:sz="5" w:space="0" w:color="auto"/>
              <w:bottom w:val="single" w:sz="5" w:space="0" w:color="auto"/>
              <w:right w:val="single" w:sz="5" w:space="0" w:color="auto"/>
            </w:tcBorders>
          </w:tcPr>
          <w:p w14:paraId="04D7F960" w14:textId="1722C9C5" w:rsidR="001865EA" w:rsidRPr="00D80525" w:rsidRDefault="001865EA" w:rsidP="001865EA">
            <w:pPr>
              <w:widowControl w:val="0"/>
              <w:kinsoku w:val="0"/>
              <w:overflowPunct w:val="0"/>
              <w:spacing w:after="0" w:line="240" w:lineRule="auto"/>
              <w:textAlignment w:val="baseline"/>
              <w:rPr>
                <w:rFonts w:ascii="Arial" w:hAnsi="Arial" w:cs="Arial"/>
                <w:kern w:val="0"/>
              </w:rPr>
            </w:pPr>
            <w:r w:rsidRPr="00D80525">
              <w:rPr>
                <w:rFonts w:ascii="Arial" w:hAnsi="Arial" w:cs="Arial"/>
                <w:kern w:val="0"/>
              </w:rPr>
              <w:t xml:space="preserve">  See PWS task 5.1.1.</w:t>
            </w:r>
          </w:p>
        </w:tc>
        <w:tc>
          <w:tcPr>
            <w:tcW w:w="3420" w:type="dxa"/>
            <w:tcBorders>
              <w:top w:val="single" w:sz="5" w:space="0" w:color="auto"/>
              <w:left w:val="single" w:sz="5" w:space="0" w:color="auto"/>
              <w:bottom w:val="single" w:sz="5" w:space="0" w:color="auto"/>
              <w:right w:val="single" w:sz="5" w:space="0" w:color="auto"/>
            </w:tcBorders>
          </w:tcPr>
          <w:p w14:paraId="6C867D09" w14:textId="012A332A" w:rsidR="001865EA" w:rsidRPr="00D80525" w:rsidRDefault="001865EA" w:rsidP="001865EA">
            <w:pPr>
              <w:widowControl w:val="0"/>
              <w:kinsoku w:val="0"/>
              <w:overflowPunct w:val="0"/>
              <w:spacing w:after="0" w:line="240" w:lineRule="auto"/>
              <w:textAlignment w:val="baseline"/>
              <w:rPr>
                <w:rFonts w:ascii="Arial" w:hAnsi="Arial" w:cs="Arial"/>
                <w:kern w:val="0"/>
              </w:rPr>
            </w:pPr>
            <w:r w:rsidRPr="00D80525">
              <w:rPr>
                <w:rFonts w:ascii="Arial" w:hAnsi="Arial" w:cs="Arial"/>
                <w:kern w:val="0"/>
              </w:rPr>
              <w:t xml:space="preserve">  See order clause H.1,</w:t>
            </w:r>
            <w:r w:rsidRPr="00D80525">
              <w:rPr>
                <w:rFonts w:ascii="Arial" w:hAnsi="Arial" w:cs="Arial"/>
                <w:kern w:val="0"/>
              </w:rPr>
              <w:br/>
              <w:t xml:space="preserve">  Incentive clause</w:t>
            </w:r>
          </w:p>
        </w:tc>
      </w:tr>
      <w:tr w:rsidR="001865EA" w:rsidRPr="00371F17" w14:paraId="22B3DE4A" w14:textId="77777777" w:rsidTr="00B164B4">
        <w:trPr>
          <w:trHeight w:hRule="exact" w:val="628"/>
        </w:trPr>
        <w:tc>
          <w:tcPr>
            <w:tcW w:w="4756" w:type="dxa"/>
            <w:tcBorders>
              <w:top w:val="single" w:sz="5" w:space="0" w:color="auto"/>
              <w:left w:val="single" w:sz="5" w:space="0" w:color="auto"/>
              <w:bottom w:val="single" w:sz="5" w:space="0" w:color="auto"/>
              <w:right w:val="single" w:sz="5" w:space="0" w:color="auto"/>
            </w:tcBorders>
          </w:tcPr>
          <w:p w14:paraId="53F6677F" w14:textId="77777777" w:rsidR="001865EA" w:rsidRPr="00D80525" w:rsidRDefault="001865EA" w:rsidP="001865EA">
            <w:pPr>
              <w:widowControl w:val="0"/>
              <w:tabs>
                <w:tab w:val="left" w:pos="936"/>
              </w:tabs>
              <w:kinsoku w:val="0"/>
              <w:overflowPunct w:val="0"/>
              <w:spacing w:after="251" w:line="249" w:lineRule="exact"/>
              <w:ind w:left="936" w:hanging="792"/>
              <w:textAlignment w:val="baseline"/>
              <w:rPr>
                <w:rFonts w:ascii="Arial" w:hAnsi="Arial" w:cs="Arial"/>
                <w:kern w:val="0"/>
              </w:rPr>
            </w:pPr>
            <w:r w:rsidRPr="00D80525">
              <w:rPr>
                <w:rFonts w:ascii="Arial" w:hAnsi="Arial" w:cs="Arial"/>
                <w:kern w:val="0"/>
              </w:rPr>
              <w:t>5.1.1</w:t>
            </w:r>
            <w:r w:rsidRPr="00D80525">
              <w:rPr>
                <w:rFonts w:ascii="Arial" w:hAnsi="Arial" w:cs="Arial"/>
                <w:kern w:val="0"/>
              </w:rPr>
              <w:tab/>
              <w:t>Program and Project Management Planning</w:t>
            </w:r>
          </w:p>
        </w:tc>
        <w:tc>
          <w:tcPr>
            <w:tcW w:w="2970" w:type="dxa"/>
            <w:tcBorders>
              <w:top w:val="single" w:sz="5" w:space="0" w:color="auto"/>
              <w:left w:val="single" w:sz="5" w:space="0" w:color="auto"/>
              <w:bottom w:val="single" w:sz="5" w:space="0" w:color="auto"/>
              <w:right w:val="single" w:sz="5" w:space="0" w:color="auto"/>
            </w:tcBorders>
          </w:tcPr>
          <w:p w14:paraId="2EED4D94" w14:textId="77777777" w:rsidR="001865EA" w:rsidRPr="00D80525" w:rsidRDefault="001865EA" w:rsidP="001865EA">
            <w:pPr>
              <w:widowControl w:val="0"/>
              <w:kinsoku w:val="0"/>
              <w:overflowPunct w:val="0"/>
              <w:spacing w:after="500" w:line="244" w:lineRule="exact"/>
              <w:ind w:left="120"/>
              <w:textAlignment w:val="baseline"/>
              <w:rPr>
                <w:rFonts w:ascii="Arial" w:hAnsi="Arial" w:cs="Arial"/>
                <w:kern w:val="0"/>
              </w:rPr>
            </w:pPr>
            <w:r w:rsidRPr="00D80525">
              <w:rPr>
                <w:rFonts w:ascii="Arial" w:hAnsi="Arial" w:cs="Arial"/>
                <w:kern w:val="0"/>
              </w:rPr>
              <w:t>See PWS task 5.1.1.</w:t>
            </w:r>
          </w:p>
        </w:tc>
        <w:tc>
          <w:tcPr>
            <w:tcW w:w="3420" w:type="dxa"/>
            <w:tcBorders>
              <w:top w:val="single" w:sz="5" w:space="0" w:color="auto"/>
              <w:left w:val="single" w:sz="5" w:space="0" w:color="auto"/>
              <w:bottom w:val="single" w:sz="5" w:space="0" w:color="auto"/>
              <w:right w:val="single" w:sz="5" w:space="0" w:color="auto"/>
            </w:tcBorders>
          </w:tcPr>
          <w:p w14:paraId="60C5E375" w14:textId="77777777" w:rsidR="001865EA" w:rsidRPr="00D80525" w:rsidRDefault="001865EA" w:rsidP="001865EA">
            <w:pPr>
              <w:widowControl w:val="0"/>
              <w:kinsoku w:val="0"/>
              <w:overflowPunct w:val="0"/>
              <w:spacing w:after="251" w:line="249" w:lineRule="exact"/>
              <w:ind w:left="108"/>
              <w:textAlignment w:val="baseline"/>
              <w:rPr>
                <w:rFonts w:ascii="Arial" w:hAnsi="Arial" w:cs="Arial"/>
                <w:kern w:val="0"/>
              </w:rPr>
            </w:pPr>
            <w:r w:rsidRPr="00D80525">
              <w:rPr>
                <w:rFonts w:ascii="Arial" w:hAnsi="Arial" w:cs="Arial"/>
                <w:kern w:val="0"/>
              </w:rPr>
              <w:t>See order clause H.1,</w:t>
            </w:r>
            <w:r w:rsidRPr="00D80525">
              <w:rPr>
                <w:rFonts w:ascii="Arial" w:hAnsi="Arial" w:cs="Arial"/>
                <w:kern w:val="0"/>
              </w:rPr>
              <w:br/>
              <w:t>Incentive clause</w:t>
            </w:r>
          </w:p>
        </w:tc>
      </w:tr>
      <w:tr w:rsidR="001865EA" w:rsidRPr="00371F17" w14:paraId="4DA60B4C" w14:textId="77777777" w:rsidTr="00B164B4">
        <w:trPr>
          <w:trHeight w:hRule="exact" w:val="619"/>
        </w:trPr>
        <w:tc>
          <w:tcPr>
            <w:tcW w:w="4756" w:type="dxa"/>
            <w:tcBorders>
              <w:top w:val="single" w:sz="5" w:space="0" w:color="auto"/>
              <w:left w:val="single" w:sz="5" w:space="0" w:color="auto"/>
              <w:bottom w:val="single" w:sz="5" w:space="0" w:color="auto"/>
              <w:right w:val="single" w:sz="5" w:space="0" w:color="auto"/>
            </w:tcBorders>
          </w:tcPr>
          <w:p w14:paraId="69638E1A" w14:textId="1281FB12" w:rsidR="001865EA" w:rsidRPr="00D80525" w:rsidRDefault="001865EA" w:rsidP="001865EA">
            <w:pPr>
              <w:widowControl w:val="0"/>
              <w:kinsoku w:val="0"/>
              <w:overflowPunct w:val="0"/>
              <w:spacing w:after="0" w:line="244" w:lineRule="exact"/>
              <w:ind w:left="144"/>
              <w:textAlignment w:val="baseline"/>
              <w:rPr>
                <w:rFonts w:ascii="Arial" w:hAnsi="Arial" w:cs="Arial"/>
                <w:kern w:val="0"/>
              </w:rPr>
            </w:pPr>
            <w:r w:rsidRPr="00D80525">
              <w:rPr>
                <w:rFonts w:ascii="Arial" w:hAnsi="Arial" w:cs="Arial"/>
                <w:kern w:val="0"/>
              </w:rPr>
              <w:t>5.1.2</w:t>
            </w:r>
            <w:r w:rsidRPr="00D80525">
              <w:rPr>
                <w:rFonts w:ascii="Arial" w:hAnsi="Arial" w:cs="Arial"/>
                <w:kern w:val="0"/>
              </w:rPr>
              <w:tab/>
              <w:t xml:space="preserve">    Monthly Performance</w:t>
            </w:r>
            <w:r w:rsidRPr="00D80525">
              <w:rPr>
                <w:rFonts w:ascii="Arial" w:hAnsi="Arial" w:cs="Arial"/>
                <w:kern w:val="0"/>
              </w:rPr>
              <w:br/>
              <w:t xml:space="preserve">             Report</w:t>
            </w:r>
          </w:p>
          <w:p w14:paraId="2B4F77C1" w14:textId="0340FF94" w:rsidR="001865EA" w:rsidRPr="00D80525" w:rsidRDefault="001865EA" w:rsidP="001865EA">
            <w:pPr>
              <w:widowControl w:val="0"/>
              <w:kinsoku w:val="0"/>
              <w:overflowPunct w:val="0"/>
              <w:spacing w:before="15" w:after="0" w:line="240" w:lineRule="exact"/>
              <w:ind w:left="936"/>
              <w:textAlignment w:val="baseline"/>
              <w:rPr>
                <w:rFonts w:ascii="Arial" w:hAnsi="Arial" w:cs="Arial"/>
                <w:kern w:val="0"/>
              </w:rPr>
            </w:pPr>
          </w:p>
        </w:tc>
        <w:tc>
          <w:tcPr>
            <w:tcW w:w="2970" w:type="dxa"/>
            <w:tcBorders>
              <w:top w:val="single" w:sz="5" w:space="0" w:color="auto"/>
              <w:left w:val="single" w:sz="5" w:space="0" w:color="auto"/>
              <w:bottom w:val="single" w:sz="5" w:space="0" w:color="auto"/>
              <w:right w:val="single" w:sz="5" w:space="0" w:color="auto"/>
            </w:tcBorders>
          </w:tcPr>
          <w:p w14:paraId="22B1E7B4" w14:textId="77777777" w:rsidR="001865EA" w:rsidRPr="00D80525" w:rsidRDefault="001865EA" w:rsidP="001865EA">
            <w:pPr>
              <w:widowControl w:val="0"/>
              <w:kinsoku w:val="0"/>
              <w:overflowPunct w:val="0"/>
              <w:spacing w:after="255" w:line="244" w:lineRule="exact"/>
              <w:ind w:left="120"/>
              <w:textAlignment w:val="baseline"/>
              <w:rPr>
                <w:rFonts w:ascii="Arial" w:hAnsi="Arial" w:cs="Arial"/>
                <w:kern w:val="0"/>
              </w:rPr>
            </w:pPr>
            <w:r w:rsidRPr="00D80525">
              <w:rPr>
                <w:rFonts w:ascii="Arial" w:hAnsi="Arial" w:cs="Arial"/>
                <w:kern w:val="0"/>
              </w:rPr>
              <w:t>See PWS task 5.1.2.</w:t>
            </w:r>
          </w:p>
        </w:tc>
        <w:tc>
          <w:tcPr>
            <w:tcW w:w="3420" w:type="dxa"/>
            <w:tcBorders>
              <w:top w:val="single" w:sz="5" w:space="0" w:color="auto"/>
              <w:left w:val="single" w:sz="5" w:space="0" w:color="auto"/>
              <w:bottom w:val="single" w:sz="5" w:space="0" w:color="auto"/>
              <w:right w:val="single" w:sz="5" w:space="0" w:color="auto"/>
            </w:tcBorders>
          </w:tcPr>
          <w:p w14:paraId="1E12ADE6" w14:textId="77777777" w:rsidR="001865EA" w:rsidRPr="00D80525" w:rsidRDefault="001865EA" w:rsidP="001865EA">
            <w:pPr>
              <w:widowControl w:val="0"/>
              <w:kinsoku w:val="0"/>
              <w:overflowPunct w:val="0"/>
              <w:spacing w:after="0" w:line="256" w:lineRule="exact"/>
              <w:ind w:left="108"/>
              <w:textAlignment w:val="baseline"/>
              <w:rPr>
                <w:rFonts w:ascii="Arial" w:hAnsi="Arial" w:cs="Arial"/>
                <w:kern w:val="0"/>
              </w:rPr>
            </w:pPr>
            <w:r w:rsidRPr="00D80525">
              <w:rPr>
                <w:rFonts w:ascii="Arial" w:hAnsi="Arial" w:cs="Arial"/>
                <w:kern w:val="0"/>
              </w:rPr>
              <w:t>See order clause H.1,</w:t>
            </w:r>
            <w:r w:rsidRPr="00D80525">
              <w:rPr>
                <w:rFonts w:ascii="Arial" w:hAnsi="Arial" w:cs="Arial"/>
                <w:kern w:val="0"/>
              </w:rPr>
              <w:br/>
              <w:t>Incentive clause</w:t>
            </w:r>
          </w:p>
        </w:tc>
      </w:tr>
      <w:tr w:rsidR="001865EA" w:rsidRPr="00371F17" w14:paraId="09E62CB2" w14:textId="77777777" w:rsidTr="00B164B4">
        <w:trPr>
          <w:trHeight w:hRule="exact" w:val="646"/>
        </w:trPr>
        <w:tc>
          <w:tcPr>
            <w:tcW w:w="4756" w:type="dxa"/>
            <w:tcBorders>
              <w:top w:val="single" w:sz="5" w:space="0" w:color="auto"/>
              <w:left w:val="single" w:sz="5" w:space="0" w:color="auto"/>
              <w:bottom w:val="single" w:sz="5" w:space="0" w:color="auto"/>
              <w:right w:val="single" w:sz="5" w:space="0" w:color="auto"/>
            </w:tcBorders>
          </w:tcPr>
          <w:p w14:paraId="52D3FCEC" w14:textId="77777777" w:rsidR="001865EA" w:rsidRPr="00D80525" w:rsidRDefault="001865EA" w:rsidP="001865EA">
            <w:pPr>
              <w:widowControl w:val="0"/>
              <w:tabs>
                <w:tab w:val="left" w:pos="936"/>
              </w:tabs>
              <w:kinsoku w:val="0"/>
              <w:overflowPunct w:val="0"/>
              <w:spacing w:after="202" w:line="249" w:lineRule="exact"/>
              <w:ind w:left="936" w:hanging="792"/>
              <w:textAlignment w:val="baseline"/>
              <w:rPr>
                <w:rFonts w:ascii="Arial" w:hAnsi="Arial" w:cs="Arial"/>
                <w:kern w:val="0"/>
              </w:rPr>
            </w:pPr>
            <w:r w:rsidRPr="00D80525">
              <w:rPr>
                <w:rFonts w:ascii="Arial" w:hAnsi="Arial" w:cs="Arial"/>
                <w:kern w:val="0"/>
              </w:rPr>
              <w:t>5.2</w:t>
            </w:r>
            <w:r w:rsidRPr="00D80525">
              <w:rPr>
                <w:rFonts w:ascii="Arial" w:hAnsi="Arial" w:cs="Arial"/>
                <w:kern w:val="0"/>
              </w:rPr>
              <w:tab/>
              <w:t>NSPIRE Inspections Master Schedule (MS)</w:t>
            </w:r>
          </w:p>
        </w:tc>
        <w:tc>
          <w:tcPr>
            <w:tcW w:w="2970" w:type="dxa"/>
            <w:tcBorders>
              <w:top w:val="single" w:sz="5" w:space="0" w:color="auto"/>
              <w:left w:val="single" w:sz="5" w:space="0" w:color="auto"/>
              <w:bottom w:val="single" w:sz="5" w:space="0" w:color="auto"/>
              <w:right w:val="single" w:sz="5" w:space="0" w:color="auto"/>
            </w:tcBorders>
          </w:tcPr>
          <w:p w14:paraId="299AD93B" w14:textId="77777777" w:rsidR="001865EA" w:rsidRPr="00D80525" w:rsidRDefault="001865EA" w:rsidP="001865EA">
            <w:pPr>
              <w:widowControl w:val="0"/>
              <w:kinsoku w:val="0"/>
              <w:overflowPunct w:val="0"/>
              <w:spacing w:after="451" w:line="244" w:lineRule="exact"/>
              <w:ind w:left="120"/>
              <w:textAlignment w:val="baseline"/>
              <w:rPr>
                <w:rFonts w:ascii="Arial" w:hAnsi="Arial" w:cs="Arial"/>
                <w:kern w:val="0"/>
              </w:rPr>
            </w:pPr>
            <w:r w:rsidRPr="00D80525">
              <w:rPr>
                <w:rFonts w:ascii="Arial" w:hAnsi="Arial" w:cs="Arial"/>
                <w:kern w:val="0"/>
              </w:rPr>
              <w:t>See PWS task 5.2.</w:t>
            </w:r>
          </w:p>
        </w:tc>
        <w:tc>
          <w:tcPr>
            <w:tcW w:w="3420" w:type="dxa"/>
            <w:tcBorders>
              <w:top w:val="single" w:sz="5" w:space="0" w:color="auto"/>
              <w:left w:val="single" w:sz="5" w:space="0" w:color="auto"/>
              <w:bottom w:val="single" w:sz="5" w:space="0" w:color="auto"/>
              <w:right w:val="single" w:sz="5" w:space="0" w:color="auto"/>
            </w:tcBorders>
          </w:tcPr>
          <w:p w14:paraId="348C6AB3" w14:textId="77777777" w:rsidR="001865EA" w:rsidRPr="00D80525" w:rsidRDefault="001865EA" w:rsidP="001865EA">
            <w:pPr>
              <w:widowControl w:val="0"/>
              <w:kinsoku w:val="0"/>
              <w:overflowPunct w:val="0"/>
              <w:spacing w:after="202" w:line="249" w:lineRule="exact"/>
              <w:ind w:left="108"/>
              <w:textAlignment w:val="baseline"/>
              <w:rPr>
                <w:rFonts w:ascii="Arial" w:hAnsi="Arial" w:cs="Arial"/>
                <w:kern w:val="0"/>
              </w:rPr>
            </w:pPr>
            <w:r w:rsidRPr="00D80525">
              <w:rPr>
                <w:rFonts w:ascii="Arial" w:hAnsi="Arial" w:cs="Arial"/>
                <w:kern w:val="0"/>
              </w:rPr>
              <w:t>See order clause H.1,</w:t>
            </w:r>
            <w:r w:rsidRPr="00D80525">
              <w:rPr>
                <w:rFonts w:ascii="Arial" w:hAnsi="Arial" w:cs="Arial"/>
                <w:kern w:val="0"/>
              </w:rPr>
              <w:br/>
              <w:t>Incentive clause</w:t>
            </w:r>
          </w:p>
        </w:tc>
      </w:tr>
      <w:tr w:rsidR="004807B5" w:rsidRPr="00371F17" w14:paraId="172ECC3E" w14:textId="77777777" w:rsidTr="00B164B4">
        <w:trPr>
          <w:trHeight w:hRule="exact" w:val="547"/>
        </w:trPr>
        <w:tc>
          <w:tcPr>
            <w:tcW w:w="4756" w:type="dxa"/>
            <w:tcBorders>
              <w:top w:val="single" w:sz="5" w:space="0" w:color="auto"/>
              <w:left w:val="single" w:sz="5" w:space="0" w:color="auto"/>
              <w:bottom w:val="single" w:sz="5" w:space="0" w:color="auto"/>
              <w:right w:val="single" w:sz="5" w:space="0" w:color="auto"/>
            </w:tcBorders>
          </w:tcPr>
          <w:p w14:paraId="5E4D7012" w14:textId="5ADA58AB" w:rsidR="004807B5" w:rsidRPr="00D80525" w:rsidRDefault="004807B5" w:rsidP="004807B5">
            <w:pPr>
              <w:widowControl w:val="0"/>
              <w:kinsoku w:val="0"/>
              <w:overflowPunct w:val="0"/>
              <w:spacing w:after="0" w:line="244" w:lineRule="exact"/>
              <w:ind w:left="144"/>
              <w:textAlignment w:val="baseline"/>
              <w:rPr>
                <w:rFonts w:ascii="Arial" w:hAnsi="Arial" w:cs="Arial"/>
                <w:kern w:val="0"/>
              </w:rPr>
            </w:pPr>
            <w:r w:rsidRPr="00D80525">
              <w:rPr>
                <w:rFonts w:ascii="Arial" w:hAnsi="Arial" w:cs="Arial"/>
                <w:kern w:val="0"/>
              </w:rPr>
              <w:t>5.2.1     Scheduling</w:t>
            </w:r>
          </w:p>
          <w:p w14:paraId="5BD14059" w14:textId="77777777" w:rsidR="004807B5" w:rsidRPr="00D80525" w:rsidRDefault="004807B5" w:rsidP="004807B5">
            <w:pPr>
              <w:widowControl w:val="0"/>
              <w:kinsoku w:val="0"/>
              <w:overflowPunct w:val="0"/>
              <w:spacing w:before="5" w:after="202" w:line="244" w:lineRule="exact"/>
              <w:ind w:left="936"/>
              <w:textAlignment w:val="baseline"/>
              <w:rPr>
                <w:rFonts w:ascii="Arial" w:hAnsi="Arial" w:cs="Arial"/>
                <w:kern w:val="0"/>
              </w:rPr>
            </w:pPr>
            <w:r w:rsidRPr="00D80525">
              <w:rPr>
                <w:rFonts w:ascii="Arial" w:hAnsi="Arial" w:cs="Arial"/>
                <w:kern w:val="0"/>
              </w:rPr>
              <w:t>Communications</w:t>
            </w:r>
          </w:p>
        </w:tc>
        <w:tc>
          <w:tcPr>
            <w:tcW w:w="2970" w:type="dxa"/>
            <w:tcBorders>
              <w:top w:val="single" w:sz="5" w:space="0" w:color="auto"/>
              <w:left w:val="single" w:sz="5" w:space="0" w:color="auto"/>
              <w:bottom w:val="single" w:sz="5" w:space="0" w:color="auto"/>
              <w:right w:val="single" w:sz="5" w:space="0" w:color="auto"/>
            </w:tcBorders>
          </w:tcPr>
          <w:p w14:paraId="059E800F" w14:textId="77777777" w:rsidR="004807B5" w:rsidRPr="00D80525" w:rsidRDefault="004807B5" w:rsidP="004807B5">
            <w:pPr>
              <w:widowControl w:val="0"/>
              <w:kinsoku w:val="0"/>
              <w:overflowPunct w:val="0"/>
              <w:spacing w:after="451" w:line="244" w:lineRule="exact"/>
              <w:ind w:left="120"/>
              <w:textAlignment w:val="baseline"/>
              <w:rPr>
                <w:rFonts w:ascii="Arial" w:hAnsi="Arial" w:cs="Arial"/>
                <w:kern w:val="0"/>
              </w:rPr>
            </w:pPr>
            <w:r w:rsidRPr="00D80525">
              <w:rPr>
                <w:rFonts w:ascii="Arial" w:hAnsi="Arial" w:cs="Arial"/>
                <w:kern w:val="0"/>
              </w:rPr>
              <w:t>See PWS task 5.2.1.</w:t>
            </w:r>
          </w:p>
        </w:tc>
        <w:tc>
          <w:tcPr>
            <w:tcW w:w="3420" w:type="dxa"/>
            <w:tcBorders>
              <w:top w:val="single" w:sz="5" w:space="0" w:color="auto"/>
              <w:left w:val="single" w:sz="5" w:space="0" w:color="auto"/>
              <w:bottom w:val="single" w:sz="5" w:space="0" w:color="auto"/>
              <w:right w:val="single" w:sz="5" w:space="0" w:color="auto"/>
            </w:tcBorders>
          </w:tcPr>
          <w:p w14:paraId="2CA37E3E" w14:textId="77777777" w:rsidR="004807B5" w:rsidRPr="00D80525" w:rsidRDefault="004807B5" w:rsidP="004807B5">
            <w:pPr>
              <w:widowControl w:val="0"/>
              <w:kinsoku w:val="0"/>
              <w:overflowPunct w:val="0"/>
              <w:spacing w:after="451" w:line="244" w:lineRule="exact"/>
              <w:ind w:right="2518"/>
              <w:jc w:val="right"/>
              <w:textAlignment w:val="baseline"/>
              <w:rPr>
                <w:rFonts w:ascii="Arial" w:hAnsi="Arial" w:cs="Arial"/>
                <w:kern w:val="0"/>
              </w:rPr>
            </w:pPr>
            <w:r w:rsidRPr="00D80525">
              <w:rPr>
                <w:rFonts w:ascii="Arial" w:hAnsi="Arial" w:cs="Arial"/>
                <w:kern w:val="0"/>
              </w:rPr>
              <w:t>N/A</w:t>
            </w:r>
          </w:p>
        </w:tc>
      </w:tr>
      <w:tr w:rsidR="004807B5" w:rsidRPr="00371F17" w14:paraId="377DBD29" w14:textId="77777777" w:rsidTr="00B164B4">
        <w:trPr>
          <w:trHeight w:hRule="exact" w:val="592"/>
        </w:trPr>
        <w:tc>
          <w:tcPr>
            <w:tcW w:w="4756" w:type="dxa"/>
            <w:tcBorders>
              <w:top w:val="single" w:sz="5" w:space="0" w:color="auto"/>
              <w:left w:val="single" w:sz="5" w:space="0" w:color="auto"/>
              <w:bottom w:val="single" w:sz="5" w:space="0" w:color="auto"/>
              <w:right w:val="single" w:sz="5" w:space="0" w:color="auto"/>
            </w:tcBorders>
          </w:tcPr>
          <w:p w14:paraId="795E3771" w14:textId="77777777" w:rsidR="004807B5" w:rsidRPr="00D80525" w:rsidRDefault="004807B5" w:rsidP="004807B5">
            <w:pPr>
              <w:widowControl w:val="0"/>
              <w:tabs>
                <w:tab w:val="left" w:pos="936"/>
              </w:tabs>
              <w:kinsoku w:val="0"/>
              <w:overflowPunct w:val="0"/>
              <w:spacing w:after="447" w:line="244" w:lineRule="exact"/>
              <w:ind w:left="125"/>
              <w:textAlignment w:val="baseline"/>
              <w:rPr>
                <w:rFonts w:ascii="Arial" w:hAnsi="Arial" w:cs="Arial"/>
                <w:kern w:val="0"/>
              </w:rPr>
            </w:pPr>
            <w:r w:rsidRPr="00D80525">
              <w:rPr>
                <w:rFonts w:ascii="Arial" w:hAnsi="Arial" w:cs="Arial"/>
                <w:kern w:val="0"/>
              </w:rPr>
              <w:t>5.2.2</w:t>
            </w:r>
            <w:r w:rsidRPr="00D80525">
              <w:rPr>
                <w:rFonts w:ascii="Arial" w:hAnsi="Arial" w:cs="Arial"/>
                <w:kern w:val="0"/>
              </w:rPr>
              <w:tab/>
              <w:t>Conducting Inspections</w:t>
            </w:r>
          </w:p>
        </w:tc>
        <w:tc>
          <w:tcPr>
            <w:tcW w:w="2970" w:type="dxa"/>
            <w:tcBorders>
              <w:top w:val="single" w:sz="5" w:space="0" w:color="auto"/>
              <w:left w:val="single" w:sz="5" w:space="0" w:color="auto"/>
              <w:bottom w:val="single" w:sz="5" w:space="0" w:color="auto"/>
              <w:right w:val="single" w:sz="5" w:space="0" w:color="auto"/>
            </w:tcBorders>
          </w:tcPr>
          <w:p w14:paraId="2E81F0D9" w14:textId="77777777" w:rsidR="004807B5" w:rsidRPr="00D80525" w:rsidRDefault="004807B5" w:rsidP="004807B5">
            <w:pPr>
              <w:widowControl w:val="0"/>
              <w:kinsoku w:val="0"/>
              <w:overflowPunct w:val="0"/>
              <w:spacing w:after="447" w:line="244" w:lineRule="exact"/>
              <w:ind w:left="120"/>
              <w:textAlignment w:val="baseline"/>
              <w:rPr>
                <w:rFonts w:ascii="Arial" w:hAnsi="Arial" w:cs="Arial"/>
                <w:kern w:val="0"/>
              </w:rPr>
            </w:pPr>
            <w:r w:rsidRPr="00D80525">
              <w:rPr>
                <w:rFonts w:ascii="Arial" w:hAnsi="Arial" w:cs="Arial"/>
                <w:kern w:val="0"/>
              </w:rPr>
              <w:t>See PWS task 5.2.2.</w:t>
            </w:r>
          </w:p>
        </w:tc>
        <w:tc>
          <w:tcPr>
            <w:tcW w:w="3420" w:type="dxa"/>
            <w:tcBorders>
              <w:top w:val="single" w:sz="5" w:space="0" w:color="auto"/>
              <w:left w:val="single" w:sz="5" w:space="0" w:color="auto"/>
              <w:bottom w:val="single" w:sz="5" w:space="0" w:color="auto"/>
              <w:right w:val="single" w:sz="5" w:space="0" w:color="auto"/>
            </w:tcBorders>
          </w:tcPr>
          <w:p w14:paraId="4A0185FB" w14:textId="77777777" w:rsidR="004807B5" w:rsidRPr="00D80525" w:rsidRDefault="004807B5" w:rsidP="004807B5">
            <w:pPr>
              <w:widowControl w:val="0"/>
              <w:kinsoku w:val="0"/>
              <w:overflowPunct w:val="0"/>
              <w:spacing w:after="197" w:line="250" w:lineRule="exact"/>
              <w:ind w:left="108"/>
              <w:textAlignment w:val="baseline"/>
              <w:rPr>
                <w:rFonts w:ascii="Arial" w:hAnsi="Arial" w:cs="Arial"/>
                <w:kern w:val="0"/>
              </w:rPr>
            </w:pPr>
            <w:r w:rsidRPr="00D80525">
              <w:rPr>
                <w:rFonts w:ascii="Arial" w:hAnsi="Arial" w:cs="Arial"/>
                <w:kern w:val="0"/>
              </w:rPr>
              <w:t>See order clause H.1,</w:t>
            </w:r>
            <w:r w:rsidRPr="00D80525">
              <w:rPr>
                <w:rFonts w:ascii="Arial" w:hAnsi="Arial" w:cs="Arial"/>
                <w:kern w:val="0"/>
              </w:rPr>
              <w:br/>
              <w:t>Incentive clause</w:t>
            </w:r>
          </w:p>
        </w:tc>
      </w:tr>
      <w:tr w:rsidR="004807B5" w:rsidRPr="00371F17" w14:paraId="5C250917" w14:textId="77777777" w:rsidTr="00B164B4">
        <w:trPr>
          <w:trHeight w:hRule="exact" w:val="664"/>
        </w:trPr>
        <w:tc>
          <w:tcPr>
            <w:tcW w:w="4756" w:type="dxa"/>
            <w:tcBorders>
              <w:top w:val="single" w:sz="5" w:space="0" w:color="auto"/>
              <w:left w:val="single" w:sz="5" w:space="0" w:color="auto"/>
              <w:bottom w:val="single" w:sz="5" w:space="0" w:color="auto"/>
              <w:right w:val="single" w:sz="5" w:space="0" w:color="auto"/>
            </w:tcBorders>
          </w:tcPr>
          <w:p w14:paraId="6DCE929A" w14:textId="27B59785" w:rsidR="004807B5" w:rsidRPr="00D80525" w:rsidRDefault="004807B5" w:rsidP="004807B5">
            <w:pPr>
              <w:widowControl w:val="0"/>
              <w:tabs>
                <w:tab w:val="left" w:pos="936"/>
              </w:tabs>
              <w:kinsoku w:val="0"/>
              <w:overflowPunct w:val="0"/>
              <w:spacing w:after="192" w:line="255" w:lineRule="exact"/>
              <w:ind w:left="936" w:hanging="792"/>
              <w:textAlignment w:val="baseline"/>
              <w:rPr>
                <w:rFonts w:ascii="Arial" w:hAnsi="Arial" w:cs="Arial"/>
                <w:kern w:val="0"/>
              </w:rPr>
            </w:pPr>
            <w:r w:rsidRPr="00D80525">
              <w:rPr>
                <w:rFonts w:ascii="Arial" w:hAnsi="Arial" w:cs="Arial"/>
                <w:kern w:val="0"/>
              </w:rPr>
              <w:t>5.2.3</w:t>
            </w:r>
            <w:r w:rsidRPr="00D80525">
              <w:rPr>
                <w:rFonts w:ascii="Arial" w:hAnsi="Arial" w:cs="Arial"/>
                <w:kern w:val="0"/>
              </w:rPr>
              <w:tab/>
              <w:t>Health and Safety Reports</w:t>
            </w:r>
          </w:p>
        </w:tc>
        <w:tc>
          <w:tcPr>
            <w:tcW w:w="2970" w:type="dxa"/>
            <w:tcBorders>
              <w:top w:val="single" w:sz="5" w:space="0" w:color="auto"/>
              <w:left w:val="single" w:sz="5" w:space="0" w:color="auto"/>
              <w:bottom w:val="single" w:sz="5" w:space="0" w:color="auto"/>
              <w:right w:val="single" w:sz="5" w:space="0" w:color="auto"/>
            </w:tcBorders>
          </w:tcPr>
          <w:p w14:paraId="28DB0D71" w14:textId="05649C41" w:rsidR="004807B5" w:rsidRPr="00D80525" w:rsidRDefault="004807B5" w:rsidP="004807B5">
            <w:pPr>
              <w:widowControl w:val="0"/>
              <w:kinsoku w:val="0"/>
              <w:overflowPunct w:val="0"/>
              <w:spacing w:after="447" w:line="244" w:lineRule="exact"/>
              <w:ind w:left="120"/>
              <w:textAlignment w:val="baseline"/>
              <w:rPr>
                <w:rFonts w:ascii="Arial" w:hAnsi="Arial" w:cs="Arial"/>
                <w:kern w:val="0"/>
              </w:rPr>
            </w:pPr>
            <w:r w:rsidRPr="00D80525">
              <w:rPr>
                <w:rFonts w:ascii="Arial" w:hAnsi="Arial" w:cs="Arial"/>
                <w:kern w:val="0"/>
              </w:rPr>
              <w:t>See PWS task 5.2.3.</w:t>
            </w:r>
          </w:p>
        </w:tc>
        <w:tc>
          <w:tcPr>
            <w:tcW w:w="3420" w:type="dxa"/>
            <w:tcBorders>
              <w:top w:val="single" w:sz="5" w:space="0" w:color="auto"/>
              <w:left w:val="single" w:sz="5" w:space="0" w:color="auto"/>
              <w:bottom w:val="single" w:sz="5" w:space="0" w:color="auto"/>
              <w:right w:val="single" w:sz="5" w:space="0" w:color="auto"/>
            </w:tcBorders>
          </w:tcPr>
          <w:p w14:paraId="769F6650" w14:textId="77777777" w:rsidR="004807B5" w:rsidRPr="00D80525" w:rsidRDefault="004807B5" w:rsidP="004807B5">
            <w:pPr>
              <w:widowControl w:val="0"/>
              <w:kinsoku w:val="0"/>
              <w:overflowPunct w:val="0"/>
              <w:spacing w:after="192" w:line="255" w:lineRule="exact"/>
              <w:ind w:left="108"/>
              <w:textAlignment w:val="baseline"/>
              <w:rPr>
                <w:rFonts w:ascii="Arial" w:hAnsi="Arial" w:cs="Arial"/>
                <w:kern w:val="0"/>
              </w:rPr>
            </w:pPr>
            <w:r w:rsidRPr="00D80525">
              <w:rPr>
                <w:rFonts w:ascii="Arial" w:hAnsi="Arial" w:cs="Arial"/>
                <w:kern w:val="0"/>
              </w:rPr>
              <w:t>See order clause H.1,</w:t>
            </w:r>
            <w:r w:rsidRPr="00D80525">
              <w:rPr>
                <w:rFonts w:ascii="Arial" w:hAnsi="Arial" w:cs="Arial"/>
                <w:kern w:val="0"/>
              </w:rPr>
              <w:br/>
              <w:t>Incentive clause</w:t>
            </w:r>
          </w:p>
        </w:tc>
      </w:tr>
      <w:tr w:rsidR="004807B5" w:rsidRPr="00371F17" w14:paraId="72FB17EA" w14:textId="77777777" w:rsidTr="00B164B4">
        <w:trPr>
          <w:trHeight w:hRule="exact" w:val="628"/>
        </w:trPr>
        <w:tc>
          <w:tcPr>
            <w:tcW w:w="4756" w:type="dxa"/>
            <w:tcBorders>
              <w:top w:val="single" w:sz="5" w:space="0" w:color="auto"/>
              <w:left w:val="single" w:sz="5" w:space="0" w:color="auto"/>
              <w:bottom w:val="single" w:sz="5" w:space="0" w:color="auto"/>
              <w:right w:val="single" w:sz="5" w:space="0" w:color="auto"/>
            </w:tcBorders>
          </w:tcPr>
          <w:p w14:paraId="13DAA547" w14:textId="77777777" w:rsidR="004807B5" w:rsidRPr="00D80525" w:rsidRDefault="004807B5" w:rsidP="004807B5">
            <w:pPr>
              <w:widowControl w:val="0"/>
              <w:tabs>
                <w:tab w:val="left" w:pos="936"/>
              </w:tabs>
              <w:kinsoku w:val="0"/>
              <w:overflowPunct w:val="0"/>
              <w:spacing w:after="462" w:line="244" w:lineRule="exact"/>
              <w:ind w:left="125"/>
              <w:textAlignment w:val="baseline"/>
              <w:rPr>
                <w:rFonts w:ascii="Arial" w:hAnsi="Arial" w:cs="Arial"/>
                <w:kern w:val="0"/>
              </w:rPr>
            </w:pPr>
            <w:r w:rsidRPr="00D80525">
              <w:rPr>
                <w:rFonts w:ascii="Arial" w:hAnsi="Arial" w:cs="Arial"/>
                <w:kern w:val="0"/>
              </w:rPr>
              <w:t>5.4</w:t>
            </w:r>
            <w:r w:rsidRPr="00D80525">
              <w:rPr>
                <w:rFonts w:ascii="Arial" w:hAnsi="Arial" w:cs="Arial"/>
                <w:kern w:val="0"/>
              </w:rPr>
              <w:tab/>
              <w:t>Quality Control Plan</w:t>
            </w:r>
          </w:p>
        </w:tc>
        <w:tc>
          <w:tcPr>
            <w:tcW w:w="2970" w:type="dxa"/>
            <w:tcBorders>
              <w:top w:val="single" w:sz="5" w:space="0" w:color="auto"/>
              <w:left w:val="single" w:sz="5" w:space="0" w:color="auto"/>
              <w:bottom w:val="single" w:sz="5" w:space="0" w:color="auto"/>
              <w:right w:val="single" w:sz="5" w:space="0" w:color="auto"/>
            </w:tcBorders>
          </w:tcPr>
          <w:p w14:paraId="46035A2D" w14:textId="7FCB18D1" w:rsidR="004807B5" w:rsidRPr="00D80525" w:rsidRDefault="004807B5" w:rsidP="004807B5">
            <w:pPr>
              <w:widowControl w:val="0"/>
              <w:kinsoku w:val="0"/>
              <w:overflowPunct w:val="0"/>
              <w:spacing w:after="462" w:line="244" w:lineRule="exact"/>
              <w:ind w:left="120"/>
              <w:textAlignment w:val="baseline"/>
              <w:rPr>
                <w:rFonts w:ascii="Arial" w:hAnsi="Arial" w:cs="Arial"/>
                <w:kern w:val="0"/>
              </w:rPr>
            </w:pPr>
            <w:r w:rsidRPr="00D80525">
              <w:rPr>
                <w:rFonts w:ascii="Arial" w:hAnsi="Arial" w:cs="Arial"/>
                <w:kern w:val="0"/>
              </w:rPr>
              <w:t>See PWS task 5.4.</w:t>
            </w:r>
          </w:p>
        </w:tc>
        <w:tc>
          <w:tcPr>
            <w:tcW w:w="3420" w:type="dxa"/>
            <w:tcBorders>
              <w:top w:val="single" w:sz="5" w:space="0" w:color="auto"/>
              <w:left w:val="single" w:sz="5" w:space="0" w:color="auto"/>
              <w:bottom w:val="single" w:sz="5" w:space="0" w:color="auto"/>
              <w:right w:val="single" w:sz="5" w:space="0" w:color="auto"/>
            </w:tcBorders>
          </w:tcPr>
          <w:p w14:paraId="09A751D5" w14:textId="77777777" w:rsidR="004807B5" w:rsidRPr="00D80525" w:rsidRDefault="004807B5" w:rsidP="004807B5">
            <w:pPr>
              <w:widowControl w:val="0"/>
              <w:kinsoku w:val="0"/>
              <w:overflowPunct w:val="0"/>
              <w:spacing w:after="207" w:line="255" w:lineRule="exact"/>
              <w:ind w:left="108"/>
              <w:textAlignment w:val="baseline"/>
              <w:rPr>
                <w:rFonts w:ascii="Arial" w:hAnsi="Arial" w:cs="Arial"/>
                <w:kern w:val="0"/>
              </w:rPr>
            </w:pPr>
            <w:r w:rsidRPr="00D80525">
              <w:rPr>
                <w:rFonts w:ascii="Arial" w:hAnsi="Arial" w:cs="Arial"/>
                <w:kern w:val="0"/>
              </w:rPr>
              <w:t>See order clause H.1,</w:t>
            </w:r>
            <w:r w:rsidRPr="00D80525">
              <w:rPr>
                <w:rFonts w:ascii="Arial" w:hAnsi="Arial" w:cs="Arial"/>
                <w:kern w:val="0"/>
              </w:rPr>
              <w:br/>
              <w:t>Incentive clause</w:t>
            </w:r>
          </w:p>
        </w:tc>
      </w:tr>
    </w:tbl>
    <w:p w14:paraId="33363676" w14:textId="77777777" w:rsidR="009F4E44" w:rsidRPr="00D80525" w:rsidRDefault="009F4E44" w:rsidP="00922DE3">
      <w:pPr>
        <w:autoSpaceDE w:val="0"/>
        <w:autoSpaceDN w:val="0"/>
        <w:adjustRightInd w:val="0"/>
        <w:spacing w:after="0" w:line="240" w:lineRule="auto"/>
        <w:rPr>
          <w:rFonts w:ascii="Arial" w:hAnsi="Arial" w:cs="Arial"/>
          <w:kern w:val="0"/>
        </w:rPr>
      </w:pPr>
    </w:p>
    <w:sectPr w:rsidR="009F4E44" w:rsidRPr="00D80525" w:rsidSect="00C07256">
      <w:pgSz w:w="12240" w:h="15840"/>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0" w:author="Weese, Timothy W" w:date="2026-03-03T11:31:00Z" w:initials="TW">
    <w:p w14:paraId="4501B8BB" w14:textId="77777777" w:rsidR="00BB34CA" w:rsidRDefault="00BB34CA" w:rsidP="00BB34CA">
      <w:pPr>
        <w:pStyle w:val="CommentText"/>
      </w:pPr>
      <w:r>
        <w:rPr>
          <w:rStyle w:val="CommentReference"/>
        </w:rPr>
        <w:annotationRef/>
      </w:r>
      <w:r>
        <w:t>These Contractors will not be inspecting HUD insured properties via this contract.</w:t>
      </w:r>
    </w:p>
  </w:comment>
  <w:comment w:id="262" w:author="Weese, Timothy W" w:date="2026-02-25T09:13:00Z" w:initials="TW">
    <w:p w14:paraId="16BC128E" w14:textId="77777777" w:rsidR="00C32D22" w:rsidRDefault="00A85AD5" w:rsidP="00C32D22">
      <w:pPr>
        <w:pStyle w:val="CommentText"/>
      </w:pPr>
      <w:r>
        <w:rPr>
          <w:rStyle w:val="CommentReference"/>
        </w:rPr>
        <w:annotationRef/>
      </w:r>
      <w:r w:rsidR="00C32D22">
        <w:t>First portion deleted as it is repetitive.  Second sentence moved to item 5 is Section 1.3.1 below (Inspectors)</w:t>
      </w:r>
    </w:p>
  </w:comment>
  <w:comment w:id="275" w:author="Neal, Keia L" w:date="2026-02-23T16:36:00Z" w:initials="KN">
    <w:p w14:paraId="482087E9" w14:textId="77777777" w:rsidR="00A85AD5" w:rsidRDefault="00A85AD5" w:rsidP="006117CE">
      <w:pPr>
        <w:pStyle w:val="CommentText"/>
      </w:pPr>
      <w:r>
        <w:rPr>
          <w:rStyle w:val="CommentReference"/>
        </w:rPr>
        <w:annotationRef/>
      </w:r>
      <w:r>
        <w:t>These should be under constraints.</w:t>
      </w:r>
    </w:p>
  </w:comment>
  <w:comment w:id="276" w:author="Weese, Timothy W" w:date="2026-02-24T15:53:00Z" w:initials="TW">
    <w:p w14:paraId="230AC392" w14:textId="77777777" w:rsidR="00A85AD5" w:rsidRDefault="00A85AD5" w:rsidP="00381DE3">
      <w:pPr>
        <w:pStyle w:val="CommentText"/>
      </w:pPr>
      <w:r>
        <w:rPr>
          <w:rStyle w:val="CommentReference"/>
        </w:rPr>
        <w:annotationRef/>
      </w:r>
      <w:r>
        <w:t>They are here now.</w:t>
      </w:r>
    </w:p>
  </w:comment>
  <w:comment w:id="353" w:author="Neal, Keia L" w:date="2026-02-23T16:39:00Z" w:initials="KN">
    <w:p w14:paraId="6EFD8E47" w14:textId="77777777" w:rsidR="00A85AD5" w:rsidRDefault="00A85AD5" w:rsidP="006117CE">
      <w:pPr>
        <w:pStyle w:val="CommentText"/>
      </w:pPr>
      <w:r>
        <w:rPr>
          <w:rStyle w:val="CommentReference"/>
        </w:rPr>
        <w:annotationRef/>
      </w:r>
      <w:r>
        <w:t>We may not be offering it in person so we should probably include the option.</w:t>
      </w:r>
    </w:p>
  </w:comment>
  <w:comment w:id="354" w:author="Weese, Timothy W" w:date="2026-02-24T15:57:00Z" w:initials="TW">
    <w:p w14:paraId="10483C9F" w14:textId="77777777" w:rsidR="00A85AD5" w:rsidRDefault="00A85AD5" w:rsidP="00680BB4">
      <w:pPr>
        <w:pStyle w:val="CommentText"/>
      </w:pPr>
      <w:r>
        <w:rPr>
          <w:rStyle w:val="CommentReference"/>
        </w:rPr>
        <w:annotationRef/>
      </w:r>
      <w:r>
        <w:t xml:space="preserve">Wording changed to accommodate the way Phases I-III are currently or could be delivered. </w:t>
      </w:r>
    </w:p>
  </w:comment>
  <w:comment w:id="519" w:author="Weese, Timothy W" w:date="2026-02-24T16:01:00Z" w:initials="TW">
    <w:p w14:paraId="512ED025" w14:textId="77777777" w:rsidR="000028F6" w:rsidRDefault="000028F6" w:rsidP="000028F6">
      <w:pPr>
        <w:pStyle w:val="CommentText"/>
      </w:pPr>
      <w:r>
        <w:rPr>
          <w:rStyle w:val="CommentReference"/>
        </w:rPr>
        <w:annotationRef/>
      </w:r>
      <w:r>
        <w:t>Moved to be in alphabetical order</w:t>
      </w:r>
    </w:p>
  </w:comment>
  <w:comment w:id="533" w:author="Weese, Timothy W" w:date="2026-03-03T13:14:00Z" w:initials="TW">
    <w:p w14:paraId="7E80A43B" w14:textId="77777777" w:rsidR="003D512A" w:rsidRDefault="003D512A" w:rsidP="003D512A">
      <w:pPr>
        <w:pStyle w:val="CommentText"/>
      </w:pPr>
      <w:r>
        <w:rPr>
          <w:rStyle w:val="CommentReference"/>
        </w:rPr>
        <w:annotationRef/>
      </w:r>
      <w:r>
        <w:t>No longer in the document.</w:t>
      </w:r>
    </w:p>
  </w:comment>
  <w:comment w:id="539" w:author="Weese, Timothy W" w:date="2026-02-24T16:02:00Z" w:initials="TW">
    <w:p w14:paraId="335F0E08" w14:textId="77777777" w:rsidR="008E40D2" w:rsidRDefault="008E40D2" w:rsidP="008E40D2">
      <w:pPr>
        <w:pStyle w:val="CommentText"/>
      </w:pPr>
      <w:r>
        <w:rPr>
          <w:rStyle w:val="CommentReference"/>
        </w:rPr>
        <w:annotationRef/>
      </w:r>
      <w:r>
        <w:t>Moved to be in alphabetical order</w:t>
      </w:r>
    </w:p>
  </w:comment>
  <w:comment w:id="589" w:author="Neal, Keia L" w:date="2026-02-23T16:45:00Z" w:initials="KN">
    <w:p w14:paraId="532C17C4" w14:textId="77777777" w:rsidR="00916D5C" w:rsidRDefault="00916D5C" w:rsidP="00916D5C">
      <w:pPr>
        <w:pStyle w:val="CommentText"/>
      </w:pPr>
      <w:r>
        <w:rPr>
          <w:rStyle w:val="CommentReference"/>
        </w:rPr>
        <w:annotationRef/>
      </w:r>
      <w:r>
        <w:t>We provide the virtual desktop, not PCs or PIV cards.</w:t>
      </w:r>
    </w:p>
  </w:comment>
  <w:comment w:id="592" w:author="Weese, Timothy W" w:date="2026-02-24T16:12:00Z" w:initials="TW">
    <w:p w14:paraId="0B9D3888" w14:textId="77777777" w:rsidR="00F45319" w:rsidRDefault="00F45319" w:rsidP="00F45319">
      <w:pPr>
        <w:pStyle w:val="CommentText"/>
      </w:pPr>
      <w:r>
        <w:rPr>
          <w:rStyle w:val="CommentReference"/>
        </w:rPr>
        <w:annotationRef/>
      </w:r>
      <w:r>
        <w:t xml:space="preserve">We do need to say we’re providing some sort of access to Salesforce (or successor system) and HUD’s email, sharepoint, etc. </w:t>
      </w:r>
    </w:p>
  </w:comment>
  <w:comment w:id="606" w:author="Neal, Keia L" w:date="2026-02-23T16:46:00Z" w:initials="KN">
    <w:p w14:paraId="507A06B1" w14:textId="77777777" w:rsidR="00916D5C" w:rsidRDefault="00916D5C" w:rsidP="00916D5C">
      <w:pPr>
        <w:pStyle w:val="CommentText"/>
      </w:pPr>
      <w:r>
        <w:rPr>
          <w:rStyle w:val="CommentReference"/>
        </w:rPr>
        <w:annotationRef/>
      </w:r>
      <w:r>
        <w:t>I thought they looked at the disp in SF?</w:t>
      </w:r>
    </w:p>
  </w:comment>
  <w:comment w:id="607" w:author="Weese, Timothy W" w:date="2026-02-25T09:20:00Z" w:initials="TW">
    <w:p w14:paraId="7C2EFDAE" w14:textId="77777777" w:rsidR="005F5F80" w:rsidRDefault="005F5F80" w:rsidP="005F5F80">
      <w:pPr>
        <w:pStyle w:val="CommentText"/>
      </w:pPr>
      <w:r>
        <w:rPr>
          <w:rStyle w:val="CommentReference"/>
        </w:rPr>
        <w:annotationRef/>
      </w:r>
      <w:r>
        <w:t xml:space="preserve">We also provide a data extract via email. </w:t>
      </w:r>
    </w:p>
  </w:comment>
  <w:comment w:id="632" w:author="Neal, Keia L" w:date="2026-02-23T16:48:00Z" w:initials="KN">
    <w:p w14:paraId="5CBED0FF" w14:textId="77777777" w:rsidR="00916D5C" w:rsidRDefault="00916D5C" w:rsidP="00916D5C">
      <w:pPr>
        <w:pStyle w:val="CommentText"/>
      </w:pPr>
      <w:r>
        <w:rPr>
          <w:rStyle w:val="CommentReference"/>
        </w:rPr>
        <w:annotationRef/>
      </w:r>
      <w:r>
        <w:t>This is the backlog….the goal is being made with the reg inventory.</w:t>
      </w:r>
    </w:p>
  </w:comment>
  <w:comment w:id="633" w:author="Weese, Timothy W" w:date="2026-02-25T08:07:00Z" w:initials="TW">
    <w:p w14:paraId="7FAA7982" w14:textId="77777777" w:rsidR="005906B4" w:rsidRDefault="005906B4" w:rsidP="005906B4">
      <w:pPr>
        <w:pStyle w:val="CommentText"/>
      </w:pPr>
      <w:r>
        <w:rPr>
          <w:rStyle w:val="CommentReference"/>
        </w:rPr>
        <w:annotationRef/>
      </w:r>
      <w:r>
        <w:t xml:space="preserve">Changed wording. </w:t>
      </w:r>
    </w:p>
  </w:comment>
  <w:comment w:id="642" w:author="Neal, Keia L" w:date="2026-02-23T16:49:00Z" w:initials="KN">
    <w:p w14:paraId="17829F13" w14:textId="77777777" w:rsidR="00916D5C" w:rsidRDefault="00916D5C" w:rsidP="00916D5C">
      <w:pPr>
        <w:pStyle w:val="CommentText"/>
      </w:pPr>
      <w:r>
        <w:rPr>
          <w:rStyle w:val="CommentReference"/>
        </w:rPr>
        <w:annotationRef/>
      </w:r>
      <w:r>
        <w:t>We should note in Govt furnished section above.</w:t>
      </w:r>
    </w:p>
  </w:comment>
  <w:comment w:id="643" w:author="Weese, Timothy W" w:date="2026-02-25T08:35:00Z" w:initials="TW">
    <w:p w14:paraId="6419EC0C" w14:textId="77777777" w:rsidR="00B161D5" w:rsidRDefault="00B161D5" w:rsidP="00B161D5">
      <w:pPr>
        <w:pStyle w:val="CommentText"/>
      </w:pPr>
      <w:r>
        <w:rPr>
          <w:rStyle w:val="CommentReference"/>
        </w:rPr>
        <w:annotationRef/>
      </w:r>
      <w:r>
        <w:t xml:space="preserve">Done. </w:t>
      </w:r>
    </w:p>
  </w:comment>
  <w:comment w:id="648" w:author="Neal, Keia L" w:date="2026-02-23T16:49:00Z" w:initials="KN">
    <w:p w14:paraId="1CFE564D" w14:textId="7B89513C" w:rsidR="00916D5C" w:rsidRDefault="00916D5C" w:rsidP="00916D5C">
      <w:pPr>
        <w:pStyle w:val="CommentText"/>
      </w:pPr>
      <w:r>
        <w:rPr>
          <w:rStyle w:val="CommentReference"/>
        </w:rPr>
        <w:annotationRef/>
      </w:r>
      <w:r>
        <w:t>Did we mention that HUD Is providing access to SP site?</w:t>
      </w:r>
      <w:r w:rsidR="00D02A09">
        <w:t>S</w:t>
      </w:r>
    </w:p>
  </w:comment>
  <w:comment w:id="649" w:author="Weese, Timothy W" w:date="2026-02-25T08:09:00Z" w:initials="TW">
    <w:p w14:paraId="7A7FDB67" w14:textId="77777777" w:rsidR="003C5ECB" w:rsidRDefault="003C5ECB" w:rsidP="003C5ECB">
      <w:pPr>
        <w:pStyle w:val="CommentText"/>
      </w:pPr>
      <w:r>
        <w:rPr>
          <w:rStyle w:val="CommentReference"/>
        </w:rPr>
        <w:annotationRef/>
      </w:r>
      <w:r>
        <w:t>Yes, see reword of section 3.3.</w:t>
      </w:r>
    </w:p>
  </w:comment>
  <w:comment w:id="711" w:author="Weese, Timothy W" w:date="2026-02-25T08:36:00Z" w:initials="TW">
    <w:p w14:paraId="10F0D27C" w14:textId="77777777" w:rsidR="00B03CD2" w:rsidRDefault="00B03CD2" w:rsidP="00B03CD2">
      <w:pPr>
        <w:pStyle w:val="CommentText"/>
      </w:pPr>
      <w:r>
        <w:rPr>
          <w:rStyle w:val="CommentReference"/>
        </w:rPr>
        <w:annotationRef/>
      </w:r>
      <w:r>
        <w:t xml:space="preserve">This will now apply to the base year and option years.  </w:t>
      </w:r>
    </w:p>
  </w:comment>
  <w:comment w:id="741" w:author="Weese, Timothy W" w:date="2026-03-03T13:37:00Z" w:initials="TW">
    <w:p w14:paraId="5EF83079" w14:textId="77777777" w:rsidR="00A73EBD" w:rsidRDefault="00A73EBD" w:rsidP="00A73EBD">
      <w:pPr>
        <w:pStyle w:val="CommentText"/>
      </w:pPr>
      <w:r>
        <w:rPr>
          <w:rStyle w:val="CommentReference"/>
        </w:rPr>
        <w:annotationRef/>
      </w:r>
      <w:r>
        <w:t>This deliverable was removed from the contract.</w:t>
      </w:r>
    </w:p>
  </w:comment>
  <w:comment w:id="753" w:author="Weese, Timothy W" w:date="2026-03-03T13:37:00Z" w:initials="TW">
    <w:p w14:paraId="6EE88B43" w14:textId="77777777" w:rsidR="00A73EBD" w:rsidRDefault="00A73EBD" w:rsidP="00A73EBD">
      <w:pPr>
        <w:pStyle w:val="CommentText"/>
      </w:pPr>
      <w:r>
        <w:rPr>
          <w:rStyle w:val="CommentReference"/>
        </w:rPr>
        <w:annotationRef/>
      </w:r>
      <w:r>
        <w:t>This deliverable was removed from the contract.</w:t>
      </w:r>
    </w:p>
  </w:comment>
  <w:comment w:id="759" w:author="Weese, Timothy W" w:date="2026-02-25T12:30:00Z" w:initials="TW">
    <w:p w14:paraId="3A75BA01" w14:textId="77777777" w:rsidR="00CD5251" w:rsidRDefault="00CD5251" w:rsidP="00CD5251">
      <w:pPr>
        <w:pStyle w:val="CommentText"/>
      </w:pPr>
      <w:r>
        <w:rPr>
          <w:rStyle w:val="CommentReference"/>
        </w:rPr>
        <w:annotationRef/>
      </w:r>
      <w:r>
        <w:t xml:space="preserve">Added language regarding an accepted inspection that may be subject to a QAFO.  </w:t>
      </w:r>
    </w:p>
  </w:comment>
  <w:comment w:id="765" w:author="Weese, Timothy W" w:date="2026-02-25T12:29:00Z" w:initials="TW">
    <w:p w14:paraId="61B1C326" w14:textId="77777777" w:rsidR="00CD5251" w:rsidRDefault="00CD5251" w:rsidP="00CD5251">
      <w:pPr>
        <w:pStyle w:val="CommentText"/>
      </w:pPr>
      <w:r>
        <w:rPr>
          <w:rStyle w:val="CommentReference"/>
        </w:rPr>
        <w:annotationRef/>
      </w:r>
      <w:r>
        <w:t xml:space="preserve">Added language to explicitly call out QAFO as a basis for rejection. </w:t>
      </w:r>
    </w:p>
  </w:comment>
  <w:comment w:id="769" w:author="Weese, Timothy W" w:date="2026-02-25T09:00:00Z" w:initials="TW">
    <w:p w14:paraId="401B8B8F" w14:textId="77777777" w:rsidR="00074531" w:rsidRDefault="00074531" w:rsidP="00074531">
      <w:pPr>
        <w:pStyle w:val="CommentText"/>
      </w:pPr>
      <w:r>
        <w:rPr>
          <w:rStyle w:val="CommentReference"/>
        </w:rPr>
        <w:annotationRef/>
      </w:r>
      <w:r>
        <w:t xml:space="preserve">Need to add QAFO here and other relevant sections. </w:t>
      </w:r>
    </w:p>
  </w:comment>
  <w:comment w:id="770" w:author="Neal, Keia L" w:date="2026-02-23T17:00:00Z" w:initials="KN">
    <w:p w14:paraId="465422D4" w14:textId="77777777" w:rsidR="0088479D" w:rsidRDefault="0088479D" w:rsidP="0088479D">
      <w:pPr>
        <w:pStyle w:val="CommentText"/>
      </w:pPr>
      <w:r>
        <w:rPr>
          <w:rStyle w:val="CommentReference"/>
        </w:rPr>
        <w:annotationRef/>
      </w:r>
      <w:r>
        <w:t>Lets disuss</w:t>
      </w:r>
    </w:p>
  </w:comment>
  <w:comment w:id="781" w:author="Weese, Timothy W" w:date="2026-02-25T12:29:00Z" w:initials="TW">
    <w:p w14:paraId="18F8E969" w14:textId="77777777" w:rsidR="00CD5251" w:rsidRDefault="00CD5251" w:rsidP="00CD5251">
      <w:pPr>
        <w:pStyle w:val="CommentText"/>
      </w:pPr>
      <w:r>
        <w:rPr>
          <w:rStyle w:val="CommentReference"/>
        </w:rPr>
        <w:annotationRef/>
      </w:r>
      <w:r>
        <w:t xml:space="preserve">Added language for QAFO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01B8BB" w15:done="0"/>
  <w15:commentEx w15:paraId="16BC128E" w15:done="0"/>
  <w15:commentEx w15:paraId="482087E9" w15:done="1"/>
  <w15:commentEx w15:paraId="230AC392" w15:paraIdParent="482087E9" w15:done="1"/>
  <w15:commentEx w15:paraId="6EFD8E47" w15:done="1"/>
  <w15:commentEx w15:paraId="10483C9F" w15:paraIdParent="6EFD8E47" w15:done="1"/>
  <w15:commentEx w15:paraId="512ED025" w15:done="1"/>
  <w15:commentEx w15:paraId="7E80A43B" w15:done="0"/>
  <w15:commentEx w15:paraId="335F0E08" w15:done="1"/>
  <w15:commentEx w15:paraId="532C17C4" w15:done="1"/>
  <w15:commentEx w15:paraId="0B9D3888" w15:done="1"/>
  <w15:commentEx w15:paraId="507A06B1" w15:done="1"/>
  <w15:commentEx w15:paraId="7C2EFDAE" w15:paraIdParent="507A06B1" w15:done="1"/>
  <w15:commentEx w15:paraId="5CBED0FF" w15:done="1"/>
  <w15:commentEx w15:paraId="7FAA7982" w15:paraIdParent="5CBED0FF" w15:done="1"/>
  <w15:commentEx w15:paraId="17829F13" w15:done="1"/>
  <w15:commentEx w15:paraId="6419EC0C" w15:paraIdParent="17829F13" w15:done="1"/>
  <w15:commentEx w15:paraId="1CFE564D" w15:done="1"/>
  <w15:commentEx w15:paraId="7A7FDB67" w15:paraIdParent="1CFE564D" w15:done="1"/>
  <w15:commentEx w15:paraId="10F0D27C" w15:done="1"/>
  <w15:commentEx w15:paraId="5EF83079" w15:done="0"/>
  <w15:commentEx w15:paraId="6EE88B43" w15:done="0"/>
  <w15:commentEx w15:paraId="3A75BA01" w15:done="0"/>
  <w15:commentEx w15:paraId="61B1C326" w15:done="0"/>
  <w15:commentEx w15:paraId="401B8B8F" w15:done="1"/>
  <w15:commentEx w15:paraId="465422D4" w15:done="1"/>
  <w15:commentEx w15:paraId="18F8E9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9CA290" w16cex:dateUtc="2026-03-03T16:31:00Z"/>
  <w16cex:commentExtensible w16cex:durableId="2260C536" w16cex:dateUtc="2026-02-25T14:13:00Z"/>
  <w16cex:commentExtensible w16cex:durableId="6CA4ED2F" w16cex:dateUtc="2026-02-23T21:36:00Z"/>
  <w16cex:commentExtensible w16cex:durableId="45F78E4C" w16cex:dateUtc="2026-02-24T20:53:00Z"/>
  <w16cex:commentExtensible w16cex:durableId="71689541" w16cex:dateUtc="2026-02-23T21:39:00Z"/>
  <w16cex:commentExtensible w16cex:durableId="4EEB4BAE" w16cex:dateUtc="2026-02-24T20:57:00Z"/>
  <w16cex:commentExtensible w16cex:durableId="45E12E68" w16cex:dateUtc="2026-02-24T21:01:00Z"/>
  <w16cex:commentExtensible w16cex:durableId="5BB66809" w16cex:dateUtc="2026-03-03T18:14:00Z"/>
  <w16cex:commentExtensible w16cex:durableId="796AE19E" w16cex:dateUtc="2026-02-24T21:02:00Z"/>
  <w16cex:commentExtensible w16cex:durableId="30850895" w16cex:dateUtc="2026-02-23T21:45:00Z"/>
  <w16cex:commentExtensible w16cex:durableId="730070A5" w16cex:dateUtc="2026-02-24T21:12:00Z"/>
  <w16cex:commentExtensible w16cex:durableId="33803B23" w16cex:dateUtc="2026-02-23T21:46:00Z"/>
  <w16cex:commentExtensible w16cex:durableId="5BB6399A" w16cex:dateUtc="2026-02-25T14:20:00Z"/>
  <w16cex:commentExtensible w16cex:durableId="775009FD" w16cex:dateUtc="2026-02-23T21:48:00Z"/>
  <w16cex:commentExtensible w16cex:durableId="2CD19840" w16cex:dateUtc="2026-02-25T13:07:00Z"/>
  <w16cex:commentExtensible w16cex:durableId="0AD5C22F" w16cex:dateUtc="2026-02-23T21:49:00Z"/>
  <w16cex:commentExtensible w16cex:durableId="7452D994" w16cex:dateUtc="2026-02-25T13:35:00Z"/>
  <w16cex:commentExtensible w16cex:durableId="1A472BB5" w16cex:dateUtc="2026-02-23T21:49:00Z"/>
  <w16cex:commentExtensible w16cex:durableId="346C7618" w16cex:dateUtc="2026-02-25T13:09:00Z"/>
  <w16cex:commentExtensible w16cex:durableId="45297548" w16cex:dateUtc="2026-02-25T13:36:00Z"/>
  <w16cex:commentExtensible w16cex:durableId="019DF76D" w16cex:dateUtc="2026-03-03T18:37:00Z"/>
  <w16cex:commentExtensible w16cex:durableId="72B7D9F0" w16cex:dateUtc="2026-03-03T18:37:00Z"/>
  <w16cex:commentExtensible w16cex:durableId="528195EA" w16cex:dateUtc="2026-02-25T17:30:00Z"/>
  <w16cex:commentExtensible w16cex:durableId="3D09AC7A" w16cex:dateUtc="2026-02-25T17:29:00Z"/>
  <w16cex:commentExtensible w16cex:durableId="7F5256DB" w16cex:dateUtc="2026-02-25T14:00:00Z"/>
  <w16cex:commentExtensible w16cex:durableId="57889642" w16cex:dateUtc="2026-02-23T22:00:00Z"/>
  <w16cex:commentExtensible w16cex:durableId="5093DCCC" w16cex:dateUtc="2026-02-25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01B8BB" w16cid:durableId="399CA290"/>
  <w16cid:commentId w16cid:paraId="16BC128E" w16cid:durableId="2260C536"/>
  <w16cid:commentId w16cid:paraId="482087E9" w16cid:durableId="6CA4ED2F"/>
  <w16cid:commentId w16cid:paraId="230AC392" w16cid:durableId="45F78E4C"/>
  <w16cid:commentId w16cid:paraId="6EFD8E47" w16cid:durableId="71689541"/>
  <w16cid:commentId w16cid:paraId="10483C9F" w16cid:durableId="4EEB4BAE"/>
  <w16cid:commentId w16cid:paraId="512ED025" w16cid:durableId="45E12E68"/>
  <w16cid:commentId w16cid:paraId="7E80A43B" w16cid:durableId="5BB66809"/>
  <w16cid:commentId w16cid:paraId="335F0E08" w16cid:durableId="796AE19E"/>
  <w16cid:commentId w16cid:paraId="532C17C4" w16cid:durableId="30850895"/>
  <w16cid:commentId w16cid:paraId="0B9D3888" w16cid:durableId="730070A5"/>
  <w16cid:commentId w16cid:paraId="507A06B1" w16cid:durableId="33803B23"/>
  <w16cid:commentId w16cid:paraId="7C2EFDAE" w16cid:durableId="5BB6399A"/>
  <w16cid:commentId w16cid:paraId="5CBED0FF" w16cid:durableId="775009FD"/>
  <w16cid:commentId w16cid:paraId="7FAA7982" w16cid:durableId="2CD19840"/>
  <w16cid:commentId w16cid:paraId="17829F13" w16cid:durableId="0AD5C22F"/>
  <w16cid:commentId w16cid:paraId="6419EC0C" w16cid:durableId="7452D994"/>
  <w16cid:commentId w16cid:paraId="1CFE564D" w16cid:durableId="1A472BB5"/>
  <w16cid:commentId w16cid:paraId="7A7FDB67" w16cid:durableId="346C7618"/>
  <w16cid:commentId w16cid:paraId="10F0D27C" w16cid:durableId="45297548"/>
  <w16cid:commentId w16cid:paraId="5EF83079" w16cid:durableId="019DF76D"/>
  <w16cid:commentId w16cid:paraId="6EE88B43" w16cid:durableId="72B7D9F0"/>
  <w16cid:commentId w16cid:paraId="3A75BA01" w16cid:durableId="528195EA"/>
  <w16cid:commentId w16cid:paraId="61B1C326" w16cid:durableId="3D09AC7A"/>
  <w16cid:commentId w16cid:paraId="401B8B8F" w16cid:durableId="7F5256DB"/>
  <w16cid:commentId w16cid:paraId="465422D4" w16cid:durableId="57889642"/>
  <w16cid:commentId w16cid:paraId="18F8E969" w16cid:durableId="5093DC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91B43" w14:textId="77777777" w:rsidR="00303F0A" w:rsidRDefault="00303F0A" w:rsidP="00E471B5">
      <w:pPr>
        <w:spacing w:after="0" w:line="240" w:lineRule="auto"/>
      </w:pPr>
      <w:r>
        <w:separator/>
      </w:r>
    </w:p>
  </w:endnote>
  <w:endnote w:type="continuationSeparator" w:id="0">
    <w:p w14:paraId="08E39E6C" w14:textId="77777777" w:rsidR="00303F0A" w:rsidRDefault="00303F0A" w:rsidP="00E47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szCs w:val="22"/>
      </w:rPr>
      <w:id w:val="980119281"/>
      <w:docPartObj>
        <w:docPartGallery w:val="Page Numbers (Bottom of Page)"/>
        <w:docPartUnique/>
      </w:docPartObj>
    </w:sdtPr>
    <w:sdtEndPr/>
    <w:sdtContent>
      <w:sdt>
        <w:sdtPr>
          <w:rPr>
            <w:rFonts w:ascii="Arial" w:hAnsi="Arial" w:cs="Arial"/>
            <w:sz w:val="22"/>
            <w:szCs w:val="22"/>
          </w:rPr>
          <w:id w:val="-1769616900"/>
          <w:docPartObj>
            <w:docPartGallery w:val="Page Numbers (Top of Page)"/>
            <w:docPartUnique/>
          </w:docPartObj>
        </w:sdtPr>
        <w:sdtEndPr/>
        <w:sdtContent>
          <w:p w14:paraId="02D14BE5" w14:textId="58D864E1" w:rsidR="003971F6" w:rsidRPr="00C13406" w:rsidRDefault="003971F6">
            <w:pPr>
              <w:pStyle w:val="Footer"/>
              <w:jc w:val="right"/>
              <w:rPr>
                <w:rFonts w:ascii="Arial" w:hAnsi="Arial" w:cs="Arial"/>
                <w:sz w:val="22"/>
                <w:szCs w:val="22"/>
              </w:rPr>
            </w:pPr>
            <w:r w:rsidRPr="00C13406">
              <w:rPr>
                <w:rFonts w:ascii="Arial" w:hAnsi="Arial" w:cs="Arial"/>
                <w:sz w:val="22"/>
                <w:szCs w:val="22"/>
              </w:rPr>
              <w:t xml:space="preserve">Page </w:t>
            </w:r>
            <w:r w:rsidRPr="00C13406">
              <w:rPr>
                <w:rFonts w:ascii="Arial" w:hAnsi="Arial" w:cs="Arial"/>
                <w:b/>
                <w:bCs/>
                <w:sz w:val="22"/>
                <w:szCs w:val="22"/>
              </w:rPr>
              <w:fldChar w:fldCharType="begin"/>
            </w:r>
            <w:r w:rsidRPr="00C13406">
              <w:rPr>
                <w:rFonts w:ascii="Arial" w:hAnsi="Arial" w:cs="Arial"/>
                <w:b/>
                <w:bCs/>
                <w:sz w:val="22"/>
                <w:szCs w:val="22"/>
              </w:rPr>
              <w:instrText xml:space="preserve"> PAGE </w:instrText>
            </w:r>
            <w:r w:rsidRPr="00C13406">
              <w:rPr>
                <w:rFonts w:ascii="Arial" w:hAnsi="Arial" w:cs="Arial"/>
                <w:b/>
                <w:bCs/>
                <w:sz w:val="22"/>
                <w:szCs w:val="22"/>
              </w:rPr>
              <w:fldChar w:fldCharType="separate"/>
            </w:r>
            <w:r w:rsidRPr="00C13406">
              <w:rPr>
                <w:rFonts w:ascii="Arial" w:hAnsi="Arial" w:cs="Arial"/>
                <w:b/>
                <w:bCs/>
                <w:noProof/>
                <w:sz w:val="22"/>
                <w:szCs w:val="22"/>
              </w:rPr>
              <w:t>2</w:t>
            </w:r>
            <w:r w:rsidRPr="00C13406">
              <w:rPr>
                <w:rFonts w:ascii="Arial" w:hAnsi="Arial" w:cs="Arial"/>
                <w:b/>
                <w:bCs/>
                <w:sz w:val="22"/>
                <w:szCs w:val="22"/>
              </w:rPr>
              <w:fldChar w:fldCharType="end"/>
            </w:r>
            <w:r w:rsidRPr="00C13406">
              <w:rPr>
                <w:rFonts w:ascii="Arial" w:hAnsi="Arial" w:cs="Arial"/>
                <w:sz w:val="22"/>
                <w:szCs w:val="22"/>
              </w:rPr>
              <w:t xml:space="preserve"> of </w:t>
            </w:r>
            <w:r w:rsidRPr="00C13406">
              <w:rPr>
                <w:rFonts w:ascii="Arial" w:hAnsi="Arial" w:cs="Arial"/>
                <w:b/>
                <w:bCs/>
                <w:sz w:val="22"/>
                <w:szCs w:val="22"/>
              </w:rPr>
              <w:fldChar w:fldCharType="begin"/>
            </w:r>
            <w:r w:rsidRPr="00C13406">
              <w:rPr>
                <w:rFonts w:ascii="Arial" w:hAnsi="Arial" w:cs="Arial"/>
                <w:b/>
                <w:bCs/>
                <w:sz w:val="22"/>
                <w:szCs w:val="22"/>
              </w:rPr>
              <w:instrText xml:space="preserve"> NUMPAGES  </w:instrText>
            </w:r>
            <w:r w:rsidRPr="00C13406">
              <w:rPr>
                <w:rFonts w:ascii="Arial" w:hAnsi="Arial" w:cs="Arial"/>
                <w:b/>
                <w:bCs/>
                <w:sz w:val="22"/>
                <w:szCs w:val="22"/>
              </w:rPr>
              <w:fldChar w:fldCharType="separate"/>
            </w:r>
            <w:r w:rsidRPr="00C13406">
              <w:rPr>
                <w:rFonts w:ascii="Arial" w:hAnsi="Arial" w:cs="Arial"/>
                <w:b/>
                <w:bCs/>
                <w:noProof/>
                <w:sz w:val="22"/>
                <w:szCs w:val="22"/>
              </w:rPr>
              <w:t>2</w:t>
            </w:r>
            <w:r w:rsidRPr="00C13406">
              <w:rPr>
                <w:rFonts w:ascii="Arial" w:hAnsi="Arial" w:cs="Arial"/>
                <w:b/>
                <w:bCs/>
                <w:sz w:val="22"/>
                <w:szCs w:val="22"/>
              </w:rPr>
              <w:fldChar w:fldCharType="end"/>
            </w:r>
          </w:p>
        </w:sdtContent>
      </w:sdt>
    </w:sdtContent>
  </w:sdt>
  <w:p w14:paraId="1533FF45" w14:textId="77777777" w:rsidR="003971F6" w:rsidRDefault="003971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86AFF" w14:textId="77777777" w:rsidR="00303F0A" w:rsidRDefault="00303F0A" w:rsidP="00E471B5">
      <w:pPr>
        <w:spacing w:after="0" w:line="240" w:lineRule="auto"/>
      </w:pPr>
      <w:r>
        <w:separator/>
      </w:r>
    </w:p>
  </w:footnote>
  <w:footnote w:type="continuationSeparator" w:id="0">
    <w:p w14:paraId="45A3D63A" w14:textId="77777777" w:rsidR="00303F0A" w:rsidRDefault="00303F0A" w:rsidP="00E47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7" w:author="Weese, Timothy W" w:date="2026-02-24T14:40:00Z"/>
  <w:sdt>
    <w:sdtPr>
      <w:id w:val="631367221"/>
      <w:docPartObj>
        <w:docPartGallery w:val="Watermarks"/>
        <w:docPartUnique/>
      </w:docPartObj>
    </w:sdtPr>
    <w:sdtEndPr/>
    <w:sdtContent>
      <w:customXmlInsRangeEnd w:id="7"/>
      <w:p w14:paraId="16F5B892" w14:textId="37AA1413" w:rsidR="009D03DC" w:rsidRDefault="00303F0A" w:rsidP="009D03DC">
        <w:pPr>
          <w:pStyle w:val="Header"/>
          <w:jc w:val="center"/>
        </w:pPr>
        <w:ins w:id="8" w:author="Weese, Timothy W" w:date="2026-02-24T14:40:00Z" w16du:dateUtc="2026-02-24T19:40:00Z">
          <w:r>
            <w:rPr>
              <w:noProof/>
            </w:rPr>
            <w:pict w14:anchorId="5DBCBF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1"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customXmlInsRangeStart w:id="9" w:author="Weese, Timothy W" w:date="2026-02-24T14:40:00Z"/>
    </w:sdtContent>
  </w:sdt>
  <w:customXmlInsRangeEnd w:i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739"/>
    <w:multiLevelType w:val="singleLevel"/>
    <w:tmpl w:val="FFFFFFFF"/>
    <w:lvl w:ilvl="0">
      <w:start w:val="1"/>
      <w:numFmt w:val="lowerLetter"/>
      <w:lvlText w:val="%1."/>
      <w:lvlJc w:val="left"/>
      <w:pPr>
        <w:tabs>
          <w:tab w:val="num" w:pos="1656"/>
        </w:tabs>
        <w:ind w:left="1656" w:hanging="360"/>
      </w:pPr>
      <w:rPr>
        <w:rFonts w:ascii="Arial" w:hAnsi="Arial"/>
        <w:snapToGrid/>
        <w:sz w:val="22"/>
      </w:rPr>
    </w:lvl>
  </w:abstractNum>
  <w:abstractNum w:abstractNumId="1" w15:restartNumberingAfterBreak="0">
    <w:nsid w:val="009BA53C"/>
    <w:multiLevelType w:val="singleLevel"/>
    <w:tmpl w:val="FFFFFFFF"/>
    <w:lvl w:ilvl="0">
      <w:start w:val="1"/>
      <w:numFmt w:val="lowerLetter"/>
      <w:lvlText w:val="%1."/>
      <w:lvlJc w:val="left"/>
      <w:pPr>
        <w:tabs>
          <w:tab w:val="num" w:pos="1512"/>
        </w:tabs>
        <w:ind w:left="792" w:firstLine="360"/>
      </w:pPr>
      <w:rPr>
        <w:rFonts w:ascii="Arial" w:hAnsi="Arial"/>
        <w:snapToGrid/>
        <w:spacing w:val="-1"/>
        <w:sz w:val="22"/>
      </w:rPr>
    </w:lvl>
  </w:abstractNum>
  <w:abstractNum w:abstractNumId="2" w15:restartNumberingAfterBreak="0">
    <w:nsid w:val="017D1259"/>
    <w:multiLevelType w:val="singleLevel"/>
    <w:tmpl w:val="FFFFFFFF"/>
    <w:lvl w:ilvl="0">
      <w:start w:val="1"/>
      <w:numFmt w:val="decimal"/>
      <w:lvlText w:val="%1."/>
      <w:lvlJc w:val="left"/>
      <w:pPr>
        <w:tabs>
          <w:tab w:val="num" w:pos="792"/>
        </w:tabs>
        <w:ind w:left="792" w:hanging="360"/>
      </w:pPr>
      <w:rPr>
        <w:rFonts w:ascii="Arial" w:hAnsi="Arial"/>
        <w:snapToGrid/>
        <w:sz w:val="22"/>
      </w:rPr>
    </w:lvl>
  </w:abstractNum>
  <w:abstractNum w:abstractNumId="3" w15:restartNumberingAfterBreak="0">
    <w:nsid w:val="01C435B3"/>
    <w:multiLevelType w:val="singleLevel"/>
    <w:tmpl w:val="FFFFFFFF"/>
    <w:lvl w:ilvl="0">
      <w:start w:val="1"/>
      <w:numFmt w:val="lowerLetter"/>
      <w:lvlText w:val="%1)"/>
      <w:lvlJc w:val="left"/>
      <w:pPr>
        <w:tabs>
          <w:tab w:val="num" w:pos="288"/>
        </w:tabs>
      </w:pPr>
      <w:rPr>
        <w:rFonts w:ascii="Arial" w:hAnsi="Arial"/>
        <w:snapToGrid/>
        <w:sz w:val="22"/>
      </w:rPr>
    </w:lvl>
  </w:abstractNum>
  <w:abstractNum w:abstractNumId="4" w15:restartNumberingAfterBreak="0">
    <w:nsid w:val="01CD7D9C"/>
    <w:multiLevelType w:val="singleLevel"/>
    <w:tmpl w:val="FFFFFFFF"/>
    <w:lvl w:ilvl="0">
      <w:start w:val="1"/>
      <w:numFmt w:val="decimal"/>
      <w:lvlText w:val="%1."/>
      <w:lvlJc w:val="left"/>
      <w:pPr>
        <w:tabs>
          <w:tab w:val="num" w:pos="792"/>
        </w:tabs>
        <w:ind w:left="792" w:hanging="432"/>
      </w:pPr>
      <w:rPr>
        <w:rFonts w:ascii="Arial" w:hAnsi="Arial"/>
        <w:snapToGrid/>
        <w:sz w:val="22"/>
      </w:rPr>
    </w:lvl>
  </w:abstractNum>
  <w:abstractNum w:abstractNumId="5" w15:restartNumberingAfterBreak="0">
    <w:nsid w:val="02BA3F05"/>
    <w:multiLevelType w:val="singleLevel"/>
    <w:tmpl w:val="FFFFFFFF"/>
    <w:lvl w:ilvl="0">
      <w:start w:val="1"/>
      <w:numFmt w:val="lowerLetter"/>
      <w:lvlText w:val="%1."/>
      <w:lvlJc w:val="left"/>
      <w:pPr>
        <w:tabs>
          <w:tab w:val="num" w:pos="720"/>
        </w:tabs>
        <w:ind w:left="720" w:hanging="360"/>
      </w:pPr>
      <w:rPr>
        <w:rFonts w:ascii="Arial" w:hAnsi="Arial"/>
        <w:snapToGrid/>
        <w:sz w:val="22"/>
      </w:rPr>
    </w:lvl>
  </w:abstractNum>
  <w:abstractNum w:abstractNumId="6" w15:restartNumberingAfterBreak="0">
    <w:nsid w:val="02BD13E4"/>
    <w:multiLevelType w:val="singleLevel"/>
    <w:tmpl w:val="FFFFFFFF"/>
    <w:lvl w:ilvl="0">
      <w:start w:val="1"/>
      <w:numFmt w:val="lowerLetter"/>
      <w:lvlText w:val="%1."/>
      <w:lvlJc w:val="left"/>
      <w:pPr>
        <w:tabs>
          <w:tab w:val="num" w:pos="1872"/>
        </w:tabs>
        <w:ind w:left="1512"/>
      </w:pPr>
      <w:rPr>
        <w:rFonts w:ascii="Arial" w:hAnsi="Arial"/>
        <w:snapToGrid/>
        <w:spacing w:val="-1"/>
        <w:sz w:val="22"/>
      </w:rPr>
    </w:lvl>
  </w:abstractNum>
  <w:abstractNum w:abstractNumId="7" w15:restartNumberingAfterBreak="0">
    <w:nsid w:val="03155C26"/>
    <w:multiLevelType w:val="singleLevel"/>
    <w:tmpl w:val="FFFFFFFF"/>
    <w:lvl w:ilvl="0">
      <w:start w:val="7"/>
      <w:numFmt w:val="upperLetter"/>
      <w:lvlText w:val="%1."/>
      <w:lvlJc w:val="left"/>
      <w:pPr>
        <w:tabs>
          <w:tab w:val="num" w:pos="432"/>
        </w:tabs>
        <w:ind w:left="432" w:hanging="360"/>
      </w:pPr>
      <w:rPr>
        <w:rFonts w:ascii="Arial" w:hAnsi="Arial"/>
        <w:snapToGrid/>
        <w:sz w:val="22"/>
      </w:rPr>
    </w:lvl>
  </w:abstractNum>
  <w:abstractNum w:abstractNumId="8" w15:restartNumberingAfterBreak="0">
    <w:nsid w:val="031D2037"/>
    <w:multiLevelType w:val="hybridMultilevel"/>
    <w:tmpl w:val="B5C85C22"/>
    <w:lvl w:ilvl="0" w:tplc="0409000F">
      <w:start w:val="1"/>
      <w:numFmt w:val="decimal"/>
      <w:lvlText w:val="%1."/>
      <w:lvlJc w:val="left"/>
      <w:pPr>
        <w:ind w:left="1512" w:hanging="360"/>
      </w:pPr>
    </w:lvl>
    <w:lvl w:ilvl="1" w:tplc="04090019">
      <w:start w:val="1"/>
      <w:numFmt w:val="lowerLetter"/>
      <w:lvlText w:val="%2."/>
      <w:lvlJc w:val="left"/>
      <w:pPr>
        <w:ind w:left="1584" w:hanging="360"/>
      </w:pPr>
    </w:lvl>
    <w:lvl w:ilvl="2" w:tplc="FFFFFFFF">
      <w:start w:val="1"/>
      <w:numFmt w:val="lowerRoman"/>
      <w:lvlText w:val="%3."/>
      <w:lvlJc w:val="right"/>
      <w:pPr>
        <w:ind w:left="2952" w:hanging="180"/>
      </w:pPr>
    </w:lvl>
    <w:lvl w:ilvl="3" w:tplc="FFFFFFFF">
      <w:start w:val="1"/>
      <w:numFmt w:val="decimal"/>
      <w:lvlText w:val="%4."/>
      <w:lvlJc w:val="left"/>
      <w:pPr>
        <w:ind w:left="3672" w:hanging="360"/>
      </w:pPr>
    </w:lvl>
    <w:lvl w:ilvl="4" w:tplc="FFFFFFFF">
      <w:start w:val="1"/>
      <w:numFmt w:val="lowerLetter"/>
      <w:lvlText w:val="%5."/>
      <w:lvlJc w:val="left"/>
      <w:pPr>
        <w:ind w:left="4392" w:hanging="360"/>
      </w:pPr>
    </w:lvl>
    <w:lvl w:ilvl="5" w:tplc="FFFFFFFF">
      <w:start w:val="1"/>
      <w:numFmt w:val="lowerRoman"/>
      <w:lvlText w:val="%6."/>
      <w:lvlJc w:val="right"/>
      <w:pPr>
        <w:ind w:left="5112" w:hanging="180"/>
      </w:pPr>
    </w:lvl>
    <w:lvl w:ilvl="6" w:tplc="FFFFFFFF">
      <w:start w:val="1"/>
      <w:numFmt w:val="decimal"/>
      <w:lvlText w:val="%7."/>
      <w:lvlJc w:val="left"/>
      <w:pPr>
        <w:ind w:left="5832" w:hanging="360"/>
      </w:pPr>
    </w:lvl>
    <w:lvl w:ilvl="7" w:tplc="FFFFFFFF">
      <w:start w:val="1"/>
      <w:numFmt w:val="lowerLetter"/>
      <w:lvlText w:val="%8."/>
      <w:lvlJc w:val="left"/>
      <w:pPr>
        <w:ind w:left="6552" w:hanging="360"/>
      </w:pPr>
    </w:lvl>
    <w:lvl w:ilvl="8" w:tplc="FFFFFFFF">
      <w:start w:val="1"/>
      <w:numFmt w:val="lowerRoman"/>
      <w:lvlText w:val="%9."/>
      <w:lvlJc w:val="right"/>
      <w:pPr>
        <w:ind w:left="7272" w:hanging="180"/>
      </w:pPr>
    </w:lvl>
  </w:abstractNum>
  <w:abstractNum w:abstractNumId="9" w15:restartNumberingAfterBreak="0">
    <w:nsid w:val="035CF16C"/>
    <w:multiLevelType w:val="singleLevel"/>
    <w:tmpl w:val="FFFFFFFF"/>
    <w:lvl w:ilvl="0">
      <w:start w:val="1"/>
      <w:numFmt w:val="decimal"/>
      <w:lvlText w:val="%1."/>
      <w:lvlJc w:val="left"/>
      <w:pPr>
        <w:tabs>
          <w:tab w:val="num" w:pos="1296"/>
        </w:tabs>
        <w:ind w:left="1296" w:hanging="504"/>
      </w:pPr>
      <w:rPr>
        <w:rFonts w:ascii="Arial" w:hAnsi="Arial"/>
        <w:snapToGrid/>
        <w:sz w:val="22"/>
      </w:rPr>
    </w:lvl>
  </w:abstractNum>
  <w:abstractNum w:abstractNumId="10" w15:restartNumberingAfterBreak="0">
    <w:nsid w:val="036F9FD7"/>
    <w:multiLevelType w:val="singleLevel"/>
    <w:tmpl w:val="FFFFFFFF"/>
    <w:lvl w:ilvl="0">
      <w:start w:val="1"/>
      <w:numFmt w:val="lowerLetter"/>
      <w:lvlText w:val="%1."/>
      <w:lvlJc w:val="left"/>
      <w:pPr>
        <w:tabs>
          <w:tab w:val="num" w:pos="1872"/>
        </w:tabs>
        <w:ind w:left="1512"/>
      </w:pPr>
      <w:rPr>
        <w:rFonts w:ascii="Arial" w:hAnsi="Arial"/>
        <w:snapToGrid/>
        <w:spacing w:val="-2"/>
        <w:sz w:val="22"/>
      </w:rPr>
    </w:lvl>
  </w:abstractNum>
  <w:abstractNum w:abstractNumId="11" w15:restartNumberingAfterBreak="0">
    <w:nsid w:val="03A55B1A"/>
    <w:multiLevelType w:val="singleLevel"/>
    <w:tmpl w:val="FFFFFFFF"/>
    <w:lvl w:ilvl="0">
      <w:start w:val="1"/>
      <w:numFmt w:val="lowerLetter"/>
      <w:lvlText w:val="%1."/>
      <w:lvlJc w:val="left"/>
      <w:pPr>
        <w:tabs>
          <w:tab w:val="num" w:pos="1944"/>
        </w:tabs>
        <w:ind w:left="1944" w:hanging="360"/>
      </w:pPr>
      <w:rPr>
        <w:rFonts w:ascii="Arial" w:hAnsi="Arial"/>
        <w:snapToGrid/>
        <w:spacing w:val="-3"/>
        <w:sz w:val="22"/>
      </w:rPr>
    </w:lvl>
  </w:abstractNum>
  <w:abstractNum w:abstractNumId="12" w15:restartNumberingAfterBreak="0">
    <w:nsid w:val="03D886A2"/>
    <w:multiLevelType w:val="singleLevel"/>
    <w:tmpl w:val="FFFFFFFF"/>
    <w:lvl w:ilvl="0">
      <w:start w:val="1"/>
      <w:numFmt w:val="upperLetter"/>
      <w:lvlText w:val="%1."/>
      <w:lvlJc w:val="left"/>
      <w:pPr>
        <w:tabs>
          <w:tab w:val="num" w:pos="360"/>
        </w:tabs>
        <w:ind w:left="360" w:hanging="360"/>
      </w:pPr>
      <w:rPr>
        <w:rFonts w:ascii="Arial" w:hAnsi="Arial"/>
        <w:snapToGrid/>
        <w:sz w:val="22"/>
      </w:rPr>
    </w:lvl>
  </w:abstractNum>
  <w:abstractNum w:abstractNumId="13" w15:restartNumberingAfterBreak="0">
    <w:nsid w:val="03EEA266"/>
    <w:multiLevelType w:val="singleLevel"/>
    <w:tmpl w:val="FFFFFFFF"/>
    <w:lvl w:ilvl="0">
      <w:start w:val="1"/>
      <w:numFmt w:val="lowerLetter"/>
      <w:lvlText w:val="%1."/>
      <w:lvlJc w:val="left"/>
      <w:pPr>
        <w:tabs>
          <w:tab w:val="num" w:pos="1944"/>
        </w:tabs>
        <w:ind w:left="1944" w:hanging="360"/>
      </w:pPr>
      <w:rPr>
        <w:rFonts w:ascii="Arial" w:hAnsi="Arial"/>
        <w:snapToGrid/>
        <w:sz w:val="22"/>
      </w:rPr>
    </w:lvl>
  </w:abstractNum>
  <w:abstractNum w:abstractNumId="14" w15:restartNumberingAfterBreak="0">
    <w:nsid w:val="0411DAC8"/>
    <w:multiLevelType w:val="singleLevel"/>
    <w:tmpl w:val="FFFFFFFF"/>
    <w:lvl w:ilvl="0">
      <w:start w:val="1"/>
      <w:numFmt w:val="lowerLetter"/>
      <w:lvlText w:val="%1."/>
      <w:lvlJc w:val="left"/>
      <w:pPr>
        <w:tabs>
          <w:tab w:val="num" w:pos="1656"/>
        </w:tabs>
        <w:ind w:left="1656" w:hanging="360"/>
      </w:pPr>
      <w:rPr>
        <w:rFonts w:ascii="Arial" w:hAnsi="Arial"/>
        <w:snapToGrid/>
        <w:sz w:val="22"/>
      </w:rPr>
    </w:lvl>
  </w:abstractNum>
  <w:abstractNum w:abstractNumId="15" w15:restartNumberingAfterBreak="0">
    <w:nsid w:val="0414C73B"/>
    <w:multiLevelType w:val="singleLevel"/>
    <w:tmpl w:val="FFFFFFFF"/>
    <w:lvl w:ilvl="0">
      <w:start w:val="1"/>
      <w:numFmt w:val="decimal"/>
      <w:lvlText w:val="%1."/>
      <w:lvlJc w:val="left"/>
      <w:pPr>
        <w:tabs>
          <w:tab w:val="num" w:pos="864"/>
        </w:tabs>
        <w:ind w:left="504"/>
      </w:pPr>
      <w:rPr>
        <w:rFonts w:ascii="Arial" w:hAnsi="Arial"/>
        <w:snapToGrid/>
        <w:sz w:val="22"/>
      </w:rPr>
    </w:lvl>
  </w:abstractNum>
  <w:abstractNum w:abstractNumId="16" w15:restartNumberingAfterBreak="0">
    <w:nsid w:val="04431E28"/>
    <w:multiLevelType w:val="singleLevel"/>
    <w:tmpl w:val="FC8E8834"/>
    <w:lvl w:ilvl="0">
      <w:start w:val="1"/>
      <w:numFmt w:val="lowerLetter"/>
      <w:lvlText w:val="%1."/>
      <w:lvlJc w:val="left"/>
      <w:pPr>
        <w:tabs>
          <w:tab w:val="num" w:pos="1512"/>
        </w:tabs>
        <w:ind w:left="1512" w:hanging="360"/>
      </w:pPr>
      <w:rPr>
        <w:rFonts w:ascii="Arial" w:hAnsi="Arial"/>
        <w:b w:val="0"/>
        <w:bCs/>
        <w:snapToGrid/>
        <w:sz w:val="22"/>
      </w:rPr>
    </w:lvl>
  </w:abstractNum>
  <w:abstractNum w:abstractNumId="17" w15:restartNumberingAfterBreak="0">
    <w:nsid w:val="046E09BE"/>
    <w:multiLevelType w:val="singleLevel"/>
    <w:tmpl w:val="FFFFFFFF"/>
    <w:lvl w:ilvl="0">
      <w:start w:val="1"/>
      <w:numFmt w:val="lowerLetter"/>
      <w:lvlText w:val="%1)"/>
      <w:lvlJc w:val="left"/>
      <w:pPr>
        <w:tabs>
          <w:tab w:val="num" w:pos="288"/>
        </w:tabs>
      </w:pPr>
      <w:rPr>
        <w:rFonts w:ascii="Arial" w:hAnsi="Arial"/>
        <w:snapToGrid/>
        <w:sz w:val="22"/>
      </w:rPr>
    </w:lvl>
  </w:abstractNum>
  <w:abstractNum w:abstractNumId="18" w15:restartNumberingAfterBreak="0">
    <w:nsid w:val="047C7ED8"/>
    <w:multiLevelType w:val="singleLevel"/>
    <w:tmpl w:val="66DA2554"/>
    <w:lvl w:ilvl="0">
      <w:numFmt w:val="bullet"/>
      <w:lvlText w:val="·"/>
      <w:lvlJc w:val="left"/>
      <w:pPr>
        <w:tabs>
          <w:tab w:val="num" w:pos="792"/>
        </w:tabs>
        <w:ind w:left="432"/>
      </w:pPr>
      <w:rPr>
        <w:rFonts w:ascii="Symbol" w:hAnsi="Symbol"/>
        <w:snapToGrid/>
        <w:sz w:val="22"/>
      </w:rPr>
    </w:lvl>
  </w:abstractNum>
  <w:abstractNum w:abstractNumId="19" w15:restartNumberingAfterBreak="0">
    <w:nsid w:val="04A53448"/>
    <w:multiLevelType w:val="singleLevel"/>
    <w:tmpl w:val="FFFFFFFF"/>
    <w:lvl w:ilvl="0">
      <w:start w:val="1"/>
      <w:numFmt w:val="lowerLetter"/>
      <w:lvlText w:val="%1."/>
      <w:lvlJc w:val="left"/>
      <w:pPr>
        <w:tabs>
          <w:tab w:val="num" w:pos="1584"/>
        </w:tabs>
        <w:ind w:left="1584" w:hanging="360"/>
      </w:pPr>
      <w:rPr>
        <w:rFonts w:ascii="Arial" w:hAnsi="Arial"/>
        <w:snapToGrid/>
        <w:sz w:val="22"/>
      </w:rPr>
    </w:lvl>
  </w:abstractNum>
  <w:abstractNum w:abstractNumId="20" w15:restartNumberingAfterBreak="0">
    <w:nsid w:val="05263E59"/>
    <w:multiLevelType w:val="singleLevel"/>
    <w:tmpl w:val="FFFFFFFF"/>
    <w:lvl w:ilvl="0">
      <w:start w:val="1"/>
      <w:numFmt w:val="decimal"/>
      <w:lvlText w:val="%1."/>
      <w:lvlJc w:val="left"/>
      <w:pPr>
        <w:tabs>
          <w:tab w:val="num" w:pos="2016"/>
        </w:tabs>
        <w:ind w:left="2304" w:hanging="720"/>
      </w:pPr>
      <w:rPr>
        <w:rFonts w:ascii="Arial" w:hAnsi="Arial"/>
        <w:snapToGrid/>
        <w:spacing w:val="-2"/>
        <w:sz w:val="22"/>
      </w:rPr>
    </w:lvl>
  </w:abstractNum>
  <w:abstractNum w:abstractNumId="21" w15:restartNumberingAfterBreak="0">
    <w:nsid w:val="05AC1F1A"/>
    <w:multiLevelType w:val="singleLevel"/>
    <w:tmpl w:val="FFFFFFFF"/>
    <w:lvl w:ilvl="0">
      <w:start w:val="1"/>
      <w:numFmt w:val="decimal"/>
      <w:lvlText w:val="%1."/>
      <w:lvlJc w:val="left"/>
      <w:pPr>
        <w:tabs>
          <w:tab w:val="num" w:pos="792"/>
        </w:tabs>
        <w:ind w:left="792" w:hanging="360"/>
      </w:pPr>
      <w:rPr>
        <w:rFonts w:ascii="Arial" w:hAnsi="Arial"/>
        <w:snapToGrid/>
        <w:sz w:val="22"/>
      </w:rPr>
    </w:lvl>
  </w:abstractNum>
  <w:abstractNum w:abstractNumId="22" w15:restartNumberingAfterBreak="0">
    <w:nsid w:val="06C66EA9"/>
    <w:multiLevelType w:val="singleLevel"/>
    <w:tmpl w:val="FFFFFFFF"/>
    <w:lvl w:ilvl="0">
      <w:start w:val="1"/>
      <w:numFmt w:val="decimal"/>
      <w:lvlText w:val="%1."/>
      <w:lvlJc w:val="left"/>
      <w:pPr>
        <w:tabs>
          <w:tab w:val="num" w:pos="1440"/>
        </w:tabs>
        <w:ind w:left="1080"/>
      </w:pPr>
      <w:rPr>
        <w:rFonts w:ascii="Arial" w:hAnsi="Arial"/>
        <w:snapToGrid/>
        <w:sz w:val="22"/>
      </w:rPr>
    </w:lvl>
  </w:abstractNum>
  <w:abstractNum w:abstractNumId="23" w15:restartNumberingAfterBreak="0">
    <w:nsid w:val="076FA563"/>
    <w:multiLevelType w:val="singleLevel"/>
    <w:tmpl w:val="FFFFFFFF"/>
    <w:lvl w:ilvl="0">
      <w:start w:val="1"/>
      <w:numFmt w:val="lowerLetter"/>
      <w:lvlText w:val="%1."/>
      <w:lvlJc w:val="left"/>
      <w:pPr>
        <w:tabs>
          <w:tab w:val="num" w:pos="1512"/>
        </w:tabs>
        <w:ind w:left="1512" w:hanging="360"/>
      </w:pPr>
      <w:rPr>
        <w:rFonts w:ascii="Arial" w:hAnsi="Arial"/>
        <w:snapToGrid/>
        <w:sz w:val="22"/>
      </w:rPr>
    </w:lvl>
  </w:abstractNum>
  <w:abstractNum w:abstractNumId="24" w15:restartNumberingAfterBreak="0">
    <w:nsid w:val="0780867C"/>
    <w:multiLevelType w:val="singleLevel"/>
    <w:tmpl w:val="FFFFFFFF"/>
    <w:lvl w:ilvl="0">
      <w:start w:val="1"/>
      <w:numFmt w:val="lowerLetter"/>
      <w:lvlText w:val="%1."/>
      <w:lvlJc w:val="left"/>
      <w:pPr>
        <w:tabs>
          <w:tab w:val="num" w:pos="1512"/>
        </w:tabs>
        <w:ind w:left="1512" w:hanging="360"/>
      </w:pPr>
      <w:rPr>
        <w:rFonts w:ascii="Arial" w:hAnsi="Arial"/>
        <w:snapToGrid/>
        <w:sz w:val="22"/>
      </w:rPr>
    </w:lvl>
  </w:abstractNum>
  <w:abstractNum w:abstractNumId="25" w15:restartNumberingAfterBreak="0">
    <w:nsid w:val="08CC20DA"/>
    <w:multiLevelType w:val="hybridMultilevel"/>
    <w:tmpl w:val="A27CFF3A"/>
    <w:lvl w:ilvl="0" w:tplc="ECDA21B0">
      <w:start w:val="1"/>
      <w:numFmt w:val="decimal"/>
      <w:lvlText w:val="%1."/>
      <w:lvlJc w:val="left"/>
      <w:pPr>
        <w:ind w:left="864" w:hanging="360"/>
      </w:pPr>
      <w:rPr>
        <w:rFonts w:hint="default"/>
      </w:rPr>
    </w:lvl>
    <w:lvl w:ilvl="1" w:tplc="04090019">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6" w15:restartNumberingAfterBreak="0">
    <w:nsid w:val="0EB26DB1"/>
    <w:multiLevelType w:val="hybridMultilevel"/>
    <w:tmpl w:val="F98E4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8B3EC4"/>
    <w:multiLevelType w:val="hybridMultilevel"/>
    <w:tmpl w:val="7D3257EA"/>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8" w15:restartNumberingAfterBreak="0">
    <w:nsid w:val="1BB77CEF"/>
    <w:multiLevelType w:val="hybridMultilevel"/>
    <w:tmpl w:val="9AEA7EBC"/>
    <w:lvl w:ilvl="0" w:tplc="CEC61950">
      <w:start w:val="1"/>
      <w:numFmt w:val="lowerLetter"/>
      <w:lvlText w:val="%1."/>
      <w:lvlJc w:val="left"/>
      <w:pPr>
        <w:ind w:left="864" w:hanging="360"/>
      </w:pPr>
      <w:rPr>
        <w:rFonts w:hint="default"/>
      </w:rPr>
    </w:lvl>
    <w:lvl w:ilvl="1" w:tplc="04090019">
      <w:start w:val="1"/>
      <w:numFmt w:val="lowerLetter"/>
      <w:lvlText w:val="%2."/>
      <w:lvlJc w:val="left"/>
      <w:pPr>
        <w:ind w:left="1584" w:hanging="360"/>
      </w:pPr>
    </w:lvl>
    <w:lvl w:ilvl="2" w:tplc="0409001B">
      <w:start w:val="1"/>
      <w:numFmt w:val="lowerRoman"/>
      <w:lvlText w:val="%3."/>
      <w:lvlJc w:val="right"/>
      <w:pPr>
        <w:ind w:left="2304" w:hanging="180"/>
      </w:pPr>
    </w:lvl>
    <w:lvl w:ilvl="3" w:tplc="0409000F">
      <w:start w:val="1"/>
      <w:numFmt w:val="decimal"/>
      <w:lvlText w:val="%4."/>
      <w:lvlJc w:val="left"/>
      <w:pPr>
        <w:ind w:left="3024" w:hanging="360"/>
      </w:pPr>
    </w:lvl>
    <w:lvl w:ilvl="4" w:tplc="04090019">
      <w:start w:val="1"/>
      <w:numFmt w:val="lowerLetter"/>
      <w:lvlText w:val="%5."/>
      <w:lvlJc w:val="left"/>
      <w:pPr>
        <w:ind w:left="3744" w:hanging="360"/>
      </w:pPr>
    </w:lvl>
    <w:lvl w:ilvl="5" w:tplc="0409001B">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9" w15:restartNumberingAfterBreak="0">
    <w:nsid w:val="1E696838"/>
    <w:multiLevelType w:val="hybridMultilevel"/>
    <w:tmpl w:val="47643A6A"/>
    <w:lvl w:ilvl="0" w:tplc="04090015">
      <w:start w:val="1"/>
      <w:numFmt w:val="upperLetter"/>
      <w:lvlText w:val="%1."/>
      <w:lvlJc w:val="left"/>
      <w:pPr>
        <w:ind w:left="1512"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0" w15:restartNumberingAfterBreak="0">
    <w:nsid w:val="21FB4782"/>
    <w:multiLevelType w:val="hybridMultilevel"/>
    <w:tmpl w:val="23DC25AE"/>
    <w:lvl w:ilvl="0" w:tplc="04090019">
      <w:start w:val="1"/>
      <w:numFmt w:val="lowerLetter"/>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31" w15:restartNumberingAfterBreak="0">
    <w:nsid w:val="2CCE0EBB"/>
    <w:multiLevelType w:val="hybridMultilevel"/>
    <w:tmpl w:val="A7726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C35028"/>
    <w:multiLevelType w:val="hybridMultilevel"/>
    <w:tmpl w:val="952E6E00"/>
    <w:lvl w:ilvl="0" w:tplc="8B6C4808">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88580E"/>
    <w:multiLevelType w:val="hybridMultilevel"/>
    <w:tmpl w:val="BB38D0F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EE00B6D"/>
    <w:multiLevelType w:val="hybridMultilevel"/>
    <w:tmpl w:val="27E4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946355"/>
    <w:multiLevelType w:val="hybridMultilevel"/>
    <w:tmpl w:val="0E7893C6"/>
    <w:lvl w:ilvl="0" w:tplc="732CE15E">
      <w:start w:val="2"/>
      <w:numFmt w:val="lowerLetter"/>
      <w:lvlText w:val="%1."/>
      <w:lvlJc w:val="left"/>
      <w:pPr>
        <w:tabs>
          <w:tab w:val="num" w:pos="1584"/>
        </w:tabs>
        <w:ind w:left="1584" w:hanging="360"/>
      </w:pPr>
      <w:rPr>
        <w:rFonts w:ascii="Arial" w:hAnsi="Arial" w:hint="default"/>
        <w:snapToGrid/>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8877EA"/>
    <w:multiLevelType w:val="singleLevel"/>
    <w:tmpl w:val="FFFFFFFF"/>
    <w:lvl w:ilvl="0">
      <w:start w:val="1"/>
      <w:numFmt w:val="lowerLetter"/>
      <w:lvlText w:val="%1."/>
      <w:lvlJc w:val="left"/>
      <w:pPr>
        <w:tabs>
          <w:tab w:val="num" w:pos="1512"/>
        </w:tabs>
        <w:ind w:left="1152"/>
      </w:pPr>
      <w:rPr>
        <w:rFonts w:ascii="Arial" w:hAnsi="Arial"/>
        <w:snapToGrid/>
        <w:spacing w:val="-2"/>
        <w:sz w:val="22"/>
      </w:rPr>
    </w:lvl>
  </w:abstractNum>
  <w:abstractNum w:abstractNumId="37" w15:restartNumberingAfterBreak="0">
    <w:nsid w:val="4EEB5F6F"/>
    <w:multiLevelType w:val="hybridMultilevel"/>
    <w:tmpl w:val="B60EAE84"/>
    <w:lvl w:ilvl="0" w:tplc="8A80E108">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8" w15:restartNumberingAfterBreak="0">
    <w:nsid w:val="4FBB0ADA"/>
    <w:multiLevelType w:val="hybridMultilevel"/>
    <w:tmpl w:val="DA5229AE"/>
    <w:lvl w:ilvl="0" w:tplc="4D1219F8">
      <w:start w:val="6"/>
      <w:numFmt w:val="decimal"/>
      <w:lvlText w:val="%1."/>
      <w:lvlJc w:val="left"/>
      <w:pPr>
        <w:tabs>
          <w:tab w:val="num" w:pos="1296"/>
        </w:tabs>
        <w:ind w:left="1296" w:hanging="504"/>
      </w:pPr>
      <w:rPr>
        <w:rFonts w:ascii="Arial" w:hAnsi="Arial" w:hint="default"/>
        <w:snapToGrid/>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9D1E14"/>
    <w:multiLevelType w:val="hybridMultilevel"/>
    <w:tmpl w:val="B5E0F006"/>
    <w:lvl w:ilvl="0" w:tplc="0409000F">
      <w:start w:val="1"/>
      <w:numFmt w:val="decimal"/>
      <w:lvlText w:val="%1."/>
      <w:lvlJc w:val="left"/>
      <w:pPr>
        <w:tabs>
          <w:tab w:val="num" w:pos="1584"/>
        </w:tabs>
        <w:ind w:left="1584" w:hanging="360"/>
      </w:pPr>
      <w:rPr>
        <w:rFonts w:hint="default"/>
        <w:snapToGrid/>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1051EE"/>
    <w:multiLevelType w:val="hybridMultilevel"/>
    <w:tmpl w:val="E8BE5366"/>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0A0CF8"/>
    <w:multiLevelType w:val="hybridMultilevel"/>
    <w:tmpl w:val="70D2A296"/>
    <w:lvl w:ilvl="0" w:tplc="FFFFFFFF">
      <w:start w:val="1"/>
      <w:numFmt w:val="upperLetter"/>
      <w:lvlText w:val="%1."/>
      <w:lvlJc w:val="left"/>
      <w:pPr>
        <w:ind w:left="720" w:hanging="360"/>
      </w:pPr>
      <w:rPr>
        <w:rFonts w:ascii="Arial" w:hAnsi="Arial"/>
        <w:snapToGrid/>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624D06"/>
    <w:multiLevelType w:val="hybridMultilevel"/>
    <w:tmpl w:val="54CED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951AD4"/>
    <w:multiLevelType w:val="hybridMultilevel"/>
    <w:tmpl w:val="C1743B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4A10A6"/>
    <w:multiLevelType w:val="hybridMultilevel"/>
    <w:tmpl w:val="C07CE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7859196">
    <w:abstractNumId w:val="22"/>
  </w:num>
  <w:num w:numId="2" w16cid:durableId="539710867">
    <w:abstractNumId w:val="12"/>
  </w:num>
  <w:num w:numId="3" w16cid:durableId="499930138">
    <w:abstractNumId w:val="18"/>
    <w:lvlOverride w:ilvl="0">
      <w:lvl w:ilvl="0">
        <w:numFmt w:val="bullet"/>
        <w:lvlText w:val="·"/>
        <w:lvlJc w:val="left"/>
        <w:pPr>
          <w:tabs>
            <w:tab w:val="num" w:pos="360"/>
          </w:tabs>
        </w:pPr>
        <w:rPr>
          <w:rFonts w:ascii="Symbol" w:hAnsi="Symbol"/>
          <w:snapToGrid/>
          <w:color w:val="auto"/>
          <w:spacing w:val="-1"/>
          <w:sz w:val="22"/>
        </w:rPr>
      </w:lvl>
    </w:lvlOverride>
  </w:num>
  <w:num w:numId="4" w16cid:durableId="737172179">
    <w:abstractNumId w:val="18"/>
    <w:lvlOverride w:ilvl="0">
      <w:lvl w:ilvl="0">
        <w:numFmt w:val="bullet"/>
        <w:lvlText w:val="·"/>
        <w:lvlJc w:val="left"/>
        <w:pPr>
          <w:tabs>
            <w:tab w:val="num" w:pos="360"/>
          </w:tabs>
          <w:ind w:left="360" w:hanging="360"/>
        </w:pPr>
        <w:rPr>
          <w:rFonts w:ascii="Symbol" w:hAnsi="Symbol"/>
          <w:snapToGrid/>
          <w:sz w:val="22"/>
        </w:rPr>
      </w:lvl>
    </w:lvlOverride>
  </w:num>
  <w:num w:numId="5" w16cid:durableId="297956749">
    <w:abstractNumId w:val="18"/>
    <w:lvlOverride w:ilvl="0">
      <w:lvl w:ilvl="0">
        <w:numFmt w:val="bullet"/>
        <w:lvlText w:val="·"/>
        <w:lvlJc w:val="left"/>
        <w:pPr>
          <w:tabs>
            <w:tab w:val="num" w:pos="504"/>
          </w:tabs>
          <w:ind w:left="792" w:hanging="792"/>
        </w:pPr>
        <w:rPr>
          <w:rFonts w:ascii="Symbol" w:hAnsi="Symbol"/>
          <w:snapToGrid/>
          <w:color w:val="auto"/>
          <w:sz w:val="22"/>
        </w:rPr>
      </w:lvl>
    </w:lvlOverride>
  </w:num>
  <w:num w:numId="6" w16cid:durableId="1559126676">
    <w:abstractNumId w:val="6"/>
  </w:num>
  <w:num w:numId="7" w16cid:durableId="112945079">
    <w:abstractNumId w:val="10"/>
  </w:num>
  <w:num w:numId="8" w16cid:durableId="1841653006">
    <w:abstractNumId w:val="7"/>
  </w:num>
  <w:num w:numId="9" w16cid:durableId="688600625">
    <w:abstractNumId w:val="7"/>
    <w:lvlOverride w:ilvl="0">
      <w:lvl w:ilvl="0">
        <w:numFmt w:val="upperLetter"/>
        <w:lvlText w:val="%1."/>
        <w:lvlJc w:val="left"/>
        <w:pPr>
          <w:tabs>
            <w:tab w:val="num" w:pos="432"/>
          </w:tabs>
          <w:ind w:left="432" w:hanging="360"/>
        </w:pPr>
        <w:rPr>
          <w:rFonts w:ascii="Arial" w:hAnsi="Arial"/>
          <w:snapToGrid/>
          <w:sz w:val="22"/>
        </w:rPr>
      </w:lvl>
    </w:lvlOverride>
  </w:num>
  <w:num w:numId="10" w16cid:durableId="1044595854">
    <w:abstractNumId w:val="9"/>
  </w:num>
  <w:num w:numId="11" w16cid:durableId="1367607464">
    <w:abstractNumId w:val="13"/>
  </w:num>
  <w:num w:numId="12" w16cid:durableId="1216284121">
    <w:abstractNumId w:val="11"/>
  </w:num>
  <w:num w:numId="13" w16cid:durableId="1650094804">
    <w:abstractNumId w:val="5"/>
  </w:num>
  <w:num w:numId="14" w16cid:durableId="145434501">
    <w:abstractNumId w:val="2"/>
  </w:num>
  <w:num w:numId="15" w16cid:durableId="1696077246">
    <w:abstractNumId w:val="24"/>
  </w:num>
  <w:num w:numId="16" w16cid:durableId="1281761483">
    <w:abstractNumId w:val="4"/>
  </w:num>
  <w:num w:numId="17" w16cid:durableId="1101678068">
    <w:abstractNumId w:val="21"/>
  </w:num>
  <w:num w:numId="18" w16cid:durableId="1781222498">
    <w:abstractNumId w:val="3"/>
  </w:num>
  <w:num w:numId="19" w16cid:durableId="491066199">
    <w:abstractNumId w:val="19"/>
  </w:num>
  <w:num w:numId="20" w16cid:durableId="859389304">
    <w:abstractNumId w:val="14"/>
  </w:num>
  <w:num w:numId="21" w16cid:durableId="1955405953">
    <w:abstractNumId w:val="0"/>
  </w:num>
  <w:num w:numId="22" w16cid:durableId="728726621">
    <w:abstractNumId w:val="17"/>
  </w:num>
  <w:num w:numId="23" w16cid:durableId="1050225739">
    <w:abstractNumId w:val="18"/>
    <w:lvlOverride w:ilvl="0">
      <w:lvl w:ilvl="0">
        <w:numFmt w:val="bullet"/>
        <w:lvlText w:val="·"/>
        <w:lvlJc w:val="left"/>
        <w:pPr>
          <w:tabs>
            <w:tab w:val="num" w:pos="792"/>
          </w:tabs>
          <w:ind w:left="792" w:hanging="360"/>
        </w:pPr>
        <w:rPr>
          <w:rFonts w:ascii="Symbol" w:hAnsi="Symbol"/>
          <w:b/>
          <w:snapToGrid/>
          <w:sz w:val="22"/>
        </w:rPr>
      </w:lvl>
    </w:lvlOverride>
  </w:num>
  <w:num w:numId="24" w16cid:durableId="1814718362">
    <w:abstractNumId w:val="23"/>
  </w:num>
  <w:num w:numId="25" w16cid:durableId="1104689314">
    <w:abstractNumId w:val="1"/>
  </w:num>
  <w:num w:numId="26" w16cid:durableId="1743522834">
    <w:abstractNumId w:val="1"/>
    <w:lvlOverride w:ilvl="0">
      <w:lvl w:ilvl="0">
        <w:numFmt w:val="lowerLetter"/>
        <w:lvlText w:val="%1."/>
        <w:lvlJc w:val="left"/>
        <w:pPr>
          <w:tabs>
            <w:tab w:val="num" w:pos="1512"/>
          </w:tabs>
          <w:ind w:left="1152"/>
        </w:pPr>
        <w:rPr>
          <w:rFonts w:ascii="Arial" w:hAnsi="Arial"/>
          <w:snapToGrid/>
          <w:sz w:val="22"/>
        </w:rPr>
      </w:lvl>
    </w:lvlOverride>
  </w:num>
  <w:num w:numId="27" w16cid:durableId="1083601619">
    <w:abstractNumId w:val="16"/>
  </w:num>
  <w:num w:numId="28" w16cid:durableId="1796560868">
    <w:abstractNumId w:val="15"/>
  </w:num>
  <w:num w:numId="29" w16cid:durableId="264113679">
    <w:abstractNumId w:val="20"/>
  </w:num>
  <w:num w:numId="30" w16cid:durableId="302273159">
    <w:abstractNumId w:val="40"/>
  </w:num>
  <w:num w:numId="31" w16cid:durableId="2067600264">
    <w:abstractNumId w:val="25"/>
  </w:num>
  <w:num w:numId="32" w16cid:durableId="901137693">
    <w:abstractNumId w:val="35"/>
  </w:num>
  <w:num w:numId="33" w16cid:durableId="422144495">
    <w:abstractNumId w:val="36"/>
  </w:num>
  <w:num w:numId="34" w16cid:durableId="1061489366">
    <w:abstractNumId w:val="39"/>
  </w:num>
  <w:num w:numId="35" w16cid:durableId="786704915">
    <w:abstractNumId w:val="28"/>
  </w:num>
  <w:num w:numId="36" w16cid:durableId="9918297">
    <w:abstractNumId w:val="34"/>
  </w:num>
  <w:num w:numId="37" w16cid:durableId="1521746841">
    <w:abstractNumId w:val="32"/>
  </w:num>
  <w:num w:numId="38" w16cid:durableId="14425794">
    <w:abstractNumId w:val="31"/>
  </w:num>
  <w:num w:numId="39" w16cid:durableId="1851215739">
    <w:abstractNumId w:val="42"/>
  </w:num>
  <w:num w:numId="40" w16cid:durableId="244072461">
    <w:abstractNumId w:val="41"/>
  </w:num>
  <w:num w:numId="41" w16cid:durableId="1820420633">
    <w:abstractNumId w:val="30"/>
  </w:num>
  <w:num w:numId="42" w16cid:durableId="930502654">
    <w:abstractNumId w:val="43"/>
  </w:num>
  <w:num w:numId="43" w16cid:durableId="97606688">
    <w:abstractNumId w:val="27"/>
  </w:num>
  <w:num w:numId="44" w16cid:durableId="1898972276">
    <w:abstractNumId w:val="29"/>
  </w:num>
  <w:num w:numId="45" w16cid:durableId="394208701">
    <w:abstractNumId w:val="8"/>
  </w:num>
  <w:num w:numId="46" w16cid:durableId="661590244">
    <w:abstractNumId w:val="33"/>
  </w:num>
  <w:num w:numId="47" w16cid:durableId="369572492">
    <w:abstractNumId w:val="37"/>
  </w:num>
  <w:num w:numId="48" w16cid:durableId="1530558126">
    <w:abstractNumId w:val="38"/>
  </w:num>
  <w:num w:numId="49" w16cid:durableId="1235161158">
    <w:abstractNumId w:val="26"/>
  </w:num>
  <w:num w:numId="50" w16cid:durableId="34239021">
    <w:abstractNumId w:val="44"/>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ese, Timothy W">
    <w15:presenceInfo w15:providerId="AD" w15:userId="S::Timothy.W.Weese@hud.gov::1367df36-993e-4bbc-9926-aa88c6e5ba84"/>
  </w15:person>
  <w15:person w15:author="Neal, Keia L">
    <w15:presenceInfo w15:providerId="AD" w15:userId="S::keia.l.neal@hud.gov::c0c30b1e-1957-4173-ba05-c776b1242c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visionView w:markup="0"/>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E44"/>
    <w:rsid w:val="00000660"/>
    <w:rsid w:val="000028F6"/>
    <w:rsid w:val="00007728"/>
    <w:rsid w:val="00017526"/>
    <w:rsid w:val="00020890"/>
    <w:rsid w:val="00023A84"/>
    <w:rsid w:val="00023DFA"/>
    <w:rsid w:val="00026FE2"/>
    <w:rsid w:val="00033AEC"/>
    <w:rsid w:val="000366B7"/>
    <w:rsid w:val="00037D60"/>
    <w:rsid w:val="00040037"/>
    <w:rsid w:val="00044DA5"/>
    <w:rsid w:val="000468DF"/>
    <w:rsid w:val="00046C15"/>
    <w:rsid w:val="000501B1"/>
    <w:rsid w:val="000523AC"/>
    <w:rsid w:val="00052BE4"/>
    <w:rsid w:val="00052C6D"/>
    <w:rsid w:val="00055463"/>
    <w:rsid w:val="000570DE"/>
    <w:rsid w:val="0006512B"/>
    <w:rsid w:val="0006620B"/>
    <w:rsid w:val="00067939"/>
    <w:rsid w:val="00070D86"/>
    <w:rsid w:val="00070E96"/>
    <w:rsid w:val="00072712"/>
    <w:rsid w:val="00074531"/>
    <w:rsid w:val="00074FED"/>
    <w:rsid w:val="00075BF2"/>
    <w:rsid w:val="00080190"/>
    <w:rsid w:val="000821D6"/>
    <w:rsid w:val="0008706F"/>
    <w:rsid w:val="000877D2"/>
    <w:rsid w:val="0009105E"/>
    <w:rsid w:val="0009183B"/>
    <w:rsid w:val="00092FDE"/>
    <w:rsid w:val="00093F29"/>
    <w:rsid w:val="00096B30"/>
    <w:rsid w:val="00097540"/>
    <w:rsid w:val="000A16C8"/>
    <w:rsid w:val="000A24C6"/>
    <w:rsid w:val="000A4CAB"/>
    <w:rsid w:val="000A4FE9"/>
    <w:rsid w:val="000A5ADB"/>
    <w:rsid w:val="000A780E"/>
    <w:rsid w:val="000B05F2"/>
    <w:rsid w:val="000B4CC9"/>
    <w:rsid w:val="000B5F2C"/>
    <w:rsid w:val="000B79B3"/>
    <w:rsid w:val="000C1072"/>
    <w:rsid w:val="000C1B55"/>
    <w:rsid w:val="000D09A9"/>
    <w:rsid w:val="000D3C67"/>
    <w:rsid w:val="000E11C1"/>
    <w:rsid w:val="000E3C58"/>
    <w:rsid w:val="000E6772"/>
    <w:rsid w:val="000F2E60"/>
    <w:rsid w:val="001020C3"/>
    <w:rsid w:val="001029CC"/>
    <w:rsid w:val="00107994"/>
    <w:rsid w:val="00120FCE"/>
    <w:rsid w:val="00121AAA"/>
    <w:rsid w:val="001229EB"/>
    <w:rsid w:val="00122F87"/>
    <w:rsid w:val="001263D2"/>
    <w:rsid w:val="0013286E"/>
    <w:rsid w:val="00135EB9"/>
    <w:rsid w:val="00140F60"/>
    <w:rsid w:val="00141CD0"/>
    <w:rsid w:val="0014325E"/>
    <w:rsid w:val="00143B83"/>
    <w:rsid w:val="0014746E"/>
    <w:rsid w:val="00150828"/>
    <w:rsid w:val="00152924"/>
    <w:rsid w:val="0015664E"/>
    <w:rsid w:val="00162903"/>
    <w:rsid w:val="00162F7B"/>
    <w:rsid w:val="001634C4"/>
    <w:rsid w:val="00164BA2"/>
    <w:rsid w:val="00171066"/>
    <w:rsid w:val="00171E83"/>
    <w:rsid w:val="00176320"/>
    <w:rsid w:val="00177316"/>
    <w:rsid w:val="001826EF"/>
    <w:rsid w:val="00185C54"/>
    <w:rsid w:val="001865EA"/>
    <w:rsid w:val="001871C9"/>
    <w:rsid w:val="00187305"/>
    <w:rsid w:val="00190C4C"/>
    <w:rsid w:val="00193A02"/>
    <w:rsid w:val="00197207"/>
    <w:rsid w:val="001A086B"/>
    <w:rsid w:val="001A1CC1"/>
    <w:rsid w:val="001A5185"/>
    <w:rsid w:val="001A5193"/>
    <w:rsid w:val="001A7483"/>
    <w:rsid w:val="001B29D8"/>
    <w:rsid w:val="001B45F4"/>
    <w:rsid w:val="001B63A7"/>
    <w:rsid w:val="001B7B05"/>
    <w:rsid w:val="001C16EC"/>
    <w:rsid w:val="001C4D53"/>
    <w:rsid w:val="001C7443"/>
    <w:rsid w:val="001C78DA"/>
    <w:rsid w:val="001D1845"/>
    <w:rsid w:val="001D2467"/>
    <w:rsid w:val="001D2B27"/>
    <w:rsid w:val="001D33B2"/>
    <w:rsid w:val="001D461E"/>
    <w:rsid w:val="001D5D9D"/>
    <w:rsid w:val="001E1BFB"/>
    <w:rsid w:val="001E3310"/>
    <w:rsid w:val="001E4538"/>
    <w:rsid w:val="001E4A47"/>
    <w:rsid w:val="001E73A4"/>
    <w:rsid w:val="001F0B09"/>
    <w:rsid w:val="001F1AE1"/>
    <w:rsid w:val="00201B6F"/>
    <w:rsid w:val="0021163F"/>
    <w:rsid w:val="00221BAE"/>
    <w:rsid w:val="002231F3"/>
    <w:rsid w:val="00226696"/>
    <w:rsid w:val="0022734D"/>
    <w:rsid w:val="00227975"/>
    <w:rsid w:val="00230756"/>
    <w:rsid w:val="00231F35"/>
    <w:rsid w:val="002335B5"/>
    <w:rsid w:val="00236071"/>
    <w:rsid w:val="00236253"/>
    <w:rsid w:val="0024013F"/>
    <w:rsid w:val="002419FB"/>
    <w:rsid w:val="00244F72"/>
    <w:rsid w:val="0024729A"/>
    <w:rsid w:val="002504D7"/>
    <w:rsid w:val="00251F26"/>
    <w:rsid w:val="002520C3"/>
    <w:rsid w:val="002525CD"/>
    <w:rsid w:val="00254C7F"/>
    <w:rsid w:val="002551E0"/>
    <w:rsid w:val="00261601"/>
    <w:rsid w:val="00265443"/>
    <w:rsid w:val="00266241"/>
    <w:rsid w:val="002662E2"/>
    <w:rsid w:val="00267AF9"/>
    <w:rsid w:val="00273165"/>
    <w:rsid w:val="00281CEA"/>
    <w:rsid w:val="0028508D"/>
    <w:rsid w:val="00285B36"/>
    <w:rsid w:val="0028621B"/>
    <w:rsid w:val="002863AD"/>
    <w:rsid w:val="00286663"/>
    <w:rsid w:val="00286847"/>
    <w:rsid w:val="00291F23"/>
    <w:rsid w:val="002938B9"/>
    <w:rsid w:val="00297CCC"/>
    <w:rsid w:val="002B0212"/>
    <w:rsid w:val="002B034E"/>
    <w:rsid w:val="002B1516"/>
    <w:rsid w:val="002B3265"/>
    <w:rsid w:val="002B5B6B"/>
    <w:rsid w:val="002C2E53"/>
    <w:rsid w:val="002C4CCB"/>
    <w:rsid w:val="002D2132"/>
    <w:rsid w:val="002D3E65"/>
    <w:rsid w:val="002D4272"/>
    <w:rsid w:val="002E3C8C"/>
    <w:rsid w:val="002E5E36"/>
    <w:rsid w:val="002F0AB9"/>
    <w:rsid w:val="002F5AA0"/>
    <w:rsid w:val="003003EE"/>
    <w:rsid w:val="003012FB"/>
    <w:rsid w:val="0030166D"/>
    <w:rsid w:val="0030351D"/>
    <w:rsid w:val="00303F0A"/>
    <w:rsid w:val="0030665C"/>
    <w:rsid w:val="003074DF"/>
    <w:rsid w:val="0031014D"/>
    <w:rsid w:val="00312734"/>
    <w:rsid w:val="003147A8"/>
    <w:rsid w:val="00314954"/>
    <w:rsid w:val="003170B9"/>
    <w:rsid w:val="00322360"/>
    <w:rsid w:val="00325DEF"/>
    <w:rsid w:val="00326D35"/>
    <w:rsid w:val="00330506"/>
    <w:rsid w:val="00331783"/>
    <w:rsid w:val="00333A40"/>
    <w:rsid w:val="00334450"/>
    <w:rsid w:val="00341464"/>
    <w:rsid w:val="0034267D"/>
    <w:rsid w:val="003441F6"/>
    <w:rsid w:val="003450C7"/>
    <w:rsid w:val="0034561F"/>
    <w:rsid w:val="0034565F"/>
    <w:rsid w:val="00350ED0"/>
    <w:rsid w:val="003523DC"/>
    <w:rsid w:val="00360F5B"/>
    <w:rsid w:val="00361499"/>
    <w:rsid w:val="00361C51"/>
    <w:rsid w:val="003668D0"/>
    <w:rsid w:val="003715EE"/>
    <w:rsid w:val="00371D8F"/>
    <w:rsid w:val="00371F17"/>
    <w:rsid w:val="00373858"/>
    <w:rsid w:val="00374A20"/>
    <w:rsid w:val="00381DE3"/>
    <w:rsid w:val="00385E3C"/>
    <w:rsid w:val="00390731"/>
    <w:rsid w:val="00393D62"/>
    <w:rsid w:val="00394075"/>
    <w:rsid w:val="003971F6"/>
    <w:rsid w:val="003A1F45"/>
    <w:rsid w:val="003A434B"/>
    <w:rsid w:val="003A645C"/>
    <w:rsid w:val="003A7B37"/>
    <w:rsid w:val="003B2936"/>
    <w:rsid w:val="003B3135"/>
    <w:rsid w:val="003B4FBC"/>
    <w:rsid w:val="003B79F3"/>
    <w:rsid w:val="003C1539"/>
    <w:rsid w:val="003C3324"/>
    <w:rsid w:val="003C3EAC"/>
    <w:rsid w:val="003C4F22"/>
    <w:rsid w:val="003C5ECB"/>
    <w:rsid w:val="003C7253"/>
    <w:rsid w:val="003D512A"/>
    <w:rsid w:val="003D681A"/>
    <w:rsid w:val="003D6F01"/>
    <w:rsid w:val="003D7372"/>
    <w:rsid w:val="003D7DE7"/>
    <w:rsid w:val="003E2E0B"/>
    <w:rsid w:val="003E52EF"/>
    <w:rsid w:val="003E5750"/>
    <w:rsid w:val="003F260A"/>
    <w:rsid w:val="003F27A4"/>
    <w:rsid w:val="003F3F81"/>
    <w:rsid w:val="004102D0"/>
    <w:rsid w:val="0041092F"/>
    <w:rsid w:val="00411CD0"/>
    <w:rsid w:val="004125B3"/>
    <w:rsid w:val="004127A3"/>
    <w:rsid w:val="0041348E"/>
    <w:rsid w:val="00414AA3"/>
    <w:rsid w:val="00420220"/>
    <w:rsid w:val="0042705E"/>
    <w:rsid w:val="00444EF7"/>
    <w:rsid w:val="00446265"/>
    <w:rsid w:val="004503B7"/>
    <w:rsid w:val="00454357"/>
    <w:rsid w:val="00456102"/>
    <w:rsid w:val="00463719"/>
    <w:rsid w:val="00466B1E"/>
    <w:rsid w:val="00466BE2"/>
    <w:rsid w:val="00467EF5"/>
    <w:rsid w:val="00471C7B"/>
    <w:rsid w:val="004735D1"/>
    <w:rsid w:val="004807B5"/>
    <w:rsid w:val="00481507"/>
    <w:rsid w:val="00481FF3"/>
    <w:rsid w:val="004877E9"/>
    <w:rsid w:val="0049351C"/>
    <w:rsid w:val="0049692F"/>
    <w:rsid w:val="00496E5D"/>
    <w:rsid w:val="004A2FBA"/>
    <w:rsid w:val="004A32B3"/>
    <w:rsid w:val="004A54DF"/>
    <w:rsid w:val="004B5317"/>
    <w:rsid w:val="004B562D"/>
    <w:rsid w:val="004B667A"/>
    <w:rsid w:val="004C0F57"/>
    <w:rsid w:val="004D02F0"/>
    <w:rsid w:val="004D235A"/>
    <w:rsid w:val="004D374E"/>
    <w:rsid w:val="004D443B"/>
    <w:rsid w:val="004E0889"/>
    <w:rsid w:val="004E3059"/>
    <w:rsid w:val="004E383C"/>
    <w:rsid w:val="004E5A13"/>
    <w:rsid w:val="004F393A"/>
    <w:rsid w:val="004F3DAE"/>
    <w:rsid w:val="004F539F"/>
    <w:rsid w:val="005016C7"/>
    <w:rsid w:val="00510E43"/>
    <w:rsid w:val="00514C82"/>
    <w:rsid w:val="00515A83"/>
    <w:rsid w:val="00515EE1"/>
    <w:rsid w:val="0051735F"/>
    <w:rsid w:val="0052123B"/>
    <w:rsid w:val="00522611"/>
    <w:rsid w:val="00522D81"/>
    <w:rsid w:val="00525EE3"/>
    <w:rsid w:val="00525F29"/>
    <w:rsid w:val="00532B4B"/>
    <w:rsid w:val="00533DE2"/>
    <w:rsid w:val="00534E0B"/>
    <w:rsid w:val="005372F6"/>
    <w:rsid w:val="0054322D"/>
    <w:rsid w:val="005441AA"/>
    <w:rsid w:val="00545369"/>
    <w:rsid w:val="005521AE"/>
    <w:rsid w:val="00556286"/>
    <w:rsid w:val="00556374"/>
    <w:rsid w:val="00561BB1"/>
    <w:rsid w:val="00565822"/>
    <w:rsid w:val="00565A9F"/>
    <w:rsid w:val="00566591"/>
    <w:rsid w:val="00566D1C"/>
    <w:rsid w:val="00573D33"/>
    <w:rsid w:val="005771FF"/>
    <w:rsid w:val="00581261"/>
    <w:rsid w:val="00581F91"/>
    <w:rsid w:val="0058373D"/>
    <w:rsid w:val="0058502A"/>
    <w:rsid w:val="005906B4"/>
    <w:rsid w:val="00593E0B"/>
    <w:rsid w:val="0059768F"/>
    <w:rsid w:val="005A6C34"/>
    <w:rsid w:val="005B2780"/>
    <w:rsid w:val="005B4397"/>
    <w:rsid w:val="005B4A7B"/>
    <w:rsid w:val="005B6F59"/>
    <w:rsid w:val="005C064E"/>
    <w:rsid w:val="005C1A9B"/>
    <w:rsid w:val="005C2A89"/>
    <w:rsid w:val="005C502C"/>
    <w:rsid w:val="005E4978"/>
    <w:rsid w:val="005E658B"/>
    <w:rsid w:val="005E76FD"/>
    <w:rsid w:val="005E77EC"/>
    <w:rsid w:val="005F0D26"/>
    <w:rsid w:val="005F1E0F"/>
    <w:rsid w:val="005F262D"/>
    <w:rsid w:val="005F422F"/>
    <w:rsid w:val="005F5F80"/>
    <w:rsid w:val="00604034"/>
    <w:rsid w:val="006048C9"/>
    <w:rsid w:val="0060738F"/>
    <w:rsid w:val="0061127D"/>
    <w:rsid w:val="006117CE"/>
    <w:rsid w:val="006132F7"/>
    <w:rsid w:val="00616C47"/>
    <w:rsid w:val="0062498E"/>
    <w:rsid w:val="00626BEA"/>
    <w:rsid w:val="00632100"/>
    <w:rsid w:val="006323EC"/>
    <w:rsid w:val="006343BE"/>
    <w:rsid w:val="00635BE2"/>
    <w:rsid w:val="00637B37"/>
    <w:rsid w:val="0064091E"/>
    <w:rsid w:val="00641E2C"/>
    <w:rsid w:val="006433D2"/>
    <w:rsid w:val="00647427"/>
    <w:rsid w:val="006509D5"/>
    <w:rsid w:val="00650E8B"/>
    <w:rsid w:val="00651938"/>
    <w:rsid w:val="00652431"/>
    <w:rsid w:val="00652E8B"/>
    <w:rsid w:val="00652EA7"/>
    <w:rsid w:val="006606BA"/>
    <w:rsid w:val="006619A1"/>
    <w:rsid w:val="00664238"/>
    <w:rsid w:val="006721EC"/>
    <w:rsid w:val="00674CAE"/>
    <w:rsid w:val="00680BB4"/>
    <w:rsid w:val="006814AC"/>
    <w:rsid w:val="00690550"/>
    <w:rsid w:val="006916A4"/>
    <w:rsid w:val="0069288C"/>
    <w:rsid w:val="00695D7E"/>
    <w:rsid w:val="00696358"/>
    <w:rsid w:val="00696D49"/>
    <w:rsid w:val="00697083"/>
    <w:rsid w:val="0069741B"/>
    <w:rsid w:val="006A0595"/>
    <w:rsid w:val="006A17E7"/>
    <w:rsid w:val="006A1927"/>
    <w:rsid w:val="006A256B"/>
    <w:rsid w:val="006A5066"/>
    <w:rsid w:val="006A65A7"/>
    <w:rsid w:val="006A68F2"/>
    <w:rsid w:val="006B04BD"/>
    <w:rsid w:val="006B35E8"/>
    <w:rsid w:val="006B5E35"/>
    <w:rsid w:val="006B7861"/>
    <w:rsid w:val="006C16D6"/>
    <w:rsid w:val="006C32B7"/>
    <w:rsid w:val="006C5FAB"/>
    <w:rsid w:val="006C650A"/>
    <w:rsid w:val="006D0EDC"/>
    <w:rsid w:val="006D3AA5"/>
    <w:rsid w:val="006D5005"/>
    <w:rsid w:val="006D580B"/>
    <w:rsid w:val="006D774E"/>
    <w:rsid w:val="006E14A5"/>
    <w:rsid w:val="006E273D"/>
    <w:rsid w:val="006F0446"/>
    <w:rsid w:val="006F1E9E"/>
    <w:rsid w:val="006F2441"/>
    <w:rsid w:val="006F4C66"/>
    <w:rsid w:val="006F5D35"/>
    <w:rsid w:val="007058D9"/>
    <w:rsid w:val="00712FDE"/>
    <w:rsid w:val="0071361A"/>
    <w:rsid w:val="0071460C"/>
    <w:rsid w:val="00722389"/>
    <w:rsid w:val="00723C0E"/>
    <w:rsid w:val="0072411B"/>
    <w:rsid w:val="00726803"/>
    <w:rsid w:val="007326D4"/>
    <w:rsid w:val="007331E4"/>
    <w:rsid w:val="00737059"/>
    <w:rsid w:val="0074208D"/>
    <w:rsid w:val="00742CD1"/>
    <w:rsid w:val="00745E0F"/>
    <w:rsid w:val="00745E11"/>
    <w:rsid w:val="00757213"/>
    <w:rsid w:val="00757956"/>
    <w:rsid w:val="007628CC"/>
    <w:rsid w:val="0076329B"/>
    <w:rsid w:val="00766390"/>
    <w:rsid w:val="007679B3"/>
    <w:rsid w:val="00770B88"/>
    <w:rsid w:val="00776EA1"/>
    <w:rsid w:val="00777CCF"/>
    <w:rsid w:val="0078439E"/>
    <w:rsid w:val="00785511"/>
    <w:rsid w:val="00785ED1"/>
    <w:rsid w:val="007877B7"/>
    <w:rsid w:val="007925D6"/>
    <w:rsid w:val="00793C0D"/>
    <w:rsid w:val="007946D4"/>
    <w:rsid w:val="00797E7B"/>
    <w:rsid w:val="007A491E"/>
    <w:rsid w:val="007A54B6"/>
    <w:rsid w:val="007B1FF8"/>
    <w:rsid w:val="007B5299"/>
    <w:rsid w:val="007B7CB8"/>
    <w:rsid w:val="007C0E36"/>
    <w:rsid w:val="007C2A4A"/>
    <w:rsid w:val="007C5848"/>
    <w:rsid w:val="007C602D"/>
    <w:rsid w:val="007C67A6"/>
    <w:rsid w:val="007C763F"/>
    <w:rsid w:val="007D5136"/>
    <w:rsid w:val="007E411B"/>
    <w:rsid w:val="007E4435"/>
    <w:rsid w:val="007E5DBF"/>
    <w:rsid w:val="007E7D6B"/>
    <w:rsid w:val="007F10E8"/>
    <w:rsid w:val="007F163E"/>
    <w:rsid w:val="007F1E9A"/>
    <w:rsid w:val="007F4888"/>
    <w:rsid w:val="007F52AC"/>
    <w:rsid w:val="008029AE"/>
    <w:rsid w:val="00803A10"/>
    <w:rsid w:val="00804DC6"/>
    <w:rsid w:val="008126D2"/>
    <w:rsid w:val="00813BFF"/>
    <w:rsid w:val="00817196"/>
    <w:rsid w:val="00817E0A"/>
    <w:rsid w:val="008202BA"/>
    <w:rsid w:val="00820D6D"/>
    <w:rsid w:val="00820FC0"/>
    <w:rsid w:val="00821857"/>
    <w:rsid w:val="00825100"/>
    <w:rsid w:val="00834004"/>
    <w:rsid w:val="00835EB8"/>
    <w:rsid w:val="008451F3"/>
    <w:rsid w:val="00845B4D"/>
    <w:rsid w:val="008524D9"/>
    <w:rsid w:val="00853478"/>
    <w:rsid w:val="00863145"/>
    <w:rsid w:val="00866920"/>
    <w:rsid w:val="00867BAE"/>
    <w:rsid w:val="0087208F"/>
    <w:rsid w:val="008756F5"/>
    <w:rsid w:val="008761C3"/>
    <w:rsid w:val="00877125"/>
    <w:rsid w:val="00877B05"/>
    <w:rsid w:val="00882CFE"/>
    <w:rsid w:val="0088479D"/>
    <w:rsid w:val="0088738D"/>
    <w:rsid w:val="00892F1D"/>
    <w:rsid w:val="00893E75"/>
    <w:rsid w:val="0089763D"/>
    <w:rsid w:val="008A211E"/>
    <w:rsid w:val="008A2D3A"/>
    <w:rsid w:val="008A3668"/>
    <w:rsid w:val="008A7D1F"/>
    <w:rsid w:val="008B1131"/>
    <w:rsid w:val="008B192E"/>
    <w:rsid w:val="008B1AD0"/>
    <w:rsid w:val="008B2360"/>
    <w:rsid w:val="008B7B81"/>
    <w:rsid w:val="008C01B4"/>
    <w:rsid w:val="008C09B4"/>
    <w:rsid w:val="008C3925"/>
    <w:rsid w:val="008C50DC"/>
    <w:rsid w:val="008C57DA"/>
    <w:rsid w:val="008D054A"/>
    <w:rsid w:val="008D0857"/>
    <w:rsid w:val="008D3EB6"/>
    <w:rsid w:val="008D7158"/>
    <w:rsid w:val="008E40D2"/>
    <w:rsid w:val="008E54F5"/>
    <w:rsid w:val="008F0876"/>
    <w:rsid w:val="008F33C3"/>
    <w:rsid w:val="008F39BD"/>
    <w:rsid w:val="00900BAD"/>
    <w:rsid w:val="009011FD"/>
    <w:rsid w:val="009055E3"/>
    <w:rsid w:val="00912829"/>
    <w:rsid w:val="00913251"/>
    <w:rsid w:val="00913881"/>
    <w:rsid w:val="00913B9B"/>
    <w:rsid w:val="00914B53"/>
    <w:rsid w:val="00914FD2"/>
    <w:rsid w:val="00916D5C"/>
    <w:rsid w:val="0092210C"/>
    <w:rsid w:val="0092241C"/>
    <w:rsid w:val="00922DE3"/>
    <w:rsid w:val="00924226"/>
    <w:rsid w:val="009254AE"/>
    <w:rsid w:val="009255C9"/>
    <w:rsid w:val="00925D05"/>
    <w:rsid w:val="00926559"/>
    <w:rsid w:val="00934998"/>
    <w:rsid w:val="009359A6"/>
    <w:rsid w:val="00941F8D"/>
    <w:rsid w:val="00942AB7"/>
    <w:rsid w:val="00943373"/>
    <w:rsid w:val="009458E6"/>
    <w:rsid w:val="00946379"/>
    <w:rsid w:val="0095199A"/>
    <w:rsid w:val="009546A5"/>
    <w:rsid w:val="00954ECE"/>
    <w:rsid w:val="00961043"/>
    <w:rsid w:val="00963578"/>
    <w:rsid w:val="0096384F"/>
    <w:rsid w:val="00964BDC"/>
    <w:rsid w:val="00972638"/>
    <w:rsid w:val="00973BA3"/>
    <w:rsid w:val="00973C09"/>
    <w:rsid w:val="00974070"/>
    <w:rsid w:val="009741EA"/>
    <w:rsid w:val="009749ED"/>
    <w:rsid w:val="00975480"/>
    <w:rsid w:val="00981550"/>
    <w:rsid w:val="0098194C"/>
    <w:rsid w:val="009841E1"/>
    <w:rsid w:val="00986336"/>
    <w:rsid w:val="009870A7"/>
    <w:rsid w:val="009A0A6A"/>
    <w:rsid w:val="009A0D39"/>
    <w:rsid w:val="009A1E17"/>
    <w:rsid w:val="009A1EB7"/>
    <w:rsid w:val="009A520F"/>
    <w:rsid w:val="009B3E66"/>
    <w:rsid w:val="009B4BB2"/>
    <w:rsid w:val="009C1660"/>
    <w:rsid w:val="009C3054"/>
    <w:rsid w:val="009C7B19"/>
    <w:rsid w:val="009D03DC"/>
    <w:rsid w:val="009D5854"/>
    <w:rsid w:val="009E05CE"/>
    <w:rsid w:val="009E07B9"/>
    <w:rsid w:val="009E2724"/>
    <w:rsid w:val="009E2FD6"/>
    <w:rsid w:val="009E3744"/>
    <w:rsid w:val="009E3842"/>
    <w:rsid w:val="009E5577"/>
    <w:rsid w:val="009F11B8"/>
    <w:rsid w:val="009F4622"/>
    <w:rsid w:val="009F4E44"/>
    <w:rsid w:val="00A10251"/>
    <w:rsid w:val="00A11B47"/>
    <w:rsid w:val="00A11CF2"/>
    <w:rsid w:val="00A17696"/>
    <w:rsid w:val="00A21A9B"/>
    <w:rsid w:val="00A30EC8"/>
    <w:rsid w:val="00A32742"/>
    <w:rsid w:val="00A37B15"/>
    <w:rsid w:val="00A37EDD"/>
    <w:rsid w:val="00A4070F"/>
    <w:rsid w:val="00A41632"/>
    <w:rsid w:val="00A41D03"/>
    <w:rsid w:val="00A466FC"/>
    <w:rsid w:val="00A51A52"/>
    <w:rsid w:val="00A53A59"/>
    <w:rsid w:val="00A620F2"/>
    <w:rsid w:val="00A623D8"/>
    <w:rsid w:val="00A64D80"/>
    <w:rsid w:val="00A64E3B"/>
    <w:rsid w:val="00A675E0"/>
    <w:rsid w:val="00A7291D"/>
    <w:rsid w:val="00A73EBD"/>
    <w:rsid w:val="00A7551F"/>
    <w:rsid w:val="00A83375"/>
    <w:rsid w:val="00A83F4E"/>
    <w:rsid w:val="00A85AD5"/>
    <w:rsid w:val="00A87E18"/>
    <w:rsid w:val="00A9015A"/>
    <w:rsid w:val="00A9094F"/>
    <w:rsid w:val="00A90B56"/>
    <w:rsid w:val="00A95110"/>
    <w:rsid w:val="00A973F4"/>
    <w:rsid w:val="00AA026C"/>
    <w:rsid w:val="00AA0F3E"/>
    <w:rsid w:val="00AA155C"/>
    <w:rsid w:val="00AA30B8"/>
    <w:rsid w:val="00AA692E"/>
    <w:rsid w:val="00AB0567"/>
    <w:rsid w:val="00AB3163"/>
    <w:rsid w:val="00AB761D"/>
    <w:rsid w:val="00AC36CB"/>
    <w:rsid w:val="00AC3762"/>
    <w:rsid w:val="00AC5848"/>
    <w:rsid w:val="00AC5D7E"/>
    <w:rsid w:val="00AC724C"/>
    <w:rsid w:val="00AD037F"/>
    <w:rsid w:val="00AD1536"/>
    <w:rsid w:val="00AD1B79"/>
    <w:rsid w:val="00AD46FF"/>
    <w:rsid w:val="00AD6C49"/>
    <w:rsid w:val="00AD7C59"/>
    <w:rsid w:val="00AE0D2C"/>
    <w:rsid w:val="00AE11C5"/>
    <w:rsid w:val="00AE53FA"/>
    <w:rsid w:val="00AE5BAA"/>
    <w:rsid w:val="00AF166D"/>
    <w:rsid w:val="00AF3F85"/>
    <w:rsid w:val="00AF44ED"/>
    <w:rsid w:val="00AF6771"/>
    <w:rsid w:val="00B029A5"/>
    <w:rsid w:val="00B03CD2"/>
    <w:rsid w:val="00B04B0F"/>
    <w:rsid w:val="00B07607"/>
    <w:rsid w:val="00B100C4"/>
    <w:rsid w:val="00B147D4"/>
    <w:rsid w:val="00B161D5"/>
    <w:rsid w:val="00B164B4"/>
    <w:rsid w:val="00B17B0F"/>
    <w:rsid w:val="00B20CE8"/>
    <w:rsid w:val="00B23A51"/>
    <w:rsid w:val="00B25158"/>
    <w:rsid w:val="00B26034"/>
    <w:rsid w:val="00B34B32"/>
    <w:rsid w:val="00B34CA2"/>
    <w:rsid w:val="00B352F8"/>
    <w:rsid w:val="00B357B4"/>
    <w:rsid w:val="00B3795D"/>
    <w:rsid w:val="00B41945"/>
    <w:rsid w:val="00B474D0"/>
    <w:rsid w:val="00B52819"/>
    <w:rsid w:val="00B5518C"/>
    <w:rsid w:val="00B56494"/>
    <w:rsid w:val="00B56A4E"/>
    <w:rsid w:val="00B6401D"/>
    <w:rsid w:val="00B65FE8"/>
    <w:rsid w:val="00B6634F"/>
    <w:rsid w:val="00B67079"/>
    <w:rsid w:val="00B73404"/>
    <w:rsid w:val="00B73920"/>
    <w:rsid w:val="00B77492"/>
    <w:rsid w:val="00B77B51"/>
    <w:rsid w:val="00B80BB2"/>
    <w:rsid w:val="00B84D1F"/>
    <w:rsid w:val="00B8571D"/>
    <w:rsid w:val="00B86F2B"/>
    <w:rsid w:val="00B8752A"/>
    <w:rsid w:val="00B879FA"/>
    <w:rsid w:val="00B93985"/>
    <w:rsid w:val="00BA38D2"/>
    <w:rsid w:val="00BA4E3A"/>
    <w:rsid w:val="00BA5FF9"/>
    <w:rsid w:val="00BB34CA"/>
    <w:rsid w:val="00BB732F"/>
    <w:rsid w:val="00BB76A8"/>
    <w:rsid w:val="00BC51BC"/>
    <w:rsid w:val="00BC6AF7"/>
    <w:rsid w:val="00BD1E92"/>
    <w:rsid w:val="00BD5557"/>
    <w:rsid w:val="00BD6107"/>
    <w:rsid w:val="00BE0A0E"/>
    <w:rsid w:val="00BE0E17"/>
    <w:rsid w:val="00BE1C0C"/>
    <w:rsid w:val="00BE2E3B"/>
    <w:rsid w:val="00BE46E6"/>
    <w:rsid w:val="00BE6774"/>
    <w:rsid w:val="00BF1F00"/>
    <w:rsid w:val="00BF3C65"/>
    <w:rsid w:val="00C01A4A"/>
    <w:rsid w:val="00C020CD"/>
    <w:rsid w:val="00C0261D"/>
    <w:rsid w:val="00C036A9"/>
    <w:rsid w:val="00C04810"/>
    <w:rsid w:val="00C0510C"/>
    <w:rsid w:val="00C06959"/>
    <w:rsid w:val="00C07256"/>
    <w:rsid w:val="00C118EB"/>
    <w:rsid w:val="00C13406"/>
    <w:rsid w:val="00C15A68"/>
    <w:rsid w:val="00C17DFF"/>
    <w:rsid w:val="00C25C4F"/>
    <w:rsid w:val="00C32D22"/>
    <w:rsid w:val="00C340F6"/>
    <w:rsid w:val="00C3581D"/>
    <w:rsid w:val="00C45B59"/>
    <w:rsid w:val="00C46F81"/>
    <w:rsid w:val="00C51D0F"/>
    <w:rsid w:val="00C5358A"/>
    <w:rsid w:val="00C559F7"/>
    <w:rsid w:val="00C61FAF"/>
    <w:rsid w:val="00C659AA"/>
    <w:rsid w:val="00C73262"/>
    <w:rsid w:val="00C75C68"/>
    <w:rsid w:val="00C7731C"/>
    <w:rsid w:val="00C80561"/>
    <w:rsid w:val="00C80A7D"/>
    <w:rsid w:val="00C8535C"/>
    <w:rsid w:val="00C86EF5"/>
    <w:rsid w:val="00C9056D"/>
    <w:rsid w:val="00C9160D"/>
    <w:rsid w:val="00CA2DE9"/>
    <w:rsid w:val="00CA5EBD"/>
    <w:rsid w:val="00CB1F74"/>
    <w:rsid w:val="00CB4786"/>
    <w:rsid w:val="00CB4AB8"/>
    <w:rsid w:val="00CC58EC"/>
    <w:rsid w:val="00CC6B40"/>
    <w:rsid w:val="00CD097C"/>
    <w:rsid w:val="00CD1ED6"/>
    <w:rsid w:val="00CD456A"/>
    <w:rsid w:val="00CD5251"/>
    <w:rsid w:val="00CD6869"/>
    <w:rsid w:val="00CE1BF6"/>
    <w:rsid w:val="00CE3ABF"/>
    <w:rsid w:val="00CE3C33"/>
    <w:rsid w:val="00CF0D8E"/>
    <w:rsid w:val="00CF53B2"/>
    <w:rsid w:val="00D002E0"/>
    <w:rsid w:val="00D00F56"/>
    <w:rsid w:val="00D02A09"/>
    <w:rsid w:val="00D02B9C"/>
    <w:rsid w:val="00D03E17"/>
    <w:rsid w:val="00D04860"/>
    <w:rsid w:val="00D04B4A"/>
    <w:rsid w:val="00D06644"/>
    <w:rsid w:val="00D06AF1"/>
    <w:rsid w:val="00D13308"/>
    <w:rsid w:val="00D17CE0"/>
    <w:rsid w:val="00D218E9"/>
    <w:rsid w:val="00D2238B"/>
    <w:rsid w:val="00D22E0C"/>
    <w:rsid w:val="00D24C38"/>
    <w:rsid w:val="00D31739"/>
    <w:rsid w:val="00D353A3"/>
    <w:rsid w:val="00D420B9"/>
    <w:rsid w:val="00D43399"/>
    <w:rsid w:val="00D45D18"/>
    <w:rsid w:val="00D46D35"/>
    <w:rsid w:val="00D47559"/>
    <w:rsid w:val="00D61807"/>
    <w:rsid w:val="00D62E87"/>
    <w:rsid w:val="00D7572A"/>
    <w:rsid w:val="00D80525"/>
    <w:rsid w:val="00D8186A"/>
    <w:rsid w:val="00D84F5F"/>
    <w:rsid w:val="00D85B71"/>
    <w:rsid w:val="00D9063B"/>
    <w:rsid w:val="00D9416D"/>
    <w:rsid w:val="00D94899"/>
    <w:rsid w:val="00D94A7D"/>
    <w:rsid w:val="00D94DEF"/>
    <w:rsid w:val="00D96483"/>
    <w:rsid w:val="00D97A7A"/>
    <w:rsid w:val="00DA3F53"/>
    <w:rsid w:val="00DA714F"/>
    <w:rsid w:val="00DB1A5B"/>
    <w:rsid w:val="00DB2173"/>
    <w:rsid w:val="00DB3098"/>
    <w:rsid w:val="00DB4A64"/>
    <w:rsid w:val="00DB5A4A"/>
    <w:rsid w:val="00DB7D14"/>
    <w:rsid w:val="00DC1AAA"/>
    <w:rsid w:val="00DC28F2"/>
    <w:rsid w:val="00DC346B"/>
    <w:rsid w:val="00DD1414"/>
    <w:rsid w:val="00DD35AB"/>
    <w:rsid w:val="00DD397D"/>
    <w:rsid w:val="00DD44B6"/>
    <w:rsid w:val="00DD6DB5"/>
    <w:rsid w:val="00DE3BF8"/>
    <w:rsid w:val="00DE5BA8"/>
    <w:rsid w:val="00DE664A"/>
    <w:rsid w:val="00DF02B4"/>
    <w:rsid w:val="00DF102C"/>
    <w:rsid w:val="00DF67E8"/>
    <w:rsid w:val="00DF738B"/>
    <w:rsid w:val="00DF7B7E"/>
    <w:rsid w:val="00E00D2D"/>
    <w:rsid w:val="00E10BF9"/>
    <w:rsid w:val="00E17E53"/>
    <w:rsid w:val="00E25026"/>
    <w:rsid w:val="00E26B3C"/>
    <w:rsid w:val="00E2763C"/>
    <w:rsid w:val="00E278F7"/>
    <w:rsid w:val="00E30D6E"/>
    <w:rsid w:val="00E32E55"/>
    <w:rsid w:val="00E34AD1"/>
    <w:rsid w:val="00E41A43"/>
    <w:rsid w:val="00E45E6E"/>
    <w:rsid w:val="00E471B5"/>
    <w:rsid w:val="00E474C2"/>
    <w:rsid w:val="00E5059D"/>
    <w:rsid w:val="00E540E4"/>
    <w:rsid w:val="00E54BC6"/>
    <w:rsid w:val="00E56B8C"/>
    <w:rsid w:val="00E56DB6"/>
    <w:rsid w:val="00E60A3E"/>
    <w:rsid w:val="00E62399"/>
    <w:rsid w:val="00E63B38"/>
    <w:rsid w:val="00E66796"/>
    <w:rsid w:val="00E735D2"/>
    <w:rsid w:val="00E80299"/>
    <w:rsid w:val="00E818DC"/>
    <w:rsid w:val="00E83C25"/>
    <w:rsid w:val="00E8492A"/>
    <w:rsid w:val="00E865D0"/>
    <w:rsid w:val="00E93B34"/>
    <w:rsid w:val="00EA1CEC"/>
    <w:rsid w:val="00EA506A"/>
    <w:rsid w:val="00EA64FB"/>
    <w:rsid w:val="00EA76FB"/>
    <w:rsid w:val="00EB2621"/>
    <w:rsid w:val="00EB28EF"/>
    <w:rsid w:val="00EB29DC"/>
    <w:rsid w:val="00EB425C"/>
    <w:rsid w:val="00EB7CD1"/>
    <w:rsid w:val="00EC0E09"/>
    <w:rsid w:val="00EC19E2"/>
    <w:rsid w:val="00EC45D8"/>
    <w:rsid w:val="00EC67DE"/>
    <w:rsid w:val="00ED15FC"/>
    <w:rsid w:val="00ED19A1"/>
    <w:rsid w:val="00ED1A34"/>
    <w:rsid w:val="00ED4194"/>
    <w:rsid w:val="00ED51A7"/>
    <w:rsid w:val="00EE32E1"/>
    <w:rsid w:val="00EE5E00"/>
    <w:rsid w:val="00EF082C"/>
    <w:rsid w:val="00F040AB"/>
    <w:rsid w:val="00F12D14"/>
    <w:rsid w:val="00F14F23"/>
    <w:rsid w:val="00F165D0"/>
    <w:rsid w:val="00F23FA1"/>
    <w:rsid w:val="00F31C7B"/>
    <w:rsid w:val="00F35FA8"/>
    <w:rsid w:val="00F36F6E"/>
    <w:rsid w:val="00F408D5"/>
    <w:rsid w:val="00F441FB"/>
    <w:rsid w:val="00F44BD4"/>
    <w:rsid w:val="00F45319"/>
    <w:rsid w:val="00F471EA"/>
    <w:rsid w:val="00F51AF9"/>
    <w:rsid w:val="00F53CE4"/>
    <w:rsid w:val="00F54031"/>
    <w:rsid w:val="00F60D0F"/>
    <w:rsid w:val="00F61DC8"/>
    <w:rsid w:val="00F62C4F"/>
    <w:rsid w:val="00F64A71"/>
    <w:rsid w:val="00F65377"/>
    <w:rsid w:val="00F672CB"/>
    <w:rsid w:val="00F67D5C"/>
    <w:rsid w:val="00F72299"/>
    <w:rsid w:val="00F72D40"/>
    <w:rsid w:val="00F76422"/>
    <w:rsid w:val="00F85D5B"/>
    <w:rsid w:val="00F86272"/>
    <w:rsid w:val="00F92ED4"/>
    <w:rsid w:val="00F932FA"/>
    <w:rsid w:val="00F934FE"/>
    <w:rsid w:val="00F937CE"/>
    <w:rsid w:val="00F949B4"/>
    <w:rsid w:val="00F95F5A"/>
    <w:rsid w:val="00F96EE7"/>
    <w:rsid w:val="00FA14DD"/>
    <w:rsid w:val="00FB0616"/>
    <w:rsid w:val="00FB21C9"/>
    <w:rsid w:val="00FB302A"/>
    <w:rsid w:val="00FB3D92"/>
    <w:rsid w:val="00FB4804"/>
    <w:rsid w:val="00FB5BD7"/>
    <w:rsid w:val="00FC1950"/>
    <w:rsid w:val="00FC47F0"/>
    <w:rsid w:val="00FC4BF1"/>
    <w:rsid w:val="00FD091B"/>
    <w:rsid w:val="00FD0BE3"/>
    <w:rsid w:val="00FD718F"/>
    <w:rsid w:val="00FD7E2B"/>
    <w:rsid w:val="00FE084D"/>
    <w:rsid w:val="00FE11A9"/>
    <w:rsid w:val="00FE1B60"/>
    <w:rsid w:val="00FF2D0E"/>
    <w:rsid w:val="73B1BC82"/>
    <w:rsid w:val="777E7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633E1"/>
  <w15:chartTrackingRefBased/>
  <w15:docId w15:val="{6C9EC6B7-F343-4427-BD78-38B30747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w:basedOn w:val="Normal"/>
    <w:next w:val="Normal"/>
    <w:link w:val="Heading1Char"/>
    <w:autoRedefine/>
    <w:uiPriority w:val="9"/>
    <w:qFormat/>
    <w:rsid w:val="00DE3BF8"/>
    <w:pPr>
      <w:keepNext/>
      <w:keepLines/>
      <w:spacing w:before="240" w:after="240" w:line="254" w:lineRule="exact"/>
      <w:outlineLvl w:val="0"/>
    </w:pPr>
    <w:rPr>
      <w:rFonts w:ascii="Arial" w:eastAsiaTheme="majorEastAsia" w:hAnsi="Arial" w:cstheme="majorBidi"/>
      <w:color w:val="0F4761" w:themeColor="accent1" w:themeShade="BF"/>
    </w:rPr>
  </w:style>
  <w:style w:type="paragraph" w:styleId="Heading2">
    <w:name w:val="heading 2"/>
    <w:basedOn w:val="Normal"/>
    <w:next w:val="Normal"/>
    <w:link w:val="Heading2Char"/>
    <w:autoRedefine/>
    <w:uiPriority w:val="9"/>
    <w:unhideWhenUsed/>
    <w:qFormat/>
    <w:rsid w:val="00FC1950"/>
    <w:pPr>
      <w:widowControl w:val="0"/>
      <w:kinsoku w:val="0"/>
      <w:overflowPunct w:val="0"/>
      <w:spacing w:before="240" w:after="240" w:line="254" w:lineRule="exact"/>
      <w:ind w:right="90"/>
      <w:textAlignment w:val="baseline"/>
      <w:outlineLvl w:val="1"/>
    </w:pPr>
    <w:rPr>
      <w:rFonts w:ascii="Arial" w:hAnsi="Arial" w:cs="Arial"/>
      <w:color w:val="0F4660"/>
      <w:spacing w:val="-2"/>
      <w:kern w:val="0"/>
    </w:rPr>
  </w:style>
  <w:style w:type="paragraph" w:styleId="Heading3">
    <w:name w:val="heading 3"/>
    <w:basedOn w:val="Normal"/>
    <w:next w:val="Normal"/>
    <w:link w:val="Heading3Char"/>
    <w:autoRedefine/>
    <w:uiPriority w:val="9"/>
    <w:unhideWhenUsed/>
    <w:qFormat/>
    <w:rsid w:val="00882CFE"/>
    <w:pPr>
      <w:keepNext/>
      <w:keepLines/>
      <w:spacing w:before="240" w:after="240"/>
      <w:outlineLvl w:val="2"/>
    </w:pPr>
    <w:rPr>
      <w:rFonts w:ascii="Arial" w:eastAsia="Times New Roman" w:hAnsi="Arial" w:cstheme="majorBidi"/>
      <w:color w:val="0F4761" w:themeColor="accent1" w:themeShade="BF"/>
      <w:bdr w:val="none" w:sz="0" w:space="0" w:color="auto" w:frame="1"/>
    </w:rPr>
  </w:style>
  <w:style w:type="paragraph" w:styleId="Heading4">
    <w:name w:val="heading 4"/>
    <w:basedOn w:val="Normal"/>
    <w:next w:val="Normal"/>
    <w:link w:val="Heading4Char"/>
    <w:autoRedefine/>
    <w:uiPriority w:val="9"/>
    <w:unhideWhenUsed/>
    <w:qFormat/>
    <w:rsid w:val="00C06959"/>
    <w:pPr>
      <w:keepNext/>
      <w:keepLines/>
      <w:spacing w:before="80" w:after="40"/>
      <w:outlineLvl w:val="3"/>
    </w:pPr>
    <w:rPr>
      <w:rFonts w:ascii="Arial" w:eastAsiaTheme="majorEastAsia" w:hAnsi="Arial" w:cstheme="majorBidi"/>
      <w:i/>
      <w:iCs/>
      <w:color w:val="0F4761" w:themeColor="accent1" w:themeShade="BF"/>
    </w:rPr>
  </w:style>
  <w:style w:type="paragraph" w:styleId="Heading5">
    <w:name w:val="heading 5"/>
    <w:basedOn w:val="Normal"/>
    <w:next w:val="Normal"/>
    <w:link w:val="Heading5Char"/>
    <w:autoRedefine/>
    <w:uiPriority w:val="9"/>
    <w:unhideWhenUsed/>
    <w:qFormat/>
    <w:rsid w:val="005016C7"/>
    <w:pPr>
      <w:keepNext/>
      <w:keepLines/>
      <w:spacing w:before="240" w:after="120"/>
      <w:outlineLvl w:val="4"/>
    </w:pPr>
    <w:rPr>
      <w:rFonts w:ascii="Arial" w:eastAsiaTheme="majorEastAsia" w:hAnsi="Arial" w:cstheme="majorBidi"/>
      <w:color w:val="0F4761" w:themeColor="accent1" w:themeShade="BF"/>
    </w:rPr>
  </w:style>
  <w:style w:type="paragraph" w:styleId="Heading6">
    <w:name w:val="heading 6"/>
    <w:basedOn w:val="Normal"/>
    <w:next w:val="Normal"/>
    <w:link w:val="Heading6Char"/>
    <w:uiPriority w:val="9"/>
    <w:semiHidden/>
    <w:unhideWhenUsed/>
    <w:qFormat/>
    <w:rsid w:val="009F4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DE3BF8"/>
    <w:rPr>
      <w:rFonts w:ascii="Arial" w:eastAsiaTheme="majorEastAsia" w:hAnsi="Arial" w:cstheme="majorBidi"/>
      <w:color w:val="0F4761" w:themeColor="accent1" w:themeShade="BF"/>
    </w:rPr>
  </w:style>
  <w:style w:type="character" w:customStyle="1" w:styleId="Heading2Char">
    <w:name w:val="Heading 2 Char"/>
    <w:basedOn w:val="DefaultParagraphFont"/>
    <w:link w:val="Heading2"/>
    <w:uiPriority w:val="9"/>
    <w:rsid w:val="00FC1950"/>
    <w:rPr>
      <w:rFonts w:ascii="Arial" w:hAnsi="Arial" w:cs="Arial"/>
      <w:color w:val="0F4660"/>
      <w:spacing w:val="-2"/>
      <w:kern w:val="0"/>
    </w:rPr>
  </w:style>
  <w:style w:type="character" w:customStyle="1" w:styleId="Heading3Char">
    <w:name w:val="Heading 3 Char"/>
    <w:basedOn w:val="DefaultParagraphFont"/>
    <w:link w:val="Heading3"/>
    <w:uiPriority w:val="9"/>
    <w:rsid w:val="00882CFE"/>
    <w:rPr>
      <w:rFonts w:ascii="Arial" w:eastAsia="Times New Roman" w:hAnsi="Arial" w:cstheme="majorBidi"/>
      <w:color w:val="0F4761" w:themeColor="accent1" w:themeShade="BF"/>
      <w:bdr w:val="none" w:sz="0" w:space="0" w:color="auto" w:frame="1"/>
    </w:rPr>
  </w:style>
  <w:style w:type="character" w:customStyle="1" w:styleId="Heading4Char">
    <w:name w:val="Heading 4 Char"/>
    <w:basedOn w:val="DefaultParagraphFont"/>
    <w:link w:val="Heading4"/>
    <w:uiPriority w:val="9"/>
    <w:rsid w:val="00C06959"/>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rsid w:val="005016C7"/>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9F4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E44"/>
    <w:rPr>
      <w:rFonts w:eastAsiaTheme="majorEastAsia" w:cstheme="majorBidi"/>
      <w:color w:val="272727" w:themeColor="text1" w:themeTint="D8"/>
    </w:rPr>
  </w:style>
  <w:style w:type="paragraph" w:styleId="Title">
    <w:name w:val="Title"/>
    <w:basedOn w:val="Normal"/>
    <w:next w:val="Normal"/>
    <w:link w:val="TitleChar"/>
    <w:uiPriority w:val="10"/>
    <w:qFormat/>
    <w:rsid w:val="009F4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E44"/>
    <w:pPr>
      <w:spacing w:before="160"/>
      <w:jc w:val="center"/>
    </w:pPr>
    <w:rPr>
      <w:i/>
      <w:iCs/>
      <w:color w:val="404040" w:themeColor="text1" w:themeTint="BF"/>
    </w:rPr>
  </w:style>
  <w:style w:type="character" w:customStyle="1" w:styleId="QuoteChar">
    <w:name w:val="Quote Char"/>
    <w:basedOn w:val="DefaultParagraphFont"/>
    <w:link w:val="Quote"/>
    <w:uiPriority w:val="29"/>
    <w:rsid w:val="009F4E44"/>
    <w:rPr>
      <w:i/>
      <w:iCs/>
      <w:color w:val="404040" w:themeColor="text1" w:themeTint="BF"/>
    </w:rPr>
  </w:style>
  <w:style w:type="paragraph" w:styleId="ListParagraph">
    <w:name w:val="List Paragraph"/>
    <w:basedOn w:val="Normal"/>
    <w:uiPriority w:val="34"/>
    <w:qFormat/>
    <w:rsid w:val="009F4E44"/>
    <w:pPr>
      <w:ind w:left="720"/>
      <w:contextualSpacing/>
    </w:pPr>
  </w:style>
  <w:style w:type="character" w:styleId="IntenseEmphasis">
    <w:name w:val="Intense Emphasis"/>
    <w:basedOn w:val="DefaultParagraphFont"/>
    <w:uiPriority w:val="21"/>
    <w:qFormat/>
    <w:rsid w:val="009F4E44"/>
    <w:rPr>
      <w:i/>
      <w:iCs/>
      <w:color w:val="0F4761" w:themeColor="accent1" w:themeShade="BF"/>
    </w:rPr>
  </w:style>
  <w:style w:type="paragraph" w:styleId="IntenseQuote">
    <w:name w:val="Intense Quote"/>
    <w:basedOn w:val="Normal"/>
    <w:next w:val="Normal"/>
    <w:link w:val="IntenseQuoteChar"/>
    <w:uiPriority w:val="30"/>
    <w:qFormat/>
    <w:rsid w:val="009F4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E44"/>
    <w:rPr>
      <w:i/>
      <w:iCs/>
      <w:color w:val="0F4761" w:themeColor="accent1" w:themeShade="BF"/>
    </w:rPr>
  </w:style>
  <w:style w:type="character" w:styleId="IntenseReference">
    <w:name w:val="Intense Reference"/>
    <w:basedOn w:val="DefaultParagraphFont"/>
    <w:uiPriority w:val="32"/>
    <w:qFormat/>
    <w:rsid w:val="009F4E44"/>
    <w:rPr>
      <w:b/>
      <w:bCs/>
      <w:smallCaps/>
      <w:color w:val="0F4761" w:themeColor="accent1" w:themeShade="BF"/>
      <w:spacing w:val="5"/>
    </w:rPr>
  </w:style>
  <w:style w:type="character" w:styleId="Hyperlink">
    <w:name w:val="Hyperlink"/>
    <w:basedOn w:val="DefaultParagraphFont"/>
    <w:uiPriority w:val="99"/>
    <w:unhideWhenUsed/>
    <w:rsid w:val="001871C9"/>
    <w:rPr>
      <w:color w:val="467886" w:themeColor="hyperlink"/>
      <w:u w:val="single"/>
    </w:rPr>
  </w:style>
  <w:style w:type="character" w:styleId="UnresolvedMention">
    <w:name w:val="Unresolved Mention"/>
    <w:basedOn w:val="DefaultParagraphFont"/>
    <w:uiPriority w:val="99"/>
    <w:semiHidden/>
    <w:unhideWhenUsed/>
    <w:rsid w:val="001871C9"/>
    <w:rPr>
      <w:color w:val="605E5C"/>
      <w:shd w:val="clear" w:color="auto" w:fill="E1DFDD"/>
    </w:rPr>
  </w:style>
  <w:style w:type="paragraph" w:styleId="NoSpacing">
    <w:name w:val="No Spacing"/>
    <w:uiPriority w:val="1"/>
    <w:qFormat/>
    <w:rsid w:val="008B2360"/>
    <w:pPr>
      <w:spacing w:after="0" w:line="240" w:lineRule="auto"/>
    </w:pPr>
  </w:style>
  <w:style w:type="paragraph" w:styleId="Header">
    <w:name w:val="header"/>
    <w:basedOn w:val="Normal"/>
    <w:link w:val="HeaderChar"/>
    <w:uiPriority w:val="99"/>
    <w:unhideWhenUsed/>
    <w:rsid w:val="00E471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1B5"/>
  </w:style>
  <w:style w:type="paragraph" w:styleId="Footer">
    <w:name w:val="footer"/>
    <w:basedOn w:val="Normal"/>
    <w:link w:val="FooterChar"/>
    <w:uiPriority w:val="99"/>
    <w:unhideWhenUsed/>
    <w:rsid w:val="00E471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1B5"/>
  </w:style>
  <w:style w:type="paragraph" w:styleId="TOCHeading">
    <w:name w:val="TOC Heading"/>
    <w:basedOn w:val="Heading1"/>
    <w:next w:val="Normal"/>
    <w:uiPriority w:val="39"/>
    <w:unhideWhenUsed/>
    <w:qFormat/>
    <w:rsid w:val="00FB3D92"/>
    <w:pPr>
      <w:spacing w:line="259" w:lineRule="auto"/>
      <w:outlineLvl w:val="9"/>
    </w:pPr>
    <w:rPr>
      <w:kern w:val="0"/>
      <w:szCs w:val="32"/>
      <w14:ligatures w14:val="none"/>
    </w:rPr>
  </w:style>
  <w:style w:type="paragraph" w:styleId="TOC2">
    <w:name w:val="toc 2"/>
    <w:basedOn w:val="Normal"/>
    <w:next w:val="Normal"/>
    <w:autoRedefine/>
    <w:uiPriority w:val="39"/>
    <w:unhideWhenUsed/>
    <w:rsid w:val="00FB3D92"/>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FB3D92"/>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FB3D92"/>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D218E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76">
    <w:name w:val="citation-776"/>
    <w:basedOn w:val="DefaultParagraphFont"/>
    <w:rsid w:val="000B79B3"/>
  </w:style>
  <w:style w:type="paragraph" w:styleId="Revision">
    <w:name w:val="Revision"/>
    <w:hidden/>
    <w:uiPriority w:val="99"/>
    <w:semiHidden/>
    <w:rsid w:val="006117CE"/>
    <w:pPr>
      <w:spacing w:after="0" w:line="240" w:lineRule="auto"/>
    </w:pPr>
  </w:style>
  <w:style w:type="character" w:styleId="CommentReference">
    <w:name w:val="annotation reference"/>
    <w:basedOn w:val="DefaultParagraphFont"/>
    <w:uiPriority w:val="99"/>
    <w:semiHidden/>
    <w:unhideWhenUsed/>
    <w:rsid w:val="006117CE"/>
    <w:rPr>
      <w:sz w:val="16"/>
      <w:szCs w:val="16"/>
    </w:rPr>
  </w:style>
  <w:style w:type="paragraph" w:styleId="CommentText">
    <w:name w:val="annotation text"/>
    <w:basedOn w:val="Normal"/>
    <w:link w:val="CommentTextChar"/>
    <w:uiPriority w:val="99"/>
    <w:unhideWhenUsed/>
    <w:rsid w:val="006117CE"/>
    <w:pPr>
      <w:spacing w:line="240" w:lineRule="auto"/>
    </w:pPr>
    <w:rPr>
      <w:sz w:val="20"/>
      <w:szCs w:val="20"/>
    </w:rPr>
  </w:style>
  <w:style w:type="character" w:customStyle="1" w:styleId="CommentTextChar">
    <w:name w:val="Comment Text Char"/>
    <w:basedOn w:val="DefaultParagraphFont"/>
    <w:link w:val="CommentText"/>
    <w:uiPriority w:val="99"/>
    <w:rsid w:val="006117CE"/>
    <w:rPr>
      <w:sz w:val="20"/>
      <w:szCs w:val="20"/>
    </w:rPr>
  </w:style>
  <w:style w:type="paragraph" w:styleId="CommentSubject">
    <w:name w:val="annotation subject"/>
    <w:basedOn w:val="CommentText"/>
    <w:next w:val="CommentText"/>
    <w:link w:val="CommentSubjectChar"/>
    <w:uiPriority w:val="99"/>
    <w:semiHidden/>
    <w:unhideWhenUsed/>
    <w:rsid w:val="006117CE"/>
    <w:rPr>
      <w:b/>
      <w:bCs/>
    </w:rPr>
  </w:style>
  <w:style w:type="character" w:customStyle="1" w:styleId="CommentSubjectChar">
    <w:name w:val="Comment Subject Char"/>
    <w:basedOn w:val="CommentTextChar"/>
    <w:link w:val="CommentSubject"/>
    <w:uiPriority w:val="99"/>
    <w:semiHidden/>
    <w:rsid w:val="006117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hyperlink" Target="https://www.fismacenter.com/Clinger%20Cohen.pdf" TargetMode="External"/><Relationship Id="rId26" Type="http://schemas.openxmlformats.org/officeDocument/2006/relationships/hyperlink" Target="https://www.cisa.gov/topics/cyber-threats-and-advisories/federal-information-security-modernization-act" TargetMode="External"/><Relationship Id="rId39" Type="http://schemas.openxmlformats.org/officeDocument/2006/relationships/hyperlink" Target="https://www.hud.gov/sites/dfiles/OCHCO/documents/2023-16pihn.pdf" TargetMode="External"/><Relationship Id="rId3" Type="http://schemas.openxmlformats.org/officeDocument/2006/relationships/styles" Target="styles.xml"/><Relationship Id="rId21" Type="http://schemas.openxmlformats.org/officeDocument/2006/relationships/hyperlink" Target="https://obamawhitehouse.archives.gov/sites/default/files/omb/memoranda/2017/m-17-12_0.pdf" TargetMode="External"/><Relationship Id="rId34" Type="http://schemas.openxmlformats.org/officeDocument/2006/relationships/hyperlink" Target="https://www.hud.gov/program_offices/public_indian_housing/reac/nspire/standards" TargetMode="External"/><Relationship Id="rId42"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207.html" TargetMode="External"/><Relationship Id="rId25" Type="http://schemas.openxmlformats.org/officeDocument/2006/relationships/hyperlink" Target="https://www.cisa.gov/topics/cyber-threats-and-advisories/federal-information-security-modernization-act" TargetMode="External"/><Relationship Id="rId33" Type="http://schemas.openxmlformats.org/officeDocument/2006/relationships/hyperlink" Target="https://www.hud.gov/program_offices/public_indian_housing/reac/nspire" TargetMode="External"/><Relationship Id="rId38" Type="http://schemas.openxmlformats.org/officeDocument/2006/relationships/hyperlink" Target="https://www.hud.gov/sites/dfiles/PIH/documents/NSPIRE_Inspection_Protocol_Guide.pdf" TargetMode="External"/><Relationship Id="rId2" Type="http://schemas.openxmlformats.org/officeDocument/2006/relationships/numbering" Target="numbering.xml"/><Relationship Id="rId16" Type="http://schemas.openxmlformats.org/officeDocument/2006/relationships/hyperlink" Target="https://www.archives.gov/about/laws/egov-act-section" TargetMode="External"/><Relationship Id="rId20" Type="http://schemas.openxmlformats.org/officeDocument/2006/relationships/hyperlink" Target="https://obamawhitehouse.archives.gov/omb/circulars_a123_rev" TargetMode="External"/><Relationship Id="rId29" Type="http://schemas.openxmlformats.org/officeDocument/2006/relationships/hyperlink" Target="https://www.foia.gov/"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obamawhitehouse.archives.gov/omb/financial_ffs_ffmia" TargetMode="External"/><Relationship Id="rId32" Type="http://schemas.openxmlformats.org/officeDocument/2006/relationships/hyperlink" Target="https://www.hud.gov/program_offices/cio/ppm/PPMV20Introduction" TargetMode="External"/><Relationship Id="rId37" Type="http://schemas.openxmlformats.org/officeDocument/2006/relationships/hyperlink" Target="https://www.regulations.gov/document/HUD-2021-0005-0079"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rchives.gov/about/laws/privacy-act-1974.html" TargetMode="External"/><Relationship Id="rId23" Type="http://schemas.openxmlformats.org/officeDocument/2006/relationships/hyperlink" Target="https://obamawhitehouse.archives.gov/omb/financial_ffs_ffmia" TargetMode="External"/><Relationship Id="rId28" Type="http://schemas.openxmlformats.org/officeDocument/2006/relationships/hyperlink" Target="https://www.foia.gov/" TargetMode="External"/><Relationship Id="rId36" Type="http://schemas.openxmlformats.org/officeDocument/2006/relationships/hyperlink" Target="https://www.regulations.gov/document/HUD-2021-0005-0079" TargetMode="External"/><Relationship Id="rId10" Type="http://schemas.openxmlformats.org/officeDocument/2006/relationships/comments" Target="comments.xml"/><Relationship Id="rId19" Type="http://schemas.openxmlformats.org/officeDocument/2006/relationships/hyperlink" Target="https://www.cio.gov/policies-and-priorities/circular-a-130/" TargetMode="External"/><Relationship Id="rId31" Type="http://schemas.openxmlformats.org/officeDocument/2006/relationships/hyperlink" Target="https://www.whitehouse.gov/omb/information-for-agencies/memorand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dhs.gov/fisma" TargetMode="External"/><Relationship Id="rId22" Type="http://schemas.openxmlformats.org/officeDocument/2006/relationships/hyperlink" Target="https://obamawhitehouse.archives.gov/omb/financial_ffs_ffmia" TargetMode="External"/><Relationship Id="rId27" Type="http://schemas.openxmlformats.org/officeDocument/2006/relationships/hyperlink" Target="http://www.gpo.gov/fdsys/pkg/PLAW-105publ220/pdf/PLAW-105publ220.pdf." TargetMode="External"/><Relationship Id="rId30" Type="http://schemas.openxmlformats.org/officeDocument/2006/relationships/hyperlink" Target="http://nist.gov/" TargetMode="External"/><Relationship Id="rId35" Type="http://schemas.openxmlformats.org/officeDocument/2006/relationships/hyperlink" Target="https://www.ecfr.gov/current/title-24/subtitle-A/part-5/subpart-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17186-C3A3-46C2-BE24-64464DA1B8DE}">
  <ds:schemaRefs>
    <ds:schemaRef ds:uri="http://schemas.openxmlformats.org/officeDocument/2006/bibliography"/>
  </ds:schemaRefs>
</ds:datastoreItem>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35</Pages>
  <Words>13831</Words>
  <Characters>80497</Characters>
  <Application>Microsoft Office Word</Application>
  <DocSecurity>4</DocSecurity>
  <Lines>1677</Lines>
  <Paragraphs>933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93395</CharactersWithSpaces>
  <SharedDoc>false</SharedDoc>
  <HLinks>
    <vt:vector size="474" baseType="variant">
      <vt:variant>
        <vt:i4>1835013</vt:i4>
      </vt:variant>
      <vt:variant>
        <vt:i4>393</vt:i4>
      </vt:variant>
      <vt:variant>
        <vt:i4>0</vt:i4>
      </vt:variant>
      <vt:variant>
        <vt:i4>5</vt:i4>
      </vt:variant>
      <vt:variant>
        <vt:lpwstr>https://www.hud.gov/sites/dfiles/OCHCO/documents/2023-16pihn.pdf</vt:lpwstr>
      </vt:variant>
      <vt:variant>
        <vt:lpwstr/>
      </vt:variant>
      <vt:variant>
        <vt:i4>3407962</vt:i4>
      </vt:variant>
      <vt:variant>
        <vt:i4>390</vt:i4>
      </vt:variant>
      <vt:variant>
        <vt:i4>0</vt:i4>
      </vt:variant>
      <vt:variant>
        <vt:i4>5</vt:i4>
      </vt:variant>
      <vt:variant>
        <vt:lpwstr>https://www.hud.gov/sites/dfiles/PIH/documents/NSPIRE_Inspection_Protocol_Guide.pdf</vt:lpwstr>
      </vt:variant>
      <vt:variant>
        <vt:lpwstr/>
      </vt:variant>
      <vt:variant>
        <vt:i4>7864367</vt:i4>
      </vt:variant>
      <vt:variant>
        <vt:i4>387</vt:i4>
      </vt:variant>
      <vt:variant>
        <vt:i4>0</vt:i4>
      </vt:variant>
      <vt:variant>
        <vt:i4>5</vt:i4>
      </vt:variant>
      <vt:variant>
        <vt:lpwstr>https://www.regulations.gov/document/HUD-2021-0005-0079</vt:lpwstr>
      </vt:variant>
      <vt:variant>
        <vt:lpwstr/>
      </vt:variant>
      <vt:variant>
        <vt:i4>7864367</vt:i4>
      </vt:variant>
      <vt:variant>
        <vt:i4>384</vt:i4>
      </vt:variant>
      <vt:variant>
        <vt:i4>0</vt:i4>
      </vt:variant>
      <vt:variant>
        <vt:i4>5</vt:i4>
      </vt:variant>
      <vt:variant>
        <vt:lpwstr>https://www.regulations.gov/document/HUD-2021-0005-0079</vt:lpwstr>
      </vt:variant>
      <vt:variant>
        <vt:lpwstr/>
      </vt:variant>
      <vt:variant>
        <vt:i4>1769541</vt:i4>
      </vt:variant>
      <vt:variant>
        <vt:i4>381</vt:i4>
      </vt:variant>
      <vt:variant>
        <vt:i4>0</vt:i4>
      </vt:variant>
      <vt:variant>
        <vt:i4>5</vt:i4>
      </vt:variant>
      <vt:variant>
        <vt:lpwstr>https://www.ecfr.gov/current/title-24/subtitle-A/part-5/subpart-G</vt:lpwstr>
      </vt:variant>
      <vt:variant>
        <vt:lpwstr/>
      </vt:variant>
      <vt:variant>
        <vt:i4>7536733</vt:i4>
      </vt:variant>
      <vt:variant>
        <vt:i4>378</vt:i4>
      </vt:variant>
      <vt:variant>
        <vt:i4>0</vt:i4>
      </vt:variant>
      <vt:variant>
        <vt:i4>5</vt:i4>
      </vt:variant>
      <vt:variant>
        <vt:lpwstr>https://www.hud.gov/program_offices/public_indian_housing/reac/nspire/standards</vt:lpwstr>
      </vt:variant>
      <vt:variant>
        <vt:lpwstr/>
      </vt:variant>
      <vt:variant>
        <vt:i4>4390972</vt:i4>
      </vt:variant>
      <vt:variant>
        <vt:i4>375</vt:i4>
      </vt:variant>
      <vt:variant>
        <vt:i4>0</vt:i4>
      </vt:variant>
      <vt:variant>
        <vt:i4>5</vt:i4>
      </vt:variant>
      <vt:variant>
        <vt:lpwstr>https://www.hud.gov/program_offices/public_indian_housing/reac/nspire</vt:lpwstr>
      </vt:variant>
      <vt:variant>
        <vt:lpwstr/>
      </vt:variant>
      <vt:variant>
        <vt:i4>3997740</vt:i4>
      </vt:variant>
      <vt:variant>
        <vt:i4>372</vt:i4>
      </vt:variant>
      <vt:variant>
        <vt:i4>0</vt:i4>
      </vt:variant>
      <vt:variant>
        <vt:i4>5</vt:i4>
      </vt:variant>
      <vt:variant>
        <vt:lpwstr>https://apps.hud.gov/offices/lead/training/visualassessment/h00101.htm</vt:lpwstr>
      </vt:variant>
      <vt:variant>
        <vt:lpwstr/>
      </vt:variant>
      <vt:variant>
        <vt:i4>1835013</vt:i4>
      </vt:variant>
      <vt:variant>
        <vt:i4>369</vt:i4>
      </vt:variant>
      <vt:variant>
        <vt:i4>0</vt:i4>
      </vt:variant>
      <vt:variant>
        <vt:i4>5</vt:i4>
      </vt:variant>
      <vt:variant>
        <vt:lpwstr>https://www.hud.gov/sites/dfiles/OCHCO/documents/2023-16pihn.pdf</vt:lpwstr>
      </vt:variant>
      <vt:variant>
        <vt:lpwstr/>
      </vt:variant>
      <vt:variant>
        <vt:i4>1835013</vt:i4>
      </vt:variant>
      <vt:variant>
        <vt:i4>366</vt:i4>
      </vt:variant>
      <vt:variant>
        <vt:i4>0</vt:i4>
      </vt:variant>
      <vt:variant>
        <vt:i4>5</vt:i4>
      </vt:variant>
      <vt:variant>
        <vt:lpwstr>https://www.hud.gov/sites/dfiles/OCHCO/documents/2023-16pihn.pdf</vt:lpwstr>
      </vt:variant>
      <vt:variant>
        <vt:lpwstr/>
      </vt:variant>
      <vt:variant>
        <vt:i4>4063356</vt:i4>
      </vt:variant>
      <vt:variant>
        <vt:i4>363</vt:i4>
      </vt:variant>
      <vt:variant>
        <vt:i4>0</vt:i4>
      </vt:variant>
      <vt:variant>
        <vt:i4>5</vt:i4>
      </vt:variant>
      <vt:variant>
        <vt:lpwstr>https://www.federalregister.gov/documents/2023/07/07/2023-14362/national-standards-for-the-physical-inspection-of-real-estate-and-associated-protocols-scoring</vt:lpwstr>
      </vt:variant>
      <vt:variant>
        <vt:lpwstr/>
      </vt:variant>
      <vt:variant>
        <vt:i4>6684719</vt:i4>
      </vt:variant>
      <vt:variant>
        <vt:i4>360</vt:i4>
      </vt:variant>
      <vt:variant>
        <vt:i4>0</vt:i4>
      </vt:variant>
      <vt:variant>
        <vt:i4>5</vt:i4>
      </vt:variant>
      <vt:variant>
        <vt:lpwstr>https://www.federalregister.gov/documents/2023/06/22/2023-13293/national-standards-for-the-physical-inspection-of-real-estate-inspection-standards</vt:lpwstr>
      </vt:variant>
      <vt:variant>
        <vt:lpwstr/>
      </vt:variant>
      <vt:variant>
        <vt:i4>983072</vt:i4>
      </vt:variant>
      <vt:variant>
        <vt:i4>357</vt:i4>
      </vt:variant>
      <vt:variant>
        <vt:i4>0</vt:i4>
      </vt:variant>
      <vt:variant>
        <vt:i4>5</vt:i4>
      </vt:variant>
      <vt:variant>
        <vt:lpwstr>https://www.hud.gov/program_offices/public_indian_housing/reac/nspire/notices</vt:lpwstr>
      </vt:variant>
      <vt:variant>
        <vt:lpwstr/>
      </vt:variant>
      <vt:variant>
        <vt:i4>3473455</vt:i4>
      </vt:variant>
      <vt:variant>
        <vt:i4>354</vt:i4>
      </vt:variant>
      <vt:variant>
        <vt:i4>0</vt:i4>
      </vt:variant>
      <vt:variant>
        <vt:i4>5</vt:i4>
      </vt:variant>
      <vt:variant>
        <vt:lpwstr>https://www.federalregister.gov/documents/2023/05/11/2023-09693/economic-growth-regulatory-relief-and-consumer-protection-act-implementation-of-national-standards</vt:lpwstr>
      </vt:variant>
      <vt:variant>
        <vt:lpwstr/>
      </vt:variant>
      <vt:variant>
        <vt:i4>917606</vt:i4>
      </vt:variant>
      <vt:variant>
        <vt:i4>351</vt:i4>
      </vt:variant>
      <vt:variant>
        <vt:i4>0</vt:i4>
      </vt:variant>
      <vt:variant>
        <vt:i4>5</vt:i4>
      </vt:variant>
      <vt:variant>
        <vt:lpwstr>https://www.hud.gov/program_offices/cio/ppm/PPMV20Introduction</vt:lpwstr>
      </vt:variant>
      <vt:variant>
        <vt:lpwstr/>
      </vt:variant>
      <vt:variant>
        <vt:i4>3276925</vt:i4>
      </vt:variant>
      <vt:variant>
        <vt:i4>348</vt:i4>
      </vt:variant>
      <vt:variant>
        <vt:i4>0</vt:i4>
      </vt:variant>
      <vt:variant>
        <vt:i4>5</vt:i4>
      </vt:variant>
      <vt:variant>
        <vt:lpwstr>https://www.whitehouse.gov/omb/information-for-agencies/memoranda/</vt:lpwstr>
      </vt:variant>
      <vt:variant>
        <vt:lpwstr/>
      </vt:variant>
      <vt:variant>
        <vt:i4>5767173</vt:i4>
      </vt:variant>
      <vt:variant>
        <vt:i4>345</vt:i4>
      </vt:variant>
      <vt:variant>
        <vt:i4>0</vt:i4>
      </vt:variant>
      <vt:variant>
        <vt:i4>5</vt:i4>
      </vt:variant>
      <vt:variant>
        <vt:lpwstr>http://nist.gov/</vt:lpwstr>
      </vt:variant>
      <vt:variant>
        <vt:lpwstr/>
      </vt:variant>
      <vt:variant>
        <vt:i4>5701646</vt:i4>
      </vt:variant>
      <vt:variant>
        <vt:i4>342</vt:i4>
      </vt:variant>
      <vt:variant>
        <vt:i4>0</vt:i4>
      </vt:variant>
      <vt:variant>
        <vt:i4>5</vt:i4>
      </vt:variant>
      <vt:variant>
        <vt:lpwstr>https://www.foia.gov/</vt:lpwstr>
      </vt:variant>
      <vt:variant>
        <vt:lpwstr/>
      </vt:variant>
      <vt:variant>
        <vt:i4>5701646</vt:i4>
      </vt:variant>
      <vt:variant>
        <vt:i4>339</vt:i4>
      </vt:variant>
      <vt:variant>
        <vt:i4>0</vt:i4>
      </vt:variant>
      <vt:variant>
        <vt:i4>5</vt:i4>
      </vt:variant>
      <vt:variant>
        <vt:lpwstr>https://www.foia.gov/</vt:lpwstr>
      </vt:variant>
      <vt:variant>
        <vt:lpwstr/>
      </vt:variant>
      <vt:variant>
        <vt:i4>4390934</vt:i4>
      </vt:variant>
      <vt:variant>
        <vt:i4>336</vt:i4>
      </vt:variant>
      <vt:variant>
        <vt:i4>0</vt:i4>
      </vt:variant>
      <vt:variant>
        <vt:i4>5</vt:i4>
      </vt:variant>
      <vt:variant>
        <vt:lpwstr>http://www.gpo.gov/fdsys/pkg/PLAW-105publ220/pdf/PLAW-105publ220.pdf.</vt:lpwstr>
      </vt:variant>
      <vt:variant>
        <vt:lpwstr/>
      </vt:variant>
      <vt:variant>
        <vt:i4>3145846</vt:i4>
      </vt:variant>
      <vt:variant>
        <vt:i4>333</vt:i4>
      </vt:variant>
      <vt:variant>
        <vt:i4>0</vt:i4>
      </vt:variant>
      <vt:variant>
        <vt:i4>5</vt:i4>
      </vt:variant>
      <vt:variant>
        <vt:lpwstr>https://www.cisa.gov/topics/cyber-threats-and-advisories/federal-information-security-modernization-act</vt:lpwstr>
      </vt:variant>
      <vt:variant>
        <vt:lpwstr/>
      </vt:variant>
      <vt:variant>
        <vt:i4>3145846</vt:i4>
      </vt:variant>
      <vt:variant>
        <vt:i4>330</vt:i4>
      </vt:variant>
      <vt:variant>
        <vt:i4>0</vt:i4>
      </vt:variant>
      <vt:variant>
        <vt:i4>5</vt:i4>
      </vt:variant>
      <vt:variant>
        <vt:lpwstr>https://www.cisa.gov/topics/cyber-threats-and-advisories/federal-information-security-modernization-act</vt:lpwstr>
      </vt:variant>
      <vt:variant>
        <vt:lpwstr/>
      </vt:variant>
      <vt:variant>
        <vt:i4>4718602</vt:i4>
      </vt:variant>
      <vt:variant>
        <vt:i4>327</vt:i4>
      </vt:variant>
      <vt:variant>
        <vt:i4>0</vt:i4>
      </vt:variant>
      <vt:variant>
        <vt:i4>5</vt:i4>
      </vt:variant>
      <vt:variant>
        <vt:lpwstr>https://obamawhitehouse.archives.gov/omb/financial_ffs_ffmia</vt:lpwstr>
      </vt:variant>
      <vt:variant>
        <vt:lpwstr/>
      </vt:variant>
      <vt:variant>
        <vt:i4>4718602</vt:i4>
      </vt:variant>
      <vt:variant>
        <vt:i4>324</vt:i4>
      </vt:variant>
      <vt:variant>
        <vt:i4>0</vt:i4>
      </vt:variant>
      <vt:variant>
        <vt:i4>5</vt:i4>
      </vt:variant>
      <vt:variant>
        <vt:lpwstr>https://obamawhitehouse.archives.gov/omb/financial_ffs_ffmia</vt:lpwstr>
      </vt:variant>
      <vt:variant>
        <vt:lpwstr/>
      </vt:variant>
      <vt:variant>
        <vt:i4>4718602</vt:i4>
      </vt:variant>
      <vt:variant>
        <vt:i4>321</vt:i4>
      </vt:variant>
      <vt:variant>
        <vt:i4>0</vt:i4>
      </vt:variant>
      <vt:variant>
        <vt:i4>5</vt:i4>
      </vt:variant>
      <vt:variant>
        <vt:lpwstr>https://obamawhitehouse.archives.gov/omb/financial_ffs_ffmia</vt:lpwstr>
      </vt:variant>
      <vt:variant>
        <vt:lpwstr/>
      </vt:variant>
      <vt:variant>
        <vt:i4>3473418</vt:i4>
      </vt:variant>
      <vt:variant>
        <vt:i4>318</vt:i4>
      </vt:variant>
      <vt:variant>
        <vt:i4>0</vt:i4>
      </vt:variant>
      <vt:variant>
        <vt:i4>5</vt:i4>
      </vt:variant>
      <vt:variant>
        <vt:lpwstr>https://obamawhitehouse.archives.gov/sites/default/files/omb/memoranda/2017/m-17-12_0.pdf</vt:lpwstr>
      </vt:variant>
      <vt:variant>
        <vt:lpwstr/>
      </vt:variant>
      <vt:variant>
        <vt:i4>4915282</vt:i4>
      </vt:variant>
      <vt:variant>
        <vt:i4>315</vt:i4>
      </vt:variant>
      <vt:variant>
        <vt:i4>0</vt:i4>
      </vt:variant>
      <vt:variant>
        <vt:i4>5</vt:i4>
      </vt:variant>
      <vt:variant>
        <vt:lpwstr>https://obamawhitehouse.archives.gov/omb/circulars_a123_rev</vt:lpwstr>
      </vt:variant>
      <vt:variant>
        <vt:lpwstr/>
      </vt:variant>
      <vt:variant>
        <vt:i4>7798897</vt:i4>
      </vt:variant>
      <vt:variant>
        <vt:i4>312</vt:i4>
      </vt:variant>
      <vt:variant>
        <vt:i4>0</vt:i4>
      </vt:variant>
      <vt:variant>
        <vt:i4>5</vt:i4>
      </vt:variant>
      <vt:variant>
        <vt:lpwstr>https://www.cio.gov/policies-and-priorities/circular-a-130/</vt:lpwstr>
      </vt:variant>
      <vt:variant>
        <vt:lpwstr/>
      </vt:variant>
      <vt:variant>
        <vt:i4>5046355</vt:i4>
      </vt:variant>
      <vt:variant>
        <vt:i4>309</vt:i4>
      </vt:variant>
      <vt:variant>
        <vt:i4>0</vt:i4>
      </vt:variant>
      <vt:variant>
        <vt:i4>5</vt:i4>
      </vt:variant>
      <vt:variant>
        <vt:lpwstr>https://www.fismacenter.com/Clinger Cohen.pdf</vt:lpwstr>
      </vt:variant>
      <vt:variant>
        <vt:lpwstr/>
      </vt:variant>
      <vt:variant>
        <vt:i4>1507392</vt:i4>
      </vt:variant>
      <vt:variant>
        <vt:i4>306</vt:i4>
      </vt:variant>
      <vt:variant>
        <vt:i4>0</vt:i4>
      </vt:variant>
      <vt:variant>
        <vt:i4>5</vt:i4>
      </vt:variant>
      <vt:variant>
        <vt:lpwstr>https://207.html/</vt:lpwstr>
      </vt:variant>
      <vt:variant>
        <vt:lpwstr/>
      </vt:variant>
      <vt:variant>
        <vt:i4>1769501</vt:i4>
      </vt:variant>
      <vt:variant>
        <vt:i4>303</vt:i4>
      </vt:variant>
      <vt:variant>
        <vt:i4>0</vt:i4>
      </vt:variant>
      <vt:variant>
        <vt:i4>5</vt:i4>
      </vt:variant>
      <vt:variant>
        <vt:lpwstr>https://www.archives.gov/about/laws/egov-act-section</vt:lpwstr>
      </vt:variant>
      <vt:variant>
        <vt:lpwstr/>
      </vt:variant>
      <vt:variant>
        <vt:i4>262210</vt:i4>
      </vt:variant>
      <vt:variant>
        <vt:i4>300</vt:i4>
      </vt:variant>
      <vt:variant>
        <vt:i4>0</vt:i4>
      </vt:variant>
      <vt:variant>
        <vt:i4>5</vt:i4>
      </vt:variant>
      <vt:variant>
        <vt:lpwstr>https://www.archives.gov/about/laws/privacy-act-1974.html</vt:lpwstr>
      </vt:variant>
      <vt:variant>
        <vt:lpwstr/>
      </vt:variant>
      <vt:variant>
        <vt:i4>4849747</vt:i4>
      </vt:variant>
      <vt:variant>
        <vt:i4>297</vt:i4>
      </vt:variant>
      <vt:variant>
        <vt:i4>0</vt:i4>
      </vt:variant>
      <vt:variant>
        <vt:i4>5</vt:i4>
      </vt:variant>
      <vt:variant>
        <vt:lpwstr>https://www.dhs.gov/fisma</vt:lpwstr>
      </vt:variant>
      <vt:variant>
        <vt:lpwstr/>
      </vt:variant>
      <vt:variant>
        <vt:i4>1835065</vt:i4>
      </vt:variant>
      <vt:variant>
        <vt:i4>272</vt:i4>
      </vt:variant>
      <vt:variant>
        <vt:i4>0</vt:i4>
      </vt:variant>
      <vt:variant>
        <vt:i4>5</vt:i4>
      </vt:variant>
      <vt:variant>
        <vt:lpwstr/>
      </vt:variant>
      <vt:variant>
        <vt:lpwstr>_Toc221288230</vt:lpwstr>
      </vt:variant>
      <vt:variant>
        <vt:i4>1900601</vt:i4>
      </vt:variant>
      <vt:variant>
        <vt:i4>266</vt:i4>
      </vt:variant>
      <vt:variant>
        <vt:i4>0</vt:i4>
      </vt:variant>
      <vt:variant>
        <vt:i4>5</vt:i4>
      </vt:variant>
      <vt:variant>
        <vt:lpwstr/>
      </vt:variant>
      <vt:variant>
        <vt:lpwstr>_Toc221288229</vt:lpwstr>
      </vt:variant>
      <vt:variant>
        <vt:i4>1900601</vt:i4>
      </vt:variant>
      <vt:variant>
        <vt:i4>260</vt:i4>
      </vt:variant>
      <vt:variant>
        <vt:i4>0</vt:i4>
      </vt:variant>
      <vt:variant>
        <vt:i4>5</vt:i4>
      </vt:variant>
      <vt:variant>
        <vt:lpwstr/>
      </vt:variant>
      <vt:variant>
        <vt:lpwstr>_Toc221288228</vt:lpwstr>
      </vt:variant>
      <vt:variant>
        <vt:i4>1900601</vt:i4>
      </vt:variant>
      <vt:variant>
        <vt:i4>254</vt:i4>
      </vt:variant>
      <vt:variant>
        <vt:i4>0</vt:i4>
      </vt:variant>
      <vt:variant>
        <vt:i4>5</vt:i4>
      </vt:variant>
      <vt:variant>
        <vt:lpwstr/>
      </vt:variant>
      <vt:variant>
        <vt:lpwstr>_Toc221288227</vt:lpwstr>
      </vt:variant>
      <vt:variant>
        <vt:i4>1900601</vt:i4>
      </vt:variant>
      <vt:variant>
        <vt:i4>248</vt:i4>
      </vt:variant>
      <vt:variant>
        <vt:i4>0</vt:i4>
      </vt:variant>
      <vt:variant>
        <vt:i4>5</vt:i4>
      </vt:variant>
      <vt:variant>
        <vt:lpwstr/>
      </vt:variant>
      <vt:variant>
        <vt:lpwstr>_Toc221288226</vt:lpwstr>
      </vt:variant>
      <vt:variant>
        <vt:i4>1900601</vt:i4>
      </vt:variant>
      <vt:variant>
        <vt:i4>242</vt:i4>
      </vt:variant>
      <vt:variant>
        <vt:i4>0</vt:i4>
      </vt:variant>
      <vt:variant>
        <vt:i4>5</vt:i4>
      </vt:variant>
      <vt:variant>
        <vt:lpwstr/>
      </vt:variant>
      <vt:variant>
        <vt:lpwstr>_Toc221288225</vt:lpwstr>
      </vt:variant>
      <vt:variant>
        <vt:i4>1900601</vt:i4>
      </vt:variant>
      <vt:variant>
        <vt:i4>236</vt:i4>
      </vt:variant>
      <vt:variant>
        <vt:i4>0</vt:i4>
      </vt:variant>
      <vt:variant>
        <vt:i4>5</vt:i4>
      </vt:variant>
      <vt:variant>
        <vt:lpwstr/>
      </vt:variant>
      <vt:variant>
        <vt:lpwstr>_Toc221288224</vt:lpwstr>
      </vt:variant>
      <vt:variant>
        <vt:i4>1900601</vt:i4>
      </vt:variant>
      <vt:variant>
        <vt:i4>230</vt:i4>
      </vt:variant>
      <vt:variant>
        <vt:i4>0</vt:i4>
      </vt:variant>
      <vt:variant>
        <vt:i4>5</vt:i4>
      </vt:variant>
      <vt:variant>
        <vt:lpwstr/>
      </vt:variant>
      <vt:variant>
        <vt:lpwstr>_Toc221288223</vt:lpwstr>
      </vt:variant>
      <vt:variant>
        <vt:i4>1900601</vt:i4>
      </vt:variant>
      <vt:variant>
        <vt:i4>224</vt:i4>
      </vt:variant>
      <vt:variant>
        <vt:i4>0</vt:i4>
      </vt:variant>
      <vt:variant>
        <vt:i4>5</vt:i4>
      </vt:variant>
      <vt:variant>
        <vt:lpwstr/>
      </vt:variant>
      <vt:variant>
        <vt:lpwstr>_Toc221288222</vt:lpwstr>
      </vt:variant>
      <vt:variant>
        <vt:i4>1900601</vt:i4>
      </vt:variant>
      <vt:variant>
        <vt:i4>218</vt:i4>
      </vt:variant>
      <vt:variant>
        <vt:i4>0</vt:i4>
      </vt:variant>
      <vt:variant>
        <vt:i4>5</vt:i4>
      </vt:variant>
      <vt:variant>
        <vt:lpwstr/>
      </vt:variant>
      <vt:variant>
        <vt:lpwstr>_Toc221288221</vt:lpwstr>
      </vt:variant>
      <vt:variant>
        <vt:i4>1900601</vt:i4>
      </vt:variant>
      <vt:variant>
        <vt:i4>212</vt:i4>
      </vt:variant>
      <vt:variant>
        <vt:i4>0</vt:i4>
      </vt:variant>
      <vt:variant>
        <vt:i4>5</vt:i4>
      </vt:variant>
      <vt:variant>
        <vt:lpwstr/>
      </vt:variant>
      <vt:variant>
        <vt:lpwstr>_Toc221288220</vt:lpwstr>
      </vt:variant>
      <vt:variant>
        <vt:i4>1966137</vt:i4>
      </vt:variant>
      <vt:variant>
        <vt:i4>206</vt:i4>
      </vt:variant>
      <vt:variant>
        <vt:i4>0</vt:i4>
      </vt:variant>
      <vt:variant>
        <vt:i4>5</vt:i4>
      </vt:variant>
      <vt:variant>
        <vt:lpwstr/>
      </vt:variant>
      <vt:variant>
        <vt:lpwstr>_Toc221288219</vt:lpwstr>
      </vt:variant>
      <vt:variant>
        <vt:i4>1966137</vt:i4>
      </vt:variant>
      <vt:variant>
        <vt:i4>200</vt:i4>
      </vt:variant>
      <vt:variant>
        <vt:i4>0</vt:i4>
      </vt:variant>
      <vt:variant>
        <vt:i4>5</vt:i4>
      </vt:variant>
      <vt:variant>
        <vt:lpwstr/>
      </vt:variant>
      <vt:variant>
        <vt:lpwstr>_Toc221288218</vt:lpwstr>
      </vt:variant>
      <vt:variant>
        <vt:i4>1966137</vt:i4>
      </vt:variant>
      <vt:variant>
        <vt:i4>194</vt:i4>
      </vt:variant>
      <vt:variant>
        <vt:i4>0</vt:i4>
      </vt:variant>
      <vt:variant>
        <vt:i4>5</vt:i4>
      </vt:variant>
      <vt:variant>
        <vt:lpwstr/>
      </vt:variant>
      <vt:variant>
        <vt:lpwstr>_Toc221288217</vt:lpwstr>
      </vt:variant>
      <vt:variant>
        <vt:i4>1966137</vt:i4>
      </vt:variant>
      <vt:variant>
        <vt:i4>188</vt:i4>
      </vt:variant>
      <vt:variant>
        <vt:i4>0</vt:i4>
      </vt:variant>
      <vt:variant>
        <vt:i4>5</vt:i4>
      </vt:variant>
      <vt:variant>
        <vt:lpwstr/>
      </vt:variant>
      <vt:variant>
        <vt:lpwstr>_Toc221288216</vt:lpwstr>
      </vt:variant>
      <vt:variant>
        <vt:i4>1966137</vt:i4>
      </vt:variant>
      <vt:variant>
        <vt:i4>182</vt:i4>
      </vt:variant>
      <vt:variant>
        <vt:i4>0</vt:i4>
      </vt:variant>
      <vt:variant>
        <vt:i4>5</vt:i4>
      </vt:variant>
      <vt:variant>
        <vt:lpwstr/>
      </vt:variant>
      <vt:variant>
        <vt:lpwstr>_Toc221288215</vt:lpwstr>
      </vt:variant>
      <vt:variant>
        <vt:i4>1966137</vt:i4>
      </vt:variant>
      <vt:variant>
        <vt:i4>176</vt:i4>
      </vt:variant>
      <vt:variant>
        <vt:i4>0</vt:i4>
      </vt:variant>
      <vt:variant>
        <vt:i4>5</vt:i4>
      </vt:variant>
      <vt:variant>
        <vt:lpwstr/>
      </vt:variant>
      <vt:variant>
        <vt:lpwstr>_Toc221288214</vt:lpwstr>
      </vt:variant>
      <vt:variant>
        <vt:i4>1966137</vt:i4>
      </vt:variant>
      <vt:variant>
        <vt:i4>170</vt:i4>
      </vt:variant>
      <vt:variant>
        <vt:i4>0</vt:i4>
      </vt:variant>
      <vt:variant>
        <vt:i4>5</vt:i4>
      </vt:variant>
      <vt:variant>
        <vt:lpwstr/>
      </vt:variant>
      <vt:variant>
        <vt:lpwstr>_Toc221288213</vt:lpwstr>
      </vt:variant>
      <vt:variant>
        <vt:i4>1966137</vt:i4>
      </vt:variant>
      <vt:variant>
        <vt:i4>164</vt:i4>
      </vt:variant>
      <vt:variant>
        <vt:i4>0</vt:i4>
      </vt:variant>
      <vt:variant>
        <vt:i4>5</vt:i4>
      </vt:variant>
      <vt:variant>
        <vt:lpwstr/>
      </vt:variant>
      <vt:variant>
        <vt:lpwstr>_Toc221288212</vt:lpwstr>
      </vt:variant>
      <vt:variant>
        <vt:i4>1966137</vt:i4>
      </vt:variant>
      <vt:variant>
        <vt:i4>158</vt:i4>
      </vt:variant>
      <vt:variant>
        <vt:i4>0</vt:i4>
      </vt:variant>
      <vt:variant>
        <vt:i4>5</vt:i4>
      </vt:variant>
      <vt:variant>
        <vt:lpwstr/>
      </vt:variant>
      <vt:variant>
        <vt:lpwstr>_Toc221288211</vt:lpwstr>
      </vt:variant>
      <vt:variant>
        <vt:i4>1966137</vt:i4>
      </vt:variant>
      <vt:variant>
        <vt:i4>152</vt:i4>
      </vt:variant>
      <vt:variant>
        <vt:i4>0</vt:i4>
      </vt:variant>
      <vt:variant>
        <vt:i4>5</vt:i4>
      </vt:variant>
      <vt:variant>
        <vt:lpwstr/>
      </vt:variant>
      <vt:variant>
        <vt:lpwstr>_Toc221288210</vt:lpwstr>
      </vt:variant>
      <vt:variant>
        <vt:i4>2031673</vt:i4>
      </vt:variant>
      <vt:variant>
        <vt:i4>146</vt:i4>
      </vt:variant>
      <vt:variant>
        <vt:i4>0</vt:i4>
      </vt:variant>
      <vt:variant>
        <vt:i4>5</vt:i4>
      </vt:variant>
      <vt:variant>
        <vt:lpwstr/>
      </vt:variant>
      <vt:variant>
        <vt:lpwstr>_Toc221288209</vt:lpwstr>
      </vt:variant>
      <vt:variant>
        <vt:i4>2031673</vt:i4>
      </vt:variant>
      <vt:variant>
        <vt:i4>140</vt:i4>
      </vt:variant>
      <vt:variant>
        <vt:i4>0</vt:i4>
      </vt:variant>
      <vt:variant>
        <vt:i4>5</vt:i4>
      </vt:variant>
      <vt:variant>
        <vt:lpwstr/>
      </vt:variant>
      <vt:variant>
        <vt:lpwstr>_Toc221288208</vt:lpwstr>
      </vt:variant>
      <vt:variant>
        <vt:i4>2031673</vt:i4>
      </vt:variant>
      <vt:variant>
        <vt:i4>134</vt:i4>
      </vt:variant>
      <vt:variant>
        <vt:i4>0</vt:i4>
      </vt:variant>
      <vt:variant>
        <vt:i4>5</vt:i4>
      </vt:variant>
      <vt:variant>
        <vt:lpwstr/>
      </vt:variant>
      <vt:variant>
        <vt:lpwstr>_Toc221288207</vt:lpwstr>
      </vt:variant>
      <vt:variant>
        <vt:i4>2031673</vt:i4>
      </vt:variant>
      <vt:variant>
        <vt:i4>128</vt:i4>
      </vt:variant>
      <vt:variant>
        <vt:i4>0</vt:i4>
      </vt:variant>
      <vt:variant>
        <vt:i4>5</vt:i4>
      </vt:variant>
      <vt:variant>
        <vt:lpwstr/>
      </vt:variant>
      <vt:variant>
        <vt:lpwstr>_Toc221288206</vt:lpwstr>
      </vt:variant>
      <vt:variant>
        <vt:i4>2031673</vt:i4>
      </vt:variant>
      <vt:variant>
        <vt:i4>122</vt:i4>
      </vt:variant>
      <vt:variant>
        <vt:i4>0</vt:i4>
      </vt:variant>
      <vt:variant>
        <vt:i4>5</vt:i4>
      </vt:variant>
      <vt:variant>
        <vt:lpwstr/>
      </vt:variant>
      <vt:variant>
        <vt:lpwstr>_Toc221288205</vt:lpwstr>
      </vt:variant>
      <vt:variant>
        <vt:i4>2031673</vt:i4>
      </vt:variant>
      <vt:variant>
        <vt:i4>116</vt:i4>
      </vt:variant>
      <vt:variant>
        <vt:i4>0</vt:i4>
      </vt:variant>
      <vt:variant>
        <vt:i4>5</vt:i4>
      </vt:variant>
      <vt:variant>
        <vt:lpwstr/>
      </vt:variant>
      <vt:variant>
        <vt:lpwstr>_Toc221288204</vt:lpwstr>
      </vt:variant>
      <vt:variant>
        <vt:i4>2031673</vt:i4>
      </vt:variant>
      <vt:variant>
        <vt:i4>110</vt:i4>
      </vt:variant>
      <vt:variant>
        <vt:i4>0</vt:i4>
      </vt:variant>
      <vt:variant>
        <vt:i4>5</vt:i4>
      </vt:variant>
      <vt:variant>
        <vt:lpwstr/>
      </vt:variant>
      <vt:variant>
        <vt:lpwstr>_Toc221288203</vt:lpwstr>
      </vt:variant>
      <vt:variant>
        <vt:i4>2031673</vt:i4>
      </vt:variant>
      <vt:variant>
        <vt:i4>104</vt:i4>
      </vt:variant>
      <vt:variant>
        <vt:i4>0</vt:i4>
      </vt:variant>
      <vt:variant>
        <vt:i4>5</vt:i4>
      </vt:variant>
      <vt:variant>
        <vt:lpwstr/>
      </vt:variant>
      <vt:variant>
        <vt:lpwstr>_Toc221288202</vt:lpwstr>
      </vt:variant>
      <vt:variant>
        <vt:i4>2031673</vt:i4>
      </vt:variant>
      <vt:variant>
        <vt:i4>98</vt:i4>
      </vt:variant>
      <vt:variant>
        <vt:i4>0</vt:i4>
      </vt:variant>
      <vt:variant>
        <vt:i4>5</vt:i4>
      </vt:variant>
      <vt:variant>
        <vt:lpwstr/>
      </vt:variant>
      <vt:variant>
        <vt:lpwstr>_Toc221288201</vt:lpwstr>
      </vt:variant>
      <vt:variant>
        <vt:i4>2031673</vt:i4>
      </vt:variant>
      <vt:variant>
        <vt:i4>92</vt:i4>
      </vt:variant>
      <vt:variant>
        <vt:i4>0</vt:i4>
      </vt:variant>
      <vt:variant>
        <vt:i4>5</vt:i4>
      </vt:variant>
      <vt:variant>
        <vt:lpwstr/>
      </vt:variant>
      <vt:variant>
        <vt:lpwstr>_Toc221288200</vt:lpwstr>
      </vt:variant>
      <vt:variant>
        <vt:i4>1441850</vt:i4>
      </vt:variant>
      <vt:variant>
        <vt:i4>86</vt:i4>
      </vt:variant>
      <vt:variant>
        <vt:i4>0</vt:i4>
      </vt:variant>
      <vt:variant>
        <vt:i4>5</vt:i4>
      </vt:variant>
      <vt:variant>
        <vt:lpwstr/>
      </vt:variant>
      <vt:variant>
        <vt:lpwstr>_Toc221288199</vt:lpwstr>
      </vt:variant>
      <vt:variant>
        <vt:i4>1441850</vt:i4>
      </vt:variant>
      <vt:variant>
        <vt:i4>80</vt:i4>
      </vt:variant>
      <vt:variant>
        <vt:i4>0</vt:i4>
      </vt:variant>
      <vt:variant>
        <vt:i4>5</vt:i4>
      </vt:variant>
      <vt:variant>
        <vt:lpwstr/>
      </vt:variant>
      <vt:variant>
        <vt:lpwstr>_Toc221288198</vt:lpwstr>
      </vt:variant>
      <vt:variant>
        <vt:i4>1441850</vt:i4>
      </vt:variant>
      <vt:variant>
        <vt:i4>74</vt:i4>
      </vt:variant>
      <vt:variant>
        <vt:i4>0</vt:i4>
      </vt:variant>
      <vt:variant>
        <vt:i4>5</vt:i4>
      </vt:variant>
      <vt:variant>
        <vt:lpwstr/>
      </vt:variant>
      <vt:variant>
        <vt:lpwstr>_Toc221288197</vt:lpwstr>
      </vt:variant>
      <vt:variant>
        <vt:i4>1441850</vt:i4>
      </vt:variant>
      <vt:variant>
        <vt:i4>68</vt:i4>
      </vt:variant>
      <vt:variant>
        <vt:i4>0</vt:i4>
      </vt:variant>
      <vt:variant>
        <vt:i4>5</vt:i4>
      </vt:variant>
      <vt:variant>
        <vt:lpwstr/>
      </vt:variant>
      <vt:variant>
        <vt:lpwstr>_Toc221288196</vt:lpwstr>
      </vt:variant>
      <vt:variant>
        <vt:i4>1441850</vt:i4>
      </vt:variant>
      <vt:variant>
        <vt:i4>62</vt:i4>
      </vt:variant>
      <vt:variant>
        <vt:i4>0</vt:i4>
      </vt:variant>
      <vt:variant>
        <vt:i4>5</vt:i4>
      </vt:variant>
      <vt:variant>
        <vt:lpwstr/>
      </vt:variant>
      <vt:variant>
        <vt:lpwstr>_Toc221288195</vt:lpwstr>
      </vt:variant>
      <vt:variant>
        <vt:i4>1441850</vt:i4>
      </vt:variant>
      <vt:variant>
        <vt:i4>56</vt:i4>
      </vt:variant>
      <vt:variant>
        <vt:i4>0</vt:i4>
      </vt:variant>
      <vt:variant>
        <vt:i4>5</vt:i4>
      </vt:variant>
      <vt:variant>
        <vt:lpwstr/>
      </vt:variant>
      <vt:variant>
        <vt:lpwstr>_Toc221288194</vt:lpwstr>
      </vt:variant>
      <vt:variant>
        <vt:i4>1441850</vt:i4>
      </vt:variant>
      <vt:variant>
        <vt:i4>50</vt:i4>
      </vt:variant>
      <vt:variant>
        <vt:i4>0</vt:i4>
      </vt:variant>
      <vt:variant>
        <vt:i4>5</vt:i4>
      </vt:variant>
      <vt:variant>
        <vt:lpwstr/>
      </vt:variant>
      <vt:variant>
        <vt:lpwstr>_Toc221288193</vt:lpwstr>
      </vt:variant>
      <vt:variant>
        <vt:i4>1441850</vt:i4>
      </vt:variant>
      <vt:variant>
        <vt:i4>44</vt:i4>
      </vt:variant>
      <vt:variant>
        <vt:i4>0</vt:i4>
      </vt:variant>
      <vt:variant>
        <vt:i4>5</vt:i4>
      </vt:variant>
      <vt:variant>
        <vt:lpwstr/>
      </vt:variant>
      <vt:variant>
        <vt:lpwstr>_Toc221288192</vt:lpwstr>
      </vt:variant>
      <vt:variant>
        <vt:i4>1441850</vt:i4>
      </vt:variant>
      <vt:variant>
        <vt:i4>38</vt:i4>
      </vt:variant>
      <vt:variant>
        <vt:i4>0</vt:i4>
      </vt:variant>
      <vt:variant>
        <vt:i4>5</vt:i4>
      </vt:variant>
      <vt:variant>
        <vt:lpwstr/>
      </vt:variant>
      <vt:variant>
        <vt:lpwstr>_Toc221288191</vt:lpwstr>
      </vt:variant>
      <vt:variant>
        <vt:i4>1441850</vt:i4>
      </vt:variant>
      <vt:variant>
        <vt:i4>32</vt:i4>
      </vt:variant>
      <vt:variant>
        <vt:i4>0</vt:i4>
      </vt:variant>
      <vt:variant>
        <vt:i4>5</vt:i4>
      </vt:variant>
      <vt:variant>
        <vt:lpwstr/>
      </vt:variant>
      <vt:variant>
        <vt:lpwstr>_Toc221288190</vt:lpwstr>
      </vt:variant>
      <vt:variant>
        <vt:i4>1507386</vt:i4>
      </vt:variant>
      <vt:variant>
        <vt:i4>26</vt:i4>
      </vt:variant>
      <vt:variant>
        <vt:i4>0</vt:i4>
      </vt:variant>
      <vt:variant>
        <vt:i4>5</vt:i4>
      </vt:variant>
      <vt:variant>
        <vt:lpwstr/>
      </vt:variant>
      <vt:variant>
        <vt:lpwstr>_Toc221288189</vt:lpwstr>
      </vt:variant>
      <vt:variant>
        <vt:i4>1507386</vt:i4>
      </vt:variant>
      <vt:variant>
        <vt:i4>20</vt:i4>
      </vt:variant>
      <vt:variant>
        <vt:i4>0</vt:i4>
      </vt:variant>
      <vt:variant>
        <vt:i4>5</vt:i4>
      </vt:variant>
      <vt:variant>
        <vt:lpwstr/>
      </vt:variant>
      <vt:variant>
        <vt:lpwstr>_Toc221288188</vt:lpwstr>
      </vt:variant>
      <vt:variant>
        <vt:i4>1507386</vt:i4>
      </vt:variant>
      <vt:variant>
        <vt:i4>14</vt:i4>
      </vt:variant>
      <vt:variant>
        <vt:i4>0</vt:i4>
      </vt:variant>
      <vt:variant>
        <vt:i4>5</vt:i4>
      </vt:variant>
      <vt:variant>
        <vt:lpwstr/>
      </vt:variant>
      <vt:variant>
        <vt:lpwstr>_Toc221288187</vt:lpwstr>
      </vt:variant>
      <vt:variant>
        <vt:i4>1507386</vt:i4>
      </vt:variant>
      <vt:variant>
        <vt:i4>8</vt:i4>
      </vt:variant>
      <vt:variant>
        <vt:i4>0</vt:i4>
      </vt:variant>
      <vt:variant>
        <vt:i4>5</vt:i4>
      </vt:variant>
      <vt:variant>
        <vt:lpwstr/>
      </vt:variant>
      <vt:variant>
        <vt:lpwstr>_Toc221288186</vt:lpwstr>
      </vt:variant>
      <vt:variant>
        <vt:i4>1507386</vt:i4>
      </vt:variant>
      <vt:variant>
        <vt:i4>2</vt:i4>
      </vt:variant>
      <vt:variant>
        <vt:i4>0</vt:i4>
      </vt:variant>
      <vt:variant>
        <vt:i4>5</vt:i4>
      </vt:variant>
      <vt:variant>
        <vt:lpwstr/>
      </vt:variant>
      <vt:variant>
        <vt:lpwstr>_Toc221288185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Gaynor, Jack W</dc:creator>
  <cp:keywords/>
  <dc:description/>
  <cp:lastModifiedBy>Rodriguez, Christopher J</cp:lastModifiedBy>
  <cp:revision>2</cp:revision>
  <cp:lastPrinted>2026-01-29T15:58:00Z</cp:lastPrinted>
  <dcterms:created xsi:type="dcterms:W3CDTF">2026-03-17T15:14:00Z</dcterms:created>
  <dcterms:modified xsi:type="dcterms:W3CDTF">2026-03-17T15:14:00Z</dcterms:modified>
</cp:coreProperties>
</file>