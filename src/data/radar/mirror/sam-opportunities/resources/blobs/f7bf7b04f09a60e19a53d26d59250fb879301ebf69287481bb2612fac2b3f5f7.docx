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7C557" w14:textId="77777777" w:rsidR="00AA290F" w:rsidRPr="00AA290F" w:rsidRDefault="00AA290F" w:rsidP="00AA290F">
      <w:pPr>
        <w:kinsoku w:val="0"/>
        <w:overflowPunct w:val="0"/>
        <w:autoSpaceDE w:val="0"/>
        <w:autoSpaceDN w:val="0"/>
        <w:adjustRightInd w:val="0"/>
        <w:spacing w:after="0" w:line="276" w:lineRule="auto"/>
        <w:ind w:left="3458" w:right="3509"/>
        <w:jc w:val="center"/>
        <w:outlineLvl w:val="0"/>
        <w:rPr>
          <w:rFonts w:ascii="Times New Roman" w:hAnsi="Times New Roman" w:cs="Times New Roman"/>
          <w:b/>
          <w:bCs/>
        </w:rPr>
      </w:pPr>
      <w:r w:rsidRPr="00AA290F">
        <w:rPr>
          <w:rFonts w:ascii="Times New Roman" w:hAnsi="Times New Roman" w:cs="Times New Roman"/>
          <w:b/>
          <w:bCs/>
        </w:rPr>
        <w:t xml:space="preserve">Performance Work </w:t>
      </w:r>
      <w:r w:rsidR="00B378C3">
        <w:rPr>
          <w:rFonts w:ascii="Times New Roman" w:hAnsi="Times New Roman" w:cs="Times New Roman"/>
          <w:b/>
          <w:bCs/>
        </w:rPr>
        <w:t>S</w:t>
      </w:r>
      <w:r w:rsidRPr="00AA290F">
        <w:rPr>
          <w:rFonts w:ascii="Times New Roman" w:hAnsi="Times New Roman" w:cs="Times New Roman"/>
          <w:b/>
          <w:bCs/>
        </w:rPr>
        <w:t>tatement Pest Control Services</w:t>
      </w:r>
    </w:p>
    <w:p w14:paraId="394A72F2" w14:textId="77777777" w:rsidR="00AA290F" w:rsidRPr="00AA290F" w:rsidRDefault="00AA290F" w:rsidP="00AA290F">
      <w:pPr>
        <w:kinsoku w:val="0"/>
        <w:overflowPunct w:val="0"/>
        <w:autoSpaceDE w:val="0"/>
        <w:autoSpaceDN w:val="0"/>
        <w:adjustRightInd w:val="0"/>
        <w:spacing w:after="0" w:line="240" w:lineRule="auto"/>
        <w:ind w:left="169" w:right="169"/>
        <w:jc w:val="center"/>
        <w:rPr>
          <w:rFonts w:ascii="Times New Roman" w:hAnsi="Times New Roman" w:cs="Times New Roman"/>
          <w:b/>
          <w:bCs/>
        </w:rPr>
      </w:pPr>
      <w:r w:rsidRPr="00AA290F">
        <w:rPr>
          <w:rFonts w:ascii="Times New Roman" w:hAnsi="Times New Roman" w:cs="Times New Roman"/>
          <w:b/>
          <w:bCs/>
        </w:rPr>
        <w:t xml:space="preserve">VA </w:t>
      </w:r>
      <w:r w:rsidR="007F72F8">
        <w:rPr>
          <w:rFonts w:ascii="Times New Roman" w:hAnsi="Times New Roman" w:cs="Times New Roman"/>
          <w:b/>
          <w:bCs/>
        </w:rPr>
        <w:t>Central California</w:t>
      </w:r>
      <w:r w:rsidRPr="00AA290F">
        <w:rPr>
          <w:rFonts w:ascii="Times New Roman" w:hAnsi="Times New Roman" w:cs="Times New Roman"/>
          <w:b/>
          <w:bCs/>
        </w:rPr>
        <w:t xml:space="preserve"> Health Care System</w:t>
      </w:r>
    </w:p>
    <w:p w14:paraId="78288DAB" w14:textId="77777777" w:rsidR="00AA290F" w:rsidRPr="00AA290F" w:rsidRDefault="00AA290F" w:rsidP="00AA290F">
      <w:pPr>
        <w:kinsoku w:val="0"/>
        <w:overflowPunct w:val="0"/>
        <w:autoSpaceDE w:val="0"/>
        <w:autoSpaceDN w:val="0"/>
        <w:adjustRightInd w:val="0"/>
        <w:spacing w:after="0" w:line="240" w:lineRule="auto"/>
        <w:rPr>
          <w:rFonts w:ascii="Times New Roman" w:hAnsi="Times New Roman" w:cs="Times New Roman"/>
          <w:b/>
          <w:bCs/>
          <w:sz w:val="20"/>
          <w:szCs w:val="20"/>
        </w:rPr>
      </w:pPr>
    </w:p>
    <w:p w14:paraId="46CFDE91" w14:textId="77777777" w:rsidR="00AA290F" w:rsidRDefault="00AA290F" w:rsidP="00AA290F">
      <w:pPr>
        <w:kinsoku w:val="0"/>
        <w:overflowPunct w:val="0"/>
        <w:autoSpaceDE w:val="0"/>
        <w:autoSpaceDN w:val="0"/>
        <w:adjustRightInd w:val="0"/>
        <w:spacing w:before="50" w:after="0" w:line="240" w:lineRule="auto"/>
        <w:ind w:left="40"/>
        <w:outlineLvl w:val="0"/>
        <w:rPr>
          <w:rFonts w:ascii="Times New Roman" w:hAnsi="Times New Roman" w:cs="Times New Roman"/>
          <w:b/>
          <w:bCs/>
        </w:rPr>
      </w:pPr>
      <w:r w:rsidRPr="00AA290F">
        <w:rPr>
          <w:rFonts w:ascii="Times New Roman" w:hAnsi="Times New Roman" w:cs="Times New Roman"/>
          <w:b/>
          <w:bCs/>
        </w:rPr>
        <w:t>Section 1: General Information</w:t>
      </w:r>
    </w:p>
    <w:p w14:paraId="2F9A4DD9" w14:textId="77777777" w:rsidR="009A2899" w:rsidRPr="00AA290F" w:rsidRDefault="009A2899" w:rsidP="00AA290F">
      <w:pPr>
        <w:kinsoku w:val="0"/>
        <w:overflowPunct w:val="0"/>
        <w:autoSpaceDE w:val="0"/>
        <w:autoSpaceDN w:val="0"/>
        <w:adjustRightInd w:val="0"/>
        <w:spacing w:before="50" w:after="0" w:line="240" w:lineRule="auto"/>
        <w:ind w:left="40"/>
        <w:outlineLvl w:val="0"/>
        <w:rPr>
          <w:rFonts w:ascii="Times New Roman" w:hAnsi="Times New Roman" w:cs="Times New Roman"/>
          <w:b/>
          <w:bCs/>
        </w:rPr>
      </w:pPr>
    </w:p>
    <w:p w14:paraId="4DA94A42" w14:textId="042A0F8B" w:rsidR="00AA290F" w:rsidRPr="00AA290F" w:rsidRDefault="00AA290F" w:rsidP="00AA290F">
      <w:pPr>
        <w:numPr>
          <w:ilvl w:val="1"/>
          <w:numId w:val="15"/>
        </w:numPr>
        <w:tabs>
          <w:tab w:val="left" w:pos="444"/>
        </w:tabs>
        <w:kinsoku w:val="0"/>
        <w:overflowPunct w:val="0"/>
        <w:autoSpaceDE w:val="0"/>
        <w:autoSpaceDN w:val="0"/>
        <w:adjustRightInd w:val="0"/>
        <w:spacing w:before="55" w:after="0" w:line="276" w:lineRule="auto"/>
        <w:ind w:left="39" w:right="245" w:firstLine="0"/>
        <w:rPr>
          <w:rFonts w:ascii="Times New Roman" w:hAnsi="Times New Roman" w:cs="Times New Roman"/>
        </w:rPr>
      </w:pPr>
      <w:r w:rsidRPr="00B378C3">
        <w:rPr>
          <w:rFonts w:ascii="Times New Roman" w:hAnsi="Times New Roman" w:cs="Times New Roman"/>
          <w:b/>
          <w:bCs/>
        </w:rPr>
        <w:t>General</w:t>
      </w:r>
      <w:r w:rsidRPr="00AA290F">
        <w:rPr>
          <w:rFonts w:ascii="Times New Roman" w:hAnsi="Times New Roman" w:cs="Times New Roman"/>
          <w:b/>
          <w:bCs/>
        </w:rPr>
        <w:t>:</w:t>
      </w:r>
      <w:r w:rsidRPr="00AA290F">
        <w:rPr>
          <w:rFonts w:ascii="Times New Roman" w:hAnsi="Times New Roman" w:cs="Times New Roman"/>
        </w:rPr>
        <w:t xml:space="preserve"> This is a non-personal services contract to provide pest control services for the VA </w:t>
      </w:r>
      <w:r w:rsidR="007F72F8">
        <w:rPr>
          <w:rFonts w:ascii="Times New Roman" w:hAnsi="Times New Roman" w:cs="Times New Roman"/>
        </w:rPr>
        <w:t>Central California</w:t>
      </w:r>
      <w:r w:rsidRPr="00AA290F">
        <w:rPr>
          <w:rFonts w:ascii="Times New Roman" w:hAnsi="Times New Roman" w:cs="Times New Roman"/>
        </w:rPr>
        <w:t xml:space="preserve"> Health Care System (VA</w:t>
      </w:r>
      <w:r w:rsidR="007F72F8">
        <w:rPr>
          <w:rFonts w:ascii="Times New Roman" w:hAnsi="Times New Roman" w:cs="Times New Roman"/>
        </w:rPr>
        <w:t>CC</w:t>
      </w:r>
      <w:r w:rsidRPr="00AA290F">
        <w:rPr>
          <w:rFonts w:ascii="Times New Roman" w:hAnsi="Times New Roman" w:cs="Times New Roman"/>
        </w:rPr>
        <w:t>HCS)</w:t>
      </w:r>
      <w:r w:rsidR="0023423C">
        <w:rPr>
          <w:rFonts w:ascii="Times New Roman" w:hAnsi="Times New Roman" w:cs="Times New Roman"/>
        </w:rPr>
        <w:t xml:space="preserve"> and </w:t>
      </w:r>
      <w:proofErr w:type="gramStart"/>
      <w:r w:rsidR="0023423C">
        <w:rPr>
          <w:rFonts w:ascii="Times New Roman" w:hAnsi="Times New Roman" w:cs="Times New Roman"/>
        </w:rPr>
        <w:t>it’s</w:t>
      </w:r>
      <w:proofErr w:type="gramEnd"/>
      <w:r w:rsidR="0023423C">
        <w:rPr>
          <w:rFonts w:ascii="Times New Roman" w:hAnsi="Times New Roman" w:cs="Times New Roman"/>
        </w:rPr>
        <w:t xml:space="preserve"> Community Based Outreach Clinics (CBOC)</w:t>
      </w:r>
      <w:r w:rsidRPr="00AA290F">
        <w:rPr>
          <w:rFonts w:ascii="Times New Roman" w:hAnsi="Times New Roman" w:cs="Times New Roman"/>
        </w:rPr>
        <w:t>. The Government shall not exercise any supervision or control over the contract service providers performing the services herein. Such contract service providers shall be accountable solely to the Contractor who, in turn, is responsible to the</w:t>
      </w:r>
      <w:r w:rsidRPr="00AA290F">
        <w:rPr>
          <w:rFonts w:ascii="Times New Roman" w:hAnsi="Times New Roman" w:cs="Times New Roman"/>
          <w:spacing w:val="-26"/>
        </w:rPr>
        <w:t xml:space="preserve"> </w:t>
      </w:r>
      <w:r w:rsidRPr="00AA290F">
        <w:rPr>
          <w:rFonts w:ascii="Times New Roman" w:hAnsi="Times New Roman" w:cs="Times New Roman"/>
        </w:rPr>
        <w:t>Government.</w:t>
      </w:r>
      <w:r w:rsidR="0023423C">
        <w:rPr>
          <w:rFonts w:ascii="Times New Roman" w:hAnsi="Times New Roman" w:cs="Times New Roman"/>
        </w:rPr>
        <w:t xml:space="preserve">  All work is to be performed in accordance with the guidelines established by Federal, State (</w:t>
      </w:r>
      <w:hyperlink r:id="rId5" w:history="1">
        <w:r w:rsidR="0023423C" w:rsidRPr="009B63DE">
          <w:rPr>
            <w:rStyle w:val="Hyperlink"/>
            <w:rFonts w:ascii="Times New Roman" w:hAnsi="Times New Roman" w:cs="Times New Roman"/>
          </w:rPr>
          <w:t>www.epa.gov</w:t>
        </w:r>
      </w:hyperlink>
      <w:r w:rsidR="0023423C">
        <w:rPr>
          <w:rFonts w:ascii="Times New Roman" w:hAnsi="Times New Roman" w:cs="Times New Roman"/>
        </w:rPr>
        <w:t>) and local ordinances and with the Contractor’s Procedures Manual and Quality Control Manual.  These services shall be performed by certified, trained and licensed pest control operators in any or all categories by the State of California.</w:t>
      </w:r>
    </w:p>
    <w:p w14:paraId="7292AA4E" w14:textId="77777777" w:rsidR="00AA290F" w:rsidRPr="00AA290F" w:rsidRDefault="00AA290F" w:rsidP="00AA290F">
      <w:pPr>
        <w:kinsoku w:val="0"/>
        <w:overflowPunct w:val="0"/>
        <w:autoSpaceDE w:val="0"/>
        <w:autoSpaceDN w:val="0"/>
        <w:adjustRightInd w:val="0"/>
        <w:spacing w:before="11" w:after="0" w:line="240" w:lineRule="auto"/>
        <w:rPr>
          <w:rFonts w:ascii="Times New Roman" w:hAnsi="Times New Roman" w:cs="Times New Roman"/>
          <w:sz w:val="20"/>
          <w:szCs w:val="20"/>
        </w:rPr>
      </w:pPr>
    </w:p>
    <w:p w14:paraId="7F9C547D" w14:textId="77777777" w:rsidR="00AA290F" w:rsidRPr="00AA290F" w:rsidRDefault="00AA290F" w:rsidP="00AA290F">
      <w:pPr>
        <w:numPr>
          <w:ilvl w:val="1"/>
          <w:numId w:val="15"/>
        </w:numPr>
        <w:tabs>
          <w:tab w:val="left" w:pos="444"/>
        </w:tabs>
        <w:kinsoku w:val="0"/>
        <w:overflowPunct w:val="0"/>
        <w:autoSpaceDE w:val="0"/>
        <w:autoSpaceDN w:val="0"/>
        <w:adjustRightInd w:val="0"/>
        <w:spacing w:after="0" w:line="240" w:lineRule="auto"/>
        <w:ind w:left="443" w:hanging="405"/>
        <w:rPr>
          <w:rFonts w:ascii="Times New Roman" w:hAnsi="Times New Roman" w:cs="Times New Roman"/>
          <w:b/>
          <w:bCs/>
        </w:rPr>
      </w:pPr>
      <w:r w:rsidRPr="00B378C3">
        <w:rPr>
          <w:rFonts w:ascii="Times New Roman" w:hAnsi="Times New Roman" w:cs="Times New Roman"/>
          <w:b/>
          <w:bCs/>
        </w:rPr>
        <w:t>Period of</w:t>
      </w:r>
      <w:r w:rsidRPr="00B378C3">
        <w:rPr>
          <w:rFonts w:ascii="Times New Roman" w:hAnsi="Times New Roman" w:cs="Times New Roman"/>
          <w:b/>
          <w:bCs/>
          <w:spacing w:val="-2"/>
        </w:rPr>
        <w:t xml:space="preserve"> </w:t>
      </w:r>
      <w:r w:rsidRPr="00B378C3">
        <w:rPr>
          <w:rFonts w:ascii="Times New Roman" w:hAnsi="Times New Roman" w:cs="Times New Roman"/>
          <w:b/>
          <w:bCs/>
        </w:rPr>
        <w:t>Performance</w:t>
      </w:r>
      <w:r w:rsidRPr="00AA290F">
        <w:rPr>
          <w:rFonts w:ascii="Times New Roman" w:hAnsi="Times New Roman" w:cs="Times New Roman"/>
          <w:b/>
          <w:bCs/>
        </w:rPr>
        <w:t>:</w:t>
      </w:r>
    </w:p>
    <w:p w14:paraId="61558ABF" w14:textId="77777777" w:rsidR="00AA290F" w:rsidRPr="00AA290F" w:rsidRDefault="00AA290F" w:rsidP="00AA290F">
      <w:pPr>
        <w:kinsoku w:val="0"/>
        <w:overflowPunct w:val="0"/>
        <w:autoSpaceDE w:val="0"/>
        <w:autoSpaceDN w:val="0"/>
        <w:adjustRightInd w:val="0"/>
        <w:spacing w:before="2" w:after="0" w:line="240" w:lineRule="auto"/>
        <w:rPr>
          <w:rFonts w:ascii="Times New Roman" w:hAnsi="Times New Roman" w:cs="Times New Roman"/>
          <w:sz w:val="24"/>
          <w:szCs w:val="24"/>
        </w:rPr>
      </w:pPr>
    </w:p>
    <w:p w14:paraId="29B8AE42" w14:textId="6A226F53" w:rsidR="00AA290F" w:rsidRDefault="00AA290F" w:rsidP="00370181">
      <w:pPr>
        <w:pStyle w:val="ListParagraph"/>
        <w:numPr>
          <w:ilvl w:val="1"/>
          <w:numId w:val="15"/>
        </w:numPr>
        <w:kinsoku w:val="0"/>
        <w:overflowPunct w:val="0"/>
        <w:autoSpaceDE w:val="0"/>
        <w:autoSpaceDN w:val="0"/>
        <w:adjustRightInd w:val="0"/>
        <w:spacing w:after="0" w:line="240" w:lineRule="auto"/>
        <w:rPr>
          <w:rFonts w:ascii="Times New Roman" w:hAnsi="Times New Roman" w:cs="Times New Roman"/>
          <w:b/>
          <w:bCs/>
        </w:rPr>
      </w:pPr>
      <w:r w:rsidRPr="00370181">
        <w:rPr>
          <w:rFonts w:ascii="Times New Roman" w:hAnsi="Times New Roman" w:cs="Times New Roman"/>
          <w:b/>
          <w:bCs/>
        </w:rPr>
        <w:t>Place of Performance:</w:t>
      </w:r>
    </w:p>
    <w:p w14:paraId="4B75D16C" w14:textId="77777777" w:rsidR="00370181" w:rsidRPr="00370181" w:rsidRDefault="00370181" w:rsidP="00370181">
      <w:pPr>
        <w:pStyle w:val="ListParagraph"/>
        <w:kinsoku w:val="0"/>
        <w:overflowPunct w:val="0"/>
        <w:autoSpaceDE w:val="0"/>
        <w:autoSpaceDN w:val="0"/>
        <w:adjustRightInd w:val="0"/>
        <w:spacing w:before="50" w:after="46" w:line="240" w:lineRule="auto"/>
        <w:ind w:left="2992" w:right="3458" w:firstLine="608"/>
        <w:outlineLvl w:val="0"/>
        <w:rPr>
          <w:rFonts w:ascii="Times New Roman" w:hAnsi="Times New Roman" w:cs="Times New Roman"/>
          <w:b/>
          <w:bCs/>
        </w:rPr>
      </w:pPr>
      <w:r w:rsidRPr="00370181">
        <w:rPr>
          <w:rFonts w:ascii="Times New Roman" w:hAnsi="Times New Roman" w:cs="Times New Roman"/>
          <w:b/>
          <w:bCs/>
        </w:rPr>
        <w:t>Medical Centers</w:t>
      </w:r>
    </w:p>
    <w:tbl>
      <w:tblPr>
        <w:tblW w:w="0" w:type="auto"/>
        <w:jc w:val="center"/>
        <w:tblLayout w:type="fixed"/>
        <w:tblCellMar>
          <w:left w:w="0" w:type="dxa"/>
          <w:right w:w="0" w:type="dxa"/>
        </w:tblCellMar>
        <w:tblLook w:val="0000" w:firstRow="0" w:lastRow="0" w:firstColumn="0" w:lastColumn="0" w:noHBand="0" w:noVBand="0"/>
      </w:tblPr>
      <w:tblGrid>
        <w:gridCol w:w="5505"/>
      </w:tblGrid>
      <w:tr w:rsidR="00370181" w:rsidRPr="00AA290F" w14:paraId="10D57DA3" w14:textId="77777777" w:rsidTr="00684C95">
        <w:trPr>
          <w:trHeight w:val="1297"/>
          <w:jc w:val="center"/>
        </w:trPr>
        <w:tc>
          <w:tcPr>
            <w:tcW w:w="5505" w:type="dxa"/>
            <w:tcBorders>
              <w:top w:val="single" w:sz="4" w:space="0" w:color="000000"/>
              <w:left w:val="single" w:sz="4" w:space="0" w:color="000000"/>
              <w:bottom w:val="single" w:sz="4" w:space="0" w:color="000000"/>
              <w:right w:val="single" w:sz="4" w:space="0" w:color="000000"/>
            </w:tcBorders>
          </w:tcPr>
          <w:p w14:paraId="01EFEB23" w14:textId="77777777" w:rsidR="00370181" w:rsidRDefault="00370181" w:rsidP="00684C95">
            <w:pPr>
              <w:kinsoku w:val="0"/>
              <w:overflowPunct w:val="0"/>
              <w:autoSpaceDE w:val="0"/>
              <w:autoSpaceDN w:val="0"/>
              <w:adjustRightInd w:val="0"/>
              <w:spacing w:after="0" w:line="276" w:lineRule="auto"/>
              <w:ind w:left="107" w:right="800"/>
              <w:rPr>
                <w:rFonts w:ascii="Times New Roman" w:hAnsi="Times New Roman" w:cs="Times New Roman"/>
              </w:rPr>
            </w:pPr>
            <w:r>
              <w:rPr>
                <w:rFonts w:ascii="Times New Roman" w:hAnsi="Times New Roman" w:cs="Times New Roman"/>
              </w:rPr>
              <w:t>Central California Health Care System</w:t>
            </w:r>
          </w:p>
          <w:p w14:paraId="6C1C5B74" w14:textId="77777777" w:rsidR="00370181" w:rsidRPr="00AA290F" w:rsidRDefault="00370181" w:rsidP="00684C95">
            <w:pPr>
              <w:kinsoku w:val="0"/>
              <w:overflowPunct w:val="0"/>
              <w:autoSpaceDE w:val="0"/>
              <w:autoSpaceDN w:val="0"/>
              <w:adjustRightInd w:val="0"/>
              <w:spacing w:after="0" w:line="276" w:lineRule="auto"/>
              <w:ind w:left="107" w:right="800"/>
              <w:rPr>
                <w:rFonts w:ascii="Times New Roman" w:hAnsi="Times New Roman" w:cs="Times New Roman"/>
              </w:rPr>
            </w:pPr>
            <w:r>
              <w:rPr>
                <w:rFonts w:ascii="Times New Roman" w:hAnsi="Times New Roman" w:cs="Times New Roman"/>
              </w:rPr>
              <w:t>2615 E. Clinton Ave</w:t>
            </w:r>
            <w:r w:rsidRPr="00AA290F">
              <w:rPr>
                <w:rFonts w:ascii="Times New Roman" w:hAnsi="Times New Roman" w:cs="Times New Roman"/>
              </w:rPr>
              <w:t>.</w:t>
            </w:r>
          </w:p>
          <w:p w14:paraId="16ED64C3" w14:textId="77777777" w:rsidR="00370181" w:rsidRPr="00AA290F" w:rsidRDefault="00370181" w:rsidP="00684C95">
            <w:pPr>
              <w:kinsoku w:val="0"/>
              <w:overflowPunct w:val="0"/>
              <w:autoSpaceDE w:val="0"/>
              <w:autoSpaceDN w:val="0"/>
              <w:adjustRightInd w:val="0"/>
              <w:spacing w:after="0" w:line="240" w:lineRule="auto"/>
              <w:ind w:left="107"/>
              <w:rPr>
                <w:rFonts w:ascii="Times New Roman" w:hAnsi="Times New Roman" w:cs="Times New Roman"/>
              </w:rPr>
            </w:pPr>
            <w:r>
              <w:rPr>
                <w:rFonts w:ascii="Times New Roman" w:hAnsi="Times New Roman" w:cs="Times New Roman"/>
              </w:rPr>
              <w:t>Fresno</w:t>
            </w:r>
            <w:r w:rsidRPr="00AA290F">
              <w:rPr>
                <w:rFonts w:ascii="Times New Roman" w:hAnsi="Times New Roman" w:cs="Times New Roman"/>
              </w:rPr>
              <w:t xml:space="preserve">, CA </w:t>
            </w:r>
            <w:r>
              <w:rPr>
                <w:rFonts w:ascii="Times New Roman" w:hAnsi="Times New Roman" w:cs="Times New Roman"/>
              </w:rPr>
              <w:t>93703</w:t>
            </w:r>
          </w:p>
          <w:p w14:paraId="2C3F3B5F" w14:textId="77777777" w:rsidR="00370181" w:rsidRPr="00AA290F" w:rsidRDefault="00370181" w:rsidP="00684C95">
            <w:pPr>
              <w:kinsoku w:val="0"/>
              <w:overflowPunct w:val="0"/>
              <w:autoSpaceDE w:val="0"/>
              <w:autoSpaceDN w:val="0"/>
              <w:adjustRightInd w:val="0"/>
              <w:spacing w:before="38" w:after="0" w:line="240" w:lineRule="auto"/>
              <w:ind w:left="107"/>
              <w:rPr>
                <w:rFonts w:ascii="Times New Roman" w:hAnsi="Times New Roman" w:cs="Times New Roman"/>
              </w:rPr>
            </w:pPr>
            <w:r>
              <w:rPr>
                <w:rFonts w:ascii="Times New Roman" w:hAnsi="Times New Roman" w:cs="Times New Roman"/>
              </w:rPr>
              <w:t>Fresno</w:t>
            </w:r>
            <w:r w:rsidRPr="00AA290F">
              <w:rPr>
                <w:rFonts w:ascii="Times New Roman" w:hAnsi="Times New Roman" w:cs="Times New Roman"/>
              </w:rPr>
              <w:t xml:space="preserve"> County</w:t>
            </w:r>
          </w:p>
        </w:tc>
      </w:tr>
    </w:tbl>
    <w:p w14:paraId="69418CAF" w14:textId="77777777" w:rsidR="00370181" w:rsidRPr="00370181" w:rsidRDefault="00370181" w:rsidP="00370181">
      <w:pPr>
        <w:pStyle w:val="ListParagraph"/>
        <w:kinsoku w:val="0"/>
        <w:overflowPunct w:val="0"/>
        <w:autoSpaceDE w:val="0"/>
        <w:autoSpaceDN w:val="0"/>
        <w:adjustRightInd w:val="0"/>
        <w:spacing w:before="3" w:after="0" w:line="240" w:lineRule="auto"/>
        <w:ind w:left="112"/>
        <w:rPr>
          <w:rFonts w:ascii="Times New Roman" w:hAnsi="Times New Roman" w:cs="Times New Roman"/>
          <w:b/>
          <w:bCs/>
          <w:sz w:val="25"/>
          <w:szCs w:val="25"/>
        </w:rPr>
      </w:pPr>
    </w:p>
    <w:p w14:paraId="12BF17CD" w14:textId="77777777" w:rsidR="00370181" w:rsidRPr="00370181" w:rsidRDefault="00370181" w:rsidP="00370181">
      <w:pPr>
        <w:pStyle w:val="ListParagraph"/>
        <w:kinsoku w:val="0"/>
        <w:overflowPunct w:val="0"/>
        <w:autoSpaceDE w:val="0"/>
        <w:autoSpaceDN w:val="0"/>
        <w:adjustRightInd w:val="0"/>
        <w:spacing w:before="1" w:after="0" w:line="240" w:lineRule="auto"/>
        <w:ind w:left="2272" w:right="95" w:firstLine="608"/>
        <w:rPr>
          <w:rFonts w:ascii="Times New Roman" w:hAnsi="Times New Roman" w:cs="Times New Roman"/>
          <w:b/>
          <w:bCs/>
        </w:rPr>
      </w:pPr>
      <w:r w:rsidRPr="00370181">
        <w:rPr>
          <w:rFonts w:ascii="Times New Roman" w:hAnsi="Times New Roman" w:cs="Times New Roman"/>
          <w:b/>
          <w:bCs/>
        </w:rPr>
        <w:t>Community Based Outpatient Clinics</w:t>
      </w:r>
    </w:p>
    <w:p w14:paraId="4800E179" w14:textId="77777777" w:rsidR="00370181" w:rsidRPr="00370181" w:rsidRDefault="00370181" w:rsidP="00370181">
      <w:pPr>
        <w:pStyle w:val="ListParagraph"/>
        <w:kinsoku w:val="0"/>
        <w:overflowPunct w:val="0"/>
        <w:autoSpaceDE w:val="0"/>
        <w:autoSpaceDN w:val="0"/>
        <w:adjustRightInd w:val="0"/>
        <w:spacing w:before="1" w:after="0" w:line="240" w:lineRule="auto"/>
        <w:ind w:left="112"/>
        <w:rPr>
          <w:rFonts w:ascii="Times New Roman" w:hAnsi="Times New Roman" w:cs="Times New Roman"/>
          <w:b/>
          <w:bCs/>
          <w:sz w:val="24"/>
          <w:szCs w:val="24"/>
        </w:rPr>
      </w:pPr>
    </w:p>
    <w:tbl>
      <w:tblPr>
        <w:tblW w:w="11250" w:type="dxa"/>
        <w:tblInd w:w="-185" w:type="dxa"/>
        <w:tblLayout w:type="fixed"/>
        <w:tblCellMar>
          <w:left w:w="0" w:type="dxa"/>
          <w:right w:w="0" w:type="dxa"/>
        </w:tblCellMar>
        <w:tblLook w:val="0000" w:firstRow="0" w:lastRow="0" w:firstColumn="0" w:lastColumn="0" w:noHBand="0" w:noVBand="0"/>
      </w:tblPr>
      <w:tblGrid>
        <w:gridCol w:w="2790"/>
        <w:gridCol w:w="2520"/>
        <w:gridCol w:w="2880"/>
        <w:gridCol w:w="3060"/>
      </w:tblGrid>
      <w:tr w:rsidR="000B5890" w:rsidRPr="0075603E" w14:paraId="6E27A637" w14:textId="0FA61D63" w:rsidTr="000B5890">
        <w:trPr>
          <w:trHeight w:val="1193"/>
        </w:trPr>
        <w:tc>
          <w:tcPr>
            <w:tcW w:w="2790" w:type="dxa"/>
            <w:tcBorders>
              <w:top w:val="single" w:sz="4" w:space="0" w:color="000000"/>
              <w:left w:val="single" w:sz="4" w:space="0" w:color="000000"/>
              <w:bottom w:val="single" w:sz="4" w:space="0" w:color="000000"/>
              <w:right w:val="single" w:sz="4" w:space="0" w:color="000000"/>
            </w:tcBorders>
          </w:tcPr>
          <w:p w14:paraId="64D6BC2A" w14:textId="77777777" w:rsidR="000B5890" w:rsidRPr="0075603E" w:rsidRDefault="000B5890" w:rsidP="00684C95">
            <w:pPr>
              <w:kinsoku w:val="0"/>
              <w:overflowPunct w:val="0"/>
              <w:autoSpaceDE w:val="0"/>
              <w:autoSpaceDN w:val="0"/>
              <w:adjustRightInd w:val="0"/>
              <w:spacing w:before="1" w:after="0" w:line="240" w:lineRule="auto"/>
              <w:ind w:left="107"/>
              <w:rPr>
                <w:rFonts w:ascii="Times New Roman" w:hAnsi="Times New Roman" w:cs="Times New Roman"/>
              </w:rPr>
            </w:pPr>
            <w:r w:rsidRPr="0075603E">
              <w:rPr>
                <w:rFonts w:ascii="Times New Roman" w:hAnsi="Times New Roman" w:cs="Times New Roman"/>
              </w:rPr>
              <w:t>Merced CBOC</w:t>
            </w:r>
          </w:p>
          <w:p w14:paraId="1CFD95F7" w14:textId="77777777" w:rsidR="000B5890" w:rsidRPr="0075603E" w:rsidRDefault="000B5890" w:rsidP="00684C95">
            <w:pPr>
              <w:kinsoku w:val="0"/>
              <w:overflowPunct w:val="0"/>
              <w:autoSpaceDE w:val="0"/>
              <w:autoSpaceDN w:val="0"/>
              <w:adjustRightInd w:val="0"/>
              <w:spacing w:before="37" w:after="0" w:line="240" w:lineRule="auto"/>
              <w:ind w:left="107"/>
              <w:rPr>
                <w:rFonts w:ascii="Times New Roman" w:hAnsi="Times New Roman" w:cs="Times New Roman"/>
              </w:rPr>
            </w:pPr>
            <w:r w:rsidRPr="0075603E">
              <w:rPr>
                <w:rFonts w:ascii="Times New Roman" w:hAnsi="Times New Roman" w:cs="Times New Roman"/>
              </w:rPr>
              <w:t>340 E. Yosemite Ave.</w:t>
            </w:r>
          </w:p>
          <w:p w14:paraId="476EDE20" w14:textId="77777777" w:rsidR="000B5890" w:rsidRPr="0075603E" w:rsidRDefault="000B5890" w:rsidP="00684C95">
            <w:pPr>
              <w:kinsoku w:val="0"/>
              <w:overflowPunct w:val="0"/>
              <w:autoSpaceDE w:val="0"/>
              <w:autoSpaceDN w:val="0"/>
              <w:adjustRightInd w:val="0"/>
              <w:spacing w:before="2" w:after="0" w:line="290" w:lineRule="atLeast"/>
              <w:ind w:left="107" w:right="1331"/>
              <w:rPr>
                <w:rFonts w:ascii="Times New Roman" w:hAnsi="Times New Roman" w:cs="Times New Roman"/>
              </w:rPr>
            </w:pPr>
            <w:r w:rsidRPr="0075603E">
              <w:rPr>
                <w:rFonts w:ascii="Times New Roman" w:hAnsi="Times New Roman" w:cs="Times New Roman"/>
              </w:rPr>
              <w:t>Merced, CA 95340 Merced County</w:t>
            </w:r>
          </w:p>
        </w:tc>
        <w:tc>
          <w:tcPr>
            <w:tcW w:w="2520" w:type="dxa"/>
            <w:tcBorders>
              <w:top w:val="single" w:sz="4" w:space="0" w:color="000000"/>
              <w:left w:val="single" w:sz="4" w:space="0" w:color="000000"/>
              <w:bottom w:val="single" w:sz="4" w:space="0" w:color="000000"/>
              <w:right w:val="single" w:sz="4" w:space="0" w:color="000000"/>
            </w:tcBorders>
          </w:tcPr>
          <w:p w14:paraId="034C50B7" w14:textId="77777777" w:rsidR="000B5890" w:rsidRPr="0075603E" w:rsidRDefault="000B5890" w:rsidP="00684C95">
            <w:pPr>
              <w:kinsoku w:val="0"/>
              <w:overflowPunct w:val="0"/>
              <w:autoSpaceDE w:val="0"/>
              <w:autoSpaceDN w:val="0"/>
              <w:adjustRightInd w:val="0"/>
              <w:spacing w:before="1" w:after="0" w:line="276" w:lineRule="auto"/>
              <w:ind w:left="107" w:right="1192"/>
              <w:rPr>
                <w:rFonts w:ascii="Times New Roman" w:hAnsi="Times New Roman" w:cs="Times New Roman"/>
              </w:rPr>
            </w:pPr>
            <w:r w:rsidRPr="0075603E">
              <w:rPr>
                <w:rFonts w:ascii="Times New Roman" w:hAnsi="Times New Roman" w:cs="Times New Roman"/>
              </w:rPr>
              <w:t>Oakhurst CBOC 40597 Westlake Dr.</w:t>
            </w:r>
          </w:p>
          <w:p w14:paraId="21C11CDA" w14:textId="77777777" w:rsidR="000B5890" w:rsidRPr="0075603E" w:rsidRDefault="000B5890" w:rsidP="00684C95">
            <w:pPr>
              <w:kinsoku w:val="0"/>
              <w:overflowPunct w:val="0"/>
              <w:autoSpaceDE w:val="0"/>
              <w:autoSpaceDN w:val="0"/>
              <w:adjustRightInd w:val="0"/>
              <w:spacing w:after="0" w:line="240" w:lineRule="auto"/>
              <w:ind w:left="107"/>
              <w:rPr>
                <w:rFonts w:ascii="Times New Roman" w:hAnsi="Times New Roman" w:cs="Times New Roman"/>
              </w:rPr>
            </w:pPr>
            <w:r w:rsidRPr="0075603E">
              <w:rPr>
                <w:rFonts w:ascii="Times New Roman" w:hAnsi="Times New Roman" w:cs="Times New Roman"/>
              </w:rPr>
              <w:t>Oakhurst, CA 93644</w:t>
            </w:r>
          </w:p>
          <w:p w14:paraId="087C9CA9" w14:textId="77777777" w:rsidR="000B5890" w:rsidRPr="0075603E" w:rsidRDefault="000B5890" w:rsidP="00684C95">
            <w:pPr>
              <w:kinsoku w:val="0"/>
              <w:overflowPunct w:val="0"/>
              <w:autoSpaceDE w:val="0"/>
              <w:autoSpaceDN w:val="0"/>
              <w:adjustRightInd w:val="0"/>
              <w:spacing w:before="37" w:after="0" w:line="240" w:lineRule="auto"/>
              <w:ind w:left="107"/>
              <w:rPr>
                <w:rFonts w:ascii="Times New Roman" w:hAnsi="Times New Roman" w:cs="Times New Roman"/>
              </w:rPr>
            </w:pPr>
            <w:r w:rsidRPr="0075603E">
              <w:rPr>
                <w:rFonts w:ascii="Times New Roman" w:hAnsi="Times New Roman" w:cs="Times New Roman"/>
              </w:rPr>
              <w:t>Madera County</w:t>
            </w:r>
          </w:p>
        </w:tc>
        <w:tc>
          <w:tcPr>
            <w:tcW w:w="2880" w:type="dxa"/>
            <w:tcBorders>
              <w:top w:val="single" w:sz="4" w:space="0" w:color="000000"/>
              <w:left w:val="single" w:sz="4" w:space="0" w:color="000000"/>
              <w:bottom w:val="single" w:sz="4" w:space="0" w:color="000000"/>
              <w:right w:val="single" w:sz="4" w:space="0" w:color="000000"/>
            </w:tcBorders>
          </w:tcPr>
          <w:p w14:paraId="2F92B21F" w14:textId="2140B25B" w:rsidR="000B5890" w:rsidRPr="0023423C" w:rsidRDefault="000B5890" w:rsidP="00684C95">
            <w:pPr>
              <w:kinsoku w:val="0"/>
              <w:overflowPunct w:val="0"/>
              <w:autoSpaceDE w:val="0"/>
              <w:autoSpaceDN w:val="0"/>
              <w:adjustRightInd w:val="0"/>
              <w:spacing w:before="1" w:after="0" w:line="276" w:lineRule="auto"/>
              <w:ind w:left="107" w:right="1315"/>
              <w:rPr>
                <w:rFonts w:ascii="Times New Roman" w:hAnsi="Times New Roman" w:cs="Times New Roman"/>
              </w:rPr>
            </w:pPr>
            <w:r w:rsidRPr="0023423C">
              <w:rPr>
                <w:rFonts w:ascii="Times New Roman" w:hAnsi="Times New Roman" w:cs="Times New Roman"/>
              </w:rPr>
              <w:t xml:space="preserve">Visalia CBOC </w:t>
            </w:r>
          </w:p>
          <w:p w14:paraId="29C827FA" w14:textId="7409E421" w:rsidR="000B5890" w:rsidRPr="0023423C" w:rsidRDefault="000B5890" w:rsidP="00684C95">
            <w:pPr>
              <w:kinsoku w:val="0"/>
              <w:overflowPunct w:val="0"/>
              <w:autoSpaceDE w:val="0"/>
              <w:autoSpaceDN w:val="0"/>
              <w:adjustRightInd w:val="0"/>
              <w:spacing w:before="1" w:after="0" w:line="276" w:lineRule="auto"/>
              <w:ind w:left="107" w:right="1315"/>
              <w:rPr>
                <w:rFonts w:ascii="Times New Roman" w:hAnsi="Times New Roman" w:cs="Times New Roman"/>
                <w:spacing w:val="-5"/>
              </w:rPr>
            </w:pPr>
            <w:r w:rsidRPr="0023423C">
              <w:rPr>
                <w:rFonts w:ascii="Times New Roman" w:hAnsi="Times New Roman" w:cs="Times New Roman"/>
              </w:rPr>
              <w:t>500 N. Santa Fe</w:t>
            </w:r>
          </w:p>
          <w:p w14:paraId="7EB27E0E" w14:textId="7C798566" w:rsidR="000B5890" w:rsidRPr="0023423C" w:rsidRDefault="000B5890" w:rsidP="00684C95">
            <w:pPr>
              <w:kinsoku w:val="0"/>
              <w:overflowPunct w:val="0"/>
              <w:autoSpaceDE w:val="0"/>
              <w:autoSpaceDN w:val="0"/>
              <w:adjustRightInd w:val="0"/>
              <w:spacing w:after="0" w:line="240" w:lineRule="auto"/>
              <w:ind w:left="107"/>
              <w:rPr>
                <w:rFonts w:ascii="Times New Roman" w:hAnsi="Times New Roman" w:cs="Times New Roman"/>
              </w:rPr>
            </w:pPr>
            <w:r w:rsidRPr="0023423C">
              <w:rPr>
                <w:rFonts w:ascii="Times New Roman" w:hAnsi="Times New Roman" w:cs="Times New Roman"/>
              </w:rPr>
              <w:t>Visalia, CA</w:t>
            </w:r>
            <w:r w:rsidRPr="0023423C">
              <w:rPr>
                <w:rFonts w:ascii="Times New Roman" w:hAnsi="Times New Roman" w:cs="Times New Roman"/>
                <w:spacing w:val="-2"/>
              </w:rPr>
              <w:t xml:space="preserve"> </w:t>
            </w:r>
            <w:r w:rsidRPr="0023423C">
              <w:rPr>
                <w:rFonts w:ascii="Times New Roman" w:hAnsi="Times New Roman" w:cs="Times New Roman"/>
              </w:rPr>
              <w:t>93291</w:t>
            </w:r>
          </w:p>
          <w:p w14:paraId="52251A5B" w14:textId="77777777" w:rsidR="000B5890" w:rsidRPr="0023423C" w:rsidRDefault="000B5890" w:rsidP="00684C95">
            <w:pPr>
              <w:kinsoku w:val="0"/>
              <w:overflowPunct w:val="0"/>
              <w:autoSpaceDE w:val="0"/>
              <w:autoSpaceDN w:val="0"/>
              <w:adjustRightInd w:val="0"/>
              <w:spacing w:before="37" w:after="0" w:line="240" w:lineRule="auto"/>
              <w:ind w:left="107"/>
              <w:rPr>
                <w:rFonts w:ascii="Times New Roman" w:hAnsi="Times New Roman" w:cs="Times New Roman"/>
              </w:rPr>
            </w:pPr>
            <w:r w:rsidRPr="0023423C">
              <w:rPr>
                <w:rFonts w:ascii="Times New Roman" w:hAnsi="Times New Roman" w:cs="Times New Roman"/>
              </w:rPr>
              <w:t>Tulare</w:t>
            </w:r>
            <w:r w:rsidRPr="0023423C">
              <w:rPr>
                <w:rFonts w:ascii="Times New Roman" w:hAnsi="Times New Roman" w:cs="Times New Roman"/>
                <w:spacing w:val="-2"/>
              </w:rPr>
              <w:t xml:space="preserve"> </w:t>
            </w:r>
            <w:r w:rsidRPr="0023423C">
              <w:rPr>
                <w:rFonts w:ascii="Times New Roman" w:hAnsi="Times New Roman" w:cs="Times New Roman"/>
              </w:rPr>
              <w:t>County</w:t>
            </w:r>
          </w:p>
          <w:p w14:paraId="209ACFEE" w14:textId="5CFF904A" w:rsidR="000B5890" w:rsidRPr="00822805" w:rsidRDefault="000B5890" w:rsidP="00684C95">
            <w:pPr>
              <w:kinsoku w:val="0"/>
              <w:overflowPunct w:val="0"/>
              <w:autoSpaceDE w:val="0"/>
              <w:autoSpaceDN w:val="0"/>
              <w:adjustRightInd w:val="0"/>
              <w:spacing w:before="37" w:after="0" w:line="240" w:lineRule="auto"/>
              <w:ind w:left="107"/>
              <w:rPr>
                <w:rFonts w:ascii="Times New Roman" w:hAnsi="Times New Roman" w:cs="Times New Roman"/>
                <w:highlight w:val="yellow"/>
              </w:rPr>
            </w:pPr>
          </w:p>
        </w:tc>
        <w:tc>
          <w:tcPr>
            <w:tcW w:w="3060" w:type="dxa"/>
            <w:tcBorders>
              <w:top w:val="single" w:sz="4" w:space="0" w:color="000000"/>
              <w:left w:val="single" w:sz="4" w:space="0" w:color="000000"/>
              <w:bottom w:val="single" w:sz="4" w:space="0" w:color="000000"/>
              <w:right w:val="single" w:sz="4" w:space="0" w:color="000000"/>
            </w:tcBorders>
          </w:tcPr>
          <w:p w14:paraId="0B3FB8F9" w14:textId="72ECA3FC" w:rsidR="000B5890" w:rsidRDefault="000B5890" w:rsidP="00684C95">
            <w:pPr>
              <w:kinsoku w:val="0"/>
              <w:overflowPunct w:val="0"/>
              <w:autoSpaceDE w:val="0"/>
              <w:autoSpaceDN w:val="0"/>
              <w:adjustRightInd w:val="0"/>
              <w:spacing w:before="1" w:after="0" w:line="276" w:lineRule="auto"/>
              <w:ind w:left="107" w:right="1315"/>
              <w:rPr>
                <w:rFonts w:ascii="Times New Roman" w:hAnsi="Times New Roman" w:cs="Times New Roman"/>
              </w:rPr>
            </w:pPr>
            <w:r>
              <w:rPr>
                <w:rFonts w:ascii="Times New Roman" w:hAnsi="Times New Roman" w:cs="Times New Roman"/>
              </w:rPr>
              <w:t>VHA Storage Lot</w:t>
            </w:r>
          </w:p>
          <w:p w14:paraId="7A6CCD25" w14:textId="77777777" w:rsidR="000B5890" w:rsidRDefault="000B5890" w:rsidP="00684C95">
            <w:pPr>
              <w:kinsoku w:val="0"/>
              <w:overflowPunct w:val="0"/>
              <w:autoSpaceDE w:val="0"/>
              <w:autoSpaceDN w:val="0"/>
              <w:adjustRightInd w:val="0"/>
              <w:spacing w:before="1" w:after="0" w:line="276" w:lineRule="auto"/>
              <w:ind w:left="107" w:right="1315"/>
              <w:rPr>
                <w:rFonts w:ascii="Times New Roman" w:hAnsi="Times New Roman" w:cs="Times New Roman"/>
              </w:rPr>
            </w:pPr>
            <w:r>
              <w:rPr>
                <w:rFonts w:ascii="Times New Roman" w:hAnsi="Times New Roman" w:cs="Times New Roman"/>
              </w:rPr>
              <w:t>2251 Herndon Ave</w:t>
            </w:r>
          </w:p>
          <w:p w14:paraId="7CE436B0" w14:textId="77777777" w:rsidR="000B5890" w:rsidRDefault="000B5890" w:rsidP="00684C95">
            <w:pPr>
              <w:kinsoku w:val="0"/>
              <w:overflowPunct w:val="0"/>
              <w:autoSpaceDE w:val="0"/>
              <w:autoSpaceDN w:val="0"/>
              <w:adjustRightInd w:val="0"/>
              <w:spacing w:before="1" w:after="0" w:line="276" w:lineRule="auto"/>
              <w:ind w:left="107" w:right="1315"/>
              <w:rPr>
                <w:rFonts w:ascii="Times New Roman" w:hAnsi="Times New Roman" w:cs="Times New Roman"/>
              </w:rPr>
            </w:pPr>
            <w:r>
              <w:rPr>
                <w:rFonts w:ascii="Times New Roman" w:hAnsi="Times New Roman" w:cs="Times New Roman"/>
              </w:rPr>
              <w:t>Clovis, CA 93611</w:t>
            </w:r>
          </w:p>
          <w:p w14:paraId="72C22A31" w14:textId="33CF2697" w:rsidR="000B5890" w:rsidRPr="0023423C" w:rsidRDefault="000B5890" w:rsidP="00684C95">
            <w:pPr>
              <w:kinsoku w:val="0"/>
              <w:overflowPunct w:val="0"/>
              <w:autoSpaceDE w:val="0"/>
              <w:autoSpaceDN w:val="0"/>
              <w:adjustRightInd w:val="0"/>
              <w:spacing w:before="1" w:after="0" w:line="276" w:lineRule="auto"/>
              <w:ind w:left="107" w:right="1315"/>
              <w:rPr>
                <w:rFonts w:ascii="Times New Roman" w:hAnsi="Times New Roman" w:cs="Times New Roman"/>
              </w:rPr>
            </w:pPr>
            <w:r>
              <w:rPr>
                <w:rFonts w:ascii="Times New Roman" w:hAnsi="Times New Roman" w:cs="Times New Roman"/>
              </w:rPr>
              <w:t>Fresno County</w:t>
            </w:r>
          </w:p>
        </w:tc>
      </w:tr>
    </w:tbl>
    <w:p w14:paraId="4615C00F" w14:textId="12E962C2" w:rsidR="00370181" w:rsidRDefault="00370181" w:rsidP="00370181">
      <w:pPr>
        <w:pStyle w:val="ListParagraph"/>
        <w:kinsoku w:val="0"/>
        <w:overflowPunct w:val="0"/>
        <w:autoSpaceDE w:val="0"/>
        <w:autoSpaceDN w:val="0"/>
        <w:adjustRightInd w:val="0"/>
        <w:spacing w:after="0" w:line="240" w:lineRule="auto"/>
        <w:ind w:left="112"/>
        <w:rPr>
          <w:rFonts w:ascii="Times New Roman" w:hAnsi="Times New Roman" w:cs="Times New Roman"/>
          <w:b/>
          <w:bCs/>
        </w:rPr>
      </w:pPr>
    </w:p>
    <w:p w14:paraId="5012A57C" w14:textId="14E9207D" w:rsidR="00370181" w:rsidRPr="00AA290F" w:rsidRDefault="00370181" w:rsidP="00370181">
      <w:pPr>
        <w:kinsoku w:val="0"/>
        <w:overflowPunct w:val="0"/>
        <w:autoSpaceDE w:val="0"/>
        <w:autoSpaceDN w:val="0"/>
        <w:adjustRightInd w:val="0"/>
        <w:spacing w:before="1" w:after="0" w:line="276" w:lineRule="auto"/>
        <w:ind w:left="115" w:right="173"/>
        <w:rPr>
          <w:rFonts w:ascii="Times New Roman" w:hAnsi="Times New Roman" w:cs="Times New Roman"/>
        </w:rPr>
      </w:pPr>
      <w:r w:rsidRPr="00AA290F">
        <w:rPr>
          <w:rFonts w:ascii="Times New Roman" w:hAnsi="Times New Roman" w:cs="Times New Roman"/>
        </w:rPr>
        <w:t xml:space="preserve">There are numerous buildings at the </w:t>
      </w:r>
      <w:r>
        <w:rPr>
          <w:rFonts w:ascii="Times New Roman" w:hAnsi="Times New Roman" w:cs="Times New Roman"/>
        </w:rPr>
        <w:t>Fresno</w:t>
      </w:r>
      <w:r w:rsidRPr="00AA290F">
        <w:rPr>
          <w:rFonts w:ascii="Times New Roman" w:hAnsi="Times New Roman" w:cs="Times New Roman"/>
        </w:rPr>
        <w:t xml:space="preserve"> Medical Center.  The vendor will be required to provide coverage</w:t>
      </w:r>
      <w:r>
        <w:rPr>
          <w:rFonts w:ascii="Times New Roman" w:hAnsi="Times New Roman" w:cs="Times New Roman"/>
        </w:rPr>
        <w:t xml:space="preserve"> fo</w:t>
      </w:r>
      <w:r w:rsidRPr="00AA290F">
        <w:rPr>
          <w:rFonts w:ascii="Times New Roman" w:hAnsi="Times New Roman" w:cs="Times New Roman"/>
        </w:rPr>
        <w:t>r all the building</w:t>
      </w:r>
      <w:r>
        <w:rPr>
          <w:rFonts w:ascii="Times New Roman" w:hAnsi="Times New Roman" w:cs="Times New Roman"/>
        </w:rPr>
        <w:t>s</w:t>
      </w:r>
      <w:r w:rsidRPr="00AA290F">
        <w:rPr>
          <w:rFonts w:ascii="Times New Roman" w:hAnsi="Times New Roman" w:cs="Times New Roman"/>
        </w:rPr>
        <w:t xml:space="preserve"> located within each campus.  </w:t>
      </w:r>
      <w:r>
        <w:rPr>
          <w:rFonts w:ascii="Times New Roman" w:hAnsi="Times New Roman" w:cs="Times New Roman"/>
        </w:rPr>
        <w:t>A list of building</w:t>
      </w:r>
      <w:r w:rsidR="00D20441">
        <w:rPr>
          <w:rFonts w:ascii="Times New Roman" w:hAnsi="Times New Roman" w:cs="Times New Roman"/>
        </w:rPr>
        <w:t>s</w:t>
      </w:r>
      <w:r>
        <w:rPr>
          <w:rFonts w:ascii="Times New Roman" w:hAnsi="Times New Roman" w:cs="Times New Roman"/>
        </w:rPr>
        <w:t xml:space="preserve"> at 2615 E Clinton can be found in Exhibit 1 at the end of this Performance Based Work Statement.</w:t>
      </w:r>
    </w:p>
    <w:p w14:paraId="70F7089F" w14:textId="77777777" w:rsidR="00370181" w:rsidRDefault="00370181" w:rsidP="00370181">
      <w:pPr>
        <w:pStyle w:val="ListParagraph"/>
        <w:kinsoku w:val="0"/>
        <w:overflowPunct w:val="0"/>
        <w:autoSpaceDE w:val="0"/>
        <w:autoSpaceDN w:val="0"/>
        <w:adjustRightInd w:val="0"/>
        <w:spacing w:after="0" w:line="240" w:lineRule="auto"/>
        <w:ind w:left="112"/>
        <w:rPr>
          <w:rFonts w:ascii="Times New Roman" w:hAnsi="Times New Roman" w:cs="Times New Roman"/>
          <w:b/>
          <w:bCs/>
        </w:rPr>
      </w:pPr>
    </w:p>
    <w:p w14:paraId="067E05A7" w14:textId="44D27461" w:rsidR="00370181" w:rsidRPr="00D20441" w:rsidRDefault="00370181" w:rsidP="00D20441">
      <w:pPr>
        <w:pStyle w:val="ListParagraph"/>
        <w:numPr>
          <w:ilvl w:val="1"/>
          <w:numId w:val="15"/>
        </w:numPr>
        <w:kinsoku w:val="0"/>
        <w:overflowPunct w:val="0"/>
        <w:autoSpaceDE w:val="0"/>
        <w:autoSpaceDN w:val="0"/>
        <w:adjustRightInd w:val="0"/>
        <w:spacing w:after="0" w:line="240" w:lineRule="auto"/>
        <w:rPr>
          <w:rFonts w:ascii="Times New Roman" w:hAnsi="Times New Roman" w:cs="Times New Roman"/>
          <w:b/>
          <w:bCs/>
        </w:rPr>
      </w:pPr>
      <w:r w:rsidRPr="00370181">
        <w:rPr>
          <w:rFonts w:ascii="Times New Roman" w:hAnsi="Times New Roman" w:cs="Times New Roman"/>
          <w:b/>
          <w:bCs/>
        </w:rPr>
        <w:t>Introduction</w:t>
      </w:r>
      <w:proofErr w:type="gramStart"/>
      <w:r w:rsidRPr="00370181">
        <w:rPr>
          <w:rFonts w:ascii="Times New Roman" w:hAnsi="Times New Roman" w:cs="Times New Roman"/>
          <w:b/>
          <w:bCs/>
        </w:rPr>
        <w:t xml:space="preserve">:  </w:t>
      </w:r>
      <w:r w:rsidRPr="00370181">
        <w:rPr>
          <w:rFonts w:ascii="Times New Roman" w:hAnsi="Times New Roman" w:cs="Times New Roman"/>
        </w:rPr>
        <w:t>Integrated</w:t>
      </w:r>
      <w:proofErr w:type="gramEnd"/>
      <w:r w:rsidRPr="00370181">
        <w:rPr>
          <w:rFonts w:ascii="Times New Roman" w:hAnsi="Times New Roman" w:cs="Times New Roman"/>
        </w:rPr>
        <w:t xml:space="preserve"> Pest Management (IPM) is an environmentally friendly, commonsense approach to controlling pests both inside and on property grounds of a health care facility. Traditional pest control uses calendar-based pesticide treatments rather than non-chemical prevention, resulting in the routine application of pesticides. In contrast, IPM focuses on pest prevention and least-toxic control methods, making IPM a cost-effective, practical approach to pest management. Preventive pesticide application is limited to </w:t>
      </w:r>
      <w:proofErr w:type="gramStart"/>
      <w:r w:rsidRPr="00370181">
        <w:rPr>
          <w:rFonts w:ascii="Times New Roman" w:hAnsi="Times New Roman" w:cs="Times New Roman"/>
        </w:rPr>
        <w:t>minimize</w:t>
      </w:r>
      <w:proofErr w:type="gramEnd"/>
      <w:r w:rsidRPr="00370181">
        <w:rPr>
          <w:rFonts w:ascii="Times New Roman" w:hAnsi="Times New Roman" w:cs="Times New Roman"/>
        </w:rPr>
        <w:t xml:space="preserve"> the risk of pesticide exposure, especially when non-chemical methods provide the same results.</w:t>
      </w:r>
      <w:r w:rsidR="00FF0D4E">
        <w:rPr>
          <w:rFonts w:ascii="Times New Roman" w:hAnsi="Times New Roman" w:cs="Times New Roman"/>
        </w:rPr>
        <w:t xml:space="preserve"> </w:t>
      </w:r>
      <w:r w:rsidR="00FF0D4E" w:rsidRPr="00496216">
        <w:rPr>
          <w:rFonts w:ascii="Times New Roman" w:hAnsi="Times New Roman" w:cs="Times New Roman"/>
          <w:highlight w:val="yellow"/>
        </w:rPr>
        <w:t>Contractor shall reference VHA Directive 1850.02 Pest Management Operations Program (found in Attachments at the end of this document)</w:t>
      </w:r>
    </w:p>
    <w:p w14:paraId="6E8A41AC" w14:textId="77777777" w:rsidR="00370181" w:rsidRPr="00370181" w:rsidRDefault="00370181" w:rsidP="00370181">
      <w:pPr>
        <w:pStyle w:val="ListParagraph"/>
        <w:kinsoku w:val="0"/>
        <w:overflowPunct w:val="0"/>
        <w:autoSpaceDE w:val="0"/>
        <w:autoSpaceDN w:val="0"/>
        <w:adjustRightInd w:val="0"/>
        <w:spacing w:after="0" w:line="240" w:lineRule="auto"/>
        <w:ind w:left="112"/>
        <w:rPr>
          <w:rFonts w:ascii="Times New Roman" w:hAnsi="Times New Roman" w:cs="Times New Roman"/>
          <w:b/>
          <w:bCs/>
        </w:rPr>
      </w:pPr>
    </w:p>
    <w:p w14:paraId="202C9302" w14:textId="776C4DAC" w:rsidR="0023423C" w:rsidRDefault="00AA290F" w:rsidP="0023423C">
      <w:pPr>
        <w:pStyle w:val="ListParagraph"/>
        <w:numPr>
          <w:ilvl w:val="1"/>
          <w:numId w:val="15"/>
        </w:numPr>
        <w:kinsoku w:val="0"/>
        <w:overflowPunct w:val="0"/>
        <w:autoSpaceDE w:val="0"/>
        <w:autoSpaceDN w:val="0"/>
        <w:adjustRightInd w:val="0"/>
        <w:spacing w:after="0" w:line="240" w:lineRule="auto"/>
        <w:rPr>
          <w:rFonts w:ascii="Times New Roman" w:hAnsi="Times New Roman" w:cs="Times New Roman"/>
        </w:rPr>
      </w:pPr>
      <w:r w:rsidRPr="00D20441">
        <w:rPr>
          <w:rFonts w:ascii="Times New Roman" w:hAnsi="Times New Roman" w:cs="Times New Roman"/>
          <w:b/>
          <w:bCs/>
        </w:rPr>
        <w:t>Hours of Operation:</w:t>
      </w:r>
      <w:r w:rsidRPr="00D20441">
        <w:rPr>
          <w:rFonts w:ascii="Times New Roman" w:hAnsi="Times New Roman" w:cs="Times New Roman"/>
        </w:rPr>
        <w:t xml:space="preserve"> Services will be required during normal business hours between 8:00 a.m. to 5:00 p.m., Monday through Friday, </w:t>
      </w:r>
      <w:r w:rsidR="0023423C">
        <w:rPr>
          <w:rFonts w:ascii="Times New Roman" w:hAnsi="Times New Roman" w:cs="Times New Roman"/>
        </w:rPr>
        <w:t>ex</w:t>
      </w:r>
      <w:r w:rsidRPr="00D20441">
        <w:rPr>
          <w:rFonts w:ascii="Times New Roman" w:hAnsi="Times New Roman" w:cs="Times New Roman"/>
        </w:rPr>
        <w:t>cluding Federal</w:t>
      </w:r>
      <w:r w:rsidRPr="00D20441">
        <w:rPr>
          <w:rFonts w:ascii="Times New Roman" w:hAnsi="Times New Roman" w:cs="Times New Roman"/>
          <w:spacing w:val="-10"/>
        </w:rPr>
        <w:t xml:space="preserve"> </w:t>
      </w:r>
      <w:r w:rsidRPr="00D20441">
        <w:rPr>
          <w:rFonts w:ascii="Times New Roman" w:hAnsi="Times New Roman" w:cs="Times New Roman"/>
        </w:rPr>
        <w:t>Holidays.</w:t>
      </w:r>
      <w:ins w:id="0" w:author="Reis Jr, Richard L." w:date="2021-05-21T12:14:00Z">
        <w:r w:rsidR="0075603E" w:rsidRPr="00D20441">
          <w:rPr>
            <w:rFonts w:ascii="Times New Roman" w:hAnsi="Times New Roman" w:cs="Times New Roman"/>
          </w:rPr>
          <w:t xml:space="preserve">  </w:t>
        </w:r>
      </w:ins>
      <w:ins w:id="1" w:author="Reis Jr, Richard L." w:date="2021-05-21T12:34:00Z">
        <w:r w:rsidR="00B024EC" w:rsidRPr="00D20441">
          <w:rPr>
            <w:rFonts w:ascii="Times New Roman" w:hAnsi="Times New Roman" w:cs="Times New Roman"/>
          </w:rPr>
          <w:t>Hours may vary base</w:t>
        </w:r>
      </w:ins>
      <w:ins w:id="2" w:author="Reis Jr, Richard L." w:date="2021-05-21T12:35:00Z">
        <w:r w:rsidR="00B024EC" w:rsidRPr="00D20441">
          <w:rPr>
            <w:rFonts w:ascii="Times New Roman" w:hAnsi="Times New Roman" w:cs="Times New Roman"/>
          </w:rPr>
          <w:t xml:space="preserve">d on treatment </w:t>
        </w:r>
        <w:proofErr w:type="gramStart"/>
        <w:r w:rsidR="00B024EC" w:rsidRPr="00D20441">
          <w:rPr>
            <w:rFonts w:ascii="Times New Roman" w:hAnsi="Times New Roman" w:cs="Times New Roman"/>
          </w:rPr>
          <w:t>plan</w:t>
        </w:r>
        <w:proofErr w:type="gramEnd"/>
        <w:r w:rsidR="00B024EC" w:rsidRPr="00D20441">
          <w:rPr>
            <w:rFonts w:ascii="Times New Roman" w:hAnsi="Times New Roman" w:cs="Times New Roman"/>
          </w:rPr>
          <w:t xml:space="preserve"> and treatment area.  The C</w:t>
        </w:r>
      </w:ins>
      <w:ins w:id="3" w:author="Reis Jr, Richard L." w:date="2021-05-21T12:37:00Z">
        <w:r w:rsidR="00B024EC" w:rsidRPr="00D20441">
          <w:rPr>
            <w:rFonts w:ascii="Times New Roman" w:hAnsi="Times New Roman" w:cs="Times New Roman"/>
          </w:rPr>
          <w:t>OR</w:t>
        </w:r>
      </w:ins>
      <w:ins w:id="4" w:author="Reis Jr, Richard L." w:date="2021-05-21T12:35:00Z">
        <w:r w:rsidR="00B024EC" w:rsidRPr="00D20441">
          <w:rPr>
            <w:rFonts w:ascii="Times New Roman" w:hAnsi="Times New Roman" w:cs="Times New Roman"/>
          </w:rPr>
          <w:t xml:space="preserve"> and </w:t>
        </w:r>
      </w:ins>
      <w:ins w:id="5" w:author="Reis Jr, Richard L." w:date="2021-05-21T12:15:00Z">
        <w:r w:rsidR="0075603E" w:rsidRPr="00D20441">
          <w:rPr>
            <w:rFonts w:ascii="Times New Roman" w:hAnsi="Times New Roman" w:cs="Times New Roman"/>
          </w:rPr>
          <w:t>Contractor will determine best schedule per treatment.  Some treatments may be required to take place after duty hours.</w:t>
        </w:r>
      </w:ins>
      <w:r w:rsidR="0024495F" w:rsidRPr="00D20441">
        <w:rPr>
          <w:rFonts w:ascii="Times New Roman" w:hAnsi="Times New Roman" w:cs="Times New Roman"/>
        </w:rPr>
        <w:t xml:space="preserve">  </w:t>
      </w:r>
    </w:p>
    <w:p w14:paraId="2A4BDF8A" w14:textId="77777777" w:rsidR="0023423C" w:rsidRPr="0023423C" w:rsidRDefault="0023423C" w:rsidP="0023423C">
      <w:pPr>
        <w:pStyle w:val="ListParagraph"/>
        <w:rPr>
          <w:rFonts w:ascii="Times New Roman" w:hAnsi="Times New Roman" w:cs="Times New Roman"/>
        </w:rPr>
      </w:pPr>
    </w:p>
    <w:p w14:paraId="65F2AFB7" w14:textId="4C452B0A" w:rsidR="0023423C" w:rsidRPr="004D4085" w:rsidRDefault="0023423C" w:rsidP="004D4085">
      <w:pPr>
        <w:pStyle w:val="ListParagraph"/>
        <w:kinsoku w:val="0"/>
        <w:overflowPunct w:val="0"/>
        <w:autoSpaceDE w:val="0"/>
        <w:autoSpaceDN w:val="0"/>
        <w:adjustRightInd w:val="0"/>
        <w:spacing w:after="0" w:line="240" w:lineRule="auto"/>
        <w:ind w:left="112"/>
        <w:rPr>
          <w:rFonts w:ascii="Times New Roman" w:hAnsi="Times New Roman" w:cs="Times New Roman"/>
          <w:color w:val="FFC000"/>
        </w:rPr>
      </w:pPr>
      <w:r>
        <w:rPr>
          <w:rFonts w:ascii="Times New Roman" w:hAnsi="Times New Roman" w:cs="Times New Roman"/>
        </w:rPr>
        <w:t xml:space="preserve">Pest management tasks shall be scheduled to be performed on definite appointed days and in no event shall the contractor carry on work outside regular agreed-upon working hours without prior approval for the Chief of </w:t>
      </w:r>
      <w:r>
        <w:rPr>
          <w:rFonts w:ascii="Times New Roman" w:hAnsi="Times New Roman" w:cs="Times New Roman"/>
        </w:rPr>
        <w:lastRenderedPageBreak/>
        <w:t xml:space="preserve">Environmental Management Service, the COR or </w:t>
      </w:r>
      <w:proofErr w:type="gramStart"/>
      <w:r>
        <w:rPr>
          <w:rFonts w:ascii="Times New Roman" w:hAnsi="Times New Roman" w:cs="Times New Roman"/>
        </w:rPr>
        <w:t>designee</w:t>
      </w:r>
      <w:proofErr w:type="gramEnd"/>
      <w:r>
        <w:rPr>
          <w:rFonts w:ascii="Times New Roman" w:hAnsi="Times New Roman" w:cs="Times New Roman"/>
        </w:rPr>
        <w:t xml:space="preserve">.  </w:t>
      </w:r>
      <w:r w:rsidRPr="007900A4">
        <w:rPr>
          <w:rFonts w:ascii="Times New Roman" w:hAnsi="Times New Roman" w:cs="Times New Roman"/>
        </w:rPr>
        <w:t xml:space="preserve">The contractor shall </w:t>
      </w:r>
      <w:r w:rsidR="004D4085" w:rsidRPr="004D4085">
        <w:rPr>
          <w:rFonts w:ascii="Times New Roman" w:hAnsi="Times New Roman" w:cs="Times New Roman"/>
        </w:rPr>
        <w:t xml:space="preserve">respond </w:t>
      </w:r>
      <w:r w:rsidR="004D4085" w:rsidRPr="004D4085">
        <w:rPr>
          <w:rFonts w:ascii="Times New Roman" w:hAnsi="Times New Roman" w:cs="Times New Roman"/>
          <w:u w:val="single"/>
        </w:rPr>
        <w:t>to emergency service</w:t>
      </w:r>
      <w:r w:rsidR="004D4085" w:rsidRPr="004D4085">
        <w:rPr>
          <w:rFonts w:ascii="Times New Roman" w:hAnsi="Times New Roman" w:cs="Times New Roman"/>
        </w:rPr>
        <w:t xml:space="preserve"> within (4 hour) minimum, up to 12 </w:t>
      </w:r>
      <w:proofErr w:type="gramStart"/>
      <w:r w:rsidR="004D4085" w:rsidRPr="004D4085">
        <w:rPr>
          <w:rFonts w:ascii="Times New Roman" w:hAnsi="Times New Roman" w:cs="Times New Roman"/>
        </w:rPr>
        <w:t>hour</w:t>
      </w:r>
      <w:proofErr w:type="gramEnd"/>
      <w:r w:rsidR="004D4085" w:rsidRPr="004D4085">
        <w:rPr>
          <w:rFonts w:ascii="Times New Roman" w:hAnsi="Times New Roman" w:cs="Times New Roman"/>
        </w:rPr>
        <w:t xml:space="preserve"> after initial call based on approval from PMO after receipt of notification.</w:t>
      </w:r>
    </w:p>
    <w:p w14:paraId="5C264EEE" w14:textId="77777777" w:rsidR="0023423C" w:rsidRDefault="0023423C" w:rsidP="0023423C">
      <w:pPr>
        <w:pStyle w:val="ListParagraph"/>
        <w:kinsoku w:val="0"/>
        <w:overflowPunct w:val="0"/>
        <w:autoSpaceDE w:val="0"/>
        <w:autoSpaceDN w:val="0"/>
        <w:adjustRightInd w:val="0"/>
        <w:spacing w:after="0" w:line="240" w:lineRule="auto"/>
        <w:ind w:left="112"/>
        <w:rPr>
          <w:rFonts w:ascii="Times New Roman" w:hAnsi="Times New Roman" w:cs="Times New Roman"/>
        </w:rPr>
      </w:pPr>
    </w:p>
    <w:p w14:paraId="042D1FD0" w14:textId="6D6342F8" w:rsidR="0023423C" w:rsidRPr="0023423C" w:rsidRDefault="0023423C" w:rsidP="0023423C">
      <w:pPr>
        <w:pStyle w:val="ListParagraph"/>
        <w:kinsoku w:val="0"/>
        <w:overflowPunct w:val="0"/>
        <w:autoSpaceDE w:val="0"/>
        <w:autoSpaceDN w:val="0"/>
        <w:adjustRightInd w:val="0"/>
        <w:spacing w:after="0" w:line="240" w:lineRule="auto"/>
        <w:ind w:left="112"/>
        <w:rPr>
          <w:rFonts w:ascii="Times New Roman" w:hAnsi="Times New Roman" w:cs="Times New Roman"/>
        </w:rPr>
      </w:pPr>
      <w:r>
        <w:rPr>
          <w:rFonts w:ascii="Times New Roman" w:hAnsi="Times New Roman" w:cs="Times New Roman"/>
        </w:rPr>
        <w:t xml:space="preserve">In the event climate or weather conditions become unsuitable for work or induce an environmental hazard, then the entire work shall be rescheduled to a date and time satisfactory to the contractor and the Chief of EMS, the COR or </w:t>
      </w:r>
      <w:proofErr w:type="gramStart"/>
      <w:r>
        <w:rPr>
          <w:rFonts w:ascii="Times New Roman" w:hAnsi="Times New Roman" w:cs="Times New Roman"/>
        </w:rPr>
        <w:t>designee</w:t>
      </w:r>
      <w:proofErr w:type="gramEnd"/>
      <w:r>
        <w:rPr>
          <w:rFonts w:ascii="Times New Roman" w:hAnsi="Times New Roman" w:cs="Times New Roman"/>
        </w:rPr>
        <w:t xml:space="preserve">.  Postponement will not reflect any penalties assessed </w:t>
      </w:r>
      <w:proofErr w:type="gramStart"/>
      <w:r>
        <w:rPr>
          <w:rFonts w:ascii="Times New Roman" w:hAnsi="Times New Roman" w:cs="Times New Roman"/>
        </w:rPr>
        <w:t>to</w:t>
      </w:r>
      <w:proofErr w:type="gramEnd"/>
      <w:r>
        <w:rPr>
          <w:rFonts w:ascii="Times New Roman" w:hAnsi="Times New Roman" w:cs="Times New Roman"/>
        </w:rPr>
        <w:t xml:space="preserve"> the contractor, nor should there be any additional cost </w:t>
      </w:r>
      <w:proofErr w:type="gramStart"/>
      <w:r>
        <w:rPr>
          <w:rFonts w:ascii="Times New Roman" w:hAnsi="Times New Roman" w:cs="Times New Roman"/>
        </w:rPr>
        <w:t>to</w:t>
      </w:r>
      <w:proofErr w:type="gramEnd"/>
      <w:r>
        <w:rPr>
          <w:rFonts w:ascii="Times New Roman" w:hAnsi="Times New Roman" w:cs="Times New Roman"/>
        </w:rPr>
        <w:t xml:space="preserve"> the government.</w:t>
      </w:r>
    </w:p>
    <w:p w14:paraId="1D1B7C00" w14:textId="77777777" w:rsidR="00AA290F" w:rsidRPr="00AA290F" w:rsidRDefault="00AA290F" w:rsidP="00AA290F">
      <w:pPr>
        <w:kinsoku w:val="0"/>
        <w:overflowPunct w:val="0"/>
        <w:autoSpaceDE w:val="0"/>
        <w:autoSpaceDN w:val="0"/>
        <w:adjustRightInd w:val="0"/>
        <w:spacing w:before="10" w:after="0" w:line="240" w:lineRule="auto"/>
        <w:rPr>
          <w:rFonts w:ascii="Times New Roman" w:hAnsi="Times New Roman" w:cs="Times New Roman"/>
          <w:sz w:val="20"/>
          <w:szCs w:val="20"/>
        </w:rPr>
      </w:pPr>
    </w:p>
    <w:p w14:paraId="4270D92D" w14:textId="77777777" w:rsidR="00AA290F" w:rsidRPr="00AA290F" w:rsidRDefault="00AA290F" w:rsidP="00D20441">
      <w:pPr>
        <w:numPr>
          <w:ilvl w:val="1"/>
          <w:numId w:val="14"/>
        </w:numPr>
        <w:tabs>
          <w:tab w:val="left" w:pos="444"/>
        </w:tabs>
        <w:kinsoku w:val="0"/>
        <w:overflowPunct w:val="0"/>
        <w:autoSpaceDE w:val="0"/>
        <w:autoSpaceDN w:val="0"/>
        <w:adjustRightInd w:val="0"/>
        <w:spacing w:after="0" w:line="276" w:lineRule="auto"/>
        <w:ind w:left="0" w:right="562" w:firstLine="0"/>
        <w:rPr>
          <w:rFonts w:ascii="Times New Roman" w:hAnsi="Times New Roman" w:cs="Times New Roman"/>
        </w:rPr>
      </w:pPr>
      <w:r w:rsidRPr="00B378C3">
        <w:rPr>
          <w:rFonts w:ascii="Times New Roman" w:hAnsi="Times New Roman" w:cs="Times New Roman"/>
          <w:b/>
          <w:bCs/>
        </w:rPr>
        <w:t>Invoicing</w:t>
      </w:r>
      <w:r w:rsidRPr="00AA290F">
        <w:rPr>
          <w:rFonts w:ascii="Times New Roman" w:hAnsi="Times New Roman" w:cs="Times New Roman"/>
          <w:b/>
          <w:bCs/>
        </w:rPr>
        <w:t>:</w:t>
      </w:r>
      <w:r w:rsidRPr="00AA290F">
        <w:rPr>
          <w:rFonts w:ascii="Times New Roman" w:hAnsi="Times New Roman" w:cs="Times New Roman"/>
        </w:rPr>
        <w:t xml:space="preserve"> All invoices from the contractor shall be submitted electronically in accordance with VAAR Clause 852.232-72 Electronic Submission of Payment</w:t>
      </w:r>
      <w:r w:rsidRPr="00AA290F">
        <w:rPr>
          <w:rFonts w:ascii="Times New Roman" w:hAnsi="Times New Roman" w:cs="Times New Roman"/>
          <w:spacing w:val="-7"/>
        </w:rPr>
        <w:t xml:space="preserve"> </w:t>
      </w:r>
      <w:r w:rsidRPr="00AA290F">
        <w:rPr>
          <w:rFonts w:ascii="Times New Roman" w:hAnsi="Times New Roman" w:cs="Times New Roman"/>
        </w:rPr>
        <w:t>Requests.</w:t>
      </w:r>
    </w:p>
    <w:p w14:paraId="7E4870A1" w14:textId="77777777" w:rsidR="00AA290F" w:rsidRPr="00AA290F" w:rsidRDefault="00AA290F" w:rsidP="00AA290F">
      <w:pPr>
        <w:kinsoku w:val="0"/>
        <w:overflowPunct w:val="0"/>
        <w:autoSpaceDE w:val="0"/>
        <w:autoSpaceDN w:val="0"/>
        <w:adjustRightInd w:val="0"/>
        <w:spacing w:before="10" w:after="0" w:line="240" w:lineRule="auto"/>
        <w:rPr>
          <w:rFonts w:ascii="Times New Roman" w:hAnsi="Times New Roman" w:cs="Times New Roman"/>
          <w:sz w:val="20"/>
          <w:szCs w:val="20"/>
        </w:rPr>
      </w:pPr>
    </w:p>
    <w:p w14:paraId="3C15D629" w14:textId="77777777" w:rsidR="00AA290F" w:rsidRPr="00AA290F" w:rsidRDefault="00AA290F" w:rsidP="00AA290F">
      <w:pPr>
        <w:kinsoku w:val="0"/>
        <w:overflowPunct w:val="0"/>
        <w:autoSpaceDE w:val="0"/>
        <w:autoSpaceDN w:val="0"/>
        <w:adjustRightInd w:val="0"/>
        <w:spacing w:after="0" w:line="276" w:lineRule="auto"/>
        <w:ind w:left="831" w:right="247"/>
        <w:rPr>
          <w:rFonts w:ascii="Times New Roman" w:hAnsi="Times New Roman" w:cs="Times New Roman"/>
          <w:color w:val="000000"/>
        </w:rPr>
      </w:pPr>
      <w:r w:rsidRPr="00AA290F">
        <w:rPr>
          <w:rFonts w:ascii="Times New Roman" w:hAnsi="Times New Roman" w:cs="Times New Roman"/>
        </w:rPr>
        <w:t xml:space="preserve">VA’s Electronic Invoice Presentment and Payment System – The FSC uses a third-party contractor, Tungsten, to transition vendors from paper to electronic invoice submission. Please go to this website: </w:t>
      </w:r>
      <w:hyperlink r:id="rId6" w:history="1">
        <w:r w:rsidRPr="00AA290F">
          <w:rPr>
            <w:rFonts w:ascii="Times New Roman" w:hAnsi="Times New Roman" w:cs="Times New Roman"/>
            <w:color w:val="0000FF"/>
            <w:u w:val="single"/>
          </w:rPr>
          <w:t>http://www.tungsten-network.com/US/en/veterans-affairs/</w:t>
        </w:r>
        <w:r w:rsidRPr="00AA290F">
          <w:rPr>
            <w:rFonts w:ascii="Times New Roman" w:hAnsi="Times New Roman" w:cs="Times New Roman"/>
            <w:color w:val="0000FF"/>
          </w:rPr>
          <w:t xml:space="preserve"> </w:t>
        </w:r>
      </w:hyperlink>
      <w:r w:rsidRPr="00AA290F">
        <w:rPr>
          <w:rFonts w:ascii="Times New Roman" w:hAnsi="Times New Roman" w:cs="Times New Roman"/>
          <w:color w:val="000000"/>
        </w:rPr>
        <w:t>to begin submitting electronic invoices, free of charge.</w:t>
      </w:r>
    </w:p>
    <w:p w14:paraId="2CC5BE89" w14:textId="77777777" w:rsidR="00AA290F" w:rsidRPr="00AA290F" w:rsidRDefault="00AA290F" w:rsidP="00AA290F">
      <w:pPr>
        <w:kinsoku w:val="0"/>
        <w:overflowPunct w:val="0"/>
        <w:autoSpaceDE w:val="0"/>
        <w:autoSpaceDN w:val="0"/>
        <w:adjustRightInd w:val="0"/>
        <w:spacing w:before="9" w:after="0" w:line="240" w:lineRule="auto"/>
        <w:rPr>
          <w:rFonts w:ascii="Times New Roman" w:hAnsi="Times New Roman" w:cs="Times New Roman"/>
          <w:sz w:val="20"/>
          <w:szCs w:val="20"/>
        </w:rPr>
      </w:pPr>
    </w:p>
    <w:p w14:paraId="392B46DE" w14:textId="77777777" w:rsidR="00AA290F" w:rsidRPr="00AA290F" w:rsidRDefault="00AA290F" w:rsidP="00AA290F">
      <w:pPr>
        <w:kinsoku w:val="0"/>
        <w:overflowPunct w:val="0"/>
        <w:autoSpaceDE w:val="0"/>
        <w:autoSpaceDN w:val="0"/>
        <w:adjustRightInd w:val="0"/>
        <w:spacing w:before="1" w:after="0" w:line="276" w:lineRule="auto"/>
        <w:ind w:left="831" w:right="3167"/>
        <w:rPr>
          <w:rFonts w:ascii="Times New Roman" w:hAnsi="Times New Roman" w:cs="Times New Roman"/>
          <w:color w:val="000000"/>
        </w:rPr>
      </w:pPr>
      <w:r w:rsidRPr="00AA290F">
        <w:rPr>
          <w:rFonts w:ascii="Times New Roman" w:hAnsi="Times New Roman" w:cs="Times New Roman"/>
        </w:rPr>
        <w:t xml:space="preserve">More information on the VA Financial Services Center is available at </w:t>
      </w:r>
      <w:hyperlink r:id="rId7" w:history="1">
        <w:r w:rsidRPr="00AA290F">
          <w:rPr>
            <w:rFonts w:ascii="Times New Roman" w:hAnsi="Times New Roman" w:cs="Times New Roman"/>
            <w:color w:val="0000FF"/>
            <w:u w:val="single"/>
          </w:rPr>
          <w:t>http://www.fsc.va.gov/einvoice.asp</w:t>
        </w:r>
        <w:r w:rsidRPr="00AA290F">
          <w:rPr>
            <w:rFonts w:ascii="Times New Roman" w:hAnsi="Times New Roman" w:cs="Times New Roman"/>
            <w:color w:val="000000"/>
          </w:rPr>
          <w:t>.</w:t>
        </w:r>
      </w:hyperlink>
    </w:p>
    <w:p w14:paraId="4C4A75DC" w14:textId="77777777" w:rsidR="00AA290F" w:rsidRPr="00AA290F" w:rsidRDefault="00AA290F" w:rsidP="00AA290F">
      <w:pPr>
        <w:kinsoku w:val="0"/>
        <w:overflowPunct w:val="0"/>
        <w:autoSpaceDE w:val="0"/>
        <w:autoSpaceDN w:val="0"/>
        <w:adjustRightInd w:val="0"/>
        <w:spacing w:after="0" w:line="240" w:lineRule="auto"/>
        <w:rPr>
          <w:rFonts w:ascii="Times New Roman" w:hAnsi="Times New Roman" w:cs="Times New Roman"/>
          <w:sz w:val="20"/>
          <w:szCs w:val="20"/>
        </w:rPr>
      </w:pPr>
    </w:p>
    <w:p w14:paraId="5F985023" w14:textId="77777777" w:rsidR="00AA290F" w:rsidRPr="00AA290F" w:rsidRDefault="00AA290F" w:rsidP="00AA290F">
      <w:pPr>
        <w:kinsoku w:val="0"/>
        <w:overflowPunct w:val="0"/>
        <w:autoSpaceDE w:val="0"/>
        <w:autoSpaceDN w:val="0"/>
        <w:adjustRightInd w:val="0"/>
        <w:spacing w:before="50" w:after="0" w:line="240" w:lineRule="auto"/>
        <w:ind w:left="831"/>
        <w:rPr>
          <w:rFonts w:ascii="Times New Roman" w:hAnsi="Times New Roman" w:cs="Times New Roman"/>
        </w:rPr>
      </w:pPr>
      <w:r w:rsidRPr="00AA290F">
        <w:rPr>
          <w:rFonts w:ascii="Times New Roman" w:hAnsi="Times New Roman" w:cs="Times New Roman"/>
        </w:rPr>
        <w:t>Vendor e-Invoice Set-Up Information:</w:t>
      </w:r>
    </w:p>
    <w:p w14:paraId="71473909" w14:textId="77777777" w:rsidR="00AA290F" w:rsidRPr="00AA290F" w:rsidRDefault="00AA290F" w:rsidP="00AA290F">
      <w:pPr>
        <w:kinsoku w:val="0"/>
        <w:overflowPunct w:val="0"/>
        <w:autoSpaceDE w:val="0"/>
        <w:autoSpaceDN w:val="0"/>
        <w:adjustRightInd w:val="0"/>
        <w:spacing w:before="3" w:after="0" w:line="240" w:lineRule="auto"/>
        <w:rPr>
          <w:rFonts w:ascii="Times New Roman" w:hAnsi="Times New Roman" w:cs="Times New Roman"/>
          <w:sz w:val="24"/>
          <w:szCs w:val="24"/>
        </w:rPr>
      </w:pPr>
    </w:p>
    <w:p w14:paraId="546404CE" w14:textId="77777777" w:rsidR="00AA290F" w:rsidRPr="00AA290F" w:rsidRDefault="00AA290F" w:rsidP="00AA290F">
      <w:pPr>
        <w:kinsoku w:val="0"/>
        <w:overflowPunct w:val="0"/>
        <w:autoSpaceDE w:val="0"/>
        <w:autoSpaceDN w:val="0"/>
        <w:adjustRightInd w:val="0"/>
        <w:spacing w:after="0" w:line="276" w:lineRule="auto"/>
        <w:ind w:left="831" w:right="259"/>
        <w:rPr>
          <w:rFonts w:ascii="Times New Roman" w:hAnsi="Times New Roman" w:cs="Times New Roman"/>
        </w:rPr>
      </w:pPr>
      <w:r w:rsidRPr="00AA290F">
        <w:rPr>
          <w:rFonts w:ascii="Times New Roman" w:hAnsi="Times New Roman" w:cs="Times New Roman"/>
        </w:rPr>
        <w:t xml:space="preserve">Please contact Tungsten at the phone number or email address listed below to begin submitting your electronic invoices to the VA Financial Services Center for payment processing, free of charge. If you have </w:t>
      </w:r>
      <w:proofErr w:type="gramStart"/>
      <w:r w:rsidRPr="00AA290F">
        <w:rPr>
          <w:rFonts w:ascii="Times New Roman" w:hAnsi="Times New Roman" w:cs="Times New Roman"/>
        </w:rPr>
        <w:t>question</w:t>
      </w:r>
      <w:proofErr w:type="gramEnd"/>
      <w:r w:rsidRPr="00AA290F">
        <w:rPr>
          <w:rFonts w:ascii="Times New Roman" w:hAnsi="Times New Roman" w:cs="Times New Roman"/>
        </w:rPr>
        <w:t xml:space="preserve"> about the e-invoicing program or Tungsten, please contact the FSC at the phone number or email address listed below:</w:t>
      </w:r>
    </w:p>
    <w:p w14:paraId="1C193A77" w14:textId="77777777" w:rsidR="00AA290F" w:rsidRPr="00AA290F" w:rsidRDefault="00AA290F" w:rsidP="00AA290F">
      <w:pPr>
        <w:kinsoku w:val="0"/>
        <w:overflowPunct w:val="0"/>
        <w:autoSpaceDE w:val="0"/>
        <w:autoSpaceDN w:val="0"/>
        <w:adjustRightInd w:val="0"/>
        <w:spacing w:before="8" w:after="0" w:line="240" w:lineRule="auto"/>
        <w:rPr>
          <w:rFonts w:ascii="Times New Roman" w:hAnsi="Times New Roman" w:cs="Times New Roman"/>
          <w:sz w:val="20"/>
          <w:szCs w:val="20"/>
        </w:rPr>
      </w:pPr>
    </w:p>
    <w:p w14:paraId="0EE4A2BA" w14:textId="77777777" w:rsidR="00AA290F" w:rsidRPr="00AA290F" w:rsidRDefault="00AA290F" w:rsidP="00AA290F">
      <w:pPr>
        <w:numPr>
          <w:ilvl w:val="0"/>
          <w:numId w:val="13"/>
        </w:numPr>
        <w:tabs>
          <w:tab w:val="left" w:pos="1192"/>
        </w:tabs>
        <w:kinsoku w:val="0"/>
        <w:overflowPunct w:val="0"/>
        <w:autoSpaceDE w:val="0"/>
        <w:autoSpaceDN w:val="0"/>
        <w:adjustRightInd w:val="0"/>
        <w:spacing w:before="1" w:after="0" w:line="240" w:lineRule="auto"/>
        <w:ind w:hanging="361"/>
        <w:rPr>
          <w:rFonts w:ascii="Times New Roman" w:hAnsi="Times New Roman" w:cs="Times New Roman"/>
        </w:rPr>
      </w:pPr>
      <w:r w:rsidRPr="00AA290F">
        <w:rPr>
          <w:rFonts w:ascii="Times New Roman" w:hAnsi="Times New Roman" w:cs="Times New Roman"/>
        </w:rPr>
        <w:t>Tungsten e-Invoice Setup Information:</w:t>
      </w:r>
      <w:r w:rsidRPr="00AA290F">
        <w:rPr>
          <w:rFonts w:ascii="Times New Roman" w:hAnsi="Times New Roman" w:cs="Times New Roman"/>
          <w:spacing w:val="-1"/>
        </w:rPr>
        <w:t xml:space="preserve"> </w:t>
      </w:r>
      <w:r w:rsidRPr="00AA290F">
        <w:rPr>
          <w:rFonts w:ascii="Times New Roman" w:hAnsi="Times New Roman" w:cs="Times New Roman"/>
        </w:rPr>
        <w:t>1-877-489-6135</w:t>
      </w:r>
    </w:p>
    <w:p w14:paraId="74437596" w14:textId="77777777" w:rsidR="00AA290F" w:rsidRPr="00AA290F" w:rsidRDefault="00AA290F" w:rsidP="00AA290F">
      <w:pPr>
        <w:numPr>
          <w:ilvl w:val="0"/>
          <w:numId w:val="13"/>
        </w:numPr>
        <w:tabs>
          <w:tab w:val="left" w:pos="1192"/>
        </w:tabs>
        <w:kinsoku w:val="0"/>
        <w:overflowPunct w:val="0"/>
        <w:autoSpaceDE w:val="0"/>
        <w:autoSpaceDN w:val="0"/>
        <w:adjustRightInd w:val="0"/>
        <w:spacing w:before="37" w:after="0" w:line="240" w:lineRule="auto"/>
        <w:ind w:hanging="361"/>
        <w:rPr>
          <w:rFonts w:ascii="Times New Roman" w:hAnsi="Times New Roman" w:cs="Times New Roman"/>
          <w:color w:val="0000FF"/>
        </w:rPr>
      </w:pPr>
      <w:r w:rsidRPr="00AA290F">
        <w:rPr>
          <w:rFonts w:ascii="Times New Roman" w:hAnsi="Times New Roman" w:cs="Times New Roman"/>
        </w:rPr>
        <w:t>Tungsten e-Invoice email:</w:t>
      </w:r>
      <w:r w:rsidRPr="00AA290F">
        <w:rPr>
          <w:rFonts w:ascii="Times New Roman" w:hAnsi="Times New Roman" w:cs="Times New Roman"/>
          <w:color w:val="0000FF"/>
        </w:rPr>
        <w:t xml:space="preserve"> </w:t>
      </w:r>
      <w:hyperlink r:id="rId8" w:history="1">
        <w:r w:rsidRPr="00AA290F">
          <w:rPr>
            <w:rFonts w:ascii="Times New Roman" w:hAnsi="Times New Roman" w:cs="Times New Roman"/>
            <w:color w:val="0000FF"/>
            <w:u w:val="single"/>
          </w:rPr>
          <w:t>VA.Registration@Tungsten-Network.com</w:t>
        </w:r>
      </w:hyperlink>
    </w:p>
    <w:p w14:paraId="5B02E849" w14:textId="77777777" w:rsidR="00AA290F" w:rsidRPr="00AA290F" w:rsidRDefault="00AA290F" w:rsidP="00AA290F">
      <w:pPr>
        <w:numPr>
          <w:ilvl w:val="0"/>
          <w:numId w:val="13"/>
        </w:numPr>
        <w:tabs>
          <w:tab w:val="left" w:pos="1192"/>
        </w:tabs>
        <w:kinsoku w:val="0"/>
        <w:overflowPunct w:val="0"/>
        <w:autoSpaceDE w:val="0"/>
        <w:autoSpaceDN w:val="0"/>
        <w:adjustRightInd w:val="0"/>
        <w:spacing w:before="38" w:after="0" w:line="240" w:lineRule="auto"/>
        <w:ind w:hanging="361"/>
        <w:rPr>
          <w:rFonts w:ascii="Times New Roman" w:hAnsi="Times New Roman" w:cs="Times New Roman"/>
        </w:rPr>
      </w:pPr>
      <w:r w:rsidRPr="00AA290F">
        <w:rPr>
          <w:rFonts w:ascii="Times New Roman" w:hAnsi="Times New Roman" w:cs="Times New Roman"/>
        </w:rPr>
        <w:t>FSC e-Invoice Contact Information:</w:t>
      </w:r>
      <w:r w:rsidRPr="00AA290F">
        <w:rPr>
          <w:rFonts w:ascii="Times New Roman" w:hAnsi="Times New Roman" w:cs="Times New Roman"/>
          <w:spacing w:val="-1"/>
        </w:rPr>
        <w:t xml:space="preserve"> </w:t>
      </w:r>
      <w:r w:rsidRPr="00AA290F">
        <w:rPr>
          <w:rFonts w:ascii="Times New Roman" w:hAnsi="Times New Roman" w:cs="Times New Roman"/>
        </w:rPr>
        <w:t>1-877-353-9791</w:t>
      </w:r>
    </w:p>
    <w:p w14:paraId="19962ED5" w14:textId="77777777" w:rsidR="00AA290F" w:rsidRPr="00AA290F" w:rsidRDefault="00AA290F" w:rsidP="00AA290F">
      <w:pPr>
        <w:numPr>
          <w:ilvl w:val="0"/>
          <w:numId w:val="13"/>
        </w:numPr>
        <w:tabs>
          <w:tab w:val="left" w:pos="1192"/>
        </w:tabs>
        <w:kinsoku w:val="0"/>
        <w:overflowPunct w:val="0"/>
        <w:autoSpaceDE w:val="0"/>
        <w:autoSpaceDN w:val="0"/>
        <w:adjustRightInd w:val="0"/>
        <w:spacing w:before="36" w:after="0" w:line="240" w:lineRule="auto"/>
        <w:ind w:hanging="361"/>
        <w:rPr>
          <w:rFonts w:ascii="Times New Roman" w:hAnsi="Times New Roman" w:cs="Times New Roman"/>
          <w:color w:val="0000FF"/>
        </w:rPr>
      </w:pPr>
      <w:r w:rsidRPr="00AA290F">
        <w:rPr>
          <w:rFonts w:ascii="Times New Roman" w:hAnsi="Times New Roman" w:cs="Times New Roman"/>
        </w:rPr>
        <w:t>FSC e-invoice email:</w:t>
      </w:r>
      <w:r w:rsidRPr="00AA290F">
        <w:rPr>
          <w:rFonts w:ascii="Times New Roman" w:hAnsi="Times New Roman" w:cs="Times New Roman"/>
          <w:color w:val="0000FF"/>
          <w:spacing w:val="-1"/>
        </w:rPr>
        <w:t xml:space="preserve"> </w:t>
      </w:r>
      <w:hyperlink r:id="rId9" w:history="1">
        <w:r w:rsidRPr="00AA290F">
          <w:rPr>
            <w:rFonts w:ascii="Times New Roman" w:hAnsi="Times New Roman" w:cs="Times New Roman"/>
            <w:color w:val="0000FF"/>
            <w:u w:val="single"/>
          </w:rPr>
          <w:t>vafsccshd@va.gov</w:t>
        </w:r>
      </w:hyperlink>
    </w:p>
    <w:p w14:paraId="318F73F3" w14:textId="77777777" w:rsidR="00AA290F" w:rsidRPr="00AA290F" w:rsidRDefault="00AA290F" w:rsidP="00AA290F">
      <w:pPr>
        <w:kinsoku w:val="0"/>
        <w:overflowPunct w:val="0"/>
        <w:autoSpaceDE w:val="0"/>
        <w:autoSpaceDN w:val="0"/>
        <w:adjustRightInd w:val="0"/>
        <w:spacing w:after="0" w:line="240" w:lineRule="auto"/>
        <w:rPr>
          <w:rFonts w:ascii="Times New Roman" w:hAnsi="Times New Roman" w:cs="Times New Roman"/>
          <w:sz w:val="20"/>
          <w:szCs w:val="20"/>
        </w:rPr>
      </w:pPr>
    </w:p>
    <w:p w14:paraId="6760118F" w14:textId="77777777" w:rsidR="00AA290F" w:rsidRPr="00AA290F" w:rsidRDefault="00AA290F" w:rsidP="00AA290F">
      <w:pPr>
        <w:kinsoku w:val="0"/>
        <w:overflowPunct w:val="0"/>
        <w:autoSpaceDE w:val="0"/>
        <w:autoSpaceDN w:val="0"/>
        <w:adjustRightInd w:val="0"/>
        <w:spacing w:before="51" w:after="0" w:line="240" w:lineRule="auto"/>
        <w:ind w:left="112"/>
        <w:outlineLvl w:val="0"/>
        <w:rPr>
          <w:rFonts w:ascii="Times New Roman" w:hAnsi="Times New Roman" w:cs="Times New Roman"/>
          <w:b/>
          <w:bCs/>
        </w:rPr>
      </w:pPr>
      <w:r w:rsidRPr="00AA290F">
        <w:rPr>
          <w:rFonts w:ascii="Times New Roman" w:hAnsi="Times New Roman" w:cs="Times New Roman"/>
          <w:b/>
          <w:bCs/>
        </w:rPr>
        <w:t>Section 2: Definitions &amp; Acronyms</w:t>
      </w:r>
    </w:p>
    <w:p w14:paraId="6B8E8472" w14:textId="77777777" w:rsidR="00AA290F" w:rsidRPr="00AA290F" w:rsidRDefault="00AA290F" w:rsidP="00AA290F">
      <w:pPr>
        <w:kinsoku w:val="0"/>
        <w:overflowPunct w:val="0"/>
        <w:autoSpaceDE w:val="0"/>
        <w:autoSpaceDN w:val="0"/>
        <w:adjustRightInd w:val="0"/>
        <w:spacing w:before="2" w:after="0" w:line="240" w:lineRule="auto"/>
        <w:rPr>
          <w:rFonts w:ascii="Times New Roman" w:hAnsi="Times New Roman" w:cs="Times New Roman"/>
          <w:b/>
          <w:bCs/>
          <w:sz w:val="24"/>
          <w:szCs w:val="24"/>
        </w:rPr>
      </w:pPr>
    </w:p>
    <w:p w14:paraId="557C0006" w14:textId="77777777" w:rsidR="00AA290F" w:rsidRPr="00AA290F" w:rsidRDefault="00AA290F" w:rsidP="00AA290F">
      <w:pPr>
        <w:kinsoku w:val="0"/>
        <w:overflowPunct w:val="0"/>
        <w:autoSpaceDE w:val="0"/>
        <w:autoSpaceDN w:val="0"/>
        <w:adjustRightInd w:val="0"/>
        <w:spacing w:before="1" w:after="0" w:line="240" w:lineRule="auto"/>
        <w:ind w:left="112"/>
        <w:rPr>
          <w:rFonts w:ascii="Times New Roman" w:hAnsi="Times New Roman" w:cs="Times New Roman"/>
          <w:b/>
          <w:bCs/>
        </w:rPr>
      </w:pPr>
      <w:r w:rsidRPr="00AA290F">
        <w:rPr>
          <w:rFonts w:ascii="Times New Roman" w:hAnsi="Times New Roman" w:cs="Times New Roman"/>
          <w:b/>
          <w:bCs/>
        </w:rPr>
        <w:t xml:space="preserve">2.1 </w:t>
      </w:r>
      <w:r w:rsidRPr="00B378C3">
        <w:rPr>
          <w:rFonts w:ascii="Times New Roman" w:hAnsi="Times New Roman" w:cs="Times New Roman"/>
          <w:b/>
          <w:bCs/>
          <w:u w:color="000000"/>
        </w:rPr>
        <w:t>Definitions</w:t>
      </w:r>
      <w:r w:rsidRPr="00AA290F">
        <w:rPr>
          <w:rFonts w:ascii="Times New Roman" w:hAnsi="Times New Roman" w:cs="Times New Roman"/>
          <w:b/>
          <w:bCs/>
        </w:rPr>
        <w:t>:</w:t>
      </w:r>
    </w:p>
    <w:p w14:paraId="1119D4B4" w14:textId="77777777" w:rsidR="00AA290F" w:rsidRPr="00AA290F" w:rsidRDefault="00AA290F" w:rsidP="00AA290F">
      <w:pPr>
        <w:kinsoku w:val="0"/>
        <w:overflowPunct w:val="0"/>
        <w:autoSpaceDE w:val="0"/>
        <w:autoSpaceDN w:val="0"/>
        <w:adjustRightInd w:val="0"/>
        <w:spacing w:after="0" w:line="240" w:lineRule="auto"/>
        <w:rPr>
          <w:rFonts w:ascii="Times New Roman" w:hAnsi="Times New Roman" w:cs="Times New Roman"/>
          <w:sz w:val="20"/>
          <w:szCs w:val="20"/>
        </w:rPr>
      </w:pPr>
    </w:p>
    <w:p w14:paraId="2701ADCC" w14:textId="77777777" w:rsidR="00AA290F" w:rsidRPr="00AA290F" w:rsidRDefault="00AA290F" w:rsidP="00AA290F">
      <w:pPr>
        <w:kinsoku w:val="0"/>
        <w:overflowPunct w:val="0"/>
        <w:autoSpaceDE w:val="0"/>
        <w:autoSpaceDN w:val="0"/>
        <w:adjustRightInd w:val="0"/>
        <w:spacing w:before="50" w:after="0" w:line="276" w:lineRule="auto"/>
        <w:ind w:left="831"/>
        <w:rPr>
          <w:rFonts w:ascii="Times New Roman" w:hAnsi="Times New Roman" w:cs="Times New Roman"/>
        </w:rPr>
      </w:pPr>
      <w:r w:rsidRPr="00AA290F">
        <w:rPr>
          <w:rFonts w:ascii="Times New Roman" w:hAnsi="Times New Roman" w:cs="Times New Roman"/>
          <w:i/>
          <w:iCs/>
        </w:rPr>
        <w:t>Contractor</w:t>
      </w:r>
      <w:r w:rsidRPr="00AA290F">
        <w:rPr>
          <w:rFonts w:ascii="Times New Roman" w:hAnsi="Times New Roman" w:cs="Times New Roman"/>
        </w:rPr>
        <w:t>. A supplier or vendor awarded a contract to provide specific supplies or service to the government. The term used in this contract refers to the prime.</w:t>
      </w:r>
    </w:p>
    <w:p w14:paraId="06752BA0" w14:textId="77777777" w:rsidR="00AA290F" w:rsidRPr="00AA290F" w:rsidRDefault="00AA290F" w:rsidP="00AA290F">
      <w:pPr>
        <w:kinsoku w:val="0"/>
        <w:overflowPunct w:val="0"/>
        <w:autoSpaceDE w:val="0"/>
        <w:autoSpaceDN w:val="0"/>
        <w:adjustRightInd w:val="0"/>
        <w:spacing w:before="10" w:after="0" w:line="240" w:lineRule="auto"/>
        <w:rPr>
          <w:rFonts w:ascii="Times New Roman" w:hAnsi="Times New Roman" w:cs="Times New Roman"/>
          <w:sz w:val="20"/>
          <w:szCs w:val="20"/>
        </w:rPr>
      </w:pPr>
    </w:p>
    <w:p w14:paraId="58175BA9" w14:textId="77777777" w:rsidR="00AA290F" w:rsidRPr="00AA290F" w:rsidRDefault="00AA290F" w:rsidP="00AA290F">
      <w:pPr>
        <w:kinsoku w:val="0"/>
        <w:overflowPunct w:val="0"/>
        <w:autoSpaceDE w:val="0"/>
        <w:autoSpaceDN w:val="0"/>
        <w:adjustRightInd w:val="0"/>
        <w:spacing w:before="1" w:after="0" w:line="276" w:lineRule="auto"/>
        <w:ind w:left="832"/>
        <w:rPr>
          <w:rFonts w:ascii="Times New Roman" w:hAnsi="Times New Roman" w:cs="Times New Roman"/>
        </w:rPr>
      </w:pPr>
      <w:r w:rsidRPr="00AA290F">
        <w:rPr>
          <w:rFonts w:ascii="Times New Roman" w:hAnsi="Times New Roman" w:cs="Times New Roman"/>
          <w:i/>
          <w:iCs/>
        </w:rPr>
        <w:t>Subcontractor</w:t>
      </w:r>
      <w:r w:rsidRPr="00AA290F">
        <w:rPr>
          <w:rFonts w:ascii="Times New Roman" w:hAnsi="Times New Roman" w:cs="Times New Roman"/>
        </w:rPr>
        <w:t xml:space="preserve">. One that </w:t>
      </w:r>
      <w:proofErr w:type="gramStart"/>
      <w:r w:rsidRPr="00AA290F">
        <w:rPr>
          <w:rFonts w:ascii="Times New Roman" w:hAnsi="Times New Roman" w:cs="Times New Roman"/>
        </w:rPr>
        <w:t>enters into</w:t>
      </w:r>
      <w:proofErr w:type="gramEnd"/>
      <w:r w:rsidRPr="00AA290F">
        <w:rPr>
          <w:rFonts w:ascii="Times New Roman" w:hAnsi="Times New Roman" w:cs="Times New Roman"/>
        </w:rPr>
        <w:t xml:space="preserve"> a contract with a prime contractor. The Government does not </w:t>
      </w:r>
      <w:proofErr w:type="gramStart"/>
      <w:r w:rsidRPr="00AA290F">
        <w:rPr>
          <w:rFonts w:ascii="Times New Roman" w:hAnsi="Times New Roman" w:cs="Times New Roman"/>
        </w:rPr>
        <w:t>have privity of</w:t>
      </w:r>
      <w:proofErr w:type="gramEnd"/>
      <w:r w:rsidRPr="00AA290F">
        <w:rPr>
          <w:rFonts w:ascii="Times New Roman" w:hAnsi="Times New Roman" w:cs="Times New Roman"/>
        </w:rPr>
        <w:t xml:space="preserve"> contract with the subcontractor.</w:t>
      </w:r>
    </w:p>
    <w:p w14:paraId="132447A0" w14:textId="77777777" w:rsidR="00AA290F" w:rsidRPr="00AA290F" w:rsidRDefault="00AA290F" w:rsidP="00AA290F">
      <w:pPr>
        <w:kinsoku w:val="0"/>
        <w:overflowPunct w:val="0"/>
        <w:autoSpaceDE w:val="0"/>
        <w:autoSpaceDN w:val="0"/>
        <w:adjustRightInd w:val="0"/>
        <w:spacing w:before="10" w:after="0" w:line="240" w:lineRule="auto"/>
        <w:rPr>
          <w:rFonts w:ascii="Times New Roman" w:hAnsi="Times New Roman" w:cs="Times New Roman"/>
          <w:sz w:val="20"/>
          <w:szCs w:val="20"/>
        </w:rPr>
      </w:pPr>
    </w:p>
    <w:p w14:paraId="71DC87CF" w14:textId="77777777" w:rsidR="00AA290F" w:rsidRPr="00AA290F" w:rsidRDefault="008A47C7" w:rsidP="00AA290F">
      <w:pPr>
        <w:kinsoku w:val="0"/>
        <w:overflowPunct w:val="0"/>
        <w:autoSpaceDE w:val="0"/>
        <w:autoSpaceDN w:val="0"/>
        <w:adjustRightInd w:val="0"/>
        <w:spacing w:after="0" w:line="276" w:lineRule="auto"/>
        <w:ind w:left="832" w:right="247"/>
        <w:rPr>
          <w:rFonts w:ascii="Times New Roman" w:hAnsi="Times New Roman" w:cs="Times New Roman"/>
        </w:rPr>
      </w:pPr>
      <w:r w:rsidRPr="00AA290F">
        <w:rPr>
          <w:rFonts w:ascii="Times New Roman" w:hAnsi="Times New Roman" w:cs="Times New Roman"/>
          <w:i/>
          <w:iCs/>
        </w:rPr>
        <w:t>Workday</w:t>
      </w:r>
      <w:r w:rsidR="00AA290F" w:rsidRPr="00AA290F">
        <w:rPr>
          <w:rFonts w:ascii="Times New Roman" w:hAnsi="Times New Roman" w:cs="Times New Roman"/>
        </w:rPr>
        <w:t>. The number of hours per day the Contractor provides services in accordance with the contract.</w:t>
      </w:r>
    </w:p>
    <w:p w14:paraId="3453035D" w14:textId="77777777" w:rsidR="00AA290F" w:rsidRPr="00AA290F" w:rsidRDefault="00AA290F" w:rsidP="00AA290F">
      <w:pPr>
        <w:kinsoku w:val="0"/>
        <w:overflowPunct w:val="0"/>
        <w:autoSpaceDE w:val="0"/>
        <w:autoSpaceDN w:val="0"/>
        <w:adjustRightInd w:val="0"/>
        <w:spacing w:before="10" w:after="0" w:line="240" w:lineRule="auto"/>
        <w:rPr>
          <w:rFonts w:ascii="Times New Roman" w:hAnsi="Times New Roman" w:cs="Times New Roman"/>
          <w:sz w:val="20"/>
          <w:szCs w:val="20"/>
        </w:rPr>
      </w:pPr>
    </w:p>
    <w:p w14:paraId="6FB4E7AA" w14:textId="77777777" w:rsidR="00AA290F" w:rsidRPr="00AA290F" w:rsidRDefault="00AA290F" w:rsidP="00AA290F">
      <w:pPr>
        <w:kinsoku w:val="0"/>
        <w:overflowPunct w:val="0"/>
        <w:autoSpaceDE w:val="0"/>
        <w:autoSpaceDN w:val="0"/>
        <w:adjustRightInd w:val="0"/>
        <w:spacing w:after="0" w:line="240" w:lineRule="auto"/>
        <w:ind w:left="832"/>
        <w:rPr>
          <w:rFonts w:ascii="Times New Roman" w:hAnsi="Times New Roman" w:cs="Times New Roman"/>
        </w:rPr>
      </w:pPr>
      <w:r w:rsidRPr="00AA290F">
        <w:rPr>
          <w:rFonts w:ascii="Times New Roman" w:hAnsi="Times New Roman" w:cs="Times New Roman"/>
          <w:i/>
          <w:iCs/>
        </w:rPr>
        <w:t>Work Week</w:t>
      </w:r>
      <w:r w:rsidRPr="00AA290F">
        <w:rPr>
          <w:rFonts w:ascii="Times New Roman" w:hAnsi="Times New Roman" w:cs="Times New Roman"/>
        </w:rPr>
        <w:t>. Monday through Friday, unless specified otherwise.</w:t>
      </w:r>
    </w:p>
    <w:p w14:paraId="0A285FA5" w14:textId="77777777" w:rsidR="00AA290F" w:rsidRPr="00AA290F" w:rsidRDefault="00AA290F" w:rsidP="00AA290F">
      <w:pPr>
        <w:kinsoku w:val="0"/>
        <w:overflowPunct w:val="0"/>
        <w:autoSpaceDE w:val="0"/>
        <w:autoSpaceDN w:val="0"/>
        <w:adjustRightInd w:val="0"/>
        <w:spacing w:after="0" w:line="240" w:lineRule="auto"/>
        <w:ind w:left="832"/>
        <w:rPr>
          <w:rFonts w:ascii="Times New Roman" w:hAnsi="Times New Roman" w:cs="Times New Roman"/>
        </w:rPr>
        <w:sectPr w:rsidR="00AA290F" w:rsidRPr="00AA290F">
          <w:type w:val="continuous"/>
          <w:pgSz w:w="12240" w:h="15840"/>
          <w:pgMar w:top="1000" w:right="1060" w:bottom="280" w:left="1040" w:header="720" w:footer="720" w:gutter="0"/>
          <w:cols w:space="720"/>
          <w:noEndnote/>
        </w:sectPr>
      </w:pPr>
    </w:p>
    <w:p w14:paraId="49E9EC39" w14:textId="77777777" w:rsidR="00AA290F" w:rsidRPr="00AA290F" w:rsidRDefault="00AA290F" w:rsidP="00AA290F">
      <w:pPr>
        <w:kinsoku w:val="0"/>
        <w:overflowPunct w:val="0"/>
        <w:autoSpaceDE w:val="0"/>
        <w:autoSpaceDN w:val="0"/>
        <w:adjustRightInd w:val="0"/>
        <w:spacing w:before="9" w:after="0" w:line="240" w:lineRule="auto"/>
        <w:rPr>
          <w:rFonts w:ascii="Times New Roman" w:hAnsi="Times New Roman" w:cs="Times New Roman"/>
          <w:sz w:val="17"/>
          <w:szCs w:val="17"/>
        </w:rPr>
      </w:pPr>
    </w:p>
    <w:p w14:paraId="2E1811C9" w14:textId="77777777" w:rsidR="00AA290F" w:rsidRPr="00AA290F" w:rsidRDefault="00AA290F" w:rsidP="00AA290F">
      <w:pPr>
        <w:kinsoku w:val="0"/>
        <w:overflowPunct w:val="0"/>
        <w:autoSpaceDE w:val="0"/>
        <w:autoSpaceDN w:val="0"/>
        <w:adjustRightInd w:val="0"/>
        <w:spacing w:before="51" w:after="0" w:line="240" w:lineRule="auto"/>
        <w:ind w:left="112"/>
        <w:rPr>
          <w:rFonts w:ascii="Times New Roman" w:hAnsi="Times New Roman" w:cs="Times New Roman"/>
          <w:b/>
          <w:bCs/>
        </w:rPr>
      </w:pPr>
      <w:r w:rsidRPr="00AA290F">
        <w:rPr>
          <w:rFonts w:ascii="Times New Roman" w:hAnsi="Times New Roman" w:cs="Times New Roman"/>
          <w:b/>
          <w:bCs/>
        </w:rPr>
        <w:t xml:space="preserve">2.2 </w:t>
      </w:r>
      <w:r w:rsidRPr="00B378C3">
        <w:rPr>
          <w:rFonts w:ascii="Times New Roman" w:hAnsi="Times New Roman" w:cs="Times New Roman"/>
          <w:b/>
          <w:bCs/>
        </w:rPr>
        <w:t>Acronyms</w:t>
      </w:r>
      <w:r w:rsidRPr="00AA290F">
        <w:rPr>
          <w:rFonts w:ascii="Times New Roman" w:hAnsi="Times New Roman" w:cs="Times New Roman"/>
          <w:b/>
          <w:bCs/>
        </w:rPr>
        <w:t>:</w:t>
      </w:r>
    </w:p>
    <w:p w14:paraId="6C6F2602" w14:textId="77777777" w:rsidR="00AA290F" w:rsidRPr="00AA290F" w:rsidRDefault="00AA290F" w:rsidP="00AA290F">
      <w:pPr>
        <w:kinsoku w:val="0"/>
        <w:overflowPunct w:val="0"/>
        <w:autoSpaceDE w:val="0"/>
        <w:autoSpaceDN w:val="0"/>
        <w:adjustRightInd w:val="0"/>
        <w:spacing w:after="0" w:line="240" w:lineRule="auto"/>
        <w:rPr>
          <w:rFonts w:ascii="Times New Roman" w:hAnsi="Times New Roman" w:cs="Times New Roman"/>
          <w:sz w:val="20"/>
          <w:szCs w:val="20"/>
        </w:rPr>
      </w:pPr>
    </w:p>
    <w:p w14:paraId="7F11FA55" w14:textId="77777777" w:rsidR="00AA290F" w:rsidRPr="00AA290F" w:rsidRDefault="00AA290F" w:rsidP="00AA290F">
      <w:pPr>
        <w:kinsoku w:val="0"/>
        <w:overflowPunct w:val="0"/>
        <w:autoSpaceDE w:val="0"/>
        <w:autoSpaceDN w:val="0"/>
        <w:adjustRightInd w:val="0"/>
        <w:spacing w:before="50" w:after="0" w:line="240" w:lineRule="auto"/>
        <w:ind w:left="831"/>
        <w:rPr>
          <w:rFonts w:ascii="Times New Roman" w:hAnsi="Times New Roman" w:cs="Times New Roman"/>
        </w:rPr>
      </w:pPr>
      <w:r w:rsidRPr="00AA290F">
        <w:rPr>
          <w:rFonts w:ascii="Times New Roman" w:hAnsi="Times New Roman" w:cs="Times New Roman"/>
        </w:rPr>
        <w:t>CBOC Community Based Outpatient Clinic</w:t>
      </w:r>
    </w:p>
    <w:p w14:paraId="6FBD8663" w14:textId="77777777" w:rsidR="00AA290F" w:rsidRPr="00AA290F" w:rsidRDefault="00AA290F" w:rsidP="00AA290F">
      <w:pPr>
        <w:kinsoku w:val="0"/>
        <w:overflowPunct w:val="0"/>
        <w:autoSpaceDE w:val="0"/>
        <w:autoSpaceDN w:val="0"/>
        <w:adjustRightInd w:val="0"/>
        <w:spacing w:before="39" w:after="0" w:line="240" w:lineRule="auto"/>
        <w:ind w:left="832"/>
        <w:rPr>
          <w:rFonts w:ascii="Times New Roman" w:hAnsi="Times New Roman" w:cs="Times New Roman"/>
        </w:rPr>
      </w:pPr>
      <w:r w:rsidRPr="00AA290F">
        <w:rPr>
          <w:rFonts w:ascii="Times New Roman" w:hAnsi="Times New Roman" w:cs="Times New Roman"/>
        </w:rPr>
        <w:t>COR Contracting Officer Representative</w:t>
      </w:r>
    </w:p>
    <w:p w14:paraId="54D97960" w14:textId="77777777" w:rsidR="00AA290F" w:rsidRPr="00AA290F" w:rsidRDefault="00AA290F" w:rsidP="00AA290F">
      <w:pPr>
        <w:kinsoku w:val="0"/>
        <w:overflowPunct w:val="0"/>
        <w:autoSpaceDE w:val="0"/>
        <w:autoSpaceDN w:val="0"/>
        <w:adjustRightInd w:val="0"/>
        <w:spacing w:before="37" w:after="0" w:line="240" w:lineRule="auto"/>
        <w:ind w:left="832"/>
        <w:rPr>
          <w:rFonts w:ascii="Times New Roman" w:hAnsi="Times New Roman" w:cs="Times New Roman"/>
        </w:rPr>
      </w:pPr>
      <w:r w:rsidRPr="00AA290F">
        <w:rPr>
          <w:rFonts w:ascii="Times New Roman" w:hAnsi="Times New Roman" w:cs="Times New Roman"/>
        </w:rPr>
        <w:t>IPM Integrated Pest Management</w:t>
      </w:r>
    </w:p>
    <w:p w14:paraId="361249FE" w14:textId="296B8BFF" w:rsidR="00AA290F" w:rsidRPr="00AA290F" w:rsidRDefault="004D4085" w:rsidP="00AA290F">
      <w:pPr>
        <w:kinsoku w:val="0"/>
        <w:overflowPunct w:val="0"/>
        <w:autoSpaceDE w:val="0"/>
        <w:autoSpaceDN w:val="0"/>
        <w:adjustRightInd w:val="0"/>
        <w:spacing w:before="37" w:after="0" w:line="240" w:lineRule="auto"/>
        <w:ind w:left="832"/>
        <w:rPr>
          <w:rFonts w:ascii="Times New Roman" w:hAnsi="Times New Roman" w:cs="Times New Roman"/>
        </w:rPr>
      </w:pPr>
      <w:r>
        <w:rPr>
          <w:rFonts w:ascii="Times New Roman" w:hAnsi="Times New Roman" w:cs="Times New Roman"/>
        </w:rPr>
        <w:t xml:space="preserve">(SDS) </w:t>
      </w:r>
      <w:r w:rsidR="00AA290F" w:rsidRPr="00AA290F">
        <w:rPr>
          <w:rFonts w:ascii="Times New Roman" w:hAnsi="Times New Roman" w:cs="Times New Roman"/>
        </w:rPr>
        <w:t>MSDS Material Safety Data Sheets</w:t>
      </w:r>
    </w:p>
    <w:p w14:paraId="76AD613F" w14:textId="77777777" w:rsidR="00AA290F" w:rsidRPr="00AA290F" w:rsidRDefault="00AA290F" w:rsidP="00AA290F">
      <w:pPr>
        <w:kinsoku w:val="0"/>
        <w:overflowPunct w:val="0"/>
        <w:autoSpaceDE w:val="0"/>
        <w:autoSpaceDN w:val="0"/>
        <w:adjustRightInd w:val="0"/>
        <w:spacing w:before="37" w:after="0" w:line="240" w:lineRule="auto"/>
        <w:ind w:left="832"/>
        <w:rPr>
          <w:rFonts w:ascii="Times New Roman" w:hAnsi="Times New Roman" w:cs="Times New Roman"/>
        </w:rPr>
      </w:pPr>
      <w:r w:rsidRPr="00AA290F">
        <w:rPr>
          <w:rFonts w:ascii="Times New Roman" w:hAnsi="Times New Roman" w:cs="Times New Roman"/>
        </w:rPr>
        <w:lastRenderedPageBreak/>
        <w:t>PWS Performance Work Statement</w:t>
      </w:r>
    </w:p>
    <w:p w14:paraId="7478B521" w14:textId="77777777" w:rsidR="00AA290F" w:rsidRPr="00AA290F" w:rsidRDefault="00AA290F" w:rsidP="00AA290F">
      <w:pPr>
        <w:kinsoku w:val="0"/>
        <w:overflowPunct w:val="0"/>
        <w:autoSpaceDE w:val="0"/>
        <w:autoSpaceDN w:val="0"/>
        <w:adjustRightInd w:val="0"/>
        <w:spacing w:before="39" w:after="0" w:line="240" w:lineRule="auto"/>
        <w:ind w:left="832"/>
        <w:rPr>
          <w:rFonts w:ascii="Times New Roman" w:hAnsi="Times New Roman" w:cs="Times New Roman"/>
        </w:rPr>
      </w:pPr>
      <w:r w:rsidRPr="00AA290F">
        <w:rPr>
          <w:rFonts w:ascii="Times New Roman" w:hAnsi="Times New Roman" w:cs="Times New Roman"/>
        </w:rPr>
        <w:t>VA Veterans Affairs</w:t>
      </w:r>
    </w:p>
    <w:p w14:paraId="55C9ADF2" w14:textId="4AF2A420" w:rsidR="00A47A92" w:rsidRDefault="00AA290F" w:rsidP="005274DB">
      <w:pPr>
        <w:kinsoku w:val="0"/>
        <w:overflowPunct w:val="0"/>
        <w:autoSpaceDE w:val="0"/>
        <w:autoSpaceDN w:val="0"/>
        <w:adjustRightInd w:val="0"/>
        <w:spacing w:before="37" w:after="0" w:line="240" w:lineRule="auto"/>
        <w:ind w:left="115" w:right="1915" w:firstLine="720"/>
        <w:contextualSpacing/>
        <w:rPr>
          <w:rFonts w:ascii="Times New Roman" w:hAnsi="Times New Roman" w:cs="Times New Roman"/>
        </w:rPr>
      </w:pPr>
      <w:r w:rsidRPr="00AA290F">
        <w:rPr>
          <w:rFonts w:ascii="Times New Roman" w:hAnsi="Times New Roman" w:cs="Times New Roman"/>
        </w:rPr>
        <w:t>VA</w:t>
      </w:r>
      <w:r w:rsidR="00A47A92">
        <w:rPr>
          <w:rFonts w:ascii="Times New Roman" w:hAnsi="Times New Roman" w:cs="Times New Roman"/>
        </w:rPr>
        <w:t>CC</w:t>
      </w:r>
      <w:r w:rsidRPr="00AA290F">
        <w:rPr>
          <w:rFonts w:ascii="Times New Roman" w:hAnsi="Times New Roman" w:cs="Times New Roman"/>
        </w:rPr>
        <w:t xml:space="preserve">HCS Veterans Affairs </w:t>
      </w:r>
      <w:r w:rsidR="00A47A92">
        <w:rPr>
          <w:rFonts w:ascii="Times New Roman" w:hAnsi="Times New Roman" w:cs="Times New Roman"/>
        </w:rPr>
        <w:t>Central California</w:t>
      </w:r>
      <w:r w:rsidRPr="00AA290F">
        <w:rPr>
          <w:rFonts w:ascii="Times New Roman" w:hAnsi="Times New Roman" w:cs="Times New Roman"/>
        </w:rPr>
        <w:t xml:space="preserve"> Health Care System </w:t>
      </w:r>
    </w:p>
    <w:p w14:paraId="598F2D2D" w14:textId="264B93BC" w:rsidR="005274DB" w:rsidRDefault="005274DB" w:rsidP="005274DB">
      <w:pPr>
        <w:kinsoku w:val="0"/>
        <w:overflowPunct w:val="0"/>
        <w:autoSpaceDE w:val="0"/>
        <w:autoSpaceDN w:val="0"/>
        <w:adjustRightInd w:val="0"/>
        <w:spacing w:before="37" w:after="0" w:line="240" w:lineRule="auto"/>
        <w:ind w:left="115" w:right="1915" w:firstLine="720"/>
        <w:contextualSpacing/>
        <w:rPr>
          <w:rFonts w:ascii="Times New Roman" w:hAnsi="Times New Roman" w:cs="Times New Roman"/>
        </w:rPr>
      </w:pPr>
      <w:r>
        <w:rPr>
          <w:rFonts w:ascii="Times New Roman" w:hAnsi="Times New Roman" w:cs="Times New Roman"/>
        </w:rPr>
        <w:t>VHA Veterans Health Administration</w:t>
      </w:r>
    </w:p>
    <w:p w14:paraId="3C6F5BD4" w14:textId="6C6776A4" w:rsidR="005E48CA" w:rsidRDefault="005E48CA" w:rsidP="005274DB">
      <w:pPr>
        <w:kinsoku w:val="0"/>
        <w:overflowPunct w:val="0"/>
        <w:autoSpaceDE w:val="0"/>
        <w:autoSpaceDN w:val="0"/>
        <w:adjustRightInd w:val="0"/>
        <w:spacing w:before="37" w:after="0" w:line="240" w:lineRule="auto"/>
        <w:ind w:left="115" w:right="1915" w:firstLine="720"/>
        <w:contextualSpacing/>
        <w:rPr>
          <w:rFonts w:ascii="Times New Roman" w:hAnsi="Times New Roman" w:cs="Times New Roman"/>
        </w:rPr>
      </w:pPr>
      <w:r>
        <w:rPr>
          <w:rFonts w:ascii="Times New Roman" w:hAnsi="Times New Roman" w:cs="Times New Roman"/>
        </w:rPr>
        <w:t>IAW In Accordance With</w:t>
      </w:r>
    </w:p>
    <w:p w14:paraId="68A6AE29" w14:textId="77777777" w:rsidR="005274DB" w:rsidRDefault="005274DB" w:rsidP="00AA290F">
      <w:pPr>
        <w:kinsoku w:val="0"/>
        <w:overflowPunct w:val="0"/>
        <w:autoSpaceDE w:val="0"/>
        <w:autoSpaceDN w:val="0"/>
        <w:adjustRightInd w:val="0"/>
        <w:spacing w:before="37" w:after="0" w:line="504" w:lineRule="auto"/>
        <w:ind w:left="113" w:right="1916" w:firstLine="719"/>
        <w:rPr>
          <w:rFonts w:ascii="Times New Roman" w:hAnsi="Times New Roman" w:cs="Times New Roman"/>
        </w:rPr>
      </w:pPr>
    </w:p>
    <w:p w14:paraId="3522F99A" w14:textId="77777777" w:rsidR="00751EB2" w:rsidRDefault="00AA290F" w:rsidP="00A47A92">
      <w:pPr>
        <w:kinsoku w:val="0"/>
        <w:overflowPunct w:val="0"/>
        <w:autoSpaceDE w:val="0"/>
        <w:autoSpaceDN w:val="0"/>
        <w:adjustRightInd w:val="0"/>
        <w:spacing w:before="37" w:after="0" w:line="504" w:lineRule="auto"/>
        <w:ind w:left="115" w:right="1915"/>
        <w:rPr>
          <w:rFonts w:ascii="Times New Roman" w:hAnsi="Times New Roman" w:cs="Times New Roman"/>
          <w:b/>
          <w:bCs/>
        </w:rPr>
      </w:pPr>
      <w:r w:rsidRPr="00AA290F">
        <w:rPr>
          <w:rFonts w:ascii="Times New Roman" w:hAnsi="Times New Roman" w:cs="Times New Roman"/>
          <w:b/>
          <w:bCs/>
        </w:rPr>
        <w:t xml:space="preserve">Section 3: Government Furnished Property, Equipment, and Services </w:t>
      </w:r>
    </w:p>
    <w:p w14:paraId="1BE77F42" w14:textId="1D72FB09" w:rsidR="00AA290F" w:rsidRPr="00B742AF" w:rsidRDefault="00AA290F" w:rsidP="00B742AF">
      <w:pPr>
        <w:kinsoku w:val="0"/>
        <w:overflowPunct w:val="0"/>
        <w:autoSpaceDE w:val="0"/>
        <w:autoSpaceDN w:val="0"/>
        <w:adjustRightInd w:val="0"/>
        <w:spacing w:before="37" w:after="0" w:line="504" w:lineRule="auto"/>
        <w:ind w:left="115" w:right="1915"/>
        <w:rPr>
          <w:rFonts w:ascii="Times New Roman" w:hAnsi="Times New Roman" w:cs="Times New Roman"/>
        </w:rPr>
      </w:pPr>
      <w:r w:rsidRPr="00AA290F">
        <w:rPr>
          <w:rFonts w:ascii="Times New Roman" w:hAnsi="Times New Roman" w:cs="Times New Roman"/>
        </w:rPr>
        <w:t>None</w:t>
      </w:r>
      <w:r w:rsidR="00B742AF">
        <w:rPr>
          <w:rFonts w:ascii="Times New Roman" w:hAnsi="Times New Roman" w:cs="Times New Roman"/>
        </w:rPr>
        <w:t>.</w:t>
      </w:r>
    </w:p>
    <w:p w14:paraId="1B09BD14" w14:textId="77777777" w:rsidR="00AA290F" w:rsidRPr="00AA290F" w:rsidRDefault="00AA290F" w:rsidP="00AA290F">
      <w:pPr>
        <w:kinsoku w:val="0"/>
        <w:overflowPunct w:val="0"/>
        <w:autoSpaceDE w:val="0"/>
        <w:autoSpaceDN w:val="0"/>
        <w:adjustRightInd w:val="0"/>
        <w:spacing w:before="1" w:after="0" w:line="240" w:lineRule="auto"/>
        <w:ind w:left="113"/>
        <w:outlineLvl w:val="0"/>
        <w:rPr>
          <w:rFonts w:ascii="Times New Roman" w:hAnsi="Times New Roman" w:cs="Times New Roman"/>
          <w:b/>
          <w:bCs/>
        </w:rPr>
      </w:pPr>
      <w:r w:rsidRPr="00AA290F">
        <w:rPr>
          <w:rFonts w:ascii="Times New Roman" w:hAnsi="Times New Roman" w:cs="Times New Roman"/>
          <w:b/>
          <w:bCs/>
        </w:rPr>
        <w:t>Section 4: Contractor Furnished Items and Services</w:t>
      </w:r>
    </w:p>
    <w:p w14:paraId="5FA76149" w14:textId="77777777" w:rsidR="00AA290F" w:rsidRPr="00AA290F" w:rsidRDefault="00AA290F" w:rsidP="00AA290F">
      <w:pPr>
        <w:kinsoku w:val="0"/>
        <w:overflowPunct w:val="0"/>
        <w:autoSpaceDE w:val="0"/>
        <w:autoSpaceDN w:val="0"/>
        <w:adjustRightInd w:val="0"/>
        <w:spacing w:before="1" w:after="0" w:line="240" w:lineRule="auto"/>
        <w:rPr>
          <w:rFonts w:ascii="Times New Roman" w:hAnsi="Times New Roman" w:cs="Times New Roman"/>
          <w:b/>
          <w:bCs/>
          <w:sz w:val="24"/>
          <w:szCs w:val="24"/>
        </w:rPr>
      </w:pPr>
    </w:p>
    <w:p w14:paraId="334C1020" w14:textId="77777777" w:rsidR="00AA290F" w:rsidRPr="00AA290F" w:rsidRDefault="00AA290F" w:rsidP="00A47A92">
      <w:pPr>
        <w:kinsoku w:val="0"/>
        <w:overflowPunct w:val="0"/>
        <w:autoSpaceDE w:val="0"/>
        <w:autoSpaceDN w:val="0"/>
        <w:adjustRightInd w:val="0"/>
        <w:spacing w:after="0" w:line="276" w:lineRule="auto"/>
        <w:ind w:left="115" w:right="101"/>
        <w:rPr>
          <w:rFonts w:ascii="Times New Roman" w:hAnsi="Times New Roman" w:cs="Times New Roman"/>
        </w:rPr>
      </w:pPr>
      <w:r w:rsidRPr="00AA290F">
        <w:rPr>
          <w:rFonts w:ascii="Times New Roman" w:hAnsi="Times New Roman" w:cs="Times New Roman"/>
        </w:rPr>
        <w:t>The Contractor shall provide all equipment, supplies, management, supervision, personnel, and transportation necessary to assure that all services are in accordance with the contract and all applicable laws and regulations. The contractor shall ensure all work meets performance standards specified in this Performance Work Statement (PWS) and referenced documents.</w:t>
      </w:r>
    </w:p>
    <w:p w14:paraId="081376F7" w14:textId="77777777" w:rsidR="00AA290F" w:rsidRPr="00AA290F" w:rsidRDefault="00AA290F" w:rsidP="00AA290F">
      <w:pPr>
        <w:kinsoku w:val="0"/>
        <w:overflowPunct w:val="0"/>
        <w:autoSpaceDE w:val="0"/>
        <w:autoSpaceDN w:val="0"/>
        <w:adjustRightInd w:val="0"/>
        <w:spacing w:after="0" w:line="240" w:lineRule="auto"/>
        <w:rPr>
          <w:rFonts w:ascii="Times New Roman" w:hAnsi="Times New Roman" w:cs="Times New Roman"/>
          <w:sz w:val="24"/>
          <w:szCs w:val="24"/>
        </w:rPr>
      </w:pPr>
    </w:p>
    <w:p w14:paraId="6DC7A550" w14:textId="33CA4CBD" w:rsidR="00AA290F" w:rsidRDefault="00AA290F" w:rsidP="00AA290F">
      <w:pPr>
        <w:kinsoku w:val="0"/>
        <w:overflowPunct w:val="0"/>
        <w:autoSpaceDE w:val="0"/>
        <w:autoSpaceDN w:val="0"/>
        <w:adjustRightInd w:val="0"/>
        <w:spacing w:after="0" w:line="240" w:lineRule="auto"/>
        <w:ind w:left="113"/>
        <w:outlineLvl w:val="0"/>
        <w:rPr>
          <w:rFonts w:ascii="Times New Roman" w:hAnsi="Times New Roman" w:cs="Times New Roman"/>
          <w:b/>
          <w:bCs/>
        </w:rPr>
      </w:pPr>
      <w:r w:rsidRPr="00AA290F">
        <w:rPr>
          <w:rFonts w:ascii="Times New Roman" w:hAnsi="Times New Roman" w:cs="Times New Roman"/>
          <w:b/>
          <w:bCs/>
        </w:rPr>
        <w:t>Section 5: Specific Tasks</w:t>
      </w:r>
    </w:p>
    <w:p w14:paraId="72EEBB29" w14:textId="77777777" w:rsidR="00874D56" w:rsidRDefault="00874D56" w:rsidP="00AA290F">
      <w:pPr>
        <w:kinsoku w:val="0"/>
        <w:overflowPunct w:val="0"/>
        <w:autoSpaceDE w:val="0"/>
        <w:autoSpaceDN w:val="0"/>
        <w:adjustRightInd w:val="0"/>
        <w:spacing w:after="0" w:line="240" w:lineRule="auto"/>
        <w:ind w:left="113"/>
        <w:outlineLvl w:val="0"/>
        <w:rPr>
          <w:rFonts w:ascii="Times New Roman" w:hAnsi="Times New Roman" w:cs="Times New Roman"/>
          <w:b/>
          <w:bCs/>
        </w:rPr>
      </w:pPr>
    </w:p>
    <w:p w14:paraId="30CD2C9C" w14:textId="77777777" w:rsidR="00EA0F11" w:rsidRPr="00AA290F" w:rsidRDefault="00EA0F11" w:rsidP="00EA0F11">
      <w:pPr>
        <w:tabs>
          <w:tab w:val="left" w:pos="833"/>
        </w:tabs>
        <w:kinsoku w:val="0"/>
        <w:overflowPunct w:val="0"/>
        <w:autoSpaceDE w:val="0"/>
        <w:autoSpaceDN w:val="0"/>
        <w:adjustRightInd w:val="0"/>
        <w:spacing w:after="0" w:line="276" w:lineRule="auto"/>
        <w:ind w:left="832" w:right="134"/>
        <w:rPr>
          <w:rFonts w:ascii="Times New Roman" w:hAnsi="Times New Roman" w:cs="Times New Roman"/>
        </w:rPr>
      </w:pPr>
      <w:r w:rsidRPr="00AA290F">
        <w:rPr>
          <w:rFonts w:ascii="Times New Roman" w:hAnsi="Times New Roman" w:cs="Times New Roman"/>
        </w:rPr>
        <w:t>All tasks shall be accomplished to meet the guidelines in the National Pest Control Association’s “Good Practice Standards.” The Integrated Pest Management (IPM) services required of the Contractor are as</w:t>
      </w:r>
      <w:r w:rsidRPr="00AA290F">
        <w:rPr>
          <w:rFonts w:ascii="Times New Roman" w:hAnsi="Times New Roman" w:cs="Times New Roman"/>
          <w:spacing w:val="-13"/>
        </w:rPr>
        <w:t xml:space="preserve"> </w:t>
      </w:r>
      <w:r w:rsidRPr="00AA290F">
        <w:rPr>
          <w:rFonts w:ascii="Times New Roman" w:hAnsi="Times New Roman" w:cs="Times New Roman"/>
        </w:rPr>
        <w:t>follows:</w:t>
      </w:r>
    </w:p>
    <w:p w14:paraId="4A35353D" w14:textId="77777777" w:rsidR="00EA0F11" w:rsidRPr="00AA290F" w:rsidRDefault="00EA0F11" w:rsidP="00EA0F11">
      <w:pPr>
        <w:kinsoku w:val="0"/>
        <w:overflowPunct w:val="0"/>
        <w:autoSpaceDE w:val="0"/>
        <w:autoSpaceDN w:val="0"/>
        <w:adjustRightInd w:val="0"/>
        <w:spacing w:before="10" w:after="0" w:line="240" w:lineRule="auto"/>
        <w:rPr>
          <w:rFonts w:ascii="Times New Roman" w:hAnsi="Times New Roman" w:cs="Times New Roman"/>
          <w:sz w:val="20"/>
          <w:szCs w:val="20"/>
        </w:rPr>
      </w:pPr>
    </w:p>
    <w:p w14:paraId="76483375" w14:textId="2B0B5702" w:rsidR="00EA0F11" w:rsidRDefault="00EA0F11" w:rsidP="00EA0F11">
      <w:pPr>
        <w:numPr>
          <w:ilvl w:val="3"/>
          <w:numId w:val="12"/>
        </w:numPr>
        <w:tabs>
          <w:tab w:val="left" w:pos="1193"/>
        </w:tabs>
        <w:kinsoku w:val="0"/>
        <w:overflowPunct w:val="0"/>
        <w:autoSpaceDE w:val="0"/>
        <w:autoSpaceDN w:val="0"/>
        <w:adjustRightInd w:val="0"/>
        <w:spacing w:after="0" w:line="240" w:lineRule="auto"/>
        <w:ind w:left="1195"/>
        <w:rPr>
          <w:rFonts w:ascii="Times New Roman" w:hAnsi="Times New Roman" w:cs="Times New Roman"/>
        </w:rPr>
      </w:pPr>
      <w:r w:rsidRPr="00AA290F">
        <w:rPr>
          <w:rFonts w:ascii="Times New Roman" w:hAnsi="Times New Roman" w:cs="Times New Roman"/>
        </w:rPr>
        <w:t>Inspection: Determine which pest management measures are appropriate and</w:t>
      </w:r>
      <w:r w:rsidRPr="00AA290F">
        <w:rPr>
          <w:rFonts w:ascii="Times New Roman" w:hAnsi="Times New Roman" w:cs="Times New Roman"/>
          <w:spacing w:val="-3"/>
        </w:rPr>
        <w:t xml:space="preserve"> </w:t>
      </w:r>
      <w:r w:rsidRPr="00AA290F">
        <w:rPr>
          <w:rFonts w:ascii="Times New Roman" w:hAnsi="Times New Roman" w:cs="Times New Roman"/>
        </w:rPr>
        <w:t>required.</w:t>
      </w:r>
    </w:p>
    <w:p w14:paraId="6D15AC6F" w14:textId="77777777" w:rsidR="000025BE" w:rsidRDefault="000025BE" w:rsidP="00B742AF">
      <w:pPr>
        <w:tabs>
          <w:tab w:val="left" w:pos="1193"/>
        </w:tabs>
        <w:kinsoku w:val="0"/>
        <w:overflowPunct w:val="0"/>
        <w:autoSpaceDE w:val="0"/>
        <w:autoSpaceDN w:val="0"/>
        <w:adjustRightInd w:val="0"/>
        <w:spacing w:after="0" w:line="240" w:lineRule="auto"/>
        <w:rPr>
          <w:rFonts w:ascii="Times New Roman" w:hAnsi="Times New Roman" w:cs="Times New Roman"/>
        </w:rPr>
      </w:pPr>
    </w:p>
    <w:p w14:paraId="4C6582C6" w14:textId="34975FBC" w:rsidR="00B742AF" w:rsidRPr="00B742AF" w:rsidRDefault="004D4085" w:rsidP="00B742AF">
      <w:pPr>
        <w:numPr>
          <w:ilvl w:val="3"/>
          <w:numId w:val="12"/>
        </w:numPr>
        <w:tabs>
          <w:tab w:val="left" w:pos="1193"/>
        </w:tabs>
        <w:kinsoku w:val="0"/>
        <w:overflowPunct w:val="0"/>
        <w:autoSpaceDE w:val="0"/>
        <w:autoSpaceDN w:val="0"/>
        <w:adjustRightInd w:val="0"/>
        <w:spacing w:after="0" w:line="240" w:lineRule="auto"/>
        <w:ind w:left="1195"/>
        <w:rPr>
          <w:rFonts w:ascii="Times New Roman" w:hAnsi="Times New Roman" w:cs="Times New Roman"/>
        </w:rPr>
      </w:pPr>
      <w:r>
        <w:rPr>
          <w:rFonts w:ascii="Times New Roman" w:hAnsi="Times New Roman" w:cs="Times New Roman"/>
        </w:rPr>
        <w:t>Twice a m</w:t>
      </w:r>
      <w:r w:rsidR="00011A1B">
        <w:rPr>
          <w:rFonts w:ascii="Times New Roman" w:hAnsi="Times New Roman" w:cs="Times New Roman"/>
        </w:rPr>
        <w:t>onth</w:t>
      </w:r>
      <w:r w:rsidR="00766A6C">
        <w:rPr>
          <w:rFonts w:ascii="Times New Roman" w:hAnsi="Times New Roman" w:cs="Times New Roman"/>
        </w:rPr>
        <w:t xml:space="preserve"> fly light and glue trap inspection.</w:t>
      </w:r>
      <w:r w:rsidR="00104B50">
        <w:rPr>
          <w:rFonts w:ascii="Times New Roman" w:hAnsi="Times New Roman" w:cs="Times New Roman"/>
        </w:rPr>
        <w:t xml:space="preserve">  </w:t>
      </w:r>
      <w:proofErr w:type="gramStart"/>
      <w:r w:rsidR="00104B50" w:rsidRPr="00104B50">
        <w:rPr>
          <w:rFonts w:ascii="Times New Roman" w:hAnsi="Times New Roman" w:cs="Times New Roman"/>
        </w:rPr>
        <w:t>Contractor</w:t>
      </w:r>
      <w:proofErr w:type="gramEnd"/>
      <w:r w:rsidR="00104B50" w:rsidRPr="00104B50">
        <w:rPr>
          <w:rFonts w:ascii="Times New Roman" w:hAnsi="Times New Roman" w:cs="Times New Roman"/>
        </w:rPr>
        <w:t xml:space="preserve"> will be required to service and maintain all fly lights. This will include </w:t>
      </w:r>
      <w:r>
        <w:rPr>
          <w:rFonts w:ascii="Times New Roman" w:hAnsi="Times New Roman" w:cs="Times New Roman"/>
        </w:rPr>
        <w:t xml:space="preserve">annual </w:t>
      </w:r>
      <w:r w:rsidR="00104B50" w:rsidRPr="00104B50">
        <w:rPr>
          <w:rFonts w:ascii="Times New Roman" w:hAnsi="Times New Roman" w:cs="Times New Roman"/>
        </w:rPr>
        <w:t>replac</w:t>
      </w:r>
      <w:r>
        <w:rPr>
          <w:rFonts w:ascii="Times New Roman" w:hAnsi="Times New Roman" w:cs="Times New Roman"/>
        </w:rPr>
        <w:t>ement of</w:t>
      </w:r>
      <w:r w:rsidR="00104B50" w:rsidRPr="00104B50">
        <w:rPr>
          <w:rFonts w:ascii="Times New Roman" w:hAnsi="Times New Roman" w:cs="Times New Roman"/>
        </w:rPr>
        <w:t xml:space="preserve"> all bulbs and fly paper.</w:t>
      </w:r>
    </w:p>
    <w:p w14:paraId="74F48D3E" w14:textId="77777777" w:rsidR="00766A6C" w:rsidRPr="00766A6C" w:rsidRDefault="00766A6C" w:rsidP="00766A6C">
      <w:pPr>
        <w:tabs>
          <w:tab w:val="left" w:pos="1193"/>
        </w:tabs>
        <w:kinsoku w:val="0"/>
        <w:overflowPunct w:val="0"/>
        <w:autoSpaceDE w:val="0"/>
        <w:autoSpaceDN w:val="0"/>
        <w:adjustRightInd w:val="0"/>
        <w:spacing w:after="0" w:line="240" w:lineRule="auto"/>
        <w:rPr>
          <w:rFonts w:ascii="Times New Roman" w:hAnsi="Times New Roman" w:cs="Times New Roman"/>
        </w:rPr>
      </w:pPr>
    </w:p>
    <w:p w14:paraId="63A42C04" w14:textId="79440F71" w:rsidR="00766A6C" w:rsidRDefault="00310EB5" w:rsidP="00766A6C">
      <w:pPr>
        <w:numPr>
          <w:ilvl w:val="3"/>
          <w:numId w:val="12"/>
        </w:numPr>
        <w:tabs>
          <w:tab w:val="left" w:pos="1193"/>
        </w:tabs>
        <w:kinsoku w:val="0"/>
        <w:overflowPunct w:val="0"/>
        <w:autoSpaceDE w:val="0"/>
        <w:autoSpaceDN w:val="0"/>
        <w:adjustRightInd w:val="0"/>
        <w:spacing w:after="0" w:line="240" w:lineRule="auto"/>
        <w:ind w:left="1195"/>
        <w:rPr>
          <w:rFonts w:ascii="Times New Roman" w:hAnsi="Times New Roman" w:cs="Times New Roman"/>
        </w:rPr>
      </w:pPr>
      <w:r>
        <w:rPr>
          <w:rFonts w:ascii="Times New Roman" w:hAnsi="Times New Roman" w:cs="Times New Roman"/>
        </w:rPr>
        <w:t>Monthly</w:t>
      </w:r>
      <w:r w:rsidR="00766A6C">
        <w:rPr>
          <w:rFonts w:ascii="Times New Roman" w:hAnsi="Times New Roman" w:cs="Times New Roman"/>
        </w:rPr>
        <w:t xml:space="preserve"> trap inspections</w:t>
      </w:r>
      <w:r>
        <w:rPr>
          <w:rFonts w:ascii="Times New Roman" w:hAnsi="Times New Roman" w:cs="Times New Roman"/>
        </w:rPr>
        <w:t xml:space="preserve"> for both interior</w:t>
      </w:r>
      <w:r w:rsidR="004D4085">
        <w:rPr>
          <w:rFonts w:ascii="Times New Roman" w:hAnsi="Times New Roman" w:cs="Times New Roman"/>
        </w:rPr>
        <w:t xml:space="preserve"> </w:t>
      </w:r>
      <w:r w:rsidR="004D4085" w:rsidRPr="004D4085">
        <w:rPr>
          <w:rFonts w:ascii="Times New Roman" w:hAnsi="Times New Roman" w:cs="Times New Roman"/>
        </w:rPr>
        <w:t>(</w:t>
      </w:r>
      <w:proofErr w:type="gramStart"/>
      <w:r w:rsidR="004D4085" w:rsidRPr="004D4085">
        <w:rPr>
          <w:rFonts w:ascii="Times New Roman" w:hAnsi="Times New Roman" w:cs="Times New Roman"/>
        </w:rPr>
        <w:t>weekly on</w:t>
      </w:r>
      <w:proofErr w:type="gramEnd"/>
      <w:r w:rsidR="004D4085" w:rsidRPr="004D4085">
        <w:rPr>
          <w:rFonts w:ascii="Times New Roman" w:hAnsi="Times New Roman" w:cs="Times New Roman"/>
        </w:rPr>
        <w:t xml:space="preserve"> interior traps) </w:t>
      </w:r>
      <w:r>
        <w:rPr>
          <w:rFonts w:ascii="Times New Roman" w:hAnsi="Times New Roman" w:cs="Times New Roman"/>
        </w:rPr>
        <w:t>and exterior traps</w:t>
      </w:r>
      <w:r w:rsidR="00766A6C">
        <w:rPr>
          <w:rFonts w:ascii="Times New Roman" w:hAnsi="Times New Roman" w:cs="Times New Roman"/>
        </w:rPr>
        <w:t>.</w:t>
      </w:r>
    </w:p>
    <w:p w14:paraId="2CAC3698" w14:textId="77777777" w:rsidR="00766A6C" w:rsidRPr="00766A6C" w:rsidRDefault="00766A6C" w:rsidP="00766A6C">
      <w:pPr>
        <w:tabs>
          <w:tab w:val="left" w:pos="1193"/>
        </w:tabs>
        <w:kinsoku w:val="0"/>
        <w:overflowPunct w:val="0"/>
        <w:autoSpaceDE w:val="0"/>
        <w:autoSpaceDN w:val="0"/>
        <w:adjustRightInd w:val="0"/>
        <w:spacing w:after="0" w:line="240" w:lineRule="auto"/>
        <w:rPr>
          <w:rFonts w:ascii="Times New Roman" w:hAnsi="Times New Roman" w:cs="Times New Roman"/>
        </w:rPr>
      </w:pPr>
    </w:p>
    <w:p w14:paraId="751C098D" w14:textId="514DA26A" w:rsidR="00B37D13" w:rsidRDefault="00766A6C" w:rsidP="00B37D13">
      <w:pPr>
        <w:numPr>
          <w:ilvl w:val="3"/>
          <w:numId w:val="12"/>
        </w:numPr>
        <w:tabs>
          <w:tab w:val="left" w:pos="1193"/>
        </w:tabs>
        <w:kinsoku w:val="0"/>
        <w:overflowPunct w:val="0"/>
        <w:autoSpaceDE w:val="0"/>
        <w:autoSpaceDN w:val="0"/>
        <w:adjustRightInd w:val="0"/>
        <w:spacing w:after="0" w:line="240" w:lineRule="auto"/>
        <w:ind w:left="1195"/>
        <w:rPr>
          <w:rFonts w:ascii="Times New Roman" w:hAnsi="Times New Roman" w:cs="Times New Roman"/>
        </w:rPr>
      </w:pPr>
      <w:r>
        <w:rPr>
          <w:rFonts w:ascii="Times New Roman" w:hAnsi="Times New Roman" w:cs="Times New Roman"/>
        </w:rPr>
        <w:t>Monthly</w:t>
      </w:r>
      <w:r w:rsidR="000025BE">
        <w:rPr>
          <w:rFonts w:ascii="Times New Roman" w:hAnsi="Times New Roman" w:cs="Times New Roman"/>
        </w:rPr>
        <w:t xml:space="preserve"> treatment and perimeter</w:t>
      </w:r>
      <w:r w:rsidR="00B37D13">
        <w:rPr>
          <w:rFonts w:ascii="Times New Roman" w:hAnsi="Times New Roman" w:cs="Times New Roman"/>
        </w:rPr>
        <w:t xml:space="preserve"> </w:t>
      </w:r>
      <w:r w:rsidR="004D4085" w:rsidRPr="004D4085">
        <w:rPr>
          <w:rFonts w:ascii="Times New Roman" w:hAnsi="Times New Roman" w:cs="Times New Roman"/>
        </w:rPr>
        <w:t>(application which could include granular)</w:t>
      </w:r>
      <w:r w:rsidR="004D4085">
        <w:rPr>
          <w:rFonts w:ascii="Times New Roman" w:hAnsi="Times New Roman" w:cs="Times New Roman"/>
          <w:color w:val="FFC000"/>
        </w:rPr>
        <w:t xml:space="preserve"> </w:t>
      </w:r>
      <w:r w:rsidR="000025BE">
        <w:rPr>
          <w:rFonts w:ascii="Times New Roman" w:hAnsi="Times New Roman" w:cs="Times New Roman"/>
        </w:rPr>
        <w:t>spraying</w:t>
      </w:r>
      <w:r w:rsidR="00B37D13">
        <w:rPr>
          <w:rFonts w:ascii="Times New Roman" w:hAnsi="Times New Roman" w:cs="Times New Roman"/>
        </w:rPr>
        <w:t xml:space="preserve"> or as needed</w:t>
      </w:r>
      <w:r w:rsidR="000025BE">
        <w:rPr>
          <w:rFonts w:ascii="Times New Roman" w:hAnsi="Times New Roman" w:cs="Times New Roman"/>
        </w:rPr>
        <w:t>.</w:t>
      </w:r>
    </w:p>
    <w:p w14:paraId="66A4C0E4" w14:textId="77777777" w:rsidR="00B37D13" w:rsidRPr="00B37D13" w:rsidRDefault="00B37D13" w:rsidP="00B37D13">
      <w:pPr>
        <w:tabs>
          <w:tab w:val="left" w:pos="1193"/>
        </w:tabs>
        <w:kinsoku w:val="0"/>
        <w:overflowPunct w:val="0"/>
        <w:autoSpaceDE w:val="0"/>
        <w:autoSpaceDN w:val="0"/>
        <w:adjustRightInd w:val="0"/>
        <w:spacing w:after="0" w:line="240" w:lineRule="auto"/>
        <w:rPr>
          <w:rFonts w:ascii="Times New Roman" w:hAnsi="Times New Roman" w:cs="Times New Roman"/>
        </w:rPr>
      </w:pPr>
    </w:p>
    <w:p w14:paraId="25742E2C" w14:textId="6B1495DC" w:rsidR="00B37D13" w:rsidRPr="00AA290F" w:rsidRDefault="00B37D13" w:rsidP="00EA0F11">
      <w:pPr>
        <w:numPr>
          <w:ilvl w:val="3"/>
          <w:numId w:val="12"/>
        </w:numPr>
        <w:tabs>
          <w:tab w:val="left" w:pos="1193"/>
        </w:tabs>
        <w:kinsoku w:val="0"/>
        <w:overflowPunct w:val="0"/>
        <w:autoSpaceDE w:val="0"/>
        <w:autoSpaceDN w:val="0"/>
        <w:adjustRightInd w:val="0"/>
        <w:spacing w:after="0" w:line="240" w:lineRule="auto"/>
        <w:ind w:left="1195"/>
        <w:rPr>
          <w:rFonts w:ascii="Times New Roman" w:hAnsi="Times New Roman" w:cs="Times New Roman"/>
        </w:rPr>
      </w:pPr>
      <w:r>
        <w:rPr>
          <w:rFonts w:ascii="Times New Roman" w:hAnsi="Times New Roman" w:cs="Times New Roman"/>
        </w:rPr>
        <w:t>Monthly spraying to flowerbeds and planters, or as needed.</w:t>
      </w:r>
    </w:p>
    <w:p w14:paraId="4AEB0896" w14:textId="77777777" w:rsidR="00EA0F11" w:rsidRPr="00AA290F" w:rsidRDefault="00EA0F11" w:rsidP="00EA0F11">
      <w:pPr>
        <w:kinsoku w:val="0"/>
        <w:overflowPunct w:val="0"/>
        <w:autoSpaceDE w:val="0"/>
        <w:autoSpaceDN w:val="0"/>
        <w:adjustRightInd w:val="0"/>
        <w:spacing w:before="2" w:after="0" w:line="240" w:lineRule="auto"/>
        <w:rPr>
          <w:rFonts w:ascii="Times New Roman" w:hAnsi="Times New Roman" w:cs="Times New Roman"/>
          <w:sz w:val="24"/>
          <w:szCs w:val="24"/>
        </w:rPr>
      </w:pPr>
    </w:p>
    <w:p w14:paraId="35B550B6" w14:textId="77777777" w:rsidR="00EA0F11" w:rsidRPr="00AA290F" w:rsidRDefault="00EA0F11" w:rsidP="00EA0F11">
      <w:pPr>
        <w:numPr>
          <w:ilvl w:val="3"/>
          <w:numId w:val="12"/>
        </w:numPr>
        <w:tabs>
          <w:tab w:val="left" w:pos="1193"/>
        </w:tabs>
        <w:kinsoku w:val="0"/>
        <w:overflowPunct w:val="0"/>
        <w:autoSpaceDE w:val="0"/>
        <w:autoSpaceDN w:val="0"/>
        <w:adjustRightInd w:val="0"/>
        <w:spacing w:before="1" w:after="0" w:line="276" w:lineRule="auto"/>
        <w:ind w:right="367"/>
        <w:rPr>
          <w:rFonts w:ascii="Times New Roman" w:hAnsi="Times New Roman" w:cs="Times New Roman"/>
        </w:rPr>
      </w:pPr>
      <w:r w:rsidRPr="00AA290F">
        <w:rPr>
          <w:rFonts w:ascii="Times New Roman" w:hAnsi="Times New Roman" w:cs="Times New Roman"/>
        </w:rPr>
        <w:t>Recommend environmental sanitation practices that restrict or eliminate food, water or harborage for</w:t>
      </w:r>
      <w:r w:rsidRPr="00AA290F">
        <w:rPr>
          <w:rFonts w:ascii="Times New Roman" w:hAnsi="Times New Roman" w:cs="Times New Roman"/>
          <w:spacing w:val="-3"/>
        </w:rPr>
        <w:t xml:space="preserve"> </w:t>
      </w:r>
      <w:r w:rsidRPr="00AA290F">
        <w:rPr>
          <w:rFonts w:ascii="Times New Roman" w:hAnsi="Times New Roman" w:cs="Times New Roman"/>
        </w:rPr>
        <w:t>pests.</w:t>
      </w:r>
    </w:p>
    <w:p w14:paraId="07E63761" w14:textId="77777777" w:rsidR="00EA0F11" w:rsidRPr="00AA290F" w:rsidRDefault="00EA0F11" w:rsidP="00EA0F11">
      <w:pPr>
        <w:kinsoku w:val="0"/>
        <w:overflowPunct w:val="0"/>
        <w:autoSpaceDE w:val="0"/>
        <w:autoSpaceDN w:val="0"/>
        <w:adjustRightInd w:val="0"/>
        <w:spacing w:before="10" w:after="0" w:line="240" w:lineRule="auto"/>
        <w:rPr>
          <w:rFonts w:ascii="Times New Roman" w:hAnsi="Times New Roman" w:cs="Times New Roman"/>
          <w:sz w:val="20"/>
          <w:szCs w:val="20"/>
        </w:rPr>
      </w:pPr>
    </w:p>
    <w:p w14:paraId="778913B2" w14:textId="6AE463CF" w:rsidR="00104B50" w:rsidRDefault="00EA0F11" w:rsidP="00DB6773">
      <w:pPr>
        <w:numPr>
          <w:ilvl w:val="3"/>
          <w:numId w:val="12"/>
        </w:numPr>
        <w:tabs>
          <w:tab w:val="left" w:pos="1193"/>
        </w:tabs>
        <w:kinsoku w:val="0"/>
        <w:overflowPunct w:val="0"/>
        <w:autoSpaceDE w:val="0"/>
        <w:autoSpaceDN w:val="0"/>
        <w:adjustRightInd w:val="0"/>
        <w:spacing w:after="0" w:line="276" w:lineRule="auto"/>
        <w:ind w:right="307"/>
        <w:rPr>
          <w:rFonts w:ascii="Times New Roman" w:hAnsi="Times New Roman" w:cs="Times New Roman"/>
        </w:rPr>
      </w:pPr>
      <w:r w:rsidRPr="00AA290F">
        <w:rPr>
          <w:rFonts w:ascii="Times New Roman" w:hAnsi="Times New Roman" w:cs="Times New Roman"/>
        </w:rPr>
        <w:t>Preventive Maintenance: Selection</w:t>
      </w:r>
      <w:r w:rsidR="00324959">
        <w:rPr>
          <w:rFonts w:ascii="Times New Roman" w:hAnsi="Times New Roman" w:cs="Times New Roman"/>
        </w:rPr>
        <w:t>, installation</w:t>
      </w:r>
      <w:r w:rsidRPr="00AA290F">
        <w:rPr>
          <w:rFonts w:ascii="Times New Roman" w:hAnsi="Times New Roman" w:cs="Times New Roman"/>
        </w:rPr>
        <w:t xml:space="preserve"> and utilization of non-chemical </w:t>
      </w:r>
      <w:r w:rsidR="00470D7C">
        <w:rPr>
          <w:rFonts w:ascii="Times New Roman" w:hAnsi="Times New Roman" w:cs="Times New Roman"/>
        </w:rPr>
        <w:t xml:space="preserve">and chemical </w:t>
      </w:r>
      <w:r w:rsidRPr="00AA290F">
        <w:rPr>
          <w:rFonts w:ascii="Times New Roman" w:hAnsi="Times New Roman" w:cs="Times New Roman"/>
        </w:rPr>
        <w:t xml:space="preserve">control methods which eliminate, </w:t>
      </w:r>
      <w:r w:rsidR="005435E7" w:rsidRPr="00AA290F">
        <w:rPr>
          <w:rFonts w:ascii="Times New Roman" w:hAnsi="Times New Roman" w:cs="Times New Roman"/>
        </w:rPr>
        <w:t>exclude,</w:t>
      </w:r>
      <w:r w:rsidRPr="00AA290F">
        <w:rPr>
          <w:rFonts w:ascii="Times New Roman" w:hAnsi="Times New Roman" w:cs="Times New Roman"/>
        </w:rPr>
        <w:t xml:space="preserve"> or repel pests (i.e., insect electrocution devices, traps, caulking, air screen,</w:t>
      </w:r>
      <w:r w:rsidRPr="00AA290F">
        <w:rPr>
          <w:rFonts w:ascii="Times New Roman" w:hAnsi="Times New Roman" w:cs="Times New Roman"/>
          <w:spacing w:val="-6"/>
        </w:rPr>
        <w:t xml:space="preserve"> </w:t>
      </w:r>
      <w:r>
        <w:rPr>
          <w:rFonts w:ascii="Times New Roman" w:hAnsi="Times New Roman" w:cs="Times New Roman"/>
          <w:spacing w:val="-6"/>
        </w:rPr>
        <w:t xml:space="preserve">door sweeps and seals </w:t>
      </w:r>
      <w:r w:rsidRPr="00AA290F">
        <w:rPr>
          <w:rFonts w:ascii="Times New Roman" w:hAnsi="Times New Roman" w:cs="Times New Roman"/>
        </w:rPr>
        <w:t>etc.)</w:t>
      </w:r>
    </w:p>
    <w:p w14:paraId="56D5DF41" w14:textId="77777777" w:rsidR="00DB6773" w:rsidRPr="00DB6773" w:rsidRDefault="00DB6773" w:rsidP="00DB6773">
      <w:pPr>
        <w:tabs>
          <w:tab w:val="left" w:pos="1193"/>
        </w:tabs>
        <w:kinsoku w:val="0"/>
        <w:overflowPunct w:val="0"/>
        <w:autoSpaceDE w:val="0"/>
        <w:autoSpaceDN w:val="0"/>
        <w:adjustRightInd w:val="0"/>
        <w:spacing w:after="0" w:line="276" w:lineRule="auto"/>
        <w:ind w:right="307"/>
        <w:rPr>
          <w:rFonts w:ascii="Times New Roman" w:hAnsi="Times New Roman" w:cs="Times New Roman"/>
        </w:rPr>
      </w:pPr>
    </w:p>
    <w:p w14:paraId="234D855A" w14:textId="06788F98" w:rsidR="00104B50" w:rsidRPr="00DB6773" w:rsidRDefault="00104B50" w:rsidP="00DB6773">
      <w:pPr>
        <w:pStyle w:val="ListParagraph"/>
        <w:numPr>
          <w:ilvl w:val="3"/>
          <w:numId w:val="12"/>
        </w:numPr>
        <w:contextualSpacing w:val="0"/>
        <w:rPr>
          <w:rFonts w:ascii="Times New Roman" w:hAnsi="Times New Roman" w:cs="Times New Roman"/>
        </w:rPr>
      </w:pPr>
      <w:r w:rsidRPr="00104B50">
        <w:rPr>
          <w:rFonts w:ascii="Times New Roman" w:hAnsi="Times New Roman" w:cs="Times New Roman"/>
        </w:rPr>
        <w:t xml:space="preserve">Treatment: Selection and use of </w:t>
      </w:r>
      <w:r w:rsidR="004D4085" w:rsidRPr="004D4085">
        <w:rPr>
          <w:rFonts w:ascii="Times New Roman" w:hAnsi="Times New Roman" w:cs="Times New Roman"/>
        </w:rPr>
        <w:t xml:space="preserve">least toxic, environmentally friendly </w:t>
      </w:r>
      <w:r w:rsidRPr="00104B50">
        <w:rPr>
          <w:rFonts w:ascii="Times New Roman" w:hAnsi="Times New Roman" w:cs="Times New Roman"/>
        </w:rPr>
        <w:t>pesticide(s) to affect control and or elimination when chemical control methods are necessary.</w:t>
      </w:r>
    </w:p>
    <w:p w14:paraId="35331B75" w14:textId="0D721A1A" w:rsidR="00DB6773" w:rsidRPr="00DB6773" w:rsidRDefault="00104B50" w:rsidP="00DB6773">
      <w:pPr>
        <w:pStyle w:val="ListParagraph"/>
        <w:numPr>
          <w:ilvl w:val="3"/>
          <w:numId w:val="12"/>
        </w:numPr>
        <w:contextualSpacing w:val="0"/>
        <w:rPr>
          <w:rFonts w:ascii="Times New Roman" w:hAnsi="Times New Roman" w:cs="Times New Roman"/>
        </w:rPr>
      </w:pPr>
      <w:r w:rsidRPr="00104B50">
        <w:rPr>
          <w:rFonts w:ascii="Times New Roman" w:hAnsi="Times New Roman" w:cs="Times New Roman"/>
        </w:rPr>
        <w:t>Control and treatment of general structural arthropod pests (i.e., cockroaches, ants, carpet beetles, spiders to include removing built up spider webs on exterior of buildings 12 feet and below, carpenter ants/bees and any bee nest removal, etc.).  Spider webs will be removed once per month.</w:t>
      </w:r>
    </w:p>
    <w:p w14:paraId="172FFF28" w14:textId="63764F8A" w:rsidR="00DB6773" w:rsidRPr="005E48CA" w:rsidRDefault="00104B50" w:rsidP="005E48CA">
      <w:pPr>
        <w:pStyle w:val="ListParagraph"/>
        <w:numPr>
          <w:ilvl w:val="3"/>
          <w:numId w:val="12"/>
        </w:numPr>
        <w:contextualSpacing w:val="0"/>
        <w:rPr>
          <w:rFonts w:ascii="Times New Roman" w:hAnsi="Times New Roman" w:cs="Times New Roman"/>
        </w:rPr>
      </w:pPr>
      <w:r w:rsidRPr="00104B50">
        <w:rPr>
          <w:rFonts w:ascii="Times New Roman" w:hAnsi="Times New Roman" w:cs="Times New Roman"/>
        </w:rPr>
        <w:t>Control and treatment of stored product pests (i.e., saw-tooth grain beetle, red/confused flour beetles, Trogoderma, beetles, grain moths, etc.)</w:t>
      </w:r>
    </w:p>
    <w:p w14:paraId="5A2B0213" w14:textId="485F19F7" w:rsidR="00DB6773" w:rsidRPr="00DB6773" w:rsidRDefault="00104B50" w:rsidP="00DB6773">
      <w:pPr>
        <w:pStyle w:val="ListParagraph"/>
        <w:numPr>
          <w:ilvl w:val="3"/>
          <w:numId w:val="12"/>
        </w:numPr>
        <w:contextualSpacing w:val="0"/>
        <w:rPr>
          <w:rFonts w:ascii="Times New Roman" w:hAnsi="Times New Roman" w:cs="Times New Roman"/>
        </w:rPr>
      </w:pPr>
      <w:r w:rsidRPr="00104B50">
        <w:rPr>
          <w:rFonts w:ascii="Times New Roman" w:hAnsi="Times New Roman" w:cs="Times New Roman"/>
        </w:rPr>
        <w:t xml:space="preserve">Control and treatment of mice and rats (i.e., house mouse, field mouse, roof rat, Norway rat, deer mouse, etc.) </w:t>
      </w:r>
    </w:p>
    <w:p w14:paraId="3E25C91D" w14:textId="14B428C2" w:rsidR="00DB6773" w:rsidRPr="005E48CA" w:rsidRDefault="00104B50" w:rsidP="005E48CA">
      <w:pPr>
        <w:pStyle w:val="ListParagraph"/>
        <w:numPr>
          <w:ilvl w:val="3"/>
          <w:numId w:val="12"/>
        </w:numPr>
        <w:contextualSpacing w:val="0"/>
        <w:rPr>
          <w:rFonts w:ascii="Times New Roman" w:hAnsi="Times New Roman" w:cs="Times New Roman"/>
        </w:rPr>
      </w:pPr>
      <w:r w:rsidRPr="00104B50">
        <w:rPr>
          <w:rFonts w:ascii="Times New Roman" w:hAnsi="Times New Roman" w:cs="Times New Roman"/>
        </w:rPr>
        <w:lastRenderedPageBreak/>
        <w:t>Control of pest birds (i.e., pigeons, sparrows, blackbirds, including bird nest removal, etc.)</w:t>
      </w:r>
    </w:p>
    <w:p w14:paraId="2466401A" w14:textId="03362ADA" w:rsidR="00DB6773" w:rsidRPr="00DB6773" w:rsidRDefault="00104B50" w:rsidP="00DB6773">
      <w:pPr>
        <w:pStyle w:val="ListParagraph"/>
        <w:numPr>
          <w:ilvl w:val="3"/>
          <w:numId w:val="12"/>
        </w:numPr>
        <w:contextualSpacing w:val="0"/>
        <w:rPr>
          <w:rFonts w:ascii="Times New Roman" w:hAnsi="Times New Roman" w:cs="Times New Roman"/>
        </w:rPr>
      </w:pPr>
      <w:r w:rsidRPr="00104B50">
        <w:rPr>
          <w:rFonts w:ascii="Times New Roman" w:hAnsi="Times New Roman" w:cs="Times New Roman"/>
        </w:rPr>
        <w:t>Control of other vertebrate pests (i.e., dogs, cats, bats, squirrels, gophers, moles, raccoon, skunks, snakes, rabbits, including capture and removal, etc.)</w:t>
      </w:r>
    </w:p>
    <w:p w14:paraId="25D36822" w14:textId="553181AA" w:rsidR="00DB6773" w:rsidRPr="00DB6773" w:rsidRDefault="00104B50" w:rsidP="00DB6773">
      <w:pPr>
        <w:pStyle w:val="ListParagraph"/>
        <w:numPr>
          <w:ilvl w:val="3"/>
          <w:numId w:val="12"/>
        </w:numPr>
        <w:contextualSpacing w:val="0"/>
        <w:rPr>
          <w:rFonts w:ascii="Times New Roman" w:hAnsi="Times New Roman" w:cs="Times New Roman"/>
        </w:rPr>
      </w:pPr>
      <w:r w:rsidRPr="00104B50">
        <w:rPr>
          <w:rFonts w:ascii="Times New Roman" w:hAnsi="Times New Roman" w:cs="Times New Roman"/>
        </w:rPr>
        <w:t xml:space="preserve">Control and treatment of wood destroying organisms (i.e., subterranean termites, dry wood termites, fungi, </w:t>
      </w:r>
      <w:proofErr w:type="gramStart"/>
      <w:r w:rsidRPr="00104B50">
        <w:rPr>
          <w:rFonts w:ascii="Times New Roman" w:hAnsi="Times New Roman" w:cs="Times New Roman"/>
        </w:rPr>
        <w:t>wood boring</w:t>
      </w:r>
      <w:proofErr w:type="gramEnd"/>
      <w:r w:rsidRPr="00104B50">
        <w:rPr>
          <w:rFonts w:ascii="Times New Roman" w:hAnsi="Times New Roman" w:cs="Times New Roman"/>
        </w:rPr>
        <w:t xml:space="preserve"> beetles, wood wasp, silverfish/firebrat, etc.)</w:t>
      </w:r>
    </w:p>
    <w:p w14:paraId="74D48ED0" w14:textId="38589AE0" w:rsidR="00DB6773" w:rsidRPr="00DB6773" w:rsidRDefault="00104B50" w:rsidP="00DB6773">
      <w:pPr>
        <w:pStyle w:val="ListParagraph"/>
        <w:numPr>
          <w:ilvl w:val="3"/>
          <w:numId w:val="12"/>
        </w:numPr>
        <w:contextualSpacing w:val="0"/>
        <w:rPr>
          <w:rFonts w:ascii="Times New Roman" w:hAnsi="Times New Roman" w:cs="Times New Roman"/>
        </w:rPr>
      </w:pPr>
      <w:r w:rsidRPr="00104B50">
        <w:rPr>
          <w:rFonts w:ascii="Times New Roman" w:hAnsi="Times New Roman" w:cs="Times New Roman"/>
        </w:rPr>
        <w:t>Control of aquatic pests i.e. mosquito larvae/pupae, algae, etc.</w:t>
      </w:r>
    </w:p>
    <w:p w14:paraId="7DBA6184" w14:textId="77777777" w:rsidR="00104B50" w:rsidRPr="00104B50" w:rsidRDefault="00104B50" w:rsidP="00DB6773">
      <w:pPr>
        <w:pStyle w:val="ListParagraph"/>
        <w:numPr>
          <w:ilvl w:val="3"/>
          <w:numId w:val="12"/>
        </w:numPr>
        <w:contextualSpacing w:val="0"/>
        <w:rPr>
          <w:rFonts w:ascii="Times New Roman" w:hAnsi="Times New Roman" w:cs="Times New Roman"/>
        </w:rPr>
      </w:pPr>
      <w:r w:rsidRPr="00104B50">
        <w:rPr>
          <w:rFonts w:ascii="Times New Roman" w:hAnsi="Times New Roman" w:cs="Times New Roman"/>
        </w:rPr>
        <w:t>Control and treatment of flying insects (i.e., housefly, stable fly, low flies, etc.)</w:t>
      </w:r>
    </w:p>
    <w:p w14:paraId="6CA82A8C" w14:textId="689FD780" w:rsidR="00104B50" w:rsidRDefault="00104B50" w:rsidP="00DB6773">
      <w:pPr>
        <w:pStyle w:val="ListParagraph"/>
        <w:numPr>
          <w:ilvl w:val="3"/>
          <w:numId w:val="12"/>
        </w:numPr>
        <w:rPr>
          <w:rFonts w:ascii="Times New Roman" w:hAnsi="Times New Roman" w:cs="Times New Roman"/>
        </w:rPr>
      </w:pPr>
      <w:r w:rsidRPr="00104B50">
        <w:rPr>
          <w:rFonts w:ascii="Times New Roman" w:hAnsi="Times New Roman" w:cs="Times New Roman"/>
        </w:rPr>
        <w:t>Control and treatment of predatory pests (i.e., lice, bedbugs, fleas, mites, ticks, bees, wasps, mosquitoes, scorpions, conenose bugs, etc.)</w:t>
      </w:r>
    </w:p>
    <w:p w14:paraId="571B3E03" w14:textId="77777777" w:rsidR="00DB6773" w:rsidRPr="00104B50" w:rsidRDefault="00DB6773" w:rsidP="00DB6773">
      <w:pPr>
        <w:pStyle w:val="ListParagraph"/>
        <w:ind w:left="1192"/>
        <w:rPr>
          <w:rFonts w:ascii="Times New Roman" w:hAnsi="Times New Roman" w:cs="Times New Roman"/>
        </w:rPr>
      </w:pPr>
    </w:p>
    <w:p w14:paraId="2E0EC843" w14:textId="7FC30486" w:rsidR="00DB6773" w:rsidRPr="00DB6773" w:rsidRDefault="00104B50" w:rsidP="00DB6773">
      <w:pPr>
        <w:pStyle w:val="ListParagraph"/>
        <w:numPr>
          <w:ilvl w:val="3"/>
          <w:numId w:val="12"/>
        </w:numPr>
        <w:contextualSpacing w:val="0"/>
        <w:rPr>
          <w:rFonts w:ascii="Times New Roman" w:hAnsi="Times New Roman" w:cs="Times New Roman"/>
        </w:rPr>
      </w:pPr>
      <w:r w:rsidRPr="00104B50">
        <w:rPr>
          <w:rFonts w:ascii="Times New Roman" w:hAnsi="Times New Roman" w:cs="Times New Roman"/>
        </w:rPr>
        <w:t xml:space="preserve">Inspection and Treatment for Termites: Inspection for termites shall be accomplished IAW the Good Practice information attached. Treatment for termites shall be made only if there is evidence of termites is found. It is estimated that no more than two (2) inspections per year shall be required.  </w:t>
      </w:r>
      <w:r w:rsidR="004308E2" w:rsidRPr="00104B50">
        <w:rPr>
          <w:rFonts w:ascii="Times New Roman" w:hAnsi="Times New Roman" w:cs="Times New Roman"/>
        </w:rPr>
        <w:t>Typically,</w:t>
      </w:r>
      <w:r w:rsidRPr="00104B50">
        <w:rPr>
          <w:rFonts w:ascii="Times New Roman" w:hAnsi="Times New Roman" w:cs="Times New Roman"/>
        </w:rPr>
        <w:t xml:space="preserve"> in the Spring and Fall months.</w:t>
      </w:r>
    </w:p>
    <w:p w14:paraId="465D9FE0" w14:textId="77777777" w:rsidR="00104B50" w:rsidRPr="00104B50" w:rsidRDefault="00104B50" w:rsidP="00DB6773">
      <w:pPr>
        <w:pStyle w:val="ListParagraph"/>
        <w:numPr>
          <w:ilvl w:val="3"/>
          <w:numId w:val="12"/>
        </w:numPr>
        <w:contextualSpacing w:val="0"/>
        <w:rPr>
          <w:rFonts w:ascii="Times New Roman" w:hAnsi="Times New Roman" w:cs="Times New Roman"/>
        </w:rPr>
      </w:pPr>
      <w:r w:rsidRPr="00104B50">
        <w:rPr>
          <w:rFonts w:ascii="Times New Roman" w:hAnsi="Times New Roman" w:cs="Times New Roman"/>
        </w:rPr>
        <w:t xml:space="preserve">Clean Up, Decontamination and Disposal of Hazardous Waste: The Contractor shall clean up after performance work of pest control. The Contractor shall not </w:t>
      </w:r>
      <w:proofErr w:type="gramStart"/>
      <w:r w:rsidRPr="00104B50">
        <w:rPr>
          <w:rFonts w:ascii="Times New Roman" w:hAnsi="Times New Roman" w:cs="Times New Roman"/>
        </w:rPr>
        <w:t>dispose</w:t>
      </w:r>
      <w:proofErr w:type="gramEnd"/>
      <w:r w:rsidRPr="00104B50">
        <w:rPr>
          <w:rFonts w:ascii="Times New Roman" w:hAnsi="Times New Roman" w:cs="Times New Roman"/>
        </w:rPr>
        <w:t xml:space="preserve"> any excess pesticides, pesticide </w:t>
      </w:r>
      <w:proofErr w:type="gramStart"/>
      <w:r w:rsidRPr="00104B50">
        <w:rPr>
          <w:rFonts w:ascii="Times New Roman" w:hAnsi="Times New Roman" w:cs="Times New Roman"/>
        </w:rPr>
        <w:t>container</w:t>
      </w:r>
      <w:proofErr w:type="gramEnd"/>
      <w:r w:rsidRPr="00104B50">
        <w:rPr>
          <w:rFonts w:ascii="Times New Roman" w:hAnsi="Times New Roman" w:cs="Times New Roman"/>
        </w:rPr>
        <w:t xml:space="preserve"> or any material contaminated by pesticides at any location on the Medical Center premises except as specified by the COR.</w:t>
      </w:r>
    </w:p>
    <w:p w14:paraId="79E41047" w14:textId="4FD63FA9" w:rsidR="00DB6773" w:rsidRDefault="00104B50" w:rsidP="00DB6773">
      <w:pPr>
        <w:numPr>
          <w:ilvl w:val="3"/>
          <w:numId w:val="12"/>
        </w:numPr>
        <w:tabs>
          <w:tab w:val="left" w:pos="1193"/>
        </w:tabs>
        <w:kinsoku w:val="0"/>
        <w:overflowPunct w:val="0"/>
        <w:autoSpaceDE w:val="0"/>
        <w:autoSpaceDN w:val="0"/>
        <w:adjustRightInd w:val="0"/>
        <w:spacing w:after="0" w:line="276" w:lineRule="auto"/>
        <w:ind w:right="307"/>
        <w:rPr>
          <w:rFonts w:ascii="Times New Roman" w:hAnsi="Times New Roman" w:cs="Times New Roman"/>
        </w:rPr>
      </w:pPr>
      <w:r w:rsidRPr="00104B50">
        <w:rPr>
          <w:rFonts w:ascii="Times New Roman" w:hAnsi="Times New Roman" w:cs="Times New Roman"/>
        </w:rPr>
        <w:t xml:space="preserve">Removal of Dead Insects/Animals: All Dead Insects/Animals shall be removed and </w:t>
      </w:r>
      <w:proofErr w:type="gramStart"/>
      <w:r w:rsidRPr="00104B50">
        <w:rPr>
          <w:rFonts w:ascii="Times New Roman" w:hAnsi="Times New Roman" w:cs="Times New Roman"/>
        </w:rPr>
        <w:t>disposed</w:t>
      </w:r>
      <w:proofErr w:type="gramEnd"/>
      <w:r w:rsidRPr="00104B50">
        <w:rPr>
          <w:rFonts w:ascii="Times New Roman" w:hAnsi="Times New Roman" w:cs="Times New Roman"/>
        </w:rPr>
        <w:t xml:space="preserve"> by the Contractor within 24 hours, or a reasonable time frame as established by the COR or designee.</w:t>
      </w:r>
    </w:p>
    <w:p w14:paraId="695514F4" w14:textId="77777777" w:rsidR="00DB6773" w:rsidRPr="00DB6773" w:rsidRDefault="00DB6773" w:rsidP="00DB6773">
      <w:pPr>
        <w:tabs>
          <w:tab w:val="left" w:pos="1193"/>
        </w:tabs>
        <w:kinsoku w:val="0"/>
        <w:overflowPunct w:val="0"/>
        <w:autoSpaceDE w:val="0"/>
        <w:autoSpaceDN w:val="0"/>
        <w:adjustRightInd w:val="0"/>
        <w:spacing w:after="0" w:line="276" w:lineRule="auto"/>
        <w:ind w:left="1192" w:right="307"/>
        <w:rPr>
          <w:rFonts w:ascii="Times New Roman" w:hAnsi="Times New Roman" w:cs="Times New Roman"/>
        </w:rPr>
      </w:pPr>
    </w:p>
    <w:p w14:paraId="011483EE" w14:textId="2020350C" w:rsidR="00104B50" w:rsidRDefault="00104B50" w:rsidP="00DB6773">
      <w:pPr>
        <w:numPr>
          <w:ilvl w:val="3"/>
          <w:numId w:val="12"/>
        </w:numPr>
        <w:tabs>
          <w:tab w:val="left" w:pos="1193"/>
        </w:tabs>
        <w:kinsoku w:val="0"/>
        <w:overflowPunct w:val="0"/>
        <w:autoSpaceDE w:val="0"/>
        <w:autoSpaceDN w:val="0"/>
        <w:adjustRightInd w:val="0"/>
        <w:spacing w:after="0" w:line="276" w:lineRule="auto"/>
        <w:ind w:right="307"/>
        <w:rPr>
          <w:rFonts w:ascii="Times New Roman" w:hAnsi="Times New Roman" w:cs="Times New Roman"/>
        </w:rPr>
      </w:pPr>
      <w:r w:rsidRPr="00104B50">
        <w:rPr>
          <w:rFonts w:ascii="Times New Roman" w:hAnsi="Times New Roman" w:cs="Times New Roman"/>
        </w:rPr>
        <w:t>Evaluation of control measures through follow-up inspections.</w:t>
      </w:r>
    </w:p>
    <w:p w14:paraId="0E9FD884" w14:textId="77777777" w:rsidR="00DB6773" w:rsidRDefault="00DB6773" w:rsidP="00B742AF">
      <w:pPr>
        <w:tabs>
          <w:tab w:val="left" w:pos="1193"/>
        </w:tabs>
        <w:kinsoku w:val="0"/>
        <w:overflowPunct w:val="0"/>
        <w:autoSpaceDE w:val="0"/>
        <w:autoSpaceDN w:val="0"/>
        <w:adjustRightInd w:val="0"/>
        <w:spacing w:after="0" w:line="276" w:lineRule="auto"/>
        <w:ind w:left="864" w:right="302"/>
        <w:rPr>
          <w:rFonts w:ascii="Times New Roman" w:hAnsi="Times New Roman" w:cs="Times New Roman"/>
        </w:rPr>
      </w:pPr>
    </w:p>
    <w:p w14:paraId="78882FDA" w14:textId="186E4BF9" w:rsidR="00DB6773" w:rsidRDefault="00104B50" w:rsidP="00DB6773">
      <w:pPr>
        <w:numPr>
          <w:ilvl w:val="3"/>
          <w:numId w:val="12"/>
        </w:numPr>
        <w:tabs>
          <w:tab w:val="left" w:pos="1193"/>
        </w:tabs>
        <w:kinsoku w:val="0"/>
        <w:overflowPunct w:val="0"/>
        <w:autoSpaceDE w:val="0"/>
        <w:autoSpaceDN w:val="0"/>
        <w:adjustRightInd w:val="0"/>
        <w:spacing w:after="0" w:line="276" w:lineRule="auto"/>
        <w:ind w:right="307"/>
        <w:rPr>
          <w:rFonts w:ascii="Times New Roman" w:hAnsi="Times New Roman" w:cs="Times New Roman"/>
        </w:rPr>
      </w:pPr>
      <w:r w:rsidRPr="00104B50">
        <w:rPr>
          <w:rFonts w:ascii="Times New Roman" w:hAnsi="Times New Roman" w:cs="Times New Roman"/>
        </w:rPr>
        <w:t>Limited Warranty policy for periodic check and service, as necessary, for control of wood destroying organisms, such as subterranean termites; however, this does NOT include the treatment of Formosan termites.</w:t>
      </w:r>
    </w:p>
    <w:p w14:paraId="78E84673" w14:textId="77777777" w:rsidR="00B742AF" w:rsidRPr="00B742AF" w:rsidRDefault="00B742AF" w:rsidP="00B742AF">
      <w:pPr>
        <w:tabs>
          <w:tab w:val="left" w:pos="1193"/>
        </w:tabs>
        <w:kinsoku w:val="0"/>
        <w:overflowPunct w:val="0"/>
        <w:autoSpaceDE w:val="0"/>
        <w:autoSpaceDN w:val="0"/>
        <w:adjustRightInd w:val="0"/>
        <w:spacing w:after="0" w:line="276" w:lineRule="auto"/>
        <w:ind w:right="307"/>
        <w:rPr>
          <w:rFonts w:ascii="Times New Roman" w:hAnsi="Times New Roman" w:cs="Times New Roman"/>
        </w:rPr>
      </w:pPr>
    </w:p>
    <w:p w14:paraId="0AE8CDD4" w14:textId="7D8CD6FB" w:rsidR="00DB6773" w:rsidRPr="00B742AF" w:rsidRDefault="00B742AF" w:rsidP="00B742AF">
      <w:pPr>
        <w:pStyle w:val="ListParagraph"/>
        <w:numPr>
          <w:ilvl w:val="3"/>
          <w:numId w:val="12"/>
        </w:numPr>
        <w:rPr>
          <w:rFonts w:ascii="Times New Roman" w:hAnsi="Times New Roman" w:cs="Times New Roman"/>
        </w:rPr>
      </w:pPr>
      <w:r w:rsidRPr="00B742AF">
        <w:rPr>
          <w:rFonts w:ascii="Times New Roman" w:hAnsi="Times New Roman" w:cs="Times New Roman"/>
        </w:rPr>
        <w:t xml:space="preserve">Control of insects in the lawn and flower bed areas such as ants, chinch bugs, mole crickets, sod webworms and any other lawn and plant destroying insects.  </w:t>
      </w:r>
      <w:r w:rsidR="00DB6773" w:rsidRPr="00B742AF">
        <w:rPr>
          <w:rFonts w:ascii="Times New Roman" w:hAnsi="Times New Roman" w:cs="Times New Roman"/>
        </w:rPr>
        <w:t xml:space="preserve">Once a quarter Contractor will treat the grounds at the Fresno site with </w:t>
      </w:r>
      <w:proofErr w:type="spellStart"/>
      <w:r w:rsidR="00DB6773" w:rsidRPr="00B742AF">
        <w:rPr>
          <w:rFonts w:ascii="Times New Roman" w:hAnsi="Times New Roman" w:cs="Times New Roman"/>
        </w:rPr>
        <w:t>Talstar</w:t>
      </w:r>
      <w:proofErr w:type="spellEnd"/>
      <w:r w:rsidR="00DB6773" w:rsidRPr="00B742AF">
        <w:rPr>
          <w:rFonts w:ascii="Times New Roman" w:hAnsi="Times New Roman" w:cs="Times New Roman"/>
        </w:rPr>
        <w:t xml:space="preserve"> Xtra for fire ant control. Once in the summer the areas will be treated with Top Choice to prevent and control fire ants.</w:t>
      </w:r>
    </w:p>
    <w:p w14:paraId="348377FF" w14:textId="759B5311" w:rsidR="00DB6773" w:rsidRDefault="00DB6773" w:rsidP="00DB6773">
      <w:pPr>
        <w:numPr>
          <w:ilvl w:val="3"/>
          <w:numId w:val="12"/>
        </w:numPr>
        <w:tabs>
          <w:tab w:val="left" w:pos="1193"/>
        </w:tabs>
        <w:kinsoku w:val="0"/>
        <w:overflowPunct w:val="0"/>
        <w:autoSpaceDE w:val="0"/>
        <w:autoSpaceDN w:val="0"/>
        <w:adjustRightInd w:val="0"/>
        <w:spacing w:after="0" w:line="276" w:lineRule="auto"/>
        <w:ind w:right="307"/>
        <w:rPr>
          <w:rFonts w:ascii="Times New Roman" w:hAnsi="Times New Roman" w:cs="Times New Roman"/>
        </w:rPr>
      </w:pPr>
      <w:proofErr w:type="gramStart"/>
      <w:r w:rsidRPr="00DB6773">
        <w:rPr>
          <w:rFonts w:ascii="Times New Roman" w:hAnsi="Times New Roman" w:cs="Times New Roman"/>
        </w:rPr>
        <w:t>Contractor</w:t>
      </w:r>
      <w:proofErr w:type="gramEnd"/>
      <w:r w:rsidRPr="00DB6773">
        <w:rPr>
          <w:rFonts w:ascii="Times New Roman" w:hAnsi="Times New Roman" w:cs="Times New Roman"/>
        </w:rPr>
        <w:t xml:space="preserve"> may be required to lead pest control training for VA staff regarding common pest and bed bug policies.</w:t>
      </w:r>
    </w:p>
    <w:p w14:paraId="62CE9E8C" w14:textId="77777777" w:rsidR="00DB6773" w:rsidRDefault="00DB6773" w:rsidP="00DB6773">
      <w:pPr>
        <w:tabs>
          <w:tab w:val="left" w:pos="1193"/>
        </w:tabs>
        <w:kinsoku w:val="0"/>
        <w:overflowPunct w:val="0"/>
        <w:autoSpaceDE w:val="0"/>
        <w:autoSpaceDN w:val="0"/>
        <w:adjustRightInd w:val="0"/>
        <w:spacing w:after="0" w:line="276" w:lineRule="auto"/>
        <w:ind w:right="307"/>
        <w:rPr>
          <w:rFonts w:ascii="Times New Roman" w:hAnsi="Times New Roman" w:cs="Times New Roman"/>
        </w:rPr>
      </w:pPr>
    </w:p>
    <w:p w14:paraId="2CA506C8" w14:textId="30D7C5F1" w:rsidR="00B742AF" w:rsidRDefault="00DB6773" w:rsidP="00B742AF">
      <w:pPr>
        <w:numPr>
          <w:ilvl w:val="3"/>
          <w:numId w:val="12"/>
        </w:numPr>
        <w:tabs>
          <w:tab w:val="left" w:pos="1193"/>
        </w:tabs>
        <w:kinsoku w:val="0"/>
        <w:overflowPunct w:val="0"/>
        <w:autoSpaceDE w:val="0"/>
        <w:autoSpaceDN w:val="0"/>
        <w:adjustRightInd w:val="0"/>
        <w:spacing w:after="0" w:line="276" w:lineRule="auto"/>
        <w:ind w:right="307"/>
        <w:rPr>
          <w:rFonts w:ascii="Times New Roman" w:hAnsi="Times New Roman" w:cs="Times New Roman"/>
        </w:rPr>
      </w:pPr>
      <w:r w:rsidRPr="00DB6773">
        <w:rPr>
          <w:rFonts w:ascii="Times New Roman" w:hAnsi="Times New Roman" w:cs="Times New Roman"/>
        </w:rPr>
        <w:t>When not conducting rounds at the Fresno location, Contractor will perform scheduled visits to the offsite locations listed in exhibit 1, Off-Sites.</w:t>
      </w:r>
      <w:bookmarkStart w:id="6" w:name="_Hlk155700713"/>
    </w:p>
    <w:p w14:paraId="5F566DEC" w14:textId="77777777" w:rsidR="00B742AF" w:rsidRPr="00B742AF" w:rsidRDefault="00B742AF" w:rsidP="00B742AF">
      <w:pPr>
        <w:tabs>
          <w:tab w:val="left" w:pos="1193"/>
        </w:tabs>
        <w:kinsoku w:val="0"/>
        <w:overflowPunct w:val="0"/>
        <w:autoSpaceDE w:val="0"/>
        <w:autoSpaceDN w:val="0"/>
        <w:adjustRightInd w:val="0"/>
        <w:spacing w:after="0" w:line="276" w:lineRule="auto"/>
        <w:ind w:right="307"/>
        <w:rPr>
          <w:rFonts w:ascii="Times New Roman" w:hAnsi="Times New Roman" w:cs="Times New Roman"/>
        </w:rPr>
      </w:pPr>
    </w:p>
    <w:p w14:paraId="271FCD0C" w14:textId="4D13F500" w:rsidR="00B742AF" w:rsidRDefault="00B742AF" w:rsidP="005E48CA">
      <w:pPr>
        <w:numPr>
          <w:ilvl w:val="3"/>
          <w:numId w:val="12"/>
        </w:numPr>
        <w:tabs>
          <w:tab w:val="left" w:pos="1193"/>
        </w:tabs>
        <w:kinsoku w:val="0"/>
        <w:overflowPunct w:val="0"/>
        <w:autoSpaceDE w:val="0"/>
        <w:autoSpaceDN w:val="0"/>
        <w:adjustRightInd w:val="0"/>
        <w:spacing w:after="0" w:line="276" w:lineRule="auto"/>
        <w:ind w:right="307"/>
        <w:rPr>
          <w:rFonts w:ascii="Times New Roman" w:hAnsi="Times New Roman" w:cs="Times New Roman"/>
        </w:rPr>
      </w:pPr>
      <w:r>
        <w:rPr>
          <w:rFonts w:ascii="Times New Roman" w:hAnsi="Times New Roman" w:cs="Times New Roman"/>
        </w:rPr>
        <w:t>Spray the understructure of all trailers semiannually.</w:t>
      </w:r>
    </w:p>
    <w:p w14:paraId="2FCEFC16" w14:textId="77777777" w:rsidR="00B742AF" w:rsidRPr="00F16AC6" w:rsidRDefault="00B742AF" w:rsidP="00F16AC6">
      <w:pPr>
        <w:rPr>
          <w:rFonts w:ascii="Times New Roman" w:hAnsi="Times New Roman" w:cs="Times New Roman"/>
        </w:rPr>
      </w:pPr>
    </w:p>
    <w:bookmarkEnd w:id="6"/>
    <w:p w14:paraId="1F1DE81F" w14:textId="77777777" w:rsidR="00AA290F" w:rsidRPr="00AA290F" w:rsidRDefault="00AA290F" w:rsidP="00AA290F">
      <w:pPr>
        <w:kinsoku w:val="0"/>
        <w:overflowPunct w:val="0"/>
        <w:autoSpaceDE w:val="0"/>
        <w:autoSpaceDN w:val="0"/>
        <w:adjustRightInd w:val="0"/>
        <w:spacing w:before="3" w:after="0" w:line="240" w:lineRule="auto"/>
        <w:rPr>
          <w:rFonts w:ascii="Times New Roman" w:hAnsi="Times New Roman" w:cs="Times New Roman"/>
          <w:b/>
          <w:bCs/>
          <w:sz w:val="24"/>
          <w:szCs w:val="24"/>
        </w:rPr>
      </w:pPr>
    </w:p>
    <w:p w14:paraId="440D6046" w14:textId="623A26FA" w:rsidR="00323E75" w:rsidRDefault="00310EB5" w:rsidP="00AA290F">
      <w:pPr>
        <w:numPr>
          <w:ilvl w:val="1"/>
          <w:numId w:val="12"/>
        </w:numPr>
        <w:tabs>
          <w:tab w:val="left" w:pos="445"/>
        </w:tabs>
        <w:kinsoku w:val="0"/>
        <w:overflowPunct w:val="0"/>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Pests to Manage</w:t>
      </w:r>
    </w:p>
    <w:p w14:paraId="64916B00" w14:textId="77777777" w:rsidR="00323E75" w:rsidRDefault="00323E75" w:rsidP="00323E75">
      <w:pPr>
        <w:tabs>
          <w:tab w:val="left" w:pos="445"/>
        </w:tabs>
        <w:kinsoku w:val="0"/>
        <w:overflowPunct w:val="0"/>
        <w:autoSpaceDE w:val="0"/>
        <w:autoSpaceDN w:val="0"/>
        <w:adjustRightInd w:val="0"/>
        <w:spacing w:after="0" w:line="240" w:lineRule="auto"/>
        <w:ind w:left="444"/>
        <w:rPr>
          <w:rFonts w:ascii="Times New Roman" w:hAnsi="Times New Roman" w:cs="Times New Roman"/>
          <w:b/>
          <w:bCs/>
        </w:rPr>
      </w:pPr>
    </w:p>
    <w:p w14:paraId="4DD653AF" w14:textId="013DD0B9" w:rsidR="00323E75" w:rsidRDefault="00323E75" w:rsidP="00323E75">
      <w:pPr>
        <w:numPr>
          <w:ilvl w:val="3"/>
          <w:numId w:val="12"/>
        </w:numPr>
        <w:tabs>
          <w:tab w:val="left" w:pos="445"/>
        </w:tabs>
        <w:kinsoku w:val="0"/>
        <w:overflowPunct w:val="0"/>
        <w:autoSpaceDE w:val="0"/>
        <w:autoSpaceDN w:val="0"/>
        <w:adjustRightInd w:val="0"/>
        <w:spacing w:after="0" w:line="240" w:lineRule="auto"/>
        <w:rPr>
          <w:rFonts w:ascii="Times New Roman" w:hAnsi="Times New Roman" w:cs="Times New Roman"/>
        </w:rPr>
      </w:pPr>
      <w:r w:rsidRPr="00323E75">
        <w:rPr>
          <w:rFonts w:ascii="Times New Roman" w:hAnsi="Times New Roman" w:cs="Times New Roman"/>
        </w:rPr>
        <w:t>General arthropod pests (i.e., ants, fleas, beetles, bees, roaches, etc.)</w:t>
      </w:r>
    </w:p>
    <w:p w14:paraId="5A9CCBD1" w14:textId="77777777" w:rsidR="00323E75" w:rsidRPr="00323E75" w:rsidRDefault="00323E75" w:rsidP="00323E75">
      <w:pPr>
        <w:tabs>
          <w:tab w:val="left" w:pos="445"/>
        </w:tabs>
        <w:kinsoku w:val="0"/>
        <w:overflowPunct w:val="0"/>
        <w:autoSpaceDE w:val="0"/>
        <w:autoSpaceDN w:val="0"/>
        <w:adjustRightInd w:val="0"/>
        <w:spacing w:after="0" w:line="240" w:lineRule="auto"/>
        <w:ind w:left="833"/>
        <w:rPr>
          <w:rFonts w:ascii="Times New Roman" w:hAnsi="Times New Roman" w:cs="Times New Roman"/>
        </w:rPr>
      </w:pPr>
    </w:p>
    <w:p w14:paraId="325543EE" w14:textId="7711CEF7" w:rsidR="00323E75" w:rsidRDefault="00323E75" w:rsidP="00323E75">
      <w:pPr>
        <w:numPr>
          <w:ilvl w:val="3"/>
          <w:numId w:val="12"/>
        </w:numPr>
        <w:tabs>
          <w:tab w:val="left" w:pos="445"/>
        </w:tabs>
        <w:kinsoku w:val="0"/>
        <w:overflowPunct w:val="0"/>
        <w:autoSpaceDE w:val="0"/>
        <w:autoSpaceDN w:val="0"/>
        <w:adjustRightInd w:val="0"/>
        <w:spacing w:after="0" w:line="240" w:lineRule="auto"/>
        <w:rPr>
          <w:rFonts w:ascii="Times New Roman" w:hAnsi="Times New Roman" w:cs="Times New Roman"/>
        </w:rPr>
      </w:pPr>
      <w:r w:rsidRPr="00323E75">
        <w:rPr>
          <w:rFonts w:ascii="Times New Roman" w:hAnsi="Times New Roman" w:cs="Times New Roman"/>
        </w:rPr>
        <w:t>Feral (wild) rodents (i.e., rats and mice, gophers, squirrels, etc.)</w:t>
      </w:r>
    </w:p>
    <w:p w14:paraId="657DE845" w14:textId="77777777" w:rsidR="00323E75" w:rsidRPr="00323E75" w:rsidRDefault="00323E75" w:rsidP="00323E75">
      <w:pPr>
        <w:tabs>
          <w:tab w:val="left" w:pos="445"/>
        </w:tabs>
        <w:kinsoku w:val="0"/>
        <w:overflowPunct w:val="0"/>
        <w:autoSpaceDE w:val="0"/>
        <w:autoSpaceDN w:val="0"/>
        <w:adjustRightInd w:val="0"/>
        <w:spacing w:after="0" w:line="240" w:lineRule="auto"/>
        <w:rPr>
          <w:rFonts w:ascii="Times New Roman" w:hAnsi="Times New Roman" w:cs="Times New Roman"/>
        </w:rPr>
      </w:pPr>
    </w:p>
    <w:p w14:paraId="0C1BD5C2" w14:textId="1111E884" w:rsidR="00323E75" w:rsidRDefault="00323E75" w:rsidP="00323E75">
      <w:pPr>
        <w:numPr>
          <w:ilvl w:val="3"/>
          <w:numId w:val="12"/>
        </w:numPr>
        <w:tabs>
          <w:tab w:val="left" w:pos="445"/>
        </w:tabs>
        <w:kinsoku w:val="0"/>
        <w:overflowPunct w:val="0"/>
        <w:autoSpaceDE w:val="0"/>
        <w:autoSpaceDN w:val="0"/>
        <w:adjustRightInd w:val="0"/>
        <w:spacing w:after="0" w:line="240" w:lineRule="auto"/>
        <w:rPr>
          <w:rFonts w:ascii="Times New Roman" w:hAnsi="Times New Roman" w:cs="Times New Roman"/>
        </w:rPr>
      </w:pPr>
      <w:r w:rsidRPr="00323E75">
        <w:rPr>
          <w:rFonts w:ascii="Times New Roman" w:hAnsi="Times New Roman" w:cs="Times New Roman"/>
        </w:rPr>
        <w:lastRenderedPageBreak/>
        <w:t>Feral birds (i.e., pigeons, starlings, blackbirds, sparrows, etc.)</w:t>
      </w:r>
    </w:p>
    <w:p w14:paraId="7140D0F8" w14:textId="77777777" w:rsidR="00323E75" w:rsidRPr="00323E75" w:rsidRDefault="00323E75" w:rsidP="00323E75">
      <w:pPr>
        <w:tabs>
          <w:tab w:val="left" w:pos="445"/>
        </w:tabs>
        <w:kinsoku w:val="0"/>
        <w:overflowPunct w:val="0"/>
        <w:autoSpaceDE w:val="0"/>
        <w:autoSpaceDN w:val="0"/>
        <w:adjustRightInd w:val="0"/>
        <w:spacing w:after="0" w:line="240" w:lineRule="auto"/>
        <w:rPr>
          <w:rFonts w:ascii="Times New Roman" w:hAnsi="Times New Roman" w:cs="Times New Roman"/>
        </w:rPr>
      </w:pPr>
    </w:p>
    <w:p w14:paraId="22E43437" w14:textId="19C40C20" w:rsidR="00323E75" w:rsidRDefault="00323E75" w:rsidP="00323E75">
      <w:pPr>
        <w:numPr>
          <w:ilvl w:val="3"/>
          <w:numId w:val="12"/>
        </w:numPr>
        <w:tabs>
          <w:tab w:val="left" w:pos="445"/>
        </w:tabs>
        <w:kinsoku w:val="0"/>
        <w:overflowPunct w:val="0"/>
        <w:autoSpaceDE w:val="0"/>
        <w:autoSpaceDN w:val="0"/>
        <w:adjustRightInd w:val="0"/>
        <w:spacing w:after="0" w:line="240" w:lineRule="auto"/>
        <w:rPr>
          <w:rFonts w:ascii="Times New Roman" w:hAnsi="Times New Roman" w:cs="Times New Roman"/>
        </w:rPr>
      </w:pPr>
      <w:r w:rsidRPr="00323E75">
        <w:rPr>
          <w:rFonts w:ascii="Times New Roman" w:hAnsi="Times New Roman" w:cs="Times New Roman"/>
        </w:rPr>
        <w:t>Other feral vertebrate pests (i.e., bats, skunks, moles, snakes, dogs, cats, etc.)</w:t>
      </w:r>
    </w:p>
    <w:p w14:paraId="61FA4F2D" w14:textId="77777777" w:rsidR="00323E75" w:rsidRPr="00323E75" w:rsidRDefault="00323E75" w:rsidP="00323E75">
      <w:pPr>
        <w:tabs>
          <w:tab w:val="left" w:pos="445"/>
        </w:tabs>
        <w:kinsoku w:val="0"/>
        <w:overflowPunct w:val="0"/>
        <w:autoSpaceDE w:val="0"/>
        <w:autoSpaceDN w:val="0"/>
        <w:adjustRightInd w:val="0"/>
        <w:spacing w:after="0" w:line="240" w:lineRule="auto"/>
        <w:rPr>
          <w:rFonts w:ascii="Times New Roman" w:hAnsi="Times New Roman" w:cs="Times New Roman"/>
        </w:rPr>
      </w:pPr>
    </w:p>
    <w:p w14:paraId="27B3F96C" w14:textId="043253C3" w:rsidR="00323E75" w:rsidRDefault="00323E75" w:rsidP="00323E75">
      <w:pPr>
        <w:numPr>
          <w:ilvl w:val="3"/>
          <w:numId w:val="12"/>
        </w:numPr>
        <w:tabs>
          <w:tab w:val="left" w:pos="445"/>
        </w:tabs>
        <w:kinsoku w:val="0"/>
        <w:overflowPunct w:val="0"/>
        <w:autoSpaceDE w:val="0"/>
        <w:autoSpaceDN w:val="0"/>
        <w:adjustRightInd w:val="0"/>
        <w:spacing w:after="0" w:line="240" w:lineRule="auto"/>
        <w:rPr>
          <w:rFonts w:ascii="Times New Roman" w:hAnsi="Times New Roman" w:cs="Times New Roman"/>
        </w:rPr>
      </w:pPr>
      <w:r w:rsidRPr="00323E75">
        <w:rPr>
          <w:rFonts w:ascii="Times New Roman" w:hAnsi="Times New Roman" w:cs="Times New Roman"/>
        </w:rPr>
        <w:t>Wood destroying organisms (i.e., termites, carpenter ants, fungi, etc.)</w:t>
      </w:r>
    </w:p>
    <w:p w14:paraId="2B2923BB" w14:textId="77777777" w:rsidR="00323E75" w:rsidRPr="00323E75" w:rsidRDefault="00323E75" w:rsidP="00323E75">
      <w:pPr>
        <w:tabs>
          <w:tab w:val="left" w:pos="445"/>
        </w:tabs>
        <w:kinsoku w:val="0"/>
        <w:overflowPunct w:val="0"/>
        <w:autoSpaceDE w:val="0"/>
        <w:autoSpaceDN w:val="0"/>
        <w:adjustRightInd w:val="0"/>
        <w:spacing w:after="0" w:line="240" w:lineRule="auto"/>
        <w:rPr>
          <w:rFonts w:ascii="Times New Roman" w:hAnsi="Times New Roman" w:cs="Times New Roman"/>
        </w:rPr>
      </w:pPr>
    </w:p>
    <w:p w14:paraId="3E747D1A" w14:textId="1CC9C90A" w:rsidR="00323E75" w:rsidRDefault="00323E75" w:rsidP="00323E75">
      <w:pPr>
        <w:numPr>
          <w:ilvl w:val="3"/>
          <w:numId w:val="12"/>
        </w:numPr>
        <w:tabs>
          <w:tab w:val="left" w:pos="445"/>
        </w:tabs>
        <w:kinsoku w:val="0"/>
        <w:overflowPunct w:val="0"/>
        <w:autoSpaceDE w:val="0"/>
        <w:autoSpaceDN w:val="0"/>
        <w:adjustRightInd w:val="0"/>
        <w:spacing w:after="0" w:line="240" w:lineRule="auto"/>
        <w:rPr>
          <w:rFonts w:ascii="Times New Roman" w:hAnsi="Times New Roman" w:cs="Times New Roman"/>
        </w:rPr>
      </w:pPr>
      <w:r w:rsidRPr="00323E75">
        <w:rPr>
          <w:rFonts w:ascii="Times New Roman" w:hAnsi="Times New Roman" w:cs="Times New Roman"/>
        </w:rPr>
        <w:t>Stored food pests (i.e., weevils, beetles, moths, etc.)</w:t>
      </w:r>
    </w:p>
    <w:p w14:paraId="49BB3E12" w14:textId="77777777" w:rsidR="00323E75" w:rsidRPr="00323E75" w:rsidRDefault="00323E75" w:rsidP="00323E75">
      <w:pPr>
        <w:tabs>
          <w:tab w:val="left" w:pos="445"/>
        </w:tabs>
        <w:kinsoku w:val="0"/>
        <w:overflowPunct w:val="0"/>
        <w:autoSpaceDE w:val="0"/>
        <w:autoSpaceDN w:val="0"/>
        <w:adjustRightInd w:val="0"/>
        <w:spacing w:after="0" w:line="240" w:lineRule="auto"/>
        <w:rPr>
          <w:rFonts w:ascii="Times New Roman" w:hAnsi="Times New Roman" w:cs="Times New Roman"/>
        </w:rPr>
      </w:pPr>
    </w:p>
    <w:p w14:paraId="15F01242" w14:textId="5D90F311" w:rsidR="00323E75" w:rsidRPr="004D4085" w:rsidRDefault="00323E75" w:rsidP="00323E75">
      <w:pPr>
        <w:numPr>
          <w:ilvl w:val="3"/>
          <w:numId w:val="12"/>
        </w:numPr>
        <w:tabs>
          <w:tab w:val="left" w:pos="445"/>
        </w:tabs>
        <w:kinsoku w:val="0"/>
        <w:overflowPunct w:val="0"/>
        <w:autoSpaceDE w:val="0"/>
        <w:autoSpaceDN w:val="0"/>
        <w:adjustRightInd w:val="0"/>
        <w:spacing w:after="0" w:line="240" w:lineRule="auto"/>
        <w:rPr>
          <w:rFonts w:ascii="Times New Roman" w:hAnsi="Times New Roman" w:cs="Times New Roman"/>
        </w:rPr>
      </w:pPr>
      <w:r w:rsidRPr="004D4085">
        <w:rPr>
          <w:rFonts w:ascii="Times New Roman" w:hAnsi="Times New Roman" w:cs="Times New Roman"/>
        </w:rPr>
        <w:t xml:space="preserve">Weeds and plants (i.e., </w:t>
      </w:r>
      <w:proofErr w:type="gramStart"/>
      <w:r w:rsidRPr="004D4085">
        <w:rPr>
          <w:rFonts w:ascii="Times New Roman" w:hAnsi="Times New Roman" w:cs="Times New Roman"/>
        </w:rPr>
        <w:t>dandelion</w:t>
      </w:r>
      <w:proofErr w:type="gramEnd"/>
      <w:r w:rsidRPr="004D4085">
        <w:rPr>
          <w:rFonts w:ascii="Times New Roman" w:hAnsi="Times New Roman" w:cs="Times New Roman"/>
        </w:rPr>
        <w:t xml:space="preserve">, </w:t>
      </w:r>
      <w:proofErr w:type="gramStart"/>
      <w:r w:rsidRPr="004D4085">
        <w:rPr>
          <w:rFonts w:ascii="Times New Roman" w:hAnsi="Times New Roman" w:cs="Times New Roman"/>
        </w:rPr>
        <w:t>plantain</w:t>
      </w:r>
      <w:proofErr w:type="gramEnd"/>
      <w:r w:rsidRPr="004D4085">
        <w:rPr>
          <w:rFonts w:ascii="Times New Roman" w:hAnsi="Times New Roman" w:cs="Times New Roman"/>
        </w:rPr>
        <w:t>, industrial weeds, aquatic plants, algae, etc.)</w:t>
      </w:r>
    </w:p>
    <w:p w14:paraId="7899C3CF" w14:textId="10E330FB" w:rsidR="004D4085" w:rsidRPr="004D4085" w:rsidRDefault="004D4085" w:rsidP="004D4085">
      <w:pPr>
        <w:tabs>
          <w:tab w:val="left" w:pos="445"/>
        </w:tabs>
        <w:kinsoku w:val="0"/>
        <w:overflowPunct w:val="0"/>
        <w:autoSpaceDE w:val="0"/>
        <w:autoSpaceDN w:val="0"/>
        <w:adjustRightInd w:val="0"/>
        <w:spacing w:after="0" w:line="240" w:lineRule="auto"/>
        <w:ind w:left="1192"/>
        <w:rPr>
          <w:rFonts w:ascii="Times New Roman" w:hAnsi="Times New Roman" w:cs="Times New Roman"/>
          <w:b/>
          <w:bCs/>
        </w:rPr>
      </w:pPr>
      <w:r w:rsidRPr="004D4085">
        <w:rPr>
          <w:rFonts w:ascii="Times New Roman" w:hAnsi="Times New Roman" w:cs="Times New Roman"/>
        </w:rPr>
        <w:tab/>
        <w:t>(</w:t>
      </w:r>
      <w:r w:rsidRPr="004D4085">
        <w:rPr>
          <w:rFonts w:ascii="Times New Roman" w:hAnsi="Times New Roman" w:cs="Times New Roman"/>
          <w:b/>
          <w:bCs/>
        </w:rPr>
        <w:t>Herbicide 2-4-D is exclusively Prohibited on VA and VHA Medical Sites)</w:t>
      </w:r>
    </w:p>
    <w:p w14:paraId="3F2523A9" w14:textId="77777777" w:rsidR="00323E75" w:rsidRPr="00323E75" w:rsidRDefault="00323E75" w:rsidP="00323E75">
      <w:pPr>
        <w:tabs>
          <w:tab w:val="left" w:pos="445"/>
        </w:tabs>
        <w:kinsoku w:val="0"/>
        <w:overflowPunct w:val="0"/>
        <w:autoSpaceDE w:val="0"/>
        <w:autoSpaceDN w:val="0"/>
        <w:adjustRightInd w:val="0"/>
        <w:spacing w:after="0" w:line="240" w:lineRule="auto"/>
        <w:rPr>
          <w:rFonts w:ascii="Times New Roman" w:hAnsi="Times New Roman" w:cs="Times New Roman"/>
        </w:rPr>
      </w:pPr>
    </w:p>
    <w:p w14:paraId="35F93037" w14:textId="3B7CE767" w:rsidR="00323E75" w:rsidRDefault="00323E75" w:rsidP="00323E75">
      <w:pPr>
        <w:numPr>
          <w:ilvl w:val="3"/>
          <w:numId w:val="12"/>
        </w:numPr>
        <w:tabs>
          <w:tab w:val="left" w:pos="445"/>
        </w:tabs>
        <w:kinsoku w:val="0"/>
        <w:overflowPunct w:val="0"/>
        <w:autoSpaceDE w:val="0"/>
        <w:autoSpaceDN w:val="0"/>
        <w:adjustRightInd w:val="0"/>
        <w:spacing w:after="0" w:line="240" w:lineRule="auto"/>
        <w:rPr>
          <w:rFonts w:ascii="Times New Roman" w:hAnsi="Times New Roman" w:cs="Times New Roman"/>
        </w:rPr>
      </w:pPr>
      <w:r w:rsidRPr="00323E75">
        <w:rPr>
          <w:rFonts w:ascii="Times New Roman" w:hAnsi="Times New Roman" w:cs="Times New Roman"/>
        </w:rPr>
        <w:t>Insects of ornamental plants and shade trees (i.e., powdery mildew, leaf spot, aphids, leafhoppers, scales, etc.)</w:t>
      </w:r>
    </w:p>
    <w:p w14:paraId="3C69A910" w14:textId="77777777" w:rsidR="00323E75" w:rsidRPr="00323E75" w:rsidRDefault="00323E75" w:rsidP="00323E75">
      <w:pPr>
        <w:tabs>
          <w:tab w:val="left" w:pos="445"/>
        </w:tabs>
        <w:kinsoku w:val="0"/>
        <w:overflowPunct w:val="0"/>
        <w:autoSpaceDE w:val="0"/>
        <w:autoSpaceDN w:val="0"/>
        <w:adjustRightInd w:val="0"/>
        <w:spacing w:after="0" w:line="240" w:lineRule="auto"/>
        <w:rPr>
          <w:rFonts w:ascii="Times New Roman" w:hAnsi="Times New Roman" w:cs="Times New Roman"/>
        </w:rPr>
      </w:pPr>
    </w:p>
    <w:p w14:paraId="33BB7756" w14:textId="044EC966" w:rsidR="00323E75" w:rsidRPr="00341320" w:rsidRDefault="00323E75" w:rsidP="00323E75">
      <w:pPr>
        <w:numPr>
          <w:ilvl w:val="3"/>
          <w:numId w:val="12"/>
        </w:numPr>
        <w:tabs>
          <w:tab w:val="left" w:pos="445"/>
        </w:tabs>
        <w:kinsoku w:val="0"/>
        <w:overflowPunct w:val="0"/>
        <w:autoSpaceDE w:val="0"/>
        <w:autoSpaceDN w:val="0"/>
        <w:adjustRightInd w:val="0"/>
        <w:spacing w:after="0" w:line="240" w:lineRule="auto"/>
        <w:rPr>
          <w:rFonts w:ascii="Times New Roman" w:hAnsi="Times New Roman" w:cs="Times New Roman"/>
        </w:rPr>
      </w:pPr>
      <w:r w:rsidRPr="00341320">
        <w:rPr>
          <w:rFonts w:ascii="Times New Roman" w:hAnsi="Times New Roman" w:cs="Times New Roman"/>
        </w:rPr>
        <w:t>Insects of turf and lawns (i.e., sod worms, nematodes, etc.)</w:t>
      </w:r>
    </w:p>
    <w:p w14:paraId="20525323" w14:textId="77777777" w:rsidR="00323E75" w:rsidRPr="00323E75" w:rsidRDefault="00323E75" w:rsidP="00323E75">
      <w:pPr>
        <w:tabs>
          <w:tab w:val="left" w:pos="445"/>
        </w:tabs>
        <w:kinsoku w:val="0"/>
        <w:overflowPunct w:val="0"/>
        <w:autoSpaceDE w:val="0"/>
        <w:autoSpaceDN w:val="0"/>
        <w:adjustRightInd w:val="0"/>
        <w:spacing w:after="0" w:line="240" w:lineRule="auto"/>
        <w:rPr>
          <w:rFonts w:ascii="Times New Roman" w:hAnsi="Times New Roman" w:cs="Times New Roman"/>
        </w:rPr>
      </w:pPr>
    </w:p>
    <w:p w14:paraId="7A1DFB09" w14:textId="13EC54E9" w:rsidR="00323E75" w:rsidRPr="00323E75" w:rsidRDefault="00323E75" w:rsidP="00323E75">
      <w:pPr>
        <w:numPr>
          <w:ilvl w:val="3"/>
          <w:numId w:val="12"/>
        </w:numPr>
        <w:tabs>
          <w:tab w:val="left" w:pos="445"/>
        </w:tabs>
        <w:kinsoku w:val="0"/>
        <w:overflowPunct w:val="0"/>
        <w:autoSpaceDE w:val="0"/>
        <w:autoSpaceDN w:val="0"/>
        <w:adjustRightInd w:val="0"/>
        <w:spacing w:after="0" w:line="240" w:lineRule="auto"/>
        <w:rPr>
          <w:rFonts w:ascii="Times New Roman" w:hAnsi="Times New Roman" w:cs="Times New Roman"/>
        </w:rPr>
      </w:pPr>
      <w:r w:rsidRPr="00323E75">
        <w:rPr>
          <w:rFonts w:ascii="Times New Roman" w:hAnsi="Times New Roman" w:cs="Times New Roman"/>
        </w:rPr>
        <w:t>Disease-carrying vectors (i.e., mosquitoes, flies, ticks, etc.) NOTE: Controlling disease using germicides (i.e., Phenolic) and chemical sterilizations (i.e., Ethylene Oxide) are outside the focus of an IPM Program.</w:t>
      </w:r>
    </w:p>
    <w:p w14:paraId="4F740618" w14:textId="77777777" w:rsidR="00323E75" w:rsidRDefault="00323E75" w:rsidP="00323E75">
      <w:pPr>
        <w:tabs>
          <w:tab w:val="left" w:pos="445"/>
        </w:tabs>
        <w:kinsoku w:val="0"/>
        <w:overflowPunct w:val="0"/>
        <w:autoSpaceDE w:val="0"/>
        <w:autoSpaceDN w:val="0"/>
        <w:adjustRightInd w:val="0"/>
        <w:spacing w:after="0" w:line="240" w:lineRule="auto"/>
        <w:ind w:left="833"/>
        <w:rPr>
          <w:rFonts w:ascii="Times New Roman" w:hAnsi="Times New Roman" w:cs="Times New Roman"/>
          <w:b/>
          <w:bCs/>
        </w:rPr>
      </w:pPr>
    </w:p>
    <w:p w14:paraId="595EC30E" w14:textId="7081F127" w:rsidR="00AA290F" w:rsidRDefault="00AA290F" w:rsidP="00AA290F">
      <w:pPr>
        <w:numPr>
          <w:ilvl w:val="1"/>
          <w:numId w:val="12"/>
        </w:numPr>
        <w:tabs>
          <w:tab w:val="left" w:pos="445"/>
        </w:tabs>
        <w:kinsoku w:val="0"/>
        <w:overflowPunct w:val="0"/>
        <w:autoSpaceDE w:val="0"/>
        <w:autoSpaceDN w:val="0"/>
        <w:adjustRightInd w:val="0"/>
        <w:spacing w:after="0" w:line="240" w:lineRule="auto"/>
        <w:rPr>
          <w:rFonts w:ascii="Times New Roman" w:hAnsi="Times New Roman" w:cs="Times New Roman"/>
          <w:b/>
          <w:bCs/>
        </w:rPr>
      </w:pPr>
      <w:r w:rsidRPr="00AA290F">
        <w:rPr>
          <w:rFonts w:ascii="Times New Roman" w:hAnsi="Times New Roman" w:cs="Times New Roman"/>
          <w:b/>
          <w:bCs/>
        </w:rPr>
        <w:t>General Requirements</w:t>
      </w:r>
    </w:p>
    <w:p w14:paraId="7F5FC77D" w14:textId="77777777" w:rsidR="00F16AC6" w:rsidRDefault="00F16AC6" w:rsidP="00F16AC6">
      <w:pPr>
        <w:tabs>
          <w:tab w:val="left" w:pos="445"/>
        </w:tabs>
        <w:kinsoku w:val="0"/>
        <w:overflowPunct w:val="0"/>
        <w:autoSpaceDE w:val="0"/>
        <w:autoSpaceDN w:val="0"/>
        <w:adjustRightInd w:val="0"/>
        <w:spacing w:after="0" w:line="240" w:lineRule="auto"/>
        <w:ind w:left="444"/>
        <w:rPr>
          <w:rFonts w:ascii="Times New Roman" w:hAnsi="Times New Roman" w:cs="Times New Roman"/>
          <w:b/>
          <w:bCs/>
        </w:rPr>
      </w:pPr>
    </w:p>
    <w:p w14:paraId="7C14C62F" w14:textId="69B8D94F" w:rsidR="00F16AC6" w:rsidRPr="00F16AC6" w:rsidRDefault="00F16AC6" w:rsidP="00F16AC6">
      <w:pPr>
        <w:tabs>
          <w:tab w:val="left" w:pos="445"/>
        </w:tabs>
        <w:kinsoku w:val="0"/>
        <w:overflowPunct w:val="0"/>
        <w:autoSpaceDE w:val="0"/>
        <w:autoSpaceDN w:val="0"/>
        <w:adjustRightInd w:val="0"/>
        <w:spacing w:after="0" w:line="240" w:lineRule="auto"/>
        <w:ind w:left="444"/>
        <w:rPr>
          <w:rFonts w:ascii="Times New Roman" w:hAnsi="Times New Roman" w:cs="Times New Roman"/>
        </w:rPr>
      </w:pPr>
      <w:r w:rsidRPr="00F16AC6">
        <w:rPr>
          <w:rFonts w:ascii="Times New Roman" w:hAnsi="Times New Roman" w:cs="Times New Roman"/>
        </w:rPr>
        <w:t>The Contractor shall furnish all labor, equipment, supplies, parts, supervision, management and transportation necessary to perform integrated Pest Management (IPM) Control services (interior and exterior) in accordance with the terms and conditions of this contract for all identified locations in section 1.3 of the Performance Work Statement.</w:t>
      </w:r>
    </w:p>
    <w:p w14:paraId="691FB7B6" w14:textId="77777777" w:rsidR="00F16AC6" w:rsidRDefault="00F16AC6" w:rsidP="00F16AC6">
      <w:pPr>
        <w:tabs>
          <w:tab w:val="left" w:pos="445"/>
        </w:tabs>
        <w:kinsoku w:val="0"/>
        <w:overflowPunct w:val="0"/>
        <w:autoSpaceDE w:val="0"/>
        <w:autoSpaceDN w:val="0"/>
        <w:adjustRightInd w:val="0"/>
        <w:spacing w:after="0" w:line="240" w:lineRule="auto"/>
        <w:ind w:left="444"/>
        <w:rPr>
          <w:rFonts w:ascii="Times New Roman" w:hAnsi="Times New Roman" w:cs="Times New Roman"/>
          <w:b/>
          <w:bCs/>
        </w:rPr>
      </w:pPr>
    </w:p>
    <w:p w14:paraId="7E6C6659" w14:textId="27650175" w:rsidR="00AA290F" w:rsidRDefault="00F16AC6" w:rsidP="00F16AC6">
      <w:pPr>
        <w:numPr>
          <w:ilvl w:val="1"/>
          <w:numId w:val="12"/>
        </w:numPr>
        <w:tabs>
          <w:tab w:val="left" w:pos="444"/>
        </w:tabs>
        <w:kinsoku w:val="0"/>
        <w:overflowPunct w:val="0"/>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Regulations</w:t>
      </w:r>
    </w:p>
    <w:p w14:paraId="3D0A3FB4" w14:textId="77777777" w:rsidR="00F16AC6" w:rsidRDefault="00F16AC6" w:rsidP="00F16AC6">
      <w:pPr>
        <w:tabs>
          <w:tab w:val="left" w:pos="444"/>
        </w:tabs>
        <w:kinsoku w:val="0"/>
        <w:overflowPunct w:val="0"/>
        <w:autoSpaceDE w:val="0"/>
        <w:autoSpaceDN w:val="0"/>
        <w:adjustRightInd w:val="0"/>
        <w:spacing w:after="0" w:line="240" w:lineRule="auto"/>
        <w:ind w:left="444"/>
        <w:rPr>
          <w:rFonts w:ascii="Times New Roman" w:hAnsi="Times New Roman" w:cs="Times New Roman"/>
          <w:b/>
          <w:bCs/>
        </w:rPr>
      </w:pPr>
    </w:p>
    <w:p w14:paraId="3DE79F1D" w14:textId="77777777" w:rsidR="00F16AC6" w:rsidRPr="00F16AC6" w:rsidRDefault="00F16AC6" w:rsidP="00F16AC6">
      <w:pPr>
        <w:pStyle w:val="ListParagraph"/>
        <w:kinsoku w:val="0"/>
        <w:overflowPunct w:val="0"/>
        <w:autoSpaceDE w:val="0"/>
        <w:autoSpaceDN w:val="0"/>
        <w:adjustRightInd w:val="0"/>
        <w:spacing w:after="0" w:line="276" w:lineRule="auto"/>
        <w:ind w:left="444" w:right="130"/>
        <w:rPr>
          <w:rFonts w:ascii="Times New Roman" w:hAnsi="Times New Roman" w:cs="Times New Roman"/>
        </w:rPr>
      </w:pPr>
      <w:r w:rsidRPr="00F16AC6">
        <w:rPr>
          <w:rFonts w:ascii="Times New Roman" w:hAnsi="Times New Roman" w:cs="Times New Roman"/>
        </w:rPr>
        <w:t xml:space="preserve">Pest management operations shall meet all Federal requirements as identified in Public Law 92-516, Federal Insecticide, Fungicide and Rodenticide Act, dated November 28, 1975, as amended, and Executive Order 12088 (Federal Compliance with Pollution Control Standards) and appropriate Occupational Safety and Health standards regarding hazard communication, personal protective equipment, and exposure standards. The Contractor shall ensure pesticides and pest control operations </w:t>
      </w:r>
      <w:proofErr w:type="gramStart"/>
      <w:r w:rsidRPr="00F16AC6">
        <w:rPr>
          <w:rFonts w:ascii="Times New Roman" w:hAnsi="Times New Roman" w:cs="Times New Roman"/>
        </w:rPr>
        <w:t>are in compliance with</w:t>
      </w:r>
      <w:proofErr w:type="gramEnd"/>
      <w:r w:rsidRPr="00F16AC6">
        <w:rPr>
          <w:rFonts w:ascii="Times New Roman" w:hAnsi="Times New Roman" w:cs="Times New Roman"/>
        </w:rPr>
        <w:t xml:space="preserve"> California Code of Regulations (Title 3, Food and Agriculture), Division 6, Pesticides and Pest Control Operation.</w:t>
      </w:r>
    </w:p>
    <w:p w14:paraId="319F0DF8" w14:textId="77777777" w:rsidR="00F16AC6" w:rsidRDefault="00F16AC6" w:rsidP="00F16AC6">
      <w:pPr>
        <w:tabs>
          <w:tab w:val="left" w:pos="444"/>
        </w:tabs>
        <w:kinsoku w:val="0"/>
        <w:overflowPunct w:val="0"/>
        <w:autoSpaceDE w:val="0"/>
        <w:autoSpaceDN w:val="0"/>
        <w:adjustRightInd w:val="0"/>
        <w:spacing w:after="0" w:line="240" w:lineRule="auto"/>
        <w:ind w:left="444"/>
        <w:rPr>
          <w:rFonts w:ascii="Times New Roman" w:hAnsi="Times New Roman" w:cs="Times New Roman"/>
          <w:b/>
          <w:bCs/>
        </w:rPr>
      </w:pPr>
    </w:p>
    <w:p w14:paraId="61FD5521" w14:textId="77777777" w:rsidR="00F16AC6" w:rsidRDefault="00F16AC6" w:rsidP="00F16AC6">
      <w:pPr>
        <w:numPr>
          <w:ilvl w:val="1"/>
          <w:numId w:val="12"/>
        </w:numPr>
        <w:tabs>
          <w:tab w:val="left" w:pos="444"/>
        </w:tabs>
        <w:kinsoku w:val="0"/>
        <w:overflowPunct w:val="0"/>
        <w:autoSpaceDE w:val="0"/>
        <w:autoSpaceDN w:val="0"/>
        <w:adjustRightInd w:val="0"/>
        <w:spacing w:after="0" w:line="240" w:lineRule="auto"/>
        <w:rPr>
          <w:rFonts w:ascii="Times New Roman" w:hAnsi="Times New Roman" w:cs="Times New Roman"/>
          <w:b/>
          <w:bCs/>
        </w:rPr>
      </w:pPr>
      <w:r w:rsidRPr="00AA290F">
        <w:rPr>
          <w:rFonts w:ascii="Times New Roman" w:hAnsi="Times New Roman" w:cs="Times New Roman"/>
          <w:b/>
          <w:bCs/>
        </w:rPr>
        <w:t>Scheduling Services</w:t>
      </w:r>
    </w:p>
    <w:p w14:paraId="3DD2526C" w14:textId="77777777" w:rsidR="00F16AC6" w:rsidRDefault="00F16AC6" w:rsidP="00F16AC6">
      <w:pPr>
        <w:tabs>
          <w:tab w:val="left" w:pos="444"/>
        </w:tabs>
        <w:kinsoku w:val="0"/>
        <w:overflowPunct w:val="0"/>
        <w:autoSpaceDE w:val="0"/>
        <w:autoSpaceDN w:val="0"/>
        <w:adjustRightInd w:val="0"/>
        <w:spacing w:after="0" w:line="240" w:lineRule="auto"/>
        <w:ind w:left="444"/>
        <w:rPr>
          <w:rFonts w:ascii="Times New Roman" w:hAnsi="Times New Roman" w:cs="Times New Roman"/>
          <w:b/>
          <w:bCs/>
        </w:rPr>
      </w:pPr>
    </w:p>
    <w:p w14:paraId="6961EC3F" w14:textId="358DDA0B" w:rsidR="00F16AC6" w:rsidRPr="00F16AC6" w:rsidRDefault="00F16AC6" w:rsidP="00F16AC6">
      <w:pPr>
        <w:pStyle w:val="ListParagraph"/>
        <w:kinsoku w:val="0"/>
        <w:overflowPunct w:val="0"/>
        <w:autoSpaceDE w:val="0"/>
        <w:autoSpaceDN w:val="0"/>
        <w:adjustRightInd w:val="0"/>
        <w:spacing w:before="10" w:after="0" w:line="276" w:lineRule="auto"/>
        <w:ind w:left="444" w:right="130"/>
        <w:rPr>
          <w:rFonts w:ascii="Times New Roman" w:hAnsi="Times New Roman" w:cs="Times New Roman"/>
        </w:rPr>
      </w:pPr>
      <w:r w:rsidRPr="00F16AC6">
        <w:rPr>
          <w:rFonts w:ascii="Times New Roman" w:hAnsi="Times New Roman" w:cs="Times New Roman"/>
        </w:rPr>
        <w:t xml:space="preserve">Normal Work Hours: Each day at </w:t>
      </w:r>
      <w:r w:rsidR="002047C0">
        <w:rPr>
          <w:rFonts w:ascii="Times New Roman" w:hAnsi="Times New Roman" w:cs="Times New Roman"/>
        </w:rPr>
        <w:t>8</w:t>
      </w:r>
      <w:r w:rsidRPr="00F16AC6">
        <w:rPr>
          <w:rFonts w:ascii="Times New Roman" w:hAnsi="Times New Roman" w:cs="Times New Roman"/>
        </w:rPr>
        <w:t xml:space="preserve">:00am, A certified technician will report to the Fresno location (building 24, room 2A23). The on-site schedule for the technician will be 3 days per </w:t>
      </w:r>
      <w:proofErr w:type="gramStart"/>
      <w:r w:rsidRPr="00F16AC6">
        <w:rPr>
          <w:rFonts w:ascii="Times New Roman" w:hAnsi="Times New Roman" w:cs="Times New Roman"/>
        </w:rPr>
        <w:t>week</w:t>
      </w:r>
      <w:proofErr w:type="gramEnd"/>
      <w:r w:rsidRPr="00F16AC6">
        <w:rPr>
          <w:rFonts w:ascii="Times New Roman" w:hAnsi="Times New Roman" w:cs="Times New Roman"/>
        </w:rPr>
        <w:t xml:space="preserve"> Monday, Wednesday and Friday from </w:t>
      </w:r>
      <w:r w:rsidR="002047C0">
        <w:rPr>
          <w:rFonts w:ascii="Times New Roman" w:hAnsi="Times New Roman" w:cs="Times New Roman"/>
        </w:rPr>
        <w:t>8</w:t>
      </w:r>
      <w:r w:rsidRPr="00F16AC6">
        <w:rPr>
          <w:rFonts w:ascii="Times New Roman" w:hAnsi="Times New Roman" w:cs="Times New Roman"/>
        </w:rPr>
        <w:t xml:space="preserve">:00am and </w:t>
      </w:r>
      <w:r w:rsidR="002047C0">
        <w:rPr>
          <w:rFonts w:ascii="Times New Roman" w:hAnsi="Times New Roman" w:cs="Times New Roman"/>
        </w:rPr>
        <w:t>4</w:t>
      </w:r>
      <w:r w:rsidRPr="00F16AC6">
        <w:rPr>
          <w:rFonts w:ascii="Times New Roman" w:hAnsi="Times New Roman" w:cs="Times New Roman"/>
        </w:rPr>
        <w:t xml:space="preserve">:30pm, excluding observed holidays.  </w:t>
      </w:r>
      <w:proofErr w:type="gramStart"/>
      <w:r w:rsidRPr="00F16AC6">
        <w:rPr>
          <w:rFonts w:ascii="Times New Roman" w:hAnsi="Times New Roman" w:cs="Times New Roman"/>
        </w:rPr>
        <w:t>Contractor</w:t>
      </w:r>
      <w:proofErr w:type="gramEnd"/>
      <w:r w:rsidRPr="00F16AC6">
        <w:rPr>
          <w:rFonts w:ascii="Times New Roman" w:hAnsi="Times New Roman" w:cs="Times New Roman"/>
        </w:rPr>
        <w:t xml:space="preserve"> will be onsite 6-8hrs per day to conduct inspections, treatment, bait and trap inspections, refills, spider web removal etc.</w:t>
      </w:r>
    </w:p>
    <w:p w14:paraId="6CB12D76" w14:textId="77777777" w:rsidR="00F16AC6" w:rsidRPr="00F16AC6" w:rsidRDefault="00F16AC6" w:rsidP="00F16AC6">
      <w:pPr>
        <w:pStyle w:val="ListParagraph"/>
        <w:kinsoku w:val="0"/>
        <w:overflowPunct w:val="0"/>
        <w:autoSpaceDE w:val="0"/>
        <w:autoSpaceDN w:val="0"/>
        <w:adjustRightInd w:val="0"/>
        <w:spacing w:before="10" w:after="0" w:line="276" w:lineRule="auto"/>
        <w:ind w:left="444" w:right="130"/>
        <w:rPr>
          <w:rFonts w:ascii="Times New Roman" w:hAnsi="Times New Roman" w:cs="Times New Roman"/>
        </w:rPr>
      </w:pPr>
    </w:p>
    <w:p w14:paraId="6429FC61" w14:textId="77777777" w:rsidR="00F16AC6" w:rsidRPr="00F16AC6" w:rsidRDefault="00F16AC6" w:rsidP="00F16AC6">
      <w:pPr>
        <w:pStyle w:val="ListParagraph"/>
        <w:kinsoku w:val="0"/>
        <w:overflowPunct w:val="0"/>
        <w:autoSpaceDE w:val="0"/>
        <w:autoSpaceDN w:val="0"/>
        <w:adjustRightInd w:val="0"/>
        <w:spacing w:before="10" w:after="0" w:line="276" w:lineRule="auto"/>
        <w:ind w:left="444" w:right="130"/>
        <w:rPr>
          <w:rFonts w:ascii="Times New Roman" w:hAnsi="Times New Roman" w:cs="Times New Roman"/>
        </w:rPr>
      </w:pPr>
      <w:r w:rsidRPr="00F16AC6">
        <w:rPr>
          <w:rFonts w:ascii="Times New Roman" w:hAnsi="Times New Roman" w:cs="Times New Roman"/>
        </w:rPr>
        <w:t>National Holidays: The Eleven holidays observed by the Federal Government are: New Year’s Day, Martin Luther King’s Birthday, President’s Day, Memorial Day, Juneteenth Independence Day, Independence Day, Labor Day, Columbus Day, Veteran’s Day, Thanksgiving Day and Christmas Day and any other day specifically declared by the President of the United States to be a national holiday.</w:t>
      </w:r>
    </w:p>
    <w:p w14:paraId="39C40076" w14:textId="77777777" w:rsidR="00F16AC6" w:rsidRPr="00F16AC6" w:rsidRDefault="00F16AC6" w:rsidP="00F16AC6">
      <w:pPr>
        <w:pStyle w:val="ListParagraph"/>
        <w:kinsoku w:val="0"/>
        <w:overflowPunct w:val="0"/>
        <w:autoSpaceDE w:val="0"/>
        <w:autoSpaceDN w:val="0"/>
        <w:adjustRightInd w:val="0"/>
        <w:spacing w:before="10" w:after="0" w:line="276" w:lineRule="auto"/>
        <w:ind w:left="444" w:right="130"/>
        <w:rPr>
          <w:rFonts w:ascii="Times New Roman" w:hAnsi="Times New Roman" w:cs="Times New Roman"/>
        </w:rPr>
      </w:pPr>
    </w:p>
    <w:p w14:paraId="2F5285EF" w14:textId="77777777" w:rsidR="00F16AC6" w:rsidRPr="00F16AC6" w:rsidRDefault="00F16AC6" w:rsidP="00F16AC6">
      <w:pPr>
        <w:pStyle w:val="ListParagraph"/>
        <w:kinsoku w:val="0"/>
        <w:overflowPunct w:val="0"/>
        <w:autoSpaceDE w:val="0"/>
        <w:autoSpaceDN w:val="0"/>
        <w:adjustRightInd w:val="0"/>
        <w:spacing w:before="10" w:after="0" w:line="276" w:lineRule="auto"/>
        <w:ind w:left="444" w:right="130"/>
        <w:rPr>
          <w:rFonts w:ascii="Times New Roman" w:hAnsi="Times New Roman" w:cs="Times New Roman"/>
        </w:rPr>
      </w:pPr>
      <w:r w:rsidRPr="00F16AC6">
        <w:rPr>
          <w:rFonts w:ascii="Times New Roman" w:hAnsi="Times New Roman" w:cs="Times New Roman"/>
        </w:rPr>
        <w:t xml:space="preserve">Pest management tasks </w:t>
      </w:r>
      <w:proofErr w:type="gramStart"/>
      <w:r w:rsidRPr="00F16AC6">
        <w:rPr>
          <w:rFonts w:ascii="Times New Roman" w:hAnsi="Times New Roman" w:cs="Times New Roman"/>
        </w:rPr>
        <w:t>shall</w:t>
      </w:r>
      <w:proofErr w:type="gramEnd"/>
      <w:r w:rsidRPr="00F16AC6">
        <w:rPr>
          <w:rFonts w:ascii="Times New Roman" w:hAnsi="Times New Roman" w:cs="Times New Roman"/>
        </w:rPr>
        <w:t xml:space="preserve"> be scheduled to be performed during normal daily working hours, in no </w:t>
      </w:r>
      <w:proofErr w:type="gramStart"/>
      <w:r w:rsidRPr="00F16AC6">
        <w:rPr>
          <w:rFonts w:ascii="Times New Roman" w:hAnsi="Times New Roman" w:cs="Times New Roman"/>
        </w:rPr>
        <w:t>event</w:t>
      </w:r>
      <w:proofErr w:type="gramEnd"/>
      <w:r w:rsidRPr="00F16AC6">
        <w:rPr>
          <w:rFonts w:ascii="Times New Roman" w:hAnsi="Times New Roman" w:cs="Times New Roman"/>
        </w:rPr>
        <w:t xml:space="preserve">, shall the Contractor carry on work outside regular agreed- upon working hours without prior approval of the Chief, Environmental Management Service, or </w:t>
      </w:r>
      <w:proofErr w:type="gramStart"/>
      <w:r w:rsidRPr="00F16AC6">
        <w:rPr>
          <w:rFonts w:ascii="Times New Roman" w:hAnsi="Times New Roman" w:cs="Times New Roman"/>
        </w:rPr>
        <w:t>designee</w:t>
      </w:r>
      <w:proofErr w:type="gramEnd"/>
      <w:r w:rsidRPr="00F16AC6">
        <w:rPr>
          <w:rFonts w:ascii="Times New Roman" w:hAnsi="Times New Roman" w:cs="Times New Roman"/>
        </w:rPr>
        <w:t>. However, the Contractor is also on call for emergencies 24 hours per day, seven days per week and shall respond to the specified location within a minimum of 2 hour (for scheduled days/times), 2-4 hours for emergencies (outside of scheduled days/times), after receipt of notification.</w:t>
      </w:r>
    </w:p>
    <w:p w14:paraId="4A458DE8" w14:textId="77777777" w:rsidR="00F16AC6" w:rsidRPr="00AA290F" w:rsidRDefault="00F16AC6" w:rsidP="00F16AC6">
      <w:pPr>
        <w:tabs>
          <w:tab w:val="left" w:pos="444"/>
        </w:tabs>
        <w:kinsoku w:val="0"/>
        <w:overflowPunct w:val="0"/>
        <w:autoSpaceDE w:val="0"/>
        <w:autoSpaceDN w:val="0"/>
        <w:adjustRightInd w:val="0"/>
        <w:spacing w:after="0" w:line="240" w:lineRule="auto"/>
        <w:ind w:left="444"/>
        <w:rPr>
          <w:rFonts w:ascii="Times New Roman" w:hAnsi="Times New Roman" w:cs="Times New Roman"/>
          <w:b/>
          <w:bCs/>
        </w:rPr>
      </w:pPr>
    </w:p>
    <w:p w14:paraId="45CE52AB" w14:textId="1B5312C3" w:rsidR="00F16AC6" w:rsidRDefault="00F16AC6" w:rsidP="00F16AC6">
      <w:pPr>
        <w:numPr>
          <w:ilvl w:val="1"/>
          <w:numId w:val="12"/>
        </w:numPr>
        <w:tabs>
          <w:tab w:val="left" w:pos="444"/>
        </w:tabs>
        <w:kinsoku w:val="0"/>
        <w:overflowPunct w:val="0"/>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Inclement Weather</w:t>
      </w:r>
    </w:p>
    <w:p w14:paraId="68187C05" w14:textId="77777777" w:rsidR="00F16AC6" w:rsidRDefault="00F16AC6" w:rsidP="00F16AC6">
      <w:pPr>
        <w:tabs>
          <w:tab w:val="left" w:pos="444"/>
        </w:tabs>
        <w:kinsoku w:val="0"/>
        <w:overflowPunct w:val="0"/>
        <w:autoSpaceDE w:val="0"/>
        <w:autoSpaceDN w:val="0"/>
        <w:adjustRightInd w:val="0"/>
        <w:spacing w:after="0" w:line="240" w:lineRule="auto"/>
        <w:ind w:left="444"/>
        <w:rPr>
          <w:rFonts w:ascii="Times New Roman" w:hAnsi="Times New Roman" w:cs="Times New Roman"/>
          <w:b/>
          <w:bCs/>
        </w:rPr>
      </w:pPr>
    </w:p>
    <w:p w14:paraId="48DF3531" w14:textId="73693911" w:rsidR="00F16AC6" w:rsidRDefault="00F16AC6" w:rsidP="00F16AC6">
      <w:pPr>
        <w:tabs>
          <w:tab w:val="left" w:pos="444"/>
        </w:tabs>
        <w:kinsoku w:val="0"/>
        <w:overflowPunct w:val="0"/>
        <w:autoSpaceDE w:val="0"/>
        <w:autoSpaceDN w:val="0"/>
        <w:adjustRightInd w:val="0"/>
        <w:spacing w:after="0" w:line="240" w:lineRule="auto"/>
        <w:ind w:left="444"/>
        <w:rPr>
          <w:rFonts w:ascii="Times New Roman" w:hAnsi="Times New Roman" w:cs="Times New Roman"/>
        </w:rPr>
      </w:pPr>
      <w:r w:rsidRPr="00F16AC6">
        <w:rPr>
          <w:rFonts w:ascii="Times New Roman" w:hAnsi="Times New Roman" w:cs="Times New Roman"/>
        </w:rPr>
        <w:t>In the event climate or weather conditions become unsuitable for work or may induce an environmental hazard, then the entire work shall be rescheduled to a date and time satisfactory to the Contractor and the Chief, Environmental Management Service, or designee. Postponement will not reflect any penalties assessed to the Contractor, nor should there be any additional cost to the Government.</w:t>
      </w:r>
    </w:p>
    <w:p w14:paraId="112244AA" w14:textId="77777777" w:rsidR="00F16AC6" w:rsidRPr="00F16AC6" w:rsidRDefault="00F16AC6" w:rsidP="00F16AC6">
      <w:pPr>
        <w:tabs>
          <w:tab w:val="left" w:pos="444"/>
        </w:tabs>
        <w:kinsoku w:val="0"/>
        <w:overflowPunct w:val="0"/>
        <w:autoSpaceDE w:val="0"/>
        <w:autoSpaceDN w:val="0"/>
        <w:adjustRightInd w:val="0"/>
        <w:spacing w:after="0" w:line="240" w:lineRule="auto"/>
        <w:ind w:left="444"/>
        <w:rPr>
          <w:rFonts w:ascii="Times New Roman" w:hAnsi="Times New Roman" w:cs="Times New Roman"/>
        </w:rPr>
      </w:pPr>
    </w:p>
    <w:p w14:paraId="68681CE2" w14:textId="77777777" w:rsidR="00AA290F" w:rsidRDefault="00AA290F" w:rsidP="00F16AC6">
      <w:pPr>
        <w:numPr>
          <w:ilvl w:val="1"/>
          <w:numId w:val="12"/>
        </w:numPr>
        <w:tabs>
          <w:tab w:val="left" w:pos="443"/>
        </w:tabs>
        <w:kinsoku w:val="0"/>
        <w:overflowPunct w:val="0"/>
        <w:autoSpaceDE w:val="0"/>
        <w:autoSpaceDN w:val="0"/>
        <w:adjustRightInd w:val="0"/>
        <w:spacing w:after="0" w:line="240" w:lineRule="auto"/>
        <w:rPr>
          <w:rFonts w:ascii="Times New Roman" w:hAnsi="Times New Roman" w:cs="Times New Roman"/>
          <w:b/>
          <w:bCs/>
        </w:rPr>
      </w:pPr>
      <w:r w:rsidRPr="00F16AC6">
        <w:rPr>
          <w:rFonts w:ascii="Times New Roman" w:hAnsi="Times New Roman" w:cs="Times New Roman"/>
          <w:b/>
          <w:bCs/>
        </w:rPr>
        <w:t>Adding/Deleting Building</w:t>
      </w:r>
    </w:p>
    <w:p w14:paraId="2738BA14" w14:textId="77777777" w:rsidR="00F16AC6" w:rsidRDefault="00F16AC6" w:rsidP="00F16AC6">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755B2322" w14:textId="77777777" w:rsidR="00F16AC6" w:rsidRPr="00F16AC6" w:rsidRDefault="00F16AC6" w:rsidP="00F16AC6">
      <w:pPr>
        <w:pStyle w:val="ListParagraph"/>
        <w:kinsoku w:val="0"/>
        <w:overflowPunct w:val="0"/>
        <w:autoSpaceDE w:val="0"/>
        <w:autoSpaceDN w:val="0"/>
        <w:adjustRightInd w:val="0"/>
        <w:spacing w:before="1" w:after="0" w:line="276" w:lineRule="auto"/>
        <w:ind w:left="444" w:right="98"/>
        <w:rPr>
          <w:rFonts w:ascii="Times New Roman" w:hAnsi="Times New Roman" w:cs="Times New Roman"/>
        </w:rPr>
      </w:pPr>
      <w:r w:rsidRPr="00F16AC6">
        <w:rPr>
          <w:rFonts w:ascii="Times New Roman" w:hAnsi="Times New Roman" w:cs="Times New Roman"/>
        </w:rPr>
        <w:t xml:space="preserve">The scope of this contract includes all the Medical Centers and CBOCs within the VACCHCS.  This includes </w:t>
      </w:r>
      <w:proofErr w:type="gramStart"/>
      <w:r w:rsidRPr="00F16AC6">
        <w:rPr>
          <w:rFonts w:ascii="Times New Roman" w:hAnsi="Times New Roman" w:cs="Times New Roman"/>
        </w:rPr>
        <w:t>all of</w:t>
      </w:r>
      <w:proofErr w:type="gramEnd"/>
      <w:r w:rsidRPr="00F16AC6">
        <w:rPr>
          <w:rFonts w:ascii="Times New Roman" w:hAnsi="Times New Roman" w:cs="Times New Roman"/>
        </w:rPr>
        <w:t xml:space="preserve"> the buildings located on the main campus.  If changes are needed by either adding a new building or removing a building within </w:t>
      </w:r>
      <w:proofErr w:type="gramStart"/>
      <w:r w:rsidRPr="00F16AC6">
        <w:rPr>
          <w:rFonts w:ascii="Times New Roman" w:hAnsi="Times New Roman" w:cs="Times New Roman"/>
        </w:rPr>
        <w:t>the VACCHCS</w:t>
      </w:r>
      <w:proofErr w:type="gramEnd"/>
      <w:r w:rsidRPr="00F16AC6">
        <w:rPr>
          <w:rFonts w:ascii="Times New Roman" w:hAnsi="Times New Roman" w:cs="Times New Roman"/>
        </w:rPr>
        <w:t>, it will be covered under the scope of this contract.  Any changes to the locations listed in section 1.3 and the Buildings List of the Performance Work Statement will be handled through a bilateral contract modification.</w:t>
      </w:r>
    </w:p>
    <w:p w14:paraId="63CE1DD3" w14:textId="77777777" w:rsidR="00F16AC6" w:rsidRDefault="00F16AC6" w:rsidP="00F16AC6">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5D099EFD" w14:textId="3A170C13" w:rsidR="00F16AC6" w:rsidRDefault="00F16AC6" w:rsidP="00F16AC6">
      <w:pPr>
        <w:numPr>
          <w:ilvl w:val="1"/>
          <w:numId w:val="12"/>
        </w:numPr>
        <w:tabs>
          <w:tab w:val="left" w:pos="443"/>
        </w:tabs>
        <w:kinsoku w:val="0"/>
        <w:overflowPunct w:val="0"/>
        <w:autoSpaceDE w:val="0"/>
        <w:autoSpaceDN w:val="0"/>
        <w:adjustRightInd w:val="0"/>
        <w:spacing w:after="0" w:line="240" w:lineRule="auto"/>
        <w:rPr>
          <w:rFonts w:ascii="Times New Roman" w:hAnsi="Times New Roman" w:cs="Times New Roman"/>
          <w:b/>
          <w:bCs/>
        </w:rPr>
      </w:pPr>
      <w:r>
        <w:rPr>
          <w:rFonts w:ascii="Times New Roman" w:hAnsi="Times New Roman" w:cs="Times New Roman"/>
          <w:b/>
          <w:bCs/>
        </w:rPr>
        <w:t>Frequency of Visits</w:t>
      </w:r>
    </w:p>
    <w:p w14:paraId="55D35C80" w14:textId="77777777" w:rsidR="00F16AC6" w:rsidRDefault="00F16AC6" w:rsidP="00F16AC6">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60D456D2" w14:textId="77777777" w:rsidR="00F16AC6" w:rsidRDefault="00F16AC6" w:rsidP="00F16AC6">
      <w:pPr>
        <w:pStyle w:val="ListParagraph"/>
        <w:numPr>
          <w:ilvl w:val="0"/>
          <w:numId w:val="16"/>
        </w:numPr>
        <w:tabs>
          <w:tab w:val="left" w:pos="443"/>
        </w:tabs>
        <w:kinsoku w:val="0"/>
        <w:overflowPunct w:val="0"/>
        <w:autoSpaceDE w:val="0"/>
        <w:autoSpaceDN w:val="0"/>
        <w:adjustRightInd w:val="0"/>
        <w:spacing w:after="0" w:line="240" w:lineRule="auto"/>
        <w:rPr>
          <w:rFonts w:ascii="Times New Roman" w:hAnsi="Times New Roman" w:cs="Times New Roman"/>
        </w:rPr>
      </w:pPr>
      <w:r w:rsidRPr="00344E7D">
        <w:rPr>
          <w:rFonts w:ascii="Times New Roman" w:hAnsi="Times New Roman" w:cs="Times New Roman"/>
        </w:rPr>
        <w:t xml:space="preserve">Upon arrival for each daily visit </w:t>
      </w:r>
      <w:r>
        <w:rPr>
          <w:rFonts w:ascii="Times New Roman" w:hAnsi="Times New Roman" w:cs="Times New Roman"/>
        </w:rPr>
        <w:t xml:space="preserve">(3 per week) </w:t>
      </w:r>
      <w:r w:rsidRPr="00344E7D">
        <w:rPr>
          <w:rFonts w:ascii="Times New Roman" w:hAnsi="Times New Roman" w:cs="Times New Roman"/>
        </w:rPr>
        <w:t xml:space="preserve">to the Fresno Hospital, the Contractor shall receive the pest control call log from the Environmental Management Service admin suite as mentioned in </w:t>
      </w:r>
      <w:r w:rsidRPr="00344E7D">
        <w:rPr>
          <w:rFonts w:ascii="Times New Roman" w:hAnsi="Times New Roman" w:cs="Times New Roman"/>
          <w:b/>
          <w:bCs/>
        </w:rPr>
        <w:t>5.3 Scheduling Services</w:t>
      </w:r>
      <w:r w:rsidRPr="00344E7D">
        <w:rPr>
          <w:rFonts w:ascii="Times New Roman" w:hAnsi="Times New Roman" w:cs="Times New Roman"/>
        </w:rPr>
        <w:t xml:space="preserve"> and spot treat areas from which complaints have been received since the last previous visit.</w:t>
      </w:r>
    </w:p>
    <w:p w14:paraId="4D13B032" w14:textId="77777777" w:rsidR="00F16AC6" w:rsidRPr="00344E7D" w:rsidRDefault="00F16AC6" w:rsidP="00F16AC6">
      <w:pPr>
        <w:pStyle w:val="ListParagraph"/>
        <w:tabs>
          <w:tab w:val="left" w:pos="443"/>
        </w:tabs>
        <w:kinsoku w:val="0"/>
        <w:overflowPunct w:val="0"/>
        <w:autoSpaceDE w:val="0"/>
        <w:autoSpaceDN w:val="0"/>
        <w:adjustRightInd w:val="0"/>
        <w:spacing w:after="0" w:line="240" w:lineRule="auto"/>
        <w:ind w:left="1162"/>
        <w:rPr>
          <w:rFonts w:ascii="Times New Roman" w:hAnsi="Times New Roman" w:cs="Times New Roman"/>
        </w:rPr>
      </w:pPr>
    </w:p>
    <w:p w14:paraId="075B5C50" w14:textId="77777777" w:rsidR="00F16AC6" w:rsidRDefault="00F16AC6" w:rsidP="00F16AC6">
      <w:pPr>
        <w:pStyle w:val="ListParagraph"/>
        <w:numPr>
          <w:ilvl w:val="0"/>
          <w:numId w:val="16"/>
        </w:numPr>
        <w:tabs>
          <w:tab w:val="left" w:pos="443"/>
        </w:tabs>
        <w:kinsoku w:val="0"/>
        <w:overflowPunct w:val="0"/>
        <w:autoSpaceDE w:val="0"/>
        <w:autoSpaceDN w:val="0"/>
        <w:adjustRightInd w:val="0"/>
        <w:spacing w:after="0" w:line="240" w:lineRule="auto"/>
        <w:rPr>
          <w:rFonts w:ascii="Times New Roman" w:hAnsi="Times New Roman" w:cs="Times New Roman"/>
        </w:rPr>
      </w:pPr>
      <w:r w:rsidRPr="00344E7D">
        <w:rPr>
          <w:rFonts w:ascii="Times New Roman" w:hAnsi="Times New Roman" w:cs="Times New Roman"/>
        </w:rPr>
        <w:t xml:space="preserve">The Contractor will be responsible for completing daily rounds at the Fresno hospital. The contractor will annotate any findings and </w:t>
      </w:r>
      <w:proofErr w:type="gramStart"/>
      <w:r w:rsidRPr="00344E7D">
        <w:rPr>
          <w:rFonts w:ascii="Times New Roman" w:hAnsi="Times New Roman" w:cs="Times New Roman"/>
        </w:rPr>
        <w:t>provide</w:t>
      </w:r>
      <w:proofErr w:type="gramEnd"/>
      <w:r w:rsidRPr="00344E7D">
        <w:rPr>
          <w:rFonts w:ascii="Times New Roman" w:hAnsi="Times New Roman" w:cs="Times New Roman"/>
        </w:rPr>
        <w:t xml:space="preserve"> them to the COR.</w:t>
      </w:r>
    </w:p>
    <w:p w14:paraId="56F11CFD" w14:textId="77777777" w:rsidR="00F16AC6" w:rsidRPr="00344E7D" w:rsidRDefault="00F16AC6" w:rsidP="00F16AC6">
      <w:pPr>
        <w:tabs>
          <w:tab w:val="left" w:pos="443"/>
        </w:tabs>
        <w:kinsoku w:val="0"/>
        <w:overflowPunct w:val="0"/>
        <w:autoSpaceDE w:val="0"/>
        <w:autoSpaceDN w:val="0"/>
        <w:adjustRightInd w:val="0"/>
        <w:spacing w:after="0" w:line="240" w:lineRule="auto"/>
        <w:rPr>
          <w:rFonts w:ascii="Times New Roman" w:hAnsi="Times New Roman" w:cs="Times New Roman"/>
        </w:rPr>
      </w:pPr>
    </w:p>
    <w:p w14:paraId="7AF1EB07" w14:textId="77777777" w:rsidR="00F16AC6" w:rsidRDefault="00F16AC6" w:rsidP="00F16AC6">
      <w:pPr>
        <w:pStyle w:val="ListParagraph"/>
        <w:numPr>
          <w:ilvl w:val="0"/>
          <w:numId w:val="16"/>
        </w:numPr>
        <w:tabs>
          <w:tab w:val="left" w:pos="443"/>
        </w:tabs>
        <w:kinsoku w:val="0"/>
        <w:overflowPunct w:val="0"/>
        <w:autoSpaceDE w:val="0"/>
        <w:autoSpaceDN w:val="0"/>
        <w:adjustRightInd w:val="0"/>
        <w:spacing w:after="0" w:line="240" w:lineRule="auto"/>
        <w:rPr>
          <w:rFonts w:ascii="Times New Roman" w:hAnsi="Times New Roman" w:cs="Times New Roman"/>
        </w:rPr>
      </w:pPr>
      <w:r w:rsidRPr="00344E7D">
        <w:rPr>
          <w:rFonts w:ascii="Times New Roman" w:hAnsi="Times New Roman" w:cs="Times New Roman"/>
        </w:rPr>
        <w:t xml:space="preserve">The Contractor </w:t>
      </w:r>
      <w:r>
        <w:rPr>
          <w:rFonts w:ascii="Times New Roman" w:hAnsi="Times New Roman" w:cs="Times New Roman"/>
        </w:rPr>
        <w:t xml:space="preserve">shall </w:t>
      </w:r>
      <w:r w:rsidRPr="004D4085">
        <w:rPr>
          <w:rFonts w:ascii="Times New Roman" w:hAnsi="Times New Roman" w:cs="Times New Roman"/>
        </w:rPr>
        <w:t xml:space="preserve">inspect and or treat (if warranted) </w:t>
      </w:r>
      <w:r w:rsidRPr="00344E7D">
        <w:rPr>
          <w:rFonts w:ascii="Times New Roman" w:hAnsi="Times New Roman" w:cs="Times New Roman"/>
        </w:rPr>
        <w:t xml:space="preserve">the main kitchen </w:t>
      </w:r>
      <w:r>
        <w:rPr>
          <w:rFonts w:ascii="Times New Roman" w:hAnsi="Times New Roman" w:cs="Times New Roman"/>
        </w:rPr>
        <w:t>bi</w:t>
      </w:r>
      <w:r w:rsidRPr="00344E7D">
        <w:rPr>
          <w:rFonts w:ascii="Times New Roman" w:hAnsi="Times New Roman" w:cs="Times New Roman"/>
        </w:rPr>
        <w:t>weekly after the hours of 3:30 p.m.</w:t>
      </w:r>
    </w:p>
    <w:p w14:paraId="2DD25292" w14:textId="77777777" w:rsidR="00F16AC6" w:rsidRPr="00344E7D" w:rsidRDefault="00F16AC6" w:rsidP="00F16AC6">
      <w:pPr>
        <w:tabs>
          <w:tab w:val="left" w:pos="443"/>
        </w:tabs>
        <w:kinsoku w:val="0"/>
        <w:overflowPunct w:val="0"/>
        <w:autoSpaceDE w:val="0"/>
        <w:autoSpaceDN w:val="0"/>
        <w:adjustRightInd w:val="0"/>
        <w:spacing w:after="0" w:line="240" w:lineRule="auto"/>
        <w:rPr>
          <w:rFonts w:ascii="Times New Roman" w:hAnsi="Times New Roman" w:cs="Times New Roman"/>
        </w:rPr>
      </w:pPr>
    </w:p>
    <w:p w14:paraId="78B67B95" w14:textId="77777777" w:rsidR="00F16AC6" w:rsidRDefault="00F16AC6" w:rsidP="00F16AC6">
      <w:pPr>
        <w:pStyle w:val="ListParagraph"/>
        <w:numPr>
          <w:ilvl w:val="0"/>
          <w:numId w:val="16"/>
        </w:numPr>
        <w:tabs>
          <w:tab w:val="left" w:pos="443"/>
        </w:tabs>
        <w:kinsoku w:val="0"/>
        <w:overflowPunct w:val="0"/>
        <w:autoSpaceDE w:val="0"/>
        <w:autoSpaceDN w:val="0"/>
        <w:adjustRightInd w:val="0"/>
        <w:spacing w:after="0" w:line="240" w:lineRule="auto"/>
        <w:rPr>
          <w:rFonts w:ascii="Times New Roman" w:hAnsi="Times New Roman" w:cs="Times New Roman"/>
        </w:rPr>
      </w:pPr>
      <w:r w:rsidRPr="00344E7D">
        <w:rPr>
          <w:rFonts w:ascii="Times New Roman" w:hAnsi="Times New Roman" w:cs="Times New Roman"/>
        </w:rPr>
        <w:t>The Contractor shall</w:t>
      </w:r>
      <w:r>
        <w:rPr>
          <w:rFonts w:ascii="Times New Roman" w:hAnsi="Times New Roman" w:cs="Times New Roman"/>
        </w:rPr>
        <w:t xml:space="preserve"> </w:t>
      </w:r>
      <w:r w:rsidRPr="004D4085">
        <w:rPr>
          <w:rFonts w:ascii="Times New Roman" w:hAnsi="Times New Roman" w:cs="Times New Roman"/>
        </w:rPr>
        <w:t xml:space="preserve">inspect and or treat (if warranted) </w:t>
      </w:r>
      <w:r w:rsidRPr="00344E7D">
        <w:rPr>
          <w:rFonts w:ascii="Times New Roman" w:hAnsi="Times New Roman" w:cs="Times New Roman"/>
        </w:rPr>
        <w:t xml:space="preserve">the canteen kitchen </w:t>
      </w:r>
      <w:r>
        <w:rPr>
          <w:rFonts w:ascii="Times New Roman" w:hAnsi="Times New Roman" w:cs="Times New Roman"/>
        </w:rPr>
        <w:t>bi</w:t>
      </w:r>
      <w:r w:rsidRPr="00344E7D">
        <w:rPr>
          <w:rFonts w:ascii="Times New Roman" w:hAnsi="Times New Roman" w:cs="Times New Roman"/>
        </w:rPr>
        <w:t>weekly at 3:30 p.m. on a day to be mutually agreed upon.</w:t>
      </w:r>
    </w:p>
    <w:p w14:paraId="0BB00D73" w14:textId="77777777" w:rsidR="00F16AC6" w:rsidRPr="00344E7D" w:rsidRDefault="00F16AC6" w:rsidP="00F16AC6">
      <w:pPr>
        <w:tabs>
          <w:tab w:val="left" w:pos="443"/>
        </w:tabs>
        <w:kinsoku w:val="0"/>
        <w:overflowPunct w:val="0"/>
        <w:autoSpaceDE w:val="0"/>
        <w:autoSpaceDN w:val="0"/>
        <w:adjustRightInd w:val="0"/>
        <w:spacing w:after="0" w:line="240" w:lineRule="auto"/>
        <w:rPr>
          <w:rFonts w:ascii="Times New Roman" w:hAnsi="Times New Roman" w:cs="Times New Roman"/>
        </w:rPr>
      </w:pPr>
    </w:p>
    <w:p w14:paraId="7C00B43D" w14:textId="77777777" w:rsidR="00F16AC6" w:rsidRDefault="00F16AC6" w:rsidP="00F16AC6">
      <w:pPr>
        <w:pStyle w:val="ListParagraph"/>
        <w:numPr>
          <w:ilvl w:val="0"/>
          <w:numId w:val="16"/>
        </w:numPr>
        <w:tabs>
          <w:tab w:val="left" w:pos="443"/>
        </w:tabs>
        <w:kinsoku w:val="0"/>
        <w:overflowPunct w:val="0"/>
        <w:autoSpaceDE w:val="0"/>
        <w:autoSpaceDN w:val="0"/>
        <w:adjustRightInd w:val="0"/>
        <w:spacing w:after="0" w:line="240" w:lineRule="auto"/>
        <w:rPr>
          <w:rFonts w:ascii="Times New Roman" w:hAnsi="Times New Roman" w:cs="Times New Roman"/>
        </w:rPr>
      </w:pPr>
      <w:r w:rsidRPr="00344E7D">
        <w:rPr>
          <w:rFonts w:ascii="Times New Roman" w:hAnsi="Times New Roman" w:cs="Times New Roman"/>
        </w:rPr>
        <w:t>All visits to the sites outside of the Fresno main campus shall be made on dates and at times mutually agreed upon by the Contracting Officer's Representative (COR) and the Contractor.</w:t>
      </w:r>
    </w:p>
    <w:p w14:paraId="420F8298" w14:textId="77777777" w:rsidR="00F16AC6" w:rsidRPr="00344E7D" w:rsidRDefault="00F16AC6" w:rsidP="00F16AC6">
      <w:pPr>
        <w:tabs>
          <w:tab w:val="left" w:pos="443"/>
        </w:tabs>
        <w:kinsoku w:val="0"/>
        <w:overflowPunct w:val="0"/>
        <w:autoSpaceDE w:val="0"/>
        <w:autoSpaceDN w:val="0"/>
        <w:adjustRightInd w:val="0"/>
        <w:spacing w:after="0" w:line="240" w:lineRule="auto"/>
        <w:rPr>
          <w:rFonts w:ascii="Times New Roman" w:hAnsi="Times New Roman" w:cs="Times New Roman"/>
        </w:rPr>
      </w:pPr>
    </w:p>
    <w:p w14:paraId="6811D390" w14:textId="77777777" w:rsidR="00F16AC6" w:rsidRDefault="00F16AC6" w:rsidP="00F16AC6">
      <w:pPr>
        <w:pStyle w:val="ListParagraph"/>
        <w:numPr>
          <w:ilvl w:val="0"/>
          <w:numId w:val="16"/>
        </w:numPr>
        <w:tabs>
          <w:tab w:val="left" w:pos="443"/>
        </w:tabs>
        <w:kinsoku w:val="0"/>
        <w:overflowPunct w:val="0"/>
        <w:autoSpaceDE w:val="0"/>
        <w:autoSpaceDN w:val="0"/>
        <w:adjustRightInd w:val="0"/>
        <w:spacing w:after="0" w:line="240" w:lineRule="auto"/>
        <w:rPr>
          <w:rFonts w:ascii="Times New Roman" w:hAnsi="Times New Roman" w:cs="Times New Roman"/>
        </w:rPr>
      </w:pPr>
      <w:r w:rsidRPr="00DB6E78">
        <w:rPr>
          <w:rFonts w:ascii="Times New Roman" w:hAnsi="Times New Roman" w:cs="Times New Roman"/>
        </w:rPr>
        <w:t xml:space="preserve">The Contractor shall inspect the OR </w:t>
      </w:r>
      <w:r>
        <w:rPr>
          <w:rFonts w:ascii="Times New Roman" w:hAnsi="Times New Roman" w:cs="Times New Roman"/>
        </w:rPr>
        <w:t>twice</w:t>
      </w:r>
      <w:r w:rsidRPr="00DB6E78">
        <w:rPr>
          <w:rFonts w:ascii="Times New Roman" w:hAnsi="Times New Roman" w:cs="Times New Roman"/>
        </w:rPr>
        <w:t xml:space="preserve"> a month, provide treatment, when necessary, without chemicals, between 5:00am – 7:00am or 4:30pm - 7:00 p.m. and at the request of the OR Supervisor or Chief, Environmental Management Service.</w:t>
      </w:r>
    </w:p>
    <w:p w14:paraId="0EEE2D0F" w14:textId="77777777" w:rsidR="00F16AC6" w:rsidRPr="00702D0F" w:rsidRDefault="00F16AC6" w:rsidP="00F16AC6">
      <w:pPr>
        <w:pStyle w:val="ListParagraph"/>
        <w:rPr>
          <w:rFonts w:ascii="Times New Roman" w:hAnsi="Times New Roman" w:cs="Times New Roman"/>
        </w:rPr>
      </w:pPr>
    </w:p>
    <w:p w14:paraId="62434195" w14:textId="77777777" w:rsidR="00F16AC6" w:rsidRPr="00DB6E78" w:rsidRDefault="00F16AC6" w:rsidP="00F16AC6">
      <w:pPr>
        <w:pStyle w:val="ListParagraph"/>
        <w:numPr>
          <w:ilvl w:val="0"/>
          <w:numId w:val="16"/>
        </w:numPr>
        <w:tabs>
          <w:tab w:val="left" w:pos="443"/>
        </w:tabs>
        <w:kinsoku w:val="0"/>
        <w:overflowPunct w:val="0"/>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The contractor shall treat all the lawn and flower bed areas (VACCHCS) 4 times per year with insecticide and 1 time per year with </w:t>
      </w:r>
      <w:proofErr w:type="spellStart"/>
      <w:r>
        <w:rPr>
          <w:rFonts w:ascii="Times New Roman" w:hAnsi="Times New Roman" w:cs="Times New Roman"/>
        </w:rPr>
        <w:t>TopChoice</w:t>
      </w:r>
      <w:proofErr w:type="spellEnd"/>
      <w:r>
        <w:rPr>
          <w:rFonts w:ascii="Times New Roman" w:hAnsi="Times New Roman" w:cs="Times New Roman"/>
        </w:rPr>
        <w:t xml:space="preserve"> between the hours of 6:00pm and 7:00am.</w:t>
      </w:r>
    </w:p>
    <w:p w14:paraId="4937E69E" w14:textId="77777777" w:rsidR="00F16AC6" w:rsidRPr="00AA290F" w:rsidRDefault="00F16AC6" w:rsidP="00F16AC6">
      <w:pPr>
        <w:kinsoku w:val="0"/>
        <w:overflowPunct w:val="0"/>
        <w:autoSpaceDE w:val="0"/>
        <w:autoSpaceDN w:val="0"/>
        <w:adjustRightInd w:val="0"/>
        <w:spacing w:before="1" w:after="0" w:line="240" w:lineRule="auto"/>
        <w:rPr>
          <w:rFonts w:ascii="Times New Roman" w:hAnsi="Times New Roman" w:cs="Times New Roman"/>
          <w:sz w:val="24"/>
          <w:szCs w:val="24"/>
        </w:rPr>
      </w:pPr>
    </w:p>
    <w:p w14:paraId="00970E0C" w14:textId="77777777" w:rsidR="00F16AC6" w:rsidRPr="0075603E" w:rsidRDefault="00F16AC6" w:rsidP="00F16AC6">
      <w:pPr>
        <w:kinsoku w:val="0"/>
        <w:overflowPunct w:val="0"/>
        <w:autoSpaceDE w:val="0"/>
        <w:autoSpaceDN w:val="0"/>
        <w:adjustRightInd w:val="0"/>
        <w:spacing w:after="0" w:line="276" w:lineRule="auto"/>
        <w:ind w:left="111" w:right="343"/>
        <w:rPr>
          <w:rFonts w:ascii="Times New Roman" w:hAnsi="Times New Roman" w:cs="Times New Roman"/>
        </w:rPr>
      </w:pPr>
      <w:r w:rsidRPr="0075603E">
        <w:rPr>
          <w:rFonts w:ascii="Times New Roman" w:hAnsi="Times New Roman" w:cs="Times New Roman"/>
        </w:rPr>
        <w:t>The Contractor shall be flexible to provide services Monday through Sunday (</w:t>
      </w:r>
      <w:r>
        <w:rPr>
          <w:rFonts w:ascii="Times New Roman" w:hAnsi="Times New Roman" w:cs="Times New Roman"/>
        </w:rPr>
        <w:t>ex</w:t>
      </w:r>
      <w:r w:rsidRPr="0075603E">
        <w:rPr>
          <w:rFonts w:ascii="Times New Roman" w:hAnsi="Times New Roman" w:cs="Times New Roman"/>
        </w:rPr>
        <w:t>cluding Federal Holidays) for the sites of VACCHCS.</w:t>
      </w:r>
      <w:ins w:id="7" w:author="Reis Jr, Richard L." w:date="2021-01-28T10:59:00Z">
        <w:r w:rsidRPr="0075603E">
          <w:rPr>
            <w:rFonts w:ascii="Times New Roman" w:hAnsi="Times New Roman" w:cs="Times New Roman"/>
          </w:rPr>
          <w:t xml:space="preserve">  </w:t>
        </w:r>
      </w:ins>
    </w:p>
    <w:p w14:paraId="494799B7" w14:textId="77777777" w:rsidR="00F16AC6" w:rsidRDefault="00F16AC6" w:rsidP="00F16AC6">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10AA590D" w14:textId="5EA9EFA7" w:rsidR="00F16AC6" w:rsidRDefault="00F16AC6" w:rsidP="00F16AC6">
      <w:pPr>
        <w:numPr>
          <w:ilvl w:val="1"/>
          <w:numId w:val="12"/>
        </w:numPr>
        <w:tabs>
          <w:tab w:val="left" w:pos="443"/>
        </w:tabs>
        <w:kinsoku w:val="0"/>
        <w:overflowPunct w:val="0"/>
        <w:autoSpaceDE w:val="0"/>
        <w:autoSpaceDN w:val="0"/>
        <w:adjustRightInd w:val="0"/>
        <w:spacing w:after="0" w:line="240" w:lineRule="auto"/>
        <w:rPr>
          <w:rFonts w:ascii="Times New Roman" w:hAnsi="Times New Roman" w:cs="Times New Roman"/>
          <w:b/>
          <w:bCs/>
        </w:rPr>
      </w:pPr>
      <w:r w:rsidRPr="00F16AC6">
        <w:rPr>
          <w:rFonts w:ascii="Times New Roman" w:hAnsi="Times New Roman" w:cs="Times New Roman"/>
          <w:b/>
          <w:bCs/>
        </w:rPr>
        <w:t>Work Orders</w:t>
      </w:r>
    </w:p>
    <w:p w14:paraId="7734765F" w14:textId="77777777" w:rsidR="00F16AC6" w:rsidRDefault="00F16AC6" w:rsidP="00F16AC6">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118FC8BC" w14:textId="77777777" w:rsidR="00F16AC6" w:rsidRPr="00F16AC6" w:rsidRDefault="00F16AC6" w:rsidP="00F16AC6">
      <w:pPr>
        <w:pStyle w:val="ListParagraph"/>
        <w:tabs>
          <w:tab w:val="left" w:pos="443"/>
        </w:tabs>
        <w:kinsoku w:val="0"/>
        <w:overflowPunct w:val="0"/>
        <w:autoSpaceDE w:val="0"/>
        <w:autoSpaceDN w:val="0"/>
        <w:adjustRightInd w:val="0"/>
        <w:spacing w:after="0" w:line="240" w:lineRule="auto"/>
        <w:ind w:left="444"/>
        <w:rPr>
          <w:rFonts w:ascii="Times New Roman" w:hAnsi="Times New Roman" w:cs="Times New Roman"/>
        </w:rPr>
      </w:pPr>
      <w:r w:rsidRPr="00F16AC6">
        <w:rPr>
          <w:rFonts w:ascii="Times New Roman" w:hAnsi="Times New Roman" w:cs="Times New Roman"/>
        </w:rPr>
        <w:t>The customers’ work orders also known as “Pest Control Log” can be deliver to the Contractor in one of three methods:</w:t>
      </w:r>
    </w:p>
    <w:p w14:paraId="54148167" w14:textId="77777777" w:rsidR="00F16AC6" w:rsidRPr="00F16AC6" w:rsidRDefault="00F16AC6" w:rsidP="00F16AC6">
      <w:pPr>
        <w:pStyle w:val="ListParagraph"/>
        <w:tabs>
          <w:tab w:val="left" w:pos="443"/>
        </w:tabs>
        <w:kinsoku w:val="0"/>
        <w:overflowPunct w:val="0"/>
        <w:autoSpaceDE w:val="0"/>
        <w:autoSpaceDN w:val="0"/>
        <w:adjustRightInd w:val="0"/>
        <w:spacing w:after="0" w:line="240" w:lineRule="auto"/>
        <w:ind w:left="444"/>
        <w:rPr>
          <w:rFonts w:ascii="Times New Roman" w:hAnsi="Times New Roman" w:cs="Times New Roman"/>
        </w:rPr>
      </w:pPr>
    </w:p>
    <w:p w14:paraId="31B53398" w14:textId="77777777" w:rsidR="00F16AC6" w:rsidRPr="00F16AC6" w:rsidRDefault="00F16AC6" w:rsidP="00F16AC6">
      <w:pPr>
        <w:pStyle w:val="ListParagraph"/>
        <w:tabs>
          <w:tab w:val="left" w:pos="443"/>
        </w:tabs>
        <w:kinsoku w:val="0"/>
        <w:overflowPunct w:val="0"/>
        <w:autoSpaceDE w:val="0"/>
        <w:autoSpaceDN w:val="0"/>
        <w:adjustRightInd w:val="0"/>
        <w:spacing w:after="0" w:line="240" w:lineRule="auto"/>
        <w:ind w:left="444"/>
        <w:rPr>
          <w:rFonts w:ascii="Times New Roman" w:hAnsi="Times New Roman" w:cs="Times New Roman"/>
        </w:rPr>
      </w:pPr>
      <w:r w:rsidRPr="00F16AC6">
        <w:rPr>
          <w:rFonts w:ascii="Times New Roman" w:hAnsi="Times New Roman" w:cs="Times New Roman"/>
        </w:rPr>
        <w:t>A. Hard-copy method – The COR or designee shall provide the hard/electronic copy of document work orders (i.e. “Pest Control Log”) to the Contractor upon arrival to Bldg. 24 or via electronic means.</w:t>
      </w:r>
    </w:p>
    <w:p w14:paraId="0F892CA2" w14:textId="77777777" w:rsidR="00F16AC6" w:rsidRPr="00F16AC6" w:rsidRDefault="00F16AC6" w:rsidP="00F16AC6">
      <w:pPr>
        <w:pStyle w:val="ListParagraph"/>
        <w:tabs>
          <w:tab w:val="left" w:pos="443"/>
        </w:tabs>
        <w:kinsoku w:val="0"/>
        <w:overflowPunct w:val="0"/>
        <w:autoSpaceDE w:val="0"/>
        <w:autoSpaceDN w:val="0"/>
        <w:adjustRightInd w:val="0"/>
        <w:spacing w:after="0" w:line="240" w:lineRule="auto"/>
        <w:ind w:left="444"/>
        <w:rPr>
          <w:rFonts w:ascii="Times New Roman" w:hAnsi="Times New Roman" w:cs="Times New Roman"/>
        </w:rPr>
      </w:pPr>
      <w:r w:rsidRPr="00F16AC6">
        <w:rPr>
          <w:rFonts w:ascii="Times New Roman" w:hAnsi="Times New Roman" w:cs="Times New Roman"/>
        </w:rPr>
        <w:t xml:space="preserve"> </w:t>
      </w:r>
    </w:p>
    <w:p w14:paraId="1C81F13C" w14:textId="77777777" w:rsidR="00F16AC6" w:rsidRPr="00F16AC6" w:rsidRDefault="00F16AC6" w:rsidP="00F16AC6">
      <w:pPr>
        <w:pStyle w:val="ListParagraph"/>
        <w:tabs>
          <w:tab w:val="left" w:pos="443"/>
        </w:tabs>
        <w:kinsoku w:val="0"/>
        <w:overflowPunct w:val="0"/>
        <w:autoSpaceDE w:val="0"/>
        <w:autoSpaceDN w:val="0"/>
        <w:adjustRightInd w:val="0"/>
        <w:spacing w:after="0" w:line="240" w:lineRule="auto"/>
        <w:ind w:left="444"/>
        <w:rPr>
          <w:rFonts w:ascii="Times New Roman" w:hAnsi="Times New Roman" w:cs="Times New Roman"/>
        </w:rPr>
      </w:pPr>
      <w:r w:rsidRPr="00F16AC6">
        <w:rPr>
          <w:rFonts w:ascii="Times New Roman" w:hAnsi="Times New Roman" w:cs="Times New Roman"/>
        </w:rPr>
        <w:t>B.</w:t>
      </w:r>
      <w:r w:rsidRPr="00F16AC6">
        <w:rPr>
          <w:rFonts w:ascii="Times New Roman" w:hAnsi="Times New Roman" w:cs="Times New Roman"/>
        </w:rPr>
        <w:tab/>
        <w:t>Fax-copy method – The COR or designee may elect to fax the daily work orders to the Contractor. The Contractor shall provide a FAX number to the COR within 5 days after award of contract.</w:t>
      </w:r>
    </w:p>
    <w:p w14:paraId="40104EFB" w14:textId="77777777" w:rsidR="00F16AC6" w:rsidRPr="00F16AC6" w:rsidRDefault="00F16AC6" w:rsidP="00F16AC6">
      <w:pPr>
        <w:pStyle w:val="ListParagraph"/>
        <w:tabs>
          <w:tab w:val="left" w:pos="443"/>
        </w:tabs>
        <w:kinsoku w:val="0"/>
        <w:overflowPunct w:val="0"/>
        <w:autoSpaceDE w:val="0"/>
        <w:autoSpaceDN w:val="0"/>
        <w:adjustRightInd w:val="0"/>
        <w:spacing w:after="0" w:line="240" w:lineRule="auto"/>
        <w:ind w:left="444"/>
        <w:rPr>
          <w:rFonts w:ascii="Times New Roman" w:hAnsi="Times New Roman" w:cs="Times New Roman"/>
        </w:rPr>
      </w:pPr>
    </w:p>
    <w:p w14:paraId="4CB2D843" w14:textId="77777777" w:rsidR="00F16AC6" w:rsidRPr="00F16AC6" w:rsidRDefault="00F16AC6" w:rsidP="00F16AC6">
      <w:pPr>
        <w:pStyle w:val="ListParagraph"/>
        <w:tabs>
          <w:tab w:val="left" w:pos="443"/>
        </w:tabs>
        <w:kinsoku w:val="0"/>
        <w:overflowPunct w:val="0"/>
        <w:autoSpaceDE w:val="0"/>
        <w:autoSpaceDN w:val="0"/>
        <w:adjustRightInd w:val="0"/>
        <w:spacing w:after="0" w:line="240" w:lineRule="auto"/>
        <w:ind w:left="444"/>
        <w:rPr>
          <w:rFonts w:ascii="Times New Roman" w:hAnsi="Times New Roman" w:cs="Times New Roman"/>
        </w:rPr>
      </w:pPr>
      <w:r w:rsidRPr="00F16AC6">
        <w:rPr>
          <w:rFonts w:ascii="Times New Roman" w:hAnsi="Times New Roman" w:cs="Times New Roman"/>
        </w:rPr>
        <w:lastRenderedPageBreak/>
        <w:t>C.</w:t>
      </w:r>
      <w:r w:rsidRPr="00F16AC6">
        <w:rPr>
          <w:rFonts w:ascii="Times New Roman" w:hAnsi="Times New Roman" w:cs="Times New Roman"/>
        </w:rPr>
        <w:tab/>
        <w:t>Email method – The COR or designee may email daily work orders (i.e. reporting pest) via email.</w:t>
      </w:r>
    </w:p>
    <w:p w14:paraId="041F5D75" w14:textId="77777777" w:rsidR="00F16AC6" w:rsidRPr="00F16AC6" w:rsidRDefault="00F16AC6" w:rsidP="00F16AC6">
      <w:pPr>
        <w:pStyle w:val="ListParagraph"/>
        <w:tabs>
          <w:tab w:val="left" w:pos="443"/>
        </w:tabs>
        <w:kinsoku w:val="0"/>
        <w:overflowPunct w:val="0"/>
        <w:autoSpaceDE w:val="0"/>
        <w:autoSpaceDN w:val="0"/>
        <w:adjustRightInd w:val="0"/>
        <w:spacing w:after="0" w:line="240" w:lineRule="auto"/>
        <w:ind w:left="444"/>
        <w:rPr>
          <w:rFonts w:ascii="Times New Roman" w:hAnsi="Times New Roman" w:cs="Times New Roman"/>
        </w:rPr>
      </w:pPr>
    </w:p>
    <w:p w14:paraId="4251002F" w14:textId="77777777" w:rsidR="00F16AC6" w:rsidRPr="00F16AC6" w:rsidRDefault="00F16AC6" w:rsidP="00F16AC6">
      <w:pPr>
        <w:pStyle w:val="ListParagraph"/>
        <w:tabs>
          <w:tab w:val="left" w:pos="443"/>
        </w:tabs>
        <w:kinsoku w:val="0"/>
        <w:overflowPunct w:val="0"/>
        <w:autoSpaceDE w:val="0"/>
        <w:autoSpaceDN w:val="0"/>
        <w:adjustRightInd w:val="0"/>
        <w:spacing w:after="0" w:line="240" w:lineRule="auto"/>
        <w:ind w:left="444"/>
        <w:rPr>
          <w:rFonts w:ascii="Times New Roman" w:hAnsi="Times New Roman" w:cs="Times New Roman"/>
        </w:rPr>
      </w:pPr>
      <w:r w:rsidRPr="00F16AC6">
        <w:rPr>
          <w:rFonts w:ascii="Times New Roman" w:hAnsi="Times New Roman" w:cs="Times New Roman"/>
        </w:rPr>
        <w:t>Returning Completed Work Orders – After completion of services, the Contractor shall notify the COR or designee within 24 hours (excluding weekends and holidays)</w:t>
      </w:r>
    </w:p>
    <w:p w14:paraId="21DC0A9C" w14:textId="77777777" w:rsidR="00F16AC6" w:rsidRDefault="00F16AC6" w:rsidP="00F16AC6">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584FF4AD" w14:textId="77777777" w:rsidR="00F16AC6" w:rsidRDefault="00F16AC6" w:rsidP="00F16AC6">
      <w:pPr>
        <w:numPr>
          <w:ilvl w:val="1"/>
          <w:numId w:val="12"/>
        </w:numPr>
        <w:tabs>
          <w:tab w:val="left" w:pos="443"/>
        </w:tabs>
        <w:kinsoku w:val="0"/>
        <w:overflowPunct w:val="0"/>
        <w:autoSpaceDE w:val="0"/>
        <w:autoSpaceDN w:val="0"/>
        <w:adjustRightInd w:val="0"/>
        <w:spacing w:after="0" w:line="240" w:lineRule="auto"/>
        <w:rPr>
          <w:rFonts w:ascii="Times New Roman" w:hAnsi="Times New Roman" w:cs="Times New Roman"/>
          <w:b/>
          <w:bCs/>
        </w:rPr>
      </w:pPr>
      <w:r w:rsidRPr="002E5C89">
        <w:rPr>
          <w:rFonts w:ascii="Times New Roman" w:hAnsi="Times New Roman" w:cs="Times New Roman"/>
          <w:b/>
          <w:bCs/>
        </w:rPr>
        <w:t>Recurring Services</w:t>
      </w:r>
    </w:p>
    <w:p w14:paraId="7321BF28" w14:textId="77777777" w:rsidR="00F16AC6" w:rsidRDefault="00F16AC6" w:rsidP="00F16AC6">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0A4D0788" w14:textId="77777777" w:rsidR="00F16AC6" w:rsidRPr="00D65060" w:rsidRDefault="00F16AC6" w:rsidP="00F16AC6">
      <w:pPr>
        <w:tabs>
          <w:tab w:val="left" w:pos="443"/>
        </w:tabs>
        <w:kinsoku w:val="0"/>
        <w:overflowPunct w:val="0"/>
        <w:autoSpaceDE w:val="0"/>
        <w:autoSpaceDN w:val="0"/>
        <w:adjustRightInd w:val="0"/>
        <w:spacing w:after="0" w:line="240" w:lineRule="auto"/>
        <w:ind w:left="442"/>
        <w:rPr>
          <w:rFonts w:ascii="Times New Roman" w:hAnsi="Times New Roman" w:cs="Times New Roman"/>
        </w:rPr>
      </w:pPr>
      <w:r w:rsidRPr="00D65060">
        <w:rPr>
          <w:rFonts w:ascii="Times New Roman" w:hAnsi="Times New Roman" w:cs="Times New Roman"/>
        </w:rPr>
        <w:t xml:space="preserve">The Contractor shall provide a schedule based on a site survey as to when weekly and monthly inspections shall occur. The schedule shall be given to the COR within the first 30 days after award of contract. The schedule shall be approved by the COR. The weekly and monthly inspections are as </w:t>
      </w:r>
      <w:proofErr w:type="gramStart"/>
      <w:r w:rsidRPr="00D65060">
        <w:rPr>
          <w:rFonts w:ascii="Times New Roman" w:hAnsi="Times New Roman" w:cs="Times New Roman"/>
        </w:rPr>
        <w:t>follow</w:t>
      </w:r>
      <w:proofErr w:type="gramEnd"/>
      <w:r w:rsidRPr="00D65060">
        <w:rPr>
          <w:rFonts w:ascii="Times New Roman" w:hAnsi="Times New Roman" w:cs="Times New Roman"/>
        </w:rPr>
        <w:t>:</w:t>
      </w:r>
    </w:p>
    <w:p w14:paraId="4826AF78" w14:textId="77777777" w:rsidR="00F16AC6" w:rsidRPr="00D65060" w:rsidRDefault="00F16AC6" w:rsidP="00F16AC6">
      <w:pPr>
        <w:tabs>
          <w:tab w:val="left" w:pos="443"/>
        </w:tabs>
        <w:kinsoku w:val="0"/>
        <w:overflowPunct w:val="0"/>
        <w:autoSpaceDE w:val="0"/>
        <w:autoSpaceDN w:val="0"/>
        <w:adjustRightInd w:val="0"/>
        <w:spacing w:after="0" w:line="240" w:lineRule="auto"/>
        <w:ind w:left="442"/>
        <w:rPr>
          <w:rFonts w:ascii="Times New Roman" w:hAnsi="Times New Roman" w:cs="Times New Roman"/>
        </w:rPr>
      </w:pPr>
    </w:p>
    <w:p w14:paraId="0F2657E0" w14:textId="77777777" w:rsidR="00F16AC6" w:rsidRDefault="00F16AC6" w:rsidP="00F16AC6">
      <w:pPr>
        <w:pStyle w:val="ListParagraph"/>
        <w:numPr>
          <w:ilvl w:val="2"/>
          <w:numId w:val="10"/>
        </w:numPr>
        <w:tabs>
          <w:tab w:val="left" w:pos="443"/>
        </w:tabs>
        <w:kinsoku w:val="0"/>
        <w:overflowPunct w:val="0"/>
        <w:autoSpaceDE w:val="0"/>
        <w:autoSpaceDN w:val="0"/>
        <w:adjustRightInd w:val="0"/>
        <w:spacing w:after="0" w:line="240" w:lineRule="auto"/>
        <w:ind w:left="792"/>
        <w:rPr>
          <w:rFonts w:ascii="Times New Roman" w:hAnsi="Times New Roman" w:cs="Times New Roman"/>
        </w:rPr>
      </w:pPr>
      <w:r>
        <w:rPr>
          <w:rFonts w:ascii="Times New Roman" w:hAnsi="Times New Roman" w:cs="Times New Roman"/>
        </w:rPr>
        <w:t>W</w:t>
      </w:r>
      <w:r w:rsidRPr="00331B68">
        <w:rPr>
          <w:rFonts w:ascii="Times New Roman" w:hAnsi="Times New Roman" w:cs="Times New Roman"/>
        </w:rPr>
        <w:t xml:space="preserve">eekly Inspections. The Contractor shall conduct </w:t>
      </w:r>
      <w:r>
        <w:rPr>
          <w:rFonts w:ascii="Times New Roman" w:hAnsi="Times New Roman" w:cs="Times New Roman"/>
        </w:rPr>
        <w:t>weekly</w:t>
      </w:r>
      <w:r w:rsidRPr="00331B68">
        <w:rPr>
          <w:rFonts w:ascii="Times New Roman" w:hAnsi="Times New Roman" w:cs="Times New Roman"/>
        </w:rPr>
        <w:t xml:space="preserve"> inspections at </w:t>
      </w:r>
      <w:r>
        <w:rPr>
          <w:rFonts w:ascii="Times New Roman" w:hAnsi="Times New Roman" w:cs="Times New Roman"/>
        </w:rPr>
        <w:t>the Operating Room, Canteen Kitchen, Canteen Patriot Shop, Nutrition and Food Service Kitchen and Pharmacy areas</w:t>
      </w:r>
      <w:r w:rsidRPr="00331B68">
        <w:rPr>
          <w:rFonts w:ascii="Times New Roman" w:hAnsi="Times New Roman" w:cs="Times New Roman"/>
        </w:rPr>
        <w:t>, etc.</w:t>
      </w:r>
      <w:r>
        <w:rPr>
          <w:rFonts w:ascii="Times New Roman" w:hAnsi="Times New Roman" w:cs="Times New Roman"/>
        </w:rPr>
        <w:t xml:space="preserve"> (as described in Section 5.12, D), </w:t>
      </w:r>
      <w:r w:rsidRPr="00331B68">
        <w:rPr>
          <w:rFonts w:ascii="Times New Roman" w:hAnsi="Times New Roman" w:cs="Times New Roman"/>
        </w:rPr>
        <w:t>on VACCHCS premises, provide the necessary corrective actions, and document/record all actions in the logbook located at the following locations:</w:t>
      </w:r>
    </w:p>
    <w:p w14:paraId="4D05F894" w14:textId="77777777" w:rsidR="00F16AC6" w:rsidRPr="00331B68" w:rsidRDefault="00F16AC6" w:rsidP="00F16AC6">
      <w:pPr>
        <w:pStyle w:val="ListParagraph"/>
        <w:tabs>
          <w:tab w:val="left" w:pos="443"/>
        </w:tabs>
        <w:kinsoku w:val="0"/>
        <w:overflowPunct w:val="0"/>
        <w:autoSpaceDE w:val="0"/>
        <w:autoSpaceDN w:val="0"/>
        <w:adjustRightInd w:val="0"/>
        <w:spacing w:after="0" w:line="240" w:lineRule="auto"/>
        <w:ind w:left="792"/>
        <w:rPr>
          <w:rFonts w:ascii="Times New Roman" w:hAnsi="Times New Roman" w:cs="Times New Roman"/>
        </w:rPr>
      </w:pPr>
    </w:p>
    <w:p w14:paraId="791E1530" w14:textId="77777777" w:rsidR="00F16AC6" w:rsidRDefault="00F16AC6" w:rsidP="00F16AC6">
      <w:pPr>
        <w:pStyle w:val="ListParagraph"/>
        <w:numPr>
          <w:ilvl w:val="3"/>
          <w:numId w:val="10"/>
        </w:numPr>
        <w:tabs>
          <w:tab w:val="left" w:pos="443"/>
        </w:tabs>
        <w:kinsoku w:val="0"/>
        <w:overflowPunct w:val="0"/>
        <w:autoSpaceDE w:val="0"/>
        <w:autoSpaceDN w:val="0"/>
        <w:adjustRightInd w:val="0"/>
        <w:spacing w:after="0" w:line="240" w:lineRule="auto"/>
        <w:ind w:left="1368"/>
        <w:rPr>
          <w:rFonts w:ascii="Times New Roman" w:hAnsi="Times New Roman" w:cs="Times New Roman"/>
        </w:rPr>
      </w:pPr>
      <w:r w:rsidRPr="00331B68">
        <w:rPr>
          <w:rFonts w:ascii="Times New Roman" w:hAnsi="Times New Roman" w:cs="Times New Roman"/>
        </w:rPr>
        <w:t>Fresno VACCHCS –</w:t>
      </w:r>
      <w:r>
        <w:rPr>
          <w:rFonts w:ascii="Times New Roman" w:hAnsi="Times New Roman" w:cs="Times New Roman"/>
        </w:rPr>
        <w:t>2615 E Clinton Ave., Fresno, CA 93703</w:t>
      </w:r>
    </w:p>
    <w:p w14:paraId="121FC0F6" w14:textId="77777777" w:rsidR="00F16AC6" w:rsidRDefault="00F16AC6" w:rsidP="00F16AC6">
      <w:pPr>
        <w:pStyle w:val="ListParagraph"/>
        <w:tabs>
          <w:tab w:val="left" w:pos="443"/>
        </w:tabs>
        <w:kinsoku w:val="0"/>
        <w:overflowPunct w:val="0"/>
        <w:autoSpaceDE w:val="0"/>
        <w:autoSpaceDN w:val="0"/>
        <w:adjustRightInd w:val="0"/>
        <w:spacing w:after="0" w:line="240" w:lineRule="auto"/>
        <w:ind w:left="1368"/>
        <w:rPr>
          <w:rFonts w:ascii="Times New Roman" w:hAnsi="Times New Roman" w:cs="Times New Roman"/>
        </w:rPr>
      </w:pPr>
    </w:p>
    <w:p w14:paraId="673A4DD8" w14:textId="77777777" w:rsidR="00F16AC6" w:rsidRDefault="00F16AC6" w:rsidP="00F16AC6">
      <w:pPr>
        <w:pStyle w:val="ListParagraph"/>
        <w:numPr>
          <w:ilvl w:val="4"/>
          <w:numId w:val="10"/>
        </w:numPr>
        <w:tabs>
          <w:tab w:val="left" w:pos="443"/>
        </w:tabs>
        <w:kinsoku w:val="0"/>
        <w:overflowPunct w:val="0"/>
        <w:autoSpaceDE w:val="0"/>
        <w:autoSpaceDN w:val="0"/>
        <w:adjustRightInd w:val="0"/>
        <w:spacing w:after="0" w:line="240" w:lineRule="auto"/>
        <w:rPr>
          <w:rFonts w:ascii="Times New Roman" w:hAnsi="Times New Roman" w:cs="Times New Roman"/>
        </w:rPr>
      </w:pPr>
      <w:r w:rsidRPr="00331B68">
        <w:rPr>
          <w:rFonts w:ascii="Times New Roman" w:hAnsi="Times New Roman" w:cs="Times New Roman"/>
        </w:rPr>
        <w:t>Bldg. 24, Supervisors Office, Room 2A2</w:t>
      </w:r>
      <w:r>
        <w:rPr>
          <w:rFonts w:ascii="Times New Roman" w:hAnsi="Times New Roman" w:cs="Times New Roman"/>
        </w:rPr>
        <w:t>3</w:t>
      </w:r>
      <w:r w:rsidRPr="00331B68">
        <w:rPr>
          <w:rFonts w:ascii="Times New Roman" w:hAnsi="Times New Roman" w:cs="Times New Roman"/>
        </w:rPr>
        <w:t>.</w:t>
      </w:r>
    </w:p>
    <w:p w14:paraId="42C94550" w14:textId="77777777" w:rsidR="00F16AC6" w:rsidRPr="00331B68" w:rsidRDefault="00F16AC6" w:rsidP="00F16AC6">
      <w:pPr>
        <w:pStyle w:val="ListParagraph"/>
        <w:tabs>
          <w:tab w:val="left" w:pos="443"/>
        </w:tabs>
        <w:kinsoku w:val="0"/>
        <w:overflowPunct w:val="0"/>
        <w:autoSpaceDE w:val="0"/>
        <w:autoSpaceDN w:val="0"/>
        <w:adjustRightInd w:val="0"/>
        <w:spacing w:after="0" w:line="240" w:lineRule="auto"/>
        <w:ind w:left="2906"/>
        <w:rPr>
          <w:rFonts w:ascii="Times New Roman" w:hAnsi="Times New Roman" w:cs="Times New Roman"/>
        </w:rPr>
      </w:pPr>
    </w:p>
    <w:p w14:paraId="3E74F2D7" w14:textId="77777777" w:rsidR="00F16AC6" w:rsidRPr="00D65060" w:rsidRDefault="00F16AC6" w:rsidP="00F16AC6">
      <w:pPr>
        <w:tabs>
          <w:tab w:val="left" w:pos="443"/>
        </w:tabs>
        <w:kinsoku w:val="0"/>
        <w:overflowPunct w:val="0"/>
        <w:autoSpaceDE w:val="0"/>
        <w:autoSpaceDN w:val="0"/>
        <w:adjustRightInd w:val="0"/>
        <w:spacing w:after="0" w:line="240" w:lineRule="auto"/>
        <w:ind w:left="442"/>
        <w:rPr>
          <w:rFonts w:ascii="Times New Roman" w:hAnsi="Times New Roman" w:cs="Times New Roman"/>
        </w:rPr>
      </w:pPr>
      <w:r w:rsidRPr="00D65060">
        <w:rPr>
          <w:rFonts w:ascii="Times New Roman" w:hAnsi="Times New Roman" w:cs="Times New Roman"/>
        </w:rPr>
        <w:t>Locations may be changed to meet operational needs.</w:t>
      </w:r>
    </w:p>
    <w:p w14:paraId="279507B6" w14:textId="77777777" w:rsidR="00F16AC6" w:rsidRPr="00D65060" w:rsidRDefault="00F16AC6" w:rsidP="00F16AC6">
      <w:pPr>
        <w:tabs>
          <w:tab w:val="left" w:pos="443"/>
        </w:tabs>
        <w:kinsoku w:val="0"/>
        <w:overflowPunct w:val="0"/>
        <w:autoSpaceDE w:val="0"/>
        <w:autoSpaceDN w:val="0"/>
        <w:adjustRightInd w:val="0"/>
        <w:spacing w:after="0" w:line="240" w:lineRule="auto"/>
        <w:ind w:left="442"/>
        <w:rPr>
          <w:rFonts w:ascii="Times New Roman" w:hAnsi="Times New Roman" w:cs="Times New Roman"/>
        </w:rPr>
      </w:pPr>
    </w:p>
    <w:p w14:paraId="1B559049" w14:textId="77777777" w:rsidR="00F16AC6" w:rsidRPr="00D65060" w:rsidRDefault="00F16AC6" w:rsidP="00F16AC6">
      <w:pPr>
        <w:tabs>
          <w:tab w:val="left" w:pos="443"/>
        </w:tabs>
        <w:kinsoku w:val="0"/>
        <w:overflowPunct w:val="0"/>
        <w:autoSpaceDE w:val="0"/>
        <w:autoSpaceDN w:val="0"/>
        <w:adjustRightInd w:val="0"/>
        <w:spacing w:after="0" w:line="240" w:lineRule="auto"/>
        <w:ind w:left="442"/>
        <w:rPr>
          <w:rFonts w:ascii="Times New Roman" w:hAnsi="Times New Roman" w:cs="Times New Roman"/>
        </w:rPr>
      </w:pPr>
      <w:r w:rsidRPr="00D65060">
        <w:rPr>
          <w:rFonts w:ascii="Times New Roman" w:hAnsi="Times New Roman" w:cs="Times New Roman"/>
        </w:rPr>
        <w:t>B.</w:t>
      </w:r>
      <w:r w:rsidRPr="00D65060">
        <w:rPr>
          <w:rFonts w:ascii="Times New Roman" w:hAnsi="Times New Roman" w:cs="Times New Roman"/>
        </w:rPr>
        <w:tab/>
        <w:t>Monthly Inspections. The Contractor shall conduct monthly inspections</w:t>
      </w:r>
      <w:r w:rsidRPr="00740754">
        <w:rPr>
          <w:rFonts w:ascii="Times New Roman" w:hAnsi="Times New Roman" w:cs="Times New Roman"/>
        </w:rPr>
        <w:t xml:space="preserve"> </w:t>
      </w:r>
      <w:r w:rsidRPr="00331B68">
        <w:rPr>
          <w:rFonts w:ascii="Times New Roman" w:hAnsi="Times New Roman" w:cs="Times New Roman"/>
        </w:rPr>
        <w:t>at all buildings, planters, flower beds, drains</w:t>
      </w:r>
      <w:r>
        <w:rPr>
          <w:rFonts w:ascii="Times New Roman" w:hAnsi="Times New Roman" w:cs="Times New Roman"/>
        </w:rPr>
        <w:t xml:space="preserve"> (interior and exterior)</w:t>
      </w:r>
      <w:r w:rsidRPr="00331B68">
        <w:rPr>
          <w:rFonts w:ascii="Times New Roman" w:hAnsi="Times New Roman" w:cs="Times New Roman"/>
        </w:rPr>
        <w:t xml:space="preserve">, parking lots, </w:t>
      </w:r>
      <w:r>
        <w:rPr>
          <w:rFonts w:ascii="Times New Roman" w:hAnsi="Times New Roman" w:cs="Times New Roman"/>
        </w:rPr>
        <w:t xml:space="preserve">bait stations, traps </w:t>
      </w:r>
      <w:r w:rsidRPr="00331B68">
        <w:rPr>
          <w:rFonts w:ascii="Times New Roman" w:hAnsi="Times New Roman" w:cs="Times New Roman"/>
        </w:rPr>
        <w:t>etc. on VACCHCS premises, provide the necessary corrective actions, and document/record all actions in the logbook located at the following locations:</w:t>
      </w:r>
    </w:p>
    <w:p w14:paraId="3C8CF8B7" w14:textId="77777777" w:rsidR="00F16AC6" w:rsidRPr="00D65060" w:rsidRDefault="00F16AC6" w:rsidP="00F16AC6">
      <w:pPr>
        <w:tabs>
          <w:tab w:val="left" w:pos="443"/>
        </w:tabs>
        <w:kinsoku w:val="0"/>
        <w:overflowPunct w:val="0"/>
        <w:autoSpaceDE w:val="0"/>
        <w:autoSpaceDN w:val="0"/>
        <w:adjustRightInd w:val="0"/>
        <w:spacing w:after="0" w:line="240" w:lineRule="auto"/>
        <w:ind w:left="442"/>
        <w:rPr>
          <w:rFonts w:ascii="Times New Roman" w:hAnsi="Times New Roman" w:cs="Times New Roman"/>
        </w:rPr>
      </w:pPr>
      <w:r w:rsidRPr="00D65060">
        <w:rPr>
          <w:rFonts w:ascii="Times New Roman" w:hAnsi="Times New Roman" w:cs="Times New Roman"/>
        </w:rPr>
        <w:tab/>
      </w:r>
    </w:p>
    <w:p w14:paraId="072E672A" w14:textId="77777777" w:rsidR="00F16AC6" w:rsidRDefault="00F16AC6" w:rsidP="00F16AC6">
      <w:pPr>
        <w:pStyle w:val="ListParagraph"/>
        <w:numPr>
          <w:ilvl w:val="4"/>
          <w:numId w:val="12"/>
        </w:numPr>
        <w:tabs>
          <w:tab w:val="left" w:pos="443"/>
        </w:tabs>
        <w:kinsoku w:val="0"/>
        <w:overflowPunct w:val="0"/>
        <w:autoSpaceDE w:val="0"/>
        <w:autoSpaceDN w:val="0"/>
        <w:adjustRightInd w:val="0"/>
        <w:spacing w:after="0" w:line="240" w:lineRule="auto"/>
        <w:ind w:left="1368"/>
        <w:rPr>
          <w:rFonts w:ascii="Times New Roman" w:hAnsi="Times New Roman" w:cs="Times New Roman"/>
        </w:rPr>
      </w:pPr>
      <w:r w:rsidRPr="00331B68">
        <w:rPr>
          <w:rFonts w:ascii="Times New Roman" w:hAnsi="Times New Roman" w:cs="Times New Roman"/>
        </w:rPr>
        <w:t xml:space="preserve">VACCHCS – </w:t>
      </w:r>
      <w:r>
        <w:rPr>
          <w:rFonts w:ascii="Times New Roman" w:hAnsi="Times New Roman" w:cs="Times New Roman"/>
        </w:rPr>
        <w:t>2615 E Clinton Ave., Fresno, CA 93703</w:t>
      </w:r>
    </w:p>
    <w:p w14:paraId="1A387234" w14:textId="77777777" w:rsidR="00F16AC6" w:rsidRDefault="00F16AC6" w:rsidP="00F16AC6">
      <w:pPr>
        <w:pStyle w:val="ListParagraph"/>
        <w:tabs>
          <w:tab w:val="left" w:pos="443"/>
        </w:tabs>
        <w:kinsoku w:val="0"/>
        <w:overflowPunct w:val="0"/>
        <w:autoSpaceDE w:val="0"/>
        <w:autoSpaceDN w:val="0"/>
        <w:adjustRightInd w:val="0"/>
        <w:spacing w:after="0" w:line="240" w:lineRule="auto"/>
        <w:ind w:left="1368"/>
        <w:rPr>
          <w:rFonts w:ascii="Times New Roman" w:hAnsi="Times New Roman" w:cs="Times New Roman"/>
        </w:rPr>
      </w:pPr>
    </w:p>
    <w:p w14:paraId="0281F45C" w14:textId="77777777" w:rsidR="00F16AC6" w:rsidRDefault="00F16AC6" w:rsidP="00F16AC6">
      <w:pPr>
        <w:pStyle w:val="ListParagraph"/>
        <w:numPr>
          <w:ilvl w:val="5"/>
          <w:numId w:val="12"/>
        </w:numPr>
        <w:tabs>
          <w:tab w:val="left" w:pos="443"/>
        </w:tabs>
        <w:kinsoku w:val="0"/>
        <w:overflowPunct w:val="0"/>
        <w:autoSpaceDE w:val="0"/>
        <w:autoSpaceDN w:val="0"/>
        <w:adjustRightInd w:val="0"/>
        <w:spacing w:after="0" w:line="240" w:lineRule="auto"/>
        <w:ind w:left="1800"/>
        <w:rPr>
          <w:rFonts w:ascii="Times New Roman" w:hAnsi="Times New Roman" w:cs="Times New Roman"/>
        </w:rPr>
      </w:pPr>
      <w:r w:rsidRPr="00331B68">
        <w:rPr>
          <w:rFonts w:ascii="Times New Roman" w:hAnsi="Times New Roman" w:cs="Times New Roman"/>
        </w:rPr>
        <w:t xml:space="preserve">Bldg. </w:t>
      </w:r>
      <w:r>
        <w:rPr>
          <w:rFonts w:ascii="Times New Roman" w:hAnsi="Times New Roman" w:cs="Times New Roman"/>
        </w:rPr>
        <w:t>24</w:t>
      </w:r>
      <w:r w:rsidRPr="00331B68">
        <w:rPr>
          <w:rFonts w:ascii="Times New Roman" w:hAnsi="Times New Roman" w:cs="Times New Roman"/>
        </w:rPr>
        <w:t>, Supervisors Office, Room 2A</w:t>
      </w:r>
      <w:r>
        <w:rPr>
          <w:rFonts w:ascii="Times New Roman" w:hAnsi="Times New Roman" w:cs="Times New Roman"/>
        </w:rPr>
        <w:t>23</w:t>
      </w:r>
      <w:r w:rsidRPr="00331B68">
        <w:rPr>
          <w:rFonts w:ascii="Times New Roman" w:hAnsi="Times New Roman" w:cs="Times New Roman"/>
        </w:rPr>
        <w:t>.  Locations may be changed to meet operational needs.</w:t>
      </w:r>
    </w:p>
    <w:p w14:paraId="4E881B21" w14:textId="77777777" w:rsidR="00F16AC6" w:rsidRPr="00331B68" w:rsidRDefault="00F16AC6" w:rsidP="00F16AC6">
      <w:pPr>
        <w:tabs>
          <w:tab w:val="left" w:pos="443"/>
        </w:tabs>
        <w:kinsoku w:val="0"/>
        <w:overflowPunct w:val="0"/>
        <w:autoSpaceDE w:val="0"/>
        <w:autoSpaceDN w:val="0"/>
        <w:adjustRightInd w:val="0"/>
        <w:spacing w:after="0" w:line="240" w:lineRule="auto"/>
        <w:rPr>
          <w:rFonts w:ascii="Times New Roman" w:hAnsi="Times New Roman" w:cs="Times New Roman"/>
        </w:rPr>
      </w:pPr>
    </w:p>
    <w:p w14:paraId="56859330" w14:textId="77777777" w:rsidR="00F16AC6" w:rsidRPr="00B742AF" w:rsidRDefault="00F16AC6" w:rsidP="00F16AC6">
      <w:pPr>
        <w:pStyle w:val="ListParagraph"/>
        <w:numPr>
          <w:ilvl w:val="4"/>
          <w:numId w:val="12"/>
        </w:numPr>
        <w:tabs>
          <w:tab w:val="left" w:pos="443"/>
        </w:tabs>
        <w:kinsoku w:val="0"/>
        <w:overflowPunct w:val="0"/>
        <w:autoSpaceDE w:val="0"/>
        <w:autoSpaceDN w:val="0"/>
        <w:adjustRightInd w:val="0"/>
        <w:spacing w:after="0" w:line="240" w:lineRule="auto"/>
        <w:ind w:left="1368"/>
        <w:rPr>
          <w:rFonts w:ascii="Times New Roman" w:hAnsi="Times New Roman" w:cs="Times New Roman"/>
        </w:rPr>
      </w:pPr>
      <w:r w:rsidRPr="00B742AF">
        <w:rPr>
          <w:rFonts w:ascii="Times New Roman" w:hAnsi="Times New Roman" w:cs="Times New Roman"/>
        </w:rPr>
        <w:t xml:space="preserve">Visalia CBOC, 500 N Santa Fe, Visalia, CA 93291 </w:t>
      </w:r>
    </w:p>
    <w:p w14:paraId="5D6C6CE1" w14:textId="77777777" w:rsidR="00F16AC6" w:rsidRPr="00331B68" w:rsidRDefault="00F16AC6" w:rsidP="00F16AC6">
      <w:pPr>
        <w:tabs>
          <w:tab w:val="left" w:pos="443"/>
        </w:tabs>
        <w:kinsoku w:val="0"/>
        <w:overflowPunct w:val="0"/>
        <w:autoSpaceDE w:val="0"/>
        <w:autoSpaceDN w:val="0"/>
        <w:adjustRightInd w:val="0"/>
        <w:spacing w:after="0" w:line="240" w:lineRule="auto"/>
        <w:rPr>
          <w:rFonts w:ascii="Times New Roman" w:hAnsi="Times New Roman" w:cs="Times New Roman"/>
        </w:rPr>
      </w:pPr>
    </w:p>
    <w:p w14:paraId="2399E8C7" w14:textId="77777777" w:rsidR="00F16AC6" w:rsidRDefault="00F16AC6" w:rsidP="00F16AC6">
      <w:pPr>
        <w:pStyle w:val="ListParagraph"/>
        <w:numPr>
          <w:ilvl w:val="4"/>
          <w:numId w:val="12"/>
        </w:numPr>
        <w:tabs>
          <w:tab w:val="left" w:pos="443"/>
        </w:tabs>
        <w:kinsoku w:val="0"/>
        <w:overflowPunct w:val="0"/>
        <w:autoSpaceDE w:val="0"/>
        <w:autoSpaceDN w:val="0"/>
        <w:adjustRightInd w:val="0"/>
        <w:spacing w:after="0" w:line="240" w:lineRule="auto"/>
        <w:ind w:left="1368"/>
        <w:rPr>
          <w:rFonts w:ascii="Times New Roman" w:hAnsi="Times New Roman" w:cs="Times New Roman"/>
        </w:rPr>
      </w:pPr>
      <w:r w:rsidRPr="00331B68">
        <w:rPr>
          <w:rFonts w:ascii="Times New Roman" w:hAnsi="Times New Roman" w:cs="Times New Roman"/>
        </w:rPr>
        <w:t>Merced CBOC, 340 E. Yosemite Ave. Merced, CA 95340</w:t>
      </w:r>
    </w:p>
    <w:p w14:paraId="6283E97E" w14:textId="77777777" w:rsidR="00F16AC6" w:rsidRPr="00331B68" w:rsidRDefault="00F16AC6" w:rsidP="00F16AC6">
      <w:pPr>
        <w:tabs>
          <w:tab w:val="left" w:pos="443"/>
        </w:tabs>
        <w:kinsoku w:val="0"/>
        <w:overflowPunct w:val="0"/>
        <w:autoSpaceDE w:val="0"/>
        <w:autoSpaceDN w:val="0"/>
        <w:adjustRightInd w:val="0"/>
        <w:spacing w:after="0" w:line="240" w:lineRule="auto"/>
        <w:rPr>
          <w:rFonts w:ascii="Times New Roman" w:hAnsi="Times New Roman" w:cs="Times New Roman"/>
        </w:rPr>
      </w:pPr>
    </w:p>
    <w:p w14:paraId="79A16062" w14:textId="77777777" w:rsidR="00F16AC6" w:rsidRDefault="00F16AC6" w:rsidP="00F16AC6">
      <w:pPr>
        <w:pStyle w:val="ListParagraph"/>
        <w:numPr>
          <w:ilvl w:val="4"/>
          <w:numId w:val="12"/>
        </w:numPr>
        <w:tabs>
          <w:tab w:val="left" w:pos="443"/>
        </w:tabs>
        <w:kinsoku w:val="0"/>
        <w:overflowPunct w:val="0"/>
        <w:autoSpaceDE w:val="0"/>
        <w:autoSpaceDN w:val="0"/>
        <w:adjustRightInd w:val="0"/>
        <w:spacing w:after="0" w:line="240" w:lineRule="auto"/>
        <w:ind w:left="1368"/>
        <w:rPr>
          <w:rFonts w:ascii="Times New Roman" w:hAnsi="Times New Roman" w:cs="Times New Roman"/>
        </w:rPr>
      </w:pPr>
      <w:r w:rsidRPr="00331B68">
        <w:rPr>
          <w:rFonts w:ascii="Times New Roman" w:hAnsi="Times New Roman" w:cs="Times New Roman"/>
        </w:rPr>
        <w:t>Oakhurst CBOC, 40597 Westlake Dr., Oakhurst, CA 93644</w:t>
      </w:r>
    </w:p>
    <w:p w14:paraId="51B4CBF3" w14:textId="77777777" w:rsidR="000B5890" w:rsidRPr="000B5890" w:rsidRDefault="000B5890" w:rsidP="000B5890">
      <w:pPr>
        <w:pStyle w:val="ListParagraph"/>
        <w:rPr>
          <w:rFonts w:ascii="Times New Roman" w:hAnsi="Times New Roman" w:cs="Times New Roman"/>
        </w:rPr>
      </w:pPr>
    </w:p>
    <w:p w14:paraId="2958E0CC" w14:textId="518B4D18" w:rsidR="000B5890" w:rsidRPr="00D65060" w:rsidRDefault="000B5890" w:rsidP="00F16AC6">
      <w:pPr>
        <w:pStyle w:val="ListParagraph"/>
        <w:numPr>
          <w:ilvl w:val="4"/>
          <w:numId w:val="12"/>
        </w:numPr>
        <w:tabs>
          <w:tab w:val="left" w:pos="443"/>
        </w:tabs>
        <w:kinsoku w:val="0"/>
        <w:overflowPunct w:val="0"/>
        <w:autoSpaceDE w:val="0"/>
        <w:autoSpaceDN w:val="0"/>
        <w:adjustRightInd w:val="0"/>
        <w:spacing w:after="0" w:line="240" w:lineRule="auto"/>
        <w:ind w:left="1368"/>
        <w:rPr>
          <w:rFonts w:ascii="Times New Roman" w:hAnsi="Times New Roman" w:cs="Times New Roman"/>
        </w:rPr>
      </w:pPr>
      <w:r>
        <w:rPr>
          <w:rFonts w:ascii="Times New Roman" w:hAnsi="Times New Roman" w:cs="Times New Roman"/>
        </w:rPr>
        <w:t>VHA Storage Lot, 2251 Herndon Ave. Clovis, CA 93611</w:t>
      </w:r>
    </w:p>
    <w:p w14:paraId="29D15BA4" w14:textId="77777777" w:rsidR="00F16AC6" w:rsidRDefault="00F16AC6" w:rsidP="00F16AC6">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26CA6E3C" w14:textId="77777777" w:rsidR="00F16AC6" w:rsidRDefault="00F16AC6" w:rsidP="00F16AC6">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32A54192" w14:textId="513D01D7" w:rsidR="00F16AC6" w:rsidRPr="00F16AC6" w:rsidRDefault="00F16AC6" w:rsidP="00F16AC6">
      <w:pPr>
        <w:pStyle w:val="ListParagraph"/>
        <w:numPr>
          <w:ilvl w:val="1"/>
          <w:numId w:val="12"/>
        </w:numPr>
        <w:rPr>
          <w:rFonts w:ascii="Times New Roman" w:hAnsi="Times New Roman" w:cs="Times New Roman"/>
          <w:b/>
          <w:bCs/>
        </w:rPr>
      </w:pPr>
      <w:r w:rsidRPr="00D65060">
        <w:rPr>
          <w:rFonts w:ascii="Times New Roman" w:hAnsi="Times New Roman" w:cs="Times New Roman"/>
          <w:b/>
          <w:bCs/>
        </w:rPr>
        <w:t>Required Contractor Reporting</w:t>
      </w:r>
    </w:p>
    <w:p w14:paraId="0D90D380" w14:textId="77777777" w:rsidR="00F16AC6" w:rsidRDefault="00F16AC6" w:rsidP="00F16AC6">
      <w:pPr>
        <w:numPr>
          <w:ilvl w:val="2"/>
          <w:numId w:val="17"/>
        </w:numPr>
        <w:tabs>
          <w:tab w:val="left" w:pos="832"/>
        </w:tabs>
        <w:kinsoku w:val="0"/>
        <w:overflowPunct w:val="0"/>
        <w:autoSpaceDE w:val="0"/>
        <w:autoSpaceDN w:val="0"/>
        <w:adjustRightInd w:val="0"/>
        <w:spacing w:after="0" w:line="240" w:lineRule="auto"/>
        <w:ind w:left="792" w:right="259"/>
        <w:rPr>
          <w:rFonts w:ascii="Times New Roman" w:hAnsi="Times New Roman" w:cs="Times New Roman"/>
        </w:rPr>
      </w:pPr>
      <w:r w:rsidRPr="00AA290F">
        <w:rPr>
          <w:rFonts w:ascii="Times New Roman" w:hAnsi="Times New Roman" w:cs="Times New Roman"/>
        </w:rPr>
        <w:t>All IPM services performed by the contractor during the work shift shall be documented in</w:t>
      </w:r>
      <w:r w:rsidRPr="00AA290F">
        <w:rPr>
          <w:rFonts w:ascii="Times New Roman" w:hAnsi="Times New Roman" w:cs="Times New Roman"/>
          <w:spacing w:val="-5"/>
        </w:rPr>
        <w:t xml:space="preserve"> </w:t>
      </w:r>
      <w:r w:rsidRPr="00AA290F">
        <w:rPr>
          <w:rFonts w:ascii="Times New Roman" w:hAnsi="Times New Roman" w:cs="Times New Roman"/>
        </w:rPr>
        <w:t>writing.</w:t>
      </w:r>
      <w:r>
        <w:rPr>
          <w:rFonts w:ascii="Times New Roman" w:hAnsi="Times New Roman" w:cs="Times New Roman"/>
        </w:rPr>
        <w:t xml:space="preserve">  </w:t>
      </w:r>
      <w:r w:rsidRPr="00E852C6">
        <w:rPr>
          <w:rFonts w:ascii="Times New Roman" w:hAnsi="Times New Roman" w:cs="Times New Roman"/>
        </w:rPr>
        <w:t>Weekly reports are required</w:t>
      </w:r>
      <w:r>
        <w:rPr>
          <w:rFonts w:ascii="Times New Roman" w:hAnsi="Times New Roman" w:cs="Times New Roman"/>
        </w:rPr>
        <w:t xml:space="preserve"> within one week of performance, documenting actions taken to mitigate, pests, traps inspected, lights replaced etc.  Reports must contain inspection </w:t>
      </w:r>
      <w:proofErr w:type="gramStart"/>
      <w:r>
        <w:rPr>
          <w:rFonts w:ascii="Times New Roman" w:hAnsi="Times New Roman" w:cs="Times New Roman"/>
        </w:rPr>
        <w:t>report</w:t>
      </w:r>
      <w:proofErr w:type="gramEnd"/>
      <w:r>
        <w:rPr>
          <w:rFonts w:ascii="Times New Roman" w:hAnsi="Times New Roman" w:cs="Times New Roman"/>
        </w:rPr>
        <w:t>, pest sighting, the name, amount of and locations used of pesticides and baits and follow-up actions.  Monthly and quarterly summary reports are also required.</w:t>
      </w:r>
    </w:p>
    <w:p w14:paraId="080E7E6A" w14:textId="77777777" w:rsidR="00F16AC6" w:rsidRPr="00AA290F" w:rsidRDefault="00F16AC6" w:rsidP="00F16AC6">
      <w:pPr>
        <w:kinsoku w:val="0"/>
        <w:overflowPunct w:val="0"/>
        <w:autoSpaceDE w:val="0"/>
        <w:autoSpaceDN w:val="0"/>
        <w:adjustRightInd w:val="0"/>
        <w:spacing w:before="3" w:after="0" w:line="240" w:lineRule="auto"/>
        <w:rPr>
          <w:rFonts w:ascii="Times New Roman" w:hAnsi="Times New Roman" w:cs="Times New Roman"/>
          <w:sz w:val="24"/>
          <w:szCs w:val="24"/>
        </w:rPr>
      </w:pPr>
    </w:p>
    <w:p w14:paraId="2F1462BA" w14:textId="77777777" w:rsidR="00F16AC6" w:rsidRPr="0074029C" w:rsidRDefault="00F16AC6" w:rsidP="00F16AC6">
      <w:pPr>
        <w:numPr>
          <w:ilvl w:val="2"/>
          <w:numId w:val="17"/>
        </w:numPr>
        <w:tabs>
          <w:tab w:val="left" w:pos="832"/>
        </w:tabs>
        <w:kinsoku w:val="0"/>
        <w:overflowPunct w:val="0"/>
        <w:autoSpaceDE w:val="0"/>
        <w:autoSpaceDN w:val="0"/>
        <w:adjustRightInd w:val="0"/>
        <w:spacing w:after="0" w:line="240" w:lineRule="auto"/>
        <w:ind w:left="835" w:right="259"/>
        <w:rPr>
          <w:rFonts w:ascii="Times New Roman" w:hAnsi="Times New Roman" w:cs="Times New Roman"/>
        </w:rPr>
      </w:pPr>
      <w:r>
        <w:rPr>
          <w:rFonts w:ascii="Times New Roman" w:hAnsi="Times New Roman" w:cs="Times New Roman"/>
        </w:rPr>
        <w:t xml:space="preserve">Contractor shall provide Service Ticket Receipts detailing actions taken in each specific location for each visit along with follow-up actions, citing traps, fly lights and bait stations by number in a digital format.  </w:t>
      </w:r>
      <w:r w:rsidRPr="0074029C">
        <w:rPr>
          <w:rFonts w:ascii="Times New Roman" w:hAnsi="Times New Roman" w:cs="Times New Roman"/>
        </w:rPr>
        <w:t>Each pest management activity will be properly documented to include, but not limited to:</w:t>
      </w:r>
    </w:p>
    <w:p w14:paraId="3C1C5894" w14:textId="77777777" w:rsidR="00F16AC6" w:rsidRPr="0074029C" w:rsidRDefault="00F16AC6" w:rsidP="00F16AC6">
      <w:pPr>
        <w:tabs>
          <w:tab w:val="left" w:pos="832"/>
        </w:tabs>
        <w:kinsoku w:val="0"/>
        <w:overflowPunct w:val="0"/>
        <w:autoSpaceDE w:val="0"/>
        <w:autoSpaceDN w:val="0"/>
        <w:adjustRightInd w:val="0"/>
        <w:spacing w:after="0" w:line="240" w:lineRule="auto"/>
        <w:ind w:left="1368" w:right="259"/>
        <w:rPr>
          <w:rFonts w:ascii="Times New Roman" w:hAnsi="Times New Roman" w:cs="Times New Roman"/>
        </w:rPr>
      </w:pPr>
    </w:p>
    <w:p w14:paraId="267F0BE5" w14:textId="13F56CE5" w:rsidR="00F16AC6" w:rsidRDefault="00F16AC6" w:rsidP="00F16AC6">
      <w:pPr>
        <w:numPr>
          <w:ilvl w:val="3"/>
          <w:numId w:val="17"/>
        </w:numPr>
        <w:tabs>
          <w:tab w:val="left" w:pos="832"/>
        </w:tabs>
        <w:kinsoku w:val="0"/>
        <w:overflowPunct w:val="0"/>
        <w:autoSpaceDE w:val="0"/>
        <w:autoSpaceDN w:val="0"/>
        <w:adjustRightInd w:val="0"/>
        <w:spacing w:after="0" w:line="240" w:lineRule="auto"/>
        <w:ind w:right="259"/>
        <w:rPr>
          <w:rFonts w:ascii="Times New Roman" w:hAnsi="Times New Roman" w:cs="Times New Roman"/>
        </w:rPr>
      </w:pPr>
      <w:r w:rsidRPr="0074029C">
        <w:rPr>
          <w:rFonts w:ascii="Times New Roman" w:hAnsi="Times New Roman" w:cs="Times New Roman"/>
        </w:rPr>
        <w:t>Specific locations of reported activity</w:t>
      </w:r>
      <w:r w:rsidR="002047C0">
        <w:rPr>
          <w:rFonts w:ascii="Times New Roman" w:hAnsi="Times New Roman" w:cs="Times New Roman"/>
        </w:rPr>
        <w:t>.</w:t>
      </w:r>
    </w:p>
    <w:p w14:paraId="72F819C5" w14:textId="77777777" w:rsidR="00F16AC6" w:rsidRPr="0074029C" w:rsidRDefault="00F16AC6" w:rsidP="00F16AC6">
      <w:pPr>
        <w:tabs>
          <w:tab w:val="left" w:pos="832"/>
        </w:tabs>
        <w:kinsoku w:val="0"/>
        <w:overflowPunct w:val="0"/>
        <w:autoSpaceDE w:val="0"/>
        <w:autoSpaceDN w:val="0"/>
        <w:adjustRightInd w:val="0"/>
        <w:spacing w:after="0" w:line="240" w:lineRule="auto"/>
        <w:ind w:right="259"/>
        <w:rPr>
          <w:rFonts w:ascii="Times New Roman" w:hAnsi="Times New Roman" w:cs="Times New Roman"/>
        </w:rPr>
      </w:pPr>
    </w:p>
    <w:p w14:paraId="330182A5" w14:textId="495F4683" w:rsidR="00F16AC6" w:rsidRDefault="00F16AC6" w:rsidP="00F16AC6">
      <w:pPr>
        <w:numPr>
          <w:ilvl w:val="3"/>
          <w:numId w:val="17"/>
        </w:numPr>
        <w:tabs>
          <w:tab w:val="left" w:pos="832"/>
        </w:tabs>
        <w:kinsoku w:val="0"/>
        <w:overflowPunct w:val="0"/>
        <w:autoSpaceDE w:val="0"/>
        <w:autoSpaceDN w:val="0"/>
        <w:adjustRightInd w:val="0"/>
        <w:spacing w:after="0" w:line="240" w:lineRule="auto"/>
        <w:ind w:right="259"/>
        <w:rPr>
          <w:rFonts w:ascii="Times New Roman" w:hAnsi="Times New Roman" w:cs="Times New Roman"/>
        </w:rPr>
      </w:pPr>
      <w:r w:rsidRPr="0074029C">
        <w:rPr>
          <w:rFonts w:ascii="Times New Roman" w:hAnsi="Times New Roman" w:cs="Times New Roman"/>
        </w:rPr>
        <w:t>Specific identification of pest, if applicable</w:t>
      </w:r>
      <w:r w:rsidR="002047C0">
        <w:rPr>
          <w:rFonts w:ascii="Times New Roman" w:hAnsi="Times New Roman" w:cs="Times New Roman"/>
        </w:rPr>
        <w:t>.</w:t>
      </w:r>
    </w:p>
    <w:p w14:paraId="5BFDB2F4" w14:textId="77777777" w:rsidR="00F16AC6" w:rsidRPr="0074029C" w:rsidRDefault="00F16AC6" w:rsidP="00F16AC6">
      <w:pPr>
        <w:tabs>
          <w:tab w:val="left" w:pos="832"/>
        </w:tabs>
        <w:kinsoku w:val="0"/>
        <w:overflowPunct w:val="0"/>
        <w:autoSpaceDE w:val="0"/>
        <w:autoSpaceDN w:val="0"/>
        <w:adjustRightInd w:val="0"/>
        <w:spacing w:after="0" w:line="240" w:lineRule="auto"/>
        <w:ind w:right="259"/>
        <w:rPr>
          <w:rFonts w:ascii="Times New Roman" w:hAnsi="Times New Roman" w:cs="Times New Roman"/>
        </w:rPr>
      </w:pPr>
    </w:p>
    <w:p w14:paraId="2EC731A1" w14:textId="6720E7B4" w:rsidR="00F16AC6" w:rsidRDefault="00F16AC6" w:rsidP="00F16AC6">
      <w:pPr>
        <w:numPr>
          <w:ilvl w:val="3"/>
          <w:numId w:val="17"/>
        </w:numPr>
        <w:tabs>
          <w:tab w:val="left" w:pos="832"/>
        </w:tabs>
        <w:kinsoku w:val="0"/>
        <w:overflowPunct w:val="0"/>
        <w:autoSpaceDE w:val="0"/>
        <w:autoSpaceDN w:val="0"/>
        <w:adjustRightInd w:val="0"/>
        <w:spacing w:after="0" w:line="240" w:lineRule="auto"/>
        <w:ind w:right="259"/>
        <w:rPr>
          <w:rFonts w:ascii="Times New Roman" w:hAnsi="Times New Roman" w:cs="Times New Roman"/>
        </w:rPr>
      </w:pPr>
      <w:r w:rsidRPr="0074029C">
        <w:rPr>
          <w:rFonts w:ascii="Times New Roman" w:hAnsi="Times New Roman" w:cs="Times New Roman"/>
        </w:rPr>
        <w:lastRenderedPageBreak/>
        <w:t>Analysis of pest activity and potential causes, when applicable</w:t>
      </w:r>
      <w:r w:rsidR="002047C0">
        <w:rPr>
          <w:rFonts w:ascii="Times New Roman" w:hAnsi="Times New Roman" w:cs="Times New Roman"/>
        </w:rPr>
        <w:t>.</w:t>
      </w:r>
    </w:p>
    <w:p w14:paraId="2AC7B20D" w14:textId="77777777" w:rsidR="00F16AC6" w:rsidRPr="0074029C" w:rsidRDefault="00F16AC6" w:rsidP="00F16AC6">
      <w:pPr>
        <w:tabs>
          <w:tab w:val="left" w:pos="832"/>
        </w:tabs>
        <w:kinsoku w:val="0"/>
        <w:overflowPunct w:val="0"/>
        <w:autoSpaceDE w:val="0"/>
        <w:autoSpaceDN w:val="0"/>
        <w:adjustRightInd w:val="0"/>
        <w:spacing w:after="0" w:line="240" w:lineRule="auto"/>
        <w:ind w:right="259"/>
        <w:rPr>
          <w:rFonts w:ascii="Times New Roman" w:hAnsi="Times New Roman" w:cs="Times New Roman"/>
        </w:rPr>
      </w:pPr>
    </w:p>
    <w:p w14:paraId="4A0657EA" w14:textId="7465D59B" w:rsidR="00F16AC6" w:rsidRDefault="00F16AC6" w:rsidP="00F16AC6">
      <w:pPr>
        <w:numPr>
          <w:ilvl w:val="3"/>
          <w:numId w:val="17"/>
        </w:numPr>
        <w:tabs>
          <w:tab w:val="left" w:pos="832"/>
        </w:tabs>
        <w:kinsoku w:val="0"/>
        <w:overflowPunct w:val="0"/>
        <w:autoSpaceDE w:val="0"/>
        <w:autoSpaceDN w:val="0"/>
        <w:adjustRightInd w:val="0"/>
        <w:spacing w:after="0" w:line="240" w:lineRule="auto"/>
        <w:ind w:right="259"/>
        <w:rPr>
          <w:rFonts w:ascii="Times New Roman" w:hAnsi="Times New Roman" w:cs="Times New Roman"/>
        </w:rPr>
      </w:pPr>
      <w:r w:rsidRPr="0074029C">
        <w:rPr>
          <w:rFonts w:ascii="Times New Roman" w:hAnsi="Times New Roman" w:cs="Times New Roman"/>
        </w:rPr>
        <w:t>Actions taken without the use of chemicals, when applicable</w:t>
      </w:r>
      <w:r w:rsidR="002047C0">
        <w:rPr>
          <w:rFonts w:ascii="Times New Roman" w:hAnsi="Times New Roman" w:cs="Times New Roman"/>
        </w:rPr>
        <w:t>.</w:t>
      </w:r>
    </w:p>
    <w:p w14:paraId="706798E0" w14:textId="77777777" w:rsidR="00F16AC6" w:rsidRPr="0074029C" w:rsidRDefault="00F16AC6" w:rsidP="00F16AC6">
      <w:pPr>
        <w:tabs>
          <w:tab w:val="left" w:pos="832"/>
        </w:tabs>
        <w:kinsoku w:val="0"/>
        <w:overflowPunct w:val="0"/>
        <w:autoSpaceDE w:val="0"/>
        <w:autoSpaceDN w:val="0"/>
        <w:adjustRightInd w:val="0"/>
        <w:spacing w:after="0" w:line="240" w:lineRule="auto"/>
        <w:ind w:right="259"/>
        <w:rPr>
          <w:rFonts w:ascii="Times New Roman" w:hAnsi="Times New Roman" w:cs="Times New Roman"/>
        </w:rPr>
      </w:pPr>
    </w:p>
    <w:p w14:paraId="5160C6A8" w14:textId="7F6D0212" w:rsidR="00F16AC6" w:rsidRDefault="00F16AC6" w:rsidP="00F16AC6">
      <w:pPr>
        <w:numPr>
          <w:ilvl w:val="3"/>
          <w:numId w:val="17"/>
        </w:numPr>
        <w:tabs>
          <w:tab w:val="left" w:pos="832"/>
        </w:tabs>
        <w:kinsoku w:val="0"/>
        <w:overflowPunct w:val="0"/>
        <w:autoSpaceDE w:val="0"/>
        <w:autoSpaceDN w:val="0"/>
        <w:adjustRightInd w:val="0"/>
        <w:spacing w:after="0" w:line="240" w:lineRule="auto"/>
        <w:ind w:right="259"/>
        <w:rPr>
          <w:rFonts w:ascii="Times New Roman" w:hAnsi="Times New Roman" w:cs="Times New Roman"/>
        </w:rPr>
      </w:pPr>
      <w:r w:rsidRPr="0074029C">
        <w:rPr>
          <w:rFonts w:ascii="Times New Roman" w:hAnsi="Times New Roman" w:cs="Times New Roman"/>
        </w:rPr>
        <w:t xml:space="preserve">Listing of chemicals used by name, EPA registration number, percentage of active ingredient </w:t>
      </w:r>
      <w:proofErr w:type="gramStart"/>
      <w:r w:rsidRPr="0074029C">
        <w:rPr>
          <w:rFonts w:ascii="Times New Roman" w:hAnsi="Times New Roman" w:cs="Times New Roman"/>
        </w:rPr>
        <w:t>applied, and</w:t>
      </w:r>
      <w:proofErr w:type="gramEnd"/>
      <w:r w:rsidRPr="0074029C">
        <w:rPr>
          <w:rFonts w:ascii="Times New Roman" w:hAnsi="Times New Roman" w:cs="Times New Roman"/>
        </w:rPr>
        <w:t xml:space="preserve"> amount of chemical applied, </w:t>
      </w:r>
      <w:r>
        <w:rPr>
          <w:rFonts w:ascii="Times New Roman" w:hAnsi="Times New Roman" w:cs="Times New Roman"/>
        </w:rPr>
        <w:t xml:space="preserve">and where </w:t>
      </w:r>
      <w:r w:rsidRPr="0074029C">
        <w:rPr>
          <w:rFonts w:ascii="Times New Roman" w:hAnsi="Times New Roman" w:cs="Times New Roman"/>
        </w:rPr>
        <w:t xml:space="preserve">when </w:t>
      </w:r>
      <w:r w:rsidR="002047C0" w:rsidRPr="0074029C">
        <w:rPr>
          <w:rFonts w:ascii="Times New Roman" w:hAnsi="Times New Roman" w:cs="Times New Roman"/>
        </w:rPr>
        <w:t>applicable.</w:t>
      </w:r>
    </w:p>
    <w:p w14:paraId="08B1E97C" w14:textId="77777777" w:rsidR="00F16AC6" w:rsidRPr="0074029C" w:rsidRDefault="00F16AC6" w:rsidP="00F16AC6">
      <w:pPr>
        <w:tabs>
          <w:tab w:val="left" w:pos="832"/>
        </w:tabs>
        <w:kinsoku w:val="0"/>
        <w:overflowPunct w:val="0"/>
        <w:autoSpaceDE w:val="0"/>
        <w:autoSpaceDN w:val="0"/>
        <w:adjustRightInd w:val="0"/>
        <w:spacing w:after="0" w:line="240" w:lineRule="auto"/>
        <w:ind w:right="259"/>
        <w:rPr>
          <w:rFonts w:ascii="Times New Roman" w:hAnsi="Times New Roman" w:cs="Times New Roman"/>
        </w:rPr>
      </w:pPr>
    </w:p>
    <w:p w14:paraId="2C56F458" w14:textId="01C086C3" w:rsidR="00F16AC6" w:rsidRDefault="00F16AC6" w:rsidP="00F16AC6">
      <w:pPr>
        <w:numPr>
          <w:ilvl w:val="3"/>
          <w:numId w:val="17"/>
        </w:numPr>
        <w:tabs>
          <w:tab w:val="left" w:pos="832"/>
        </w:tabs>
        <w:kinsoku w:val="0"/>
        <w:overflowPunct w:val="0"/>
        <w:autoSpaceDE w:val="0"/>
        <w:autoSpaceDN w:val="0"/>
        <w:adjustRightInd w:val="0"/>
        <w:spacing w:after="0" w:line="240" w:lineRule="auto"/>
        <w:ind w:right="259"/>
        <w:rPr>
          <w:rFonts w:ascii="Times New Roman" w:hAnsi="Times New Roman" w:cs="Times New Roman"/>
        </w:rPr>
      </w:pPr>
      <w:r w:rsidRPr="0074029C">
        <w:rPr>
          <w:rFonts w:ascii="Times New Roman" w:hAnsi="Times New Roman" w:cs="Times New Roman"/>
        </w:rPr>
        <w:t>Method of application, when applicable</w:t>
      </w:r>
      <w:r w:rsidR="002047C0">
        <w:rPr>
          <w:rFonts w:ascii="Times New Roman" w:hAnsi="Times New Roman" w:cs="Times New Roman"/>
        </w:rPr>
        <w:t>.</w:t>
      </w:r>
    </w:p>
    <w:p w14:paraId="1EE89396" w14:textId="77777777" w:rsidR="00F16AC6" w:rsidRPr="0074029C" w:rsidRDefault="00F16AC6" w:rsidP="00F16AC6">
      <w:pPr>
        <w:tabs>
          <w:tab w:val="left" w:pos="832"/>
        </w:tabs>
        <w:kinsoku w:val="0"/>
        <w:overflowPunct w:val="0"/>
        <w:autoSpaceDE w:val="0"/>
        <w:autoSpaceDN w:val="0"/>
        <w:adjustRightInd w:val="0"/>
        <w:spacing w:after="0" w:line="240" w:lineRule="auto"/>
        <w:ind w:right="259"/>
        <w:rPr>
          <w:rFonts w:ascii="Times New Roman" w:hAnsi="Times New Roman" w:cs="Times New Roman"/>
        </w:rPr>
      </w:pPr>
    </w:p>
    <w:p w14:paraId="5B729D22" w14:textId="5CEB512F" w:rsidR="00F16AC6" w:rsidRDefault="00F16AC6" w:rsidP="00F16AC6">
      <w:pPr>
        <w:numPr>
          <w:ilvl w:val="3"/>
          <w:numId w:val="17"/>
        </w:numPr>
        <w:tabs>
          <w:tab w:val="left" w:pos="832"/>
        </w:tabs>
        <w:kinsoku w:val="0"/>
        <w:overflowPunct w:val="0"/>
        <w:autoSpaceDE w:val="0"/>
        <w:autoSpaceDN w:val="0"/>
        <w:adjustRightInd w:val="0"/>
        <w:spacing w:after="0" w:line="240" w:lineRule="auto"/>
        <w:ind w:right="259"/>
        <w:rPr>
          <w:rFonts w:ascii="Times New Roman" w:hAnsi="Times New Roman" w:cs="Times New Roman"/>
        </w:rPr>
      </w:pPr>
      <w:r w:rsidRPr="0074029C">
        <w:rPr>
          <w:rFonts w:ascii="Times New Roman" w:hAnsi="Times New Roman" w:cs="Times New Roman"/>
        </w:rPr>
        <w:t>(Where required) Square footage of applications larger in size than spot application (defined as a surface treatment to an area of no more than two square feet)</w:t>
      </w:r>
      <w:r w:rsidR="002047C0">
        <w:rPr>
          <w:rFonts w:ascii="Times New Roman" w:hAnsi="Times New Roman" w:cs="Times New Roman"/>
        </w:rPr>
        <w:t>.</w:t>
      </w:r>
    </w:p>
    <w:p w14:paraId="570311AB" w14:textId="77777777" w:rsidR="00F16AC6" w:rsidRPr="0074029C" w:rsidRDefault="00F16AC6" w:rsidP="00F16AC6">
      <w:pPr>
        <w:tabs>
          <w:tab w:val="left" w:pos="832"/>
        </w:tabs>
        <w:kinsoku w:val="0"/>
        <w:overflowPunct w:val="0"/>
        <w:autoSpaceDE w:val="0"/>
        <w:autoSpaceDN w:val="0"/>
        <w:adjustRightInd w:val="0"/>
        <w:spacing w:after="0" w:line="240" w:lineRule="auto"/>
        <w:ind w:right="259"/>
        <w:rPr>
          <w:rFonts w:ascii="Times New Roman" w:hAnsi="Times New Roman" w:cs="Times New Roman"/>
        </w:rPr>
      </w:pPr>
    </w:p>
    <w:p w14:paraId="2BC9B1AD" w14:textId="77777777" w:rsidR="00F16AC6" w:rsidRDefault="00F16AC6" w:rsidP="00F16AC6">
      <w:pPr>
        <w:numPr>
          <w:ilvl w:val="3"/>
          <w:numId w:val="17"/>
        </w:numPr>
        <w:tabs>
          <w:tab w:val="left" w:pos="832"/>
        </w:tabs>
        <w:kinsoku w:val="0"/>
        <w:overflowPunct w:val="0"/>
        <w:autoSpaceDE w:val="0"/>
        <w:autoSpaceDN w:val="0"/>
        <w:adjustRightInd w:val="0"/>
        <w:spacing w:after="0" w:line="240" w:lineRule="auto"/>
        <w:ind w:right="259"/>
        <w:rPr>
          <w:rFonts w:ascii="Times New Roman" w:hAnsi="Times New Roman" w:cs="Times New Roman"/>
        </w:rPr>
      </w:pPr>
      <w:r w:rsidRPr="0074029C">
        <w:rPr>
          <w:rFonts w:ascii="Times New Roman" w:hAnsi="Times New Roman" w:cs="Times New Roman"/>
        </w:rPr>
        <w:t>Wind direction and speed and temperature, if outside (when applicable).</w:t>
      </w:r>
    </w:p>
    <w:p w14:paraId="73B20A8B" w14:textId="77777777" w:rsidR="00F16AC6" w:rsidRPr="0074029C" w:rsidRDefault="00F16AC6" w:rsidP="00F16AC6">
      <w:pPr>
        <w:tabs>
          <w:tab w:val="left" w:pos="832"/>
        </w:tabs>
        <w:kinsoku w:val="0"/>
        <w:overflowPunct w:val="0"/>
        <w:autoSpaceDE w:val="0"/>
        <w:autoSpaceDN w:val="0"/>
        <w:adjustRightInd w:val="0"/>
        <w:spacing w:after="0" w:line="240" w:lineRule="auto"/>
        <w:ind w:left="1682" w:right="259"/>
        <w:rPr>
          <w:rFonts w:ascii="Times New Roman" w:hAnsi="Times New Roman" w:cs="Times New Roman"/>
        </w:rPr>
      </w:pPr>
    </w:p>
    <w:p w14:paraId="104B6864" w14:textId="77777777" w:rsidR="00F16AC6" w:rsidRDefault="00F16AC6" w:rsidP="00F16AC6">
      <w:pPr>
        <w:numPr>
          <w:ilvl w:val="2"/>
          <w:numId w:val="17"/>
        </w:numPr>
        <w:tabs>
          <w:tab w:val="left" w:pos="832"/>
        </w:tabs>
        <w:kinsoku w:val="0"/>
        <w:overflowPunct w:val="0"/>
        <w:autoSpaceDE w:val="0"/>
        <w:autoSpaceDN w:val="0"/>
        <w:adjustRightInd w:val="0"/>
        <w:spacing w:after="0" w:line="276" w:lineRule="auto"/>
        <w:ind w:left="835" w:right="259"/>
        <w:rPr>
          <w:rFonts w:ascii="Times New Roman" w:hAnsi="Times New Roman" w:cs="Times New Roman"/>
        </w:rPr>
      </w:pPr>
      <w:r w:rsidRPr="00AA290F">
        <w:rPr>
          <w:rFonts w:ascii="Times New Roman" w:hAnsi="Times New Roman" w:cs="Times New Roman"/>
        </w:rPr>
        <w:t>The Contractor shall supply, complete, and submit a monthly chemical usage report to the COR or</w:t>
      </w:r>
      <w:r w:rsidRPr="00AA290F">
        <w:rPr>
          <w:rFonts w:ascii="Times New Roman" w:hAnsi="Times New Roman" w:cs="Times New Roman"/>
          <w:spacing w:val="-5"/>
        </w:rPr>
        <w:t xml:space="preserve"> </w:t>
      </w:r>
      <w:r w:rsidRPr="00AA290F">
        <w:rPr>
          <w:rFonts w:ascii="Times New Roman" w:hAnsi="Times New Roman" w:cs="Times New Roman"/>
        </w:rPr>
        <w:t>designee</w:t>
      </w:r>
      <w:r>
        <w:rPr>
          <w:rFonts w:ascii="Times New Roman" w:hAnsi="Times New Roman" w:cs="Times New Roman"/>
        </w:rPr>
        <w:t>.</w:t>
      </w:r>
    </w:p>
    <w:p w14:paraId="37F07B67" w14:textId="77777777" w:rsidR="00F16AC6" w:rsidRPr="006E256B" w:rsidRDefault="00F16AC6" w:rsidP="00F16AC6">
      <w:pPr>
        <w:tabs>
          <w:tab w:val="left" w:pos="832"/>
        </w:tabs>
        <w:kinsoku w:val="0"/>
        <w:overflowPunct w:val="0"/>
        <w:autoSpaceDE w:val="0"/>
        <w:autoSpaceDN w:val="0"/>
        <w:adjustRightInd w:val="0"/>
        <w:spacing w:after="0" w:line="276" w:lineRule="auto"/>
        <w:ind w:right="259"/>
        <w:rPr>
          <w:rFonts w:ascii="Times New Roman" w:hAnsi="Times New Roman" w:cs="Times New Roman"/>
        </w:rPr>
      </w:pPr>
    </w:p>
    <w:p w14:paraId="1FBAE54D" w14:textId="77777777" w:rsidR="00F16AC6" w:rsidRDefault="00F16AC6" w:rsidP="00F16AC6">
      <w:pPr>
        <w:numPr>
          <w:ilvl w:val="2"/>
          <w:numId w:val="17"/>
        </w:numPr>
        <w:tabs>
          <w:tab w:val="left" w:pos="832"/>
        </w:tabs>
        <w:kinsoku w:val="0"/>
        <w:overflowPunct w:val="0"/>
        <w:autoSpaceDE w:val="0"/>
        <w:autoSpaceDN w:val="0"/>
        <w:adjustRightInd w:val="0"/>
        <w:spacing w:after="0" w:line="276" w:lineRule="auto"/>
        <w:ind w:left="835" w:right="259"/>
        <w:rPr>
          <w:rFonts w:ascii="Times New Roman" w:hAnsi="Times New Roman" w:cs="Times New Roman"/>
        </w:rPr>
      </w:pPr>
      <w:r w:rsidRPr="00344E7D">
        <w:rPr>
          <w:rFonts w:ascii="Times New Roman" w:hAnsi="Times New Roman" w:cs="Times New Roman"/>
        </w:rPr>
        <w:t>The Contractor shall be required to furnish to the COR the Material Safety Data Sheets (MSDS) or equivalent and the trade names (if any) and names of chemicals to be used in the performance of this contract prior to initial application.</w:t>
      </w:r>
    </w:p>
    <w:p w14:paraId="5FFB8E5E" w14:textId="77777777" w:rsidR="00F16AC6" w:rsidRPr="00DB6E78" w:rsidRDefault="00F16AC6" w:rsidP="00F16AC6">
      <w:pPr>
        <w:tabs>
          <w:tab w:val="left" w:pos="832"/>
        </w:tabs>
        <w:kinsoku w:val="0"/>
        <w:overflowPunct w:val="0"/>
        <w:autoSpaceDE w:val="0"/>
        <w:autoSpaceDN w:val="0"/>
        <w:adjustRightInd w:val="0"/>
        <w:spacing w:after="0" w:line="276" w:lineRule="auto"/>
        <w:ind w:right="259"/>
        <w:rPr>
          <w:rFonts w:ascii="Times New Roman" w:hAnsi="Times New Roman" w:cs="Times New Roman"/>
        </w:rPr>
      </w:pPr>
    </w:p>
    <w:p w14:paraId="50918C5B" w14:textId="77777777" w:rsidR="00F16AC6" w:rsidRDefault="00F16AC6" w:rsidP="00F16AC6">
      <w:pPr>
        <w:numPr>
          <w:ilvl w:val="2"/>
          <w:numId w:val="17"/>
        </w:numPr>
        <w:tabs>
          <w:tab w:val="left" w:pos="832"/>
        </w:tabs>
        <w:kinsoku w:val="0"/>
        <w:overflowPunct w:val="0"/>
        <w:autoSpaceDE w:val="0"/>
        <w:autoSpaceDN w:val="0"/>
        <w:adjustRightInd w:val="0"/>
        <w:spacing w:after="0" w:line="276" w:lineRule="auto"/>
        <w:ind w:left="835" w:right="259"/>
        <w:rPr>
          <w:rFonts w:ascii="Times New Roman" w:hAnsi="Times New Roman" w:cs="Times New Roman"/>
        </w:rPr>
      </w:pPr>
      <w:proofErr w:type="gramStart"/>
      <w:r>
        <w:rPr>
          <w:rFonts w:ascii="Times New Roman" w:hAnsi="Times New Roman" w:cs="Times New Roman"/>
        </w:rPr>
        <w:t>Contractor</w:t>
      </w:r>
      <w:proofErr w:type="gramEnd"/>
      <w:r>
        <w:rPr>
          <w:rFonts w:ascii="Times New Roman" w:hAnsi="Times New Roman" w:cs="Times New Roman"/>
        </w:rPr>
        <w:t xml:space="preserve"> </w:t>
      </w:r>
      <w:proofErr w:type="gramStart"/>
      <w:r>
        <w:rPr>
          <w:rFonts w:ascii="Times New Roman" w:hAnsi="Times New Roman" w:cs="Times New Roman"/>
        </w:rPr>
        <w:t>shall</w:t>
      </w:r>
      <w:proofErr w:type="gramEnd"/>
      <w:r>
        <w:rPr>
          <w:rFonts w:ascii="Times New Roman" w:hAnsi="Times New Roman" w:cs="Times New Roman"/>
        </w:rPr>
        <w:t xml:space="preserve"> provide maps of interior and exterior bait stations and traps.  All traps and bait stations shall be identified with an alpha numeric identification system so that they can be easily identifiable.</w:t>
      </w:r>
    </w:p>
    <w:p w14:paraId="7AC26196" w14:textId="77777777" w:rsidR="00F16AC6" w:rsidRPr="00702D0F" w:rsidRDefault="00F16AC6" w:rsidP="00F16AC6">
      <w:pPr>
        <w:tabs>
          <w:tab w:val="left" w:pos="832"/>
        </w:tabs>
        <w:kinsoku w:val="0"/>
        <w:overflowPunct w:val="0"/>
        <w:autoSpaceDE w:val="0"/>
        <w:autoSpaceDN w:val="0"/>
        <w:adjustRightInd w:val="0"/>
        <w:spacing w:after="0" w:line="276" w:lineRule="auto"/>
        <w:ind w:right="259"/>
        <w:rPr>
          <w:rFonts w:ascii="Times New Roman" w:hAnsi="Times New Roman" w:cs="Times New Roman"/>
        </w:rPr>
      </w:pPr>
    </w:p>
    <w:p w14:paraId="0E26B23A" w14:textId="77777777" w:rsidR="00F16AC6" w:rsidRPr="00F16AC6" w:rsidRDefault="00F16AC6" w:rsidP="00F16AC6">
      <w:pPr>
        <w:numPr>
          <w:ilvl w:val="2"/>
          <w:numId w:val="17"/>
        </w:numPr>
        <w:tabs>
          <w:tab w:val="left" w:pos="832"/>
        </w:tabs>
        <w:kinsoku w:val="0"/>
        <w:overflowPunct w:val="0"/>
        <w:autoSpaceDE w:val="0"/>
        <w:autoSpaceDN w:val="0"/>
        <w:adjustRightInd w:val="0"/>
        <w:spacing w:after="0" w:line="276" w:lineRule="auto"/>
        <w:ind w:left="835" w:right="259"/>
        <w:rPr>
          <w:rFonts w:ascii="Times New Roman" w:hAnsi="Times New Roman" w:cs="Times New Roman"/>
        </w:rPr>
      </w:pPr>
      <w:r>
        <w:rPr>
          <w:rFonts w:ascii="Times New Roman" w:hAnsi="Times New Roman" w:cs="Times New Roman"/>
        </w:rPr>
        <w:t>All IPM services performed during the work shift will be documented.</w:t>
      </w:r>
    </w:p>
    <w:p w14:paraId="7D9022EC" w14:textId="77777777" w:rsidR="00F16AC6" w:rsidRPr="002B56F5" w:rsidRDefault="00F16AC6" w:rsidP="00F16AC6">
      <w:pPr>
        <w:tabs>
          <w:tab w:val="left" w:pos="832"/>
        </w:tabs>
        <w:kinsoku w:val="0"/>
        <w:overflowPunct w:val="0"/>
        <w:autoSpaceDE w:val="0"/>
        <w:autoSpaceDN w:val="0"/>
        <w:adjustRightInd w:val="0"/>
        <w:spacing w:after="0" w:line="276" w:lineRule="auto"/>
        <w:ind w:right="259"/>
        <w:rPr>
          <w:rFonts w:ascii="Times New Roman" w:hAnsi="Times New Roman" w:cs="Times New Roman"/>
        </w:rPr>
      </w:pPr>
    </w:p>
    <w:p w14:paraId="1D98BF5B" w14:textId="77777777" w:rsidR="00F16AC6" w:rsidRDefault="00F16AC6" w:rsidP="00F16AC6">
      <w:pPr>
        <w:numPr>
          <w:ilvl w:val="2"/>
          <w:numId w:val="17"/>
        </w:numPr>
        <w:tabs>
          <w:tab w:val="left" w:pos="832"/>
        </w:tabs>
        <w:kinsoku w:val="0"/>
        <w:overflowPunct w:val="0"/>
        <w:autoSpaceDE w:val="0"/>
        <w:autoSpaceDN w:val="0"/>
        <w:adjustRightInd w:val="0"/>
        <w:spacing w:after="0" w:line="276" w:lineRule="auto"/>
        <w:ind w:left="835" w:right="259"/>
        <w:rPr>
          <w:rFonts w:ascii="Times New Roman" w:hAnsi="Times New Roman" w:cs="Times New Roman"/>
        </w:rPr>
      </w:pPr>
      <w:r w:rsidRPr="002B56F5">
        <w:rPr>
          <w:rFonts w:ascii="Times New Roman" w:hAnsi="Times New Roman" w:cs="Times New Roman"/>
        </w:rPr>
        <w:t>Contractor is responsible for supplying, completing, and submitting all reports required or requested by Federal, State or local ordinances which pertain to any duties contained in the contract.</w:t>
      </w:r>
    </w:p>
    <w:p w14:paraId="157AC4A8" w14:textId="77777777" w:rsidR="00F16AC6" w:rsidRDefault="00F16AC6" w:rsidP="00F16AC6">
      <w:pPr>
        <w:pStyle w:val="ListParagraph"/>
        <w:ind w:left="444"/>
        <w:rPr>
          <w:rFonts w:ascii="Times New Roman" w:hAnsi="Times New Roman" w:cs="Times New Roman"/>
          <w:b/>
          <w:bCs/>
        </w:rPr>
      </w:pPr>
    </w:p>
    <w:p w14:paraId="0E2AB931" w14:textId="77777777" w:rsidR="00FF3A72" w:rsidRDefault="00FF3A72" w:rsidP="00FF3A72">
      <w:pPr>
        <w:pStyle w:val="ListParagraph"/>
        <w:numPr>
          <w:ilvl w:val="1"/>
          <w:numId w:val="12"/>
        </w:numPr>
        <w:rPr>
          <w:rFonts w:ascii="Times New Roman" w:hAnsi="Times New Roman" w:cs="Times New Roman"/>
          <w:b/>
          <w:bCs/>
        </w:rPr>
      </w:pPr>
      <w:r>
        <w:rPr>
          <w:rFonts w:ascii="Times New Roman" w:hAnsi="Times New Roman" w:cs="Times New Roman"/>
          <w:b/>
          <w:bCs/>
        </w:rPr>
        <w:t>Contractor Qualifications</w:t>
      </w:r>
    </w:p>
    <w:p w14:paraId="180F5735" w14:textId="77777777" w:rsidR="00FF3A72" w:rsidRPr="00A97C69" w:rsidRDefault="00FF3A72" w:rsidP="00FF3A72">
      <w:pPr>
        <w:pStyle w:val="ListParagraph"/>
        <w:ind w:left="443"/>
        <w:rPr>
          <w:rFonts w:ascii="Times New Roman" w:hAnsi="Times New Roman" w:cs="Times New Roman"/>
          <w:b/>
          <w:bCs/>
        </w:rPr>
      </w:pPr>
    </w:p>
    <w:p w14:paraId="1F914DE5" w14:textId="77777777" w:rsidR="00FF3A72" w:rsidRDefault="00FF3A72" w:rsidP="00FF3A72">
      <w:pPr>
        <w:pStyle w:val="ListParagraph"/>
        <w:numPr>
          <w:ilvl w:val="2"/>
          <w:numId w:val="12"/>
        </w:numPr>
        <w:tabs>
          <w:tab w:val="left" w:pos="832"/>
        </w:tabs>
        <w:kinsoku w:val="0"/>
        <w:overflowPunct w:val="0"/>
        <w:autoSpaceDE w:val="0"/>
        <w:autoSpaceDN w:val="0"/>
        <w:adjustRightInd w:val="0"/>
        <w:spacing w:after="0" w:line="276" w:lineRule="auto"/>
        <w:ind w:right="259"/>
        <w:rPr>
          <w:rFonts w:ascii="Times New Roman" w:hAnsi="Times New Roman" w:cs="Times New Roman"/>
        </w:rPr>
      </w:pPr>
      <w:r w:rsidRPr="009215C8">
        <w:rPr>
          <w:rFonts w:ascii="Times New Roman" w:hAnsi="Times New Roman" w:cs="Times New Roman"/>
        </w:rPr>
        <w:t xml:space="preserve">The Contractor personnel shall be California certified pesticide applicators to perform under this contract. The Contractor shall furnish a copy of State certification (current Certificates of Competency in Pest Management in </w:t>
      </w:r>
      <w:proofErr w:type="gramStart"/>
      <w:r w:rsidRPr="009215C8">
        <w:rPr>
          <w:rFonts w:ascii="Times New Roman" w:hAnsi="Times New Roman" w:cs="Times New Roman"/>
        </w:rPr>
        <w:t>any and all</w:t>
      </w:r>
      <w:proofErr w:type="gramEnd"/>
      <w:r w:rsidRPr="009215C8">
        <w:rPr>
          <w:rFonts w:ascii="Times New Roman" w:hAnsi="Times New Roman" w:cs="Times New Roman"/>
        </w:rPr>
        <w:t xml:space="preserve"> categories or sub-categories as identified by the State of California) to the COR after award but prior to the performance of work.</w:t>
      </w:r>
    </w:p>
    <w:p w14:paraId="2466022A" w14:textId="77777777" w:rsidR="00FF3A72" w:rsidRDefault="00FF3A72" w:rsidP="00FF3A72">
      <w:pPr>
        <w:pStyle w:val="ListParagraph"/>
        <w:tabs>
          <w:tab w:val="left" w:pos="832"/>
        </w:tabs>
        <w:kinsoku w:val="0"/>
        <w:overflowPunct w:val="0"/>
        <w:autoSpaceDE w:val="0"/>
        <w:autoSpaceDN w:val="0"/>
        <w:adjustRightInd w:val="0"/>
        <w:spacing w:after="0" w:line="276" w:lineRule="auto"/>
        <w:ind w:left="792" w:right="259"/>
        <w:rPr>
          <w:rFonts w:ascii="Times New Roman" w:hAnsi="Times New Roman" w:cs="Times New Roman"/>
        </w:rPr>
      </w:pPr>
      <w:r>
        <w:rPr>
          <w:rFonts w:ascii="Times New Roman" w:hAnsi="Times New Roman" w:cs="Times New Roman"/>
        </w:rPr>
        <w:t xml:space="preserve"> </w:t>
      </w:r>
    </w:p>
    <w:p w14:paraId="786DD308" w14:textId="77777777" w:rsidR="00FF3A72" w:rsidRDefault="00FF3A72" w:rsidP="00FF3A72">
      <w:pPr>
        <w:pStyle w:val="ListParagraph"/>
        <w:numPr>
          <w:ilvl w:val="2"/>
          <w:numId w:val="12"/>
        </w:numPr>
        <w:tabs>
          <w:tab w:val="left" w:pos="832"/>
        </w:tabs>
        <w:kinsoku w:val="0"/>
        <w:overflowPunct w:val="0"/>
        <w:autoSpaceDE w:val="0"/>
        <w:autoSpaceDN w:val="0"/>
        <w:adjustRightInd w:val="0"/>
        <w:spacing w:after="0" w:line="276" w:lineRule="auto"/>
        <w:ind w:right="259"/>
        <w:rPr>
          <w:rFonts w:ascii="Times New Roman" w:hAnsi="Times New Roman" w:cs="Times New Roman"/>
        </w:rPr>
      </w:pPr>
      <w:r>
        <w:rPr>
          <w:rFonts w:ascii="Times New Roman" w:hAnsi="Times New Roman" w:cs="Times New Roman"/>
        </w:rPr>
        <w:t>Contractor shall be made available to a Board-Certified Entomologist (BCE) or Associate Certified Entomologist (ACE).</w:t>
      </w:r>
    </w:p>
    <w:p w14:paraId="2845C894" w14:textId="77777777" w:rsidR="00FF3A72" w:rsidRDefault="00FF3A72" w:rsidP="00FF3A72">
      <w:pPr>
        <w:pStyle w:val="ListParagraph"/>
        <w:tabs>
          <w:tab w:val="left" w:pos="832"/>
        </w:tabs>
        <w:kinsoku w:val="0"/>
        <w:overflowPunct w:val="0"/>
        <w:autoSpaceDE w:val="0"/>
        <w:autoSpaceDN w:val="0"/>
        <w:adjustRightInd w:val="0"/>
        <w:spacing w:after="0" w:line="276" w:lineRule="auto"/>
        <w:ind w:left="792" w:right="259"/>
        <w:rPr>
          <w:rFonts w:ascii="Times New Roman" w:hAnsi="Times New Roman" w:cs="Times New Roman"/>
        </w:rPr>
      </w:pPr>
    </w:p>
    <w:p w14:paraId="182C942F" w14:textId="77777777" w:rsidR="00FF3A72" w:rsidRDefault="00FF3A72" w:rsidP="00FF3A72">
      <w:pPr>
        <w:pStyle w:val="ListParagraph"/>
        <w:numPr>
          <w:ilvl w:val="2"/>
          <w:numId w:val="12"/>
        </w:numPr>
        <w:tabs>
          <w:tab w:val="left" w:pos="832"/>
        </w:tabs>
        <w:kinsoku w:val="0"/>
        <w:overflowPunct w:val="0"/>
        <w:autoSpaceDE w:val="0"/>
        <w:autoSpaceDN w:val="0"/>
        <w:adjustRightInd w:val="0"/>
        <w:spacing w:after="0" w:line="276" w:lineRule="auto"/>
        <w:ind w:right="259"/>
        <w:rPr>
          <w:rFonts w:ascii="Times New Roman" w:hAnsi="Times New Roman" w:cs="Times New Roman"/>
        </w:rPr>
      </w:pPr>
      <w:r>
        <w:rPr>
          <w:rFonts w:ascii="Times New Roman" w:hAnsi="Times New Roman" w:cs="Times New Roman"/>
        </w:rPr>
        <w:t>Technicians must be</w:t>
      </w:r>
      <w:r w:rsidRPr="00BE16A1">
        <w:rPr>
          <w:rFonts w:ascii="Times New Roman" w:hAnsi="Times New Roman" w:cs="Times New Roman"/>
        </w:rPr>
        <w:t xml:space="preserve"> trained and certified in Public Health Pest Control and the other categories of pesticide applications</w:t>
      </w:r>
      <w:r>
        <w:rPr>
          <w:rFonts w:ascii="Times New Roman" w:hAnsi="Times New Roman" w:cs="Times New Roman"/>
        </w:rPr>
        <w:t>.</w:t>
      </w:r>
    </w:p>
    <w:p w14:paraId="013D8E51" w14:textId="77777777" w:rsidR="00FF3A72" w:rsidRPr="00BC5216" w:rsidRDefault="00FF3A72" w:rsidP="00FF3A72">
      <w:pPr>
        <w:pStyle w:val="ListParagraph"/>
        <w:rPr>
          <w:rFonts w:ascii="Times New Roman" w:hAnsi="Times New Roman" w:cs="Times New Roman"/>
        </w:rPr>
      </w:pPr>
    </w:p>
    <w:p w14:paraId="31897897" w14:textId="77777777" w:rsidR="00FF3A72" w:rsidRDefault="00FF3A72" w:rsidP="00FF3A72">
      <w:pPr>
        <w:pStyle w:val="ListParagraph"/>
        <w:numPr>
          <w:ilvl w:val="2"/>
          <w:numId w:val="12"/>
        </w:numPr>
        <w:tabs>
          <w:tab w:val="left" w:pos="832"/>
        </w:tabs>
        <w:kinsoku w:val="0"/>
        <w:overflowPunct w:val="0"/>
        <w:autoSpaceDE w:val="0"/>
        <w:autoSpaceDN w:val="0"/>
        <w:adjustRightInd w:val="0"/>
        <w:spacing w:after="0" w:line="276" w:lineRule="auto"/>
        <w:ind w:right="259"/>
        <w:rPr>
          <w:rFonts w:ascii="Times New Roman" w:hAnsi="Times New Roman" w:cs="Times New Roman"/>
        </w:rPr>
      </w:pPr>
      <w:r w:rsidRPr="00BC5216">
        <w:rPr>
          <w:rFonts w:ascii="Times New Roman" w:hAnsi="Times New Roman" w:cs="Times New Roman"/>
        </w:rPr>
        <w:t>The Contractor personnel shall wear an appropriate and professional uniform with the company’s logo/name and nametag.</w:t>
      </w:r>
    </w:p>
    <w:p w14:paraId="01E4176C" w14:textId="77777777" w:rsidR="00FF3A72" w:rsidRPr="00BC5216" w:rsidRDefault="00FF3A72" w:rsidP="00FF3A72">
      <w:pPr>
        <w:pStyle w:val="ListParagraph"/>
        <w:rPr>
          <w:rFonts w:ascii="Times New Roman" w:hAnsi="Times New Roman" w:cs="Times New Roman"/>
        </w:rPr>
      </w:pPr>
    </w:p>
    <w:p w14:paraId="26632BB1" w14:textId="77777777" w:rsidR="00FF3A72" w:rsidRDefault="00FF3A72" w:rsidP="00FF3A72">
      <w:pPr>
        <w:pStyle w:val="ListParagraph"/>
        <w:numPr>
          <w:ilvl w:val="2"/>
          <w:numId w:val="12"/>
        </w:numPr>
        <w:tabs>
          <w:tab w:val="left" w:pos="832"/>
        </w:tabs>
        <w:kinsoku w:val="0"/>
        <w:overflowPunct w:val="0"/>
        <w:autoSpaceDE w:val="0"/>
        <w:autoSpaceDN w:val="0"/>
        <w:adjustRightInd w:val="0"/>
        <w:spacing w:after="0" w:line="276" w:lineRule="auto"/>
        <w:ind w:right="259"/>
        <w:rPr>
          <w:rFonts w:ascii="Times New Roman" w:hAnsi="Times New Roman" w:cs="Times New Roman"/>
        </w:rPr>
      </w:pPr>
      <w:r w:rsidRPr="00BC5216">
        <w:rPr>
          <w:rFonts w:ascii="Times New Roman" w:hAnsi="Times New Roman" w:cs="Times New Roman"/>
        </w:rPr>
        <w:t xml:space="preserve">When there is more than one technician performing services, one of the technicians must be fully certified in Pest Management categories. A non-certified technician may assist the certified technician in the performance of the work if the non-certified technician is either with the certified technician or they are within direct line of sight </w:t>
      </w:r>
      <w:proofErr w:type="gramStart"/>
      <w:r w:rsidRPr="00BC5216">
        <w:rPr>
          <w:rFonts w:ascii="Times New Roman" w:hAnsi="Times New Roman" w:cs="Times New Roman"/>
        </w:rPr>
        <w:t>to</w:t>
      </w:r>
      <w:proofErr w:type="gramEnd"/>
      <w:r w:rsidRPr="00BC5216">
        <w:rPr>
          <w:rFonts w:ascii="Times New Roman" w:hAnsi="Times New Roman" w:cs="Times New Roman"/>
        </w:rPr>
        <w:t xml:space="preserve"> the certified technician. The certified technician shall assume all responsibility for the non-certified technician.</w:t>
      </w:r>
    </w:p>
    <w:p w14:paraId="458FEFE5" w14:textId="77777777" w:rsidR="00FF3A72" w:rsidRPr="00BC5216" w:rsidRDefault="00FF3A72" w:rsidP="00FF3A72">
      <w:pPr>
        <w:pStyle w:val="ListParagraph"/>
        <w:rPr>
          <w:rFonts w:ascii="Times New Roman" w:hAnsi="Times New Roman" w:cs="Times New Roman"/>
        </w:rPr>
      </w:pPr>
    </w:p>
    <w:p w14:paraId="3DF2FB12" w14:textId="77777777" w:rsidR="00FF3A72" w:rsidRDefault="00FF3A72" w:rsidP="00FF3A72">
      <w:pPr>
        <w:pStyle w:val="ListParagraph"/>
        <w:numPr>
          <w:ilvl w:val="2"/>
          <w:numId w:val="12"/>
        </w:numPr>
        <w:tabs>
          <w:tab w:val="left" w:pos="832"/>
        </w:tabs>
        <w:kinsoku w:val="0"/>
        <w:overflowPunct w:val="0"/>
        <w:autoSpaceDE w:val="0"/>
        <w:autoSpaceDN w:val="0"/>
        <w:adjustRightInd w:val="0"/>
        <w:spacing w:after="0" w:line="276" w:lineRule="auto"/>
        <w:ind w:right="259"/>
        <w:rPr>
          <w:rFonts w:ascii="Times New Roman" w:hAnsi="Times New Roman" w:cs="Times New Roman"/>
        </w:rPr>
      </w:pPr>
      <w:r w:rsidRPr="00BC5216">
        <w:rPr>
          <w:rFonts w:ascii="Times New Roman" w:hAnsi="Times New Roman" w:cs="Times New Roman"/>
        </w:rPr>
        <w:lastRenderedPageBreak/>
        <w:t xml:space="preserve">During the period of performance, if the Contractor proposes to add-on or </w:t>
      </w:r>
      <w:proofErr w:type="gramStart"/>
      <w:r w:rsidRPr="00BC5216">
        <w:rPr>
          <w:rFonts w:ascii="Times New Roman" w:hAnsi="Times New Roman" w:cs="Times New Roman"/>
        </w:rPr>
        <w:t>replace</w:t>
      </w:r>
      <w:proofErr w:type="gramEnd"/>
      <w:r w:rsidRPr="00BC5216">
        <w:rPr>
          <w:rFonts w:ascii="Times New Roman" w:hAnsi="Times New Roman" w:cs="Times New Roman"/>
        </w:rPr>
        <w:t xml:space="preserve"> personnel, the Contractor shall submit the California Pesticide Applicator Certificate to the COR before starting work. At no time shall the Contractor utilize add-on or replacement personnel who do not meet the certification of this contract.</w:t>
      </w:r>
    </w:p>
    <w:p w14:paraId="211E143E" w14:textId="77777777" w:rsidR="00FF3A72" w:rsidRPr="00FF3A72" w:rsidRDefault="00FF3A72" w:rsidP="00FF3A72">
      <w:pPr>
        <w:tabs>
          <w:tab w:val="left" w:pos="832"/>
        </w:tabs>
        <w:kinsoku w:val="0"/>
        <w:overflowPunct w:val="0"/>
        <w:autoSpaceDE w:val="0"/>
        <w:autoSpaceDN w:val="0"/>
        <w:adjustRightInd w:val="0"/>
        <w:spacing w:after="0" w:line="276" w:lineRule="auto"/>
        <w:ind w:right="259"/>
        <w:rPr>
          <w:rFonts w:ascii="Times New Roman" w:hAnsi="Times New Roman" w:cs="Times New Roman"/>
        </w:rPr>
      </w:pPr>
    </w:p>
    <w:p w14:paraId="5DE54205" w14:textId="77777777" w:rsidR="00FF3A72" w:rsidRDefault="00FF3A72" w:rsidP="00FF3A72">
      <w:pPr>
        <w:numPr>
          <w:ilvl w:val="1"/>
          <w:numId w:val="12"/>
        </w:numPr>
        <w:tabs>
          <w:tab w:val="left" w:pos="832"/>
        </w:tabs>
        <w:kinsoku w:val="0"/>
        <w:overflowPunct w:val="0"/>
        <w:autoSpaceDE w:val="0"/>
        <w:autoSpaceDN w:val="0"/>
        <w:adjustRightInd w:val="0"/>
        <w:spacing w:after="0" w:line="276" w:lineRule="auto"/>
        <w:rPr>
          <w:rFonts w:ascii="Times New Roman" w:hAnsi="Times New Roman" w:cs="Times New Roman"/>
          <w:b/>
          <w:bCs/>
        </w:rPr>
      </w:pPr>
      <w:r w:rsidRPr="00D65060">
        <w:rPr>
          <w:rFonts w:ascii="Times New Roman" w:hAnsi="Times New Roman" w:cs="Times New Roman"/>
          <w:b/>
          <w:bCs/>
        </w:rPr>
        <w:t>Contractor Contingency Plan</w:t>
      </w:r>
    </w:p>
    <w:p w14:paraId="3F22ADA8" w14:textId="77777777" w:rsidR="00FF3A72" w:rsidRDefault="00FF3A72" w:rsidP="00FF3A72">
      <w:pPr>
        <w:tabs>
          <w:tab w:val="left" w:pos="832"/>
        </w:tabs>
        <w:kinsoku w:val="0"/>
        <w:overflowPunct w:val="0"/>
        <w:autoSpaceDE w:val="0"/>
        <w:autoSpaceDN w:val="0"/>
        <w:adjustRightInd w:val="0"/>
        <w:spacing w:after="0" w:line="276" w:lineRule="auto"/>
        <w:ind w:left="446"/>
        <w:rPr>
          <w:rFonts w:ascii="Times New Roman" w:hAnsi="Times New Roman" w:cs="Times New Roman"/>
          <w:b/>
          <w:bCs/>
        </w:rPr>
      </w:pPr>
    </w:p>
    <w:p w14:paraId="306CD8D4" w14:textId="77777777" w:rsidR="00FF3A72" w:rsidRDefault="00FF3A72" w:rsidP="00FF3A72">
      <w:pPr>
        <w:pStyle w:val="ListParagraph"/>
        <w:kinsoku w:val="0"/>
        <w:overflowPunct w:val="0"/>
        <w:autoSpaceDE w:val="0"/>
        <w:autoSpaceDN w:val="0"/>
        <w:adjustRightInd w:val="0"/>
        <w:spacing w:after="0" w:line="276" w:lineRule="auto"/>
        <w:ind w:left="443" w:right="191"/>
        <w:rPr>
          <w:rFonts w:ascii="Times New Roman" w:hAnsi="Times New Roman" w:cs="Times New Roman"/>
        </w:rPr>
      </w:pPr>
      <w:r w:rsidRPr="00D65060">
        <w:rPr>
          <w:rFonts w:ascii="Times New Roman" w:hAnsi="Times New Roman" w:cs="Times New Roman"/>
        </w:rPr>
        <w:t xml:space="preserve">The Contractor shall have a contingency/back-up plan in the </w:t>
      </w:r>
      <w:proofErr w:type="gramStart"/>
      <w:r w:rsidRPr="00D65060">
        <w:rPr>
          <w:rFonts w:ascii="Times New Roman" w:hAnsi="Times New Roman" w:cs="Times New Roman"/>
        </w:rPr>
        <w:t>event,</w:t>
      </w:r>
      <w:proofErr w:type="gramEnd"/>
      <w:r w:rsidRPr="00D65060">
        <w:rPr>
          <w:rFonts w:ascii="Times New Roman" w:hAnsi="Times New Roman" w:cs="Times New Roman"/>
        </w:rPr>
        <w:t xml:space="preserve"> the Contractor is unable to perform services or have services performed as required. The Contractor shall immediately notify the COR or designee and provide a justification for non-performance and institute the contingency and/or back-up plan as quickly as possible.</w:t>
      </w:r>
    </w:p>
    <w:p w14:paraId="13F1E8F3" w14:textId="77777777" w:rsidR="00FF3A72" w:rsidRPr="00D65060" w:rsidRDefault="00FF3A72" w:rsidP="00FF3A72">
      <w:pPr>
        <w:pStyle w:val="ListParagraph"/>
        <w:kinsoku w:val="0"/>
        <w:overflowPunct w:val="0"/>
        <w:autoSpaceDE w:val="0"/>
        <w:autoSpaceDN w:val="0"/>
        <w:adjustRightInd w:val="0"/>
        <w:spacing w:after="0" w:line="276" w:lineRule="auto"/>
        <w:ind w:left="443" w:right="191"/>
        <w:rPr>
          <w:rFonts w:ascii="Times New Roman" w:hAnsi="Times New Roman" w:cs="Times New Roman"/>
        </w:rPr>
      </w:pPr>
    </w:p>
    <w:p w14:paraId="6ABAB0D7" w14:textId="36E5070A" w:rsidR="00FF3A72" w:rsidRPr="00FF3A72" w:rsidRDefault="00FF3A72" w:rsidP="00FF3A72">
      <w:pPr>
        <w:pStyle w:val="ListParagraph"/>
        <w:numPr>
          <w:ilvl w:val="1"/>
          <w:numId w:val="12"/>
        </w:numPr>
        <w:rPr>
          <w:rFonts w:ascii="Times New Roman" w:hAnsi="Times New Roman" w:cs="Times New Roman"/>
          <w:b/>
          <w:bCs/>
        </w:rPr>
      </w:pPr>
      <w:r w:rsidRPr="00D65060">
        <w:rPr>
          <w:rFonts w:ascii="Times New Roman" w:hAnsi="Times New Roman" w:cs="Times New Roman"/>
          <w:b/>
          <w:bCs/>
        </w:rPr>
        <w:t>Special Provisions</w:t>
      </w:r>
    </w:p>
    <w:p w14:paraId="1EB91206" w14:textId="77777777" w:rsidR="00FF3A72" w:rsidRPr="00AA290F" w:rsidRDefault="00FF3A72" w:rsidP="00FF3A72">
      <w:pPr>
        <w:kinsoku w:val="0"/>
        <w:overflowPunct w:val="0"/>
        <w:autoSpaceDE w:val="0"/>
        <w:autoSpaceDN w:val="0"/>
        <w:adjustRightInd w:val="0"/>
        <w:spacing w:after="0" w:line="276" w:lineRule="auto"/>
        <w:ind w:left="432" w:right="187"/>
        <w:rPr>
          <w:rFonts w:ascii="Times New Roman" w:hAnsi="Times New Roman" w:cs="Times New Roman"/>
        </w:rPr>
      </w:pPr>
      <w:r w:rsidRPr="00AA290F">
        <w:rPr>
          <w:rFonts w:ascii="Times New Roman" w:hAnsi="Times New Roman" w:cs="Times New Roman"/>
        </w:rPr>
        <w:t>The following provisions shall be adhered to by the Contractor in performing pesticide applications of the areas specified below:</w:t>
      </w:r>
    </w:p>
    <w:p w14:paraId="3CF5302B" w14:textId="77777777" w:rsidR="00FF3A72" w:rsidRPr="00AA290F" w:rsidRDefault="00FF3A72" w:rsidP="00FF3A72">
      <w:pPr>
        <w:kinsoku w:val="0"/>
        <w:overflowPunct w:val="0"/>
        <w:autoSpaceDE w:val="0"/>
        <w:autoSpaceDN w:val="0"/>
        <w:adjustRightInd w:val="0"/>
        <w:spacing w:before="10" w:after="0" w:line="240" w:lineRule="auto"/>
        <w:rPr>
          <w:rFonts w:ascii="Times New Roman" w:hAnsi="Times New Roman" w:cs="Times New Roman"/>
          <w:sz w:val="20"/>
          <w:szCs w:val="20"/>
        </w:rPr>
      </w:pPr>
    </w:p>
    <w:p w14:paraId="2545C01C" w14:textId="77777777" w:rsidR="00FF3A72" w:rsidRPr="00AA290F" w:rsidRDefault="00FF3A72" w:rsidP="00FF3A72">
      <w:pPr>
        <w:numPr>
          <w:ilvl w:val="2"/>
          <w:numId w:val="7"/>
        </w:numPr>
        <w:tabs>
          <w:tab w:val="left" w:pos="832"/>
        </w:tabs>
        <w:kinsoku w:val="0"/>
        <w:overflowPunct w:val="0"/>
        <w:autoSpaceDE w:val="0"/>
        <w:autoSpaceDN w:val="0"/>
        <w:adjustRightInd w:val="0"/>
        <w:spacing w:after="0" w:line="276" w:lineRule="auto"/>
        <w:ind w:right="372"/>
        <w:jc w:val="both"/>
        <w:rPr>
          <w:rFonts w:ascii="Times New Roman" w:hAnsi="Times New Roman" w:cs="Times New Roman"/>
        </w:rPr>
      </w:pPr>
      <w:r w:rsidRPr="00AA290F">
        <w:rPr>
          <w:rFonts w:ascii="Times New Roman" w:hAnsi="Times New Roman" w:cs="Times New Roman"/>
        </w:rPr>
        <w:t xml:space="preserve">Food Handling Areas: Treatment of these areas </w:t>
      </w:r>
      <w:proofErr w:type="gramStart"/>
      <w:r w:rsidRPr="00AA290F">
        <w:rPr>
          <w:rFonts w:ascii="Times New Roman" w:hAnsi="Times New Roman" w:cs="Times New Roman"/>
        </w:rPr>
        <w:t>are</w:t>
      </w:r>
      <w:proofErr w:type="gramEnd"/>
      <w:r w:rsidRPr="00AA290F">
        <w:rPr>
          <w:rFonts w:ascii="Times New Roman" w:hAnsi="Times New Roman" w:cs="Times New Roman"/>
        </w:rPr>
        <w:t xml:space="preserve"> limited to only times when food is not being held, processed, prepared, served and while not occupied by facility employees. The Contractor shall at no time enter facility elevators which are occupied by food service equipment while in the possession of pesticides or application</w:t>
      </w:r>
      <w:r w:rsidRPr="00AA290F">
        <w:rPr>
          <w:rFonts w:ascii="Times New Roman" w:hAnsi="Times New Roman" w:cs="Times New Roman"/>
          <w:spacing w:val="-12"/>
        </w:rPr>
        <w:t xml:space="preserve"> </w:t>
      </w:r>
      <w:r w:rsidRPr="00AA290F">
        <w:rPr>
          <w:rFonts w:ascii="Times New Roman" w:hAnsi="Times New Roman" w:cs="Times New Roman"/>
        </w:rPr>
        <w:t>equipment.</w:t>
      </w:r>
    </w:p>
    <w:p w14:paraId="7FE7A784" w14:textId="77777777" w:rsidR="00FF3A72" w:rsidRPr="00AA290F" w:rsidRDefault="00FF3A72" w:rsidP="00FF3A72">
      <w:pPr>
        <w:kinsoku w:val="0"/>
        <w:overflowPunct w:val="0"/>
        <w:autoSpaceDE w:val="0"/>
        <w:autoSpaceDN w:val="0"/>
        <w:adjustRightInd w:val="0"/>
        <w:spacing w:before="10" w:after="0" w:line="240" w:lineRule="auto"/>
        <w:rPr>
          <w:rFonts w:ascii="Times New Roman" w:hAnsi="Times New Roman" w:cs="Times New Roman"/>
          <w:sz w:val="20"/>
          <w:szCs w:val="20"/>
        </w:rPr>
      </w:pPr>
    </w:p>
    <w:p w14:paraId="75127FBE" w14:textId="77777777" w:rsidR="00FF3A72" w:rsidRPr="00AA290F" w:rsidRDefault="00FF3A72" w:rsidP="00FF3A72">
      <w:pPr>
        <w:numPr>
          <w:ilvl w:val="2"/>
          <w:numId w:val="7"/>
        </w:numPr>
        <w:tabs>
          <w:tab w:val="left" w:pos="832"/>
        </w:tabs>
        <w:kinsoku w:val="0"/>
        <w:overflowPunct w:val="0"/>
        <w:autoSpaceDE w:val="0"/>
        <w:autoSpaceDN w:val="0"/>
        <w:adjustRightInd w:val="0"/>
        <w:spacing w:before="1" w:after="0" w:line="276" w:lineRule="auto"/>
        <w:ind w:right="640" w:hanging="360"/>
        <w:rPr>
          <w:rFonts w:ascii="Times New Roman" w:hAnsi="Times New Roman" w:cs="Times New Roman"/>
        </w:rPr>
      </w:pPr>
      <w:r w:rsidRPr="00AA290F">
        <w:rPr>
          <w:rFonts w:ascii="Times New Roman" w:hAnsi="Times New Roman" w:cs="Times New Roman"/>
        </w:rPr>
        <w:t>Patient Occupied Areas: Contractor shall use pesticides</w:t>
      </w:r>
      <w:r>
        <w:rPr>
          <w:rFonts w:ascii="Times New Roman" w:hAnsi="Times New Roman" w:cs="Times New Roman"/>
        </w:rPr>
        <w:t xml:space="preserve">, if warranted, </w:t>
      </w:r>
      <w:proofErr w:type="gramStart"/>
      <w:r w:rsidRPr="00AA290F">
        <w:rPr>
          <w:rFonts w:ascii="Times New Roman" w:hAnsi="Times New Roman" w:cs="Times New Roman"/>
        </w:rPr>
        <w:t>with as</w:t>
      </w:r>
      <w:proofErr w:type="gramEnd"/>
      <w:r w:rsidRPr="00AA290F">
        <w:rPr>
          <w:rFonts w:ascii="Times New Roman" w:hAnsi="Times New Roman" w:cs="Times New Roman"/>
        </w:rPr>
        <w:t xml:space="preserve"> low </w:t>
      </w:r>
      <w:proofErr w:type="gramStart"/>
      <w:r w:rsidRPr="00AA290F">
        <w:rPr>
          <w:rFonts w:ascii="Times New Roman" w:hAnsi="Times New Roman" w:cs="Times New Roman"/>
        </w:rPr>
        <w:t>a volatility</w:t>
      </w:r>
      <w:proofErr w:type="gramEnd"/>
      <w:r w:rsidRPr="00AA290F">
        <w:rPr>
          <w:rFonts w:ascii="Times New Roman" w:hAnsi="Times New Roman" w:cs="Times New Roman"/>
        </w:rPr>
        <w:t xml:space="preserve"> and as odor-free as possible to keep odor levels from affecting</w:t>
      </w:r>
      <w:r w:rsidRPr="00AA290F">
        <w:rPr>
          <w:rFonts w:ascii="Times New Roman" w:hAnsi="Times New Roman" w:cs="Times New Roman"/>
          <w:spacing w:val="-13"/>
        </w:rPr>
        <w:t xml:space="preserve"> </w:t>
      </w:r>
      <w:r w:rsidRPr="00AA290F">
        <w:rPr>
          <w:rFonts w:ascii="Times New Roman" w:hAnsi="Times New Roman" w:cs="Times New Roman"/>
        </w:rPr>
        <w:t>patients.</w:t>
      </w:r>
    </w:p>
    <w:p w14:paraId="61BB818D" w14:textId="77777777" w:rsidR="00FF3A72" w:rsidRPr="00AA290F" w:rsidRDefault="00FF3A72" w:rsidP="00FF3A72">
      <w:pPr>
        <w:kinsoku w:val="0"/>
        <w:overflowPunct w:val="0"/>
        <w:autoSpaceDE w:val="0"/>
        <w:autoSpaceDN w:val="0"/>
        <w:adjustRightInd w:val="0"/>
        <w:spacing w:before="10" w:after="0" w:line="240" w:lineRule="auto"/>
        <w:rPr>
          <w:rFonts w:ascii="Times New Roman" w:hAnsi="Times New Roman" w:cs="Times New Roman"/>
          <w:sz w:val="20"/>
          <w:szCs w:val="20"/>
        </w:rPr>
      </w:pPr>
    </w:p>
    <w:p w14:paraId="7165DCDB" w14:textId="77777777" w:rsidR="00FF3A72" w:rsidRPr="00AA290F" w:rsidRDefault="00FF3A72" w:rsidP="00FF3A72">
      <w:pPr>
        <w:numPr>
          <w:ilvl w:val="2"/>
          <w:numId w:val="7"/>
        </w:numPr>
        <w:tabs>
          <w:tab w:val="left" w:pos="832"/>
        </w:tabs>
        <w:kinsoku w:val="0"/>
        <w:overflowPunct w:val="0"/>
        <w:autoSpaceDE w:val="0"/>
        <w:autoSpaceDN w:val="0"/>
        <w:adjustRightInd w:val="0"/>
        <w:spacing w:after="0" w:line="276" w:lineRule="auto"/>
        <w:ind w:right="307" w:hanging="360"/>
        <w:rPr>
          <w:rFonts w:ascii="Times New Roman" w:hAnsi="Times New Roman" w:cs="Times New Roman"/>
        </w:rPr>
      </w:pPr>
      <w:r w:rsidRPr="00AA290F">
        <w:rPr>
          <w:rFonts w:ascii="Times New Roman" w:hAnsi="Times New Roman" w:cs="Times New Roman"/>
        </w:rPr>
        <w:t>Critical Areas: The Contractor shall submit a list of pesticides for intended use in areas listed below to the COR prior to any application. The planned use of pesticides in these areas requires recognition of the attendant hazards to occupants’ supplies, equipment and surfaces. No substitution can be made</w:t>
      </w:r>
      <w:r w:rsidRPr="00AA290F">
        <w:rPr>
          <w:rFonts w:ascii="Times New Roman" w:hAnsi="Times New Roman" w:cs="Times New Roman"/>
          <w:spacing w:val="-16"/>
        </w:rPr>
        <w:t xml:space="preserve"> </w:t>
      </w:r>
      <w:r w:rsidRPr="00AA290F">
        <w:rPr>
          <w:rFonts w:ascii="Times New Roman" w:hAnsi="Times New Roman" w:cs="Times New Roman"/>
        </w:rPr>
        <w:t>at</w:t>
      </w:r>
    </w:p>
    <w:p w14:paraId="6BD6A735" w14:textId="77777777" w:rsidR="00FF3A72" w:rsidRPr="00AA290F" w:rsidRDefault="00FF3A72" w:rsidP="00FF3A72">
      <w:pPr>
        <w:kinsoku w:val="0"/>
        <w:overflowPunct w:val="0"/>
        <w:autoSpaceDE w:val="0"/>
        <w:autoSpaceDN w:val="0"/>
        <w:adjustRightInd w:val="0"/>
        <w:spacing w:before="51" w:after="0" w:line="276" w:lineRule="auto"/>
        <w:ind w:left="831" w:right="375"/>
        <w:rPr>
          <w:rFonts w:ascii="Times New Roman" w:hAnsi="Times New Roman" w:cs="Times New Roman"/>
        </w:rPr>
      </w:pPr>
      <w:r w:rsidRPr="00AA290F">
        <w:rPr>
          <w:rFonts w:ascii="Times New Roman" w:hAnsi="Times New Roman" w:cs="Times New Roman"/>
        </w:rPr>
        <w:t>any time without the approval from the COR. In all critical areas the Contractor shall document work completion and keep a record in the critical areas as required by office of the investigator general.</w:t>
      </w:r>
    </w:p>
    <w:p w14:paraId="24D97A97" w14:textId="77777777" w:rsidR="00FF3A72" w:rsidRPr="00AA290F" w:rsidRDefault="00FF3A72" w:rsidP="00FF3A72">
      <w:pPr>
        <w:kinsoku w:val="0"/>
        <w:overflowPunct w:val="0"/>
        <w:autoSpaceDE w:val="0"/>
        <w:autoSpaceDN w:val="0"/>
        <w:adjustRightInd w:val="0"/>
        <w:spacing w:before="10" w:after="0" w:line="240" w:lineRule="auto"/>
        <w:rPr>
          <w:rFonts w:ascii="Times New Roman" w:hAnsi="Times New Roman" w:cs="Times New Roman"/>
          <w:sz w:val="20"/>
          <w:szCs w:val="20"/>
        </w:rPr>
      </w:pPr>
    </w:p>
    <w:p w14:paraId="4640C0B5" w14:textId="77777777" w:rsidR="00FF3A72" w:rsidRDefault="00FF3A72" w:rsidP="00FF3A72">
      <w:pPr>
        <w:pStyle w:val="ListParagraph"/>
        <w:numPr>
          <w:ilvl w:val="2"/>
          <w:numId w:val="7"/>
        </w:numPr>
        <w:kinsoku w:val="0"/>
        <w:overflowPunct w:val="0"/>
        <w:autoSpaceDE w:val="0"/>
        <w:autoSpaceDN w:val="0"/>
        <w:adjustRightInd w:val="0"/>
        <w:spacing w:after="0" w:line="240" w:lineRule="auto"/>
        <w:rPr>
          <w:rFonts w:ascii="Times New Roman" w:hAnsi="Times New Roman" w:cs="Times New Roman"/>
        </w:rPr>
      </w:pPr>
      <w:r w:rsidRPr="00344E7D">
        <w:rPr>
          <w:rFonts w:ascii="Times New Roman" w:hAnsi="Times New Roman" w:cs="Times New Roman"/>
        </w:rPr>
        <w:t>Critical Areas:</w:t>
      </w:r>
    </w:p>
    <w:p w14:paraId="3D2DAF07" w14:textId="77777777" w:rsidR="00FF3A72" w:rsidRDefault="00FF3A72" w:rsidP="00FF3A72">
      <w:pPr>
        <w:pStyle w:val="ListParagraph"/>
        <w:kinsoku w:val="0"/>
        <w:overflowPunct w:val="0"/>
        <w:autoSpaceDE w:val="0"/>
        <w:autoSpaceDN w:val="0"/>
        <w:adjustRightInd w:val="0"/>
        <w:spacing w:after="0" w:line="240" w:lineRule="auto"/>
        <w:ind w:left="831"/>
        <w:rPr>
          <w:rFonts w:ascii="Times New Roman" w:hAnsi="Times New Roman" w:cs="Times New Roman"/>
        </w:rPr>
      </w:pPr>
    </w:p>
    <w:p w14:paraId="1CA08021" w14:textId="77777777" w:rsidR="00FF3A72" w:rsidRPr="00344E7D" w:rsidRDefault="00FF3A72" w:rsidP="00FF3A72">
      <w:pPr>
        <w:pStyle w:val="ListParagraph"/>
        <w:kinsoku w:val="0"/>
        <w:overflowPunct w:val="0"/>
        <w:autoSpaceDE w:val="0"/>
        <w:autoSpaceDN w:val="0"/>
        <w:adjustRightInd w:val="0"/>
        <w:spacing w:after="0" w:line="240" w:lineRule="auto"/>
        <w:ind w:left="1440"/>
        <w:rPr>
          <w:rFonts w:ascii="Times New Roman" w:hAnsi="Times New Roman" w:cs="Times New Roman"/>
        </w:rPr>
      </w:pPr>
      <w:r w:rsidRPr="00344E7D">
        <w:rPr>
          <w:rFonts w:ascii="Times New Roman" w:hAnsi="Times New Roman" w:cs="Times New Roman"/>
        </w:rPr>
        <w:t>Pharmacy Respiratory Care Areas</w:t>
      </w:r>
    </w:p>
    <w:p w14:paraId="54602AA2" w14:textId="77777777" w:rsidR="00FF3A72" w:rsidRPr="00344E7D" w:rsidRDefault="00FF3A72" w:rsidP="00FF3A72">
      <w:pPr>
        <w:pStyle w:val="ListParagraph"/>
        <w:kinsoku w:val="0"/>
        <w:overflowPunct w:val="0"/>
        <w:autoSpaceDE w:val="0"/>
        <w:autoSpaceDN w:val="0"/>
        <w:adjustRightInd w:val="0"/>
        <w:spacing w:after="0" w:line="240" w:lineRule="auto"/>
        <w:ind w:left="1440"/>
        <w:rPr>
          <w:rFonts w:ascii="Times New Roman" w:hAnsi="Times New Roman" w:cs="Times New Roman"/>
        </w:rPr>
      </w:pPr>
      <w:r w:rsidRPr="00344E7D">
        <w:rPr>
          <w:rFonts w:ascii="Times New Roman" w:hAnsi="Times New Roman" w:cs="Times New Roman"/>
        </w:rPr>
        <w:t>Research Facilities Supply Processing Distribution</w:t>
      </w:r>
    </w:p>
    <w:p w14:paraId="08506EFC" w14:textId="77777777" w:rsidR="00FF3A72" w:rsidRPr="00344E7D" w:rsidRDefault="00FF3A72" w:rsidP="00FF3A72">
      <w:pPr>
        <w:pStyle w:val="ListParagraph"/>
        <w:kinsoku w:val="0"/>
        <w:overflowPunct w:val="0"/>
        <w:autoSpaceDE w:val="0"/>
        <w:autoSpaceDN w:val="0"/>
        <w:adjustRightInd w:val="0"/>
        <w:spacing w:after="0" w:line="240" w:lineRule="auto"/>
        <w:ind w:left="1440"/>
        <w:rPr>
          <w:rFonts w:ascii="Times New Roman" w:hAnsi="Times New Roman" w:cs="Times New Roman"/>
        </w:rPr>
      </w:pPr>
      <w:r w:rsidRPr="00344E7D">
        <w:rPr>
          <w:rFonts w:ascii="Times New Roman" w:hAnsi="Times New Roman" w:cs="Times New Roman"/>
        </w:rPr>
        <w:t>Operating Rooms Intensive Care Units</w:t>
      </w:r>
    </w:p>
    <w:p w14:paraId="10BE5CC4" w14:textId="77777777" w:rsidR="00FF3A72" w:rsidRDefault="00FF3A72" w:rsidP="00FF3A72">
      <w:pPr>
        <w:pStyle w:val="ListParagraph"/>
        <w:kinsoku w:val="0"/>
        <w:overflowPunct w:val="0"/>
        <w:autoSpaceDE w:val="0"/>
        <w:autoSpaceDN w:val="0"/>
        <w:adjustRightInd w:val="0"/>
        <w:spacing w:after="0" w:line="240" w:lineRule="auto"/>
        <w:ind w:left="1440"/>
        <w:rPr>
          <w:rFonts w:ascii="Times New Roman" w:hAnsi="Times New Roman" w:cs="Times New Roman"/>
        </w:rPr>
      </w:pPr>
      <w:r w:rsidRPr="00344E7D">
        <w:rPr>
          <w:rFonts w:ascii="Times New Roman" w:hAnsi="Times New Roman" w:cs="Times New Roman"/>
        </w:rPr>
        <w:t xml:space="preserve">Canteen Kitchens </w:t>
      </w:r>
    </w:p>
    <w:p w14:paraId="71F98CEA" w14:textId="77777777" w:rsidR="00FF3A72" w:rsidRDefault="00FF3A72" w:rsidP="00FF3A72">
      <w:pPr>
        <w:pStyle w:val="ListParagraph"/>
        <w:kinsoku w:val="0"/>
        <w:overflowPunct w:val="0"/>
        <w:autoSpaceDE w:val="0"/>
        <w:autoSpaceDN w:val="0"/>
        <w:adjustRightInd w:val="0"/>
        <w:spacing w:after="0" w:line="240" w:lineRule="auto"/>
        <w:ind w:left="1440"/>
        <w:rPr>
          <w:rFonts w:ascii="Times New Roman" w:hAnsi="Times New Roman" w:cs="Times New Roman"/>
        </w:rPr>
      </w:pPr>
      <w:r w:rsidRPr="00344E7D">
        <w:rPr>
          <w:rFonts w:ascii="Times New Roman" w:hAnsi="Times New Roman" w:cs="Times New Roman"/>
        </w:rPr>
        <w:t>Dietetics Kitchens GI (Gastrointestinal) Clinics Patient Areas</w:t>
      </w:r>
    </w:p>
    <w:p w14:paraId="0D9FD250" w14:textId="77777777" w:rsidR="00FF3A72" w:rsidRDefault="00FF3A72" w:rsidP="00FF3A72">
      <w:pPr>
        <w:pStyle w:val="ListParagraph"/>
        <w:kinsoku w:val="0"/>
        <w:overflowPunct w:val="0"/>
        <w:autoSpaceDE w:val="0"/>
        <w:autoSpaceDN w:val="0"/>
        <w:adjustRightInd w:val="0"/>
        <w:spacing w:after="0" w:line="240" w:lineRule="auto"/>
        <w:ind w:left="1440"/>
        <w:rPr>
          <w:rFonts w:ascii="Times New Roman" w:hAnsi="Times New Roman" w:cs="Times New Roman"/>
        </w:rPr>
      </w:pPr>
      <w:r>
        <w:rPr>
          <w:rFonts w:ascii="Times New Roman" w:hAnsi="Times New Roman" w:cs="Times New Roman"/>
        </w:rPr>
        <w:t>Community Living Center</w:t>
      </w:r>
    </w:p>
    <w:p w14:paraId="475410B8" w14:textId="77777777" w:rsidR="00FF3A72" w:rsidRDefault="00FF3A72" w:rsidP="00FF3A72">
      <w:pPr>
        <w:pStyle w:val="ListParagraph"/>
        <w:kinsoku w:val="0"/>
        <w:overflowPunct w:val="0"/>
        <w:autoSpaceDE w:val="0"/>
        <w:autoSpaceDN w:val="0"/>
        <w:adjustRightInd w:val="0"/>
        <w:spacing w:after="0" w:line="240" w:lineRule="auto"/>
        <w:ind w:left="1440"/>
        <w:rPr>
          <w:rFonts w:ascii="Times New Roman" w:hAnsi="Times New Roman" w:cs="Times New Roman"/>
        </w:rPr>
      </w:pPr>
      <w:r>
        <w:rPr>
          <w:rFonts w:ascii="Times New Roman" w:hAnsi="Times New Roman" w:cs="Times New Roman"/>
        </w:rPr>
        <w:t xml:space="preserve">Sterile Processing </w:t>
      </w:r>
    </w:p>
    <w:p w14:paraId="7F122B85" w14:textId="77777777" w:rsidR="00FF3A72" w:rsidRPr="00344E7D" w:rsidRDefault="00FF3A72" w:rsidP="00FF3A72">
      <w:pPr>
        <w:pStyle w:val="ListParagraph"/>
        <w:kinsoku w:val="0"/>
        <w:overflowPunct w:val="0"/>
        <w:autoSpaceDE w:val="0"/>
        <w:autoSpaceDN w:val="0"/>
        <w:adjustRightInd w:val="0"/>
        <w:spacing w:after="0" w:line="240" w:lineRule="auto"/>
        <w:ind w:left="831"/>
        <w:rPr>
          <w:rFonts w:ascii="Times New Roman" w:hAnsi="Times New Roman" w:cs="Times New Roman"/>
        </w:rPr>
      </w:pPr>
    </w:p>
    <w:p w14:paraId="771C94DC" w14:textId="77777777" w:rsidR="00FF3A72" w:rsidRDefault="00FF3A72" w:rsidP="00FF3A72">
      <w:pPr>
        <w:pStyle w:val="ListParagraph"/>
        <w:numPr>
          <w:ilvl w:val="2"/>
          <w:numId w:val="7"/>
        </w:numPr>
        <w:kinsoku w:val="0"/>
        <w:overflowPunct w:val="0"/>
        <w:autoSpaceDE w:val="0"/>
        <w:autoSpaceDN w:val="0"/>
        <w:adjustRightInd w:val="0"/>
        <w:spacing w:after="0" w:line="240" w:lineRule="auto"/>
        <w:rPr>
          <w:rFonts w:ascii="Times New Roman" w:hAnsi="Times New Roman" w:cs="Times New Roman"/>
        </w:rPr>
      </w:pPr>
      <w:r w:rsidRPr="00344E7D">
        <w:rPr>
          <w:rFonts w:ascii="Times New Roman" w:hAnsi="Times New Roman" w:cs="Times New Roman"/>
        </w:rPr>
        <w:t>When space treatment is required in these areas, the Ultra Low Volume (ULV) method of pesticide application shall be utilized with approved equipment capable of delivering a particle size range of .5 to 15 microns.</w:t>
      </w:r>
    </w:p>
    <w:p w14:paraId="1D779D1F" w14:textId="77777777" w:rsidR="00FF3A72" w:rsidRPr="00D65060" w:rsidRDefault="00FF3A72" w:rsidP="00FF3A72">
      <w:pPr>
        <w:pStyle w:val="ListParagraph"/>
        <w:ind w:left="444"/>
        <w:rPr>
          <w:rFonts w:ascii="Times New Roman" w:hAnsi="Times New Roman" w:cs="Times New Roman"/>
          <w:b/>
          <w:bCs/>
        </w:rPr>
      </w:pPr>
    </w:p>
    <w:p w14:paraId="2370EFE9" w14:textId="77777777" w:rsidR="00FF3A72" w:rsidRDefault="00FF3A72" w:rsidP="00FF3A72">
      <w:pPr>
        <w:numPr>
          <w:ilvl w:val="1"/>
          <w:numId w:val="12"/>
        </w:numPr>
        <w:tabs>
          <w:tab w:val="left" w:pos="832"/>
        </w:tabs>
        <w:kinsoku w:val="0"/>
        <w:overflowPunct w:val="0"/>
        <w:autoSpaceDE w:val="0"/>
        <w:autoSpaceDN w:val="0"/>
        <w:adjustRightInd w:val="0"/>
        <w:spacing w:after="0" w:line="240" w:lineRule="auto"/>
        <w:ind w:right="259"/>
        <w:outlineLvl w:val="0"/>
        <w:rPr>
          <w:rFonts w:ascii="Times New Roman" w:hAnsi="Times New Roman" w:cs="Times New Roman"/>
          <w:b/>
          <w:bCs/>
        </w:rPr>
      </w:pPr>
      <w:r w:rsidRPr="00D65060">
        <w:rPr>
          <w:rFonts w:ascii="Times New Roman" w:hAnsi="Times New Roman" w:cs="Times New Roman"/>
          <w:b/>
          <w:bCs/>
        </w:rPr>
        <w:t>Residual Treatment:</w:t>
      </w:r>
    </w:p>
    <w:p w14:paraId="1F32F6C6" w14:textId="77777777" w:rsidR="00FF3A72" w:rsidRDefault="00FF3A72" w:rsidP="00FF3A72">
      <w:pPr>
        <w:tabs>
          <w:tab w:val="left" w:pos="832"/>
        </w:tabs>
        <w:kinsoku w:val="0"/>
        <w:overflowPunct w:val="0"/>
        <w:autoSpaceDE w:val="0"/>
        <w:autoSpaceDN w:val="0"/>
        <w:adjustRightInd w:val="0"/>
        <w:spacing w:after="0" w:line="240" w:lineRule="auto"/>
        <w:ind w:left="444" w:right="259"/>
        <w:outlineLvl w:val="0"/>
        <w:rPr>
          <w:rFonts w:ascii="Times New Roman" w:hAnsi="Times New Roman" w:cs="Times New Roman"/>
          <w:b/>
          <w:bCs/>
        </w:rPr>
      </w:pPr>
    </w:p>
    <w:p w14:paraId="3E7021BC" w14:textId="77777777" w:rsidR="00FF3A72" w:rsidRDefault="00FF3A72" w:rsidP="00FF3A72">
      <w:pPr>
        <w:pStyle w:val="ListParagraph"/>
        <w:kinsoku w:val="0"/>
        <w:overflowPunct w:val="0"/>
        <w:autoSpaceDE w:val="0"/>
        <w:autoSpaceDN w:val="0"/>
        <w:adjustRightInd w:val="0"/>
        <w:spacing w:before="1" w:after="0" w:line="276" w:lineRule="auto"/>
        <w:ind w:left="444" w:right="343"/>
        <w:rPr>
          <w:rFonts w:ascii="Times New Roman" w:hAnsi="Times New Roman" w:cs="Times New Roman"/>
        </w:rPr>
      </w:pPr>
      <w:r w:rsidRPr="00D65060">
        <w:rPr>
          <w:rFonts w:ascii="Times New Roman" w:hAnsi="Times New Roman" w:cs="Times New Roman"/>
        </w:rPr>
        <w:t>During regular scheduled visits, the Contractor shall apply residual insecticides by the crack and crevices method only, for control of roaches, at least once every month to kitchens,</w:t>
      </w:r>
      <w:r>
        <w:rPr>
          <w:rFonts w:ascii="Times New Roman" w:hAnsi="Times New Roman" w:cs="Times New Roman"/>
        </w:rPr>
        <w:t xml:space="preserve"> patient care areas</w:t>
      </w:r>
      <w:r w:rsidRPr="00D65060">
        <w:rPr>
          <w:rFonts w:ascii="Times New Roman" w:hAnsi="Times New Roman" w:cs="Times New Roman"/>
        </w:rPr>
        <w:t xml:space="preserve"> etc., however, not when food preparation is in progress, food is exposed, and food contact surfaces are not covered. Pesticides must be approved and registered by the EPA and must be used in accordance with the </w:t>
      </w:r>
      <w:r w:rsidRPr="00D65060">
        <w:rPr>
          <w:rFonts w:ascii="Times New Roman" w:hAnsi="Times New Roman" w:cs="Times New Roman"/>
        </w:rPr>
        <w:lastRenderedPageBreak/>
        <w:t xml:space="preserve">instructions on the label. When necessary, the Contractor shall be accompanied by the COR or designee who shall indicate special areas to be </w:t>
      </w:r>
      <w:proofErr w:type="gramStart"/>
      <w:r w:rsidRPr="00D65060">
        <w:rPr>
          <w:rFonts w:ascii="Times New Roman" w:hAnsi="Times New Roman" w:cs="Times New Roman"/>
        </w:rPr>
        <w:t>serviced</w:t>
      </w:r>
      <w:proofErr w:type="gramEnd"/>
      <w:r w:rsidRPr="00D65060">
        <w:rPr>
          <w:rFonts w:ascii="Times New Roman" w:hAnsi="Times New Roman" w:cs="Times New Roman"/>
        </w:rPr>
        <w:t xml:space="preserve"> and cover machines and equipment as needed.</w:t>
      </w:r>
    </w:p>
    <w:p w14:paraId="6FECF67A" w14:textId="77777777" w:rsidR="00F16AC6" w:rsidRDefault="00F16AC6" w:rsidP="00FF3A72">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5E2EAB98" w14:textId="77777777" w:rsidR="00FF3A72" w:rsidRPr="00CB0A7D" w:rsidRDefault="00FF3A72" w:rsidP="00FF3A72">
      <w:pPr>
        <w:numPr>
          <w:ilvl w:val="1"/>
          <w:numId w:val="12"/>
        </w:numPr>
        <w:tabs>
          <w:tab w:val="left" w:pos="554"/>
        </w:tabs>
        <w:kinsoku w:val="0"/>
        <w:overflowPunct w:val="0"/>
        <w:autoSpaceDE w:val="0"/>
        <w:autoSpaceDN w:val="0"/>
        <w:adjustRightInd w:val="0"/>
        <w:spacing w:after="0" w:line="240" w:lineRule="auto"/>
        <w:outlineLvl w:val="0"/>
        <w:rPr>
          <w:rFonts w:ascii="Times New Roman" w:hAnsi="Times New Roman" w:cs="Times New Roman"/>
          <w:b/>
          <w:bCs/>
        </w:rPr>
      </w:pPr>
      <w:r w:rsidRPr="00AA290F">
        <w:rPr>
          <w:rFonts w:ascii="Times New Roman" w:hAnsi="Times New Roman" w:cs="Times New Roman"/>
          <w:b/>
          <w:bCs/>
        </w:rPr>
        <w:t>Restrictions on Pest Control</w:t>
      </w:r>
      <w:r w:rsidRPr="00AA290F">
        <w:rPr>
          <w:rFonts w:ascii="Times New Roman" w:hAnsi="Times New Roman" w:cs="Times New Roman"/>
          <w:b/>
          <w:bCs/>
          <w:spacing w:val="-1"/>
        </w:rPr>
        <w:t xml:space="preserve"> </w:t>
      </w:r>
      <w:r w:rsidRPr="00AA290F">
        <w:rPr>
          <w:rFonts w:ascii="Times New Roman" w:hAnsi="Times New Roman" w:cs="Times New Roman"/>
          <w:b/>
          <w:bCs/>
        </w:rPr>
        <w:t>Materials:</w:t>
      </w:r>
    </w:p>
    <w:p w14:paraId="49318CF9" w14:textId="77777777" w:rsidR="00F16AC6" w:rsidRDefault="00F16AC6" w:rsidP="00FF3A72">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4B5770F3" w14:textId="77777777" w:rsidR="00FF3A72" w:rsidRPr="00E00C86" w:rsidRDefault="00FF3A72" w:rsidP="00FF3A72">
      <w:pPr>
        <w:pStyle w:val="ListParagraph"/>
        <w:numPr>
          <w:ilvl w:val="2"/>
          <w:numId w:val="4"/>
        </w:numPr>
        <w:kinsoku w:val="0"/>
        <w:overflowPunct w:val="0"/>
        <w:autoSpaceDE w:val="0"/>
        <w:autoSpaceDN w:val="0"/>
        <w:adjustRightInd w:val="0"/>
        <w:spacing w:after="0" w:line="240" w:lineRule="auto"/>
        <w:rPr>
          <w:rFonts w:ascii="Times New Roman" w:hAnsi="Times New Roman" w:cs="Times New Roman"/>
        </w:rPr>
      </w:pPr>
      <w:proofErr w:type="spellStart"/>
      <w:r w:rsidRPr="00E00C86">
        <w:rPr>
          <w:rFonts w:ascii="Times New Roman" w:hAnsi="Times New Roman" w:cs="Times New Roman"/>
        </w:rPr>
        <w:t>V</w:t>
      </w:r>
      <w:r>
        <w:rPr>
          <w:rFonts w:ascii="Times New Roman" w:hAnsi="Times New Roman" w:cs="Times New Roman"/>
        </w:rPr>
        <w:t>eterans</w:t>
      </w:r>
      <w:proofErr w:type="spellEnd"/>
      <w:r>
        <w:rPr>
          <w:rFonts w:ascii="Times New Roman" w:hAnsi="Times New Roman" w:cs="Times New Roman"/>
        </w:rPr>
        <w:t xml:space="preserve"> </w:t>
      </w:r>
      <w:r w:rsidRPr="00E00C86">
        <w:rPr>
          <w:rFonts w:ascii="Times New Roman" w:hAnsi="Times New Roman" w:cs="Times New Roman"/>
        </w:rPr>
        <w:t>H</w:t>
      </w:r>
      <w:r>
        <w:rPr>
          <w:rFonts w:ascii="Times New Roman" w:hAnsi="Times New Roman" w:cs="Times New Roman"/>
        </w:rPr>
        <w:t xml:space="preserve">ealth </w:t>
      </w:r>
      <w:r w:rsidRPr="00E00C86">
        <w:rPr>
          <w:rFonts w:ascii="Times New Roman" w:hAnsi="Times New Roman" w:cs="Times New Roman"/>
        </w:rPr>
        <w:t>A</w:t>
      </w:r>
      <w:r>
        <w:rPr>
          <w:rFonts w:ascii="Times New Roman" w:hAnsi="Times New Roman" w:cs="Times New Roman"/>
        </w:rPr>
        <w:t>dministration</w:t>
      </w:r>
      <w:r w:rsidRPr="00E00C86">
        <w:rPr>
          <w:rFonts w:ascii="Times New Roman" w:hAnsi="Times New Roman" w:cs="Times New Roman"/>
        </w:rPr>
        <w:t xml:space="preserve"> ban</w:t>
      </w:r>
      <w:r>
        <w:rPr>
          <w:rFonts w:ascii="Times New Roman" w:hAnsi="Times New Roman" w:cs="Times New Roman"/>
        </w:rPr>
        <w:t>s</w:t>
      </w:r>
      <w:r w:rsidRPr="00E00C86">
        <w:rPr>
          <w:rFonts w:ascii="Times New Roman" w:hAnsi="Times New Roman" w:cs="Times New Roman"/>
        </w:rPr>
        <w:t xml:space="preserve"> the use of the selective herbicide 2,4-Dichlorophenoxyacetic Acid (2,4-D).</w:t>
      </w:r>
    </w:p>
    <w:p w14:paraId="7494EFEB" w14:textId="77777777" w:rsidR="00FF3A72" w:rsidRDefault="00FF3A72" w:rsidP="00FF3A72">
      <w:pPr>
        <w:tabs>
          <w:tab w:val="left" w:pos="833"/>
        </w:tabs>
        <w:kinsoku w:val="0"/>
        <w:overflowPunct w:val="0"/>
        <w:autoSpaceDE w:val="0"/>
        <w:autoSpaceDN w:val="0"/>
        <w:adjustRightInd w:val="0"/>
        <w:spacing w:after="0" w:line="276" w:lineRule="auto"/>
        <w:ind w:left="832" w:right="160"/>
        <w:rPr>
          <w:rFonts w:ascii="Times New Roman" w:hAnsi="Times New Roman" w:cs="Times New Roman"/>
        </w:rPr>
      </w:pPr>
    </w:p>
    <w:p w14:paraId="10C4FBD1" w14:textId="77777777" w:rsidR="00FF3A72" w:rsidRPr="00AA290F" w:rsidRDefault="00FF3A72" w:rsidP="00FF3A72">
      <w:pPr>
        <w:numPr>
          <w:ilvl w:val="2"/>
          <w:numId w:val="4"/>
        </w:numPr>
        <w:tabs>
          <w:tab w:val="left" w:pos="833"/>
        </w:tabs>
        <w:kinsoku w:val="0"/>
        <w:overflowPunct w:val="0"/>
        <w:autoSpaceDE w:val="0"/>
        <w:autoSpaceDN w:val="0"/>
        <w:adjustRightInd w:val="0"/>
        <w:spacing w:after="0" w:line="276" w:lineRule="auto"/>
        <w:ind w:right="160"/>
        <w:rPr>
          <w:rFonts w:ascii="Times New Roman" w:hAnsi="Times New Roman" w:cs="Times New Roman"/>
        </w:rPr>
      </w:pPr>
      <w:r w:rsidRPr="00AA290F">
        <w:rPr>
          <w:rFonts w:ascii="Times New Roman" w:hAnsi="Times New Roman" w:cs="Times New Roman"/>
        </w:rPr>
        <w:t xml:space="preserve">All rodenticides, traps or bird repellents shall be placed only at times and in areas approved by the COR or </w:t>
      </w:r>
      <w:proofErr w:type="gramStart"/>
      <w:r w:rsidRPr="00AA290F">
        <w:rPr>
          <w:rFonts w:ascii="Times New Roman" w:hAnsi="Times New Roman" w:cs="Times New Roman"/>
        </w:rPr>
        <w:t>designee</w:t>
      </w:r>
      <w:proofErr w:type="gramEnd"/>
      <w:r w:rsidRPr="00AA290F">
        <w:rPr>
          <w:rFonts w:ascii="Times New Roman" w:hAnsi="Times New Roman" w:cs="Times New Roman"/>
        </w:rPr>
        <w:t xml:space="preserve"> and unused portions shall be recovered at the latest by a time limit set by the COR or</w:t>
      </w:r>
      <w:r w:rsidRPr="00AA290F">
        <w:rPr>
          <w:rFonts w:ascii="Times New Roman" w:hAnsi="Times New Roman" w:cs="Times New Roman"/>
          <w:spacing w:val="-13"/>
        </w:rPr>
        <w:t xml:space="preserve"> </w:t>
      </w:r>
      <w:r w:rsidRPr="00AA290F">
        <w:rPr>
          <w:rFonts w:ascii="Times New Roman" w:hAnsi="Times New Roman" w:cs="Times New Roman"/>
        </w:rPr>
        <w:t>designee.</w:t>
      </w:r>
    </w:p>
    <w:p w14:paraId="6FFD34B3" w14:textId="77777777" w:rsidR="00FF3A72" w:rsidRPr="00AA290F" w:rsidRDefault="00FF3A72" w:rsidP="00FF3A72">
      <w:pPr>
        <w:kinsoku w:val="0"/>
        <w:overflowPunct w:val="0"/>
        <w:autoSpaceDE w:val="0"/>
        <w:autoSpaceDN w:val="0"/>
        <w:adjustRightInd w:val="0"/>
        <w:spacing w:before="10" w:after="0" w:line="240" w:lineRule="auto"/>
        <w:rPr>
          <w:rFonts w:ascii="Times New Roman" w:hAnsi="Times New Roman" w:cs="Times New Roman"/>
          <w:sz w:val="20"/>
          <w:szCs w:val="20"/>
        </w:rPr>
      </w:pPr>
    </w:p>
    <w:p w14:paraId="5FDBA492" w14:textId="77777777" w:rsidR="00FF3A72" w:rsidRPr="00AA290F" w:rsidRDefault="00FF3A72" w:rsidP="00FF3A72">
      <w:pPr>
        <w:numPr>
          <w:ilvl w:val="2"/>
          <w:numId w:val="4"/>
        </w:numPr>
        <w:tabs>
          <w:tab w:val="left" w:pos="833"/>
        </w:tabs>
        <w:kinsoku w:val="0"/>
        <w:overflowPunct w:val="0"/>
        <w:autoSpaceDE w:val="0"/>
        <w:autoSpaceDN w:val="0"/>
        <w:adjustRightInd w:val="0"/>
        <w:spacing w:after="0" w:line="276" w:lineRule="auto"/>
        <w:ind w:right="98" w:hanging="360"/>
        <w:rPr>
          <w:rFonts w:ascii="Times New Roman" w:hAnsi="Times New Roman" w:cs="Times New Roman"/>
        </w:rPr>
      </w:pPr>
      <w:r w:rsidRPr="00AA290F">
        <w:rPr>
          <w:rFonts w:ascii="Times New Roman" w:hAnsi="Times New Roman" w:cs="Times New Roman"/>
        </w:rPr>
        <w:t xml:space="preserve">The use of rodenticides other than Chlorophacinone, </w:t>
      </w:r>
      <w:proofErr w:type="spellStart"/>
      <w:r w:rsidRPr="00AA290F">
        <w:rPr>
          <w:rFonts w:ascii="Times New Roman" w:hAnsi="Times New Roman" w:cs="Times New Roman"/>
        </w:rPr>
        <w:t>Scilliroside</w:t>
      </w:r>
      <w:proofErr w:type="spellEnd"/>
      <w:r w:rsidRPr="00AA290F">
        <w:rPr>
          <w:rFonts w:ascii="Times New Roman" w:hAnsi="Times New Roman" w:cs="Times New Roman"/>
        </w:rPr>
        <w:t>, Brodifacoum, Cholecalciferol, shall be restricted to locations specifically provided for by the</w:t>
      </w:r>
      <w:r w:rsidRPr="00AA290F">
        <w:rPr>
          <w:rFonts w:ascii="Times New Roman" w:hAnsi="Times New Roman" w:cs="Times New Roman"/>
          <w:spacing w:val="-6"/>
        </w:rPr>
        <w:t xml:space="preserve"> </w:t>
      </w:r>
      <w:r w:rsidRPr="00AA290F">
        <w:rPr>
          <w:rFonts w:ascii="Times New Roman" w:hAnsi="Times New Roman" w:cs="Times New Roman"/>
        </w:rPr>
        <w:t>COR.</w:t>
      </w:r>
    </w:p>
    <w:p w14:paraId="08456476" w14:textId="77777777" w:rsidR="00FF3A72" w:rsidRPr="00AA290F" w:rsidRDefault="00FF3A72" w:rsidP="00FF3A72">
      <w:pPr>
        <w:kinsoku w:val="0"/>
        <w:overflowPunct w:val="0"/>
        <w:autoSpaceDE w:val="0"/>
        <w:autoSpaceDN w:val="0"/>
        <w:adjustRightInd w:val="0"/>
        <w:spacing w:before="10" w:after="0" w:line="240" w:lineRule="auto"/>
        <w:rPr>
          <w:rFonts w:ascii="Times New Roman" w:hAnsi="Times New Roman" w:cs="Times New Roman"/>
          <w:sz w:val="20"/>
          <w:szCs w:val="20"/>
        </w:rPr>
      </w:pPr>
    </w:p>
    <w:p w14:paraId="692BBA29" w14:textId="77777777" w:rsidR="00FF3A72" w:rsidRDefault="00FF3A72" w:rsidP="00FF3A72">
      <w:pPr>
        <w:numPr>
          <w:ilvl w:val="2"/>
          <w:numId w:val="4"/>
        </w:numPr>
        <w:tabs>
          <w:tab w:val="left" w:pos="832"/>
        </w:tabs>
        <w:kinsoku w:val="0"/>
        <w:overflowPunct w:val="0"/>
        <w:autoSpaceDE w:val="0"/>
        <w:autoSpaceDN w:val="0"/>
        <w:adjustRightInd w:val="0"/>
        <w:spacing w:after="0" w:line="276" w:lineRule="auto"/>
        <w:ind w:right="104" w:hanging="360"/>
        <w:rPr>
          <w:rFonts w:ascii="Times New Roman" w:hAnsi="Times New Roman" w:cs="Times New Roman"/>
        </w:rPr>
      </w:pPr>
      <w:r w:rsidRPr="00AA290F">
        <w:rPr>
          <w:rFonts w:ascii="Times New Roman" w:hAnsi="Times New Roman" w:cs="Times New Roman"/>
        </w:rPr>
        <w:t>The Contractor shall be required to furnish to the COR initial application of pesticides and rodent control chemicals, sample labels, names of chemicals to be used in the performance of this contract. This information is required by the Medical Service for emergency treatment in the event of ingestion of and/or contact with the material by humans. A list of products and antidotes, Material Safety Data Sheets (MSDS) supplied/required by the Contractor and as required by this paragraph, should be maintained in the Pharmacy and in the Evaluation and Admissions Unit, where an antidote, if required, can be made readily</w:t>
      </w:r>
      <w:r w:rsidRPr="00AA290F">
        <w:rPr>
          <w:rFonts w:ascii="Times New Roman" w:hAnsi="Times New Roman" w:cs="Times New Roman"/>
          <w:spacing w:val="-25"/>
        </w:rPr>
        <w:t xml:space="preserve"> </w:t>
      </w:r>
      <w:r w:rsidRPr="00AA290F">
        <w:rPr>
          <w:rFonts w:ascii="Times New Roman" w:hAnsi="Times New Roman" w:cs="Times New Roman"/>
        </w:rPr>
        <w:t>available.</w:t>
      </w:r>
    </w:p>
    <w:p w14:paraId="3C28D85D" w14:textId="77777777" w:rsidR="00FF3A72" w:rsidRDefault="00FF3A72" w:rsidP="00FF3A72">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3E95F6D6" w14:textId="77777777" w:rsidR="00FF3A72" w:rsidRDefault="00FF3A72" w:rsidP="00FF3A72">
      <w:pPr>
        <w:numPr>
          <w:ilvl w:val="1"/>
          <w:numId w:val="12"/>
        </w:numPr>
        <w:tabs>
          <w:tab w:val="left" w:pos="554"/>
        </w:tabs>
        <w:kinsoku w:val="0"/>
        <w:overflowPunct w:val="0"/>
        <w:autoSpaceDE w:val="0"/>
        <w:autoSpaceDN w:val="0"/>
        <w:adjustRightInd w:val="0"/>
        <w:spacing w:before="1" w:after="0" w:line="240" w:lineRule="auto"/>
        <w:outlineLvl w:val="0"/>
        <w:rPr>
          <w:rFonts w:ascii="Times New Roman" w:hAnsi="Times New Roman" w:cs="Times New Roman"/>
          <w:b/>
          <w:bCs/>
        </w:rPr>
      </w:pPr>
      <w:r w:rsidRPr="00AA290F">
        <w:rPr>
          <w:rFonts w:ascii="Times New Roman" w:hAnsi="Times New Roman" w:cs="Times New Roman"/>
          <w:b/>
          <w:bCs/>
        </w:rPr>
        <w:t>Schedule of</w:t>
      </w:r>
      <w:r w:rsidRPr="00AA290F">
        <w:rPr>
          <w:rFonts w:ascii="Times New Roman" w:hAnsi="Times New Roman" w:cs="Times New Roman"/>
          <w:b/>
          <w:bCs/>
          <w:spacing w:val="-1"/>
        </w:rPr>
        <w:t xml:space="preserve"> </w:t>
      </w:r>
      <w:r w:rsidRPr="00AA290F">
        <w:rPr>
          <w:rFonts w:ascii="Times New Roman" w:hAnsi="Times New Roman" w:cs="Times New Roman"/>
          <w:b/>
          <w:bCs/>
        </w:rPr>
        <w:t>Service</w:t>
      </w:r>
    </w:p>
    <w:p w14:paraId="46F5A70E" w14:textId="77777777" w:rsidR="00FF3A72" w:rsidRPr="00AA290F" w:rsidRDefault="00FF3A72" w:rsidP="00FF3A72">
      <w:pPr>
        <w:tabs>
          <w:tab w:val="left" w:pos="554"/>
        </w:tabs>
        <w:kinsoku w:val="0"/>
        <w:overflowPunct w:val="0"/>
        <w:autoSpaceDE w:val="0"/>
        <w:autoSpaceDN w:val="0"/>
        <w:adjustRightInd w:val="0"/>
        <w:spacing w:before="1" w:after="0" w:line="240" w:lineRule="auto"/>
        <w:ind w:left="444"/>
        <w:outlineLvl w:val="0"/>
        <w:rPr>
          <w:rFonts w:ascii="Times New Roman" w:hAnsi="Times New Roman" w:cs="Times New Roman"/>
          <w:b/>
          <w:bCs/>
        </w:rPr>
      </w:pPr>
    </w:p>
    <w:p w14:paraId="1415B807" w14:textId="77777777" w:rsidR="00FF3A72" w:rsidRPr="00FF3A72" w:rsidRDefault="00FF3A72" w:rsidP="00FF3A72">
      <w:pPr>
        <w:pStyle w:val="ListParagraph"/>
        <w:kinsoku w:val="0"/>
        <w:overflowPunct w:val="0"/>
        <w:autoSpaceDE w:val="0"/>
        <w:autoSpaceDN w:val="0"/>
        <w:adjustRightInd w:val="0"/>
        <w:spacing w:after="0" w:line="276" w:lineRule="auto"/>
        <w:ind w:left="444"/>
        <w:rPr>
          <w:rFonts w:ascii="Times New Roman" w:hAnsi="Times New Roman" w:cs="Times New Roman"/>
        </w:rPr>
      </w:pPr>
      <w:r w:rsidRPr="00FF3A72">
        <w:rPr>
          <w:rFonts w:ascii="Times New Roman" w:hAnsi="Times New Roman" w:cs="Times New Roman"/>
        </w:rPr>
        <w:t>The contractor shall provide a schedule of services for each location listed in section 1.3 to include all buildings listed at the end of this Statement of Work (SOW) in the Building List. The schedule must list all buildings within each location (there are several at Fresno). The schedule must state the frequency and the day of the week that the services will be performed.</w:t>
      </w:r>
    </w:p>
    <w:p w14:paraId="4722B13E" w14:textId="77777777" w:rsidR="00FF3A72" w:rsidRDefault="00FF3A72" w:rsidP="00FF3A72">
      <w:pPr>
        <w:tabs>
          <w:tab w:val="left" w:pos="443"/>
        </w:tabs>
        <w:kinsoku w:val="0"/>
        <w:overflowPunct w:val="0"/>
        <w:autoSpaceDE w:val="0"/>
        <w:autoSpaceDN w:val="0"/>
        <w:adjustRightInd w:val="0"/>
        <w:spacing w:after="0" w:line="240" w:lineRule="auto"/>
        <w:ind w:left="444"/>
        <w:rPr>
          <w:rFonts w:ascii="Times New Roman" w:hAnsi="Times New Roman" w:cs="Times New Roman"/>
          <w:b/>
          <w:bCs/>
        </w:rPr>
      </w:pPr>
    </w:p>
    <w:p w14:paraId="1B020EC1" w14:textId="77777777" w:rsidR="00AA290F" w:rsidRPr="00FF3A72" w:rsidRDefault="00AA290F" w:rsidP="00FF3A72">
      <w:pPr>
        <w:numPr>
          <w:ilvl w:val="1"/>
          <w:numId w:val="12"/>
        </w:numPr>
        <w:tabs>
          <w:tab w:val="left" w:pos="443"/>
        </w:tabs>
        <w:kinsoku w:val="0"/>
        <w:overflowPunct w:val="0"/>
        <w:autoSpaceDE w:val="0"/>
        <w:autoSpaceDN w:val="0"/>
        <w:adjustRightInd w:val="0"/>
        <w:spacing w:after="0" w:line="240" w:lineRule="auto"/>
        <w:rPr>
          <w:rFonts w:ascii="Times New Roman" w:hAnsi="Times New Roman" w:cs="Times New Roman"/>
          <w:b/>
          <w:bCs/>
        </w:rPr>
      </w:pPr>
      <w:r w:rsidRPr="00FF3A72">
        <w:rPr>
          <w:rFonts w:ascii="Times New Roman" w:hAnsi="Times New Roman" w:cs="Times New Roman"/>
          <w:b/>
          <w:bCs/>
        </w:rPr>
        <w:t>Schedule of</w:t>
      </w:r>
      <w:r w:rsidRPr="00FF3A72">
        <w:rPr>
          <w:rFonts w:ascii="Times New Roman" w:hAnsi="Times New Roman" w:cs="Times New Roman"/>
          <w:b/>
          <w:bCs/>
          <w:spacing w:val="-1"/>
        </w:rPr>
        <w:t xml:space="preserve"> </w:t>
      </w:r>
      <w:r w:rsidRPr="00FF3A72">
        <w:rPr>
          <w:rFonts w:ascii="Times New Roman" w:hAnsi="Times New Roman" w:cs="Times New Roman"/>
          <w:b/>
          <w:bCs/>
        </w:rPr>
        <w:t>Service</w:t>
      </w:r>
    </w:p>
    <w:p w14:paraId="38FCBF7B" w14:textId="77777777" w:rsidR="00AA290F" w:rsidRPr="00AA290F" w:rsidRDefault="00AA290F" w:rsidP="00AA290F">
      <w:pPr>
        <w:kinsoku w:val="0"/>
        <w:overflowPunct w:val="0"/>
        <w:autoSpaceDE w:val="0"/>
        <w:autoSpaceDN w:val="0"/>
        <w:adjustRightInd w:val="0"/>
        <w:spacing w:before="2" w:after="0" w:line="240" w:lineRule="auto"/>
        <w:rPr>
          <w:rFonts w:ascii="Times New Roman" w:hAnsi="Times New Roman" w:cs="Times New Roman"/>
          <w:b/>
          <w:bCs/>
          <w:sz w:val="24"/>
          <w:szCs w:val="24"/>
        </w:rPr>
      </w:pPr>
    </w:p>
    <w:p w14:paraId="22564D14" w14:textId="6C42ECE7" w:rsidR="0074107A" w:rsidRPr="00B742AF" w:rsidRDefault="00AA290F" w:rsidP="007926ED">
      <w:pPr>
        <w:kinsoku w:val="0"/>
        <w:overflowPunct w:val="0"/>
        <w:autoSpaceDE w:val="0"/>
        <w:autoSpaceDN w:val="0"/>
        <w:adjustRightInd w:val="0"/>
        <w:spacing w:after="0" w:line="276" w:lineRule="auto"/>
        <w:ind w:left="432"/>
        <w:rPr>
          <w:rFonts w:ascii="Times New Roman" w:hAnsi="Times New Roman" w:cs="Times New Roman"/>
        </w:rPr>
      </w:pPr>
      <w:r w:rsidRPr="00AA290F">
        <w:rPr>
          <w:rFonts w:ascii="Times New Roman" w:hAnsi="Times New Roman" w:cs="Times New Roman"/>
        </w:rPr>
        <w:t>The contractor shall provide a schedule of services for each location listed in section 1.3</w:t>
      </w:r>
      <w:r w:rsidR="00B96328">
        <w:rPr>
          <w:rFonts w:ascii="Times New Roman" w:hAnsi="Times New Roman" w:cs="Times New Roman"/>
        </w:rPr>
        <w:t xml:space="preserve"> to include all building</w:t>
      </w:r>
      <w:r w:rsidR="00C21E18">
        <w:rPr>
          <w:rFonts w:ascii="Times New Roman" w:hAnsi="Times New Roman" w:cs="Times New Roman"/>
        </w:rPr>
        <w:t>s</w:t>
      </w:r>
      <w:r w:rsidR="00B96328">
        <w:rPr>
          <w:rFonts w:ascii="Times New Roman" w:hAnsi="Times New Roman" w:cs="Times New Roman"/>
        </w:rPr>
        <w:t xml:space="preserve"> listed at the end of this Statement of Work (SOW) in the Building List</w:t>
      </w:r>
      <w:r w:rsidRPr="00AA290F">
        <w:rPr>
          <w:rFonts w:ascii="Times New Roman" w:hAnsi="Times New Roman" w:cs="Times New Roman"/>
        </w:rPr>
        <w:t>. The schedule must list all building</w:t>
      </w:r>
      <w:r w:rsidR="009A2899">
        <w:rPr>
          <w:rFonts w:ascii="Times New Roman" w:hAnsi="Times New Roman" w:cs="Times New Roman"/>
        </w:rPr>
        <w:t>s</w:t>
      </w:r>
      <w:r w:rsidRPr="00AA290F">
        <w:rPr>
          <w:rFonts w:ascii="Times New Roman" w:hAnsi="Times New Roman" w:cs="Times New Roman"/>
        </w:rPr>
        <w:t xml:space="preserve"> within each location (there are several at </w:t>
      </w:r>
      <w:r w:rsidR="009A2899">
        <w:rPr>
          <w:rFonts w:ascii="Times New Roman" w:hAnsi="Times New Roman" w:cs="Times New Roman"/>
        </w:rPr>
        <w:t>Fresno</w:t>
      </w:r>
      <w:r w:rsidRPr="00AA290F">
        <w:rPr>
          <w:rFonts w:ascii="Times New Roman" w:hAnsi="Times New Roman" w:cs="Times New Roman"/>
        </w:rPr>
        <w:t xml:space="preserve">). The schedule must state the frequency and the day of the week that the services will be </w:t>
      </w:r>
      <w:r w:rsidR="00EB2836" w:rsidRPr="00AA290F">
        <w:rPr>
          <w:rFonts w:ascii="Times New Roman" w:hAnsi="Times New Roman" w:cs="Times New Roman"/>
        </w:rPr>
        <w:t>performed.</w:t>
      </w:r>
    </w:p>
    <w:p w14:paraId="641DE71B" w14:textId="77777777" w:rsidR="0074107A" w:rsidRPr="00AA290F" w:rsidRDefault="0074107A" w:rsidP="00AA290F">
      <w:pPr>
        <w:kinsoku w:val="0"/>
        <w:overflowPunct w:val="0"/>
        <w:autoSpaceDE w:val="0"/>
        <w:autoSpaceDN w:val="0"/>
        <w:adjustRightInd w:val="0"/>
        <w:spacing w:before="10" w:after="0" w:line="240" w:lineRule="auto"/>
        <w:rPr>
          <w:rFonts w:ascii="Times New Roman" w:hAnsi="Times New Roman" w:cs="Times New Roman"/>
          <w:sz w:val="20"/>
          <w:szCs w:val="20"/>
        </w:rPr>
      </w:pPr>
    </w:p>
    <w:p w14:paraId="01BD0CC9" w14:textId="5A4D3C49" w:rsidR="0074107A" w:rsidRDefault="0074107A" w:rsidP="00FF3A72">
      <w:pPr>
        <w:numPr>
          <w:ilvl w:val="1"/>
          <w:numId w:val="19"/>
        </w:numPr>
        <w:tabs>
          <w:tab w:val="left" w:pos="554"/>
        </w:tabs>
        <w:kinsoku w:val="0"/>
        <w:overflowPunct w:val="0"/>
        <w:autoSpaceDE w:val="0"/>
        <w:autoSpaceDN w:val="0"/>
        <w:adjustRightInd w:val="0"/>
        <w:spacing w:after="0" w:line="240" w:lineRule="auto"/>
        <w:outlineLvl w:val="0"/>
        <w:rPr>
          <w:rFonts w:ascii="Times New Roman" w:hAnsi="Times New Roman" w:cs="Times New Roman"/>
          <w:b/>
          <w:bCs/>
        </w:rPr>
      </w:pPr>
      <w:r>
        <w:rPr>
          <w:rFonts w:ascii="Times New Roman" w:hAnsi="Times New Roman" w:cs="Times New Roman"/>
          <w:b/>
          <w:bCs/>
        </w:rPr>
        <w:t>Establishing Thresholds</w:t>
      </w:r>
    </w:p>
    <w:p w14:paraId="600E9CBA" w14:textId="2B9F6E1A" w:rsidR="0074107A" w:rsidRDefault="0074107A" w:rsidP="0074107A">
      <w:pPr>
        <w:tabs>
          <w:tab w:val="left" w:pos="554"/>
        </w:tabs>
        <w:kinsoku w:val="0"/>
        <w:overflowPunct w:val="0"/>
        <w:autoSpaceDE w:val="0"/>
        <w:autoSpaceDN w:val="0"/>
        <w:adjustRightInd w:val="0"/>
        <w:spacing w:after="0" w:line="240" w:lineRule="auto"/>
        <w:ind w:left="554"/>
        <w:outlineLvl w:val="0"/>
        <w:rPr>
          <w:rFonts w:ascii="Times New Roman" w:hAnsi="Times New Roman" w:cs="Times New Roman"/>
          <w:b/>
          <w:bCs/>
        </w:rPr>
      </w:pPr>
    </w:p>
    <w:p w14:paraId="1E4FAFD1" w14:textId="3278DA91" w:rsidR="0074107A" w:rsidRDefault="0074107A" w:rsidP="007926ED">
      <w:pPr>
        <w:tabs>
          <w:tab w:val="left" w:pos="554"/>
        </w:tabs>
        <w:kinsoku w:val="0"/>
        <w:overflowPunct w:val="0"/>
        <w:autoSpaceDE w:val="0"/>
        <w:autoSpaceDN w:val="0"/>
        <w:adjustRightInd w:val="0"/>
        <w:spacing w:after="0" w:line="240" w:lineRule="auto"/>
        <w:ind w:left="432"/>
        <w:outlineLvl w:val="0"/>
        <w:rPr>
          <w:rFonts w:ascii="Times New Roman" w:hAnsi="Times New Roman" w:cs="Times New Roman"/>
        </w:rPr>
      </w:pPr>
      <w:r>
        <w:rPr>
          <w:rFonts w:ascii="Times New Roman" w:hAnsi="Times New Roman" w:cs="Times New Roman"/>
        </w:rPr>
        <w:t xml:space="preserve">The contractor shall </w:t>
      </w:r>
      <w:r w:rsidR="00CB6A17">
        <w:rPr>
          <w:rFonts w:ascii="Times New Roman" w:hAnsi="Times New Roman" w:cs="Times New Roman"/>
        </w:rPr>
        <w:t>set an</w:t>
      </w:r>
      <w:r>
        <w:rPr>
          <w:rFonts w:ascii="Times New Roman" w:hAnsi="Times New Roman" w:cs="Times New Roman"/>
        </w:rPr>
        <w:t xml:space="preserve"> </w:t>
      </w:r>
      <w:r w:rsidR="00CB6A17">
        <w:rPr>
          <w:rFonts w:ascii="Times New Roman" w:hAnsi="Times New Roman" w:cs="Times New Roman"/>
        </w:rPr>
        <w:t>ac</w:t>
      </w:r>
      <w:r>
        <w:rPr>
          <w:rFonts w:ascii="Times New Roman" w:hAnsi="Times New Roman" w:cs="Times New Roman"/>
        </w:rPr>
        <w:t>t</w:t>
      </w:r>
      <w:r w:rsidR="00CB6A17">
        <w:rPr>
          <w:rFonts w:ascii="Times New Roman" w:hAnsi="Times New Roman" w:cs="Times New Roman"/>
        </w:rPr>
        <w:t>ion</w:t>
      </w:r>
      <w:r>
        <w:rPr>
          <w:rFonts w:ascii="Times New Roman" w:hAnsi="Times New Roman" w:cs="Times New Roman"/>
        </w:rPr>
        <w:t xml:space="preserve"> threshold</w:t>
      </w:r>
      <w:r w:rsidR="00CB6A17" w:rsidRPr="00CB6A17">
        <w:rPr>
          <w:rFonts w:ascii="Times New Roman" w:hAnsi="Times New Roman" w:cs="Times New Roman"/>
        </w:rPr>
        <w:t xml:space="preserve">, a point at which pest populations or environmental conditions indicate that pest control action must be taken. Sighting a single pest does not always mean </w:t>
      </w:r>
      <w:r w:rsidR="00CB6A17" w:rsidRPr="004D4085">
        <w:rPr>
          <w:rFonts w:ascii="Times New Roman" w:hAnsi="Times New Roman" w:cs="Times New Roman"/>
        </w:rPr>
        <w:t xml:space="preserve">control </w:t>
      </w:r>
      <w:r w:rsidR="004D4085" w:rsidRPr="004D4085">
        <w:rPr>
          <w:rFonts w:ascii="Times New Roman" w:hAnsi="Times New Roman" w:cs="Times New Roman"/>
        </w:rPr>
        <w:t>(dependent on specific pest)</w:t>
      </w:r>
      <w:r w:rsidR="004D4085">
        <w:rPr>
          <w:rFonts w:ascii="Times New Roman" w:hAnsi="Times New Roman" w:cs="Times New Roman"/>
          <w:color w:val="FFC000"/>
        </w:rPr>
        <w:t xml:space="preserve"> </w:t>
      </w:r>
      <w:r w:rsidR="00CB6A17" w:rsidRPr="00CB6A17">
        <w:rPr>
          <w:rFonts w:ascii="Times New Roman" w:hAnsi="Times New Roman" w:cs="Times New Roman"/>
        </w:rPr>
        <w:t xml:space="preserve">is needed. The level at which pests will become a: nuisance; health hazard; or economic threat. Setting an action threshold is critical to guiding pest control decisions. A defined threshold will </w:t>
      </w:r>
      <w:proofErr w:type="gramStart"/>
      <w:r w:rsidR="00CB6A17" w:rsidRPr="00CB6A17">
        <w:rPr>
          <w:rFonts w:ascii="Times New Roman" w:hAnsi="Times New Roman" w:cs="Times New Roman"/>
        </w:rPr>
        <w:t>focus</w:t>
      </w:r>
      <w:proofErr w:type="gramEnd"/>
      <w:r w:rsidR="00CB6A17" w:rsidRPr="00CB6A17">
        <w:rPr>
          <w:rFonts w:ascii="Times New Roman" w:hAnsi="Times New Roman" w:cs="Times New Roman"/>
        </w:rPr>
        <w:t xml:space="preserve"> the size, scope, and intensity of an IPM plan.</w:t>
      </w:r>
    </w:p>
    <w:p w14:paraId="2F1CE55D" w14:textId="77777777" w:rsidR="0074107A" w:rsidRPr="0074107A" w:rsidRDefault="0074107A" w:rsidP="0074107A">
      <w:pPr>
        <w:tabs>
          <w:tab w:val="left" w:pos="554"/>
        </w:tabs>
        <w:kinsoku w:val="0"/>
        <w:overflowPunct w:val="0"/>
        <w:autoSpaceDE w:val="0"/>
        <w:autoSpaceDN w:val="0"/>
        <w:adjustRightInd w:val="0"/>
        <w:spacing w:after="0" w:line="240" w:lineRule="auto"/>
        <w:ind w:left="554"/>
        <w:outlineLvl w:val="0"/>
        <w:rPr>
          <w:rFonts w:ascii="Times New Roman" w:hAnsi="Times New Roman" w:cs="Times New Roman"/>
        </w:rPr>
      </w:pPr>
    </w:p>
    <w:p w14:paraId="7167E3DB" w14:textId="183F2C12" w:rsidR="00FF3A72" w:rsidRDefault="00AA290F" w:rsidP="00F8382D">
      <w:pPr>
        <w:numPr>
          <w:ilvl w:val="1"/>
          <w:numId w:val="19"/>
        </w:numPr>
        <w:tabs>
          <w:tab w:val="left" w:pos="554"/>
        </w:tabs>
        <w:kinsoku w:val="0"/>
        <w:overflowPunct w:val="0"/>
        <w:autoSpaceDE w:val="0"/>
        <w:autoSpaceDN w:val="0"/>
        <w:adjustRightInd w:val="0"/>
        <w:spacing w:after="0" w:line="240" w:lineRule="auto"/>
        <w:outlineLvl w:val="0"/>
        <w:rPr>
          <w:rFonts w:ascii="Times New Roman" w:hAnsi="Times New Roman" w:cs="Times New Roman"/>
          <w:b/>
          <w:bCs/>
        </w:rPr>
      </w:pPr>
      <w:r w:rsidRPr="00FF3A72">
        <w:rPr>
          <w:rFonts w:ascii="Times New Roman" w:hAnsi="Times New Roman" w:cs="Times New Roman"/>
          <w:b/>
          <w:bCs/>
        </w:rPr>
        <w:t>Verification of Services</w:t>
      </w:r>
      <w:r w:rsidRPr="00FF3A72">
        <w:rPr>
          <w:rFonts w:ascii="Times New Roman" w:hAnsi="Times New Roman" w:cs="Times New Roman"/>
          <w:b/>
          <w:bCs/>
          <w:spacing w:val="-1"/>
        </w:rPr>
        <w:t xml:space="preserve"> </w:t>
      </w:r>
      <w:r w:rsidRPr="00FF3A72">
        <w:rPr>
          <w:rFonts w:ascii="Times New Roman" w:hAnsi="Times New Roman" w:cs="Times New Roman"/>
          <w:b/>
          <w:bCs/>
        </w:rPr>
        <w:t>Performed</w:t>
      </w:r>
    </w:p>
    <w:p w14:paraId="17AD0617" w14:textId="77777777" w:rsidR="00FF3A72" w:rsidRDefault="00FF3A72" w:rsidP="00FF3A72">
      <w:pPr>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b/>
          <w:bCs/>
        </w:rPr>
      </w:pPr>
    </w:p>
    <w:p w14:paraId="76DFCDDC" w14:textId="77777777" w:rsidR="00FF3A72" w:rsidRPr="00FF3A72" w:rsidRDefault="00FF3A72" w:rsidP="00FF3A72">
      <w:pPr>
        <w:pStyle w:val="ListParagraph"/>
        <w:kinsoku w:val="0"/>
        <w:overflowPunct w:val="0"/>
        <w:autoSpaceDE w:val="0"/>
        <w:autoSpaceDN w:val="0"/>
        <w:adjustRightInd w:val="0"/>
        <w:spacing w:before="1" w:after="0" w:line="276" w:lineRule="auto"/>
        <w:ind w:left="553" w:right="343"/>
        <w:rPr>
          <w:rFonts w:ascii="Times New Roman" w:hAnsi="Times New Roman" w:cs="Times New Roman"/>
        </w:rPr>
      </w:pPr>
      <w:r w:rsidRPr="00FF3A72">
        <w:rPr>
          <w:rFonts w:ascii="Times New Roman" w:hAnsi="Times New Roman" w:cs="Times New Roman"/>
        </w:rPr>
        <w:t xml:space="preserve">The Contractor shall have a system that verifies the certification of individuals providing pest services to </w:t>
      </w:r>
      <w:del w:id="8" w:author="Reis Jr, Richard L." w:date="2021-05-21T12:30:00Z">
        <w:r w:rsidRPr="00FF3A72" w:rsidDel="00EA1D13">
          <w:rPr>
            <w:rFonts w:ascii="Times New Roman" w:hAnsi="Times New Roman" w:cs="Times New Roman"/>
          </w:rPr>
          <w:delText>VAPAHCS</w:delText>
        </w:r>
      </w:del>
      <w:ins w:id="9" w:author="Reis Jr, Richard L." w:date="2021-05-21T12:30:00Z">
        <w:r w:rsidRPr="00FF3A72">
          <w:rPr>
            <w:rFonts w:ascii="Times New Roman" w:hAnsi="Times New Roman" w:cs="Times New Roman"/>
          </w:rPr>
          <w:t>VACCHCS</w:t>
        </w:r>
      </w:ins>
      <w:r w:rsidRPr="00FF3A72">
        <w:rPr>
          <w:rFonts w:ascii="Times New Roman" w:hAnsi="Times New Roman" w:cs="Times New Roman"/>
        </w:rPr>
        <w:t xml:space="preserve">. The contractor shall make this system available for review by the COR. The system shall consist of a digital format with data tracking abilities to verify work performed. </w:t>
      </w:r>
    </w:p>
    <w:p w14:paraId="3DDE5716" w14:textId="77777777" w:rsidR="00FF3A72" w:rsidRPr="00FF3A72" w:rsidRDefault="00FF3A72" w:rsidP="00FF3A72">
      <w:pPr>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b/>
          <w:bCs/>
        </w:rPr>
      </w:pPr>
    </w:p>
    <w:p w14:paraId="5DED0A80" w14:textId="22BED057" w:rsidR="00FF3A72" w:rsidRDefault="00FF3A72" w:rsidP="00FF3A72">
      <w:pPr>
        <w:numPr>
          <w:ilvl w:val="1"/>
          <w:numId w:val="19"/>
        </w:numPr>
        <w:tabs>
          <w:tab w:val="left" w:pos="554"/>
        </w:tabs>
        <w:kinsoku w:val="0"/>
        <w:overflowPunct w:val="0"/>
        <w:autoSpaceDE w:val="0"/>
        <w:autoSpaceDN w:val="0"/>
        <w:adjustRightInd w:val="0"/>
        <w:spacing w:after="0" w:line="240" w:lineRule="auto"/>
        <w:outlineLvl w:val="0"/>
        <w:rPr>
          <w:rFonts w:ascii="Times New Roman" w:hAnsi="Times New Roman" w:cs="Times New Roman"/>
          <w:b/>
          <w:bCs/>
        </w:rPr>
      </w:pPr>
      <w:r w:rsidRPr="007900A4">
        <w:rPr>
          <w:rFonts w:ascii="Times New Roman" w:hAnsi="Times New Roman" w:cs="Times New Roman"/>
          <w:b/>
          <w:bCs/>
        </w:rPr>
        <w:t>Quality Assurance Surveillance Plan</w:t>
      </w:r>
    </w:p>
    <w:p w14:paraId="3040BA15" w14:textId="77777777" w:rsidR="00FF3A72" w:rsidRDefault="00FF3A72" w:rsidP="00FF3A72">
      <w:pPr>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b/>
          <w:bCs/>
        </w:rPr>
      </w:pPr>
    </w:p>
    <w:p w14:paraId="50313C6B" w14:textId="77777777" w:rsidR="00FF3A72" w:rsidRPr="00FF3A72" w:rsidRDefault="00FF3A72" w:rsidP="00FF3A72">
      <w:pPr>
        <w:pStyle w:val="ListParagraph"/>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r w:rsidRPr="00FF3A72">
        <w:rPr>
          <w:rFonts w:ascii="Times New Roman" w:hAnsi="Times New Roman" w:cs="Times New Roman"/>
        </w:rPr>
        <w:lastRenderedPageBreak/>
        <w:t>This quality assurance surveillance plan (QASP) is a government-developed and applied document used to make systematic quality assurance methods used in the administration of the performance-based service acquisition (PBSA) standards included in this contract. The intent is to ensure that the contractor performs in accordance with performance metrics set forth in the contract documents, that the government receives the quality of services called for in the contract, and that the government only pays for the acceptable level of services received.</w:t>
      </w:r>
    </w:p>
    <w:p w14:paraId="0BE7AA38" w14:textId="77777777" w:rsidR="00FF3A72" w:rsidRPr="00FF3A72" w:rsidRDefault="00FF3A72" w:rsidP="00FF3A72">
      <w:pPr>
        <w:pStyle w:val="ListParagraph"/>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b/>
          <w:bCs/>
        </w:rPr>
      </w:pPr>
    </w:p>
    <w:p w14:paraId="5179D58C" w14:textId="77777777" w:rsidR="00FF3A72" w:rsidRPr="00FF3A72" w:rsidRDefault="00FF3A72" w:rsidP="00FF3A72">
      <w:pPr>
        <w:pStyle w:val="ListParagraph"/>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r w:rsidRPr="00FF3A72">
        <w:rPr>
          <w:rFonts w:ascii="Times New Roman" w:hAnsi="Times New Roman" w:cs="Times New Roman"/>
        </w:rPr>
        <w:t>The Government will monitor the contractor's performance using the Contractor’s Basic Quality Control Program and Quality Assurance Surveillance Plan (QASP) as established by the COR.</w:t>
      </w:r>
    </w:p>
    <w:p w14:paraId="4A024655" w14:textId="77777777" w:rsidR="00FF3A72" w:rsidRPr="00FF3A72" w:rsidRDefault="00FF3A72" w:rsidP="00FF3A72">
      <w:pPr>
        <w:pStyle w:val="ListParagraph"/>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p>
    <w:p w14:paraId="545108FD" w14:textId="77777777" w:rsidR="00FF3A72" w:rsidRPr="00FF3A72" w:rsidRDefault="00FF3A72" w:rsidP="00FF3A72">
      <w:pPr>
        <w:pStyle w:val="ListParagraph"/>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proofErr w:type="gramStart"/>
      <w:r w:rsidRPr="00FF3A72">
        <w:rPr>
          <w:rFonts w:ascii="Times New Roman" w:hAnsi="Times New Roman" w:cs="Times New Roman"/>
        </w:rPr>
        <w:t>The QASP</w:t>
      </w:r>
      <w:proofErr w:type="gramEnd"/>
      <w:r w:rsidRPr="00FF3A72">
        <w:rPr>
          <w:rFonts w:ascii="Times New Roman" w:hAnsi="Times New Roman" w:cs="Times New Roman"/>
        </w:rPr>
        <w:t xml:space="preserve"> is a systematic method used by the Government to evaluate Contractor’s actions and performance based on Performance Work Statement requirements. The QASP is designed to provide an effective method of monitoring contractor performance for each listed objective on the PWS. A QASP is based on the premise the Government desires to maintain a quality standard in providing pest control services.</w:t>
      </w:r>
    </w:p>
    <w:p w14:paraId="43D2B125" w14:textId="77777777" w:rsidR="00FF3A72" w:rsidRPr="00FF3A72" w:rsidRDefault="00FF3A72" w:rsidP="00FF3A72">
      <w:pPr>
        <w:pStyle w:val="ListParagraph"/>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p>
    <w:p w14:paraId="04E2AD1D" w14:textId="77777777" w:rsidR="00FF3A72" w:rsidRPr="00FF3A72" w:rsidRDefault="00FF3A72" w:rsidP="00FF3A72">
      <w:pPr>
        <w:pStyle w:val="ListParagraph"/>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r w:rsidRPr="00FF3A72">
        <w:rPr>
          <w:rFonts w:ascii="Times New Roman" w:hAnsi="Times New Roman" w:cs="Times New Roman"/>
        </w:rPr>
        <w:t>Authority to issue this QASP is provided under Federal Acquisition Clause (FAR) 52.212-4(a) Inspection and Acceptance, which provided for inspections and acceptance of the articles, services, and documentation called for in the contract to be accomplished by the contracting officer or a duly appointed representative.</w:t>
      </w:r>
    </w:p>
    <w:p w14:paraId="0717EEC1" w14:textId="77777777" w:rsidR="00FF3A72" w:rsidRPr="00FF3A72" w:rsidRDefault="00FF3A72" w:rsidP="00FF3A72">
      <w:pPr>
        <w:pStyle w:val="ListParagraph"/>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p>
    <w:p w14:paraId="3C2F24F3" w14:textId="77777777" w:rsidR="00FF3A72" w:rsidRPr="00FF3A72" w:rsidRDefault="00FF3A72" w:rsidP="00FF3A72">
      <w:pPr>
        <w:pStyle w:val="ListParagraph"/>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r w:rsidRPr="00FF3A72">
        <w:rPr>
          <w:rFonts w:ascii="Times New Roman" w:hAnsi="Times New Roman" w:cs="Times New Roman"/>
        </w:rPr>
        <w:t xml:space="preserve">The contractor, and not the government, is responsible for management and quality control actions necessary to meet the quality standards set forth by the contract. The QASP is put in place to provide government surveillance oversight of the contractor's quality control efforts to </w:t>
      </w:r>
      <w:proofErr w:type="gramStart"/>
      <w:r w:rsidRPr="00FF3A72">
        <w:rPr>
          <w:rFonts w:ascii="Times New Roman" w:hAnsi="Times New Roman" w:cs="Times New Roman"/>
        </w:rPr>
        <w:t>assure</w:t>
      </w:r>
      <w:proofErr w:type="gramEnd"/>
      <w:r w:rsidRPr="00FF3A72">
        <w:rPr>
          <w:rFonts w:ascii="Times New Roman" w:hAnsi="Times New Roman" w:cs="Times New Roman"/>
        </w:rPr>
        <w:t xml:space="preserve"> that they are timely, effective, and delivering the results specified in the contract.  The QASP is not a part of the contract, nor is it intended to duplicate the contractor's quality control plan.</w:t>
      </w:r>
    </w:p>
    <w:p w14:paraId="77A95903" w14:textId="77777777" w:rsidR="00FF3A72" w:rsidRPr="00FF3A72" w:rsidRDefault="00FF3A72" w:rsidP="00FF3A72">
      <w:pPr>
        <w:pStyle w:val="ListParagraph"/>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p>
    <w:p w14:paraId="36C8C705" w14:textId="42EDE974" w:rsidR="00FF3A72" w:rsidRPr="00FF3A72" w:rsidRDefault="00FF3A72" w:rsidP="00FF3A72">
      <w:pPr>
        <w:pStyle w:val="ListParagraph"/>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r w:rsidRPr="00FF3A72">
        <w:rPr>
          <w:rFonts w:ascii="Times New Roman" w:hAnsi="Times New Roman" w:cs="Times New Roman"/>
        </w:rPr>
        <w:t xml:space="preserve">Note: As per 1850.02 Quarterly IPM inspections will be carried out by the PMO, document review and visual inspection of key areas.  Each inspection shall be documented and maintained in primary </w:t>
      </w:r>
      <w:r w:rsidR="00F07634" w:rsidRPr="00FF3A72">
        <w:rPr>
          <w:rFonts w:ascii="Times New Roman" w:hAnsi="Times New Roman" w:cs="Times New Roman"/>
        </w:rPr>
        <w:t>logbook</w:t>
      </w:r>
      <w:r w:rsidRPr="00FF3A72">
        <w:rPr>
          <w:rFonts w:ascii="Times New Roman" w:hAnsi="Times New Roman" w:cs="Times New Roman"/>
        </w:rPr>
        <w:t xml:space="preserve"> or records maintenance folders (hard copies or electronic copies)</w:t>
      </w:r>
    </w:p>
    <w:p w14:paraId="1A92E048" w14:textId="77777777" w:rsidR="00FF3A72" w:rsidRDefault="00FF3A72" w:rsidP="00FF3A72">
      <w:pPr>
        <w:tabs>
          <w:tab w:val="left" w:pos="554"/>
        </w:tabs>
        <w:kinsoku w:val="0"/>
        <w:overflowPunct w:val="0"/>
        <w:autoSpaceDE w:val="0"/>
        <w:autoSpaceDN w:val="0"/>
        <w:adjustRightInd w:val="0"/>
        <w:spacing w:after="0" w:line="240" w:lineRule="auto"/>
        <w:outlineLvl w:val="0"/>
        <w:rPr>
          <w:rFonts w:ascii="Times New Roman" w:hAnsi="Times New Roman" w:cs="Times New Roman"/>
          <w:b/>
          <w:bCs/>
        </w:rPr>
      </w:pPr>
    </w:p>
    <w:p w14:paraId="35CD627C" w14:textId="031D40C7" w:rsidR="00FF3A72" w:rsidRDefault="00FF3A72" w:rsidP="00FF3A72">
      <w:pPr>
        <w:numPr>
          <w:ilvl w:val="1"/>
          <w:numId w:val="19"/>
        </w:numPr>
        <w:tabs>
          <w:tab w:val="left" w:pos="554"/>
        </w:tabs>
        <w:kinsoku w:val="0"/>
        <w:overflowPunct w:val="0"/>
        <w:autoSpaceDE w:val="0"/>
        <w:autoSpaceDN w:val="0"/>
        <w:adjustRightInd w:val="0"/>
        <w:spacing w:after="0" w:line="240" w:lineRule="auto"/>
        <w:outlineLvl w:val="0"/>
        <w:rPr>
          <w:rFonts w:ascii="Times New Roman" w:hAnsi="Times New Roman" w:cs="Times New Roman"/>
          <w:b/>
          <w:bCs/>
        </w:rPr>
      </w:pPr>
      <w:r w:rsidRPr="00FF3A72">
        <w:rPr>
          <w:rFonts w:ascii="Times New Roman" w:hAnsi="Times New Roman" w:cs="Times New Roman"/>
          <w:b/>
          <w:bCs/>
        </w:rPr>
        <w:t>Safety Requirements</w:t>
      </w:r>
    </w:p>
    <w:p w14:paraId="40EA99DB" w14:textId="77777777" w:rsidR="00FF3A72" w:rsidRDefault="00FF3A72" w:rsidP="00FF3A72">
      <w:pPr>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b/>
          <w:bCs/>
        </w:rPr>
      </w:pPr>
    </w:p>
    <w:p w14:paraId="1D94F000" w14:textId="77777777" w:rsidR="00FF3A72" w:rsidRPr="007900A4" w:rsidRDefault="00FF3A72" w:rsidP="00FF3A72">
      <w:pPr>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r w:rsidRPr="007900A4">
        <w:rPr>
          <w:rFonts w:ascii="Times New Roman" w:hAnsi="Times New Roman" w:cs="Times New Roman"/>
        </w:rPr>
        <w:t xml:space="preserve">The Contractor shall take precautions as the COR or designee may determine to be reasonably necessary to protect the lives and health of occupants at this Medical Center. The COR or </w:t>
      </w:r>
      <w:proofErr w:type="gramStart"/>
      <w:r w:rsidRPr="007900A4">
        <w:rPr>
          <w:rFonts w:ascii="Times New Roman" w:hAnsi="Times New Roman" w:cs="Times New Roman"/>
        </w:rPr>
        <w:t>designee</w:t>
      </w:r>
      <w:proofErr w:type="gramEnd"/>
      <w:r w:rsidRPr="007900A4">
        <w:rPr>
          <w:rFonts w:ascii="Times New Roman" w:hAnsi="Times New Roman" w:cs="Times New Roman"/>
        </w:rPr>
        <w:t xml:space="preserve"> shall notify the Contracting Officer (CO) of any non-compliance with the terms of the contract. Upon receipt of a Letter of Concern, the Contractor shall correct deficiencies and provide a corrective action letter to the CO.</w:t>
      </w:r>
    </w:p>
    <w:p w14:paraId="75C7E246" w14:textId="77777777" w:rsidR="00FF3A72" w:rsidRPr="007900A4" w:rsidRDefault="00FF3A72" w:rsidP="00FF3A72">
      <w:pPr>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p>
    <w:p w14:paraId="10409311" w14:textId="77777777" w:rsidR="00FF3A72" w:rsidRPr="007900A4" w:rsidRDefault="00FF3A72" w:rsidP="00FF3A72">
      <w:pPr>
        <w:tabs>
          <w:tab w:val="left" w:pos="554"/>
        </w:tabs>
        <w:kinsoku w:val="0"/>
        <w:overflowPunct w:val="0"/>
        <w:autoSpaceDE w:val="0"/>
        <w:autoSpaceDN w:val="0"/>
        <w:adjustRightInd w:val="0"/>
        <w:spacing w:after="0" w:line="240" w:lineRule="auto"/>
        <w:ind w:left="553"/>
        <w:outlineLvl w:val="0"/>
        <w:rPr>
          <w:rFonts w:ascii="Times New Roman" w:hAnsi="Times New Roman" w:cs="Times New Roman"/>
        </w:rPr>
      </w:pPr>
      <w:r w:rsidRPr="007900A4">
        <w:rPr>
          <w:rFonts w:ascii="Times New Roman" w:hAnsi="Times New Roman" w:cs="Times New Roman"/>
        </w:rPr>
        <w:t>The Contractor shall be responsible to ensure that employees take all necessary safety precautions appropriately in the performance of services i.e. wearing proper face mask, breathing apparatus, clothing, etc. The Contractor shall be responsible to insure employees receive up-to-date training concerning the latest EPA, Federal, State and local regulations.</w:t>
      </w:r>
    </w:p>
    <w:p w14:paraId="53564CB0" w14:textId="77777777" w:rsidR="00FF3A72" w:rsidRDefault="00FF3A72" w:rsidP="00FF3A72">
      <w:pPr>
        <w:tabs>
          <w:tab w:val="left" w:pos="554"/>
        </w:tabs>
        <w:kinsoku w:val="0"/>
        <w:overflowPunct w:val="0"/>
        <w:autoSpaceDE w:val="0"/>
        <w:autoSpaceDN w:val="0"/>
        <w:adjustRightInd w:val="0"/>
        <w:spacing w:after="0" w:line="240" w:lineRule="auto"/>
        <w:outlineLvl w:val="0"/>
        <w:rPr>
          <w:rFonts w:ascii="Times New Roman" w:hAnsi="Times New Roman" w:cs="Times New Roman"/>
          <w:b/>
          <w:bCs/>
        </w:rPr>
      </w:pPr>
    </w:p>
    <w:p w14:paraId="64A91C37" w14:textId="4B906093" w:rsidR="00AA290F" w:rsidRPr="00FF3A72" w:rsidRDefault="00FF3A72" w:rsidP="00FF3A72">
      <w:pPr>
        <w:numPr>
          <w:ilvl w:val="1"/>
          <w:numId w:val="19"/>
        </w:numPr>
        <w:tabs>
          <w:tab w:val="left" w:pos="554"/>
        </w:tabs>
        <w:kinsoku w:val="0"/>
        <w:overflowPunct w:val="0"/>
        <w:autoSpaceDE w:val="0"/>
        <w:autoSpaceDN w:val="0"/>
        <w:adjustRightInd w:val="0"/>
        <w:spacing w:after="0" w:line="240" w:lineRule="auto"/>
        <w:outlineLvl w:val="0"/>
        <w:rPr>
          <w:rFonts w:ascii="Times New Roman" w:hAnsi="Times New Roman" w:cs="Times New Roman"/>
          <w:b/>
          <w:bCs/>
        </w:rPr>
      </w:pPr>
      <w:r w:rsidRPr="00FF3A72">
        <w:rPr>
          <w:rFonts w:ascii="Times New Roman" w:hAnsi="Times New Roman" w:cs="Times New Roman"/>
          <w:b/>
          <w:bCs/>
        </w:rPr>
        <w:t>I</w:t>
      </w:r>
      <w:r w:rsidR="00AA290F" w:rsidRPr="00FF3A72">
        <w:rPr>
          <w:rFonts w:ascii="Times New Roman" w:hAnsi="Times New Roman" w:cs="Times New Roman"/>
          <w:b/>
          <w:bCs/>
        </w:rPr>
        <w:t>nterference to Normal</w:t>
      </w:r>
      <w:r w:rsidR="00AA290F" w:rsidRPr="00FF3A72">
        <w:rPr>
          <w:rFonts w:ascii="Times New Roman" w:hAnsi="Times New Roman" w:cs="Times New Roman"/>
          <w:b/>
          <w:bCs/>
          <w:spacing w:val="-1"/>
        </w:rPr>
        <w:t xml:space="preserve"> </w:t>
      </w:r>
      <w:r w:rsidR="00AA290F" w:rsidRPr="00FF3A72">
        <w:rPr>
          <w:rFonts w:ascii="Times New Roman" w:hAnsi="Times New Roman" w:cs="Times New Roman"/>
          <w:b/>
          <w:bCs/>
        </w:rPr>
        <w:t>Functions</w:t>
      </w:r>
    </w:p>
    <w:p w14:paraId="46AC5175" w14:textId="77777777" w:rsidR="00AA290F" w:rsidRPr="00AA290F" w:rsidRDefault="00AA290F" w:rsidP="00AA290F">
      <w:pPr>
        <w:kinsoku w:val="0"/>
        <w:overflowPunct w:val="0"/>
        <w:autoSpaceDE w:val="0"/>
        <w:autoSpaceDN w:val="0"/>
        <w:adjustRightInd w:val="0"/>
        <w:spacing w:before="1" w:after="0" w:line="240" w:lineRule="auto"/>
        <w:rPr>
          <w:rFonts w:ascii="Times New Roman" w:hAnsi="Times New Roman" w:cs="Times New Roman"/>
          <w:b/>
          <w:bCs/>
          <w:sz w:val="24"/>
          <w:szCs w:val="24"/>
        </w:rPr>
      </w:pPr>
    </w:p>
    <w:p w14:paraId="5BBDC96C" w14:textId="77777777" w:rsidR="00AA290F" w:rsidRPr="00AA290F" w:rsidRDefault="00AA290F" w:rsidP="00AA290F">
      <w:pPr>
        <w:kinsoku w:val="0"/>
        <w:overflowPunct w:val="0"/>
        <w:autoSpaceDE w:val="0"/>
        <w:autoSpaceDN w:val="0"/>
        <w:adjustRightInd w:val="0"/>
        <w:spacing w:before="1" w:after="0" w:line="276" w:lineRule="auto"/>
        <w:ind w:left="111" w:right="197"/>
        <w:rPr>
          <w:rFonts w:ascii="Times New Roman" w:hAnsi="Times New Roman" w:cs="Times New Roman"/>
        </w:rPr>
      </w:pPr>
      <w:r w:rsidRPr="00AA290F">
        <w:rPr>
          <w:rFonts w:ascii="Times New Roman" w:hAnsi="Times New Roman" w:cs="Times New Roman"/>
        </w:rPr>
        <w:t>The Contractor shall be required to interrupt their work at any time so as not to interfere with the normal functioning of the facilities, fire protection systems and pass of facility</w:t>
      </w:r>
      <w:r w:rsidR="009A2899">
        <w:rPr>
          <w:rFonts w:ascii="Times New Roman" w:hAnsi="Times New Roman" w:cs="Times New Roman"/>
        </w:rPr>
        <w:t>,</w:t>
      </w:r>
      <w:r w:rsidRPr="00AA290F">
        <w:rPr>
          <w:rFonts w:ascii="Times New Roman" w:hAnsi="Times New Roman" w:cs="Times New Roman"/>
        </w:rPr>
        <w:t xml:space="preserve"> patients</w:t>
      </w:r>
      <w:r w:rsidR="009A2899">
        <w:rPr>
          <w:rFonts w:ascii="Times New Roman" w:hAnsi="Times New Roman" w:cs="Times New Roman"/>
        </w:rPr>
        <w:t>,</w:t>
      </w:r>
      <w:r w:rsidRPr="00AA290F">
        <w:rPr>
          <w:rFonts w:ascii="Times New Roman" w:hAnsi="Times New Roman" w:cs="Times New Roman"/>
        </w:rPr>
        <w:t xml:space="preserve"> personnel, equipment and carts.</w:t>
      </w:r>
    </w:p>
    <w:p w14:paraId="1AE51EDC" w14:textId="77777777" w:rsidR="00AA290F" w:rsidRPr="00AA290F" w:rsidRDefault="00AA290F" w:rsidP="00AA290F">
      <w:pPr>
        <w:kinsoku w:val="0"/>
        <w:overflowPunct w:val="0"/>
        <w:autoSpaceDE w:val="0"/>
        <w:autoSpaceDN w:val="0"/>
        <w:adjustRightInd w:val="0"/>
        <w:spacing w:before="10" w:after="0" w:line="240" w:lineRule="auto"/>
        <w:rPr>
          <w:rFonts w:ascii="Times New Roman" w:hAnsi="Times New Roman" w:cs="Times New Roman"/>
          <w:sz w:val="20"/>
          <w:szCs w:val="20"/>
        </w:rPr>
      </w:pPr>
    </w:p>
    <w:p w14:paraId="62DDA39A" w14:textId="77777777" w:rsidR="00AA290F" w:rsidRPr="00AA290F" w:rsidRDefault="00AA290F" w:rsidP="00FF3A72">
      <w:pPr>
        <w:numPr>
          <w:ilvl w:val="1"/>
          <w:numId w:val="1"/>
        </w:numPr>
        <w:tabs>
          <w:tab w:val="left" w:pos="554"/>
        </w:tabs>
        <w:kinsoku w:val="0"/>
        <w:overflowPunct w:val="0"/>
        <w:autoSpaceDE w:val="0"/>
        <w:autoSpaceDN w:val="0"/>
        <w:adjustRightInd w:val="0"/>
        <w:spacing w:after="0" w:line="240" w:lineRule="auto"/>
        <w:outlineLvl w:val="0"/>
        <w:rPr>
          <w:rFonts w:ascii="Times New Roman" w:hAnsi="Times New Roman" w:cs="Times New Roman"/>
          <w:b/>
          <w:bCs/>
        </w:rPr>
      </w:pPr>
      <w:r w:rsidRPr="00AA290F">
        <w:rPr>
          <w:rFonts w:ascii="Times New Roman" w:hAnsi="Times New Roman" w:cs="Times New Roman"/>
          <w:b/>
          <w:bCs/>
        </w:rPr>
        <w:t>Storage of Pest Control</w:t>
      </w:r>
      <w:r w:rsidRPr="00AA290F">
        <w:rPr>
          <w:rFonts w:ascii="Times New Roman" w:hAnsi="Times New Roman" w:cs="Times New Roman"/>
          <w:b/>
          <w:bCs/>
          <w:spacing w:val="-2"/>
        </w:rPr>
        <w:t xml:space="preserve"> </w:t>
      </w:r>
      <w:r w:rsidRPr="00AA290F">
        <w:rPr>
          <w:rFonts w:ascii="Times New Roman" w:hAnsi="Times New Roman" w:cs="Times New Roman"/>
          <w:b/>
          <w:bCs/>
        </w:rPr>
        <w:t>Materials</w:t>
      </w:r>
    </w:p>
    <w:p w14:paraId="6BDA484C" w14:textId="77777777" w:rsidR="00AA290F" w:rsidRPr="00AA290F" w:rsidRDefault="00AA290F" w:rsidP="00AA290F">
      <w:pPr>
        <w:kinsoku w:val="0"/>
        <w:overflowPunct w:val="0"/>
        <w:autoSpaceDE w:val="0"/>
        <w:autoSpaceDN w:val="0"/>
        <w:adjustRightInd w:val="0"/>
        <w:spacing w:before="2" w:after="0" w:line="240" w:lineRule="auto"/>
        <w:rPr>
          <w:rFonts w:ascii="Times New Roman" w:hAnsi="Times New Roman" w:cs="Times New Roman"/>
          <w:b/>
          <w:bCs/>
          <w:sz w:val="24"/>
          <w:szCs w:val="24"/>
        </w:rPr>
      </w:pPr>
    </w:p>
    <w:p w14:paraId="30148764" w14:textId="77777777" w:rsidR="00AA290F" w:rsidRPr="00AA290F" w:rsidRDefault="00AA290F" w:rsidP="00AA290F">
      <w:pPr>
        <w:kinsoku w:val="0"/>
        <w:overflowPunct w:val="0"/>
        <w:autoSpaceDE w:val="0"/>
        <w:autoSpaceDN w:val="0"/>
        <w:adjustRightInd w:val="0"/>
        <w:spacing w:after="0" w:line="240" w:lineRule="auto"/>
        <w:ind w:left="111"/>
        <w:rPr>
          <w:rFonts w:ascii="Times New Roman" w:hAnsi="Times New Roman" w:cs="Times New Roman"/>
        </w:rPr>
      </w:pPr>
      <w:r w:rsidRPr="00AA290F">
        <w:rPr>
          <w:rFonts w:ascii="Times New Roman" w:hAnsi="Times New Roman" w:cs="Times New Roman"/>
        </w:rPr>
        <w:t>No pest control materials or equipment shall be stored at any VA installation when the operator is not working.</w:t>
      </w:r>
    </w:p>
    <w:p w14:paraId="1E9AE3DE" w14:textId="77777777" w:rsidR="00AA290F" w:rsidRPr="00AA290F" w:rsidRDefault="00AA290F" w:rsidP="00AA290F">
      <w:pPr>
        <w:kinsoku w:val="0"/>
        <w:overflowPunct w:val="0"/>
        <w:autoSpaceDE w:val="0"/>
        <w:autoSpaceDN w:val="0"/>
        <w:adjustRightInd w:val="0"/>
        <w:spacing w:before="2" w:after="0" w:line="240" w:lineRule="auto"/>
        <w:rPr>
          <w:rFonts w:ascii="Times New Roman" w:hAnsi="Times New Roman" w:cs="Times New Roman"/>
          <w:sz w:val="24"/>
          <w:szCs w:val="24"/>
        </w:rPr>
      </w:pPr>
    </w:p>
    <w:p w14:paraId="37247BA3" w14:textId="77777777" w:rsidR="00AA290F" w:rsidRPr="00AA290F" w:rsidRDefault="00AA290F" w:rsidP="00AA290F">
      <w:pPr>
        <w:numPr>
          <w:ilvl w:val="1"/>
          <w:numId w:val="1"/>
        </w:numPr>
        <w:tabs>
          <w:tab w:val="left" w:pos="554"/>
        </w:tabs>
        <w:kinsoku w:val="0"/>
        <w:overflowPunct w:val="0"/>
        <w:autoSpaceDE w:val="0"/>
        <w:autoSpaceDN w:val="0"/>
        <w:adjustRightInd w:val="0"/>
        <w:spacing w:after="0" w:line="240" w:lineRule="auto"/>
        <w:ind w:hanging="443"/>
        <w:outlineLvl w:val="0"/>
        <w:rPr>
          <w:rFonts w:ascii="Times New Roman" w:hAnsi="Times New Roman" w:cs="Times New Roman"/>
          <w:b/>
          <w:bCs/>
        </w:rPr>
      </w:pPr>
      <w:r w:rsidRPr="00AA290F">
        <w:rPr>
          <w:rFonts w:ascii="Times New Roman" w:hAnsi="Times New Roman" w:cs="Times New Roman"/>
          <w:b/>
          <w:bCs/>
        </w:rPr>
        <w:t>Call Back</w:t>
      </w:r>
      <w:r w:rsidRPr="00AA290F">
        <w:rPr>
          <w:rFonts w:ascii="Times New Roman" w:hAnsi="Times New Roman" w:cs="Times New Roman"/>
          <w:b/>
          <w:bCs/>
          <w:spacing w:val="-1"/>
        </w:rPr>
        <w:t xml:space="preserve"> </w:t>
      </w:r>
      <w:r w:rsidRPr="00AA290F">
        <w:rPr>
          <w:rFonts w:ascii="Times New Roman" w:hAnsi="Times New Roman" w:cs="Times New Roman"/>
          <w:b/>
          <w:bCs/>
        </w:rPr>
        <w:t>Requirement</w:t>
      </w:r>
    </w:p>
    <w:p w14:paraId="0DA7FAB4" w14:textId="77777777" w:rsidR="00AA290F" w:rsidRPr="00AA290F" w:rsidRDefault="00AA290F" w:rsidP="00AA290F">
      <w:pPr>
        <w:kinsoku w:val="0"/>
        <w:overflowPunct w:val="0"/>
        <w:autoSpaceDE w:val="0"/>
        <w:autoSpaceDN w:val="0"/>
        <w:adjustRightInd w:val="0"/>
        <w:spacing w:before="2" w:after="0" w:line="240" w:lineRule="auto"/>
        <w:rPr>
          <w:rFonts w:ascii="Times New Roman" w:hAnsi="Times New Roman" w:cs="Times New Roman"/>
          <w:b/>
          <w:bCs/>
          <w:sz w:val="24"/>
          <w:szCs w:val="24"/>
        </w:rPr>
      </w:pPr>
    </w:p>
    <w:p w14:paraId="49E38BAC" w14:textId="3A704A72" w:rsidR="00D65060" w:rsidRPr="00D65060" w:rsidRDefault="00D65060" w:rsidP="00D65060">
      <w:pPr>
        <w:kinsoku w:val="0"/>
        <w:overflowPunct w:val="0"/>
        <w:autoSpaceDE w:val="0"/>
        <w:autoSpaceDN w:val="0"/>
        <w:adjustRightInd w:val="0"/>
        <w:spacing w:before="1" w:after="0" w:line="276" w:lineRule="auto"/>
        <w:ind w:left="111" w:right="125"/>
        <w:rPr>
          <w:rFonts w:ascii="Times New Roman" w:hAnsi="Times New Roman" w:cs="Times New Roman"/>
        </w:rPr>
      </w:pPr>
      <w:r w:rsidRPr="00D65060">
        <w:rPr>
          <w:rFonts w:ascii="Times New Roman" w:hAnsi="Times New Roman" w:cs="Times New Roman"/>
          <w:b/>
          <w:bCs/>
        </w:rPr>
        <w:lastRenderedPageBreak/>
        <w:t>Routine:</w:t>
      </w:r>
      <w:r w:rsidRPr="00D65060">
        <w:rPr>
          <w:rFonts w:ascii="Times New Roman" w:hAnsi="Times New Roman" w:cs="Times New Roman"/>
        </w:rPr>
        <w:t xml:space="preserve"> The Contractor shall</w:t>
      </w:r>
      <w:r w:rsidR="00324959">
        <w:rPr>
          <w:rFonts w:ascii="Times New Roman" w:hAnsi="Times New Roman" w:cs="Times New Roman"/>
        </w:rPr>
        <w:t>,</w:t>
      </w:r>
      <w:r w:rsidRPr="00D65060">
        <w:rPr>
          <w:rFonts w:ascii="Times New Roman" w:hAnsi="Times New Roman" w:cs="Times New Roman"/>
        </w:rPr>
        <w:t xml:space="preserve"> within </w:t>
      </w:r>
      <w:r w:rsidR="00BC5216">
        <w:rPr>
          <w:rFonts w:ascii="Times New Roman" w:hAnsi="Times New Roman" w:cs="Times New Roman"/>
        </w:rPr>
        <w:t>6</w:t>
      </w:r>
      <w:r w:rsidRPr="00D65060">
        <w:rPr>
          <w:rFonts w:ascii="Times New Roman" w:hAnsi="Times New Roman" w:cs="Times New Roman"/>
        </w:rPr>
        <w:t xml:space="preserve"> hours after receipt of notification by the Contracting Officer or his representative, and at no additional charge to the Government, retreat previously treated areas when inadequate control (as per specifications) was obtained.</w:t>
      </w:r>
    </w:p>
    <w:p w14:paraId="39722578" w14:textId="77777777" w:rsidR="00D65060" w:rsidRPr="00D65060" w:rsidRDefault="00D65060" w:rsidP="00D65060">
      <w:pPr>
        <w:kinsoku w:val="0"/>
        <w:overflowPunct w:val="0"/>
        <w:autoSpaceDE w:val="0"/>
        <w:autoSpaceDN w:val="0"/>
        <w:adjustRightInd w:val="0"/>
        <w:spacing w:before="1" w:after="0" w:line="276" w:lineRule="auto"/>
        <w:ind w:left="111" w:right="125"/>
        <w:rPr>
          <w:rFonts w:ascii="Times New Roman" w:hAnsi="Times New Roman" w:cs="Times New Roman"/>
        </w:rPr>
      </w:pPr>
    </w:p>
    <w:p w14:paraId="1EDCB917" w14:textId="00E4CBB6" w:rsidR="00AA290F" w:rsidRDefault="00D65060" w:rsidP="00D65060">
      <w:pPr>
        <w:kinsoku w:val="0"/>
        <w:overflowPunct w:val="0"/>
        <w:autoSpaceDE w:val="0"/>
        <w:autoSpaceDN w:val="0"/>
        <w:adjustRightInd w:val="0"/>
        <w:spacing w:before="1" w:after="0" w:line="276" w:lineRule="auto"/>
        <w:ind w:left="111" w:right="125"/>
        <w:rPr>
          <w:rFonts w:ascii="Times New Roman" w:hAnsi="Times New Roman" w:cs="Times New Roman"/>
        </w:rPr>
      </w:pPr>
      <w:r w:rsidRPr="00D65060">
        <w:rPr>
          <w:rFonts w:ascii="Times New Roman" w:hAnsi="Times New Roman" w:cs="Times New Roman"/>
          <w:b/>
          <w:bCs/>
        </w:rPr>
        <w:t>Emergency:</w:t>
      </w:r>
      <w:r w:rsidRPr="00D65060">
        <w:rPr>
          <w:rFonts w:ascii="Times New Roman" w:hAnsi="Times New Roman" w:cs="Times New Roman"/>
        </w:rPr>
        <w:t xml:space="preserve"> The Contractor shall</w:t>
      </w:r>
      <w:r w:rsidR="00324959">
        <w:rPr>
          <w:rFonts w:ascii="Times New Roman" w:hAnsi="Times New Roman" w:cs="Times New Roman"/>
        </w:rPr>
        <w:t>,</w:t>
      </w:r>
      <w:r w:rsidRPr="00D65060">
        <w:rPr>
          <w:rFonts w:ascii="Times New Roman" w:hAnsi="Times New Roman" w:cs="Times New Roman"/>
        </w:rPr>
        <w:t xml:space="preserve"> within 2 hours after receipt of notification by the Contracting Officer or his representative, perform IPM Services to correct the emergent condition.</w:t>
      </w:r>
      <w:r w:rsidR="00BC5216">
        <w:rPr>
          <w:rFonts w:ascii="Times New Roman" w:hAnsi="Times New Roman" w:cs="Times New Roman"/>
        </w:rPr>
        <w:t xml:space="preserve">  These calls will be for pest concerns such as bed bugs and in certain patient care areas.</w:t>
      </w:r>
    </w:p>
    <w:p w14:paraId="61BB60EC" w14:textId="77777777" w:rsidR="00D65060" w:rsidRDefault="00D65060" w:rsidP="00D65060">
      <w:pPr>
        <w:kinsoku w:val="0"/>
        <w:overflowPunct w:val="0"/>
        <w:autoSpaceDE w:val="0"/>
        <w:autoSpaceDN w:val="0"/>
        <w:adjustRightInd w:val="0"/>
        <w:spacing w:before="1" w:after="0" w:line="276" w:lineRule="auto"/>
        <w:ind w:left="111" w:right="125"/>
        <w:rPr>
          <w:rFonts w:ascii="Times New Roman" w:hAnsi="Times New Roman" w:cs="Times New Roman"/>
        </w:rPr>
      </w:pPr>
    </w:p>
    <w:p w14:paraId="14B56673" w14:textId="77777777" w:rsidR="009A2899" w:rsidRPr="00AA290F" w:rsidRDefault="009A2899" w:rsidP="00AA290F">
      <w:pPr>
        <w:kinsoku w:val="0"/>
        <w:overflowPunct w:val="0"/>
        <w:autoSpaceDE w:val="0"/>
        <w:autoSpaceDN w:val="0"/>
        <w:adjustRightInd w:val="0"/>
        <w:spacing w:before="1" w:after="0" w:line="276" w:lineRule="auto"/>
        <w:ind w:left="111" w:right="125"/>
        <w:rPr>
          <w:rFonts w:ascii="Times New Roman" w:hAnsi="Times New Roman" w:cs="Times New Roman"/>
        </w:rPr>
        <w:sectPr w:rsidR="009A2899" w:rsidRPr="00AA290F">
          <w:type w:val="continuous"/>
          <w:pgSz w:w="12240" w:h="15840"/>
          <w:pgMar w:top="1000" w:right="1060" w:bottom="280" w:left="1040" w:header="720" w:footer="720" w:gutter="0"/>
          <w:cols w:space="720"/>
          <w:noEndnote/>
        </w:sectPr>
      </w:pPr>
    </w:p>
    <w:p w14:paraId="025EA915" w14:textId="1604B656" w:rsidR="00FF0D4E" w:rsidRDefault="00AA290F" w:rsidP="00AA290F">
      <w:pPr>
        <w:kinsoku w:val="0"/>
        <w:overflowPunct w:val="0"/>
        <w:autoSpaceDE w:val="0"/>
        <w:autoSpaceDN w:val="0"/>
        <w:adjustRightInd w:val="0"/>
        <w:spacing w:after="0" w:line="243" w:lineRule="exact"/>
        <w:ind w:left="39"/>
        <w:outlineLvl w:val="0"/>
        <w:rPr>
          <w:rFonts w:ascii="Times New Roman" w:hAnsi="Times New Roman" w:cs="Times New Roman"/>
          <w:b/>
          <w:bCs/>
          <w:spacing w:val="55"/>
        </w:rPr>
      </w:pPr>
      <w:r w:rsidRPr="00AA290F">
        <w:rPr>
          <w:rFonts w:ascii="Times New Roman" w:hAnsi="Times New Roman" w:cs="Times New Roman"/>
          <w:b/>
          <w:bCs/>
          <w:spacing w:val="55"/>
        </w:rPr>
        <w:t xml:space="preserve"> </w:t>
      </w:r>
    </w:p>
    <w:p w14:paraId="0E280965" w14:textId="181BECF8" w:rsidR="00AA290F" w:rsidRPr="00AA290F" w:rsidRDefault="00AA290F" w:rsidP="00AA290F">
      <w:pPr>
        <w:kinsoku w:val="0"/>
        <w:overflowPunct w:val="0"/>
        <w:autoSpaceDE w:val="0"/>
        <w:autoSpaceDN w:val="0"/>
        <w:adjustRightInd w:val="0"/>
        <w:spacing w:after="0" w:line="243" w:lineRule="exact"/>
        <w:ind w:left="39"/>
        <w:outlineLvl w:val="0"/>
        <w:rPr>
          <w:rFonts w:ascii="Times New Roman" w:hAnsi="Times New Roman" w:cs="Times New Roman"/>
          <w:b/>
          <w:bCs/>
        </w:rPr>
      </w:pPr>
      <w:r w:rsidRPr="00AA290F">
        <w:rPr>
          <w:rFonts w:ascii="Times New Roman" w:hAnsi="Times New Roman" w:cs="Times New Roman"/>
          <w:b/>
          <w:bCs/>
        </w:rPr>
        <w:t>Attachments</w:t>
      </w:r>
    </w:p>
    <w:p w14:paraId="30FD2356" w14:textId="77777777" w:rsidR="00AA290F" w:rsidRPr="00FF0D4E" w:rsidRDefault="00AA290F" w:rsidP="009A2899">
      <w:pPr>
        <w:kinsoku w:val="0"/>
        <w:overflowPunct w:val="0"/>
        <w:autoSpaceDE w:val="0"/>
        <w:autoSpaceDN w:val="0"/>
        <w:adjustRightInd w:val="0"/>
        <w:spacing w:before="115" w:after="0" w:line="504" w:lineRule="auto"/>
        <w:ind w:left="112" w:right="5314" w:hanging="1"/>
        <w:rPr>
          <w:rFonts w:ascii="Times New Roman" w:hAnsi="Times New Roman" w:cs="Times New Roman"/>
          <w:b/>
          <w:bCs/>
        </w:rPr>
      </w:pPr>
      <w:r w:rsidRPr="00FF0D4E">
        <w:rPr>
          <w:rFonts w:ascii="Times New Roman" w:hAnsi="Times New Roman" w:cs="Times New Roman"/>
          <w:b/>
          <w:bCs/>
        </w:rPr>
        <w:t xml:space="preserve">Attach #1 Quality Assurance Surveillance Plan </w:t>
      </w:r>
    </w:p>
    <w:p w14:paraId="16A0E325" w14:textId="042D6CCC" w:rsidR="007900A4" w:rsidRDefault="007900A4" w:rsidP="004C22A2"/>
    <w:p w14:paraId="7EFEB32C" w14:textId="77777777" w:rsidR="00F07634" w:rsidRDefault="00F07634" w:rsidP="004C22A2"/>
    <w:p w14:paraId="44F62F33" w14:textId="77777777" w:rsidR="00F07634" w:rsidRPr="00FF0D4E" w:rsidRDefault="00F07634" w:rsidP="00F07634">
      <w:pPr>
        <w:rPr>
          <w:rFonts w:ascii="Times New Roman" w:hAnsi="Times New Roman" w:cs="Times New Roman"/>
          <w:b/>
        </w:rPr>
      </w:pPr>
      <w:r w:rsidRPr="00FF0D4E">
        <w:rPr>
          <w:rFonts w:ascii="Times New Roman" w:hAnsi="Times New Roman" w:cs="Times New Roman"/>
          <w:b/>
        </w:rPr>
        <w:t>Attachment #2 Facility Map</w:t>
      </w:r>
    </w:p>
    <w:p w14:paraId="337D9D35" w14:textId="0774D1D4" w:rsidR="00F07634" w:rsidRPr="00104B50" w:rsidRDefault="004F3FF6" w:rsidP="00F07634">
      <w:pPr>
        <w:rPr>
          <w:rFonts w:ascii="Times New Roman" w:hAnsi="Times New Roman" w:cs="Times New Roman"/>
          <w:bCs/>
        </w:rPr>
      </w:pPr>
      <w:r>
        <w:rPr>
          <w:rFonts w:ascii="Times New Roman" w:hAnsi="Times New Roman" w:cs="Times New Roman"/>
          <w:bCs/>
        </w:rPr>
        <w:object w:dxaOrig="1539" w:dyaOrig="997" w14:anchorId="77F3B6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9.5pt;height:50pt" o:ole="">
            <v:imagedata r:id="rId10" o:title=""/>
          </v:shape>
          <o:OLEObject Type="Embed" ProgID="AcroExch.Document.DC" ShapeID="_x0000_i1029" DrawAspect="Icon" ObjectID="_1839053541" r:id="rId11"/>
        </w:object>
      </w:r>
    </w:p>
    <w:p w14:paraId="7504C062" w14:textId="77777777" w:rsidR="00F07634" w:rsidRDefault="00F07634" w:rsidP="00F07634">
      <w:pPr>
        <w:rPr>
          <w:rFonts w:ascii="Arial" w:hAnsi="Arial" w:cs="Arial"/>
          <w:b/>
          <w:sz w:val="20"/>
          <w:szCs w:val="20"/>
        </w:rPr>
      </w:pPr>
      <w:r>
        <w:rPr>
          <w:rFonts w:ascii="Arial" w:hAnsi="Arial" w:cs="Arial"/>
          <w:b/>
          <w:sz w:val="20"/>
          <w:szCs w:val="20"/>
        </w:rPr>
        <w:t>VHA Directive 1850.02 Pest Management Operations Program</w:t>
      </w:r>
    </w:p>
    <w:p w14:paraId="52557067" w14:textId="77777777" w:rsidR="00F07634" w:rsidRDefault="00F07634" w:rsidP="00F07634">
      <w:pPr>
        <w:rPr>
          <w:rFonts w:ascii="Arial" w:hAnsi="Arial" w:cs="Arial"/>
          <w:b/>
          <w:sz w:val="20"/>
          <w:szCs w:val="20"/>
        </w:rPr>
      </w:pPr>
      <w:r>
        <w:rPr>
          <w:rFonts w:ascii="Arial" w:hAnsi="Arial" w:cs="Arial"/>
          <w:b/>
          <w:sz w:val="20"/>
          <w:szCs w:val="20"/>
        </w:rPr>
        <w:object w:dxaOrig="1539" w:dyaOrig="997" w14:anchorId="5BB032CA">
          <v:shape id="_x0000_i1026" type="#_x0000_t75" style="width:77.5pt;height:49.5pt" o:ole="">
            <v:imagedata r:id="rId12" o:title=""/>
          </v:shape>
          <o:OLEObject Type="Link" ProgID="Acrobat.Document.DC" ShapeID="_x0000_i1026" DrawAspect="Icon" r:id="rId13" UpdateMode="Always">
            <o:LinkType>EnhancedMetaFile</o:LinkType>
            <o:LockedField>false</o:LockedField>
            <o:FieldCodes>\f 0</o:FieldCodes>
          </o:OLEObject>
        </w:object>
      </w:r>
    </w:p>
    <w:p w14:paraId="32C6028D" w14:textId="77777777" w:rsidR="00F07634" w:rsidRDefault="00F07634" w:rsidP="00F07634">
      <w:pPr>
        <w:rPr>
          <w:rFonts w:ascii="Arial" w:hAnsi="Arial" w:cs="Arial"/>
          <w:b/>
          <w:sz w:val="20"/>
          <w:szCs w:val="20"/>
        </w:rPr>
      </w:pPr>
      <w:r>
        <w:rPr>
          <w:rFonts w:ascii="Arial" w:hAnsi="Arial" w:cs="Arial"/>
          <w:b/>
          <w:sz w:val="20"/>
          <w:szCs w:val="20"/>
        </w:rPr>
        <w:t>Environmental Programs Service Bed Bug Management Guide 2022</w:t>
      </w:r>
    </w:p>
    <w:p w14:paraId="715C9A9C" w14:textId="02066031" w:rsidR="00F07634" w:rsidRDefault="00F07634" w:rsidP="00F07634">
      <w:pPr>
        <w:rPr>
          <w:rFonts w:ascii="Arial" w:hAnsi="Arial" w:cs="Arial"/>
          <w:b/>
          <w:sz w:val="20"/>
          <w:szCs w:val="20"/>
        </w:rPr>
      </w:pPr>
      <w:r>
        <w:rPr>
          <w:rFonts w:ascii="Arial" w:hAnsi="Arial" w:cs="Arial"/>
          <w:b/>
          <w:sz w:val="20"/>
          <w:szCs w:val="20"/>
        </w:rPr>
        <w:object w:dxaOrig="1539" w:dyaOrig="997" w14:anchorId="1199664C">
          <v:shape id="_x0000_i1027" type="#_x0000_t75" style="width:77.5pt;height:49.5pt" o:ole="">
            <v:imagedata r:id="rId14" o:title=""/>
          </v:shape>
          <o:OLEObject Type="Link" ProgID="AcroExch.Document.DC" ShapeID="_x0000_i1027" DrawAspect="Icon" r:id="rId15" UpdateMode="Always">
            <o:LinkType>EnhancedMetaFile</o:LinkType>
            <o:LockedField>false</o:LockedField>
            <o:FieldCodes>\f 0</o:FieldCodes>
          </o:OLEObject>
        </w:object>
      </w:r>
    </w:p>
    <w:p w14:paraId="244EA3EE" w14:textId="77777777" w:rsidR="00F07634" w:rsidRPr="00010FA1" w:rsidRDefault="00F07634" w:rsidP="004C22A2"/>
    <w:p w14:paraId="11F5E721" w14:textId="77777777" w:rsidR="007900A4" w:rsidRDefault="007900A4" w:rsidP="004C22A2">
      <w:pPr>
        <w:rPr>
          <w:rFonts w:ascii="Arial" w:hAnsi="Arial" w:cs="Arial"/>
          <w:b/>
          <w:sz w:val="20"/>
          <w:szCs w:val="20"/>
        </w:rPr>
      </w:pPr>
    </w:p>
    <w:p w14:paraId="0D8BF7F1" w14:textId="77777777" w:rsidR="007900A4" w:rsidRDefault="007900A4" w:rsidP="004C22A2">
      <w:pPr>
        <w:rPr>
          <w:rFonts w:ascii="Arial" w:hAnsi="Arial" w:cs="Arial"/>
          <w:b/>
          <w:sz w:val="20"/>
          <w:szCs w:val="20"/>
        </w:rPr>
      </w:pPr>
    </w:p>
    <w:p w14:paraId="7B2F844D" w14:textId="77777777" w:rsidR="007900A4" w:rsidRDefault="007900A4" w:rsidP="004C22A2">
      <w:pPr>
        <w:rPr>
          <w:rFonts w:ascii="Arial" w:hAnsi="Arial" w:cs="Arial"/>
          <w:b/>
          <w:sz w:val="20"/>
          <w:szCs w:val="20"/>
        </w:rPr>
      </w:pPr>
    </w:p>
    <w:p w14:paraId="5C98FFFF" w14:textId="77777777" w:rsidR="007900A4" w:rsidRDefault="007900A4" w:rsidP="004C22A2">
      <w:pPr>
        <w:rPr>
          <w:rFonts w:ascii="Arial" w:hAnsi="Arial" w:cs="Arial"/>
          <w:b/>
          <w:sz w:val="20"/>
          <w:szCs w:val="20"/>
        </w:rPr>
      </w:pPr>
    </w:p>
    <w:p w14:paraId="0A459E1C" w14:textId="77777777" w:rsidR="004A6009" w:rsidRDefault="004A6009" w:rsidP="004C22A2">
      <w:pPr>
        <w:rPr>
          <w:rFonts w:ascii="Arial" w:hAnsi="Arial" w:cs="Arial"/>
          <w:b/>
          <w:sz w:val="20"/>
          <w:szCs w:val="20"/>
        </w:rPr>
      </w:pPr>
    </w:p>
    <w:p w14:paraId="41840868" w14:textId="7FE188AF" w:rsidR="004C22A2" w:rsidRDefault="004C22A2" w:rsidP="004C22A2">
      <w:pPr>
        <w:rPr>
          <w:rFonts w:ascii="Arial" w:hAnsi="Arial" w:cs="Arial"/>
          <w:b/>
          <w:sz w:val="20"/>
          <w:szCs w:val="20"/>
        </w:rPr>
      </w:pPr>
      <w:r>
        <w:rPr>
          <w:rFonts w:ascii="Arial" w:hAnsi="Arial" w:cs="Arial"/>
          <w:b/>
          <w:sz w:val="20"/>
          <w:szCs w:val="20"/>
        </w:rPr>
        <w:t>EXHIBIT 1</w:t>
      </w:r>
    </w:p>
    <w:p w14:paraId="46DAA64D" w14:textId="0385DD36" w:rsidR="0074501D" w:rsidRPr="00B55704" w:rsidRDefault="0074501D" w:rsidP="0074501D">
      <w:pPr>
        <w:jc w:val="center"/>
        <w:rPr>
          <w:rFonts w:ascii="Arial" w:hAnsi="Arial" w:cs="Arial"/>
          <w:b/>
          <w:sz w:val="20"/>
          <w:szCs w:val="20"/>
        </w:rPr>
      </w:pPr>
      <w:r w:rsidRPr="00B55704">
        <w:rPr>
          <w:rFonts w:ascii="Arial" w:hAnsi="Arial" w:cs="Arial"/>
          <w:b/>
          <w:sz w:val="20"/>
          <w:szCs w:val="20"/>
        </w:rPr>
        <w:t>BUILDING</w:t>
      </w:r>
      <w:r w:rsidR="00B96328">
        <w:rPr>
          <w:rFonts w:ascii="Arial" w:hAnsi="Arial" w:cs="Arial"/>
          <w:b/>
          <w:sz w:val="20"/>
          <w:szCs w:val="20"/>
        </w:rPr>
        <w:t xml:space="preserve"> LIST</w:t>
      </w:r>
      <w:r w:rsidRPr="00B55704">
        <w:rPr>
          <w:rFonts w:ascii="Arial" w:hAnsi="Arial" w:cs="Arial"/>
          <w:b/>
          <w:sz w:val="20"/>
          <w:szCs w:val="20"/>
        </w:rPr>
        <w:t>/FUNCTION</w:t>
      </w:r>
    </w:p>
    <w:p w14:paraId="4D2AB2A3" w14:textId="77777777" w:rsidR="0074501D" w:rsidRPr="00B55704" w:rsidRDefault="0074501D" w:rsidP="0074501D">
      <w:pPr>
        <w:ind w:left="720"/>
        <w:rPr>
          <w:rFonts w:ascii="Arial" w:hAnsi="Arial" w:cs="Arial"/>
          <w:sz w:val="20"/>
          <w:szCs w:val="20"/>
        </w:rPr>
      </w:pPr>
    </w:p>
    <w:p w14:paraId="7A13E8CF" w14:textId="77777777" w:rsidR="0074501D" w:rsidRDefault="0074501D" w:rsidP="0074501D">
      <w:pPr>
        <w:spacing w:line="480" w:lineRule="auto"/>
        <w:ind w:left="720"/>
        <w:rPr>
          <w:rFonts w:ascii="Arial" w:hAnsi="Arial" w:cs="Arial"/>
          <w:sz w:val="20"/>
          <w:szCs w:val="20"/>
        </w:rPr>
      </w:pPr>
      <w:r>
        <w:rPr>
          <w:rFonts w:ascii="Arial" w:hAnsi="Arial" w:cs="Arial"/>
          <w:sz w:val="20"/>
          <w:szCs w:val="20"/>
        </w:rPr>
        <w:t xml:space="preserve">VACCHCS grounds/property and exteriors of buildings </w:t>
      </w:r>
      <w:r w:rsidRPr="00BB0A33">
        <w:rPr>
          <w:rFonts w:ascii="Arial" w:hAnsi="Arial" w:cs="Arial"/>
          <w:sz w:val="20"/>
          <w:szCs w:val="20"/>
        </w:rPr>
        <w:t>(approximately 19.6 acres)</w:t>
      </w:r>
    </w:p>
    <w:p w14:paraId="68D745FB" w14:textId="77777777" w:rsidR="0074501D" w:rsidRPr="00B55704" w:rsidRDefault="0074501D" w:rsidP="0074501D">
      <w:pPr>
        <w:spacing w:line="480" w:lineRule="auto"/>
        <w:ind w:left="720"/>
        <w:rPr>
          <w:rFonts w:ascii="Arial" w:hAnsi="Arial" w:cs="Arial"/>
          <w:sz w:val="20"/>
          <w:szCs w:val="20"/>
        </w:rPr>
      </w:pPr>
      <w:r w:rsidRPr="00B55704">
        <w:rPr>
          <w:rFonts w:ascii="Arial" w:hAnsi="Arial" w:cs="Arial"/>
          <w:sz w:val="20"/>
          <w:szCs w:val="20"/>
        </w:rPr>
        <w:t xml:space="preserve">Building No. 1 - </w:t>
      </w:r>
      <w:r>
        <w:rPr>
          <w:rFonts w:ascii="Arial" w:hAnsi="Arial" w:cs="Arial"/>
          <w:sz w:val="20"/>
          <w:szCs w:val="20"/>
        </w:rPr>
        <w:t>Main</w:t>
      </w:r>
      <w:r w:rsidRPr="00B55704">
        <w:rPr>
          <w:rFonts w:ascii="Arial" w:hAnsi="Arial" w:cs="Arial"/>
          <w:sz w:val="20"/>
          <w:szCs w:val="20"/>
        </w:rPr>
        <w:t xml:space="preserve"> Hospital</w:t>
      </w:r>
      <w:r>
        <w:rPr>
          <w:rFonts w:ascii="Arial" w:hAnsi="Arial" w:cs="Arial"/>
          <w:sz w:val="20"/>
          <w:szCs w:val="20"/>
        </w:rPr>
        <w:t xml:space="preserve"> (including sub-basements)</w:t>
      </w:r>
    </w:p>
    <w:p w14:paraId="25A4A6E5" w14:textId="77777777" w:rsidR="0074501D" w:rsidRDefault="0074501D" w:rsidP="0074501D">
      <w:pPr>
        <w:spacing w:line="480" w:lineRule="auto"/>
        <w:ind w:left="720"/>
        <w:rPr>
          <w:rFonts w:ascii="Arial" w:hAnsi="Arial" w:cs="Arial"/>
          <w:sz w:val="20"/>
          <w:szCs w:val="20"/>
        </w:rPr>
      </w:pPr>
      <w:r w:rsidRPr="005C471C">
        <w:rPr>
          <w:rFonts w:ascii="Arial" w:hAnsi="Arial" w:cs="Arial"/>
          <w:sz w:val="20"/>
          <w:szCs w:val="20"/>
        </w:rPr>
        <w:t xml:space="preserve">Building No. 2 - </w:t>
      </w:r>
      <w:r>
        <w:rPr>
          <w:rFonts w:ascii="Arial" w:hAnsi="Arial" w:cs="Arial"/>
          <w:sz w:val="20"/>
          <w:szCs w:val="20"/>
        </w:rPr>
        <w:t>Boiler</w:t>
      </w:r>
      <w:r w:rsidRPr="005C471C">
        <w:rPr>
          <w:rFonts w:ascii="Arial" w:hAnsi="Arial" w:cs="Arial"/>
          <w:sz w:val="20"/>
          <w:szCs w:val="20"/>
        </w:rPr>
        <w:t xml:space="preserve"> Plant</w:t>
      </w:r>
    </w:p>
    <w:p w14:paraId="38A36A92" w14:textId="77777777" w:rsidR="0074501D" w:rsidRPr="005C471C" w:rsidRDefault="0074501D" w:rsidP="0074501D">
      <w:pPr>
        <w:spacing w:line="480" w:lineRule="auto"/>
        <w:ind w:left="720"/>
        <w:rPr>
          <w:rFonts w:ascii="Arial" w:hAnsi="Arial" w:cs="Arial"/>
          <w:sz w:val="20"/>
          <w:szCs w:val="20"/>
        </w:rPr>
      </w:pPr>
      <w:r>
        <w:rPr>
          <w:rFonts w:ascii="Arial" w:hAnsi="Arial" w:cs="Arial"/>
          <w:sz w:val="20"/>
          <w:szCs w:val="20"/>
        </w:rPr>
        <w:lastRenderedPageBreak/>
        <w:t xml:space="preserve">‘Barn’ (storage structure between Building 2 and 3) </w:t>
      </w:r>
    </w:p>
    <w:p w14:paraId="703C3289" w14:textId="77777777" w:rsidR="0074501D" w:rsidRDefault="0074501D" w:rsidP="0074501D">
      <w:pPr>
        <w:spacing w:line="480" w:lineRule="auto"/>
        <w:ind w:left="720"/>
        <w:rPr>
          <w:rFonts w:ascii="Arial" w:hAnsi="Arial" w:cs="Arial"/>
          <w:sz w:val="20"/>
          <w:szCs w:val="20"/>
        </w:rPr>
      </w:pPr>
      <w:r w:rsidRPr="00B55704">
        <w:rPr>
          <w:rFonts w:ascii="Arial" w:hAnsi="Arial" w:cs="Arial"/>
          <w:sz w:val="20"/>
          <w:szCs w:val="20"/>
        </w:rPr>
        <w:t>Building No. 3</w:t>
      </w:r>
      <w:r>
        <w:rPr>
          <w:rFonts w:ascii="Arial" w:hAnsi="Arial" w:cs="Arial"/>
          <w:sz w:val="20"/>
          <w:szCs w:val="20"/>
        </w:rPr>
        <w:t xml:space="preserve"> –</w:t>
      </w:r>
      <w:r w:rsidRPr="00B55704">
        <w:rPr>
          <w:rFonts w:ascii="Arial" w:hAnsi="Arial" w:cs="Arial"/>
          <w:sz w:val="20"/>
          <w:szCs w:val="20"/>
        </w:rPr>
        <w:t xml:space="preserve"> </w:t>
      </w:r>
      <w:r>
        <w:rPr>
          <w:rFonts w:ascii="Arial" w:hAnsi="Arial" w:cs="Arial"/>
          <w:sz w:val="20"/>
          <w:szCs w:val="20"/>
        </w:rPr>
        <w:t xml:space="preserve">Engineering </w:t>
      </w:r>
      <w:r w:rsidRPr="00B55704">
        <w:rPr>
          <w:rFonts w:ascii="Arial" w:hAnsi="Arial" w:cs="Arial"/>
          <w:sz w:val="20"/>
          <w:szCs w:val="20"/>
        </w:rPr>
        <w:t>Offices</w:t>
      </w:r>
      <w:r>
        <w:rPr>
          <w:rFonts w:ascii="Arial" w:hAnsi="Arial" w:cs="Arial"/>
          <w:sz w:val="20"/>
          <w:szCs w:val="20"/>
        </w:rPr>
        <w:t xml:space="preserve"> and work shops</w:t>
      </w:r>
    </w:p>
    <w:p w14:paraId="506BA742" w14:textId="77777777" w:rsidR="0074501D" w:rsidRDefault="0074501D" w:rsidP="0074501D">
      <w:pPr>
        <w:spacing w:line="480" w:lineRule="auto"/>
        <w:ind w:left="720"/>
        <w:rPr>
          <w:rFonts w:ascii="Arial" w:hAnsi="Arial" w:cs="Arial"/>
          <w:sz w:val="20"/>
          <w:szCs w:val="20"/>
        </w:rPr>
      </w:pPr>
      <w:r>
        <w:rPr>
          <w:rFonts w:ascii="Arial" w:hAnsi="Arial" w:cs="Arial"/>
          <w:sz w:val="20"/>
          <w:szCs w:val="20"/>
        </w:rPr>
        <w:t>‘Bullpens’ (Fenced in storage for engineering workshops)</w:t>
      </w:r>
    </w:p>
    <w:p w14:paraId="4CFC619F" w14:textId="77777777" w:rsidR="0074501D" w:rsidRPr="00B55704" w:rsidRDefault="0074501D" w:rsidP="0074501D">
      <w:pPr>
        <w:spacing w:line="480" w:lineRule="auto"/>
        <w:ind w:firstLine="720"/>
        <w:rPr>
          <w:rFonts w:ascii="Arial" w:hAnsi="Arial" w:cs="Arial"/>
          <w:sz w:val="20"/>
          <w:szCs w:val="20"/>
        </w:rPr>
      </w:pPr>
      <w:r>
        <w:rPr>
          <w:rFonts w:ascii="Arial" w:hAnsi="Arial" w:cs="Arial"/>
          <w:sz w:val="20"/>
          <w:szCs w:val="20"/>
        </w:rPr>
        <w:t>Building No. 22 – Chiller Plant</w:t>
      </w:r>
    </w:p>
    <w:p w14:paraId="0939F804" w14:textId="77777777" w:rsidR="0074501D" w:rsidRDefault="0074501D" w:rsidP="0074501D">
      <w:pPr>
        <w:spacing w:line="480" w:lineRule="auto"/>
        <w:ind w:left="720"/>
        <w:rPr>
          <w:rFonts w:ascii="Arial" w:hAnsi="Arial" w:cs="Arial"/>
          <w:sz w:val="20"/>
          <w:szCs w:val="20"/>
        </w:rPr>
      </w:pPr>
      <w:r w:rsidRPr="00B55704">
        <w:rPr>
          <w:rFonts w:ascii="Arial" w:hAnsi="Arial" w:cs="Arial"/>
          <w:sz w:val="20"/>
          <w:szCs w:val="20"/>
        </w:rPr>
        <w:t xml:space="preserve">Building No. 24 </w:t>
      </w:r>
      <w:r>
        <w:rPr>
          <w:rFonts w:ascii="Arial" w:hAnsi="Arial" w:cs="Arial"/>
          <w:sz w:val="20"/>
          <w:szCs w:val="20"/>
        </w:rPr>
        <w:t>–</w:t>
      </w:r>
      <w:r w:rsidRPr="00B55704">
        <w:rPr>
          <w:rFonts w:ascii="Arial" w:hAnsi="Arial" w:cs="Arial"/>
          <w:sz w:val="20"/>
          <w:szCs w:val="20"/>
        </w:rPr>
        <w:t xml:space="preserve"> </w:t>
      </w:r>
      <w:r>
        <w:rPr>
          <w:rFonts w:ascii="Arial" w:hAnsi="Arial" w:cs="Arial"/>
          <w:sz w:val="20"/>
          <w:szCs w:val="20"/>
        </w:rPr>
        <w:t xml:space="preserve">Medical Education Building (including the Auditorium and basement/sub-basement) </w:t>
      </w:r>
    </w:p>
    <w:p w14:paraId="0FEC7079" w14:textId="77777777" w:rsidR="0074501D" w:rsidRPr="00B55704" w:rsidRDefault="0074501D" w:rsidP="0074501D">
      <w:pPr>
        <w:spacing w:line="480" w:lineRule="auto"/>
        <w:ind w:left="720"/>
        <w:rPr>
          <w:rFonts w:ascii="Arial" w:hAnsi="Arial" w:cs="Arial"/>
          <w:sz w:val="20"/>
          <w:szCs w:val="20"/>
        </w:rPr>
      </w:pPr>
      <w:r>
        <w:rPr>
          <w:rFonts w:ascii="Arial" w:hAnsi="Arial" w:cs="Arial"/>
          <w:sz w:val="20"/>
          <w:szCs w:val="20"/>
        </w:rPr>
        <w:t>Building No. 25</w:t>
      </w:r>
      <w:r w:rsidRPr="00B55704">
        <w:rPr>
          <w:rFonts w:ascii="Arial" w:hAnsi="Arial" w:cs="Arial"/>
          <w:sz w:val="20"/>
          <w:szCs w:val="20"/>
        </w:rPr>
        <w:t xml:space="preserve"> </w:t>
      </w:r>
      <w:r>
        <w:rPr>
          <w:rFonts w:ascii="Arial" w:hAnsi="Arial" w:cs="Arial"/>
          <w:sz w:val="20"/>
          <w:szCs w:val="20"/>
        </w:rPr>
        <w:t>–</w:t>
      </w:r>
      <w:r w:rsidRPr="00B55704">
        <w:rPr>
          <w:rFonts w:ascii="Arial" w:hAnsi="Arial" w:cs="Arial"/>
          <w:sz w:val="20"/>
          <w:szCs w:val="20"/>
        </w:rPr>
        <w:t xml:space="preserve"> </w:t>
      </w:r>
      <w:r>
        <w:rPr>
          <w:rFonts w:ascii="Arial" w:hAnsi="Arial" w:cs="Arial"/>
          <w:sz w:val="20"/>
          <w:szCs w:val="20"/>
        </w:rPr>
        <w:t>Mental Health Clinic</w:t>
      </w:r>
    </w:p>
    <w:p w14:paraId="7CA37C37" w14:textId="77777777" w:rsidR="0074501D" w:rsidRPr="00B55704" w:rsidRDefault="0074501D" w:rsidP="0074501D">
      <w:pPr>
        <w:spacing w:line="480" w:lineRule="auto"/>
        <w:ind w:left="720"/>
        <w:rPr>
          <w:rFonts w:ascii="Arial" w:hAnsi="Arial" w:cs="Arial"/>
          <w:sz w:val="20"/>
          <w:szCs w:val="20"/>
        </w:rPr>
      </w:pPr>
      <w:r w:rsidRPr="00B55704">
        <w:rPr>
          <w:rFonts w:ascii="Arial" w:hAnsi="Arial" w:cs="Arial"/>
          <w:sz w:val="20"/>
          <w:szCs w:val="20"/>
        </w:rPr>
        <w:t xml:space="preserve">Building No. </w:t>
      </w:r>
      <w:r>
        <w:rPr>
          <w:rFonts w:ascii="Arial" w:hAnsi="Arial" w:cs="Arial"/>
          <w:sz w:val="20"/>
          <w:szCs w:val="20"/>
        </w:rPr>
        <w:t>27</w:t>
      </w:r>
      <w:r w:rsidRPr="00B55704">
        <w:rPr>
          <w:rFonts w:ascii="Arial" w:hAnsi="Arial" w:cs="Arial"/>
          <w:sz w:val="20"/>
          <w:szCs w:val="20"/>
        </w:rPr>
        <w:t xml:space="preserve"> </w:t>
      </w:r>
      <w:r>
        <w:rPr>
          <w:rFonts w:ascii="Arial" w:hAnsi="Arial" w:cs="Arial"/>
          <w:sz w:val="20"/>
          <w:szCs w:val="20"/>
        </w:rPr>
        <w:t>–</w:t>
      </w:r>
      <w:r w:rsidRPr="00B55704">
        <w:rPr>
          <w:rFonts w:ascii="Arial" w:hAnsi="Arial" w:cs="Arial"/>
          <w:sz w:val="20"/>
          <w:szCs w:val="20"/>
        </w:rPr>
        <w:t xml:space="preserve"> </w:t>
      </w:r>
      <w:r>
        <w:rPr>
          <w:rFonts w:ascii="Arial" w:hAnsi="Arial" w:cs="Arial"/>
          <w:sz w:val="20"/>
          <w:szCs w:val="20"/>
        </w:rPr>
        <w:t>Homeless Program and Administrative Offices (including any conference rooms and patio area)</w:t>
      </w:r>
    </w:p>
    <w:p w14:paraId="26E134E8" w14:textId="77777777" w:rsidR="0074501D" w:rsidRPr="00B55704" w:rsidRDefault="0074501D" w:rsidP="0074501D">
      <w:pPr>
        <w:spacing w:line="480" w:lineRule="auto"/>
        <w:rPr>
          <w:rFonts w:ascii="Arial" w:hAnsi="Arial" w:cs="Arial"/>
          <w:sz w:val="20"/>
          <w:szCs w:val="20"/>
        </w:rPr>
      </w:pPr>
      <w:r>
        <w:rPr>
          <w:rFonts w:ascii="Arial" w:hAnsi="Arial" w:cs="Arial"/>
          <w:sz w:val="20"/>
          <w:szCs w:val="20"/>
        </w:rPr>
        <w:tab/>
        <w:t>Building No. 34</w:t>
      </w:r>
      <w:r w:rsidRPr="00B55704">
        <w:rPr>
          <w:rFonts w:ascii="Arial" w:hAnsi="Arial" w:cs="Arial"/>
          <w:sz w:val="20"/>
          <w:szCs w:val="20"/>
        </w:rPr>
        <w:t xml:space="preserve"> </w:t>
      </w:r>
      <w:r>
        <w:rPr>
          <w:rFonts w:ascii="Arial" w:hAnsi="Arial" w:cs="Arial"/>
          <w:sz w:val="20"/>
          <w:szCs w:val="20"/>
        </w:rPr>
        <w:t>–</w:t>
      </w:r>
      <w:r w:rsidRPr="00B55704">
        <w:rPr>
          <w:rFonts w:ascii="Arial" w:hAnsi="Arial" w:cs="Arial"/>
          <w:sz w:val="20"/>
          <w:szCs w:val="20"/>
        </w:rPr>
        <w:t xml:space="preserve"> </w:t>
      </w:r>
      <w:r>
        <w:rPr>
          <w:rFonts w:ascii="Arial" w:hAnsi="Arial" w:cs="Arial"/>
          <w:sz w:val="20"/>
          <w:szCs w:val="20"/>
        </w:rPr>
        <w:t>Mental Health Clinic</w:t>
      </w:r>
    </w:p>
    <w:p w14:paraId="28B7638D" w14:textId="77777777" w:rsidR="0074501D" w:rsidRDefault="0074501D" w:rsidP="0074501D">
      <w:pPr>
        <w:spacing w:line="480" w:lineRule="auto"/>
        <w:rPr>
          <w:rFonts w:ascii="Arial" w:hAnsi="Arial" w:cs="Arial"/>
          <w:sz w:val="20"/>
          <w:szCs w:val="20"/>
        </w:rPr>
      </w:pPr>
      <w:r w:rsidRPr="00B55704">
        <w:rPr>
          <w:rFonts w:ascii="Arial" w:hAnsi="Arial" w:cs="Arial"/>
          <w:sz w:val="20"/>
          <w:szCs w:val="20"/>
        </w:rPr>
        <w:tab/>
      </w:r>
      <w:r>
        <w:rPr>
          <w:rFonts w:ascii="Arial" w:hAnsi="Arial" w:cs="Arial"/>
          <w:sz w:val="20"/>
          <w:szCs w:val="20"/>
        </w:rPr>
        <w:t>Building No. 31</w:t>
      </w:r>
      <w:r w:rsidRPr="00B55704">
        <w:rPr>
          <w:rFonts w:ascii="Arial" w:hAnsi="Arial" w:cs="Arial"/>
          <w:sz w:val="20"/>
          <w:szCs w:val="20"/>
        </w:rPr>
        <w:t xml:space="preserve"> </w:t>
      </w:r>
      <w:r>
        <w:rPr>
          <w:rFonts w:ascii="Arial" w:hAnsi="Arial" w:cs="Arial"/>
          <w:sz w:val="20"/>
          <w:szCs w:val="20"/>
        </w:rPr>
        <w:t>–</w:t>
      </w:r>
      <w:r w:rsidRPr="00B55704">
        <w:rPr>
          <w:rFonts w:ascii="Arial" w:hAnsi="Arial" w:cs="Arial"/>
          <w:sz w:val="20"/>
          <w:szCs w:val="20"/>
        </w:rPr>
        <w:t xml:space="preserve"> </w:t>
      </w:r>
      <w:r>
        <w:rPr>
          <w:rFonts w:ascii="Arial" w:hAnsi="Arial" w:cs="Arial"/>
          <w:sz w:val="20"/>
          <w:szCs w:val="20"/>
        </w:rPr>
        <w:t>Community Living Center (Nursing Home)</w:t>
      </w:r>
    </w:p>
    <w:p w14:paraId="1E72E5B3" w14:textId="77777777" w:rsidR="0074501D" w:rsidRDefault="0074501D" w:rsidP="0074501D">
      <w:pPr>
        <w:spacing w:line="480" w:lineRule="auto"/>
        <w:rPr>
          <w:rFonts w:ascii="Arial" w:hAnsi="Arial" w:cs="Arial"/>
          <w:sz w:val="20"/>
          <w:szCs w:val="20"/>
        </w:rPr>
      </w:pPr>
      <w:r>
        <w:rPr>
          <w:rFonts w:ascii="Arial" w:hAnsi="Arial" w:cs="Arial"/>
          <w:sz w:val="20"/>
          <w:szCs w:val="20"/>
        </w:rPr>
        <w:tab/>
        <w:t>Generator yard (including the electrical panel enclosure)</w:t>
      </w:r>
    </w:p>
    <w:p w14:paraId="38E2D6D3" w14:textId="77777777" w:rsidR="0074501D" w:rsidRDefault="0074501D" w:rsidP="0074501D">
      <w:pPr>
        <w:spacing w:line="480" w:lineRule="auto"/>
        <w:rPr>
          <w:rFonts w:ascii="Arial" w:hAnsi="Arial" w:cs="Arial"/>
          <w:sz w:val="20"/>
          <w:szCs w:val="20"/>
        </w:rPr>
      </w:pPr>
      <w:r>
        <w:rPr>
          <w:rFonts w:ascii="Arial" w:hAnsi="Arial" w:cs="Arial"/>
          <w:sz w:val="20"/>
          <w:szCs w:val="20"/>
        </w:rPr>
        <w:tab/>
        <w:t>Waste collection points (fenced in waste collection areas)</w:t>
      </w:r>
    </w:p>
    <w:p w14:paraId="71582B79" w14:textId="77777777" w:rsidR="0074501D" w:rsidRDefault="0074501D" w:rsidP="0074501D">
      <w:pPr>
        <w:spacing w:line="480" w:lineRule="auto"/>
        <w:ind w:left="720"/>
        <w:rPr>
          <w:rFonts w:ascii="Arial" w:hAnsi="Arial" w:cs="Arial"/>
          <w:sz w:val="20"/>
          <w:szCs w:val="20"/>
        </w:rPr>
      </w:pPr>
      <w:r w:rsidRPr="00BB0A33">
        <w:rPr>
          <w:rFonts w:ascii="Arial" w:hAnsi="Arial" w:cs="Arial"/>
          <w:sz w:val="20"/>
          <w:szCs w:val="20"/>
        </w:rPr>
        <w:t>Basements and sub-basements as applicable to any buildings</w:t>
      </w:r>
    </w:p>
    <w:p w14:paraId="5E88C474" w14:textId="77777777" w:rsidR="0074501D" w:rsidRPr="00BB0A33" w:rsidRDefault="0074501D" w:rsidP="0074501D">
      <w:pPr>
        <w:spacing w:line="480" w:lineRule="auto"/>
        <w:ind w:left="720"/>
        <w:rPr>
          <w:rFonts w:ascii="Arial" w:hAnsi="Arial" w:cs="Arial"/>
          <w:sz w:val="20"/>
          <w:szCs w:val="20"/>
        </w:rPr>
      </w:pPr>
      <w:r w:rsidRPr="00F537C2">
        <w:rPr>
          <w:rFonts w:ascii="Arial" w:hAnsi="Arial" w:cs="Arial"/>
          <w:sz w:val="20"/>
          <w:szCs w:val="20"/>
        </w:rPr>
        <w:t>Trailer</w:t>
      </w:r>
      <w:r>
        <w:rPr>
          <w:rFonts w:ascii="Arial" w:hAnsi="Arial" w:cs="Arial"/>
          <w:sz w:val="20"/>
          <w:szCs w:val="20"/>
        </w:rPr>
        <w:t xml:space="preserve"> Located on parking Lot (C)</w:t>
      </w:r>
    </w:p>
    <w:p w14:paraId="3FE58DF4" w14:textId="77777777" w:rsidR="0074501D" w:rsidRPr="00BB0A33" w:rsidRDefault="0074501D" w:rsidP="0074501D">
      <w:pPr>
        <w:spacing w:line="480" w:lineRule="auto"/>
        <w:ind w:left="720"/>
        <w:rPr>
          <w:rFonts w:ascii="Arial" w:hAnsi="Arial" w:cs="Arial"/>
          <w:sz w:val="20"/>
          <w:szCs w:val="20"/>
        </w:rPr>
      </w:pPr>
      <w:r>
        <w:rPr>
          <w:rFonts w:ascii="Arial" w:hAnsi="Arial" w:cs="Arial"/>
          <w:sz w:val="20"/>
          <w:szCs w:val="20"/>
        </w:rPr>
        <w:t xml:space="preserve">Tunnels and Crawl spaces - </w:t>
      </w:r>
      <w:r w:rsidRPr="00BB0A33">
        <w:rPr>
          <w:rFonts w:ascii="Arial" w:hAnsi="Arial" w:cs="Arial"/>
          <w:sz w:val="20"/>
          <w:szCs w:val="20"/>
        </w:rPr>
        <w:t>Main Hospital (including connecting tunnels to other buildings)</w:t>
      </w:r>
    </w:p>
    <w:p w14:paraId="64838E20" w14:textId="77777777" w:rsidR="0074501D" w:rsidRPr="00BB0A33" w:rsidRDefault="0074501D" w:rsidP="0074501D">
      <w:pPr>
        <w:ind w:left="720"/>
        <w:rPr>
          <w:rFonts w:ascii="Arial" w:hAnsi="Arial" w:cs="Arial"/>
          <w:sz w:val="20"/>
          <w:szCs w:val="20"/>
        </w:rPr>
      </w:pPr>
      <w:r w:rsidRPr="00BB0A33">
        <w:rPr>
          <w:rFonts w:ascii="Arial" w:hAnsi="Arial" w:cs="Arial"/>
          <w:sz w:val="20"/>
          <w:szCs w:val="20"/>
        </w:rPr>
        <w:t>NOTE</w:t>
      </w:r>
      <w:proofErr w:type="gramStart"/>
      <w:r w:rsidRPr="00BB0A33">
        <w:rPr>
          <w:rFonts w:ascii="Arial" w:hAnsi="Arial" w:cs="Arial"/>
          <w:sz w:val="20"/>
          <w:szCs w:val="20"/>
        </w:rPr>
        <w:t>:  Total</w:t>
      </w:r>
      <w:proofErr w:type="gramEnd"/>
      <w:r w:rsidRPr="00BB0A33">
        <w:rPr>
          <w:rFonts w:ascii="Arial" w:hAnsi="Arial" w:cs="Arial"/>
          <w:sz w:val="20"/>
          <w:szCs w:val="20"/>
        </w:rPr>
        <w:t xml:space="preserve"> interior square footage is approximately </w:t>
      </w:r>
      <w:r>
        <w:rPr>
          <w:rFonts w:ascii="Arial" w:hAnsi="Arial" w:cs="Arial"/>
          <w:sz w:val="20"/>
          <w:szCs w:val="20"/>
        </w:rPr>
        <w:t>520,000 square feet.</w:t>
      </w:r>
      <w:r w:rsidRPr="00BB0A33">
        <w:rPr>
          <w:rFonts w:ascii="Arial" w:hAnsi="Arial" w:cs="Arial"/>
          <w:sz w:val="20"/>
          <w:szCs w:val="20"/>
        </w:rPr>
        <w:t xml:space="preserve">  Interior is defined </w:t>
      </w:r>
      <w:r>
        <w:rPr>
          <w:rFonts w:ascii="Arial" w:hAnsi="Arial" w:cs="Arial"/>
          <w:sz w:val="20"/>
          <w:szCs w:val="20"/>
        </w:rPr>
        <w:t xml:space="preserve">as </w:t>
      </w:r>
      <w:r w:rsidRPr="00BB0A33">
        <w:rPr>
          <w:rFonts w:ascii="Arial" w:hAnsi="Arial" w:cs="Arial"/>
          <w:sz w:val="20"/>
          <w:szCs w:val="20"/>
        </w:rPr>
        <w:t>any area inside/internal to a structure/building, to include administrative offices, exam rooms, patient rooms, restrooms, etc.</w:t>
      </w:r>
    </w:p>
    <w:p w14:paraId="6D1153CB" w14:textId="77777777" w:rsidR="00B742AF" w:rsidRDefault="00B742AF"/>
    <w:p w14:paraId="5DFDA376" w14:textId="4DF60FD1" w:rsidR="00B742AF" w:rsidRDefault="00B742AF"/>
    <w:sectPr w:rsidR="00B742AF" w:rsidSect="0016047D">
      <w:type w:val="continuous"/>
      <w:pgSz w:w="12240" w:h="15840"/>
      <w:pgMar w:top="1000" w:right="1060" w:bottom="280" w:left="10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7F1AA4D0"/>
    <w:lvl w:ilvl="0">
      <w:start w:val="1"/>
      <w:numFmt w:val="decimal"/>
      <w:lvlText w:val="%1"/>
      <w:lvlJc w:val="left"/>
      <w:pPr>
        <w:ind w:left="112" w:hanging="332"/>
      </w:pPr>
    </w:lvl>
    <w:lvl w:ilvl="1">
      <w:start w:val="1"/>
      <w:numFmt w:val="decimal"/>
      <w:lvlText w:val="%1.%2"/>
      <w:lvlJc w:val="left"/>
      <w:pPr>
        <w:ind w:left="112" w:hanging="332"/>
      </w:pPr>
      <w:rPr>
        <w:rFonts w:ascii="Times New Roman" w:hAnsi="Times New Roman" w:cs="Times New Roman"/>
        <w:b/>
        <w:bCs/>
        <w:w w:val="99"/>
        <w:sz w:val="22"/>
        <w:szCs w:val="22"/>
      </w:rPr>
    </w:lvl>
    <w:lvl w:ilvl="2">
      <w:numFmt w:val="bullet"/>
      <w:lvlText w:val="•"/>
      <w:lvlJc w:val="left"/>
      <w:pPr>
        <w:ind w:left="2124" w:hanging="332"/>
      </w:pPr>
    </w:lvl>
    <w:lvl w:ilvl="3">
      <w:numFmt w:val="bullet"/>
      <w:lvlText w:val="•"/>
      <w:lvlJc w:val="left"/>
      <w:pPr>
        <w:ind w:left="3126" w:hanging="332"/>
      </w:pPr>
    </w:lvl>
    <w:lvl w:ilvl="4">
      <w:numFmt w:val="bullet"/>
      <w:lvlText w:val="•"/>
      <w:lvlJc w:val="left"/>
      <w:pPr>
        <w:ind w:left="4128" w:hanging="332"/>
      </w:pPr>
    </w:lvl>
    <w:lvl w:ilvl="5">
      <w:numFmt w:val="bullet"/>
      <w:lvlText w:val="•"/>
      <w:lvlJc w:val="left"/>
      <w:pPr>
        <w:ind w:left="5130" w:hanging="332"/>
      </w:pPr>
    </w:lvl>
    <w:lvl w:ilvl="6">
      <w:numFmt w:val="bullet"/>
      <w:lvlText w:val="•"/>
      <w:lvlJc w:val="left"/>
      <w:pPr>
        <w:ind w:left="6132" w:hanging="332"/>
      </w:pPr>
    </w:lvl>
    <w:lvl w:ilvl="7">
      <w:numFmt w:val="bullet"/>
      <w:lvlText w:val="•"/>
      <w:lvlJc w:val="left"/>
      <w:pPr>
        <w:ind w:left="7134" w:hanging="332"/>
      </w:pPr>
    </w:lvl>
    <w:lvl w:ilvl="8">
      <w:numFmt w:val="bullet"/>
      <w:lvlText w:val="•"/>
      <w:lvlJc w:val="left"/>
      <w:pPr>
        <w:ind w:left="8136" w:hanging="332"/>
      </w:pPr>
    </w:lvl>
  </w:abstractNum>
  <w:abstractNum w:abstractNumId="1" w15:restartNumberingAfterBreak="0">
    <w:nsid w:val="00000403"/>
    <w:multiLevelType w:val="multilevel"/>
    <w:tmpl w:val="6AACE3C0"/>
    <w:lvl w:ilvl="0">
      <w:start w:val="1"/>
      <w:numFmt w:val="decimal"/>
      <w:lvlText w:val="%1"/>
      <w:lvlJc w:val="left"/>
      <w:pPr>
        <w:ind w:left="112" w:hanging="332"/>
      </w:pPr>
    </w:lvl>
    <w:lvl w:ilvl="1">
      <w:start w:val="6"/>
      <w:numFmt w:val="decimal"/>
      <w:lvlText w:val="%1.%2"/>
      <w:lvlJc w:val="left"/>
      <w:pPr>
        <w:ind w:left="112" w:hanging="332"/>
      </w:pPr>
      <w:rPr>
        <w:rFonts w:ascii="Times New Roman" w:hAnsi="Times New Roman" w:cs="Times New Roman"/>
        <w:b/>
        <w:bCs/>
        <w:w w:val="99"/>
        <w:sz w:val="22"/>
        <w:szCs w:val="22"/>
      </w:rPr>
    </w:lvl>
    <w:lvl w:ilvl="2">
      <w:numFmt w:val="bullet"/>
      <w:lvlText w:val="•"/>
      <w:lvlJc w:val="left"/>
      <w:pPr>
        <w:ind w:left="2124" w:hanging="332"/>
      </w:pPr>
    </w:lvl>
    <w:lvl w:ilvl="3">
      <w:numFmt w:val="bullet"/>
      <w:lvlText w:val="•"/>
      <w:lvlJc w:val="left"/>
      <w:pPr>
        <w:ind w:left="3126" w:hanging="332"/>
      </w:pPr>
    </w:lvl>
    <w:lvl w:ilvl="4">
      <w:numFmt w:val="bullet"/>
      <w:lvlText w:val="•"/>
      <w:lvlJc w:val="left"/>
      <w:pPr>
        <w:ind w:left="4128" w:hanging="332"/>
      </w:pPr>
    </w:lvl>
    <w:lvl w:ilvl="5">
      <w:numFmt w:val="bullet"/>
      <w:lvlText w:val="•"/>
      <w:lvlJc w:val="left"/>
      <w:pPr>
        <w:ind w:left="5130" w:hanging="332"/>
      </w:pPr>
    </w:lvl>
    <w:lvl w:ilvl="6">
      <w:numFmt w:val="bullet"/>
      <w:lvlText w:val="•"/>
      <w:lvlJc w:val="left"/>
      <w:pPr>
        <w:ind w:left="6132" w:hanging="332"/>
      </w:pPr>
    </w:lvl>
    <w:lvl w:ilvl="7">
      <w:numFmt w:val="bullet"/>
      <w:lvlText w:val="•"/>
      <w:lvlJc w:val="left"/>
      <w:pPr>
        <w:ind w:left="7134" w:hanging="332"/>
      </w:pPr>
    </w:lvl>
    <w:lvl w:ilvl="8">
      <w:numFmt w:val="bullet"/>
      <w:lvlText w:val="•"/>
      <w:lvlJc w:val="left"/>
      <w:pPr>
        <w:ind w:left="8136" w:hanging="332"/>
      </w:pPr>
    </w:lvl>
  </w:abstractNum>
  <w:abstractNum w:abstractNumId="2" w15:restartNumberingAfterBreak="0">
    <w:nsid w:val="00000404"/>
    <w:multiLevelType w:val="multilevel"/>
    <w:tmpl w:val="47669056"/>
    <w:lvl w:ilvl="0">
      <w:numFmt w:val="bullet"/>
      <w:lvlText w:val=""/>
      <w:lvlJc w:val="left"/>
      <w:pPr>
        <w:ind w:left="1191" w:hanging="360"/>
      </w:pPr>
      <w:rPr>
        <w:rFonts w:ascii="Symbol" w:hAnsi="Symbol" w:cs="Symbol"/>
        <w:b w:val="0"/>
        <w:bCs w:val="0"/>
        <w:color w:val="auto"/>
        <w:w w:val="99"/>
        <w:sz w:val="22"/>
        <w:szCs w:val="22"/>
      </w:rPr>
    </w:lvl>
    <w:lvl w:ilvl="1">
      <w:numFmt w:val="bullet"/>
      <w:lvlText w:val="•"/>
      <w:lvlJc w:val="left"/>
      <w:pPr>
        <w:ind w:left="2094" w:hanging="360"/>
      </w:pPr>
    </w:lvl>
    <w:lvl w:ilvl="2">
      <w:numFmt w:val="bullet"/>
      <w:lvlText w:val="•"/>
      <w:lvlJc w:val="left"/>
      <w:pPr>
        <w:ind w:left="2988" w:hanging="360"/>
      </w:pPr>
    </w:lvl>
    <w:lvl w:ilvl="3">
      <w:numFmt w:val="bullet"/>
      <w:lvlText w:val="•"/>
      <w:lvlJc w:val="left"/>
      <w:pPr>
        <w:ind w:left="3882" w:hanging="360"/>
      </w:pPr>
    </w:lvl>
    <w:lvl w:ilvl="4">
      <w:numFmt w:val="bullet"/>
      <w:lvlText w:val="•"/>
      <w:lvlJc w:val="left"/>
      <w:pPr>
        <w:ind w:left="4776" w:hanging="360"/>
      </w:pPr>
    </w:lvl>
    <w:lvl w:ilvl="5">
      <w:numFmt w:val="bullet"/>
      <w:lvlText w:val="•"/>
      <w:lvlJc w:val="left"/>
      <w:pPr>
        <w:ind w:left="5670" w:hanging="360"/>
      </w:pPr>
    </w:lvl>
    <w:lvl w:ilvl="6">
      <w:numFmt w:val="bullet"/>
      <w:lvlText w:val="•"/>
      <w:lvlJc w:val="left"/>
      <w:pPr>
        <w:ind w:left="6564" w:hanging="360"/>
      </w:pPr>
    </w:lvl>
    <w:lvl w:ilvl="7">
      <w:numFmt w:val="bullet"/>
      <w:lvlText w:val="•"/>
      <w:lvlJc w:val="left"/>
      <w:pPr>
        <w:ind w:left="7458" w:hanging="360"/>
      </w:pPr>
    </w:lvl>
    <w:lvl w:ilvl="8">
      <w:numFmt w:val="bullet"/>
      <w:lvlText w:val="•"/>
      <w:lvlJc w:val="left"/>
      <w:pPr>
        <w:ind w:left="8352" w:hanging="360"/>
      </w:pPr>
    </w:lvl>
  </w:abstractNum>
  <w:abstractNum w:abstractNumId="3" w15:restartNumberingAfterBreak="0">
    <w:nsid w:val="00000405"/>
    <w:multiLevelType w:val="multilevel"/>
    <w:tmpl w:val="2DB4A45A"/>
    <w:lvl w:ilvl="0">
      <w:start w:val="5"/>
      <w:numFmt w:val="decimal"/>
      <w:lvlText w:val="%1"/>
      <w:lvlJc w:val="left"/>
      <w:pPr>
        <w:ind w:left="444" w:hanging="332"/>
      </w:pPr>
    </w:lvl>
    <w:lvl w:ilvl="1">
      <w:start w:val="1"/>
      <w:numFmt w:val="decimal"/>
      <w:lvlText w:val="%1.%2"/>
      <w:lvlJc w:val="left"/>
      <w:pPr>
        <w:ind w:left="444" w:hanging="332"/>
      </w:pPr>
      <w:rPr>
        <w:rFonts w:ascii="Times New Roman" w:hAnsi="Times New Roman" w:cs="Times New Roman"/>
        <w:b/>
        <w:bCs/>
        <w:w w:val="99"/>
        <w:sz w:val="22"/>
        <w:szCs w:val="22"/>
      </w:rPr>
    </w:lvl>
    <w:lvl w:ilvl="2">
      <w:start w:val="1"/>
      <w:numFmt w:val="upperLetter"/>
      <w:lvlText w:val="%3."/>
      <w:lvlJc w:val="left"/>
      <w:pPr>
        <w:ind w:left="833" w:hanging="361"/>
      </w:pPr>
      <w:rPr>
        <w:rFonts w:ascii="Times New Roman" w:hAnsi="Times New Roman" w:cs="Times New Roman"/>
        <w:b w:val="0"/>
        <w:bCs w:val="0"/>
        <w:spacing w:val="-1"/>
        <w:w w:val="99"/>
        <w:sz w:val="22"/>
        <w:szCs w:val="22"/>
      </w:rPr>
    </w:lvl>
    <w:lvl w:ilvl="3">
      <w:start w:val="1"/>
      <w:numFmt w:val="decimal"/>
      <w:lvlText w:val="%4)"/>
      <w:lvlJc w:val="left"/>
      <w:pPr>
        <w:ind w:left="1192" w:hanging="360"/>
      </w:pPr>
      <w:rPr>
        <w:rFonts w:ascii="Times New Roman" w:hAnsi="Times New Roman" w:cs="Times New Roman"/>
        <w:b w:val="0"/>
        <w:bCs w:val="0"/>
        <w:w w:val="99"/>
        <w:sz w:val="22"/>
        <w:szCs w:val="22"/>
      </w:rPr>
    </w:lvl>
    <w:lvl w:ilvl="4">
      <w:start w:val="1"/>
      <w:numFmt w:val="decimal"/>
      <w:lvlText w:val="%5."/>
      <w:lvlJc w:val="left"/>
      <w:pPr>
        <w:ind w:left="1350" w:hanging="360"/>
      </w:pPr>
    </w:lvl>
    <w:lvl w:ilvl="5">
      <w:numFmt w:val="bullet"/>
      <w:lvlText w:val="•"/>
      <w:lvlJc w:val="left"/>
      <w:pPr>
        <w:ind w:left="4552" w:hanging="360"/>
      </w:pPr>
    </w:lvl>
    <w:lvl w:ilvl="6">
      <w:numFmt w:val="bullet"/>
      <w:lvlText w:val="•"/>
      <w:lvlJc w:val="left"/>
      <w:pPr>
        <w:ind w:left="5670" w:hanging="360"/>
      </w:pPr>
    </w:lvl>
    <w:lvl w:ilvl="7">
      <w:numFmt w:val="bullet"/>
      <w:lvlText w:val="•"/>
      <w:lvlJc w:val="left"/>
      <w:pPr>
        <w:ind w:left="6787" w:hanging="360"/>
      </w:pPr>
    </w:lvl>
    <w:lvl w:ilvl="8">
      <w:numFmt w:val="bullet"/>
      <w:lvlText w:val="•"/>
      <w:lvlJc w:val="left"/>
      <w:pPr>
        <w:ind w:left="7905" w:hanging="360"/>
      </w:pPr>
    </w:lvl>
  </w:abstractNum>
  <w:abstractNum w:abstractNumId="4" w15:restartNumberingAfterBreak="0">
    <w:nsid w:val="00000406"/>
    <w:multiLevelType w:val="multilevel"/>
    <w:tmpl w:val="00000889"/>
    <w:lvl w:ilvl="0">
      <w:start w:val="4"/>
      <w:numFmt w:val="decimal"/>
      <w:lvlText w:val="%1)"/>
      <w:lvlJc w:val="left"/>
      <w:pPr>
        <w:ind w:left="1191" w:hanging="360"/>
      </w:pPr>
      <w:rPr>
        <w:rFonts w:ascii="Times New Roman" w:hAnsi="Times New Roman" w:cs="Times New Roman"/>
        <w:b w:val="0"/>
        <w:bCs w:val="0"/>
        <w:w w:val="99"/>
        <w:sz w:val="22"/>
        <w:szCs w:val="22"/>
      </w:rPr>
    </w:lvl>
    <w:lvl w:ilvl="1">
      <w:numFmt w:val="bullet"/>
      <w:lvlText w:val="•"/>
      <w:lvlJc w:val="left"/>
      <w:pPr>
        <w:ind w:left="2094" w:hanging="360"/>
      </w:pPr>
    </w:lvl>
    <w:lvl w:ilvl="2">
      <w:numFmt w:val="bullet"/>
      <w:lvlText w:val="•"/>
      <w:lvlJc w:val="left"/>
      <w:pPr>
        <w:ind w:left="2988" w:hanging="360"/>
      </w:pPr>
    </w:lvl>
    <w:lvl w:ilvl="3">
      <w:numFmt w:val="bullet"/>
      <w:lvlText w:val="•"/>
      <w:lvlJc w:val="left"/>
      <w:pPr>
        <w:ind w:left="3882" w:hanging="360"/>
      </w:pPr>
    </w:lvl>
    <w:lvl w:ilvl="4">
      <w:numFmt w:val="bullet"/>
      <w:lvlText w:val="•"/>
      <w:lvlJc w:val="left"/>
      <w:pPr>
        <w:ind w:left="4776" w:hanging="360"/>
      </w:pPr>
    </w:lvl>
    <w:lvl w:ilvl="5">
      <w:numFmt w:val="bullet"/>
      <w:lvlText w:val="•"/>
      <w:lvlJc w:val="left"/>
      <w:pPr>
        <w:ind w:left="5670" w:hanging="360"/>
      </w:pPr>
    </w:lvl>
    <w:lvl w:ilvl="6">
      <w:numFmt w:val="bullet"/>
      <w:lvlText w:val="•"/>
      <w:lvlJc w:val="left"/>
      <w:pPr>
        <w:ind w:left="6564" w:hanging="360"/>
      </w:pPr>
    </w:lvl>
    <w:lvl w:ilvl="7">
      <w:numFmt w:val="bullet"/>
      <w:lvlText w:val="•"/>
      <w:lvlJc w:val="left"/>
      <w:pPr>
        <w:ind w:left="7458" w:hanging="360"/>
      </w:pPr>
    </w:lvl>
    <w:lvl w:ilvl="8">
      <w:numFmt w:val="bullet"/>
      <w:lvlText w:val="•"/>
      <w:lvlJc w:val="left"/>
      <w:pPr>
        <w:ind w:left="8352" w:hanging="360"/>
      </w:pPr>
    </w:lvl>
  </w:abstractNum>
  <w:abstractNum w:abstractNumId="5" w15:restartNumberingAfterBreak="0">
    <w:nsid w:val="00000407"/>
    <w:multiLevelType w:val="multilevel"/>
    <w:tmpl w:val="0C4E84A4"/>
    <w:lvl w:ilvl="0">
      <w:start w:val="5"/>
      <w:numFmt w:val="decimal"/>
      <w:lvlText w:val="%1"/>
      <w:lvlJc w:val="left"/>
      <w:pPr>
        <w:ind w:left="443" w:hanging="332"/>
      </w:pPr>
    </w:lvl>
    <w:lvl w:ilvl="1">
      <w:start w:val="2"/>
      <w:numFmt w:val="decimal"/>
      <w:lvlText w:val="%1.%2"/>
      <w:lvlJc w:val="left"/>
      <w:pPr>
        <w:ind w:left="443" w:hanging="332"/>
      </w:pPr>
      <w:rPr>
        <w:rFonts w:ascii="Times New Roman" w:hAnsi="Times New Roman" w:cs="Times New Roman"/>
        <w:b/>
        <w:bCs/>
        <w:w w:val="99"/>
        <w:sz w:val="22"/>
        <w:szCs w:val="22"/>
      </w:rPr>
    </w:lvl>
    <w:lvl w:ilvl="2">
      <w:start w:val="1"/>
      <w:numFmt w:val="upperLetter"/>
      <w:lvlText w:val="%3."/>
      <w:lvlJc w:val="left"/>
      <w:pPr>
        <w:ind w:left="1901" w:hanging="360"/>
      </w:pPr>
    </w:lvl>
    <w:lvl w:ilvl="3">
      <w:start w:val="1"/>
      <w:numFmt w:val="decimal"/>
      <w:lvlText w:val="%4."/>
      <w:lvlJc w:val="left"/>
      <w:pPr>
        <w:ind w:left="1350" w:hanging="360"/>
      </w:pPr>
    </w:lvl>
    <w:lvl w:ilvl="4">
      <w:numFmt w:val="bullet"/>
      <w:lvlText w:val="•"/>
      <w:lvlJc w:val="left"/>
      <w:pPr>
        <w:ind w:left="1682" w:hanging="332"/>
      </w:pPr>
    </w:lvl>
    <w:lvl w:ilvl="5">
      <w:numFmt w:val="bullet"/>
      <w:lvlText w:val="•"/>
      <w:lvlJc w:val="left"/>
      <w:pPr>
        <w:ind w:left="4973" w:hanging="332"/>
      </w:pPr>
    </w:lvl>
    <w:lvl w:ilvl="6">
      <w:numFmt w:val="bullet"/>
      <w:lvlText w:val="•"/>
      <w:lvlJc w:val="left"/>
      <w:pPr>
        <w:ind w:left="6006" w:hanging="332"/>
      </w:pPr>
    </w:lvl>
    <w:lvl w:ilvl="7">
      <w:numFmt w:val="bullet"/>
      <w:lvlText w:val="•"/>
      <w:lvlJc w:val="left"/>
      <w:pPr>
        <w:ind w:left="7040" w:hanging="332"/>
      </w:pPr>
    </w:lvl>
    <w:lvl w:ilvl="8">
      <w:numFmt w:val="bullet"/>
      <w:lvlText w:val="•"/>
      <w:lvlJc w:val="left"/>
      <w:pPr>
        <w:ind w:left="8073" w:hanging="332"/>
      </w:pPr>
    </w:lvl>
  </w:abstractNum>
  <w:abstractNum w:abstractNumId="6" w15:restartNumberingAfterBreak="0">
    <w:nsid w:val="00000408"/>
    <w:multiLevelType w:val="multilevel"/>
    <w:tmpl w:val="0000088B"/>
    <w:lvl w:ilvl="0">
      <w:start w:val="2"/>
      <w:numFmt w:val="upperLetter"/>
      <w:lvlText w:val="%1."/>
      <w:lvlJc w:val="left"/>
      <w:pPr>
        <w:ind w:left="831" w:hanging="360"/>
      </w:pPr>
      <w:rPr>
        <w:rFonts w:ascii="Times New Roman" w:hAnsi="Times New Roman" w:cs="Times New Roman"/>
        <w:b w:val="0"/>
        <w:bCs w:val="0"/>
        <w:w w:val="99"/>
        <w:sz w:val="22"/>
        <w:szCs w:val="22"/>
      </w:rPr>
    </w:lvl>
    <w:lvl w:ilvl="1">
      <w:numFmt w:val="bullet"/>
      <w:lvlText w:val="•"/>
      <w:lvlJc w:val="left"/>
      <w:pPr>
        <w:ind w:left="1770" w:hanging="360"/>
      </w:pPr>
    </w:lvl>
    <w:lvl w:ilvl="2">
      <w:numFmt w:val="bullet"/>
      <w:lvlText w:val="•"/>
      <w:lvlJc w:val="left"/>
      <w:pPr>
        <w:ind w:left="2700" w:hanging="360"/>
      </w:pPr>
    </w:lvl>
    <w:lvl w:ilvl="3">
      <w:numFmt w:val="bullet"/>
      <w:lvlText w:val="•"/>
      <w:lvlJc w:val="left"/>
      <w:pPr>
        <w:ind w:left="3630" w:hanging="360"/>
      </w:pPr>
    </w:lvl>
    <w:lvl w:ilvl="4">
      <w:numFmt w:val="bullet"/>
      <w:lvlText w:val="•"/>
      <w:lvlJc w:val="left"/>
      <w:pPr>
        <w:ind w:left="4560" w:hanging="360"/>
      </w:pPr>
    </w:lvl>
    <w:lvl w:ilvl="5">
      <w:numFmt w:val="bullet"/>
      <w:lvlText w:val="•"/>
      <w:lvlJc w:val="left"/>
      <w:pPr>
        <w:ind w:left="5490" w:hanging="360"/>
      </w:pPr>
    </w:lvl>
    <w:lvl w:ilvl="6">
      <w:numFmt w:val="bullet"/>
      <w:lvlText w:val="•"/>
      <w:lvlJc w:val="left"/>
      <w:pPr>
        <w:ind w:left="6420" w:hanging="360"/>
      </w:pPr>
    </w:lvl>
    <w:lvl w:ilvl="7">
      <w:numFmt w:val="bullet"/>
      <w:lvlText w:val="•"/>
      <w:lvlJc w:val="left"/>
      <w:pPr>
        <w:ind w:left="7350" w:hanging="360"/>
      </w:pPr>
    </w:lvl>
    <w:lvl w:ilvl="8">
      <w:numFmt w:val="bullet"/>
      <w:lvlText w:val="•"/>
      <w:lvlJc w:val="left"/>
      <w:pPr>
        <w:ind w:left="8280" w:hanging="360"/>
      </w:pPr>
    </w:lvl>
  </w:abstractNum>
  <w:abstractNum w:abstractNumId="7" w15:restartNumberingAfterBreak="0">
    <w:nsid w:val="00000409"/>
    <w:multiLevelType w:val="multilevel"/>
    <w:tmpl w:val="0000088C"/>
    <w:lvl w:ilvl="0">
      <w:start w:val="2"/>
      <w:numFmt w:val="upperLetter"/>
      <w:lvlText w:val="%1."/>
      <w:lvlJc w:val="left"/>
      <w:pPr>
        <w:ind w:left="831" w:hanging="360"/>
      </w:pPr>
      <w:rPr>
        <w:rFonts w:ascii="Times New Roman" w:hAnsi="Times New Roman" w:cs="Times New Roman"/>
        <w:b w:val="0"/>
        <w:bCs w:val="0"/>
        <w:w w:val="99"/>
        <w:sz w:val="22"/>
        <w:szCs w:val="22"/>
      </w:rPr>
    </w:lvl>
    <w:lvl w:ilvl="1">
      <w:start w:val="1"/>
      <w:numFmt w:val="decimal"/>
      <w:lvlText w:val="%2)"/>
      <w:lvlJc w:val="left"/>
      <w:pPr>
        <w:ind w:left="1191" w:hanging="360"/>
      </w:pPr>
      <w:rPr>
        <w:rFonts w:ascii="Times New Roman" w:hAnsi="Times New Roman" w:cs="Times New Roman"/>
        <w:b w:val="0"/>
        <w:bCs w:val="0"/>
        <w:w w:val="99"/>
        <w:sz w:val="22"/>
        <w:szCs w:val="22"/>
      </w:rPr>
    </w:lvl>
    <w:lvl w:ilvl="2">
      <w:numFmt w:val="bullet"/>
      <w:lvlText w:val="•"/>
      <w:lvlJc w:val="left"/>
      <w:pPr>
        <w:ind w:left="2193" w:hanging="360"/>
      </w:pPr>
    </w:lvl>
    <w:lvl w:ilvl="3">
      <w:numFmt w:val="bullet"/>
      <w:lvlText w:val="•"/>
      <w:lvlJc w:val="left"/>
      <w:pPr>
        <w:ind w:left="3186" w:hanging="360"/>
      </w:pPr>
    </w:lvl>
    <w:lvl w:ilvl="4">
      <w:numFmt w:val="bullet"/>
      <w:lvlText w:val="•"/>
      <w:lvlJc w:val="left"/>
      <w:pPr>
        <w:ind w:left="4180" w:hanging="360"/>
      </w:pPr>
    </w:lvl>
    <w:lvl w:ilvl="5">
      <w:numFmt w:val="bullet"/>
      <w:lvlText w:val="•"/>
      <w:lvlJc w:val="left"/>
      <w:pPr>
        <w:ind w:left="5173" w:hanging="360"/>
      </w:pPr>
    </w:lvl>
    <w:lvl w:ilvl="6">
      <w:numFmt w:val="bullet"/>
      <w:lvlText w:val="•"/>
      <w:lvlJc w:val="left"/>
      <w:pPr>
        <w:ind w:left="6166" w:hanging="360"/>
      </w:pPr>
    </w:lvl>
    <w:lvl w:ilvl="7">
      <w:numFmt w:val="bullet"/>
      <w:lvlText w:val="•"/>
      <w:lvlJc w:val="left"/>
      <w:pPr>
        <w:ind w:left="7160" w:hanging="360"/>
      </w:pPr>
    </w:lvl>
    <w:lvl w:ilvl="8">
      <w:numFmt w:val="bullet"/>
      <w:lvlText w:val="•"/>
      <w:lvlJc w:val="left"/>
      <w:pPr>
        <w:ind w:left="8153" w:hanging="360"/>
      </w:pPr>
    </w:lvl>
  </w:abstractNum>
  <w:abstractNum w:abstractNumId="8" w15:restartNumberingAfterBreak="0">
    <w:nsid w:val="0000040A"/>
    <w:multiLevelType w:val="multilevel"/>
    <w:tmpl w:val="45F8B9B2"/>
    <w:lvl w:ilvl="0">
      <w:start w:val="5"/>
      <w:numFmt w:val="decimal"/>
      <w:lvlText w:val="%1"/>
      <w:lvlJc w:val="left"/>
      <w:pPr>
        <w:ind w:left="553" w:hanging="442"/>
      </w:pPr>
    </w:lvl>
    <w:lvl w:ilvl="1">
      <w:start w:val="10"/>
      <w:numFmt w:val="decimal"/>
      <w:lvlText w:val="%1.%2"/>
      <w:lvlJc w:val="left"/>
      <w:pPr>
        <w:ind w:left="553" w:hanging="442"/>
      </w:pPr>
      <w:rPr>
        <w:rFonts w:ascii="Times New Roman" w:hAnsi="Times New Roman" w:cs="Times New Roman"/>
        <w:b/>
        <w:bCs/>
        <w:w w:val="99"/>
        <w:sz w:val="22"/>
        <w:szCs w:val="22"/>
      </w:rPr>
    </w:lvl>
    <w:lvl w:ilvl="2">
      <w:start w:val="1"/>
      <w:numFmt w:val="upperLetter"/>
      <w:lvlText w:val="%3."/>
      <w:lvlJc w:val="left"/>
      <w:pPr>
        <w:ind w:left="831" w:hanging="361"/>
      </w:pPr>
      <w:rPr>
        <w:rFonts w:ascii="Times New Roman" w:hAnsi="Times New Roman" w:cs="Times New Roman"/>
        <w:b w:val="0"/>
        <w:bCs w:val="0"/>
        <w:spacing w:val="-1"/>
        <w:w w:val="99"/>
        <w:sz w:val="22"/>
        <w:szCs w:val="22"/>
      </w:rPr>
    </w:lvl>
    <w:lvl w:ilvl="3">
      <w:numFmt w:val="bullet"/>
      <w:lvlText w:val="•"/>
      <w:lvlJc w:val="left"/>
      <w:pPr>
        <w:ind w:left="2906" w:hanging="361"/>
      </w:pPr>
    </w:lvl>
    <w:lvl w:ilvl="4">
      <w:numFmt w:val="bullet"/>
      <w:lvlText w:val="•"/>
      <w:lvlJc w:val="left"/>
      <w:pPr>
        <w:ind w:left="3940" w:hanging="361"/>
      </w:pPr>
    </w:lvl>
    <w:lvl w:ilvl="5">
      <w:numFmt w:val="bullet"/>
      <w:lvlText w:val="•"/>
      <w:lvlJc w:val="left"/>
      <w:pPr>
        <w:ind w:left="4973" w:hanging="361"/>
      </w:pPr>
    </w:lvl>
    <w:lvl w:ilvl="6">
      <w:numFmt w:val="bullet"/>
      <w:lvlText w:val="•"/>
      <w:lvlJc w:val="left"/>
      <w:pPr>
        <w:ind w:left="6006" w:hanging="361"/>
      </w:pPr>
    </w:lvl>
    <w:lvl w:ilvl="7">
      <w:numFmt w:val="bullet"/>
      <w:lvlText w:val="•"/>
      <w:lvlJc w:val="left"/>
      <w:pPr>
        <w:ind w:left="7040" w:hanging="361"/>
      </w:pPr>
    </w:lvl>
    <w:lvl w:ilvl="8">
      <w:numFmt w:val="bullet"/>
      <w:lvlText w:val="•"/>
      <w:lvlJc w:val="left"/>
      <w:pPr>
        <w:ind w:left="8073" w:hanging="361"/>
      </w:pPr>
    </w:lvl>
  </w:abstractNum>
  <w:abstractNum w:abstractNumId="9" w15:restartNumberingAfterBreak="0">
    <w:nsid w:val="0000040B"/>
    <w:multiLevelType w:val="multilevel"/>
    <w:tmpl w:val="0000088E"/>
    <w:lvl w:ilvl="0">
      <w:start w:val="1"/>
      <w:numFmt w:val="upperLetter"/>
      <w:lvlText w:val="%1."/>
      <w:lvlJc w:val="left"/>
      <w:pPr>
        <w:ind w:left="831" w:hanging="361"/>
      </w:pPr>
      <w:rPr>
        <w:rFonts w:ascii="Times New Roman" w:hAnsi="Times New Roman" w:cs="Times New Roman"/>
        <w:b w:val="0"/>
        <w:bCs w:val="0"/>
        <w:spacing w:val="-1"/>
        <w:w w:val="99"/>
        <w:sz w:val="22"/>
        <w:szCs w:val="22"/>
      </w:rPr>
    </w:lvl>
    <w:lvl w:ilvl="1">
      <w:numFmt w:val="bullet"/>
      <w:lvlText w:val="•"/>
      <w:lvlJc w:val="left"/>
      <w:pPr>
        <w:ind w:left="1770" w:hanging="361"/>
      </w:pPr>
    </w:lvl>
    <w:lvl w:ilvl="2">
      <w:numFmt w:val="bullet"/>
      <w:lvlText w:val="•"/>
      <w:lvlJc w:val="left"/>
      <w:pPr>
        <w:ind w:left="2700" w:hanging="361"/>
      </w:pPr>
    </w:lvl>
    <w:lvl w:ilvl="3">
      <w:numFmt w:val="bullet"/>
      <w:lvlText w:val="•"/>
      <w:lvlJc w:val="left"/>
      <w:pPr>
        <w:ind w:left="3630" w:hanging="361"/>
      </w:pPr>
    </w:lvl>
    <w:lvl w:ilvl="4">
      <w:numFmt w:val="bullet"/>
      <w:lvlText w:val="•"/>
      <w:lvlJc w:val="left"/>
      <w:pPr>
        <w:ind w:left="4560" w:hanging="361"/>
      </w:pPr>
    </w:lvl>
    <w:lvl w:ilvl="5">
      <w:numFmt w:val="bullet"/>
      <w:lvlText w:val="•"/>
      <w:lvlJc w:val="left"/>
      <w:pPr>
        <w:ind w:left="5490" w:hanging="361"/>
      </w:pPr>
    </w:lvl>
    <w:lvl w:ilvl="6">
      <w:numFmt w:val="bullet"/>
      <w:lvlText w:val="•"/>
      <w:lvlJc w:val="left"/>
      <w:pPr>
        <w:ind w:left="6420" w:hanging="361"/>
      </w:pPr>
    </w:lvl>
    <w:lvl w:ilvl="7">
      <w:numFmt w:val="bullet"/>
      <w:lvlText w:val="•"/>
      <w:lvlJc w:val="left"/>
      <w:pPr>
        <w:ind w:left="7350" w:hanging="361"/>
      </w:pPr>
    </w:lvl>
    <w:lvl w:ilvl="8">
      <w:numFmt w:val="bullet"/>
      <w:lvlText w:val="•"/>
      <w:lvlJc w:val="left"/>
      <w:pPr>
        <w:ind w:left="8280" w:hanging="361"/>
      </w:pPr>
    </w:lvl>
  </w:abstractNum>
  <w:abstractNum w:abstractNumId="10" w15:restartNumberingAfterBreak="0">
    <w:nsid w:val="0000040C"/>
    <w:multiLevelType w:val="multilevel"/>
    <w:tmpl w:val="0000088F"/>
    <w:lvl w:ilvl="0">
      <w:start w:val="5"/>
      <w:numFmt w:val="decimal"/>
      <w:lvlText w:val="%1"/>
      <w:lvlJc w:val="left"/>
      <w:pPr>
        <w:ind w:left="552" w:hanging="442"/>
      </w:pPr>
    </w:lvl>
    <w:lvl w:ilvl="1">
      <w:start w:val="13"/>
      <w:numFmt w:val="decimal"/>
      <w:lvlText w:val="%1.%2"/>
      <w:lvlJc w:val="left"/>
      <w:pPr>
        <w:ind w:left="552" w:hanging="442"/>
      </w:pPr>
      <w:rPr>
        <w:rFonts w:ascii="Times New Roman" w:hAnsi="Times New Roman" w:cs="Times New Roman"/>
        <w:b/>
        <w:bCs/>
        <w:w w:val="99"/>
        <w:sz w:val="22"/>
        <w:szCs w:val="22"/>
      </w:rPr>
    </w:lvl>
    <w:lvl w:ilvl="2">
      <w:start w:val="1"/>
      <w:numFmt w:val="upperLetter"/>
      <w:lvlText w:val="%3."/>
      <w:lvlJc w:val="left"/>
      <w:pPr>
        <w:ind w:left="831" w:hanging="361"/>
      </w:pPr>
      <w:rPr>
        <w:rFonts w:ascii="Times New Roman" w:hAnsi="Times New Roman" w:cs="Times New Roman"/>
        <w:b w:val="0"/>
        <w:bCs w:val="0"/>
        <w:spacing w:val="-1"/>
        <w:w w:val="99"/>
        <w:sz w:val="22"/>
        <w:szCs w:val="22"/>
      </w:rPr>
    </w:lvl>
    <w:lvl w:ilvl="3">
      <w:numFmt w:val="bullet"/>
      <w:lvlText w:val="•"/>
      <w:lvlJc w:val="left"/>
      <w:pPr>
        <w:ind w:left="2906" w:hanging="361"/>
      </w:pPr>
    </w:lvl>
    <w:lvl w:ilvl="4">
      <w:numFmt w:val="bullet"/>
      <w:lvlText w:val="•"/>
      <w:lvlJc w:val="left"/>
      <w:pPr>
        <w:ind w:left="3940" w:hanging="361"/>
      </w:pPr>
    </w:lvl>
    <w:lvl w:ilvl="5">
      <w:numFmt w:val="bullet"/>
      <w:lvlText w:val="•"/>
      <w:lvlJc w:val="left"/>
      <w:pPr>
        <w:ind w:left="4973" w:hanging="361"/>
      </w:pPr>
    </w:lvl>
    <w:lvl w:ilvl="6">
      <w:numFmt w:val="bullet"/>
      <w:lvlText w:val="•"/>
      <w:lvlJc w:val="left"/>
      <w:pPr>
        <w:ind w:left="6006" w:hanging="361"/>
      </w:pPr>
    </w:lvl>
    <w:lvl w:ilvl="7">
      <w:numFmt w:val="bullet"/>
      <w:lvlText w:val="•"/>
      <w:lvlJc w:val="left"/>
      <w:pPr>
        <w:ind w:left="7040" w:hanging="361"/>
      </w:pPr>
    </w:lvl>
    <w:lvl w:ilvl="8">
      <w:numFmt w:val="bullet"/>
      <w:lvlText w:val="•"/>
      <w:lvlJc w:val="left"/>
      <w:pPr>
        <w:ind w:left="8073" w:hanging="361"/>
      </w:pPr>
    </w:lvl>
  </w:abstractNum>
  <w:abstractNum w:abstractNumId="11" w15:restartNumberingAfterBreak="0">
    <w:nsid w:val="0000040D"/>
    <w:multiLevelType w:val="multilevel"/>
    <w:tmpl w:val="00000890"/>
    <w:lvl w:ilvl="0">
      <w:start w:val="5"/>
      <w:numFmt w:val="decimal"/>
      <w:lvlText w:val="%1"/>
      <w:lvlJc w:val="left"/>
      <w:pPr>
        <w:ind w:left="553" w:hanging="442"/>
      </w:pPr>
    </w:lvl>
    <w:lvl w:ilvl="1">
      <w:start w:val="15"/>
      <w:numFmt w:val="decimal"/>
      <w:lvlText w:val="%1.%2"/>
      <w:lvlJc w:val="left"/>
      <w:pPr>
        <w:ind w:left="553" w:hanging="442"/>
      </w:pPr>
      <w:rPr>
        <w:rFonts w:ascii="Times New Roman" w:hAnsi="Times New Roman" w:cs="Times New Roman"/>
        <w:b/>
        <w:bCs/>
        <w:w w:val="99"/>
        <w:sz w:val="22"/>
        <w:szCs w:val="22"/>
      </w:rPr>
    </w:lvl>
    <w:lvl w:ilvl="2">
      <w:start w:val="1"/>
      <w:numFmt w:val="upperLetter"/>
      <w:lvlText w:val="%3."/>
      <w:lvlJc w:val="left"/>
      <w:pPr>
        <w:ind w:left="832" w:hanging="361"/>
      </w:pPr>
      <w:rPr>
        <w:rFonts w:ascii="Times New Roman" w:hAnsi="Times New Roman" w:cs="Times New Roman"/>
        <w:b w:val="0"/>
        <w:bCs w:val="0"/>
        <w:spacing w:val="-1"/>
        <w:w w:val="99"/>
        <w:sz w:val="22"/>
        <w:szCs w:val="22"/>
      </w:rPr>
    </w:lvl>
    <w:lvl w:ilvl="3">
      <w:numFmt w:val="bullet"/>
      <w:lvlText w:val="•"/>
      <w:lvlJc w:val="left"/>
      <w:pPr>
        <w:ind w:left="2906" w:hanging="361"/>
      </w:pPr>
    </w:lvl>
    <w:lvl w:ilvl="4">
      <w:numFmt w:val="bullet"/>
      <w:lvlText w:val="•"/>
      <w:lvlJc w:val="left"/>
      <w:pPr>
        <w:ind w:left="3940" w:hanging="361"/>
      </w:pPr>
    </w:lvl>
    <w:lvl w:ilvl="5">
      <w:numFmt w:val="bullet"/>
      <w:lvlText w:val="•"/>
      <w:lvlJc w:val="left"/>
      <w:pPr>
        <w:ind w:left="4973" w:hanging="361"/>
      </w:pPr>
    </w:lvl>
    <w:lvl w:ilvl="6">
      <w:numFmt w:val="bullet"/>
      <w:lvlText w:val="•"/>
      <w:lvlJc w:val="left"/>
      <w:pPr>
        <w:ind w:left="6006" w:hanging="361"/>
      </w:pPr>
    </w:lvl>
    <w:lvl w:ilvl="7">
      <w:numFmt w:val="bullet"/>
      <w:lvlText w:val="•"/>
      <w:lvlJc w:val="left"/>
      <w:pPr>
        <w:ind w:left="7040" w:hanging="361"/>
      </w:pPr>
    </w:lvl>
    <w:lvl w:ilvl="8">
      <w:numFmt w:val="bullet"/>
      <w:lvlText w:val="•"/>
      <w:lvlJc w:val="left"/>
      <w:pPr>
        <w:ind w:left="8073" w:hanging="361"/>
      </w:pPr>
    </w:lvl>
  </w:abstractNum>
  <w:abstractNum w:abstractNumId="12" w15:restartNumberingAfterBreak="0">
    <w:nsid w:val="0000040E"/>
    <w:multiLevelType w:val="multilevel"/>
    <w:tmpl w:val="00000891"/>
    <w:lvl w:ilvl="0">
      <w:start w:val="1"/>
      <w:numFmt w:val="upperLetter"/>
      <w:lvlText w:val="%1."/>
      <w:lvlJc w:val="left"/>
      <w:pPr>
        <w:ind w:left="832" w:hanging="361"/>
      </w:pPr>
      <w:rPr>
        <w:rFonts w:ascii="Times New Roman" w:hAnsi="Times New Roman" w:cs="Times New Roman"/>
        <w:b w:val="0"/>
        <w:bCs w:val="0"/>
        <w:spacing w:val="-1"/>
        <w:w w:val="99"/>
        <w:sz w:val="22"/>
        <w:szCs w:val="22"/>
      </w:rPr>
    </w:lvl>
    <w:lvl w:ilvl="1">
      <w:numFmt w:val="bullet"/>
      <w:lvlText w:val="•"/>
      <w:lvlJc w:val="left"/>
      <w:pPr>
        <w:ind w:left="1770" w:hanging="361"/>
      </w:pPr>
    </w:lvl>
    <w:lvl w:ilvl="2">
      <w:numFmt w:val="bullet"/>
      <w:lvlText w:val="•"/>
      <w:lvlJc w:val="left"/>
      <w:pPr>
        <w:ind w:left="2700" w:hanging="361"/>
      </w:pPr>
    </w:lvl>
    <w:lvl w:ilvl="3">
      <w:numFmt w:val="bullet"/>
      <w:lvlText w:val="•"/>
      <w:lvlJc w:val="left"/>
      <w:pPr>
        <w:ind w:left="3630" w:hanging="361"/>
      </w:pPr>
    </w:lvl>
    <w:lvl w:ilvl="4">
      <w:numFmt w:val="bullet"/>
      <w:lvlText w:val="•"/>
      <w:lvlJc w:val="left"/>
      <w:pPr>
        <w:ind w:left="4560" w:hanging="361"/>
      </w:pPr>
    </w:lvl>
    <w:lvl w:ilvl="5">
      <w:numFmt w:val="bullet"/>
      <w:lvlText w:val="•"/>
      <w:lvlJc w:val="left"/>
      <w:pPr>
        <w:ind w:left="5490" w:hanging="361"/>
      </w:pPr>
    </w:lvl>
    <w:lvl w:ilvl="6">
      <w:numFmt w:val="bullet"/>
      <w:lvlText w:val="•"/>
      <w:lvlJc w:val="left"/>
      <w:pPr>
        <w:ind w:left="6420" w:hanging="361"/>
      </w:pPr>
    </w:lvl>
    <w:lvl w:ilvl="7">
      <w:numFmt w:val="bullet"/>
      <w:lvlText w:val="•"/>
      <w:lvlJc w:val="left"/>
      <w:pPr>
        <w:ind w:left="7350" w:hanging="361"/>
      </w:pPr>
    </w:lvl>
    <w:lvl w:ilvl="8">
      <w:numFmt w:val="bullet"/>
      <w:lvlText w:val="•"/>
      <w:lvlJc w:val="left"/>
      <w:pPr>
        <w:ind w:left="8280" w:hanging="361"/>
      </w:pPr>
    </w:lvl>
  </w:abstractNum>
  <w:abstractNum w:abstractNumId="13" w15:restartNumberingAfterBreak="0">
    <w:nsid w:val="0000040F"/>
    <w:multiLevelType w:val="multilevel"/>
    <w:tmpl w:val="00000892"/>
    <w:lvl w:ilvl="0">
      <w:start w:val="1"/>
      <w:numFmt w:val="upperLetter"/>
      <w:lvlText w:val="%1."/>
      <w:lvlJc w:val="left"/>
      <w:pPr>
        <w:ind w:left="831" w:hanging="361"/>
      </w:pPr>
      <w:rPr>
        <w:rFonts w:ascii="Times New Roman" w:hAnsi="Times New Roman" w:cs="Times New Roman"/>
        <w:b w:val="0"/>
        <w:bCs w:val="0"/>
        <w:spacing w:val="-1"/>
        <w:w w:val="99"/>
        <w:sz w:val="22"/>
        <w:szCs w:val="22"/>
      </w:rPr>
    </w:lvl>
    <w:lvl w:ilvl="1">
      <w:numFmt w:val="bullet"/>
      <w:lvlText w:val="•"/>
      <w:lvlJc w:val="left"/>
      <w:pPr>
        <w:ind w:left="1770" w:hanging="361"/>
      </w:pPr>
    </w:lvl>
    <w:lvl w:ilvl="2">
      <w:numFmt w:val="bullet"/>
      <w:lvlText w:val="•"/>
      <w:lvlJc w:val="left"/>
      <w:pPr>
        <w:ind w:left="2700" w:hanging="361"/>
      </w:pPr>
    </w:lvl>
    <w:lvl w:ilvl="3">
      <w:numFmt w:val="bullet"/>
      <w:lvlText w:val="•"/>
      <w:lvlJc w:val="left"/>
      <w:pPr>
        <w:ind w:left="3630" w:hanging="361"/>
      </w:pPr>
    </w:lvl>
    <w:lvl w:ilvl="4">
      <w:numFmt w:val="bullet"/>
      <w:lvlText w:val="•"/>
      <w:lvlJc w:val="left"/>
      <w:pPr>
        <w:ind w:left="4560" w:hanging="361"/>
      </w:pPr>
    </w:lvl>
    <w:lvl w:ilvl="5">
      <w:numFmt w:val="bullet"/>
      <w:lvlText w:val="•"/>
      <w:lvlJc w:val="left"/>
      <w:pPr>
        <w:ind w:left="5490" w:hanging="361"/>
      </w:pPr>
    </w:lvl>
    <w:lvl w:ilvl="6">
      <w:numFmt w:val="bullet"/>
      <w:lvlText w:val="•"/>
      <w:lvlJc w:val="left"/>
      <w:pPr>
        <w:ind w:left="6420" w:hanging="361"/>
      </w:pPr>
    </w:lvl>
    <w:lvl w:ilvl="7">
      <w:numFmt w:val="bullet"/>
      <w:lvlText w:val="•"/>
      <w:lvlJc w:val="left"/>
      <w:pPr>
        <w:ind w:left="7350" w:hanging="361"/>
      </w:pPr>
    </w:lvl>
    <w:lvl w:ilvl="8">
      <w:numFmt w:val="bullet"/>
      <w:lvlText w:val="•"/>
      <w:lvlJc w:val="left"/>
      <w:pPr>
        <w:ind w:left="8280" w:hanging="361"/>
      </w:pPr>
    </w:lvl>
  </w:abstractNum>
  <w:abstractNum w:abstractNumId="14" w15:restartNumberingAfterBreak="0">
    <w:nsid w:val="00000410"/>
    <w:multiLevelType w:val="multilevel"/>
    <w:tmpl w:val="773218F4"/>
    <w:lvl w:ilvl="0">
      <w:start w:val="5"/>
      <w:numFmt w:val="decimal"/>
      <w:lvlText w:val="%1"/>
      <w:lvlJc w:val="left"/>
      <w:pPr>
        <w:ind w:left="553" w:hanging="442"/>
      </w:pPr>
      <w:rPr>
        <w:rFonts w:hint="default"/>
      </w:rPr>
    </w:lvl>
    <w:lvl w:ilvl="1">
      <w:start w:val="24"/>
      <w:numFmt w:val="decimal"/>
      <w:lvlText w:val="%1.%2"/>
      <w:lvlJc w:val="left"/>
      <w:pPr>
        <w:ind w:left="553" w:hanging="442"/>
      </w:pPr>
      <w:rPr>
        <w:rFonts w:ascii="Times New Roman" w:hAnsi="Times New Roman" w:cs="Times New Roman" w:hint="default"/>
        <w:b/>
        <w:bCs/>
        <w:w w:val="99"/>
        <w:sz w:val="22"/>
        <w:szCs w:val="22"/>
      </w:rPr>
    </w:lvl>
    <w:lvl w:ilvl="2">
      <w:numFmt w:val="bullet"/>
      <w:lvlText w:val="•"/>
      <w:lvlJc w:val="left"/>
      <w:pPr>
        <w:ind w:left="2476" w:hanging="442"/>
      </w:pPr>
      <w:rPr>
        <w:rFonts w:hint="default"/>
      </w:rPr>
    </w:lvl>
    <w:lvl w:ilvl="3">
      <w:numFmt w:val="bullet"/>
      <w:lvlText w:val="•"/>
      <w:lvlJc w:val="left"/>
      <w:pPr>
        <w:ind w:left="3434" w:hanging="442"/>
      </w:pPr>
      <w:rPr>
        <w:rFonts w:hint="default"/>
      </w:rPr>
    </w:lvl>
    <w:lvl w:ilvl="4">
      <w:numFmt w:val="bullet"/>
      <w:lvlText w:val="•"/>
      <w:lvlJc w:val="left"/>
      <w:pPr>
        <w:ind w:left="4392" w:hanging="442"/>
      </w:pPr>
      <w:rPr>
        <w:rFonts w:hint="default"/>
      </w:rPr>
    </w:lvl>
    <w:lvl w:ilvl="5">
      <w:numFmt w:val="bullet"/>
      <w:lvlText w:val="•"/>
      <w:lvlJc w:val="left"/>
      <w:pPr>
        <w:ind w:left="5350" w:hanging="442"/>
      </w:pPr>
      <w:rPr>
        <w:rFonts w:hint="default"/>
      </w:rPr>
    </w:lvl>
    <w:lvl w:ilvl="6">
      <w:numFmt w:val="bullet"/>
      <w:lvlText w:val="•"/>
      <w:lvlJc w:val="left"/>
      <w:pPr>
        <w:ind w:left="6308" w:hanging="442"/>
      </w:pPr>
      <w:rPr>
        <w:rFonts w:hint="default"/>
      </w:rPr>
    </w:lvl>
    <w:lvl w:ilvl="7">
      <w:numFmt w:val="bullet"/>
      <w:lvlText w:val="•"/>
      <w:lvlJc w:val="left"/>
      <w:pPr>
        <w:ind w:left="7266" w:hanging="442"/>
      </w:pPr>
      <w:rPr>
        <w:rFonts w:hint="default"/>
      </w:rPr>
    </w:lvl>
    <w:lvl w:ilvl="8">
      <w:numFmt w:val="bullet"/>
      <w:lvlText w:val="•"/>
      <w:lvlJc w:val="left"/>
      <w:pPr>
        <w:ind w:left="8224" w:hanging="442"/>
      </w:pPr>
      <w:rPr>
        <w:rFonts w:hint="default"/>
      </w:rPr>
    </w:lvl>
  </w:abstractNum>
  <w:abstractNum w:abstractNumId="15" w15:restartNumberingAfterBreak="0">
    <w:nsid w:val="0C79311D"/>
    <w:multiLevelType w:val="multilevel"/>
    <w:tmpl w:val="0C4E84A4"/>
    <w:lvl w:ilvl="0">
      <w:start w:val="5"/>
      <w:numFmt w:val="decimal"/>
      <w:lvlText w:val="%1"/>
      <w:lvlJc w:val="left"/>
      <w:pPr>
        <w:ind w:left="443" w:hanging="332"/>
      </w:pPr>
    </w:lvl>
    <w:lvl w:ilvl="1">
      <w:start w:val="2"/>
      <w:numFmt w:val="decimal"/>
      <w:lvlText w:val="%1.%2"/>
      <w:lvlJc w:val="left"/>
      <w:pPr>
        <w:ind w:left="443" w:hanging="332"/>
      </w:pPr>
      <w:rPr>
        <w:rFonts w:ascii="Times New Roman" w:hAnsi="Times New Roman" w:cs="Times New Roman"/>
        <w:b/>
        <w:bCs/>
        <w:w w:val="99"/>
        <w:sz w:val="22"/>
        <w:szCs w:val="22"/>
      </w:rPr>
    </w:lvl>
    <w:lvl w:ilvl="2">
      <w:start w:val="1"/>
      <w:numFmt w:val="upperLetter"/>
      <w:lvlText w:val="%3."/>
      <w:lvlJc w:val="left"/>
      <w:pPr>
        <w:ind w:left="1901" w:hanging="360"/>
      </w:pPr>
    </w:lvl>
    <w:lvl w:ilvl="3">
      <w:start w:val="1"/>
      <w:numFmt w:val="decimal"/>
      <w:lvlText w:val="%4."/>
      <w:lvlJc w:val="left"/>
      <w:pPr>
        <w:ind w:left="1350" w:hanging="360"/>
      </w:pPr>
    </w:lvl>
    <w:lvl w:ilvl="4">
      <w:numFmt w:val="bullet"/>
      <w:lvlText w:val="•"/>
      <w:lvlJc w:val="left"/>
      <w:pPr>
        <w:ind w:left="1682" w:hanging="332"/>
      </w:pPr>
    </w:lvl>
    <w:lvl w:ilvl="5">
      <w:numFmt w:val="bullet"/>
      <w:lvlText w:val="•"/>
      <w:lvlJc w:val="left"/>
      <w:pPr>
        <w:ind w:left="4973" w:hanging="332"/>
      </w:pPr>
    </w:lvl>
    <w:lvl w:ilvl="6">
      <w:numFmt w:val="bullet"/>
      <w:lvlText w:val="•"/>
      <w:lvlJc w:val="left"/>
      <w:pPr>
        <w:ind w:left="6006" w:hanging="332"/>
      </w:pPr>
    </w:lvl>
    <w:lvl w:ilvl="7">
      <w:numFmt w:val="bullet"/>
      <w:lvlText w:val="•"/>
      <w:lvlJc w:val="left"/>
      <w:pPr>
        <w:ind w:left="7040" w:hanging="332"/>
      </w:pPr>
    </w:lvl>
    <w:lvl w:ilvl="8">
      <w:numFmt w:val="bullet"/>
      <w:lvlText w:val="•"/>
      <w:lvlJc w:val="left"/>
      <w:pPr>
        <w:ind w:left="8073" w:hanging="332"/>
      </w:pPr>
    </w:lvl>
  </w:abstractNum>
  <w:abstractNum w:abstractNumId="16" w15:restartNumberingAfterBreak="0">
    <w:nsid w:val="21846CC1"/>
    <w:multiLevelType w:val="multilevel"/>
    <w:tmpl w:val="42DC5AE4"/>
    <w:lvl w:ilvl="0">
      <w:start w:val="5"/>
      <w:numFmt w:val="decimal"/>
      <w:lvlText w:val="%1"/>
      <w:lvlJc w:val="left"/>
      <w:pPr>
        <w:ind w:left="553" w:hanging="442"/>
      </w:pPr>
      <w:rPr>
        <w:rFonts w:hint="default"/>
      </w:rPr>
    </w:lvl>
    <w:lvl w:ilvl="1">
      <w:start w:val="19"/>
      <w:numFmt w:val="decimal"/>
      <w:lvlText w:val="%1.%2"/>
      <w:lvlJc w:val="left"/>
      <w:pPr>
        <w:ind w:left="553" w:hanging="442"/>
      </w:pPr>
      <w:rPr>
        <w:rFonts w:ascii="Times New Roman" w:hAnsi="Times New Roman" w:cs="Times New Roman" w:hint="default"/>
        <w:b/>
        <w:bCs/>
        <w:w w:val="99"/>
        <w:sz w:val="22"/>
        <w:szCs w:val="22"/>
      </w:rPr>
    </w:lvl>
    <w:lvl w:ilvl="2">
      <w:start w:val="1"/>
      <w:numFmt w:val="upperLetter"/>
      <w:lvlText w:val="%3."/>
      <w:lvlJc w:val="left"/>
      <w:pPr>
        <w:ind w:left="832" w:hanging="361"/>
      </w:pPr>
      <w:rPr>
        <w:rFonts w:ascii="Times New Roman" w:hAnsi="Times New Roman" w:cs="Times New Roman" w:hint="default"/>
        <w:b w:val="0"/>
        <w:bCs w:val="0"/>
        <w:spacing w:val="-1"/>
        <w:w w:val="99"/>
        <w:sz w:val="22"/>
        <w:szCs w:val="22"/>
      </w:rPr>
    </w:lvl>
    <w:lvl w:ilvl="3">
      <w:numFmt w:val="bullet"/>
      <w:lvlText w:val="•"/>
      <w:lvlJc w:val="left"/>
      <w:pPr>
        <w:ind w:left="2906" w:hanging="361"/>
      </w:pPr>
      <w:rPr>
        <w:rFonts w:hint="default"/>
      </w:rPr>
    </w:lvl>
    <w:lvl w:ilvl="4">
      <w:numFmt w:val="bullet"/>
      <w:lvlText w:val="•"/>
      <w:lvlJc w:val="left"/>
      <w:pPr>
        <w:ind w:left="3940" w:hanging="361"/>
      </w:pPr>
      <w:rPr>
        <w:rFonts w:hint="default"/>
      </w:rPr>
    </w:lvl>
    <w:lvl w:ilvl="5">
      <w:numFmt w:val="bullet"/>
      <w:lvlText w:val="•"/>
      <w:lvlJc w:val="left"/>
      <w:pPr>
        <w:ind w:left="4973" w:hanging="361"/>
      </w:pPr>
      <w:rPr>
        <w:rFonts w:hint="default"/>
      </w:rPr>
    </w:lvl>
    <w:lvl w:ilvl="6">
      <w:numFmt w:val="bullet"/>
      <w:lvlText w:val="•"/>
      <w:lvlJc w:val="left"/>
      <w:pPr>
        <w:ind w:left="6006" w:hanging="361"/>
      </w:pPr>
      <w:rPr>
        <w:rFonts w:hint="default"/>
      </w:rPr>
    </w:lvl>
    <w:lvl w:ilvl="7">
      <w:numFmt w:val="bullet"/>
      <w:lvlText w:val="•"/>
      <w:lvlJc w:val="left"/>
      <w:pPr>
        <w:ind w:left="7040" w:hanging="361"/>
      </w:pPr>
      <w:rPr>
        <w:rFonts w:hint="default"/>
      </w:rPr>
    </w:lvl>
    <w:lvl w:ilvl="8">
      <w:numFmt w:val="bullet"/>
      <w:lvlText w:val="•"/>
      <w:lvlJc w:val="left"/>
      <w:pPr>
        <w:ind w:left="8073" w:hanging="361"/>
      </w:pPr>
      <w:rPr>
        <w:rFonts w:hint="default"/>
      </w:rPr>
    </w:lvl>
  </w:abstractNum>
  <w:abstractNum w:abstractNumId="17" w15:restartNumberingAfterBreak="0">
    <w:nsid w:val="461C610C"/>
    <w:multiLevelType w:val="multilevel"/>
    <w:tmpl w:val="00000890"/>
    <w:lvl w:ilvl="0">
      <w:start w:val="5"/>
      <w:numFmt w:val="decimal"/>
      <w:lvlText w:val="%1"/>
      <w:lvlJc w:val="left"/>
      <w:pPr>
        <w:ind w:left="553" w:hanging="442"/>
      </w:pPr>
    </w:lvl>
    <w:lvl w:ilvl="1">
      <w:start w:val="15"/>
      <w:numFmt w:val="decimal"/>
      <w:lvlText w:val="%1.%2"/>
      <w:lvlJc w:val="left"/>
      <w:pPr>
        <w:ind w:left="553" w:hanging="442"/>
      </w:pPr>
      <w:rPr>
        <w:rFonts w:ascii="Times New Roman" w:hAnsi="Times New Roman" w:cs="Times New Roman"/>
        <w:b/>
        <w:bCs/>
        <w:w w:val="99"/>
        <w:sz w:val="22"/>
        <w:szCs w:val="22"/>
      </w:rPr>
    </w:lvl>
    <w:lvl w:ilvl="2">
      <w:start w:val="1"/>
      <w:numFmt w:val="upperLetter"/>
      <w:lvlText w:val="%3."/>
      <w:lvlJc w:val="left"/>
      <w:pPr>
        <w:ind w:left="832" w:hanging="361"/>
      </w:pPr>
      <w:rPr>
        <w:rFonts w:ascii="Times New Roman" w:hAnsi="Times New Roman" w:cs="Times New Roman"/>
        <w:b w:val="0"/>
        <w:bCs w:val="0"/>
        <w:spacing w:val="-1"/>
        <w:w w:val="99"/>
        <w:sz w:val="22"/>
        <w:szCs w:val="22"/>
      </w:rPr>
    </w:lvl>
    <w:lvl w:ilvl="3">
      <w:numFmt w:val="bullet"/>
      <w:lvlText w:val="•"/>
      <w:lvlJc w:val="left"/>
      <w:pPr>
        <w:ind w:left="2906" w:hanging="361"/>
      </w:pPr>
    </w:lvl>
    <w:lvl w:ilvl="4">
      <w:numFmt w:val="bullet"/>
      <w:lvlText w:val="•"/>
      <w:lvlJc w:val="left"/>
      <w:pPr>
        <w:ind w:left="3940" w:hanging="361"/>
      </w:pPr>
    </w:lvl>
    <w:lvl w:ilvl="5">
      <w:numFmt w:val="bullet"/>
      <w:lvlText w:val="•"/>
      <w:lvlJc w:val="left"/>
      <w:pPr>
        <w:ind w:left="4973" w:hanging="361"/>
      </w:pPr>
    </w:lvl>
    <w:lvl w:ilvl="6">
      <w:numFmt w:val="bullet"/>
      <w:lvlText w:val="•"/>
      <w:lvlJc w:val="left"/>
      <w:pPr>
        <w:ind w:left="6006" w:hanging="361"/>
      </w:pPr>
    </w:lvl>
    <w:lvl w:ilvl="7">
      <w:numFmt w:val="bullet"/>
      <w:lvlText w:val="•"/>
      <w:lvlJc w:val="left"/>
      <w:pPr>
        <w:ind w:left="7040" w:hanging="361"/>
      </w:pPr>
    </w:lvl>
    <w:lvl w:ilvl="8">
      <w:numFmt w:val="bullet"/>
      <w:lvlText w:val="•"/>
      <w:lvlJc w:val="left"/>
      <w:pPr>
        <w:ind w:left="8073" w:hanging="361"/>
      </w:pPr>
    </w:lvl>
  </w:abstractNum>
  <w:abstractNum w:abstractNumId="18" w15:restartNumberingAfterBreak="0">
    <w:nsid w:val="4D4517B7"/>
    <w:multiLevelType w:val="hybridMultilevel"/>
    <w:tmpl w:val="327C419A"/>
    <w:lvl w:ilvl="0" w:tplc="074EA4FC">
      <w:start w:val="1"/>
      <w:numFmt w:val="upperLetter"/>
      <w:lvlText w:val="%1."/>
      <w:lvlJc w:val="left"/>
      <w:pPr>
        <w:ind w:left="1162" w:hanging="360"/>
      </w:pPr>
      <w:rPr>
        <w:b w:val="0"/>
        <w:bCs w:val="0"/>
      </w:rPr>
    </w:lvl>
    <w:lvl w:ilvl="1" w:tplc="04090019" w:tentative="1">
      <w:start w:val="1"/>
      <w:numFmt w:val="lowerLetter"/>
      <w:lvlText w:val="%2."/>
      <w:lvlJc w:val="left"/>
      <w:pPr>
        <w:ind w:left="1882" w:hanging="360"/>
      </w:pPr>
    </w:lvl>
    <w:lvl w:ilvl="2" w:tplc="0409001B" w:tentative="1">
      <w:start w:val="1"/>
      <w:numFmt w:val="lowerRoman"/>
      <w:lvlText w:val="%3."/>
      <w:lvlJc w:val="right"/>
      <w:pPr>
        <w:ind w:left="2602" w:hanging="180"/>
      </w:pPr>
    </w:lvl>
    <w:lvl w:ilvl="3" w:tplc="0409000F" w:tentative="1">
      <w:start w:val="1"/>
      <w:numFmt w:val="decimal"/>
      <w:lvlText w:val="%4."/>
      <w:lvlJc w:val="left"/>
      <w:pPr>
        <w:ind w:left="3322" w:hanging="360"/>
      </w:pPr>
    </w:lvl>
    <w:lvl w:ilvl="4" w:tplc="04090019" w:tentative="1">
      <w:start w:val="1"/>
      <w:numFmt w:val="lowerLetter"/>
      <w:lvlText w:val="%5."/>
      <w:lvlJc w:val="left"/>
      <w:pPr>
        <w:ind w:left="4042" w:hanging="360"/>
      </w:pPr>
    </w:lvl>
    <w:lvl w:ilvl="5" w:tplc="0409001B" w:tentative="1">
      <w:start w:val="1"/>
      <w:numFmt w:val="lowerRoman"/>
      <w:lvlText w:val="%6."/>
      <w:lvlJc w:val="right"/>
      <w:pPr>
        <w:ind w:left="4762" w:hanging="180"/>
      </w:pPr>
    </w:lvl>
    <w:lvl w:ilvl="6" w:tplc="0409000F" w:tentative="1">
      <w:start w:val="1"/>
      <w:numFmt w:val="decimal"/>
      <w:lvlText w:val="%7."/>
      <w:lvlJc w:val="left"/>
      <w:pPr>
        <w:ind w:left="5482" w:hanging="360"/>
      </w:pPr>
    </w:lvl>
    <w:lvl w:ilvl="7" w:tplc="04090019" w:tentative="1">
      <w:start w:val="1"/>
      <w:numFmt w:val="lowerLetter"/>
      <w:lvlText w:val="%8."/>
      <w:lvlJc w:val="left"/>
      <w:pPr>
        <w:ind w:left="6202" w:hanging="360"/>
      </w:pPr>
    </w:lvl>
    <w:lvl w:ilvl="8" w:tplc="0409001B" w:tentative="1">
      <w:start w:val="1"/>
      <w:numFmt w:val="lowerRoman"/>
      <w:lvlText w:val="%9."/>
      <w:lvlJc w:val="right"/>
      <w:pPr>
        <w:ind w:left="6922" w:hanging="180"/>
      </w:pPr>
    </w:lvl>
  </w:abstractNum>
  <w:num w:numId="1" w16cid:durableId="386345172">
    <w:abstractNumId w:val="14"/>
  </w:num>
  <w:num w:numId="2" w16cid:durableId="1511748897">
    <w:abstractNumId w:val="13"/>
  </w:num>
  <w:num w:numId="3" w16cid:durableId="609162065">
    <w:abstractNumId w:val="12"/>
  </w:num>
  <w:num w:numId="4" w16cid:durableId="964429268">
    <w:abstractNumId w:val="11"/>
  </w:num>
  <w:num w:numId="5" w16cid:durableId="571695056">
    <w:abstractNumId w:val="10"/>
  </w:num>
  <w:num w:numId="6" w16cid:durableId="1664041474">
    <w:abstractNumId w:val="9"/>
  </w:num>
  <w:num w:numId="7" w16cid:durableId="1692730204">
    <w:abstractNumId w:val="8"/>
  </w:num>
  <w:num w:numId="8" w16cid:durableId="862089881">
    <w:abstractNumId w:val="7"/>
  </w:num>
  <w:num w:numId="9" w16cid:durableId="1137528339">
    <w:abstractNumId w:val="6"/>
  </w:num>
  <w:num w:numId="10" w16cid:durableId="1705137731">
    <w:abstractNumId w:val="5"/>
  </w:num>
  <w:num w:numId="11" w16cid:durableId="1749889517">
    <w:abstractNumId w:val="4"/>
  </w:num>
  <w:num w:numId="12" w16cid:durableId="765806674">
    <w:abstractNumId w:val="3"/>
  </w:num>
  <w:num w:numId="13" w16cid:durableId="2050495142">
    <w:abstractNumId w:val="2"/>
  </w:num>
  <w:num w:numId="14" w16cid:durableId="605691828">
    <w:abstractNumId w:val="1"/>
  </w:num>
  <w:num w:numId="15" w16cid:durableId="1828740564">
    <w:abstractNumId w:val="0"/>
  </w:num>
  <w:num w:numId="16" w16cid:durableId="762065788">
    <w:abstractNumId w:val="18"/>
  </w:num>
  <w:num w:numId="17" w16cid:durableId="1608345110">
    <w:abstractNumId w:val="15"/>
  </w:num>
  <w:num w:numId="18" w16cid:durableId="1679963337">
    <w:abstractNumId w:val="17"/>
  </w:num>
  <w:num w:numId="19" w16cid:durableId="83861432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is Jr, Richard L.">
    <w15:presenceInfo w15:providerId="AD" w15:userId="S::Richard.ReisJr@va.gov::430da6c6-b116-45e4-b593-8151f02364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90F"/>
    <w:rsid w:val="000016BF"/>
    <w:rsid w:val="000025BE"/>
    <w:rsid w:val="000028F5"/>
    <w:rsid w:val="00010FA1"/>
    <w:rsid w:val="00011A1B"/>
    <w:rsid w:val="00023B11"/>
    <w:rsid w:val="00034DE6"/>
    <w:rsid w:val="000807DA"/>
    <w:rsid w:val="000B5890"/>
    <w:rsid w:val="00104B50"/>
    <w:rsid w:val="00137F30"/>
    <w:rsid w:val="00192DED"/>
    <w:rsid w:val="001D0606"/>
    <w:rsid w:val="001E208A"/>
    <w:rsid w:val="001E5577"/>
    <w:rsid w:val="002047C0"/>
    <w:rsid w:val="0023423C"/>
    <w:rsid w:val="002373A5"/>
    <w:rsid w:val="0024495F"/>
    <w:rsid w:val="00261996"/>
    <w:rsid w:val="002703A7"/>
    <w:rsid w:val="0027790C"/>
    <w:rsid w:val="002B56F5"/>
    <w:rsid w:val="002D5EEB"/>
    <w:rsid w:val="002D72D9"/>
    <w:rsid w:val="002E5C89"/>
    <w:rsid w:val="002E6BA8"/>
    <w:rsid w:val="00305199"/>
    <w:rsid w:val="00310EB5"/>
    <w:rsid w:val="00323E75"/>
    <w:rsid w:val="00324959"/>
    <w:rsid w:val="00331B68"/>
    <w:rsid w:val="00341320"/>
    <w:rsid w:val="00344E7D"/>
    <w:rsid w:val="00370181"/>
    <w:rsid w:val="00393D48"/>
    <w:rsid w:val="003A31B6"/>
    <w:rsid w:val="003E29B7"/>
    <w:rsid w:val="003F45CB"/>
    <w:rsid w:val="0042303E"/>
    <w:rsid w:val="004308E2"/>
    <w:rsid w:val="00436717"/>
    <w:rsid w:val="00437014"/>
    <w:rsid w:val="004512E8"/>
    <w:rsid w:val="00457B55"/>
    <w:rsid w:val="00470D7C"/>
    <w:rsid w:val="004731EB"/>
    <w:rsid w:val="00496216"/>
    <w:rsid w:val="004A6009"/>
    <w:rsid w:val="004C22A2"/>
    <w:rsid w:val="004D4085"/>
    <w:rsid w:val="004E6213"/>
    <w:rsid w:val="004F3FF6"/>
    <w:rsid w:val="005274DB"/>
    <w:rsid w:val="005435E7"/>
    <w:rsid w:val="00560AA7"/>
    <w:rsid w:val="00576AA4"/>
    <w:rsid w:val="0059084F"/>
    <w:rsid w:val="005E48CA"/>
    <w:rsid w:val="005F683C"/>
    <w:rsid w:val="00625242"/>
    <w:rsid w:val="006317F0"/>
    <w:rsid w:val="006E256B"/>
    <w:rsid w:val="006E7109"/>
    <w:rsid w:val="006F3FB1"/>
    <w:rsid w:val="00702D0F"/>
    <w:rsid w:val="0074029C"/>
    <w:rsid w:val="00740754"/>
    <w:rsid w:val="0074107A"/>
    <w:rsid w:val="0074501D"/>
    <w:rsid w:val="00751EB2"/>
    <w:rsid w:val="00752313"/>
    <w:rsid w:val="0075603E"/>
    <w:rsid w:val="00766A6C"/>
    <w:rsid w:val="007900A4"/>
    <w:rsid w:val="007926ED"/>
    <w:rsid w:val="007E32C4"/>
    <w:rsid w:val="007F08AC"/>
    <w:rsid w:val="007F72F8"/>
    <w:rsid w:val="00822805"/>
    <w:rsid w:val="00874277"/>
    <w:rsid w:val="00874D56"/>
    <w:rsid w:val="008A47C7"/>
    <w:rsid w:val="008E0838"/>
    <w:rsid w:val="009215C8"/>
    <w:rsid w:val="00926761"/>
    <w:rsid w:val="00933398"/>
    <w:rsid w:val="009379DA"/>
    <w:rsid w:val="00971528"/>
    <w:rsid w:val="00983CF3"/>
    <w:rsid w:val="009A2899"/>
    <w:rsid w:val="009C50D6"/>
    <w:rsid w:val="00A066D5"/>
    <w:rsid w:val="00A47A92"/>
    <w:rsid w:val="00A51974"/>
    <w:rsid w:val="00A60A30"/>
    <w:rsid w:val="00A85111"/>
    <w:rsid w:val="00A97C69"/>
    <w:rsid w:val="00AA290F"/>
    <w:rsid w:val="00AC262D"/>
    <w:rsid w:val="00B024EC"/>
    <w:rsid w:val="00B378C3"/>
    <w:rsid w:val="00B37D13"/>
    <w:rsid w:val="00B742AF"/>
    <w:rsid w:val="00B96328"/>
    <w:rsid w:val="00BC5216"/>
    <w:rsid w:val="00BD158E"/>
    <w:rsid w:val="00BE16A1"/>
    <w:rsid w:val="00C21E18"/>
    <w:rsid w:val="00C2554F"/>
    <w:rsid w:val="00C40A99"/>
    <w:rsid w:val="00C70546"/>
    <w:rsid w:val="00C82D44"/>
    <w:rsid w:val="00C86F31"/>
    <w:rsid w:val="00CA1CA2"/>
    <w:rsid w:val="00CB0A7D"/>
    <w:rsid w:val="00CB6A17"/>
    <w:rsid w:val="00CC57B4"/>
    <w:rsid w:val="00D06F13"/>
    <w:rsid w:val="00D20441"/>
    <w:rsid w:val="00D402F1"/>
    <w:rsid w:val="00D421B3"/>
    <w:rsid w:val="00D65060"/>
    <w:rsid w:val="00DA16E3"/>
    <w:rsid w:val="00DB6773"/>
    <w:rsid w:val="00DB6E78"/>
    <w:rsid w:val="00DB7A61"/>
    <w:rsid w:val="00DC63F6"/>
    <w:rsid w:val="00DE19C2"/>
    <w:rsid w:val="00E00C86"/>
    <w:rsid w:val="00E3323D"/>
    <w:rsid w:val="00E52D2F"/>
    <w:rsid w:val="00E852C6"/>
    <w:rsid w:val="00EA0F11"/>
    <w:rsid w:val="00EA1D13"/>
    <w:rsid w:val="00EA249B"/>
    <w:rsid w:val="00EB2836"/>
    <w:rsid w:val="00EE0A70"/>
    <w:rsid w:val="00F04ECD"/>
    <w:rsid w:val="00F07634"/>
    <w:rsid w:val="00F16AC6"/>
    <w:rsid w:val="00F5201A"/>
    <w:rsid w:val="00F922DC"/>
    <w:rsid w:val="00F92CD1"/>
    <w:rsid w:val="00F97B04"/>
    <w:rsid w:val="00FA7857"/>
    <w:rsid w:val="00FB003F"/>
    <w:rsid w:val="00FF0D4E"/>
    <w:rsid w:val="00FF3A72"/>
    <w:rsid w:val="00FF5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1C4EA55"/>
  <w15:chartTrackingRefBased/>
  <w15:docId w15:val="{ECC9AC5B-D1D2-4793-A15C-83148958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2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A290F"/>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C63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3F6"/>
    <w:rPr>
      <w:rFonts w:ascii="Segoe UI" w:hAnsi="Segoe UI" w:cs="Segoe UI"/>
      <w:sz w:val="18"/>
      <w:szCs w:val="18"/>
    </w:rPr>
  </w:style>
  <w:style w:type="character" w:styleId="CommentReference">
    <w:name w:val="annotation reference"/>
    <w:basedOn w:val="DefaultParagraphFont"/>
    <w:uiPriority w:val="99"/>
    <w:semiHidden/>
    <w:unhideWhenUsed/>
    <w:rsid w:val="0027790C"/>
    <w:rPr>
      <w:sz w:val="16"/>
      <w:szCs w:val="16"/>
    </w:rPr>
  </w:style>
  <w:style w:type="paragraph" w:styleId="CommentText">
    <w:name w:val="annotation text"/>
    <w:basedOn w:val="Normal"/>
    <w:link w:val="CommentTextChar"/>
    <w:uiPriority w:val="99"/>
    <w:semiHidden/>
    <w:unhideWhenUsed/>
    <w:rsid w:val="0027790C"/>
    <w:pPr>
      <w:spacing w:line="240" w:lineRule="auto"/>
    </w:pPr>
    <w:rPr>
      <w:sz w:val="20"/>
      <w:szCs w:val="20"/>
    </w:rPr>
  </w:style>
  <w:style w:type="character" w:customStyle="1" w:styleId="CommentTextChar">
    <w:name w:val="Comment Text Char"/>
    <w:basedOn w:val="DefaultParagraphFont"/>
    <w:link w:val="CommentText"/>
    <w:uiPriority w:val="99"/>
    <w:semiHidden/>
    <w:rsid w:val="0027790C"/>
    <w:rPr>
      <w:sz w:val="20"/>
      <w:szCs w:val="20"/>
    </w:rPr>
  </w:style>
  <w:style w:type="paragraph" w:styleId="CommentSubject">
    <w:name w:val="annotation subject"/>
    <w:basedOn w:val="CommentText"/>
    <w:next w:val="CommentText"/>
    <w:link w:val="CommentSubjectChar"/>
    <w:uiPriority w:val="99"/>
    <w:semiHidden/>
    <w:unhideWhenUsed/>
    <w:rsid w:val="0027790C"/>
    <w:rPr>
      <w:b/>
      <w:bCs/>
    </w:rPr>
  </w:style>
  <w:style w:type="character" w:customStyle="1" w:styleId="CommentSubjectChar">
    <w:name w:val="Comment Subject Char"/>
    <w:basedOn w:val="CommentTextChar"/>
    <w:link w:val="CommentSubject"/>
    <w:uiPriority w:val="99"/>
    <w:semiHidden/>
    <w:rsid w:val="0027790C"/>
    <w:rPr>
      <w:b/>
      <w:bCs/>
      <w:sz w:val="20"/>
      <w:szCs w:val="20"/>
    </w:rPr>
  </w:style>
  <w:style w:type="paragraph" w:styleId="ListParagraph">
    <w:name w:val="List Paragraph"/>
    <w:basedOn w:val="Normal"/>
    <w:uiPriority w:val="34"/>
    <w:qFormat/>
    <w:rsid w:val="00EA1D13"/>
    <w:pPr>
      <w:ind w:left="720"/>
      <w:contextualSpacing/>
    </w:pPr>
  </w:style>
  <w:style w:type="character" w:styleId="Hyperlink">
    <w:name w:val="Hyperlink"/>
    <w:basedOn w:val="DefaultParagraphFont"/>
    <w:uiPriority w:val="99"/>
    <w:unhideWhenUsed/>
    <w:rsid w:val="0023423C"/>
    <w:rPr>
      <w:color w:val="0563C1" w:themeColor="hyperlink"/>
      <w:u w:val="single"/>
    </w:rPr>
  </w:style>
  <w:style w:type="character" w:styleId="UnresolvedMention">
    <w:name w:val="Unresolved Mention"/>
    <w:basedOn w:val="DefaultParagraphFont"/>
    <w:uiPriority w:val="99"/>
    <w:semiHidden/>
    <w:unhideWhenUsed/>
    <w:rsid w:val="002342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27443">
      <w:bodyDiv w:val="1"/>
      <w:marLeft w:val="0"/>
      <w:marRight w:val="0"/>
      <w:marTop w:val="0"/>
      <w:marBottom w:val="0"/>
      <w:divBdr>
        <w:top w:val="none" w:sz="0" w:space="0" w:color="auto"/>
        <w:left w:val="none" w:sz="0" w:space="0" w:color="auto"/>
        <w:bottom w:val="none" w:sz="0" w:space="0" w:color="auto"/>
        <w:right w:val="none" w:sz="0" w:space="0" w:color="auto"/>
      </w:divBdr>
    </w:div>
    <w:div w:id="964971120">
      <w:bodyDiv w:val="1"/>
      <w:marLeft w:val="0"/>
      <w:marRight w:val="0"/>
      <w:marTop w:val="0"/>
      <w:marBottom w:val="0"/>
      <w:divBdr>
        <w:top w:val="none" w:sz="0" w:space="0" w:color="auto"/>
        <w:left w:val="none" w:sz="0" w:space="0" w:color="auto"/>
        <w:bottom w:val="none" w:sz="0" w:space="0" w:color="auto"/>
        <w:right w:val="none" w:sz="0" w:space="0" w:color="auto"/>
      </w:divBdr>
    </w:div>
    <w:div w:id="1099255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Registration@Tungsten-Network.com" TargetMode="External"/><Relationship Id="rId13" Type="http://schemas.openxmlformats.org/officeDocument/2006/relationships/oleObject" Target="file:///\\va.gov\PA\Fresno\VHAFRE\Services\Environmental%20Mgt\01-%20PROCUREMENT\02%20-%20SERVICE%20CONTRACTS\Pest%20Management\FY24%20Pest%20Management\VHA%20Directive%201850.02%20Pest%20Management%20Operations%20Program.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fsc.va.gov/einvoice.asp" TargetMode="External"/><Relationship Id="rId12" Type="http://schemas.openxmlformats.org/officeDocument/2006/relationships/image" Target="media/image2.emf"/><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tungsten-network.com/US/en/veterans-affairs/" TargetMode="External"/><Relationship Id="rId11" Type="http://schemas.openxmlformats.org/officeDocument/2006/relationships/oleObject" Target="embeddings/oleObject1.bin"/><Relationship Id="rId5" Type="http://schemas.openxmlformats.org/officeDocument/2006/relationships/hyperlink" Target="http://www.epa.gov" TargetMode="External"/><Relationship Id="rId15" Type="http://schemas.openxmlformats.org/officeDocument/2006/relationships/oleObject" Target="file:///\\va.gov\PA\Fresno\VHAFRE\Services\Environmental%20Mgt\14-AO%20Folder\3.%20SOP%20MCP%20CHARTERS\Medical%20Center%20Policy\Pest%20Management\EPS%20Bed%20Bug%20Management%20Guide%202022.pdf" TargetMode="External"/><Relationship Id="rId10"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hyperlink" Target="mailto:vafsccshd@va.gov" TargetMode="Externa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13</Pages>
  <Words>5090</Words>
  <Characters>29017</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34039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Reis Jr, Richard L.</dc:creator>
  <cp:keywords/>
  <dc:description/>
  <cp:lastModifiedBy>Brar, Kulvinder S.</cp:lastModifiedBy>
  <cp:revision>7</cp:revision>
  <cp:lastPrinted>2021-01-28T17:56:00Z</cp:lastPrinted>
  <dcterms:created xsi:type="dcterms:W3CDTF">2025-03-08T00:18:00Z</dcterms:created>
  <dcterms:modified xsi:type="dcterms:W3CDTF">2026-04-30T18:26:00Z</dcterms:modified>
</cp:coreProperties>
</file>