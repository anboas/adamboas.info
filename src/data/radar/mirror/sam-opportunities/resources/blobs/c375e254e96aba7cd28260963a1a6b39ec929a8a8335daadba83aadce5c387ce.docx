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24664" w14:textId="77777777" w:rsidR="005D7448" w:rsidRDefault="005D7448" w:rsidP="00BD4AAA">
      <w:pPr>
        <w:rPr>
          <w:rFonts w:ascii="Arial" w:hAnsi="Arial" w:cs="Arial"/>
          <w:b/>
        </w:rPr>
      </w:pPr>
      <w:r>
        <w:rPr>
          <w:rFonts w:ascii="Arial" w:hAnsi="Arial" w:cs="Arial"/>
          <w:b/>
        </w:rPr>
        <w:t xml:space="preserve">Attachment </w:t>
      </w:r>
      <w:r w:rsidR="0008763E">
        <w:rPr>
          <w:rFonts w:ascii="Arial" w:hAnsi="Arial" w:cs="Arial"/>
          <w:b/>
        </w:rPr>
        <w:t>C</w:t>
      </w:r>
    </w:p>
    <w:p w14:paraId="47439D33" w14:textId="77777777" w:rsidR="00111DCA" w:rsidRDefault="00111DCA" w:rsidP="00EE76F7">
      <w:pPr>
        <w:pStyle w:val="NormalWeb"/>
        <w:keepNext/>
        <w:keepLines/>
        <w:spacing w:before="0" w:beforeAutospacing="0" w:after="240" w:afterAutospacing="0" w:line="240" w:lineRule="auto"/>
        <w:jc w:val="left"/>
        <w:outlineLvl w:val="0"/>
        <w:rPr>
          <w:rFonts w:ascii="Arial" w:hAnsi="Arial" w:cs="Arial"/>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2"/>
      </w:tblGrid>
      <w:tr w:rsidR="002C3893" w:rsidRPr="009429E8" w14:paraId="6C1102C8" w14:textId="77777777" w:rsidTr="009429E8">
        <w:tc>
          <w:tcPr>
            <w:tcW w:w="8280" w:type="dxa"/>
            <w:shd w:val="clear" w:color="auto" w:fill="E6E6E6"/>
          </w:tcPr>
          <w:p w14:paraId="58450D03" w14:textId="77777777" w:rsidR="002C3893" w:rsidRPr="009429E8" w:rsidRDefault="002C3893" w:rsidP="009429E8">
            <w:pPr>
              <w:jc w:val="center"/>
              <w:rPr>
                <w:rFonts w:ascii="Arial" w:hAnsi="Arial" w:cs="Arial"/>
                <w:b/>
                <w:sz w:val="28"/>
                <w:szCs w:val="28"/>
              </w:rPr>
            </w:pPr>
            <w:r w:rsidRPr="009429E8">
              <w:rPr>
                <w:rFonts w:ascii="Arial" w:hAnsi="Arial" w:cs="Arial"/>
                <w:b/>
                <w:sz w:val="28"/>
                <w:szCs w:val="28"/>
              </w:rPr>
              <w:t xml:space="preserve">  Justification for Other than Full and Open Competition</w:t>
            </w:r>
          </w:p>
        </w:tc>
      </w:tr>
    </w:tbl>
    <w:p w14:paraId="63A49290" w14:textId="77777777" w:rsidR="002C3893" w:rsidRDefault="002C3893" w:rsidP="002C3893">
      <w:pPr>
        <w:jc w:val="center"/>
        <w:rPr>
          <w:rFonts w:ascii="Arial" w:hAnsi="Arial" w:cs="Arial"/>
          <w:b/>
          <w:sz w:val="22"/>
          <w:szCs w:val="22"/>
        </w:rPr>
      </w:pPr>
    </w:p>
    <w:p w14:paraId="3FC920BC" w14:textId="16888859" w:rsidR="007074EE" w:rsidRDefault="007074EE" w:rsidP="00E21AE7">
      <w:pPr>
        <w:ind w:left="547" w:hanging="547"/>
        <w:jc w:val="center"/>
        <w:rPr>
          <w:rFonts w:ascii="Arial" w:hAnsi="Arial" w:cs="Arial"/>
          <w:i/>
          <w:sz w:val="22"/>
          <w:szCs w:val="22"/>
        </w:rPr>
      </w:pPr>
      <w:r>
        <w:rPr>
          <w:rFonts w:ascii="Arial" w:hAnsi="Arial" w:cs="Arial"/>
          <w:i/>
          <w:sz w:val="22"/>
          <w:szCs w:val="22"/>
        </w:rPr>
        <w:t>“Source Selection Information – see FAR 2.101 and 3.104”</w:t>
      </w:r>
    </w:p>
    <w:p w14:paraId="07F28592" w14:textId="77777777" w:rsidR="00111DCA" w:rsidRPr="00E21AE7" w:rsidRDefault="00111DCA" w:rsidP="00E21AE7">
      <w:pPr>
        <w:ind w:left="547" w:hanging="547"/>
        <w:jc w:val="center"/>
        <w:rPr>
          <w:rFonts w:ascii="Arial" w:hAnsi="Arial" w:cs="Arial"/>
          <w:i/>
          <w:sz w:val="22"/>
          <w:szCs w:val="22"/>
        </w:rPr>
      </w:pPr>
    </w:p>
    <w:p w14:paraId="21F99282" w14:textId="77777777" w:rsidR="002C3893" w:rsidRPr="00DC4B0F" w:rsidRDefault="002C3893" w:rsidP="002C3893">
      <w:pPr>
        <w:jc w:val="center"/>
        <w:rPr>
          <w:rFonts w:ascii="Arial" w:hAnsi="Arial" w:cs="Arial"/>
          <w:b/>
          <w:sz w:val="22"/>
          <w:szCs w:val="22"/>
        </w:rPr>
      </w:pPr>
    </w:p>
    <w:p w14:paraId="7E764044" w14:textId="77777777" w:rsidR="002C3893" w:rsidRPr="006223AC" w:rsidRDefault="00C279FE" w:rsidP="00911875">
      <w:pPr>
        <w:numPr>
          <w:ilvl w:val="0"/>
          <w:numId w:val="1"/>
        </w:numPr>
        <w:spacing w:after="120"/>
        <w:rPr>
          <w:rFonts w:ascii="Arial" w:hAnsi="Arial" w:cs="Arial"/>
          <w:color w:val="FF0000"/>
          <w:sz w:val="22"/>
          <w:szCs w:val="22"/>
        </w:rPr>
      </w:pPr>
      <w:r>
        <w:rPr>
          <w:rFonts w:ascii="Arial" w:hAnsi="Arial" w:cs="Arial"/>
          <w:b/>
          <w:sz w:val="22"/>
          <w:szCs w:val="22"/>
        </w:rPr>
        <w:t>Identification of the agency and contracting activity.</w:t>
      </w:r>
      <w:r w:rsidR="006B112F">
        <w:rPr>
          <w:rFonts w:ascii="Arial" w:hAnsi="Arial" w:cs="Arial"/>
          <w:b/>
          <w:sz w:val="22"/>
          <w:szCs w:val="22"/>
        </w:rPr>
        <w:t xml:space="preserve"> </w:t>
      </w:r>
      <w:r w:rsidR="00BD4AAA">
        <w:rPr>
          <w:rFonts w:ascii="Arial" w:hAnsi="Arial" w:cs="Arial"/>
          <w:b/>
          <w:sz w:val="22"/>
          <w:szCs w:val="22"/>
        </w:rPr>
        <w:t xml:space="preserve"> </w:t>
      </w:r>
    </w:p>
    <w:p w14:paraId="198C7601" w14:textId="77777777" w:rsidR="008B3355" w:rsidRPr="008B3355" w:rsidRDefault="002C3893" w:rsidP="008B3355">
      <w:pPr>
        <w:numPr>
          <w:ilvl w:val="1"/>
          <w:numId w:val="1"/>
        </w:numPr>
        <w:spacing w:after="240"/>
        <w:rPr>
          <w:rFonts w:ascii="Arial" w:hAnsi="Arial" w:cs="Arial"/>
          <w:color w:val="FF0000"/>
          <w:sz w:val="22"/>
          <w:szCs w:val="22"/>
        </w:rPr>
      </w:pPr>
      <w:r w:rsidRPr="00B86F32">
        <w:rPr>
          <w:rFonts w:ascii="Arial" w:hAnsi="Arial" w:cs="Arial"/>
          <w:b/>
          <w:sz w:val="22"/>
          <w:szCs w:val="22"/>
        </w:rPr>
        <w:t>Federal agency and contracting activity</w:t>
      </w:r>
      <w:r w:rsidR="00144894" w:rsidRPr="00B86F32">
        <w:rPr>
          <w:rFonts w:ascii="Arial" w:hAnsi="Arial" w:cs="Arial"/>
          <w:b/>
          <w:sz w:val="22"/>
          <w:szCs w:val="22"/>
        </w:rPr>
        <w:t>.</w:t>
      </w:r>
      <w:r w:rsidRPr="00B86F32">
        <w:rPr>
          <w:rFonts w:ascii="Arial" w:hAnsi="Arial" w:cs="Arial"/>
          <w:sz w:val="22"/>
          <w:szCs w:val="22"/>
        </w:rPr>
        <w:t xml:space="preserve"> </w:t>
      </w:r>
      <w:r w:rsidR="001A221E" w:rsidRPr="00B86F32">
        <w:rPr>
          <w:rFonts w:ascii="Arial" w:hAnsi="Arial" w:cs="Arial"/>
          <w:b/>
          <w:sz w:val="22"/>
          <w:szCs w:val="22"/>
        </w:rPr>
        <w:t>HHS</w:t>
      </w:r>
      <w:r w:rsidR="00783077" w:rsidRPr="00B86F32">
        <w:rPr>
          <w:rFonts w:ascii="Arial" w:hAnsi="Arial" w:cs="Arial"/>
          <w:b/>
          <w:sz w:val="22"/>
          <w:szCs w:val="22"/>
        </w:rPr>
        <w:t>.</w:t>
      </w:r>
      <w:r w:rsidR="00B86F32">
        <w:rPr>
          <w:rFonts w:ascii="Arial" w:hAnsi="Arial" w:cs="Arial"/>
          <w:b/>
          <w:sz w:val="22"/>
          <w:szCs w:val="22"/>
        </w:rPr>
        <w:t>NIH</w:t>
      </w:r>
    </w:p>
    <w:p w14:paraId="3C97BD3C" w14:textId="77777777" w:rsidR="00B86F32" w:rsidRPr="008B3355" w:rsidRDefault="002C3893" w:rsidP="008B3355">
      <w:pPr>
        <w:numPr>
          <w:ilvl w:val="1"/>
          <w:numId w:val="1"/>
        </w:numPr>
        <w:spacing w:after="240"/>
        <w:rPr>
          <w:rFonts w:ascii="Arial" w:hAnsi="Arial" w:cs="Arial"/>
          <w:color w:val="FF0000"/>
          <w:sz w:val="22"/>
          <w:szCs w:val="22"/>
        </w:rPr>
      </w:pPr>
      <w:r w:rsidRPr="008B3355">
        <w:rPr>
          <w:rFonts w:ascii="Arial" w:hAnsi="Arial" w:cs="Arial"/>
          <w:b/>
          <w:sz w:val="22"/>
          <w:szCs w:val="22"/>
        </w:rPr>
        <w:t xml:space="preserve">Sponsoring </w:t>
      </w:r>
      <w:r w:rsidR="00144894" w:rsidRPr="008B3355">
        <w:rPr>
          <w:rFonts w:ascii="Arial" w:hAnsi="Arial" w:cs="Arial"/>
          <w:b/>
          <w:sz w:val="22"/>
          <w:szCs w:val="22"/>
        </w:rPr>
        <w:t>o</w:t>
      </w:r>
      <w:r w:rsidRPr="008B3355">
        <w:rPr>
          <w:rFonts w:ascii="Arial" w:hAnsi="Arial" w:cs="Arial"/>
          <w:b/>
          <w:sz w:val="22"/>
          <w:szCs w:val="22"/>
        </w:rPr>
        <w:t>rganization</w:t>
      </w:r>
      <w:r w:rsidR="00144894" w:rsidRPr="008B3355">
        <w:rPr>
          <w:rFonts w:ascii="Arial" w:hAnsi="Arial" w:cs="Arial"/>
          <w:b/>
          <w:sz w:val="22"/>
          <w:szCs w:val="22"/>
        </w:rPr>
        <w:t>.</w:t>
      </w:r>
      <w:r w:rsidRPr="008B3355">
        <w:rPr>
          <w:rFonts w:ascii="Arial" w:hAnsi="Arial" w:cs="Arial"/>
          <w:sz w:val="22"/>
          <w:szCs w:val="22"/>
        </w:rPr>
        <w:t xml:space="preserve"> </w:t>
      </w:r>
    </w:p>
    <w:p w14:paraId="24437B78" w14:textId="77777777" w:rsidR="00B86F32" w:rsidRPr="00B86F32" w:rsidRDefault="00B86F32" w:rsidP="00B86F32">
      <w:pPr>
        <w:pStyle w:val="NoSpacing"/>
        <w:ind w:left="720" w:firstLine="720"/>
        <w:rPr>
          <w:rFonts w:ascii="Arial" w:hAnsi="Arial"/>
        </w:rPr>
      </w:pPr>
      <w:r w:rsidRPr="00B86F32">
        <w:rPr>
          <w:rFonts w:ascii="Arial" w:hAnsi="Arial"/>
        </w:rPr>
        <w:t>Department of Radiology and Imaging Sciences</w:t>
      </w:r>
    </w:p>
    <w:p w14:paraId="4BE467CF" w14:textId="77777777" w:rsidR="00B86F32" w:rsidRPr="00B86F32" w:rsidRDefault="00B86F32" w:rsidP="00B86F32">
      <w:pPr>
        <w:pStyle w:val="NoSpacing"/>
        <w:ind w:left="720" w:firstLine="720"/>
        <w:rPr>
          <w:rFonts w:ascii="Arial" w:hAnsi="Arial"/>
        </w:rPr>
      </w:pPr>
      <w:r w:rsidRPr="00B86F32">
        <w:rPr>
          <w:rFonts w:ascii="Arial" w:hAnsi="Arial"/>
        </w:rPr>
        <w:t>NIH Clinical Center</w:t>
      </w:r>
    </w:p>
    <w:p w14:paraId="146F5967" w14:textId="77777777" w:rsidR="00B86F32" w:rsidRPr="00981C4A" w:rsidRDefault="00B86F32" w:rsidP="00B86F32">
      <w:pPr>
        <w:pStyle w:val="NoSpacing"/>
        <w:ind w:left="720" w:firstLine="720"/>
        <w:rPr>
          <w:rFonts w:ascii="Times New Roman" w:hAnsi="Times New Roman"/>
        </w:rPr>
      </w:pPr>
    </w:p>
    <w:p w14:paraId="0EC578CC" w14:textId="77777777" w:rsidR="002C3893" w:rsidRPr="00B86F32" w:rsidRDefault="002C3893" w:rsidP="002C3893">
      <w:pPr>
        <w:numPr>
          <w:ilvl w:val="1"/>
          <w:numId w:val="1"/>
        </w:numPr>
        <w:spacing w:after="240"/>
        <w:rPr>
          <w:rFonts w:ascii="Arial" w:hAnsi="Arial" w:cs="Arial"/>
          <w:sz w:val="22"/>
          <w:szCs w:val="22"/>
        </w:rPr>
      </w:pPr>
      <w:r w:rsidRPr="00B86F32">
        <w:rPr>
          <w:rFonts w:ascii="Arial" w:hAnsi="Arial" w:cs="Arial"/>
          <w:b/>
          <w:sz w:val="22"/>
          <w:szCs w:val="22"/>
        </w:rPr>
        <w:t>Project Officer information</w:t>
      </w:r>
      <w:r w:rsidR="00144894" w:rsidRPr="00B86F32">
        <w:rPr>
          <w:rFonts w:ascii="Arial" w:hAnsi="Arial" w:cs="Arial"/>
          <w:b/>
          <w:sz w:val="22"/>
          <w:szCs w:val="22"/>
        </w:rPr>
        <w:t xml:space="preserve">. </w:t>
      </w:r>
      <w:r w:rsidR="00BD4AAA" w:rsidRPr="00B86F32">
        <w:rPr>
          <w:rFonts w:ascii="Arial" w:hAnsi="Arial" w:cs="Arial"/>
          <w:b/>
          <w:sz w:val="22"/>
          <w:szCs w:val="22"/>
        </w:rPr>
        <w:t xml:space="preserve"> </w:t>
      </w:r>
      <w:r w:rsidR="004476EF">
        <w:rPr>
          <w:rFonts w:ascii="Arial" w:hAnsi="Arial" w:cs="Arial"/>
          <w:color w:val="FF0000"/>
          <w:sz w:val="22"/>
          <w:szCs w:val="22"/>
        </w:rPr>
        <w:t xml:space="preserve"> </w:t>
      </w:r>
    </w:p>
    <w:p w14:paraId="48B7DC50" w14:textId="1EB130B2" w:rsidR="004476EF" w:rsidRPr="00456E87" w:rsidRDefault="004476EF" w:rsidP="004476EF">
      <w:pPr>
        <w:numPr>
          <w:ilvl w:val="2"/>
          <w:numId w:val="1"/>
        </w:numPr>
        <w:spacing w:after="240"/>
        <w:rPr>
          <w:rFonts w:ascii="Arial" w:hAnsi="Arial" w:cs="Arial"/>
          <w:sz w:val="22"/>
          <w:szCs w:val="22"/>
        </w:rPr>
      </w:pPr>
      <w:r>
        <w:rPr>
          <w:rFonts w:ascii="Arial" w:hAnsi="Arial" w:cs="Arial"/>
          <w:b/>
          <w:sz w:val="22"/>
          <w:szCs w:val="22"/>
        </w:rPr>
        <w:t xml:space="preserve">Project Officer name. </w:t>
      </w:r>
      <w:r>
        <w:rPr>
          <w:rFonts w:ascii="Arial" w:hAnsi="Arial" w:cs="Arial"/>
          <w:sz w:val="22"/>
          <w:szCs w:val="22"/>
        </w:rPr>
        <w:t xml:space="preserve"> </w:t>
      </w:r>
      <w:r w:rsidR="00AC1F7A">
        <w:rPr>
          <w:rFonts w:ascii="Arial" w:hAnsi="Arial" w:cs="Arial"/>
          <w:sz w:val="22"/>
          <w:szCs w:val="22"/>
        </w:rPr>
        <w:t>Ronald Levin</w:t>
      </w:r>
    </w:p>
    <w:p w14:paraId="508BB75D" w14:textId="0EA5F6D5" w:rsidR="004476EF" w:rsidRPr="00DC4B0F" w:rsidRDefault="004476EF" w:rsidP="004476EF">
      <w:pPr>
        <w:numPr>
          <w:ilvl w:val="2"/>
          <w:numId w:val="1"/>
        </w:numPr>
        <w:spacing w:after="240"/>
        <w:rPr>
          <w:rFonts w:ascii="Arial" w:hAnsi="Arial" w:cs="Arial"/>
          <w:sz w:val="22"/>
          <w:szCs w:val="22"/>
        </w:rPr>
      </w:pPr>
      <w:r>
        <w:rPr>
          <w:rFonts w:ascii="Arial" w:hAnsi="Arial" w:cs="Arial"/>
          <w:b/>
          <w:sz w:val="22"/>
          <w:szCs w:val="22"/>
        </w:rPr>
        <w:t>Mailing</w:t>
      </w:r>
      <w:r w:rsidRPr="000C129E">
        <w:rPr>
          <w:rFonts w:ascii="Arial" w:hAnsi="Arial" w:cs="Arial"/>
          <w:b/>
          <w:sz w:val="22"/>
          <w:szCs w:val="22"/>
        </w:rPr>
        <w:t xml:space="preserve"> address</w:t>
      </w:r>
      <w:r>
        <w:rPr>
          <w:rFonts w:ascii="Arial" w:hAnsi="Arial" w:cs="Arial"/>
          <w:b/>
          <w:sz w:val="22"/>
          <w:szCs w:val="22"/>
        </w:rPr>
        <w:t>.</w:t>
      </w:r>
      <w:r w:rsidRPr="00DC4B0F">
        <w:rPr>
          <w:rFonts w:ascii="Arial" w:hAnsi="Arial" w:cs="Arial"/>
          <w:sz w:val="22"/>
          <w:szCs w:val="22"/>
        </w:rPr>
        <w:t xml:space="preserve"> </w:t>
      </w:r>
      <w:r>
        <w:rPr>
          <w:rFonts w:ascii="Arial" w:hAnsi="Arial" w:cs="Arial"/>
          <w:sz w:val="22"/>
          <w:szCs w:val="22"/>
        </w:rPr>
        <w:t xml:space="preserve"> 10 Center Drive RM 1C5</w:t>
      </w:r>
      <w:r w:rsidR="00AC1F7A">
        <w:rPr>
          <w:rFonts w:ascii="Arial" w:hAnsi="Arial" w:cs="Arial"/>
          <w:sz w:val="22"/>
          <w:szCs w:val="22"/>
        </w:rPr>
        <w:t>43</w:t>
      </w:r>
      <w:r>
        <w:rPr>
          <w:rFonts w:ascii="Arial" w:hAnsi="Arial" w:cs="Arial"/>
          <w:sz w:val="22"/>
          <w:szCs w:val="22"/>
        </w:rPr>
        <w:t xml:space="preserve"> Bethesda MD 20892</w:t>
      </w:r>
    </w:p>
    <w:p w14:paraId="1B063D82" w14:textId="0BBBAAED" w:rsidR="004476EF" w:rsidRPr="00DC4B0F" w:rsidRDefault="004476EF" w:rsidP="004476EF">
      <w:pPr>
        <w:numPr>
          <w:ilvl w:val="2"/>
          <w:numId w:val="1"/>
        </w:numPr>
        <w:spacing w:after="240"/>
        <w:rPr>
          <w:rFonts w:ascii="Arial" w:hAnsi="Arial" w:cs="Arial"/>
          <w:sz w:val="22"/>
          <w:szCs w:val="22"/>
        </w:rPr>
      </w:pPr>
      <w:r w:rsidRPr="000C129E">
        <w:rPr>
          <w:rFonts w:ascii="Arial" w:hAnsi="Arial" w:cs="Arial"/>
          <w:b/>
          <w:sz w:val="22"/>
          <w:szCs w:val="22"/>
        </w:rPr>
        <w:t>E-mail address</w:t>
      </w:r>
      <w:r>
        <w:rPr>
          <w:rFonts w:ascii="Arial" w:hAnsi="Arial" w:cs="Arial"/>
          <w:b/>
          <w:sz w:val="22"/>
          <w:szCs w:val="22"/>
        </w:rPr>
        <w:t>.</w:t>
      </w:r>
      <w:r w:rsidRPr="00DC4B0F">
        <w:rPr>
          <w:rFonts w:ascii="Arial" w:hAnsi="Arial" w:cs="Arial"/>
          <w:sz w:val="22"/>
          <w:szCs w:val="22"/>
        </w:rPr>
        <w:t xml:space="preserve"> </w:t>
      </w:r>
      <w:r>
        <w:rPr>
          <w:rFonts w:ascii="Arial" w:hAnsi="Arial" w:cs="Arial"/>
          <w:sz w:val="22"/>
          <w:szCs w:val="22"/>
        </w:rPr>
        <w:t xml:space="preserve"> </w:t>
      </w:r>
      <w:r w:rsidR="00AC1F7A">
        <w:rPr>
          <w:rFonts w:ascii="Arial" w:hAnsi="Arial" w:cs="Arial"/>
          <w:sz w:val="22"/>
          <w:szCs w:val="22"/>
        </w:rPr>
        <w:t>rlevin@nih.gov</w:t>
      </w:r>
    </w:p>
    <w:p w14:paraId="59726C15" w14:textId="244F6C0F" w:rsidR="004476EF" w:rsidRDefault="004476EF" w:rsidP="004476EF">
      <w:pPr>
        <w:numPr>
          <w:ilvl w:val="2"/>
          <w:numId w:val="1"/>
        </w:numPr>
        <w:spacing w:after="240"/>
        <w:rPr>
          <w:rFonts w:ascii="Arial" w:hAnsi="Arial" w:cs="Arial"/>
          <w:sz w:val="22"/>
          <w:szCs w:val="22"/>
        </w:rPr>
      </w:pPr>
      <w:r w:rsidRPr="000C129E">
        <w:rPr>
          <w:rFonts w:ascii="Arial" w:hAnsi="Arial" w:cs="Arial"/>
          <w:b/>
          <w:sz w:val="22"/>
          <w:szCs w:val="22"/>
        </w:rPr>
        <w:t>Telephone number</w:t>
      </w:r>
      <w:r>
        <w:rPr>
          <w:rFonts w:ascii="Arial" w:hAnsi="Arial" w:cs="Arial"/>
          <w:b/>
          <w:sz w:val="22"/>
          <w:szCs w:val="22"/>
        </w:rPr>
        <w:t>.</w:t>
      </w:r>
      <w:r>
        <w:rPr>
          <w:rFonts w:ascii="Arial" w:hAnsi="Arial" w:cs="Arial"/>
          <w:sz w:val="22"/>
          <w:szCs w:val="22"/>
        </w:rPr>
        <w:t xml:space="preserve"> </w:t>
      </w:r>
      <w:r w:rsidR="00AC1F7A">
        <w:rPr>
          <w:rFonts w:ascii="Arial" w:hAnsi="Arial" w:cs="Arial"/>
          <w:sz w:val="22"/>
          <w:szCs w:val="22"/>
        </w:rPr>
        <w:t>301-496-4454</w:t>
      </w:r>
    </w:p>
    <w:p w14:paraId="15A942E4" w14:textId="77777777" w:rsidR="00B73707" w:rsidRDefault="0031179B" w:rsidP="00B73707">
      <w:pPr>
        <w:numPr>
          <w:ilvl w:val="0"/>
          <w:numId w:val="1"/>
        </w:numPr>
        <w:spacing w:after="240"/>
        <w:rPr>
          <w:rFonts w:ascii="Arial" w:hAnsi="Arial" w:cs="Arial"/>
          <w:b/>
          <w:color w:val="FF0000"/>
          <w:sz w:val="22"/>
          <w:szCs w:val="22"/>
        </w:rPr>
      </w:pPr>
      <w:r w:rsidRPr="00233265">
        <w:rPr>
          <w:rFonts w:ascii="Arial" w:hAnsi="Arial" w:cs="Arial"/>
          <w:b/>
          <w:sz w:val="22"/>
          <w:szCs w:val="22"/>
        </w:rPr>
        <w:t>Nature a</w:t>
      </w:r>
      <w:r>
        <w:rPr>
          <w:rFonts w:ascii="Arial" w:hAnsi="Arial" w:cs="Arial"/>
          <w:b/>
          <w:sz w:val="22"/>
          <w:szCs w:val="22"/>
        </w:rPr>
        <w:t xml:space="preserve">nd/or description of the action being approved. </w:t>
      </w:r>
      <w:r w:rsidR="00BD4AAA">
        <w:rPr>
          <w:rFonts w:ascii="Arial" w:hAnsi="Arial" w:cs="Arial"/>
          <w:b/>
          <w:sz w:val="22"/>
          <w:szCs w:val="22"/>
        </w:rPr>
        <w:t xml:space="preserve"> </w:t>
      </w:r>
      <w:r w:rsidR="00B73707">
        <w:rPr>
          <w:rFonts w:ascii="Arial" w:hAnsi="Arial" w:cs="Arial"/>
          <w:color w:val="FF0000"/>
          <w:sz w:val="22"/>
          <w:szCs w:val="22"/>
        </w:rPr>
        <w:t xml:space="preserve"> </w:t>
      </w:r>
    </w:p>
    <w:p w14:paraId="4E36B6C3" w14:textId="069051B1" w:rsidR="00106840" w:rsidRPr="00B43CA7" w:rsidRDefault="009F5389" w:rsidP="007B62CD">
      <w:pPr>
        <w:numPr>
          <w:ilvl w:val="1"/>
          <w:numId w:val="1"/>
        </w:numPr>
        <w:spacing w:after="240"/>
        <w:rPr>
          <w:rFonts w:ascii="Arial" w:hAnsi="Arial" w:cs="Arial"/>
          <w:b/>
          <w:color w:val="FF0000"/>
          <w:sz w:val="22"/>
          <w:szCs w:val="22"/>
        </w:rPr>
      </w:pPr>
      <w:r w:rsidRPr="00B73707">
        <w:rPr>
          <w:rFonts w:ascii="Arial" w:hAnsi="Arial" w:cs="Arial"/>
          <w:b/>
          <w:sz w:val="22"/>
          <w:szCs w:val="22"/>
        </w:rPr>
        <w:t xml:space="preserve">Acquisition </w:t>
      </w:r>
      <w:r w:rsidR="00FF3D14" w:rsidRPr="00B73707">
        <w:rPr>
          <w:rFonts w:ascii="Arial" w:hAnsi="Arial" w:cs="Arial"/>
          <w:b/>
          <w:sz w:val="22"/>
          <w:szCs w:val="22"/>
        </w:rPr>
        <w:t xml:space="preserve">purpose and </w:t>
      </w:r>
      <w:r w:rsidRPr="00B73707">
        <w:rPr>
          <w:rFonts w:ascii="Arial" w:hAnsi="Arial" w:cs="Arial"/>
          <w:b/>
          <w:sz w:val="22"/>
          <w:szCs w:val="22"/>
        </w:rPr>
        <w:t>objectives</w:t>
      </w:r>
      <w:r w:rsidR="00FF3D14" w:rsidRPr="00B73707">
        <w:rPr>
          <w:rFonts w:ascii="Arial" w:hAnsi="Arial" w:cs="Arial"/>
          <w:b/>
          <w:sz w:val="22"/>
          <w:szCs w:val="22"/>
        </w:rPr>
        <w:t>.</w:t>
      </w:r>
      <w:r w:rsidRPr="00B73707">
        <w:rPr>
          <w:rFonts w:ascii="Arial" w:hAnsi="Arial" w:cs="Arial"/>
          <w:b/>
          <w:sz w:val="22"/>
          <w:szCs w:val="22"/>
        </w:rPr>
        <w:t xml:space="preserve"> </w:t>
      </w:r>
      <w:r w:rsidR="00BD4AAA" w:rsidRPr="00B73707">
        <w:rPr>
          <w:rFonts w:ascii="Arial" w:hAnsi="Arial" w:cs="Arial"/>
          <w:b/>
          <w:sz w:val="22"/>
          <w:szCs w:val="22"/>
        </w:rPr>
        <w:t xml:space="preserve"> </w:t>
      </w:r>
      <w:r w:rsidR="00B73707" w:rsidRPr="00B43CA7">
        <w:rPr>
          <w:rFonts w:ascii="Arial" w:hAnsi="Arial"/>
          <w:sz w:val="22"/>
          <w:szCs w:val="22"/>
        </w:rPr>
        <w:t>This r</w:t>
      </w:r>
      <w:r w:rsidR="00BD641B">
        <w:rPr>
          <w:rFonts w:ascii="Arial" w:hAnsi="Arial"/>
          <w:sz w:val="22"/>
          <w:szCs w:val="22"/>
        </w:rPr>
        <w:t xml:space="preserve">equest is for the purchase of </w:t>
      </w:r>
      <w:r w:rsidR="003E22B0">
        <w:rPr>
          <w:rFonts w:ascii="Arial" w:hAnsi="Arial"/>
          <w:sz w:val="22"/>
          <w:szCs w:val="22"/>
        </w:rPr>
        <w:t xml:space="preserve">the licensing and </w:t>
      </w:r>
      <w:r w:rsidR="00FE5D03">
        <w:rPr>
          <w:rFonts w:ascii="Arial" w:hAnsi="Arial"/>
          <w:sz w:val="22"/>
          <w:szCs w:val="22"/>
        </w:rPr>
        <w:t xml:space="preserve">support services required </w:t>
      </w:r>
      <w:r w:rsidR="008D304F">
        <w:rPr>
          <w:rFonts w:ascii="Arial" w:hAnsi="Arial"/>
          <w:sz w:val="22"/>
          <w:szCs w:val="22"/>
        </w:rPr>
        <w:t xml:space="preserve">to maintain </w:t>
      </w:r>
      <w:r w:rsidR="000C2016" w:rsidRPr="00B43CA7">
        <w:rPr>
          <w:rFonts w:ascii="Arial" w:hAnsi="Arial"/>
          <w:sz w:val="22"/>
          <w:szCs w:val="22"/>
        </w:rPr>
        <w:t xml:space="preserve">the Department of Radiology and Imaging Science ‘s </w:t>
      </w:r>
      <w:r w:rsidR="00404B61">
        <w:rPr>
          <w:rFonts w:ascii="Arial" w:hAnsi="Arial"/>
          <w:sz w:val="22"/>
          <w:szCs w:val="22"/>
        </w:rPr>
        <w:t>Technologist workstation which provides the capability to modify the structural and demographic components of Radiology examinations.</w:t>
      </w:r>
      <w:r w:rsidR="00B73707" w:rsidRPr="00B43CA7">
        <w:rPr>
          <w:rFonts w:ascii="Arial" w:hAnsi="Arial"/>
          <w:sz w:val="22"/>
          <w:szCs w:val="22"/>
        </w:rPr>
        <w:t xml:space="preserve"> </w:t>
      </w:r>
    </w:p>
    <w:p w14:paraId="1E294ADC" w14:textId="7A111D5F" w:rsidR="00106840" w:rsidRPr="00B43CA7" w:rsidRDefault="00FF3D14" w:rsidP="007B62CD">
      <w:pPr>
        <w:numPr>
          <w:ilvl w:val="1"/>
          <w:numId w:val="1"/>
        </w:numPr>
        <w:spacing w:after="240"/>
        <w:rPr>
          <w:rFonts w:ascii="Arial" w:hAnsi="Arial" w:cs="Arial"/>
          <w:b/>
          <w:color w:val="FF0000"/>
          <w:sz w:val="22"/>
          <w:szCs w:val="22"/>
        </w:rPr>
      </w:pPr>
      <w:r w:rsidRPr="00106840">
        <w:rPr>
          <w:rFonts w:ascii="Arial" w:hAnsi="Arial" w:cs="Arial"/>
          <w:b/>
          <w:sz w:val="22"/>
          <w:szCs w:val="22"/>
        </w:rPr>
        <w:t>Project background</w:t>
      </w:r>
      <w:r w:rsidR="006C0EF4" w:rsidRPr="00106840">
        <w:rPr>
          <w:rFonts w:asciiTheme="majorHAnsi" w:hAnsiTheme="majorHAnsi"/>
          <w:sz w:val="22"/>
          <w:szCs w:val="22"/>
        </w:rPr>
        <w:t xml:space="preserve"> </w:t>
      </w:r>
      <w:r w:rsidR="006C0EF4" w:rsidRPr="00B43CA7">
        <w:rPr>
          <w:rFonts w:ascii="Arial" w:hAnsi="Arial"/>
          <w:sz w:val="22"/>
          <w:szCs w:val="22"/>
        </w:rPr>
        <w:t>The Department of Radiology and Imaging Sciences provides imaging services to the National Institutes of Health Clinical Center’s patients who participate in research protocols conducted by the various NIH institutes.  Imaging services include X-rays, fluo</w:t>
      </w:r>
      <w:r w:rsidR="00D3648B">
        <w:rPr>
          <w:rFonts w:ascii="Arial" w:hAnsi="Arial"/>
          <w:sz w:val="22"/>
          <w:szCs w:val="22"/>
        </w:rPr>
        <w:t>roscopy</w:t>
      </w:r>
      <w:r w:rsidR="006C0EF4" w:rsidRPr="00B43CA7">
        <w:rPr>
          <w:rFonts w:ascii="Arial" w:hAnsi="Arial"/>
          <w:sz w:val="22"/>
          <w:szCs w:val="22"/>
        </w:rPr>
        <w:t xml:space="preserve">, ultrasound, magnetic resonance imaging (MRI) scans, computed tomography (CT) scans and interventional radiology (special procedures).  Diagnostic services in ultrasound, digital mammography, positron emission tomography/computed </w:t>
      </w:r>
      <w:r w:rsidR="00BD641B" w:rsidRPr="00B43CA7">
        <w:rPr>
          <w:rFonts w:ascii="Arial" w:hAnsi="Arial"/>
          <w:sz w:val="22"/>
          <w:szCs w:val="22"/>
        </w:rPr>
        <w:t>tomography (</w:t>
      </w:r>
      <w:r w:rsidR="006C0EF4" w:rsidRPr="00B43CA7">
        <w:rPr>
          <w:rFonts w:ascii="Arial" w:hAnsi="Arial"/>
          <w:sz w:val="22"/>
          <w:szCs w:val="22"/>
        </w:rPr>
        <w:t xml:space="preserve">PET/CT), and nuclear medicine are also provided. All these diagnostic modalities generate clinical diagnostic images that are sent to and archived on the Department of Radiology and Imaging Science’s Picture Archiving and Communication System (PACS).  </w:t>
      </w:r>
    </w:p>
    <w:p w14:paraId="3B9EF311" w14:textId="64730B48" w:rsidR="00106840" w:rsidRPr="00B43CA7" w:rsidRDefault="007B62CD" w:rsidP="00106840">
      <w:pPr>
        <w:spacing w:after="240"/>
        <w:ind w:left="1440"/>
        <w:rPr>
          <w:rFonts w:ascii="Arial" w:hAnsi="Arial"/>
          <w:sz w:val="22"/>
          <w:szCs w:val="22"/>
        </w:rPr>
      </w:pPr>
      <w:r w:rsidRPr="00B43CA7">
        <w:rPr>
          <w:rFonts w:ascii="Arial" w:hAnsi="Arial"/>
          <w:sz w:val="22"/>
          <w:szCs w:val="22"/>
        </w:rPr>
        <w:t xml:space="preserve">Integral to the PACS is the Radiology Information System (RIS), which is used by </w:t>
      </w:r>
      <w:proofErr w:type="gramStart"/>
      <w:r w:rsidRPr="00B43CA7">
        <w:rPr>
          <w:rFonts w:ascii="Arial" w:hAnsi="Arial"/>
          <w:sz w:val="22"/>
          <w:szCs w:val="22"/>
        </w:rPr>
        <w:t>the radiologists</w:t>
      </w:r>
      <w:proofErr w:type="gramEnd"/>
      <w:r w:rsidRPr="00B43CA7">
        <w:rPr>
          <w:rFonts w:ascii="Arial" w:hAnsi="Arial"/>
          <w:sz w:val="22"/>
          <w:szCs w:val="22"/>
        </w:rPr>
        <w:t xml:space="preserve"> to create reports, which are sent to the CRIS </w:t>
      </w:r>
      <w:r w:rsidRPr="00B43CA7">
        <w:rPr>
          <w:rFonts w:ascii="Arial" w:hAnsi="Arial"/>
          <w:sz w:val="22"/>
          <w:szCs w:val="22"/>
        </w:rPr>
        <w:lastRenderedPageBreak/>
        <w:t xml:space="preserve">(Clinical Research Information System or the Clinical Center’s Hospital Information System). The RIS also facilitates the daily workflow within the radiology department.  Orders placed in CRIS flow through the RIS to the medical scanners and then from the scanner to the </w:t>
      </w:r>
      <w:r w:rsidR="00AC1F7A">
        <w:rPr>
          <w:rFonts w:ascii="Arial" w:hAnsi="Arial"/>
          <w:sz w:val="22"/>
          <w:szCs w:val="22"/>
        </w:rPr>
        <w:t xml:space="preserve">RA600 </w:t>
      </w:r>
      <w:proofErr w:type="spellStart"/>
      <w:r w:rsidR="00AC1F7A">
        <w:rPr>
          <w:rFonts w:ascii="Arial" w:hAnsi="Arial"/>
          <w:sz w:val="22"/>
          <w:szCs w:val="22"/>
        </w:rPr>
        <w:t>workstaions</w:t>
      </w:r>
      <w:proofErr w:type="spellEnd"/>
      <w:r w:rsidR="00AC1F7A">
        <w:rPr>
          <w:rFonts w:ascii="Arial" w:hAnsi="Arial"/>
          <w:sz w:val="22"/>
          <w:szCs w:val="22"/>
        </w:rPr>
        <w:t xml:space="preserve"> (for some of the exams) and then to </w:t>
      </w:r>
      <w:r w:rsidRPr="00B43CA7">
        <w:rPr>
          <w:rFonts w:ascii="Arial" w:hAnsi="Arial"/>
          <w:sz w:val="22"/>
          <w:szCs w:val="22"/>
        </w:rPr>
        <w:t>PACS where the studies are reviewed by the radiologists and reported</w:t>
      </w:r>
      <w:r w:rsidR="00106840" w:rsidRPr="00B43CA7">
        <w:rPr>
          <w:rFonts w:ascii="Arial" w:hAnsi="Arial"/>
          <w:sz w:val="22"/>
          <w:szCs w:val="22"/>
        </w:rPr>
        <w:t xml:space="preserve"> using a combination of the PACS and RIS software</w:t>
      </w:r>
      <w:r w:rsidRPr="00B43CA7">
        <w:rPr>
          <w:rFonts w:ascii="Arial" w:hAnsi="Arial"/>
          <w:sz w:val="22"/>
          <w:szCs w:val="22"/>
        </w:rPr>
        <w:t>.  The reports are then forwarded to the CRIS.</w:t>
      </w:r>
    </w:p>
    <w:p w14:paraId="619E6D32" w14:textId="5DD382B0" w:rsidR="002C3893" w:rsidRPr="00C10FC7" w:rsidRDefault="00665C40" w:rsidP="00C10FC7">
      <w:pPr>
        <w:pStyle w:val="ListParagraph"/>
        <w:numPr>
          <w:ilvl w:val="0"/>
          <w:numId w:val="1"/>
        </w:numPr>
        <w:spacing w:after="240"/>
        <w:rPr>
          <w:rFonts w:ascii="Arial" w:hAnsi="Arial" w:cs="Arial"/>
          <w:b/>
          <w:color w:val="FF0000"/>
          <w:sz w:val="22"/>
          <w:szCs w:val="22"/>
        </w:rPr>
      </w:pPr>
      <w:r w:rsidRPr="00C10FC7">
        <w:rPr>
          <w:rFonts w:ascii="Arial" w:hAnsi="Arial" w:cs="Arial"/>
          <w:b/>
          <w:sz w:val="22"/>
          <w:szCs w:val="22"/>
        </w:rPr>
        <w:t>Description of the supplies or services</w:t>
      </w:r>
      <w:r w:rsidR="0031179B" w:rsidRPr="00C10FC7">
        <w:rPr>
          <w:rFonts w:ascii="Arial" w:hAnsi="Arial" w:cs="Arial"/>
          <w:b/>
          <w:sz w:val="22"/>
          <w:szCs w:val="22"/>
        </w:rPr>
        <w:t xml:space="preserve"> required to meet the agency’s needs (including the estimated value)</w:t>
      </w:r>
      <w:r w:rsidR="00D556E7" w:rsidRPr="00C10FC7">
        <w:rPr>
          <w:rFonts w:ascii="Arial" w:hAnsi="Arial" w:cs="Arial"/>
          <w:b/>
          <w:sz w:val="22"/>
          <w:szCs w:val="22"/>
        </w:rPr>
        <w:t xml:space="preserve">. </w:t>
      </w:r>
      <w:r w:rsidR="00BD4AAA" w:rsidRPr="00C10FC7">
        <w:rPr>
          <w:rFonts w:ascii="Arial" w:hAnsi="Arial" w:cs="Arial"/>
          <w:b/>
          <w:sz w:val="22"/>
          <w:szCs w:val="22"/>
        </w:rPr>
        <w:t xml:space="preserve"> </w:t>
      </w:r>
      <w:r w:rsidR="00AB3EF5" w:rsidRPr="00C10FC7">
        <w:rPr>
          <w:rFonts w:ascii="Arial" w:hAnsi="Arial" w:cs="Arial"/>
          <w:color w:val="FF0000"/>
          <w:sz w:val="22"/>
          <w:szCs w:val="22"/>
        </w:rPr>
        <w:t xml:space="preserve"> </w:t>
      </w:r>
    </w:p>
    <w:p w14:paraId="15D002D7" w14:textId="30BDEBAB" w:rsidR="002C3893" w:rsidRPr="00B43CA7" w:rsidRDefault="002C3893" w:rsidP="004B4765">
      <w:pPr>
        <w:numPr>
          <w:ilvl w:val="0"/>
          <w:numId w:val="13"/>
        </w:numPr>
        <w:spacing w:after="240"/>
        <w:rPr>
          <w:rFonts w:ascii="Arial" w:hAnsi="Arial" w:cs="Arial"/>
          <w:b/>
          <w:color w:val="FF0000"/>
          <w:sz w:val="22"/>
          <w:szCs w:val="22"/>
        </w:rPr>
      </w:pPr>
      <w:r w:rsidRPr="000C129E">
        <w:rPr>
          <w:rFonts w:ascii="Arial" w:hAnsi="Arial" w:cs="Arial"/>
          <w:b/>
          <w:sz w:val="22"/>
          <w:szCs w:val="22"/>
        </w:rPr>
        <w:t>Project title</w:t>
      </w:r>
      <w:r w:rsidR="00FE2C0B">
        <w:rPr>
          <w:rFonts w:ascii="Arial" w:hAnsi="Arial" w:cs="Arial"/>
          <w:b/>
          <w:sz w:val="22"/>
          <w:szCs w:val="22"/>
        </w:rPr>
        <w:t>.</w:t>
      </w:r>
      <w:r>
        <w:rPr>
          <w:rFonts w:ascii="Arial" w:hAnsi="Arial" w:cs="Arial"/>
          <w:b/>
          <w:sz w:val="22"/>
          <w:szCs w:val="22"/>
        </w:rPr>
        <w:t xml:space="preserve"> </w:t>
      </w:r>
      <w:r w:rsidR="00BD4AAA">
        <w:rPr>
          <w:rFonts w:ascii="Arial" w:hAnsi="Arial" w:cs="Arial"/>
          <w:b/>
          <w:sz w:val="22"/>
          <w:szCs w:val="22"/>
        </w:rPr>
        <w:t xml:space="preserve"> </w:t>
      </w:r>
      <w:r w:rsidR="003E22B0">
        <w:rPr>
          <w:rFonts w:ascii="Arial" w:hAnsi="Arial" w:cs="Arial"/>
          <w:sz w:val="22"/>
          <w:szCs w:val="22"/>
        </w:rPr>
        <w:t xml:space="preserve">Licensing and </w:t>
      </w:r>
      <w:r w:rsidR="008D304F" w:rsidRPr="003E22B0">
        <w:rPr>
          <w:rFonts w:ascii="Arial" w:hAnsi="Arial" w:cs="Arial"/>
          <w:sz w:val="22"/>
          <w:szCs w:val="22"/>
        </w:rPr>
        <w:t>S</w:t>
      </w:r>
      <w:r w:rsidR="004B4765">
        <w:rPr>
          <w:rFonts w:ascii="Arial" w:hAnsi="Arial"/>
          <w:sz w:val="22"/>
          <w:szCs w:val="22"/>
        </w:rPr>
        <w:t xml:space="preserve">upport </w:t>
      </w:r>
      <w:r w:rsidR="008D304F">
        <w:rPr>
          <w:rFonts w:ascii="Arial" w:hAnsi="Arial"/>
          <w:sz w:val="22"/>
          <w:szCs w:val="22"/>
        </w:rPr>
        <w:t>S</w:t>
      </w:r>
      <w:r w:rsidR="004B4765">
        <w:rPr>
          <w:rFonts w:ascii="Arial" w:hAnsi="Arial"/>
          <w:sz w:val="22"/>
          <w:szCs w:val="22"/>
        </w:rPr>
        <w:t>ervices for the</w:t>
      </w:r>
      <w:r w:rsidR="00404B61">
        <w:rPr>
          <w:rFonts w:ascii="Arial" w:hAnsi="Arial"/>
          <w:sz w:val="22"/>
          <w:szCs w:val="22"/>
        </w:rPr>
        <w:t xml:space="preserve"> RA600 Workstation</w:t>
      </w:r>
      <w:r w:rsidR="004B4765" w:rsidRPr="004B4765">
        <w:rPr>
          <w:rFonts w:ascii="Arial" w:hAnsi="Arial"/>
          <w:sz w:val="22"/>
          <w:szCs w:val="22"/>
        </w:rPr>
        <w:t xml:space="preserve"> Software</w:t>
      </w:r>
      <w:r w:rsidR="00404B61">
        <w:rPr>
          <w:rFonts w:ascii="Arial" w:hAnsi="Arial"/>
          <w:sz w:val="22"/>
          <w:szCs w:val="22"/>
        </w:rPr>
        <w:t xml:space="preserve"> </w:t>
      </w:r>
    </w:p>
    <w:p w14:paraId="553BF5A3" w14:textId="6144C074" w:rsidR="002C3893" w:rsidRPr="00B43CA7" w:rsidRDefault="002C3893" w:rsidP="007B62CD">
      <w:pPr>
        <w:numPr>
          <w:ilvl w:val="0"/>
          <w:numId w:val="13"/>
        </w:numPr>
        <w:spacing w:after="240"/>
        <w:rPr>
          <w:rFonts w:ascii="Arial" w:hAnsi="Arial" w:cs="Arial"/>
          <w:b/>
          <w:color w:val="FF0000"/>
          <w:sz w:val="22"/>
          <w:szCs w:val="22"/>
        </w:rPr>
      </w:pPr>
      <w:r>
        <w:rPr>
          <w:rFonts w:ascii="Arial" w:hAnsi="Arial" w:cs="Arial"/>
          <w:b/>
          <w:sz w:val="22"/>
          <w:szCs w:val="22"/>
        </w:rPr>
        <w:t xml:space="preserve">Project </w:t>
      </w:r>
      <w:r w:rsidR="007A21BA">
        <w:rPr>
          <w:rFonts w:ascii="Arial" w:hAnsi="Arial" w:cs="Arial"/>
          <w:b/>
          <w:sz w:val="22"/>
          <w:szCs w:val="22"/>
        </w:rPr>
        <w:t>d</w:t>
      </w:r>
      <w:r>
        <w:rPr>
          <w:rFonts w:ascii="Arial" w:hAnsi="Arial" w:cs="Arial"/>
          <w:b/>
          <w:sz w:val="22"/>
          <w:szCs w:val="22"/>
        </w:rPr>
        <w:t>escription</w:t>
      </w:r>
      <w:r w:rsidR="00FE2C0B">
        <w:rPr>
          <w:rFonts w:ascii="Arial" w:hAnsi="Arial" w:cs="Arial"/>
          <w:b/>
          <w:sz w:val="22"/>
          <w:szCs w:val="22"/>
        </w:rPr>
        <w:t>.</w:t>
      </w:r>
      <w:r w:rsidR="006E1FED">
        <w:rPr>
          <w:rFonts w:ascii="Arial" w:hAnsi="Arial" w:cs="Arial"/>
          <w:b/>
          <w:sz w:val="22"/>
          <w:szCs w:val="22"/>
        </w:rPr>
        <w:t xml:space="preserve"> </w:t>
      </w:r>
      <w:r w:rsidR="00BD4AAA">
        <w:rPr>
          <w:rFonts w:ascii="Arial" w:hAnsi="Arial" w:cs="Arial"/>
          <w:b/>
          <w:sz w:val="22"/>
          <w:szCs w:val="22"/>
        </w:rPr>
        <w:t xml:space="preserve"> </w:t>
      </w:r>
      <w:r w:rsidR="00436096" w:rsidRPr="00B43CA7">
        <w:rPr>
          <w:rFonts w:ascii="Arial" w:hAnsi="Arial" w:cs="Arial"/>
          <w:sz w:val="22"/>
          <w:szCs w:val="22"/>
        </w:rPr>
        <w:t>See attached Statement of Work (SOW).</w:t>
      </w:r>
    </w:p>
    <w:p w14:paraId="784B48E0" w14:textId="39494AD6" w:rsidR="00ED72F3" w:rsidRPr="00011F68" w:rsidRDefault="00ED72F3" w:rsidP="00ED72F3">
      <w:pPr>
        <w:numPr>
          <w:ilvl w:val="2"/>
          <w:numId w:val="1"/>
        </w:numPr>
        <w:spacing w:after="240"/>
        <w:rPr>
          <w:rFonts w:ascii="Arial" w:hAnsi="Arial" w:cs="Arial"/>
          <w:b/>
          <w:sz w:val="22"/>
          <w:szCs w:val="22"/>
        </w:rPr>
      </w:pPr>
      <w:r>
        <w:rPr>
          <w:rFonts w:ascii="Arial" w:hAnsi="Arial" w:cs="Arial"/>
          <w:b/>
          <w:sz w:val="22"/>
          <w:szCs w:val="22"/>
        </w:rPr>
        <w:t xml:space="preserve">Requirement type. </w:t>
      </w:r>
      <w:r w:rsidR="00BD4AAA">
        <w:rPr>
          <w:rFonts w:ascii="Arial" w:hAnsi="Arial" w:cs="Arial"/>
          <w:b/>
          <w:sz w:val="22"/>
          <w:szCs w:val="22"/>
        </w:rPr>
        <w:t xml:space="preserve"> </w:t>
      </w:r>
    </w:p>
    <w:p w14:paraId="7B37B155" w14:textId="77777777" w:rsidR="00162416" w:rsidRDefault="00ED72F3" w:rsidP="00ED72F3">
      <w:pPr>
        <w:ind w:left="2347"/>
        <w:rPr>
          <w:rFonts w:ascii="Arial" w:hAnsi="Arial" w:cs="Arial"/>
          <w:b/>
        </w:rPr>
      </w:pPr>
      <w:r w:rsidRPr="00F54615">
        <w:rPr>
          <w:rFonts w:ascii="Arial" w:hAnsi="Arial" w:cs="Arial"/>
          <w:b/>
        </w:rPr>
        <w:sym w:font="Wingdings" w:char="F071"/>
      </w:r>
      <w:r>
        <w:rPr>
          <w:rFonts w:ascii="Arial" w:hAnsi="Arial" w:cs="Arial"/>
          <w:b/>
        </w:rPr>
        <w:t xml:space="preserve">  </w:t>
      </w:r>
      <w:r>
        <w:rPr>
          <w:rFonts w:ascii="Arial" w:hAnsi="Arial" w:cs="Arial"/>
          <w:sz w:val="22"/>
          <w:szCs w:val="22"/>
        </w:rPr>
        <w:t>R</w:t>
      </w:r>
      <w:r w:rsidR="00162416">
        <w:rPr>
          <w:rFonts w:ascii="Arial" w:hAnsi="Arial" w:cs="Arial"/>
          <w:sz w:val="22"/>
          <w:szCs w:val="22"/>
        </w:rPr>
        <w:t>esearch</w:t>
      </w:r>
      <w:r>
        <w:rPr>
          <w:rFonts w:ascii="Arial" w:hAnsi="Arial" w:cs="Arial"/>
          <w:sz w:val="22"/>
          <w:szCs w:val="22"/>
        </w:rPr>
        <w:t xml:space="preserve"> &amp; </w:t>
      </w:r>
      <w:r w:rsidR="0045508C">
        <w:rPr>
          <w:rFonts w:ascii="Arial" w:hAnsi="Arial" w:cs="Arial"/>
          <w:sz w:val="22"/>
          <w:szCs w:val="22"/>
        </w:rPr>
        <w:t>d</w:t>
      </w:r>
      <w:r w:rsidR="00162416">
        <w:rPr>
          <w:rFonts w:ascii="Arial" w:hAnsi="Arial" w:cs="Arial"/>
        </w:rPr>
        <w:t>evelopment (R&amp;D)</w:t>
      </w:r>
      <w:r>
        <w:rPr>
          <w:rFonts w:ascii="Arial" w:hAnsi="Arial" w:cs="Arial"/>
          <w:b/>
        </w:rPr>
        <w:t xml:space="preserve"> </w:t>
      </w:r>
    </w:p>
    <w:p w14:paraId="229B02BE" w14:textId="77777777" w:rsidR="00ED72F3" w:rsidRDefault="00ED72F3" w:rsidP="00ED72F3">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Pr>
          <w:rFonts w:ascii="Arial" w:hAnsi="Arial" w:cs="Arial"/>
          <w:sz w:val="22"/>
          <w:szCs w:val="22"/>
        </w:rPr>
        <w:t xml:space="preserve">R &amp; D support services </w:t>
      </w:r>
    </w:p>
    <w:p w14:paraId="2FC4E60D" w14:textId="689B9254" w:rsidR="00162416" w:rsidRDefault="00436096" w:rsidP="00ED72F3">
      <w:pPr>
        <w:ind w:left="2347"/>
        <w:rPr>
          <w:rFonts w:ascii="Arial" w:hAnsi="Arial" w:cs="Arial"/>
          <w:sz w:val="22"/>
          <w:szCs w:val="22"/>
        </w:rPr>
      </w:pPr>
      <w:r>
        <w:rPr>
          <w:rFonts w:ascii="Arial" w:hAnsi="Arial" w:cs="Arial"/>
          <w:b/>
        </w:rPr>
        <w:sym w:font="Wingdings" w:char="F0FE"/>
      </w:r>
      <w:r w:rsidR="00ED72F3">
        <w:rPr>
          <w:rFonts w:ascii="Arial" w:hAnsi="Arial" w:cs="Arial"/>
          <w:b/>
        </w:rPr>
        <w:t xml:space="preserve">  </w:t>
      </w:r>
      <w:r w:rsidR="00ED72F3">
        <w:rPr>
          <w:rFonts w:ascii="Arial" w:hAnsi="Arial" w:cs="Arial"/>
          <w:sz w:val="22"/>
          <w:szCs w:val="22"/>
        </w:rPr>
        <w:t xml:space="preserve">Support services (non-R&amp;D)      </w:t>
      </w:r>
    </w:p>
    <w:p w14:paraId="2FBA4EF3" w14:textId="77777777" w:rsidR="00ED72F3" w:rsidRDefault="00ED72F3" w:rsidP="00ED72F3">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Pr>
          <w:rFonts w:ascii="Arial" w:hAnsi="Arial" w:cs="Arial"/>
          <w:sz w:val="22"/>
          <w:szCs w:val="22"/>
        </w:rPr>
        <w:t>Supplies/equipment</w:t>
      </w:r>
    </w:p>
    <w:p w14:paraId="19738C08" w14:textId="77777777" w:rsidR="00162416" w:rsidRDefault="00ED72F3" w:rsidP="00ED72F3">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sidR="001946F3">
        <w:rPr>
          <w:rFonts w:ascii="Arial" w:hAnsi="Arial" w:cs="Arial"/>
          <w:sz w:val="22"/>
          <w:szCs w:val="22"/>
        </w:rPr>
        <w:t>Information technology</w:t>
      </w:r>
      <w:r w:rsidR="000F5334">
        <w:rPr>
          <w:rFonts w:ascii="Arial" w:hAnsi="Arial" w:cs="Arial"/>
          <w:sz w:val="22"/>
          <w:szCs w:val="22"/>
        </w:rPr>
        <w:t xml:space="preserve"> (IT)</w:t>
      </w:r>
      <w:r>
        <w:rPr>
          <w:rFonts w:ascii="Arial" w:hAnsi="Arial" w:cs="Arial"/>
          <w:sz w:val="22"/>
          <w:szCs w:val="22"/>
        </w:rPr>
        <w:t xml:space="preserve">               </w:t>
      </w:r>
    </w:p>
    <w:p w14:paraId="00CFDAE3" w14:textId="77777777" w:rsidR="00ED72F3" w:rsidRPr="007F6F08" w:rsidRDefault="00ED72F3" w:rsidP="00ED72F3">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sidR="001946F3">
        <w:rPr>
          <w:rFonts w:ascii="Arial" w:hAnsi="Arial" w:cs="Arial"/>
          <w:sz w:val="22"/>
          <w:szCs w:val="22"/>
        </w:rPr>
        <w:t>Construction</w:t>
      </w:r>
    </w:p>
    <w:p w14:paraId="410CF0FC" w14:textId="77777777" w:rsidR="00162416" w:rsidRDefault="00ED72F3" w:rsidP="00ED72F3">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sidR="00162416" w:rsidRPr="00116272">
        <w:rPr>
          <w:rFonts w:ascii="Arial" w:hAnsi="Arial" w:cs="Arial"/>
          <w:sz w:val="22"/>
          <w:szCs w:val="22"/>
        </w:rPr>
        <w:t>Architect</w:t>
      </w:r>
      <w:r w:rsidR="000E0FC1">
        <w:rPr>
          <w:rFonts w:ascii="Arial" w:hAnsi="Arial" w:cs="Arial"/>
          <w:sz w:val="22"/>
          <w:szCs w:val="22"/>
        </w:rPr>
        <w:t>-</w:t>
      </w:r>
      <w:r w:rsidR="0045508C">
        <w:rPr>
          <w:rFonts w:ascii="Arial" w:hAnsi="Arial" w:cs="Arial"/>
          <w:sz w:val="22"/>
          <w:szCs w:val="22"/>
        </w:rPr>
        <w:t>e</w:t>
      </w:r>
      <w:r w:rsidR="00162416" w:rsidRPr="00116272">
        <w:rPr>
          <w:rFonts w:ascii="Arial" w:hAnsi="Arial" w:cs="Arial"/>
          <w:sz w:val="22"/>
          <w:szCs w:val="22"/>
        </w:rPr>
        <w:t>ngineer</w:t>
      </w:r>
      <w:r w:rsidR="00162416">
        <w:rPr>
          <w:rFonts w:ascii="Arial" w:hAnsi="Arial" w:cs="Arial"/>
        </w:rPr>
        <w:t xml:space="preserve"> (</w:t>
      </w:r>
      <w:r w:rsidR="001946F3">
        <w:rPr>
          <w:rFonts w:ascii="Arial" w:hAnsi="Arial" w:cs="Arial"/>
          <w:sz w:val="22"/>
          <w:szCs w:val="22"/>
        </w:rPr>
        <w:t>A &amp; E</w:t>
      </w:r>
      <w:r w:rsidR="00162416">
        <w:rPr>
          <w:rFonts w:ascii="Arial" w:hAnsi="Arial" w:cs="Arial"/>
          <w:sz w:val="22"/>
          <w:szCs w:val="22"/>
        </w:rPr>
        <w:t>)</w:t>
      </w:r>
      <w:r w:rsidR="001946F3">
        <w:rPr>
          <w:rFonts w:ascii="Arial" w:hAnsi="Arial" w:cs="Arial"/>
          <w:sz w:val="22"/>
          <w:szCs w:val="22"/>
        </w:rPr>
        <w:t xml:space="preserve"> services</w:t>
      </w:r>
      <w:r>
        <w:rPr>
          <w:rFonts w:ascii="Arial" w:hAnsi="Arial" w:cs="Arial"/>
          <w:sz w:val="22"/>
          <w:szCs w:val="22"/>
        </w:rPr>
        <w:t xml:space="preserve">     </w:t>
      </w:r>
      <w:r w:rsidR="001946F3">
        <w:rPr>
          <w:rFonts w:ascii="Arial" w:hAnsi="Arial" w:cs="Arial"/>
          <w:sz w:val="22"/>
          <w:szCs w:val="22"/>
        </w:rPr>
        <w:t xml:space="preserve">                       </w:t>
      </w:r>
    </w:p>
    <w:p w14:paraId="2885C812" w14:textId="77777777" w:rsidR="00ED72F3" w:rsidRDefault="001946F3" w:rsidP="00ED72F3">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sidRPr="001946F3">
        <w:rPr>
          <w:rFonts w:ascii="Arial" w:hAnsi="Arial" w:cs="Arial"/>
          <w:sz w:val="22"/>
          <w:szCs w:val="22"/>
        </w:rPr>
        <w:t>Design-build</w:t>
      </w:r>
      <w:r w:rsidR="00ED72F3">
        <w:rPr>
          <w:rFonts w:ascii="Arial" w:hAnsi="Arial" w:cs="Arial"/>
          <w:sz w:val="22"/>
          <w:szCs w:val="22"/>
        </w:rPr>
        <w:br/>
      </w:r>
      <w:r w:rsidR="00ED72F3" w:rsidRPr="00F54615">
        <w:rPr>
          <w:rFonts w:ascii="Arial" w:hAnsi="Arial" w:cs="Arial"/>
          <w:b/>
        </w:rPr>
        <w:sym w:font="Wingdings" w:char="F071"/>
      </w:r>
      <w:r w:rsidR="00ED72F3">
        <w:rPr>
          <w:rFonts w:ascii="Arial" w:hAnsi="Arial" w:cs="Arial"/>
          <w:sz w:val="22"/>
          <w:szCs w:val="22"/>
        </w:rPr>
        <w:t xml:space="preserve">  Other (specify</w:t>
      </w:r>
      <w:proofErr w:type="gramStart"/>
      <w:r w:rsidR="00ED72F3">
        <w:rPr>
          <w:rFonts w:ascii="Arial" w:hAnsi="Arial" w:cs="Arial"/>
          <w:sz w:val="22"/>
          <w:szCs w:val="22"/>
        </w:rPr>
        <w:t>): __</w:t>
      </w:r>
      <w:proofErr w:type="gramEnd"/>
      <w:r w:rsidR="00ED72F3">
        <w:rPr>
          <w:rFonts w:ascii="Arial" w:hAnsi="Arial" w:cs="Arial"/>
          <w:sz w:val="22"/>
          <w:szCs w:val="22"/>
        </w:rPr>
        <w:t>__________________</w:t>
      </w:r>
    </w:p>
    <w:p w14:paraId="2F591549" w14:textId="77777777" w:rsidR="00ED72F3" w:rsidRDefault="00ED72F3" w:rsidP="00ED72F3">
      <w:pPr>
        <w:ind w:left="2347"/>
        <w:rPr>
          <w:rFonts w:ascii="Arial" w:hAnsi="Arial" w:cs="Arial"/>
          <w:sz w:val="22"/>
          <w:szCs w:val="22"/>
        </w:rPr>
      </w:pPr>
    </w:p>
    <w:p w14:paraId="07925496" w14:textId="589E2592" w:rsidR="00840826" w:rsidRPr="00840826" w:rsidRDefault="00840826" w:rsidP="002C3893">
      <w:pPr>
        <w:numPr>
          <w:ilvl w:val="2"/>
          <w:numId w:val="1"/>
        </w:numPr>
        <w:spacing w:after="240"/>
        <w:rPr>
          <w:rFonts w:ascii="Arial" w:hAnsi="Arial" w:cs="Arial"/>
          <w:b/>
          <w:sz w:val="22"/>
          <w:szCs w:val="22"/>
        </w:rPr>
      </w:pPr>
      <w:r>
        <w:rPr>
          <w:rFonts w:ascii="Arial" w:hAnsi="Arial" w:cs="Arial"/>
          <w:b/>
          <w:sz w:val="22"/>
          <w:szCs w:val="22"/>
        </w:rPr>
        <w:t xml:space="preserve">Type of action. </w:t>
      </w:r>
      <w:r w:rsidR="00BD4AAA">
        <w:rPr>
          <w:rFonts w:ascii="Arial" w:hAnsi="Arial" w:cs="Arial"/>
          <w:b/>
          <w:sz w:val="22"/>
          <w:szCs w:val="22"/>
        </w:rPr>
        <w:t xml:space="preserve"> </w:t>
      </w:r>
      <w:r w:rsidR="00436096">
        <w:rPr>
          <w:rFonts w:ascii="Arial" w:hAnsi="Arial" w:cs="Arial"/>
          <w:color w:val="FF0000"/>
          <w:sz w:val="22"/>
          <w:szCs w:val="22"/>
        </w:rPr>
        <w:t xml:space="preserve"> </w:t>
      </w:r>
    </w:p>
    <w:p w14:paraId="13C3A169" w14:textId="175203EC" w:rsidR="00811E23" w:rsidRDefault="00404B61" w:rsidP="001158C7">
      <w:pPr>
        <w:ind w:left="2347"/>
        <w:rPr>
          <w:rFonts w:ascii="Arial" w:hAnsi="Arial" w:cs="Arial"/>
          <w:b/>
        </w:rPr>
      </w:pPr>
      <w:r>
        <w:rPr>
          <w:rFonts w:ascii="Arial" w:hAnsi="Arial" w:cs="Arial"/>
          <w:b/>
        </w:rPr>
        <w:sym w:font="Wingdings" w:char="F0FE"/>
      </w:r>
      <w:r w:rsidRPr="001158C7">
        <w:rPr>
          <w:rFonts w:ascii="Arial" w:hAnsi="Arial" w:cs="Arial"/>
          <w:sz w:val="22"/>
          <w:szCs w:val="22"/>
        </w:rPr>
        <w:t xml:space="preserve"> </w:t>
      </w:r>
      <w:r w:rsidR="00074123">
        <w:rPr>
          <w:rFonts w:ascii="Arial" w:hAnsi="Arial" w:cs="Arial"/>
          <w:b/>
        </w:rPr>
        <w:t xml:space="preserve"> </w:t>
      </w:r>
      <w:r w:rsidR="00BC2FB8">
        <w:rPr>
          <w:rFonts w:ascii="Arial" w:hAnsi="Arial" w:cs="Arial"/>
          <w:b/>
        </w:rPr>
        <w:t xml:space="preserve"> </w:t>
      </w:r>
      <w:r w:rsidR="00074123">
        <w:rPr>
          <w:rFonts w:ascii="Arial" w:hAnsi="Arial" w:cs="Arial"/>
          <w:sz w:val="22"/>
          <w:szCs w:val="22"/>
        </w:rPr>
        <w:t xml:space="preserve">New requirement  </w:t>
      </w:r>
      <w:r w:rsidR="00074123">
        <w:rPr>
          <w:rFonts w:ascii="Arial" w:hAnsi="Arial" w:cs="Arial"/>
          <w:b/>
        </w:rPr>
        <w:t xml:space="preserve"> </w:t>
      </w:r>
      <w:r w:rsidR="001158C7">
        <w:rPr>
          <w:rFonts w:ascii="Arial" w:hAnsi="Arial" w:cs="Arial"/>
          <w:b/>
        </w:rPr>
        <w:t xml:space="preserve">   </w:t>
      </w:r>
    </w:p>
    <w:p w14:paraId="53140559" w14:textId="389E0E22" w:rsidR="00840826" w:rsidRDefault="00404B61" w:rsidP="001158C7">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sidR="00BC2FB8">
        <w:rPr>
          <w:rFonts w:ascii="Arial" w:hAnsi="Arial" w:cs="Arial"/>
          <w:sz w:val="22"/>
          <w:szCs w:val="22"/>
        </w:rPr>
        <w:t xml:space="preserve"> </w:t>
      </w:r>
      <w:r w:rsidR="001158C7">
        <w:rPr>
          <w:rFonts w:ascii="Arial" w:hAnsi="Arial" w:cs="Arial"/>
          <w:sz w:val="22"/>
          <w:szCs w:val="22"/>
        </w:rPr>
        <w:t>Follow-on</w:t>
      </w:r>
    </w:p>
    <w:p w14:paraId="421DF6C2" w14:textId="77777777" w:rsidR="001158C7" w:rsidRPr="00074123" w:rsidRDefault="001158C7" w:rsidP="001158C7">
      <w:pPr>
        <w:ind w:left="2347"/>
        <w:rPr>
          <w:rFonts w:ascii="Arial" w:hAnsi="Arial" w:cs="Arial"/>
          <w:sz w:val="22"/>
          <w:szCs w:val="22"/>
        </w:rPr>
      </w:pPr>
      <w:r w:rsidRPr="00F54615">
        <w:rPr>
          <w:rFonts w:ascii="Arial" w:hAnsi="Arial" w:cs="Arial"/>
          <w:b/>
        </w:rPr>
        <w:sym w:font="Wingdings" w:char="F071"/>
      </w:r>
      <w:r>
        <w:rPr>
          <w:rFonts w:ascii="Arial" w:hAnsi="Arial" w:cs="Arial"/>
          <w:b/>
        </w:rPr>
        <w:t xml:space="preserve"> </w:t>
      </w:r>
      <w:r w:rsidR="00BC2FB8">
        <w:rPr>
          <w:rFonts w:ascii="Arial" w:hAnsi="Arial" w:cs="Arial"/>
          <w:b/>
        </w:rPr>
        <w:t xml:space="preserve"> </w:t>
      </w:r>
      <w:r>
        <w:rPr>
          <w:rFonts w:ascii="Arial" w:hAnsi="Arial" w:cs="Arial"/>
          <w:sz w:val="22"/>
          <w:szCs w:val="22"/>
        </w:rPr>
        <w:t>Other (specify): ______________________</w:t>
      </w:r>
    </w:p>
    <w:p w14:paraId="129038A3" w14:textId="77777777" w:rsidR="007F6F08" w:rsidRPr="007F6F08" w:rsidRDefault="007F6F08" w:rsidP="007F6F08">
      <w:pPr>
        <w:ind w:left="2347"/>
        <w:rPr>
          <w:rFonts w:ascii="Arial" w:hAnsi="Arial" w:cs="Arial"/>
          <w:sz w:val="22"/>
          <w:szCs w:val="22"/>
        </w:rPr>
      </w:pPr>
    </w:p>
    <w:p w14:paraId="41D9759E" w14:textId="6022A46A" w:rsidR="00011F68" w:rsidRPr="00E15E22" w:rsidRDefault="00E15E22" w:rsidP="00011F68">
      <w:pPr>
        <w:numPr>
          <w:ilvl w:val="2"/>
          <w:numId w:val="1"/>
        </w:numPr>
        <w:spacing w:after="240"/>
        <w:rPr>
          <w:rFonts w:ascii="Arial" w:hAnsi="Arial" w:cs="Arial"/>
          <w:b/>
          <w:sz w:val="22"/>
          <w:szCs w:val="22"/>
        </w:rPr>
      </w:pPr>
      <w:r>
        <w:rPr>
          <w:rFonts w:ascii="Arial" w:hAnsi="Arial" w:cs="Arial"/>
          <w:b/>
          <w:sz w:val="22"/>
          <w:szCs w:val="22"/>
        </w:rPr>
        <w:t xml:space="preserve">Proposed </w:t>
      </w:r>
      <w:r w:rsidR="00011F68">
        <w:rPr>
          <w:rFonts w:ascii="Arial" w:hAnsi="Arial" w:cs="Arial"/>
          <w:b/>
          <w:sz w:val="22"/>
          <w:szCs w:val="22"/>
        </w:rPr>
        <w:t>contract/order</w:t>
      </w:r>
      <w:r w:rsidR="003635B0" w:rsidRPr="003635B0">
        <w:rPr>
          <w:rFonts w:ascii="Arial" w:hAnsi="Arial" w:cs="Arial"/>
          <w:b/>
          <w:sz w:val="22"/>
          <w:szCs w:val="22"/>
        </w:rPr>
        <w:t xml:space="preserve"> </w:t>
      </w:r>
      <w:r w:rsidR="003635B0">
        <w:rPr>
          <w:rFonts w:ascii="Arial" w:hAnsi="Arial" w:cs="Arial"/>
          <w:b/>
          <w:sz w:val="22"/>
          <w:szCs w:val="22"/>
        </w:rPr>
        <w:t>type</w:t>
      </w:r>
      <w:r w:rsidR="00011F68">
        <w:rPr>
          <w:rFonts w:ascii="Arial" w:hAnsi="Arial" w:cs="Arial"/>
          <w:b/>
          <w:sz w:val="22"/>
          <w:szCs w:val="22"/>
        </w:rPr>
        <w:t xml:space="preserve">. </w:t>
      </w:r>
      <w:r w:rsidR="00BD4AAA">
        <w:rPr>
          <w:rFonts w:ascii="Arial" w:hAnsi="Arial" w:cs="Arial"/>
          <w:b/>
          <w:sz w:val="22"/>
          <w:szCs w:val="22"/>
        </w:rPr>
        <w:t xml:space="preserve"> </w:t>
      </w:r>
    </w:p>
    <w:p w14:paraId="4E821546" w14:textId="0FF53C21" w:rsidR="00DB7073" w:rsidRDefault="00436096" w:rsidP="00E15E22">
      <w:pPr>
        <w:ind w:left="2347"/>
        <w:rPr>
          <w:rFonts w:ascii="Arial" w:hAnsi="Arial" w:cs="Arial"/>
          <w:b/>
          <w:sz w:val="22"/>
          <w:szCs w:val="22"/>
        </w:rPr>
      </w:pPr>
      <w:r>
        <w:rPr>
          <w:rFonts w:ascii="Arial" w:hAnsi="Arial" w:cs="Arial"/>
          <w:b/>
        </w:rPr>
        <w:sym w:font="Wingdings" w:char="F0FE"/>
      </w:r>
      <w:r w:rsidR="00E15E22">
        <w:rPr>
          <w:rFonts w:ascii="Arial" w:hAnsi="Arial" w:cs="Arial"/>
          <w:b/>
        </w:rPr>
        <w:t xml:space="preserve">  </w:t>
      </w:r>
      <w:r w:rsidR="009E048E" w:rsidRPr="00DB7073">
        <w:rPr>
          <w:rFonts w:ascii="Arial" w:hAnsi="Arial" w:cs="Arial"/>
          <w:sz w:val="22"/>
          <w:szCs w:val="22"/>
        </w:rPr>
        <w:t>Firm-f</w:t>
      </w:r>
      <w:r w:rsidR="00E15E22" w:rsidRPr="00DB7073">
        <w:rPr>
          <w:rFonts w:ascii="Arial" w:hAnsi="Arial" w:cs="Arial"/>
          <w:sz w:val="22"/>
          <w:szCs w:val="22"/>
        </w:rPr>
        <w:t>ixed</w:t>
      </w:r>
      <w:r w:rsidR="00E97BF3" w:rsidRPr="00DB7073">
        <w:rPr>
          <w:rFonts w:ascii="Arial" w:hAnsi="Arial" w:cs="Arial"/>
          <w:sz w:val="22"/>
          <w:szCs w:val="22"/>
        </w:rPr>
        <w:t>-</w:t>
      </w:r>
      <w:r w:rsidR="00E15E22" w:rsidRPr="00DB7073">
        <w:rPr>
          <w:rFonts w:ascii="Arial" w:hAnsi="Arial" w:cs="Arial"/>
          <w:sz w:val="22"/>
          <w:szCs w:val="22"/>
        </w:rPr>
        <w:t>price</w:t>
      </w:r>
      <w:r w:rsidR="00E15E22" w:rsidRPr="00DB7073">
        <w:rPr>
          <w:rFonts w:ascii="Arial" w:hAnsi="Arial" w:cs="Arial"/>
          <w:b/>
          <w:sz w:val="22"/>
          <w:szCs w:val="22"/>
        </w:rPr>
        <w:t xml:space="preserve"> </w:t>
      </w:r>
    </w:p>
    <w:p w14:paraId="6F770754" w14:textId="77777777" w:rsidR="009E048E" w:rsidRPr="00DB7073" w:rsidRDefault="009E048E" w:rsidP="00A654B0">
      <w:pPr>
        <w:ind w:left="2700" w:hanging="353"/>
        <w:rPr>
          <w:rFonts w:ascii="Arial" w:hAnsi="Arial" w:cs="Arial"/>
          <w:sz w:val="22"/>
          <w:szCs w:val="22"/>
        </w:rPr>
      </w:pPr>
      <w:r w:rsidRPr="00DB7073">
        <w:rPr>
          <w:rFonts w:ascii="Arial" w:hAnsi="Arial" w:cs="Arial"/>
          <w:b/>
          <w:sz w:val="22"/>
          <w:szCs w:val="22"/>
        </w:rPr>
        <w:sym w:font="Wingdings" w:char="F071"/>
      </w:r>
      <w:r w:rsidR="00DB7073" w:rsidRPr="00DB7073">
        <w:rPr>
          <w:rFonts w:ascii="Arial" w:hAnsi="Arial" w:cs="Arial"/>
          <w:b/>
          <w:sz w:val="22"/>
          <w:szCs w:val="22"/>
        </w:rPr>
        <w:t xml:space="preserve">  </w:t>
      </w:r>
      <w:proofErr w:type="gramStart"/>
      <w:r w:rsidR="00DB7073" w:rsidRPr="00DB7073">
        <w:rPr>
          <w:rFonts w:ascii="Arial" w:hAnsi="Arial" w:cs="Arial"/>
          <w:sz w:val="22"/>
          <w:szCs w:val="22"/>
        </w:rPr>
        <w:t>Other</w:t>
      </w:r>
      <w:proofErr w:type="gramEnd"/>
      <w:r w:rsidR="00DB7073" w:rsidRPr="00DB7073">
        <w:rPr>
          <w:rFonts w:ascii="Arial" w:hAnsi="Arial" w:cs="Arial"/>
          <w:sz w:val="22"/>
          <w:szCs w:val="22"/>
        </w:rPr>
        <w:t xml:space="preserve"> fixed-price (specify, e.g., </w:t>
      </w:r>
      <w:r w:rsidR="00A654B0">
        <w:rPr>
          <w:rFonts w:ascii="Arial" w:hAnsi="Arial" w:cs="Arial"/>
          <w:sz w:val="22"/>
          <w:szCs w:val="22"/>
        </w:rPr>
        <w:t>fixed-price award</w:t>
      </w:r>
      <w:r w:rsidR="009C2EEA">
        <w:rPr>
          <w:rFonts w:ascii="Arial" w:hAnsi="Arial" w:cs="Arial"/>
          <w:sz w:val="22"/>
          <w:szCs w:val="22"/>
        </w:rPr>
        <w:t>-</w:t>
      </w:r>
      <w:r w:rsidR="00A654B0">
        <w:rPr>
          <w:rFonts w:ascii="Arial" w:hAnsi="Arial" w:cs="Arial"/>
          <w:sz w:val="22"/>
          <w:szCs w:val="22"/>
        </w:rPr>
        <w:t>fee</w:t>
      </w:r>
      <w:r w:rsidR="00DB7073" w:rsidRPr="00DB7073">
        <w:rPr>
          <w:rFonts w:ascii="Arial" w:hAnsi="Arial" w:cs="Arial"/>
          <w:sz w:val="22"/>
          <w:szCs w:val="22"/>
        </w:rPr>
        <w:t xml:space="preserve">, </w:t>
      </w:r>
      <w:r w:rsidR="00A654B0">
        <w:rPr>
          <w:rFonts w:ascii="Arial" w:hAnsi="Arial" w:cs="Arial"/>
          <w:sz w:val="22"/>
          <w:szCs w:val="22"/>
        </w:rPr>
        <w:t>fixed-price incentive</w:t>
      </w:r>
      <w:r w:rsidR="009C2EEA">
        <w:rPr>
          <w:rFonts w:ascii="Arial" w:hAnsi="Arial" w:cs="Arial"/>
          <w:sz w:val="22"/>
          <w:szCs w:val="22"/>
        </w:rPr>
        <w:t>-</w:t>
      </w:r>
      <w:r w:rsidR="00A654B0">
        <w:rPr>
          <w:rFonts w:ascii="Arial" w:hAnsi="Arial" w:cs="Arial"/>
          <w:sz w:val="22"/>
          <w:szCs w:val="22"/>
        </w:rPr>
        <w:t>fee</w:t>
      </w:r>
      <w:proofErr w:type="gramStart"/>
      <w:r w:rsidR="00DB7073" w:rsidRPr="00DB7073">
        <w:rPr>
          <w:rFonts w:ascii="Arial" w:hAnsi="Arial" w:cs="Arial"/>
          <w:sz w:val="22"/>
          <w:szCs w:val="22"/>
        </w:rPr>
        <w:t>): _</w:t>
      </w:r>
      <w:proofErr w:type="gramEnd"/>
      <w:r w:rsidR="00DB7073" w:rsidRPr="00DB7073">
        <w:rPr>
          <w:rFonts w:ascii="Arial" w:hAnsi="Arial" w:cs="Arial"/>
          <w:sz w:val="22"/>
          <w:szCs w:val="22"/>
        </w:rPr>
        <w:t>______</w:t>
      </w:r>
      <w:r w:rsidR="00DB7073">
        <w:rPr>
          <w:rFonts w:ascii="Arial" w:hAnsi="Arial" w:cs="Arial"/>
          <w:sz w:val="22"/>
          <w:szCs w:val="22"/>
        </w:rPr>
        <w:t>__</w:t>
      </w:r>
      <w:r w:rsidR="00DB7073" w:rsidRPr="00DB7073">
        <w:rPr>
          <w:rFonts w:ascii="Arial" w:hAnsi="Arial" w:cs="Arial"/>
          <w:sz w:val="22"/>
          <w:szCs w:val="22"/>
        </w:rPr>
        <w:t>_</w:t>
      </w:r>
    </w:p>
    <w:p w14:paraId="446106BE" w14:textId="77777777" w:rsidR="009E048E" w:rsidRPr="00DB7073" w:rsidRDefault="009E048E" w:rsidP="00E15E22">
      <w:pPr>
        <w:ind w:left="2347"/>
        <w:rPr>
          <w:rFonts w:ascii="Arial" w:hAnsi="Arial" w:cs="Arial"/>
          <w:sz w:val="22"/>
          <w:szCs w:val="22"/>
        </w:rPr>
      </w:pPr>
      <w:r w:rsidRPr="00DB7073">
        <w:rPr>
          <w:rFonts w:ascii="Arial" w:hAnsi="Arial" w:cs="Arial"/>
          <w:b/>
          <w:sz w:val="22"/>
          <w:szCs w:val="22"/>
        </w:rPr>
        <w:sym w:font="Wingdings" w:char="F071"/>
      </w:r>
      <w:r w:rsidR="00DB7073" w:rsidRPr="00DB7073">
        <w:rPr>
          <w:rFonts w:ascii="Arial" w:hAnsi="Arial" w:cs="Arial"/>
          <w:b/>
          <w:sz w:val="22"/>
          <w:szCs w:val="22"/>
        </w:rPr>
        <w:t xml:space="preserve">  </w:t>
      </w:r>
      <w:r w:rsidR="00DB7073" w:rsidRPr="00DB7073">
        <w:rPr>
          <w:rFonts w:ascii="Arial" w:hAnsi="Arial" w:cs="Arial"/>
          <w:sz w:val="22"/>
          <w:szCs w:val="22"/>
        </w:rPr>
        <w:t>Cost-</w:t>
      </w:r>
      <w:r w:rsidR="009C2EEA">
        <w:rPr>
          <w:rFonts w:ascii="Arial" w:hAnsi="Arial" w:cs="Arial"/>
          <w:sz w:val="22"/>
          <w:szCs w:val="22"/>
        </w:rPr>
        <w:t>p</w:t>
      </w:r>
      <w:r w:rsidR="00DB7073" w:rsidRPr="00DB7073">
        <w:rPr>
          <w:rFonts w:ascii="Arial" w:hAnsi="Arial" w:cs="Arial"/>
          <w:sz w:val="22"/>
          <w:szCs w:val="22"/>
        </w:rPr>
        <w:t>lus-</w:t>
      </w:r>
      <w:proofErr w:type="gramStart"/>
      <w:r w:rsidR="009C2EEA">
        <w:rPr>
          <w:rFonts w:ascii="Arial" w:hAnsi="Arial" w:cs="Arial"/>
          <w:sz w:val="22"/>
          <w:szCs w:val="22"/>
        </w:rPr>
        <w:t>f</w:t>
      </w:r>
      <w:r w:rsidR="00DB7073" w:rsidRPr="00DB7073">
        <w:rPr>
          <w:rFonts w:ascii="Arial" w:hAnsi="Arial" w:cs="Arial"/>
          <w:sz w:val="22"/>
          <w:szCs w:val="22"/>
        </w:rPr>
        <w:t>ixed-</w:t>
      </w:r>
      <w:r w:rsidR="009C2EEA">
        <w:rPr>
          <w:rFonts w:ascii="Arial" w:hAnsi="Arial" w:cs="Arial"/>
          <w:sz w:val="22"/>
          <w:szCs w:val="22"/>
        </w:rPr>
        <w:t>f</w:t>
      </w:r>
      <w:r w:rsidR="00DB7073" w:rsidRPr="00DB7073">
        <w:rPr>
          <w:rFonts w:ascii="Arial" w:hAnsi="Arial" w:cs="Arial"/>
          <w:sz w:val="22"/>
          <w:szCs w:val="22"/>
        </w:rPr>
        <w:t>ee</w:t>
      </w:r>
      <w:proofErr w:type="gramEnd"/>
    </w:p>
    <w:p w14:paraId="594C9026" w14:textId="77777777" w:rsidR="00E15E22" w:rsidRPr="00DB7073" w:rsidRDefault="00E15E22" w:rsidP="00A654B0">
      <w:pPr>
        <w:ind w:left="2700" w:hanging="353"/>
        <w:rPr>
          <w:rFonts w:ascii="Arial" w:hAnsi="Arial" w:cs="Arial"/>
          <w:sz w:val="22"/>
          <w:szCs w:val="22"/>
        </w:rPr>
      </w:pPr>
      <w:r w:rsidRPr="00DB7073">
        <w:rPr>
          <w:rFonts w:ascii="Arial" w:hAnsi="Arial" w:cs="Arial"/>
          <w:b/>
          <w:sz w:val="22"/>
          <w:szCs w:val="22"/>
        </w:rPr>
        <w:sym w:font="Wingdings" w:char="F071"/>
      </w:r>
      <w:r w:rsidRPr="00DB7073">
        <w:rPr>
          <w:rFonts w:ascii="Arial" w:hAnsi="Arial" w:cs="Arial"/>
          <w:b/>
          <w:sz w:val="22"/>
          <w:szCs w:val="22"/>
        </w:rPr>
        <w:t xml:space="preserve">  </w:t>
      </w:r>
      <w:r w:rsidR="00DB7073" w:rsidRPr="00DB7073">
        <w:rPr>
          <w:rFonts w:ascii="Arial" w:hAnsi="Arial" w:cs="Arial"/>
          <w:sz w:val="22"/>
          <w:szCs w:val="22"/>
        </w:rPr>
        <w:t xml:space="preserve">Other </w:t>
      </w:r>
      <w:r w:rsidR="009C2EEA">
        <w:rPr>
          <w:rFonts w:ascii="Arial" w:hAnsi="Arial" w:cs="Arial"/>
          <w:sz w:val="22"/>
          <w:szCs w:val="22"/>
        </w:rPr>
        <w:t>c</w:t>
      </w:r>
      <w:r w:rsidR="00DB7073" w:rsidRPr="00DB7073">
        <w:rPr>
          <w:rFonts w:ascii="Arial" w:hAnsi="Arial" w:cs="Arial"/>
          <w:sz w:val="22"/>
          <w:szCs w:val="22"/>
        </w:rPr>
        <w:t xml:space="preserve">ost </w:t>
      </w:r>
      <w:r w:rsidR="009C2EEA">
        <w:rPr>
          <w:rFonts w:ascii="Arial" w:hAnsi="Arial" w:cs="Arial"/>
          <w:sz w:val="22"/>
          <w:szCs w:val="22"/>
        </w:rPr>
        <w:t>r</w:t>
      </w:r>
      <w:r w:rsidR="00DB7073" w:rsidRPr="00DB7073">
        <w:rPr>
          <w:rFonts w:ascii="Arial" w:hAnsi="Arial" w:cs="Arial"/>
          <w:sz w:val="22"/>
          <w:szCs w:val="22"/>
        </w:rPr>
        <w:t xml:space="preserve">eimbursement (specify, e.g., </w:t>
      </w:r>
      <w:r w:rsidR="00A654B0">
        <w:rPr>
          <w:rFonts w:ascii="Arial" w:hAnsi="Arial" w:cs="Arial"/>
          <w:sz w:val="22"/>
          <w:szCs w:val="22"/>
        </w:rPr>
        <w:t>cost-plus-award</w:t>
      </w:r>
      <w:r w:rsidR="009C2EEA">
        <w:rPr>
          <w:rFonts w:ascii="Arial" w:hAnsi="Arial" w:cs="Arial"/>
          <w:sz w:val="22"/>
          <w:szCs w:val="22"/>
        </w:rPr>
        <w:t>-</w:t>
      </w:r>
      <w:r w:rsidR="00A654B0">
        <w:rPr>
          <w:rFonts w:ascii="Arial" w:hAnsi="Arial" w:cs="Arial"/>
          <w:sz w:val="22"/>
          <w:szCs w:val="22"/>
        </w:rPr>
        <w:t>fee</w:t>
      </w:r>
      <w:r w:rsidR="00DB7073" w:rsidRPr="00DB7073">
        <w:rPr>
          <w:rFonts w:ascii="Arial" w:hAnsi="Arial" w:cs="Arial"/>
          <w:sz w:val="22"/>
          <w:szCs w:val="22"/>
        </w:rPr>
        <w:t>,</w:t>
      </w:r>
      <w:r w:rsidR="00A654B0">
        <w:rPr>
          <w:rFonts w:ascii="Arial" w:hAnsi="Arial" w:cs="Arial"/>
          <w:sz w:val="22"/>
          <w:szCs w:val="22"/>
        </w:rPr>
        <w:t xml:space="preserve"> cost-plus-incentive</w:t>
      </w:r>
      <w:r w:rsidR="009C2EEA">
        <w:rPr>
          <w:rFonts w:ascii="Arial" w:hAnsi="Arial" w:cs="Arial"/>
          <w:sz w:val="22"/>
          <w:szCs w:val="22"/>
        </w:rPr>
        <w:t>-</w:t>
      </w:r>
      <w:r w:rsidR="00A654B0">
        <w:rPr>
          <w:rFonts w:ascii="Arial" w:hAnsi="Arial" w:cs="Arial"/>
          <w:sz w:val="22"/>
          <w:szCs w:val="22"/>
        </w:rPr>
        <w:t>fee</w:t>
      </w:r>
      <w:proofErr w:type="gramStart"/>
      <w:r w:rsidR="00DB7073" w:rsidRPr="00DB7073">
        <w:rPr>
          <w:rFonts w:ascii="Arial" w:hAnsi="Arial" w:cs="Arial"/>
          <w:sz w:val="22"/>
          <w:szCs w:val="22"/>
        </w:rPr>
        <w:t>): __</w:t>
      </w:r>
      <w:proofErr w:type="gramEnd"/>
      <w:r w:rsidR="00DB7073" w:rsidRPr="00DB7073">
        <w:rPr>
          <w:rFonts w:ascii="Arial" w:hAnsi="Arial" w:cs="Arial"/>
          <w:sz w:val="22"/>
          <w:szCs w:val="22"/>
        </w:rPr>
        <w:t>______</w:t>
      </w:r>
      <w:r w:rsidR="00DB7073">
        <w:rPr>
          <w:rFonts w:ascii="Arial" w:hAnsi="Arial" w:cs="Arial"/>
          <w:sz w:val="22"/>
          <w:szCs w:val="22"/>
        </w:rPr>
        <w:t>__</w:t>
      </w:r>
      <w:r w:rsidR="00DB7073" w:rsidRPr="00DB7073">
        <w:rPr>
          <w:rFonts w:ascii="Arial" w:hAnsi="Arial" w:cs="Arial"/>
          <w:sz w:val="22"/>
          <w:szCs w:val="22"/>
        </w:rPr>
        <w:t>_</w:t>
      </w:r>
    </w:p>
    <w:p w14:paraId="6942D593" w14:textId="77777777" w:rsidR="00E15E22" w:rsidRPr="00DB7073" w:rsidRDefault="00E15E22" w:rsidP="00E15E22">
      <w:pPr>
        <w:ind w:left="2347"/>
        <w:rPr>
          <w:rFonts w:ascii="Arial" w:hAnsi="Arial" w:cs="Arial"/>
          <w:sz w:val="22"/>
          <w:szCs w:val="22"/>
        </w:rPr>
      </w:pPr>
      <w:r w:rsidRPr="00DB7073">
        <w:rPr>
          <w:rFonts w:ascii="Arial" w:hAnsi="Arial" w:cs="Arial"/>
          <w:b/>
          <w:sz w:val="22"/>
          <w:szCs w:val="22"/>
        </w:rPr>
        <w:sym w:font="Wingdings" w:char="F071"/>
      </w:r>
      <w:r w:rsidRPr="00DB7073">
        <w:rPr>
          <w:rFonts w:ascii="Arial" w:hAnsi="Arial" w:cs="Arial"/>
          <w:b/>
          <w:sz w:val="22"/>
          <w:szCs w:val="22"/>
        </w:rPr>
        <w:t xml:space="preserve"> </w:t>
      </w:r>
      <w:r w:rsidRPr="00DB7073">
        <w:rPr>
          <w:rFonts w:ascii="Arial" w:hAnsi="Arial" w:cs="Arial"/>
          <w:sz w:val="22"/>
          <w:szCs w:val="22"/>
        </w:rPr>
        <w:t xml:space="preserve"> </w:t>
      </w:r>
      <w:r w:rsidR="00DB7073" w:rsidRPr="00DB7073">
        <w:rPr>
          <w:rFonts w:ascii="Arial" w:hAnsi="Arial" w:cs="Arial"/>
          <w:sz w:val="22"/>
          <w:szCs w:val="22"/>
        </w:rPr>
        <w:t xml:space="preserve">Time and </w:t>
      </w:r>
      <w:r w:rsidR="009C2EEA">
        <w:rPr>
          <w:rFonts w:ascii="Arial" w:hAnsi="Arial" w:cs="Arial"/>
          <w:sz w:val="22"/>
          <w:szCs w:val="22"/>
        </w:rPr>
        <w:t>m</w:t>
      </w:r>
      <w:r w:rsidR="00DB7073" w:rsidRPr="00DB7073">
        <w:rPr>
          <w:rFonts w:ascii="Arial" w:hAnsi="Arial" w:cs="Arial"/>
          <w:sz w:val="22"/>
          <w:szCs w:val="22"/>
        </w:rPr>
        <w:t>aterials</w:t>
      </w:r>
    </w:p>
    <w:p w14:paraId="44084517" w14:textId="77777777" w:rsidR="00DB7073" w:rsidRDefault="00E15E22" w:rsidP="00DB7073">
      <w:pPr>
        <w:ind w:left="2347"/>
        <w:rPr>
          <w:rFonts w:ascii="Arial" w:hAnsi="Arial" w:cs="Arial"/>
          <w:sz w:val="22"/>
          <w:szCs w:val="22"/>
        </w:rPr>
      </w:pPr>
      <w:r w:rsidRPr="00DB7073">
        <w:rPr>
          <w:rFonts w:ascii="Arial" w:hAnsi="Arial" w:cs="Arial"/>
          <w:b/>
          <w:sz w:val="22"/>
          <w:szCs w:val="22"/>
        </w:rPr>
        <w:sym w:font="Wingdings" w:char="F071"/>
      </w:r>
      <w:r w:rsidRPr="00DB7073">
        <w:rPr>
          <w:rFonts w:ascii="Arial" w:hAnsi="Arial" w:cs="Arial"/>
          <w:b/>
          <w:sz w:val="22"/>
          <w:szCs w:val="22"/>
        </w:rPr>
        <w:t xml:space="preserve">  </w:t>
      </w:r>
      <w:r w:rsidR="00DB7073" w:rsidRPr="00DB7073">
        <w:rPr>
          <w:rFonts w:ascii="Arial" w:hAnsi="Arial" w:cs="Arial"/>
          <w:sz w:val="22"/>
          <w:szCs w:val="22"/>
        </w:rPr>
        <w:t xml:space="preserve">Indefinite </w:t>
      </w:r>
      <w:r w:rsidR="009C2EEA">
        <w:rPr>
          <w:rFonts w:ascii="Arial" w:hAnsi="Arial" w:cs="Arial"/>
          <w:sz w:val="22"/>
          <w:szCs w:val="22"/>
        </w:rPr>
        <w:t>d</w:t>
      </w:r>
      <w:r w:rsidR="00DB7073" w:rsidRPr="00DB7073">
        <w:rPr>
          <w:rFonts w:ascii="Arial" w:hAnsi="Arial" w:cs="Arial"/>
          <w:sz w:val="22"/>
          <w:szCs w:val="22"/>
        </w:rPr>
        <w:t xml:space="preserve">elivery (specify whether </w:t>
      </w:r>
      <w:r w:rsidR="00A654B0">
        <w:rPr>
          <w:rFonts w:ascii="Arial" w:hAnsi="Arial" w:cs="Arial"/>
          <w:sz w:val="22"/>
          <w:szCs w:val="22"/>
        </w:rPr>
        <w:t>i</w:t>
      </w:r>
      <w:r w:rsidR="00DB7073" w:rsidRPr="00DB7073">
        <w:rPr>
          <w:rFonts w:ascii="Arial" w:hAnsi="Arial" w:cs="Arial"/>
          <w:sz w:val="22"/>
          <w:szCs w:val="22"/>
        </w:rPr>
        <w:t xml:space="preserve">ndefinite </w:t>
      </w:r>
      <w:r w:rsidR="00A654B0">
        <w:rPr>
          <w:rFonts w:ascii="Arial" w:hAnsi="Arial" w:cs="Arial"/>
          <w:sz w:val="22"/>
          <w:szCs w:val="22"/>
        </w:rPr>
        <w:t>q</w:t>
      </w:r>
      <w:r w:rsidR="00DB7073" w:rsidRPr="00DB7073">
        <w:rPr>
          <w:rFonts w:ascii="Arial" w:hAnsi="Arial" w:cs="Arial"/>
          <w:sz w:val="22"/>
          <w:szCs w:val="22"/>
        </w:rPr>
        <w:t xml:space="preserve">uantity, </w:t>
      </w:r>
    </w:p>
    <w:p w14:paraId="0C4F5149" w14:textId="77777777" w:rsidR="00DB7073" w:rsidRDefault="00DB7073" w:rsidP="00DB7073">
      <w:pPr>
        <w:ind w:left="2347"/>
        <w:rPr>
          <w:rFonts w:ascii="Arial" w:hAnsi="Arial" w:cs="Arial"/>
          <w:sz w:val="22"/>
          <w:szCs w:val="22"/>
        </w:rPr>
      </w:pPr>
      <w:r>
        <w:rPr>
          <w:rFonts w:ascii="Arial" w:hAnsi="Arial" w:cs="Arial"/>
          <w:sz w:val="22"/>
          <w:szCs w:val="22"/>
        </w:rPr>
        <w:t xml:space="preserve">      </w:t>
      </w:r>
      <w:r w:rsidR="00A654B0">
        <w:rPr>
          <w:rFonts w:ascii="Arial" w:hAnsi="Arial" w:cs="Arial"/>
          <w:sz w:val="22"/>
          <w:szCs w:val="22"/>
        </w:rPr>
        <w:t>d</w:t>
      </w:r>
      <w:r w:rsidRPr="00DB7073">
        <w:rPr>
          <w:rFonts w:ascii="Arial" w:hAnsi="Arial" w:cs="Arial"/>
          <w:sz w:val="22"/>
          <w:szCs w:val="22"/>
        </w:rPr>
        <w:t xml:space="preserve">efinite </w:t>
      </w:r>
      <w:r w:rsidR="00A654B0">
        <w:rPr>
          <w:rFonts w:ascii="Arial" w:hAnsi="Arial" w:cs="Arial"/>
          <w:sz w:val="22"/>
          <w:szCs w:val="22"/>
        </w:rPr>
        <w:t>q</w:t>
      </w:r>
      <w:r w:rsidRPr="00DB7073">
        <w:rPr>
          <w:rFonts w:ascii="Arial" w:hAnsi="Arial" w:cs="Arial"/>
          <w:sz w:val="22"/>
          <w:szCs w:val="22"/>
        </w:rPr>
        <w:t xml:space="preserve">uantity, or </w:t>
      </w:r>
      <w:r w:rsidR="00A654B0">
        <w:rPr>
          <w:rFonts w:ascii="Arial" w:hAnsi="Arial" w:cs="Arial"/>
          <w:sz w:val="22"/>
          <w:szCs w:val="22"/>
        </w:rPr>
        <w:t>r</w:t>
      </w:r>
      <w:r w:rsidRPr="00DB7073">
        <w:rPr>
          <w:rFonts w:ascii="Arial" w:hAnsi="Arial" w:cs="Arial"/>
          <w:sz w:val="22"/>
          <w:szCs w:val="22"/>
        </w:rPr>
        <w:t>equirements):</w:t>
      </w:r>
      <w:r>
        <w:rPr>
          <w:rFonts w:ascii="Arial" w:hAnsi="Arial" w:cs="Arial"/>
          <w:sz w:val="22"/>
          <w:szCs w:val="22"/>
        </w:rPr>
        <w:t xml:space="preserve"> ___________</w:t>
      </w:r>
      <w:r w:rsidR="00E15E22">
        <w:rPr>
          <w:rFonts w:ascii="Arial" w:hAnsi="Arial" w:cs="Arial"/>
          <w:sz w:val="22"/>
          <w:szCs w:val="22"/>
        </w:rPr>
        <w:t xml:space="preserve">   </w:t>
      </w:r>
    </w:p>
    <w:p w14:paraId="59EE0D66" w14:textId="77777777" w:rsidR="00E15E22" w:rsidRPr="007F6F08" w:rsidRDefault="00DB7073" w:rsidP="00DB7073">
      <w:pPr>
        <w:spacing w:after="240"/>
        <w:ind w:left="2340"/>
        <w:rPr>
          <w:rFonts w:ascii="Arial" w:hAnsi="Arial" w:cs="Arial"/>
          <w:sz w:val="22"/>
          <w:szCs w:val="22"/>
        </w:rPr>
      </w:pPr>
      <w:r w:rsidRPr="00F54615">
        <w:rPr>
          <w:rFonts w:ascii="Arial" w:hAnsi="Arial" w:cs="Arial"/>
          <w:b/>
        </w:rPr>
        <w:sym w:font="Wingdings" w:char="F071"/>
      </w:r>
      <w:r>
        <w:rPr>
          <w:rFonts w:ascii="Arial" w:hAnsi="Arial" w:cs="Arial"/>
          <w:b/>
        </w:rPr>
        <w:t xml:space="preserve">  </w:t>
      </w:r>
      <w:r w:rsidRPr="00DB7073">
        <w:rPr>
          <w:rFonts w:ascii="Arial" w:hAnsi="Arial" w:cs="Arial"/>
          <w:sz w:val="22"/>
          <w:szCs w:val="22"/>
        </w:rPr>
        <w:t>Other (specify):</w:t>
      </w:r>
      <w:r>
        <w:rPr>
          <w:rFonts w:ascii="Arial" w:hAnsi="Arial" w:cs="Arial"/>
        </w:rPr>
        <w:t xml:space="preserve"> ___________</w:t>
      </w:r>
      <w:r w:rsidR="004F30CC">
        <w:rPr>
          <w:rFonts w:ascii="Arial" w:hAnsi="Arial" w:cs="Arial"/>
          <w:sz w:val="22"/>
          <w:szCs w:val="22"/>
        </w:rPr>
        <w:br/>
      </w:r>
      <w:r w:rsidR="0031042F" w:rsidRPr="00F54615">
        <w:rPr>
          <w:rFonts w:ascii="Arial" w:hAnsi="Arial" w:cs="Arial"/>
          <w:b/>
        </w:rPr>
        <w:sym w:font="Wingdings" w:char="F071"/>
      </w:r>
      <w:r w:rsidR="0031042F">
        <w:rPr>
          <w:rFonts w:ascii="Arial" w:hAnsi="Arial" w:cs="Arial"/>
          <w:sz w:val="22"/>
          <w:szCs w:val="22"/>
        </w:rPr>
        <w:t xml:space="preserve">  </w:t>
      </w:r>
      <w:r>
        <w:rPr>
          <w:rFonts w:ascii="Arial" w:hAnsi="Arial" w:cs="Arial"/>
          <w:sz w:val="22"/>
          <w:szCs w:val="22"/>
        </w:rPr>
        <w:t xml:space="preserve">Completion Form    </w:t>
      </w:r>
      <w:r w:rsidRPr="00F54615">
        <w:rPr>
          <w:rFonts w:ascii="Arial" w:hAnsi="Arial" w:cs="Arial"/>
          <w:b/>
        </w:rPr>
        <w:sym w:font="Wingdings" w:char="F071"/>
      </w:r>
      <w:r>
        <w:rPr>
          <w:rFonts w:ascii="Arial" w:hAnsi="Arial" w:cs="Arial"/>
          <w:sz w:val="22"/>
          <w:szCs w:val="22"/>
        </w:rPr>
        <w:t xml:space="preserve"> </w:t>
      </w:r>
      <w:r w:rsidR="00E15E22">
        <w:rPr>
          <w:rFonts w:ascii="Arial" w:hAnsi="Arial" w:cs="Arial"/>
          <w:sz w:val="22"/>
          <w:szCs w:val="22"/>
        </w:rPr>
        <w:t xml:space="preserve"> </w:t>
      </w:r>
      <w:r>
        <w:rPr>
          <w:rFonts w:ascii="Arial" w:hAnsi="Arial" w:cs="Arial"/>
          <w:sz w:val="22"/>
          <w:szCs w:val="22"/>
        </w:rPr>
        <w:t>Term form</w:t>
      </w:r>
      <w:r w:rsidR="00E15E22">
        <w:rPr>
          <w:rFonts w:ascii="Arial" w:hAnsi="Arial" w:cs="Arial"/>
          <w:sz w:val="22"/>
          <w:szCs w:val="22"/>
        </w:rPr>
        <w:t xml:space="preserve">       </w:t>
      </w:r>
    </w:p>
    <w:p w14:paraId="1C84DE85" w14:textId="77144C7A" w:rsidR="002C3893" w:rsidRPr="006223AC" w:rsidRDefault="00C22F55" w:rsidP="002C3893">
      <w:pPr>
        <w:numPr>
          <w:ilvl w:val="2"/>
          <w:numId w:val="1"/>
        </w:numPr>
        <w:spacing w:after="240"/>
        <w:rPr>
          <w:rFonts w:ascii="Arial" w:hAnsi="Arial" w:cs="Arial"/>
          <w:b/>
          <w:color w:val="FF0000"/>
          <w:sz w:val="22"/>
          <w:szCs w:val="22"/>
        </w:rPr>
      </w:pPr>
      <w:r>
        <w:rPr>
          <w:rFonts w:ascii="Arial" w:hAnsi="Arial" w:cs="Arial"/>
          <w:b/>
          <w:sz w:val="22"/>
          <w:szCs w:val="22"/>
        </w:rPr>
        <w:t>Acquisition identification</w:t>
      </w:r>
      <w:r w:rsidR="002C3893">
        <w:rPr>
          <w:rFonts w:ascii="Arial" w:hAnsi="Arial" w:cs="Arial"/>
          <w:b/>
          <w:sz w:val="22"/>
          <w:szCs w:val="22"/>
        </w:rPr>
        <w:t xml:space="preserve"> number</w:t>
      </w:r>
      <w:r w:rsidR="00FE2C0B">
        <w:rPr>
          <w:rFonts w:ascii="Arial" w:hAnsi="Arial" w:cs="Arial"/>
          <w:b/>
          <w:sz w:val="22"/>
          <w:szCs w:val="22"/>
        </w:rPr>
        <w:t>.</w:t>
      </w:r>
      <w:r w:rsidR="00D556E7">
        <w:rPr>
          <w:rFonts w:ascii="Arial" w:hAnsi="Arial" w:cs="Arial"/>
          <w:b/>
          <w:sz w:val="22"/>
          <w:szCs w:val="22"/>
        </w:rPr>
        <w:t xml:space="preserve"> </w:t>
      </w:r>
      <w:r w:rsidR="00BD4AAA">
        <w:rPr>
          <w:rFonts w:ascii="Arial" w:hAnsi="Arial" w:cs="Arial"/>
          <w:b/>
          <w:sz w:val="22"/>
          <w:szCs w:val="22"/>
        </w:rPr>
        <w:t xml:space="preserve"> </w:t>
      </w:r>
      <w:r w:rsidR="00436096" w:rsidRPr="00436096">
        <w:rPr>
          <w:rFonts w:ascii="Arial" w:hAnsi="Arial" w:cs="Arial"/>
          <w:sz w:val="22"/>
          <w:szCs w:val="22"/>
        </w:rPr>
        <w:t xml:space="preserve">POTS </w:t>
      </w:r>
      <w:r w:rsidR="00404B61">
        <w:rPr>
          <w:rFonts w:ascii="Arial" w:hAnsi="Arial" w:cs="Arial"/>
          <w:sz w:val="22"/>
          <w:szCs w:val="22"/>
        </w:rPr>
        <w:t>26-003171</w:t>
      </w:r>
    </w:p>
    <w:p w14:paraId="21DA1663" w14:textId="4DC0D738" w:rsidR="00C10FC7" w:rsidRPr="00B43CA7" w:rsidRDefault="002C3893" w:rsidP="00C10FC7">
      <w:pPr>
        <w:pStyle w:val="ListParagraph"/>
        <w:numPr>
          <w:ilvl w:val="1"/>
          <w:numId w:val="1"/>
        </w:numPr>
        <w:spacing w:after="240"/>
        <w:rPr>
          <w:rFonts w:ascii="Arial" w:hAnsi="Arial" w:cs="Arial"/>
          <w:b/>
          <w:sz w:val="22"/>
          <w:szCs w:val="22"/>
        </w:rPr>
      </w:pPr>
      <w:r w:rsidRPr="00C10FC7">
        <w:rPr>
          <w:rFonts w:ascii="Arial" w:hAnsi="Arial" w:cs="Arial"/>
          <w:b/>
          <w:sz w:val="22"/>
          <w:szCs w:val="22"/>
        </w:rPr>
        <w:lastRenderedPageBreak/>
        <w:t>Total estimated dollar value</w:t>
      </w:r>
      <w:r w:rsidR="001129B4" w:rsidRPr="00C10FC7">
        <w:rPr>
          <w:rFonts w:ascii="Arial" w:hAnsi="Arial" w:cs="Arial"/>
          <w:b/>
          <w:sz w:val="22"/>
          <w:szCs w:val="22"/>
        </w:rPr>
        <w:t xml:space="preserve"> and performance/delivery period</w:t>
      </w:r>
      <w:r w:rsidR="00FE2C0B" w:rsidRPr="00C10FC7">
        <w:rPr>
          <w:rFonts w:ascii="Arial" w:hAnsi="Arial" w:cs="Arial"/>
          <w:b/>
          <w:sz w:val="22"/>
          <w:szCs w:val="22"/>
        </w:rPr>
        <w:t>.</w:t>
      </w:r>
      <w:r w:rsidRPr="00C10FC7">
        <w:rPr>
          <w:rFonts w:ascii="Arial" w:hAnsi="Arial" w:cs="Arial"/>
          <w:b/>
          <w:sz w:val="22"/>
          <w:szCs w:val="22"/>
        </w:rPr>
        <w:t xml:space="preserve"> </w:t>
      </w:r>
      <w:r w:rsidR="00436096" w:rsidRPr="00B43CA7">
        <w:rPr>
          <w:rFonts w:ascii="Arial" w:hAnsi="Arial" w:cs="Arial"/>
          <w:sz w:val="22"/>
          <w:szCs w:val="22"/>
        </w:rPr>
        <w:t>$</w:t>
      </w:r>
      <w:r w:rsidR="00404B61">
        <w:rPr>
          <w:rFonts w:ascii="Arial" w:hAnsi="Arial" w:cs="Arial"/>
          <w:sz w:val="22"/>
          <w:szCs w:val="22"/>
        </w:rPr>
        <w:t xml:space="preserve">21,182.00, for </w:t>
      </w:r>
      <w:proofErr w:type="spellStart"/>
      <w:r w:rsidR="00404B61">
        <w:rPr>
          <w:rFonts w:ascii="Arial" w:hAnsi="Arial" w:cs="Arial"/>
          <w:sz w:val="22"/>
          <w:szCs w:val="22"/>
        </w:rPr>
        <w:t>PoP</w:t>
      </w:r>
      <w:proofErr w:type="spellEnd"/>
      <w:r w:rsidR="00404B61">
        <w:rPr>
          <w:rFonts w:ascii="Arial" w:hAnsi="Arial" w:cs="Arial"/>
          <w:sz w:val="22"/>
          <w:szCs w:val="22"/>
        </w:rPr>
        <w:t xml:space="preserve"> </w:t>
      </w:r>
      <w:r w:rsidR="00AC1F7A">
        <w:rPr>
          <w:rFonts w:ascii="Arial" w:hAnsi="Arial" w:cs="Arial"/>
          <w:sz w:val="22"/>
          <w:szCs w:val="22"/>
        </w:rPr>
        <w:t xml:space="preserve">4/1/2026 to 3/31/2027 or as soon as executed and software </w:t>
      </w:r>
      <w:proofErr w:type="gramStart"/>
      <w:r w:rsidR="00AC1F7A">
        <w:rPr>
          <w:rFonts w:ascii="Arial" w:hAnsi="Arial" w:cs="Arial"/>
          <w:sz w:val="22"/>
          <w:szCs w:val="22"/>
        </w:rPr>
        <w:t>installed..</w:t>
      </w:r>
      <w:proofErr w:type="gramEnd"/>
    </w:p>
    <w:p w14:paraId="342460FC" w14:textId="77777777" w:rsidR="00C10FC7" w:rsidRDefault="00C10FC7" w:rsidP="00C10FC7">
      <w:pPr>
        <w:pStyle w:val="ListParagraph"/>
        <w:spacing w:after="240"/>
        <w:ind w:left="1440"/>
        <w:rPr>
          <w:rFonts w:ascii="Arial" w:hAnsi="Arial" w:cs="Arial"/>
          <w:b/>
          <w:sz w:val="22"/>
          <w:szCs w:val="22"/>
        </w:rPr>
      </w:pPr>
    </w:p>
    <w:p w14:paraId="6CF8BED8" w14:textId="4699A064" w:rsidR="0016015A" w:rsidRPr="00C10FC7" w:rsidRDefault="00765AB4" w:rsidP="00C10FC7">
      <w:pPr>
        <w:pStyle w:val="ListParagraph"/>
        <w:numPr>
          <w:ilvl w:val="0"/>
          <w:numId w:val="1"/>
        </w:numPr>
        <w:spacing w:after="240"/>
        <w:rPr>
          <w:rFonts w:ascii="Arial" w:hAnsi="Arial" w:cs="Arial"/>
          <w:b/>
          <w:sz w:val="22"/>
          <w:szCs w:val="22"/>
        </w:rPr>
      </w:pPr>
      <w:r w:rsidRPr="00C10FC7">
        <w:rPr>
          <w:rFonts w:ascii="Arial" w:hAnsi="Arial" w:cs="Arial"/>
          <w:b/>
          <w:sz w:val="22"/>
          <w:szCs w:val="22"/>
        </w:rPr>
        <w:t>Identification of the s</w:t>
      </w:r>
      <w:r w:rsidR="002C3893" w:rsidRPr="00C10FC7">
        <w:rPr>
          <w:rFonts w:ascii="Arial" w:hAnsi="Arial" w:cs="Arial"/>
          <w:b/>
          <w:sz w:val="22"/>
          <w:szCs w:val="22"/>
        </w:rPr>
        <w:t xml:space="preserve">tatutory authority </w:t>
      </w:r>
      <w:r w:rsidRPr="00C10FC7">
        <w:rPr>
          <w:rFonts w:ascii="Arial" w:hAnsi="Arial" w:cs="Arial"/>
          <w:b/>
          <w:sz w:val="22"/>
          <w:szCs w:val="22"/>
        </w:rPr>
        <w:t xml:space="preserve">permitting </w:t>
      </w:r>
      <w:proofErr w:type="gramStart"/>
      <w:r w:rsidRPr="00C10FC7">
        <w:rPr>
          <w:rFonts w:ascii="Arial" w:hAnsi="Arial" w:cs="Arial"/>
          <w:b/>
          <w:sz w:val="22"/>
          <w:szCs w:val="22"/>
        </w:rPr>
        <w:t>other than full and open competition</w:t>
      </w:r>
      <w:proofErr w:type="gramEnd"/>
      <w:r w:rsidR="000A0BE2" w:rsidRPr="00C10FC7">
        <w:rPr>
          <w:rFonts w:ascii="Arial" w:hAnsi="Arial" w:cs="Arial"/>
          <w:b/>
          <w:sz w:val="22"/>
          <w:szCs w:val="22"/>
        </w:rPr>
        <w:t xml:space="preserve">. </w:t>
      </w:r>
      <w:r w:rsidR="00BD4AAA" w:rsidRPr="00C10FC7">
        <w:rPr>
          <w:rFonts w:ascii="Arial" w:hAnsi="Arial" w:cs="Arial"/>
          <w:b/>
          <w:sz w:val="22"/>
          <w:szCs w:val="22"/>
        </w:rPr>
        <w:t xml:space="preserve"> </w:t>
      </w:r>
      <w:r w:rsidR="00AB3EF5" w:rsidRPr="00C10FC7">
        <w:rPr>
          <w:rFonts w:ascii="Arial" w:hAnsi="Arial" w:cs="Arial"/>
          <w:color w:val="FF0000"/>
          <w:sz w:val="22"/>
          <w:szCs w:val="22"/>
        </w:rPr>
        <w:t xml:space="preserve"> </w:t>
      </w:r>
    </w:p>
    <w:p w14:paraId="1DBE662C" w14:textId="77777777" w:rsidR="0016015A" w:rsidRPr="0016015A" w:rsidRDefault="0016015A" w:rsidP="0016015A">
      <w:pPr>
        <w:ind w:left="360"/>
        <w:rPr>
          <w:rFonts w:ascii="Arial" w:hAnsi="Arial" w:cs="Arial"/>
          <w:i/>
          <w:sz w:val="22"/>
          <w:szCs w:val="22"/>
        </w:rPr>
      </w:pPr>
    </w:p>
    <w:p w14:paraId="2C6269A5" w14:textId="18625E5C" w:rsidR="0016015A" w:rsidRPr="006223AC" w:rsidRDefault="00436096" w:rsidP="00097F5F">
      <w:pPr>
        <w:ind w:left="1800" w:hanging="360"/>
        <w:rPr>
          <w:rFonts w:ascii="Arial" w:hAnsi="Arial" w:cs="Arial"/>
          <w:color w:val="FF0000"/>
          <w:sz w:val="22"/>
          <w:szCs w:val="22"/>
        </w:rPr>
      </w:pPr>
      <w:r>
        <w:rPr>
          <w:rFonts w:ascii="Arial" w:hAnsi="Arial" w:cs="Arial"/>
          <w:b/>
        </w:rPr>
        <w:sym w:font="Wingdings" w:char="F0FE"/>
      </w:r>
      <w:r w:rsidR="0016015A">
        <w:rPr>
          <w:rFonts w:ascii="Arial" w:hAnsi="Arial" w:cs="Arial"/>
          <w:sz w:val="22"/>
          <w:szCs w:val="22"/>
        </w:rPr>
        <w:t xml:space="preserve">  </w:t>
      </w:r>
      <w:r w:rsidR="0016015A" w:rsidRPr="00097F5F">
        <w:rPr>
          <w:rFonts w:ascii="Arial" w:hAnsi="Arial" w:cs="Arial"/>
          <w:b/>
          <w:sz w:val="22"/>
          <w:szCs w:val="22"/>
        </w:rPr>
        <w:t xml:space="preserve">This acquisition is conducted under the authority of 41 </w:t>
      </w:r>
      <w:r w:rsidR="00F6219E">
        <w:rPr>
          <w:rFonts w:ascii="Arial" w:hAnsi="Arial" w:cs="Arial"/>
          <w:b/>
          <w:sz w:val="22"/>
          <w:szCs w:val="22"/>
        </w:rPr>
        <w:t>United States Code (</w:t>
      </w:r>
      <w:r w:rsidR="0016015A" w:rsidRPr="00097F5F">
        <w:rPr>
          <w:rFonts w:ascii="Arial" w:hAnsi="Arial" w:cs="Arial"/>
          <w:b/>
          <w:sz w:val="22"/>
          <w:szCs w:val="22"/>
        </w:rPr>
        <w:t>U.S.C.</w:t>
      </w:r>
      <w:r w:rsidR="00F6219E">
        <w:rPr>
          <w:rFonts w:ascii="Arial" w:hAnsi="Arial" w:cs="Arial"/>
          <w:b/>
          <w:sz w:val="22"/>
          <w:szCs w:val="22"/>
        </w:rPr>
        <w:t>)</w:t>
      </w:r>
      <w:r w:rsidR="0016015A" w:rsidRPr="00097F5F">
        <w:rPr>
          <w:rFonts w:ascii="Arial" w:hAnsi="Arial" w:cs="Arial"/>
          <w:b/>
          <w:sz w:val="22"/>
          <w:szCs w:val="22"/>
        </w:rPr>
        <w:t xml:space="preserve"> 253(c)</w:t>
      </w:r>
      <w:r>
        <w:rPr>
          <w:rFonts w:ascii="Arial" w:hAnsi="Arial" w:cs="Arial"/>
          <w:b/>
          <w:sz w:val="22"/>
          <w:szCs w:val="22"/>
        </w:rPr>
        <w:t>(1</w:t>
      </w:r>
      <w:r w:rsidR="00097F5F" w:rsidRPr="00097F5F">
        <w:rPr>
          <w:rFonts w:ascii="Arial" w:hAnsi="Arial" w:cs="Arial"/>
          <w:b/>
          <w:sz w:val="22"/>
          <w:szCs w:val="22"/>
        </w:rPr>
        <w:t>)</w:t>
      </w:r>
      <w:r w:rsidR="00D0304C">
        <w:rPr>
          <w:rFonts w:ascii="Arial" w:hAnsi="Arial" w:cs="Arial"/>
          <w:b/>
          <w:sz w:val="22"/>
          <w:szCs w:val="22"/>
        </w:rPr>
        <w:t xml:space="preserve"> as set forth in </w:t>
      </w:r>
      <w:r w:rsidR="00F6219E">
        <w:rPr>
          <w:rFonts w:ascii="Arial" w:hAnsi="Arial" w:cs="Arial"/>
          <w:b/>
          <w:sz w:val="22"/>
          <w:szCs w:val="22"/>
        </w:rPr>
        <w:t>Federal Acquisition Regulation (</w:t>
      </w:r>
      <w:r w:rsidR="00D0304C">
        <w:rPr>
          <w:rFonts w:ascii="Arial" w:hAnsi="Arial" w:cs="Arial"/>
          <w:b/>
          <w:sz w:val="22"/>
          <w:szCs w:val="22"/>
        </w:rPr>
        <w:t>FAR</w:t>
      </w:r>
      <w:r w:rsidR="00F6219E">
        <w:rPr>
          <w:rFonts w:ascii="Arial" w:hAnsi="Arial" w:cs="Arial"/>
          <w:b/>
          <w:sz w:val="22"/>
          <w:szCs w:val="22"/>
        </w:rPr>
        <w:t>)</w:t>
      </w:r>
      <w:r>
        <w:rPr>
          <w:rFonts w:ascii="Arial" w:hAnsi="Arial" w:cs="Arial"/>
          <w:b/>
          <w:sz w:val="22"/>
          <w:szCs w:val="22"/>
        </w:rPr>
        <w:t xml:space="preserve"> 6.302- 1</w:t>
      </w:r>
      <w:r w:rsidR="00097F5F" w:rsidRPr="00097F5F">
        <w:rPr>
          <w:rFonts w:ascii="Arial" w:hAnsi="Arial" w:cs="Arial"/>
          <w:b/>
          <w:sz w:val="22"/>
          <w:szCs w:val="22"/>
        </w:rPr>
        <w:t>.</w:t>
      </w:r>
      <w:r w:rsidR="00097F5F">
        <w:rPr>
          <w:rFonts w:ascii="Arial" w:hAnsi="Arial" w:cs="Arial"/>
          <w:sz w:val="22"/>
          <w:szCs w:val="22"/>
        </w:rPr>
        <w:t xml:space="preserve"> </w:t>
      </w:r>
      <w:r w:rsidR="00BD4AAA">
        <w:rPr>
          <w:rFonts w:ascii="Arial" w:hAnsi="Arial" w:cs="Arial"/>
          <w:sz w:val="22"/>
          <w:szCs w:val="22"/>
        </w:rPr>
        <w:t xml:space="preserve"> </w:t>
      </w:r>
      <w:r>
        <w:rPr>
          <w:rFonts w:ascii="Arial" w:hAnsi="Arial" w:cs="Arial"/>
          <w:color w:val="FF0000"/>
          <w:sz w:val="22"/>
          <w:szCs w:val="22"/>
        </w:rPr>
        <w:t xml:space="preserve"> </w:t>
      </w:r>
    </w:p>
    <w:p w14:paraId="567BB99B" w14:textId="77777777" w:rsidR="0016015A" w:rsidRDefault="0016015A" w:rsidP="00334BC4">
      <w:pPr>
        <w:rPr>
          <w:rFonts w:ascii="Arial" w:hAnsi="Arial" w:cs="Arial"/>
          <w:sz w:val="22"/>
          <w:szCs w:val="22"/>
        </w:rPr>
      </w:pPr>
    </w:p>
    <w:p w14:paraId="638C40E7" w14:textId="040EA1C6" w:rsidR="00473D1A" w:rsidRPr="006223AC" w:rsidRDefault="0016015A" w:rsidP="00BD4AAA">
      <w:pPr>
        <w:ind w:left="1800" w:hanging="360"/>
        <w:rPr>
          <w:rFonts w:ascii="Arial" w:hAnsi="Arial" w:cs="Arial"/>
          <w:b/>
          <w:color w:val="FF0000"/>
          <w:sz w:val="22"/>
          <w:szCs w:val="22"/>
        </w:rPr>
      </w:pPr>
      <w:r w:rsidRPr="00F54615">
        <w:rPr>
          <w:rFonts w:ascii="Arial" w:hAnsi="Arial" w:cs="Arial"/>
          <w:b/>
        </w:rPr>
        <w:sym w:font="Wingdings" w:char="F071"/>
      </w:r>
      <w:r w:rsidR="00097F5F">
        <w:rPr>
          <w:rFonts w:ascii="Arial" w:hAnsi="Arial" w:cs="Arial"/>
          <w:sz w:val="22"/>
          <w:szCs w:val="22"/>
        </w:rPr>
        <w:t xml:space="preserve">  </w:t>
      </w:r>
      <w:r w:rsidR="00097F5F">
        <w:rPr>
          <w:rFonts w:ascii="Arial" w:hAnsi="Arial" w:cs="Arial"/>
          <w:b/>
          <w:sz w:val="22"/>
          <w:szCs w:val="22"/>
        </w:rPr>
        <w:t>This acquisition is conducted under the authority of</w:t>
      </w:r>
      <w:r w:rsidR="00473D1A">
        <w:rPr>
          <w:rFonts w:ascii="Arial" w:hAnsi="Arial" w:cs="Arial"/>
          <w:b/>
          <w:sz w:val="22"/>
          <w:szCs w:val="22"/>
        </w:rPr>
        <w:t xml:space="preserve"> </w:t>
      </w:r>
      <w:r w:rsidR="00356F33">
        <w:rPr>
          <w:rFonts w:ascii="Arial" w:hAnsi="Arial" w:cs="Arial"/>
          <w:b/>
          <w:sz w:val="22"/>
          <w:szCs w:val="22"/>
        </w:rPr>
        <w:t>s</w:t>
      </w:r>
      <w:r w:rsidR="00473D1A">
        <w:rPr>
          <w:rFonts w:ascii="Arial" w:hAnsi="Arial" w:cs="Arial"/>
          <w:b/>
          <w:sz w:val="22"/>
          <w:szCs w:val="22"/>
        </w:rPr>
        <w:t>ection 4202 of the Clinger-Cohen Act of 1996</w:t>
      </w:r>
      <w:r w:rsidR="00CB07AE">
        <w:rPr>
          <w:rFonts w:ascii="Arial" w:hAnsi="Arial" w:cs="Arial"/>
          <w:b/>
          <w:sz w:val="22"/>
          <w:szCs w:val="22"/>
        </w:rPr>
        <w:t>.</w:t>
      </w:r>
      <w:r w:rsidR="00473D1A">
        <w:rPr>
          <w:rFonts w:ascii="Arial" w:hAnsi="Arial" w:cs="Arial"/>
          <w:b/>
          <w:sz w:val="22"/>
          <w:szCs w:val="22"/>
        </w:rPr>
        <w:t xml:space="preserve"> </w:t>
      </w:r>
      <w:r w:rsidR="00BD4AAA">
        <w:rPr>
          <w:rFonts w:ascii="Arial" w:hAnsi="Arial" w:cs="Arial"/>
          <w:b/>
          <w:sz w:val="22"/>
          <w:szCs w:val="22"/>
        </w:rPr>
        <w:t xml:space="preserve"> </w:t>
      </w:r>
      <w:r w:rsidR="00436096">
        <w:rPr>
          <w:rFonts w:ascii="Arial" w:hAnsi="Arial" w:cs="Arial"/>
          <w:color w:val="FF0000"/>
          <w:sz w:val="22"/>
          <w:szCs w:val="22"/>
        </w:rPr>
        <w:t xml:space="preserve"> </w:t>
      </w:r>
    </w:p>
    <w:p w14:paraId="16A2D6B5" w14:textId="77777777" w:rsidR="00473D1A" w:rsidRDefault="00473D1A" w:rsidP="00473D1A">
      <w:pPr>
        <w:ind w:left="1440"/>
        <w:rPr>
          <w:rFonts w:ascii="Arial" w:hAnsi="Arial" w:cs="Arial"/>
          <w:b/>
          <w:sz w:val="22"/>
          <w:szCs w:val="22"/>
        </w:rPr>
      </w:pPr>
    </w:p>
    <w:p w14:paraId="001389BE" w14:textId="603EE494" w:rsidR="0016015A" w:rsidRPr="00473D1A" w:rsidRDefault="00473D1A" w:rsidP="00BD4AAA">
      <w:pPr>
        <w:ind w:left="1800" w:hanging="360"/>
        <w:rPr>
          <w:rFonts w:ascii="Arial" w:hAnsi="Arial" w:cs="Arial"/>
          <w:i/>
          <w:sz w:val="22"/>
          <w:szCs w:val="22"/>
        </w:rPr>
      </w:pPr>
      <w:r w:rsidRPr="00F54615">
        <w:rPr>
          <w:rFonts w:ascii="Arial" w:hAnsi="Arial" w:cs="Arial"/>
          <w:b/>
        </w:rPr>
        <w:sym w:font="Wingdings" w:char="F071"/>
      </w:r>
      <w:r>
        <w:rPr>
          <w:rFonts w:ascii="Arial" w:hAnsi="Arial" w:cs="Arial"/>
          <w:b/>
          <w:sz w:val="22"/>
          <w:szCs w:val="22"/>
        </w:rPr>
        <w:t xml:space="preserve">  This acquisition is conducted under the authority of the Services</w:t>
      </w:r>
      <w:r w:rsidR="00BD4AAA">
        <w:rPr>
          <w:rFonts w:ascii="Arial" w:hAnsi="Arial" w:cs="Arial"/>
          <w:b/>
          <w:sz w:val="22"/>
          <w:szCs w:val="22"/>
        </w:rPr>
        <w:t xml:space="preserve"> </w:t>
      </w:r>
      <w:r>
        <w:rPr>
          <w:rFonts w:ascii="Arial" w:hAnsi="Arial" w:cs="Arial"/>
          <w:b/>
          <w:sz w:val="22"/>
          <w:szCs w:val="22"/>
        </w:rPr>
        <w:t xml:space="preserve">Acquisition Reform Act of 2003 </w:t>
      </w:r>
      <w:r w:rsidR="00CB07AE">
        <w:rPr>
          <w:rFonts w:ascii="Arial" w:hAnsi="Arial" w:cs="Arial"/>
          <w:b/>
          <w:sz w:val="22"/>
          <w:szCs w:val="22"/>
        </w:rPr>
        <w:t>(</w:t>
      </w:r>
      <w:r>
        <w:rPr>
          <w:rFonts w:ascii="Arial" w:hAnsi="Arial" w:cs="Arial"/>
          <w:b/>
          <w:sz w:val="22"/>
          <w:szCs w:val="22"/>
        </w:rPr>
        <w:t>41 U.S.C. 428a</w:t>
      </w:r>
      <w:r w:rsidR="00CB07AE">
        <w:rPr>
          <w:rFonts w:ascii="Arial" w:hAnsi="Arial" w:cs="Arial"/>
          <w:b/>
          <w:sz w:val="22"/>
          <w:szCs w:val="22"/>
        </w:rPr>
        <w:t>).</w:t>
      </w:r>
      <w:r w:rsidR="00654F8C">
        <w:rPr>
          <w:rFonts w:ascii="Arial" w:hAnsi="Arial" w:cs="Arial"/>
          <w:b/>
          <w:sz w:val="22"/>
          <w:szCs w:val="22"/>
        </w:rPr>
        <w:t xml:space="preserve"> </w:t>
      </w:r>
      <w:r w:rsidR="00BD4AAA">
        <w:rPr>
          <w:rFonts w:ascii="Arial" w:hAnsi="Arial" w:cs="Arial"/>
          <w:b/>
          <w:sz w:val="22"/>
          <w:szCs w:val="22"/>
        </w:rPr>
        <w:t xml:space="preserve"> </w:t>
      </w:r>
      <w:r w:rsidR="00436096">
        <w:rPr>
          <w:rFonts w:ascii="Arial" w:hAnsi="Arial" w:cs="Arial"/>
          <w:color w:val="FF0000"/>
          <w:sz w:val="22"/>
          <w:szCs w:val="22"/>
        </w:rPr>
        <w:t xml:space="preserve"> </w:t>
      </w:r>
      <w:r>
        <w:rPr>
          <w:rFonts w:ascii="Arial" w:hAnsi="Arial" w:cs="Arial"/>
          <w:sz w:val="22"/>
          <w:szCs w:val="22"/>
        </w:rPr>
        <w:tab/>
        <w:t xml:space="preserve">       </w:t>
      </w:r>
    </w:p>
    <w:p w14:paraId="0897E30B" w14:textId="77777777" w:rsidR="00B82938" w:rsidRDefault="00B82938" w:rsidP="000A0BE2">
      <w:pPr>
        <w:ind w:left="720"/>
        <w:rPr>
          <w:rFonts w:ascii="Arial" w:hAnsi="Arial" w:cs="Arial"/>
          <w:i/>
          <w:sz w:val="22"/>
          <w:szCs w:val="22"/>
        </w:rPr>
      </w:pPr>
    </w:p>
    <w:p w14:paraId="3BA57D13" w14:textId="77777777" w:rsidR="003B3620" w:rsidRDefault="007173F2" w:rsidP="003B3620">
      <w:pPr>
        <w:numPr>
          <w:ilvl w:val="0"/>
          <w:numId w:val="1"/>
        </w:numPr>
        <w:spacing w:after="240"/>
        <w:rPr>
          <w:rFonts w:ascii="Arial" w:hAnsi="Arial" w:cs="Arial"/>
          <w:color w:val="FF0000"/>
          <w:sz w:val="22"/>
          <w:szCs w:val="22"/>
        </w:rPr>
      </w:pPr>
      <w:r>
        <w:rPr>
          <w:rFonts w:ascii="Arial" w:hAnsi="Arial" w:cs="Arial"/>
          <w:b/>
          <w:sz w:val="22"/>
          <w:szCs w:val="22"/>
        </w:rPr>
        <w:t>Demonstration that the proposed</w:t>
      </w:r>
      <w:r w:rsidR="002C3893">
        <w:rPr>
          <w:rFonts w:ascii="Arial" w:hAnsi="Arial" w:cs="Arial"/>
          <w:b/>
          <w:sz w:val="22"/>
          <w:szCs w:val="22"/>
        </w:rPr>
        <w:t xml:space="preserve"> </w:t>
      </w:r>
      <w:r w:rsidR="002C3893" w:rsidRPr="00233265">
        <w:rPr>
          <w:rFonts w:ascii="Arial" w:hAnsi="Arial" w:cs="Arial"/>
          <w:b/>
          <w:sz w:val="22"/>
          <w:szCs w:val="22"/>
        </w:rPr>
        <w:t>contractor</w:t>
      </w:r>
      <w:r w:rsidR="00E40B28">
        <w:rPr>
          <w:rFonts w:ascii="Arial" w:hAnsi="Arial" w:cs="Arial"/>
          <w:b/>
          <w:sz w:val="22"/>
          <w:szCs w:val="22"/>
        </w:rPr>
        <w:t>(</w:t>
      </w:r>
      <w:r w:rsidR="002C3893" w:rsidRPr="00233265">
        <w:rPr>
          <w:rFonts w:ascii="Arial" w:hAnsi="Arial" w:cs="Arial"/>
          <w:b/>
          <w:sz w:val="22"/>
          <w:szCs w:val="22"/>
        </w:rPr>
        <w:t>s</w:t>
      </w:r>
      <w:r w:rsidR="00E40B28">
        <w:rPr>
          <w:rFonts w:ascii="Arial" w:hAnsi="Arial" w:cs="Arial"/>
          <w:b/>
          <w:sz w:val="22"/>
          <w:szCs w:val="22"/>
        </w:rPr>
        <w:t>)</w:t>
      </w:r>
      <w:r w:rsidR="002C3893" w:rsidRPr="00233265">
        <w:rPr>
          <w:rFonts w:ascii="Arial" w:hAnsi="Arial" w:cs="Arial"/>
          <w:b/>
          <w:sz w:val="22"/>
          <w:szCs w:val="22"/>
        </w:rPr>
        <w:t xml:space="preserve"> unique </w:t>
      </w:r>
      <w:r w:rsidR="00822D0A" w:rsidRPr="00233265">
        <w:rPr>
          <w:rFonts w:ascii="Arial" w:hAnsi="Arial" w:cs="Arial"/>
          <w:b/>
          <w:sz w:val="22"/>
          <w:szCs w:val="22"/>
        </w:rPr>
        <w:t>qualifications</w:t>
      </w:r>
      <w:r w:rsidR="00822D0A">
        <w:rPr>
          <w:rFonts w:ascii="Arial" w:hAnsi="Arial" w:cs="Arial"/>
          <w:b/>
          <w:sz w:val="22"/>
          <w:szCs w:val="22"/>
        </w:rPr>
        <w:t xml:space="preserve"> or the nature of the acquisition </w:t>
      </w:r>
      <w:r w:rsidR="00D9114D">
        <w:rPr>
          <w:rFonts w:ascii="Arial" w:hAnsi="Arial" w:cs="Arial"/>
          <w:b/>
          <w:sz w:val="22"/>
          <w:szCs w:val="22"/>
        </w:rPr>
        <w:t>require</w:t>
      </w:r>
      <w:r w:rsidR="00A43C3E">
        <w:rPr>
          <w:rFonts w:ascii="Arial" w:hAnsi="Arial" w:cs="Arial"/>
          <w:b/>
          <w:sz w:val="22"/>
          <w:szCs w:val="22"/>
        </w:rPr>
        <w:t>s</w:t>
      </w:r>
      <w:r w:rsidR="002C3893">
        <w:rPr>
          <w:rFonts w:ascii="Arial" w:hAnsi="Arial" w:cs="Arial"/>
          <w:b/>
          <w:sz w:val="22"/>
          <w:szCs w:val="22"/>
        </w:rPr>
        <w:t xml:space="preserve"> use of the</w:t>
      </w:r>
      <w:r w:rsidR="00C33601">
        <w:rPr>
          <w:rFonts w:ascii="Arial" w:hAnsi="Arial" w:cs="Arial"/>
          <w:b/>
          <w:sz w:val="22"/>
          <w:szCs w:val="22"/>
        </w:rPr>
        <w:t xml:space="preserve"> authority cited</w:t>
      </w:r>
      <w:r w:rsidR="002873F6">
        <w:rPr>
          <w:rFonts w:ascii="Arial" w:hAnsi="Arial" w:cs="Arial"/>
          <w:b/>
          <w:sz w:val="22"/>
          <w:szCs w:val="22"/>
        </w:rPr>
        <w:t>.</w:t>
      </w:r>
      <w:r w:rsidR="00BD4AAA">
        <w:rPr>
          <w:rFonts w:ascii="Arial" w:hAnsi="Arial" w:cs="Arial"/>
          <w:b/>
          <w:sz w:val="22"/>
          <w:szCs w:val="22"/>
        </w:rPr>
        <w:t xml:space="preserve"> </w:t>
      </w:r>
      <w:r w:rsidR="002873F6">
        <w:rPr>
          <w:rFonts w:ascii="Arial" w:hAnsi="Arial" w:cs="Arial"/>
          <w:b/>
          <w:sz w:val="22"/>
          <w:szCs w:val="22"/>
        </w:rPr>
        <w:t xml:space="preserve"> </w:t>
      </w:r>
      <w:r w:rsidR="003B3620">
        <w:rPr>
          <w:rFonts w:ascii="Arial" w:hAnsi="Arial" w:cs="Arial"/>
          <w:color w:val="FF0000"/>
          <w:sz w:val="22"/>
          <w:szCs w:val="22"/>
        </w:rPr>
        <w:t xml:space="preserve"> </w:t>
      </w:r>
    </w:p>
    <w:p w14:paraId="7748D0C0" w14:textId="26E40A1D" w:rsidR="00106840" w:rsidRPr="00AC1F7A" w:rsidRDefault="007173F2" w:rsidP="00467357">
      <w:pPr>
        <w:numPr>
          <w:ilvl w:val="1"/>
          <w:numId w:val="1"/>
        </w:numPr>
        <w:spacing w:after="240"/>
        <w:rPr>
          <w:rFonts w:ascii="Arial" w:hAnsi="Arial" w:cs="Arial"/>
          <w:i/>
          <w:color w:val="FF0000"/>
          <w:sz w:val="22"/>
          <w:szCs w:val="22"/>
        </w:rPr>
      </w:pPr>
      <w:r w:rsidRPr="003B3620">
        <w:rPr>
          <w:rFonts w:ascii="Arial" w:hAnsi="Arial" w:cs="Arial"/>
          <w:b/>
          <w:sz w:val="22"/>
          <w:szCs w:val="22"/>
        </w:rPr>
        <w:t>Name and address of the proposed contractor(s</w:t>
      </w:r>
      <w:r w:rsidRPr="003B3620">
        <w:rPr>
          <w:rFonts w:ascii="Arial" w:hAnsi="Arial" w:cs="Arial"/>
          <w:sz w:val="22"/>
          <w:szCs w:val="22"/>
        </w:rPr>
        <w:t>)</w:t>
      </w:r>
      <w:r w:rsidR="00FE2C0B" w:rsidRPr="003B3620">
        <w:rPr>
          <w:rFonts w:ascii="Arial" w:hAnsi="Arial" w:cs="Arial"/>
          <w:sz w:val="22"/>
          <w:szCs w:val="22"/>
        </w:rPr>
        <w:t>.</w:t>
      </w:r>
      <w:r w:rsidRPr="003B3620">
        <w:rPr>
          <w:rFonts w:ascii="Arial" w:hAnsi="Arial" w:cs="Arial"/>
          <w:sz w:val="22"/>
          <w:szCs w:val="22"/>
        </w:rPr>
        <w:t xml:space="preserve"> </w:t>
      </w:r>
      <w:r w:rsidR="00BD4AAA" w:rsidRPr="003B3620">
        <w:rPr>
          <w:rFonts w:ascii="Arial" w:hAnsi="Arial" w:cs="Arial"/>
          <w:sz w:val="22"/>
          <w:szCs w:val="22"/>
        </w:rPr>
        <w:t xml:space="preserve"> </w:t>
      </w:r>
    </w:p>
    <w:p w14:paraId="655D13EE" w14:textId="508C92D7" w:rsidR="00AC1F7A" w:rsidRPr="00AC1F7A" w:rsidRDefault="00AC1F7A" w:rsidP="00AC1F7A">
      <w:pPr>
        <w:spacing w:after="240"/>
        <w:ind w:left="1440"/>
        <w:rPr>
          <w:rFonts w:ascii="Arial" w:hAnsi="Arial" w:cs="Arial"/>
          <w:iCs/>
          <w:sz w:val="22"/>
          <w:szCs w:val="22"/>
        </w:rPr>
      </w:pPr>
      <w:r w:rsidRPr="00AC1F7A">
        <w:rPr>
          <w:rFonts w:ascii="Arial" w:hAnsi="Arial" w:cs="Arial"/>
          <w:iCs/>
          <w:sz w:val="22"/>
          <w:szCs w:val="22"/>
        </w:rPr>
        <w:t>GE Healthcare IITS USA Corp. (FEIN 03-0363612) 15724 Collections Center Drive Chicago, IL 60693 United States</w:t>
      </w:r>
    </w:p>
    <w:p w14:paraId="5080582A" w14:textId="77777777" w:rsidR="00111DCA" w:rsidRPr="00111DCA" w:rsidRDefault="000942D9" w:rsidP="00106840">
      <w:pPr>
        <w:numPr>
          <w:ilvl w:val="1"/>
          <w:numId w:val="1"/>
        </w:numPr>
        <w:spacing w:after="240"/>
        <w:rPr>
          <w:rFonts w:ascii="Arial" w:hAnsi="Arial" w:cs="Arial"/>
          <w:color w:val="FF0000"/>
          <w:sz w:val="22"/>
          <w:szCs w:val="22"/>
        </w:rPr>
      </w:pPr>
      <w:r w:rsidRPr="00106840">
        <w:rPr>
          <w:rFonts w:ascii="Arial" w:hAnsi="Arial" w:cs="Arial"/>
          <w:b/>
          <w:sz w:val="22"/>
          <w:szCs w:val="22"/>
        </w:rPr>
        <w:t xml:space="preserve">Nature of the acquisition and </w:t>
      </w:r>
      <w:r w:rsidR="00C53B59" w:rsidRPr="00106840">
        <w:rPr>
          <w:rFonts w:ascii="Arial" w:hAnsi="Arial" w:cs="Arial"/>
          <w:b/>
          <w:sz w:val="22"/>
          <w:szCs w:val="22"/>
        </w:rPr>
        <w:t xml:space="preserve">proposed </w:t>
      </w:r>
      <w:r w:rsidR="007173F2" w:rsidRPr="00106840">
        <w:rPr>
          <w:rFonts w:ascii="Arial" w:hAnsi="Arial" w:cs="Arial"/>
          <w:b/>
          <w:sz w:val="22"/>
          <w:szCs w:val="22"/>
        </w:rPr>
        <w:t>unique qualifications</w:t>
      </w:r>
      <w:r w:rsidR="00E75C40" w:rsidRPr="00106840">
        <w:rPr>
          <w:rFonts w:ascii="Arial" w:hAnsi="Arial" w:cs="Arial"/>
          <w:b/>
          <w:sz w:val="22"/>
          <w:szCs w:val="22"/>
        </w:rPr>
        <w:t xml:space="preserve"> of the contractor(s)</w:t>
      </w:r>
      <w:r w:rsidR="00FE2C0B" w:rsidRPr="00106840">
        <w:rPr>
          <w:rFonts w:ascii="Arial" w:hAnsi="Arial" w:cs="Arial"/>
          <w:b/>
          <w:sz w:val="22"/>
          <w:szCs w:val="22"/>
        </w:rPr>
        <w:t>.</w:t>
      </w:r>
      <w:r w:rsidR="007173F2" w:rsidRPr="00106840">
        <w:rPr>
          <w:rFonts w:ascii="Arial" w:hAnsi="Arial" w:cs="Arial"/>
          <w:b/>
          <w:sz w:val="22"/>
          <w:szCs w:val="22"/>
        </w:rPr>
        <w:t xml:space="preserve"> </w:t>
      </w:r>
    </w:p>
    <w:p w14:paraId="74C9DFFD" w14:textId="7B41E947" w:rsidR="00106840" w:rsidRPr="00B43CA7" w:rsidRDefault="001E5ED3" w:rsidP="00111DCA">
      <w:pPr>
        <w:spacing w:after="240"/>
        <w:ind w:left="1440"/>
        <w:rPr>
          <w:rFonts w:ascii="Arial" w:hAnsi="Arial" w:cs="Arial"/>
          <w:color w:val="FF0000"/>
          <w:sz w:val="22"/>
          <w:szCs w:val="22"/>
        </w:rPr>
      </w:pPr>
      <w:r>
        <w:rPr>
          <w:rFonts w:ascii="Arial" w:hAnsi="Arial"/>
          <w:sz w:val="22"/>
          <w:szCs w:val="22"/>
        </w:rPr>
        <w:t>General Electric Healthcare</w:t>
      </w:r>
      <w:r w:rsidR="00115EF9">
        <w:rPr>
          <w:rFonts w:ascii="Arial" w:hAnsi="Arial"/>
          <w:sz w:val="22"/>
          <w:szCs w:val="22"/>
        </w:rPr>
        <w:t xml:space="preserve"> </w:t>
      </w:r>
      <w:r w:rsidR="00106840" w:rsidRPr="00B43CA7">
        <w:rPr>
          <w:rFonts w:ascii="Arial" w:hAnsi="Arial"/>
          <w:sz w:val="22"/>
          <w:szCs w:val="22"/>
        </w:rPr>
        <w:t>is the only vender capable</w:t>
      </w:r>
      <w:r w:rsidR="004B4765">
        <w:rPr>
          <w:rFonts w:ascii="Arial" w:hAnsi="Arial"/>
          <w:sz w:val="22"/>
          <w:szCs w:val="22"/>
        </w:rPr>
        <w:t xml:space="preserve"> of providing support services for </w:t>
      </w:r>
      <w:r w:rsidR="00106840" w:rsidRPr="00B43CA7">
        <w:rPr>
          <w:rFonts w:ascii="Arial" w:hAnsi="Arial"/>
          <w:sz w:val="22"/>
          <w:szCs w:val="22"/>
        </w:rPr>
        <w:t>their own proprietary sof</w:t>
      </w:r>
      <w:r w:rsidR="00A10905" w:rsidRPr="00B43CA7">
        <w:rPr>
          <w:rFonts w:ascii="Arial" w:hAnsi="Arial"/>
          <w:sz w:val="22"/>
          <w:szCs w:val="22"/>
        </w:rPr>
        <w:t>tware</w:t>
      </w:r>
      <w:r w:rsidR="00106840" w:rsidRPr="00B43CA7">
        <w:rPr>
          <w:rFonts w:ascii="Arial" w:hAnsi="Arial"/>
          <w:sz w:val="22"/>
          <w:szCs w:val="22"/>
        </w:rPr>
        <w:t xml:space="preserve">. </w:t>
      </w:r>
      <w:r>
        <w:rPr>
          <w:rFonts w:ascii="Arial" w:hAnsi="Arial"/>
          <w:sz w:val="22"/>
          <w:szCs w:val="22"/>
        </w:rPr>
        <w:t xml:space="preserve">In the past, GE has </w:t>
      </w:r>
      <w:proofErr w:type="gramStart"/>
      <w:r>
        <w:rPr>
          <w:rFonts w:ascii="Arial" w:hAnsi="Arial"/>
          <w:sz w:val="22"/>
          <w:szCs w:val="22"/>
        </w:rPr>
        <w:t>provide</w:t>
      </w:r>
      <w:proofErr w:type="gramEnd"/>
      <w:r>
        <w:rPr>
          <w:rFonts w:ascii="Arial" w:hAnsi="Arial"/>
          <w:sz w:val="22"/>
          <w:szCs w:val="22"/>
        </w:rPr>
        <w:t xml:space="preserve"> excellent support for this systems</w:t>
      </w:r>
    </w:p>
    <w:p w14:paraId="00709329" w14:textId="6F701E04" w:rsidR="0056036B" w:rsidRPr="00111DCA" w:rsidRDefault="00106840" w:rsidP="0056036B">
      <w:pPr>
        <w:spacing w:after="240"/>
        <w:ind w:left="1440"/>
        <w:rPr>
          <w:rFonts w:ascii="Arial" w:hAnsi="Arial" w:cs="Arial"/>
          <w:color w:val="FF0000"/>
          <w:sz w:val="22"/>
          <w:szCs w:val="22"/>
        </w:rPr>
      </w:pPr>
      <w:r w:rsidRPr="00B43CA7">
        <w:rPr>
          <w:rFonts w:ascii="Arial" w:hAnsi="Arial"/>
          <w:sz w:val="22"/>
          <w:szCs w:val="22"/>
        </w:rPr>
        <w:t xml:space="preserve">In summary, due to the </w:t>
      </w:r>
      <w:r w:rsidR="00A10905" w:rsidRPr="00B43CA7">
        <w:rPr>
          <w:rFonts w:ascii="Arial" w:hAnsi="Arial"/>
          <w:sz w:val="22"/>
          <w:szCs w:val="22"/>
        </w:rPr>
        <w:t xml:space="preserve">high </w:t>
      </w:r>
      <w:r w:rsidR="00C6492E">
        <w:rPr>
          <w:rFonts w:ascii="Arial" w:hAnsi="Arial"/>
          <w:sz w:val="22"/>
          <w:szCs w:val="22"/>
        </w:rPr>
        <w:t>demands placed on these</w:t>
      </w:r>
      <w:r w:rsidRPr="00B43CA7">
        <w:rPr>
          <w:rFonts w:ascii="Arial" w:hAnsi="Arial"/>
          <w:sz w:val="22"/>
          <w:szCs w:val="22"/>
        </w:rPr>
        <w:t xml:space="preserve"> system</w:t>
      </w:r>
      <w:r w:rsidR="00C6492E">
        <w:rPr>
          <w:rFonts w:ascii="Arial" w:hAnsi="Arial"/>
          <w:sz w:val="22"/>
          <w:szCs w:val="22"/>
        </w:rPr>
        <w:t>s</w:t>
      </w:r>
      <w:r w:rsidRPr="00B43CA7">
        <w:rPr>
          <w:rFonts w:ascii="Arial" w:hAnsi="Arial"/>
          <w:sz w:val="22"/>
          <w:szCs w:val="22"/>
        </w:rPr>
        <w:t xml:space="preserve"> in a critical patient care environment, the proprietary nature of the system</w:t>
      </w:r>
      <w:r w:rsidR="00C6492E">
        <w:rPr>
          <w:rFonts w:ascii="Arial" w:hAnsi="Arial"/>
          <w:sz w:val="22"/>
          <w:szCs w:val="22"/>
        </w:rPr>
        <w:t>s</w:t>
      </w:r>
      <w:r w:rsidRPr="00B43CA7">
        <w:rPr>
          <w:rFonts w:ascii="Arial" w:hAnsi="Arial"/>
          <w:sz w:val="22"/>
          <w:szCs w:val="22"/>
        </w:rPr>
        <w:t xml:space="preserve"> and favorable past service experiences, this service agreement should be awarded to </w:t>
      </w:r>
      <w:r w:rsidR="001E5ED3">
        <w:rPr>
          <w:rFonts w:ascii="Arial" w:hAnsi="Arial"/>
          <w:sz w:val="22"/>
          <w:szCs w:val="22"/>
        </w:rPr>
        <w:t>General Electric Healthcare (GEHC)</w:t>
      </w:r>
      <w:r w:rsidR="00115EF9">
        <w:rPr>
          <w:rFonts w:ascii="Arial" w:hAnsi="Arial"/>
          <w:sz w:val="22"/>
          <w:szCs w:val="22"/>
        </w:rPr>
        <w:t xml:space="preserve"> </w:t>
      </w:r>
      <w:r w:rsidRPr="00B43CA7">
        <w:rPr>
          <w:rFonts w:ascii="Arial" w:hAnsi="Arial"/>
          <w:sz w:val="22"/>
          <w:szCs w:val="22"/>
        </w:rPr>
        <w:t>on a sole source basis</w:t>
      </w:r>
      <w:r w:rsidRPr="00111DCA">
        <w:rPr>
          <w:rFonts w:ascii="Arial" w:hAnsi="Arial"/>
          <w:sz w:val="22"/>
          <w:szCs w:val="22"/>
        </w:rPr>
        <w:t>.</w:t>
      </w:r>
    </w:p>
    <w:p w14:paraId="6AE2DD79" w14:textId="77777777" w:rsidR="00111DCA" w:rsidRPr="00111DCA" w:rsidRDefault="002C3893" w:rsidP="00662BEA">
      <w:pPr>
        <w:pStyle w:val="ListParagraph"/>
        <w:numPr>
          <w:ilvl w:val="0"/>
          <w:numId w:val="1"/>
        </w:numPr>
        <w:spacing w:after="240"/>
        <w:rPr>
          <w:rFonts w:ascii="Arial" w:hAnsi="Arial" w:cs="Arial"/>
          <w:color w:val="FF0000"/>
          <w:sz w:val="22"/>
          <w:szCs w:val="22"/>
        </w:rPr>
      </w:pPr>
      <w:r w:rsidRPr="0056036B">
        <w:rPr>
          <w:rFonts w:ascii="Arial" w:hAnsi="Arial" w:cs="Arial"/>
          <w:b/>
          <w:sz w:val="22"/>
          <w:szCs w:val="22"/>
        </w:rPr>
        <w:t xml:space="preserve">Description of </w:t>
      </w:r>
      <w:r w:rsidR="00495294" w:rsidRPr="0056036B">
        <w:rPr>
          <w:rFonts w:ascii="Arial" w:hAnsi="Arial" w:cs="Arial"/>
          <w:b/>
          <w:sz w:val="22"/>
          <w:szCs w:val="22"/>
        </w:rPr>
        <w:t xml:space="preserve">the </w:t>
      </w:r>
      <w:r w:rsidRPr="0056036B">
        <w:rPr>
          <w:rFonts w:ascii="Arial" w:hAnsi="Arial" w:cs="Arial"/>
          <w:b/>
          <w:sz w:val="22"/>
          <w:szCs w:val="22"/>
        </w:rPr>
        <w:t xml:space="preserve">efforts </w:t>
      </w:r>
      <w:r w:rsidR="00450AAA" w:rsidRPr="0056036B">
        <w:rPr>
          <w:rFonts w:ascii="Arial" w:hAnsi="Arial" w:cs="Arial"/>
          <w:b/>
          <w:sz w:val="22"/>
          <w:szCs w:val="22"/>
        </w:rPr>
        <w:t xml:space="preserve">made </w:t>
      </w:r>
      <w:r w:rsidRPr="0056036B">
        <w:rPr>
          <w:rFonts w:ascii="Arial" w:hAnsi="Arial" w:cs="Arial"/>
          <w:b/>
          <w:sz w:val="22"/>
          <w:szCs w:val="22"/>
        </w:rPr>
        <w:t>to</w:t>
      </w:r>
      <w:r w:rsidR="00450AAA" w:rsidRPr="0056036B">
        <w:rPr>
          <w:rFonts w:ascii="Arial" w:hAnsi="Arial" w:cs="Arial"/>
          <w:b/>
          <w:sz w:val="22"/>
          <w:szCs w:val="22"/>
        </w:rPr>
        <w:t xml:space="preserve"> ensure that offers are</w:t>
      </w:r>
      <w:r w:rsidRPr="0056036B">
        <w:rPr>
          <w:rFonts w:ascii="Arial" w:hAnsi="Arial" w:cs="Arial"/>
          <w:b/>
          <w:sz w:val="22"/>
          <w:szCs w:val="22"/>
        </w:rPr>
        <w:t xml:space="preserve"> solicit</w:t>
      </w:r>
      <w:r w:rsidR="00450AAA" w:rsidRPr="0056036B">
        <w:rPr>
          <w:rFonts w:ascii="Arial" w:hAnsi="Arial" w:cs="Arial"/>
          <w:b/>
          <w:sz w:val="22"/>
          <w:szCs w:val="22"/>
        </w:rPr>
        <w:t>ed from as many potential</w:t>
      </w:r>
      <w:r w:rsidRPr="0056036B">
        <w:rPr>
          <w:rFonts w:ascii="Arial" w:hAnsi="Arial" w:cs="Arial"/>
          <w:b/>
          <w:sz w:val="22"/>
          <w:szCs w:val="22"/>
        </w:rPr>
        <w:t xml:space="preserve"> sources as practicable</w:t>
      </w:r>
      <w:r w:rsidR="00BF066B" w:rsidRPr="0056036B">
        <w:rPr>
          <w:rFonts w:ascii="Arial" w:hAnsi="Arial" w:cs="Arial"/>
          <w:b/>
          <w:sz w:val="22"/>
          <w:szCs w:val="22"/>
        </w:rPr>
        <w:t>.  Indicate</w:t>
      </w:r>
      <w:r w:rsidR="00A563FD" w:rsidRPr="0056036B">
        <w:rPr>
          <w:rFonts w:ascii="Arial" w:hAnsi="Arial" w:cs="Arial"/>
          <w:b/>
          <w:sz w:val="22"/>
          <w:szCs w:val="22"/>
        </w:rPr>
        <w:t xml:space="preserve"> whether a </w:t>
      </w:r>
      <w:proofErr w:type="spellStart"/>
      <w:r w:rsidR="00C87784" w:rsidRPr="0056036B">
        <w:rPr>
          <w:rFonts w:ascii="Arial" w:hAnsi="Arial" w:cs="Arial"/>
          <w:b/>
          <w:sz w:val="22"/>
          <w:szCs w:val="22"/>
        </w:rPr>
        <w:t>FedBizOpps</w:t>
      </w:r>
      <w:proofErr w:type="spellEnd"/>
      <w:r w:rsidR="00C87784" w:rsidRPr="0056036B">
        <w:rPr>
          <w:rFonts w:ascii="Arial" w:hAnsi="Arial" w:cs="Arial"/>
          <w:b/>
          <w:sz w:val="22"/>
          <w:szCs w:val="22"/>
        </w:rPr>
        <w:t xml:space="preserve"> </w:t>
      </w:r>
      <w:r w:rsidR="00A563FD" w:rsidRPr="0056036B">
        <w:rPr>
          <w:rFonts w:ascii="Arial" w:hAnsi="Arial" w:cs="Arial"/>
          <w:b/>
          <w:sz w:val="22"/>
          <w:szCs w:val="22"/>
        </w:rPr>
        <w:t>notice was or will be</w:t>
      </w:r>
      <w:r w:rsidR="00C475F6" w:rsidRPr="0056036B">
        <w:rPr>
          <w:rFonts w:ascii="Arial" w:hAnsi="Arial" w:cs="Arial"/>
          <w:b/>
          <w:sz w:val="22"/>
          <w:szCs w:val="22"/>
        </w:rPr>
        <w:t xml:space="preserve"> </w:t>
      </w:r>
      <w:r w:rsidR="00A563FD" w:rsidRPr="0056036B">
        <w:rPr>
          <w:rFonts w:ascii="Arial" w:hAnsi="Arial" w:cs="Arial"/>
          <w:b/>
          <w:sz w:val="22"/>
          <w:szCs w:val="22"/>
        </w:rPr>
        <w:t>publicized</w:t>
      </w:r>
      <w:r w:rsidR="005E7E5D" w:rsidRPr="0056036B">
        <w:rPr>
          <w:rFonts w:ascii="Arial" w:hAnsi="Arial" w:cs="Arial"/>
          <w:b/>
          <w:sz w:val="22"/>
          <w:szCs w:val="22"/>
        </w:rPr>
        <w:t xml:space="preserve"> as required by </w:t>
      </w:r>
      <w:r w:rsidR="00BF066B" w:rsidRPr="0056036B">
        <w:rPr>
          <w:rFonts w:ascii="Arial" w:hAnsi="Arial" w:cs="Arial"/>
          <w:b/>
          <w:sz w:val="22"/>
          <w:szCs w:val="22"/>
        </w:rPr>
        <w:t xml:space="preserve">FAR </w:t>
      </w:r>
      <w:r w:rsidR="005E7E5D" w:rsidRPr="0056036B">
        <w:rPr>
          <w:rFonts w:ascii="Arial" w:hAnsi="Arial" w:cs="Arial"/>
          <w:b/>
          <w:sz w:val="22"/>
          <w:szCs w:val="22"/>
        </w:rPr>
        <w:t xml:space="preserve">Subpart 5.2 and, if not, which exception under </w:t>
      </w:r>
      <w:r w:rsidR="00BF066B" w:rsidRPr="0056036B">
        <w:rPr>
          <w:rFonts w:ascii="Arial" w:hAnsi="Arial" w:cs="Arial"/>
          <w:b/>
          <w:sz w:val="22"/>
          <w:szCs w:val="22"/>
        </w:rPr>
        <w:t xml:space="preserve">FAR </w:t>
      </w:r>
      <w:r w:rsidR="005E7E5D" w:rsidRPr="0056036B">
        <w:rPr>
          <w:rFonts w:ascii="Arial" w:hAnsi="Arial" w:cs="Arial"/>
          <w:b/>
          <w:sz w:val="22"/>
          <w:szCs w:val="22"/>
        </w:rPr>
        <w:t>5.202 applies</w:t>
      </w:r>
      <w:r w:rsidR="000A1F20" w:rsidRPr="0056036B">
        <w:rPr>
          <w:rFonts w:ascii="Arial" w:hAnsi="Arial" w:cs="Arial"/>
          <w:b/>
          <w:i/>
          <w:sz w:val="22"/>
          <w:szCs w:val="22"/>
        </w:rPr>
        <w:t>.</w:t>
      </w:r>
      <w:r w:rsidR="00BD4AAA" w:rsidRPr="0056036B">
        <w:rPr>
          <w:rFonts w:ascii="Arial" w:hAnsi="Arial" w:cs="Arial"/>
          <w:b/>
          <w:i/>
          <w:sz w:val="22"/>
          <w:szCs w:val="22"/>
        </w:rPr>
        <w:t xml:space="preserve"> </w:t>
      </w:r>
      <w:r w:rsidR="000A1F20" w:rsidRPr="0056036B">
        <w:rPr>
          <w:rFonts w:ascii="Arial" w:hAnsi="Arial" w:cs="Arial"/>
          <w:b/>
          <w:i/>
          <w:sz w:val="22"/>
          <w:szCs w:val="22"/>
        </w:rPr>
        <w:t xml:space="preserve"> </w:t>
      </w:r>
    </w:p>
    <w:p w14:paraId="1E4B5100" w14:textId="4A6F28DE" w:rsidR="00C6492E" w:rsidRPr="00C6492E" w:rsidRDefault="00111DCA" w:rsidP="00C6492E">
      <w:pPr>
        <w:spacing w:after="240"/>
        <w:ind w:left="360"/>
        <w:rPr>
          <w:rFonts w:ascii="Arial" w:hAnsi="Arial" w:cs="Arial"/>
          <w:sz w:val="22"/>
          <w:szCs w:val="22"/>
        </w:rPr>
      </w:pPr>
      <w:r w:rsidRPr="00B43CA7">
        <w:rPr>
          <w:rFonts w:ascii="Arial" w:hAnsi="Arial" w:cs="Arial"/>
          <w:b/>
          <w:sz w:val="22"/>
          <w:szCs w:val="22"/>
        </w:rPr>
        <w:tab/>
      </w:r>
      <w:r w:rsidR="00662BEA" w:rsidRPr="00B43CA7">
        <w:rPr>
          <w:rFonts w:ascii="Arial" w:hAnsi="Arial" w:cs="Arial"/>
          <w:sz w:val="22"/>
          <w:szCs w:val="22"/>
        </w:rPr>
        <w:t xml:space="preserve">A </w:t>
      </w:r>
      <w:proofErr w:type="spellStart"/>
      <w:r w:rsidR="00662BEA" w:rsidRPr="00B43CA7">
        <w:rPr>
          <w:rFonts w:ascii="Arial" w:hAnsi="Arial" w:cs="Arial"/>
          <w:sz w:val="22"/>
          <w:szCs w:val="22"/>
        </w:rPr>
        <w:t>Fedbizopps</w:t>
      </w:r>
      <w:proofErr w:type="spellEnd"/>
      <w:r w:rsidR="00662BEA" w:rsidRPr="00B43CA7">
        <w:rPr>
          <w:rFonts w:ascii="Arial" w:hAnsi="Arial" w:cs="Arial"/>
          <w:sz w:val="22"/>
          <w:szCs w:val="22"/>
        </w:rPr>
        <w:t xml:space="preserve"> notice of intent was published on </w:t>
      </w:r>
    </w:p>
    <w:p w14:paraId="1B813BC7" w14:textId="77777777" w:rsidR="001E5ED3" w:rsidRPr="001E5ED3" w:rsidRDefault="002C3893" w:rsidP="004940C8">
      <w:pPr>
        <w:pStyle w:val="ListParagraph"/>
        <w:numPr>
          <w:ilvl w:val="0"/>
          <w:numId w:val="1"/>
        </w:numPr>
        <w:spacing w:after="240"/>
        <w:rPr>
          <w:rFonts w:ascii="Arial" w:hAnsi="Arial" w:cs="Arial"/>
          <w:color w:val="FF0000"/>
          <w:sz w:val="22"/>
          <w:szCs w:val="22"/>
        </w:rPr>
      </w:pPr>
      <w:r w:rsidRPr="0056036B">
        <w:rPr>
          <w:rFonts w:ascii="Arial" w:hAnsi="Arial" w:cs="Arial"/>
          <w:b/>
          <w:sz w:val="22"/>
          <w:szCs w:val="22"/>
        </w:rPr>
        <w:t>Determination by the Contracting Officer that the anticipated cost</w:t>
      </w:r>
      <w:r w:rsidR="00AC0CA1" w:rsidRPr="0056036B">
        <w:rPr>
          <w:rFonts w:ascii="Arial" w:hAnsi="Arial" w:cs="Arial"/>
          <w:b/>
          <w:sz w:val="22"/>
          <w:szCs w:val="22"/>
        </w:rPr>
        <w:t>/price</w:t>
      </w:r>
      <w:r w:rsidRPr="0056036B">
        <w:rPr>
          <w:rFonts w:ascii="Arial" w:hAnsi="Arial" w:cs="Arial"/>
          <w:b/>
          <w:sz w:val="22"/>
          <w:szCs w:val="22"/>
        </w:rPr>
        <w:t xml:space="preserve"> </w:t>
      </w:r>
      <w:r w:rsidR="00450AAA" w:rsidRPr="0056036B">
        <w:rPr>
          <w:rFonts w:ascii="Arial" w:hAnsi="Arial" w:cs="Arial"/>
          <w:b/>
          <w:sz w:val="22"/>
          <w:szCs w:val="22"/>
        </w:rPr>
        <w:t xml:space="preserve">to the Government </w:t>
      </w:r>
      <w:r w:rsidRPr="0056036B">
        <w:rPr>
          <w:rFonts w:ascii="Arial" w:hAnsi="Arial" w:cs="Arial"/>
          <w:b/>
          <w:sz w:val="22"/>
          <w:szCs w:val="22"/>
        </w:rPr>
        <w:t>will be fair and reasonable</w:t>
      </w:r>
      <w:r w:rsidR="008F37D4" w:rsidRPr="0056036B">
        <w:rPr>
          <w:rFonts w:ascii="Arial" w:hAnsi="Arial" w:cs="Arial"/>
          <w:b/>
          <w:sz w:val="22"/>
          <w:szCs w:val="22"/>
        </w:rPr>
        <w:t xml:space="preserve">. </w:t>
      </w:r>
      <w:r w:rsidR="00BD4AAA" w:rsidRPr="0056036B">
        <w:rPr>
          <w:rFonts w:ascii="Arial" w:hAnsi="Arial" w:cs="Arial"/>
          <w:b/>
          <w:sz w:val="22"/>
          <w:szCs w:val="22"/>
        </w:rPr>
        <w:t xml:space="preserve"> </w:t>
      </w:r>
    </w:p>
    <w:p w14:paraId="66557AE0" w14:textId="77777777" w:rsidR="001E5ED3" w:rsidRDefault="001E5ED3" w:rsidP="001E5ED3">
      <w:pPr>
        <w:pStyle w:val="ListParagraph"/>
        <w:spacing w:after="240"/>
        <w:rPr>
          <w:rFonts w:ascii="Arial" w:hAnsi="Arial" w:cs="Arial"/>
          <w:b/>
          <w:sz w:val="22"/>
          <w:szCs w:val="22"/>
        </w:rPr>
      </w:pPr>
    </w:p>
    <w:p w14:paraId="5C0F9F8C" w14:textId="408E1C64" w:rsidR="00111DCA" w:rsidRDefault="00AC1F7A" w:rsidP="00111DCA">
      <w:pPr>
        <w:pStyle w:val="ListParagraph"/>
        <w:spacing w:after="240"/>
        <w:rPr>
          <w:rFonts w:ascii="Arial" w:hAnsi="Arial" w:cs="Arial"/>
          <w:sz w:val="22"/>
          <w:szCs w:val="22"/>
        </w:rPr>
      </w:pPr>
      <w:r>
        <w:rPr>
          <w:rFonts w:ascii="Arial" w:hAnsi="Arial" w:cs="Arial"/>
          <w:sz w:val="22"/>
          <w:szCs w:val="22"/>
        </w:rPr>
        <w:t>???</w:t>
      </w:r>
    </w:p>
    <w:p w14:paraId="09A944B2" w14:textId="77777777" w:rsidR="00C6492E" w:rsidRPr="00111DCA" w:rsidRDefault="00C6492E" w:rsidP="00111DCA">
      <w:pPr>
        <w:pStyle w:val="ListParagraph"/>
        <w:spacing w:after="240"/>
        <w:rPr>
          <w:rFonts w:ascii="Arial" w:hAnsi="Arial" w:cs="Arial"/>
          <w:color w:val="FF0000"/>
          <w:sz w:val="22"/>
          <w:szCs w:val="22"/>
        </w:rPr>
      </w:pPr>
    </w:p>
    <w:p w14:paraId="38C55FA6" w14:textId="77777777" w:rsidR="00111DCA" w:rsidRPr="00111DCA" w:rsidRDefault="00AF12C0" w:rsidP="00E21AE7">
      <w:pPr>
        <w:pStyle w:val="ListParagraph"/>
        <w:numPr>
          <w:ilvl w:val="0"/>
          <w:numId w:val="1"/>
        </w:numPr>
        <w:spacing w:after="240"/>
        <w:rPr>
          <w:rFonts w:ascii="Arial" w:hAnsi="Arial" w:cs="Arial"/>
          <w:color w:val="FF0000"/>
          <w:sz w:val="22"/>
          <w:szCs w:val="22"/>
        </w:rPr>
      </w:pPr>
      <w:r w:rsidRPr="00E21AE7">
        <w:rPr>
          <w:rFonts w:ascii="Arial" w:hAnsi="Arial" w:cs="Arial"/>
          <w:b/>
          <w:sz w:val="22"/>
          <w:szCs w:val="22"/>
        </w:rPr>
        <w:lastRenderedPageBreak/>
        <w:t xml:space="preserve">Description of the market research conducted </w:t>
      </w:r>
      <w:r w:rsidR="007F1F17" w:rsidRPr="00E21AE7">
        <w:rPr>
          <w:rFonts w:ascii="Arial" w:hAnsi="Arial" w:cs="Arial"/>
          <w:b/>
          <w:sz w:val="22"/>
          <w:szCs w:val="22"/>
        </w:rPr>
        <w:t xml:space="preserve">(see </w:t>
      </w:r>
      <w:r w:rsidR="00265843" w:rsidRPr="00E21AE7">
        <w:rPr>
          <w:rFonts w:ascii="Arial" w:hAnsi="Arial" w:cs="Arial"/>
          <w:b/>
          <w:sz w:val="22"/>
          <w:szCs w:val="22"/>
        </w:rPr>
        <w:t xml:space="preserve">FAR </w:t>
      </w:r>
      <w:r w:rsidR="007F1F17" w:rsidRPr="00E21AE7">
        <w:rPr>
          <w:rFonts w:ascii="Arial" w:hAnsi="Arial" w:cs="Arial"/>
          <w:b/>
          <w:sz w:val="22"/>
          <w:szCs w:val="22"/>
        </w:rPr>
        <w:t xml:space="preserve">Part 10) </w:t>
      </w:r>
      <w:r w:rsidRPr="00E21AE7">
        <w:rPr>
          <w:rFonts w:ascii="Arial" w:hAnsi="Arial" w:cs="Arial"/>
          <w:b/>
          <w:sz w:val="22"/>
          <w:szCs w:val="22"/>
        </w:rPr>
        <w:t>and the results</w:t>
      </w:r>
      <w:r w:rsidR="00265843" w:rsidRPr="00E21AE7">
        <w:rPr>
          <w:rFonts w:ascii="Arial" w:hAnsi="Arial" w:cs="Arial"/>
          <w:b/>
          <w:sz w:val="22"/>
          <w:szCs w:val="22"/>
        </w:rPr>
        <w:t>,</w:t>
      </w:r>
      <w:r w:rsidRPr="00E21AE7">
        <w:rPr>
          <w:rFonts w:ascii="Arial" w:hAnsi="Arial" w:cs="Arial"/>
          <w:b/>
          <w:sz w:val="22"/>
          <w:szCs w:val="22"/>
        </w:rPr>
        <w:t xml:space="preserve"> or a statement of the reasons market research was not conducted</w:t>
      </w:r>
      <w:r w:rsidR="008F37D4" w:rsidRPr="00E21AE7">
        <w:rPr>
          <w:rFonts w:ascii="Arial" w:hAnsi="Arial" w:cs="Arial"/>
          <w:b/>
          <w:sz w:val="22"/>
          <w:szCs w:val="22"/>
        </w:rPr>
        <w:t xml:space="preserve">. </w:t>
      </w:r>
    </w:p>
    <w:p w14:paraId="66E8E87B" w14:textId="262FB8A3" w:rsidR="00E21AE7" w:rsidRPr="00B43CA7" w:rsidRDefault="001E5ED3" w:rsidP="00111DCA">
      <w:pPr>
        <w:spacing w:after="240"/>
        <w:ind w:left="720"/>
        <w:rPr>
          <w:rFonts w:ascii="Arial" w:hAnsi="Arial" w:cs="Arial"/>
          <w:color w:val="FF0000"/>
          <w:sz w:val="22"/>
          <w:szCs w:val="22"/>
        </w:rPr>
      </w:pPr>
      <w:r>
        <w:rPr>
          <w:rFonts w:ascii="Arial" w:hAnsi="Arial"/>
          <w:sz w:val="22"/>
          <w:szCs w:val="22"/>
        </w:rPr>
        <w:t>General Electric Healthcare</w:t>
      </w:r>
      <w:r w:rsidR="00115EF9">
        <w:rPr>
          <w:rFonts w:ascii="Arial" w:hAnsi="Arial"/>
          <w:sz w:val="22"/>
          <w:szCs w:val="22"/>
        </w:rPr>
        <w:t xml:space="preserve"> </w:t>
      </w:r>
      <w:r w:rsidR="00AB3EF5" w:rsidRPr="00B43CA7">
        <w:rPr>
          <w:rFonts w:ascii="Arial" w:hAnsi="Arial"/>
          <w:sz w:val="22"/>
          <w:szCs w:val="22"/>
        </w:rPr>
        <w:t xml:space="preserve">is the manufacturer of the </w:t>
      </w:r>
      <w:r>
        <w:rPr>
          <w:rFonts w:ascii="Arial" w:hAnsi="Arial"/>
          <w:sz w:val="22"/>
          <w:szCs w:val="22"/>
        </w:rPr>
        <w:t>RA600 Workstation</w:t>
      </w:r>
      <w:r w:rsidR="00AB3EF5" w:rsidRPr="00B43CA7">
        <w:rPr>
          <w:rFonts w:ascii="Arial" w:hAnsi="Arial"/>
          <w:sz w:val="22"/>
          <w:szCs w:val="22"/>
        </w:rPr>
        <w:t xml:space="preserve">. As </w:t>
      </w:r>
      <w:r w:rsidR="00AC1F7A" w:rsidRPr="00B43CA7">
        <w:rPr>
          <w:rFonts w:ascii="Arial" w:hAnsi="Arial"/>
          <w:sz w:val="22"/>
          <w:szCs w:val="22"/>
        </w:rPr>
        <w:t>such,</w:t>
      </w:r>
      <w:r w:rsidR="00AB3EF5" w:rsidRPr="00B43CA7">
        <w:rPr>
          <w:rFonts w:ascii="Arial" w:hAnsi="Arial"/>
          <w:sz w:val="22"/>
          <w:szCs w:val="22"/>
        </w:rPr>
        <w:t xml:space="preserve"> </w:t>
      </w:r>
      <w:r>
        <w:rPr>
          <w:rFonts w:ascii="Arial" w:hAnsi="Arial"/>
          <w:sz w:val="22"/>
          <w:szCs w:val="22"/>
        </w:rPr>
        <w:t xml:space="preserve">General Electric Healthcare </w:t>
      </w:r>
      <w:r w:rsidR="00AB3EF5" w:rsidRPr="00B43CA7">
        <w:rPr>
          <w:rFonts w:ascii="Arial" w:hAnsi="Arial"/>
          <w:sz w:val="22"/>
          <w:szCs w:val="22"/>
        </w:rPr>
        <w:t xml:space="preserve">is the only source that can provide the components required to maintain the capabilities of its </w:t>
      </w:r>
      <w:r w:rsidR="00106840" w:rsidRPr="00B43CA7">
        <w:rPr>
          <w:rFonts w:ascii="Arial" w:hAnsi="Arial"/>
          <w:sz w:val="22"/>
          <w:szCs w:val="22"/>
        </w:rPr>
        <w:t>software</w:t>
      </w:r>
      <w:r w:rsidR="00AB3EF5" w:rsidRPr="00B43CA7">
        <w:rPr>
          <w:rFonts w:ascii="Arial" w:hAnsi="Arial"/>
          <w:sz w:val="22"/>
          <w:szCs w:val="22"/>
        </w:rPr>
        <w:t xml:space="preserve"> solution</w:t>
      </w:r>
      <w:r w:rsidR="00AB3EF5" w:rsidRPr="00B43CA7">
        <w:t>.</w:t>
      </w:r>
    </w:p>
    <w:p w14:paraId="7603ED11" w14:textId="77777777" w:rsidR="00111DCA" w:rsidRPr="00111DCA" w:rsidRDefault="00AF12C0" w:rsidP="00E21AE7">
      <w:pPr>
        <w:pStyle w:val="ListParagraph"/>
        <w:numPr>
          <w:ilvl w:val="0"/>
          <w:numId w:val="1"/>
        </w:numPr>
        <w:spacing w:after="240"/>
        <w:rPr>
          <w:rFonts w:ascii="Arial" w:hAnsi="Arial" w:cs="Arial"/>
          <w:color w:val="FF0000"/>
          <w:sz w:val="22"/>
          <w:szCs w:val="22"/>
        </w:rPr>
      </w:pPr>
      <w:r w:rsidRPr="00E21AE7">
        <w:rPr>
          <w:rFonts w:ascii="Arial" w:hAnsi="Arial" w:cs="Arial"/>
          <w:b/>
          <w:sz w:val="22"/>
          <w:szCs w:val="22"/>
        </w:rPr>
        <w:t>Any other facts supporting the use of other than full and open competition</w:t>
      </w:r>
      <w:r w:rsidR="008F37D4" w:rsidRPr="00E21AE7">
        <w:rPr>
          <w:rFonts w:ascii="Arial" w:hAnsi="Arial" w:cs="Arial"/>
          <w:b/>
          <w:sz w:val="22"/>
          <w:szCs w:val="22"/>
        </w:rPr>
        <w:t>.</w:t>
      </w:r>
    </w:p>
    <w:p w14:paraId="400A22BE" w14:textId="7F463458" w:rsidR="00E21AE7" w:rsidRPr="00B43CA7" w:rsidRDefault="00662BEA" w:rsidP="00111DCA">
      <w:pPr>
        <w:spacing w:after="240"/>
        <w:ind w:left="720"/>
        <w:rPr>
          <w:rFonts w:ascii="Arial" w:hAnsi="Arial" w:cs="Arial"/>
          <w:color w:val="FF0000"/>
          <w:sz w:val="22"/>
          <w:szCs w:val="22"/>
        </w:rPr>
      </w:pPr>
      <w:r w:rsidRPr="00B43CA7">
        <w:rPr>
          <w:rFonts w:ascii="Arial" w:hAnsi="Arial" w:cs="Arial"/>
          <w:sz w:val="22"/>
          <w:szCs w:val="22"/>
        </w:rPr>
        <w:t>The sole source acquisition is justified under the statutory authority contained in U.S.C.253</w:t>
      </w:r>
      <w:proofErr w:type="gramStart"/>
      <w:r w:rsidRPr="00B43CA7">
        <w:rPr>
          <w:rFonts w:ascii="Arial" w:hAnsi="Arial" w:cs="Arial"/>
          <w:sz w:val="22"/>
          <w:szCs w:val="22"/>
        </w:rPr>
        <w:t>©(</w:t>
      </w:r>
      <w:proofErr w:type="gramEnd"/>
      <w:r w:rsidRPr="00B43CA7">
        <w:rPr>
          <w:rFonts w:ascii="Arial" w:hAnsi="Arial" w:cs="Arial"/>
          <w:sz w:val="22"/>
          <w:szCs w:val="22"/>
        </w:rPr>
        <w:t>1) and the following authority contemplated by FAR 6.302-1(a)(2). “When the supplies or services required by the agency are available form only one responsible source and no other type of supplies or services will satisfy agency requirements, full and open competition need not be provided for “.</w:t>
      </w:r>
    </w:p>
    <w:p w14:paraId="4BE8A78C" w14:textId="45D8C0B4" w:rsidR="0056036B" w:rsidRPr="003E22B0" w:rsidRDefault="00753AB7" w:rsidP="003E22B0">
      <w:pPr>
        <w:pStyle w:val="ListParagraph"/>
        <w:numPr>
          <w:ilvl w:val="0"/>
          <w:numId w:val="1"/>
        </w:numPr>
        <w:spacing w:after="240"/>
        <w:rPr>
          <w:rFonts w:ascii="Arial" w:hAnsi="Arial" w:cs="Arial"/>
          <w:color w:val="FF0000"/>
          <w:sz w:val="22"/>
          <w:szCs w:val="22"/>
        </w:rPr>
      </w:pPr>
      <w:r w:rsidRPr="00E21AE7">
        <w:rPr>
          <w:rFonts w:ascii="Arial" w:hAnsi="Arial" w:cs="Arial"/>
          <w:b/>
          <w:sz w:val="22"/>
          <w:szCs w:val="22"/>
        </w:rPr>
        <w:t>Listing of s</w:t>
      </w:r>
      <w:r w:rsidR="002C3893" w:rsidRPr="00E21AE7">
        <w:rPr>
          <w:rFonts w:ascii="Arial" w:hAnsi="Arial" w:cs="Arial"/>
          <w:b/>
          <w:sz w:val="22"/>
          <w:szCs w:val="22"/>
        </w:rPr>
        <w:t>ources</w:t>
      </w:r>
      <w:r w:rsidRPr="00E21AE7">
        <w:rPr>
          <w:rFonts w:ascii="Arial" w:hAnsi="Arial" w:cs="Arial"/>
          <w:b/>
          <w:sz w:val="22"/>
          <w:szCs w:val="22"/>
        </w:rPr>
        <w:t>, if any,</w:t>
      </w:r>
      <w:r w:rsidR="002C3893" w:rsidRPr="00E21AE7">
        <w:rPr>
          <w:rFonts w:ascii="Arial" w:hAnsi="Arial" w:cs="Arial"/>
          <w:b/>
          <w:sz w:val="22"/>
          <w:szCs w:val="22"/>
        </w:rPr>
        <w:t xml:space="preserve"> that expressed</w:t>
      </w:r>
      <w:r w:rsidR="00325838" w:rsidRPr="00E21AE7">
        <w:rPr>
          <w:rFonts w:ascii="Arial" w:hAnsi="Arial" w:cs="Arial"/>
          <w:b/>
          <w:sz w:val="22"/>
          <w:szCs w:val="22"/>
        </w:rPr>
        <w:t>, in writing,</w:t>
      </w:r>
      <w:r w:rsidR="002C3893" w:rsidRPr="00E21AE7">
        <w:rPr>
          <w:rFonts w:ascii="Arial" w:hAnsi="Arial" w:cs="Arial"/>
          <w:b/>
          <w:sz w:val="22"/>
          <w:szCs w:val="22"/>
        </w:rPr>
        <w:t xml:space="preserve"> </w:t>
      </w:r>
      <w:r w:rsidRPr="00E21AE7">
        <w:rPr>
          <w:rFonts w:ascii="Arial" w:hAnsi="Arial" w:cs="Arial"/>
          <w:b/>
          <w:sz w:val="22"/>
          <w:szCs w:val="22"/>
        </w:rPr>
        <w:t>an interest in</w:t>
      </w:r>
      <w:r w:rsidR="002C3893" w:rsidRPr="00E21AE7">
        <w:rPr>
          <w:rFonts w:ascii="Arial" w:hAnsi="Arial" w:cs="Arial"/>
          <w:b/>
          <w:sz w:val="22"/>
          <w:szCs w:val="22"/>
        </w:rPr>
        <w:t xml:space="preserve"> the acquisition</w:t>
      </w:r>
      <w:r w:rsidR="008F37D4" w:rsidRPr="00E21AE7">
        <w:rPr>
          <w:rFonts w:ascii="Arial" w:hAnsi="Arial" w:cs="Arial"/>
          <w:b/>
          <w:sz w:val="22"/>
          <w:szCs w:val="22"/>
        </w:rPr>
        <w:t>.</w:t>
      </w:r>
      <w:r w:rsidR="00B603CE" w:rsidRPr="00E21AE7">
        <w:rPr>
          <w:rFonts w:ascii="Arial" w:hAnsi="Arial" w:cs="Arial"/>
          <w:b/>
          <w:sz w:val="22"/>
          <w:szCs w:val="22"/>
        </w:rPr>
        <w:t xml:space="preserve"> </w:t>
      </w:r>
      <w:r w:rsidR="000E1207" w:rsidRPr="00E21AE7">
        <w:rPr>
          <w:rFonts w:ascii="Arial" w:hAnsi="Arial" w:cs="Arial"/>
          <w:b/>
          <w:sz w:val="22"/>
          <w:szCs w:val="22"/>
        </w:rPr>
        <w:t xml:space="preserve"> </w:t>
      </w:r>
      <w:r w:rsidR="00662BEA" w:rsidRPr="00E21AE7">
        <w:rPr>
          <w:rFonts w:ascii="Arial" w:hAnsi="Arial" w:cs="Arial"/>
          <w:i/>
          <w:sz w:val="22"/>
          <w:szCs w:val="22"/>
        </w:rPr>
        <w:t xml:space="preserve"> </w:t>
      </w:r>
    </w:p>
    <w:p w14:paraId="2765885E" w14:textId="77777777" w:rsidR="003E22B0" w:rsidRPr="003E22B0" w:rsidRDefault="003E22B0" w:rsidP="003E22B0">
      <w:pPr>
        <w:spacing w:after="240"/>
        <w:rPr>
          <w:rFonts w:ascii="Arial" w:hAnsi="Arial" w:cs="Arial"/>
          <w:color w:val="FF0000"/>
          <w:sz w:val="22"/>
          <w:szCs w:val="22"/>
        </w:rPr>
      </w:pPr>
    </w:p>
    <w:p w14:paraId="41482752" w14:textId="3C9C18E9" w:rsidR="00111DCA" w:rsidRPr="00C6492E" w:rsidRDefault="00753AB7" w:rsidP="00C6492E">
      <w:pPr>
        <w:pStyle w:val="ListParagraph"/>
        <w:numPr>
          <w:ilvl w:val="0"/>
          <w:numId w:val="1"/>
        </w:numPr>
        <w:spacing w:after="240"/>
        <w:rPr>
          <w:rFonts w:ascii="Arial" w:hAnsi="Arial" w:cs="Arial"/>
          <w:color w:val="FF0000"/>
          <w:sz w:val="22"/>
          <w:szCs w:val="22"/>
        </w:rPr>
      </w:pPr>
      <w:r w:rsidRPr="0056036B">
        <w:rPr>
          <w:rFonts w:ascii="Arial" w:hAnsi="Arial" w:cs="Arial"/>
          <w:b/>
          <w:sz w:val="22"/>
          <w:szCs w:val="22"/>
        </w:rPr>
        <w:t>Statement of the actions, if any, the agency may take to remove or overcome any barriers to competition</w:t>
      </w:r>
      <w:r w:rsidR="005E4D97" w:rsidRPr="0056036B">
        <w:rPr>
          <w:rFonts w:ascii="Arial" w:hAnsi="Arial" w:cs="Arial"/>
          <w:b/>
          <w:sz w:val="22"/>
          <w:szCs w:val="22"/>
        </w:rPr>
        <w:t xml:space="preserve"> </w:t>
      </w:r>
      <w:r w:rsidRPr="0056036B">
        <w:rPr>
          <w:rFonts w:ascii="Arial" w:hAnsi="Arial" w:cs="Arial"/>
          <w:b/>
          <w:sz w:val="22"/>
          <w:szCs w:val="22"/>
        </w:rPr>
        <w:t>before</w:t>
      </w:r>
      <w:r w:rsidR="00856BFC" w:rsidRPr="0056036B">
        <w:rPr>
          <w:rFonts w:ascii="Arial" w:hAnsi="Arial" w:cs="Arial"/>
          <w:b/>
          <w:sz w:val="22"/>
          <w:szCs w:val="22"/>
        </w:rPr>
        <w:t xml:space="preserve"> </w:t>
      </w:r>
      <w:r w:rsidRPr="0056036B">
        <w:rPr>
          <w:rFonts w:ascii="Arial" w:hAnsi="Arial" w:cs="Arial"/>
          <w:b/>
          <w:sz w:val="22"/>
          <w:szCs w:val="22"/>
        </w:rPr>
        <w:t xml:space="preserve">any subsequent acquisition </w:t>
      </w:r>
      <w:proofErr w:type="gramStart"/>
      <w:r w:rsidRPr="0056036B">
        <w:rPr>
          <w:rFonts w:ascii="Arial" w:hAnsi="Arial" w:cs="Arial"/>
          <w:b/>
          <w:sz w:val="22"/>
          <w:szCs w:val="22"/>
        </w:rPr>
        <w:t>for</w:t>
      </w:r>
      <w:proofErr w:type="gramEnd"/>
      <w:r w:rsidRPr="0056036B">
        <w:rPr>
          <w:rFonts w:ascii="Arial" w:hAnsi="Arial" w:cs="Arial"/>
          <w:b/>
          <w:sz w:val="22"/>
          <w:szCs w:val="22"/>
        </w:rPr>
        <w:t xml:space="preserve"> the </w:t>
      </w:r>
      <w:r w:rsidR="005A123A" w:rsidRPr="0056036B">
        <w:rPr>
          <w:rFonts w:ascii="Arial" w:hAnsi="Arial" w:cs="Arial"/>
          <w:b/>
          <w:sz w:val="22"/>
          <w:szCs w:val="22"/>
        </w:rPr>
        <w:t xml:space="preserve">required </w:t>
      </w:r>
      <w:r w:rsidRPr="0056036B">
        <w:rPr>
          <w:rFonts w:ascii="Arial" w:hAnsi="Arial" w:cs="Arial"/>
          <w:b/>
          <w:sz w:val="22"/>
          <w:szCs w:val="22"/>
        </w:rPr>
        <w:t xml:space="preserve">supplies or services. </w:t>
      </w:r>
      <w:r w:rsidR="000E1207" w:rsidRPr="0056036B">
        <w:rPr>
          <w:rFonts w:ascii="Arial" w:hAnsi="Arial" w:cs="Arial"/>
          <w:b/>
          <w:sz w:val="22"/>
          <w:szCs w:val="22"/>
        </w:rPr>
        <w:t xml:space="preserve"> </w:t>
      </w:r>
    </w:p>
    <w:p w14:paraId="4E121BA4" w14:textId="77777777" w:rsidR="00C6492E" w:rsidRPr="00C6492E" w:rsidRDefault="00C6492E" w:rsidP="00C6492E">
      <w:pPr>
        <w:pStyle w:val="ListParagraph"/>
        <w:rPr>
          <w:rFonts w:ascii="Arial" w:hAnsi="Arial" w:cs="Arial"/>
          <w:color w:val="FF0000"/>
          <w:sz w:val="22"/>
          <w:szCs w:val="22"/>
        </w:rPr>
      </w:pPr>
    </w:p>
    <w:p w14:paraId="4B747750" w14:textId="77777777" w:rsidR="00C6492E" w:rsidRPr="00C6492E" w:rsidRDefault="00C6492E" w:rsidP="00C6492E">
      <w:pPr>
        <w:pStyle w:val="ListParagraph"/>
        <w:spacing w:after="240"/>
        <w:rPr>
          <w:rFonts w:ascii="Arial" w:hAnsi="Arial" w:cs="Arial"/>
          <w:color w:val="FF0000"/>
          <w:sz w:val="22"/>
          <w:szCs w:val="22"/>
        </w:rPr>
      </w:pPr>
    </w:p>
    <w:p w14:paraId="135B007E" w14:textId="0EA1FA85" w:rsidR="0056036B" w:rsidRDefault="001E5ED3" w:rsidP="00146E88">
      <w:pPr>
        <w:pStyle w:val="ListParagraph"/>
        <w:spacing w:after="240"/>
        <w:rPr>
          <w:rFonts w:ascii="Arial" w:hAnsi="Arial" w:cs="Arial"/>
          <w:sz w:val="22"/>
          <w:szCs w:val="22"/>
        </w:rPr>
      </w:pPr>
      <w:r>
        <w:rPr>
          <w:rFonts w:ascii="Arial" w:hAnsi="Arial"/>
          <w:sz w:val="22"/>
          <w:szCs w:val="22"/>
        </w:rPr>
        <w:t xml:space="preserve">General Electric Healthcare </w:t>
      </w:r>
      <w:r w:rsidR="00662BEA" w:rsidRPr="00B43CA7">
        <w:rPr>
          <w:rFonts w:ascii="Arial" w:hAnsi="Arial" w:cs="Arial"/>
          <w:sz w:val="22"/>
          <w:szCs w:val="22"/>
        </w:rPr>
        <w:t>is the</w:t>
      </w:r>
      <w:r w:rsidR="00FA276D" w:rsidRPr="00B43CA7">
        <w:rPr>
          <w:rFonts w:ascii="Arial" w:hAnsi="Arial" w:cs="Arial"/>
          <w:sz w:val="22"/>
          <w:szCs w:val="22"/>
        </w:rPr>
        <w:t xml:space="preserve"> only vendo</w:t>
      </w:r>
      <w:r w:rsidR="00662BEA" w:rsidRPr="00B43CA7">
        <w:rPr>
          <w:rFonts w:ascii="Arial" w:hAnsi="Arial" w:cs="Arial"/>
          <w:sz w:val="22"/>
          <w:szCs w:val="22"/>
        </w:rPr>
        <w:t xml:space="preserve">r capable of providing </w:t>
      </w:r>
      <w:r w:rsidR="003E22B0">
        <w:rPr>
          <w:rFonts w:ascii="Arial" w:hAnsi="Arial" w:cs="Arial"/>
          <w:sz w:val="22"/>
          <w:szCs w:val="22"/>
        </w:rPr>
        <w:t xml:space="preserve">the software licenses and </w:t>
      </w:r>
      <w:r w:rsidR="00662BEA" w:rsidRPr="00B43CA7">
        <w:rPr>
          <w:rFonts w:ascii="Arial" w:hAnsi="Arial" w:cs="Arial"/>
          <w:sz w:val="22"/>
          <w:szCs w:val="22"/>
        </w:rPr>
        <w:t>support</w:t>
      </w:r>
      <w:r w:rsidR="003E22B0">
        <w:rPr>
          <w:rFonts w:ascii="Arial" w:hAnsi="Arial" w:cs="Arial"/>
          <w:sz w:val="22"/>
          <w:szCs w:val="22"/>
        </w:rPr>
        <w:t xml:space="preserve"> </w:t>
      </w:r>
      <w:r w:rsidR="00C6492E">
        <w:rPr>
          <w:rFonts w:ascii="Arial" w:hAnsi="Arial" w:cs="Arial"/>
          <w:sz w:val="22"/>
          <w:szCs w:val="22"/>
        </w:rPr>
        <w:t xml:space="preserve">services </w:t>
      </w:r>
      <w:r w:rsidR="00FA276D" w:rsidRPr="00B43CA7">
        <w:rPr>
          <w:rFonts w:ascii="Arial" w:hAnsi="Arial" w:cs="Arial"/>
          <w:sz w:val="22"/>
          <w:szCs w:val="22"/>
        </w:rPr>
        <w:t xml:space="preserve">for </w:t>
      </w:r>
      <w:r w:rsidR="00C6492E" w:rsidRPr="00B43CA7">
        <w:rPr>
          <w:rFonts w:ascii="Arial" w:hAnsi="Arial" w:cs="Arial"/>
          <w:sz w:val="22"/>
          <w:szCs w:val="22"/>
        </w:rPr>
        <w:t>its</w:t>
      </w:r>
      <w:r w:rsidR="00FA276D" w:rsidRPr="00B43CA7">
        <w:rPr>
          <w:rFonts w:ascii="Arial" w:hAnsi="Arial" w:cs="Arial"/>
          <w:sz w:val="22"/>
          <w:szCs w:val="22"/>
        </w:rPr>
        <w:t xml:space="preserve"> own proprietary software.  Only </w:t>
      </w:r>
      <w:r>
        <w:rPr>
          <w:rFonts w:ascii="Arial" w:hAnsi="Arial"/>
          <w:sz w:val="22"/>
          <w:szCs w:val="22"/>
        </w:rPr>
        <w:t xml:space="preserve">General Electric Healthcare </w:t>
      </w:r>
      <w:r w:rsidR="00FA276D" w:rsidRPr="00B43CA7">
        <w:rPr>
          <w:rFonts w:ascii="Arial" w:hAnsi="Arial" w:cs="Arial"/>
          <w:sz w:val="22"/>
          <w:szCs w:val="22"/>
        </w:rPr>
        <w:t xml:space="preserve">can provide access to </w:t>
      </w:r>
      <w:r w:rsidR="00C6492E" w:rsidRPr="00B43CA7">
        <w:rPr>
          <w:rFonts w:ascii="Arial" w:hAnsi="Arial" w:cs="Arial"/>
          <w:sz w:val="22"/>
          <w:szCs w:val="22"/>
        </w:rPr>
        <w:t>its</w:t>
      </w:r>
      <w:r w:rsidR="00FA276D" w:rsidRPr="00B43CA7">
        <w:rPr>
          <w:rFonts w:ascii="Arial" w:hAnsi="Arial" w:cs="Arial"/>
          <w:sz w:val="22"/>
          <w:szCs w:val="22"/>
        </w:rPr>
        <w:t xml:space="preserve"> own t</w:t>
      </w:r>
      <w:r w:rsidR="00C6492E">
        <w:rPr>
          <w:rFonts w:ascii="Arial" w:hAnsi="Arial" w:cs="Arial"/>
          <w:sz w:val="22"/>
          <w:szCs w:val="22"/>
        </w:rPr>
        <w:t>echnical support knowledge base</w:t>
      </w:r>
      <w:r w:rsidR="00AC1F7A">
        <w:rPr>
          <w:rFonts w:ascii="Arial" w:hAnsi="Arial" w:cs="Arial"/>
          <w:sz w:val="22"/>
          <w:szCs w:val="22"/>
        </w:rPr>
        <w:t>.</w:t>
      </w:r>
      <w:r w:rsidR="00FA276D" w:rsidRPr="00B43CA7">
        <w:rPr>
          <w:rFonts w:ascii="Arial" w:hAnsi="Arial" w:cs="Arial"/>
          <w:sz w:val="22"/>
          <w:szCs w:val="22"/>
        </w:rPr>
        <w:t xml:space="preserve"> </w:t>
      </w:r>
      <w:r>
        <w:rPr>
          <w:rFonts w:ascii="Arial" w:hAnsi="Arial" w:cs="Arial"/>
          <w:sz w:val="22"/>
          <w:szCs w:val="22"/>
        </w:rPr>
        <w:t>In our investigations over the past 3 years in searching for a suitable replacement, we have found none that provide the capability and functions that these workstations provide.</w:t>
      </w:r>
    </w:p>
    <w:p w14:paraId="13546910" w14:textId="77777777" w:rsidR="00146E88" w:rsidRPr="00146E88" w:rsidRDefault="00146E88" w:rsidP="00146E88">
      <w:pPr>
        <w:pStyle w:val="ListParagraph"/>
        <w:spacing w:after="240"/>
        <w:rPr>
          <w:rFonts w:ascii="Arial" w:hAnsi="Arial" w:cs="Arial"/>
          <w:color w:val="FF0000"/>
          <w:sz w:val="22"/>
          <w:szCs w:val="22"/>
        </w:rPr>
      </w:pPr>
    </w:p>
    <w:p w14:paraId="7DBF83DB" w14:textId="1D028171" w:rsidR="00B86111" w:rsidRPr="0056036B" w:rsidRDefault="002C3893" w:rsidP="0056036B">
      <w:pPr>
        <w:pStyle w:val="ListParagraph"/>
        <w:numPr>
          <w:ilvl w:val="0"/>
          <w:numId w:val="1"/>
        </w:numPr>
        <w:spacing w:after="240"/>
        <w:rPr>
          <w:rFonts w:ascii="Arial" w:hAnsi="Arial" w:cs="Arial"/>
          <w:color w:val="FF0000"/>
          <w:sz w:val="22"/>
          <w:szCs w:val="22"/>
        </w:rPr>
      </w:pPr>
      <w:r w:rsidRPr="0056036B">
        <w:rPr>
          <w:rFonts w:ascii="Arial" w:hAnsi="Arial" w:cs="Arial"/>
          <w:b/>
          <w:sz w:val="22"/>
          <w:szCs w:val="22"/>
        </w:rPr>
        <w:t>Program office c</w:t>
      </w:r>
      <w:r w:rsidR="0056036B">
        <w:rPr>
          <w:rFonts w:ascii="Arial" w:hAnsi="Arial" w:cs="Arial"/>
          <w:b/>
          <w:sz w:val="22"/>
          <w:szCs w:val="22"/>
        </w:rPr>
        <w:t>e</w:t>
      </w:r>
      <w:r w:rsidRPr="0056036B">
        <w:rPr>
          <w:rFonts w:ascii="Arial" w:hAnsi="Arial" w:cs="Arial"/>
          <w:b/>
          <w:sz w:val="22"/>
          <w:szCs w:val="22"/>
        </w:rPr>
        <w:t>rtification</w:t>
      </w:r>
      <w:r w:rsidR="0089409E" w:rsidRPr="0056036B">
        <w:rPr>
          <w:rFonts w:ascii="Arial" w:hAnsi="Arial" w:cs="Arial"/>
          <w:b/>
          <w:sz w:val="22"/>
          <w:szCs w:val="22"/>
        </w:rPr>
        <w:t xml:space="preserve">. </w:t>
      </w:r>
      <w:r w:rsidR="00AB3EF5" w:rsidRPr="0056036B">
        <w:rPr>
          <w:rFonts w:ascii="Arial" w:hAnsi="Arial" w:cs="Arial"/>
          <w:sz w:val="22"/>
          <w:szCs w:val="22"/>
        </w:rPr>
        <w:t xml:space="preserve"> </w:t>
      </w:r>
      <w:r w:rsidRPr="0056036B">
        <w:rPr>
          <w:rFonts w:ascii="Arial" w:hAnsi="Arial" w:cs="Arial"/>
          <w:b/>
          <w:sz w:val="22"/>
          <w:szCs w:val="22"/>
        </w:rPr>
        <w:t xml:space="preserve">This is to certify that </w:t>
      </w:r>
      <w:r w:rsidR="00B101B5" w:rsidRPr="0056036B">
        <w:rPr>
          <w:rFonts w:ascii="Arial" w:hAnsi="Arial" w:cs="Arial"/>
          <w:b/>
          <w:sz w:val="22"/>
          <w:szCs w:val="22"/>
        </w:rPr>
        <w:t xml:space="preserve">the portions of </w:t>
      </w:r>
      <w:r w:rsidRPr="0056036B">
        <w:rPr>
          <w:rFonts w:ascii="Arial" w:hAnsi="Arial" w:cs="Arial"/>
          <w:b/>
          <w:sz w:val="22"/>
          <w:szCs w:val="22"/>
        </w:rPr>
        <w:t>th</w:t>
      </w:r>
      <w:r w:rsidR="00B101B5" w:rsidRPr="0056036B">
        <w:rPr>
          <w:rFonts w:ascii="Arial" w:hAnsi="Arial" w:cs="Arial"/>
          <w:b/>
          <w:sz w:val="22"/>
          <w:szCs w:val="22"/>
        </w:rPr>
        <w:t>is</w:t>
      </w:r>
      <w:r w:rsidRPr="0056036B">
        <w:rPr>
          <w:rFonts w:ascii="Arial" w:hAnsi="Arial" w:cs="Arial"/>
          <w:b/>
          <w:sz w:val="22"/>
          <w:szCs w:val="22"/>
        </w:rPr>
        <w:t xml:space="preserve"> </w:t>
      </w:r>
      <w:r w:rsidR="00B101B5" w:rsidRPr="0056036B">
        <w:rPr>
          <w:rFonts w:ascii="Arial" w:hAnsi="Arial" w:cs="Arial"/>
          <w:b/>
          <w:sz w:val="22"/>
          <w:szCs w:val="22"/>
        </w:rPr>
        <w:t>justification</w:t>
      </w:r>
      <w:r w:rsidR="00E40B28" w:rsidRPr="0056036B">
        <w:rPr>
          <w:rFonts w:ascii="Arial" w:hAnsi="Arial" w:cs="Arial"/>
          <w:b/>
          <w:sz w:val="22"/>
          <w:szCs w:val="22"/>
        </w:rPr>
        <w:t xml:space="preserve"> that have been developed by the undersigned program office personnel</w:t>
      </w:r>
      <w:r w:rsidR="00B101B5" w:rsidRPr="0056036B">
        <w:rPr>
          <w:rFonts w:ascii="Arial" w:hAnsi="Arial" w:cs="Arial"/>
          <w:b/>
          <w:sz w:val="22"/>
          <w:szCs w:val="22"/>
        </w:rPr>
        <w:t xml:space="preserve">, including </w:t>
      </w:r>
      <w:r w:rsidR="00B86111" w:rsidRPr="0056036B">
        <w:rPr>
          <w:rFonts w:ascii="Arial" w:hAnsi="Arial" w:cs="Arial"/>
          <w:b/>
          <w:sz w:val="22"/>
          <w:szCs w:val="22"/>
        </w:rPr>
        <w:t xml:space="preserve">supporting </w:t>
      </w:r>
      <w:r w:rsidRPr="0056036B">
        <w:rPr>
          <w:rFonts w:ascii="Arial" w:hAnsi="Arial" w:cs="Arial"/>
          <w:b/>
          <w:sz w:val="22"/>
          <w:szCs w:val="22"/>
        </w:rPr>
        <w:t>information and/</w:t>
      </w:r>
      <w:r w:rsidR="00AE4E0F" w:rsidRPr="0056036B">
        <w:rPr>
          <w:rFonts w:ascii="Arial" w:hAnsi="Arial" w:cs="Arial"/>
          <w:b/>
          <w:sz w:val="22"/>
          <w:szCs w:val="22"/>
        </w:rPr>
        <w:t xml:space="preserve">or </w:t>
      </w:r>
      <w:r w:rsidRPr="0056036B">
        <w:rPr>
          <w:rFonts w:ascii="Arial" w:hAnsi="Arial" w:cs="Arial"/>
          <w:b/>
          <w:sz w:val="22"/>
          <w:szCs w:val="22"/>
        </w:rPr>
        <w:t>data</w:t>
      </w:r>
      <w:r w:rsidR="00B101B5" w:rsidRPr="0056036B">
        <w:rPr>
          <w:rFonts w:ascii="Arial" w:hAnsi="Arial" w:cs="Arial"/>
          <w:b/>
          <w:sz w:val="22"/>
          <w:szCs w:val="22"/>
        </w:rPr>
        <w:t xml:space="preserve"> verifying the Government’s minimum needs, schedule requirements and other rationale for other than full and open competition</w:t>
      </w:r>
      <w:r w:rsidR="00DB4A88" w:rsidRPr="0056036B">
        <w:rPr>
          <w:rFonts w:ascii="Arial" w:hAnsi="Arial" w:cs="Arial"/>
          <w:b/>
          <w:sz w:val="22"/>
          <w:szCs w:val="22"/>
        </w:rPr>
        <w:t>,</w:t>
      </w:r>
      <w:r w:rsidRPr="0056036B">
        <w:rPr>
          <w:rFonts w:ascii="Arial" w:hAnsi="Arial" w:cs="Arial"/>
          <w:b/>
          <w:sz w:val="22"/>
          <w:szCs w:val="22"/>
        </w:rPr>
        <w:t xml:space="preserve"> </w:t>
      </w:r>
      <w:r w:rsidR="00B101B5" w:rsidRPr="0056036B">
        <w:rPr>
          <w:rFonts w:ascii="Arial" w:hAnsi="Arial" w:cs="Arial"/>
          <w:b/>
          <w:sz w:val="22"/>
          <w:szCs w:val="22"/>
        </w:rPr>
        <w:t xml:space="preserve">are </w:t>
      </w:r>
      <w:r w:rsidR="00E46FB2" w:rsidRPr="0056036B">
        <w:rPr>
          <w:rFonts w:ascii="Arial" w:hAnsi="Arial" w:cs="Arial"/>
          <w:b/>
          <w:sz w:val="22"/>
          <w:szCs w:val="22"/>
        </w:rPr>
        <w:t>accurate</w:t>
      </w:r>
      <w:r w:rsidR="00067013" w:rsidRPr="0056036B">
        <w:rPr>
          <w:rFonts w:ascii="Arial" w:hAnsi="Arial" w:cs="Arial"/>
          <w:b/>
          <w:sz w:val="22"/>
          <w:szCs w:val="22"/>
        </w:rPr>
        <w:t xml:space="preserve"> and complete</w:t>
      </w:r>
      <w:r w:rsidR="00B101B5" w:rsidRPr="0056036B">
        <w:rPr>
          <w:rFonts w:ascii="Arial" w:hAnsi="Arial" w:cs="Arial"/>
          <w:b/>
          <w:sz w:val="22"/>
          <w:szCs w:val="22"/>
        </w:rPr>
        <w:t>.</w:t>
      </w:r>
      <w:r w:rsidRPr="0056036B">
        <w:rPr>
          <w:rFonts w:ascii="Arial" w:hAnsi="Arial" w:cs="Arial"/>
          <w:b/>
          <w:sz w:val="22"/>
          <w:szCs w:val="22"/>
        </w:rPr>
        <w:t xml:space="preserve"> </w:t>
      </w:r>
      <w:r w:rsidR="00B86111" w:rsidRPr="0056036B">
        <w:rPr>
          <w:rFonts w:ascii="Arial" w:hAnsi="Arial" w:cs="Arial"/>
          <w:b/>
          <w:sz w:val="22"/>
          <w:szCs w:val="22"/>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5"/>
        <w:gridCol w:w="3347"/>
        <w:gridCol w:w="1432"/>
        <w:gridCol w:w="1238"/>
      </w:tblGrid>
      <w:tr w:rsidR="002C3893" w:rsidRPr="00334BC4" w14:paraId="48CB68BD" w14:textId="77777777" w:rsidTr="00146E88">
        <w:tc>
          <w:tcPr>
            <w:tcW w:w="1785" w:type="dxa"/>
            <w:shd w:val="clear" w:color="auto" w:fill="E0E0E0"/>
          </w:tcPr>
          <w:p w14:paraId="5CAEE269" w14:textId="77777777" w:rsidR="002C3893" w:rsidRPr="00334BC4" w:rsidRDefault="002C3893" w:rsidP="009429E8">
            <w:pPr>
              <w:tabs>
                <w:tab w:val="left" w:pos="720"/>
              </w:tabs>
              <w:spacing w:after="240"/>
              <w:jc w:val="center"/>
              <w:rPr>
                <w:rFonts w:ascii="Arial" w:hAnsi="Arial" w:cs="Arial"/>
                <w:b/>
                <w:sz w:val="22"/>
                <w:szCs w:val="22"/>
              </w:rPr>
            </w:pPr>
            <w:r w:rsidRPr="00334BC4">
              <w:rPr>
                <w:rFonts w:ascii="Arial" w:hAnsi="Arial" w:cs="Arial"/>
                <w:b/>
                <w:sz w:val="22"/>
                <w:szCs w:val="22"/>
              </w:rPr>
              <w:t>Official</w:t>
            </w:r>
          </w:p>
        </w:tc>
        <w:tc>
          <w:tcPr>
            <w:tcW w:w="3347" w:type="dxa"/>
            <w:shd w:val="clear" w:color="auto" w:fill="E0E0E0"/>
          </w:tcPr>
          <w:p w14:paraId="3C30C0B1" w14:textId="77777777" w:rsidR="002C3893" w:rsidRPr="00334BC4" w:rsidRDefault="002C3893" w:rsidP="009429E8">
            <w:pPr>
              <w:tabs>
                <w:tab w:val="left" w:pos="720"/>
              </w:tabs>
              <w:spacing w:after="240"/>
              <w:jc w:val="center"/>
              <w:rPr>
                <w:rFonts w:ascii="Arial" w:hAnsi="Arial" w:cs="Arial"/>
                <w:b/>
                <w:sz w:val="22"/>
                <w:szCs w:val="22"/>
              </w:rPr>
            </w:pPr>
            <w:r w:rsidRPr="00334BC4">
              <w:rPr>
                <w:rFonts w:ascii="Arial" w:hAnsi="Arial" w:cs="Arial"/>
                <w:b/>
                <w:sz w:val="22"/>
                <w:szCs w:val="22"/>
              </w:rPr>
              <w:t>Name &amp; Title</w:t>
            </w:r>
          </w:p>
        </w:tc>
        <w:tc>
          <w:tcPr>
            <w:tcW w:w="1432" w:type="dxa"/>
            <w:shd w:val="clear" w:color="auto" w:fill="E0E0E0"/>
          </w:tcPr>
          <w:p w14:paraId="355D2B61" w14:textId="77777777" w:rsidR="002C3893" w:rsidRPr="00334BC4" w:rsidRDefault="002C3893" w:rsidP="009429E8">
            <w:pPr>
              <w:tabs>
                <w:tab w:val="left" w:pos="720"/>
              </w:tabs>
              <w:spacing w:after="240"/>
              <w:jc w:val="center"/>
              <w:rPr>
                <w:rFonts w:ascii="Arial" w:hAnsi="Arial" w:cs="Arial"/>
                <w:b/>
                <w:sz w:val="22"/>
                <w:szCs w:val="22"/>
              </w:rPr>
            </w:pPr>
            <w:r w:rsidRPr="00334BC4">
              <w:rPr>
                <w:rFonts w:ascii="Arial" w:hAnsi="Arial" w:cs="Arial"/>
                <w:b/>
                <w:sz w:val="22"/>
                <w:szCs w:val="22"/>
              </w:rPr>
              <w:t>Signature</w:t>
            </w:r>
          </w:p>
        </w:tc>
        <w:tc>
          <w:tcPr>
            <w:tcW w:w="1238" w:type="dxa"/>
            <w:shd w:val="clear" w:color="auto" w:fill="E0E0E0"/>
          </w:tcPr>
          <w:p w14:paraId="5256035A" w14:textId="77777777" w:rsidR="002C3893" w:rsidRPr="00334BC4" w:rsidRDefault="002C3893" w:rsidP="009429E8">
            <w:pPr>
              <w:tabs>
                <w:tab w:val="left" w:pos="720"/>
              </w:tabs>
              <w:spacing w:after="240"/>
              <w:jc w:val="center"/>
              <w:rPr>
                <w:rFonts w:ascii="Arial" w:hAnsi="Arial" w:cs="Arial"/>
                <w:b/>
                <w:sz w:val="22"/>
                <w:szCs w:val="22"/>
              </w:rPr>
            </w:pPr>
            <w:r w:rsidRPr="00334BC4">
              <w:rPr>
                <w:rFonts w:ascii="Arial" w:hAnsi="Arial" w:cs="Arial"/>
                <w:b/>
                <w:sz w:val="22"/>
                <w:szCs w:val="22"/>
              </w:rPr>
              <w:t>Date</w:t>
            </w:r>
          </w:p>
        </w:tc>
      </w:tr>
      <w:tr w:rsidR="002C3893" w:rsidRPr="00334BC4" w14:paraId="48AE55D4" w14:textId="77777777" w:rsidTr="00146E88">
        <w:trPr>
          <w:trHeight w:val="647"/>
        </w:trPr>
        <w:tc>
          <w:tcPr>
            <w:tcW w:w="1785" w:type="dxa"/>
            <w:shd w:val="clear" w:color="auto" w:fill="auto"/>
          </w:tcPr>
          <w:p w14:paraId="3E7DFAB8" w14:textId="77777777" w:rsidR="002C3893" w:rsidRPr="00334BC4" w:rsidRDefault="002C3893" w:rsidP="009429E8">
            <w:pPr>
              <w:tabs>
                <w:tab w:val="left" w:pos="720"/>
              </w:tabs>
              <w:spacing w:after="240"/>
              <w:jc w:val="center"/>
              <w:rPr>
                <w:rFonts w:ascii="Arial" w:hAnsi="Arial" w:cs="Arial"/>
                <w:b/>
                <w:sz w:val="22"/>
                <w:szCs w:val="22"/>
              </w:rPr>
            </w:pPr>
            <w:r w:rsidRPr="00334BC4">
              <w:rPr>
                <w:rFonts w:ascii="Arial" w:hAnsi="Arial" w:cs="Arial"/>
                <w:b/>
                <w:sz w:val="22"/>
                <w:szCs w:val="22"/>
              </w:rPr>
              <w:t>Project Officer</w:t>
            </w:r>
          </w:p>
        </w:tc>
        <w:tc>
          <w:tcPr>
            <w:tcW w:w="3347" w:type="dxa"/>
            <w:shd w:val="clear" w:color="auto" w:fill="auto"/>
          </w:tcPr>
          <w:p w14:paraId="02083971" w14:textId="45AEF8EB" w:rsidR="002C3893" w:rsidRPr="00334BC4" w:rsidRDefault="00AC1F7A" w:rsidP="009429E8">
            <w:pPr>
              <w:tabs>
                <w:tab w:val="left" w:pos="720"/>
              </w:tabs>
              <w:spacing w:after="240"/>
              <w:rPr>
                <w:rFonts w:ascii="Arial" w:hAnsi="Arial" w:cs="Arial"/>
                <w:sz w:val="22"/>
                <w:szCs w:val="22"/>
              </w:rPr>
            </w:pPr>
            <w:r>
              <w:rPr>
                <w:rFonts w:ascii="Arial" w:hAnsi="Arial" w:cs="Arial"/>
                <w:sz w:val="22"/>
                <w:szCs w:val="22"/>
              </w:rPr>
              <w:t>Ronald Levin, Biomedical Engineer, COR, Radiology and Imaging Sciences</w:t>
            </w:r>
          </w:p>
        </w:tc>
        <w:tc>
          <w:tcPr>
            <w:tcW w:w="1432" w:type="dxa"/>
            <w:shd w:val="clear" w:color="auto" w:fill="auto"/>
          </w:tcPr>
          <w:p w14:paraId="10905A4D" w14:textId="77777777" w:rsidR="002C3893" w:rsidRPr="00334BC4" w:rsidRDefault="002C3893" w:rsidP="009429E8">
            <w:pPr>
              <w:tabs>
                <w:tab w:val="left" w:pos="720"/>
              </w:tabs>
              <w:spacing w:after="240"/>
              <w:rPr>
                <w:rFonts w:ascii="Arial" w:hAnsi="Arial" w:cs="Arial"/>
                <w:sz w:val="22"/>
                <w:szCs w:val="22"/>
              </w:rPr>
            </w:pPr>
          </w:p>
        </w:tc>
        <w:tc>
          <w:tcPr>
            <w:tcW w:w="1238" w:type="dxa"/>
            <w:shd w:val="clear" w:color="auto" w:fill="auto"/>
          </w:tcPr>
          <w:p w14:paraId="0CE502EF" w14:textId="77777777" w:rsidR="002C3893" w:rsidRPr="00334BC4" w:rsidRDefault="002C3893" w:rsidP="009429E8">
            <w:pPr>
              <w:tabs>
                <w:tab w:val="left" w:pos="720"/>
              </w:tabs>
              <w:spacing w:after="240"/>
              <w:rPr>
                <w:rFonts w:ascii="Arial" w:hAnsi="Arial" w:cs="Arial"/>
                <w:sz w:val="22"/>
                <w:szCs w:val="22"/>
              </w:rPr>
            </w:pPr>
          </w:p>
        </w:tc>
      </w:tr>
      <w:tr w:rsidR="00D435B2" w:rsidRPr="00334BC4" w14:paraId="4F303EE9" w14:textId="77777777" w:rsidTr="00146E88">
        <w:trPr>
          <w:trHeight w:val="998"/>
        </w:trPr>
        <w:tc>
          <w:tcPr>
            <w:tcW w:w="1785" w:type="dxa"/>
            <w:shd w:val="clear" w:color="auto" w:fill="auto"/>
          </w:tcPr>
          <w:p w14:paraId="631F7909" w14:textId="77777777" w:rsidR="00D435B2" w:rsidRPr="00334BC4" w:rsidRDefault="00D435B2" w:rsidP="009429E8">
            <w:pPr>
              <w:tabs>
                <w:tab w:val="left" w:pos="720"/>
              </w:tabs>
              <w:spacing w:after="240"/>
              <w:jc w:val="center"/>
              <w:rPr>
                <w:rFonts w:ascii="Arial" w:hAnsi="Arial" w:cs="Arial"/>
                <w:b/>
                <w:sz w:val="22"/>
                <w:szCs w:val="22"/>
              </w:rPr>
            </w:pPr>
            <w:r w:rsidRPr="00334BC4">
              <w:rPr>
                <w:rFonts w:ascii="Arial" w:hAnsi="Arial" w:cs="Arial"/>
                <w:b/>
                <w:sz w:val="22"/>
                <w:szCs w:val="22"/>
              </w:rPr>
              <w:t>Project Officer’s Immediate Supervisor</w:t>
            </w:r>
          </w:p>
        </w:tc>
        <w:tc>
          <w:tcPr>
            <w:tcW w:w="3347" w:type="dxa"/>
            <w:shd w:val="clear" w:color="auto" w:fill="auto"/>
          </w:tcPr>
          <w:p w14:paraId="49733200" w14:textId="2B997E8B" w:rsidR="00D435B2" w:rsidRPr="00334BC4" w:rsidRDefault="00146E88" w:rsidP="009429E8">
            <w:pPr>
              <w:tabs>
                <w:tab w:val="left" w:pos="720"/>
              </w:tabs>
              <w:spacing w:after="240"/>
              <w:rPr>
                <w:rFonts w:ascii="Arial" w:hAnsi="Arial" w:cs="Arial"/>
                <w:sz w:val="22"/>
                <w:szCs w:val="22"/>
              </w:rPr>
            </w:pPr>
            <w:r w:rsidRPr="00684DB8">
              <w:rPr>
                <w:rFonts w:ascii="Arial" w:hAnsi="Arial" w:cs="Arial"/>
                <w:sz w:val="22"/>
                <w:szCs w:val="22"/>
              </w:rPr>
              <w:t>Gregg Cohen, PACS/RIS Manager</w:t>
            </w:r>
            <w:r>
              <w:rPr>
                <w:rFonts w:ascii="Arial" w:hAnsi="Arial" w:cs="Arial"/>
                <w:sz w:val="22"/>
                <w:szCs w:val="22"/>
              </w:rPr>
              <w:t xml:space="preserve"> </w:t>
            </w:r>
            <w:r w:rsidRPr="00334BC4">
              <w:rPr>
                <w:rFonts w:ascii="Arial" w:hAnsi="Arial" w:cs="Arial"/>
                <w:sz w:val="22"/>
                <w:szCs w:val="22"/>
              </w:rPr>
              <w:t>Radiology and Imaging Sciences</w:t>
            </w:r>
          </w:p>
        </w:tc>
        <w:tc>
          <w:tcPr>
            <w:tcW w:w="1432" w:type="dxa"/>
            <w:shd w:val="clear" w:color="auto" w:fill="auto"/>
          </w:tcPr>
          <w:p w14:paraId="6351FAC5" w14:textId="77777777" w:rsidR="00D435B2" w:rsidRPr="00334BC4" w:rsidRDefault="00D435B2" w:rsidP="009429E8">
            <w:pPr>
              <w:tabs>
                <w:tab w:val="left" w:pos="720"/>
              </w:tabs>
              <w:spacing w:after="240"/>
              <w:rPr>
                <w:rFonts w:ascii="Arial" w:hAnsi="Arial" w:cs="Arial"/>
                <w:sz w:val="22"/>
                <w:szCs w:val="22"/>
              </w:rPr>
            </w:pPr>
          </w:p>
        </w:tc>
        <w:tc>
          <w:tcPr>
            <w:tcW w:w="1238" w:type="dxa"/>
            <w:shd w:val="clear" w:color="auto" w:fill="auto"/>
          </w:tcPr>
          <w:p w14:paraId="5B0E506D" w14:textId="77777777" w:rsidR="00D435B2" w:rsidRPr="00334BC4" w:rsidRDefault="00D435B2" w:rsidP="009429E8">
            <w:pPr>
              <w:tabs>
                <w:tab w:val="left" w:pos="720"/>
              </w:tabs>
              <w:spacing w:after="240"/>
              <w:rPr>
                <w:rFonts w:ascii="Arial" w:hAnsi="Arial" w:cs="Arial"/>
                <w:sz w:val="22"/>
                <w:szCs w:val="22"/>
              </w:rPr>
            </w:pPr>
          </w:p>
        </w:tc>
      </w:tr>
      <w:tr w:rsidR="00146E88" w:rsidRPr="00334BC4" w14:paraId="2EF11B59" w14:textId="77777777" w:rsidTr="00146E88">
        <w:tc>
          <w:tcPr>
            <w:tcW w:w="1785" w:type="dxa"/>
            <w:shd w:val="clear" w:color="auto" w:fill="auto"/>
          </w:tcPr>
          <w:p w14:paraId="08EA5E45" w14:textId="77777777" w:rsidR="00146E88" w:rsidRPr="00334BC4" w:rsidRDefault="00146E88" w:rsidP="00146E88">
            <w:pPr>
              <w:tabs>
                <w:tab w:val="left" w:pos="720"/>
              </w:tabs>
              <w:spacing w:after="240"/>
              <w:jc w:val="center"/>
              <w:rPr>
                <w:rFonts w:ascii="Arial" w:hAnsi="Arial" w:cs="Arial"/>
                <w:b/>
                <w:sz w:val="22"/>
                <w:szCs w:val="22"/>
              </w:rPr>
            </w:pPr>
            <w:r w:rsidRPr="00334BC4">
              <w:rPr>
                <w:rFonts w:ascii="Arial" w:hAnsi="Arial" w:cs="Arial"/>
                <w:b/>
                <w:sz w:val="22"/>
                <w:szCs w:val="22"/>
              </w:rPr>
              <w:lastRenderedPageBreak/>
              <w:t>Head of the Sponsoring Program Office</w:t>
            </w:r>
          </w:p>
        </w:tc>
        <w:tc>
          <w:tcPr>
            <w:tcW w:w="3347" w:type="dxa"/>
            <w:shd w:val="clear" w:color="auto" w:fill="auto"/>
          </w:tcPr>
          <w:p w14:paraId="222F2694" w14:textId="43FB38FF" w:rsidR="00146E88" w:rsidRPr="00334BC4" w:rsidRDefault="00146E88" w:rsidP="00146E88">
            <w:pPr>
              <w:tabs>
                <w:tab w:val="left" w:pos="720"/>
              </w:tabs>
              <w:spacing w:after="240"/>
              <w:rPr>
                <w:rFonts w:ascii="Arial" w:hAnsi="Arial" w:cs="Arial"/>
                <w:sz w:val="22"/>
                <w:szCs w:val="22"/>
              </w:rPr>
            </w:pPr>
            <w:r>
              <w:rPr>
                <w:rFonts w:ascii="Arial" w:hAnsi="Arial" w:cs="Arial"/>
                <w:sz w:val="22"/>
                <w:szCs w:val="22"/>
              </w:rPr>
              <w:t xml:space="preserve"> Dr. Elizabeth </w:t>
            </w:r>
            <w:proofErr w:type="gramStart"/>
            <w:r>
              <w:rPr>
                <w:rFonts w:ascii="Arial" w:hAnsi="Arial" w:cs="Arial"/>
                <w:sz w:val="22"/>
                <w:szCs w:val="22"/>
              </w:rPr>
              <w:t>Jones ,Chief</w:t>
            </w:r>
            <w:proofErr w:type="gramEnd"/>
            <w:r>
              <w:rPr>
                <w:rFonts w:ascii="Arial" w:hAnsi="Arial" w:cs="Arial"/>
                <w:sz w:val="22"/>
                <w:szCs w:val="22"/>
              </w:rPr>
              <w:t xml:space="preserve"> Radiology &amp;Imaging Sciences</w:t>
            </w:r>
          </w:p>
        </w:tc>
        <w:tc>
          <w:tcPr>
            <w:tcW w:w="1432" w:type="dxa"/>
            <w:shd w:val="clear" w:color="auto" w:fill="auto"/>
          </w:tcPr>
          <w:p w14:paraId="05E7C75F" w14:textId="77777777" w:rsidR="00146E88" w:rsidRPr="00334BC4" w:rsidRDefault="00146E88" w:rsidP="00146E88">
            <w:pPr>
              <w:tabs>
                <w:tab w:val="left" w:pos="720"/>
              </w:tabs>
              <w:spacing w:after="240"/>
              <w:rPr>
                <w:rFonts w:ascii="Arial" w:hAnsi="Arial" w:cs="Arial"/>
                <w:sz w:val="22"/>
                <w:szCs w:val="22"/>
              </w:rPr>
            </w:pPr>
          </w:p>
        </w:tc>
        <w:tc>
          <w:tcPr>
            <w:tcW w:w="1238" w:type="dxa"/>
            <w:shd w:val="clear" w:color="auto" w:fill="auto"/>
          </w:tcPr>
          <w:p w14:paraId="27D8458E" w14:textId="77777777" w:rsidR="00146E88" w:rsidRPr="00334BC4" w:rsidRDefault="00146E88" w:rsidP="00146E88">
            <w:pPr>
              <w:tabs>
                <w:tab w:val="left" w:pos="720"/>
              </w:tabs>
              <w:spacing w:after="240"/>
              <w:rPr>
                <w:rFonts w:ascii="Arial" w:hAnsi="Arial" w:cs="Arial"/>
                <w:sz w:val="22"/>
                <w:szCs w:val="22"/>
              </w:rPr>
            </w:pPr>
          </w:p>
        </w:tc>
      </w:tr>
    </w:tbl>
    <w:p w14:paraId="72B2F919" w14:textId="77777777" w:rsidR="0017142B" w:rsidRPr="00334BC4" w:rsidRDefault="0017142B" w:rsidP="00911875">
      <w:pPr>
        <w:spacing w:after="120"/>
        <w:rPr>
          <w:rFonts w:ascii="Arial" w:hAnsi="Arial" w:cs="Arial"/>
        </w:rPr>
      </w:pPr>
    </w:p>
    <w:p w14:paraId="7585141D" w14:textId="77777777" w:rsidR="00146E88" w:rsidRDefault="00146E88" w:rsidP="00BC2FB8">
      <w:pPr>
        <w:keepNext/>
        <w:keepLines/>
        <w:spacing w:after="240"/>
        <w:ind w:left="720" w:hanging="540"/>
        <w:rPr>
          <w:rFonts w:ascii="Arial" w:hAnsi="Arial" w:cs="Arial"/>
          <w:b/>
          <w:sz w:val="22"/>
          <w:szCs w:val="22"/>
        </w:rPr>
      </w:pPr>
    </w:p>
    <w:p w14:paraId="570B3721" w14:textId="26CF3085" w:rsidR="002C3893" w:rsidRPr="00334BC4" w:rsidRDefault="00BC2FB8" w:rsidP="00BC2FB8">
      <w:pPr>
        <w:keepNext/>
        <w:keepLines/>
        <w:spacing w:after="240"/>
        <w:ind w:left="720" w:hanging="540"/>
        <w:rPr>
          <w:rFonts w:ascii="Arial" w:hAnsi="Arial" w:cs="Arial"/>
          <w:b/>
          <w:color w:val="FF0000"/>
          <w:sz w:val="22"/>
          <w:szCs w:val="22"/>
        </w:rPr>
      </w:pPr>
      <w:r w:rsidRPr="00334BC4">
        <w:rPr>
          <w:rFonts w:ascii="Arial" w:hAnsi="Arial" w:cs="Arial"/>
          <w:b/>
          <w:sz w:val="22"/>
          <w:szCs w:val="22"/>
        </w:rPr>
        <w:t>13.</w:t>
      </w:r>
      <w:r w:rsidRPr="00334BC4">
        <w:rPr>
          <w:rFonts w:ascii="Arial" w:hAnsi="Arial" w:cs="Arial"/>
          <w:b/>
          <w:sz w:val="22"/>
          <w:szCs w:val="22"/>
        </w:rPr>
        <w:tab/>
      </w:r>
      <w:r w:rsidR="002C3893" w:rsidRPr="00334BC4">
        <w:rPr>
          <w:rFonts w:ascii="Arial" w:hAnsi="Arial" w:cs="Arial"/>
          <w:b/>
          <w:sz w:val="22"/>
          <w:szCs w:val="22"/>
        </w:rPr>
        <w:t xml:space="preserve">Contracting </w:t>
      </w:r>
      <w:r w:rsidR="005E4D97" w:rsidRPr="00334BC4">
        <w:rPr>
          <w:rFonts w:ascii="Arial" w:hAnsi="Arial" w:cs="Arial"/>
          <w:b/>
          <w:sz w:val="22"/>
          <w:szCs w:val="22"/>
        </w:rPr>
        <w:t>O</w:t>
      </w:r>
      <w:r w:rsidR="002C3893" w:rsidRPr="00334BC4">
        <w:rPr>
          <w:rFonts w:ascii="Arial" w:hAnsi="Arial" w:cs="Arial"/>
          <w:b/>
          <w:sz w:val="22"/>
          <w:szCs w:val="22"/>
        </w:rPr>
        <w:t>ffice</w:t>
      </w:r>
      <w:r w:rsidR="00753AB7" w:rsidRPr="00334BC4">
        <w:rPr>
          <w:rFonts w:ascii="Arial" w:hAnsi="Arial" w:cs="Arial"/>
          <w:b/>
          <w:sz w:val="22"/>
          <w:szCs w:val="22"/>
        </w:rPr>
        <w:t>r</w:t>
      </w:r>
      <w:r w:rsidR="002C3893" w:rsidRPr="00334BC4">
        <w:rPr>
          <w:rFonts w:ascii="Arial" w:hAnsi="Arial" w:cs="Arial"/>
          <w:b/>
          <w:sz w:val="22"/>
          <w:szCs w:val="22"/>
        </w:rPr>
        <w:t xml:space="preserve"> certification</w:t>
      </w:r>
      <w:r w:rsidR="00AB3EF5" w:rsidRPr="00334BC4">
        <w:rPr>
          <w:rFonts w:ascii="Arial" w:hAnsi="Arial" w:cs="Arial"/>
          <w:b/>
          <w:sz w:val="22"/>
          <w:szCs w:val="22"/>
        </w:rPr>
        <w:t>.</w:t>
      </w:r>
    </w:p>
    <w:p w14:paraId="644EE15A" w14:textId="77777777" w:rsidR="002C0FB1" w:rsidRPr="00334BC4" w:rsidRDefault="002C3893" w:rsidP="002C3893">
      <w:pPr>
        <w:numPr>
          <w:ins w:id="0" w:author="Norman L. Osinski" w:date="2008-09-07T10:02:00Z"/>
        </w:numPr>
        <w:spacing w:after="240"/>
        <w:ind w:left="720"/>
        <w:rPr>
          <w:rFonts w:ascii="Arial" w:hAnsi="Arial" w:cs="Arial"/>
          <w:i/>
          <w:sz w:val="22"/>
          <w:szCs w:val="22"/>
        </w:rPr>
      </w:pPr>
      <w:r w:rsidRPr="00334BC4">
        <w:rPr>
          <w:rFonts w:ascii="Arial" w:hAnsi="Arial" w:cs="Arial"/>
          <w:b/>
          <w:sz w:val="22"/>
          <w:szCs w:val="22"/>
        </w:rPr>
        <w:t xml:space="preserve">This is to certify that the justification </w:t>
      </w:r>
      <w:r w:rsidR="002C355D" w:rsidRPr="00334BC4">
        <w:rPr>
          <w:rFonts w:ascii="Arial" w:hAnsi="Arial" w:cs="Arial"/>
          <w:b/>
          <w:sz w:val="22"/>
          <w:szCs w:val="22"/>
        </w:rPr>
        <w:t xml:space="preserve">for the proposed acquisition </w:t>
      </w:r>
      <w:r w:rsidRPr="00334BC4">
        <w:rPr>
          <w:rFonts w:ascii="Arial" w:hAnsi="Arial" w:cs="Arial"/>
          <w:b/>
          <w:sz w:val="22"/>
          <w:szCs w:val="22"/>
        </w:rPr>
        <w:t xml:space="preserve">has been reviewed and that to the best of </w:t>
      </w:r>
      <w:r w:rsidR="00753AB7" w:rsidRPr="00334BC4">
        <w:rPr>
          <w:rFonts w:ascii="Arial" w:hAnsi="Arial" w:cs="Arial"/>
          <w:b/>
          <w:sz w:val="22"/>
          <w:szCs w:val="22"/>
        </w:rPr>
        <w:t>my</w:t>
      </w:r>
      <w:r w:rsidRPr="00334BC4">
        <w:rPr>
          <w:rFonts w:ascii="Arial" w:hAnsi="Arial" w:cs="Arial"/>
          <w:b/>
          <w:sz w:val="22"/>
          <w:szCs w:val="22"/>
        </w:rPr>
        <w:t xml:space="preserve"> knowledge and belief the information and/or data provided to support the rationale and recommendation for approval is </w:t>
      </w:r>
      <w:r w:rsidR="00067013" w:rsidRPr="00334BC4">
        <w:rPr>
          <w:rFonts w:ascii="Arial" w:hAnsi="Arial" w:cs="Arial"/>
          <w:b/>
          <w:sz w:val="22"/>
          <w:szCs w:val="22"/>
        </w:rPr>
        <w:t xml:space="preserve">accurate and </w:t>
      </w:r>
      <w:r w:rsidR="00FC6E2C" w:rsidRPr="00334BC4">
        <w:rPr>
          <w:rFonts w:ascii="Arial" w:hAnsi="Arial" w:cs="Arial"/>
          <w:b/>
          <w:sz w:val="22"/>
          <w:szCs w:val="22"/>
        </w:rPr>
        <w:t>complete</w:t>
      </w:r>
      <w:r w:rsidRPr="00334BC4">
        <w:rPr>
          <w:rFonts w:ascii="Arial" w:hAnsi="Arial" w:cs="Arial"/>
          <w:b/>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2420"/>
        <w:gridCol w:w="2275"/>
        <w:gridCol w:w="1328"/>
      </w:tblGrid>
      <w:tr w:rsidR="002C3893" w:rsidRPr="00334BC4" w14:paraId="29CE3C27" w14:textId="77777777" w:rsidTr="009429E8">
        <w:tc>
          <w:tcPr>
            <w:tcW w:w="1800" w:type="dxa"/>
            <w:shd w:val="clear" w:color="auto" w:fill="E0E0E0"/>
          </w:tcPr>
          <w:p w14:paraId="412816E8"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Official</w:t>
            </w:r>
          </w:p>
        </w:tc>
        <w:tc>
          <w:tcPr>
            <w:tcW w:w="2520" w:type="dxa"/>
            <w:shd w:val="clear" w:color="auto" w:fill="E0E0E0"/>
          </w:tcPr>
          <w:p w14:paraId="3A039A9F"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 xml:space="preserve">Name </w:t>
            </w:r>
            <w:r w:rsidR="00CE66BA" w:rsidRPr="00334BC4">
              <w:rPr>
                <w:rFonts w:ascii="Arial" w:hAnsi="Arial" w:cs="Arial"/>
                <w:b/>
                <w:sz w:val="22"/>
                <w:szCs w:val="22"/>
              </w:rPr>
              <w:t>&amp; Title</w:t>
            </w:r>
          </w:p>
        </w:tc>
        <w:tc>
          <w:tcPr>
            <w:tcW w:w="2340" w:type="dxa"/>
            <w:shd w:val="clear" w:color="auto" w:fill="E0E0E0"/>
          </w:tcPr>
          <w:p w14:paraId="374FA585"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Signature</w:t>
            </w:r>
          </w:p>
        </w:tc>
        <w:tc>
          <w:tcPr>
            <w:tcW w:w="1368" w:type="dxa"/>
            <w:shd w:val="clear" w:color="auto" w:fill="E0E0E0"/>
          </w:tcPr>
          <w:p w14:paraId="058DBE68"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Date</w:t>
            </w:r>
          </w:p>
        </w:tc>
      </w:tr>
      <w:tr w:rsidR="002C3893" w:rsidRPr="00334BC4" w14:paraId="168F27F7" w14:textId="77777777" w:rsidTr="009429E8">
        <w:tc>
          <w:tcPr>
            <w:tcW w:w="1800" w:type="dxa"/>
            <w:shd w:val="clear" w:color="auto" w:fill="auto"/>
          </w:tcPr>
          <w:p w14:paraId="67E669A0"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Contracting Officer</w:t>
            </w:r>
          </w:p>
        </w:tc>
        <w:tc>
          <w:tcPr>
            <w:tcW w:w="2520" w:type="dxa"/>
            <w:shd w:val="clear" w:color="auto" w:fill="auto"/>
          </w:tcPr>
          <w:p w14:paraId="0D6F0794" w14:textId="77777777" w:rsidR="002C3893" w:rsidRPr="00334BC4" w:rsidRDefault="002C3893" w:rsidP="00AC1F7A">
            <w:pPr>
              <w:spacing w:after="240"/>
              <w:rPr>
                <w:rFonts w:ascii="Arial" w:hAnsi="Arial" w:cs="Arial"/>
                <w:sz w:val="22"/>
                <w:szCs w:val="22"/>
              </w:rPr>
            </w:pPr>
          </w:p>
        </w:tc>
        <w:tc>
          <w:tcPr>
            <w:tcW w:w="2340" w:type="dxa"/>
            <w:shd w:val="clear" w:color="auto" w:fill="auto"/>
          </w:tcPr>
          <w:p w14:paraId="7782742E" w14:textId="77777777" w:rsidR="002C3893" w:rsidRPr="00334BC4" w:rsidRDefault="002C3893" w:rsidP="009429E8">
            <w:pPr>
              <w:spacing w:after="240"/>
              <w:rPr>
                <w:rFonts w:ascii="Arial" w:hAnsi="Arial" w:cs="Arial"/>
                <w:sz w:val="22"/>
                <w:szCs w:val="22"/>
              </w:rPr>
            </w:pPr>
          </w:p>
        </w:tc>
        <w:tc>
          <w:tcPr>
            <w:tcW w:w="1368" w:type="dxa"/>
            <w:shd w:val="clear" w:color="auto" w:fill="auto"/>
          </w:tcPr>
          <w:p w14:paraId="62B00A7C" w14:textId="77777777" w:rsidR="002C3893" w:rsidRPr="00334BC4" w:rsidRDefault="002C3893" w:rsidP="009429E8">
            <w:pPr>
              <w:spacing w:after="240"/>
              <w:rPr>
                <w:rFonts w:ascii="Arial" w:hAnsi="Arial" w:cs="Arial"/>
                <w:sz w:val="22"/>
                <w:szCs w:val="22"/>
              </w:rPr>
            </w:pPr>
          </w:p>
        </w:tc>
      </w:tr>
    </w:tbl>
    <w:p w14:paraId="0CFCFE4F" w14:textId="77777777" w:rsidR="0017142B" w:rsidRPr="00334BC4" w:rsidRDefault="0017142B" w:rsidP="00911875">
      <w:pPr>
        <w:spacing w:after="120"/>
        <w:rPr>
          <w:rFonts w:ascii="Arial" w:hAnsi="Arial" w:cs="Arial"/>
        </w:rPr>
      </w:pPr>
    </w:p>
    <w:p w14:paraId="05CD0F43" w14:textId="77777777" w:rsidR="00146E88" w:rsidRDefault="00146E88" w:rsidP="00BC2FB8">
      <w:pPr>
        <w:spacing w:after="240"/>
        <w:ind w:left="720" w:hanging="540"/>
        <w:rPr>
          <w:rFonts w:ascii="Arial" w:hAnsi="Arial" w:cs="Arial"/>
          <w:b/>
          <w:sz w:val="22"/>
          <w:szCs w:val="22"/>
        </w:rPr>
      </w:pPr>
    </w:p>
    <w:p w14:paraId="60B4CC6D" w14:textId="284F506C" w:rsidR="002C3893" w:rsidRPr="00334BC4" w:rsidRDefault="00BC2FB8" w:rsidP="00BC2FB8">
      <w:pPr>
        <w:spacing w:after="240"/>
        <w:ind w:left="720" w:hanging="540"/>
        <w:rPr>
          <w:rFonts w:ascii="Arial" w:hAnsi="Arial" w:cs="Arial"/>
          <w:color w:val="FF0000"/>
          <w:sz w:val="22"/>
          <w:szCs w:val="22"/>
        </w:rPr>
      </w:pPr>
      <w:r w:rsidRPr="00334BC4">
        <w:rPr>
          <w:rFonts w:ascii="Arial" w:hAnsi="Arial" w:cs="Arial"/>
          <w:b/>
          <w:sz w:val="22"/>
          <w:szCs w:val="22"/>
        </w:rPr>
        <w:t>14.</w:t>
      </w:r>
      <w:r w:rsidRPr="00334BC4">
        <w:rPr>
          <w:rFonts w:ascii="Arial" w:hAnsi="Arial" w:cs="Arial"/>
          <w:b/>
          <w:sz w:val="22"/>
          <w:szCs w:val="22"/>
        </w:rPr>
        <w:tab/>
      </w:r>
      <w:r w:rsidR="007149D6" w:rsidRPr="00334BC4">
        <w:rPr>
          <w:rFonts w:ascii="Arial" w:hAnsi="Arial" w:cs="Arial"/>
          <w:b/>
          <w:sz w:val="22"/>
          <w:szCs w:val="22"/>
        </w:rPr>
        <w:t>Chief of the Contracting Office and Head of the Contracting Activity signature</w:t>
      </w:r>
      <w:r w:rsidR="00E03479" w:rsidRPr="00334BC4">
        <w:rPr>
          <w:rFonts w:ascii="Arial" w:hAnsi="Arial" w:cs="Arial"/>
          <w:b/>
          <w:sz w:val="22"/>
          <w:szCs w:val="22"/>
        </w:rPr>
        <w:t>(</w:t>
      </w:r>
      <w:r w:rsidR="007149D6" w:rsidRPr="00334BC4">
        <w:rPr>
          <w:rFonts w:ascii="Arial" w:hAnsi="Arial" w:cs="Arial"/>
          <w:b/>
          <w:sz w:val="22"/>
          <w:szCs w:val="22"/>
        </w:rPr>
        <w:t>s</w:t>
      </w:r>
      <w:r w:rsidR="00E03479" w:rsidRPr="00334BC4">
        <w:rPr>
          <w:rFonts w:ascii="Arial" w:hAnsi="Arial" w:cs="Arial"/>
          <w:b/>
          <w:sz w:val="22"/>
          <w:szCs w:val="22"/>
        </w:rPr>
        <w:t>)</w:t>
      </w:r>
      <w:r w:rsidR="00182DCB" w:rsidRPr="00334BC4">
        <w:rPr>
          <w:rFonts w:ascii="Arial" w:hAnsi="Arial" w:cs="Arial"/>
          <w:b/>
          <w:sz w:val="22"/>
          <w:szCs w:val="22"/>
        </w:rPr>
        <w:t xml:space="preserve">. </w:t>
      </w:r>
      <w:r w:rsidR="000E1207" w:rsidRPr="00334BC4">
        <w:rPr>
          <w:rFonts w:ascii="Arial" w:hAnsi="Arial" w:cs="Arial"/>
          <w:b/>
          <w:sz w:val="22"/>
          <w:szCs w:val="22"/>
        </w:rPr>
        <w:t xml:space="preserve"> </w:t>
      </w:r>
      <w:r w:rsidR="00AB3EF5" w:rsidRPr="00334BC4">
        <w:rPr>
          <w:rFonts w:ascii="Arial" w:hAnsi="Arial" w:cs="Arial"/>
          <w:color w:val="FF0000"/>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2420"/>
        <w:gridCol w:w="2275"/>
        <w:gridCol w:w="1328"/>
      </w:tblGrid>
      <w:tr w:rsidR="00742CFF" w:rsidRPr="00334BC4" w14:paraId="753EA957" w14:textId="77777777" w:rsidTr="009429E8">
        <w:tc>
          <w:tcPr>
            <w:tcW w:w="1800" w:type="dxa"/>
            <w:shd w:val="clear" w:color="auto" w:fill="E0E0E0"/>
          </w:tcPr>
          <w:p w14:paraId="1313667D" w14:textId="77777777" w:rsidR="00742CFF" w:rsidRPr="00334BC4" w:rsidRDefault="00742CFF" w:rsidP="009429E8">
            <w:pPr>
              <w:spacing w:after="240"/>
              <w:jc w:val="center"/>
              <w:rPr>
                <w:rFonts w:ascii="Arial" w:hAnsi="Arial" w:cs="Arial"/>
                <w:b/>
                <w:sz w:val="22"/>
                <w:szCs w:val="22"/>
              </w:rPr>
            </w:pPr>
            <w:r w:rsidRPr="00334BC4">
              <w:rPr>
                <w:rFonts w:ascii="Arial" w:hAnsi="Arial" w:cs="Arial"/>
                <w:b/>
                <w:sz w:val="22"/>
                <w:szCs w:val="22"/>
              </w:rPr>
              <w:t>Official</w:t>
            </w:r>
          </w:p>
        </w:tc>
        <w:tc>
          <w:tcPr>
            <w:tcW w:w="2520" w:type="dxa"/>
            <w:shd w:val="clear" w:color="auto" w:fill="E0E0E0"/>
          </w:tcPr>
          <w:p w14:paraId="6A4F8AAC" w14:textId="77777777" w:rsidR="00742CFF" w:rsidRPr="00334BC4" w:rsidRDefault="00742CFF" w:rsidP="009429E8">
            <w:pPr>
              <w:spacing w:after="240"/>
              <w:jc w:val="center"/>
              <w:rPr>
                <w:rFonts w:ascii="Arial" w:hAnsi="Arial" w:cs="Arial"/>
                <w:b/>
                <w:sz w:val="22"/>
                <w:szCs w:val="22"/>
              </w:rPr>
            </w:pPr>
            <w:r w:rsidRPr="00334BC4">
              <w:rPr>
                <w:rFonts w:ascii="Arial" w:hAnsi="Arial" w:cs="Arial"/>
                <w:b/>
                <w:sz w:val="22"/>
                <w:szCs w:val="22"/>
              </w:rPr>
              <w:t xml:space="preserve">Name </w:t>
            </w:r>
            <w:r w:rsidR="00CE66BA" w:rsidRPr="00334BC4">
              <w:rPr>
                <w:rFonts w:ascii="Arial" w:hAnsi="Arial" w:cs="Arial"/>
                <w:b/>
                <w:sz w:val="22"/>
                <w:szCs w:val="22"/>
              </w:rPr>
              <w:t>&amp; Title</w:t>
            </w:r>
          </w:p>
        </w:tc>
        <w:tc>
          <w:tcPr>
            <w:tcW w:w="2340" w:type="dxa"/>
            <w:shd w:val="clear" w:color="auto" w:fill="E0E0E0"/>
          </w:tcPr>
          <w:p w14:paraId="0887CA58" w14:textId="77777777" w:rsidR="00742CFF" w:rsidRPr="00334BC4" w:rsidRDefault="00742CFF" w:rsidP="009429E8">
            <w:pPr>
              <w:spacing w:after="240"/>
              <w:jc w:val="center"/>
              <w:rPr>
                <w:rFonts w:ascii="Arial" w:hAnsi="Arial" w:cs="Arial"/>
                <w:b/>
                <w:sz w:val="22"/>
                <w:szCs w:val="22"/>
              </w:rPr>
            </w:pPr>
            <w:r w:rsidRPr="00334BC4">
              <w:rPr>
                <w:rFonts w:ascii="Arial" w:hAnsi="Arial" w:cs="Arial"/>
                <w:b/>
                <w:sz w:val="22"/>
                <w:szCs w:val="22"/>
              </w:rPr>
              <w:t>Signature</w:t>
            </w:r>
          </w:p>
        </w:tc>
        <w:tc>
          <w:tcPr>
            <w:tcW w:w="1368" w:type="dxa"/>
            <w:shd w:val="clear" w:color="auto" w:fill="E0E0E0"/>
          </w:tcPr>
          <w:p w14:paraId="5C6A4DFC" w14:textId="77777777" w:rsidR="00742CFF" w:rsidRPr="00334BC4" w:rsidRDefault="00742CFF" w:rsidP="009429E8">
            <w:pPr>
              <w:spacing w:after="240"/>
              <w:jc w:val="center"/>
              <w:rPr>
                <w:rFonts w:ascii="Arial" w:hAnsi="Arial" w:cs="Arial"/>
                <w:b/>
                <w:sz w:val="22"/>
                <w:szCs w:val="22"/>
              </w:rPr>
            </w:pPr>
            <w:r w:rsidRPr="00334BC4">
              <w:rPr>
                <w:rFonts w:ascii="Arial" w:hAnsi="Arial" w:cs="Arial"/>
                <w:b/>
                <w:sz w:val="22"/>
                <w:szCs w:val="22"/>
              </w:rPr>
              <w:t>Date</w:t>
            </w:r>
          </w:p>
        </w:tc>
      </w:tr>
      <w:tr w:rsidR="00742CFF" w:rsidRPr="00334BC4" w14:paraId="37AABC15" w14:textId="77777777" w:rsidTr="009429E8">
        <w:tc>
          <w:tcPr>
            <w:tcW w:w="1800" w:type="dxa"/>
            <w:shd w:val="clear" w:color="auto" w:fill="auto"/>
          </w:tcPr>
          <w:p w14:paraId="7FF364EA" w14:textId="77777777" w:rsidR="00742CFF" w:rsidRPr="00334BC4" w:rsidRDefault="00742CFF" w:rsidP="009429E8">
            <w:pPr>
              <w:spacing w:after="240"/>
              <w:jc w:val="center"/>
              <w:rPr>
                <w:rFonts w:ascii="Arial" w:hAnsi="Arial" w:cs="Arial"/>
                <w:b/>
                <w:sz w:val="22"/>
                <w:szCs w:val="22"/>
              </w:rPr>
            </w:pPr>
            <w:r w:rsidRPr="00334BC4">
              <w:rPr>
                <w:rFonts w:ascii="Arial" w:hAnsi="Arial" w:cs="Arial"/>
                <w:b/>
                <w:sz w:val="22"/>
                <w:szCs w:val="22"/>
              </w:rPr>
              <w:t>Chief of the Contracting Office</w:t>
            </w:r>
          </w:p>
        </w:tc>
        <w:tc>
          <w:tcPr>
            <w:tcW w:w="2520" w:type="dxa"/>
            <w:shd w:val="clear" w:color="auto" w:fill="auto"/>
          </w:tcPr>
          <w:p w14:paraId="37735E05" w14:textId="77777777" w:rsidR="00742CFF" w:rsidRPr="00334BC4" w:rsidRDefault="00742CFF" w:rsidP="009429E8">
            <w:pPr>
              <w:spacing w:after="240"/>
              <w:rPr>
                <w:rFonts w:ascii="Arial" w:hAnsi="Arial" w:cs="Arial"/>
                <w:sz w:val="22"/>
                <w:szCs w:val="22"/>
              </w:rPr>
            </w:pPr>
          </w:p>
        </w:tc>
        <w:tc>
          <w:tcPr>
            <w:tcW w:w="2340" w:type="dxa"/>
            <w:shd w:val="clear" w:color="auto" w:fill="auto"/>
          </w:tcPr>
          <w:p w14:paraId="5FEAA6C7" w14:textId="77777777" w:rsidR="00742CFF" w:rsidRPr="00334BC4" w:rsidRDefault="00742CFF" w:rsidP="009429E8">
            <w:pPr>
              <w:spacing w:after="240"/>
              <w:rPr>
                <w:rFonts w:ascii="Arial" w:hAnsi="Arial" w:cs="Arial"/>
                <w:sz w:val="22"/>
                <w:szCs w:val="22"/>
              </w:rPr>
            </w:pPr>
          </w:p>
        </w:tc>
        <w:tc>
          <w:tcPr>
            <w:tcW w:w="1368" w:type="dxa"/>
            <w:shd w:val="clear" w:color="auto" w:fill="auto"/>
          </w:tcPr>
          <w:p w14:paraId="480D0CA4" w14:textId="77777777" w:rsidR="00742CFF" w:rsidRPr="00334BC4" w:rsidRDefault="00742CFF" w:rsidP="009429E8">
            <w:pPr>
              <w:spacing w:after="240"/>
              <w:rPr>
                <w:rFonts w:ascii="Arial" w:hAnsi="Arial" w:cs="Arial"/>
                <w:sz w:val="22"/>
                <w:szCs w:val="22"/>
              </w:rPr>
            </w:pPr>
          </w:p>
        </w:tc>
      </w:tr>
      <w:tr w:rsidR="00742CFF" w:rsidRPr="00334BC4" w14:paraId="0D027BB8" w14:textId="77777777" w:rsidTr="009429E8">
        <w:tc>
          <w:tcPr>
            <w:tcW w:w="1800" w:type="dxa"/>
            <w:shd w:val="clear" w:color="auto" w:fill="auto"/>
          </w:tcPr>
          <w:p w14:paraId="2BFE3691" w14:textId="77777777" w:rsidR="00742CFF" w:rsidRPr="00334BC4" w:rsidRDefault="00742CFF" w:rsidP="009429E8">
            <w:pPr>
              <w:spacing w:after="240"/>
              <w:jc w:val="center"/>
              <w:rPr>
                <w:rFonts w:ascii="Arial" w:hAnsi="Arial" w:cs="Arial"/>
                <w:b/>
                <w:sz w:val="22"/>
                <w:szCs w:val="22"/>
              </w:rPr>
            </w:pPr>
            <w:r w:rsidRPr="00334BC4">
              <w:rPr>
                <w:rFonts w:ascii="Arial" w:hAnsi="Arial" w:cs="Arial"/>
                <w:b/>
                <w:sz w:val="22"/>
                <w:szCs w:val="22"/>
              </w:rPr>
              <w:t>Head of the Contracting Activity</w:t>
            </w:r>
          </w:p>
        </w:tc>
        <w:tc>
          <w:tcPr>
            <w:tcW w:w="2520" w:type="dxa"/>
            <w:shd w:val="clear" w:color="auto" w:fill="auto"/>
          </w:tcPr>
          <w:p w14:paraId="52801059" w14:textId="77777777" w:rsidR="00742CFF" w:rsidRPr="00334BC4" w:rsidRDefault="00742CFF" w:rsidP="009429E8">
            <w:pPr>
              <w:spacing w:after="240"/>
              <w:rPr>
                <w:rFonts w:ascii="Arial" w:hAnsi="Arial" w:cs="Arial"/>
                <w:sz w:val="22"/>
                <w:szCs w:val="22"/>
              </w:rPr>
            </w:pPr>
          </w:p>
        </w:tc>
        <w:tc>
          <w:tcPr>
            <w:tcW w:w="2340" w:type="dxa"/>
            <w:shd w:val="clear" w:color="auto" w:fill="auto"/>
          </w:tcPr>
          <w:p w14:paraId="15FFFE9A" w14:textId="77777777" w:rsidR="00742CFF" w:rsidRPr="00334BC4" w:rsidRDefault="00742CFF" w:rsidP="009429E8">
            <w:pPr>
              <w:spacing w:after="240"/>
              <w:rPr>
                <w:rFonts w:ascii="Arial" w:hAnsi="Arial" w:cs="Arial"/>
                <w:sz w:val="22"/>
                <w:szCs w:val="22"/>
              </w:rPr>
            </w:pPr>
          </w:p>
        </w:tc>
        <w:tc>
          <w:tcPr>
            <w:tcW w:w="1368" w:type="dxa"/>
            <w:shd w:val="clear" w:color="auto" w:fill="auto"/>
          </w:tcPr>
          <w:p w14:paraId="18D70C60" w14:textId="77777777" w:rsidR="00742CFF" w:rsidRPr="00334BC4" w:rsidRDefault="00742CFF" w:rsidP="009429E8">
            <w:pPr>
              <w:spacing w:after="240"/>
              <w:rPr>
                <w:rFonts w:ascii="Arial" w:hAnsi="Arial" w:cs="Arial"/>
                <w:sz w:val="22"/>
                <w:szCs w:val="22"/>
              </w:rPr>
            </w:pPr>
          </w:p>
        </w:tc>
      </w:tr>
    </w:tbl>
    <w:p w14:paraId="33510834" w14:textId="77777777" w:rsidR="00742CFF" w:rsidRPr="00334BC4" w:rsidRDefault="00742CFF" w:rsidP="00911875">
      <w:pPr>
        <w:spacing w:after="120"/>
        <w:ind w:left="720"/>
        <w:rPr>
          <w:rFonts w:ascii="Arial" w:hAnsi="Arial" w:cs="Arial"/>
          <w:sz w:val="22"/>
          <w:szCs w:val="22"/>
        </w:rPr>
      </w:pPr>
    </w:p>
    <w:p w14:paraId="1500F0B5" w14:textId="6C444A76" w:rsidR="0082537F" w:rsidRPr="00334BC4" w:rsidRDefault="00BC2FB8" w:rsidP="00AB3EF5">
      <w:pPr>
        <w:keepNext/>
        <w:keepLines/>
        <w:spacing w:after="240"/>
        <w:ind w:left="734" w:hanging="547"/>
        <w:rPr>
          <w:rFonts w:ascii="Arial" w:hAnsi="Arial" w:cs="Arial"/>
          <w:color w:val="FF0000"/>
          <w:sz w:val="22"/>
          <w:szCs w:val="22"/>
        </w:rPr>
      </w:pPr>
      <w:r w:rsidRPr="00334BC4">
        <w:rPr>
          <w:rFonts w:ascii="Arial" w:hAnsi="Arial" w:cs="Arial"/>
          <w:b/>
          <w:sz w:val="22"/>
          <w:szCs w:val="22"/>
        </w:rPr>
        <w:t>15.</w:t>
      </w:r>
      <w:r w:rsidRPr="00334BC4">
        <w:rPr>
          <w:rFonts w:ascii="Arial" w:hAnsi="Arial" w:cs="Arial"/>
          <w:b/>
          <w:sz w:val="22"/>
          <w:szCs w:val="22"/>
        </w:rPr>
        <w:tab/>
      </w:r>
      <w:r w:rsidR="00AF2CB3" w:rsidRPr="00334BC4">
        <w:rPr>
          <w:rFonts w:ascii="Arial" w:hAnsi="Arial" w:cs="Arial"/>
          <w:b/>
          <w:sz w:val="22"/>
          <w:szCs w:val="22"/>
        </w:rPr>
        <w:t>Competition Advocate s</w:t>
      </w:r>
      <w:r w:rsidR="00EC32B2" w:rsidRPr="00334BC4">
        <w:rPr>
          <w:rFonts w:ascii="Arial" w:hAnsi="Arial" w:cs="Arial"/>
          <w:b/>
          <w:sz w:val="22"/>
          <w:szCs w:val="22"/>
        </w:rPr>
        <w:t xml:space="preserve">ignature. </w:t>
      </w:r>
      <w:r w:rsidR="000E1207" w:rsidRPr="00334BC4">
        <w:rPr>
          <w:rFonts w:ascii="Arial" w:hAnsi="Arial" w:cs="Arial"/>
          <w:b/>
          <w:sz w:val="22"/>
          <w:szCs w:val="22"/>
        </w:rPr>
        <w:t xml:space="preserve"> </w:t>
      </w:r>
      <w:r w:rsidR="00AB3EF5" w:rsidRPr="00334BC4">
        <w:rPr>
          <w:rFonts w:ascii="Arial" w:hAnsi="Arial" w:cs="Arial"/>
          <w:color w:val="FF0000"/>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2"/>
        <w:gridCol w:w="2418"/>
        <w:gridCol w:w="2274"/>
        <w:gridCol w:w="1328"/>
      </w:tblGrid>
      <w:tr w:rsidR="004D2507" w:rsidRPr="00334BC4" w14:paraId="39B6D3C1" w14:textId="77777777" w:rsidTr="009429E8">
        <w:tc>
          <w:tcPr>
            <w:tcW w:w="1800" w:type="dxa"/>
            <w:shd w:val="clear" w:color="auto" w:fill="E0E0E0"/>
          </w:tcPr>
          <w:p w14:paraId="601F094C" w14:textId="77777777" w:rsidR="004D2507" w:rsidRPr="00334BC4" w:rsidRDefault="004D2507" w:rsidP="009429E8">
            <w:pPr>
              <w:keepNext/>
              <w:keepLines/>
              <w:spacing w:after="240"/>
              <w:jc w:val="center"/>
              <w:rPr>
                <w:rFonts w:ascii="Arial" w:hAnsi="Arial" w:cs="Arial"/>
                <w:b/>
                <w:sz w:val="22"/>
                <w:szCs w:val="22"/>
              </w:rPr>
            </w:pPr>
            <w:r w:rsidRPr="00334BC4">
              <w:rPr>
                <w:rFonts w:ascii="Arial" w:hAnsi="Arial" w:cs="Arial"/>
                <w:b/>
                <w:sz w:val="22"/>
                <w:szCs w:val="22"/>
              </w:rPr>
              <w:t>Official</w:t>
            </w:r>
          </w:p>
        </w:tc>
        <w:tc>
          <w:tcPr>
            <w:tcW w:w="2520" w:type="dxa"/>
            <w:shd w:val="clear" w:color="auto" w:fill="E0E0E0"/>
          </w:tcPr>
          <w:p w14:paraId="21B495A2" w14:textId="77777777" w:rsidR="004D2507" w:rsidRPr="00334BC4" w:rsidRDefault="004D2507" w:rsidP="009429E8">
            <w:pPr>
              <w:keepNext/>
              <w:keepLines/>
              <w:spacing w:after="240"/>
              <w:jc w:val="center"/>
              <w:rPr>
                <w:rFonts w:ascii="Arial" w:hAnsi="Arial" w:cs="Arial"/>
                <w:b/>
                <w:sz w:val="22"/>
                <w:szCs w:val="22"/>
              </w:rPr>
            </w:pPr>
            <w:r w:rsidRPr="00334BC4">
              <w:rPr>
                <w:rFonts w:ascii="Arial" w:hAnsi="Arial" w:cs="Arial"/>
                <w:b/>
                <w:sz w:val="22"/>
                <w:szCs w:val="22"/>
              </w:rPr>
              <w:t xml:space="preserve">Name </w:t>
            </w:r>
            <w:r w:rsidR="00CE66BA" w:rsidRPr="00334BC4">
              <w:rPr>
                <w:rFonts w:ascii="Arial" w:hAnsi="Arial" w:cs="Arial"/>
                <w:b/>
                <w:sz w:val="22"/>
                <w:szCs w:val="22"/>
              </w:rPr>
              <w:t>&amp; Title</w:t>
            </w:r>
          </w:p>
        </w:tc>
        <w:tc>
          <w:tcPr>
            <w:tcW w:w="2340" w:type="dxa"/>
            <w:shd w:val="clear" w:color="auto" w:fill="E0E0E0"/>
          </w:tcPr>
          <w:p w14:paraId="27DD2658" w14:textId="77777777" w:rsidR="004D2507" w:rsidRPr="00334BC4" w:rsidRDefault="004D2507" w:rsidP="009429E8">
            <w:pPr>
              <w:keepNext/>
              <w:keepLines/>
              <w:spacing w:after="240"/>
              <w:jc w:val="center"/>
              <w:rPr>
                <w:rFonts w:ascii="Arial" w:hAnsi="Arial" w:cs="Arial"/>
                <w:b/>
                <w:sz w:val="22"/>
                <w:szCs w:val="22"/>
              </w:rPr>
            </w:pPr>
            <w:r w:rsidRPr="00334BC4">
              <w:rPr>
                <w:rFonts w:ascii="Arial" w:hAnsi="Arial" w:cs="Arial"/>
                <w:b/>
                <w:sz w:val="22"/>
                <w:szCs w:val="22"/>
              </w:rPr>
              <w:t>Signature</w:t>
            </w:r>
          </w:p>
        </w:tc>
        <w:tc>
          <w:tcPr>
            <w:tcW w:w="1368" w:type="dxa"/>
            <w:shd w:val="clear" w:color="auto" w:fill="E0E0E0"/>
          </w:tcPr>
          <w:p w14:paraId="6A14C42D" w14:textId="77777777" w:rsidR="004D2507" w:rsidRPr="00334BC4" w:rsidRDefault="004D2507" w:rsidP="009429E8">
            <w:pPr>
              <w:keepNext/>
              <w:keepLines/>
              <w:spacing w:after="240"/>
              <w:jc w:val="center"/>
              <w:rPr>
                <w:rFonts w:ascii="Arial" w:hAnsi="Arial" w:cs="Arial"/>
                <w:b/>
                <w:sz w:val="22"/>
                <w:szCs w:val="22"/>
              </w:rPr>
            </w:pPr>
            <w:r w:rsidRPr="00334BC4">
              <w:rPr>
                <w:rFonts w:ascii="Arial" w:hAnsi="Arial" w:cs="Arial"/>
                <w:b/>
                <w:sz w:val="22"/>
                <w:szCs w:val="22"/>
              </w:rPr>
              <w:t>Date</w:t>
            </w:r>
          </w:p>
        </w:tc>
      </w:tr>
      <w:tr w:rsidR="004D2507" w:rsidRPr="00334BC4" w14:paraId="1282A2FF" w14:textId="77777777" w:rsidTr="009429E8">
        <w:tc>
          <w:tcPr>
            <w:tcW w:w="1800" w:type="dxa"/>
            <w:shd w:val="clear" w:color="auto" w:fill="auto"/>
          </w:tcPr>
          <w:p w14:paraId="35E6720C" w14:textId="77777777" w:rsidR="004D2507" w:rsidRPr="00334BC4" w:rsidRDefault="004D2507" w:rsidP="009429E8">
            <w:pPr>
              <w:keepNext/>
              <w:keepLines/>
              <w:spacing w:after="240"/>
              <w:jc w:val="center"/>
              <w:rPr>
                <w:rFonts w:ascii="Arial" w:hAnsi="Arial" w:cs="Arial"/>
                <w:b/>
                <w:sz w:val="22"/>
                <w:szCs w:val="22"/>
              </w:rPr>
            </w:pPr>
            <w:r w:rsidRPr="00334BC4">
              <w:rPr>
                <w:rFonts w:ascii="Arial" w:hAnsi="Arial" w:cs="Arial"/>
                <w:b/>
                <w:sz w:val="22"/>
                <w:szCs w:val="22"/>
              </w:rPr>
              <w:t>Competition Advocate</w:t>
            </w:r>
          </w:p>
        </w:tc>
        <w:tc>
          <w:tcPr>
            <w:tcW w:w="2520" w:type="dxa"/>
            <w:shd w:val="clear" w:color="auto" w:fill="auto"/>
          </w:tcPr>
          <w:p w14:paraId="64B21584" w14:textId="77777777" w:rsidR="004D2507" w:rsidRPr="00334BC4" w:rsidRDefault="004D2507" w:rsidP="009429E8">
            <w:pPr>
              <w:keepNext/>
              <w:keepLines/>
              <w:spacing w:after="240"/>
              <w:rPr>
                <w:rFonts w:ascii="Arial" w:hAnsi="Arial" w:cs="Arial"/>
                <w:sz w:val="22"/>
                <w:szCs w:val="22"/>
              </w:rPr>
            </w:pPr>
          </w:p>
        </w:tc>
        <w:tc>
          <w:tcPr>
            <w:tcW w:w="2340" w:type="dxa"/>
            <w:shd w:val="clear" w:color="auto" w:fill="auto"/>
          </w:tcPr>
          <w:p w14:paraId="1EF05D05" w14:textId="77777777" w:rsidR="004D2507" w:rsidRPr="00334BC4" w:rsidRDefault="004D2507" w:rsidP="009429E8">
            <w:pPr>
              <w:keepNext/>
              <w:keepLines/>
              <w:spacing w:after="240"/>
              <w:rPr>
                <w:rFonts w:ascii="Arial" w:hAnsi="Arial" w:cs="Arial"/>
                <w:sz w:val="22"/>
                <w:szCs w:val="22"/>
              </w:rPr>
            </w:pPr>
          </w:p>
        </w:tc>
        <w:tc>
          <w:tcPr>
            <w:tcW w:w="1368" w:type="dxa"/>
            <w:shd w:val="clear" w:color="auto" w:fill="auto"/>
          </w:tcPr>
          <w:p w14:paraId="062D4A28" w14:textId="77777777" w:rsidR="004D2507" w:rsidRPr="00334BC4" w:rsidRDefault="004D2507" w:rsidP="009429E8">
            <w:pPr>
              <w:keepNext/>
              <w:keepLines/>
              <w:spacing w:after="240"/>
              <w:rPr>
                <w:rFonts w:ascii="Arial" w:hAnsi="Arial" w:cs="Arial"/>
                <w:sz w:val="22"/>
                <w:szCs w:val="22"/>
              </w:rPr>
            </w:pPr>
          </w:p>
        </w:tc>
      </w:tr>
    </w:tbl>
    <w:p w14:paraId="38B3C889" w14:textId="77777777" w:rsidR="004D2507" w:rsidRPr="00334BC4" w:rsidRDefault="004D2507" w:rsidP="001D4B6A">
      <w:pPr>
        <w:keepNext/>
        <w:keepLines/>
        <w:spacing w:after="120"/>
        <w:ind w:left="720"/>
        <w:rPr>
          <w:rFonts w:ascii="Arial" w:hAnsi="Arial" w:cs="Arial"/>
          <w:sz w:val="22"/>
          <w:szCs w:val="22"/>
        </w:rPr>
      </w:pPr>
    </w:p>
    <w:p w14:paraId="6420F693" w14:textId="22335689" w:rsidR="004D2507" w:rsidRPr="00334BC4" w:rsidRDefault="00BC2FB8" w:rsidP="00BC2FB8">
      <w:pPr>
        <w:spacing w:after="240"/>
        <w:ind w:left="720" w:hanging="540"/>
        <w:rPr>
          <w:rFonts w:ascii="Arial" w:hAnsi="Arial" w:cs="Arial"/>
          <w:color w:val="FF0000"/>
          <w:sz w:val="22"/>
          <w:szCs w:val="22"/>
        </w:rPr>
      </w:pPr>
      <w:r w:rsidRPr="00334BC4">
        <w:rPr>
          <w:rFonts w:ascii="Arial" w:hAnsi="Arial" w:cs="Arial"/>
          <w:b/>
          <w:sz w:val="22"/>
          <w:szCs w:val="22"/>
        </w:rPr>
        <w:t>16.</w:t>
      </w:r>
      <w:r w:rsidRPr="00334BC4">
        <w:rPr>
          <w:rFonts w:ascii="Arial" w:hAnsi="Arial" w:cs="Arial"/>
          <w:b/>
          <w:sz w:val="22"/>
          <w:szCs w:val="22"/>
        </w:rPr>
        <w:tab/>
      </w:r>
      <w:r w:rsidR="00AF2CB3" w:rsidRPr="00334BC4">
        <w:rPr>
          <w:rFonts w:ascii="Arial" w:hAnsi="Arial" w:cs="Arial"/>
          <w:b/>
          <w:sz w:val="22"/>
          <w:szCs w:val="22"/>
        </w:rPr>
        <w:t xml:space="preserve">HHS Senior Procurement Executive signature. </w:t>
      </w:r>
      <w:r w:rsidR="000E1207" w:rsidRPr="00334BC4">
        <w:rPr>
          <w:rFonts w:ascii="Arial" w:hAnsi="Arial" w:cs="Arial"/>
          <w:b/>
          <w:sz w:val="22"/>
          <w:szCs w:val="22"/>
        </w:rPr>
        <w:t xml:space="preserve"> </w:t>
      </w:r>
      <w:r w:rsidR="00AB3EF5" w:rsidRPr="00334BC4">
        <w:rPr>
          <w:rFonts w:ascii="Arial" w:hAnsi="Arial" w:cs="Arial"/>
          <w:color w:val="FF0000"/>
          <w:sz w:val="22"/>
          <w:szCs w:val="22"/>
        </w:rPr>
        <w:t xml:space="preserve">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6"/>
        <w:gridCol w:w="2416"/>
        <w:gridCol w:w="2273"/>
        <w:gridCol w:w="1327"/>
      </w:tblGrid>
      <w:tr w:rsidR="002C3893" w:rsidRPr="00334BC4" w14:paraId="21920831" w14:textId="77777777" w:rsidTr="009429E8">
        <w:tc>
          <w:tcPr>
            <w:tcW w:w="1800" w:type="dxa"/>
            <w:shd w:val="clear" w:color="auto" w:fill="E0E0E0"/>
          </w:tcPr>
          <w:p w14:paraId="5FA05831"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Official</w:t>
            </w:r>
          </w:p>
        </w:tc>
        <w:tc>
          <w:tcPr>
            <w:tcW w:w="2520" w:type="dxa"/>
            <w:shd w:val="clear" w:color="auto" w:fill="E0E0E0"/>
          </w:tcPr>
          <w:p w14:paraId="25643422"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Name &amp; Title</w:t>
            </w:r>
          </w:p>
        </w:tc>
        <w:tc>
          <w:tcPr>
            <w:tcW w:w="2340" w:type="dxa"/>
            <w:shd w:val="clear" w:color="auto" w:fill="E0E0E0"/>
          </w:tcPr>
          <w:p w14:paraId="1030B826"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Signature</w:t>
            </w:r>
          </w:p>
        </w:tc>
        <w:tc>
          <w:tcPr>
            <w:tcW w:w="1368" w:type="dxa"/>
            <w:shd w:val="clear" w:color="auto" w:fill="E0E0E0"/>
          </w:tcPr>
          <w:p w14:paraId="38153B55"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t>Date</w:t>
            </w:r>
          </w:p>
        </w:tc>
      </w:tr>
      <w:tr w:rsidR="002C3893" w:rsidRPr="00334BC4" w14:paraId="7A89D40A" w14:textId="77777777" w:rsidTr="009429E8">
        <w:tc>
          <w:tcPr>
            <w:tcW w:w="1800" w:type="dxa"/>
            <w:shd w:val="clear" w:color="auto" w:fill="auto"/>
          </w:tcPr>
          <w:p w14:paraId="7A51113F" w14:textId="77777777" w:rsidR="002C3893" w:rsidRPr="00334BC4" w:rsidRDefault="002C3893" w:rsidP="009429E8">
            <w:pPr>
              <w:spacing w:after="240"/>
              <w:jc w:val="center"/>
              <w:rPr>
                <w:rFonts w:ascii="Arial" w:hAnsi="Arial" w:cs="Arial"/>
                <w:b/>
                <w:sz w:val="22"/>
                <w:szCs w:val="22"/>
              </w:rPr>
            </w:pPr>
            <w:r w:rsidRPr="00334BC4">
              <w:rPr>
                <w:rFonts w:ascii="Arial" w:hAnsi="Arial" w:cs="Arial"/>
                <w:b/>
                <w:sz w:val="22"/>
                <w:szCs w:val="22"/>
              </w:rPr>
              <w:lastRenderedPageBreak/>
              <w:t>HHS Senior Procurement Executive</w:t>
            </w:r>
          </w:p>
        </w:tc>
        <w:tc>
          <w:tcPr>
            <w:tcW w:w="2520" w:type="dxa"/>
            <w:shd w:val="clear" w:color="auto" w:fill="auto"/>
          </w:tcPr>
          <w:p w14:paraId="130F88BD" w14:textId="77777777" w:rsidR="002C3893" w:rsidRPr="00334BC4" w:rsidRDefault="002C3893" w:rsidP="009429E8">
            <w:pPr>
              <w:spacing w:after="240"/>
              <w:jc w:val="center"/>
              <w:rPr>
                <w:rFonts w:ascii="Arial" w:hAnsi="Arial" w:cs="Arial"/>
                <w:b/>
                <w:sz w:val="22"/>
                <w:szCs w:val="22"/>
              </w:rPr>
            </w:pPr>
          </w:p>
        </w:tc>
        <w:tc>
          <w:tcPr>
            <w:tcW w:w="2340" w:type="dxa"/>
            <w:shd w:val="clear" w:color="auto" w:fill="auto"/>
          </w:tcPr>
          <w:p w14:paraId="55FD6F09" w14:textId="77777777" w:rsidR="002C3893" w:rsidRPr="00334BC4" w:rsidRDefault="002C3893" w:rsidP="009429E8">
            <w:pPr>
              <w:spacing w:after="240"/>
              <w:jc w:val="center"/>
              <w:rPr>
                <w:rFonts w:ascii="Arial" w:hAnsi="Arial" w:cs="Arial"/>
                <w:b/>
                <w:sz w:val="22"/>
                <w:szCs w:val="22"/>
              </w:rPr>
            </w:pPr>
          </w:p>
        </w:tc>
        <w:tc>
          <w:tcPr>
            <w:tcW w:w="1368" w:type="dxa"/>
            <w:shd w:val="clear" w:color="auto" w:fill="auto"/>
          </w:tcPr>
          <w:p w14:paraId="769984D5" w14:textId="77777777" w:rsidR="002C3893" w:rsidRPr="00334BC4" w:rsidRDefault="002C3893" w:rsidP="009429E8">
            <w:pPr>
              <w:spacing w:after="240"/>
              <w:jc w:val="center"/>
              <w:rPr>
                <w:rFonts w:ascii="Arial" w:hAnsi="Arial" w:cs="Arial"/>
                <w:b/>
                <w:sz w:val="22"/>
                <w:szCs w:val="22"/>
              </w:rPr>
            </w:pPr>
          </w:p>
        </w:tc>
      </w:tr>
    </w:tbl>
    <w:p w14:paraId="14987CCB" w14:textId="77777777" w:rsidR="002C3893" w:rsidRPr="00334BC4" w:rsidRDefault="002C3893">
      <w:pPr>
        <w:rPr>
          <w:rFonts w:ascii="Arial" w:hAnsi="Arial" w:cs="Arial"/>
        </w:rPr>
      </w:pPr>
    </w:p>
    <w:sectPr w:rsidR="002C3893" w:rsidRPr="00334BC4">
      <w:headerReference w:type="default" r:id="rId7"/>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B1FB" w14:textId="77777777" w:rsidR="00D5025F" w:rsidRDefault="00D5025F">
      <w:r>
        <w:separator/>
      </w:r>
    </w:p>
  </w:endnote>
  <w:endnote w:type="continuationSeparator" w:id="0">
    <w:p w14:paraId="5E823281" w14:textId="77777777" w:rsidR="00D5025F" w:rsidRDefault="00D50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7FB6" w14:textId="77777777" w:rsidR="007958DF" w:rsidRDefault="007958DF" w:rsidP="00CD352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2A31BA" w14:textId="77777777" w:rsidR="007958DF" w:rsidRDefault="007958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9DD62" w14:textId="776C8F10" w:rsidR="007958DF" w:rsidRDefault="007958DF" w:rsidP="00CD352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C5F2D">
      <w:rPr>
        <w:rStyle w:val="PageNumber"/>
        <w:noProof/>
      </w:rPr>
      <w:t>5</w:t>
    </w:r>
    <w:r>
      <w:rPr>
        <w:rStyle w:val="PageNumber"/>
      </w:rPr>
      <w:fldChar w:fldCharType="end"/>
    </w:r>
  </w:p>
  <w:p w14:paraId="56AEE3BF" w14:textId="77777777" w:rsidR="007958DF" w:rsidRDefault="007958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C6D71" w14:textId="77777777" w:rsidR="00D5025F" w:rsidRDefault="00D5025F">
      <w:r>
        <w:separator/>
      </w:r>
    </w:p>
  </w:footnote>
  <w:footnote w:type="continuationSeparator" w:id="0">
    <w:p w14:paraId="4E316D6A" w14:textId="77777777" w:rsidR="00D5025F" w:rsidRDefault="00D50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9546" w14:textId="77777777" w:rsidR="007958DF" w:rsidRDefault="007958DF">
    <w:pPr>
      <w:pStyle w:val="Header"/>
      <w:rPr>
        <w:rFonts w:ascii="Arial" w:hAnsi="Arial" w:cs="Arial"/>
        <w:sz w:val="22"/>
        <w:szCs w:val="22"/>
      </w:rPr>
    </w:pPr>
    <w:r>
      <w:tab/>
    </w:r>
  </w:p>
  <w:p w14:paraId="14669D83" w14:textId="77777777" w:rsidR="007958DF" w:rsidRPr="00030D45" w:rsidRDefault="007958DF" w:rsidP="00030D45">
    <w:pPr>
      <w:pStyle w:val="Header"/>
      <w:jc w:val="center"/>
      <w:rPr>
        <w:rFonts w:ascii="Arial" w:hAnsi="Arial" w:cs="Arial"/>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02AA2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D63E5A"/>
    <w:multiLevelType w:val="hybridMultilevel"/>
    <w:tmpl w:val="667055B6"/>
    <w:lvl w:ilvl="0" w:tplc="5768C5E0">
      <w:start w:val="1"/>
      <w:numFmt w:val="none"/>
      <w:lvlText w:val="6."/>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A5BDF"/>
    <w:multiLevelType w:val="hybridMultilevel"/>
    <w:tmpl w:val="8F461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12803"/>
    <w:multiLevelType w:val="hybridMultilevel"/>
    <w:tmpl w:val="E45C1A42"/>
    <w:lvl w:ilvl="0" w:tplc="DF5C8EC2">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860D67"/>
    <w:multiLevelType w:val="hybridMultilevel"/>
    <w:tmpl w:val="A1723F18"/>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15A33E5B"/>
    <w:multiLevelType w:val="hybridMultilevel"/>
    <w:tmpl w:val="DEF8670E"/>
    <w:lvl w:ilvl="0" w:tplc="E7E6E0C6">
      <w:start w:val="1"/>
      <w:numFmt w:val="none"/>
      <w:lvlText w:val="6."/>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31A33"/>
    <w:multiLevelType w:val="multilevel"/>
    <w:tmpl w:val="CF962934"/>
    <w:lvl w:ilvl="0">
      <w:start w:val="1"/>
      <w:numFmt w:val="none"/>
      <w:lvlText w:val="5."/>
      <w:lvlJc w:val="left"/>
      <w:pPr>
        <w:tabs>
          <w:tab w:val="num" w:pos="720"/>
        </w:tabs>
        <w:ind w:left="720" w:hanging="360"/>
      </w:pPr>
      <w:rPr>
        <w:rFonts w:hint="default"/>
        <w:b/>
        <w:i w:val="0"/>
        <w:color w:val="auto"/>
        <w:sz w:val="22"/>
        <w:szCs w:val="22"/>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6491DF0"/>
    <w:multiLevelType w:val="hybridMultilevel"/>
    <w:tmpl w:val="68E0C088"/>
    <w:lvl w:ilvl="0" w:tplc="E9F60B30">
      <w:start w:val="1"/>
      <w:numFmt w:val="decimal"/>
      <w:lvlText w:val="%1."/>
      <w:lvlJc w:val="left"/>
      <w:pPr>
        <w:ind w:left="720" w:hanging="360"/>
      </w:pPr>
      <w:rPr>
        <w:rFonts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17ED5"/>
    <w:multiLevelType w:val="multilevel"/>
    <w:tmpl w:val="CF962934"/>
    <w:lvl w:ilvl="0">
      <w:start w:val="1"/>
      <w:numFmt w:val="none"/>
      <w:lvlText w:val="5."/>
      <w:lvlJc w:val="left"/>
      <w:pPr>
        <w:tabs>
          <w:tab w:val="num" w:pos="720"/>
        </w:tabs>
        <w:ind w:left="720" w:hanging="360"/>
      </w:pPr>
      <w:rPr>
        <w:rFonts w:hint="default"/>
        <w:b/>
        <w:i w:val="0"/>
        <w:color w:val="auto"/>
        <w:sz w:val="22"/>
        <w:szCs w:val="22"/>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EEF5B25"/>
    <w:multiLevelType w:val="hybridMultilevel"/>
    <w:tmpl w:val="2766F708"/>
    <w:lvl w:ilvl="0" w:tplc="A63CC620">
      <w:start w:val="1"/>
      <w:numFmt w:val="lowerLetter"/>
      <w:lvlText w:val="%1."/>
      <w:lvlJc w:val="left"/>
      <w:pPr>
        <w:tabs>
          <w:tab w:val="num" w:pos="1080"/>
        </w:tabs>
        <w:ind w:left="1080" w:hanging="360"/>
      </w:pPr>
      <w:rPr>
        <w:rFonts w:hint="default"/>
        <w:b w:val="0"/>
        <w:i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A4D191E"/>
    <w:multiLevelType w:val="multilevel"/>
    <w:tmpl w:val="6CA2FED4"/>
    <w:lvl w:ilvl="0">
      <w:start w:val="1"/>
      <w:numFmt w:val="none"/>
      <w:lvlText w:val="8."/>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B133ABE"/>
    <w:multiLevelType w:val="hybridMultilevel"/>
    <w:tmpl w:val="994CA0A8"/>
    <w:lvl w:ilvl="0" w:tplc="E2C2C7D6">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DD5507"/>
    <w:multiLevelType w:val="hybridMultilevel"/>
    <w:tmpl w:val="78024E04"/>
    <w:lvl w:ilvl="0" w:tplc="BDF4B0A6">
      <w:start w:val="1"/>
      <w:numFmt w:val="lowerLetter"/>
      <w:lvlText w:val="%1."/>
      <w:lvlJc w:val="left"/>
      <w:pPr>
        <w:tabs>
          <w:tab w:val="num" w:pos="1440"/>
        </w:tabs>
        <w:ind w:left="144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B95EA4"/>
    <w:multiLevelType w:val="hybridMultilevel"/>
    <w:tmpl w:val="2C647DAC"/>
    <w:lvl w:ilvl="0" w:tplc="E7E6E0C6">
      <w:start w:val="1"/>
      <w:numFmt w:val="none"/>
      <w:lvlText w:val="6."/>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CE545E"/>
    <w:multiLevelType w:val="multilevel"/>
    <w:tmpl w:val="6A62A94C"/>
    <w:lvl w:ilvl="0">
      <w:start w:val="1"/>
      <w:numFmt w:val="none"/>
      <w:lvlText w:val="4."/>
      <w:lvlJc w:val="left"/>
      <w:pPr>
        <w:tabs>
          <w:tab w:val="num" w:pos="720"/>
        </w:tabs>
        <w:ind w:left="720" w:hanging="360"/>
      </w:pPr>
      <w:rPr>
        <w:rFonts w:hint="default"/>
        <w:b/>
        <w:i w:val="0"/>
        <w:color w:val="auto"/>
        <w:sz w:val="22"/>
        <w:szCs w:val="22"/>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8682E50"/>
    <w:multiLevelType w:val="multilevel"/>
    <w:tmpl w:val="E8DCC0DC"/>
    <w:lvl w:ilvl="0">
      <w:start w:val="1"/>
      <w:numFmt w:val="none"/>
      <w:lvlText w:val="4."/>
      <w:lvlJc w:val="left"/>
      <w:pPr>
        <w:tabs>
          <w:tab w:val="num" w:pos="720"/>
        </w:tabs>
        <w:ind w:left="720" w:hanging="360"/>
      </w:pPr>
      <w:rPr>
        <w:rFonts w:hint="default"/>
        <w:b/>
        <w:i w:val="0"/>
        <w:color w:val="auto"/>
        <w:sz w:val="22"/>
        <w:szCs w:val="22"/>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B991E2D"/>
    <w:multiLevelType w:val="hybridMultilevel"/>
    <w:tmpl w:val="9A183234"/>
    <w:lvl w:ilvl="0" w:tplc="D41CB228">
      <w:start w:val="1"/>
      <w:numFmt w:val="none"/>
      <w:lvlText w:val="7."/>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4E31BB"/>
    <w:multiLevelType w:val="hybridMultilevel"/>
    <w:tmpl w:val="13F88004"/>
    <w:lvl w:ilvl="0" w:tplc="BDF4B0A6">
      <w:start w:val="1"/>
      <w:numFmt w:val="lowerLetter"/>
      <w:lvlText w:val="%1."/>
      <w:lvlJc w:val="left"/>
      <w:pPr>
        <w:tabs>
          <w:tab w:val="num" w:pos="1440"/>
        </w:tabs>
        <w:ind w:left="144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B12050"/>
    <w:multiLevelType w:val="multilevel"/>
    <w:tmpl w:val="9FE0F1EA"/>
    <w:lvl w:ilvl="0">
      <w:start w:val="1"/>
      <w:numFmt w:val="none"/>
      <w:lvlText w:val="5."/>
      <w:lvlJc w:val="left"/>
      <w:pPr>
        <w:tabs>
          <w:tab w:val="num" w:pos="720"/>
        </w:tabs>
        <w:ind w:left="720" w:hanging="360"/>
      </w:pPr>
      <w:rPr>
        <w:rFonts w:hint="default"/>
        <w:b/>
        <w:i w:val="0"/>
        <w:color w:val="auto"/>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5963B0"/>
    <w:multiLevelType w:val="multilevel"/>
    <w:tmpl w:val="FFBC79F8"/>
    <w:lvl w:ilvl="0">
      <w:start w:val="1"/>
      <w:numFmt w:val="decimal"/>
      <w:lvlText w:val="%1"/>
      <w:lvlJc w:val="left"/>
      <w:pPr>
        <w:tabs>
          <w:tab w:val="num" w:pos="720"/>
        </w:tabs>
        <w:ind w:left="720" w:hanging="360"/>
      </w:pPr>
      <w:rPr>
        <w:rFonts w:hint="default"/>
        <w:b/>
        <w:i w:val="0"/>
        <w:color w:val="auto"/>
        <w:sz w:val="22"/>
        <w:szCs w:val="22"/>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2FC0072"/>
    <w:multiLevelType w:val="hybridMultilevel"/>
    <w:tmpl w:val="6CA2FED4"/>
    <w:lvl w:ilvl="0" w:tplc="287A53D0">
      <w:start w:val="1"/>
      <w:numFmt w:val="none"/>
      <w:lvlText w:val="8."/>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804D44"/>
    <w:multiLevelType w:val="multilevel"/>
    <w:tmpl w:val="7A00CC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BDD3449"/>
    <w:multiLevelType w:val="multilevel"/>
    <w:tmpl w:val="8F4614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DAF65C7"/>
    <w:multiLevelType w:val="multilevel"/>
    <w:tmpl w:val="3EDC008C"/>
    <w:lvl w:ilvl="0">
      <w:start w:val="1"/>
      <w:numFmt w:val="decimal"/>
      <w:lvlText w:val="%1."/>
      <w:lvlJc w:val="left"/>
      <w:pPr>
        <w:tabs>
          <w:tab w:val="num" w:pos="720"/>
        </w:tabs>
        <w:ind w:left="720" w:hanging="360"/>
      </w:pPr>
      <w:rPr>
        <w:b/>
        <w:i w:val="0"/>
        <w:color w:val="auto"/>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1BB4C13"/>
    <w:multiLevelType w:val="hybridMultilevel"/>
    <w:tmpl w:val="D83627AA"/>
    <w:lvl w:ilvl="0" w:tplc="E7E6E0C6">
      <w:start w:val="1"/>
      <w:numFmt w:val="none"/>
      <w:lvlText w:val="6."/>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0957B3"/>
    <w:multiLevelType w:val="multilevel"/>
    <w:tmpl w:val="741CF03C"/>
    <w:lvl w:ilvl="0">
      <w:start w:val="1"/>
      <w:numFmt w:val="none"/>
      <w:lvlText w:val="7."/>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3B629BC"/>
    <w:multiLevelType w:val="hybridMultilevel"/>
    <w:tmpl w:val="8166B01C"/>
    <w:lvl w:ilvl="0" w:tplc="E7E6E0C6">
      <w:start w:val="1"/>
      <w:numFmt w:val="none"/>
      <w:lvlText w:val="6."/>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6932B2"/>
    <w:multiLevelType w:val="hybridMultilevel"/>
    <w:tmpl w:val="B96C1A34"/>
    <w:lvl w:ilvl="0" w:tplc="E9F60B30">
      <w:start w:val="1"/>
      <w:numFmt w:val="decimal"/>
      <w:lvlText w:val="%1."/>
      <w:lvlJc w:val="left"/>
      <w:pPr>
        <w:ind w:left="720" w:hanging="360"/>
      </w:pPr>
      <w:rPr>
        <w:rFonts w:hint="default"/>
        <w:b/>
        <w:i w:val="0"/>
        <w:color w:val="auto"/>
        <w:sz w:val="22"/>
        <w:szCs w:val="22"/>
      </w:rPr>
    </w:lvl>
    <w:lvl w:ilvl="1" w:tplc="BDF4B0A6">
      <w:start w:val="1"/>
      <w:numFmt w:val="lowerLetter"/>
      <w:lvlText w:val="%2."/>
      <w:lvlJc w:val="left"/>
      <w:pPr>
        <w:tabs>
          <w:tab w:val="num" w:pos="1440"/>
        </w:tabs>
        <w:ind w:left="1440" w:hanging="360"/>
      </w:pPr>
      <w:rPr>
        <w:b/>
        <w:i w:val="0"/>
        <w:color w:val="auto"/>
      </w:rPr>
    </w:lvl>
    <w:lvl w:ilvl="2" w:tplc="4ADA126A">
      <w:start w:val="1"/>
      <w:numFmt w:val="bullet"/>
      <w:lvlText w:val=""/>
      <w:lvlJc w:val="left"/>
      <w:pPr>
        <w:tabs>
          <w:tab w:val="num" w:pos="2340"/>
        </w:tabs>
        <w:ind w:left="2340" w:hanging="360"/>
      </w:pPr>
      <w:rPr>
        <w:rFonts w:ascii="Symbol" w:hAnsi="Symbol" w:hint="default"/>
        <w:b/>
        <w:color w:val="auto"/>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AA2452B"/>
    <w:multiLevelType w:val="hybridMultilevel"/>
    <w:tmpl w:val="9FE0F1EA"/>
    <w:lvl w:ilvl="0" w:tplc="D7F0AB2E">
      <w:start w:val="1"/>
      <w:numFmt w:val="none"/>
      <w:lvlText w:val="5."/>
      <w:lvlJc w:val="left"/>
      <w:pPr>
        <w:tabs>
          <w:tab w:val="num" w:pos="720"/>
        </w:tabs>
        <w:ind w:left="720" w:hanging="360"/>
      </w:pPr>
      <w:rPr>
        <w:rFonts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E67159"/>
    <w:multiLevelType w:val="hybridMultilevel"/>
    <w:tmpl w:val="8CB225F0"/>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DCD2288"/>
    <w:multiLevelType w:val="multilevel"/>
    <w:tmpl w:val="3EDC008C"/>
    <w:lvl w:ilvl="0">
      <w:start w:val="1"/>
      <w:numFmt w:val="decimal"/>
      <w:lvlText w:val="%1."/>
      <w:lvlJc w:val="left"/>
      <w:pPr>
        <w:tabs>
          <w:tab w:val="num" w:pos="720"/>
        </w:tabs>
        <w:ind w:left="720" w:hanging="360"/>
      </w:pPr>
      <w:rPr>
        <w:b/>
        <w:i w:val="0"/>
        <w:color w:val="auto"/>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F9C0FBB"/>
    <w:multiLevelType w:val="multilevel"/>
    <w:tmpl w:val="32CA0018"/>
    <w:lvl w:ilvl="0">
      <w:start w:val="1"/>
      <w:numFmt w:val="decimal"/>
      <w:lvlText w:val="%1."/>
      <w:lvlJc w:val="left"/>
      <w:pPr>
        <w:tabs>
          <w:tab w:val="num" w:pos="720"/>
        </w:tabs>
        <w:ind w:left="720" w:hanging="360"/>
      </w:pPr>
      <w:rPr>
        <w:b/>
        <w:i w:val="0"/>
        <w:color w:val="auto"/>
        <w:sz w:val="22"/>
        <w:szCs w:val="22"/>
      </w:rPr>
    </w:lvl>
    <w:lvl w:ilvl="1">
      <w:start w:val="1"/>
      <w:numFmt w:val="lowerLetter"/>
      <w:lvlText w:val="%2."/>
      <w:lvlJc w:val="left"/>
      <w:pPr>
        <w:tabs>
          <w:tab w:val="num" w:pos="1440"/>
        </w:tabs>
        <w:ind w:left="1440" w:hanging="360"/>
      </w:pPr>
      <w:rPr>
        <w:b/>
        <w:i w:val="0"/>
        <w:color w:val="auto"/>
      </w:rPr>
    </w:lvl>
    <w:lvl w:ilvl="2">
      <w:start w:val="1"/>
      <w:numFmt w:val="bullet"/>
      <w:lvlText w:val=""/>
      <w:lvlJc w:val="left"/>
      <w:pPr>
        <w:tabs>
          <w:tab w:val="num" w:pos="2340"/>
        </w:tabs>
        <w:ind w:left="2340" w:hanging="360"/>
      </w:pPr>
      <w:rPr>
        <w:rFonts w:ascii="Symbol" w:hAnsi="Symbol" w:hint="default"/>
        <w:b/>
        <w:color w:val="auto"/>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3025552"/>
    <w:multiLevelType w:val="hybridMultilevel"/>
    <w:tmpl w:val="E512895E"/>
    <w:lvl w:ilvl="0" w:tplc="BDF4B0A6">
      <w:start w:val="1"/>
      <w:numFmt w:val="lowerLetter"/>
      <w:lvlText w:val="%1."/>
      <w:lvlJc w:val="left"/>
      <w:pPr>
        <w:tabs>
          <w:tab w:val="num" w:pos="1440"/>
        </w:tabs>
        <w:ind w:left="144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A265D4"/>
    <w:multiLevelType w:val="hybridMultilevel"/>
    <w:tmpl w:val="68E0C088"/>
    <w:lvl w:ilvl="0" w:tplc="E9F60B30">
      <w:start w:val="1"/>
      <w:numFmt w:val="decimal"/>
      <w:lvlText w:val="%1."/>
      <w:lvlJc w:val="left"/>
      <w:pPr>
        <w:ind w:left="720" w:hanging="360"/>
      </w:pPr>
      <w:rPr>
        <w:rFonts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BB6ED0"/>
    <w:multiLevelType w:val="multilevel"/>
    <w:tmpl w:val="26C4AF84"/>
    <w:lvl w:ilvl="0">
      <w:start w:val="1"/>
      <w:numFmt w:val="decimal"/>
      <w:lvlText w:val="%1."/>
      <w:lvlJc w:val="left"/>
      <w:pPr>
        <w:tabs>
          <w:tab w:val="num" w:pos="720"/>
        </w:tabs>
        <w:ind w:left="720" w:hanging="360"/>
      </w:pPr>
      <w:rPr>
        <w:b/>
        <w:i w:val="0"/>
        <w:color w:val="auto"/>
      </w:rPr>
    </w:lvl>
    <w:lvl w:ilvl="1">
      <w:start w:val="1"/>
      <w:numFmt w:val="lowerLetter"/>
      <w:lvlText w:val="%2."/>
      <w:lvlJc w:val="left"/>
      <w:pPr>
        <w:tabs>
          <w:tab w:val="num" w:pos="1440"/>
        </w:tabs>
        <w:ind w:left="1440" w:hanging="360"/>
      </w:pPr>
      <w:rPr>
        <w:b/>
        <w:i w:val="0"/>
      </w:rPr>
    </w:lvl>
    <w:lvl w:ilvl="2">
      <w:start w:val="1"/>
      <w:numFmt w:val="bullet"/>
      <w:lvlText w:val=""/>
      <w:lvlJc w:val="left"/>
      <w:pPr>
        <w:tabs>
          <w:tab w:val="num" w:pos="2340"/>
        </w:tabs>
        <w:ind w:left="2340" w:hanging="360"/>
      </w:pPr>
      <w:rPr>
        <w:rFonts w:ascii="Symbol" w:hAnsi="Symbol" w:hint="default"/>
        <w:b/>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DF61127"/>
    <w:multiLevelType w:val="hybridMultilevel"/>
    <w:tmpl w:val="623C32CE"/>
    <w:lvl w:ilvl="0" w:tplc="E7E6E0C6">
      <w:start w:val="1"/>
      <w:numFmt w:val="none"/>
      <w:lvlText w:val="6."/>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9765925">
    <w:abstractNumId w:val="27"/>
  </w:num>
  <w:num w:numId="2" w16cid:durableId="1780181254">
    <w:abstractNumId w:val="3"/>
  </w:num>
  <w:num w:numId="3" w16cid:durableId="1501658837">
    <w:abstractNumId w:val="9"/>
  </w:num>
  <w:num w:numId="4" w16cid:durableId="1060709210">
    <w:abstractNumId w:val="34"/>
  </w:num>
  <w:num w:numId="5" w16cid:durableId="1185897677">
    <w:abstractNumId w:val="11"/>
  </w:num>
  <w:num w:numId="6" w16cid:durableId="485510787">
    <w:abstractNumId w:val="30"/>
  </w:num>
  <w:num w:numId="7" w16cid:durableId="1354570777">
    <w:abstractNumId w:val="23"/>
  </w:num>
  <w:num w:numId="8" w16cid:durableId="1270821419">
    <w:abstractNumId w:val="0"/>
  </w:num>
  <w:num w:numId="9" w16cid:durableId="4219212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2570913">
    <w:abstractNumId w:val="12"/>
  </w:num>
  <w:num w:numId="11" w16cid:durableId="1335649157">
    <w:abstractNumId w:val="29"/>
  </w:num>
  <w:num w:numId="12" w16cid:durableId="1607736792">
    <w:abstractNumId w:val="32"/>
  </w:num>
  <w:num w:numId="13" w16cid:durableId="1531723688">
    <w:abstractNumId w:val="17"/>
  </w:num>
  <w:num w:numId="14" w16cid:durableId="1960212325">
    <w:abstractNumId w:val="31"/>
  </w:num>
  <w:num w:numId="15" w16cid:durableId="307127069">
    <w:abstractNumId w:val="14"/>
  </w:num>
  <w:num w:numId="16" w16cid:durableId="1950314581">
    <w:abstractNumId w:val="15"/>
  </w:num>
  <w:num w:numId="17" w16cid:durableId="1267734022">
    <w:abstractNumId w:val="24"/>
  </w:num>
  <w:num w:numId="18" w16cid:durableId="1065685560">
    <w:abstractNumId w:val="21"/>
  </w:num>
  <w:num w:numId="19" w16cid:durableId="388696641">
    <w:abstractNumId w:val="6"/>
  </w:num>
  <w:num w:numId="20" w16cid:durableId="1151023907">
    <w:abstractNumId w:val="28"/>
  </w:num>
  <w:num w:numId="21" w16cid:durableId="1916237495">
    <w:abstractNumId w:val="18"/>
  </w:num>
  <w:num w:numId="22" w16cid:durableId="629214644">
    <w:abstractNumId w:val="20"/>
  </w:num>
  <w:num w:numId="23" w16cid:durableId="1195850066">
    <w:abstractNumId w:val="25"/>
  </w:num>
  <w:num w:numId="24" w16cid:durableId="1415471773">
    <w:abstractNumId w:val="10"/>
  </w:num>
  <w:num w:numId="25" w16cid:durableId="562909589">
    <w:abstractNumId w:val="16"/>
  </w:num>
  <w:num w:numId="26" w16cid:durableId="307976948">
    <w:abstractNumId w:val="26"/>
  </w:num>
  <w:num w:numId="27" w16cid:durableId="1206600952">
    <w:abstractNumId w:val="13"/>
  </w:num>
  <w:num w:numId="28" w16cid:durableId="1848714294">
    <w:abstractNumId w:val="5"/>
  </w:num>
  <w:num w:numId="29" w16cid:durableId="263196954">
    <w:abstractNumId w:val="35"/>
  </w:num>
  <w:num w:numId="30" w16cid:durableId="1358195918">
    <w:abstractNumId w:val="2"/>
  </w:num>
  <w:num w:numId="31" w16cid:durableId="1566211311">
    <w:abstractNumId w:val="22"/>
  </w:num>
  <w:num w:numId="32" w16cid:durableId="504708070">
    <w:abstractNumId w:val="1"/>
  </w:num>
  <w:num w:numId="33" w16cid:durableId="374355788">
    <w:abstractNumId w:val="8"/>
  </w:num>
  <w:num w:numId="34" w16cid:durableId="2060324395">
    <w:abstractNumId w:val="19"/>
  </w:num>
  <w:num w:numId="35" w16cid:durableId="1658612463">
    <w:abstractNumId w:val="7"/>
  </w:num>
  <w:num w:numId="36" w16cid:durableId="97992179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893"/>
    <w:rsid w:val="00000882"/>
    <w:rsid w:val="00000AA9"/>
    <w:rsid w:val="00000B57"/>
    <w:rsid w:val="00003D6B"/>
    <w:rsid w:val="0000487A"/>
    <w:rsid w:val="0001080F"/>
    <w:rsid w:val="00011F68"/>
    <w:rsid w:val="00013683"/>
    <w:rsid w:val="000139F6"/>
    <w:rsid w:val="000208DC"/>
    <w:rsid w:val="00020F74"/>
    <w:rsid w:val="00023024"/>
    <w:rsid w:val="000233F3"/>
    <w:rsid w:val="00024472"/>
    <w:rsid w:val="00025AA7"/>
    <w:rsid w:val="00030D45"/>
    <w:rsid w:val="00034192"/>
    <w:rsid w:val="00034C89"/>
    <w:rsid w:val="00034CEF"/>
    <w:rsid w:val="00035BFD"/>
    <w:rsid w:val="0003734A"/>
    <w:rsid w:val="0004115E"/>
    <w:rsid w:val="00044AD5"/>
    <w:rsid w:val="000475F5"/>
    <w:rsid w:val="00054CB3"/>
    <w:rsid w:val="00061EEA"/>
    <w:rsid w:val="00062116"/>
    <w:rsid w:val="00062EDC"/>
    <w:rsid w:val="000631AF"/>
    <w:rsid w:val="00063985"/>
    <w:rsid w:val="00065916"/>
    <w:rsid w:val="00067013"/>
    <w:rsid w:val="000706DD"/>
    <w:rsid w:val="00072A75"/>
    <w:rsid w:val="00074123"/>
    <w:rsid w:val="00076438"/>
    <w:rsid w:val="00077C7E"/>
    <w:rsid w:val="00077FB8"/>
    <w:rsid w:val="00081F48"/>
    <w:rsid w:val="00083856"/>
    <w:rsid w:val="00086B19"/>
    <w:rsid w:val="0008763E"/>
    <w:rsid w:val="00087976"/>
    <w:rsid w:val="000925A0"/>
    <w:rsid w:val="000942D9"/>
    <w:rsid w:val="00094E8B"/>
    <w:rsid w:val="00095DD5"/>
    <w:rsid w:val="00096B1B"/>
    <w:rsid w:val="00097F5F"/>
    <w:rsid w:val="000A0BE2"/>
    <w:rsid w:val="000A1F20"/>
    <w:rsid w:val="000A4059"/>
    <w:rsid w:val="000A61B5"/>
    <w:rsid w:val="000A621A"/>
    <w:rsid w:val="000A6951"/>
    <w:rsid w:val="000B1857"/>
    <w:rsid w:val="000B296C"/>
    <w:rsid w:val="000B3E5A"/>
    <w:rsid w:val="000B4659"/>
    <w:rsid w:val="000B4965"/>
    <w:rsid w:val="000C0507"/>
    <w:rsid w:val="000C0B89"/>
    <w:rsid w:val="000C2016"/>
    <w:rsid w:val="000C27E8"/>
    <w:rsid w:val="000C4492"/>
    <w:rsid w:val="000D0949"/>
    <w:rsid w:val="000D62BE"/>
    <w:rsid w:val="000E0AF1"/>
    <w:rsid w:val="000E0FC1"/>
    <w:rsid w:val="000E1207"/>
    <w:rsid w:val="000E6313"/>
    <w:rsid w:val="000E64EB"/>
    <w:rsid w:val="000F224F"/>
    <w:rsid w:val="000F409C"/>
    <w:rsid w:val="000F4280"/>
    <w:rsid w:val="000F5334"/>
    <w:rsid w:val="000F6C1B"/>
    <w:rsid w:val="0010060F"/>
    <w:rsid w:val="00100FB9"/>
    <w:rsid w:val="0010147E"/>
    <w:rsid w:val="00106840"/>
    <w:rsid w:val="00111DCA"/>
    <w:rsid w:val="001129B4"/>
    <w:rsid w:val="001158C7"/>
    <w:rsid w:val="00115EF9"/>
    <w:rsid w:val="00116272"/>
    <w:rsid w:val="00116E14"/>
    <w:rsid w:val="0012066C"/>
    <w:rsid w:val="001229BD"/>
    <w:rsid w:val="00124EBE"/>
    <w:rsid w:val="00126F10"/>
    <w:rsid w:val="00127AB1"/>
    <w:rsid w:val="00131C36"/>
    <w:rsid w:val="00132D54"/>
    <w:rsid w:val="00135CD1"/>
    <w:rsid w:val="0014161B"/>
    <w:rsid w:val="00141BF3"/>
    <w:rsid w:val="00142B6D"/>
    <w:rsid w:val="00142D39"/>
    <w:rsid w:val="00142D7F"/>
    <w:rsid w:val="00143A17"/>
    <w:rsid w:val="00144894"/>
    <w:rsid w:val="00146E88"/>
    <w:rsid w:val="00147D96"/>
    <w:rsid w:val="00150AD4"/>
    <w:rsid w:val="0016015A"/>
    <w:rsid w:val="00162416"/>
    <w:rsid w:val="00162BB0"/>
    <w:rsid w:val="00163126"/>
    <w:rsid w:val="00165954"/>
    <w:rsid w:val="00166480"/>
    <w:rsid w:val="0017142B"/>
    <w:rsid w:val="00171F84"/>
    <w:rsid w:val="00173A93"/>
    <w:rsid w:val="001740F6"/>
    <w:rsid w:val="00180F4D"/>
    <w:rsid w:val="00181462"/>
    <w:rsid w:val="00182DCB"/>
    <w:rsid w:val="00185F50"/>
    <w:rsid w:val="001867B2"/>
    <w:rsid w:val="001945FA"/>
    <w:rsid w:val="001946F3"/>
    <w:rsid w:val="001959F8"/>
    <w:rsid w:val="00195D01"/>
    <w:rsid w:val="001A193B"/>
    <w:rsid w:val="001A221E"/>
    <w:rsid w:val="001A28E5"/>
    <w:rsid w:val="001A3CB9"/>
    <w:rsid w:val="001B0557"/>
    <w:rsid w:val="001B0893"/>
    <w:rsid w:val="001B09D0"/>
    <w:rsid w:val="001B18EE"/>
    <w:rsid w:val="001B297C"/>
    <w:rsid w:val="001B2C99"/>
    <w:rsid w:val="001B641F"/>
    <w:rsid w:val="001C4C58"/>
    <w:rsid w:val="001C5562"/>
    <w:rsid w:val="001C5760"/>
    <w:rsid w:val="001D013C"/>
    <w:rsid w:val="001D0B15"/>
    <w:rsid w:val="001D1762"/>
    <w:rsid w:val="001D26DE"/>
    <w:rsid w:val="001D2AAA"/>
    <w:rsid w:val="001D4B6A"/>
    <w:rsid w:val="001D5B11"/>
    <w:rsid w:val="001D5E8C"/>
    <w:rsid w:val="001D7E1C"/>
    <w:rsid w:val="001E0F78"/>
    <w:rsid w:val="001E49DC"/>
    <w:rsid w:val="001E54F5"/>
    <w:rsid w:val="001E5ED3"/>
    <w:rsid w:val="001E60F7"/>
    <w:rsid w:val="001F1F75"/>
    <w:rsid w:val="001F25AB"/>
    <w:rsid w:val="001F431C"/>
    <w:rsid w:val="001F52EE"/>
    <w:rsid w:val="001F6641"/>
    <w:rsid w:val="00201E20"/>
    <w:rsid w:val="00207863"/>
    <w:rsid w:val="00210AD4"/>
    <w:rsid w:val="002159FA"/>
    <w:rsid w:val="00215D32"/>
    <w:rsid w:val="00215FFA"/>
    <w:rsid w:val="00216884"/>
    <w:rsid w:val="00217797"/>
    <w:rsid w:val="002203F6"/>
    <w:rsid w:val="002212DD"/>
    <w:rsid w:val="0022288E"/>
    <w:rsid w:val="002242EF"/>
    <w:rsid w:val="0022676D"/>
    <w:rsid w:val="002267F1"/>
    <w:rsid w:val="00226B32"/>
    <w:rsid w:val="00226FA2"/>
    <w:rsid w:val="00232EA1"/>
    <w:rsid w:val="00235A9B"/>
    <w:rsid w:val="00244023"/>
    <w:rsid w:val="00244E44"/>
    <w:rsid w:val="00247F3A"/>
    <w:rsid w:val="00250264"/>
    <w:rsid w:val="002504C7"/>
    <w:rsid w:val="00250F37"/>
    <w:rsid w:val="00255F6A"/>
    <w:rsid w:val="00256FCD"/>
    <w:rsid w:val="00265843"/>
    <w:rsid w:val="00266CC8"/>
    <w:rsid w:val="002670D4"/>
    <w:rsid w:val="00267C12"/>
    <w:rsid w:val="00267C8D"/>
    <w:rsid w:val="00271676"/>
    <w:rsid w:val="0027199E"/>
    <w:rsid w:val="00271AE5"/>
    <w:rsid w:val="00271DB1"/>
    <w:rsid w:val="00273D72"/>
    <w:rsid w:val="00276826"/>
    <w:rsid w:val="00276E8E"/>
    <w:rsid w:val="0028135D"/>
    <w:rsid w:val="00281EF4"/>
    <w:rsid w:val="002832B3"/>
    <w:rsid w:val="0028351E"/>
    <w:rsid w:val="00284647"/>
    <w:rsid w:val="0028663C"/>
    <w:rsid w:val="002873F6"/>
    <w:rsid w:val="00291383"/>
    <w:rsid w:val="002A2EF6"/>
    <w:rsid w:val="002A3EA5"/>
    <w:rsid w:val="002A7819"/>
    <w:rsid w:val="002B20C7"/>
    <w:rsid w:val="002B265B"/>
    <w:rsid w:val="002B39F1"/>
    <w:rsid w:val="002B3E7B"/>
    <w:rsid w:val="002B578D"/>
    <w:rsid w:val="002B5C06"/>
    <w:rsid w:val="002B7454"/>
    <w:rsid w:val="002C0FB1"/>
    <w:rsid w:val="002C355D"/>
    <w:rsid w:val="002C3893"/>
    <w:rsid w:val="002D1B43"/>
    <w:rsid w:val="002D2237"/>
    <w:rsid w:val="002E477D"/>
    <w:rsid w:val="002E795A"/>
    <w:rsid w:val="002F05BF"/>
    <w:rsid w:val="002F1059"/>
    <w:rsid w:val="002F530F"/>
    <w:rsid w:val="003004B0"/>
    <w:rsid w:val="003061E1"/>
    <w:rsid w:val="00307468"/>
    <w:rsid w:val="0031042F"/>
    <w:rsid w:val="00310A79"/>
    <w:rsid w:val="00311387"/>
    <w:rsid w:val="0031179B"/>
    <w:rsid w:val="0031529B"/>
    <w:rsid w:val="00320CCA"/>
    <w:rsid w:val="00323A92"/>
    <w:rsid w:val="00324904"/>
    <w:rsid w:val="00325838"/>
    <w:rsid w:val="0032689F"/>
    <w:rsid w:val="003329F3"/>
    <w:rsid w:val="00332DBD"/>
    <w:rsid w:val="00334BC4"/>
    <w:rsid w:val="00334CE2"/>
    <w:rsid w:val="0033583E"/>
    <w:rsid w:val="00337A7F"/>
    <w:rsid w:val="003404C8"/>
    <w:rsid w:val="00341C2D"/>
    <w:rsid w:val="0034337F"/>
    <w:rsid w:val="003452C0"/>
    <w:rsid w:val="003461BF"/>
    <w:rsid w:val="0034624B"/>
    <w:rsid w:val="00346381"/>
    <w:rsid w:val="00355B7E"/>
    <w:rsid w:val="00356F33"/>
    <w:rsid w:val="003604C8"/>
    <w:rsid w:val="0036093F"/>
    <w:rsid w:val="00361F38"/>
    <w:rsid w:val="003628D2"/>
    <w:rsid w:val="003635B0"/>
    <w:rsid w:val="0036373F"/>
    <w:rsid w:val="00363BE3"/>
    <w:rsid w:val="003648F8"/>
    <w:rsid w:val="00365639"/>
    <w:rsid w:val="00367560"/>
    <w:rsid w:val="00371706"/>
    <w:rsid w:val="00372923"/>
    <w:rsid w:val="00373509"/>
    <w:rsid w:val="00375843"/>
    <w:rsid w:val="0037617A"/>
    <w:rsid w:val="00376B18"/>
    <w:rsid w:val="00376D2B"/>
    <w:rsid w:val="00376DE8"/>
    <w:rsid w:val="00376E8C"/>
    <w:rsid w:val="00377743"/>
    <w:rsid w:val="003777EA"/>
    <w:rsid w:val="00377995"/>
    <w:rsid w:val="003864D4"/>
    <w:rsid w:val="00386529"/>
    <w:rsid w:val="003924B1"/>
    <w:rsid w:val="00392644"/>
    <w:rsid w:val="00394752"/>
    <w:rsid w:val="00395126"/>
    <w:rsid w:val="00396B05"/>
    <w:rsid w:val="00396B76"/>
    <w:rsid w:val="00397832"/>
    <w:rsid w:val="00397CA7"/>
    <w:rsid w:val="00397FB3"/>
    <w:rsid w:val="003A065A"/>
    <w:rsid w:val="003A0ADA"/>
    <w:rsid w:val="003A140C"/>
    <w:rsid w:val="003A3F5E"/>
    <w:rsid w:val="003A43C2"/>
    <w:rsid w:val="003A4E38"/>
    <w:rsid w:val="003B13A0"/>
    <w:rsid w:val="003B17EA"/>
    <w:rsid w:val="003B3620"/>
    <w:rsid w:val="003B79C0"/>
    <w:rsid w:val="003C1EA1"/>
    <w:rsid w:val="003C39D0"/>
    <w:rsid w:val="003C430F"/>
    <w:rsid w:val="003C6A1B"/>
    <w:rsid w:val="003D0F86"/>
    <w:rsid w:val="003D4797"/>
    <w:rsid w:val="003E01EB"/>
    <w:rsid w:val="003E1DDA"/>
    <w:rsid w:val="003E22B0"/>
    <w:rsid w:val="003E4886"/>
    <w:rsid w:val="003E4E34"/>
    <w:rsid w:val="003E6D1A"/>
    <w:rsid w:val="003E7871"/>
    <w:rsid w:val="003F0038"/>
    <w:rsid w:val="003F2272"/>
    <w:rsid w:val="003F2D43"/>
    <w:rsid w:val="003F4A2A"/>
    <w:rsid w:val="003F56F8"/>
    <w:rsid w:val="00400073"/>
    <w:rsid w:val="00400BC7"/>
    <w:rsid w:val="00401203"/>
    <w:rsid w:val="00402084"/>
    <w:rsid w:val="004023AD"/>
    <w:rsid w:val="00404B61"/>
    <w:rsid w:val="00407765"/>
    <w:rsid w:val="004100F1"/>
    <w:rsid w:val="00410B24"/>
    <w:rsid w:val="00411B66"/>
    <w:rsid w:val="00412180"/>
    <w:rsid w:val="0041275F"/>
    <w:rsid w:val="00415C36"/>
    <w:rsid w:val="00416CEB"/>
    <w:rsid w:val="0041791A"/>
    <w:rsid w:val="0042339D"/>
    <w:rsid w:val="004238CF"/>
    <w:rsid w:val="00423A4A"/>
    <w:rsid w:val="00424088"/>
    <w:rsid w:val="00424F91"/>
    <w:rsid w:val="00426B02"/>
    <w:rsid w:val="004319F4"/>
    <w:rsid w:val="00433611"/>
    <w:rsid w:val="00433F7A"/>
    <w:rsid w:val="004346C8"/>
    <w:rsid w:val="00436096"/>
    <w:rsid w:val="00436F49"/>
    <w:rsid w:val="004429FC"/>
    <w:rsid w:val="00443704"/>
    <w:rsid w:val="0044602F"/>
    <w:rsid w:val="00446BBC"/>
    <w:rsid w:val="00446D34"/>
    <w:rsid w:val="00446F3D"/>
    <w:rsid w:val="004476EF"/>
    <w:rsid w:val="004478C6"/>
    <w:rsid w:val="00450AAA"/>
    <w:rsid w:val="00450D26"/>
    <w:rsid w:val="004510CA"/>
    <w:rsid w:val="00452700"/>
    <w:rsid w:val="0045508C"/>
    <w:rsid w:val="0046053F"/>
    <w:rsid w:val="004608B5"/>
    <w:rsid w:val="0046097D"/>
    <w:rsid w:val="00466828"/>
    <w:rsid w:val="00467357"/>
    <w:rsid w:val="00467579"/>
    <w:rsid w:val="00467DD2"/>
    <w:rsid w:val="00471905"/>
    <w:rsid w:val="00473D1A"/>
    <w:rsid w:val="004769E8"/>
    <w:rsid w:val="00476BE5"/>
    <w:rsid w:val="00480568"/>
    <w:rsid w:val="004825BA"/>
    <w:rsid w:val="00483695"/>
    <w:rsid w:val="00485021"/>
    <w:rsid w:val="00487554"/>
    <w:rsid w:val="00492CCE"/>
    <w:rsid w:val="004940C8"/>
    <w:rsid w:val="00494441"/>
    <w:rsid w:val="00494CA8"/>
    <w:rsid w:val="00495294"/>
    <w:rsid w:val="00495339"/>
    <w:rsid w:val="004A2914"/>
    <w:rsid w:val="004A293E"/>
    <w:rsid w:val="004A42BC"/>
    <w:rsid w:val="004B1828"/>
    <w:rsid w:val="004B1EB5"/>
    <w:rsid w:val="004B2513"/>
    <w:rsid w:val="004B3D5B"/>
    <w:rsid w:val="004B438B"/>
    <w:rsid w:val="004B4765"/>
    <w:rsid w:val="004B666A"/>
    <w:rsid w:val="004B68D6"/>
    <w:rsid w:val="004C088D"/>
    <w:rsid w:val="004C3147"/>
    <w:rsid w:val="004C6F6B"/>
    <w:rsid w:val="004D2507"/>
    <w:rsid w:val="004D665E"/>
    <w:rsid w:val="004E0CD2"/>
    <w:rsid w:val="004F0285"/>
    <w:rsid w:val="004F02EA"/>
    <w:rsid w:val="004F1100"/>
    <w:rsid w:val="004F30CC"/>
    <w:rsid w:val="004F5ED8"/>
    <w:rsid w:val="004F69B9"/>
    <w:rsid w:val="00500125"/>
    <w:rsid w:val="00501F52"/>
    <w:rsid w:val="005033DC"/>
    <w:rsid w:val="00503600"/>
    <w:rsid w:val="005041EB"/>
    <w:rsid w:val="00504589"/>
    <w:rsid w:val="00504E73"/>
    <w:rsid w:val="005152F0"/>
    <w:rsid w:val="00516C4C"/>
    <w:rsid w:val="0052277F"/>
    <w:rsid w:val="00524DC8"/>
    <w:rsid w:val="00526B4C"/>
    <w:rsid w:val="00526CE6"/>
    <w:rsid w:val="0053186C"/>
    <w:rsid w:val="00532951"/>
    <w:rsid w:val="005336D6"/>
    <w:rsid w:val="005338F7"/>
    <w:rsid w:val="00536002"/>
    <w:rsid w:val="005419BD"/>
    <w:rsid w:val="00542D90"/>
    <w:rsid w:val="00542EE8"/>
    <w:rsid w:val="00542FFC"/>
    <w:rsid w:val="00543D2C"/>
    <w:rsid w:val="00546258"/>
    <w:rsid w:val="00546326"/>
    <w:rsid w:val="00550004"/>
    <w:rsid w:val="00550535"/>
    <w:rsid w:val="005541BB"/>
    <w:rsid w:val="00555C39"/>
    <w:rsid w:val="0056036B"/>
    <w:rsid w:val="00564FE1"/>
    <w:rsid w:val="00565FF8"/>
    <w:rsid w:val="00570E53"/>
    <w:rsid w:val="0057383E"/>
    <w:rsid w:val="005745C8"/>
    <w:rsid w:val="005747C8"/>
    <w:rsid w:val="0058067F"/>
    <w:rsid w:val="00582E2A"/>
    <w:rsid w:val="00583382"/>
    <w:rsid w:val="005837AA"/>
    <w:rsid w:val="00583D43"/>
    <w:rsid w:val="00585611"/>
    <w:rsid w:val="005971BD"/>
    <w:rsid w:val="00597EF7"/>
    <w:rsid w:val="005A123A"/>
    <w:rsid w:val="005A4152"/>
    <w:rsid w:val="005A4C25"/>
    <w:rsid w:val="005A5D13"/>
    <w:rsid w:val="005A6247"/>
    <w:rsid w:val="005A6939"/>
    <w:rsid w:val="005A6EA1"/>
    <w:rsid w:val="005B0724"/>
    <w:rsid w:val="005B0CC9"/>
    <w:rsid w:val="005B58C1"/>
    <w:rsid w:val="005C026D"/>
    <w:rsid w:val="005C044E"/>
    <w:rsid w:val="005C2980"/>
    <w:rsid w:val="005C5629"/>
    <w:rsid w:val="005C6D06"/>
    <w:rsid w:val="005D0D65"/>
    <w:rsid w:val="005D3A7B"/>
    <w:rsid w:val="005D610F"/>
    <w:rsid w:val="005D7448"/>
    <w:rsid w:val="005D774B"/>
    <w:rsid w:val="005E0422"/>
    <w:rsid w:val="005E42A8"/>
    <w:rsid w:val="005E4D97"/>
    <w:rsid w:val="005E7E5D"/>
    <w:rsid w:val="005F38F3"/>
    <w:rsid w:val="005F4A15"/>
    <w:rsid w:val="005F6901"/>
    <w:rsid w:val="006042B9"/>
    <w:rsid w:val="00604D3A"/>
    <w:rsid w:val="00610C6E"/>
    <w:rsid w:val="00610EDB"/>
    <w:rsid w:val="00611DAB"/>
    <w:rsid w:val="006128CA"/>
    <w:rsid w:val="00616880"/>
    <w:rsid w:val="00616ED8"/>
    <w:rsid w:val="006223AC"/>
    <w:rsid w:val="006238A1"/>
    <w:rsid w:val="00627CD7"/>
    <w:rsid w:val="0063038C"/>
    <w:rsid w:val="00632FE0"/>
    <w:rsid w:val="006331A7"/>
    <w:rsid w:val="00636118"/>
    <w:rsid w:val="006364DA"/>
    <w:rsid w:val="006365DE"/>
    <w:rsid w:val="00637508"/>
    <w:rsid w:val="00637C12"/>
    <w:rsid w:val="006409A2"/>
    <w:rsid w:val="0064246A"/>
    <w:rsid w:val="00642E41"/>
    <w:rsid w:val="006464FE"/>
    <w:rsid w:val="00646F93"/>
    <w:rsid w:val="00651442"/>
    <w:rsid w:val="006517CF"/>
    <w:rsid w:val="0065388E"/>
    <w:rsid w:val="00654F8C"/>
    <w:rsid w:val="006550BE"/>
    <w:rsid w:val="0066016A"/>
    <w:rsid w:val="0066084A"/>
    <w:rsid w:val="00661030"/>
    <w:rsid w:val="00661C5E"/>
    <w:rsid w:val="00662BEA"/>
    <w:rsid w:val="00663905"/>
    <w:rsid w:val="00663943"/>
    <w:rsid w:val="0066515E"/>
    <w:rsid w:val="00665C40"/>
    <w:rsid w:val="00665FFA"/>
    <w:rsid w:val="00672A3F"/>
    <w:rsid w:val="006756EA"/>
    <w:rsid w:val="00677B2C"/>
    <w:rsid w:val="0068131F"/>
    <w:rsid w:val="0068136E"/>
    <w:rsid w:val="00686570"/>
    <w:rsid w:val="00686A89"/>
    <w:rsid w:val="00686B71"/>
    <w:rsid w:val="00692A85"/>
    <w:rsid w:val="00693AD9"/>
    <w:rsid w:val="006A1BF9"/>
    <w:rsid w:val="006A53AB"/>
    <w:rsid w:val="006A6356"/>
    <w:rsid w:val="006B0071"/>
    <w:rsid w:val="006B0C04"/>
    <w:rsid w:val="006B112F"/>
    <w:rsid w:val="006B2A77"/>
    <w:rsid w:val="006B3CD0"/>
    <w:rsid w:val="006B53AC"/>
    <w:rsid w:val="006B5E9B"/>
    <w:rsid w:val="006C021A"/>
    <w:rsid w:val="006C02C7"/>
    <w:rsid w:val="006C05E0"/>
    <w:rsid w:val="006C0EF4"/>
    <w:rsid w:val="006C289A"/>
    <w:rsid w:val="006C2BE8"/>
    <w:rsid w:val="006C4422"/>
    <w:rsid w:val="006C4BC8"/>
    <w:rsid w:val="006C5124"/>
    <w:rsid w:val="006C5521"/>
    <w:rsid w:val="006D2B57"/>
    <w:rsid w:val="006D3A23"/>
    <w:rsid w:val="006D5B7E"/>
    <w:rsid w:val="006E1C63"/>
    <w:rsid w:val="006E1ECD"/>
    <w:rsid w:val="006E1FED"/>
    <w:rsid w:val="006E2D8C"/>
    <w:rsid w:val="006E3BCB"/>
    <w:rsid w:val="006F36DC"/>
    <w:rsid w:val="00700742"/>
    <w:rsid w:val="00700C1D"/>
    <w:rsid w:val="007058CB"/>
    <w:rsid w:val="007074EE"/>
    <w:rsid w:val="0071060C"/>
    <w:rsid w:val="00710829"/>
    <w:rsid w:val="00713DE2"/>
    <w:rsid w:val="007149D6"/>
    <w:rsid w:val="00715DA1"/>
    <w:rsid w:val="007170E6"/>
    <w:rsid w:val="007173F2"/>
    <w:rsid w:val="007179F3"/>
    <w:rsid w:val="00717CF7"/>
    <w:rsid w:val="007216FC"/>
    <w:rsid w:val="00723ED4"/>
    <w:rsid w:val="0072438A"/>
    <w:rsid w:val="00724A17"/>
    <w:rsid w:val="007303A7"/>
    <w:rsid w:val="007303D4"/>
    <w:rsid w:val="00741A9E"/>
    <w:rsid w:val="0074291F"/>
    <w:rsid w:val="00742CFF"/>
    <w:rsid w:val="007474AB"/>
    <w:rsid w:val="00747A5E"/>
    <w:rsid w:val="00747A84"/>
    <w:rsid w:val="00747F5C"/>
    <w:rsid w:val="00750413"/>
    <w:rsid w:val="00752083"/>
    <w:rsid w:val="00753AB7"/>
    <w:rsid w:val="00753C25"/>
    <w:rsid w:val="00755307"/>
    <w:rsid w:val="00756BBD"/>
    <w:rsid w:val="007601A6"/>
    <w:rsid w:val="00760A64"/>
    <w:rsid w:val="00762928"/>
    <w:rsid w:val="007629C4"/>
    <w:rsid w:val="00765122"/>
    <w:rsid w:val="00765AB4"/>
    <w:rsid w:val="00766651"/>
    <w:rsid w:val="00774297"/>
    <w:rsid w:val="00775BB4"/>
    <w:rsid w:val="0077794B"/>
    <w:rsid w:val="00781D59"/>
    <w:rsid w:val="00781FA5"/>
    <w:rsid w:val="0078202F"/>
    <w:rsid w:val="00783077"/>
    <w:rsid w:val="00783AAB"/>
    <w:rsid w:val="007841F4"/>
    <w:rsid w:val="007845CB"/>
    <w:rsid w:val="007861B1"/>
    <w:rsid w:val="00786CDE"/>
    <w:rsid w:val="00787983"/>
    <w:rsid w:val="007928F7"/>
    <w:rsid w:val="007958DF"/>
    <w:rsid w:val="007968C0"/>
    <w:rsid w:val="007A21BA"/>
    <w:rsid w:val="007A53CB"/>
    <w:rsid w:val="007A5CBC"/>
    <w:rsid w:val="007A6EFB"/>
    <w:rsid w:val="007B1D5D"/>
    <w:rsid w:val="007B4D89"/>
    <w:rsid w:val="007B62CD"/>
    <w:rsid w:val="007B7EE9"/>
    <w:rsid w:val="007C0816"/>
    <w:rsid w:val="007C1DC7"/>
    <w:rsid w:val="007D011D"/>
    <w:rsid w:val="007D30DE"/>
    <w:rsid w:val="007D48B6"/>
    <w:rsid w:val="007D6A25"/>
    <w:rsid w:val="007D6B11"/>
    <w:rsid w:val="007D716F"/>
    <w:rsid w:val="007D76F4"/>
    <w:rsid w:val="007E7505"/>
    <w:rsid w:val="007F1ABE"/>
    <w:rsid w:val="007F1D83"/>
    <w:rsid w:val="007F1F17"/>
    <w:rsid w:val="007F47BA"/>
    <w:rsid w:val="007F6F08"/>
    <w:rsid w:val="007F75DB"/>
    <w:rsid w:val="008000F7"/>
    <w:rsid w:val="0080468D"/>
    <w:rsid w:val="00805236"/>
    <w:rsid w:val="0080557A"/>
    <w:rsid w:val="00805802"/>
    <w:rsid w:val="00805895"/>
    <w:rsid w:val="00811853"/>
    <w:rsid w:val="00811E23"/>
    <w:rsid w:val="00812FB4"/>
    <w:rsid w:val="008206A0"/>
    <w:rsid w:val="00821906"/>
    <w:rsid w:val="00822D0A"/>
    <w:rsid w:val="0082537F"/>
    <w:rsid w:val="00825D68"/>
    <w:rsid w:val="008314D8"/>
    <w:rsid w:val="00833CE6"/>
    <w:rsid w:val="0083616E"/>
    <w:rsid w:val="00836E06"/>
    <w:rsid w:val="00837159"/>
    <w:rsid w:val="00840826"/>
    <w:rsid w:val="00840C20"/>
    <w:rsid w:val="00843120"/>
    <w:rsid w:val="00843E02"/>
    <w:rsid w:val="0084531E"/>
    <w:rsid w:val="008478BE"/>
    <w:rsid w:val="00847A7A"/>
    <w:rsid w:val="0085376C"/>
    <w:rsid w:val="00855CBA"/>
    <w:rsid w:val="00856B89"/>
    <w:rsid w:val="00856BFC"/>
    <w:rsid w:val="0085712A"/>
    <w:rsid w:val="00861781"/>
    <w:rsid w:val="00861B72"/>
    <w:rsid w:val="00862026"/>
    <w:rsid w:val="0086357A"/>
    <w:rsid w:val="008675A0"/>
    <w:rsid w:val="008707FD"/>
    <w:rsid w:val="008729A7"/>
    <w:rsid w:val="00872FDE"/>
    <w:rsid w:val="00874DE7"/>
    <w:rsid w:val="008818F0"/>
    <w:rsid w:val="0089009A"/>
    <w:rsid w:val="0089409E"/>
    <w:rsid w:val="00896194"/>
    <w:rsid w:val="008967BC"/>
    <w:rsid w:val="008A1762"/>
    <w:rsid w:val="008A1BBF"/>
    <w:rsid w:val="008A43A7"/>
    <w:rsid w:val="008A5104"/>
    <w:rsid w:val="008A566E"/>
    <w:rsid w:val="008B3355"/>
    <w:rsid w:val="008B4EA2"/>
    <w:rsid w:val="008C09B0"/>
    <w:rsid w:val="008C0F72"/>
    <w:rsid w:val="008C29D6"/>
    <w:rsid w:val="008C3419"/>
    <w:rsid w:val="008C6D52"/>
    <w:rsid w:val="008D09F6"/>
    <w:rsid w:val="008D21B8"/>
    <w:rsid w:val="008D304F"/>
    <w:rsid w:val="008D32C4"/>
    <w:rsid w:val="008D464D"/>
    <w:rsid w:val="008D6DA0"/>
    <w:rsid w:val="008D7AB1"/>
    <w:rsid w:val="008E46C3"/>
    <w:rsid w:val="008E70E2"/>
    <w:rsid w:val="008F022F"/>
    <w:rsid w:val="008F1847"/>
    <w:rsid w:val="008F31E6"/>
    <w:rsid w:val="008F37D4"/>
    <w:rsid w:val="008F50D3"/>
    <w:rsid w:val="008F6312"/>
    <w:rsid w:val="008F6423"/>
    <w:rsid w:val="008F655B"/>
    <w:rsid w:val="0090084A"/>
    <w:rsid w:val="009035B0"/>
    <w:rsid w:val="00911875"/>
    <w:rsid w:val="00915E92"/>
    <w:rsid w:val="00920AD9"/>
    <w:rsid w:val="00921C6D"/>
    <w:rsid w:val="00927EDA"/>
    <w:rsid w:val="00931B85"/>
    <w:rsid w:val="0093392F"/>
    <w:rsid w:val="009429E8"/>
    <w:rsid w:val="009436D7"/>
    <w:rsid w:val="00944804"/>
    <w:rsid w:val="0094770D"/>
    <w:rsid w:val="00950677"/>
    <w:rsid w:val="00950FA4"/>
    <w:rsid w:val="00951C35"/>
    <w:rsid w:val="0095430D"/>
    <w:rsid w:val="0095649A"/>
    <w:rsid w:val="009629C3"/>
    <w:rsid w:val="00966950"/>
    <w:rsid w:val="00970503"/>
    <w:rsid w:val="00976A25"/>
    <w:rsid w:val="009837E1"/>
    <w:rsid w:val="00986C6F"/>
    <w:rsid w:val="0099190C"/>
    <w:rsid w:val="00993676"/>
    <w:rsid w:val="00993B51"/>
    <w:rsid w:val="00995880"/>
    <w:rsid w:val="00996585"/>
    <w:rsid w:val="009A11B5"/>
    <w:rsid w:val="009A51D5"/>
    <w:rsid w:val="009A63C0"/>
    <w:rsid w:val="009B1A95"/>
    <w:rsid w:val="009C1DF1"/>
    <w:rsid w:val="009C2A7E"/>
    <w:rsid w:val="009C2EEA"/>
    <w:rsid w:val="009C5F2D"/>
    <w:rsid w:val="009C70EE"/>
    <w:rsid w:val="009C78C9"/>
    <w:rsid w:val="009D48F2"/>
    <w:rsid w:val="009D57EC"/>
    <w:rsid w:val="009D7A5C"/>
    <w:rsid w:val="009E048E"/>
    <w:rsid w:val="009E231B"/>
    <w:rsid w:val="009E4436"/>
    <w:rsid w:val="009E4849"/>
    <w:rsid w:val="009E58EA"/>
    <w:rsid w:val="009E6D68"/>
    <w:rsid w:val="009F0386"/>
    <w:rsid w:val="009F03D0"/>
    <w:rsid w:val="009F133A"/>
    <w:rsid w:val="009F2681"/>
    <w:rsid w:val="009F45F1"/>
    <w:rsid w:val="009F4F51"/>
    <w:rsid w:val="009F5389"/>
    <w:rsid w:val="00A0181A"/>
    <w:rsid w:val="00A0248B"/>
    <w:rsid w:val="00A02A8B"/>
    <w:rsid w:val="00A10905"/>
    <w:rsid w:val="00A11749"/>
    <w:rsid w:val="00A11FDA"/>
    <w:rsid w:val="00A12712"/>
    <w:rsid w:val="00A1342B"/>
    <w:rsid w:val="00A1708B"/>
    <w:rsid w:val="00A170FF"/>
    <w:rsid w:val="00A20749"/>
    <w:rsid w:val="00A21B53"/>
    <w:rsid w:val="00A23F99"/>
    <w:rsid w:val="00A27DF6"/>
    <w:rsid w:val="00A33FDF"/>
    <w:rsid w:val="00A3606D"/>
    <w:rsid w:val="00A375C0"/>
    <w:rsid w:val="00A40191"/>
    <w:rsid w:val="00A402D7"/>
    <w:rsid w:val="00A41084"/>
    <w:rsid w:val="00A413C3"/>
    <w:rsid w:val="00A43C3E"/>
    <w:rsid w:val="00A45BCA"/>
    <w:rsid w:val="00A545FB"/>
    <w:rsid w:val="00A5477A"/>
    <w:rsid w:val="00A5626D"/>
    <w:rsid w:val="00A563FD"/>
    <w:rsid w:val="00A57A18"/>
    <w:rsid w:val="00A57CEB"/>
    <w:rsid w:val="00A61AE9"/>
    <w:rsid w:val="00A654B0"/>
    <w:rsid w:val="00A81403"/>
    <w:rsid w:val="00A82A7F"/>
    <w:rsid w:val="00A85AFF"/>
    <w:rsid w:val="00A87B20"/>
    <w:rsid w:val="00A90F6A"/>
    <w:rsid w:val="00A920CD"/>
    <w:rsid w:val="00A9213C"/>
    <w:rsid w:val="00A93A46"/>
    <w:rsid w:val="00A94512"/>
    <w:rsid w:val="00AA0B51"/>
    <w:rsid w:val="00AA2875"/>
    <w:rsid w:val="00AA3736"/>
    <w:rsid w:val="00AA4B00"/>
    <w:rsid w:val="00AA59C7"/>
    <w:rsid w:val="00AA7241"/>
    <w:rsid w:val="00AB06D9"/>
    <w:rsid w:val="00AB21C6"/>
    <w:rsid w:val="00AB3002"/>
    <w:rsid w:val="00AB35DE"/>
    <w:rsid w:val="00AB3EF5"/>
    <w:rsid w:val="00AB435F"/>
    <w:rsid w:val="00AC0998"/>
    <w:rsid w:val="00AC0CA1"/>
    <w:rsid w:val="00AC1F7A"/>
    <w:rsid w:val="00AC762A"/>
    <w:rsid w:val="00AD0271"/>
    <w:rsid w:val="00AD4BC4"/>
    <w:rsid w:val="00AD69BB"/>
    <w:rsid w:val="00AE12C5"/>
    <w:rsid w:val="00AE396A"/>
    <w:rsid w:val="00AE4E0F"/>
    <w:rsid w:val="00AE53F6"/>
    <w:rsid w:val="00AE6383"/>
    <w:rsid w:val="00AE7CAB"/>
    <w:rsid w:val="00AE7DAC"/>
    <w:rsid w:val="00AF12C0"/>
    <w:rsid w:val="00AF2CB3"/>
    <w:rsid w:val="00AF32F1"/>
    <w:rsid w:val="00AF6564"/>
    <w:rsid w:val="00B00B0A"/>
    <w:rsid w:val="00B02DB2"/>
    <w:rsid w:val="00B051B3"/>
    <w:rsid w:val="00B05FA8"/>
    <w:rsid w:val="00B072C0"/>
    <w:rsid w:val="00B101B5"/>
    <w:rsid w:val="00B2006A"/>
    <w:rsid w:val="00B21D6B"/>
    <w:rsid w:val="00B225E7"/>
    <w:rsid w:val="00B246D9"/>
    <w:rsid w:val="00B2602C"/>
    <w:rsid w:val="00B266E7"/>
    <w:rsid w:val="00B305BD"/>
    <w:rsid w:val="00B32892"/>
    <w:rsid w:val="00B345BA"/>
    <w:rsid w:val="00B35446"/>
    <w:rsid w:val="00B4216C"/>
    <w:rsid w:val="00B43CA7"/>
    <w:rsid w:val="00B43F3F"/>
    <w:rsid w:val="00B44496"/>
    <w:rsid w:val="00B44E17"/>
    <w:rsid w:val="00B4623A"/>
    <w:rsid w:val="00B46FE1"/>
    <w:rsid w:val="00B526FC"/>
    <w:rsid w:val="00B52B23"/>
    <w:rsid w:val="00B54670"/>
    <w:rsid w:val="00B54884"/>
    <w:rsid w:val="00B54DA6"/>
    <w:rsid w:val="00B55E80"/>
    <w:rsid w:val="00B603CE"/>
    <w:rsid w:val="00B62B81"/>
    <w:rsid w:val="00B665E0"/>
    <w:rsid w:val="00B66EFB"/>
    <w:rsid w:val="00B71F4A"/>
    <w:rsid w:val="00B73707"/>
    <w:rsid w:val="00B73C5D"/>
    <w:rsid w:val="00B765AE"/>
    <w:rsid w:val="00B82938"/>
    <w:rsid w:val="00B82CF0"/>
    <w:rsid w:val="00B84503"/>
    <w:rsid w:val="00B84837"/>
    <w:rsid w:val="00B86111"/>
    <w:rsid w:val="00B86F32"/>
    <w:rsid w:val="00B90014"/>
    <w:rsid w:val="00B90373"/>
    <w:rsid w:val="00B94004"/>
    <w:rsid w:val="00B9423C"/>
    <w:rsid w:val="00B9470A"/>
    <w:rsid w:val="00B947A0"/>
    <w:rsid w:val="00B96C3A"/>
    <w:rsid w:val="00B97C9A"/>
    <w:rsid w:val="00BA4D7D"/>
    <w:rsid w:val="00BA5294"/>
    <w:rsid w:val="00BA584A"/>
    <w:rsid w:val="00BA74B0"/>
    <w:rsid w:val="00BB0F0D"/>
    <w:rsid w:val="00BB45E5"/>
    <w:rsid w:val="00BC1E1C"/>
    <w:rsid w:val="00BC1F23"/>
    <w:rsid w:val="00BC2FB8"/>
    <w:rsid w:val="00BC3712"/>
    <w:rsid w:val="00BD1022"/>
    <w:rsid w:val="00BD3FB5"/>
    <w:rsid w:val="00BD40E6"/>
    <w:rsid w:val="00BD4AAA"/>
    <w:rsid w:val="00BD641B"/>
    <w:rsid w:val="00BE188E"/>
    <w:rsid w:val="00BE3CA9"/>
    <w:rsid w:val="00BE46EA"/>
    <w:rsid w:val="00BE54B4"/>
    <w:rsid w:val="00BF066B"/>
    <w:rsid w:val="00BF2912"/>
    <w:rsid w:val="00BF3086"/>
    <w:rsid w:val="00BF3FFA"/>
    <w:rsid w:val="00BF4446"/>
    <w:rsid w:val="00BF4B31"/>
    <w:rsid w:val="00C01021"/>
    <w:rsid w:val="00C0411B"/>
    <w:rsid w:val="00C054B1"/>
    <w:rsid w:val="00C06FB8"/>
    <w:rsid w:val="00C10FC7"/>
    <w:rsid w:val="00C14D2C"/>
    <w:rsid w:val="00C17E0E"/>
    <w:rsid w:val="00C21137"/>
    <w:rsid w:val="00C22F55"/>
    <w:rsid w:val="00C22FDB"/>
    <w:rsid w:val="00C2432B"/>
    <w:rsid w:val="00C25C00"/>
    <w:rsid w:val="00C26215"/>
    <w:rsid w:val="00C279FE"/>
    <w:rsid w:val="00C27B87"/>
    <w:rsid w:val="00C30CA0"/>
    <w:rsid w:val="00C33601"/>
    <w:rsid w:val="00C33BCB"/>
    <w:rsid w:val="00C345AC"/>
    <w:rsid w:val="00C421FB"/>
    <w:rsid w:val="00C475F6"/>
    <w:rsid w:val="00C50C2F"/>
    <w:rsid w:val="00C53B59"/>
    <w:rsid w:val="00C55393"/>
    <w:rsid w:val="00C6492E"/>
    <w:rsid w:val="00C64A2D"/>
    <w:rsid w:val="00C679DB"/>
    <w:rsid w:val="00C70C5D"/>
    <w:rsid w:val="00C7735C"/>
    <w:rsid w:val="00C83853"/>
    <w:rsid w:val="00C839E9"/>
    <w:rsid w:val="00C87784"/>
    <w:rsid w:val="00C918DD"/>
    <w:rsid w:val="00C923D7"/>
    <w:rsid w:val="00C963B4"/>
    <w:rsid w:val="00C97034"/>
    <w:rsid w:val="00C97322"/>
    <w:rsid w:val="00CA0001"/>
    <w:rsid w:val="00CA19EF"/>
    <w:rsid w:val="00CA22CE"/>
    <w:rsid w:val="00CA2A1A"/>
    <w:rsid w:val="00CA2EA7"/>
    <w:rsid w:val="00CA3AD2"/>
    <w:rsid w:val="00CA5145"/>
    <w:rsid w:val="00CA6099"/>
    <w:rsid w:val="00CA60B3"/>
    <w:rsid w:val="00CA6B47"/>
    <w:rsid w:val="00CB07AE"/>
    <w:rsid w:val="00CB6705"/>
    <w:rsid w:val="00CC108D"/>
    <w:rsid w:val="00CC1AC8"/>
    <w:rsid w:val="00CC1D92"/>
    <w:rsid w:val="00CC6D1F"/>
    <w:rsid w:val="00CC7243"/>
    <w:rsid w:val="00CC7527"/>
    <w:rsid w:val="00CD3523"/>
    <w:rsid w:val="00CD3F4E"/>
    <w:rsid w:val="00CD4C3D"/>
    <w:rsid w:val="00CD61D2"/>
    <w:rsid w:val="00CD7987"/>
    <w:rsid w:val="00CE0D4D"/>
    <w:rsid w:val="00CE25ED"/>
    <w:rsid w:val="00CE333B"/>
    <w:rsid w:val="00CE46E2"/>
    <w:rsid w:val="00CE66BA"/>
    <w:rsid w:val="00CE78A2"/>
    <w:rsid w:val="00CE7DE8"/>
    <w:rsid w:val="00CF1B3A"/>
    <w:rsid w:val="00CF2423"/>
    <w:rsid w:val="00CF36EF"/>
    <w:rsid w:val="00CF3733"/>
    <w:rsid w:val="00CF521F"/>
    <w:rsid w:val="00CF6A08"/>
    <w:rsid w:val="00D00E66"/>
    <w:rsid w:val="00D02A01"/>
    <w:rsid w:val="00D0304C"/>
    <w:rsid w:val="00D033BB"/>
    <w:rsid w:val="00D039C1"/>
    <w:rsid w:val="00D05793"/>
    <w:rsid w:val="00D06153"/>
    <w:rsid w:val="00D067AC"/>
    <w:rsid w:val="00D06AF4"/>
    <w:rsid w:val="00D07B85"/>
    <w:rsid w:val="00D144FF"/>
    <w:rsid w:val="00D14E39"/>
    <w:rsid w:val="00D17440"/>
    <w:rsid w:val="00D209BB"/>
    <w:rsid w:val="00D21238"/>
    <w:rsid w:val="00D21A38"/>
    <w:rsid w:val="00D220B8"/>
    <w:rsid w:val="00D239E2"/>
    <w:rsid w:val="00D23D71"/>
    <w:rsid w:val="00D258A1"/>
    <w:rsid w:val="00D26550"/>
    <w:rsid w:val="00D269BA"/>
    <w:rsid w:val="00D2795F"/>
    <w:rsid w:val="00D32AA6"/>
    <w:rsid w:val="00D3336D"/>
    <w:rsid w:val="00D3648B"/>
    <w:rsid w:val="00D435B2"/>
    <w:rsid w:val="00D43917"/>
    <w:rsid w:val="00D43F6E"/>
    <w:rsid w:val="00D44C23"/>
    <w:rsid w:val="00D5025F"/>
    <w:rsid w:val="00D50F48"/>
    <w:rsid w:val="00D524EA"/>
    <w:rsid w:val="00D53843"/>
    <w:rsid w:val="00D556E7"/>
    <w:rsid w:val="00D57EBD"/>
    <w:rsid w:val="00D60552"/>
    <w:rsid w:val="00D60731"/>
    <w:rsid w:val="00D608CA"/>
    <w:rsid w:val="00D61665"/>
    <w:rsid w:val="00D628A5"/>
    <w:rsid w:val="00D62B1D"/>
    <w:rsid w:val="00D63A41"/>
    <w:rsid w:val="00D64252"/>
    <w:rsid w:val="00D71A40"/>
    <w:rsid w:val="00D74CE3"/>
    <w:rsid w:val="00D75683"/>
    <w:rsid w:val="00D75EC8"/>
    <w:rsid w:val="00D77B45"/>
    <w:rsid w:val="00D8017A"/>
    <w:rsid w:val="00D822FF"/>
    <w:rsid w:val="00D82728"/>
    <w:rsid w:val="00D85296"/>
    <w:rsid w:val="00D8625C"/>
    <w:rsid w:val="00D87075"/>
    <w:rsid w:val="00D9114D"/>
    <w:rsid w:val="00D958DB"/>
    <w:rsid w:val="00D9666F"/>
    <w:rsid w:val="00D96F7B"/>
    <w:rsid w:val="00DA146B"/>
    <w:rsid w:val="00DA61AA"/>
    <w:rsid w:val="00DA7C07"/>
    <w:rsid w:val="00DB05A6"/>
    <w:rsid w:val="00DB07BF"/>
    <w:rsid w:val="00DB4A88"/>
    <w:rsid w:val="00DB7073"/>
    <w:rsid w:val="00DC06F8"/>
    <w:rsid w:val="00DC433B"/>
    <w:rsid w:val="00DC5212"/>
    <w:rsid w:val="00DD2117"/>
    <w:rsid w:val="00DD5CBB"/>
    <w:rsid w:val="00DD6EA4"/>
    <w:rsid w:val="00DE37CE"/>
    <w:rsid w:val="00DE40FB"/>
    <w:rsid w:val="00DF100F"/>
    <w:rsid w:val="00DF573B"/>
    <w:rsid w:val="00DF5903"/>
    <w:rsid w:val="00E0066E"/>
    <w:rsid w:val="00E016FB"/>
    <w:rsid w:val="00E029F6"/>
    <w:rsid w:val="00E03479"/>
    <w:rsid w:val="00E046B0"/>
    <w:rsid w:val="00E05210"/>
    <w:rsid w:val="00E06E32"/>
    <w:rsid w:val="00E10E90"/>
    <w:rsid w:val="00E10EFD"/>
    <w:rsid w:val="00E130B9"/>
    <w:rsid w:val="00E1473F"/>
    <w:rsid w:val="00E14B63"/>
    <w:rsid w:val="00E15252"/>
    <w:rsid w:val="00E15E22"/>
    <w:rsid w:val="00E21AE7"/>
    <w:rsid w:val="00E23ADB"/>
    <w:rsid w:val="00E26118"/>
    <w:rsid w:val="00E303A4"/>
    <w:rsid w:val="00E3049E"/>
    <w:rsid w:val="00E306A3"/>
    <w:rsid w:val="00E338DE"/>
    <w:rsid w:val="00E365F8"/>
    <w:rsid w:val="00E36F76"/>
    <w:rsid w:val="00E3712C"/>
    <w:rsid w:val="00E40969"/>
    <w:rsid w:val="00E40B28"/>
    <w:rsid w:val="00E40DCC"/>
    <w:rsid w:val="00E438CC"/>
    <w:rsid w:val="00E450FB"/>
    <w:rsid w:val="00E46FB2"/>
    <w:rsid w:val="00E529FF"/>
    <w:rsid w:val="00E52E70"/>
    <w:rsid w:val="00E547C1"/>
    <w:rsid w:val="00E62FCB"/>
    <w:rsid w:val="00E63E41"/>
    <w:rsid w:val="00E64EA0"/>
    <w:rsid w:val="00E66DF4"/>
    <w:rsid w:val="00E67775"/>
    <w:rsid w:val="00E70569"/>
    <w:rsid w:val="00E70D6A"/>
    <w:rsid w:val="00E73BDE"/>
    <w:rsid w:val="00E755FF"/>
    <w:rsid w:val="00E75862"/>
    <w:rsid w:val="00E75C40"/>
    <w:rsid w:val="00E762F2"/>
    <w:rsid w:val="00E76B58"/>
    <w:rsid w:val="00E76FFA"/>
    <w:rsid w:val="00E816FE"/>
    <w:rsid w:val="00E82078"/>
    <w:rsid w:val="00E86415"/>
    <w:rsid w:val="00E86CA4"/>
    <w:rsid w:val="00E919F3"/>
    <w:rsid w:val="00E93965"/>
    <w:rsid w:val="00E971E8"/>
    <w:rsid w:val="00E97BF3"/>
    <w:rsid w:val="00EA06AF"/>
    <w:rsid w:val="00EA1830"/>
    <w:rsid w:val="00EA2976"/>
    <w:rsid w:val="00EA31FD"/>
    <w:rsid w:val="00EA4EEA"/>
    <w:rsid w:val="00EA592C"/>
    <w:rsid w:val="00EA5989"/>
    <w:rsid w:val="00EB023C"/>
    <w:rsid w:val="00EB23B1"/>
    <w:rsid w:val="00EB2969"/>
    <w:rsid w:val="00EB3D22"/>
    <w:rsid w:val="00EB66C8"/>
    <w:rsid w:val="00EB77E6"/>
    <w:rsid w:val="00EC0548"/>
    <w:rsid w:val="00EC242F"/>
    <w:rsid w:val="00EC32B2"/>
    <w:rsid w:val="00EC527A"/>
    <w:rsid w:val="00EC53CD"/>
    <w:rsid w:val="00EC7207"/>
    <w:rsid w:val="00ED0C4E"/>
    <w:rsid w:val="00ED17BB"/>
    <w:rsid w:val="00ED2345"/>
    <w:rsid w:val="00ED61E9"/>
    <w:rsid w:val="00ED72F3"/>
    <w:rsid w:val="00ED7E04"/>
    <w:rsid w:val="00EE71AA"/>
    <w:rsid w:val="00EE76F7"/>
    <w:rsid w:val="00EF37BB"/>
    <w:rsid w:val="00EF72CF"/>
    <w:rsid w:val="00EF7ADE"/>
    <w:rsid w:val="00F00569"/>
    <w:rsid w:val="00F02256"/>
    <w:rsid w:val="00F024FE"/>
    <w:rsid w:val="00F027FF"/>
    <w:rsid w:val="00F02940"/>
    <w:rsid w:val="00F03F20"/>
    <w:rsid w:val="00F04993"/>
    <w:rsid w:val="00F070A0"/>
    <w:rsid w:val="00F100DD"/>
    <w:rsid w:val="00F125D7"/>
    <w:rsid w:val="00F130C4"/>
    <w:rsid w:val="00F14806"/>
    <w:rsid w:val="00F16E5A"/>
    <w:rsid w:val="00F218ED"/>
    <w:rsid w:val="00F229B2"/>
    <w:rsid w:val="00F26C63"/>
    <w:rsid w:val="00F270C0"/>
    <w:rsid w:val="00F30BCC"/>
    <w:rsid w:val="00F33BE1"/>
    <w:rsid w:val="00F33FA0"/>
    <w:rsid w:val="00F34B9D"/>
    <w:rsid w:val="00F35848"/>
    <w:rsid w:val="00F402F1"/>
    <w:rsid w:val="00F44395"/>
    <w:rsid w:val="00F450AB"/>
    <w:rsid w:val="00F54615"/>
    <w:rsid w:val="00F548F8"/>
    <w:rsid w:val="00F54D45"/>
    <w:rsid w:val="00F56845"/>
    <w:rsid w:val="00F57B0A"/>
    <w:rsid w:val="00F60D13"/>
    <w:rsid w:val="00F6219E"/>
    <w:rsid w:val="00F631B5"/>
    <w:rsid w:val="00F64642"/>
    <w:rsid w:val="00F66752"/>
    <w:rsid w:val="00F70829"/>
    <w:rsid w:val="00F7345F"/>
    <w:rsid w:val="00F82A89"/>
    <w:rsid w:val="00F83AE3"/>
    <w:rsid w:val="00F83F3E"/>
    <w:rsid w:val="00F84ED6"/>
    <w:rsid w:val="00F85586"/>
    <w:rsid w:val="00F90939"/>
    <w:rsid w:val="00F934B8"/>
    <w:rsid w:val="00F93D90"/>
    <w:rsid w:val="00F962D8"/>
    <w:rsid w:val="00FA276D"/>
    <w:rsid w:val="00FA2D55"/>
    <w:rsid w:val="00FA53F6"/>
    <w:rsid w:val="00FA5E67"/>
    <w:rsid w:val="00FA794A"/>
    <w:rsid w:val="00FB0ED0"/>
    <w:rsid w:val="00FB1F4F"/>
    <w:rsid w:val="00FB21A6"/>
    <w:rsid w:val="00FB3E99"/>
    <w:rsid w:val="00FB53D4"/>
    <w:rsid w:val="00FB703B"/>
    <w:rsid w:val="00FB7E18"/>
    <w:rsid w:val="00FC2185"/>
    <w:rsid w:val="00FC2C81"/>
    <w:rsid w:val="00FC6E2C"/>
    <w:rsid w:val="00FC7CCE"/>
    <w:rsid w:val="00FD026A"/>
    <w:rsid w:val="00FD16AA"/>
    <w:rsid w:val="00FD6F8E"/>
    <w:rsid w:val="00FD7371"/>
    <w:rsid w:val="00FE25B5"/>
    <w:rsid w:val="00FE26A7"/>
    <w:rsid w:val="00FE2934"/>
    <w:rsid w:val="00FE2C0B"/>
    <w:rsid w:val="00FE2E1D"/>
    <w:rsid w:val="00FE4DB5"/>
    <w:rsid w:val="00FE4E45"/>
    <w:rsid w:val="00FE5D03"/>
    <w:rsid w:val="00FE69E6"/>
    <w:rsid w:val="00FE799C"/>
    <w:rsid w:val="00FF0086"/>
    <w:rsid w:val="00FF281F"/>
    <w:rsid w:val="00FF3D14"/>
    <w:rsid w:val="00FF4F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4384C2"/>
  <w15:docId w15:val="{0C688959-89BA-9F4E-9484-BD1D48B9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unhideWhenUsed="1"/>
    <w:lsdException w:name="No Spacing" w:semiHidden="1" w:uiPriority="1" w:unhideWhenUsed="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semiHidden="1" w:uiPriority="72" w:unhideWhenUsed="1"/>
    <w:lsdException w:name="Quote" w:semiHidden="1" w:uiPriority="73" w:unhideWhenUsed="1"/>
    <w:lsdException w:name="Intense Quote" w:semiHidden="1" w:uiPriority="60" w:unhideWhenUsed="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389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2C3893"/>
    <w:rPr>
      <w:sz w:val="20"/>
      <w:szCs w:val="20"/>
    </w:rPr>
  </w:style>
  <w:style w:type="character" w:styleId="FootnoteReference">
    <w:name w:val="footnote reference"/>
    <w:semiHidden/>
    <w:rsid w:val="002C3893"/>
    <w:rPr>
      <w:vertAlign w:val="superscript"/>
    </w:rPr>
  </w:style>
  <w:style w:type="table" w:styleId="TableGrid">
    <w:name w:val="Table Grid"/>
    <w:basedOn w:val="TableNormal"/>
    <w:rsid w:val="002C3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C3893"/>
    <w:pPr>
      <w:widowControl w:val="0"/>
      <w:adjustRightInd w:val="0"/>
      <w:spacing w:before="100" w:beforeAutospacing="1" w:after="100" w:afterAutospacing="1" w:line="360" w:lineRule="atLeast"/>
      <w:jc w:val="both"/>
      <w:textAlignment w:val="baseline"/>
    </w:pPr>
  </w:style>
  <w:style w:type="character" w:styleId="Hyperlink">
    <w:name w:val="Hyperlink"/>
    <w:rsid w:val="00B072C0"/>
    <w:rPr>
      <w:color w:val="0000FF"/>
      <w:u w:val="single"/>
    </w:rPr>
  </w:style>
  <w:style w:type="paragraph" w:styleId="Footer">
    <w:name w:val="footer"/>
    <w:basedOn w:val="Normal"/>
    <w:rsid w:val="00401203"/>
    <w:pPr>
      <w:tabs>
        <w:tab w:val="center" w:pos="4320"/>
        <w:tab w:val="right" w:pos="8640"/>
      </w:tabs>
    </w:pPr>
  </w:style>
  <w:style w:type="character" w:styleId="PageNumber">
    <w:name w:val="page number"/>
    <w:basedOn w:val="DefaultParagraphFont"/>
    <w:rsid w:val="00401203"/>
  </w:style>
  <w:style w:type="character" w:styleId="CommentReference">
    <w:name w:val="annotation reference"/>
    <w:semiHidden/>
    <w:rsid w:val="00401203"/>
    <w:rPr>
      <w:sz w:val="16"/>
      <w:szCs w:val="16"/>
    </w:rPr>
  </w:style>
  <w:style w:type="paragraph" w:styleId="CommentText">
    <w:name w:val="annotation text"/>
    <w:basedOn w:val="Normal"/>
    <w:semiHidden/>
    <w:rsid w:val="00401203"/>
    <w:rPr>
      <w:sz w:val="20"/>
      <w:szCs w:val="20"/>
    </w:rPr>
  </w:style>
  <w:style w:type="paragraph" w:styleId="CommentSubject">
    <w:name w:val="annotation subject"/>
    <w:basedOn w:val="CommentText"/>
    <w:next w:val="CommentText"/>
    <w:semiHidden/>
    <w:rsid w:val="00401203"/>
    <w:rPr>
      <w:b/>
      <w:bCs/>
    </w:rPr>
  </w:style>
  <w:style w:type="paragraph" w:styleId="BalloonText">
    <w:name w:val="Balloon Text"/>
    <w:basedOn w:val="Normal"/>
    <w:semiHidden/>
    <w:rsid w:val="00401203"/>
    <w:rPr>
      <w:rFonts w:ascii="Tahoma" w:hAnsi="Tahoma" w:cs="Tahoma"/>
      <w:sz w:val="16"/>
      <w:szCs w:val="16"/>
    </w:rPr>
  </w:style>
  <w:style w:type="paragraph" w:customStyle="1" w:styleId="Default">
    <w:name w:val="Default"/>
    <w:rsid w:val="00CA5145"/>
    <w:pPr>
      <w:autoSpaceDE w:val="0"/>
      <w:autoSpaceDN w:val="0"/>
      <w:adjustRightInd w:val="0"/>
    </w:pPr>
    <w:rPr>
      <w:color w:val="000000"/>
      <w:sz w:val="24"/>
      <w:szCs w:val="24"/>
    </w:rPr>
  </w:style>
  <w:style w:type="paragraph" w:styleId="Header">
    <w:name w:val="header"/>
    <w:basedOn w:val="Normal"/>
    <w:rsid w:val="003648F8"/>
    <w:pPr>
      <w:tabs>
        <w:tab w:val="center" w:pos="4320"/>
        <w:tab w:val="right" w:pos="8640"/>
      </w:tabs>
    </w:pPr>
  </w:style>
  <w:style w:type="character" w:styleId="Emphasis">
    <w:name w:val="Emphasis"/>
    <w:qFormat/>
    <w:rsid w:val="00A85AFF"/>
    <w:rPr>
      <w:i/>
      <w:iCs/>
    </w:rPr>
  </w:style>
  <w:style w:type="paragraph" w:styleId="NoSpacing">
    <w:name w:val="No Spacing"/>
    <w:uiPriority w:val="1"/>
    <w:qFormat/>
    <w:rsid w:val="00B86F32"/>
    <w:rPr>
      <w:rFonts w:ascii="Calibri" w:eastAsia="Calibri" w:hAnsi="Calibri"/>
      <w:sz w:val="22"/>
      <w:szCs w:val="22"/>
    </w:rPr>
  </w:style>
  <w:style w:type="paragraph" w:styleId="ListParagraph">
    <w:name w:val="List Paragraph"/>
    <w:basedOn w:val="Normal"/>
    <w:uiPriority w:val="72"/>
    <w:unhideWhenUsed/>
    <w:rsid w:val="00AB3E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058885">
      <w:bodyDiv w:val="1"/>
      <w:marLeft w:val="0"/>
      <w:marRight w:val="0"/>
      <w:marTop w:val="0"/>
      <w:marBottom w:val="0"/>
      <w:divBdr>
        <w:top w:val="none" w:sz="0" w:space="0" w:color="auto"/>
        <w:left w:val="none" w:sz="0" w:space="0" w:color="auto"/>
        <w:bottom w:val="none" w:sz="0" w:space="0" w:color="auto"/>
        <w:right w:val="none" w:sz="0" w:space="0" w:color="auto"/>
      </w:divBdr>
    </w:div>
    <w:div w:id="1137911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1204</Words>
  <Characters>7292</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HHS Template for</vt:lpstr>
    </vt:vector>
  </TitlesOfParts>
  <Company>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HHS Template for</dc:title>
  <dc:subject/>
  <dc:creator>Norman L. Osinski</dc:creator>
  <cp:keywords/>
  <dc:description/>
  <cp:lastModifiedBy>Gregorio, Valerie (NIH/OD) [E]</cp:lastModifiedBy>
  <cp:revision>2</cp:revision>
  <cp:lastPrinted>2019-09-26T15:33:00Z</cp:lastPrinted>
  <dcterms:created xsi:type="dcterms:W3CDTF">2026-03-16T17:14:00Z</dcterms:created>
  <dcterms:modified xsi:type="dcterms:W3CDTF">2026-03-16T17:14:00Z</dcterms:modified>
</cp:coreProperties>
</file>