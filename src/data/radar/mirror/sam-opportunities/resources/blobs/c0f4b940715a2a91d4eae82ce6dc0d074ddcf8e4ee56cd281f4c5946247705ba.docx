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B4BA" w14:textId="462305C6" w:rsidR="00B45F12" w:rsidRDefault="00B45F12" w:rsidP="00411345">
      <w:pPr>
        <w:pStyle w:val="OmniPage1"/>
        <w:tabs>
          <w:tab w:val="left" w:pos="204"/>
          <w:tab w:val="right" w:pos="6623"/>
        </w:tabs>
        <w:spacing w:line="240" w:lineRule="auto"/>
        <w:ind w:right="-29"/>
        <w:jc w:val="center"/>
        <w:rPr>
          <w:rStyle w:val="PlaceholderText"/>
          <w:color w:val="FF0000"/>
          <w:sz w:val="28"/>
          <w:szCs w:val="28"/>
        </w:rPr>
      </w:pPr>
    </w:p>
    <w:p w14:paraId="29F93A2F" w14:textId="77777777" w:rsidR="00470F58" w:rsidRPr="001157CA" w:rsidRDefault="00470F58" w:rsidP="00470F58">
      <w:pPr>
        <w:pStyle w:val="ADDMTitleCenter"/>
        <w:spacing w:before="0" w:after="0"/>
        <w:jc w:val="both"/>
        <w:rPr>
          <w:rStyle w:val="PlaceholderText"/>
          <w:b w:val="0"/>
          <w:color w:val="FF0000"/>
        </w:rPr>
      </w:pPr>
    </w:p>
    <w:p w14:paraId="6D3656A2" w14:textId="77777777" w:rsidR="00417500" w:rsidRPr="00032837"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b/>
          <w:sz w:val="48"/>
          <w:szCs w:val="48"/>
        </w:rPr>
      </w:pPr>
      <w:r w:rsidRPr="00032837">
        <w:rPr>
          <w:b/>
          <w:sz w:val="48"/>
          <w:szCs w:val="48"/>
        </w:rPr>
        <w:t>PERFORMANCE WORK STATEMENT</w:t>
      </w:r>
    </w:p>
    <w:p w14:paraId="44EAFD9C" w14:textId="77777777" w:rsidR="00417500"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b/>
          <w:sz w:val="48"/>
          <w:szCs w:val="48"/>
        </w:rPr>
      </w:pPr>
    </w:p>
    <w:p w14:paraId="4B94D5A5" w14:textId="6EBE77E7" w:rsidR="00417500" w:rsidRPr="00032837" w:rsidRDefault="00417500" w:rsidP="4105A0A9">
      <w:pPr>
        <w:pStyle w:val="OmniPage1"/>
        <w:pBdr>
          <w:top w:val="threeDEngrave" w:sz="24" w:space="1" w:color="auto"/>
          <w:bottom w:val="threeDEngrave" w:sz="24" w:space="1" w:color="auto"/>
        </w:pBdr>
        <w:tabs>
          <w:tab w:val="left" w:pos="204"/>
          <w:tab w:val="right" w:pos="6623"/>
        </w:tabs>
        <w:spacing w:line="240" w:lineRule="auto"/>
        <w:ind w:right="-29"/>
        <w:jc w:val="center"/>
        <w:rPr>
          <w:b/>
          <w:bCs/>
          <w:sz w:val="48"/>
          <w:szCs w:val="48"/>
        </w:rPr>
      </w:pPr>
      <w:r w:rsidRPr="4105A0A9">
        <w:rPr>
          <w:b/>
          <w:bCs/>
          <w:sz w:val="48"/>
          <w:szCs w:val="48"/>
        </w:rPr>
        <w:t>for</w:t>
      </w:r>
    </w:p>
    <w:p w14:paraId="3DEEC669" w14:textId="77777777" w:rsidR="00417500" w:rsidRPr="00032837"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b/>
          <w:sz w:val="48"/>
          <w:szCs w:val="48"/>
        </w:rPr>
      </w:pPr>
    </w:p>
    <w:p w14:paraId="3656B9AB" w14:textId="77777777" w:rsidR="00417500" w:rsidRPr="00032837"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b/>
          <w:sz w:val="22"/>
          <w:szCs w:val="22"/>
        </w:rPr>
      </w:pPr>
    </w:p>
    <w:p w14:paraId="45FB0818" w14:textId="77777777" w:rsidR="00417500" w:rsidRPr="00032837"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b/>
          <w:bCs/>
          <w:sz w:val="22"/>
          <w:szCs w:val="22"/>
        </w:rPr>
      </w:pPr>
      <w:r w:rsidRPr="006F1723">
        <w:rPr>
          <w:noProof/>
        </w:rPr>
        <w:drawing>
          <wp:inline distT="0" distB="0" distL="0" distR="0" wp14:anchorId="47D57A73" wp14:editId="63C76DD5">
            <wp:extent cx="1550213" cy="1437248"/>
            <wp:effectExtent l="0" t="0" r="0" b="0"/>
            <wp:docPr id="1" name="Picture 1" descr="afsymbol_n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symbol_n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3970" cy="1459274"/>
                    </a:xfrm>
                    <a:prstGeom prst="rect">
                      <a:avLst/>
                    </a:prstGeom>
                    <a:noFill/>
                    <a:ln>
                      <a:noFill/>
                    </a:ln>
                  </pic:spPr>
                </pic:pic>
              </a:graphicData>
            </a:graphic>
          </wp:inline>
        </w:drawing>
      </w:r>
    </w:p>
    <w:p w14:paraId="049F31CB" w14:textId="77777777" w:rsidR="00417500" w:rsidRPr="00032837"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b/>
          <w:bCs/>
          <w:sz w:val="22"/>
          <w:szCs w:val="22"/>
        </w:rPr>
      </w:pPr>
    </w:p>
    <w:p w14:paraId="53128261" w14:textId="77777777" w:rsidR="00417500" w:rsidRPr="00032837"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both"/>
        <w:rPr>
          <w:sz w:val="40"/>
          <w:szCs w:val="40"/>
        </w:rPr>
      </w:pPr>
    </w:p>
    <w:p w14:paraId="7FD51B67" w14:textId="77777777" w:rsidR="00D41DF2" w:rsidRDefault="00D41DF2" w:rsidP="00D41DF2">
      <w:pPr>
        <w:pStyle w:val="OmniPage1"/>
        <w:pBdr>
          <w:top w:val="threeDEngrave" w:sz="24" w:space="1" w:color="auto"/>
          <w:bottom w:val="threeDEngrave" w:sz="24" w:space="1" w:color="auto"/>
        </w:pBdr>
        <w:tabs>
          <w:tab w:val="left" w:pos="204"/>
          <w:tab w:val="right" w:pos="6623"/>
        </w:tabs>
        <w:spacing w:line="240" w:lineRule="auto"/>
        <w:ind w:right="-29"/>
        <w:jc w:val="center"/>
        <w:rPr>
          <w:sz w:val="40"/>
          <w:szCs w:val="40"/>
        </w:rPr>
      </w:pPr>
      <w:bookmarkStart w:id="0" w:name="_Hlk212120488"/>
      <w:r w:rsidRPr="00D41DF2">
        <w:rPr>
          <w:sz w:val="40"/>
          <w:szCs w:val="40"/>
        </w:rPr>
        <w:t>AIR FORCE MEDICAL COMMAND</w:t>
      </w:r>
    </w:p>
    <w:bookmarkEnd w:id="0"/>
    <w:p w14:paraId="55143A76" w14:textId="04139F5B" w:rsidR="00D41DF2" w:rsidRDefault="00D41DF2" w:rsidP="00D41DF2">
      <w:pPr>
        <w:pStyle w:val="OmniPage1"/>
        <w:pBdr>
          <w:top w:val="threeDEngrave" w:sz="24" w:space="1" w:color="auto"/>
          <w:bottom w:val="threeDEngrave" w:sz="24" w:space="1" w:color="auto"/>
        </w:pBdr>
        <w:tabs>
          <w:tab w:val="left" w:pos="204"/>
          <w:tab w:val="right" w:pos="6623"/>
        </w:tabs>
        <w:spacing w:line="240" w:lineRule="auto"/>
        <w:ind w:right="-29"/>
        <w:jc w:val="center"/>
        <w:rPr>
          <w:sz w:val="40"/>
          <w:szCs w:val="40"/>
        </w:rPr>
      </w:pPr>
      <w:r w:rsidRPr="00D41DF2">
        <w:rPr>
          <w:sz w:val="40"/>
          <w:szCs w:val="40"/>
        </w:rPr>
        <w:t xml:space="preserve"> (AFMEDCOM) </w:t>
      </w:r>
    </w:p>
    <w:p w14:paraId="3A69D19B" w14:textId="3C558D5C" w:rsidR="00D41DF2" w:rsidRPr="007969E9" w:rsidRDefault="00B031D3" w:rsidP="00D41DF2">
      <w:pPr>
        <w:pStyle w:val="OmniPage1"/>
        <w:pBdr>
          <w:top w:val="threeDEngrave" w:sz="24" w:space="1" w:color="auto"/>
          <w:bottom w:val="threeDEngrave" w:sz="24" w:space="1" w:color="auto"/>
        </w:pBdr>
        <w:tabs>
          <w:tab w:val="left" w:pos="204"/>
          <w:tab w:val="right" w:pos="6623"/>
        </w:tabs>
        <w:spacing w:line="240" w:lineRule="auto"/>
        <w:ind w:right="-29"/>
        <w:jc w:val="center"/>
        <w:rPr>
          <w:sz w:val="40"/>
          <w:szCs w:val="40"/>
        </w:rPr>
      </w:pPr>
      <w:bookmarkStart w:id="1" w:name="_Hlk220420211"/>
      <w:r w:rsidRPr="00B031D3">
        <w:rPr>
          <w:sz w:val="40"/>
          <w:szCs w:val="40"/>
          <w14:ligatures w14:val="standardContextual"/>
        </w:rPr>
        <w:t>AFMEDCOM Logistics and Installation Support</w:t>
      </w:r>
      <w:r>
        <w:rPr>
          <w:sz w:val="28"/>
          <w:szCs w:val="28"/>
          <w14:ligatures w14:val="standardContextual"/>
        </w:rPr>
        <w:t xml:space="preserve"> </w:t>
      </w:r>
      <w:r w:rsidR="00B01231" w:rsidRPr="00B01231">
        <w:rPr>
          <w:sz w:val="40"/>
          <w:szCs w:val="40"/>
        </w:rPr>
        <w:t>A4/10E</w:t>
      </w:r>
    </w:p>
    <w:p w14:paraId="17F07A0B" w14:textId="49C6E2E5" w:rsidR="007969E9" w:rsidRPr="007969E9" w:rsidRDefault="007969E9" w:rsidP="00417500">
      <w:pPr>
        <w:pStyle w:val="OmniPage1"/>
        <w:pBdr>
          <w:top w:val="threeDEngrave" w:sz="24" w:space="1" w:color="auto"/>
          <w:bottom w:val="threeDEngrave" w:sz="24" w:space="1" w:color="auto"/>
        </w:pBdr>
        <w:tabs>
          <w:tab w:val="left" w:pos="204"/>
          <w:tab w:val="right" w:pos="6623"/>
        </w:tabs>
        <w:spacing w:line="240" w:lineRule="auto"/>
        <w:ind w:right="-29"/>
        <w:jc w:val="center"/>
        <w:rPr>
          <w:sz w:val="40"/>
          <w:szCs w:val="40"/>
        </w:rPr>
      </w:pPr>
      <w:bookmarkStart w:id="2" w:name="_Hlk220420233"/>
      <w:bookmarkEnd w:id="1"/>
      <w:r w:rsidRPr="007969E9">
        <w:rPr>
          <w:sz w:val="40"/>
          <w:szCs w:val="40"/>
        </w:rPr>
        <w:t xml:space="preserve">Clinical Engineering Contingency Equipment Material </w:t>
      </w:r>
      <w:bookmarkEnd w:id="2"/>
      <w:r w:rsidRPr="007969E9">
        <w:rPr>
          <w:sz w:val="40"/>
          <w:szCs w:val="40"/>
        </w:rPr>
        <w:t>Support</w:t>
      </w:r>
    </w:p>
    <w:p w14:paraId="1BED5F66" w14:textId="77777777" w:rsidR="00417500"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color w:val="FF0000"/>
          <w:sz w:val="40"/>
          <w:szCs w:val="40"/>
        </w:rPr>
      </w:pPr>
      <w:r>
        <w:rPr>
          <w:color w:val="FF0000"/>
          <w:sz w:val="40"/>
          <w:szCs w:val="40"/>
        </w:rPr>
        <w:t>Solicitation/</w:t>
      </w:r>
      <w:r w:rsidRPr="000B192D">
        <w:rPr>
          <w:color w:val="FF0000"/>
          <w:sz w:val="40"/>
          <w:szCs w:val="40"/>
        </w:rPr>
        <w:t>Contract Number TBD</w:t>
      </w:r>
    </w:p>
    <w:p w14:paraId="4DDBEF00" w14:textId="77777777" w:rsidR="00417500" w:rsidRDefault="00417500" w:rsidP="00417500">
      <w:pPr>
        <w:pStyle w:val="OmniPage1"/>
        <w:pBdr>
          <w:top w:val="threeDEngrave" w:sz="24" w:space="1" w:color="auto"/>
          <w:bottom w:val="threeDEngrave" w:sz="24" w:space="1" w:color="auto"/>
        </w:pBdr>
        <w:tabs>
          <w:tab w:val="left" w:pos="204"/>
          <w:tab w:val="right" w:pos="6623"/>
        </w:tabs>
        <w:spacing w:line="240" w:lineRule="auto"/>
        <w:ind w:right="-29"/>
        <w:jc w:val="center"/>
        <w:rPr>
          <w:color w:val="FF0000"/>
          <w:sz w:val="40"/>
          <w:szCs w:val="40"/>
        </w:rPr>
      </w:pPr>
    </w:p>
    <w:p w14:paraId="4A00E169" w14:textId="0818D2D5" w:rsidR="00417500" w:rsidRPr="000B192D" w:rsidRDefault="008B39A1" w:rsidP="008B39A1">
      <w:pPr>
        <w:pStyle w:val="OmniPage1"/>
        <w:pBdr>
          <w:top w:val="threeDEngrave" w:sz="24" w:space="1" w:color="auto"/>
          <w:bottom w:val="threeDEngrave" w:sz="24" w:space="1" w:color="auto"/>
        </w:pBdr>
        <w:tabs>
          <w:tab w:val="left" w:pos="204"/>
          <w:tab w:val="right" w:pos="6623"/>
        </w:tabs>
        <w:spacing w:line="240" w:lineRule="auto"/>
        <w:ind w:right="-29"/>
        <w:rPr>
          <w:color w:val="FF0000"/>
          <w:sz w:val="40"/>
          <w:szCs w:val="40"/>
        </w:rPr>
      </w:pPr>
      <w:r>
        <w:rPr>
          <w:color w:val="FF0000"/>
          <w:sz w:val="40"/>
          <w:szCs w:val="40"/>
        </w:rPr>
        <w:t xml:space="preserve">                             </w:t>
      </w:r>
      <w:r w:rsidR="00417500" w:rsidRPr="4105A0A9">
        <w:rPr>
          <w:color w:val="FF0000"/>
          <w:sz w:val="40"/>
          <w:szCs w:val="40"/>
        </w:rPr>
        <w:t>Date (XX Month Year)</w:t>
      </w:r>
    </w:p>
    <w:p w14:paraId="327C4F80" w14:textId="1FE41D3D" w:rsidR="4105A0A9" w:rsidRDefault="4105A0A9" w:rsidP="4105A0A9">
      <w:pPr>
        <w:pStyle w:val="OmniPage1"/>
        <w:tabs>
          <w:tab w:val="left" w:pos="204"/>
          <w:tab w:val="right" w:pos="6623"/>
        </w:tabs>
        <w:spacing w:line="240" w:lineRule="auto"/>
        <w:ind w:right="-29"/>
        <w:jc w:val="center"/>
        <w:rPr>
          <w:color w:val="FF0000"/>
          <w:szCs w:val="24"/>
        </w:rPr>
      </w:pPr>
    </w:p>
    <w:p w14:paraId="3C8EA8E2" w14:textId="30EE99B7" w:rsidR="4105A0A9" w:rsidRDefault="4105A0A9" w:rsidP="00DC6556">
      <w:pPr>
        <w:pStyle w:val="OmniPage1"/>
        <w:tabs>
          <w:tab w:val="left" w:pos="204"/>
          <w:tab w:val="right" w:pos="6623"/>
        </w:tabs>
        <w:spacing w:line="240" w:lineRule="auto"/>
        <w:ind w:right="-29"/>
        <w:jc w:val="center"/>
        <w:rPr>
          <w:b/>
          <w:bCs/>
        </w:rPr>
      </w:pPr>
      <w:r w:rsidRPr="52EFCD3C">
        <w:rPr>
          <w:b/>
          <w:bCs/>
        </w:rPr>
        <w:lastRenderedPageBreak/>
        <w:t xml:space="preserve">(Version Control Date: </w:t>
      </w:r>
      <w:r w:rsidR="009F074A">
        <w:rPr>
          <w:b/>
          <w:bCs/>
        </w:rPr>
        <w:t>23 Jul</w:t>
      </w:r>
      <w:r w:rsidR="00C659A4">
        <w:rPr>
          <w:b/>
          <w:bCs/>
        </w:rPr>
        <w:t xml:space="preserve"> 2025</w:t>
      </w:r>
      <w:r w:rsidRPr="52EFCD3C">
        <w:rPr>
          <w:b/>
          <w:bCs/>
        </w:rPr>
        <w:t>)</w:t>
      </w:r>
    </w:p>
    <w:p w14:paraId="7215643F" w14:textId="4B1691C8" w:rsidR="006144C9" w:rsidRDefault="006144C9" w:rsidP="004652B5">
      <w:pPr>
        <w:pStyle w:val="TOCHeading"/>
        <w:jc w:val="center"/>
        <w:rPr>
          <w:bCs/>
        </w:rPr>
      </w:pPr>
    </w:p>
    <w:sdt>
      <w:sdtPr>
        <w:rPr>
          <w:b/>
        </w:rPr>
        <w:id w:val="2093875614"/>
        <w:docPartObj>
          <w:docPartGallery w:val="Table of Contents"/>
          <w:docPartUnique/>
        </w:docPartObj>
      </w:sdtPr>
      <w:sdtEndPr>
        <w:rPr>
          <w:b w:val="0"/>
        </w:rPr>
      </w:sdtEndPr>
      <w:sdtContent>
        <w:p w14:paraId="22E0FC93" w14:textId="03731C68" w:rsidR="003B3624" w:rsidRDefault="003B3624" w:rsidP="006144C9">
          <w:r>
            <w:t>Table of Contents</w:t>
          </w:r>
        </w:p>
        <w:p w14:paraId="5B6BA987" w14:textId="77777777" w:rsidR="004652B5" w:rsidRDefault="004652B5" w:rsidP="63F3D095">
          <w:pPr>
            <w:rPr>
              <w:b/>
              <w:bCs/>
              <w:sz w:val="22"/>
              <w:szCs w:val="22"/>
              <w:u w:val="single"/>
            </w:rPr>
          </w:pPr>
          <w:r w:rsidRPr="63F3D095">
            <w:rPr>
              <w:b/>
              <w:bCs/>
              <w:sz w:val="22"/>
              <w:szCs w:val="22"/>
              <w:u w:val="single"/>
            </w:rPr>
            <w:t>Section</w:t>
          </w:r>
          <w:r>
            <w:tab/>
          </w:r>
          <w:r>
            <w:tab/>
          </w:r>
          <w:r>
            <w:tab/>
          </w:r>
          <w:r>
            <w:tab/>
          </w:r>
          <w:r>
            <w:tab/>
          </w:r>
          <w:r>
            <w:tab/>
          </w:r>
          <w:r>
            <w:tab/>
          </w:r>
          <w:r>
            <w:tab/>
          </w:r>
          <w:r>
            <w:tab/>
          </w:r>
          <w:r>
            <w:tab/>
          </w:r>
          <w:r>
            <w:tab/>
          </w:r>
          <w:r w:rsidRPr="63F3D095">
            <w:rPr>
              <w:b/>
              <w:bCs/>
              <w:sz w:val="22"/>
              <w:szCs w:val="22"/>
              <w:u w:val="single"/>
            </w:rPr>
            <w:t>Page Number</w:t>
          </w:r>
        </w:p>
        <w:p w14:paraId="1FC39945" w14:textId="77777777" w:rsidR="004652B5" w:rsidRPr="004652B5" w:rsidRDefault="004652B5" w:rsidP="63F3D095">
          <w:pPr>
            <w:rPr>
              <w:b/>
              <w:bCs/>
              <w:sz w:val="28"/>
              <w:szCs w:val="28"/>
              <w:u w:val="single"/>
            </w:rPr>
          </w:pPr>
        </w:p>
        <w:p w14:paraId="34368A74" w14:textId="15544787" w:rsidR="00305256" w:rsidRDefault="003B4DCD">
          <w:pPr>
            <w:pStyle w:val="TOC1"/>
            <w:rPr>
              <w:rFonts w:asciiTheme="minorHAnsi" w:eastAsiaTheme="minorEastAsia" w:hAnsiTheme="minorHAnsi" w:cstheme="minorBidi"/>
              <w:noProof/>
              <w:sz w:val="22"/>
              <w:szCs w:val="22"/>
            </w:rPr>
          </w:pPr>
          <w:r>
            <w:fldChar w:fldCharType="begin"/>
          </w:r>
          <w:r w:rsidR="003B3624">
            <w:instrText>TOC \o "1-3" \h \z \u</w:instrText>
          </w:r>
          <w:r>
            <w:fldChar w:fldCharType="separate"/>
          </w:r>
          <w:hyperlink w:anchor="_Toc104302413" w:history="1">
            <w:r w:rsidR="00305256" w:rsidRPr="0053158E">
              <w:rPr>
                <w:rStyle w:val="Hyperlink"/>
                <w:rFonts w:eastAsiaTheme="majorEastAsia"/>
                <w:noProof/>
              </w:rPr>
              <w:t>1.</w:t>
            </w:r>
            <w:r w:rsidR="00305256">
              <w:rPr>
                <w:rFonts w:asciiTheme="minorHAnsi" w:eastAsiaTheme="minorEastAsia" w:hAnsiTheme="minorHAnsi" w:cstheme="minorBidi"/>
                <w:noProof/>
                <w:sz w:val="22"/>
                <w:szCs w:val="22"/>
              </w:rPr>
              <w:tab/>
            </w:r>
            <w:r w:rsidR="00305256" w:rsidRPr="0053158E">
              <w:rPr>
                <w:rStyle w:val="Hyperlink"/>
                <w:rFonts w:eastAsiaTheme="majorEastAsia"/>
                <w:noProof/>
              </w:rPr>
              <w:t>DESCRIPTION OF SERVICES</w:t>
            </w:r>
            <w:r w:rsidR="00305256">
              <w:rPr>
                <w:noProof/>
                <w:webHidden/>
              </w:rPr>
              <w:tab/>
            </w:r>
            <w:r w:rsidR="00305256">
              <w:rPr>
                <w:noProof/>
                <w:webHidden/>
              </w:rPr>
              <w:fldChar w:fldCharType="begin"/>
            </w:r>
            <w:r w:rsidR="00305256">
              <w:rPr>
                <w:noProof/>
                <w:webHidden/>
              </w:rPr>
              <w:instrText xml:space="preserve"> PAGEREF _Toc104302413 \h </w:instrText>
            </w:r>
            <w:r w:rsidR="00305256">
              <w:rPr>
                <w:noProof/>
                <w:webHidden/>
              </w:rPr>
            </w:r>
            <w:r w:rsidR="00305256">
              <w:rPr>
                <w:noProof/>
                <w:webHidden/>
              </w:rPr>
              <w:fldChar w:fldCharType="separate"/>
            </w:r>
            <w:r w:rsidR="00305256">
              <w:rPr>
                <w:noProof/>
                <w:webHidden/>
              </w:rPr>
              <w:t>5</w:t>
            </w:r>
            <w:r w:rsidR="00305256">
              <w:rPr>
                <w:noProof/>
                <w:webHidden/>
              </w:rPr>
              <w:fldChar w:fldCharType="end"/>
            </w:r>
          </w:hyperlink>
        </w:p>
        <w:p w14:paraId="2B6A57C3" w14:textId="66D9BE2B"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14" w:history="1">
            <w:r w:rsidRPr="0053158E">
              <w:rPr>
                <w:rStyle w:val="Hyperlink"/>
                <w:rFonts w:eastAsiaTheme="majorEastAsia"/>
                <w:noProof/>
              </w:rPr>
              <w:t>1.1.</w:t>
            </w:r>
            <w:r>
              <w:rPr>
                <w:rFonts w:asciiTheme="minorHAnsi" w:eastAsiaTheme="minorEastAsia" w:hAnsiTheme="minorHAnsi" w:cstheme="minorBidi"/>
                <w:noProof/>
                <w:sz w:val="22"/>
                <w:szCs w:val="22"/>
              </w:rPr>
              <w:tab/>
            </w:r>
            <w:r w:rsidRPr="0053158E">
              <w:rPr>
                <w:rStyle w:val="Hyperlink"/>
                <w:rFonts w:eastAsiaTheme="majorEastAsia"/>
                <w:noProof/>
              </w:rPr>
              <w:t>Background.</w:t>
            </w:r>
            <w:r>
              <w:rPr>
                <w:noProof/>
                <w:webHidden/>
              </w:rPr>
              <w:tab/>
            </w:r>
            <w:r>
              <w:rPr>
                <w:noProof/>
                <w:webHidden/>
              </w:rPr>
              <w:fldChar w:fldCharType="begin"/>
            </w:r>
            <w:r>
              <w:rPr>
                <w:noProof/>
                <w:webHidden/>
              </w:rPr>
              <w:instrText xml:space="preserve"> PAGEREF _Toc104302414 \h </w:instrText>
            </w:r>
            <w:r>
              <w:rPr>
                <w:noProof/>
                <w:webHidden/>
              </w:rPr>
            </w:r>
            <w:r>
              <w:rPr>
                <w:noProof/>
                <w:webHidden/>
              </w:rPr>
              <w:fldChar w:fldCharType="separate"/>
            </w:r>
            <w:r>
              <w:rPr>
                <w:noProof/>
                <w:webHidden/>
              </w:rPr>
              <w:t>5</w:t>
            </w:r>
            <w:r>
              <w:rPr>
                <w:noProof/>
                <w:webHidden/>
              </w:rPr>
              <w:fldChar w:fldCharType="end"/>
            </w:r>
          </w:hyperlink>
        </w:p>
        <w:p w14:paraId="29B5A297" w14:textId="2C58F207"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15" w:history="1">
            <w:r w:rsidRPr="0053158E">
              <w:rPr>
                <w:rStyle w:val="Hyperlink"/>
                <w:rFonts w:eastAsiaTheme="majorEastAsia"/>
                <w:noProof/>
              </w:rPr>
              <w:t>1.2.</w:t>
            </w:r>
            <w:r>
              <w:rPr>
                <w:rFonts w:asciiTheme="minorHAnsi" w:eastAsiaTheme="minorEastAsia" w:hAnsiTheme="minorHAnsi" w:cstheme="minorBidi"/>
                <w:noProof/>
                <w:sz w:val="22"/>
                <w:szCs w:val="22"/>
              </w:rPr>
              <w:tab/>
            </w:r>
            <w:r w:rsidRPr="0053158E">
              <w:rPr>
                <w:rStyle w:val="Hyperlink"/>
                <w:rFonts w:eastAsiaTheme="majorEastAsia"/>
                <w:noProof/>
              </w:rPr>
              <w:t>Scope.</w:t>
            </w:r>
            <w:r>
              <w:rPr>
                <w:noProof/>
                <w:webHidden/>
              </w:rPr>
              <w:tab/>
            </w:r>
            <w:r>
              <w:rPr>
                <w:noProof/>
                <w:webHidden/>
              </w:rPr>
              <w:fldChar w:fldCharType="begin"/>
            </w:r>
            <w:r>
              <w:rPr>
                <w:noProof/>
                <w:webHidden/>
              </w:rPr>
              <w:instrText xml:space="preserve"> PAGEREF _Toc104302415 \h </w:instrText>
            </w:r>
            <w:r>
              <w:rPr>
                <w:noProof/>
                <w:webHidden/>
              </w:rPr>
            </w:r>
            <w:r>
              <w:rPr>
                <w:noProof/>
                <w:webHidden/>
              </w:rPr>
              <w:fldChar w:fldCharType="separate"/>
            </w:r>
            <w:r>
              <w:rPr>
                <w:noProof/>
                <w:webHidden/>
              </w:rPr>
              <w:t>5</w:t>
            </w:r>
            <w:r>
              <w:rPr>
                <w:noProof/>
                <w:webHidden/>
              </w:rPr>
              <w:fldChar w:fldCharType="end"/>
            </w:r>
          </w:hyperlink>
        </w:p>
        <w:p w14:paraId="382B5106" w14:textId="605FB810" w:rsidR="00305256" w:rsidRDefault="00305256">
          <w:pPr>
            <w:pStyle w:val="TOC1"/>
            <w:rPr>
              <w:rFonts w:asciiTheme="minorHAnsi" w:eastAsiaTheme="minorEastAsia" w:hAnsiTheme="minorHAnsi" w:cstheme="minorBidi"/>
              <w:noProof/>
              <w:sz w:val="22"/>
              <w:szCs w:val="22"/>
            </w:rPr>
          </w:pPr>
          <w:hyperlink w:anchor="_Toc104302416" w:history="1">
            <w:r w:rsidRPr="0053158E">
              <w:rPr>
                <w:rStyle w:val="Hyperlink"/>
                <w:rFonts w:eastAsiaTheme="majorEastAsia"/>
                <w:noProof/>
              </w:rPr>
              <w:t>2.</w:t>
            </w:r>
            <w:r>
              <w:rPr>
                <w:rFonts w:asciiTheme="minorHAnsi" w:eastAsiaTheme="minorEastAsia" w:hAnsiTheme="minorHAnsi" w:cstheme="minorBidi"/>
                <w:noProof/>
                <w:sz w:val="22"/>
                <w:szCs w:val="22"/>
              </w:rPr>
              <w:tab/>
            </w:r>
            <w:r w:rsidRPr="0053158E">
              <w:rPr>
                <w:rStyle w:val="Hyperlink"/>
                <w:rFonts w:eastAsiaTheme="majorEastAsia"/>
                <w:noProof/>
              </w:rPr>
              <w:t>GENERAL INFORMATION</w:t>
            </w:r>
            <w:r>
              <w:rPr>
                <w:noProof/>
                <w:webHidden/>
              </w:rPr>
              <w:tab/>
            </w:r>
            <w:r>
              <w:rPr>
                <w:noProof/>
                <w:webHidden/>
              </w:rPr>
              <w:fldChar w:fldCharType="begin"/>
            </w:r>
            <w:r>
              <w:rPr>
                <w:noProof/>
                <w:webHidden/>
              </w:rPr>
              <w:instrText xml:space="preserve"> PAGEREF _Toc104302416 \h </w:instrText>
            </w:r>
            <w:r>
              <w:rPr>
                <w:noProof/>
                <w:webHidden/>
              </w:rPr>
            </w:r>
            <w:r>
              <w:rPr>
                <w:noProof/>
                <w:webHidden/>
              </w:rPr>
              <w:fldChar w:fldCharType="separate"/>
            </w:r>
            <w:r>
              <w:rPr>
                <w:noProof/>
                <w:webHidden/>
              </w:rPr>
              <w:t>5</w:t>
            </w:r>
            <w:r>
              <w:rPr>
                <w:noProof/>
                <w:webHidden/>
              </w:rPr>
              <w:fldChar w:fldCharType="end"/>
            </w:r>
          </w:hyperlink>
        </w:p>
        <w:p w14:paraId="70D028AC" w14:textId="6F24E3F8"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17" w:history="1">
            <w:r w:rsidRPr="0053158E">
              <w:rPr>
                <w:rStyle w:val="Hyperlink"/>
                <w:rFonts w:eastAsiaTheme="majorEastAsia"/>
                <w:noProof/>
              </w:rPr>
              <w:t>2.1.</w:t>
            </w:r>
            <w:r>
              <w:rPr>
                <w:rFonts w:asciiTheme="minorHAnsi" w:eastAsiaTheme="minorEastAsia" w:hAnsiTheme="minorHAnsi" w:cstheme="minorBidi"/>
                <w:noProof/>
                <w:sz w:val="22"/>
                <w:szCs w:val="22"/>
              </w:rPr>
              <w:tab/>
            </w:r>
            <w:r w:rsidRPr="0053158E">
              <w:rPr>
                <w:rStyle w:val="Hyperlink"/>
                <w:rFonts w:eastAsiaTheme="majorEastAsia"/>
                <w:noProof/>
              </w:rPr>
              <w:t>Contractor Identification.</w:t>
            </w:r>
            <w:r>
              <w:rPr>
                <w:noProof/>
                <w:webHidden/>
              </w:rPr>
              <w:tab/>
            </w:r>
            <w:r>
              <w:rPr>
                <w:noProof/>
                <w:webHidden/>
              </w:rPr>
              <w:fldChar w:fldCharType="begin"/>
            </w:r>
            <w:r>
              <w:rPr>
                <w:noProof/>
                <w:webHidden/>
              </w:rPr>
              <w:instrText xml:space="preserve"> PAGEREF _Toc104302417 \h </w:instrText>
            </w:r>
            <w:r>
              <w:rPr>
                <w:noProof/>
                <w:webHidden/>
              </w:rPr>
            </w:r>
            <w:r>
              <w:rPr>
                <w:noProof/>
                <w:webHidden/>
              </w:rPr>
              <w:fldChar w:fldCharType="separate"/>
            </w:r>
            <w:r>
              <w:rPr>
                <w:noProof/>
                <w:webHidden/>
              </w:rPr>
              <w:t>5</w:t>
            </w:r>
            <w:r>
              <w:rPr>
                <w:noProof/>
                <w:webHidden/>
              </w:rPr>
              <w:fldChar w:fldCharType="end"/>
            </w:r>
          </w:hyperlink>
        </w:p>
        <w:p w14:paraId="7CB531FC" w14:textId="2D1229F4"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18" w:history="1">
            <w:r w:rsidRPr="0053158E">
              <w:rPr>
                <w:rStyle w:val="Hyperlink"/>
                <w:rFonts w:eastAsiaTheme="majorEastAsia"/>
                <w:noProof/>
              </w:rPr>
              <w:t>2.2.</w:t>
            </w:r>
            <w:r>
              <w:rPr>
                <w:rFonts w:asciiTheme="minorHAnsi" w:eastAsiaTheme="minorEastAsia" w:hAnsiTheme="minorHAnsi" w:cstheme="minorBidi"/>
                <w:noProof/>
                <w:sz w:val="22"/>
                <w:szCs w:val="22"/>
              </w:rPr>
              <w:tab/>
            </w:r>
            <w:r w:rsidRPr="0053158E">
              <w:rPr>
                <w:rStyle w:val="Hyperlink"/>
                <w:rFonts w:eastAsiaTheme="majorEastAsia"/>
                <w:noProof/>
              </w:rPr>
              <w:t>Contractor Training.</w:t>
            </w:r>
            <w:r>
              <w:rPr>
                <w:noProof/>
                <w:webHidden/>
              </w:rPr>
              <w:tab/>
            </w:r>
            <w:r>
              <w:rPr>
                <w:noProof/>
                <w:webHidden/>
              </w:rPr>
              <w:fldChar w:fldCharType="begin"/>
            </w:r>
            <w:r>
              <w:rPr>
                <w:noProof/>
                <w:webHidden/>
              </w:rPr>
              <w:instrText xml:space="preserve"> PAGEREF _Toc104302418 \h </w:instrText>
            </w:r>
            <w:r>
              <w:rPr>
                <w:noProof/>
                <w:webHidden/>
              </w:rPr>
            </w:r>
            <w:r>
              <w:rPr>
                <w:noProof/>
                <w:webHidden/>
              </w:rPr>
              <w:fldChar w:fldCharType="separate"/>
            </w:r>
            <w:r>
              <w:rPr>
                <w:noProof/>
                <w:webHidden/>
              </w:rPr>
              <w:t>5</w:t>
            </w:r>
            <w:r>
              <w:rPr>
                <w:noProof/>
                <w:webHidden/>
              </w:rPr>
              <w:fldChar w:fldCharType="end"/>
            </w:r>
          </w:hyperlink>
        </w:p>
        <w:p w14:paraId="4E4B9924" w14:textId="2BCBA22A"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19" w:history="1">
            <w:r w:rsidRPr="0053158E">
              <w:rPr>
                <w:rStyle w:val="Hyperlink"/>
                <w:rFonts w:eastAsiaTheme="majorEastAsia"/>
                <w:noProof/>
              </w:rPr>
              <w:t>2.3.</w:t>
            </w:r>
            <w:r>
              <w:rPr>
                <w:rFonts w:asciiTheme="minorHAnsi" w:eastAsiaTheme="minorEastAsia" w:hAnsiTheme="minorHAnsi" w:cstheme="minorBidi"/>
                <w:noProof/>
                <w:sz w:val="22"/>
                <w:szCs w:val="22"/>
              </w:rPr>
              <w:tab/>
            </w:r>
            <w:r w:rsidRPr="0053158E">
              <w:rPr>
                <w:rStyle w:val="Hyperlink"/>
                <w:rFonts w:eastAsiaTheme="majorEastAsia"/>
                <w:noProof/>
              </w:rPr>
              <w:t>Contractor/Government Communication.</w:t>
            </w:r>
            <w:r>
              <w:rPr>
                <w:noProof/>
                <w:webHidden/>
              </w:rPr>
              <w:tab/>
            </w:r>
            <w:r>
              <w:rPr>
                <w:noProof/>
                <w:webHidden/>
              </w:rPr>
              <w:fldChar w:fldCharType="begin"/>
            </w:r>
            <w:r>
              <w:rPr>
                <w:noProof/>
                <w:webHidden/>
              </w:rPr>
              <w:instrText xml:space="preserve"> PAGEREF _Toc104302419 \h </w:instrText>
            </w:r>
            <w:r>
              <w:rPr>
                <w:noProof/>
                <w:webHidden/>
              </w:rPr>
            </w:r>
            <w:r>
              <w:rPr>
                <w:noProof/>
                <w:webHidden/>
              </w:rPr>
              <w:fldChar w:fldCharType="separate"/>
            </w:r>
            <w:r>
              <w:rPr>
                <w:noProof/>
                <w:webHidden/>
              </w:rPr>
              <w:t>5</w:t>
            </w:r>
            <w:r>
              <w:rPr>
                <w:noProof/>
                <w:webHidden/>
              </w:rPr>
              <w:fldChar w:fldCharType="end"/>
            </w:r>
          </w:hyperlink>
        </w:p>
        <w:p w14:paraId="453ED903" w14:textId="5FF26B07"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20" w:history="1">
            <w:r w:rsidRPr="0053158E">
              <w:rPr>
                <w:rStyle w:val="Hyperlink"/>
                <w:rFonts w:eastAsiaTheme="majorEastAsia"/>
                <w:noProof/>
              </w:rPr>
              <w:t>2.4.</w:t>
            </w:r>
            <w:r>
              <w:rPr>
                <w:rFonts w:asciiTheme="minorHAnsi" w:eastAsiaTheme="minorEastAsia" w:hAnsiTheme="minorHAnsi" w:cstheme="minorBidi"/>
                <w:noProof/>
                <w:sz w:val="22"/>
                <w:szCs w:val="22"/>
              </w:rPr>
              <w:tab/>
            </w:r>
            <w:r w:rsidRPr="0053158E">
              <w:rPr>
                <w:rStyle w:val="Hyperlink"/>
                <w:rFonts w:eastAsiaTheme="majorEastAsia"/>
                <w:noProof/>
              </w:rPr>
              <w:t>Monthly Status/Financial Report.</w:t>
            </w:r>
            <w:r>
              <w:rPr>
                <w:noProof/>
                <w:webHidden/>
              </w:rPr>
              <w:tab/>
            </w:r>
            <w:r>
              <w:rPr>
                <w:noProof/>
                <w:webHidden/>
              </w:rPr>
              <w:fldChar w:fldCharType="begin"/>
            </w:r>
            <w:r>
              <w:rPr>
                <w:noProof/>
                <w:webHidden/>
              </w:rPr>
              <w:instrText xml:space="preserve"> PAGEREF _Toc104302420 \h </w:instrText>
            </w:r>
            <w:r>
              <w:rPr>
                <w:noProof/>
                <w:webHidden/>
              </w:rPr>
            </w:r>
            <w:r>
              <w:rPr>
                <w:noProof/>
                <w:webHidden/>
              </w:rPr>
              <w:fldChar w:fldCharType="separate"/>
            </w:r>
            <w:r>
              <w:rPr>
                <w:noProof/>
                <w:webHidden/>
              </w:rPr>
              <w:t>6</w:t>
            </w:r>
            <w:r>
              <w:rPr>
                <w:noProof/>
                <w:webHidden/>
              </w:rPr>
              <w:fldChar w:fldCharType="end"/>
            </w:r>
          </w:hyperlink>
        </w:p>
        <w:p w14:paraId="17182740" w14:textId="4D238DA4"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21" w:history="1">
            <w:r w:rsidRPr="0053158E">
              <w:rPr>
                <w:rStyle w:val="Hyperlink"/>
                <w:rFonts w:eastAsiaTheme="majorEastAsia"/>
                <w:noProof/>
              </w:rPr>
              <w:t>2.5.</w:t>
            </w:r>
            <w:r>
              <w:rPr>
                <w:rFonts w:asciiTheme="minorHAnsi" w:eastAsiaTheme="minorEastAsia" w:hAnsiTheme="minorHAnsi" w:cstheme="minorBidi"/>
                <w:noProof/>
                <w:sz w:val="22"/>
                <w:szCs w:val="22"/>
              </w:rPr>
              <w:tab/>
            </w:r>
            <w:r w:rsidRPr="0053158E">
              <w:rPr>
                <w:rStyle w:val="Hyperlink"/>
                <w:rFonts w:eastAsiaTheme="majorEastAsia"/>
                <w:noProof/>
              </w:rPr>
              <w:t>Place of Performance.</w:t>
            </w:r>
            <w:r>
              <w:rPr>
                <w:noProof/>
                <w:webHidden/>
              </w:rPr>
              <w:tab/>
            </w:r>
            <w:r>
              <w:rPr>
                <w:noProof/>
                <w:webHidden/>
              </w:rPr>
              <w:fldChar w:fldCharType="begin"/>
            </w:r>
            <w:r>
              <w:rPr>
                <w:noProof/>
                <w:webHidden/>
              </w:rPr>
              <w:instrText xml:space="preserve"> PAGEREF _Toc104302421 \h </w:instrText>
            </w:r>
            <w:r>
              <w:rPr>
                <w:noProof/>
                <w:webHidden/>
              </w:rPr>
            </w:r>
            <w:r>
              <w:rPr>
                <w:noProof/>
                <w:webHidden/>
              </w:rPr>
              <w:fldChar w:fldCharType="separate"/>
            </w:r>
            <w:r>
              <w:rPr>
                <w:noProof/>
                <w:webHidden/>
              </w:rPr>
              <w:t>6</w:t>
            </w:r>
            <w:r>
              <w:rPr>
                <w:noProof/>
                <w:webHidden/>
              </w:rPr>
              <w:fldChar w:fldCharType="end"/>
            </w:r>
          </w:hyperlink>
        </w:p>
        <w:p w14:paraId="14A68FF4" w14:textId="4645A37C"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22" w:history="1">
            <w:r w:rsidRPr="0053158E">
              <w:rPr>
                <w:rStyle w:val="Hyperlink"/>
                <w:rFonts w:eastAsiaTheme="majorEastAsia"/>
                <w:noProof/>
              </w:rPr>
              <w:t>2.6.</w:t>
            </w:r>
            <w:r>
              <w:rPr>
                <w:rFonts w:asciiTheme="minorHAnsi" w:eastAsiaTheme="minorEastAsia" w:hAnsiTheme="minorHAnsi" w:cstheme="minorBidi"/>
                <w:noProof/>
                <w:sz w:val="22"/>
                <w:szCs w:val="22"/>
              </w:rPr>
              <w:tab/>
            </w:r>
            <w:r w:rsidRPr="0053158E">
              <w:rPr>
                <w:rStyle w:val="Hyperlink"/>
                <w:rFonts w:eastAsiaTheme="majorEastAsia"/>
                <w:noProof/>
              </w:rPr>
              <w:t>Travel Requirements.</w:t>
            </w:r>
            <w:r>
              <w:rPr>
                <w:noProof/>
                <w:webHidden/>
              </w:rPr>
              <w:tab/>
            </w:r>
            <w:r>
              <w:rPr>
                <w:noProof/>
                <w:webHidden/>
              </w:rPr>
              <w:fldChar w:fldCharType="begin"/>
            </w:r>
            <w:r>
              <w:rPr>
                <w:noProof/>
                <w:webHidden/>
              </w:rPr>
              <w:instrText xml:space="preserve"> PAGEREF _Toc104302422 \h </w:instrText>
            </w:r>
            <w:r>
              <w:rPr>
                <w:noProof/>
                <w:webHidden/>
              </w:rPr>
            </w:r>
            <w:r>
              <w:rPr>
                <w:noProof/>
                <w:webHidden/>
              </w:rPr>
              <w:fldChar w:fldCharType="separate"/>
            </w:r>
            <w:r>
              <w:rPr>
                <w:noProof/>
                <w:webHidden/>
              </w:rPr>
              <w:t>6</w:t>
            </w:r>
            <w:r>
              <w:rPr>
                <w:noProof/>
                <w:webHidden/>
              </w:rPr>
              <w:fldChar w:fldCharType="end"/>
            </w:r>
          </w:hyperlink>
        </w:p>
        <w:p w14:paraId="54ED44FA" w14:textId="397D1188"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23" w:history="1">
            <w:r w:rsidRPr="0053158E">
              <w:rPr>
                <w:rStyle w:val="Hyperlink"/>
                <w:rFonts w:eastAsiaTheme="majorEastAsia"/>
                <w:noProof/>
              </w:rPr>
              <w:t>2.7.</w:t>
            </w:r>
            <w:r>
              <w:rPr>
                <w:rFonts w:asciiTheme="minorHAnsi" w:eastAsiaTheme="minorEastAsia" w:hAnsiTheme="minorHAnsi" w:cstheme="minorBidi"/>
                <w:noProof/>
                <w:sz w:val="22"/>
                <w:szCs w:val="22"/>
              </w:rPr>
              <w:tab/>
            </w:r>
            <w:r w:rsidRPr="0053158E">
              <w:rPr>
                <w:rStyle w:val="Hyperlink"/>
                <w:rFonts w:eastAsiaTheme="majorEastAsia"/>
                <w:noProof/>
              </w:rPr>
              <w:t>Mission/Emergency Essential.</w:t>
            </w:r>
            <w:r>
              <w:rPr>
                <w:noProof/>
                <w:webHidden/>
              </w:rPr>
              <w:tab/>
            </w:r>
            <w:r>
              <w:rPr>
                <w:noProof/>
                <w:webHidden/>
              </w:rPr>
              <w:fldChar w:fldCharType="begin"/>
            </w:r>
            <w:r>
              <w:rPr>
                <w:noProof/>
                <w:webHidden/>
              </w:rPr>
              <w:instrText xml:space="preserve"> PAGEREF _Toc104302423 \h </w:instrText>
            </w:r>
            <w:r>
              <w:rPr>
                <w:noProof/>
                <w:webHidden/>
              </w:rPr>
            </w:r>
            <w:r>
              <w:rPr>
                <w:noProof/>
                <w:webHidden/>
              </w:rPr>
              <w:fldChar w:fldCharType="separate"/>
            </w:r>
            <w:r>
              <w:rPr>
                <w:noProof/>
                <w:webHidden/>
              </w:rPr>
              <w:t>7</w:t>
            </w:r>
            <w:r>
              <w:rPr>
                <w:noProof/>
                <w:webHidden/>
              </w:rPr>
              <w:fldChar w:fldCharType="end"/>
            </w:r>
          </w:hyperlink>
        </w:p>
        <w:p w14:paraId="2D7C13A5" w14:textId="1D69789E"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24" w:history="1">
            <w:r w:rsidRPr="0053158E">
              <w:rPr>
                <w:rStyle w:val="Hyperlink"/>
                <w:rFonts w:eastAsiaTheme="majorEastAsia"/>
                <w:noProof/>
              </w:rPr>
              <w:t>2.8.</w:t>
            </w:r>
            <w:r>
              <w:rPr>
                <w:rFonts w:asciiTheme="minorHAnsi" w:eastAsiaTheme="minorEastAsia" w:hAnsiTheme="minorHAnsi" w:cstheme="minorBidi"/>
                <w:noProof/>
                <w:sz w:val="22"/>
                <w:szCs w:val="22"/>
              </w:rPr>
              <w:tab/>
            </w:r>
            <w:r w:rsidRPr="0053158E">
              <w:rPr>
                <w:rStyle w:val="Hyperlink"/>
                <w:rFonts w:eastAsiaTheme="majorEastAsia"/>
                <w:noProof/>
              </w:rPr>
              <w:t>Duty Hours.</w:t>
            </w:r>
            <w:r>
              <w:rPr>
                <w:noProof/>
                <w:webHidden/>
              </w:rPr>
              <w:tab/>
            </w:r>
            <w:r>
              <w:rPr>
                <w:noProof/>
                <w:webHidden/>
              </w:rPr>
              <w:fldChar w:fldCharType="begin"/>
            </w:r>
            <w:r>
              <w:rPr>
                <w:noProof/>
                <w:webHidden/>
              </w:rPr>
              <w:instrText xml:space="preserve"> PAGEREF _Toc104302424 \h </w:instrText>
            </w:r>
            <w:r>
              <w:rPr>
                <w:noProof/>
                <w:webHidden/>
              </w:rPr>
            </w:r>
            <w:r>
              <w:rPr>
                <w:noProof/>
                <w:webHidden/>
              </w:rPr>
              <w:fldChar w:fldCharType="separate"/>
            </w:r>
            <w:r>
              <w:rPr>
                <w:noProof/>
                <w:webHidden/>
              </w:rPr>
              <w:t>7</w:t>
            </w:r>
            <w:r>
              <w:rPr>
                <w:noProof/>
                <w:webHidden/>
              </w:rPr>
              <w:fldChar w:fldCharType="end"/>
            </w:r>
          </w:hyperlink>
        </w:p>
        <w:p w14:paraId="0C0A7F34" w14:textId="40191C5A"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25" w:history="1">
            <w:r w:rsidRPr="0053158E">
              <w:rPr>
                <w:rStyle w:val="Hyperlink"/>
                <w:rFonts w:eastAsiaTheme="majorEastAsia"/>
                <w:noProof/>
              </w:rPr>
              <w:t>2.9.</w:t>
            </w:r>
            <w:r>
              <w:rPr>
                <w:rFonts w:asciiTheme="minorHAnsi" w:eastAsiaTheme="minorEastAsia" w:hAnsiTheme="minorHAnsi" w:cstheme="minorBidi"/>
                <w:noProof/>
                <w:sz w:val="22"/>
                <w:szCs w:val="22"/>
              </w:rPr>
              <w:tab/>
            </w:r>
            <w:r w:rsidRPr="0053158E">
              <w:rPr>
                <w:rStyle w:val="Hyperlink"/>
                <w:rFonts w:eastAsiaTheme="majorEastAsia"/>
                <w:noProof/>
              </w:rPr>
              <w:t>Telecommuting.</w:t>
            </w:r>
            <w:r>
              <w:rPr>
                <w:noProof/>
                <w:webHidden/>
              </w:rPr>
              <w:tab/>
            </w:r>
            <w:r>
              <w:rPr>
                <w:noProof/>
                <w:webHidden/>
              </w:rPr>
              <w:fldChar w:fldCharType="begin"/>
            </w:r>
            <w:r>
              <w:rPr>
                <w:noProof/>
                <w:webHidden/>
              </w:rPr>
              <w:instrText xml:space="preserve"> PAGEREF _Toc104302425 \h </w:instrText>
            </w:r>
            <w:r>
              <w:rPr>
                <w:noProof/>
                <w:webHidden/>
              </w:rPr>
            </w:r>
            <w:r>
              <w:rPr>
                <w:noProof/>
                <w:webHidden/>
              </w:rPr>
              <w:fldChar w:fldCharType="separate"/>
            </w:r>
            <w:r>
              <w:rPr>
                <w:noProof/>
                <w:webHidden/>
              </w:rPr>
              <w:t>8</w:t>
            </w:r>
            <w:r>
              <w:rPr>
                <w:noProof/>
                <w:webHidden/>
              </w:rPr>
              <w:fldChar w:fldCharType="end"/>
            </w:r>
          </w:hyperlink>
        </w:p>
        <w:p w14:paraId="09BEB4B4" w14:textId="016F4BD6" w:rsidR="00305256" w:rsidRDefault="00305256">
          <w:pPr>
            <w:pStyle w:val="TOC2"/>
            <w:tabs>
              <w:tab w:val="left" w:pos="1100"/>
              <w:tab w:val="right" w:leader="dot" w:pos="9350"/>
            </w:tabs>
            <w:rPr>
              <w:rFonts w:asciiTheme="minorHAnsi" w:eastAsiaTheme="minorEastAsia" w:hAnsiTheme="minorHAnsi" w:cstheme="minorBidi"/>
              <w:noProof/>
              <w:sz w:val="22"/>
              <w:szCs w:val="22"/>
            </w:rPr>
          </w:pPr>
          <w:hyperlink w:anchor="_Toc104302426" w:history="1">
            <w:r w:rsidRPr="0053158E">
              <w:rPr>
                <w:rStyle w:val="Hyperlink"/>
                <w:rFonts w:eastAsiaTheme="majorEastAsia"/>
                <w:noProof/>
              </w:rPr>
              <w:t>2.10.</w:t>
            </w:r>
            <w:r>
              <w:rPr>
                <w:rFonts w:asciiTheme="minorHAnsi" w:eastAsiaTheme="minorEastAsia" w:hAnsiTheme="minorHAnsi" w:cstheme="minorBidi"/>
                <w:noProof/>
                <w:sz w:val="22"/>
                <w:szCs w:val="22"/>
              </w:rPr>
              <w:tab/>
            </w:r>
            <w:r w:rsidRPr="0053158E">
              <w:rPr>
                <w:rStyle w:val="Hyperlink"/>
                <w:rFonts w:eastAsiaTheme="majorEastAsia"/>
                <w:noProof/>
              </w:rPr>
              <w:t>Federal Holidays.</w:t>
            </w:r>
            <w:r>
              <w:rPr>
                <w:noProof/>
                <w:webHidden/>
              </w:rPr>
              <w:tab/>
            </w:r>
            <w:r>
              <w:rPr>
                <w:noProof/>
                <w:webHidden/>
              </w:rPr>
              <w:fldChar w:fldCharType="begin"/>
            </w:r>
            <w:r>
              <w:rPr>
                <w:noProof/>
                <w:webHidden/>
              </w:rPr>
              <w:instrText xml:space="preserve"> PAGEREF _Toc104302426 \h </w:instrText>
            </w:r>
            <w:r>
              <w:rPr>
                <w:noProof/>
                <w:webHidden/>
              </w:rPr>
            </w:r>
            <w:r>
              <w:rPr>
                <w:noProof/>
                <w:webHidden/>
              </w:rPr>
              <w:fldChar w:fldCharType="separate"/>
            </w:r>
            <w:r>
              <w:rPr>
                <w:noProof/>
                <w:webHidden/>
              </w:rPr>
              <w:t>8</w:t>
            </w:r>
            <w:r>
              <w:rPr>
                <w:noProof/>
                <w:webHidden/>
              </w:rPr>
              <w:fldChar w:fldCharType="end"/>
            </w:r>
          </w:hyperlink>
        </w:p>
        <w:p w14:paraId="74270374" w14:textId="2154A401" w:rsidR="00305256" w:rsidRDefault="00305256">
          <w:pPr>
            <w:pStyle w:val="TOC2"/>
            <w:tabs>
              <w:tab w:val="left" w:pos="1100"/>
              <w:tab w:val="right" w:leader="dot" w:pos="9350"/>
            </w:tabs>
            <w:rPr>
              <w:rFonts w:asciiTheme="minorHAnsi" w:eastAsiaTheme="minorEastAsia" w:hAnsiTheme="minorHAnsi" w:cstheme="minorBidi"/>
              <w:noProof/>
              <w:sz w:val="22"/>
              <w:szCs w:val="22"/>
            </w:rPr>
          </w:pPr>
          <w:hyperlink w:anchor="_Toc104302427" w:history="1">
            <w:r w:rsidRPr="0053158E">
              <w:rPr>
                <w:rStyle w:val="Hyperlink"/>
                <w:rFonts w:eastAsiaTheme="majorEastAsia"/>
                <w:noProof/>
              </w:rPr>
              <w:t>2.11.</w:t>
            </w:r>
            <w:r>
              <w:rPr>
                <w:rFonts w:asciiTheme="minorHAnsi" w:eastAsiaTheme="minorEastAsia" w:hAnsiTheme="minorHAnsi" w:cstheme="minorBidi"/>
                <w:noProof/>
                <w:sz w:val="22"/>
                <w:szCs w:val="22"/>
              </w:rPr>
              <w:tab/>
            </w:r>
            <w:r w:rsidRPr="0053158E">
              <w:rPr>
                <w:rStyle w:val="Hyperlink"/>
                <w:rFonts w:eastAsiaTheme="majorEastAsia"/>
                <w:noProof/>
              </w:rPr>
              <w:t>Facility Closures.</w:t>
            </w:r>
            <w:r>
              <w:rPr>
                <w:noProof/>
                <w:webHidden/>
              </w:rPr>
              <w:tab/>
            </w:r>
            <w:r>
              <w:rPr>
                <w:noProof/>
                <w:webHidden/>
              </w:rPr>
              <w:fldChar w:fldCharType="begin"/>
            </w:r>
            <w:r>
              <w:rPr>
                <w:noProof/>
                <w:webHidden/>
              </w:rPr>
              <w:instrText xml:space="preserve"> PAGEREF _Toc104302427 \h </w:instrText>
            </w:r>
            <w:r>
              <w:rPr>
                <w:noProof/>
                <w:webHidden/>
              </w:rPr>
            </w:r>
            <w:r>
              <w:rPr>
                <w:noProof/>
                <w:webHidden/>
              </w:rPr>
              <w:fldChar w:fldCharType="separate"/>
            </w:r>
            <w:r>
              <w:rPr>
                <w:noProof/>
                <w:webHidden/>
              </w:rPr>
              <w:t>8</w:t>
            </w:r>
            <w:r>
              <w:rPr>
                <w:noProof/>
                <w:webHidden/>
              </w:rPr>
              <w:fldChar w:fldCharType="end"/>
            </w:r>
          </w:hyperlink>
        </w:p>
        <w:p w14:paraId="17BC5D79" w14:textId="169288EF" w:rsidR="00305256" w:rsidRDefault="00305256">
          <w:pPr>
            <w:pStyle w:val="TOC2"/>
            <w:tabs>
              <w:tab w:val="left" w:pos="1100"/>
              <w:tab w:val="right" w:leader="dot" w:pos="9350"/>
            </w:tabs>
            <w:rPr>
              <w:rFonts w:asciiTheme="minorHAnsi" w:eastAsiaTheme="minorEastAsia" w:hAnsiTheme="minorHAnsi" w:cstheme="minorBidi"/>
              <w:noProof/>
              <w:sz w:val="22"/>
              <w:szCs w:val="22"/>
            </w:rPr>
          </w:pPr>
          <w:hyperlink w:anchor="_Toc104302428" w:history="1">
            <w:r w:rsidRPr="0053158E">
              <w:rPr>
                <w:rStyle w:val="Hyperlink"/>
                <w:rFonts w:eastAsiaTheme="majorEastAsia"/>
                <w:noProof/>
              </w:rPr>
              <w:t>2.12.</w:t>
            </w:r>
            <w:r>
              <w:rPr>
                <w:rFonts w:asciiTheme="minorHAnsi" w:eastAsiaTheme="minorEastAsia" w:hAnsiTheme="minorHAnsi" w:cstheme="minorBidi"/>
                <w:noProof/>
                <w:sz w:val="22"/>
                <w:szCs w:val="22"/>
              </w:rPr>
              <w:tab/>
            </w:r>
            <w:r w:rsidRPr="0053158E">
              <w:rPr>
                <w:rStyle w:val="Hyperlink"/>
                <w:rFonts w:eastAsiaTheme="majorEastAsia"/>
                <w:noProof/>
              </w:rPr>
              <w:t>Conduct of Contractor Personnel.</w:t>
            </w:r>
            <w:r>
              <w:rPr>
                <w:noProof/>
                <w:webHidden/>
              </w:rPr>
              <w:tab/>
            </w:r>
            <w:r>
              <w:rPr>
                <w:noProof/>
                <w:webHidden/>
              </w:rPr>
              <w:fldChar w:fldCharType="begin"/>
            </w:r>
            <w:r>
              <w:rPr>
                <w:noProof/>
                <w:webHidden/>
              </w:rPr>
              <w:instrText xml:space="preserve"> PAGEREF _Toc104302428 \h </w:instrText>
            </w:r>
            <w:r>
              <w:rPr>
                <w:noProof/>
                <w:webHidden/>
              </w:rPr>
            </w:r>
            <w:r>
              <w:rPr>
                <w:noProof/>
                <w:webHidden/>
              </w:rPr>
              <w:fldChar w:fldCharType="separate"/>
            </w:r>
            <w:r>
              <w:rPr>
                <w:noProof/>
                <w:webHidden/>
              </w:rPr>
              <w:t>8</w:t>
            </w:r>
            <w:r>
              <w:rPr>
                <w:noProof/>
                <w:webHidden/>
              </w:rPr>
              <w:fldChar w:fldCharType="end"/>
            </w:r>
          </w:hyperlink>
        </w:p>
        <w:p w14:paraId="305AA6D3" w14:textId="0892E4C8" w:rsidR="00305256" w:rsidRDefault="00305256">
          <w:pPr>
            <w:pStyle w:val="TOC2"/>
            <w:tabs>
              <w:tab w:val="left" w:pos="1100"/>
              <w:tab w:val="right" w:leader="dot" w:pos="9350"/>
            </w:tabs>
            <w:rPr>
              <w:rFonts w:asciiTheme="minorHAnsi" w:eastAsiaTheme="minorEastAsia" w:hAnsiTheme="minorHAnsi" w:cstheme="minorBidi"/>
              <w:noProof/>
              <w:sz w:val="22"/>
              <w:szCs w:val="22"/>
            </w:rPr>
          </w:pPr>
          <w:hyperlink w:anchor="_Toc104302429" w:history="1">
            <w:r w:rsidRPr="0053158E">
              <w:rPr>
                <w:rStyle w:val="Hyperlink"/>
                <w:rFonts w:eastAsiaTheme="majorEastAsia"/>
                <w:noProof/>
              </w:rPr>
              <w:t>2.13.</w:t>
            </w:r>
            <w:r>
              <w:rPr>
                <w:rFonts w:asciiTheme="minorHAnsi" w:eastAsiaTheme="minorEastAsia" w:hAnsiTheme="minorHAnsi" w:cstheme="minorBidi"/>
                <w:noProof/>
                <w:sz w:val="22"/>
                <w:szCs w:val="22"/>
              </w:rPr>
              <w:tab/>
            </w:r>
            <w:r w:rsidRPr="0053158E">
              <w:rPr>
                <w:rStyle w:val="Hyperlink"/>
                <w:rFonts w:eastAsiaTheme="majorEastAsia"/>
                <w:noProof/>
              </w:rPr>
              <w:t>Controlled Unclassified Information (CUI).</w:t>
            </w:r>
            <w:r>
              <w:rPr>
                <w:noProof/>
                <w:webHidden/>
              </w:rPr>
              <w:tab/>
            </w:r>
            <w:r>
              <w:rPr>
                <w:noProof/>
                <w:webHidden/>
              </w:rPr>
              <w:fldChar w:fldCharType="begin"/>
            </w:r>
            <w:r>
              <w:rPr>
                <w:noProof/>
                <w:webHidden/>
              </w:rPr>
              <w:instrText xml:space="preserve"> PAGEREF _Toc104302429 \h </w:instrText>
            </w:r>
            <w:r>
              <w:rPr>
                <w:noProof/>
                <w:webHidden/>
              </w:rPr>
            </w:r>
            <w:r>
              <w:rPr>
                <w:noProof/>
                <w:webHidden/>
              </w:rPr>
              <w:fldChar w:fldCharType="separate"/>
            </w:r>
            <w:r>
              <w:rPr>
                <w:noProof/>
                <w:webHidden/>
              </w:rPr>
              <w:t>9</w:t>
            </w:r>
            <w:r>
              <w:rPr>
                <w:noProof/>
                <w:webHidden/>
              </w:rPr>
              <w:fldChar w:fldCharType="end"/>
            </w:r>
          </w:hyperlink>
        </w:p>
        <w:p w14:paraId="20BECB84" w14:textId="24E0F2EE" w:rsidR="00305256" w:rsidRDefault="00305256">
          <w:pPr>
            <w:pStyle w:val="TOC2"/>
            <w:tabs>
              <w:tab w:val="left" w:pos="1100"/>
              <w:tab w:val="right" w:leader="dot" w:pos="9350"/>
            </w:tabs>
            <w:rPr>
              <w:rFonts w:asciiTheme="minorHAnsi" w:eastAsiaTheme="minorEastAsia" w:hAnsiTheme="minorHAnsi" w:cstheme="minorBidi"/>
              <w:noProof/>
              <w:sz w:val="22"/>
              <w:szCs w:val="22"/>
            </w:rPr>
          </w:pPr>
          <w:hyperlink w:anchor="_Toc104302430" w:history="1">
            <w:r w:rsidRPr="0053158E">
              <w:rPr>
                <w:rStyle w:val="Hyperlink"/>
                <w:rFonts w:eastAsiaTheme="majorEastAsia"/>
                <w:noProof/>
              </w:rPr>
              <w:t>2.14.</w:t>
            </w:r>
            <w:r>
              <w:rPr>
                <w:rFonts w:asciiTheme="minorHAnsi" w:eastAsiaTheme="minorEastAsia" w:hAnsiTheme="minorHAnsi" w:cstheme="minorBidi"/>
                <w:noProof/>
                <w:sz w:val="22"/>
                <w:szCs w:val="22"/>
              </w:rPr>
              <w:tab/>
            </w:r>
            <w:r w:rsidRPr="0053158E">
              <w:rPr>
                <w:rStyle w:val="Hyperlink"/>
                <w:rFonts w:eastAsiaTheme="majorEastAsia"/>
                <w:noProof/>
              </w:rPr>
              <w:t>Personnel Staffing:</w:t>
            </w:r>
            <w:r>
              <w:rPr>
                <w:noProof/>
                <w:webHidden/>
              </w:rPr>
              <w:tab/>
            </w:r>
            <w:r>
              <w:rPr>
                <w:noProof/>
                <w:webHidden/>
              </w:rPr>
              <w:fldChar w:fldCharType="begin"/>
            </w:r>
            <w:r>
              <w:rPr>
                <w:noProof/>
                <w:webHidden/>
              </w:rPr>
              <w:instrText xml:space="preserve"> PAGEREF _Toc104302430 \h </w:instrText>
            </w:r>
            <w:r>
              <w:rPr>
                <w:noProof/>
                <w:webHidden/>
              </w:rPr>
            </w:r>
            <w:r>
              <w:rPr>
                <w:noProof/>
                <w:webHidden/>
              </w:rPr>
              <w:fldChar w:fldCharType="separate"/>
            </w:r>
            <w:r>
              <w:rPr>
                <w:noProof/>
                <w:webHidden/>
              </w:rPr>
              <w:t>9</w:t>
            </w:r>
            <w:r>
              <w:rPr>
                <w:noProof/>
                <w:webHidden/>
              </w:rPr>
              <w:fldChar w:fldCharType="end"/>
            </w:r>
          </w:hyperlink>
        </w:p>
        <w:p w14:paraId="529238C8" w14:textId="30E6BC2B" w:rsidR="00305256" w:rsidRDefault="00305256">
          <w:pPr>
            <w:pStyle w:val="TOC1"/>
            <w:rPr>
              <w:rFonts w:asciiTheme="minorHAnsi" w:eastAsiaTheme="minorEastAsia" w:hAnsiTheme="minorHAnsi" w:cstheme="minorBidi"/>
              <w:noProof/>
              <w:sz w:val="22"/>
              <w:szCs w:val="22"/>
            </w:rPr>
          </w:pPr>
          <w:hyperlink w:anchor="_Toc104302431" w:history="1">
            <w:r w:rsidRPr="0053158E">
              <w:rPr>
                <w:rStyle w:val="Hyperlink"/>
                <w:rFonts w:eastAsiaTheme="majorEastAsia"/>
                <w:noProof/>
              </w:rPr>
              <w:t>3.</w:t>
            </w:r>
            <w:r>
              <w:rPr>
                <w:rFonts w:asciiTheme="minorHAnsi" w:eastAsiaTheme="minorEastAsia" w:hAnsiTheme="minorHAnsi" w:cstheme="minorBidi"/>
                <w:noProof/>
                <w:sz w:val="22"/>
                <w:szCs w:val="22"/>
              </w:rPr>
              <w:tab/>
            </w:r>
            <w:r w:rsidRPr="0053158E">
              <w:rPr>
                <w:rStyle w:val="Hyperlink"/>
                <w:rFonts w:eastAsiaTheme="majorEastAsia"/>
                <w:noProof/>
              </w:rPr>
              <w:t>CONTRACT REQUIREMENTS</w:t>
            </w:r>
            <w:r>
              <w:rPr>
                <w:noProof/>
                <w:webHidden/>
              </w:rPr>
              <w:tab/>
            </w:r>
            <w:r>
              <w:rPr>
                <w:noProof/>
                <w:webHidden/>
              </w:rPr>
              <w:fldChar w:fldCharType="begin"/>
            </w:r>
            <w:r>
              <w:rPr>
                <w:noProof/>
                <w:webHidden/>
              </w:rPr>
              <w:instrText xml:space="preserve"> PAGEREF _Toc104302431 \h </w:instrText>
            </w:r>
            <w:r>
              <w:rPr>
                <w:noProof/>
                <w:webHidden/>
              </w:rPr>
            </w:r>
            <w:r>
              <w:rPr>
                <w:noProof/>
                <w:webHidden/>
              </w:rPr>
              <w:fldChar w:fldCharType="separate"/>
            </w:r>
            <w:r>
              <w:rPr>
                <w:noProof/>
                <w:webHidden/>
              </w:rPr>
              <w:t>10</w:t>
            </w:r>
            <w:r>
              <w:rPr>
                <w:noProof/>
                <w:webHidden/>
              </w:rPr>
              <w:fldChar w:fldCharType="end"/>
            </w:r>
          </w:hyperlink>
        </w:p>
        <w:p w14:paraId="4E99227A" w14:textId="750045EB"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32" w:history="1">
            <w:r w:rsidRPr="0053158E">
              <w:rPr>
                <w:rStyle w:val="Hyperlink"/>
                <w:rFonts w:eastAsiaTheme="majorEastAsia"/>
                <w:noProof/>
              </w:rPr>
              <w:t>3.1.</w:t>
            </w:r>
            <w:r>
              <w:rPr>
                <w:rFonts w:asciiTheme="minorHAnsi" w:eastAsiaTheme="minorEastAsia" w:hAnsiTheme="minorHAnsi" w:cstheme="minorBidi"/>
                <w:noProof/>
                <w:sz w:val="22"/>
                <w:szCs w:val="22"/>
              </w:rPr>
              <w:tab/>
            </w:r>
            <w:r w:rsidRPr="0053158E">
              <w:rPr>
                <w:rStyle w:val="Hyperlink"/>
                <w:rFonts w:eastAsiaTheme="majorEastAsia"/>
                <w:noProof/>
              </w:rPr>
              <w:t>Support Services.</w:t>
            </w:r>
            <w:r>
              <w:rPr>
                <w:noProof/>
                <w:webHidden/>
              </w:rPr>
              <w:tab/>
            </w:r>
            <w:r>
              <w:rPr>
                <w:noProof/>
                <w:webHidden/>
              </w:rPr>
              <w:fldChar w:fldCharType="begin"/>
            </w:r>
            <w:r>
              <w:rPr>
                <w:noProof/>
                <w:webHidden/>
              </w:rPr>
              <w:instrText xml:space="preserve"> PAGEREF _Toc104302432 \h </w:instrText>
            </w:r>
            <w:r>
              <w:rPr>
                <w:noProof/>
                <w:webHidden/>
              </w:rPr>
            </w:r>
            <w:r>
              <w:rPr>
                <w:noProof/>
                <w:webHidden/>
              </w:rPr>
              <w:fldChar w:fldCharType="separate"/>
            </w:r>
            <w:r>
              <w:rPr>
                <w:noProof/>
                <w:webHidden/>
              </w:rPr>
              <w:t>10</w:t>
            </w:r>
            <w:r>
              <w:rPr>
                <w:noProof/>
                <w:webHidden/>
              </w:rPr>
              <w:fldChar w:fldCharType="end"/>
            </w:r>
          </w:hyperlink>
        </w:p>
        <w:p w14:paraId="63CC89A5" w14:textId="5F9D8A44"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33" w:history="1">
            <w:r w:rsidRPr="0053158E">
              <w:rPr>
                <w:rStyle w:val="Hyperlink"/>
                <w:rFonts w:eastAsiaTheme="majorEastAsia"/>
                <w:noProof/>
              </w:rPr>
              <w:t>3.2.</w:t>
            </w:r>
            <w:r>
              <w:rPr>
                <w:rFonts w:asciiTheme="minorHAnsi" w:eastAsiaTheme="minorEastAsia" w:hAnsiTheme="minorHAnsi" w:cstheme="minorBidi"/>
                <w:noProof/>
                <w:sz w:val="22"/>
                <w:szCs w:val="22"/>
              </w:rPr>
              <w:tab/>
            </w:r>
            <w:r w:rsidRPr="0053158E">
              <w:rPr>
                <w:rStyle w:val="Hyperlink"/>
                <w:rFonts w:eastAsiaTheme="majorEastAsia"/>
                <w:noProof/>
              </w:rPr>
              <w:t>Minimum Qualifications:</w:t>
            </w:r>
            <w:r>
              <w:rPr>
                <w:noProof/>
                <w:webHidden/>
              </w:rPr>
              <w:tab/>
            </w:r>
            <w:r>
              <w:rPr>
                <w:noProof/>
                <w:webHidden/>
              </w:rPr>
              <w:fldChar w:fldCharType="begin"/>
            </w:r>
            <w:r>
              <w:rPr>
                <w:noProof/>
                <w:webHidden/>
              </w:rPr>
              <w:instrText xml:space="preserve"> PAGEREF _Toc104302433 \h </w:instrText>
            </w:r>
            <w:r>
              <w:rPr>
                <w:noProof/>
                <w:webHidden/>
              </w:rPr>
            </w:r>
            <w:r>
              <w:rPr>
                <w:noProof/>
                <w:webHidden/>
              </w:rPr>
              <w:fldChar w:fldCharType="separate"/>
            </w:r>
            <w:r>
              <w:rPr>
                <w:noProof/>
                <w:webHidden/>
              </w:rPr>
              <w:t>10</w:t>
            </w:r>
            <w:r>
              <w:rPr>
                <w:noProof/>
                <w:webHidden/>
              </w:rPr>
              <w:fldChar w:fldCharType="end"/>
            </w:r>
          </w:hyperlink>
        </w:p>
        <w:p w14:paraId="38C96B4A" w14:textId="6FDCA9C6"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34" w:history="1">
            <w:r w:rsidRPr="0053158E">
              <w:rPr>
                <w:rStyle w:val="Hyperlink"/>
                <w:rFonts w:eastAsiaTheme="majorEastAsia"/>
                <w:noProof/>
              </w:rPr>
              <w:t>3.3.</w:t>
            </w:r>
            <w:r>
              <w:rPr>
                <w:rFonts w:asciiTheme="minorHAnsi" w:eastAsiaTheme="minorEastAsia" w:hAnsiTheme="minorHAnsi" w:cstheme="minorBidi"/>
                <w:noProof/>
                <w:sz w:val="22"/>
                <w:szCs w:val="22"/>
              </w:rPr>
              <w:tab/>
            </w:r>
            <w:r w:rsidRPr="0053158E">
              <w:rPr>
                <w:rStyle w:val="Hyperlink"/>
                <w:rFonts w:eastAsiaTheme="majorEastAsia"/>
                <w:noProof/>
              </w:rPr>
              <w:t>Security Requirements. (For Unclassified Contracts)</w:t>
            </w:r>
            <w:r>
              <w:rPr>
                <w:noProof/>
                <w:webHidden/>
              </w:rPr>
              <w:tab/>
            </w:r>
            <w:r>
              <w:rPr>
                <w:noProof/>
                <w:webHidden/>
              </w:rPr>
              <w:fldChar w:fldCharType="begin"/>
            </w:r>
            <w:r>
              <w:rPr>
                <w:noProof/>
                <w:webHidden/>
              </w:rPr>
              <w:instrText xml:space="preserve"> PAGEREF _Toc104302434 \h </w:instrText>
            </w:r>
            <w:r>
              <w:rPr>
                <w:noProof/>
                <w:webHidden/>
              </w:rPr>
            </w:r>
            <w:r>
              <w:rPr>
                <w:noProof/>
                <w:webHidden/>
              </w:rPr>
              <w:fldChar w:fldCharType="separate"/>
            </w:r>
            <w:r>
              <w:rPr>
                <w:noProof/>
                <w:webHidden/>
              </w:rPr>
              <w:t>10</w:t>
            </w:r>
            <w:r>
              <w:rPr>
                <w:noProof/>
                <w:webHidden/>
              </w:rPr>
              <w:fldChar w:fldCharType="end"/>
            </w:r>
          </w:hyperlink>
        </w:p>
        <w:p w14:paraId="2225C263" w14:textId="1E0F1C94"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35" w:history="1">
            <w:r w:rsidRPr="0053158E">
              <w:rPr>
                <w:rStyle w:val="Hyperlink"/>
                <w:rFonts w:eastAsiaTheme="majorEastAsia"/>
                <w:bCs/>
                <w:noProof/>
              </w:rPr>
              <w:t>3.4.</w:t>
            </w:r>
            <w:r>
              <w:rPr>
                <w:rFonts w:asciiTheme="minorHAnsi" w:eastAsiaTheme="minorEastAsia" w:hAnsiTheme="minorHAnsi" w:cstheme="minorBidi"/>
                <w:noProof/>
                <w:sz w:val="22"/>
                <w:szCs w:val="22"/>
              </w:rPr>
              <w:tab/>
            </w:r>
            <w:r w:rsidRPr="0053158E">
              <w:rPr>
                <w:rStyle w:val="Hyperlink"/>
                <w:rFonts w:eastAsiaTheme="majorEastAsia"/>
                <w:bCs/>
                <w:noProof/>
              </w:rPr>
              <w:t>Service Contract Reporting (SCR)</w:t>
            </w:r>
            <w:r>
              <w:rPr>
                <w:noProof/>
                <w:webHidden/>
              </w:rPr>
              <w:tab/>
            </w:r>
            <w:r>
              <w:rPr>
                <w:noProof/>
                <w:webHidden/>
              </w:rPr>
              <w:fldChar w:fldCharType="begin"/>
            </w:r>
            <w:r>
              <w:rPr>
                <w:noProof/>
                <w:webHidden/>
              </w:rPr>
              <w:instrText xml:space="preserve"> PAGEREF _Toc104302435 \h </w:instrText>
            </w:r>
            <w:r>
              <w:rPr>
                <w:noProof/>
                <w:webHidden/>
              </w:rPr>
            </w:r>
            <w:r>
              <w:rPr>
                <w:noProof/>
                <w:webHidden/>
              </w:rPr>
              <w:fldChar w:fldCharType="separate"/>
            </w:r>
            <w:r>
              <w:rPr>
                <w:noProof/>
                <w:webHidden/>
              </w:rPr>
              <w:t>11</w:t>
            </w:r>
            <w:r>
              <w:rPr>
                <w:noProof/>
                <w:webHidden/>
              </w:rPr>
              <w:fldChar w:fldCharType="end"/>
            </w:r>
          </w:hyperlink>
        </w:p>
        <w:p w14:paraId="1D9F14E7" w14:textId="1505C845"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36" w:history="1">
            <w:r w:rsidRPr="0053158E">
              <w:rPr>
                <w:rStyle w:val="Hyperlink"/>
                <w:rFonts w:eastAsiaTheme="majorEastAsia"/>
                <w:noProof/>
              </w:rPr>
              <w:t>3.5.</w:t>
            </w:r>
            <w:r>
              <w:rPr>
                <w:rFonts w:asciiTheme="minorHAnsi" w:eastAsiaTheme="minorEastAsia" w:hAnsiTheme="minorHAnsi" w:cstheme="minorBidi"/>
                <w:noProof/>
                <w:sz w:val="22"/>
                <w:szCs w:val="22"/>
              </w:rPr>
              <w:tab/>
            </w:r>
            <w:r w:rsidRPr="0053158E">
              <w:rPr>
                <w:rStyle w:val="Hyperlink"/>
                <w:rFonts w:eastAsiaTheme="majorEastAsia"/>
                <w:noProof/>
              </w:rPr>
              <w:t>Quality Control Plan (QCP):</w:t>
            </w:r>
            <w:r>
              <w:rPr>
                <w:noProof/>
                <w:webHidden/>
              </w:rPr>
              <w:tab/>
            </w:r>
            <w:r>
              <w:rPr>
                <w:noProof/>
                <w:webHidden/>
              </w:rPr>
              <w:fldChar w:fldCharType="begin"/>
            </w:r>
            <w:r>
              <w:rPr>
                <w:noProof/>
                <w:webHidden/>
              </w:rPr>
              <w:instrText xml:space="preserve"> PAGEREF _Toc104302436 \h </w:instrText>
            </w:r>
            <w:r>
              <w:rPr>
                <w:noProof/>
                <w:webHidden/>
              </w:rPr>
            </w:r>
            <w:r>
              <w:rPr>
                <w:noProof/>
                <w:webHidden/>
              </w:rPr>
              <w:fldChar w:fldCharType="separate"/>
            </w:r>
            <w:r>
              <w:rPr>
                <w:noProof/>
                <w:webHidden/>
              </w:rPr>
              <w:t>11</w:t>
            </w:r>
            <w:r>
              <w:rPr>
                <w:noProof/>
                <w:webHidden/>
              </w:rPr>
              <w:fldChar w:fldCharType="end"/>
            </w:r>
          </w:hyperlink>
        </w:p>
        <w:p w14:paraId="7AF19996" w14:textId="6E5F7496"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37" w:history="1">
            <w:r w:rsidRPr="0053158E">
              <w:rPr>
                <w:rStyle w:val="Hyperlink"/>
                <w:rFonts w:eastAsiaTheme="majorEastAsia"/>
                <w:noProof/>
              </w:rPr>
              <w:t>3.6.</w:t>
            </w:r>
            <w:r>
              <w:rPr>
                <w:rFonts w:asciiTheme="minorHAnsi" w:eastAsiaTheme="minorEastAsia" w:hAnsiTheme="minorHAnsi" w:cstheme="minorBidi"/>
                <w:noProof/>
                <w:sz w:val="22"/>
                <w:szCs w:val="22"/>
              </w:rPr>
              <w:tab/>
            </w:r>
            <w:r w:rsidRPr="0053158E">
              <w:rPr>
                <w:rStyle w:val="Hyperlink"/>
                <w:rFonts w:eastAsiaTheme="majorEastAsia"/>
                <w:bCs/>
                <w:noProof/>
              </w:rPr>
              <w:t>Post-Award and Initial Contract Performance Meeting.</w:t>
            </w:r>
            <w:r>
              <w:rPr>
                <w:noProof/>
                <w:webHidden/>
              </w:rPr>
              <w:tab/>
            </w:r>
            <w:r>
              <w:rPr>
                <w:noProof/>
                <w:webHidden/>
              </w:rPr>
              <w:fldChar w:fldCharType="begin"/>
            </w:r>
            <w:r>
              <w:rPr>
                <w:noProof/>
                <w:webHidden/>
              </w:rPr>
              <w:instrText xml:space="preserve"> PAGEREF _Toc104302437 \h </w:instrText>
            </w:r>
            <w:r>
              <w:rPr>
                <w:noProof/>
                <w:webHidden/>
              </w:rPr>
            </w:r>
            <w:r>
              <w:rPr>
                <w:noProof/>
                <w:webHidden/>
              </w:rPr>
              <w:fldChar w:fldCharType="separate"/>
            </w:r>
            <w:r>
              <w:rPr>
                <w:noProof/>
                <w:webHidden/>
              </w:rPr>
              <w:t>11</w:t>
            </w:r>
            <w:r>
              <w:rPr>
                <w:noProof/>
                <w:webHidden/>
              </w:rPr>
              <w:fldChar w:fldCharType="end"/>
            </w:r>
          </w:hyperlink>
        </w:p>
        <w:p w14:paraId="219E0E20" w14:textId="599F2E40" w:rsidR="00305256" w:rsidRDefault="00305256">
          <w:pPr>
            <w:pStyle w:val="TOC1"/>
            <w:rPr>
              <w:rFonts w:asciiTheme="minorHAnsi" w:eastAsiaTheme="minorEastAsia" w:hAnsiTheme="minorHAnsi" w:cstheme="minorBidi"/>
              <w:noProof/>
              <w:sz w:val="22"/>
              <w:szCs w:val="22"/>
            </w:rPr>
          </w:pPr>
          <w:hyperlink w:anchor="_Toc104302438" w:history="1">
            <w:r w:rsidRPr="0053158E">
              <w:rPr>
                <w:rStyle w:val="Hyperlink"/>
                <w:rFonts w:eastAsiaTheme="majorEastAsia"/>
                <w:noProof/>
              </w:rPr>
              <w:t>4.</w:t>
            </w:r>
            <w:r>
              <w:rPr>
                <w:rFonts w:asciiTheme="minorHAnsi" w:eastAsiaTheme="minorEastAsia" w:hAnsiTheme="minorHAnsi" w:cstheme="minorBidi"/>
                <w:noProof/>
                <w:sz w:val="22"/>
                <w:szCs w:val="22"/>
              </w:rPr>
              <w:tab/>
            </w:r>
            <w:r w:rsidRPr="0053158E">
              <w:rPr>
                <w:rStyle w:val="Hyperlink"/>
                <w:rFonts w:eastAsiaTheme="majorEastAsia"/>
                <w:noProof/>
              </w:rPr>
              <w:t>PERFORMANCE OBJECTIVES</w:t>
            </w:r>
            <w:r>
              <w:rPr>
                <w:noProof/>
                <w:webHidden/>
              </w:rPr>
              <w:tab/>
            </w:r>
            <w:r>
              <w:rPr>
                <w:noProof/>
                <w:webHidden/>
              </w:rPr>
              <w:fldChar w:fldCharType="begin"/>
            </w:r>
            <w:r>
              <w:rPr>
                <w:noProof/>
                <w:webHidden/>
              </w:rPr>
              <w:instrText xml:space="preserve"> PAGEREF _Toc104302438 \h </w:instrText>
            </w:r>
            <w:r>
              <w:rPr>
                <w:noProof/>
                <w:webHidden/>
              </w:rPr>
            </w:r>
            <w:r>
              <w:rPr>
                <w:noProof/>
                <w:webHidden/>
              </w:rPr>
              <w:fldChar w:fldCharType="separate"/>
            </w:r>
            <w:r>
              <w:rPr>
                <w:noProof/>
                <w:webHidden/>
              </w:rPr>
              <w:t>11</w:t>
            </w:r>
            <w:r>
              <w:rPr>
                <w:noProof/>
                <w:webHidden/>
              </w:rPr>
              <w:fldChar w:fldCharType="end"/>
            </w:r>
          </w:hyperlink>
        </w:p>
        <w:p w14:paraId="47909434" w14:textId="24EF297B" w:rsidR="00305256" w:rsidRDefault="00305256">
          <w:pPr>
            <w:pStyle w:val="TOC2"/>
            <w:tabs>
              <w:tab w:val="left" w:pos="880"/>
              <w:tab w:val="right" w:leader="dot" w:pos="9350"/>
            </w:tabs>
            <w:rPr>
              <w:rFonts w:asciiTheme="minorHAnsi" w:eastAsiaTheme="minorEastAsia" w:hAnsiTheme="minorHAnsi" w:cstheme="minorBidi"/>
              <w:noProof/>
              <w:sz w:val="22"/>
              <w:szCs w:val="22"/>
            </w:rPr>
          </w:pPr>
          <w:hyperlink w:anchor="_Toc104302439" w:history="1">
            <w:r w:rsidRPr="0053158E">
              <w:rPr>
                <w:rStyle w:val="Hyperlink"/>
                <w:noProof/>
              </w:rPr>
              <w:t>4.1.</w:t>
            </w:r>
            <w:r>
              <w:rPr>
                <w:rFonts w:asciiTheme="minorHAnsi" w:eastAsiaTheme="minorEastAsia" w:hAnsiTheme="minorHAnsi" w:cstheme="minorBidi"/>
                <w:noProof/>
                <w:sz w:val="22"/>
                <w:szCs w:val="22"/>
              </w:rPr>
              <w:tab/>
            </w:r>
            <w:r w:rsidRPr="0053158E">
              <w:rPr>
                <w:rStyle w:val="Hyperlink"/>
                <w:rFonts w:eastAsiaTheme="majorEastAsia"/>
                <w:noProof/>
              </w:rPr>
              <w:t>Services Summary (SS)</w:t>
            </w:r>
            <w:r>
              <w:rPr>
                <w:noProof/>
                <w:webHidden/>
              </w:rPr>
              <w:tab/>
            </w:r>
            <w:r>
              <w:rPr>
                <w:noProof/>
                <w:webHidden/>
              </w:rPr>
              <w:fldChar w:fldCharType="begin"/>
            </w:r>
            <w:r>
              <w:rPr>
                <w:noProof/>
                <w:webHidden/>
              </w:rPr>
              <w:instrText xml:space="preserve"> PAGEREF _Toc104302439 \h </w:instrText>
            </w:r>
            <w:r>
              <w:rPr>
                <w:noProof/>
                <w:webHidden/>
              </w:rPr>
            </w:r>
            <w:r>
              <w:rPr>
                <w:noProof/>
                <w:webHidden/>
              </w:rPr>
              <w:fldChar w:fldCharType="separate"/>
            </w:r>
            <w:r>
              <w:rPr>
                <w:noProof/>
                <w:webHidden/>
              </w:rPr>
              <w:t>11</w:t>
            </w:r>
            <w:r>
              <w:rPr>
                <w:noProof/>
                <w:webHidden/>
              </w:rPr>
              <w:fldChar w:fldCharType="end"/>
            </w:r>
          </w:hyperlink>
        </w:p>
        <w:p w14:paraId="109259AC" w14:textId="1D40EF75" w:rsidR="00305256" w:rsidRDefault="00305256">
          <w:pPr>
            <w:pStyle w:val="TOC1"/>
            <w:rPr>
              <w:rFonts w:asciiTheme="minorHAnsi" w:eastAsiaTheme="minorEastAsia" w:hAnsiTheme="minorHAnsi" w:cstheme="minorBidi"/>
              <w:noProof/>
              <w:sz w:val="22"/>
              <w:szCs w:val="22"/>
            </w:rPr>
          </w:pPr>
          <w:hyperlink w:anchor="_Toc104302440" w:history="1">
            <w:r w:rsidRPr="0053158E">
              <w:rPr>
                <w:rStyle w:val="Hyperlink"/>
                <w:rFonts w:eastAsiaTheme="majorEastAsia"/>
                <w:noProof/>
              </w:rPr>
              <w:t>5.</w:t>
            </w:r>
            <w:r>
              <w:rPr>
                <w:rFonts w:asciiTheme="minorHAnsi" w:eastAsiaTheme="minorEastAsia" w:hAnsiTheme="minorHAnsi" w:cstheme="minorBidi"/>
                <w:noProof/>
                <w:sz w:val="22"/>
                <w:szCs w:val="22"/>
              </w:rPr>
              <w:tab/>
            </w:r>
            <w:r w:rsidRPr="0053158E">
              <w:rPr>
                <w:rStyle w:val="Hyperlink"/>
                <w:rFonts w:eastAsiaTheme="majorEastAsia"/>
                <w:noProof/>
              </w:rPr>
              <w:t>GOVERNMENT FURNISHED PROPERTY (GFP)</w:t>
            </w:r>
            <w:r>
              <w:rPr>
                <w:noProof/>
                <w:webHidden/>
              </w:rPr>
              <w:tab/>
            </w:r>
            <w:r>
              <w:rPr>
                <w:noProof/>
                <w:webHidden/>
              </w:rPr>
              <w:fldChar w:fldCharType="begin"/>
            </w:r>
            <w:r>
              <w:rPr>
                <w:noProof/>
                <w:webHidden/>
              </w:rPr>
              <w:instrText xml:space="preserve"> PAGEREF _Toc104302440 \h </w:instrText>
            </w:r>
            <w:r>
              <w:rPr>
                <w:noProof/>
                <w:webHidden/>
              </w:rPr>
            </w:r>
            <w:r>
              <w:rPr>
                <w:noProof/>
                <w:webHidden/>
              </w:rPr>
              <w:fldChar w:fldCharType="separate"/>
            </w:r>
            <w:r>
              <w:rPr>
                <w:noProof/>
                <w:webHidden/>
              </w:rPr>
              <w:t>12</w:t>
            </w:r>
            <w:r>
              <w:rPr>
                <w:noProof/>
                <w:webHidden/>
              </w:rPr>
              <w:fldChar w:fldCharType="end"/>
            </w:r>
          </w:hyperlink>
        </w:p>
        <w:p w14:paraId="5986D999" w14:textId="2D08ECD0" w:rsidR="00305256" w:rsidRDefault="00305256">
          <w:pPr>
            <w:pStyle w:val="TOC1"/>
            <w:rPr>
              <w:rFonts w:asciiTheme="minorHAnsi" w:eastAsiaTheme="minorEastAsia" w:hAnsiTheme="minorHAnsi" w:cstheme="minorBidi"/>
              <w:noProof/>
              <w:sz w:val="22"/>
              <w:szCs w:val="22"/>
            </w:rPr>
          </w:pPr>
          <w:hyperlink w:anchor="_Toc104302441" w:history="1">
            <w:r w:rsidRPr="0053158E">
              <w:rPr>
                <w:rStyle w:val="Hyperlink"/>
                <w:rFonts w:eastAsiaTheme="majorEastAsia"/>
                <w:noProof/>
              </w:rPr>
              <w:t>6.</w:t>
            </w:r>
            <w:r>
              <w:rPr>
                <w:rFonts w:asciiTheme="minorHAnsi" w:eastAsiaTheme="minorEastAsia" w:hAnsiTheme="minorHAnsi" w:cstheme="minorBidi"/>
                <w:noProof/>
                <w:sz w:val="22"/>
                <w:szCs w:val="22"/>
              </w:rPr>
              <w:tab/>
            </w:r>
            <w:r w:rsidRPr="0053158E">
              <w:rPr>
                <w:rStyle w:val="Hyperlink"/>
                <w:rFonts w:eastAsiaTheme="majorEastAsia"/>
                <w:noProof/>
              </w:rPr>
              <w:t>DELIVERABLES</w:t>
            </w:r>
            <w:r>
              <w:rPr>
                <w:noProof/>
                <w:webHidden/>
              </w:rPr>
              <w:tab/>
            </w:r>
            <w:r>
              <w:rPr>
                <w:noProof/>
                <w:webHidden/>
              </w:rPr>
              <w:fldChar w:fldCharType="begin"/>
            </w:r>
            <w:r>
              <w:rPr>
                <w:noProof/>
                <w:webHidden/>
              </w:rPr>
              <w:instrText xml:space="preserve"> PAGEREF _Toc104302441 \h </w:instrText>
            </w:r>
            <w:r>
              <w:rPr>
                <w:noProof/>
                <w:webHidden/>
              </w:rPr>
            </w:r>
            <w:r>
              <w:rPr>
                <w:noProof/>
                <w:webHidden/>
              </w:rPr>
              <w:fldChar w:fldCharType="separate"/>
            </w:r>
            <w:r>
              <w:rPr>
                <w:noProof/>
                <w:webHidden/>
              </w:rPr>
              <w:t>12</w:t>
            </w:r>
            <w:r>
              <w:rPr>
                <w:noProof/>
                <w:webHidden/>
              </w:rPr>
              <w:fldChar w:fldCharType="end"/>
            </w:r>
          </w:hyperlink>
        </w:p>
        <w:p w14:paraId="2556B2AD" w14:textId="131B7AED" w:rsidR="00305256" w:rsidRDefault="00305256">
          <w:pPr>
            <w:pStyle w:val="TOC1"/>
            <w:rPr>
              <w:rFonts w:asciiTheme="minorHAnsi" w:eastAsiaTheme="minorEastAsia" w:hAnsiTheme="minorHAnsi" w:cstheme="minorBidi"/>
              <w:noProof/>
              <w:sz w:val="22"/>
              <w:szCs w:val="22"/>
            </w:rPr>
          </w:pPr>
          <w:hyperlink w:anchor="_Toc104302442" w:history="1">
            <w:r w:rsidRPr="0053158E">
              <w:rPr>
                <w:rStyle w:val="Hyperlink"/>
                <w:rFonts w:eastAsiaTheme="majorEastAsia"/>
                <w:noProof/>
              </w:rPr>
              <w:t>Appendix A</w:t>
            </w:r>
            <w:r>
              <w:rPr>
                <w:noProof/>
                <w:webHidden/>
              </w:rPr>
              <w:tab/>
            </w:r>
            <w:r>
              <w:rPr>
                <w:noProof/>
                <w:webHidden/>
              </w:rPr>
              <w:fldChar w:fldCharType="begin"/>
            </w:r>
            <w:r>
              <w:rPr>
                <w:noProof/>
                <w:webHidden/>
              </w:rPr>
              <w:instrText xml:space="preserve"> PAGEREF _Toc104302442 \h </w:instrText>
            </w:r>
            <w:r>
              <w:rPr>
                <w:noProof/>
                <w:webHidden/>
              </w:rPr>
            </w:r>
            <w:r>
              <w:rPr>
                <w:noProof/>
                <w:webHidden/>
              </w:rPr>
              <w:fldChar w:fldCharType="separate"/>
            </w:r>
            <w:r>
              <w:rPr>
                <w:noProof/>
                <w:webHidden/>
              </w:rPr>
              <w:t>13</w:t>
            </w:r>
            <w:r>
              <w:rPr>
                <w:noProof/>
                <w:webHidden/>
              </w:rPr>
              <w:fldChar w:fldCharType="end"/>
            </w:r>
          </w:hyperlink>
        </w:p>
        <w:p w14:paraId="0A116680" w14:textId="6298DE6E" w:rsidR="00305256" w:rsidRDefault="00305256">
          <w:pPr>
            <w:pStyle w:val="TOC1"/>
            <w:rPr>
              <w:rFonts w:asciiTheme="minorHAnsi" w:eastAsiaTheme="minorEastAsia" w:hAnsiTheme="minorHAnsi" w:cstheme="minorBidi"/>
              <w:noProof/>
              <w:sz w:val="22"/>
              <w:szCs w:val="22"/>
            </w:rPr>
          </w:pPr>
          <w:hyperlink w:anchor="_Toc104302443" w:history="1">
            <w:r w:rsidRPr="0053158E">
              <w:rPr>
                <w:rStyle w:val="Hyperlink"/>
                <w:rFonts w:eastAsiaTheme="majorEastAsia"/>
                <w:noProof/>
              </w:rPr>
              <w:t>ACRONYMS</w:t>
            </w:r>
            <w:r>
              <w:rPr>
                <w:noProof/>
                <w:webHidden/>
              </w:rPr>
              <w:tab/>
            </w:r>
            <w:r>
              <w:rPr>
                <w:noProof/>
                <w:webHidden/>
              </w:rPr>
              <w:fldChar w:fldCharType="begin"/>
            </w:r>
            <w:r>
              <w:rPr>
                <w:noProof/>
                <w:webHidden/>
              </w:rPr>
              <w:instrText xml:space="preserve"> PAGEREF _Toc104302443 \h </w:instrText>
            </w:r>
            <w:r>
              <w:rPr>
                <w:noProof/>
                <w:webHidden/>
              </w:rPr>
            </w:r>
            <w:r>
              <w:rPr>
                <w:noProof/>
                <w:webHidden/>
              </w:rPr>
              <w:fldChar w:fldCharType="separate"/>
            </w:r>
            <w:r>
              <w:rPr>
                <w:noProof/>
                <w:webHidden/>
              </w:rPr>
              <w:t>13</w:t>
            </w:r>
            <w:r>
              <w:rPr>
                <w:noProof/>
                <w:webHidden/>
              </w:rPr>
              <w:fldChar w:fldCharType="end"/>
            </w:r>
          </w:hyperlink>
        </w:p>
        <w:p w14:paraId="420E7F53" w14:textId="459D0786" w:rsidR="00C77BCA" w:rsidRDefault="003B4DCD" w:rsidP="63F3D095">
          <w:pPr>
            <w:pStyle w:val="TOC2"/>
            <w:tabs>
              <w:tab w:val="right" w:leader="dot" w:pos="9360"/>
              <w:tab w:val="left" w:pos="720"/>
            </w:tabs>
            <w:rPr>
              <w:noProof/>
              <w:szCs w:val="24"/>
            </w:rPr>
          </w:pPr>
          <w:r>
            <w:fldChar w:fldCharType="end"/>
          </w:r>
        </w:p>
      </w:sdtContent>
    </w:sdt>
    <w:p w14:paraId="6E61DE1C" w14:textId="77777777" w:rsidR="000A409F" w:rsidRDefault="000A409F">
      <w:pPr>
        <w:rPr>
          <w:sz w:val="28"/>
          <w:szCs w:val="28"/>
          <w:highlight w:val="yellow"/>
        </w:rPr>
      </w:pPr>
    </w:p>
    <w:p w14:paraId="09AC41D6" w14:textId="77777777" w:rsidR="000A409F" w:rsidRPr="00B00C09" w:rsidRDefault="000A409F">
      <w:pPr>
        <w:rPr>
          <w:szCs w:val="24"/>
          <w:highlight w:val="yellow"/>
        </w:rPr>
      </w:pPr>
      <w:r w:rsidRPr="00B00C09">
        <w:rPr>
          <w:szCs w:val="24"/>
          <w:highlight w:val="yellow"/>
        </w:rPr>
        <w:br w:type="page"/>
      </w:r>
    </w:p>
    <w:p w14:paraId="62EBF3C5" w14:textId="3B92CC16" w:rsidR="00B80215" w:rsidRDefault="00B80215">
      <w:pPr>
        <w:rPr>
          <w:sz w:val="28"/>
          <w:szCs w:val="28"/>
          <w:highlight w:val="yellow"/>
        </w:rPr>
      </w:pPr>
    </w:p>
    <w:p w14:paraId="04512ABA" w14:textId="77777777" w:rsidR="00417500" w:rsidRPr="00A211E2" w:rsidRDefault="00417500" w:rsidP="00417500">
      <w:pPr>
        <w:jc w:val="center"/>
        <w:rPr>
          <w:sz w:val="28"/>
          <w:szCs w:val="28"/>
        </w:rPr>
      </w:pPr>
      <w:r w:rsidRPr="00A211E2">
        <w:rPr>
          <w:sz w:val="28"/>
          <w:szCs w:val="28"/>
        </w:rPr>
        <w:t>PERFORMANCE WORK STATEMENT (PWS)</w:t>
      </w:r>
    </w:p>
    <w:p w14:paraId="2582974F" w14:textId="72AF9296" w:rsidR="00B00C09" w:rsidRPr="00B00C09" w:rsidRDefault="001151BE" w:rsidP="00B00C09">
      <w:pPr>
        <w:widowControl w:val="0"/>
        <w:kinsoku w:val="0"/>
        <w:overflowPunct w:val="0"/>
        <w:autoSpaceDE w:val="0"/>
        <w:autoSpaceDN w:val="0"/>
        <w:adjustRightInd w:val="0"/>
        <w:spacing w:after="0" w:line="460" w:lineRule="exact"/>
        <w:ind w:left="1513" w:right="1486"/>
        <w:jc w:val="center"/>
        <w:rPr>
          <w:spacing w:val="-4"/>
          <w:sz w:val="28"/>
          <w:szCs w:val="28"/>
          <w14:ligatures w14:val="standardContextual"/>
        </w:rPr>
      </w:pPr>
      <w:r>
        <w:rPr>
          <w:sz w:val="28"/>
          <w:szCs w:val="28"/>
          <w14:ligatures w14:val="standardContextual"/>
        </w:rPr>
        <w:t>A</w:t>
      </w:r>
      <w:r w:rsidR="00250A5D">
        <w:rPr>
          <w:sz w:val="28"/>
          <w:szCs w:val="28"/>
          <w14:ligatures w14:val="standardContextual"/>
        </w:rPr>
        <w:t>FMEDCOM</w:t>
      </w:r>
      <w:r>
        <w:rPr>
          <w:sz w:val="28"/>
          <w:szCs w:val="28"/>
          <w14:ligatures w14:val="standardContextual"/>
        </w:rPr>
        <w:t xml:space="preserve"> Logistics and Installation Support </w:t>
      </w:r>
      <w:r w:rsidR="00255C32">
        <w:rPr>
          <w:spacing w:val="-4"/>
          <w:sz w:val="28"/>
          <w:szCs w:val="28"/>
          <w14:ligatures w14:val="standardContextual"/>
        </w:rPr>
        <w:t>A</w:t>
      </w:r>
      <w:r w:rsidR="002C0E63">
        <w:rPr>
          <w:spacing w:val="-4"/>
          <w:sz w:val="28"/>
          <w:szCs w:val="28"/>
          <w14:ligatures w14:val="standardContextual"/>
        </w:rPr>
        <w:t>4/10</w:t>
      </w:r>
      <w:r w:rsidR="009E64C5">
        <w:rPr>
          <w:spacing w:val="-4"/>
          <w:sz w:val="28"/>
          <w:szCs w:val="28"/>
          <w14:ligatures w14:val="standardContextual"/>
        </w:rPr>
        <w:t>E</w:t>
      </w:r>
    </w:p>
    <w:p w14:paraId="1DF37271" w14:textId="77777777" w:rsidR="00B00C09" w:rsidRPr="00B00C09" w:rsidRDefault="00B00C09" w:rsidP="00B00C09">
      <w:pPr>
        <w:widowControl w:val="0"/>
        <w:kinsoku w:val="0"/>
        <w:overflowPunct w:val="0"/>
        <w:autoSpaceDE w:val="0"/>
        <w:autoSpaceDN w:val="0"/>
        <w:adjustRightInd w:val="0"/>
        <w:spacing w:after="0"/>
        <w:ind w:left="1514" w:right="1486"/>
        <w:jc w:val="center"/>
        <w:rPr>
          <w:spacing w:val="-2"/>
          <w:sz w:val="28"/>
          <w:szCs w:val="28"/>
          <w14:ligatures w14:val="standardContextual"/>
        </w:rPr>
      </w:pPr>
      <w:r w:rsidRPr="00B00C09">
        <w:rPr>
          <w:sz w:val="28"/>
          <w:szCs w:val="28"/>
          <w14:ligatures w14:val="standardContextual"/>
        </w:rPr>
        <w:t>Clinical</w:t>
      </w:r>
      <w:r w:rsidRPr="00B00C09">
        <w:rPr>
          <w:spacing w:val="-9"/>
          <w:sz w:val="28"/>
          <w:szCs w:val="28"/>
          <w14:ligatures w14:val="standardContextual"/>
        </w:rPr>
        <w:t xml:space="preserve"> </w:t>
      </w:r>
      <w:r w:rsidRPr="00B00C09">
        <w:rPr>
          <w:sz w:val="28"/>
          <w:szCs w:val="28"/>
          <w14:ligatures w14:val="standardContextual"/>
        </w:rPr>
        <w:t>Engineering</w:t>
      </w:r>
      <w:r w:rsidRPr="00B00C09">
        <w:rPr>
          <w:spacing w:val="-11"/>
          <w:sz w:val="28"/>
          <w:szCs w:val="28"/>
          <w14:ligatures w14:val="standardContextual"/>
        </w:rPr>
        <w:t xml:space="preserve"> </w:t>
      </w:r>
      <w:r w:rsidRPr="00B00C09">
        <w:rPr>
          <w:sz w:val="28"/>
          <w:szCs w:val="28"/>
          <w14:ligatures w14:val="standardContextual"/>
        </w:rPr>
        <w:t>Contingency</w:t>
      </w:r>
      <w:r w:rsidRPr="00B00C09">
        <w:rPr>
          <w:spacing w:val="-11"/>
          <w:sz w:val="28"/>
          <w:szCs w:val="28"/>
          <w14:ligatures w14:val="standardContextual"/>
        </w:rPr>
        <w:t xml:space="preserve"> </w:t>
      </w:r>
      <w:r w:rsidRPr="00B00C09">
        <w:rPr>
          <w:sz w:val="28"/>
          <w:szCs w:val="28"/>
          <w14:ligatures w14:val="standardContextual"/>
        </w:rPr>
        <w:t>Equipment</w:t>
      </w:r>
      <w:r w:rsidRPr="00B00C09">
        <w:rPr>
          <w:spacing w:val="-9"/>
          <w:sz w:val="28"/>
          <w:szCs w:val="28"/>
          <w14:ligatures w14:val="standardContextual"/>
        </w:rPr>
        <w:t xml:space="preserve"> </w:t>
      </w:r>
      <w:r w:rsidRPr="00B00C09">
        <w:rPr>
          <w:sz w:val="28"/>
          <w:szCs w:val="28"/>
          <w14:ligatures w14:val="standardContextual"/>
        </w:rPr>
        <w:t xml:space="preserve">Materiel </w:t>
      </w:r>
      <w:r w:rsidRPr="00B00C09">
        <w:rPr>
          <w:spacing w:val="-2"/>
          <w:sz w:val="28"/>
          <w:szCs w:val="28"/>
          <w14:ligatures w14:val="standardContextual"/>
        </w:rPr>
        <w:t>Support</w:t>
      </w:r>
    </w:p>
    <w:p w14:paraId="6D98A12B" w14:textId="77777777" w:rsidR="00417500" w:rsidRDefault="00417500" w:rsidP="00417500"/>
    <w:p w14:paraId="0FC017C2" w14:textId="77777777" w:rsidR="00417500" w:rsidRPr="00AD2315" w:rsidRDefault="00417500" w:rsidP="00E715F9">
      <w:pPr>
        <w:pStyle w:val="Heading1"/>
        <w:numPr>
          <w:ilvl w:val="0"/>
          <w:numId w:val="3"/>
        </w:numPr>
        <w:tabs>
          <w:tab w:val="left" w:pos="270"/>
        </w:tabs>
        <w:ind w:left="0" w:firstLine="0"/>
      </w:pPr>
      <w:bookmarkStart w:id="3" w:name="_Toc104302413"/>
      <w:r>
        <w:t>DESCRIPTION OF SERVICES</w:t>
      </w:r>
      <w:bookmarkEnd w:id="3"/>
    </w:p>
    <w:p w14:paraId="5930316C" w14:textId="56373275" w:rsidR="001C1875" w:rsidRDefault="00417500" w:rsidP="00FA6B69">
      <w:pPr>
        <w:pStyle w:val="ListParagraph"/>
        <w:numPr>
          <w:ilvl w:val="1"/>
          <w:numId w:val="3"/>
        </w:numPr>
        <w:tabs>
          <w:tab w:val="left" w:pos="450"/>
        </w:tabs>
        <w:ind w:left="0" w:firstLine="0"/>
        <w:rPr>
          <w:rStyle w:val="Heading2Char"/>
          <w:b w:val="0"/>
          <w:bCs/>
        </w:rPr>
      </w:pPr>
      <w:r w:rsidRPr="00FA6B69">
        <w:rPr>
          <w:rStyle w:val="Heading2Char"/>
          <w:b w:val="0"/>
          <w:bCs/>
        </w:rPr>
        <w:t xml:space="preserve"> </w:t>
      </w:r>
      <w:r w:rsidR="00BB6AE4" w:rsidRPr="00FA6B69">
        <w:rPr>
          <w:rStyle w:val="Heading2Char"/>
          <w:b w:val="0"/>
          <w:bCs/>
        </w:rPr>
        <w:t xml:space="preserve">Background. The mission of the </w:t>
      </w:r>
      <w:r w:rsidR="00D41DF2" w:rsidRPr="00D41DF2">
        <w:rPr>
          <w:rStyle w:val="Heading2Char"/>
          <w:b w:val="0"/>
          <w:bCs/>
        </w:rPr>
        <w:t>A</w:t>
      </w:r>
      <w:r w:rsidR="00946B8A">
        <w:rPr>
          <w:rStyle w:val="Heading2Char"/>
          <w:b w:val="0"/>
          <w:bCs/>
        </w:rPr>
        <w:t xml:space="preserve">ir Force Medical Command </w:t>
      </w:r>
      <w:r w:rsidR="00BB6AE4" w:rsidRPr="00FA6B69">
        <w:rPr>
          <w:rStyle w:val="Heading2Char"/>
          <w:b w:val="0"/>
          <w:bCs/>
        </w:rPr>
        <w:t>(AFM</w:t>
      </w:r>
      <w:r w:rsidR="00946B8A">
        <w:rPr>
          <w:rStyle w:val="Heading2Char"/>
          <w:b w:val="0"/>
          <w:bCs/>
        </w:rPr>
        <w:t>EDCO</w:t>
      </w:r>
      <w:r w:rsidR="0095695D">
        <w:rPr>
          <w:rStyle w:val="Heading2Char"/>
          <w:b w:val="0"/>
          <w:bCs/>
        </w:rPr>
        <w:t>M</w:t>
      </w:r>
      <w:r w:rsidR="00BB6AE4" w:rsidRPr="00FA6B69">
        <w:rPr>
          <w:rStyle w:val="Heading2Char"/>
          <w:b w:val="0"/>
          <w:bCs/>
        </w:rPr>
        <w:t xml:space="preserve">) is to </w:t>
      </w:r>
      <w:r w:rsidR="00906546">
        <w:rPr>
          <w:rFonts w:eastAsiaTheme="majorEastAsia" w:cstheme="majorBidi"/>
          <w:bCs/>
          <w:szCs w:val="26"/>
        </w:rPr>
        <w:t>g</w:t>
      </w:r>
      <w:r w:rsidR="00906546" w:rsidRPr="00906546">
        <w:rPr>
          <w:rFonts w:eastAsiaTheme="majorEastAsia" w:cstheme="majorBidi"/>
          <w:bCs/>
          <w:szCs w:val="26"/>
        </w:rPr>
        <w:t>enerate medically ready forces, deploy expeditionary medics, and improve the health of all we serve - anytime, anywhere</w:t>
      </w:r>
      <w:r w:rsidR="00BB6AE4" w:rsidRPr="00FA6B69">
        <w:rPr>
          <w:rStyle w:val="Heading2Char"/>
          <w:b w:val="0"/>
          <w:bCs/>
        </w:rPr>
        <w:t>. Air Force Warrior Medics are Mission Focused, Excellence Driven</w:t>
      </w:r>
      <w:r w:rsidR="007932C9">
        <w:rPr>
          <w:rStyle w:val="Heading2Char"/>
          <w:b w:val="0"/>
          <w:bCs/>
        </w:rPr>
        <w:t>, ensuring a medically ready force to fly, fight and win</w:t>
      </w:r>
      <w:r w:rsidR="00BB6AE4" w:rsidRPr="00FA6B69">
        <w:rPr>
          <w:rStyle w:val="Heading2Char"/>
          <w:b w:val="0"/>
          <w:bCs/>
        </w:rPr>
        <w:t xml:space="preserve"> with </w:t>
      </w:r>
      <w:r w:rsidR="00747762">
        <w:rPr>
          <w:rStyle w:val="Heading2Char"/>
          <w:b w:val="0"/>
          <w:bCs/>
        </w:rPr>
        <w:t>four</w:t>
      </w:r>
      <w:r w:rsidR="00BB6AE4" w:rsidRPr="00FA6B69">
        <w:rPr>
          <w:rStyle w:val="Heading2Char"/>
          <w:b w:val="0"/>
          <w:bCs/>
        </w:rPr>
        <w:t xml:space="preserve"> main </w:t>
      </w:r>
      <w:r w:rsidR="007932C9">
        <w:rPr>
          <w:rStyle w:val="Heading2Char"/>
          <w:b w:val="0"/>
          <w:bCs/>
        </w:rPr>
        <w:t>strategic imperatives</w:t>
      </w:r>
      <w:r w:rsidR="007932C9" w:rsidRPr="00FA6B69">
        <w:rPr>
          <w:rStyle w:val="Heading2Char"/>
          <w:b w:val="0"/>
          <w:bCs/>
        </w:rPr>
        <w:t xml:space="preserve"> </w:t>
      </w:r>
      <w:r w:rsidR="00BB6AE4" w:rsidRPr="00FA6B69">
        <w:rPr>
          <w:rStyle w:val="Heading2Char"/>
          <w:b w:val="0"/>
          <w:bCs/>
        </w:rPr>
        <w:t xml:space="preserve">for the Air Force Medical Service (AFMS): 1. </w:t>
      </w:r>
      <w:r w:rsidR="009B40E0">
        <w:rPr>
          <w:rStyle w:val="Heading2Char"/>
          <w:b w:val="0"/>
          <w:bCs/>
        </w:rPr>
        <w:t>Deliver D</w:t>
      </w:r>
      <w:r w:rsidR="00DC0A31">
        <w:rPr>
          <w:rStyle w:val="Heading2Char"/>
          <w:b w:val="0"/>
          <w:bCs/>
        </w:rPr>
        <w:t xml:space="preserve">epartment of the Air Force (DAF) </w:t>
      </w:r>
      <w:r w:rsidR="009B40E0">
        <w:rPr>
          <w:rStyle w:val="Heading2Char"/>
          <w:b w:val="0"/>
          <w:bCs/>
        </w:rPr>
        <w:t>Integrated Operational Capability, 2.</w:t>
      </w:r>
      <w:r w:rsidR="00FA6B69">
        <w:rPr>
          <w:rStyle w:val="Heading2Char"/>
          <w:b w:val="0"/>
          <w:bCs/>
        </w:rPr>
        <w:t xml:space="preserve"> </w:t>
      </w:r>
      <w:r w:rsidR="009B40E0">
        <w:rPr>
          <w:rStyle w:val="Heading2Char"/>
          <w:b w:val="0"/>
          <w:bCs/>
        </w:rPr>
        <w:t>Enhance Joint Force Readiness Support</w:t>
      </w:r>
      <w:r w:rsidR="00BB6AE4" w:rsidRPr="00FA6B69">
        <w:rPr>
          <w:rStyle w:val="Heading2Char"/>
          <w:b w:val="0"/>
          <w:bCs/>
        </w:rPr>
        <w:t>, 3. Drive A</w:t>
      </w:r>
      <w:r w:rsidR="000438FD">
        <w:rPr>
          <w:rStyle w:val="Heading2Char"/>
          <w:b w:val="0"/>
          <w:bCs/>
        </w:rPr>
        <w:t>dvance Medical Force Development, and 4. Provide a Medically Ready Force</w:t>
      </w:r>
      <w:r w:rsidR="00BB6AE4" w:rsidRPr="00FA6B69">
        <w:rPr>
          <w:rStyle w:val="Heading2Char"/>
          <w:b w:val="0"/>
          <w:bCs/>
        </w:rPr>
        <w:t xml:space="preserve">. The </w:t>
      </w:r>
      <w:r w:rsidR="009F4E71">
        <w:rPr>
          <w:rStyle w:val="Heading2Char"/>
          <w:b w:val="0"/>
          <w:bCs/>
        </w:rPr>
        <w:t xml:space="preserve">Clinical </w:t>
      </w:r>
      <w:r w:rsidR="00BB6AE4" w:rsidRPr="00FA6B69">
        <w:rPr>
          <w:rStyle w:val="Heading2Char"/>
          <w:b w:val="0"/>
          <w:bCs/>
        </w:rPr>
        <w:t>Engineering</w:t>
      </w:r>
      <w:r w:rsidR="009F4E71">
        <w:rPr>
          <w:rStyle w:val="Heading2Char"/>
          <w:b w:val="0"/>
          <w:bCs/>
        </w:rPr>
        <w:t xml:space="preserve"> and Equipment </w:t>
      </w:r>
      <w:r w:rsidR="00BB6AE4" w:rsidRPr="00FA6B69">
        <w:rPr>
          <w:rStyle w:val="Heading2Char"/>
          <w:b w:val="0"/>
          <w:bCs/>
        </w:rPr>
        <w:t>Sustainment (</w:t>
      </w:r>
      <w:bookmarkStart w:id="4" w:name="_Hlk212553592"/>
      <w:r w:rsidR="00BB6AE4" w:rsidRPr="00FA6B69">
        <w:rPr>
          <w:rStyle w:val="Heading2Char"/>
          <w:b w:val="0"/>
          <w:bCs/>
        </w:rPr>
        <w:t>AF</w:t>
      </w:r>
      <w:r w:rsidR="00166720">
        <w:rPr>
          <w:rStyle w:val="Heading2Char"/>
          <w:b w:val="0"/>
          <w:bCs/>
        </w:rPr>
        <w:t>MEDCOM</w:t>
      </w:r>
      <w:r w:rsidR="00FA0DD2">
        <w:rPr>
          <w:rStyle w:val="Heading2Char"/>
          <w:b w:val="0"/>
          <w:bCs/>
        </w:rPr>
        <w:t xml:space="preserve"> </w:t>
      </w:r>
      <w:r w:rsidR="00166720">
        <w:rPr>
          <w:rStyle w:val="Heading2Char"/>
          <w:b w:val="0"/>
          <w:bCs/>
        </w:rPr>
        <w:t>A4</w:t>
      </w:r>
      <w:r w:rsidR="00041948">
        <w:rPr>
          <w:rStyle w:val="Heading2Char"/>
          <w:b w:val="0"/>
          <w:bCs/>
        </w:rPr>
        <w:t>/10E</w:t>
      </w:r>
      <w:bookmarkEnd w:id="4"/>
      <w:r w:rsidR="00BB6AE4" w:rsidRPr="00FA6B69">
        <w:rPr>
          <w:rStyle w:val="Heading2Char"/>
          <w:b w:val="0"/>
          <w:bCs/>
        </w:rPr>
        <w:t xml:space="preserve">) </w:t>
      </w:r>
      <w:r w:rsidR="00041948">
        <w:rPr>
          <w:rStyle w:val="Heading2Char"/>
          <w:b w:val="0"/>
          <w:bCs/>
        </w:rPr>
        <w:t>Division</w:t>
      </w:r>
      <w:r w:rsidR="00BB6AE4" w:rsidRPr="00FA6B69">
        <w:rPr>
          <w:rStyle w:val="Heading2Char"/>
          <w:b w:val="0"/>
          <w:bCs/>
        </w:rPr>
        <w:t xml:space="preserve"> of Air Force </w:t>
      </w:r>
      <w:r w:rsidR="002D4914">
        <w:rPr>
          <w:rStyle w:val="Heading2Char"/>
          <w:b w:val="0"/>
          <w:bCs/>
        </w:rPr>
        <w:t>Logistics and Installation Support</w:t>
      </w:r>
      <w:r w:rsidR="00BB6AE4" w:rsidRPr="00FA6B69">
        <w:rPr>
          <w:rStyle w:val="Heading2Char"/>
          <w:b w:val="0"/>
          <w:bCs/>
        </w:rPr>
        <w:t xml:space="preserve"> </w:t>
      </w:r>
      <w:r w:rsidR="007E2498">
        <w:rPr>
          <w:rStyle w:val="Heading2Char"/>
          <w:b w:val="0"/>
          <w:bCs/>
        </w:rPr>
        <w:t>(</w:t>
      </w:r>
      <w:r w:rsidR="009E64C5" w:rsidRPr="009E64C5">
        <w:rPr>
          <w:rStyle w:val="Heading2Char"/>
          <w:b w:val="0"/>
          <w:bCs/>
        </w:rPr>
        <w:t>AFMEDCOM</w:t>
      </w:r>
      <w:r w:rsidR="00FA0DD2">
        <w:rPr>
          <w:rStyle w:val="Heading2Char"/>
          <w:b w:val="0"/>
          <w:bCs/>
        </w:rPr>
        <w:t xml:space="preserve"> </w:t>
      </w:r>
      <w:r w:rsidR="009E64C5" w:rsidRPr="009E64C5">
        <w:rPr>
          <w:rStyle w:val="Heading2Char"/>
          <w:b w:val="0"/>
          <w:bCs/>
        </w:rPr>
        <w:t>A4/10</w:t>
      </w:r>
      <w:r w:rsidR="00F01984" w:rsidRPr="009E64C5">
        <w:rPr>
          <w:rStyle w:val="Heading2Char"/>
          <w:b w:val="0"/>
          <w:bCs/>
        </w:rPr>
        <w:t xml:space="preserve">) </w:t>
      </w:r>
      <w:r w:rsidR="00640A59">
        <w:rPr>
          <w:rStyle w:val="Heading2Char"/>
          <w:b w:val="0"/>
          <w:bCs/>
        </w:rPr>
        <w:t xml:space="preserve">Directorate </w:t>
      </w:r>
      <w:r w:rsidR="00F01984" w:rsidRPr="009E64C5">
        <w:rPr>
          <w:rStyle w:val="Heading2Char"/>
          <w:b w:val="0"/>
          <w:bCs/>
        </w:rPr>
        <w:t>provides</w:t>
      </w:r>
      <w:r w:rsidR="00BB6AE4" w:rsidRPr="00FA6B69">
        <w:rPr>
          <w:rStyle w:val="Heading2Char"/>
          <w:b w:val="0"/>
          <w:bCs/>
        </w:rPr>
        <w:t xml:space="preserve"> operational support, analysis, and program management to our warfighters, AFMS enterprise-level, and the Military Health System (MHS) contingency and expeditionary medical equipment. This position will be utilized to support lifecycle program management of medical technologies from initial requirement identification through operational testing to contracting through delivery, sustainment and disposal for contingency and expeditionary operations. The support will include, but </w:t>
      </w:r>
      <w:r w:rsidR="005B217F">
        <w:rPr>
          <w:rStyle w:val="Heading2Char"/>
          <w:b w:val="0"/>
          <w:bCs/>
        </w:rPr>
        <w:t xml:space="preserve">is </w:t>
      </w:r>
      <w:r w:rsidR="00BB6AE4" w:rsidRPr="00FA6B69">
        <w:rPr>
          <w:rStyle w:val="Heading2Char"/>
          <w:b w:val="0"/>
          <w:bCs/>
        </w:rPr>
        <w:t>not limited to: identifying Original Equipment Manufacturers (OEMs) currently existing on the market through market analysis and available contracting agencies, noting concerns to the Senior Clinical Engineer regarding equipment or facility requirements for deployed environments, liaising between the OEM and cybersecurity approval offices, requirement owners, contracting agencies or others, reviewing medical maintenance data and identifying trends, reviewing available medical maintenance plans or training options and providing recommendations to the Senior Clinical Engineer on the courses of action, assisting with the development of total cost of ownership calculations for contingency medical equipment, identifying equipment concerns based on staffing expertise/levels, supporting the program managers for contracting actions and budgetary actions, and providing sound engineering recommendations to the Senior Clinical Engineer for contingency, expeditionary, and war reserve medical equipment</w:t>
      </w:r>
      <w:r w:rsidR="00F45596">
        <w:rPr>
          <w:rStyle w:val="Heading2Char"/>
          <w:b w:val="0"/>
          <w:bCs/>
        </w:rPr>
        <w:t>.</w:t>
      </w:r>
    </w:p>
    <w:p w14:paraId="5A2174F2" w14:textId="77777777" w:rsidR="00F45596" w:rsidRPr="00FA6B69" w:rsidRDefault="00F45596" w:rsidP="00F45596">
      <w:pPr>
        <w:pStyle w:val="ListParagraph"/>
        <w:tabs>
          <w:tab w:val="left" w:pos="450"/>
        </w:tabs>
        <w:ind w:left="0"/>
        <w:rPr>
          <w:rStyle w:val="Heading2Char"/>
          <w:b w:val="0"/>
          <w:bCs/>
        </w:rPr>
      </w:pPr>
    </w:p>
    <w:p w14:paraId="6559624C" w14:textId="644B61DD" w:rsidR="0007510E" w:rsidRDefault="003B3624" w:rsidP="0007510E">
      <w:pPr>
        <w:pStyle w:val="ListParagraph"/>
        <w:numPr>
          <w:ilvl w:val="1"/>
          <w:numId w:val="3"/>
        </w:numPr>
        <w:tabs>
          <w:tab w:val="left" w:pos="450"/>
          <w:tab w:val="left" w:pos="900"/>
          <w:tab w:val="left" w:pos="1080"/>
          <w:tab w:val="left" w:pos="1170"/>
          <w:tab w:val="left" w:pos="1710"/>
        </w:tabs>
        <w:ind w:left="0" w:firstLine="0"/>
        <w:rPr>
          <w:rStyle w:val="Heading2Char"/>
          <w:b w:val="0"/>
          <w:bCs/>
        </w:rPr>
      </w:pPr>
      <w:bookmarkStart w:id="5" w:name="_Toc104302415"/>
      <w:r w:rsidRPr="000A409F">
        <w:rPr>
          <w:rStyle w:val="Heading2Char"/>
        </w:rPr>
        <w:t>Scope.</w:t>
      </w:r>
      <w:bookmarkEnd w:id="5"/>
      <w:r w:rsidRPr="00D82E7F">
        <w:rPr>
          <w:rStyle w:val="Heading2Char"/>
        </w:rPr>
        <w:t xml:space="preserve"> </w:t>
      </w:r>
      <w:r w:rsidR="0007510E" w:rsidRPr="0007510E">
        <w:rPr>
          <w:rStyle w:val="Heading2Char"/>
          <w:b w:val="0"/>
          <w:bCs/>
        </w:rPr>
        <w:t>This Performance Work Statement (PWS) defines the general tasks for non-personal services including professional support, studies, analyses, evaluations, engineering and technical services. This is a performance-based, non-personal services requirement to provide the labor necessary to perform tasks in the functional area of Biomedical/Clinical Engineer V by providing support for the AF</w:t>
      </w:r>
      <w:r w:rsidR="00F06DA4">
        <w:rPr>
          <w:rStyle w:val="Heading2Char"/>
          <w:b w:val="0"/>
          <w:bCs/>
        </w:rPr>
        <w:t>MEDCOM</w:t>
      </w:r>
      <w:r w:rsidR="0007510E" w:rsidRPr="0007510E">
        <w:rPr>
          <w:rStyle w:val="Heading2Char"/>
          <w:b w:val="0"/>
          <w:bCs/>
        </w:rPr>
        <w:t xml:space="preserve"> mission and specifically contingency, war reserve material (WRM), and expeditionary medical equipment. The Contractor shall assist, support, and advise </w:t>
      </w:r>
      <w:r w:rsidR="0007510E" w:rsidRPr="0007510E">
        <w:rPr>
          <w:rStyle w:val="Heading2Char"/>
          <w:b w:val="0"/>
          <w:bCs/>
        </w:rPr>
        <w:lastRenderedPageBreak/>
        <w:t xml:space="preserve">the </w:t>
      </w:r>
      <w:r w:rsidR="007E2498" w:rsidRPr="007E2498">
        <w:rPr>
          <w:rStyle w:val="Heading2Char"/>
          <w:b w:val="0"/>
          <w:bCs/>
        </w:rPr>
        <w:t>AFMEDCOM</w:t>
      </w:r>
      <w:r w:rsidR="00FA0DD2">
        <w:rPr>
          <w:rStyle w:val="Heading2Char"/>
          <w:b w:val="0"/>
          <w:bCs/>
        </w:rPr>
        <w:t xml:space="preserve"> </w:t>
      </w:r>
      <w:r w:rsidR="007E2498" w:rsidRPr="007E2498">
        <w:rPr>
          <w:rStyle w:val="Heading2Char"/>
          <w:b w:val="0"/>
          <w:bCs/>
        </w:rPr>
        <w:t>A4/10E</w:t>
      </w:r>
      <w:r w:rsidR="00F01984">
        <w:rPr>
          <w:rStyle w:val="Heading2Char"/>
          <w:b w:val="0"/>
          <w:bCs/>
        </w:rPr>
        <w:t xml:space="preserve"> Division </w:t>
      </w:r>
      <w:r w:rsidR="0007510E" w:rsidRPr="0007510E">
        <w:rPr>
          <w:rStyle w:val="Heading2Char"/>
          <w:b w:val="0"/>
          <w:bCs/>
        </w:rPr>
        <w:t xml:space="preserve">with the technical and engineering aspects </w:t>
      </w:r>
      <w:r w:rsidR="00C3273F" w:rsidRPr="0007510E">
        <w:rPr>
          <w:rStyle w:val="Heading2Char"/>
          <w:b w:val="0"/>
          <w:bCs/>
        </w:rPr>
        <w:t>of</w:t>
      </w:r>
      <w:r w:rsidR="0007510E" w:rsidRPr="0007510E">
        <w:rPr>
          <w:rStyle w:val="Heading2Char"/>
          <w:b w:val="0"/>
          <w:bCs/>
        </w:rPr>
        <w:t xml:space="preserve"> lifecycle program management of medical technologies from initial requirement identification through operational testing to contracting through delivery, sustainment and disposal for contingency and expeditionary operations. The support will include, but not limited to: identifying Original Equipment Manufacturers (OEMs) currently existing on the market through market analysis and available contracting agencies, noting concerns to the Senior Clinical Engineer regarding equipment or facility requirements for a deployed environments, liaising between the OEM and cybersecurity approval offices, requirement owners, contracting agencies or others, reviewing medical maintenance data and identifying trends, reviewing available medical maintenance plans or training options and providing recommendations to the Senior Clinical Engineer on the</w:t>
      </w:r>
      <w:r w:rsidR="00450DDB">
        <w:rPr>
          <w:rStyle w:val="Heading2Char"/>
          <w:b w:val="0"/>
          <w:bCs/>
        </w:rPr>
        <w:t xml:space="preserve"> </w:t>
      </w:r>
      <w:r w:rsidR="00450DDB" w:rsidRPr="00450DDB">
        <w:rPr>
          <w:rStyle w:val="Heading2Char"/>
          <w:b w:val="0"/>
          <w:bCs/>
        </w:rPr>
        <w:t>courses of action, assisting with the development of total cost of ownership calculations for contingency medical equipment, identifying equipment concerns based on staffing expertise/levels, supporting the program managers for contracting actions and budgetary actions, and providing sound engineering recommendations to the Senior Clinical Engineer for contingency, expeditionary, and war reserve medical equipment. All will be accomplished in accordance with applicable statutes and regulations for contingency and expeditionary medical equipment within the AFMS</w:t>
      </w:r>
      <w:r w:rsidR="00F06DA4">
        <w:rPr>
          <w:rStyle w:val="Heading2Char"/>
          <w:b w:val="0"/>
          <w:bCs/>
        </w:rPr>
        <w:t>.</w:t>
      </w:r>
    </w:p>
    <w:p w14:paraId="0F4CFCB8" w14:textId="77777777" w:rsidR="003B12C1" w:rsidRDefault="003B12C1" w:rsidP="003B12C1">
      <w:pPr>
        <w:pStyle w:val="ListParagraph"/>
        <w:tabs>
          <w:tab w:val="left" w:pos="450"/>
          <w:tab w:val="left" w:pos="900"/>
          <w:tab w:val="left" w:pos="1080"/>
          <w:tab w:val="left" w:pos="1170"/>
          <w:tab w:val="left" w:pos="1710"/>
        </w:tabs>
        <w:ind w:left="0"/>
        <w:rPr>
          <w:rStyle w:val="Heading2Char"/>
          <w:b w:val="0"/>
          <w:bCs/>
        </w:rPr>
      </w:pPr>
    </w:p>
    <w:p w14:paraId="4B8698C4" w14:textId="7524B94B" w:rsidR="003B12C1" w:rsidRPr="0007510E" w:rsidRDefault="003B12C1" w:rsidP="003B12C1">
      <w:pPr>
        <w:pStyle w:val="ListParagraph"/>
        <w:tabs>
          <w:tab w:val="left" w:pos="450"/>
          <w:tab w:val="left" w:pos="900"/>
          <w:tab w:val="left" w:pos="1080"/>
          <w:tab w:val="left" w:pos="1170"/>
          <w:tab w:val="left" w:pos="1710"/>
        </w:tabs>
        <w:ind w:left="0"/>
        <w:rPr>
          <w:rStyle w:val="Heading2Char"/>
          <w:b w:val="0"/>
          <w:bCs/>
        </w:rPr>
      </w:pPr>
      <w:r w:rsidRPr="003B12C1">
        <w:rPr>
          <w:rStyle w:val="Heading2Char"/>
          <w:b w:val="0"/>
          <w:bCs/>
        </w:rPr>
        <w:t xml:space="preserve">While </w:t>
      </w:r>
      <w:r w:rsidR="00C3273F" w:rsidRPr="003B12C1">
        <w:rPr>
          <w:rStyle w:val="Heading2Char"/>
          <w:b w:val="0"/>
          <w:bCs/>
        </w:rPr>
        <w:t>Gov</w:t>
      </w:r>
      <w:r w:rsidR="00C3273F">
        <w:rPr>
          <w:rStyle w:val="Heading2Char"/>
          <w:b w:val="0"/>
          <w:bCs/>
        </w:rPr>
        <w:t>ernment</w:t>
      </w:r>
      <w:r w:rsidRPr="003B12C1">
        <w:rPr>
          <w:rStyle w:val="Heading2Char"/>
          <w:b w:val="0"/>
          <w:bCs/>
        </w:rPr>
        <w:t xml:space="preserve"> will not supervise Contractor personnel, Contractor performance will be monitored to ensure adherence to PWS and successful performance. Under no circumstances shall the Government assign tasks to</w:t>
      </w:r>
      <w:r>
        <w:rPr>
          <w:rStyle w:val="Heading2Char"/>
          <w:b w:val="0"/>
          <w:bCs/>
        </w:rPr>
        <w:t xml:space="preserve"> </w:t>
      </w:r>
      <w:r w:rsidRPr="003B12C1">
        <w:rPr>
          <w:rStyle w:val="Heading2Char"/>
          <w:b w:val="0"/>
          <w:bCs/>
        </w:rPr>
        <w:t>prepare work schedules for Contractor personnel. It shall be the responsibility of the Contractor to manage its personnel and to guard against any actions that are personal services or give the perception of personal services. If the Contractor feels any actions constitute or are perceived to constitute personal services, notify the Contracting Officer (CO) immediately. These services shall not be used to perform work of a policy/decision making or management nature, i.e., inherently Governmental functions. All decisions relative to programs supported by the Contractor shall be the sole responsibility of the Government</w:t>
      </w:r>
      <w:r>
        <w:rPr>
          <w:rStyle w:val="Heading2Char"/>
          <w:b w:val="0"/>
          <w:bCs/>
        </w:rPr>
        <w:t>.</w:t>
      </w:r>
    </w:p>
    <w:p w14:paraId="6B3A697C" w14:textId="77777777" w:rsidR="003C6379" w:rsidRDefault="00C810D1" w:rsidP="00C27009">
      <w:pPr>
        <w:pStyle w:val="Heading1"/>
        <w:numPr>
          <w:ilvl w:val="0"/>
          <w:numId w:val="3"/>
        </w:numPr>
        <w:tabs>
          <w:tab w:val="left" w:pos="360"/>
        </w:tabs>
        <w:ind w:left="0" w:firstLine="0"/>
      </w:pPr>
      <w:bookmarkStart w:id="6" w:name="_Toc104302416"/>
      <w:r>
        <w:t>GENERAL INFORMATION</w:t>
      </w:r>
      <w:bookmarkEnd w:id="6"/>
    </w:p>
    <w:p w14:paraId="3760C33C" w14:textId="77777777" w:rsidR="001C1875" w:rsidRPr="00AD2315" w:rsidRDefault="00C810D1" w:rsidP="009F49A4">
      <w:pPr>
        <w:pStyle w:val="ListParagraph"/>
        <w:numPr>
          <w:ilvl w:val="1"/>
          <w:numId w:val="3"/>
        </w:numPr>
        <w:ind w:left="0" w:firstLine="0"/>
        <w:rPr>
          <w:rStyle w:val="Heading2Char"/>
        </w:rPr>
      </w:pPr>
      <w:bookmarkStart w:id="7" w:name="_Toc104302417"/>
      <w:r w:rsidRPr="00D82E7F">
        <w:rPr>
          <w:rStyle w:val="Heading2Char"/>
        </w:rPr>
        <w:t>Contractor Identification</w:t>
      </w:r>
      <w:r w:rsidRPr="00AD2315">
        <w:rPr>
          <w:rStyle w:val="Heading2Char"/>
        </w:rPr>
        <w:t>.</w:t>
      </w:r>
      <w:bookmarkEnd w:id="7"/>
      <w:r w:rsidRPr="00AD2315">
        <w:rPr>
          <w:rStyle w:val="Heading2Char"/>
        </w:rPr>
        <w:t xml:space="preserve"> </w:t>
      </w:r>
    </w:p>
    <w:p w14:paraId="0E77660D" w14:textId="317B2FC1" w:rsidR="00C810D1" w:rsidRPr="003C6379" w:rsidRDefault="00C810D1" w:rsidP="00AD2315">
      <w:pPr>
        <w:ind w:left="270"/>
      </w:pPr>
      <w:r w:rsidRPr="003C6379">
        <w:t xml:space="preserve">All Contractor/Subcontractor personnel shall identify themselves as Government Contractor personnel during all forms of </w:t>
      </w:r>
      <w:r w:rsidR="007932C9" w:rsidRPr="003C6379">
        <w:t>communication</w:t>
      </w:r>
      <w:r w:rsidRPr="003C6379">
        <w:t xml:space="preserve"> such as business meetings, telephone conversations, electronic mail, attendance sheets, coordination documentations, reports, and the signature blocks utilized in all correspondence.  If a contract requires Government workspace, the Contractor/Subcontractor personnel shall wear a picture identification badge and identify their workspace area with their name and company affiliation.</w:t>
      </w:r>
    </w:p>
    <w:p w14:paraId="2A3F773B" w14:textId="24221A1D" w:rsidR="001C1875" w:rsidRDefault="001A4B28" w:rsidP="009F49A4">
      <w:pPr>
        <w:pStyle w:val="ListParagraph"/>
        <w:numPr>
          <w:ilvl w:val="1"/>
          <w:numId w:val="3"/>
        </w:numPr>
        <w:ind w:left="0" w:firstLine="0"/>
        <w:rPr>
          <w:rStyle w:val="Heading2Char"/>
        </w:rPr>
      </w:pPr>
      <w:bookmarkStart w:id="8" w:name="ContractorTraining"/>
      <w:bookmarkStart w:id="9" w:name="_Toc104302418"/>
      <w:r w:rsidRPr="00D82E7F">
        <w:rPr>
          <w:rStyle w:val="Heading2Char"/>
        </w:rPr>
        <w:t>Contractor Training</w:t>
      </w:r>
      <w:bookmarkEnd w:id="8"/>
      <w:r w:rsidRPr="00D82E7F">
        <w:rPr>
          <w:rStyle w:val="Heading2Char"/>
        </w:rPr>
        <w:t>.</w:t>
      </w:r>
      <w:bookmarkEnd w:id="9"/>
      <w:r w:rsidRPr="00AD2315">
        <w:rPr>
          <w:rStyle w:val="Heading2Char"/>
        </w:rPr>
        <w:t xml:space="preserve">  </w:t>
      </w:r>
      <w:r w:rsidR="003B4497">
        <w:rPr>
          <w:rStyle w:val="Heading2Char"/>
        </w:rPr>
        <w:t xml:space="preserve"> </w:t>
      </w:r>
    </w:p>
    <w:p w14:paraId="6C88AD88" w14:textId="21460D5A" w:rsidR="003B4497" w:rsidRDefault="00A85ACB" w:rsidP="00A85ACB">
      <w:pPr>
        <w:pStyle w:val="ListParagraph"/>
        <w:tabs>
          <w:tab w:val="left" w:pos="2700"/>
        </w:tabs>
        <w:ind w:left="270"/>
        <w:rPr>
          <w:rStyle w:val="Heading2Char"/>
        </w:rPr>
      </w:pPr>
      <w:r w:rsidRPr="00A85ACB">
        <w:rPr>
          <w:rStyle w:val="Heading2Char"/>
        </w:rPr>
        <w:t xml:space="preserve">        Table 1-Contractor Training</w:t>
      </w:r>
    </w:p>
    <w:tbl>
      <w:tblPr>
        <w:tblStyle w:val="TableGrid"/>
        <w:tblW w:w="0" w:type="auto"/>
        <w:tblInd w:w="715" w:type="dxa"/>
        <w:tblLook w:val="04A0" w:firstRow="1" w:lastRow="0" w:firstColumn="1" w:lastColumn="0" w:noHBand="0" w:noVBand="1"/>
      </w:tblPr>
      <w:tblGrid>
        <w:gridCol w:w="4095"/>
        <w:gridCol w:w="1305"/>
        <w:gridCol w:w="1305"/>
      </w:tblGrid>
      <w:tr w:rsidR="00BD6FDC" w14:paraId="3CFC2549" w14:textId="7C5701CC" w:rsidTr="00CB503A">
        <w:tc>
          <w:tcPr>
            <w:tcW w:w="4095" w:type="dxa"/>
          </w:tcPr>
          <w:p w14:paraId="250C7E04" w14:textId="4675E47A" w:rsidR="00BD6FDC" w:rsidRPr="001B124D" w:rsidRDefault="00BD6FDC" w:rsidP="00E332A3">
            <w:pPr>
              <w:pStyle w:val="ListParagraph"/>
              <w:ind w:left="0"/>
              <w:rPr>
                <w:rStyle w:val="Heading2Char"/>
                <w:b w:val="0"/>
                <w:bCs/>
              </w:rPr>
            </w:pPr>
            <w:r>
              <w:rPr>
                <w:rStyle w:val="Heading2Char"/>
                <w:b w:val="0"/>
                <w:bCs/>
              </w:rPr>
              <w:t xml:space="preserve">Training </w:t>
            </w:r>
          </w:p>
        </w:tc>
        <w:tc>
          <w:tcPr>
            <w:tcW w:w="1305" w:type="dxa"/>
          </w:tcPr>
          <w:p w14:paraId="6B4B25F5" w14:textId="107E4562" w:rsidR="00BD6FDC" w:rsidRPr="00BD6FDC" w:rsidRDefault="00BD6FDC" w:rsidP="00E332A3">
            <w:pPr>
              <w:pStyle w:val="ListParagraph"/>
              <w:ind w:left="0"/>
              <w:rPr>
                <w:rStyle w:val="Heading2Char"/>
                <w:b w:val="0"/>
                <w:bCs/>
              </w:rPr>
            </w:pPr>
            <w:r w:rsidRPr="00BD6FDC">
              <w:rPr>
                <w:rStyle w:val="Heading2Char"/>
                <w:b w:val="0"/>
                <w:bCs/>
              </w:rPr>
              <w:t xml:space="preserve">Form </w:t>
            </w:r>
          </w:p>
        </w:tc>
        <w:tc>
          <w:tcPr>
            <w:tcW w:w="1305" w:type="dxa"/>
          </w:tcPr>
          <w:p w14:paraId="30ECF768" w14:textId="5B149D73" w:rsidR="00BD6FDC" w:rsidRPr="00BD6FDC" w:rsidRDefault="00BD6FDC" w:rsidP="00E332A3">
            <w:pPr>
              <w:pStyle w:val="ListParagraph"/>
              <w:ind w:left="0"/>
              <w:rPr>
                <w:rStyle w:val="Heading2Char"/>
                <w:b w:val="0"/>
                <w:bCs/>
              </w:rPr>
            </w:pPr>
            <w:r w:rsidRPr="00BD6FDC">
              <w:rPr>
                <w:rStyle w:val="Heading2Char"/>
                <w:b w:val="0"/>
                <w:bCs/>
              </w:rPr>
              <w:t>Frequency</w:t>
            </w:r>
          </w:p>
        </w:tc>
      </w:tr>
      <w:tr w:rsidR="00BD6FDC" w14:paraId="6E0D30B6" w14:textId="372CA7F4" w:rsidTr="00CB503A">
        <w:tc>
          <w:tcPr>
            <w:tcW w:w="4095" w:type="dxa"/>
          </w:tcPr>
          <w:p w14:paraId="12D07612" w14:textId="73DF1AD4" w:rsidR="00BD6FDC" w:rsidRPr="001B124D" w:rsidRDefault="00BD6FDC" w:rsidP="00E332A3">
            <w:pPr>
              <w:pStyle w:val="ListParagraph"/>
              <w:ind w:left="0"/>
              <w:rPr>
                <w:rStyle w:val="Heading2Char"/>
                <w:b w:val="0"/>
                <w:bCs/>
              </w:rPr>
            </w:pPr>
            <w:r w:rsidRPr="001B124D">
              <w:rPr>
                <w:rStyle w:val="Heading2Char"/>
                <w:b w:val="0"/>
                <w:bCs/>
              </w:rPr>
              <w:t>Department of Defense (DoD) Cyber Awareness Challenge.</w:t>
            </w:r>
          </w:p>
        </w:tc>
        <w:tc>
          <w:tcPr>
            <w:tcW w:w="1305" w:type="dxa"/>
          </w:tcPr>
          <w:p w14:paraId="624E39D3" w14:textId="0A71A8BF" w:rsidR="00BD6FDC" w:rsidRPr="00CA7FF2" w:rsidRDefault="00A9790B" w:rsidP="00E332A3">
            <w:pPr>
              <w:pStyle w:val="ListParagraph"/>
              <w:ind w:left="0"/>
              <w:rPr>
                <w:rStyle w:val="Heading2Char"/>
                <w:b w:val="0"/>
                <w:bCs/>
              </w:rPr>
            </w:pPr>
            <w:r w:rsidRPr="00CA7FF2">
              <w:rPr>
                <w:rStyle w:val="Heading2Char"/>
                <w:b w:val="0"/>
                <w:bCs/>
              </w:rPr>
              <w:t>Web-based</w:t>
            </w:r>
          </w:p>
        </w:tc>
        <w:tc>
          <w:tcPr>
            <w:tcW w:w="1305" w:type="dxa"/>
          </w:tcPr>
          <w:p w14:paraId="47340B11" w14:textId="5BB604CF" w:rsidR="00BD6FDC" w:rsidRPr="00CA7FF2" w:rsidRDefault="00A9790B" w:rsidP="00E332A3">
            <w:pPr>
              <w:pStyle w:val="ListParagraph"/>
              <w:ind w:left="0"/>
              <w:rPr>
                <w:rStyle w:val="Heading2Char"/>
                <w:b w:val="0"/>
                <w:bCs/>
              </w:rPr>
            </w:pPr>
            <w:r w:rsidRPr="00CA7FF2">
              <w:rPr>
                <w:rStyle w:val="Heading2Char"/>
                <w:b w:val="0"/>
                <w:bCs/>
              </w:rPr>
              <w:t>Annual</w:t>
            </w:r>
          </w:p>
        </w:tc>
      </w:tr>
      <w:tr w:rsidR="00BD6FDC" w14:paraId="3CA7E7A7" w14:textId="18EB32D2" w:rsidTr="00CB503A">
        <w:tc>
          <w:tcPr>
            <w:tcW w:w="4095" w:type="dxa"/>
          </w:tcPr>
          <w:p w14:paraId="0B12A6E3" w14:textId="44FA2DED" w:rsidR="00BD6FDC" w:rsidRPr="004E0A26" w:rsidRDefault="00BD6FDC" w:rsidP="00E332A3">
            <w:pPr>
              <w:pStyle w:val="ListParagraph"/>
              <w:ind w:left="0"/>
              <w:rPr>
                <w:rStyle w:val="Heading2Char"/>
                <w:b w:val="0"/>
                <w:bCs/>
              </w:rPr>
            </w:pPr>
            <w:r w:rsidRPr="004E0A26">
              <w:rPr>
                <w:rStyle w:val="Heading2Char"/>
                <w:b w:val="0"/>
                <w:bCs/>
              </w:rPr>
              <w:lastRenderedPageBreak/>
              <w:t>Health Insurance Portability &amp; Accountability Act (HIPAA) and Privacy Act Training</w:t>
            </w:r>
          </w:p>
        </w:tc>
        <w:tc>
          <w:tcPr>
            <w:tcW w:w="1305" w:type="dxa"/>
          </w:tcPr>
          <w:p w14:paraId="6599142D" w14:textId="11C0C87D" w:rsidR="00BD6FDC" w:rsidRPr="00A9790B" w:rsidRDefault="00A9790B" w:rsidP="00E332A3">
            <w:pPr>
              <w:pStyle w:val="ListParagraph"/>
              <w:ind w:left="0"/>
              <w:rPr>
                <w:rStyle w:val="Heading2Char"/>
                <w:b w:val="0"/>
                <w:bCs/>
              </w:rPr>
            </w:pPr>
            <w:r w:rsidRPr="00A9790B">
              <w:rPr>
                <w:rStyle w:val="Heading2Char"/>
                <w:b w:val="0"/>
                <w:bCs/>
              </w:rPr>
              <w:t>Web-based</w:t>
            </w:r>
          </w:p>
        </w:tc>
        <w:tc>
          <w:tcPr>
            <w:tcW w:w="1305" w:type="dxa"/>
          </w:tcPr>
          <w:p w14:paraId="120964D4" w14:textId="7C8F4084" w:rsidR="00BD6FDC" w:rsidRPr="00CA7FF2" w:rsidRDefault="00CA7FF2" w:rsidP="00E332A3">
            <w:pPr>
              <w:pStyle w:val="ListParagraph"/>
              <w:ind w:left="0"/>
              <w:rPr>
                <w:rStyle w:val="Heading2Char"/>
                <w:b w:val="0"/>
                <w:bCs/>
              </w:rPr>
            </w:pPr>
            <w:r w:rsidRPr="00CA7FF2">
              <w:rPr>
                <w:rStyle w:val="Heading2Char"/>
                <w:b w:val="0"/>
                <w:bCs/>
              </w:rPr>
              <w:t>Annual</w:t>
            </w:r>
          </w:p>
        </w:tc>
      </w:tr>
    </w:tbl>
    <w:p w14:paraId="32FE90BA" w14:textId="77777777" w:rsidR="00E332A3" w:rsidRPr="00AD2315" w:rsidRDefault="00E332A3" w:rsidP="00E332A3">
      <w:pPr>
        <w:pStyle w:val="ListParagraph"/>
        <w:ind w:left="270"/>
        <w:rPr>
          <w:rStyle w:val="Heading2Char"/>
        </w:rPr>
      </w:pPr>
    </w:p>
    <w:p w14:paraId="74E1F132" w14:textId="77777777" w:rsidR="001C1875" w:rsidRPr="00AD2315" w:rsidRDefault="001A4B28" w:rsidP="001B51C9">
      <w:pPr>
        <w:pStyle w:val="ListParagraph"/>
        <w:numPr>
          <w:ilvl w:val="1"/>
          <w:numId w:val="3"/>
        </w:numPr>
        <w:ind w:left="0" w:firstLine="0"/>
        <w:rPr>
          <w:rStyle w:val="Heading2Char"/>
        </w:rPr>
      </w:pPr>
      <w:bookmarkStart w:id="10" w:name="ContractorGovernmentCommunication"/>
      <w:bookmarkStart w:id="11" w:name="_Toc104302419"/>
      <w:r w:rsidRPr="00D82E7F">
        <w:rPr>
          <w:rStyle w:val="Heading2Char"/>
        </w:rPr>
        <w:t>Contractor/Government Communication</w:t>
      </w:r>
      <w:bookmarkEnd w:id="10"/>
      <w:r w:rsidRPr="00AD2315">
        <w:rPr>
          <w:rStyle w:val="Heading2Char"/>
        </w:rPr>
        <w:t>.</w:t>
      </w:r>
      <w:bookmarkEnd w:id="11"/>
      <w:r w:rsidRPr="00AD2315">
        <w:rPr>
          <w:rStyle w:val="Heading2Char"/>
        </w:rPr>
        <w:t xml:space="preserve">  </w:t>
      </w:r>
    </w:p>
    <w:p w14:paraId="17F9E941" w14:textId="33A24FF3" w:rsidR="00C810D1" w:rsidRPr="001C1875" w:rsidRDefault="001A4B28" w:rsidP="001B51C9">
      <w:pPr>
        <w:pStyle w:val="ListParagraph"/>
        <w:numPr>
          <w:ilvl w:val="2"/>
          <w:numId w:val="3"/>
        </w:numPr>
        <w:tabs>
          <w:tab w:val="left" w:pos="540"/>
        </w:tabs>
        <w:ind w:left="0"/>
        <w:contextualSpacing w:val="0"/>
        <w:rPr>
          <w:color w:val="000000" w:themeColor="text1"/>
        </w:rPr>
      </w:pPr>
      <w:r w:rsidRPr="001C1875">
        <w:rPr>
          <w:color w:val="000000" w:themeColor="text1"/>
        </w:rPr>
        <w:t>The Contractor shall designate a Focal Point to be the single point of contact for all Contractor and Government correspondence.  The Focal Point shall provide clear and consistent written and verbal response to Government within 24 hours of Government initiated communication (e.g., return phone calls, emails or other communication).</w:t>
      </w:r>
    </w:p>
    <w:p w14:paraId="54C4E013" w14:textId="2E12B894" w:rsidR="001A4B28" w:rsidRPr="0007573C" w:rsidRDefault="001A4B28" w:rsidP="00481CA8">
      <w:pPr>
        <w:pStyle w:val="ListParagraph"/>
        <w:numPr>
          <w:ilvl w:val="2"/>
          <w:numId w:val="3"/>
        </w:numPr>
        <w:tabs>
          <w:tab w:val="left" w:pos="630"/>
        </w:tabs>
        <w:ind w:left="0"/>
        <w:contextualSpacing w:val="0"/>
        <w:rPr>
          <w:rStyle w:val="Heading2Char"/>
          <w:b w:val="0"/>
        </w:rPr>
      </w:pPr>
      <w:r w:rsidRPr="0007573C">
        <w:t>The Contractor’s Focal Point shall meet with the Government team at least quarterly.  Additional meetings may be requested by the Government or the Contractor as necessary. The Contracting Officer</w:t>
      </w:r>
      <w:r w:rsidRPr="0007573C">
        <w:rPr>
          <w:rStyle w:val="Heading2Char"/>
          <w:b w:val="0"/>
        </w:rPr>
        <w:t xml:space="preserve"> (CO), Contractor Focal Point, CORs and/or other designated representative will provide monthly performance feedback to the Contractor.  The Contractor shall provide an agenda and minutes IAW Contract Data Requirements List (CDRL) </w:t>
      </w:r>
      <w:r w:rsidR="00F07710">
        <w:rPr>
          <w:rStyle w:val="Heading2Char"/>
          <w:b w:val="0"/>
        </w:rPr>
        <w:t xml:space="preserve">A001 and </w:t>
      </w:r>
      <w:r w:rsidRPr="0007573C">
        <w:rPr>
          <w:rStyle w:val="Heading2Char"/>
          <w:b w:val="0"/>
        </w:rPr>
        <w:t>A00</w:t>
      </w:r>
      <w:r w:rsidR="00481CA8">
        <w:rPr>
          <w:rStyle w:val="Heading2Char"/>
          <w:b w:val="0"/>
        </w:rPr>
        <w:t>2</w:t>
      </w:r>
      <w:r w:rsidRPr="0007573C">
        <w:rPr>
          <w:rStyle w:val="Heading2Char"/>
          <w:b w:val="0"/>
        </w:rPr>
        <w:t xml:space="preserve"> </w:t>
      </w:r>
      <w:r w:rsidR="00F07710">
        <w:rPr>
          <w:rStyle w:val="Heading2Char"/>
          <w:b w:val="0"/>
        </w:rPr>
        <w:t xml:space="preserve">and </w:t>
      </w:r>
      <w:r w:rsidRPr="0007573C">
        <w:rPr>
          <w:rStyle w:val="Heading2Char"/>
          <w:b w:val="0"/>
        </w:rPr>
        <w:t>corresponding DID.</w:t>
      </w:r>
    </w:p>
    <w:p w14:paraId="657F8184" w14:textId="3FEE289A" w:rsidR="001A4B28" w:rsidRPr="00481CA8" w:rsidRDefault="001A4B28" w:rsidP="00481CA8">
      <w:pPr>
        <w:pStyle w:val="ListParagraph"/>
        <w:numPr>
          <w:ilvl w:val="1"/>
          <w:numId w:val="3"/>
        </w:numPr>
        <w:tabs>
          <w:tab w:val="left" w:pos="0"/>
          <w:tab w:val="left" w:pos="450"/>
        </w:tabs>
        <w:ind w:left="0" w:firstLine="0"/>
        <w:rPr>
          <w:rFonts w:eastAsiaTheme="majorEastAsia" w:cstheme="majorBidi"/>
          <w:b/>
          <w:szCs w:val="26"/>
        </w:rPr>
      </w:pPr>
      <w:bookmarkStart w:id="12" w:name="MonthlyStatusFinancialReport"/>
      <w:bookmarkStart w:id="13" w:name="_Toc104302420"/>
      <w:r w:rsidRPr="00AD2315">
        <w:rPr>
          <w:rStyle w:val="Heading2Char"/>
        </w:rPr>
        <w:t>Monthly Status/Financial Report.</w:t>
      </w:r>
      <w:bookmarkEnd w:id="12"/>
      <w:bookmarkEnd w:id="13"/>
      <w:r w:rsidR="00481CA8">
        <w:rPr>
          <w:rStyle w:val="Heading2Char"/>
        </w:rPr>
        <w:t xml:space="preserve"> </w:t>
      </w:r>
      <w:r w:rsidRPr="00481CA8">
        <w:t>The Contractor shall prepare and submit a monthly status/financial report identifying all tasks performed, status, issues, and anticipated actions consistent with the PWS. The Contractor shall provide the Monthly Status/Financial Report IAW CDRL A00</w:t>
      </w:r>
      <w:r w:rsidR="00481CA8">
        <w:t>3</w:t>
      </w:r>
      <w:r w:rsidRPr="00481CA8">
        <w:t xml:space="preserve"> and associated DID.</w:t>
      </w:r>
    </w:p>
    <w:p w14:paraId="47E2535B" w14:textId="77777777" w:rsidR="00481CA8" w:rsidRPr="00481CA8" w:rsidRDefault="00481CA8" w:rsidP="00481CA8">
      <w:pPr>
        <w:pStyle w:val="ListParagraph"/>
        <w:tabs>
          <w:tab w:val="left" w:pos="0"/>
          <w:tab w:val="left" w:pos="450"/>
        </w:tabs>
        <w:ind w:left="0"/>
        <w:rPr>
          <w:rFonts w:eastAsiaTheme="majorEastAsia" w:cstheme="majorBidi"/>
          <w:b/>
          <w:szCs w:val="26"/>
        </w:rPr>
      </w:pPr>
    </w:p>
    <w:p w14:paraId="55B61E8B" w14:textId="1EE2463A" w:rsidR="001A4B28" w:rsidRPr="00481CA8" w:rsidRDefault="00DA1BBC" w:rsidP="00481CA8">
      <w:pPr>
        <w:pStyle w:val="ListParagraph"/>
        <w:numPr>
          <w:ilvl w:val="1"/>
          <w:numId w:val="3"/>
        </w:numPr>
        <w:tabs>
          <w:tab w:val="left" w:pos="450"/>
        </w:tabs>
        <w:ind w:left="0" w:firstLine="0"/>
        <w:rPr>
          <w:rFonts w:eastAsiaTheme="majorEastAsia" w:cstheme="majorBidi"/>
          <w:b/>
          <w:szCs w:val="26"/>
        </w:rPr>
      </w:pPr>
      <w:bookmarkStart w:id="14" w:name="PlaceOfPerformance"/>
      <w:bookmarkStart w:id="15" w:name="_Toc104302421"/>
      <w:r w:rsidRPr="00D82E7F">
        <w:rPr>
          <w:rStyle w:val="Heading2Char"/>
        </w:rPr>
        <w:t>Place of Performance</w:t>
      </w:r>
      <w:bookmarkEnd w:id="14"/>
      <w:r w:rsidRPr="00D82E7F">
        <w:rPr>
          <w:rStyle w:val="Heading2Char"/>
        </w:rPr>
        <w:t>.</w:t>
      </w:r>
      <w:bookmarkEnd w:id="15"/>
      <w:r w:rsidRPr="00D82E7F">
        <w:rPr>
          <w:rStyle w:val="Heading2Char"/>
        </w:rPr>
        <w:t xml:space="preserve">  </w:t>
      </w:r>
      <w:r>
        <w:t xml:space="preserve">The work to be performed under this contract will be performed </w:t>
      </w:r>
      <w:r w:rsidR="007932C9">
        <w:t>at</w:t>
      </w:r>
      <w:r w:rsidR="00953418" w:rsidRPr="00953418">
        <w:t xml:space="preserve"> 693 Neiman Street, Ft. Detrick, MD 21702</w:t>
      </w:r>
      <w:r w:rsidR="00953418">
        <w:t xml:space="preserve"> and </w:t>
      </w:r>
      <w:r w:rsidR="0006170C" w:rsidRPr="0006170C">
        <w:t>Ft. Detrick Area B, 1270 Montevue Lane, Ft. Detrick, MD</w:t>
      </w:r>
      <w:r w:rsidR="00FD1F43">
        <w:t>,</w:t>
      </w:r>
      <w:r w:rsidR="00FD1F43" w:rsidRPr="00FD1F43">
        <w:t xml:space="preserve"> 21702</w:t>
      </w:r>
      <w:r w:rsidR="00FD1F43">
        <w:t>.</w:t>
      </w:r>
    </w:p>
    <w:p w14:paraId="7F030105" w14:textId="77777777" w:rsidR="001C1875" w:rsidRPr="00C4539E" w:rsidRDefault="001C1875" w:rsidP="001C1875">
      <w:pPr>
        <w:pStyle w:val="NoSpacing"/>
        <w:ind w:left="720"/>
      </w:pPr>
    </w:p>
    <w:p w14:paraId="34CB343A" w14:textId="77777777" w:rsidR="001C1875" w:rsidRDefault="00DA1BBC" w:rsidP="00766479">
      <w:pPr>
        <w:pStyle w:val="ListParagraph"/>
        <w:numPr>
          <w:ilvl w:val="1"/>
          <w:numId w:val="3"/>
        </w:numPr>
        <w:tabs>
          <w:tab w:val="left" w:pos="450"/>
        </w:tabs>
        <w:ind w:left="0" w:firstLine="0"/>
        <w:rPr>
          <w:rStyle w:val="Heading2Char"/>
        </w:rPr>
      </w:pPr>
      <w:bookmarkStart w:id="16" w:name="_Toc104302422"/>
      <w:r w:rsidRPr="00D82E7F">
        <w:rPr>
          <w:rStyle w:val="Heading2Char"/>
        </w:rPr>
        <w:t>Travel Requirements.</w:t>
      </w:r>
      <w:bookmarkEnd w:id="16"/>
      <w:r w:rsidRPr="00D82E7F">
        <w:rPr>
          <w:rStyle w:val="Heading2Char"/>
        </w:rPr>
        <w:t xml:space="preserve"> </w:t>
      </w:r>
    </w:p>
    <w:p w14:paraId="40374469" w14:textId="42C74449" w:rsidR="00681D1F" w:rsidRDefault="00F01980" w:rsidP="00552991">
      <w:pPr>
        <w:pStyle w:val="ListParagraph"/>
        <w:tabs>
          <w:tab w:val="left" w:pos="360"/>
        </w:tabs>
        <w:ind w:left="-90" w:firstLine="90"/>
        <w:rPr>
          <w:rStyle w:val="Heading2Char"/>
        </w:rPr>
      </w:pPr>
      <w:r>
        <w:rPr>
          <w:rStyle w:val="Heading2Char"/>
        </w:rPr>
        <w:t>Table 1</w:t>
      </w:r>
    </w:p>
    <w:tbl>
      <w:tblPr>
        <w:tblStyle w:val="TableGrid"/>
        <w:tblW w:w="0" w:type="auto"/>
        <w:tblLook w:val="04A0" w:firstRow="1" w:lastRow="0" w:firstColumn="1" w:lastColumn="0" w:noHBand="0" w:noVBand="1"/>
      </w:tblPr>
      <w:tblGrid>
        <w:gridCol w:w="2069"/>
        <w:gridCol w:w="2003"/>
        <w:gridCol w:w="1550"/>
        <w:gridCol w:w="1847"/>
        <w:gridCol w:w="1881"/>
      </w:tblGrid>
      <w:tr w:rsidR="00451F74" w14:paraId="3CF1FAB4" w14:textId="77777777" w:rsidTr="00451F74">
        <w:trPr>
          <w:trHeight w:val="195"/>
        </w:trPr>
        <w:tc>
          <w:tcPr>
            <w:tcW w:w="9350" w:type="dxa"/>
            <w:gridSpan w:val="5"/>
          </w:tcPr>
          <w:p w14:paraId="35E568CB" w14:textId="713BCDA0" w:rsidR="00451F74" w:rsidRDefault="00FC00A2" w:rsidP="00FC00A2">
            <w:pPr>
              <w:pStyle w:val="ListParagraph"/>
              <w:tabs>
                <w:tab w:val="left" w:pos="330"/>
                <w:tab w:val="left" w:pos="450"/>
              </w:tabs>
              <w:ind w:left="0"/>
              <w:rPr>
                <w:rStyle w:val="Heading2Char"/>
              </w:rPr>
            </w:pPr>
            <w:r>
              <w:rPr>
                <w:rStyle w:val="Heading2Char"/>
              </w:rPr>
              <w:t xml:space="preserve">                                                               </w:t>
            </w:r>
            <w:r w:rsidRPr="00FC00A2">
              <w:rPr>
                <w:rStyle w:val="Heading2Char"/>
              </w:rPr>
              <w:t>Trip Purpose</w:t>
            </w:r>
          </w:p>
        </w:tc>
      </w:tr>
      <w:tr w:rsidR="00451F74" w14:paraId="3502C831" w14:textId="77777777" w:rsidTr="006A1B85">
        <w:tc>
          <w:tcPr>
            <w:tcW w:w="2070" w:type="dxa"/>
          </w:tcPr>
          <w:p w14:paraId="53BCEFDF" w14:textId="3A81A71A" w:rsidR="00451F74" w:rsidRPr="001E4874" w:rsidRDefault="00053F0D" w:rsidP="00681D1F">
            <w:pPr>
              <w:pStyle w:val="ListParagraph"/>
              <w:tabs>
                <w:tab w:val="left" w:pos="450"/>
              </w:tabs>
              <w:ind w:left="0"/>
              <w:rPr>
                <w:rStyle w:val="Heading2Char"/>
                <w:b w:val="0"/>
                <w:bCs/>
              </w:rPr>
            </w:pPr>
            <w:r w:rsidRPr="001E4874">
              <w:rPr>
                <w:rStyle w:val="Heading2Char"/>
                <w:b w:val="0"/>
                <w:bCs/>
              </w:rPr>
              <w:t>Conferences</w:t>
            </w:r>
          </w:p>
        </w:tc>
        <w:tc>
          <w:tcPr>
            <w:tcW w:w="1975" w:type="dxa"/>
          </w:tcPr>
          <w:p w14:paraId="124B3227" w14:textId="321F4986" w:rsidR="00451F74" w:rsidRPr="001E4874" w:rsidRDefault="00C26D99" w:rsidP="00681D1F">
            <w:pPr>
              <w:pStyle w:val="ListParagraph"/>
              <w:tabs>
                <w:tab w:val="left" w:pos="450"/>
              </w:tabs>
              <w:ind w:left="0"/>
              <w:rPr>
                <w:rStyle w:val="Heading2Char"/>
                <w:b w:val="0"/>
                <w:bCs/>
              </w:rPr>
            </w:pPr>
            <w:r w:rsidRPr="001E4874">
              <w:rPr>
                <w:rStyle w:val="Heading2Char"/>
                <w:b w:val="0"/>
                <w:bCs/>
              </w:rPr>
              <w:t>Projected Dates</w:t>
            </w:r>
          </w:p>
        </w:tc>
        <w:tc>
          <w:tcPr>
            <w:tcW w:w="1553" w:type="dxa"/>
          </w:tcPr>
          <w:p w14:paraId="69CFCA79" w14:textId="6DDA2DE3" w:rsidR="00451F74" w:rsidRPr="001E4874" w:rsidRDefault="00D769AA" w:rsidP="00681D1F">
            <w:pPr>
              <w:pStyle w:val="ListParagraph"/>
              <w:tabs>
                <w:tab w:val="left" w:pos="450"/>
              </w:tabs>
              <w:ind w:left="0"/>
              <w:rPr>
                <w:rStyle w:val="Heading2Char"/>
                <w:b w:val="0"/>
                <w:bCs/>
              </w:rPr>
            </w:pPr>
            <w:r w:rsidRPr="001E4874">
              <w:rPr>
                <w:rStyle w:val="Heading2Char"/>
                <w:b w:val="0"/>
                <w:bCs/>
              </w:rPr>
              <w:t>Travel Location</w:t>
            </w:r>
          </w:p>
        </w:tc>
        <w:tc>
          <w:tcPr>
            <w:tcW w:w="1863" w:type="dxa"/>
          </w:tcPr>
          <w:p w14:paraId="639768A9" w14:textId="5961E231" w:rsidR="00451F74" w:rsidRDefault="00CA4FC7" w:rsidP="00681D1F">
            <w:pPr>
              <w:pStyle w:val="ListParagraph"/>
              <w:tabs>
                <w:tab w:val="left" w:pos="450"/>
              </w:tabs>
              <w:ind w:left="0"/>
              <w:rPr>
                <w:rStyle w:val="Heading2Char"/>
              </w:rPr>
            </w:pPr>
            <w:r w:rsidRPr="00CA4FC7">
              <w:rPr>
                <w:rStyle w:val="Heading2Char"/>
              </w:rPr>
              <w:t># Days</w:t>
            </w:r>
          </w:p>
        </w:tc>
        <w:tc>
          <w:tcPr>
            <w:tcW w:w="1889" w:type="dxa"/>
          </w:tcPr>
          <w:p w14:paraId="4296FA07" w14:textId="7275C5F9" w:rsidR="00451F74" w:rsidRDefault="002F58E0" w:rsidP="002F58E0">
            <w:pPr>
              <w:tabs>
                <w:tab w:val="left" w:pos="450"/>
              </w:tabs>
              <w:rPr>
                <w:rStyle w:val="Heading2Char"/>
              </w:rPr>
            </w:pPr>
            <w:r w:rsidRPr="002F58E0">
              <w:rPr>
                <w:rStyle w:val="Heading2Char"/>
              </w:rPr>
              <w:t>#Travelers</w:t>
            </w:r>
          </w:p>
        </w:tc>
      </w:tr>
      <w:tr w:rsidR="00451F74" w14:paraId="63EB0A68" w14:textId="77777777" w:rsidTr="006A1B85">
        <w:tc>
          <w:tcPr>
            <w:tcW w:w="2070" w:type="dxa"/>
          </w:tcPr>
          <w:p w14:paraId="46C6DDFC" w14:textId="2074FEA9" w:rsidR="00451F74" w:rsidRPr="001E4874" w:rsidRDefault="003F7940" w:rsidP="00681D1F">
            <w:pPr>
              <w:pStyle w:val="ListParagraph"/>
              <w:tabs>
                <w:tab w:val="left" w:pos="450"/>
              </w:tabs>
              <w:ind w:left="0"/>
              <w:rPr>
                <w:rStyle w:val="Heading2Char"/>
                <w:b w:val="0"/>
                <w:bCs/>
              </w:rPr>
            </w:pPr>
            <w:r w:rsidRPr="001E4874">
              <w:rPr>
                <w:rStyle w:val="Heading2Char"/>
                <w:b w:val="0"/>
                <w:bCs/>
              </w:rPr>
              <w:t>RSNA</w:t>
            </w:r>
          </w:p>
        </w:tc>
        <w:tc>
          <w:tcPr>
            <w:tcW w:w="1975" w:type="dxa"/>
          </w:tcPr>
          <w:p w14:paraId="563EF2BF" w14:textId="4920DE2C" w:rsidR="00451F74" w:rsidRPr="001E4874" w:rsidRDefault="006A1B85" w:rsidP="00681D1F">
            <w:pPr>
              <w:pStyle w:val="ListParagraph"/>
              <w:tabs>
                <w:tab w:val="left" w:pos="450"/>
              </w:tabs>
              <w:ind w:left="0"/>
              <w:rPr>
                <w:rStyle w:val="Heading2Char"/>
                <w:b w:val="0"/>
                <w:bCs/>
              </w:rPr>
            </w:pPr>
            <w:r w:rsidRPr="001E4874">
              <w:rPr>
                <w:rStyle w:val="Heading2Char"/>
                <w:b w:val="0"/>
                <w:bCs/>
              </w:rPr>
              <w:t>Late Nov/Early Dec</w:t>
            </w:r>
          </w:p>
        </w:tc>
        <w:tc>
          <w:tcPr>
            <w:tcW w:w="1553" w:type="dxa"/>
          </w:tcPr>
          <w:p w14:paraId="47F3804C" w14:textId="70A137D2" w:rsidR="00451F74" w:rsidRPr="001E4874" w:rsidRDefault="00D34FF5" w:rsidP="00681D1F">
            <w:pPr>
              <w:pStyle w:val="ListParagraph"/>
              <w:tabs>
                <w:tab w:val="left" w:pos="450"/>
              </w:tabs>
              <w:ind w:left="0"/>
              <w:rPr>
                <w:rStyle w:val="Heading2Char"/>
                <w:b w:val="0"/>
                <w:bCs/>
              </w:rPr>
            </w:pPr>
            <w:r w:rsidRPr="001E4874">
              <w:rPr>
                <w:rStyle w:val="Heading2Char"/>
                <w:b w:val="0"/>
                <w:bCs/>
              </w:rPr>
              <w:t>Chicago, IL</w:t>
            </w:r>
          </w:p>
        </w:tc>
        <w:tc>
          <w:tcPr>
            <w:tcW w:w="1863" w:type="dxa"/>
          </w:tcPr>
          <w:p w14:paraId="638DC790" w14:textId="08F17F2E" w:rsidR="00451F74" w:rsidRPr="00F90345" w:rsidRDefault="001124C0" w:rsidP="00681D1F">
            <w:pPr>
              <w:pStyle w:val="ListParagraph"/>
              <w:tabs>
                <w:tab w:val="left" w:pos="450"/>
              </w:tabs>
              <w:ind w:left="0"/>
              <w:rPr>
                <w:rStyle w:val="Heading2Char"/>
                <w:b w:val="0"/>
                <w:bCs/>
              </w:rPr>
            </w:pPr>
            <w:r w:rsidRPr="00F90345">
              <w:rPr>
                <w:rStyle w:val="Heading2Char"/>
                <w:b w:val="0"/>
                <w:bCs/>
              </w:rPr>
              <w:t>5 days</w:t>
            </w:r>
          </w:p>
        </w:tc>
        <w:tc>
          <w:tcPr>
            <w:tcW w:w="1889" w:type="dxa"/>
          </w:tcPr>
          <w:p w14:paraId="512DC4FD" w14:textId="2016E380" w:rsidR="00451F74" w:rsidRDefault="00CC6777" w:rsidP="00681D1F">
            <w:pPr>
              <w:pStyle w:val="ListParagraph"/>
              <w:tabs>
                <w:tab w:val="left" w:pos="450"/>
              </w:tabs>
              <w:ind w:left="0"/>
              <w:rPr>
                <w:rStyle w:val="Heading2Char"/>
              </w:rPr>
            </w:pPr>
            <w:r>
              <w:rPr>
                <w:rStyle w:val="Heading2Char"/>
              </w:rPr>
              <w:t>1</w:t>
            </w:r>
          </w:p>
        </w:tc>
      </w:tr>
      <w:tr w:rsidR="00451F74" w14:paraId="45002075" w14:textId="77777777" w:rsidTr="006A1B85">
        <w:tc>
          <w:tcPr>
            <w:tcW w:w="2070" w:type="dxa"/>
          </w:tcPr>
          <w:p w14:paraId="4AFB1238" w14:textId="69CEE5A2" w:rsidR="00451F74" w:rsidRPr="001E4874" w:rsidRDefault="001D25F8" w:rsidP="00681D1F">
            <w:pPr>
              <w:pStyle w:val="ListParagraph"/>
              <w:tabs>
                <w:tab w:val="left" w:pos="450"/>
              </w:tabs>
              <w:ind w:left="0"/>
              <w:rPr>
                <w:rStyle w:val="Heading2Char"/>
                <w:b w:val="0"/>
                <w:bCs/>
              </w:rPr>
            </w:pPr>
            <w:r w:rsidRPr="001E4874">
              <w:rPr>
                <w:rStyle w:val="Heading2Char"/>
                <w:b w:val="0"/>
                <w:bCs/>
              </w:rPr>
              <w:t>AMSUS</w:t>
            </w:r>
          </w:p>
        </w:tc>
        <w:tc>
          <w:tcPr>
            <w:tcW w:w="1975" w:type="dxa"/>
          </w:tcPr>
          <w:p w14:paraId="1CF6D167" w14:textId="112692B2" w:rsidR="00451F74" w:rsidRPr="001E4874" w:rsidRDefault="00C40BEA" w:rsidP="00681D1F">
            <w:pPr>
              <w:pStyle w:val="ListParagraph"/>
              <w:tabs>
                <w:tab w:val="left" w:pos="450"/>
              </w:tabs>
              <w:ind w:left="0"/>
              <w:rPr>
                <w:rStyle w:val="Heading2Char"/>
                <w:b w:val="0"/>
                <w:bCs/>
              </w:rPr>
            </w:pPr>
            <w:r w:rsidRPr="001E4874">
              <w:rPr>
                <w:rStyle w:val="Heading2Char"/>
                <w:b w:val="0"/>
                <w:bCs/>
              </w:rPr>
              <w:t>February</w:t>
            </w:r>
            <w:r w:rsidR="00C902C0">
              <w:rPr>
                <w:rStyle w:val="Heading2Char"/>
                <w:b w:val="0"/>
                <w:bCs/>
              </w:rPr>
              <w:t>/March</w:t>
            </w:r>
          </w:p>
        </w:tc>
        <w:tc>
          <w:tcPr>
            <w:tcW w:w="1553" w:type="dxa"/>
          </w:tcPr>
          <w:p w14:paraId="43CC14D7" w14:textId="21CFD3CE" w:rsidR="00451F74" w:rsidRPr="001E4874" w:rsidRDefault="009C51A8" w:rsidP="00681D1F">
            <w:pPr>
              <w:pStyle w:val="ListParagraph"/>
              <w:tabs>
                <w:tab w:val="left" w:pos="450"/>
              </w:tabs>
              <w:ind w:left="0"/>
              <w:rPr>
                <w:rStyle w:val="Heading2Char"/>
                <w:b w:val="0"/>
                <w:bCs/>
              </w:rPr>
            </w:pPr>
            <w:r w:rsidRPr="001E4874">
              <w:rPr>
                <w:rStyle w:val="Heading2Char"/>
                <w:b w:val="0"/>
                <w:bCs/>
              </w:rPr>
              <w:t>National Harbor, MD</w:t>
            </w:r>
          </w:p>
        </w:tc>
        <w:tc>
          <w:tcPr>
            <w:tcW w:w="1863" w:type="dxa"/>
          </w:tcPr>
          <w:p w14:paraId="07484D55" w14:textId="1A616F97" w:rsidR="00451F74" w:rsidRPr="00F90345" w:rsidRDefault="001124C0" w:rsidP="00681D1F">
            <w:pPr>
              <w:pStyle w:val="ListParagraph"/>
              <w:tabs>
                <w:tab w:val="left" w:pos="450"/>
              </w:tabs>
              <w:ind w:left="0"/>
              <w:rPr>
                <w:rStyle w:val="Heading2Char"/>
                <w:b w:val="0"/>
                <w:bCs/>
              </w:rPr>
            </w:pPr>
            <w:r w:rsidRPr="00F90345">
              <w:rPr>
                <w:rStyle w:val="Heading2Char"/>
                <w:b w:val="0"/>
                <w:bCs/>
              </w:rPr>
              <w:t>4 days</w:t>
            </w:r>
          </w:p>
        </w:tc>
        <w:tc>
          <w:tcPr>
            <w:tcW w:w="1889" w:type="dxa"/>
          </w:tcPr>
          <w:p w14:paraId="7BCB6574" w14:textId="292265CA" w:rsidR="00451F74" w:rsidRDefault="00CC6777" w:rsidP="00681D1F">
            <w:pPr>
              <w:pStyle w:val="ListParagraph"/>
              <w:tabs>
                <w:tab w:val="left" w:pos="450"/>
              </w:tabs>
              <w:ind w:left="0"/>
              <w:rPr>
                <w:rStyle w:val="Heading2Char"/>
              </w:rPr>
            </w:pPr>
            <w:r>
              <w:rPr>
                <w:rStyle w:val="Heading2Char"/>
              </w:rPr>
              <w:t>1</w:t>
            </w:r>
          </w:p>
        </w:tc>
      </w:tr>
      <w:tr w:rsidR="00BA4A90" w14:paraId="5DD8828A" w14:textId="77777777" w:rsidTr="006A1B85">
        <w:tc>
          <w:tcPr>
            <w:tcW w:w="2070" w:type="dxa"/>
          </w:tcPr>
          <w:p w14:paraId="32930A3C" w14:textId="3E6E455A" w:rsidR="00BA4A90" w:rsidRPr="001E4874" w:rsidRDefault="00BA4A90" w:rsidP="00681D1F">
            <w:pPr>
              <w:pStyle w:val="ListParagraph"/>
              <w:tabs>
                <w:tab w:val="left" w:pos="450"/>
              </w:tabs>
              <w:ind w:left="0"/>
              <w:rPr>
                <w:rStyle w:val="Heading2Char"/>
                <w:b w:val="0"/>
                <w:bCs/>
              </w:rPr>
            </w:pPr>
            <w:r>
              <w:rPr>
                <w:rStyle w:val="Heading2Char"/>
                <w:b w:val="0"/>
                <w:bCs/>
              </w:rPr>
              <w:t>MHSRS</w:t>
            </w:r>
          </w:p>
        </w:tc>
        <w:tc>
          <w:tcPr>
            <w:tcW w:w="1975" w:type="dxa"/>
          </w:tcPr>
          <w:p w14:paraId="4DFC700B" w14:textId="6365B96F" w:rsidR="00BA4A90" w:rsidRPr="001E4874" w:rsidRDefault="00BA4A90" w:rsidP="00681D1F">
            <w:pPr>
              <w:pStyle w:val="ListParagraph"/>
              <w:tabs>
                <w:tab w:val="left" w:pos="450"/>
              </w:tabs>
              <w:ind w:left="0"/>
              <w:rPr>
                <w:rStyle w:val="Heading2Char"/>
                <w:b w:val="0"/>
                <w:bCs/>
              </w:rPr>
            </w:pPr>
            <w:r>
              <w:rPr>
                <w:rStyle w:val="Heading2Char"/>
                <w:b w:val="0"/>
                <w:bCs/>
              </w:rPr>
              <w:t>August/September</w:t>
            </w:r>
          </w:p>
        </w:tc>
        <w:tc>
          <w:tcPr>
            <w:tcW w:w="1553" w:type="dxa"/>
          </w:tcPr>
          <w:p w14:paraId="68634470" w14:textId="21CA56C3" w:rsidR="00BA4A90" w:rsidRPr="001E4874" w:rsidRDefault="00BA4A90" w:rsidP="00681D1F">
            <w:pPr>
              <w:pStyle w:val="ListParagraph"/>
              <w:tabs>
                <w:tab w:val="left" w:pos="450"/>
              </w:tabs>
              <w:ind w:left="0"/>
              <w:rPr>
                <w:rStyle w:val="Heading2Char"/>
                <w:b w:val="0"/>
                <w:bCs/>
              </w:rPr>
            </w:pPr>
            <w:r>
              <w:rPr>
                <w:rStyle w:val="Heading2Char"/>
                <w:b w:val="0"/>
                <w:bCs/>
              </w:rPr>
              <w:t>Kissimmee, FL</w:t>
            </w:r>
          </w:p>
        </w:tc>
        <w:tc>
          <w:tcPr>
            <w:tcW w:w="1863" w:type="dxa"/>
          </w:tcPr>
          <w:p w14:paraId="434572D9" w14:textId="71BDE25D" w:rsidR="00BA4A90" w:rsidRPr="00F90345" w:rsidRDefault="00BA4A90" w:rsidP="00681D1F">
            <w:pPr>
              <w:pStyle w:val="ListParagraph"/>
              <w:tabs>
                <w:tab w:val="left" w:pos="450"/>
              </w:tabs>
              <w:ind w:left="0"/>
              <w:rPr>
                <w:rStyle w:val="Heading2Char"/>
                <w:b w:val="0"/>
                <w:bCs/>
              </w:rPr>
            </w:pPr>
            <w:r>
              <w:rPr>
                <w:rStyle w:val="Heading2Char"/>
                <w:b w:val="0"/>
                <w:bCs/>
              </w:rPr>
              <w:t>5 days</w:t>
            </w:r>
          </w:p>
        </w:tc>
        <w:tc>
          <w:tcPr>
            <w:tcW w:w="1889" w:type="dxa"/>
          </w:tcPr>
          <w:p w14:paraId="5A53D9D4" w14:textId="04C3B178" w:rsidR="00BA4A90" w:rsidRDefault="00BA4A90" w:rsidP="00681D1F">
            <w:pPr>
              <w:pStyle w:val="ListParagraph"/>
              <w:tabs>
                <w:tab w:val="left" w:pos="450"/>
              </w:tabs>
              <w:ind w:left="0"/>
              <w:rPr>
                <w:rStyle w:val="Heading2Char"/>
              </w:rPr>
            </w:pPr>
            <w:r>
              <w:rPr>
                <w:rStyle w:val="Heading2Char"/>
              </w:rPr>
              <w:t>1</w:t>
            </w:r>
          </w:p>
        </w:tc>
      </w:tr>
      <w:tr w:rsidR="00451F74" w14:paraId="59404CAE" w14:textId="77777777" w:rsidTr="006A1B85">
        <w:tc>
          <w:tcPr>
            <w:tcW w:w="2070" w:type="dxa"/>
          </w:tcPr>
          <w:p w14:paraId="30E9F229" w14:textId="3B0C96AE" w:rsidR="00451F74" w:rsidRPr="001E4874" w:rsidRDefault="00603D75" w:rsidP="00681D1F">
            <w:pPr>
              <w:pStyle w:val="ListParagraph"/>
              <w:tabs>
                <w:tab w:val="left" w:pos="450"/>
              </w:tabs>
              <w:ind w:left="0"/>
              <w:rPr>
                <w:rStyle w:val="Heading2Char"/>
                <w:b w:val="0"/>
                <w:bCs/>
              </w:rPr>
            </w:pPr>
            <w:r w:rsidRPr="001E4874">
              <w:rPr>
                <w:rStyle w:val="Heading2Char"/>
                <w:b w:val="0"/>
                <w:bCs/>
              </w:rPr>
              <w:t>MRA/CSDC Visit</w:t>
            </w:r>
          </w:p>
        </w:tc>
        <w:tc>
          <w:tcPr>
            <w:tcW w:w="1975" w:type="dxa"/>
          </w:tcPr>
          <w:p w14:paraId="19FBD794" w14:textId="0AB0098E" w:rsidR="00451F74" w:rsidRPr="001E4874" w:rsidRDefault="00F2061A" w:rsidP="00681D1F">
            <w:pPr>
              <w:pStyle w:val="ListParagraph"/>
              <w:tabs>
                <w:tab w:val="left" w:pos="450"/>
              </w:tabs>
              <w:ind w:left="0"/>
              <w:rPr>
                <w:rStyle w:val="Heading2Char"/>
                <w:b w:val="0"/>
                <w:bCs/>
              </w:rPr>
            </w:pPr>
            <w:r w:rsidRPr="001E4874">
              <w:rPr>
                <w:rStyle w:val="Heading2Char"/>
                <w:b w:val="0"/>
                <w:bCs/>
              </w:rPr>
              <w:t>Semi-Annually</w:t>
            </w:r>
          </w:p>
        </w:tc>
        <w:tc>
          <w:tcPr>
            <w:tcW w:w="1553" w:type="dxa"/>
          </w:tcPr>
          <w:p w14:paraId="6D8A0395" w14:textId="53B3098D" w:rsidR="00451F74" w:rsidRPr="001E4874" w:rsidRDefault="001E4874" w:rsidP="00681D1F">
            <w:pPr>
              <w:pStyle w:val="ListParagraph"/>
              <w:tabs>
                <w:tab w:val="left" w:pos="450"/>
              </w:tabs>
              <w:ind w:left="0"/>
              <w:rPr>
                <w:rStyle w:val="Heading2Char"/>
                <w:b w:val="0"/>
                <w:bCs/>
              </w:rPr>
            </w:pPr>
            <w:r w:rsidRPr="001E4874">
              <w:rPr>
                <w:rStyle w:val="Heading2Char"/>
                <w:b w:val="0"/>
                <w:bCs/>
              </w:rPr>
              <w:t>TBD, CONUS</w:t>
            </w:r>
          </w:p>
        </w:tc>
        <w:tc>
          <w:tcPr>
            <w:tcW w:w="1863" w:type="dxa"/>
          </w:tcPr>
          <w:p w14:paraId="62B85B85" w14:textId="34A1008A" w:rsidR="00451F74" w:rsidRPr="00F90345" w:rsidRDefault="00D40B88" w:rsidP="00681D1F">
            <w:pPr>
              <w:pStyle w:val="ListParagraph"/>
              <w:tabs>
                <w:tab w:val="left" w:pos="450"/>
              </w:tabs>
              <w:ind w:left="0"/>
              <w:rPr>
                <w:rStyle w:val="Heading2Char"/>
                <w:b w:val="0"/>
                <w:bCs/>
              </w:rPr>
            </w:pPr>
            <w:r w:rsidRPr="00F90345">
              <w:rPr>
                <w:rStyle w:val="Heading2Char"/>
                <w:b w:val="0"/>
                <w:bCs/>
              </w:rPr>
              <w:t>3 days</w:t>
            </w:r>
          </w:p>
        </w:tc>
        <w:tc>
          <w:tcPr>
            <w:tcW w:w="1889" w:type="dxa"/>
          </w:tcPr>
          <w:p w14:paraId="559BE8D6" w14:textId="27A7CA61" w:rsidR="00451F74" w:rsidRDefault="00CC6777" w:rsidP="00681D1F">
            <w:pPr>
              <w:pStyle w:val="ListParagraph"/>
              <w:tabs>
                <w:tab w:val="left" w:pos="450"/>
              </w:tabs>
              <w:ind w:left="0"/>
              <w:rPr>
                <w:rStyle w:val="Heading2Char"/>
              </w:rPr>
            </w:pPr>
            <w:r>
              <w:rPr>
                <w:rStyle w:val="Heading2Char"/>
              </w:rPr>
              <w:t>1</w:t>
            </w:r>
          </w:p>
        </w:tc>
      </w:tr>
      <w:tr w:rsidR="00451F74" w14:paraId="29040DD7" w14:textId="77777777" w:rsidTr="006A1B85">
        <w:tc>
          <w:tcPr>
            <w:tcW w:w="2070" w:type="dxa"/>
          </w:tcPr>
          <w:p w14:paraId="12CAA17B" w14:textId="1DF87498" w:rsidR="00451F74" w:rsidRPr="001E4874" w:rsidRDefault="004318DB" w:rsidP="00681D1F">
            <w:pPr>
              <w:pStyle w:val="ListParagraph"/>
              <w:tabs>
                <w:tab w:val="left" w:pos="450"/>
              </w:tabs>
              <w:ind w:left="0"/>
              <w:rPr>
                <w:rStyle w:val="Heading2Char"/>
                <w:b w:val="0"/>
                <w:bCs/>
              </w:rPr>
            </w:pPr>
            <w:r w:rsidRPr="001E4874">
              <w:rPr>
                <w:rStyle w:val="Heading2Char"/>
                <w:b w:val="0"/>
                <w:bCs/>
              </w:rPr>
              <w:t>MRA/CSDC Visit</w:t>
            </w:r>
          </w:p>
        </w:tc>
        <w:tc>
          <w:tcPr>
            <w:tcW w:w="1975" w:type="dxa"/>
          </w:tcPr>
          <w:p w14:paraId="02A19F3D" w14:textId="6EC949CE" w:rsidR="00451F74" w:rsidRPr="001E4874" w:rsidRDefault="00F2061A" w:rsidP="00681D1F">
            <w:pPr>
              <w:pStyle w:val="ListParagraph"/>
              <w:tabs>
                <w:tab w:val="left" w:pos="450"/>
              </w:tabs>
              <w:ind w:left="0"/>
              <w:rPr>
                <w:rStyle w:val="Heading2Char"/>
                <w:b w:val="0"/>
                <w:bCs/>
              </w:rPr>
            </w:pPr>
            <w:r w:rsidRPr="001E4874">
              <w:rPr>
                <w:rStyle w:val="Heading2Char"/>
                <w:b w:val="0"/>
                <w:bCs/>
              </w:rPr>
              <w:t>Semi-Annually</w:t>
            </w:r>
          </w:p>
        </w:tc>
        <w:tc>
          <w:tcPr>
            <w:tcW w:w="1553" w:type="dxa"/>
          </w:tcPr>
          <w:p w14:paraId="0D669971" w14:textId="68DD0356" w:rsidR="00451F74" w:rsidRPr="001E4874" w:rsidRDefault="001E4874" w:rsidP="00681D1F">
            <w:pPr>
              <w:pStyle w:val="ListParagraph"/>
              <w:tabs>
                <w:tab w:val="left" w:pos="450"/>
              </w:tabs>
              <w:ind w:left="0"/>
              <w:rPr>
                <w:rStyle w:val="Heading2Char"/>
                <w:b w:val="0"/>
                <w:bCs/>
              </w:rPr>
            </w:pPr>
            <w:r w:rsidRPr="001E4874">
              <w:rPr>
                <w:rStyle w:val="Heading2Char"/>
                <w:b w:val="0"/>
                <w:bCs/>
              </w:rPr>
              <w:t>TBD, CONUS</w:t>
            </w:r>
          </w:p>
        </w:tc>
        <w:tc>
          <w:tcPr>
            <w:tcW w:w="1863" w:type="dxa"/>
          </w:tcPr>
          <w:p w14:paraId="341932F6" w14:textId="26378DAC" w:rsidR="00451F74" w:rsidRPr="00F90345" w:rsidRDefault="00D40B88" w:rsidP="00681D1F">
            <w:pPr>
              <w:pStyle w:val="ListParagraph"/>
              <w:tabs>
                <w:tab w:val="left" w:pos="450"/>
              </w:tabs>
              <w:ind w:left="0"/>
              <w:rPr>
                <w:rStyle w:val="Heading2Char"/>
                <w:b w:val="0"/>
                <w:bCs/>
              </w:rPr>
            </w:pPr>
            <w:r w:rsidRPr="00F90345">
              <w:rPr>
                <w:rStyle w:val="Heading2Char"/>
                <w:b w:val="0"/>
                <w:bCs/>
              </w:rPr>
              <w:t>3 days</w:t>
            </w:r>
          </w:p>
        </w:tc>
        <w:tc>
          <w:tcPr>
            <w:tcW w:w="1889" w:type="dxa"/>
          </w:tcPr>
          <w:p w14:paraId="45C4C69B" w14:textId="6B0BB677" w:rsidR="00451F74" w:rsidRDefault="00CC6777" w:rsidP="00681D1F">
            <w:pPr>
              <w:pStyle w:val="ListParagraph"/>
              <w:tabs>
                <w:tab w:val="left" w:pos="450"/>
              </w:tabs>
              <w:ind w:left="0"/>
              <w:rPr>
                <w:rStyle w:val="Heading2Char"/>
              </w:rPr>
            </w:pPr>
            <w:r>
              <w:rPr>
                <w:rStyle w:val="Heading2Char"/>
              </w:rPr>
              <w:t>1</w:t>
            </w:r>
          </w:p>
        </w:tc>
      </w:tr>
      <w:tr w:rsidR="00451F74" w14:paraId="5559360D" w14:textId="77777777" w:rsidTr="006A1B85">
        <w:tc>
          <w:tcPr>
            <w:tcW w:w="2070" w:type="dxa"/>
          </w:tcPr>
          <w:p w14:paraId="1B93A94E" w14:textId="2E3A582E" w:rsidR="00451F74" w:rsidRPr="001E4874" w:rsidRDefault="00257680" w:rsidP="00681D1F">
            <w:pPr>
              <w:pStyle w:val="ListParagraph"/>
              <w:tabs>
                <w:tab w:val="left" w:pos="450"/>
              </w:tabs>
              <w:ind w:left="0"/>
              <w:rPr>
                <w:rStyle w:val="Heading2Char"/>
                <w:b w:val="0"/>
                <w:bCs/>
              </w:rPr>
            </w:pPr>
            <w:r w:rsidRPr="001E4874">
              <w:rPr>
                <w:rStyle w:val="Heading2Char"/>
                <w:b w:val="0"/>
                <w:bCs/>
              </w:rPr>
              <w:t>Assist with First Article Test</w:t>
            </w:r>
          </w:p>
        </w:tc>
        <w:tc>
          <w:tcPr>
            <w:tcW w:w="1975" w:type="dxa"/>
          </w:tcPr>
          <w:p w14:paraId="0AD2D1A8" w14:textId="1B86876E" w:rsidR="00451F74" w:rsidRPr="001E4874" w:rsidRDefault="00F2061A" w:rsidP="00681D1F">
            <w:pPr>
              <w:pStyle w:val="ListParagraph"/>
              <w:tabs>
                <w:tab w:val="left" w:pos="450"/>
              </w:tabs>
              <w:ind w:left="0"/>
              <w:rPr>
                <w:rStyle w:val="Heading2Char"/>
                <w:b w:val="0"/>
                <w:bCs/>
              </w:rPr>
            </w:pPr>
            <w:r w:rsidRPr="001E4874">
              <w:rPr>
                <w:rStyle w:val="Heading2Char"/>
                <w:b w:val="0"/>
                <w:bCs/>
              </w:rPr>
              <w:t>Semi-Annually</w:t>
            </w:r>
          </w:p>
        </w:tc>
        <w:tc>
          <w:tcPr>
            <w:tcW w:w="1553" w:type="dxa"/>
          </w:tcPr>
          <w:p w14:paraId="54C1D5F9" w14:textId="414D01A8" w:rsidR="00451F74" w:rsidRPr="001E4874" w:rsidRDefault="001E4874" w:rsidP="00681D1F">
            <w:pPr>
              <w:pStyle w:val="ListParagraph"/>
              <w:tabs>
                <w:tab w:val="left" w:pos="450"/>
              </w:tabs>
              <w:ind w:left="0"/>
              <w:rPr>
                <w:rStyle w:val="Heading2Char"/>
                <w:b w:val="0"/>
                <w:bCs/>
              </w:rPr>
            </w:pPr>
            <w:r w:rsidRPr="001E4874">
              <w:rPr>
                <w:rStyle w:val="Heading2Char"/>
                <w:b w:val="0"/>
                <w:bCs/>
              </w:rPr>
              <w:t>TBD, CONUS</w:t>
            </w:r>
          </w:p>
        </w:tc>
        <w:tc>
          <w:tcPr>
            <w:tcW w:w="1863" w:type="dxa"/>
          </w:tcPr>
          <w:p w14:paraId="2B3A9749" w14:textId="2E0E6EC1" w:rsidR="00451F74" w:rsidRPr="00F90345" w:rsidRDefault="00F90345" w:rsidP="00681D1F">
            <w:pPr>
              <w:pStyle w:val="ListParagraph"/>
              <w:tabs>
                <w:tab w:val="left" w:pos="450"/>
              </w:tabs>
              <w:ind w:left="0"/>
              <w:rPr>
                <w:rStyle w:val="Heading2Char"/>
                <w:b w:val="0"/>
                <w:bCs/>
              </w:rPr>
            </w:pPr>
            <w:r w:rsidRPr="00F90345">
              <w:rPr>
                <w:rStyle w:val="Heading2Char"/>
                <w:b w:val="0"/>
                <w:bCs/>
              </w:rPr>
              <w:t>5 days</w:t>
            </w:r>
          </w:p>
        </w:tc>
        <w:tc>
          <w:tcPr>
            <w:tcW w:w="1889" w:type="dxa"/>
          </w:tcPr>
          <w:p w14:paraId="01CA9F98" w14:textId="3B63DB28" w:rsidR="00451F74" w:rsidRDefault="00CC6777" w:rsidP="00681D1F">
            <w:pPr>
              <w:pStyle w:val="ListParagraph"/>
              <w:tabs>
                <w:tab w:val="left" w:pos="450"/>
              </w:tabs>
              <w:ind w:left="0"/>
              <w:rPr>
                <w:rStyle w:val="Heading2Char"/>
              </w:rPr>
            </w:pPr>
            <w:r>
              <w:rPr>
                <w:rStyle w:val="Heading2Char"/>
              </w:rPr>
              <w:t>1</w:t>
            </w:r>
          </w:p>
        </w:tc>
      </w:tr>
      <w:tr w:rsidR="00451F74" w14:paraId="51C26528" w14:textId="77777777" w:rsidTr="006A1B85">
        <w:tc>
          <w:tcPr>
            <w:tcW w:w="2070" w:type="dxa"/>
          </w:tcPr>
          <w:p w14:paraId="5A7B7487" w14:textId="7524A20F" w:rsidR="00451F74" w:rsidRPr="001E4874" w:rsidRDefault="00CD1CA3" w:rsidP="00681D1F">
            <w:pPr>
              <w:pStyle w:val="ListParagraph"/>
              <w:tabs>
                <w:tab w:val="left" w:pos="450"/>
              </w:tabs>
              <w:ind w:left="0"/>
              <w:rPr>
                <w:rStyle w:val="Heading2Char"/>
                <w:b w:val="0"/>
                <w:bCs/>
              </w:rPr>
            </w:pPr>
            <w:r w:rsidRPr="001E4874">
              <w:rPr>
                <w:rStyle w:val="Heading2Char"/>
                <w:b w:val="0"/>
                <w:bCs/>
              </w:rPr>
              <w:lastRenderedPageBreak/>
              <w:t>Military Medical Exercise/Planning Meeting Advisor</w:t>
            </w:r>
          </w:p>
        </w:tc>
        <w:tc>
          <w:tcPr>
            <w:tcW w:w="1975" w:type="dxa"/>
          </w:tcPr>
          <w:p w14:paraId="4D324DC9" w14:textId="5DEAD852" w:rsidR="00451F74" w:rsidRPr="001E4874" w:rsidRDefault="00521577" w:rsidP="00681D1F">
            <w:pPr>
              <w:pStyle w:val="ListParagraph"/>
              <w:tabs>
                <w:tab w:val="left" w:pos="450"/>
              </w:tabs>
              <w:ind w:left="0"/>
              <w:rPr>
                <w:rStyle w:val="Heading2Char"/>
                <w:b w:val="0"/>
                <w:bCs/>
              </w:rPr>
            </w:pPr>
            <w:r w:rsidRPr="001E4874">
              <w:rPr>
                <w:rStyle w:val="Heading2Char"/>
                <w:b w:val="0"/>
                <w:bCs/>
              </w:rPr>
              <w:t>Annually</w:t>
            </w:r>
          </w:p>
        </w:tc>
        <w:tc>
          <w:tcPr>
            <w:tcW w:w="1553" w:type="dxa"/>
          </w:tcPr>
          <w:p w14:paraId="1DDF03B2" w14:textId="2220A182" w:rsidR="00451F74" w:rsidRPr="001E4874" w:rsidRDefault="001E4874" w:rsidP="00681D1F">
            <w:pPr>
              <w:pStyle w:val="ListParagraph"/>
              <w:tabs>
                <w:tab w:val="left" w:pos="450"/>
              </w:tabs>
              <w:ind w:left="0"/>
              <w:rPr>
                <w:rStyle w:val="Heading2Char"/>
                <w:b w:val="0"/>
                <w:bCs/>
              </w:rPr>
            </w:pPr>
            <w:r w:rsidRPr="001E4874">
              <w:rPr>
                <w:rStyle w:val="Heading2Char"/>
                <w:b w:val="0"/>
                <w:bCs/>
              </w:rPr>
              <w:t>TBD, CONUS</w:t>
            </w:r>
          </w:p>
        </w:tc>
        <w:tc>
          <w:tcPr>
            <w:tcW w:w="1863" w:type="dxa"/>
          </w:tcPr>
          <w:p w14:paraId="0F9D77D1" w14:textId="12F4F44D" w:rsidR="00451F74" w:rsidRPr="00F90345" w:rsidRDefault="00F90345" w:rsidP="00681D1F">
            <w:pPr>
              <w:pStyle w:val="ListParagraph"/>
              <w:tabs>
                <w:tab w:val="left" w:pos="450"/>
              </w:tabs>
              <w:ind w:left="0"/>
              <w:rPr>
                <w:rStyle w:val="Heading2Char"/>
                <w:b w:val="0"/>
                <w:bCs/>
              </w:rPr>
            </w:pPr>
            <w:r w:rsidRPr="00F90345">
              <w:rPr>
                <w:rStyle w:val="Heading2Char"/>
                <w:b w:val="0"/>
                <w:bCs/>
              </w:rPr>
              <w:t>5 days</w:t>
            </w:r>
          </w:p>
        </w:tc>
        <w:tc>
          <w:tcPr>
            <w:tcW w:w="1889" w:type="dxa"/>
          </w:tcPr>
          <w:p w14:paraId="270A5096" w14:textId="00DB64FA" w:rsidR="00451F74" w:rsidRDefault="00CC6777" w:rsidP="00681D1F">
            <w:pPr>
              <w:pStyle w:val="ListParagraph"/>
              <w:tabs>
                <w:tab w:val="left" w:pos="450"/>
              </w:tabs>
              <w:ind w:left="0"/>
              <w:rPr>
                <w:rStyle w:val="Heading2Char"/>
              </w:rPr>
            </w:pPr>
            <w:r>
              <w:rPr>
                <w:rStyle w:val="Heading2Char"/>
              </w:rPr>
              <w:t>1</w:t>
            </w:r>
          </w:p>
        </w:tc>
      </w:tr>
      <w:tr w:rsidR="00451F74" w14:paraId="3F61263F" w14:textId="77777777" w:rsidTr="006A1B85">
        <w:tc>
          <w:tcPr>
            <w:tcW w:w="2070" w:type="dxa"/>
          </w:tcPr>
          <w:p w14:paraId="29AF8121" w14:textId="6B95E9BA" w:rsidR="00451F74" w:rsidRPr="001E4874" w:rsidRDefault="00122B7B" w:rsidP="00681D1F">
            <w:pPr>
              <w:pStyle w:val="ListParagraph"/>
              <w:tabs>
                <w:tab w:val="left" w:pos="450"/>
              </w:tabs>
              <w:ind w:left="0"/>
              <w:rPr>
                <w:rStyle w:val="Heading2Char"/>
                <w:b w:val="0"/>
                <w:bCs/>
              </w:rPr>
            </w:pPr>
            <w:r w:rsidRPr="001E4874">
              <w:rPr>
                <w:rStyle w:val="Heading2Char"/>
                <w:b w:val="0"/>
                <w:bCs/>
              </w:rPr>
              <w:t>Device Deployment</w:t>
            </w:r>
          </w:p>
        </w:tc>
        <w:tc>
          <w:tcPr>
            <w:tcW w:w="1975" w:type="dxa"/>
          </w:tcPr>
          <w:p w14:paraId="4CF9A169" w14:textId="065F32F4" w:rsidR="00451F74" w:rsidRPr="001E4874" w:rsidRDefault="00521577" w:rsidP="00681D1F">
            <w:pPr>
              <w:pStyle w:val="ListParagraph"/>
              <w:tabs>
                <w:tab w:val="left" w:pos="450"/>
              </w:tabs>
              <w:ind w:left="0"/>
              <w:rPr>
                <w:rStyle w:val="Heading2Char"/>
                <w:b w:val="0"/>
                <w:bCs/>
              </w:rPr>
            </w:pPr>
            <w:r w:rsidRPr="001E4874">
              <w:rPr>
                <w:rStyle w:val="Heading2Char"/>
                <w:b w:val="0"/>
                <w:bCs/>
              </w:rPr>
              <w:t>Annually</w:t>
            </w:r>
          </w:p>
        </w:tc>
        <w:tc>
          <w:tcPr>
            <w:tcW w:w="1553" w:type="dxa"/>
          </w:tcPr>
          <w:p w14:paraId="1FB20B7E" w14:textId="6016E71E" w:rsidR="00451F74" w:rsidRPr="001E4874" w:rsidRDefault="001E4874" w:rsidP="00681D1F">
            <w:pPr>
              <w:pStyle w:val="ListParagraph"/>
              <w:tabs>
                <w:tab w:val="left" w:pos="450"/>
              </w:tabs>
              <w:ind w:left="0"/>
              <w:rPr>
                <w:rStyle w:val="Heading2Char"/>
                <w:b w:val="0"/>
                <w:bCs/>
              </w:rPr>
            </w:pPr>
            <w:r w:rsidRPr="001E4874">
              <w:rPr>
                <w:rStyle w:val="Heading2Char"/>
                <w:b w:val="0"/>
                <w:bCs/>
              </w:rPr>
              <w:t>TBD, CONUS</w:t>
            </w:r>
          </w:p>
        </w:tc>
        <w:tc>
          <w:tcPr>
            <w:tcW w:w="1863" w:type="dxa"/>
          </w:tcPr>
          <w:p w14:paraId="0C6FAC28" w14:textId="7CAFCE27" w:rsidR="00451F74" w:rsidRPr="00F90345" w:rsidRDefault="00F90345" w:rsidP="00681D1F">
            <w:pPr>
              <w:pStyle w:val="ListParagraph"/>
              <w:tabs>
                <w:tab w:val="left" w:pos="450"/>
              </w:tabs>
              <w:ind w:left="0"/>
              <w:rPr>
                <w:rStyle w:val="Heading2Char"/>
                <w:b w:val="0"/>
                <w:bCs/>
              </w:rPr>
            </w:pPr>
            <w:r w:rsidRPr="00F90345">
              <w:rPr>
                <w:rStyle w:val="Heading2Char"/>
                <w:b w:val="0"/>
                <w:bCs/>
              </w:rPr>
              <w:t>3 days</w:t>
            </w:r>
          </w:p>
        </w:tc>
        <w:tc>
          <w:tcPr>
            <w:tcW w:w="1889" w:type="dxa"/>
          </w:tcPr>
          <w:p w14:paraId="332C23AB" w14:textId="7BBD7D52" w:rsidR="00451F74" w:rsidRDefault="00CC6777" w:rsidP="00681D1F">
            <w:pPr>
              <w:pStyle w:val="ListParagraph"/>
              <w:tabs>
                <w:tab w:val="left" w:pos="450"/>
              </w:tabs>
              <w:ind w:left="0"/>
              <w:rPr>
                <w:rStyle w:val="Heading2Char"/>
              </w:rPr>
            </w:pPr>
            <w:r>
              <w:rPr>
                <w:rStyle w:val="Heading2Char"/>
              </w:rPr>
              <w:t>1</w:t>
            </w:r>
          </w:p>
        </w:tc>
      </w:tr>
    </w:tbl>
    <w:p w14:paraId="05761542" w14:textId="77777777" w:rsidR="00681D1F" w:rsidRPr="00AD2315" w:rsidRDefault="00681D1F" w:rsidP="00681D1F">
      <w:pPr>
        <w:pStyle w:val="ListParagraph"/>
        <w:tabs>
          <w:tab w:val="left" w:pos="450"/>
        </w:tabs>
        <w:ind w:left="0"/>
        <w:rPr>
          <w:rStyle w:val="Heading2Char"/>
        </w:rPr>
      </w:pPr>
    </w:p>
    <w:p w14:paraId="35BC7D36" w14:textId="5971FE79" w:rsidR="7DA2CC42" w:rsidRDefault="7DA2CC42" w:rsidP="7DA2CC42">
      <w:pPr>
        <w:pStyle w:val="NoSpacing"/>
        <w:ind w:left="720"/>
        <w:rPr>
          <w:szCs w:val="24"/>
        </w:rPr>
      </w:pPr>
    </w:p>
    <w:p w14:paraId="67C02E56" w14:textId="14540EFA" w:rsidR="001A4B28" w:rsidRPr="00783B0C" w:rsidRDefault="001A4B28" w:rsidP="002D1E7D">
      <w:pPr>
        <w:pStyle w:val="ListParagraph"/>
        <w:numPr>
          <w:ilvl w:val="2"/>
          <w:numId w:val="3"/>
        </w:numPr>
        <w:tabs>
          <w:tab w:val="left" w:pos="450"/>
          <w:tab w:val="left" w:pos="630"/>
          <w:tab w:val="left" w:pos="810"/>
          <w:tab w:val="left" w:pos="900"/>
        </w:tabs>
        <w:ind w:left="0"/>
        <w:contextualSpacing w:val="0"/>
      </w:pPr>
      <w:r w:rsidRPr="00783B0C">
        <w:t xml:space="preserve">Contractor personnel may periodically be required to travel as described in </w:t>
      </w:r>
      <w:r w:rsidR="00DD4AFD">
        <w:t xml:space="preserve">but not limited to </w:t>
      </w:r>
      <w:r w:rsidRPr="00783B0C">
        <w:t xml:space="preserve">PWS </w:t>
      </w:r>
      <w:r w:rsidR="00783B0C">
        <w:t xml:space="preserve">Travel </w:t>
      </w:r>
      <w:r w:rsidR="009354F0">
        <w:t>Table</w:t>
      </w:r>
      <w:r w:rsidRPr="00783B0C">
        <w:t xml:space="preserve"> </w:t>
      </w:r>
      <w:r w:rsidR="00783B0C">
        <w:t>1</w:t>
      </w:r>
      <w:r w:rsidRPr="00783B0C">
        <w:t xml:space="preserve">:  Travel Schedule.  </w:t>
      </w:r>
    </w:p>
    <w:p w14:paraId="6073954A" w14:textId="77777777" w:rsidR="001A4B28" w:rsidRPr="00783B0C" w:rsidRDefault="001A4B28" w:rsidP="002D1E7D">
      <w:pPr>
        <w:pStyle w:val="ListParagraph"/>
        <w:numPr>
          <w:ilvl w:val="2"/>
          <w:numId w:val="3"/>
        </w:numPr>
        <w:tabs>
          <w:tab w:val="left" w:pos="630"/>
        </w:tabs>
        <w:ind w:left="0"/>
        <w:contextualSpacing w:val="0"/>
      </w:pPr>
      <w:r w:rsidRPr="00783B0C">
        <w:t xml:space="preserve">Prior to travel the Contractor shall coordinate with and receive authorization from the COR for all travel.  The Contractor shall be responsible for obtaining all passenger transportation, lodging, and subsistence at the best value for the Government.  Reimbursement of travel costs shall be IAW FAR 31.205-46, Travel Costs. </w:t>
      </w:r>
    </w:p>
    <w:p w14:paraId="1DF49539" w14:textId="41985D57" w:rsidR="001A4B28" w:rsidRPr="00783B0C" w:rsidRDefault="001A4B28" w:rsidP="002D1E7D">
      <w:pPr>
        <w:pStyle w:val="ListParagraph"/>
        <w:numPr>
          <w:ilvl w:val="2"/>
          <w:numId w:val="3"/>
        </w:numPr>
        <w:tabs>
          <w:tab w:val="left" w:pos="90"/>
          <w:tab w:val="left" w:pos="630"/>
        </w:tabs>
        <w:ind w:left="0"/>
        <w:contextualSpacing w:val="0"/>
      </w:pPr>
      <w:r w:rsidRPr="00783B0C">
        <w:t xml:space="preserve">The Contractor shall submit a travel report to the COR </w:t>
      </w:r>
      <w:r w:rsidR="00C60234">
        <w:t>5</w:t>
      </w:r>
      <w:r w:rsidR="00C60234" w:rsidRPr="00783B0C">
        <w:t xml:space="preserve"> </w:t>
      </w:r>
      <w:r w:rsidRPr="00783B0C">
        <w:t xml:space="preserve">business days after each trip completion.  Travel report format shall include a minimum of the following:  dates of travel, destination, purpose, </w:t>
      </w:r>
      <w:r w:rsidR="00783B0C" w:rsidRPr="00783B0C">
        <w:t>individuals</w:t>
      </w:r>
      <w:r w:rsidRPr="00783B0C">
        <w:t xml:space="preserve"> contacted, brief synopsis, issues and challenges, recommendations, and the traveler’s signature.  The Contractor shall provide the Travel Report IAW CDRL A00</w:t>
      </w:r>
      <w:r w:rsidR="009354F0">
        <w:t>4</w:t>
      </w:r>
      <w:r w:rsidRPr="00783B0C">
        <w:t>.</w:t>
      </w:r>
    </w:p>
    <w:p w14:paraId="66FD1F2C" w14:textId="2328C5EE" w:rsidR="00905945" w:rsidRPr="009354F0" w:rsidRDefault="366F21FD" w:rsidP="009354F0">
      <w:pPr>
        <w:pStyle w:val="ListParagraph"/>
        <w:numPr>
          <w:ilvl w:val="1"/>
          <w:numId w:val="3"/>
        </w:numPr>
        <w:tabs>
          <w:tab w:val="left" w:pos="450"/>
        </w:tabs>
        <w:ind w:left="0" w:firstLine="0"/>
        <w:rPr>
          <w:rFonts w:eastAsiaTheme="majorEastAsia" w:cstheme="majorBidi"/>
          <w:b/>
          <w:szCs w:val="26"/>
        </w:rPr>
      </w:pPr>
      <w:bookmarkStart w:id="17" w:name="MissionEmergencyEssential"/>
      <w:bookmarkStart w:id="18" w:name="_Toc104302423"/>
      <w:r w:rsidRPr="00B45F12">
        <w:rPr>
          <w:rStyle w:val="Heading2Char"/>
        </w:rPr>
        <w:t>Mission/Emergency Essential</w:t>
      </w:r>
      <w:bookmarkEnd w:id="17"/>
      <w:r w:rsidRPr="00B45F12">
        <w:rPr>
          <w:rStyle w:val="Heading2Char"/>
        </w:rPr>
        <w:t>.</w:t>
      </w:r>
      <w:bookmarkEnd w:id="18"/>
      <w:r w:rsidRPr="00B45F12">
        <w:rPr>
          <w:rStyle w:val="Heading2Char"/>
        </w:rPr>
        <w:t xml:space="preserve"> </w:t>
      </w:r>
      <w:r w:rsidRPr="00B45F12">
        <w:t>None of the</w:t>
      </w:r>
      <w:r w:rsidR="00600349">
        <w:t xml:space="preserve"> </w:t>
      </w:r>
      <w:r w:rsidRPr="00B45F12">
        <w:t>services listed in this PWS are mission/emergency essential.</w:t>
      </w:r>
    </w:p>
    <w:p w14:paraId="25A27A3F" w14:textId="77777777" w:rsidR="00B45F12" w:rsidRDefault="00B45F12" w:rsidP="00B45F12">
      <w:pPr>
        <w:pStyle w:val="NoSpacing"/>
        <w:ind w:left="720"/>
        <w:rPr>
          <w:color w:val="7030A0"/>
          <w:szCs w:val="24"/>
        </w:rPr>
      </w:pPr>
    </w:p>
    <w:p w14:paraId="3787D356" w14:textId="6DFAA7E3" w:rsidR="00905945" w:rsidRPr="009354F0" w:rsidRDefault="00905945" w:rsidP="009354F0">
      <w:pPr>
        <w:pStyle w:val="ListParagraph"/>
        <w:numPr>
          <w:ilvl w:val="1"/>
          <w:numId w:val="3"/>
        </w:numPr>
        <w:tabs>
          <w:tab w:val="left" w:pos="450"/>
        </w:tabs>
        <w:ind w:left="0" w:firstLine="0"/>
        <w:rPr>
          <w:rFonts w:eastAsiaTheme="majorEastAsia" w:cstheme="majorBidi"/>
          <w:b/>
          <w:szCs w:val="26"/>
        </w:rPr>
      </w:pPr>
      <w:bookmarkStart w:id="19" w:name="_Toc44226943"/>
      <w:bookmarkStart w:id="20" w:name="_Toc71080563"/>
      <w:bookmarkStart w:id="21" w:name="DutyHours"/>
      <w:bookmarkStart w:id="22" w:name="_Toc104302424"/>
      <w:r w:rsidRPr="44A6CA76">
        <w:rPr>
          <w:rStyle w:val="Heading2Char"/>
        </w:rPr>
        <w:t>Duty Hours</w:t>
      </w:r>
      <w:bookmarkEnd w:id="19"/>
      <w:bookmarkEnd w:id="20"/>
      <w:bookmarkEnd w:id="21"/>
      <w:r w:rsidRPr="44A6CA76">
        <w:rPr>
          <w:rStyle w:val="Heading2Char"/>
        </w:rPr>
        <w:t>.</w:t>
      </w:r>
      <w:bookmarkEnd w:id="22"/>
      <w:r w:rsidRPr="44A6CA76">
        <w:rPr>
          <w:rStyle w:val="Heading2Char"/>
        </w:rPr>
        <w:t xml:space="preserve">  </w:t>
      </w:r>
      <w:r w:rsidRPr="009354F0">
        <w:t xml:space="preserve">Normal duty hours (for that location) are 7:30 am to 4:30 pm (time may be adjusted accordingly), Monday through Friday (excluding Federal Holidays) </w:t>
      </w:r>
      <w:r w:rsidR="00250A5D">
        <w:t xml:space="preserve">with increased flexibility for telecommuting during Military Pass </w:t>
      </w:r>
      <w:r w:rsidR="00B031D3">
        <w:t>d</w:t>
      </w:r>
      <w:r w:rsidR="00250A5D">
        <w:t>ays w</w:t>
      </w:r>
      <w:r w:rsidRPr="009354F0">
        <w:t>hen published</w:t>
      </w:r>
      <w:r w:rsidRPr="009354F0">
        <w:rPr>
          <w:b/>
          <w:bCs/>
          <w:color w:val="7030A0"/>
        </w:rPr>
        <w:t>.</w:t>
      </w:r>
    </w:p>
    <w:p w14:paraId="672697F6" w14:textId="77777777" w:rsidR="00AD65D9" w:rsidRDefault="00AD65D9" w:rsidP="00AD65D9">
      <w:pPr>
        <w:pStyle w:val="ListParagraph"/>
        <w:tabs>
          <w:tab w:val="left" w:pos="360"/>
        </w:tabs>
        <w:ind w:left="0"/>
        <w:rPr>
          <w:rStyle w:val="Heading2Char"/>
        </w:rPr>
      </w:pPr>
      <w:bookmarkStart w:id="23" w:name="Telecommuting"/>
    </w:p>
    <w:p w14:paraId="4ABD180A" w14:textId="2A3FE2FA" w:rsidR="001C1875" w:rsidRDefault="00403629" w:rsidP="00AD65D9">
      <w:pPr>
        <w:pStyle w:val="ListParagraph"/>
        <w:tabs>
          <w:tab w:val="left" w:pos="360"/>
        </w:tabs>
        <w:ind w:left="0"/>
        <w:rPr>
          <w:rStyle w:val="Heading2Char"/>
        </w:rPr>
      </w:pPr>
      <w:r>
        <w:rPr>
          <w:rStyle w:val="Heading2Char"/>
        </w:rPr>
        <w:t>2.9</w:t>
      </w:r>
      <w:r w:rsidR="00905945" w:rsidRPr="44A6CA76">
        <w:rPr>
          <w:rStyle w:val="Heading2Char"/>
        </w:rPr>
        <w:t xml:space="preserve"> </w:t>
      </w:r>
      <w:bookmarkStart w:id="24" w:name="_Toc104302425"/>
      <w:r w:rsidR="00905945" w:rsidRPr="44A6CA76">
        <w:rPr>
          <w:rStyle w:val="Heading2Char"/>
        </w:rPr>
        <w:t>Telecommuting</w:t>
      </w:r>
      <w:bookmarkEnd w:id="23"/>
      <w:r w:rsidR="00905945" w:rsidRPr="44A6CA76">
        <w:rPr>
          <w:rStyle w:val="Heading2Char"/>
        </w:rPr>
        <w:t>.</w:t>
      </w:r>
      <w:bookmarkEnd w:id="24"/>
      <w:r w:rsidR="00905945" w:rsidRPr="44A6CA76">
        <w:rPr>
          <w:rStyle w:val="Heading2Char"/>
        </w:rPr>
        <w:t xml:space="preserve"> </w:t>
      </w:r>
    </w:p>
    <w:p w14:paraId="67D6EC7F" w14:textId="77777777" w:rsidR="00403629" w:rsidRPr="00B45F12" w:rsidRDefault="00403629" w:rsidP="00AD65D9">
      <w:pPr>
        <w:pStyle w:val="ListParagraph"/>
        <w:tabs>
          <w:tab w:val="left" w:pos="360"/>
        </w:tabs>
        <w:ind w:left="0"/>
        <w:rPr>
          <w:rStyle w:val="Heading2Char"/>
        </w:rPr>
      </w:pPr>
    </w:p>
    <w:p w14:paraId="631AD82E" w14:textId="77777777" w:rsidR="000006A8" w:rsidRPr="000006A8" w:rsidRDefault="000006A8" w:rsidP="000006A8">
      <w:pPr>
        <w:pStyle w:val="ListParagraph"/>
        <w:numPr>
          <w:ilvl w:val="1"/>
          <w:numId w:val="3"/>
        </w:numPr>
        <w:spacing w:after="0"/>
        <w:contextualSpacing w:val="0"/>
        <w:rPr>
          <w:vanish/>
        </w:rPr>
      </w:pPr>
      <w:bookmarkStart w:id="25" w:name="FederalHolidays"/>
    </w:p>
    <w:p w14:paraId="75518E66" w14:textId="6526A519" w:rsidR="009D0FE4" w:rsidRDefault="009D0FE4" w:rsidP="00F45337">
      <w:pPr>
        <w:pStyle w:val="ListParagraph"/>
        <w:numPr>
          <w:ilvl w:val="2"/>
          <w:numId w:val="3"/>
        </w:numPr>
        <w:spacing w:after="0"/>
        <w:ind w:left="0"/>
        <w:contextualSpacing w:val="0"/>
      </w:pPr>
      <w:r>
        <w:t xml:space="preserve">Telecommuting is authorized on an ad-hoc or situational basis for this contract.  </w:t>
      </w:r>
      <w:r w:rsidR="00F45337">
        <w:t xml:space="preserve">Routine, recurring </w:t>
      </w:r>
      <w:r>
        <w:t>telecommuting</w:t>
      </w:r>
      <w:r w:rsidR="00CE4998">
        <w:t xml:space="preserve"> (3 or less days per week)</w:t>
      </w:r>
      <w:r>
        <w:t xml:space="preserve"> may be authorized upon the written approval of the </w:t>
      </w:r>
      <w:r w:rsidR="00335539">
        <w:t>CO/</w:t>
      </w:r>
      <w:r>
        <w:t>COR</w:t>
      </w:r>
      <w:r w:rsidR="00F45337">
        <w:t xml:space="preserve"> provided the contractor is accomplishing value-added work IAW this PWS</w:t>
      </w:r>
      <w:r>
        <w:t>.  The COR shall have final approval of telecommuting schedules. In the event telecommuting is authorized, a laptop with a Virtual Private Network account and Common Access Card (CAC) accessibility shall also be provided and supported by the government in locations referenced in Section 2.5.  In the event of unplanned closure of the facility due to natural disasters, military emergency or severe weather, the contractor may propose an alternate work location subject to the prior coordination of the contractor’s focal point and COR. Contractors shall complete the telework training course, and a signed agreement shall be in place and provided to the COR/PM prior to telecommut</w:t>
      </w:r>
      <w:r w:rsidR="00640A59">
        <w:t>ing</w:t>
      </w:r>
      <w:r>
        <w:t>. The contract personnel telecommuting will ensure continuity and timeliness in completing tasks.</w:t>
      </w:r>
    </w:p>
    <w:p w14:paraId="6A90B9D8" w14:textId="77777777" w:rsidR="0099120B" w:rsidRDefault="0099120B" w:rsidP="0099120B">
      <w:pPr>
        <w:pStyle w:val="ListParagraph"/>
        <w:spacing w:after="0"/>
        <w:ind w:left="0"/>
        <w:contextualSpacing w:val="0"/>
      </w:pPr>
    </w:p>
    <w:p w14:paraId="4EA0031B" w14:textId="22D49A80" w:rsidR="57BD44E6" w:rsidRDefault="009D0FE4" w:rsidP="00306EF5">
      <w:pPr>
        <w:pStyle w:val="ListParagraph"/>
        <w:numPr>
          <w:ilvl w:val="2"/>
          <w:numId w:val="3"/>
        </w:numPr>
        <w:spacing w:after="0"/>
        <w:ind w:left="0"/>
        <w:contextualSpacing w:val="0"/>
      </w:pPr>
      <w:r>
        <w:t xml:space="preserve">While telecommuting, contractor personnel must respond to any inquiries from the COR or designated government official within 2 hours.  In the event the contractor personnel are </w:t>
      </w:r>
      <w:r>
        <w:lastRenderedPageBreak/>
        <w:t>unable to log onto their laptop due to VPN or CAC issues, the contractor employee shall either take leave following company policies, or report to an alternate location where meaningful work can be accomplished.  The contractor may not charge the Government for work not performed or travel time a contractor employee may require locating a suitable alternative location.  Teleworking arrangements may be revoked by the Contracting Officer through written correspondence; contract personnel will be required to return to work on the next business day.</w:t>
      </w:r>
    </w:p>
    <w:p w14:paraId="21352497" w14:textId="77777777" w:rsidR="009D0FE4" w:rsidRDefault="009D0FE4" w:rsidP="009D0FE4">
      <w:pPr>
        <w:pStyle w:val="NoSpacing"/>
        <w:ind w:left="360"/>
        <w:rPr>
          <w:szCs w:val="24"/>
        </w:rPr>
      </w:pPr>
    </w:p>
    <w:p w14:paraId="6CD617D8" w14:textId="1CB206D6" w:rsidR="00905945" w:rsidRPr="00532244" w:rsidRDefault="00532244" w:rsidP="00532244">
      <w:pPr>
        <w:pStyle w:val="ListParagraph"/>
        <w:numPr>
          <w:ilvl w:val="1"/>
          <w:numId w:val="3"/>
        </w:numPr>
        <w:tabs>
          <w:tab w:val="left" w:pos="540"/>
          <w:tab w:val="left" w:pos="720"/>
        </w:tabs>
        <w:ind w:left="0" w:firstLine="0"/>
        <w:rPr>
          <w:rFonts w:eastAsiaTheme="majorEastAsia" w:cstheme="majorBidi"/>
          <w:b/>
          <w:szCs w:val="26"/>
        </w:rPr>
      </w:pPr>
      <w:bookmarkStart w:id="26" w:name="_Toc104302426"/>
      <w:r>
        <w:rPr>
          <w:rStyle w:val="Heading2Char"/>
        </w:rPr>
        <w:t xml:space="preserve"> </w:t>
      </w:r>
      <w:r w:rsidR="00905945" w:rsidRPr="44A6CA76">
        <w:rPr>
          <w:rStyle w:val="Heading2Char"/>
        </w:rPr>
        <w:t>Federal Holidays</w:t>
      </w:r>
      <w:bookmarkEnd w:id="25"/>
      <w:r w:rsidR="00905945" w:rsidRPr="44A6CA76">
        <w:rPr>
          <w:rStyle w:val="Heading2Char"/>
        </w:rPr>
        <w:t>.</w:t>
      </w:r>
      <w:bookmarkEnd w:id="26"/>
      <w:r w:rsidR="00905945" w:rsidRPr="00B45F12">
        <w:rPr>
          <w:rStyle w:val="Heading2Char"/>
        </w:rPr>
        <w:t xml:space="preserve">  </w:t>
      </w:r>
      <w:r w:rsidR="00905945" w:rsidRPr="00532244">
        <w:rPr>
          <w:rFonts w:eastAsia="Segoe UI"/>
          <w:color w:val="333333"/>
        </w:rPr>
        <w:t xml:space="preserve">Federal offices are closed on federal holidays as established by Federal law (5 U.S.C. 6103) and any other holidays declared by executive order.  Holidays are documented by year on the Office of Personnel Management website for Federal employees located at:  </w:t>
      </w:r>
      <w:hyperlink r:id="rId12" w:anchor="url=Overview">
        <w:r w:rsidR="00821129" w:rsidRPr="00532244">
          <w:rPr>
            <w:rStyle w:val="Hyperlink"/>
            <w:rFonts w:eastAsia="Segoe UI"/>
          </w:rPr>
          <w:t>https://www.opm.gov/policy-data-oversight/pay-leave/federal-holidays/#url=Overview</w:t>
        </w:r>
      </w:hyperlink>
      <w:r w:rsidR="00905945" w:rsidRPr="00532244">
        <w:rPr>
          <w:rFonts w:eastAsia="Segoe UI"/>
          <w:color w:val="333333"/>
        </w:rPr>
        <w:t>.</w:t>
      </w:r>
    </w:p>
    <w:p w14:paraId="711CAF76" w14:textId="77777777" w:rsidR="00B45F12" w:rsidRDefault="00B45F12" w:rsidP="44A6CA76">
      <w:pPr>
        <w:rPr>
          <w:rStyle w:val="Heading2Char"/>
        </w:rPr>
      </w:pPr>
    </w:p>
    <w:p w14:paraId="08CED894" w14:textId="176126B3" w:rsidR="007D4E88" w:rsidRPr="00C629A9" w:rsidRDefault="007D4E88" w:rsidP="00C629A9">
      <w:pPr>
        <w:pStyle w:val="ListParagraph"/>
        <w:numPr>
          <w:ilvl w:val="1"/>
          <w:numId w:val="3"/>
        </w:numPr>
        <w:tabs>
          <w:tab w:val="left" w:pos="360"/>
          <w:tab w:val="left" w:pos="540"/>
        </w:tabs>
        <w:ind w:left="0" w:firstLine="0"/>
        <w:rPr>
          <w:rFonts w:eastAsiaTheme="majorEastAsia" w:cstheme="majorBidi"/>
          <w:b/>
          <w:szCs w:val="26"/>
        </w:rPr>
      </w:pPr>
      <w:bookmarkStart w:id="27" w:name="_Toc104302427"/>
      <w:r w:rsidRPr="44A6CA76">
        <w:rPr>
          <w:rStyle w:val="Heading2Char"/>
        </w:rPr>
        <w:t>Facility Closures.</w:t>
      </w:r>
      <w:bookmarkEnd w:id="27"/>
      <w:r w:rsidRPr="44A6CA76">
        <w:rPr>
          <w:rStyle w:val="Heading2Char"/>
        </w:rPr>
        <w:t xml:space="preserve"> </w:t>
      </w:r>
      <w:r w:rsidRPr="00C629A9">
        <w:rPr>
          <w:rFonts w:eastAsia="Segoe UI"/>
          <w:color w:val="333333"/>
        </w:rPr>
        <w:t xml:space="preserve">The Government will notify the Contractor of anticipated closure of the facility, (i.e., training, holidays, administrative leave granted to the entire staff, or other closure including down days) five (5) business days in advance or as soon as possible.  A </w:t>
      </w:r>
      <w:r w:rsidR="00250A5D">
        <w:rPr>
          <w:rFonts w:eastAsia="Segoe UI"/>
          <w:color w:val="333333"/>
        </w:rPr>
        <w:t xml:space="preserve">Military </w:t>
      </w:r>
      <w:r w:rsidR="00D842D5">
        <w:rPr>
          <w:rFonts w:eastAsia="Segoe UI"/>
          <w:color w:val="333333"/>
        </w:rPr>
        <w:t>Pass Day</w:t>
      </w:r>
      <w:r w:rsidRPr="00C629A9">
        <w:rPr>
          <w:rFonts w:eastAsia="Segoe UI"/>
          <w:color w:val="333333"/>
        </w:rPr>
        <w:t xml:space="preserve"> is a day that the United States Air Force (USAF) leadership designates as a minimal manning/liberal leave day.  The employee may take leave following their company’s policies or work from an alternate location. In the event of unplanned closure of the facility due to natural disasters, military emergency or severe weather, the Government will notify the Contractor in the same manner as the Government notifies Washington D.C. area civilian personnel.</w:t>
      </w:r>
    </w:p>
    <w:p w14:paraId="63522FE9" w14:textId="4E30B844" w:rsidR="44A6CA76" w:rsidRDefault="44A6CA76" w:rsidP="00C629A9">
      <w:pPr>
        <w:pStyle w:val="NoSpacing"/>
        <w:rPr>
          <w:color w:val="333333"/>
          <w:szCs w:val="24"/>
        </w:rPr>
      </w:pPr>
    </w:p>
    <w:p w14:paraId="5D5D96C9" w14:textId="444CA881" w:rsidR="001C1875" w:rsidRPr="00B45F12" w:rsidRDefault="007D4E88" w:rsidP="00532244">
      <w:pPr>
        <w:pStyle w:val="ListParagraph"/>
        <w:numPr>
          <w:ilvl w:val="1"/>
          <w:numId w:val="3"/>
        </w:numPr>
        <w:tabs>
          <w:tab w:val="left" w:pos="450"/>
          <w:tab w:val="left" w:pos="540"/>
        </w:tabs>
        <w:ind w:left="0" w:firstLine="0"/>
        <w:contextualSpacing w:val="0"/>
        <w:rPr>
          <w:rStyle w:val="Heading2Char"/>
        </w:rPr>
      </w:pPr>
      <w:bookmarkStart w:id="28" w:name="_Toc104302428"/>
      <w:r w:rsidRPr="44A6CA76">
        <w:rPr>
          <w:rStyle w:val="Heading2Char"/>
        </w:rPr>
        <w:t>Conduct of Contractor Personnel.</w:t>
      </w:r>
      <w:bookmarkEnd w:id="28"/>
      <w:r w:rsidRPr="00B45F12">
        <w:rPr>
          <w:rStyle w:val="Heading2Char"/>
        </w:rPr>
        <w:t xml:space="preserve">  </w:t>
      </w:r>
    </w:p>
    <w:p w14:paraId="2F5342A3" w14:textId="45F8F22A" w:rsidR="007D4E88" w:rsidRPr="00B45F12" w:rsidRDefault="007D4E88" w:rsidP="00306EF5">
      <w:pPr>
        <w:pStyle w:val="ListParagraph"/>
        <w:numPr>
          <w:ilvl w:val="2"/>
          <w:numId w:val="3"/>
        </w:numPr>
        <w:spacing w:after="0"/>
        <w:ind w:left="0"/>
        <w:contextualSpacing w:val="0"/>
        <w:rPr>
          <w:szCs w:val="24"/>
        </w:rPr>
      </w:pPr>
      <w:r>
        <w:t>Reference FAR 3.1002(a) The CO or designated</w:t>
      </w:r>
      <w:r w:rsidR="00B45F12">
        <w:t xml:space="preserve"> Government representative may </w:t>
      </w:r>
      <w:r>
        <w:t xml:space="preserve">require Contractor personnel working under this contract be removed from the job site.  Removal from the job site or dismissal from </w:t>
      </w:r>
      <w:r w:rsidR="00B45F12">
        <w:t xml:space="preserve">the premises shall not relieve </w:t>
      </w:r>
      <w:r>
        <w:t>the Contractor of the contract requirements.</w:t>
      </w:r>
    </w:p>
    <w:p w14:paraId="6AA4FBC9" w14:textId="0907ECE1" w:rsidR="007D4E88" w:rsidRPr="00B45F12" w:rsidRDefault="007D4E88" w:rsidP="00306EF5">
      <w:pPr>
        <w:pStyle w:val="ListParagraph"/>
        <w:numPr>
          <w:ilvl w:val="2"/>
          <w:numId w:val="3"/>
        </w:numPr>
        <w:spacing w:after="0"/>
        <w:ind w:left="0"/>
        <w:contextualSpacing w:val="0"/>
      </w:pPr>
      <w:r>
        <w:t>Contractor personnel shall observe Government facility parking, safety and traffic regulations that apply to all facility employees.</w:t>
      </w:r>
    </w:p>
    <w:p w14:paraId="1D0E08DB" w14:textId="0093ACDF" w:rsidR="007D4E88" w:rsidRPr="00B45F12" w:rsidRDefault="007D4E88" w:rsidP="00306EF5">
      <w:pPr>
        <w:pStyle w:val="ListParagraph"/>
        <w:numPr>
          <w:ilvl w:val="2"/>
          <w:numId w:val="3"/>
        </w:numPr>
        <w:spacing w:after="0"/>
        <w:ind w:left="0"/>
        <w:contextualSpacing w:val="0"/>
      </w:pPr>
      <w:r>
        <w:t>Alcoholic beverages on the job are prohibited.</w:t>
      </w:r>
    </w:p>
    <w:p w14:paraId="5EACB349" w14:textId="6A262024" w:rsidR="00821129" w:rsidRPr="00AD2315" w:rsidRDefault="007D4E88" w:rsidP="00306EF5">
      <w:pPr>
        <w:pStyle w:val="ListParagraph"/>
        <w:numPr>
          <w:ilvl w:val="2"/>
          <w:numId w:val="3"/>
        </w:numPr>
        <w:spacing w:after="0"/>
        <w:ind w:left="0"/>
        <w:contextualSpacing w:val="0"/>
      </w:pPr>
      <w:r>
        <w:t>There shall be no loud, profane or abusive language used on the job.</w:t>
      </w:r>
    </w:p>
    <w:p w14:paraId="3F599949" w14:textId="319F1D3D" w:rsidR="007D4E88" w:rsidRDefault="007D4E88" w:rsidP="00306EF5">
      <w:pPr>
        <w:pStyle w:val="ListParagraph"/>
        <w:numPr>
          <w:ilvl w:val="2"/>
          <w:numId w:val="3"/>
        </w:numPr>
        <w:spacing w:after="0"/>
        <w:ind w:left="0"/>
        <w:contextualSpacing w:val="0"/>
      </w:pPr>
      <w:r>
        <w:t>Contractor personnel shall present a neat well-gr</w:t>
      </w:r>
      <w:r w:rsidR="00AD2315">
        <w:t>oomed appearance.  Neat, clean,</w:t>
      </w:r>
      <w:r>
        <w:t xml:space="preserve"> business casual or business attire clothing shall be worn.</w:t>
      </w:r>
    </w:p>
    <w:p w14:paraId="4C797601" w14:textId="77777777" w:rsidR="00795BE0" w:rsidRPr="00AD2315" w:rsidRDefault="00795BE0" w:rsidP="00AE55ED">
      <w:pPr>
        <w:pStyle w:val="ListParagraph"/>
        <w:spacing w:after="0"/>
        <w:ind w:left="0"/>
        <w:contextualSpacing w:val="0"/>
      </w:pPr>
    </w:p>
    <w:p w14:paraId="19C8A1D2" w14:textId="151B2ABB" w:rsidR="00C4539E" w:rsidRPr="00B45F12" w:rsidRDefault="0C7177DC" w:rsidP="00306EF5">
      <w:pPr>
        <w:pStyle w:val="ListParagraph"/>
        <w:numPr>
          <w:ilvl w:val="1"/>
          <w:numId w:val="3"/>
        </w:numPr>
        <w:tabs>
          <w:tab w:val="left" w:pos="540"/>
        </w:tabs>
        <w:spacing w:after="0"/>
        <w:ind w:left="0" w:firstLine="0"/>
        <w:contextualSpacing w:val="0"/>
        <w:rPr>
          <w:rStyle w:val="Heading2Char"/>
        </w:rPr>
      </w:pPr>
      <w:bookmarkStart w:id="29" w:name="_Toc104302429"/>
      <w:r w:rsidRPr="44A6CA76">
        <w:rPr>
          <w:rStyle w:val="Heading2Char"/>
        </w:rPr>
        <w:t>Controlled Unclassified Information (CUI).</w:t>
      </w:r>
      <w:bookmarkEnd w:id="29"/>
      <w:r w:rsidRPr="44A6CA76">
        <w:rPr>
          <w:rStyle w:val="Heading2Char"/>
        </w:rPr>
        <w:t xml:space="preserve"> </w:t>
      </w:r>
    </w:p>
    <w:p w14:paraId="398DA655" w14:textId="2AA26240" w:rsidR="0C7177DC" w:rsidRPr="00AD2315" w:rsidRDefault="0C7177DC" w:rsidP="00306EF5">
      <w:pPr>
        <w:pStyle w:val="ListParagraph"/>
        <w:numPr>
          <w:ilvl w:val="2"/>
          <w:numId w:val="3"/>
        </w:numPr>
        <w:spacing w:after="0"/>
        <w:ind w:left="0"/>
        <w:contextualSpacing w:val="0"/>
        <w:rPr>
          <w:b/>
        </w:rPr>
      </w:pPr>
      <w:r w:rsidRPr="00AD2315">
        <w:t>CUI is Government created or owned</w:t>
      </w:r>
      <w:r>
        <w:t xml:space="preserve"> UNCLASSIFIED information that must be safeguarded from unauthorized disclosure</w:t>
      </w:r>
      <w:r w:rsidRPr="00AD2315">
        <w:rPr>
          <w:b/>
        </w:rPr>
        <w:t>.</w:t>
      </w:r>
    </w:p>
    <w:p w14:paraId="3960A8AB" w14:textId="7C832246" w:rsidR="0C7177DC" w:rsidRPr="00AD2315" w:rsidRDefault="0C7177DC" w:rsidP="00306EF5">
      <w:pPr>
        <w:pStyle w:val="ListParagraph"/>
        <w:numPr>
          <w:ilvl w:val="2"/>
          <w:numId w:val="3"/>
        </w:numPr>
        <w:spacing w:after="0"/>
        <w:ind w:left="0"/>
        <w:contextualSpacing w:val="0"/>
      </w:pPr>
      <w:r>
        <w:t xml:space="preserve">Information requiring specific security measures indexed under one system </w:t>
      </w:r>
      <w:r w:rsidR="00B45F12">
        <w:t>across</w:t>
      </w:r>
      <w:r>
        <w:t xml:space="preserve"> the Federal Government DoD In</w:t>
      </w:r>
      <w:r w:rsidR="00B45F12">
        <w:t xml:space="preserve">struction 5200.48, “Controlled </w:t>
      </w:r>
      <w:r>
        <w:t xml:space="preserve">Unclassified Information,” established DoD CUI policy on March 6, 2020. </w:t>
      </w:r>
    </w:p>
    <w:p w14:paraId="413E6665" w14:textId="0F432B42" w:rsidR="0C7177DC" w:rsidRDefault="0C7177DC" w:rsidP="00306EF5">
      <w:pPr>
        <w:pStyle w:val="ListParagraph"/>
        <w:numPr>
          <w:ilvl w:val="2"/>
          <w:numId w:val="3"/>
        </w:numPr>
        <w:spacing w:after="0"/>
        <w:ind w:left="0"/>
        <w:contextualSpacing w:val="0"/>
      </w:pPr>
      <w:r w:rsidRPr="00AD2315">
        <w:t xml:space="preserve">All information produced as a result of contract performance shall be reviewed prior to dissemination to determine if CUI is identified, and if so refer to DoDI 5200.48 for additional instructions regarding designation, handling, and decontrolling of CUI (including CUI </w:t>
      </w:r>
      <w:r w:rsidRPr="00AD2315">
        <w:lastRenderedPageBreak/>
        <w:t xml:space="preserve">identification, sharing, marking, safeguarding, storage, dissemination, destruction, and records management).  </w:t>
      </w:r>
    </w:p>
    <w:p w14:paraId="4D8334D0" w14:textId="77777777" w:rsidR="00211CD9" w:rsidRPr="00AD2315" w:rsidRDefault="00211CD9" w:rsidP="00211CD9">
      <w:pPr>
        <w:pStyle w:val="ListParagraph"/>
        <w:spacing w:after="0"/>
        <w:ind w:left="0"/>
        <w:contextualSpacing w:val="0"/>
      </w:pPr>
    </w:p>
    <w:p w14:paraId="1CEADC7A" w14:textId="0E983687" w:rsidR="5600C4B4" w:rsidRPr="00B45F12" w:rsidRDefault="5600C4B4" w:rsidP="00B81422">
      <w:pPr>
        <w:pStyle w:val="ListParagraph"/>
        <w:numPr>
          <w:ilvl w:val="1"/>
          <w:numId w:val="3"/>
        </w:numPr>
        <w:tabs>
          <w:tab w:val="left" w:pos="90"/>
          <w:tab w:val="left" w:pos="630"/>
        </w:tabs>
        <w:ind w:left="0" w:firstLine="0"/>
        <w:contextualSpacing w:val="0"/>
        <w:rPr>
          <w:rStyle w:val="Heading2Char"/>
        </w:rPr>
      </w:pPr>
      <w:bookmarkStart w:id="30" w:name="_Toc104302430"/>
      <w:r w:rsidRPr="00B45F12">
        <w:rPr>
          <w:rStyle w:val="Heading2Char"/>
        </w:rPr>
        <w:t>Personnel Staffing:</w:t>
      </w:r>
      <w:bookmarkEnd w:id="30"/>
      <w:r w:rsidRPr="00B45F12">
        <w:rPr>
          <w:rStyle w:val="Heading2Char"/>
        </w:rPr>
        <w:t xml:space="preserve"> </w:t>
      </w:r>
    </w:p>
    <w:p w14:paraId="716D847B" w14:textId="51678ED8" w:rsidR="5600C4B4" w:rsidRPr="009D0FE4" w:rsidRDefault="5600C4B4" w:rsidP="00306EF5">
      <w:pPr>
        <w:pStyle w:val="ListParagraph"/>
        <w:numPr>
          <w:ilvl w:val="2"/>
          <w:numId w:val="3"/>
        </w:numPr>
        <w:tabs>
          <w:tab w:val="left" w:pos="0"/>
        </w:tabs>
        <w:spacing w:after="0"/>
        <w:ind w:left="0"/>
        <w:contextualSpacing w:val="0"/>
        <w:rPr>
          <w:rFonts w:eastAsiaTheme="majorEastAsia"/>
        </w:rPr>
      </w:pPr>
      <w:r w:rsidRPr="009D0FE4">
        <w:rPr>
          <w:rFonts w:eastAsiaTheme="majorEastAsia"/>
        </w:rPr>
        <w:t xml:space="preserve">The Contractor shall accomplish, at a minimum, the following personnel staffing performance management outcomes: </w:t>
      </w:r>
    </w:p>
    <w:p w14:paraId="57D7AFA6" w14:textId="09F61243" w:rsidR="5600C4B4" w:rsidRPr="006437CE" w:rsidRDefault="5600C4B4" w:rsidP="00306EF5">
      <w:pPr>
        <w:pStyle w:val="ListParagraph"/>
        <w:numPr>
          <w:ilvl w:val="3"/>
          <w:numId w:val="3"/>
        </w:numPr>
        <w:tabs>
          <w:tab w:val="left" w:pos="810"/>
          <w:tab w:val="left" w:pos="900"/>
        </w:tabs>
        <w:spacing w:after="0"/>
        <w:ind w:left="0" w:firstLine="0"/>
        <w:contextualSpacing w:val="0"/>
      </w:pPr>
      <w:r w:rsidRPr="00AD2315">
        <w:t xml:space="preserve"> Ensure positions are filled </w:t>
      </w:r>
      <w:r w:rsidRPr="006437CE">
        <w:t xml:space="preserve">100% and </w:t>
      </w:r>
      <w:r w:rsidRPr="00AD2315">
        <w:t xml:space="preserve">are present for duty within </w:t>
      </w:r>
      <w:r w:rsidRPr="006437CE">
        <w:t xml:space="preserve">15 days after the start of the period of performance (POP) in the contract. </w:t>
      </w:r>
    </w:p>
    <w:p w14:paraId="32CA3998" w14:textId="32A17DCF" w:rsidR="5600C4B4" w:rsidRPr="006437CE" w:rsidRDefault="5600C4B4" w:rsidP="00306EF5">
      <w:pPr>
        <w:pStyle w:val="ListParagraph"/>
        <w:numPr>
          <w:ilvl w:val="3"/>
          <w:numId w:val="3"/>
        </w:numPr>
        <w:tabs>
          <w:tab w:val="left" w:pos="900"/>
        </w:tabs>
        <w:spacing w:after="0"/>
        <w:ind w:left="0" w:firstLine="0"/>
        <w:contextualSpacing w:val="0"/>
      </w:pPr>
      <w:r w:rsidRPr="00AD2315">
        <w:t xml:space="preserve"> Ensure continuation of services during personnel absences due to sickness, leave, and voluntary or involuntary termination from employment such that impact to the Government is minimal and position vacancies do not </w:t>
      </w:r>
      <w:r w:rsidRPr="006437CE">
        <w:t xml:space="preserve">exceed 10 calendar days. The Contractors shall maintain an overall filled rate of 95%. </w:t>
      </w:r>
    </w:p>
    <w:p w14:paraId="5386A7FC" w14:textId="0CC91549" w:rsidR="5600C4B4" w:rsidRPr="004931B0" w:rsidRDefault="5600C4B4" w:rsidP="00306EF5">
      <w:pPr>
        <w:pStyle w:val="ListParagraph"/>
        <w:numPr>
          <w:ilvl w:val="3"/>
          <w:numId w:val="3"/>
        </w:numPr>
        <w:tabs>
          <w:tab w:val="left" w:pos="990"/>
        </w:tabs>
        <w:spacing w:after="0"/>
        <w:ind w:left="0" w:firstLine="0"/>
        <w:contextualSpacing w:val="0"/>
      </w:pPr>
      <w:r w:rsidRPr="00AD2315">
        <w:t xml:space="preserve">The substitute/replacement personnel shall begin work no later </w:t>
      </w:r>
      <w:r w:rsidRPr="004931B0">
        <w:t xml:space="preserve">than 10 calendar days after notification or immediately after departure of the incumbent personnel, whichever is earlier. </w:t>
      </w:r>
    </w:p>
    <w:p w14:paraId="38747C9C" w14:textId="753A8751" w:rsidR="5600C4B4" w:rsidRPr="004931B0" w:rsidRDefault="5600C4B4" w:rsidP="00306EF5">
      <w:pPr>
        <w:pStyle w:val="ListParagraph"/>
        <w:numPr>
          <w:ilvl w:val="3"/>
          <w:numId w:val="3"/>
        </w:numPr>
        <w:tabs>
          <w:tab w:val="left" w:pos="900"/>
        </w:tabs>
        <w:spacing w:after="0"/>
        <w:ind w:left="0" w:firstLine="0"/>
        <w:contextualSpacing w:val="0"/>
      </w:pPr>
      <w:r w:rsidRPr="004931B0">
        <w:t xml:space="preserve"> The Contractors shall promptly notify the contracting officer and COR within five (5) calendar days of a projected vacancy exceeding 10 calendar days. </w:t>
      </w:r>
    </w:p>
    <w:p w14:paraId="291B57C2" w14:textId="28628047" w:rsidR="5600C4B4" w:rsidRPr="00AD2315" w:rsidRDefault="5600C4B4" w:rsidP="00306EF5">
      <w:pPr>
        <w:pStyle w:val="ListParagraph"/>
        <w:numPr>
          <w:ilvl w:val="3"/>
          <w:numId w:val="3"/>
        </w:numPr>
        <w:tabs>
          <w:tab w:val="left" w:pos="900"/>
        </w:tabs>
        <w:spacing w:after="0"/>
        <w:ind w:left="0" w:firstLine="0"/>
        <w:contextualSpacing w:val="0"/>
      </w:pPr>
      <w:r w:rsidRPr="00AD2315">
        <w:t xml:space="preserve"> Provide a stable workforce with less than </w:t>
      </w:r>
      <w:r w:rsidRPr="004931B0">
        <w:t xml:space="preserve">30% turnover </w:t>
      </w:r>
      <w:r w:rsidRPr="00AD2315">
        <w:t xml:space="preserve">across all contracted positions. A turnover is recorded when a worker leaves a position for any </w:t>
      </w:r>
      <w:r w:rsidR="00D842D5" w:rsidRPr="00AD2315">
        <w:t>reason,</w:t>
      </w:r>
      <w:r w:rsidRPr="00AD2315">
        <w:t xml:space="preserve"> and the Government still has a requirement for that position. </w:t>
      </w:r>
    </w:p>
    <w:p w14:paraId="3561664A" w14:textId="21AF7A82" w:rsidR="5600C4B4" w:rsidRPr="00AD2315" w:rsidRDefault="5600C4B4" w:rsidP="00306EF5">
      <w:pPr>
        <w:pStyle w:val="ListParagraph"/>
        <w:numPr>
          <w:ilvl w:val="3"/>
          <w:numId w:val="3"/>
        </w:numPr>
        <w:tabs>
          <w:tab w:val="left" w:pos="900"/>
        </w:tabs>
        <w:spacing w:after="0"/>
        <w:ind w:left="0" w:firstLine="0"/>
        <w:contextualSpacing w:val="0"/>
      </w:pPr>
      <w:r w:rsidRPr="00AD2315">
        <w:t xml:space="preserve">The Government will not pay for services not rendered if a vacancy </w:t>
      </w:r>
      <w:r w:rsidRPr="004931B0">
        <w:t xml:space="preserve">exceeds 10 </w:t>
      </w:r>
      <w:r w:rsidRPr="00AD2315">
        <w:t>business days</w:t>
      </w:r>
    </w:p>
    <w:p w14:paraId="666D2EED" w14:textId="77777777" w:rsidR="00D33E7D" w:rsidRDefault="00D33E7D" w:rsidP="004931B0">
      <w:pPr>
        <w:pStyle w:val="Heading1"/>
        <w:numPr>
          <w:ilvl w:val="0"/>
          <w:numId w:val="3"/>
        </w:numPr>
        <w:tabs>
          <w:tab w:val="left" w:pos="360"/>
        </w:tabs>
        <w:ind w:left="0" w:firstLine="0"/>
      </w:pPr>
      <w:bookmarkStart w:id="31" w:name="_Toc104302431"/>
      <w:r>
        <w:t>CONTRACT REQUIREMENTS</w:t>
      </w:r>
      <w:bookmarkEnd w:id="31"/>
    </w:p>
    <w:p w14:paraId="6446EBB4" w14:textId="77777777" w:rsidR="00C4539E" w:rsidRDefault="00D33E7D" w:rsidP="004931B0">
      <w:pPr>
        <w:pStyle w:val="ListParagraph"/>
        <w:numPr>
          <w:ilvl w:val="1"/>
          <w:numId w:val="3"/>
        </w:numPr>
        <w:tabs>
          <w:tab w:val="left" w:pos="450"/>
        </w:tabs>
        <w:ind w:left="0" w:firstLine="0"/>
        <w:contextualSpacing w:val="0"/>
        <w:rPr>
          <w:rStyle w:val="Heading2Char"/>
        </w:rPr>
      </w:pPr>
      <w:bookmarkStart w:id="32" w:name="_Toc104302432"/>
      <w:r w:rsidRPr="00C4539E">
        <w:rPr>
          <w:rStyle w:val="Heading2Char"/>
        </w:rPr>
        <w:t>Support Services.</w:t>
      </w:r>
      <w:bookmarkEnd w:id="32"/>
      <w:r w:rsidRPr="00C4539E">
        <w:rPr>
          <w:rStyle w:val="Heading2Char"/>
        </w:rPr>
        <w:t xml:space="preserve"> </w:t>
      </w:r>
    </w:p>
    <w:p w14:paraId="1D01C0EB" w14:textId="77777777" w:rsidR="00C864E4" w:rsidRDefault="00C864E4" w:rsidP="00C864E4">
      <w:pPr>
        <w:pStyle w:val="ListParagraph"/>
        <w:numPr>
          <w:ilvl w:val="0"/>
          <w:numId w:val="32"/>
        </w:numPr>
        <w:tabs>
          <w:tab w:val="left" w:pos="630"/>
        </w:tabs>
        <w:ind w:left="0" w:firstLine="0"/>
        <w:rPr>
          <w:rStyle w:val="Heading2Char"/>
        </w:rPr>
      </w:pPr>
      <w:r w:rsidRPr="00C864E4">
        <w:rPr>
          <w:rStyle w:val="Heading2Char"/>
        </w:rPr>
        <w:t>Biomedical/Clinical Engineer V.</w:t>
      </w:r>
    </w:p>
    <w:p w14:paraId="66493322" w14:textId="54F48AB9" w:rsidR="00CE2A27" w:rsidRDefault="00461ADC" w:rsidP="00461ADC">
      <w:pPr>
        <w:pStyle w:val="ListParagraph"/>
        <w:numPr>
          <w:ilvl w:val="0"/>
          <w:numId w:val="32"/>
        </w:numPr>
        <w:tabs>
          <w:tab w:val="left" w:pos="630"/>
        </w:tabs>
        <w:ind w:left="0" w:firstLine="0"/>
        <w:rPr>
          <w:rStyle w:val="Heading2Char"/>
          <w:b w:val="0"/>
          <w:bCs/>
        </w:rPr>
      </w:pPr>
      <w:r w:rsidRPr="00461ADC">
        <w:rPr>
          <w:rStyle w:val="Heading2Char"/>
          <w:b w:val="0"/>
          <w:bCs/>
        </w:rPr>
        <w:t>The Biomedical/Clinical Engineer V must have three (3) years of experience in healthcare technology management and clinical engineering analysis of a wide range medical device requirements. Experience must include device/system lifecycle analysis, project management, requirements management, market research, technical capabilities evaluations, clinical human factors analysis, and installation requirements reviews (i.e. electrical, plumbing, basic construction, information technology (IT), cybersecurity, structural, Heating, Ventilation and Air Conditioning (HVAC), environmental factors, and integration). The Biomedical/Clinical Engineer V shall have consulting or customer relationship interaction experience in which he/she demonstrated critical thinking skills to solve a wide variety of problems. The Biomedical/Clinical Engineer V shall have demonstrated consistent attention to detail in the development of high-quality work products, with the ability to clearly communicate findings to Government and DoD personnel. The Biomedical/Clinical Engineer V shall have demonstrated leadership and/or peer-leadership on inter-disciplinary healthcare teams, while balancing conflict resolution, multiple responsibilities, priorities, task deadlines, organizational problems, and implementation of efficient and effective solutions</w:t>
      </w:r>
      <w:r>
        <w:rPr>
          <w:rStyle w:val="Heading2Char"/>
          <w:b w:val="0"/>
          <w:bCs/>
        </w:rPr>
        <w:t>.</w:t>
      </w:r>
    </w:p>
    <w:p w14:paraId="0890395E" w14:textId="58F7AA2C" w:rsidR="00906059" w:rsidRDefault="00AA4642" w:rsidP="00461ADC">
      <w:pPr>
        <w:pStyle w:val="ListParagraph"/>
        <w:numPr>
          <w:ilvl w:val="0"/>
          <w:numId w:val="32"/>
        </w:numPr>
        <w:tabs>
          <w:tab w:val="left" w:pos="630"/>
        </w:tabs>
        <w:ind w:left="0" w:firstLine="0"/>
        <w:rPr>
          <w:rStyle w:val="Heading2Char"/>
          <w:b w:val="0"/>
          <w:bCs/>
        </w:rPr>
      </w:pPr>
      <w:r w:rsidRPr="00AA4642">
        <w:rPr>
          <w:rStyle w:val="Heading2Char"/>
          <w:b w:val="0"/>
          <w:bCs/>
        </w:rPr>
        <w:t>Roles and Responsibilities. The Biomedical/Clinical Engineer V shall:</w:t>
      </w:r>
    </w:p>
    <w:p w14:paraId="5E68E6C5" w14:textId="3845EB66" w:rsidR="00AA4642" w:rsidRDefault="00731499" w:rsidP="00731499">
      <w:pPr>
        <w:pStyle w:val="ListParagraph"/>
        <w:numPr>
          <w:ilvl w:val="0"/>
          <w:numId w:val="33"/>
        </w:numPr>
        <w:tabs>
          <w:tab w:val="left" w:pos="630"/>
          <w:tab w:val="left" w:pos="720"/>
          <w:tab w:val="left" w:pos="810"/>
        </w:tabs>
        <w:ind w:left="0" w:firstLine="0"/>
        <w:rPr>
          <w:rStyle w:val="Heading2Char"/>
          <w:b w:val="0"/>
          <w:bCs/>
        </w:rPr>
      </w:pPr>
      <w:r w:rsidRPr="00731499">
        <w:rPr>
          <w:rStyle w:val="Heading2Char"/>
          <w:b w:val="0"/>
          <w:bCs/>
        </w:rPr>
        <w:lastRenderedPageBreak/>
        <w:tab/>
        <w:t>Provide comprehensive engineering support to</w:t>
      </w:r>
      <w:r w:rsidR="00600349" w:rsidRPr="00600349">
        <w:t xml:space="preserve"> </w:t>
      </w:r>
      <w:bookmarkStart w:id="33" w:name="_Hlk212626788"/>
      <w:r w:rsidR="00600349" w:rsidRPr="00600349">
        <w:rPr>
          <w:rStyle w:val="Heading2Char"/>
          <w:b w:val="0"/>
          <w:bCs/>
        </w:rPr>
        <w:t>AFMEDCOM</w:t>
      </w:r>
      <w:r w:rsidRPr="00731499">
        <w:rPr>
          <w:rStyle w:val="Heading2Char"/>
          <w:b w:val="0"/>
          <w:bCs/>
        </w:rPr>
        <w:t>/</w:t>
      </w:r>
      <w:r w:rsidR="00600349" w:rsidRPr="00600349">
        <w:rPr>
          <w:rStyle w:val="Heading2Char"/>
          <w:b w:val="0"/>
          <w:bCs/>
        </w:rPr>
        <w:t xml:space="preserve">A4/10E </w:t>
      </w:r>
      <w:bookmarkEnd w:id="33"/>
      <w:r w:rsidR="008606A7">
        <w:rPr>
          <w:rStyle w:val="Heading2Char"/>
          <w:b w:val="0"/>
          <w:bCs/>
        </w:rPr>
        <w:t>Division</w:t>
      </w:r>
      <w:r w:rsidRPr="00731499">
        <w:rPr>
          <w:rStyle w:val="Heading2Char"/>
          <w:b w:val="0"/>
          <w:bCs/>
        </w:rPr>
        <w:t>, in the planning and execution of AFMS medical equipment lifecycle management for contingency and expeditionary medical equipment</w:t>
      </w:r>
      <w:r>
        <w:rPr>
          <w:rStyle w:val="Heading2Char"/>
          <w:b w:val="0"/>
          <w:bCs/>
        </w:rPr>
        <w:t>.</w:t>
      </w:r>
    </w:p>
    <w:p w14:paraId="1B6466AD" w14:textId="7CC5C650" w:rsidR="00874165" w:rsidRPr="00874165" w:rsidRDefault="00874165" w:rsidP="00874165">
      <w:pPr>
        <w:pStyle w:val="ListParagraph"/>
        <w:numPr>
          <w:ilvl w:val="0"/>
          <w:numId w:val="33"/>
        </w:numPr>
        <w:tabs>
          <w:tab w:val="left" w:pos="810"/>
        </w:tabs>
        <w:ind w:left="0" w:firstLine="0"/>
        <w:rPr>
          <w:rStyle w:val="Heading2Char"/>
          <w:b w:val="0"/>
          <w:bCs/>
        </w:rPr>
      </w:pPr>
      <w:r w:rsidRPr="00874165">
        <w:rPr>
          <w:rStyle w:val="Heading2Char"/>
          <w:b w:val="0"/>
          <w:bCs/>
        </w:rPr>
        <w:t>Provide comprehensive engineering support to</w:t>
      </w:r>
      <w:r w:rsidR="00600349" w:rsidRPr="00600349">
        <w:t xml:space="preserve"> </w:t>
      </w:r>
      <w:r w:rsidR="00600349" w:rsidRPr="00600349">
        <w:rPr>
          <w:rStyle w:val="Heading2Char"/>
          <w:b w:val="0"/>
          <w:bCs/>
        </w:rPr>
        <w:t xml:space="preserve">AFMEDCOM/A4/10E </w:t>
      </w:r>
      <w:r w:rsidR="00215AEC">
        <w:rPr>
          <w:rStyle w:val="Heading2Char"/>
          <w:b w:val="0"/>
          <w:bCs/>
        </w:rPr>
        <w:t xml:space="preserve">Division </w:t>
      </w:r>
      <w:r w:rsidRPr="00874165">
        <w:rPr>
          <w:rStyle w:val="Heading2Char"/>
          <w:b w:val="0"/>
          <w:bCs/>
        </w:rPr>
        <w:t xml:space="preserve">on deployable medical equipment and related technologies found in War Reserve Materiel (WRM) and Manpower and Equipment Force Packaging System (MEFPAK) assemblages. Types of devices found within </w:t>
      </w:r>
      <w:r w:rsidR="00D842D5" w:rsidRPr="00874165">
        <w:rPr>
          <w:rStyle w:val="Heading2Char"/>
          <w:b w:val="0"/>
          <w:bCs/>
        </w:rPr>
        <w:t>WRM,</w:t>
      </w:r>
      <w:r w:rsidRPr="00874165">
        <w:rPr>
          <w:rStyle w:val="Heading2Char"/>
          <w:b w:val="0"/>
          <w:bCs/>
        </w:rPr>
        <w:t xml:space="preserve"> or contingency operations include, but are not limited to: Computed Tomography (CT)</w:t>
      </w:r>
      <w:r w:rsidR="00E73775" w:rsidRPr="00E73775">
        <w:t xml:space="preserve"> </w:t>
      </w:r>
      <w:r w:rsidR="00E73775" w:rsidRPr="00E73775">
        <w:rPr>
          <w:rStyle w:val="Heading2Char"/>
          <w:b w:val="0"/>
          <w:bCs/>
        </w:rPr>
        <w:t>scanners, digital fixed and mobile X-ray (D</w:t>
      </w:r>
      <w:r w:rsidR="002A5EFA">
        <w:rPr>
          <w:rStyle w:val="Heading2Char"/>
          <w:b w:val="0"/>
          <w:bCs/>
        </w:rPr>
        <w:t xml:space="preserve">igital </w:t>
      </w:r>
      <w:r w:rsidR="00E73775" w:rsidRPr="00E73775">
        <w:rPr>
          <w:rStyle w:val="Heading2Char"/>
          <w:b w:val="0"/>
          <w:bCs/>
        </w:rPr>
        <w:t>R</w:t>
      </w:r>
      <w:r w:rsidR="002A5EFA">
        <w:rPr>
          <w:rStyle w:val="Heading2Char"/>
          <w:b w:val="0"/>
          <w:bCs/>
        </w:rPr>
        <w:t>adiography</w:t>
      </w:r>
      <w:r w:rsidR="00E73775" w:rsidRPr="00E73775">
        <w:rPr>
          <w:rStyle w:val="Heading2Char"/>
          <w:b w:val="0"/>
          <w:bCs/>
        </w:rPr>
        <w:t xml:space="preserve">), ventilators, lab analyzers, </w:t>
      </w:r>
      <w:r w:rsidR="00356DE4">
        <w:rPr>
          <w:rStyle w:val="Heading2Char"/>
          <w:b w:val="0"/>
          <w:bCs/>
        </w:rPr>
        <w:t xml:space="preserve">electrical </w:t>
      </w:r>
      <w:r w:rsidR="00E73775" w:rsidRPr="00E73775">
        <w:rPr>
          <w:rStyle w:val="Heading2Char"/>
          <w:b w:val="0"/>
          <w:bCs/>
        </w:rPr>
        <w:t xml:space="preserve">generators, environmental control units (ECUs), </w:t>
      </w:r>
      <w:r w:rsidR="00356DE4">
        <w:rPr>
          <w:rStyle w:val="Heading2Char"/>
          <w:b w:val="0"/>
          <w:bCs/>
        </w:rPr>
        <w:t xml:space="preserve">oxygen generators and storage units, </w:t>
      </w:r>
      <w:r w:rsidR="00E73775" w:rsidRPr="00E73775">
        <w:rPr>
          <w:rStyle w:val="Heading2Char"/>
          <w:b w:val="0"/>
          <w:bCs/>
        </w:rPr>
        <w:t>sterilizers, O</w:t>
      </w:r>
      <w:r w:rsidR="00F51699">
        <w:rPr>
          <w:rStyle w:val="Heading2Char"/>
          <w:b w:val="0"/>
          <w:bCs/>
        </w:rPr>
        <w:t xml:space="preserve">perating Room </w:t>
      </w:r>
      <w:r w:rsidR="00E73775" w:rsidRPr="00E73775">
        <w:rPr>
          <w:rStyle w:val="Heading2Char"/>
          <w:b w:val="0"/>
          <w:bCs/>
        </w:rPr>
        <w:t>tables, dental devices, patient monitoring, etc</w:t>
      </w:r>
      <w:r w:rsidR="00E73775">
        <w:rPr>
          <w:rStyle w:val="Heading2Char"/>
          <w:b w:val="0"/>
          <w:bCs/>
        </w:rPr>
        <w:t>.</w:t>
      </w:r>
    </w:p>
    <w:p w14:paraId="45C52193" w14:textId="316F69D9" w:rsidR="00731499" w:rsidRDefault="0061724B" w:rsidP="0061724B">
      <w:pPr>
        <w:pStyle w:val="ListParagraph"/>
        <w:numPr>
          <w:ilvl w:val="0"/>
          <w:numId w:val="33"/>
        </w:numPr>
        <w:tabs>
          <w:tab w:val="left" w:pos="810"/>
          <w:tab w:val="left" w:pos="900"/>
        </w:tabs>
        <w:ind w:left="0" w:firstLine="0"/>
        <w:rPr>
          <w:rStyle w:val="Heading2Char"/>
          <w:b w:val="0"/>
          <w:bCs/>
        </w:rPr>
      </w:pPr>
      <w:r w:rsidRPr="0061724B">
        <w:rPr>
          <w:rStyle w:val="Heading2Char"/>
          <w:b w:val="0"/>
          <w:bCs/>
        </w:rPr>
        <w:t xml:space="preserve">Provide technical and administrative support to the </w:t>
      </w:r>
      <w:r w:rsidR="003412B2" w:rsidRPr="003412B2">
        <w:rPr>
          <w:rStyle w:val="Heading2Char"/>
          <w:b w:val="0"/>
          <w:bCs/>
        </w:rPr>
        <w:t>AFMEDCOM/A4/10E</w:t>
      </w:r>
      <w:r w:rsidR="0005096E">
        <w:rPr>
          <w:rStyle w:val="Heading2Char"/>
          <w:b w:val="0"/>
          <w:bCs/>
        </w:rPr>
        <w:t xml:space="preserve"> Division </w:t>
      </w:r>
      <w:r w:rsidRPr="0061724B">
        <w:rPr>
          <w:rStyle w:val="Heading2Char"/>
          <w:b w:val="0"/>
          <w:bCs/>
        </w:rPr>
        <w:t>for contingency, expeditionary and WRM</w:t>
      </w:r>
      <w:r>
        <w:rPr>
          <w:rStyle w:val="Heading2Char"/>
          <w:b w:val="0"/>
          <w:bCs/>
        </w:rPr>
        <w:t>.</w:t>
      </w:r>
    </w:p>
    <w:p w14:paraId="5387A0AC" w14:textId="09041C33" w:rsidR="0061724B" w:rsidRDefault="00BF532E" w:rsidP="00BF532E">
      <w:pPr>
        <w:pStyle w:val="ListParagraph"/>
        <w:numPr>
          <w:ilvl w:val="0"/>
          <w:numId w:val="33"/>
        </w:numPr>
        <w:tabs>
          <w:tab w:val="left" w:pos="810"/>
          <w:tab w:val="left" w:pos="900"/>
          <w:tab w:val="left" w:pos="1170"/>
        </w:tabs>
        <w:ind w:left="0" w:firstLine="0"/>
        <w:rPr>
          <w:rStyle w:val="Heading2Char"/>
          <w:b w:val="0"/>
          <w:bCs/>
        </w:rPr>
      </w:pPr>
      <w:r w:rsidRPr="00BF532E">
        <w:rPr>
          <w:rStyle w:val="Heading2Char"/>
          <w:b w:val="0"/>
          <w:bCs/>
        </w:rPr>
        <w:tab/>
        <w:t>Provide project management and expert engineering guidance as it relates to various medical devices and systems deployed by A</w:t>
      </w:r>
      <w:r w:rsidR="001730F1">
        <w:rPr>
          <w:rStyle w:val="Heading2Char"/>
          <w:b w:val="0"/>
          <w:bCs/>
        </w:rPr>
        <w:t>FMEDCOM</w:t>
      </w:r>
      <w:r w:rsidRPr="00BF532E">
        <w:rPr>
          <w:rStyle w:val="Heading2Char"/>
          <w:b w:val="0"/>
          <w:bCs/>
        </w:rPr>
        <w:t xml:space="preserve">, Air Combat Command (ACC), Air Mobility Command (AMC), Air Force Special Operations Command (AFSOC), and other Air Force Major Commands (MAJCOMs). Shall provide technical expertise and </w:t>
      </w:r>
      <w:r w:rsidR="00D842D5" w:rsidRPr="00BF532E">
        <w:rPr>
          <w:rStyle w:val="Heading2Char"/>
          <w:b w:val="0"/>
          <w:bCs/>
        </w:rPr>
        <w:t>input</w:t>
      </w:r>
      <w:r w:rsidRPr="00BF532E">
        <w:rPr>
          <w:rStyle w:val="Heading2Char"/>
          <w:b w:val="0"/>
          <w:bCs/>
        </w:rPr>
        <w:t xml:space="preserve"> to </w:t>
      </w:r>
      <w:r w:rsidR="00250A5D">
        <w:rPr>
          <w:rStyle w:val="Heading2Char"/>
          <w:b w:val="0"/>
          <w:bCs/>
        </w:rPr>
        <w:t xml:space="preserve">AFMEDCOM A4/10E </w:t>
      </w:r>
      <w:r w:rsidRPr="00BF532E">
        <w:rPr>
          <w:rStyle w:val="Heading2Char"/>
          <w:b w:val="0"/>
          <w:bCs/>
        </w:rPr>
        <w:t xml:space="preserve">supporting a variety of medical device and system acquisitions. Shall support </w:t>
      </w:r>
      <w:r w:rsidR="00B752B0">
        <w:rPr>
          <w:rStyle w:val="Heading2Char"/>
          <w:b w:val="0"/>
          <w:bCs/>
        </w:rPr>
        <w:t>various</w:t>
      </w:r>
      <w:r w:rsidRPr="00BF532E">
        <w:rPr>
          <w:rStyle w:val="Heading2Char"/>
          <w:b w:val="0"/>
          <w:bCs/>
        </w:rPr>
        <w:t xml:space="preserve"> medical device and system acquisitions with technical expertise. </w:t>
      </w:r>
      <w:proofErr w:type="gramStart"/>
      <w:r w:rsidRPr="00BF532E">
        <w:rPr>
          <w:rStyle w:val="Heading2Char"/>
          <w:b w:val="0"/>
          <w:bCs/>
        </w:rPr>
        <w:t>Shall</w:t>
      </w:r>
      <w:proofErr w:type="gramEnd"/>
      <w:r w:rsidRPr="00BF532E">
        <w:rPr>
          <w:rStyle w:val="Heading2Char"/>
          <w:b w:val="0"/>
          <w:bCs/>
        </w:rPr>
        <w:t xml:space="preserve"> be familiar with medical device </w:t>
      </w:r>
      <w:r w:rsidR="00D842D5" w:rsidRPr="00BF532E">
        <w:rPr>
          <w:rStyle w:val="Heading2Char"/>
          <w:b w:val="0"/>
          <w:bCs/>
        </w:rPr>
        <w:t>principles</w:t>
      </w:r>
      <w:r w:rsidRPr="00BF532E">
        <w:rPr>
          <w:rStyle w:val="Heading2Char"/>
          <w:b w:val="0"/>
          <w:bCs/>
        </w:rPr>
        <w:t xml:space="preserve"> and operation</w:t>
      </w:r>
      <w:r w:rsidR="00B752B0">
        <w:rPr>
          <w:rStyle w:val="Heading2Char"/>
          <w:b w:val="0"/>
          <w:bCs/>
        </w:rPr>
        <w:t>s</w:t>
      </w:r>
      <w:r w:rsidR="00246B4A">
        <w:rPr>
          <w:rStyle w:val="Heading2Char"/>
          <w:b w:val="0"/>
          <w:bCs/>
        </w:rPr>
        <w:t>.</w:t>
      </w:r>
    </w:p>
    <w:p w14:paraId="413C8410" w14:textId="4ABE0118" w:rsidR="00F73C08" w:rsidRPr="00F73C08" w:rsidRDefault="00F73C08" w:rsidP="00F73C08">
      <w:pPr>
        <w:pStyle w:val="ListParagraph"/>
        <w:numPr>
          <w:ilvl w:val="0"/>
          <w:numId w:val="33"/>
        </w:numPr>
        <w:tabs>
          <w:tab w:val="left" w:pos="810"/>
        </w:tabs>
        <w:ind w:left="0" w:firstLine="0"/>
        <w:rPr>
          <w:rStyle w:val="Heading2Char"/>
          <w:b w:val="0"/>
          <w:bCs/>
        </w:rPr>
      </w:pPr>
      <w:r w:rsidRPr="00F73C08">
        <w:rPr>
          <w:rStyle w:val="Heading2Char"/>
          <w:b w:val="0"/>
          <w:bCs/>
        </w:rPr>
        <w:t>Assist in the development of life cycle medical equipment requirements</w:t>
      </w:r>
      <w:r>
        <w:rPr>
          <w:rStyle w:val="Heading2Char"/>
          <w:b w:val="0"/>
          <w:bCs/>
        </w:rPr>
        <w:t>.</w:t>
      </w:r>
    </w:p>
    <w:p w14:paraId="3DD5704B" w14:textId="51A52A96" w:rsidR="00F919C4" w:rsidRPr="00F919C4" w:rsidRDefault="00F919C4" w:rsidP="003412B2">
      <w:pPr>
        <w:pStyle w:val="ListParagraph"/>
        <w:numPr>
          <w:ilvl w:val="0"/>
          <w:numId w:val="33"/>
        </w:numPr>
        <w:tabs>
          <w:tab w:val="left" w:pos="810"/>
        </w:tabs>
        <w:ind w:left="0" w:firstLine="0"/>
        <w:rPr>
          <w:rStyle w:val="Heading2Char"/>
          <w:b w:val="0"/>
          <w:bCs/>
        </w:rPr>
      </w:pPr>
      <w:r w:rsidRPr="00F919C4">
        <w:rPr>
          <w:rStyle w:val="Heading2Char"/>
          <w:b w:val="0"/>
          <w:bCs/>
        </w:rPr>
        <w:t>Advise the Senior Engineer of any medical equipment concerns related to current</w:t>
      </w:r>
      <w:r w:rsidR="00250A5D">
        <w:rPr>
          <w:rStyle w:val="Heading2Char"/>
          <w:b w:val="0"/>
          <w:bCs/>
        </w:rPr>
        <w:t xml:space="preserve"> AFMEDCOM A4/10E </w:t>
      </w:r>
      <w:r w:rsidRPr="00F919C4">
        <w:rPr>
          <w:rStyle w:val="Heading2Char"/>
          <w:b w:val="0"/>
          <w:bCs/>
        </w:rPr>
        <w:t>budgetary constraints, current staffing/expertise levels that would support equipment downrange, necessary supplies needed for operation of contingency, expeditionary, and WRM equipment</w:t>
      </w:r>
      <w:r>
        <w:rPr>
          <w:rStyle w:val="Heading2Char"/>
          <w:b w:val="0"/>
          <w:bCs/>
        </w:rPr>
        <w:t>.</w:t>
      </w:r>
    </w:p>
    <w:p w14:paraId="7B4A3818" w14:textId="7C0329DF" w:rsidR="00136F87" w:rsidRDefault="007807DF" w:rsidP="00BF532E">
      <w:pPr>
        <w:pStyle w:val="ListParagraph"/>
        <w:numPr>
          <w:ilvl w:val="0"/>
          <w:numId w:val="33"/>
        </w:numPr>
        <w:tabs>
          <w:tab w:val="left" w:pos="810"/>
          <w:tab w:val="left" w:pos="900"/>
          <w:tab w:val="left" w:pos="1170"/>
        </w:tabs>
        <w:ind w:left="0" w:firstLine="0"/>
        <w:rPr>
          <w:rStyle w:val="Heading2Char"/>
          <w:b w:val="0"/>
          <w:bCs/>
        </w:rPr>
      </w:pPr>
      <w:r w:rsidRPr="007807DF">
        <w:rPr>
          <w:rStyle w:val="Heading2Char"/>
          <w:b w:val="0"/>
          <w:bCs/>
        </w:rPr>
        <w:t xml:space="preserve">Recommend policies and/or directives to </w:t>
      </w:r>
      <w:r w:rsidR="0005096E" w:rsidRPr="007807DF">
        <w:rPr>
          <w:rStyle w:val="Heading2Char"/>
          <w:b w:val="0"/>
          <w:bCs/>
        </w:rPr>
        <w:t>the AFMEDCOM</w:t>
      </w:r>
      <w:r w:rsidR="003412B2" w:rsidRPr="003412B2">
        <w:rPr>
          <w:rStyle w:val="Heading2Char"/>
          <w:b w:val="0"/>
          <w:bCs/>
        </w:rPr>
        <w:t xml:space="preserve">/A4/10E </w:t>
      </w:r>
      <w:r w:rsidR="00B82406">
        <w:rPr>
          <w:rStyle w:val="Heading2Char"/>
          <w:b w:val="0"/>
          <w:bCs/>
        </w:rPr>
        <w:t>D</w:t>
      </w:r>
      <w:r w:rsidR="0005096E">
        <w:rPr>
          <w:rStyle w:val="Heading2Char"/>
          <w:b w:val="0"/>
          <w:bCs/>
        </w:rPr>
        <w:t>ivision</w:t>
      </w:r>
      <w:r w:rsidRPr="007807DF">
        <w:rPr>
          <w:rStyle w:val="Heading2Char"/>
          <w:b w:val="0"/>
          <w:bCs/>
        </w:rPr>
        <w:t xml:space="preserve"> related to AFMS contingency, war reserve material, and expeditionary healthcare technology management, and provide initial drafts</w:t>
      </w:r>
      <w:r>
        <w:rPr>
          <w:rStyle w:val="Heading2Char"/>
          <w:b w:val="0"/>
          <w:bCs/>
        </w:rPr>
        <w:t>.</w:t>
      </w:r>
    </w:p>
    <w:p w14:paraId="167377D3" w14:textId="6C905938" w:rsidR="007807DF" w:rsidRDefault="00672ACB" w:rsidP="00BF532E">
      <w:pPr>
        <w:pStyle w:val="ListParagraph"/>
        <w:numPr>
          <w:ilvl w:val="0"/>
          <w:numId w:val="33"/>
        </w:numPr>
        <w:tabs>
          <w:tab w:val="left" w:pos="810"/>
          <w:tab w:val="left" w:pos="900"/>
          <w:tab w:val="left" w:pos="1170"/>
        </w:tabs>
        <w:ind w:left="0" w:firstLine="0"/>
        <w:rPr>
          <w:rStyle w:val="Heading2Char"/>
          <w:b w:val="0"/>
          <w:bCs/>
        </w:rPr>
      </w:pPr>
      <w:r w:rsidRPr="00672ACB">
        <w:rPr>
          <w:rStyle w:val="Heading2Char"/>
          <w:b w:val="0"/>
          <w:bCs/>
        </w:rPr>
        <w:t xml:space="preserve">Provide technical assessments on engineering and project management aspects of the AFMS contingency and expeditionary equipment replacement and modernization requests to ensure all feasible lifecycle considerations (technical, clinical, facilities, training, IM/IT, cyber) for use in a deployed environment or storage location have been addressed and coordinated with </w:t>
      </w:r>
      <w:r w:rsidR="0005096E" w:rsidRPr="0005096E">
        <w:rPr>
          <w:rStyle w:val="Heading2Char"/>
          <w:b w:val="0"/>
          <w:bCs/>
        </w:rPr>
        <w:t xml:space="preserve">AFMEDCOM/A4/10E </w:t>
      </w:r>
      <w:r w:rsidRPr="00672ACB">
        <w:rPr>
          <w:rStyle w:val="Heading2Char"/>
          <w:b w:val="0"/>
          <w:bCs/>
        </w:rPr>
        <w:t xml:space="preserve">prior to purchase. The equipment request shall be assessed, and the results shall be shared with </w:t>
      </w:r>
      <w:r w:rsidR="0005096E" w:rsidRPr="0005096E">
        <w:rPr>
          <w:rStyle w:val="Heading2Char"/>
          <w:b w:val="0"/>
          <w:bCs/>
        </w:rPr>
        <w:t xml:space="preserve">AFMEDCOM/A4/10E </w:t>
      </w:r>
      <w:r w:rsidR="0005096E" w:rsidRPr="00672ACB">
        <w:rPr>
          <w:rStyle w:val="Heading2Char"/>
          <w:b w:val="0"/>
          <w:bCs/>
        </w:rPr>
        <w:t>within</w:t>
      </w:r>
      <w:r w:rsidRPr="00672ACB">
        <w:rPr>
          <w:rStyle w:val="Heading2Char"/>
          <w:b w:val="0"/>
          <w:bCs/>
        </w:rPr>
        <w:t xml:space="preserve"> two (2) weeks of being assigned. This shall include review of existing operational equipment historical maintenance data found in the Joint Medical Asset Repository (JMAR), Defense Medical Logistics Standard Support (DMLSS), and/or Defense Medical Logistics – Enterprise Solution (DML-ES) systems. This review will ensure replacement of a medical device is financially responsible, necessary to maintain a standard of patient care, and aligns with AFMS, MAJCOM, and MEFPAK Responsible Agency (MRA) priorities, and can be used effectively in a deployed location</w:t>
      </w:r>
      <w:r>
        <w:rPr>
          <w:rStyle w:val="Heading2Char"/>
          <w:b w:val="0"/>
          <w:bCs/>
        </w:rPr>
        <w:t>.</w:t>
      </w:r>
    </w:p>
    <w:p w14:paraId="445B79F2" w14:textId="0A499B97" w:rsidR="00672ACB" w:rsidRDefault="00866043"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866043">
        <w:rPr>
          <w:rStyle w:val="Heading2Char"/>
          <w:b w:val="0"/>
          <w:bCs/>
        </w:rPr>
        <w:t xml:space="preserve">Assist Government Representatives with technology review, engineering assessments, and/or site surveys and </w:t>
      </w:r>
      <w:r w:rsidR="007F000D" w:rsidRPr="00866043">
        <w:rPr>
          <w:rStyle w:val="Heading2Char"/>
          <w:b w:val="0"/>
          <w:bCs/>
        </w:rPr>
        <w:t>provide</w:t>
      </w:r>
      <w:r w:rsidRPr="00866043">
        <w:rPr>
          <w:rStyle w:val="Heading2Char"/>
          <w:b w:val="0"/>
          <w:bCs/>
        </w:rPr>
        <w:t xml:space="preserve"> technical expertise and inputs to </w:t>
      </w:r>
      <w:r w:rsidR="00B33D69">
        <w:rPr>
          <w:rStyle w:val="Heading2Char"/>
          <w:b w:val="0"/>
          <w:bCs/>
        </w:rPr>
        <w:t>AFMEDCOM/ A4/10E</w:t>
      </w:r>
      <w:r w:rsidRPr="00866043">
        <w:rPr>
          <w:rStyle w:val="Heading2Char"/>
          <w:b w:val="0"/>
          <w:bCs/>
        </w:rPr>
        <w:t xml:space="preserve"> for contingency, expeditionary and war reserve equipment</w:t>
      </w:r>
      <w:r>
        <w:rPr>
          <w:rStyle w:val="Heading2Char"/>
          <w:b w:val="0"/>
          <w:bCs/>
        </w:rPr>
        <w:t>.</w:t>
      </w:r>
    </w:p>
    <w:p w14:paraId="169363ED" w14:textId="1CC9C91C" w:rsidR="00866043" w:rsidRDefault="00086342"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086342">
        <w:rPr>
          <w:rStyle w:val="Heading2Char"/>
          <w:b w:val="0"/>
          <w:bCs/>
        </w:rPr>
        <w:t xml:space="preserve">Supports the tracking of on-going projects and deliveries/installations for any of the </w:t>
      </w:r>
      <w:r w:rsidR="00D32A37" w:rsidRPr="00086342">
        <w:rPr>
          <w:rStyle w:val="Heading2Char"/>
          <w:b w:val="0"/>
          <w:bCs/>
        </w:rPr>
        <w:t>centrally procured</w:t>
      </w:r>
      <w:r w:rsidRPr="00086342">
        <w:rPr>
          <w:rStyle w:val="Heading2Char"/>
          <w:b w:val="0"/>
          <w:bCs/>
        </w:rPr>
        <w:t xml:space="preserve"> or </w:t>
      </w:r>
      <w:r w:rsidR="00E56137" w:rsidRPr="00086342">
        <w:rPr>
          <w:rStyle w:val="Heading2Char"/>
          <w:b w:val="0"/>
          <w:bCs/>
        </w:rPr>
        <w:t>centrally assisted</w:t>
      </w:r>
      <w:r w:rsidRPr="00086342">
        <w:rPr>
          <w:rStyle w:val="Heading2Char"/>
          <w:b w:val="0"/>
          <w:bCs/>
        </w:rPr>
        <w:t xml:space="preserve"> medical device procurements for the</w:t>
      </w:r>
      <w:r w:rsidR="008D66A1" w:rsidRPr="008D66A1">
        <w:rPr>
          <w:rStyle w:val="Heading2Char"/>
          <w:b w:val="0"/>
          <w:bCs/>
        </w:rPr>
        <w:t xml:space="preserve"> </w:t>
      </w:r>
      <w:r w:rsidR="008D66A1" w:rsidRPr="00672ACB">
        <w:rPr>
          <w:rStyle w:val="Heading2Char"/>
          <w:b w:val="0"/>
          <w:bCs/>
        </w:rPr>
        <w:t xml:space="preserve">MEFPAK </w:t>
      </w:r>
      <w:r w:rsidR="008D66A1" w:rsidRPr="00672ACB">
        <w:rPr>
          <w:rStyle w:val="Heading2Char"/>
          <w:b w:val="0"/>
          <w:bCs/>
        </w:rPr>
        <w:lastRenderedPageBreak/>
        <w:t>Responsible Agenc</w:t>
      </w:r>
      <w:r w:rsidR="007F000D">
        <w:rPr>
          <w:rStyle w:val="Heading2Char"/>
          <w:b w:val="0"/>
          <w:bCs/>
        </w:rPr>
        <w:t>ies</w:t>
      </w:r>
      <w:r w:rsidRPr="00086342">
        <w:rPr>
          <w:rStyle w:val="Heading2Char"/>
          <w:b w:val="0"/>
          <w:bCs/>
        </w:rPr>
        <w:t xml:space="preserve"> </w:t>
      </w:r>
      <w:r w:rsidR="007F000D">
        <w:rPr>
          <w:rStyle w:val="Heading2Char"/>
          <w:b w:val="0"/>
          <w:bCs/>
        </w:rPr>
        <w:t>o</w:t>
      </w:r>
      <w:r w:rsidRPr="00086342">
        <w:rPr>
          <w:rStyle w:val="Heading2Char"/>
          <w:b w:val="0"/>
          <w:bCs/>
        </w:rPr>
        <w:t>r C</w:t>
      </w:r>
      <w:r w:rsidR="00E60D2E">
        <w:rPr>
          <w:rStyle w:val="Heading2Char"/>
          <w:b w:val="0"/>
          <w:bCs/>
        </w:rPr>
        <w:t>onsolidated WRM Storage and Deployment Centers (CDSCs)</w:t>
      </w:r>
      <w:r w:rsidRPr="00086342">
        <w:rPr>
          <w:rStyle w:val="Heading2Char"/>
          <w:b w:val="0"/>
          <w:bCs/>
        </w:rPr>
        <w:t>. Notifies</w:t>
      </w:r>
      <w:r w:rsidR="0005096E" w:rsidRPr="0005096E">
        <w:t xml:space="preserve"> </w:t>
      </w:r>
      <w:r w:rsidR="0005096E" w:rsidRPr="0005096E">
        <w:rPr>
          <w:rStyle w:val="Heading2Char"/>
          <w:b w:val="0"/>
          <w:bCs/>
        </w:rPr>
        <w:t xml:space="preserve">AFMEDCOM/A4/10E </w:t>
      </w:r>
      <w:r w:rsidR="0005096E" w:rsidRPr="00086342">
        <w:rPr>
          <w:rStyle w:val="Heading2Char"/>
          <w:b w:val="0"/>
          <w:bCs/>
        </w:rPr>
        <w:t>of</w:t>
      </w:r>
      <w:r w:rsidRPr="00086342">
        <w:rPr>
          <w:rStyle w:val="Heading2Char"/>
          <w:b w:val="0"/>
          <w:bCs/>
        </w:rPr>
        <w:t xml:space="preserve"> any slippage or delays in projects</w:t>
      </w:r>
      <w:r w:rsidR="00D32A37">
        <w:rPr>
          <w:rStyle w:val="Heading2Char"/>
          <w:b w:val="0"/>
          <w:bCs/>
        </w:rPr>
        <w:t>.</w:t>
      </w:r>
    </w:p>
    <w:p w14:paraId="036CA7A8" w14:textId="583F8A26" w:rsidR="00D32A37" w:rsidRDefault="0072123C"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72123C">
        <w:rPr>
          <w:rStyle w:val="Heading2Char"/>
          <w:b w:val="0"/>
          <w:bCs/>
        </w:rPr>
        <w:t>Identifies whether a medical device is currently in compliance with</w:t>
      </w:r>
      <w:r w:rsidR="00A13D23">
        <w:rPr>
          <w:rStyle w:val="Heading2Char"/>
          <w:b w:val="0"/>
          <w:bCs/>
        </w:rPr>
        <w:t xml:space="preserve"> Risk Management Framework (RMF) c</w:t>
      </w:r>
      <w:r w:rsidRPr="0072123C">
        <w:rPr>
          <w:rStyle w:val="Heading2Char"/>
          <w:b w:val="0"/>
          <w:bCs/>
        </w:rPr>
        <w:t xml:space="preserve">ybersecurity requirements or other interface requirements using an online system or by contacting the appropriate approval office. Acts as a liaison between the </w:t>
      </w:r>
      <w:r w:rsidR="006D7E5C" w:rsidRPr="00B35C18">
        <w:rPr>
          <w:rStyle w:val="Heading2Char"/>
          <w:b w:val="0"/>
          <w:bCs/>
        </w:rPr>
        <w:t xml:space="preserve">Original Equipment Manufacturers </w:t>
      </w:r>
      <w:r w:rsidR="006D7E5C">
        <w:rPr>
          <w:rStyle w:val="Heading2Char"/>
          <w:b w:val="0"/>
          <w:bCs/>
        </w:rPr>
        <w:t>(</w:t>
      </w:r>
      <w:r w:rsidRPr="0072123C">
        <w:rPr>
          <w:rStyle w:val="Heading2Char"/>
          <w:b w:val="0"/>
          <w:bCs/>
        </w:rPr>
        <w:t>OEM</w:t>
      </w:r>
      <w:r w:rsidR="006D7E5C">
        <w:rPr>
          <w:rStyle w:val="Heading2Char"/>
          <w:b w:val="0"/>
          <w:bCs/>
        </w:rPr>
        <w:t>)</w:t>
      </w:r>
      <w:r w:rsidRPr="0072123C">
        <w:rPr>
          <w:rStyle w:val="Heading2Char"/>
          <w:b w:val="0"/>
          <w:bCs/>
        </w:rPr>
        <w:t xml:space="preserve"> and cybersecurity office and other requirement owners to identify any issues to</w:t>
      </w:r>
      <w:r w:rsidR="0005096E">
        <w:rPr>
          <w:rStyle w:val="Heading2Char"/>
          <w:b w:val="0"/>
          <w:bCs/>
        </w:rPr>
        <w:t xml:space="preserve"> </w:t>
      </w:r>
      <w:r w:rsidR="0005096E" w:rsidRPr="0005096E">
        <w:rPr>
          <w:rStyle w:val="Heading2Char"/>
          <w:b w:val="0"/>
          <w:bCs/>
        </w:rPr>
        <w:t>AFMEDCOM</w:t>
      </w:r>
      <w:r w:rsidR="006D7E5C">
        <w:rPr>
          <w:rStyle w:val="Heading2Char"/>
          <w:b w:val="0"/>
          <w:bCs/>
        </w:rPr>
        <w:t xml:space="preserve"> </w:t>
      </w:r>
      <w:r w:rsidR="0005096E" w:rsidRPr="0005096E">
        <w:rPr>
          <w:rStyle w:val="Heading2Char"/>
          <w:b w:val="0"/>
          <w:bCs/>
        </w:rPr>
        <w:t>A4/10</w:t>
      </w:r>
      <w:r w:rsidR="00261FF1" w:rsidRPr="0005096E">
        <w:rPr>
          <w:rStyle w:val="Heading2Char"/>
          <w:b w:val="0"/>
          <w:bCs/>
        </w:rPr>
        <w:t xml:space="preserve">E </w:t>
      </w:r>
      <w:r w:rsidR="00261FF1" w:rsidRPr="0072123C">
        <w:rPr>
          <w:rStyle w:val="Heading2Char"/>
          <w:b w:val="0"/>
          <w:bCs/>
        </w:rPr>
        <w:t>concerning</w:t>
      </w:r>
      <w:r w:rsidRPr="0072123C">
        <w:rPr>
          <w:rStyle w:val="Heading2Char"/>
          <w:b w:val="0"/>
          <w:bCs/>
        </w:rPr>
        <w:t xml:space="preserve"> a medical device ability to connect to the network or receive updates while in the deployed environment or in a storage facility during life cycle planning</w:t>
      </w:r>
      <w:r w:rsidR="00E56137">
        <w:rPr>
          <w:rStyle w:val="Heading2Char"/>
          <w:b w:val="0"/>
          <w:bCs/>
        </w:rPr>
        <w:t>.</w:t>
      </w:r>
    </w:p>
    <w:p w14:paraId="17F2DCB8" w14:textId="6AC88C26" w:rsidR="00E56137" w:rsidRDefault="00F5556C"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F5556C">
        <w:rPr>
          <w:rStyle w:val="Heading2Char"/>
          <w:b w:val="0"/>
          <w:bCs/>
        </w:rPr>
        <w:t>Provides recommendations to</w:t>
      </w:r>
      <w:r w:rsidR="00C620AD" w:rsidRPr="00C620AD">
        <w:t xml:space="preserve"> </w:t>
      </w:r>
      <w:r w:rsidR="00C620AD" w:rsidRPr="00C620AD">
        <w:rPr>
          <w:rStyle w:val="Heading2Char"/>
          <w:b w:val="0"/>
          <w:bCs/>
        </w:rPr>
        <w:t>AFMEDCOM A4/10</w:t>
      </w:r>
      <w:r w:rsidR="004C3EE4" w:rsidRPr="00C620AD">
        <w:rPr>
          <w:rStyle w:val="Heading2Char"/>
          <w:b w:val="0"/>
          <w:bCs/>
        </w:rPr>
        <w:t xml:space="preserve">E </w:t>
      </w:r>
      <w:r w:rsidR="004C3EE4">
        <w:rPr>
          <w:rStyle w:val="Heading2Char"/>
          <w:b w:val="0"/>
          <w:bCs/>
        </w:rPr>
        <w:t>and</w:t>
      </w:r>
      <w:r w:rsidRPr="00F5556C">
        <w:rPr>
          <w:rStyle w:val="Heading2Char"/>
          <w:b w:val="0"/>
          <w:bCs/>
        </w:rPr>
        <w:t xml:space="preserve"> </w:t>
      </w:r>
      <w:r w:rsidR="006D7E5C" w:rsidRPr="00672ACB">
        <w:rPr>
          <w:rStyle w:val="Heading2Char"/>
          <w:b w:val="0"/>
          <w:bCs/>
        </w:rPr>
        <w:t>MEFPAK Responsible Agenc</w:t>
      </w:r>
      <w:r w:rsidR="006D7E5C">
        <w:rPr>
          <w:rStyle w:val="Heading2Char"/>
          <w:b w:val="0"/>
          <w:bCs/>
        </w:rPr>
        <w:t>ie</w:t>
      </w:r>
      <w:r w:rsidRPr="00F5556C">
        <w:rPr>
          <w:rStyle w:val="Heading2Char"/>
          <w:b w:val="0"/>
          <w:bCs/>
        </w:rPr>
        <w:t>s for enterprise-wide replacement/upgrade plans for contingency, expeditionary, or WRM equipment. Reviews current operational inventory records to identify trends in maintenance data that would trigger a replacement. Assists with the development of total cost of ownership calculations for contingency medical equipment</w:t>
      </w:r>
      <w:r w:rsidR="002308AA">
        <w:rPr>
          <w:rStyle w:val="Heading2Char"/>
          <w:b w:val="0"/>
          <w:bCs/>
        </w:rPr>
        <w:t>. R</w:t>
      </w:r>
      <w:r w:rsidRPr="00F5556C">
        <w:rPr>
          <w:rStyle w:val="Heading2Char"/>
          <w:b w:val="0"/>
          <w:bCs/>
        </w:rPr>
        <w:t xml:space="preserve">eviews available medical maintenance plans or training options and providing recommendations to </w:t>
      </w:r>
      <w:r w:rsidR="00B33D69">
        <w:rPr>
          <w:rStyle w:val="Heading2Char"/>
          <w:b w:val="0"/>
          <w:bCs/>
        </w:rPr>
        <w:t>AFMEDCOM</w:t>
      </w:r>
      <w:r w:rsidR="002308AA">
        <w:rPr>
          <w:rStyle w:val="Heading2Char"/>
          <w:b w:val="0"/>
          <w:bCs/>
        </w:rPr>
        <w:t xml:space="preserve"> </w:t>
      </w:r>
      <w:r w:rsidR="00B33D69">
        <w:rPr>
          <w:rStyle w:val="Heading2Char"/>
          <w:b w:val="0"/>
          <w:bCs/>
        </w:rPr>
        <w:t>A4/10E</w:t>
      </w:r>
      <w:r w:rsidRPr="00F5556C">
        <w:rPr>
          <w:rStyle w:val="Heading2Char"/>
          <w:b w:val="0"/>
          <w:bCs/>
        </w:rPr>
        <w:t xml:space="preserve"> on the courses of action</w:t>
      </w:r>
      <w:r>
        <w:rPr>
          <w:rStyle w:val="Heading2Char"/>
          <w:b w:val="0"/>
          <w:bCs/>
        </w:rPr>
        <w:t>.</w:t>
      </w:r>
    </w:p>
    <w:p w14:paraId="07119452" w14:textId="2B0CF50B" w:rsidR="00F5556C" w:rsidRDefault="009B6D2A"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9B6D2A">
        <w:rPr>
          <w:rStyle w:val="Heading2Char"/>
          <w:b w:val="0"/>
          <w:bCs/>
        </w:rPr>
        <w:t xml:space="preserve">Provides sound engineering recommendations to the </w:t>
      </w:r>
      <w:r w:rsidR="00B33D69">
        <w:rPr>
          <w:rStyle w:val="Heading2Char"/>
          <w:b w:val="0"/>
          <w:bCs/>
        </w:rPr>
        <w:t>AFMEDCOM A4/10E</w:t>
      </w:r>
      <w:r w:rsidRPr="009B6D2A">
        <w:rPr>
          <w:rStyle w:val="Heading2Char"/>
          <w:b w:val="0"/>
          <w:bCs/>
        </w:rPr>
        <w:t xml:space="preserve"> on operational equipment needs or trends in maintenance history to support </w:t>
      </w:r>
      <w:r w:rsidR="00B33D69">
        <w:rPr>
          <w:rStyle w:val="Heading2Char"/>
          <w:b w:val="0"/>
          <w:bCs/>
        </w:rPr>
        <w:t>AFMEDCOM A4/10E</w:t>
      </w:r>
      <w:r w:rsidRPr="009B6D2A">
        <w:rPr>
          <w:rStyle w:val="Heading2Char"/>
          <w:b w:val="0"/>
          <w:bCs/>
        </w:rPr>
        <w:t xml:space="preserve"> on the development of a prioritization matrix</w:t>
      </w:r>
      <w:r>
        <w:rPr>
          <w:rStyle w:val="Heading2Char"/>
          <w:b w:val="0"/>
          <w:bCs/>
        </w:rPr>
        <w:t>.</w:t>
      </w:r>
    </w:p>
    <w:p w14:paraId="5678BF1C" w14:textId="39D4AC1A" w:rsidR="009B6D2A" w:rsidRDefault="00B35C18"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B35C18">
        <w:rPr>
          <w:rStyle w:val="Heading2Char"/>
          <w:b w:val="0"/>
          <w:bCs/>
        </w:rPr>
        <w:t xml:space="preserve">Supports the market research and analysis of a wide range of medical devices, identifying Original Equipment Manufacturers (OEMs) currently existing on the market, identifies available contracting agencies. Advises </w:t>
      </w:r>
      <w:r w:rsidR="00C620AD" w:rsidRPr="00C620AD">
        <w:rPr>
          <w:rStyle w:val="Heading2Char"/>
          <w:b w:val="0"/>
          <w:bCs/>
        </w:rPr>
        <w:t xml:space="preserve">AFMEDCOM A4/10E </w:t>
      </w:r>
      <w:r w:rsidR="00C620AD" w:rsidRPr="00B35C18">
        <w:rPr>
          <w:rStyle w:val="Heading2Char"/>
          <w:b w:val="0"/>
          <w:bCs/>
        </w:rPr>
        <w:t>on</w:t>
      </w:r>
      <w:r w:rsidRPr="00B35C18">
        <w:rPr>
          <w:rStyle w:val="Heading2Char"/>
          <w:b w:val="0"/>
          <w:bCs/>
        </w:rPr>
        <w:t xml:space="preserve"> the results of this research. Assists with the collection of budgetary quotes requested by Government personnel and makes sound engineering recommendations to </w:t>
      </w:r>
      <w:r w:rsidR="00B33D69">
        <w:rPr>
          <w:rStyle w:val="Heading2Char"/>
          <w:b w:val="0"/>
          <w:bCs/>
        </w:rPr>
        <w:t>AFMEDCOM A4/10E</w:t>
      </w:r>
      <w:r w:rsidRPr="00B35C18">
        <w:rPr>
          <w:rStyle w:val="Heading2Char"/>
          <w:b w:val="0"/>
          <w:bCs/>
        </w:rPr>
        <w:t xml:space="preserve"> and/or other Government representatives on whether the product meets the requirements</w:t>
      </w:r>
      <w:r w:rsidR="00F70483">
        <w:rPr>
          <w:rStyle w:val="Heading2Char"/>
          <w:b w:val="0"/>
          <w:bCs/>
        </w:rPr>
        <w:t>.</w:t>
      </w:r>
      <w:r w:rsidRPr="00B35C18">
        <w:rPr>
          <w:rStyle w:val="Heading2Char"/>
          <w:b w:val="0"/>
          <w:bCs/>
        </w:rPr>
        <w:t xml:space="preserve"> Makes engineering recommendations and assists with </w:t>
      </w:r>
      <w:r w:rsidR="006373CA" w:rsidRPr="00B35C18">
        <w:rPr>
          <w:rStyle w:val="Heading2Char"/>
          <w:b w:val="0"/>
          <w:bCs/>
        </w:rPr>
        <w:t>drafting</w:t>
      </w:r>
      <w:r w:rsidRPr="00B35C18">
        <w:rPr>
          <w:rStyle w:val="Heading2Char"/>
          <w:b w:val="0"/>
          <w:bCs/>
        </w:rPr>
        <w:t xml:space="preserve"> contracting packages for medical devices and technology to</w:t>
      </w:r>
      <w:r w:rsidR="00C620AD" w:rsidRPr="00C620AD">
        <w:t xml:space="preserve"> </w:t>
      </w:r>
      <w:r w:rsidR="00C620AD" w:rsidRPr="00C620AD">
        <w:rPr>
          <w:rStyle w:val="Heading2Char"/>
          <w:b w:val="0"/>
          <w:bCs/>
        </w:rPr>
        <w:t>AFMEDCOM A4/10E</w:t>
      </w:r>
      <w:r w:rsidR="00B33D69">
        <w:rPr>
          <w:rStyle w:val="Heading2Char"/>
          <w:b w:val="0"/>
          <w:bCs/>
        </w:rPr>
        <w:t>.</w:t>
      </w:r>
    </w:p>
    <w:p w14:paraId="029BD453" w14:textId="2A561E83" w:rsidR="007D4302" w:rsidRDefault="00093FF6"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093FF6">
        <w:rPr>
          <w:rStyle w:val="Heading2Char"/>
          <w:b w:val="0"/>
          <w:bCs/>
        </w:rPr>
        <w:t xml:space="preserve">When directed, communicate with vendors to </w:t>
      </w:r>
      <w:r w:rsidR="00C620AD" w:rsidRPr="00093FF6">
        <w:rPr>
          <w:rStyle w:val="Heading2Char"/>
          <w:b w:val="0"/>
          <w:bCs/>
        </w:rPr>
        <w:t>set up</w:t>
      </w:r>
      <w:r w:rsidRPr="00093FF6">
        <w:rPr>
          <w:rStyle w:val="Heading2Char"/>
          <w:b w:val="0"/>
          <w:bCs/>
        </w:rPr>
        <w:t xml:space="preserve"> product demonstrations for </w:t>
      </w:r>
      <w:r w:rsidR="00C620AD" w:rsidRPr="00C620AD">
        <w:rPr>
          <w:rStyle w:val="Heading2Char"/>
          <w:b w:val="0"/>
          <w:bCs/>
        </w:rPr>
        <w:t>AFMEDCOM A4/10E</w:t>
      </w:r>
      <w:r w:rsidR="00C620AD">
        <w:rPr>
          <w:rStyle w:val="Heading2Char"/>
          <w:b w:val="0"/>
          <w:bCs/>
        </w:rPr>
        <w:t>.</w:t>
      </w:r>
    </w:p>
    <w:p w14:paraId="0A287D8F" w14:textId="0EC98BAE" w:rsidR="007A6A9B" w:rsidRDefault="002B4820" w:rsidP="00866043">
      <w:pPr>
        <w:pStyle w:val="ListParagraph"/>
        <w:numPr>
          <w:ilvl w:val="0"/>
          <w:numId w:val="33"/>
        </w:numPr>
        <w:tabs>
          <w:tab w:val="left" w:pos="810"/>
          <w:tab w:val="left" w:pos="900"/>
          <w:tab w:val="left" w:pos="1080"/>
          <w:tab w:val="left" w:pos="1170"/>
        </w:tabs>
        <w:ind w:left="0" w:firstLine="0"/>
        <w:rPr>
          <w:rStyle w:val="Heading2Char"/>
          <w:b w:val="0"/>
          <w:bCs/>
        </w:rPr>
      </w:pPr>
      <w:r w:rsidRPr="002B4820">
        <w:rPr>
          <w:rStyle w:val="Heading2Char"/>
          <w:b w:val="0"/>
          <w:bCs/>
        </w:rPr>
        <w:t xml:space="preserve">Assist in the development of medical materiel procurement and sustainment packages for respective sources of supply of operational equipment. Organizes medical materiel purchase and sustainment requests, as well as contracting packages, for approval by </w:t>
      </w:r>
      <w:r w:rsidR="00C620AD" w:rsidRPr="00C620AD">
        <w:rPr>
          <w:rStyle w:val="Heading2Char"/>
          <w:b w:val="0"/>
          <w:bCs/>
        </w:rPr>
        <w:t>AFMEDCOM A4/10</w:t>
      </w:r>
      <w:r w:rsidR="004C3EE4" w:rsidRPr="00C620AD">
        <w:rPr>
          <w:rStyle w:val="Heading2Char"/>
          <w:b w:val="0"/>
          <w:bCs/>
        </w:rPr>
        <w:t xml:space="preserve">E </w:t>
      </w:r>
      <w:r w:rsidR="004C3EE4" w:rsidRPr="002B4820">
        <w:rPr>
          <w:rStyle w:val="Heading2Char"/>
          <w:b w:val="0"/>
          <w:bCs/>
        </w:rPr>
        <w:t>for</w:t>
      </w:r>
      <w:r w:rsidRPr="002B4820">
        <w:rPr>
          <w:rStyle w:val="Heading2Char"/>
          <w:b w:val="0"/>
          <w:bCs/>
        </w:rPr>
        <w:t xml:space="preserve"> WRM, contingency, and expeditionary medical equipment</w:t>
      </w:r>
      <w:r>
        <w:rPr>
          <w:rStyle w:val="Heading2Char"/>
          <w:b w:val="0"/>
          <w:bCs/>
        </w:rPr>
        <w:t>.</w:t>
      </w:r>
    </w:p>
    <w:p w14:paraId="3DBC038A" w14:textId="64814071" w:rsidR="002B4820" w:rsidRDefault="003C69E8" w:rsidP="003C69E8">
      <w:pPr>
        <w:pStyle w:val="ListParagraph"/>
        <w:numPr>
          <w:ilvl w:val="0"/>
          <w:numId w:val="33"/>
        </w:numPr>
        <w:tabs>
          <w:tab w:val="left" w:pos="810"/>
          <w:tab w:val="left" w:pos="900"/>
          <w:tab w:val="left" w:pos="1080"/>
          <w:tab w:val="left" w:pos="1170"/>
        </w:tabs>
        <w:ind w:left="0" w:firstLine="0"/>
        <w:rPr>
          <w:rStyle w:val="Heading2Char"/>
          <w:b w:val="0"/>
          <w:bCs/>
        </w:rPr>
      </w:pPr>
      <w:r w:rsidRPr="003C69E8">
        <w:rPr>
          <w:rStyle w:val="Heading2Char"/>
          <w:b w:val="0"/>
          <w:bCs/>
        </w:rPr>
        <w:t>Research and advise on upcoming industry changes in developing medical devices that may significantly improve or impact warfighter care</w:t>
      </w:r>
      <w:r>
        <w:rPr>
          <w:rStyle w:val="Heading2Char"/>
          <w:b w:val="0"/>
          <w:bCs/>
        </w:rPr>
        <w:t>.</w:t>
      </w:r>
    </w:p>
    <w:p w14:paraId="7AA1D400" w14:textId="55BE9D3F" w:rsidR="003C69E8" w:rsidRDefault="00777313" w:rsidP="003C69E8">
      <w:pPr>
        <w:pStyle w:val="ListParagraph"/>
        <w:numPr>
          <w:ilvl w:val="0"/>
          <w:numId w:val="33"/>
        </w:numPr>
        <w:tabs>
          <w:tab w:val="left" w:pos="810"/>
          <w:tab w:val="left" w:pos="900"/>
          <w:tab w:val="left" w:pos="1080"/>
          <w:tab w:val="left" w:pos="1170"/>
        </w:tabs>
        <w:ind w:left="0" w:firstLine="0"/>
        <w:rPr>
          <w:rStyle w:val="Heading2Char"/>
          <w:b w:val="0"/>
          <w:bCs/>
        </w:rPr>
      </w:pPr>
      <w:r w:rsidRPr="00777313">
        <w:rPr>
          <w:rStyle w:val="Heading2Char"/>
          <w:b w:val="0"/>
          <w:bCs/>
        </w:rPr>
        <w:t>As requested, assist</w:t>
      </w:r>
      <w:r w:rsidR="00B752B0">
        <w:rPr>
          <w:rStyle w:val="Heading2Char"/>
          <w:b w:val="0"/>
          <w:bCs/>
        </w:rPr>
        <w:t>s</w:t>
      </w:r>
      <w:r w:rsidRPr="00777313">
        <w:rPr>
          <w:rStyle w:val="Heading2Char"/>
          <w:b w:val="0"/>
          <w:bCs/>
        </w:rPr>
        <w:t xml:space="preserve"> with the preparation of Business Case Analyses (BCAs) comparing various operational healthcare technology lifecycle management courses of action (COAs) and submits to </w:t>
      </w:r>
      <w:r w:rsidR="00C620AD" w:rsidRPr="00C620AD">
        <w:rPr>
          <w:rStyle w:val="Heading2Char"/>
          <w:b w:val="0"/>
          <w:bCs/>
        </w:rPr>
        <w:t>AFMEDCOM A4/10</w:t>
      </w:r>
      <w:r w:rsidR="004C3EE4" w:rsidRPr="00C620AD">
        <w:rPr>
          <w:rStyle w:val="Heading2Char"/>
          <w:b w:val="0"/>
          <w:bCs/>
        </w:rPr>
        <w:t xml:space="preserve">E </w:t>
      </w:r>
      <w:r w:rsidR="004C3EE4" w:rsidRPr="00777313">
        <w:rPr>
          <w:rStyle w:val="Heading2Char"/>
          <w:b w:val="0"/>
          <w:bCs/>
        </w:rPr>
        <w:t>by</w:t>
      </w:r>
      <w:r w:rsidRPr="00777313">
        <w:rPr>
          <w:rStyle w:val="Heading2Char"/>
          <w:b w:val="0"/>
          <w:bCs/>
        </w:rPr>
        <w:t xml:space="preserve"> the deadline indicated</w:t>
      </w:r>
      <w:r>
        <w:rPr>
          <w:rStyle w:val="Heading2Char"/>
          <w:b w:val="0"/>
          <w:bCs/>
        </w:rPr>
        <w:t>.</w:t>
      </w:r>
    </w:p>
    <w:p w14:paraId="4375BEAD" w14:textId="7A4DE90F" w:rsidR="00777313" w:rsidRDefault="00AB1FCA" w:rsidP="003C69E8">
      <w:pPr>
        <w:pStyle w:val="ListParagraph"/>
        <w:numPr>
          <w:ilvl w:val="0"/>
          <w:numId w:val="33"/>
        </w:numPr>
        <w:tabs>
          <w:tab w:val="left" w:pos="810"/>
          <w:tab w:val="left" w:pos="900"/>
          <w:tab w:val="left" w:pos="1080"/>
          <w:tab w:val="left" w:pos="1170"/>
        </w:tabs>
        <w:ind w:left="0" w:firstLine="0"/>
        <w:rPr>
          <w:rStyle w:val="Heading2Char"/>
          <w:b w:val="0"/>
          <w:bCs/>
        </w:rPr>
      </w:pPr>
      <w:r w:rsidRPr="00AB1FCA">
        <w:rPr>
          <w:rStyle w:val="Heading2Char"/>
          <w:b w:val="0"/>
          <w:bCs/>
        </w:rPr>
        <w:t>Participate in and provide subject matter expertise for first article tests</w:t>
      </w:r>
      <w:r>
        <w:rPr>
          <w:rStyle w:val="Heading2Char"/>
          <w:b w:val="0"/>
          <w:bCs/>
        </w:rPr>
        <w:t>.</w:t>
      </w:r>
    </w:p>
    <w:p w14:paraId="17F2788E" w14:textId="71548838" w:rsidR="00AB1FCA" w:rsidRDefault="00081BEC" w:rsidP="003C69E8">
      <w:pPr>
        <w:pStyle w:val="ListParagraph"/>
        <w:numPr>
          <w:ilvl w:val="0"/>
          <w:numId w:val="33"/>
        </w:numPr>
        <w:tabs>
          <w:tab w:val="left" w:pos="810"/>
          <w:tab w:val="left" w:pos="900"/>
          <w:tab w:val="left" w:pos="1080"/>
          <w:tab w:val="left" w:pos="1170"/>
        </w:tabs>
        <w:ind w:left="0" w:firstLine="0"/>
        <w:rPr>
          <w:rStyle w:val="Heading2Char"/>
          <w:b w:val="0"/>
          <w:bCs/>
        </w:rPr>
      </w:pPr>
      <w:r w:rsidRPr="00081BEC">
        <w:rPr>
          <w:rStyle w:val="Heading2Char"/>
        </w:rPr>
        <w:t>Estimated Workload.</w:t>
      </w:r>
      <w:r w:rsidRPr="00081BEC">
        <w:rPr>
          <w:rStyle w:val="Heading2Char"/>
          <w:b w:val="0"/>
          <w:bCs/>
        </w:rPr>
        <w:t xml:space="preserve"> </w:t>
      </w:r>
      <w:r w:rsidR="003D3915" w:rsidRPr="003D3915">
        <w:rPr>
          <w:rStyle w:val="Heading2Char"/>
          <w:b w:val="0"/>
          <w:bCs/>
        </w:rPr>
        <w:t xml:space="preserve">The quantities, as stated herein Table 2, are estimates and, as such, are subject to variations. These estimates are not conclusive. These estimates are provided for the Contractor to understand the potential full scope of workload to be performed; complete requirement descriptions are outlined further throughout this PWS. There are an estimated 500 customers requiring support (i.e., 500 users that are spread out throughout AFMS and MHS). The column titled “Number of Events” represents the number of occurrences of that event within </w:t>
      </w:r>
      <w:r w:rsidR="003D3915" w:rsidRPr="003D3915">
        <w:rPr>
          <w:rStyle w:val="Heading2Char"/>
          <w:b w:val="0"/>
          <w:bCs/>
        </w:rPr>
        <w:lastRenderedPageBreak/>
        <w:t>a month. The Contractor shall be responsible for providing feedback to the Government if these workload estimates are found to have a range variation of greater than 15%. Negotiations for an equitable estimated cost adjustment may be initiated by either party if a variation over 15% is found to exist. These figures are based on historical data and are not intended to alter the firm fixed priced nature of performing this work</w:t>
      </w:r>
      <w:r w:rsidR="006373CA">
        <w:rPr>
          <w:rStyle w:val="Heading2Char"/>
          <w:b w:val="0"/>
          <w:bCs/>
        </w:rPr>
        <w:t>.</w:t>
      </w:r>
    </w:p>
    <w:p w14:paraId="69B2FF99" w14:textId="4068548C" w:rsidR="00081BEC" w:rsidRDefault="004014CC" w:rsidP="00081BEC">
      <w:pPr>
        <w:pStyle w:val="ListParagraph"/>
        <w:tabs>
          <w:tab w:val="left" w:pos="810"/>
          <w:tab w:val="left" w:pos="900"/>
          <w:tab w:val="left" w:pos="1080"/>
          <w:tab w:val="left" w:pos="1170"/>
        </w:tabs>
        <w:ind w:left="0"/>
        <w:rPr>
          <w:rStyle w:val="Heading2Char"/>
        </w:rPr>
      </w:pPr>
      <w:r w:rsidRPr="004014CC">
        <w:rPr>
          <w:rStyle w:val="Heading2Char"/>
        </w:rPr>
        <w:t>Table 2</w:t>
      </w:r>
    </w:p>
    <w:p w14:paraId="2A1226C8" w14:textId="77777777" w:rsidR="00FC0C78" w:rsidRDefault="00FC0C78" w:rsidP="00081BEC">
      <w:pPr>
        <w:pStyle w:val="ListParagraph"/>
        <w:tabs>
          <w:tab w:val="left" w:pos="810"/>
          <w:tab w:val="left" w:pos="900"/>
          <w:tab w:val="left" w:pos="1080"/>
          <w:tab w:val="left" w:pos="1170"/>
        </w:tabs>
        <w:ind w:left="0"/>
        <w:rPr>
          <w:rStyle w:val="Heading2Char"/>
        </w:rPr>
      </w:pPr>
    </w:p>
    <w:tbl>
      <w:tblPr>
        <w:tblW w:w="9360" w:type="dxa"/>
        <w:tblInd w:w="-5" w:type="dxa"/>
        <w:tblLayout w:type="fixed"/>
        <w:tblCellMar>
          <w:left w:w="0" w:type="dxa"/>
          <w:right w:w="0" w:type="dxa"/>
        </w:tblCellMar>
        <w:tblLook w:val="0000" w:firstRow="0" w:lastRow="0" w:firstColumn="0" w:lastColumn="0" w:noHBand="0" w:noVBand="0"/>
      </w:tblPr>
      <w:tblGrid>
        <w:gridCol w:w="5310"/>
        <w:gridCol w:w="4050"/>
      </w:tblGrid>
      <w:tr w:rsidR="00FC0C78" w:rsidRPr="00FC0C78" w14:paraId="7CC96AB7" w14:textId="77777777" w:rsidTr="00FC0C78">
        <w:trPr>
          <w:trHeight w:val="459"/>
        </w:trPr>
        <w:tc>
          <w:tcPr>
            <w:tcW w:w="5310" w:type="dxa"/>
            <w:tcBorders>
              <w:top w:val="single" w:sz="4" w:space="0" w:color="000000"/>
              <w:left w:val="single" w:sz="4" w:space="0" w:color="000000"/>
              <w:bottom w:val="single" w:sz="4" w:space="0" w:color="000000"/>
              <w:right w:val="single" w:sz="4" w:space="0" w:color="000000"/>
            </w:tcBorders>
          </w:tcPr>
          <w:p w14:paraId="5B7641E0" w14:textId="77777777" w:rsidR="00FC0C78" w:rsidRPr="00FC0C78" w:rsidRDefault="00FC0C78" w:rsidP="00FC0C78">
            <w:pPr>
              <w:pStyle w:val="ListParagraph"/>
              <w:tabs>
                <w:tab w:val="left" w:pos="810"/>
                <w:tab w:val="left" w:pos="900"/>
                <w:tab w:val="left" w:pos="1080"/>
                <w:tab w:val="left" w:pos="1170"/>
              </w:tabs>
              <w:ind w:left="0"/>
              <w:rPr>
                <w:rFonts w:eastAsiaTheme="majorEastAsia" w:cstheme="majorBidi"/>
                <w:szCs w:val="26"/>
              </w:rPr>
            </w:pPr>
            <w:r w:rsidRPr="00FC0C78">
              <w:rPr>
                <w:rFonts w:eastAsiaTheme="majorEastAsia" w:cstheme="majorBidi"/>
                <w:szCs w:val="26"/>
              </w:rPr>
              <w:t>Description of Events for the Biomedical/ Clinical Engineer V</w:t>
            </w:r>
          </w:p>
        </w:tc>
        <w:tc>
          <w:tcPr>
            <w:tcW w:w="4050" w:type="dxa"/>
            <w:tcBorders>
              <w:top w:val="single" w:sz="4" w:space="0" w:color="000000"/>
              <w:left w:val="single" w:sz="4" w:space="0" w:color="000000"/>
              <w:bottom w:val="single" w:sz="4" w:space="0" w:color="000000"/>
              <w:right w:val="single" w:sz="4" w:space="0" w:color="000000"/>
            </w:tcBorders>
          </w:tcPr>
          <w:p w14:paraId="62CA0FB4" w14:textId="77777777" w:rsidR="00FC0C78" w:rsidRPr="00FC0C78" w:rsidRDefault="00FC0C78" w:rsidP="00FC0C78">
            <w:pPr>
              <w:pStyle w:val="ListParagraph"/>
              <w:tabs>
                <w:tab w:val="left" w:pos="810"/>
                <w:tab w:val="left" w:pos="900"/>
                <w:tab w:val="left" w:pos="1080"/>
                <w:tab w:val="left" w:pos="1170"/>
              </w:tabs>
              <w:ind w:left="0"/>
              <w:rPr>
                <w:rFonts w:eastAsiaTheme="majorEastAsia" w:cstheme="majorBidi"/>
                <w:b/>
                <w:bCs/>
                <w:szCs w:val="26"/>
              </w:rPr>
            </w:pPr>
            <w:r w:rsidRPr="00FC0C78">
              <w:rPr>
                <w:rFonts w:eastAsiaTheme="majorEastAsia" w:cstheme="majorBidi"/>
                <w:b/>
                <w:bCs/>
                <w:szCs w:val="26"/>
              </w:rPr>
              <w:t>Number of Events (Per Month)</w:t>
            </w:r>
          </w:p>
        </w:tc>
      </w:tr>
      <w:tr w:rsidR="00FC0C78" w:rsidRPr="00FC0C78" w14:paraId="104F168C" w14:textId="77777777" w:rsidTr="00FC0C78">
        <w:trPr>
          <w:trHeight w:val="1609"/>
        </w:trPr>
        <w:tc>
          <w:tcPr>
            <w:tcW w:w="5310" w:type="dxa"/>
            <w:tcBorders>
              <w:top w:val="single" w:sz="4" w:space="0" w:color="000000"/>
              <w:left w:val="single" w:sz="4" w:space="0" w:color="000000"/>
              <w:bottom w:val="single" w:sz="4" w:space="0" w:color="000000"/>
              <w:right w:val="single" w:sz="4" w:space="0" w:color="000000"/>
            </w:tcBorders>
          </w:tcPr>
          <w:p w14:paraId="3DAEB107" w14:textId="4007491B" w:rsidR="00FC0C78" w:rsidRPr="00FC0C78" w:rsidRDefault="00FC0C78" w:rsidP="00FC0C78">
            <w:pPr>
              <w:pStyle w:val="ListParagraph"/>
              <w:tabs>
                <w:tab w:val="left" w:pos="810"/>
                <w:tab w:val="left" w:pos="900"/>
                <w:tab w:val="left" w:pos="1080"/>
                <w:tab w:val="left" w:pos="1170"/>
              </w:tabs>
              <w:ind w:left="0"/>
              <w:rPr>
                <w:rFonts w:eastAsiaTheme="majorEastAsia" w:cstheme="majorBidi"/>
                <w:szCs w:val="26"/>
              </w:rPr>
            </w:pPr>
            <w:r w:rsidRPr="00FC0C78">
              <w:rPr>
                <w:rFonts w:eastAsiaTheme="majorEastAsia" w:cstheme="majorBidi"/>
                <w:szCs w:val="26"/>
              </w:rPr>
              <w:t xml:space="preserve">Analyze and </w:t>
            </w:r>
            <w:r w:rsidR="00306EF5" w:rsidRPr="00FC0C78">
              <w:rPr>
                <w:rFonts w:eastAsiaTheme="majorEastAsia" w:cstheme="majorBidi"/>
                <w:szCs w:val="26"/>
              </w:rPr>
              <w:t>advise</w:t>
            </w:r>
            <w:r w:rsidRPr="00FC0C78">
              <w:rPr>
                <w:rFonts w:eastAsiaTheme="majorEastAsia" w:cstheme="majorBidi"/>
                <w:szCs w:val="26"/>
              </w:rPr>
              <w:t xml:space="preserve"> </w:t>
            </w:r>
            <w:r w:rsidR="00B33D69">
              <w:rPr>
                <w:rFonts w:eastAsiaTheme="majorEastAsia" w:cstheme="majorBidi"/>
                <w:szCs w:val="26"/>
              </w:rPr>
              <w:t>AFMEDCOM A4/10E</w:t>
            </w:r>
            <w:r w:rsidRPr="00FC0C78">
              <w:rPr>
                <w:rFonts w:eastAsiaTheme="majorEastAsia" w:cstheme="majorBidi"/>
                <w:szCs w:val="26"/>
              </w:rPr>
              <w:t xml:space="preserve"> on Vendor equipment; Supports the collection of budgetary</w:t>
            </w:r>
            <w:r w:rsidR="006373CA">
              <w:rPr>
                <w:rFonts w:eastAsiaTheme="majorEastAsia" w:cstheme="majorBidi"/>
                <w:szCs w:val="26"/>
              </w:rPr>
              <w:t xml:space="preserve"> </w:t>
            </w:r>
            <w:r w:rsidRPr="00FC0C78">
              <w:rPr>
                <w:rFonts w:eastAsiaTheme="majorEastAsia" w:cstheme="majorBidi"/>
                <w:szCs w:val="26"/>
              </w:rPr>
              <w:t xml:space="preserve">quotes and makes sound engineering recommendations for operational, contingency, expeditionary, and WRM equipment to </w:t>
            </w:r>
            <w:r w:rsidR="00B33D69">
              <w:rPr>
                <w:rFonts w:eastAsiaTheme="majorEastAsia" w:cstheme="majorBidi"/>
                <w:szCs w:val="26"/>
              </w:rPr>
              <w:t>AFMEDCOM A4/10E</w:t>
            </w:r>
            <w:r w:rsidRPr="00FC0C78">
              <w:rPr>
                <w:rFonts w:eastAsiaTheme="majorEastAsia" w:cstheme="majorBidi"/>
                <w:szCs w:val="26"/>
              </w:rPr>
              <w:t xml:space="preserve"> and/or other Government</w:t>
            </w:r>
            <w:r w:rsidR="006373CA">
              <w:rPr>
                <w:rFonts w:eastAsiaTheme="majorEastAsia" w:cstheme="majorBidi"/>
                <w:szCs w:val="26"/>
              </w:rPr>
              <w:t xml:space="preserve"> </w:t>
            </w:r>
            <w:r w:rsidRPr="00FC0C78">
              <w:rPr>
                <w:rFonts w:eastAsiaTheme="majorEastAsia" w:cstheme="majorBidi"/>
                <w:szCs w:val="26"/>
              </w:rPr>
              <w:t>representatives on whether the product meets the requirements.</w:t>
            </w:r>
          </w:p>
        </w:tc>
        <w:tc>
          <w:tcPr>
            <w:tcW w:w="4050" w:type="dxa"/>
            <w:tcBorders>
              <w:top w:val="single" w:sz="4" w:space="0" w:color="000000"/>
              <w:left w:val="single" w:sz="4" w:space="0" w:color="000000"/>
              <w:bottom w:val="single" w:sz="4" w:space="0" w:color="000000"/>
              <w:right w:val="single" w:sz="4" w:space="0" w:color="000000"/>
            </w:tcBorders>
          </w:tcPr>
          <w:p w14:paraId="73088074" w14:textId="77777777" w:rsidR="00FC0C78" w:rsidRPr="0076456A" w:rsidRDefault="00FC0C78" w:rsidP="0076456A">
            <w:pPr>
              <w:tabs>
                <w:tab w:val="left" w:pos="810"/>
                <w:tab w:val="left" w:pos="900"/>
                <w:tab w:val="left" w:pos="1080"/>
                <w:tab w:val="left" w:pos="1170"/>
              </w:tabs>
              <w:rPr>
                <w:rFonts w:eastAsiaTheme="majorEastAsia" w:cstheme="majorBidi"/>
                <w:b/>
                <w:bCs/>
                <w:szCs w:val="26"/>
              </w:rPr>
            </w:pPr>
          </w:p>
          <w:p w14:paraId="2834E558" w14:textId="77777777" w:rsidR="00FC0C78" w:rsidRPr="0076456A" w:rsidRDefault="00FC0C78" w:rsidP="0076456A">
            <w:pPr>
              <w:pStyle w:val="ListParagraph"/>
              <w:tabs>
                <w:tab w:val="left" w:pos="810"/>
                <w:tab w:val="left" w:pos="900"/>
                <w:tab w:val="left" w:pos="1080"/>
                <w:tab w:val="left" w:pos="1170"/>
              </w:tabs>
              <w:ind w:left="0"/>
              <w:jc w:val="center"/>
              <w:rPr>
                <w:rFonts w:eastAsiaTheme="majorEastAsia" w:cstheme="majorBidi"/>
                <w:bCs/>
                <w:szCs w:val="26"/>
              </w:rPr>
            </w:pPr>
            <w:r w:rsidRPr="0076456A">
              <w:rPr>
                <w:rFonts w:eastAsiaTheme="majorEastAsia" w:cstheme="majorBidi"/>
                <w:bCs/>
                <w:szCs w:val="26"/>
              </w:rPr>
              <w:t>30</w:t>
            </w:r>
          </w:p>
        </w:tc>
      </w:tr>
      <w:tr w:rsidR="00FC0C78" w:rsidRPr="00FC0C78" w14:paraId="71AA8BA5" w14:textId="77777777" w:rsidTr="00FC0C78">
        <w:trPr>
          <w:trHeight w:val="1610"/>
        </w:trPr>
        <w:tc>
          <w:tcPr>
            <w:tcW w:w="5310" w:type="dxa"/>
            <w:tcBorders>
              <w:top w:val="single" w:sz="4" w:space="0" w:color="000000"/>
              <w:left w:val="single" w:sz="4" w:space="0" w:color="000000"/>
              <w:bottom w:val="single" w:sz="4" w:space="0" w:color="000000"/>
              <w:right w:val="single" w:sz="4" w:space="0" w:color="000000"/>
            </w:tcBorders>
          </w:tcPr>
          <w:p w14:paraId="10C55953" w14:textId="673491E4" w:rsidR="00FC0C78" w:rsidRPr="00FC0C78" w:rsidRDefault="00FC0C78" w:rsidP="00FC0C78">
            <w:pPr>
              <w:pStyle w:val="ListParagraph"/>
              <w:tabs>
                <w:tab w:val="left" w:pos="810"/>
                <w:tab w:val="left" w:pos="900"/>
                <w:tab w:val="left" w:pos="1080"/>
                <w:tab w:val="left" w:pos="1170"/>
              </w:tabs>
              <w:ind w:left="0"/>
              <w:rPr>
                <w:rFonts w:eastAsiaTheme="majorEastAsia" w:cstheme="majorBidi"/>
                <w:bCs/>
                <w:szCs w:val="26"/>
              </w:rPr>
            </w:pPr>
            <w:r w:rsidRPr="00FC0C78">
              <w:rPr>
                <w:rFonts w:eastAsiaTheme="majorEastAsia" w:cstheme="majorBidi"/>
                <w:bCs/>
                <w:szCs w:val="26"/>
              </w:rPr>
              <w:t xml:space="preserve">Supports the tracking of ongoing projects and installation timelines and advises </w:t>
            </w:r>
            <w:r w:rsidR="00B33D69">
              <w:rPr>
                <w:rFonts w:eastAsiaTheme="majorEastAsia" w:cstheme="majorBidi"/>
                <w:bCs/>
                <w:szCs w:val="26"/>
              </w:rPr>
              <w:t>AFMEDCOM</w:t>
            </w:r>
            <w:r w:rsidR="006373CA">
              <w:rPr>
                <w:rFonts w:eastAsiaTheme="majorEastAsia" w:cstheme="majorBidi"/>
                <w:bCs/>
                <w:szCs w:val="26"/>
              </w:rPr>
              <w:t xml:space="preserve"> </w:t>
            </w:r>
            <w:r w:rsidR="00B33D69">
              <w:rPr>
                <w:rFonts w:eastAsiaTheme="majorEastAsia" w:cstheme="majorBidi"/>
                <w:bCs/>
                <w:szCs w:val="26"/>
              </w:rPr>
              <w:t>A4/10E</w:t>
            </w:r>
            <w:r w:rsidRPr="00FC0C78">
              <w:rPr>
                <w:rFonts w:eastAsiaTheme="majorEastAsia" w:cstheme="majorBidi"/>
                <w:bCs/>
                <w:szCs w:val="26"/>
              </w:rPr>
              <w:t xml:space="preserve"> of any potential delays; Provides sound engineering recommendations to </w:t>
            </w:r>
            <w:r w:rsidR="00B33D69">
              <w:rPr>
                <w:rFonts w:eastAsiaTheme="majorEastAsia" w:cstheme="majorBidi"/>
                <w:bCs/>
                <w:szCs w:val="26"/>
              </w:rPr>
              <w:t>AFMEDCOM</w:t>
            </w:r>
            <w:r w:rsidR="00213306">
              <w:rPr>
                <w:rFonts w:eastAsiaTheme="majorEastAsia" w:cstheme="majorBidi"/>
                <w:bCs/>
                <w:szCs w:val="26"/>
              </w:rPr>
              <w:t xml:space="preserve"> </w:t>
            </w:r>
            <w:r w:rsidR="00B33D69">
              <w:rPr>
                <w:rFonts w:eastAsiaTheme="majorEastAsia" w:cstheme="majorBidi"/>
                <w:bCs/>
                <w:szCs w:val="26"/>
              </w:rPr>
              <w:t>A4/10E</w:t>
            </w:r>
            <w:r w:rsidRPr="00FC0C78">
              <w:rPr>
                <w:rFonts w:eastAsiaTheme="majorEastAsia" w:cstheme="majorBidi"/>
                <w:bCs/>
                <w:szCs w:val="26"/>
              </w:rPr>
              <w:t xml:space="preserve"> on operational equipment needs or trends in maintenance history to</w:t>
            </w:r>
            <w:r w:rsidR="00213306">
              <w:rPr>
                <w:rFonts w:eastAsiaTheme="majorEastAsia" w:cstheme="majorBidi"/>
                <w:bCs/>
                <w:szCs w:val="26"/>
              </w:rPr>
              <w:t xml:space="preserve"> </w:t>
            </w:r>
            <w:r w:rsidRPr="00FC0C78">
              <w:rPr>
                <w:rFonts w:eastAsiaTheme="majorEastAsia" w:cstheme="majorBidi"/>
                <w:bCs/>
                <w:szCs w:val="26"/>
              </w:rPr>
              <w:t xml:space="preserve">support </w:t>
            </w:r>
            <w:r w:rsidR="00B33D69">
              <w:rPr>
                <w:rFonts w:eastAsiaTheme="majorEastAsia" w:cstheme="majorBidi"/>
                <w:bCs/>
                <w:szCs w:val="26"/>
              </w:rPr>
              <w:t>AFMEDCOM A4/10E</w:t>
            </w:r>
            <w:r w:rsidRPr="00FC0C78">
              <w:rPr>
                <w:rFonts w:eastAsiaTheme="majorEastAsia" w:cstheme="majorBidi"/>
                <w:bCs/>
                <w:szCs w:val="26"/>
              </w:rPr>
              <w:t xml:space="preserve"> on the development of a prioritization matrix</w:t>
            </w:r>
            <w:r w:rsidR="00213306">
              <w:rPr>
                <w:rFonts w:eastAsiaTheme="majorEastAsia" w:cstheme="majorBidi"/>
                <w:bCs/>
                <w:szCs w:val="26"/>
              </w:rPr>
              <w:t>.</w:t>
            </w:r>
          </w:p>
        </w:tc>
        <w:tc>
          <w:tcPr>
            <w:tcW w:w="4050" w:type="dxa"/>
            <w:tcBorders>
              <w:top w:val="single" w:sz="4" w:space="0" w:color="000000"/>
              <w:left w:val="single" w:sz="4" w:space="0" w:color="000000"/>
              <w:bottom w:val="single" w:sz="4" w:space="0" w:color="000000"/>
              <w:right w:val="single" w:sz="4" w:space="0" w:color="000000"/>
            </w:tcBorders>
          </w:tcPr>
          <w:p w14:paraId="72F56C19" w14:textId="77777777" w:rsidR="00FC0C78" w:rsidRPr="0076456A" w:rsidRDefault="00FC0C78" w:rsidP="0076456A">
            <w:pPr>
              <w:tabs>
                <w:tab w:val="left" w:pos="810"/>
                <w:tab w:val="left" w:pos="900"/>
                <w:tab w:val="left" w:pos="1080"/>
                <w:tab w:val="left" w:pos="1170"/>
              </w:tabs>
              <w:rPr>
                <w:rFonts w:eastAsiaTheme="majorEastAsia" w:cstheme="majorBidi"/>
                <w:bCs/>
                <w:szCs w:val="26"/>
              </w:rPr>
            </w:pPr>
          </w:p>
          <w:p w14:paraId="4C40EC00" w14:textId="77777777" w:rsidR="00FC0C78" w:rsidRPr="00FC0C78" w:rsidRDefault="00FC0C78" w:rsidP="0076456A">
            <w:pPr>
              <w:pStyle w:val="ListParagraph"/>
              <w:tabs>
                <w:tab w:val="left" w:pos="810"/>
                <w:tab w:val="left" w:pos="900"/>
                <w:tab w:val="left" w:pos="1080"/>
                <w:tab w:val="left" w:pos="1170"/>
              </w:tabs>
              <w:ind w:left="0"/>
              <w:jc w:val="center"/>
              <w:rPr>
                <w:rFonts w:eastAsiaTheme="majorEastAsia" w:cstheme="majorBidi"/>
                <w:bCs/>
                <w:szCs w:val="26"/>
              </w:rPr>
            </w:pPr>
            <w:r w:rsidRPr="00FC0C78">
              <w:rPr>
                <w:rFonts w:eastAsiaTheme="majorEastAsia" w:cstheme="majorBidi"/>
                <w:bCs/>
                <w:szCs w:val="26"/>
              </w:rPr>
              <w:t>50</w:t>
            </w:r>
          </w:p>
        </w:tc>
      </w:tr>
      <w:tr w:rsidR="00FC0C78" w:rsidRPr="00FC0C78" w14:paraId="6419D816" w14:textId="77777777" w:rsidTr="00FC0C78">
        <w:trPr>
          <w:trHeight w:val="2990"/>
        </w:trPr>
        <w:tc>
          <w:tcPr>
            <w:tcW w:w="5310" w:type="dxa"/>
            <w:tcBorders>
              <w:top w:val="single" w:sz="4" w:space="0" w:color="000000"/>
              <w:left w:val="single" w:sz="4" w:space="0" w:color="000000"/>
              <w:bottom w:val="single" w:sz="4" w:space="0" w:color="000000"/>
              <w:right w:val="single" w:sz="4" w:space="0" w:color="000000"/>
            </w:tcBorders>
          </w:tcPr>
          <w:p w14:paraId="274244F7" w14:textId="19599A36" w:rsidR="00FC0C78" w:rsidRPr="00FC0C78" w:rsidRDefault="00FC0C78" w:rsidP="00FC0C78">
            <w:pPr>
              <w:pStyle w:val="ListParagraph"/>
              <w:tabs>
                <w:tab w:val="left" w:pos="810"/>
                <w:tab w:val="left" w:pos="900"/>
                <w:tab w:val="left" w:pos="1080"/>
                <w:tab w:val="left" w:pos="1170"/>
              </w:tabs>
              <w:ind w:left="0"/>
              <w:rPr>
                <w:rFonts w:eastAsiaTheme="majorEastAsia" w:cstheme="majorBidi"/>
                <w:bCs/>
                <w:szCs w:val="26"/>
              </w:rPr>
            </w:pPr>
            <w:r w:rsidRPr="00FC0C78">
              <w:rPr>
                <w:rFonts w:eastAsiaTheme="majorEastAsia" w:cstheme="majorBidi"/>
                <w:bCs/>
                <w:szCs w:val="26"/>
              </w:rPr>
              <w:t>Supports the market research and analysis of a wide range of medical devices, identifying Original Equipment Manufacturers (OEMs) currently existing on the market, identifies available contracting agencies.</w:t>
            </w:r>
            <w:r w:rsidR="001835BB">
              <w:rPr>
                <w:rFonts w:eastAsiaTheme="majorEastAsia" w:cstheme="majorBidi"/>
                <w:bCs/>
                <w:szCs w:val="26"/>
              </w:rPr>
              <w:t xml:space="preserve"> </w:t>
            </w:r>
            <w:r w:rsidRPr="00FC0C78">
              <w:rPr>
                <w:rFonts w:eastAsiaTheme="majorEastAsia" w:cstheme="majorBidi"/>
                <w:bCs/>
                <w:szCs w:val="26"/>
              </w:rPr>
              <w:t xml:space="preserve">Advises </w:t>
            </w:r>
            <w:r w:rsidR="00B33D69">
              <w:rPr>
                <w:rFonts w:eastAsiaTheme="majorEastAsia" w:cstheme="majorBidi"/>
                <w:bCs/>
                <w:szCs w:val="26"/>
              </w:rPr>
              <w:t>AFMEDCOM A4/10E</w:t>
            </w:r>
            <w:r w:rsidRPr="00FC0C78">
              <w:rPr>
                <w:rFonts w:eastAsiaTheme="majorEastAsia" w:cstheme="majorBidi"/>
                <w:bCs/>
                <w:szCs w:val="26"/>
              </w:rPr>
              <w:t xml:space="preserve"> on the results of this research. Assists with the collection of budgetary quotes requested by Government personnel and makes sound engineering recommendations to </w:t>
            </w:r>
            <w:r w:rsidR="00B33D69">
              <w:rPr>
                <w:rFonts w:eastAsiaTheme="majorEastAsia" w:cstheme="majorBidi"/>
                <w:bCs/>
                <w:szCs w:val="26"/>
              </w:rPr>
              <w:t>AFMEDCOM A4/10E</w:t>
            </w:r>
            <w:r w:rsidRPr="00FC0C78">
              <w:rPr>
                <w:rFonts w:eastAsiaTheme="majorEastAsia" w:cstheme="majorBidi"/>
                <w:bCs/>
                <w:szCs w:val="26"/>
              </w:rPr>
              <w:t xml:space="preserve"> and/or other Government representatives on whether the product meets the requirements; Makes engineering recommendations and assists with drafting of contracting packages for medical devices and</w:t>
            </w:r>
            <w:r w:rsidR="001835BB">
              <w:rPr>
                <w:rFonts w:eastAsiaTheme="majorEastAsia" w:cstheme="majorBidi"/>
                <w:bCs/>
                <w:szCs w:val="26"/>
              </w:rPr>
              <w:t xml:space="preserve"> </w:t>
            </w:r>
            <w:r w:rsidRPr="00FC0C78">
              <w:rPr>
                <w:rFonts w:eastAsiaTheme="majorEastAsia" w:cstheme="majorBidi"/>
                <w:bCs/>
                <w:szCs w:val="26"/>
              </w:rPr>
              <w:t xml:space="preserve">technology to </w:t>
            </w:r>
            <w:r w:rsidR="00B33D69">
              <w:rPr>
                <w:rFonts w:eastAsiaTheme="majorEastAsia" w:cstheme="majorBidi"/>
                <w:bCs/>
                <w:szCs w:val="26"/>
              </w:rPr>
              <w:t>AFMEDCOM A4/10E</w:t>
            </w:r>
            <w:r w:rsidR="0076456A">
              <w:rPr>
                <w:rFonts w:eastAsiaTheme="majorEastAsia" w:cstheme="majorBidi"/>
                <w:bCs/>
                <w:szCs w:val="26"/>
              </w:rPr>
              <w:t>.</w:t>
            </w:r>
          </w:p>
        </w:tc>
        <w:tc>
          <w:tcPr>
            <w:tcW w:w="4050" w:type="dxa"/>
            <w:tcBorders>
              <w:top w:val="single" w:sz="4" w:space="0" w:color="000000"/>
              <w:left w:val="single" w:sz="4" w:space="0" w:color="000000"/>
              <w:bottom w:val="single" w:sz="4" w:space="0" w:color="000000"/>
              <w:right w:val="single" w:sz="4" w:space="0" w:color="000000"/>
            </w:tcBorders>
          </w:tcPr>
          <w:p w14:paraId="0B90832F" w14:textId="77777777" w:rsidR="00FC0C78" w:rsidRPr="0076456A" w:rsidRDefault="00FC0C78" w:rsidP="0076456A">
            <w:pPr>
              <w:tabs>
                <w:tab w:val="left" w:pos="810"/>
                <w:tab w:val="left" w:pos="900"/>
                <w:tab w:val="left" w:pos="1080"/>
                <w:tab w:val="left" w:pos="1170"/>
              </w:tabs>
              <w:rPr>
                <w:rFonts w:eastAsiaTheme="majorEastAsia" w:cstheme="majorBidi"/>
                <w:bCs/>
                <w:szCs w:val="26"/>
              </w:rPr>
            </w:pPr>
          </w:p>
          <w:p w14:paraId="420565A9" w14:textId="77777777" w:rsidR="00FC0C78" w:rsidRPr="00FC0C78" w:rsidRDefault="00FC0C78" w:rsidP="0076456A">
            <w:pPr>
              <w:pStyle w:val="ListParagraph"/>
              <w:tabs>
                <w:tab w:val="left" w:pos="810"/>
                <w:tab w:val="left" w:pos="900"/>
                <w:tab w:val="left" w:pos="1080"/>
                <w:tab w:val="left" w:pos="1170"/>
              </w:tabs>
              <w:ind w:left="0"/>
              <w:jc w:val="center"/>
              <w:rPr>
                <w:rFonts w:eastAsiaTheme="majorEastAsia" w:cstheme="majorBidi"/>
                <w:bCs/>
                <w:szCs w:val="26"/>
              </w:rPr>
            </w:pPr>
            <w:r w:rsidRPr="00FC0C78">
              <w:rPr>
                <w:rFonts w:eastAsiaTheme="majorEastAsia" w:cstheme="majorBidi"/>
                <w:bCs/>
                <w:szCs w:val="26"/>
              </w:rPr>
              <w:t>30</w:t>
            </w:r>
          </w:p>
        </w:tc>
      </w:tr>
      <w:tr w:rsidR="00FC0C78" w:rsidRPr="00FC0C78" w14:paraId="27D7E56D" w14:textId="77777777" w:rsidTr="00FC0C78">
        <w:trPr>
          <w:trHeight w:val="689"/>
        </w:trPr>
        <w:tc>
          <w:tcPr>
            <w:tcW w:w="5310" w:type="dxa"/>
            <w:tcBorders>
              <w:top w:val="single" w:sz="4" w:space="0" w:color="000000"/>
              <w:left w:val="single" w:sz="4" w:space="0" w:color="000000"/>
              <w:bottom w:val="single" w:sz="4" w:space="0" w:color="000000"/>
              <w:right w:val="single" w:sz="4" w:space="0" w:color="000000"/>
            </w:tcBorders>
          </w:tcPr>
          <w:p w14:paraId="2F6C6AF3" w14:textId="1153F666" w:rsidR="00FC0C78" w:rsidRPr="00FC0C78" w:rsidRDefault="00FC0C78" w:rsidP="00FC0C78">
            <w:pPr>
              <w:pStyle w:val="ListParagraph"/>
              <w:tabs>
                <w:tab w:val="left" w:pos="810"/>
                <w:tab w:val="left" w:pos="900"/>
                <w:tab w:val="left" w:pos="1080"/>
                <w:tab w:val="left" w:pos="1170"/>
              </w:tabs>
              <w:ind w:left="0"/>
              <w:rPr>
                <w:rFonts w:eastAsiaTheme="majorEastAsia" w:cstheme="majorBidi"/>
                <w:bCs/>
                <w:szCs w:val="26"/>
              </w:rPr>
            </w:pPr>
            <w:r w:rsidRPr="00FC0C78">
              <w:rPr>
                <w:rFonts w:eastAsiaTheme="majorEastAsia" w:cstheme="majorBidi"/>
                <w:bCs/>
                <w:szCs w:val="26"/>
              </w:rPr>
              <w:t xml:space="preserve">Liaise w/ CSDCs, MRAs, and </w:t>
            </w:r>
            <w:r w:rsidR="00B33D69">
              <w:rPr>
                <w:rFonts w:eastAsiaTheme="majorEastAsia" w:cstheme="majorBidi"/>
                <w:bCs/>
                <w:szCs w:val="26"/>
              </w:rPr>
              <w:t>AFMEDCOM A4/10E</w:t>
            </w:r>
            <w:r w:rsidRPr="00FC0C78">
              <w:rPr>
                <w:rFonts w:eastAsiaTheme="majorEastAsia" w:cstheme="majorBidi"/>
                <w:bCs/>
                <w:szCs w:val="26"/>
              </w:rPr>
              <w:t>, and other</w:t>
            </w:r>
            <w:r w:rsidR="0076456A">
              <w:rPr>
                <w:rFonts w:eastAsiaTheme="majorEastAsia" w:cstheme="majorBidi"/>
                <w:bCs/>
                <w:szCs w:val="26"/>
              </w:rPr>
              <w:t xml:space="preserve"> </w:t>
            </w:r>
            <w:r w:rsidRPr="00FC0C78">
              <w:rPr>
                <w:rFonts w:eastAsiaTheme="majorEastAsia" w:cstheme="majorBidi"/>
                <w:bCs/>
                <w:szCs w:val="26"/>
              </w:rPr>
              <w:t>requirement owners to provide engineering input for Government consideration.</w:t>
            </w:r>
          </w:p>
        </w:tc>
        <w:tc>
          <w:tcPr>
            <w:tcW w:w="4050" w:type="dxa"/>
            <w:tcBorders>
              <w:top w:val="single" w:sz="4" w:space="0" w:color="000000"/>
              <w:left w:val="single" w:sz="4" w:space="0" w:color="000000"/>
              <w:bottom w:val="single" w:sz="4" w:space="0" w:color="000000"/>
              <w:right w:val="single" w:sz="4" w:space="0" w:color="000000"/>
            </w:tcBorders>
          </w:tcPr>
          <w:p w14:paraId="39B92C5F" w14:textId="77777777" w:rsidR="0076456A" w:rsidRDefault="0076456A" w:rsidP="0076456A">
            <w:pPr>
              <w:pStyle w:val="ListParagraph"/>
              <w:tabs>
                <w:tab w:val="left" w:pos="810"/>
                <w:tab w:val="left" w:pos="900"/>
                <w:tab w:val="left" w:pos="1080"/>
                <w:tab w:val="left" w:pos="1170"/>
              </w:tabs>
              <w:ind w:left="0"/>
              <w:jc w:val="center"/>
              <w:rPr>
                <w:rFonts w:eastAsiaTheme="majorEastAsia" w:cstheme="majorBidi"/>
                <w:bCs/>
                <w:szCs w:val="26"/>
              </w:rPr>
            </w:pPr>
          </w:p>
          <w:p w14:paraId="6D4FC225" w14:textId="59AF6B6D" w:rsidR="00FC0C78" w:rsidRPr="00FC0C78" w:rsidRDefault="00FC0C78" w:rsidP="0076456A">
            <w:pPr>
              <w:pStyle w:val="ListParagraph"/>
              <w:tabs>
                <w:tab w:val="left" w:pos="810"/>
                <w:tab w:val="left" w:pos="900"/>
                <w:tab w:val="left" w:pos="1080"/>
                <w:tab w:val="left" w:pos="1170"/>
              </w:tabs>
              <w:ind w:left="0"/>
              <w:jc w:val="center"/>
              <w:rPr>
                <w:rFonts w:eastAsiaTheme="majorEastAsia" w:cstheme="majorBidi"/>
                <w:bCs/>
                <w:szCs w:val="26"/>
              </w:rPr>
            </w:pPr>
            <w:r w:rsidRPr="00FC0C78">
              <w:rPr>
                <w:rFonts w:eastAsiaTheme="majorEastAsia" w:cstheme="majorBidi"/>
                <w:bCs/>
                <w:szCs w:val="26"/>
              </w:rPr>
              <w:t>40</w:t>
            </w:r>
          </w:p>
        </w:tc>
      </w:tr>
      <w:tr w:rsidR="00FC0C78" w:rsidRPr="00FC0C78" w14:paraId="0A80D05D" w14:textId="77777777" w:rsidTr="00FC0C78">
        <w:trPr>
          <w:trHeight w:val="920"/>
        </w:trPr>
        <w:tc>
          <w:tcPr>
            <w:tcW w:w="5310" w:type="dxa"/>
            <w:tcBorders>
              <w:top w:val="single" w:sz="4" w:space="0" w:color="000000"/>
              <w:left w:val="single" w:sz="4" w:space="0" w:color="000000"/>
              <w:bottom w:val="single" w:sz="4" w:space="0" w:color="000000"/>
              <w:right w:val="single" w:sz="4" w:space="0" w:color="000000"/>
            </w:tcBorders>
          </w:tcPr>
          <w:p w14:paraId="4F73CF4F" w14:textId="0FD91FBE" w:rsidR="00FC0C78" w:rsidRPr="00FC0C78" w:rsidRDefault="00FC0C78" w:rsidP="0076456A">
            <w:pPr>
              <w:pStyle w:val="ListParagraph"/>
              <w:tabs>
                <w:tab w:val="left" w:pos="810"/>
                <w:tab w:val="left" w:pos="900"/>
                <w:tab w:val="left" w:pos="1080"/>
                <w:tab w:val="left" w:pos="1170"/>
              </w:tabs>
              <w:ind w:left="0"/>
              <w:rPr>
                <w:rFonts w:eastAsiaTheme="majorEastAsia" w:cstheme="majorBidi"/>
                <w:bCs/>
                <w:szCs w:val="26"/>
              </w:rPr>
            </w:pPr>
            <w:r w:rsidRPr="00FC0C78">
              <w:rPr>
                <w:rFonts w:eastAsiaTheme="majorEastAsia" w:cstheme="majorBidi"/>
                <w:bCs/>
                <w:szCs w:val="26"/>
              </w:rPr>
              <w:t xml:space="preserve">Provides comprehensive engineering support to </w:t>
            </w:r>
            <w:r w:rsidR="00B33D69">
              <w:rPr>
                <w:rFonts w:eastAsiaTheme="majorEastAsia" w:cstheme="majorBidi"/>
                <w:bCs/>
                <w:szCs w:val="26"/>
              </w:rPr>
              <w:t>AFMEDCOM A4/10E</w:t>
            </w:r>
            <w:r w:rsidRPr="00FC0C78">
              <w:rPr>
                <w:rFonts w:eastAsiaTheme="majorEastAsia" w:cstheme="majorBidi"/>
                <w:bCs/>
                <w:szCs w:val="26"/>
              </w:rPr>
              <w:t>, in the planning and execution of AFMS</w:t>
            </w:r>
            <w:r w:rsidR="0076456A">
              <w:rPr>
                <w:rFonts w:eastAsiaTheme="majorEastAsia" w:cstheme="majorBidi"/>
                <w:bCs/>
                <w:szCs w:val="26"/>
              </w:rPr>
              <w:t xml:space="preserve"> </w:t>
            </w:r>
            <w:r w:rsidRPr="00FC0C78">
              <w:rPr>
                <w:rFonts w:eastAsiaTheme="majorEastAsia" w:cstheme="majorBidi"/>
                <w:bCs/>
                <w:szCs w:val="26"/>
              </w:rPr>
              <w:t xml:space="preserve">medical equipment lifecycle replacement </w:t>
            </w:r>
            <w:r w:rsidRPr="00FC0C78">
              <w:rPr>
                <w:rFonts w:eastAsiaTheme="majorEastAsia" w:cstheme="majorBidi"/>
                <w:bCs/>
                <w:szCs w:val="26"/>
              </w:rPr>
              <w:lastRenderedPageBreak/>
              <w:t>and modernization; Assists in the technical development and</w:t>
            </w:r>
            <w:r w:rsidR="0076456A" w:rsidRPr="00C7337A">
              <w:rPr>
                <w:rFonts w:eastAsiaTheme="majorEastAsia" w:cstheme="majorBidi"/>
                <w:bCs/>
                <w:szCs w:val="26"/>
              </w:rPr>
              <w:t xml:space="preserve"> refinement of assemblage allowance standard medical equipment requirements in advance of lifecycle</w:t>
            </w:r>
            <w:r w:rsidR="0076456A">
              <w:rPr>
                <w:rFonts w:eastAsiaTheme="majorEastAsia" w:cstheme="majorBidi"/>
                <w:bCs/>
                <w:szCs w:val="26"/>
              </w:rPr>
              <w:t xml:space="preserve"> </w:t>
            </w:r>
            <w:r w:rsidR="0076456A" w:rsidRPr="00C7337A">
              <w:rPr>
                <w:rFonts w:eastAsiaTheme="majorEastAsia" w:cstheme="majorBidi"/>
                <w:bCs/>
                <w:szCs w:val="26"/>
              </w:rPr>
              <w:t xml:space="preserve">replacement. Assist in the development of all contingency equipment Lifecycle management </w:t>
            </w:r>
            <w:r w:rsidR="0076456A">
              <w:rPr>
                <w:rFonts w:eastAsiaTheme="majorEastAsia" w:cstheme="majorBidi"/>
                <w:bCs/>
                <w:szCs w:val="26"/>
              </w:rPr>
              <w:t>p</w:t>
            </w:r>
            <w:r w:rsidR="0076456A" w:rsidRPr="00C7337A">
              <w:rPr>
                <w:rFonts w:eastAsiaTheme="majorEastAsia" w:cstheme="majorBidi"/>
                <w:bCs/>
                <w:szCs w:val="26"/>
              </w:rPr>
              <w:t>lans.</w:t>
            </w:r>
          </w:p>
        </w:tc>
        <w:tc>
          <w:tcPr>
            <w:tcW w:w="4050" w:type="dxa"/>
            <w:tcBorders>
              <w:top w:val="single" w:sz="4" w:space="0" w:color="000000"/>
              <w:left w:val="single" w:sz="4" w:space="0" w:color="000000"/>
              <w:bottom w:val="single" w:sz="4" w:space="0" w:color="000000"/>
              <w:right w:val="single" w:sz="4" w:space="0" w:color="000000"/>
            </w:tcBorders>
          </w:tcPr>
          <w:p w14:paraId="28E4F287" w14:textId="77777777" w:rsidR="00FC0C78" w:rsidRPr="00FC0C78" w:rsidRDefault="00FC0C78" w:rsidP="0076456A">
            <w:pPr>
              <w:pStyle w:val="ListParagraph"/>
              <w:tabs>
                <w:tab w:val="left" w:pos="810"/>
                <w:tab w:val="left" w:pos="900"/>
                <w:tab w:val="left" w:pos="1080"/>
                <w:tab w:val="left" w:pos="1170"/>
              </w:tabs>
              <w:jc w:val="center"/>
              <w:rPr>
                <w:rFonts w:eastAsiaTheme="majorEastAsia" w:cstheme="majorBidi"/>
                <w:bCs/>
                <w:szCs w:val="26"/>
              </w:rPr>
            </w:pPr>
          </w:p>
          <w:p w14:paraId="7238DCF0" w14:textId="77777777" w:rsidR="00FC0C78" w:rsidRPr="00FC0C78" w:rsidRDefault="00FC0C78" w:rsidP="0076456A">
            <w:pPr>
              <w:pStyle w:val="ListParagraph"/>
              <w:tabs>
                <w:tab w:val="left" w:pos="810"/>
                <w:tab w:val="left" w:pos="900"/>
                <w:tab w:val="left" w:pos="1080"/>
                <w:tab w:val="left" w:pos="1170"/>
              </w:tabs>
              <w:ind w:left="0"/>
              <w:jc w:val="center"/>
              <w:rPr>
                <w:rFonts w:eastAsiaTheme="majorEastAsia" w:cstheme="majorBidi"/>
                <w:bCs/>
                <w:szCs w:val="26"/>
              </w:rPr>
            </w:pPr>
            <w:r w:rsidRPr="00FC0C78">
              <w:rPr>
                <w:rFonts w:eastAsiaTheme="majorEastAsia" w:cstheme="majorBidi"/>
                <w:bCs/>
                <w:szCs w:val="26"/>
              </w:rPr>
              <w:t>30</w:t>
            </w:r>
          </w:p>
        </w:tc>
      </w:tr>
      <w:tr w:rsidR="00C7337A" w14:paraId="6AD0D049" w14:textId="77777777" w:rsidTr="00C7337A">
        <w:trPr>
          <w:trHeight w:val="920"/>
        </w:trPr>
        <w:tc>
          <w:tcPr>
            <w:tcW w:w="5310" w:type="dxa"/>
            <w:tcBorders>
              <w:top w:val="single" w:sz="4" w:space="0" w:color="000000"/>
              <w:left w:val="single" w:sz="4" w:space="0" w:color="000000"/>
              <w:bottom w:val="single" w:sz="4" w:space="0" w:color="000000"/>
              <w:right w:val="single" w:sz="4" w:space="0" w:color="000000"/>
            </w:tcBorders>
          </w:tcPr>
          <w:p w14:paraId="489073BB" w14:textId="77777777"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Assists in preparation of Business Case Analyses (BCAs) comparing various operational healthcare technology lifecycle management courses of action</w:t>
            </w:r>
          </w:p>
          <w:p w14:paraId="68B4A1E6" w14:textId="737DB8BB"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 xml:space="preserve">(COAs) and submits to </w:t>
            </w:r>
            <w:r w:rsidR="00B33D69">
              <w:rPr>
                <w:rFonts w:eastAsiaTheme="majorEastAsia" w:cstheme="majorBidi"/>
                <w:bCs/>
                <w:szCs w:val="26"/>
              </w:rPr>
              <w:t>AFMEDCOM A4/10E</w:t>
            </w:r>
            <w:r w:rsidRPr="00C7337A">
              <w:rPr>
                <w:rFonts w:eastAsiaTheme="majorEastAsia" w:cstheme="majorBidi"/>
                <w:bCs/>
                <w:szCs w:val="26"/>
              </w:rPr>
              <w:t xml:space="preserve"> by the deadline indicated.</w:t>
            </w:r>
          </w:p>
        </w:tc>
        <w:tc>
          <w:tcPr>
            <w:tcW w:w="4050" w:type="dxa"/>
            <w:tcBorders>
              <w:top w:val="single" w:sz="4" w:space="0" w:color="000000"/>
              <w:left w:val="single" w:sz="4" w:space="0" w:color="000000"/>
              <w:bottom w:val="single" w:sz="4" w:space="0" w:color="000000"/>
              <w:right w:val="single" w:sz="4" w:space="0" w:color="000000"/>
            </w:tcBorders>
          </w:tcPr>
          <w:p w14:paraId="7E64B1B2" w14:textId="77777777" w:rsidR="0076456A" w:rsidRDefault="0076456A" w:rsidP="0076456A">
            <w:pPr>
              <w:tabs>
                <w:tab w:val="left" w:pos="810"/>
                <w:tab w:val="left" w:pos="900"/>
                <w:tab w:val="left" w:pos="1080"/>
                <w:tab w:val="left" w:pos="1170"/>
                <w:tab w:val="left" w:pos="1935"/>
                <w:tab w:val="center" w:pos="2380"/>
              </w:tabs>
              <w:rPr>
                <w:rFonts w:eastAsiaTheme="majorEastAsia" w:cstheme="majorBidi"/>
                <w:bCs/>
                <w:szCs w:val="26"/>
              </w:rPr>
            </w:pPr>
          </w:p>
          <w:p w14:paraId="36A4C971" w14:textId="7227DD60" w:rsidR="00C7337A" w:rsidRPr="0076456A" w:rsidRDefault="00C7337A" w:rsidP="0076456A">
            <w:pPr>
              <w:tabs>
                <w:tab w:val="left" w:pos="810"/>
                <w:tab w:val="left" w:pos="900"/>
                <w:tab w:val="left" w:pos="1080"/>
                <w:tab w:val="left" w:pos="1170"/>
                <w:tab w:val="left" w:pos="1935"/>
                <w:tab w:val="center" w:pos="2380"/>
              </w:tabs>
              <w:jc w:val="center"/>
              <w:rPr>
                <w:rFonts w:eastAsiaTheme="majorEastAsia" w:cstheme="majorBidi"/>
                <w:bCs/>
                <w:szCs w:val="26"/>
              </w:rPr>
            </w:pPr>
            <w:r w:rsidRPr="0076456A">
              <w:rPr>
                <w:rFonts w:eastAsiaTheme="majorEastAsia" w:cstheme="majorBidi"/>
                <w:bCs/>
                <w:szCs w:val="26"/>
              </w:rPr>
              <w:t>10</w:t>
            </w:r>
          </w:p>
        </w:tc>
      </w:tr>
      <w:tr w:rsidR="00C7337A" w14:paraId="0036FE80" w14:textId="77777777" w:rsidTr="00C7337A">
        <w:trPr>
          <w:trHeight w:val="920"/>
        </w:trPr>
        <w:tc>
          <w:tcPr>
            <w:tcW w:w="5310" w:type="dxa"/>
            <w:tcBorders>
              <w:top w:val="single" w:sz="4" w:space="0" w:color="000000"/>
              <w:left w:val="single" w:sz="4" w:space="0" w:color="000000"/>
              <w:bottom w:val="single" w:sz="4" w:space="0" w:color="000000"/>
              <w:right w:val="single" w:sz="4" w:space="0" w:color="000000"/>
            </w:tcBorders>
          </w:tcPr>
          <w:p w14:paraId="35B0C58B" w14:textId="547EB1C3"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 xml:space="preserve">Recommend engineering policies and/or directives to the </w:t>
            </w:r>
            <w:r w:rsidR="00B33D69">
              <w:rPr>
                <w:rFonts w:eastAsiaTheme="majorEastAsia" w:cstheme="majorBidi"/>
                <w:bCs/>
                <w:szCs w:val="26"/>
              </w:rPr>
              <w:t>AFMEDCOM A4/10E</w:t>
            </w:r>
            <w:r w:rsidRPr="00C7337A">
              <w:rPr>
                <w:rFonts w:eastAsiaTheme="majorEastAsia" w:cstheme="majorBidi"/>
                <w:bCs/>
                <w:szCs w:val="26"/>
              </w:rPr>
              <w:t xml:space="preserve"> </w:t>
            </w:r>
            <w:r w:rsidR="0076456A">
              <w:rPr>
                <w:rFonts w:eastAsiaTheme="majorEastAsia" w:cstheme="majorBidi"/>
                <w:bCs/>
                <w:szCs w:val="26"/>
              </w:rPr>
              <w:t>Division</w:t>
            </w:r>
            <w:r w:rsidRPr="00C7337A">
              <w:rPr>
                <w:rFonts w:eastAsiaTheme="majorEastAsia" w:cstheme="majorBidi"/>
                <w:bCs/>
                <w:szCs w:val="26"/>
              </w:rPr>
              <w:t xml:space="preserve"> related to AFMS operational</w:t>
            </w:r>
            <w:r w:rsidR="0076456A">
              <w:rPr>
                <w:rFonts w:eastAsiaTheme="majorEastAsia" w:cstheme="majorBidi"/>
                <w:bCs/>
                <w:szCs w:val="26"/>
              </w:rPr>
              <w:t xml:space="preserve"> </w:t>
            </w:r>
            <w:r w:rsidRPr="00C7337A">
              <w:rPr>
                <w:rFonts w:eastAsiaTheme="majorEastAsia" w:cstheme="majorBidi"/>
                <w:bCs/>
                <w:szCs w:val="26"/>
              </w:rPr>
              <w:t xml:space="preserve">healthcare technology </w:t>
            </w:r>
            <w:r w:rsidR="00C620AD" w:rsidRPr="00C7337A">
              <w:rPr>
                <w:rFonts w:eastAsiaTheme="majorEastAsia" w:cstheme="majorBidi"/>
                <w:bCs/>
                <w:szCs w:val="26"/>
              </w:rPr>
              <w:t>management and</w:t>
            </w:r>
            <w:r w:rsidRPr="00C7337A">
              <w:rPr>
                <w:rFonts w:eastAsiaTheme="majorEastAsia" w:cstheme="majorBidi"/>
                <w:bCs/>
                <w:szCs w:val="26"/>
              </w:rPr>
              <w:t xml:space="preserve"> provide initial drafts.</w:t>
            </w:r>
          </w:p>
        </w:tc>
        <w:tc>
          <w:tcPr>
            <w:tcW w:w="4050" w:type="dxa"/>
            <w:tcBorders>
              <w:top w:val="single" w:sz="4" w:space="0" w:color="000000"/>
              <w:left w:val="single" w:sz="4" w:space="0" w:color="000000"/>
              <w:bottom w:val="single" w:sz="4" w:space="0" w:color="000000"/>
              <w:right w:val="single" w:sz="4" w:space="0" w:color="000000"/>
            </w:tcBorders>
          </w:tcPr>
          <w:p w14:paraId="59972748" w14:textId="77777777" w:rsidR="00C7337A" w:rsidRPr="00C7337A" w:rsidRDefault="00C7337A" w:rsidP="0076456A">
            <w:pPr>
              <w:pStyle w:val="ListParagraph"/>
              <w:tabs>
                <w:tab w:val="left" w:pos="810"/>
                <w:tab w:val="left" w:pos="900"/>
                <w:tab w:val="left" w:pos="1080"/>
                <w:tab w:val="left" w:pos="1170"/>
              </w:tabs>
              <w:jc w:val="center"/>
              <w:rPr>
                <w:rFonts w:eastAsiaTheme="majorEastAsia" w:cstheme="majorBidi"/>
                <w:bCs/>
                <w:szCs w:val="26"/>
              </w:rPr>
            </w:pPr>
          </w:p>
          <w:p w14:paraId="16CAE16E" w14:textId="77777777" w:rsidR="00C7337A" w:rsidRPr="0076456A" w:rsidRDefault="00C7337A" w:rsidP="0076456A">
            <w:pPr>
              <w:tabs>
                <w:tab w:val="left" w:pos="810"/>
                <w:tab w:val="left" w:pos="900"/>
                <w:tab w:val="left" w:pos="1080"/>
                <w:tab w:val="left" w:pos="1170"/>
              </w:tabs>
              <w:jc w:val="center"/>
              <w:rPr>
                <w:rFonts w:eastAsiaTheme="majorEastAsia" w:cstheme="majorBidi"/>
                <w:bCs/>
                <w:szCs w:val="26"/>
              </w:rPr>
            </w:pPr>
            <w:r w:rsidRPr="0076456A">
              <w:rPr>
                <w:rFonts w:eastAsiaTheme="majorEastAsia" w:cstheme="majorBidi"/>
                <w:bCs/>
                <w:szCs w:val="26"/>
              </w:rPr>
              <w:t>5</w:t>
            </w:r>
          </w:p>
        </w:tc>
      </w:tr>
      <w:tr w:rsidR="00C7337A" w14:paraId="6BDF0D4E" w14:textId="77777777" w:rsidTr="00C7337A">
        <w:trPr>
          <w:trHeight w:val="920"/>
        </w:trPr>
        <w:tc>
          <w:tcPr>
            <w:tcW w:w="5310" w:type="dxa"/>
            <w:tcBorders>
              <w:top w:val="single" w:sz="4" w:space="0" w:color="000000"/>
              <w:left w:val="single" w:sz="4" w:space="0" w:color="000000"/>
              <w:bottom w:val="single" w:sz="4" w:space="0" w:color="000000"/>
              <w:right w:val="single" w:sz="4" w:space="0" w:color="000000"/>
            </w:tcBorders>
          </w:tcPr>
          <w:p w14:paraId="58CE1731" w14:textId="77777777"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Research and technically advise/brief on upcoming</w:t>
            </w:r>
          </w:p>
          <w:p w14:paraId="755C9076" w14:textId="77777777"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industry changes in developing medical devices that may significantly improve or impact warfighter care.</w:t>
            </w:r>
          </w:p>
        </w:tc>
        <w:tc>
          <w:tcPr>
            <w:tcW w:w="4050" w:type="dxa"/>
            <w:tcBorders>
              <w:top w:val="single" w:sz="4" w:space="0" w:color="000000"/>
              <w:left w:val="single" w:sz="4" w:space="0" w:color="000000"/>
              <w:bottom w:val="single" w:sz="4" w:space="0" w:color="000000"/>
              <w:right w:val="single" w:sz="4" w:space="0" w:color="000000"/>
            </w:tcBorders>
          </w:tcPr>
          <w:p w14:paraId="0A8E2AE1" w14:textId="77777777" w:rsidR="0076456A" w:rsidRDefault="0076456A" w:rsidP="0076456A">
            <w:pPr>
              <w:pStyle w:val="ListParagraph"/>
              <w:tabs>
                <w:tab w:val="left" w:pos="810"/>
                <w:tab w:val="left" w:pos="900"/>
                <w:tab w:val="left" w:pos="1080"/>
                <w:tab w:val="left" w:pos="1170"/>
              </w:tabs>
              <w:jc w:val="center"/>
              <w:rPr>
                <w:rFonts w:eastAsiaTheme="majorEastAsia" w:cstheme="majorBidi"/>
                <w:bCs/>
                <w:szCs w:val="26"/>
              </w:rPr>
            </w:pPr>
          </w:p>
          <w:p w14:paraId="7B1EE90A" w14:textId="6450CB25" w:rsidR="00C7337A" w:rsidRPr="0076456A" w:rsidRDefault="00C7337A" w:rsidP="0076456A">
            <w:pPr>
              <w:tabs>
                <w:tab w:val="left" w:pos="810"/>
                <w:tab w:val="left" w:pos="900"/>
                <w:tab w:val="left" w:pos="1080"/>
                <w:tab w:val="left" w:pos="1170"/>
              </w:tabs>
              <w:jc w:val="center"/>
              <w:rPr>
                <w:rFonts w:eastAsiaTheme="majorEastAsia" w:cstheme="majorBidi"/>
                <w:bCs/>
                <w:szCs w:val="26"/>
              </w:rPr>
            </w:pPr>
            <w:r w:rsidRPr="0076456A">
              <w:rPr>
                <w:rFonts w:eastAsiaTheme="majorEastAsia" w:cstheme="majorBidi"/>
                <w:bCs/>
                <w:szCs w:val="26"/>
              </w:rPr>
              <w:t>20</w:t>
            </w:r>
          </w:p>
        </w:tc>
      </w:tr>
      <w:tr w:rsidR="00C7337A" w14:paraId="054CEAEC" w14:textId="77777777" w:rsidTr="00C7337A">
        <w:trPr>
          <w:trHeight w:val="920"/>
        </w:trPr>
        <w:tc>
          <w:tcPr>
            <w:tcW w:w="5310" w:type="dxa"/>
            <w:tcBorders>
              <w:top w:val="single" w:sz="4" w:space="0" w:color="000000"/>
              <w:left w:val="single" w:sz="4" w:space="0" w:color="000000"/>
              <w:bottom w:val="single" w:sz="4" w:space="0" w:color="000000"/>
              <w:right w:val="single" w:sz="4" w:space="0" w:color="000000"/>
            </w:tcBorders>
          </w:tcPr>
          <w:p w14:paraId="2D89752D" w14:textId="0EE499D8"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 xml:space="preserve">Provides engineering recommendations and technical advice to </w:t>
            </w:r>
            <w:r w:rsidR="00B33D69">
              <w:rPr>
                <w:rFonts w:eastAsiaTheme="majorEastAsia" w:cstheme="majorBidi"/>
                <w:bCs/>
                <w:szCs w:val="26"/>
              </w:rPr>
              <w:t>AFMEDCOM A4/10E</w:t>
            </w:r>
            <w:r w:rsidRPr="00C7337A">
              <w:rPr>
                <w:rFonts w:eastAsiaTheme="majorEastAsia" w:cstheme="majorBidi"/>
                <w:bCs/>
                <w:szCs w:val="26"/>
              </w:rPr>
              <w:t xml:space="preserve"> concerning operational requirements compared to the medical devices on market and liaison with vendors as directed by the Government. Communicate with vendors to </w:t>
            </w:r>
            <w:r w:rsidR="00D842D5" w:rsidRPr="00C7337A">
              <w:rPr>
                <w:rFonts w:eastAsiaTheme="majorEastAsia" w:cstheme="majorBidi"/>
                <w:bCs/>
                <w:szCs w:val="26"/>
              </w:rPr>
              <w:t>set up</w:t>
            </w:r>
            <w:r w:rsidRPr="00C7337A">
              <w:rPr>
                <w:rFonts w:eastAsiaTheme="majorEastAsia" w:cstheme="majorBidi"/>
                <w:bCs/>
                <w:szCs w:val="26"/>
              </w:rPr>
              <w:t xml:space="preserve"> product</w:t>
            </w:r>
            <w:r w:rsidR="0076456A">
              <w:rPr>
                <w:rFonts w:eastAsiaTheme="majorEastAsia" w:cstheme="majorBidi"/>
                <w:bCs/>
                <w:szCs w:val="26"/>
              </w:rPr>
              <w:t xml:space="preserve"> </w:t>
            </w:r>
            <w:r w:rsidRPr="00C7337A">
              <w:rPr>
                <w:rFonts w:eastAsiaTheme="majorEastAsia" w:cstheme="majorBidi"/>
                <w:bCs/>
                <w:szCs w:val="26"/>
              </w:rPr>
              <w:t xml:space="preserve">demonstrations with </w:t>
            </w:r>
            <w:r w:rsidR="00B33D69">
              <w:rPr>
                <w:rFonts w:eastAsiaTheme="majorEastAsia" w:cstheme="majorBidi"/>
                <w:bCs/>
                <w:szCs w:val="26"/>
              </w:rPr>
              <w:t>AFMEDCOM</w:t>
            </w:r>
            <w:r w:rsidR="0076456A">
              <w:rPr>
                <w:rFonts w:eastAsiaTheme="majorEastAsia" w:cstheme="majorBidi"/>
                <w:bCs/>
                <w:szCs w:val="26"/>
              </w:rPr>
              <w:t xml:space="preserve"> </w:t>
            </w:r>
            <w:r w:rsidR="00B33D69">
              <w:rPr>
                <w:rFonts w:eastAsiaTheme="majorEastAsia" w:cstheme="majorBidi"/>
                <w:bCs/>
                <w:szCs w:val="26"/>
              </w:rPr>
              <w:t>A4/10E</w:t>
            </w:r>
            <w:r w:rsidRPr="00C7337A">
              <w:rPr>
                <w:rFonts w:eastAsiaTheme="majorEastAsia" w:cstheme="majorBidi"/>
                <w:bCs/>
                <w:szCs w:val="26"/>
              </w:rPr>
              <w:t>.</w:t>
            </w:r>
          </w:p>
        </w:tc>
        <w:tc>
          <w:tcPr>
            <w:tcW w:w="4050" w:type="dxa"/>
            <w:tcBorders>
              <w:top w:val="single" w:sz="4" w:space="0" w:color="000000"/>
              <w:left w:val="single" w:sz="4" w:space="0" w:color="000000"/>
              <w:bottom w:val="single" w:sz="4" w:space="0" w:color="000000"/>
              <w:right w:val="single" w:sz="4" w:space="0" w:color="000000"/>
            </w:tcBorders>
          </w:tcPr>
          <w:p w14:paraId="722497C8" w14:textId="77777777" w:rsidR="0076456A" w:rsidRDefault="0076456A" w:rsidP="0076456A">
            <w:pPr>
              <w:pStyle w:val="ListParagraph"/>
              <w:tabs>
                <w:tab w:val="left" w:pos="810"/>
                <w:tab w:val="left" w:pos="900"/>
                <w:tab w:val="left" w:pos="1080"/>
                <w:tab w:val="left" w:pos="1170"/>
              </w:tabs>
              <w:jc w:val="center"/>
              <w:rPr>
                <w:rFonts w:eastAsiaTheme="majorEastAsia" w:cstheme="majorBidi"/>
                <w:bCs/>
                <w:szCs w:val="26"/>
              </w:rPr>
            </w:pPr>
          </w:p>
          <w:p w14:paraId="35F14E12" w14:textId="0B0FA473" w:rsidR="00C7337A" w:rsidRPr="0076456A" w:rsidRDefault="00C7337A" w:rsidP="0076456A">
            <w:pPr>
              <w:tabs>
                <w:tab w:val="left" w:pos="810"/>
                <w:tab w:val="left" w:pos="900"/>
                <w:tab w:val="left" w:pos="1080"/>
                <w:tab w:val="left" w:pos="1170"/>
              </w:tabs>
              <w:jc w:val="center"/>
              <w:rPr>
                <w:rFonts w:eastAsiaTheme="majorEastAsia" w:cstheme="majorBidi"/>
                <w:bCs/>
                <w:szCs w:val="26"/>
              </w:rPr>
            </w:pPr>
            <w:r w:rsidRPr="0076456A">
              <w:rPr>
                <w:rFonts w:eastAsiaTheme="majorEastAsia" w:cstheme="majorBidi"/>
                <w:bCs/>
                <w:szCs w:val="26"/>
              </w:rPr>
              <w:t>30</w:t>
            </w:r>
          </w:p>
        </w:tc>
      </w:tr>
      <w:tr w:rsidR="00C7337A" w14:paraId="1B7826B0" w14:textId="77777777" w:rsidTr="00C7337A">
        <w:trPr>
          <w:trHeight w:val="920"/>
        </w:trPr>
        <w:tc>
          <w:tcPr>
            <w:tcW w:w="5310" w:type="dxa"/>
            <w:tcBorders>
              <w:top w:val="single" w:sz="4" w:space="0" w:color="000000"/>
              <w:left w:val="single" w:sz="4" w:space="0" w:color="000000"/>
              <w:bottom w:val="single" w:sz="4" w:space="0" w:color="000000"/>
              <w:right w:val="single" w:sz="4" w:space="0" w:color="000000"/>
            </w:tcBorders>
          </w:tcPr>
          <w:p w14:paraId="72DD262A" w14:textId="1A66C403"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Participate in and provide SME knowledge for first article tests</w:t>
            </w:r>
            <w:r w:rsidR="0076456A">
              <w:rPr>
                <w:rFonts w:eastAsiaTheme="majorEastAsia" w:cstheme="majorBidi"/>
                <w:bCs/>
                <w:szCs w:val="26"/>
              </w:rPr>
              <w:t>.</w:t>
            </w:r>
          </w:p>
        </w:tc>
        <w:tc>
          <w:tcPr>
            <w:tcW w:w="4050" w:type="dxa"/>
            <w:tcBorders>
              <w:top w:val="single" w:sz="4" w:space="0" w:color="000000"/>
              <w:left w:val="single" w:sz="4" w:space="0" w:color="000000"/>
              <w:bottom w:val="single" w:sz="4" w:space="0" w:color="000000"/>
              <w:right w:val="single" w:sz="4" w:space="0" w:color="000000"/>
            </w:tcBorders>
          </w:tcPr>
          <w:p w14:paraId="2342EDF4" w14:textId="77777777" w:rsidR="0076456A" w:rsidRDefault="0076456A" w:rsidP="0076456A">
            <w:pPr>
              <w:pStyle w:val="ListParagraph"/>
              <w:tabs>
                <w:tab w:val="left" w:pos="810"/>
                <w:tab w:val="left" w:pos="900"/>
                <w:tab w:val="left" w:pos="1080"/>
                <w:tab w:val="left" w:pos="1170"/>
              </w:tabs>
              <w:jc w:val="center"/>
              <w:rPr>
                <w:rFonts w:eastAsiaTheme="majorEastAsia" w:cstheme="majorBidi"/>
                <w:bCs/>
                <w:szCs w:val="26"/>
              </w:rPr>
            </w:pPr>
          </w:p>
          <w:p w14:paraId="290E0F92" w14:textId="00DFC2DB" w:rsidR="00C7337A" w:rsidRPr="0076456A" w:rsidRDefault="00C7337A" w:rsidP="0076456A">
            <w:pPr>
              <w:tabs>
                <w:tab w:val="left" w:pos="810"/>
                <w:tab w:val="left" w:pos="900"/>
                <w:tab w:val="left" w:pos="1080"/>
                <w:tab w:val="left" w:pos="1170"/>
              </w:tabs>
              <w:jc w:val="center"/>
              <w:rPr>
                <w:rFonts w:eastAsiaTheme="majorEastAsia" w:cstheme="majorBidi"/>
                <w:bCs/>
                <w:szCs w:val="26"/>
              </w:rPr>
            </w:pPr>
            <w:r w:rsidRPr="0076456A">
              <w:rPr>
                <w:rFonts w:eastAsiaTheme="majorEastAsia" w:cstheme="majorBidi"/>
                <w:bCs/>
                <w:szCs w:val="26"/>
              </w:rPr>
              <w:t>5</w:t>
            </w:r>
          </w:p>
        </w:tc>
      </w:tr>
      <w:tr w:rsidR="00C7337A" w14:paraId="6332D59A" w14:textId="77777777" w:rsidTr="00C7337A">
        <w:trPr>
          <w:trHeight w:val="1070"/>
        </w:trPr>
        <w:tc>
          <w:tcPr>
            <w:tcW w:w="5310" w:type="dxa"/>
            <w:tcBorders>
              <w:top w:val="single" w:sz="4" w:space="0" w:color="000000"/>
              <w:left w:val="single" w:sz="4" w:space="0" w:color="000000"/>
              <w:bottom w:val="single" w:sz="4" w:space="0" w:color="000000"/>
              <w:right w:val="single" w:sz="4" w:space="0" w:color="000000"/>
            </w:tcBorders>
          </w:tcPr>
          <w:p w14:paraId="6B70EED3" w14:textId="77777777" w:rsidR="00C7337A" w:rsidRPr="00C7337A" w:rsidRDefault="00C7337A" w:rsidP="00C7337A">
            <w:pPr>
              <w:pStyle w:val="ListParagraph"/>
              <w:tabs>
                <w:tab w:val="left" w:pos="810"/>
                <w:tab w:val="left" w:pos="900"/>
                <w:tab w:val="left" w:pos="1080"/>
                <w:tab w:val="left" w:pos="1170"/>
              </w:tabs>
              <w:ind w:left="0"/>
              <w:rPr>
                <w:rFonts w:eastAsiaTheme="majorEastAsia" w:cstheme="majorBidi"/>
                <w:bCs/>
                <w:szCs w:val="26"/>
              </w:rPr>
            </w:pPr>
            <w:r w:rsidRPr="00C7337A">
              <w:rPr>
                <w:rFonts w:eastAsiaTheme="majorEastAsia" w:cstheme="majorBidi"/>
                <w:bCs/>
                <w:szCs w:val="26"/>
              </w:rPr>
              <w:t>Total Number of Events:</w:t>
            </w:r>
          </w:p>
        </w:tc>
        <w:tc>
          <w:tcPr>
            <w:tcW w:w="4050" w:type="dxa"/>
            <w:tcBorders>
              <w:top w:val="single" w:sz="4" w:space="0" w:color="000000"/>
              <w:left w:val="single" w:sz="4" w:space="0" w:color="000000"/>
              <w:bottom w:val="single" w:sz="4" w:space="0" w:color="000000"/>
              <w:right w:val="single" w:sz="4" w:space="0" w:color="000000"/>
            </w:tcBorders>
          </w:tcPr>
          <w:p w14:paraId="6686FA07" w14:textId="77777777" w:rsidR="00C7337A" w:rsidRPr="0076456A" w:rsidRDefault="00C7337A" w:rsidP="0076456A">
            <w:pPr>
              <w:tabs>
                <w:tab w:val="left" w:pos="810"/>
                <w:tab w:val="left" w:pos="900"/>
                <w:tab w:val="left" w:pos="1080"/>
                <w:tab w:val="left" w:pos="1170"/>
              </w:tabs>
              <w:jc w:val="center"/>
              <w:rPr>
                <w:rFonts w:eastAsiaTheme="majorEastAsia" w:cstheme="majorBidi"/>
                <w:bCs/>
                <w:szCs w:val="26"/>
              </w:rPr>
            </w:pPr>
            <w:r w:rsidRPr="0076456A">
              <w:rPr>
                <w:rFonts w:eastAsiaTheme="majorEastAsia" w:cstheme="majorBidi"/>
                <w:bCs/>
                <w:szCs w:val="26"/>
              </w:rPr>
              <w:t>250</w:t>
            </w:r>
          </w:p>
        </w:tc>
      </w:tr>
    </w:tbl>
    <w:p w14:paraId="347DEE47" w14:textId="77777777" w:rsidR="003B4DCD" w:rsidRDefault="003B4DCD" w:rsidP="00CC516B">
      <w:pPr>
        <w:rPr>
          <w:b/>
          <w:color w:val="FF0000"/>
          <w:szCs w:val="24"/>
          <w:highlight w:val="yellow"/>
        </w:rPr>
      </w:pPr>
    </w:p>
    <w:p w14:paraId="555C6211" w14:textId="77777777" w:rsidR="00C4539E" w:rsidRDefault="00D33E7D" w:rsidP="001A79CE">
      <w:pPr>
        <w:pStyle w:val="ListParagraph"/>
        <w:numPr>
          <w:ilvl w:val="1"/>
          <w:numId w:val="3"/>
        </w:numPr>
        <w:tabs>
          <w:tab w:val="left" w:pos="540"/>
        </w:tabs>
        <w:ind w:left="0" w:firstLine="0"/>
        <w:contextualSpacing w:val="0"/>
        <w:rPr>
          <w:rStyle w:val="Heading2Char"/>
        </w:rPr>
      </w:pPr>
      <w:bookmarkStart w:id="34" w:name="_Toc104302433"/>
      <w:r w:rsidRPr="3532A75D">
        <w:rPr>
          <w:rStyle w:val="Heading2Char"/>
        </w:rPr>
        <w:t>Minimum Qualifications:</w:t>
      </w:r>
      <w:bookmarkEnd w:id="34"/>
      <w:r w:rsidRPr="3532A75D">
        <w:rPr>
          <w:rStyle w:val="Heading2Char"/>
        </w:rPr>
        <w:t xml:space="preserve"> </w:t>
      </w:r>
    </w:p>
    <w:p w14:paraId="50EF931D" w14:textId="77777777" w:rsidR="00F76CE2" w:rsidRPr="004B62A6" w:rsidRDefault="00F76CE2" w:rsidP="00CC516B">
      <w:pPr>
        <w:pStyle w:val="ListParagraph"/>
        <w:numPr>
          <w:ilvl w:val="0"/>
          <w:numId w:val="34"/>
        </w:numPr>
        <w:tabs>
          <w:tab w:val="left" w:pos="540"/>
        </w:tabs>
        <w:ind w:left="0" w:firstLine="0"/>
        <w:rPr>
          <w:rStyle w:val="Heading2Char"/>
          <w:b w:val="0"/>
          <w:bCs/>
        </w:rPr>
      </w:pPr>
      <w:r w:rsidRPr="00DF2E31">
        <w:rPr>
          <w:rStyle w:val="Heading2Char"/>
        </w:rPr>
        <w:t>Education and Certifications</w:t>
      </w:r>
      <w:r w:rsidRPr="004B62A6">
        <w:rPr>
          <w:rStyle w:val="Heading2Char"/>
          <w:b w:val="0"/>
          <w:bCs/>
        </w:rPr>
        <w:t>. The Biomedical/Clinical Engineer V shall have a Bachelor of Science in Engineering or higher (Master’s or higher preferred but not required) from a school accredited by the Accreditation Board for Engineering and Technology (ABET) as a professional engineering curriculum that includes differential and integral calculus and courses (more advanced than first-year) in five (5) of the following seven (7) areas: (a) statics and dynamics; (b) strength of materials (stress-strain relationships); (c) fluid mechanics, hydraulics;</w:t>
      </w:r>
    </w:p>
    <w:p w14:paraId="11EBADC2" w14:textId="57C0964E" w:rsidR="00F76CE2" w:rsidRDefault="00F76CE2" w:rsidP="004B62A6">
      <w:pPr>
        <w:pStyle w:val="ListParagraph"/>
        <w:tabs>
          <w:tab w:val="left" w:pos="540"/>
        </w:tabs>
        <w:ind w:left="0"/>
        <w:rPr>
          <w:rStyle w:val="Heading2Char"/>
          <w:b w:val="0"/>
          <w:bCs/>
        </w:rPr>
      </w:pPr>
      <w:r w:rsidRPr="004B62A6">
        <w:rPr>
          <w:rStyle w:val="Heading2Char"/>
          <w:b w:val="0"/>
          <w:bCs/>
        </w:rPr>
        <w:t xml:space="preserve">(d) thermodynamics; (e) electrical fields and circuits; (f) nature and properties of materials (relating particle and aggregate structure to properties) </w:t>
      </w:r>
      <w:r w:rsidR="004B62A6" w:rsidRPr="004B62A6">
        <w:rPr>
          <w:rStyle w:val="Heading2Char"/>
          <w:b w:val="0"/>
          <w:bCs/>
        </w:rPr>
        <w:t>and</w:t>
      </w:r>
      <w:r w:rsidRPr="004B62A6">
        <w:rPr>
          <w:rStyle w:val="Heading2Char"/>
          <w:b w:val="0"/>
          <w:bCs/>
        </w:rPr>
        <w:t xml:space="preserve"> (g) any other comparable area of </w:t>
      </w:r>
      <w:r w:rsidRPr="004B62A6">
        <w:rPr>
          <w:rStyle w:val="Heading2Char"/>
          <w:b w:val="0"/>
          <w:bCs/>
        </w:rPr>
        <w:lastRenderedPageBreak/>
        <w:t xml:space="preserve">fundamental engineering science or physics, such as optics, heat transfer, soil mechanics, or electronics. Examples of acceptable engineering degrees </w:t>
      </w:r>
      <w:r w:rsidR="004B62A6" w:rsidRPr="004B62A6">
        <w:rPr>
          <w:rStyle w:val="Heading2Char"/>
          <w:b w:val="0"/>
          <w:bCs/>
        </w:rPr>
        <w:t>include</w:t>
      </w:r>
      <w:r w:rsidRPr="004B62A6">
        <w:rPr>
          <w:rStyle w:val="Heading2Char"/>
          <w:b w:val="0"/>
          <w:bCs/>
        </w:rPr>
        <w:t xml:space="preserve"> Biomedical Engineering, Clinical Engineering, Bioengineering, Biomechanical Engineering, Electrical Engineering, Mechanical Engineering, and Biochemical Engineering. Titles may vary from educational institutions and change over time. The Biomedical/Clinical Engineer V may also have a </w:t>
      </w:r>
      <w:r w:rsidR="004B62A6" w:rsidRPr="004B62A6">
        <w:rPr>
          <w:rStyle w:val="Heading2Char"/>
          <w:b w:val="0"/>
          <w:bCs/>
        </w:rPr>
        <w:t>bachelor’s degree</w:t>
      </w:r>
      <w:r w:rsidRPr="004B62A6">
        <w:rPr>
          <w:rStyle w:val="Heading2Char"/>
          <w:b w:val="0"/>
          <w:bCs/>
        </w:rPr>
        <w:t xml:space="preserve"> not listed above while also being currently Certified in Clinical Engineering (CCE) from the American College of Clinical Engineering (ACCE).</w:t>
      </w:r>
    </w:p>
    <w:p w14:paraId="700A2B34" w14:textId="1D5EF18D" w:rsidR="00F76CE2" w:rsidRPr="007F4CEF" w:rsidRDefault="00DF2E31" w:rsidP="00CC516B">
      <w:pPr>
        <w:pStyle w:val="ListParagraph"/>
        <w:numPr>
          <w:ilvl w:val="0"/>
          <w:numId w:val="34"/>
        </w:numPr>
        <w:tabs>
          <w:tab w:val="left" w:pos="540"/>
          <w:tab w:val="left" w:pos="630"/>
          <w:tab w:val="left" w:pos="900"/>
        </w:tabs>
        <w:ind w:left="0" w:firstLine="0"/>
        <w:rPr>
          <w:rStyle w:val="Heading2Char"/>
          <w:b w:val="0"/>
          <w:bCs/>
        </w:rPr>
      </w:pPr>
      <w:r w:rsidRPr="00DF2E31">
        <w:rPr>
          <w:rStyle w:val="Heading2Char"/>
          <w:b w:val="0"/>
          <w:bCs/>
        </w:rPr>
        <w:tab/>
      </w:r>
      <w:r w:rsidRPr="00F302C8">
        <w:rPr>
          <w:rStyle w:val="Heading2Char"/>
        </w:rPr>
        <w:t>Experience</w:t>
      </w:r>
      <w:r w:rsidRPr="00DF2E31">
        <w:rPr>
          <w:rStyle w:val="Heading2Char"/>
          <w:b w:val="0"/>
          <w:bCs/>
        </w:rPr>
        <w:t>. The Biomedical/Clinical Engineer V must have three (3) years of experience in healthcare technology management and clinical engineering analysis of a wide range medical device requirements. Experience must include device/system lifecycle analysis, project management, requirements management, market research, technical capabilities evaluations, clinical human factors analysis, and installation requirements reviews (i.e.</w:t>
      </w:r>
      <w:r w:rsidR="00F67FD0">
        <w:rPr>
          <w:rStyle w:val="Heading2Char"/>
          <w:b w:val="0"/>
          <w:bCs/>
        </w:rPr>
        <w:t>,</w:t>
      </w:r>
      <w:r w:rsidRPr="00DF2E31">
        <w:rPr>
          <w:rStyle w:val="Heading2Char"/>
          <w:b w:val="0"/>
          <w:bCs/>
        </w:rPr>
        <w:t xml:space="preserve"> electrical, plumbing, basic construction, information technology (IT), cybersecurity, structural, Heating, Ventilation and Air Conditioning (HVAC), environmental factors, and integration). The Biomedical/Clinical Engineer V shall have consulting or customer relationship interaction experience in which he/she demonstrated critical thinking skills to solve a wide variety of problems. The Biomedical/Clinical Engineer V shall have demonstrated consistent attention to detail in the</w:t>
      </w:r>
      <w:r w:rsidR="007F4CEF">
        <w:rPr>
          <w:rStyle w:val="Heading2Char"/>
          <w:b w:val="0"/>
          <w:bCs/>
        </w:rPr>
        <w:t xml:space="preserve"> </w:t>
      </w:r>
      <w:r w:rsidRPr="007F4CEF">
        <w:rPr>
          <w:rStyle w:val="Heading2Char"/>
          <w:b w:val="0"/>
          <w:bCs/>
        </w:rPr>
        <w:t>development of high-quality work products, with the ability to clearly communicate findings to Government and DoD personnel. The Biomedical/Clinical Engineer V shall have demonstrated leadership and/or peer-leadership on inter-disciplinary healthcare teams, while balancing conflict resolution, multiple responsibilities, priorities, task deadlines, organizational problems, and implementation of efficient and effective solutions</w:t>
      </w:r>
      <w:r w:rsidR="00F302C8" w:rsidRPr="007F4CEF">
        <w:rPr>
          <w:rStyle w:val="Heading2Char"/>
          <w:b w:val="0"/>
          <w:bCs/>
        </w:rPr>
        <w:t>.</w:t>
      </w:r>
    </w:p>
    <w:p w14:paraId="112E03D0" w14:textId="77777777" w:rsidR="00CC516B" w:rsidRPr="00CC516B" w:rsidRDefault="00CC516B" w:rsidP="00CC516B">
      <w:pPr>
        <w:pStyle w:val="ListParagraph"/>
        <w:tabs>
          <w:tab w:val="left" w:pos="540"/>
          <w:tab w:val="left" w:pos="630"/>
          <w:tab w:val="left" w:pos="900"/>
        </w:tabs>
        <w:ind w:left="0"/>
        <w:rPr>
          <w:rStyle w:val="Heading2Char"/>
          <w:b w:val="0"/>
          <w:bCs/>
        </w:rPr>
      </w:pPr>
    </w:p>
    <w:p w14:paraId="07837CE3" w14:textId="1344A2D4" w:rsidR="00D33E7D" w:rsidRPr="00C4539E" w:rsidRDefault="00D33E7D" w:rsidP="00DF1C8D">
      <w:pPr>
        <w:pStyle w:val="ListParagraph"/>
        <w:numPr>
          <w:ilvl w:val="1"/>
          <w:numId w:val="3"/>
        </w:numPr>
        <w:tabs>
          <w:tab w:val="left" w:pos="450"/>
          <w:tab w:val="left" w:pos="630"/>
        </w:tabs>
        <w:ind w:left="0" w:firstLine="0"/>
        <w:contextualSpacing w:val="0"/>
        <w:rPr>
          <w:rStyle w:val="Heading2Char"/>
        </w:rPr>
      </w:pPr>
      <w:bookmarkStart w:id="35" w:name="_Toc104302434"/>
      <w:r w:rsidRPr="00C4539E">
        <w:rPr>
          <w:rStyle w:val="Heading2Char"/>
        </w:rPr>
        <w:t>Security Requirements. (For Unclassified Contracts)</w:t>
      </w:r>
      <w:bookmarkEnd w:id="35"/>
    </w:p>
    <w:p w14:paraId="6D20B45B" w14:textId="1E840EB0" w:rsidR="00415F8C" w:rsidRPr="00BD070C" w:rsidRDefault="00755EA8" w:rsidP="00BD070C">
      <w:pPr>
        <w:pStyle w:val="NoSpacing"/>
        <w:numPr>
          <w:ilvl w:val="2"/>
          <w:numId w:val="3"/>
        </w:numPr>
        <w:spacing w:after="120"/>
        <w:ind w:left="0"/>
      </w:pPr>
      <w:r w:rsidRPr="00BD070C">
        <w:rPr>
          <w:b/>
          <w:bCs/>
        </w:rPr>
        <w:t>Personnel Clearance</w:t>
      </w:r>
      <w:r w:rsidRPr="00BD070C">
        <w:t xml:space="preserve">: </w:t>
      </w:r>
      <w:r w:rsidR="00415F8C" w:rsidRPr="00BD070C">
        <w:t xml:space="preserve">The Contractor personnel shall have a Tier 1 (NACI) investigative clearance/background investigation prior to performing work on this contract.  The Contractor shall request personnel security clearances to include fingerprinting, and all associated clearance tasks, at the company’s expense. The Contractor shall provide documentation received from the appropriate Government agency as to the verification of contract personnel’s Tier 1 certification.  Due to costs involved with security investigations, requests for personnel security clearances </w:t>
      </w:r>
      <w:proofErr w:type="gramStart"/>
      <w:r w:rsidR="00415F8C" w:rsidRPr="00BD070C">
        <w:t>shall</w:t>
      </w:r>
      <w:proofErr w:type="gramEnd"/>
      <w:r w:rsidR="00415F8C" w:rsidRPr="00BD070C">
        <w:t xml:space="preserve"> be kept to the minimum required to </w:t>
      </w:r>
      <w:r w:rsidR="00D842D5" w:rsidRPr="00BD070C">
        <w:t>fulfil</w:t>
      </w:r>
      <w:r w:rsidR="00415F8C" w:rsidRPr="00BD070C">
        <w:t xml:space="preserve"> contract requirements. </w:t>
      </w:r>
    </w:p>
    <w:p w14:paraId="068852C4" w14:textId="11EC8A34" w:rsidR="00FD72C3" w:rsidRPr="00BD070C" w:rsidRDefault="00755EA8" w:rsidP="00BD070C">
      <w:pPr>
        <w:pStyle w:val="NoSpacing"/>
        <w:numPr>
          <w:ilvl w:val="2"/>
          <w:numId w:val="3"/>
        </w:numPr>
        <w:spacing w:after="120"/>
        <w:ind w:left="0"/>
      </w:pPr>
      <w:r w:rsidRPr="3532A75D">
        <w:rPr>
          <w:b/>
          <w:bCs/>
        </w:rPr>
        <w:t>Facility Clearance</w:t>
      </w:r>
      <w:r w:rsidRPr="00BD070C">
        <w:rPr>
          <w:b/>
          <w:bCs/>
        </w:rPr>
        <w:t>:</w:t>
      </w:r>
      <w:r w:rsidRPr="00BD070C">
        <w:t xml:space="preserve">  </w:t>
      </w:r>
      <w:r w:rsidR="00415F8C" w:rsidRPr="00BD070C">
        <w:t>The Contractor shall possess or obtain an appropriate facility security clearance (Secret) prior to performing work on a classified Government contract.  If the Contractor does not possess a facility clearance the Government will request one.  The Government assumes costs and conducts investigations for Top Secret, Secret, and Confidential facility security clearances.  The Contractor shall request a facility clearance, at the company’s expense.</w:t>
      </w:r>
    </w:p>
    <w:p w14:paraId="1E987279" w14:textId="77777777" w:rsidR="00FD72C3" w:rsidRPr="0024367B" w:rsidRDefault="00415F8C" w:rsidP="0024367B">
      <w:pPr>
        <w:pStyle w:val="NoSpacing"/>
        <w:numPr>
          <w:ilvl w:val="2"/>
          <w:numId w:val="3"/>
        </w:numPr>
        <w:spacing w:after="120"/>
        <w:ind w:left="0"/>
      </w:pPr>
      <w:r w:rsidRPr="2825A19A">
        <w:rPr>
          <w:b/>
          <w:bCs/>
        </w:rPr>
        <w:t>Local Area Network (LAN).</w:t>
      </w:r>
      <w:r w:rsidRPr="2825A19A">
        <w:rPr>
          <w:color w:val="7030A0"/>
        </w:rPr>
        <w:t xml:space="preserve"> </w:t>
      </w:r>
      <w:r w:rsidRPr="0024367B">
        <w:t xml:space="preserve">All Contractor employees requiring access to the Government unclassified computer network shall have a valid Tier 1 investigation verified through JPAS.  No Contractor employee will be provided access to unclassified computer network or its inherent capabilities (i.e., internet access, electronic mail, file and print services) without a valid Tier 1 investigation.  The Contractor shall be aware of and abide by all Government regulations concerning the authorized use of the Government’s computer network </w:t>
      </w:r>
      <w:r w:rsidRPr="0024367B">
        <w:lastRenderedPageBreak/>
        <w:t>including the restriction against using the network to recruit Government personnel or advertise job openings.</w:t>
      </w:r>
    </w:p>
    <w:p w14:paraId="3A7DD781" w14:textId="41F3930A" w:rsidR="008367BF" w:rsidRPr="0024367B" w:rsidRDefault="00415F8C" w:rsidP="0024367B">
      <w:pPr>
        <w:pStyle w:val="NoSpacing"/>
        <w:numPr>
          <w:ilvl w:val="2"/>
          <w:numId w:val="3"/>
        </w:numPr>
        <w:spacing w:after="120"/>
        <w:ind w:left="0"/>
      </w:pPr>
      <w:r w:rsidRPr="3532A75D">
        <w:rPr>
          <w:b/>
          <w:bCs/>
        </w:rPr>
        <w:t>Disclosure of Information</w:t>
      </w:r>
      <w:r w:rsidRPr="3532A75D">
        <w:rPr>
          <w:color w:val="7030A0"/>
        </w:rPr>
        <w:t xml:space="preserve">. </w:t>
      </w:r>
      <w:r w:rsidR="008367BF" w:rsidRPr="0024367B">
        <w:t xml:space="preserve">In the performance of this contract, the Contractor may have access to data and information proprietary to a Government agency or to another Government Contractor, or of such nature that its dissemination or use, other than as specified in this contract, would be illegal or otherwise adverse to the interests of the Government or others. The Contractor and its personnel shall not </w:t>
      </w:r>
      <w:r w:rsidR="0024367B" w:rsidRPr="0024367B">
        <w:t>divulge,</w:t>
      </w:r>
      <w:r w:rsidR="008367BF" w:rsidRPr="0024367B">
        <w:t xml:space="preserve"> or release data or information developed or obtained under performance of this contract, except to authorized Government personnel or upon written approval of the CO. The Contractor and its Contractor personnel shall not use, disclose, keep for personal use or reproduce proprietary information bearing a restrictive legend, other than as specified in the contract.</w:t>
      </w:r>
    </w:p>
    <w:p w14:paraId="2D9CFC41" w14:textId="657E2EC7" w:rsidR="008367BF" w:rsidRPr="00BF0332" w:rsidRDefault="008367BF" w:rsidP="00BF0332">
      <w:pPr>
        <w:pStyle w:val="ListParagraph"/>
        <w:numPr>
          <w:ilvl w:val="2"/>
          <w:numId w:val="3"/>
        </w:numPr>
        <w:tabs>
          <w:tab w:val="left" w:pos="450"/>
          <w:tab w:val="left" w:pos="630"/>
        </w:tabs>
        <w:ind w:left="0"/>
        <w:contextualSpacing w:val="0"/>
      </w:pPr>
      <w:r w:rsidRPr="3532A75D">
        <w:rPr>
          <w:b/>
          <w:bCs/>
          <w:color w:val="FF0000"/>
        </w:rPr>
        <w:t xml:space="preserve"> </w:t>
      </w:r>
      <w:r w:rsidRPr="3532A75D">
        <w:rPr>
          <w:b/>
          <w:bCs/>
        </w:rPr>
        <w:t>Non-Disclosure Agreement (NDA).</w:t>
      </w:r>
      <w:r>
        <w:t xml:space="preserve">  </w:t>
      </w:r>
      <w:r w:rsidRPr="00BF0332">
        <w:t>All Contractor employees shall sign the non-disclosure statement provided at Appendix B and submit to the CO prior to beginning performance on this contract.</w:t>
      </w:r>
    </w:p>
    <w:p w14:paraId="00F58AFA" w14:textId="27830CD5" w:rsidR="008367BF" w:rsidRPr="00BF0332" w:rsidRDefault="008367BF" w:rsidP="00BF0332">
      <w:pPr>
        <w:pStyle w:val="ListParagraph"/>
        <w:numPr>
          <w:ilvl w:val="1"/>
          <w:numId w:val="3"/>
        </w:numPr>
        <w:tabs>
          <w:tab w:val="left" w:pos="450"/>
          <w:tab w:val="left" w:pos="630"/>
        </w:tabs>
        <w:ind w:left="0" w:firstLine="0"/>
        <w:contextualSpacing w:val="0"/>
        <w:rPr>
          <w:rFonts w:eastAsiaTheme="majorEastAsia" w:cstheme="majorBidi"/>
          <w:b/>
          <w:bCs/>
          <w:szCs w:val="26"/>
        </w:rPr>
      </w:pPr>
      <w:bookmarkStart w:id="36" w:name="_Toc104302435"/>
      <w:r w:rsidRPr="44A6CA76">
        <w:rPr>
          <w:rStyle w:val="Heading2Char"/>
          <w:bCs/>
        </w:rPr>
        <w:t>Service Contract Reporting (SCR)</w:t>
      </w:r>
      <w:bookmarkEnd w:id="36"/>
      <w:r w:rsidRPr="44A6CA76">
        <w:rPr>
          <w:rStyle w:val="Heading2Char"/>
          <w:bCs/>
        </w:rPr>
        <w:t xml:space="preserve">  </w:t>
      </w:r>
      <w:r w:rsidRPr="00BF0332">
        <w:t>The Contractor shall report manpower data IAW the current G</w:t>
      </w:r>
      <w:r w:rsidRPr="00BF0332">
        <w:rPr>
          <w:rFonts w:eastAsia="Segoe UI"/>
        </w:rPr>
        <w:t>uidebook for Service Contract Reporting in the SAM.</w:t>
      </w:r>
      <w:r w:rsidR="00D33E7D" w:rsidRPr="00BF0332">
        <w:t xml:space="preserve"> </w:t>
      </w:r>
      <w:r w:rsidRPr="00BF0332">
        <w:rPr>
          <w:b/>
          <w:bCs/>
        </w:rPr>
        <w:t xml:space="preserve">User Manuals: </w:t>
      </w:r>
      <w:r w:rsidRPr="00BF0332">
        <w:t xml:space="preserve">Additional guidance can be found in the </w:t>
      </w:r>
      <w:hyperlink r:id="rId13">
        <w:r w:rsidRPr="00BF0332">
          <w:rPr>
            <w:rStyle w:val="Hyperlink"/>
            <w:color w:val="auto"/>
          </w:rPr>
          <w:t>Guidebook for Service Contract Reporting in the System for Award Management</w:t>
        </w:r>
      </w:hyperlink>
      <w:r>
        <w:t>.</w:t>
      </w:r>
    </w:p>
    <w:p w14:paraId="316EE7AA" w14:textId="399F9627" w:rsidR="00FD273A" w:rsidRPr="00E777E2" w:rsidRDefault="00FD273A" w:rsidP="00E777E2">
      <w:pPr>
        <w:pStyle w:val="ListParagraph"/>
        <w:numPr>
          <w:ilvl w:val="1"/>
          <w:numId w:val="3"/>
        </w:numPr>
        <w:tabs>
          <w:tab w:val="left" w:pos="450"/>
        </w:tabs>
        <w:ind w:left="0" w:firstLine="0"/>
        <w:contextualSpacing w:val="0"/>
        <w:rPr>
          <w:rFonts w:eastAsiaTheme="majorEastAsia" w:cstheme="majorBidi"/>
          <w:b/>
          <w:szCs w:val="26"/>
        </w:rPr>
      </w:pPr>
      <w:bookmarkStart w:id="37" w:name="_Toc104302436"/>
      <w:r w:rsidRPr="00C4539E">
        <w:rPr>
          <w:rStyle w:val="Heading2Char"/>
        </w:rPr>
        <w:t>Quality Control Plan (QCP):</w:t>
      </w:r>
      <w:bookmarkEnd w:id="37"/>
      <w:r w:rsidRPr="00C4539E">
        <w:rPr>
          <w:rStyle w:val="Heading2Char"/>
        </w:rPr>
        <w:t xml:space="preserve">  </w:t>
      </w:r>
      <w:r w:rsidRPr="00E777E2">
        <w:t xml:space="preserve">The Contractor is responsible for Contract Management and Quality Control, not the Government.  </w:t>
      </w:r>
      <w:r w:rsidRPr="00E777E2">
        <w:rPr>
          <w:spacing w:val="-6"/>
        </w:rPr>
        <w:t xml:space="preserve">The Contractor shall submit a </w:t>
      </w:r>
      <w:r w:rsidR="00D837AA">
        <w:rPr>
          <w:spacing w:val="-6"/>
        </w:rPr>
        <w:t>Quality Control Plan (</w:t>
      </w:r>
      <w:r w:rsidRPr="00E777E2">
        <w:rPr>
          <w:spacing w:val="-6"/>
        </w:rPr>
        <w:t>QCP</w:t>
      </w:r>
      <w:r w:rsidR="00D837AA">
        <w:rPr>
          <w:spacing w:val="-6"/>
        </w:rPr>
        <w:t>)</w:t>
      </w:r>
      <w:r w:rsidRPr="00E777E2">
        <w:rPr>
          <w:spacing w:val="-6"/>
        </w:rPr>
        <w:t xml:space="preserve"> (10) business days after contract award and maintain/update it thereafter</w:t>
      </w:r>
      <w:r w:rsidRPr="00E777E2">
        <w:rPr>
          <w:color w:val="7030A0"/>
          <w:spacing w:val="-6"/>
        </w:rPr>
        <w:t>.</w:t>
      </w:r>
    </w:p>
    <w:p w14:paraId="144A5D23" w14:textId="3E2FAAAD" w:rsidR="001F15D0" w:rsidRPr="00E777E2" w:rsidRDefault="00FD273A" w:rsidP="00E777E2">
      <w:pPr>
        <w:pStyle w:val="ListParagraph"/>
        <w:numPr>
          <w:ilvl w:val="1"/>
          <w:numId w:val="3"/>
        </w:numPr>
        <w:ind w:left="0" w:firstLine="0"/>
        <w:contextualSpacing w:val="0"/>
        <w:rPr>
          <w:rFonts w:eastAsiaTheme="majorEastAsia" w:cstheme="majorBidi"/>
          <w:b/>
          <w:szCs w:val="26"/>
        </w:rPr>
      </w:pPr>
      <w:bookmarkStart w:id="38" w:name="_Toc104302437"/>
      <w:r w:rsidRPr="1AD508AB">
        <w:rPr>
          <w:rStyle w:val="Heading2Char"/>
          <w:bCs/>
        </w:rPr>
        <w:t>Post-Award and Initial Contract Performance Meeting.</w:t>
      </w:r>
      <w:bookmarkEnd w:id="38"/>
      <w:r w:rsidRPr="1AD508AB">
        <w:rPr>
          <w:rStyle w:val="Heading2Char"/>
        </w:rPr>
        <w:t xml:space="preserve">  </w:t>
      </w:r>
      <w:r w:rsidRPr="00E777E2">
        <w:t>The C</w:t>
      </w:r>
      <w:r w:rsidR="00F1569C" w:rsidRPr="00E777E2">
        <w:t xml:space="preserve">ontractor shall participate in </w:t>
      </w:r>
      <w:r w:rsidRPr="00E777E2">
        <w:t>the post-award meeting scheduled by the Governmen</w:t>
      </w:r>
      <w:r w:rsidR="001F15D0" w:rsidRPr="00E777E2">
        <w:t>t.</w:t>
      </w:r>
    </w:p>
    <w:p w14:paraId="3D52CE75" w14:textId="336D94C0" w:rsidR="001F15D0" w:rsidRPr="00755EA8" w:rsidRDefault="00755EA8" w:rsidP="00E777E2">
      <w:pPr>
        <w:pStyle w:val="Heading1"/>
        <w:numPr>
          <w:ilvl w:val="0"/>
          <w:numId w:val="3"/>
        </w:numPr>
        <w:tabs>
          <w:tab w:val="left" w:pos="450"/>
        </w:tabs>
        <w:ind w:left="0" w:firstLine="0"/>
      </w:pPr>
      <w:bookmarkStart w:id="39" w:name="_Toc104302438"/>
      <w:r w:rsidRPr="00755EA8">
        <w:t>PERFORMANCE OBJECTIVES</w:t>
      </w:r>
      <w:bookmarkEnd w:id="39"/>
    </w:p>
    <w:p w14:paraId="36372758" w14:textId="5C60D067" w:rsidR="00C4539E" w:rsidRDefault="00C4539E" w:rsidP="001F15D0">
      <w:pPr>
        <w:pStyle w:val="ListParagraph"/>
        <w:numPr>
          <w:ilvl w:val="1"/>
          <w:numId w:val="12"/>
        </w:numPr>
        <w:tabs>
          <w:tab w:val="left" w:pos="450"/>
          <w:tab w:val="left" w:pos="630"/>
          <w:tab w:val="left" w:pos="1440"/>
        </w:tabs>
        <w:ind w:left="0" w:firstLine="0"/>
      </w:pPr>
      <w:r>
        <w:rPr>
          <w:b/>
          <w:bCs/>
        </w:rPr>
        <w:t xml:space="preserve"> </w:t>
      </w:r>
      <w:bookmarkStart w:id="40" w:name="_Toc104302439"/>
      <w:r w:rsidR="001F15D0" w:rsidRPr="63F3D095">
        <w:rPr>
          <w:rStyle w:val="Heading2Char"/>
        </w:rPr>
        <w:t>Services Summary (SS)</w:t>
      </w:r>
      <w:bookmarkEnd w:id="40"/>
      <w:r w:rsidR="001F15D0" w:rsidRPr="63F3D095">
        <w:rPr>
          <w:b/>
          <w:bCs/>
        </w:rPr>
        <w:t>.</w:t>
      </w:r>
      <w:r w:rsidR="001F15D0">
        <w:t xml:space="preserve">  </w:t>
      </w:r>
    </w:p>
    <w:p w14:paraId="6762031B" w14:textId="3443CBB3" w:rsidR="001F15D0" w:rsidRDefault="001F15D0" w:rsidP="00C4539E">
      <w:pPr>
        <w:tabs>
          <w:tab w:val="left" w:pos="450"/>
          <w:tab w:val="left" w:pos="630"/>
          <w:tab w:val="left" w:pos="1440"/>
        </w:tabs>
        <w:ind w:left="450"/>
      </w:pPr>
      <w:r>
        <w:t xml:space="preserve">The Contractor services requirements are summarized </w:t>
      </w:r>
      <w:r w:rsidR="00B031D3">
        <w:t>as</w:t>
      </w:r>
      <w:r>
        <w:t xml:space="preserve"> performance objectives that relate directly to mission essential items.  The performance threshold briefly describes the minimum acceptable levels of service for each requirement.  These thresholds are critical to mission success.</w:t>
      </w:r>
    </w:p>
    <w:p w14:paraId="286BE5F7" w14:textId="77777777" w:rsidR="006A5911" w:rsidRDefault="006A5911" w:rsidP="00C4539E">
      <w:pPr>
        <w:tabs>
          <w:tab w:val="left" w:pos="450"/>
          <w:tab w:val="left" w:pos="630"/>
          <w:tab w:val="left" w:pos="1440"/>
        </w:tabs>
        <w:ind w:left="450"/>
      </w:pPr>
    </w:p>
    <w:p w14:paraId="637B2572" w14:textId="77777777" w:rsidR="00FB11E5" w:rsidRDefault="00FB11E5" w:rsidP="00774149">
      <w:pPr>
        <w:pStyle w:val="BodyText"/>
        <w:ind w:left="2880" w:right="224"/>
        <w:rPr>
          <w:b/>
          <w:bCs/>
          <w:spacing w:val="-1"/>
        </w:rPr>
      </w:pPr>
    </w:p>
    <w:p w14:paraId="09D8939D" w14:textId="77777777" w:rsidR="00FB11E5" w:rsidRDefault="00FB11E5" w:rsidP="00774149">
      <w:pPr>
        <w:pStyle w:val="BodyText"/>
        <w:ind w:left="2880" w:right="224"/>
        <w:rPr>
          <w:b/>
          <w:bCs/>
          <w:spacing w:val="-1"/>
        </w:rPr>
      </w:pPr>
    </w:p>
    <w:p w14:paraId="2477F044" w14:textId="77777777" w:rsidR="00FB11E5" w:rsidRDefault="00FB11E5" w:rsidP="00774149">
      <w:pPr>
        <w:pStyle w:val="BodyText"/>
        <w:ind w:left="2880" w:right="224"/>
        <w:rPr>
          <w:b/>
          <w:bCs/>
          <w:spacing w:val="-1"/>
        </w:rPr>
      </w:pPr>
    </w:p>
    <w:p w14:paraId="1686BB29" w14:textId="77777777" w:rsidR="00FB11E5" w:rsidRDefault="00FB11E5" w:rsidP="00774149">
      <w:pPr>
        <w:pStyle w:val="BodyText"/>
        <w:ind w:left="2880" w:right="224"/>
        <w:rPr>
          <w:b/>
          <w:bCs/>
          <w:spacing w:val="-1"/>
        </w:rPr>
      </w:pPr>
    </w:p>
    <w:p w14:paraId="6D7EAF48" w14:textId="77777777" w:rsidR="00FB11E5" w:rsidRDefault="00FB11E5" w:rsidP="00774149">
      <w:pPr>
        <w:pStyle w:val="BodyText"/>
        <w:ind w:left="2880" w:right="224"/>
        <w:rPr>
          <w:b/>
          <w:bCs/>
          <w:spacing w:val="-1"/>
        </w:rPr>
      </w:pPr>
    </w:p>
    <w:p w14:paraId="06B3DA3B" w14:textId="77777777" w:rsidR="00FB11E5" w:rsidRDefault="00FB11E5" w:rsidP="00774149">
      <w:pPr>
        <w:pStyle w:val="BodyText"/>
        <w:ind w:left="2880" w:right="224"/>
        <w:rPr>
          <w:b/>
          <w:bCs/>
          <w:spacing w:val="-1"/>
        </w:rPr>
      </w:pPr>
    </w:p>
    <w:p w14:paraId="56116388" w14:textId="77777777" w:rsidR="00FB11E5" w:rsidRDefault="00FB11E5" w:rsidP="00774149">
      <w:pPr>
        <w:pStyle w:val="BodyText"/>
        <w:ind w:left="2880" w:right="224"/>
        <w:rPr>
          <w:b/>
          <w:bCs/>
          <w:spacing w:val="-1"/>
        </w:rPr>
      </w:pPr>
    </w:p>
    <w:p w14:paraId="2BBC8BA8" w14:textId="77777777" w:rsidR="00FB11E5" w:rsidRDefault="00FB11E5" w:rsidP="00774149">
      <w:pPr>
        <w:pStyle w:val="BodyText"/>
        <w:ind w:left="2880" w:right="224"/>
        <w:rPr>
          <w:b/>
          <w:bCs/>
          <w:spacing w:val="-1"/>
        </w:rPr>
      </w:pPr>
    </w:p>
    <w:p w14:paraId="5729801F" w14:textId="77777777" w:rsidR="00FB11E5" w:rsidRDefault="00FB11E5" w:rsidP="00774149">
      <w:pPr>
        <w:pStyle w:val="BodyText"/>
        <w:ind w:left="2880" w:right="224"/>
        <w:rPr>
          <w:b/>
          <w:bCs/>
          <w:spacing w:val="-1"/>
        </w:rPr>
      </w:pPr>
    </w:p>
    <w:p w14:paraId="1BAEE1E1" w14:textId="77777777" w:rsidR="00FB11E5" w:rsidRDefault="00FB11E5" w:rsidP="00774149">
      <w:pPr>
        <w:pStyle w:val="BodyText"/>
        <w:ind w:left="2880" w:right="224"/>
        <w:rPr>
          <w:b/>
          <w:bCs/>
          <w:spacing w:val="-1"/>
        </w:rPr>
      </w:pPr>
    </w:p>
    <w:p w14:paraId="415BE700" w14:textId="77777777" w:rsidR="00382BC7" w:rsidRDefault="00382BC7" w:rsidP="00382BC7">
      <w:pPr>
        <w:pStyle w:val="BodyText"/>
        <w:ind w:right="224"/>
        <w:rPr>
          <w:b/>
          <w:bCs/>
          <w:spacing w:val="-1"/>
        </w:rPr>
      </w:pPr>
    </w:p>
    <w:p w14:paraId="1669705B" w14:textId="4F426650" w:rsidR="00B81A63" w:rsidRDefault="00B81A63" w:rsidP="00382BC7">
      <w:pPr>
        <w:pStyle w:val="BodyText"/>
        <w:ind w:right="224"/>
        <w:rPr>
          <w:b/>
          <w:bCs/>
          <w:spacing w:val="-1"/>
        </w:rPr>
      </w:pPr>
      <w:r w:rsidRPr="00697086">
        <w:rPr>
          <w:b/>
          <w:bCs/>
          <w:spacing w:val="-1"/>
        </w:rPr>
        <w:t>Services Summary Table</w:t>
      </w:r>
    </w:p>
    <w:tbl>
      <w:tblPr>
        <w:tblW w:w="10440"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0"/>
        <w:gridCol w:w="1620"/>
        <w:gridCol w:w="1530"/>
        <w:gridCol w:w="1710"/>
        <w:gridCol w:w="2880"/>
        <w:gridCol w:w="1800"/>
      </w:tblGrid>
      <w:tr w:rsidR="00B81A63" w:rsidRPr="00C17767" w14:paraId="04BB7077" w14:textId="77777777" w:rsidTr="006F6D74">
        <w:trPr>
          <w:trHeight w:val="582"/>
        </w:trPr>
        <w:tc>
          <w:tcPr>
            <w:tcW w:w="900" w:type="dxa"/>
            <w:shd w:val="clear" w:color="auto" w:fill="CCCCCC"/>
          </w:tcPr>
          <w:p w14:paraId="5EDB1153" w14:textId="77777777" w:rsidR="00B81A63" w:rsidRPr="00697086" w:rsidRDefault="00B81A63" w:rsidP="00CB0827">
            <w:pPr>
              <w:pStyle w:val="BodyText"/>
              <w:ind w:left="35" w:right="224"/>
              <w:jc w:val="both"/>
              <w:rPr>
                <w:b/>
                <w:spacing w:val="-1"/>
              </w:rPr>
            </w:pPr>
            <w:r w:rsidRPr="00697086">
              <w:rPr>
                <w:b/>
                <w:spacing w:val="-1"/>
              </w:rPr>
              <w:t>Item #</w:t>
            </w:r>
          </w:p>
        </w:tc>
        <w:tc>
          <w:tcPr>
            <w:tcW w:w="1620" w:type="dxa"/>
            <w:shd w:val="clear" w:color="auto" w:fill="CCCCCC"/>
          </w:tcPr>
          <w:p w14:paraId="15348EBF" w14:textId="77777777" w:rsidR="00B81A63" w:rsidRPr="00697086" w:rsidRDefault="00B81A63" w:rsidP="00CB0827">
            <w:pPr>
              <w:pStyle w:val="BodyText"/>
              <w:ind w:right="224"/>
              <w:jc w:val="both"/>
              <w:rPr>
                <w:b/>
                <w:spacing w:val="-1"/>
              </w:rPr>
            </w:pPr>
            <w:r w:rsidRPr="00697086">
              <w:rPr>
                <w:b/>
                <w:spacing w:val="-1"/>
              </w:rPr>
              <w:t>Performance Objective</w:t>
            </w:r>
          </w:p>
        </w:tc>
        <w:tc>
          <w:tcPr>
            <w:tcW w:w="1530" w:type="dxa"/>
            <w:shd w:val="clear" w:color="auto" w:fill="CCCCCC"/>
          </w:tcPr>
          <w:p w14:paraId="1C54F6F4" w14:textId="77777777" w:rsidR="00B81A63" w:rsidRDefault="00B81A63" w:rsidP="00CB0827">
            <w:pPr>
              <w:pStyle w:val="BodyText"/>
              <w:ind w:right="224"/>
              <w:jc w:val="both"/>
              <w:rPr>
                <w:b/>
                <w:spacing w:val="-1"/>
              </w:rPr>
            </w:pPr>
            <w:r>
              <w:rPr>
                <w:b/>
                <w:spacing w:val="-1"/>
              </w:rPr>
              <w:t>PWS Paragraph</w:t>
            </w:r>
          </w:p>
        </w:tc>
        <w:tc>
          <w:tcPr>
            <w:tcW w:w="1710" w:type="dxa"/>
            <w:shd w:val="clear" w:color="auto" w:fill="CCCCCC"/>
          </w:tcPr>
          <w:p w14:paraId="02929FA6" w14:textId="77777777" w:rsidR="00B81A63" w:rsidRPr="00697086" w:rsidRDefault="00B81A63" w:rsidP="00CB0827">
            <w:pPr>
              <w:pStyle w:val="BodyText"/>
              <w:ind w:right="224"/>
              <w:jc w:val="both"/>
              <w:rPr>
                <w:b/>
                <w:spacing w:val="-1"/>
              </w:rPr>
            </w:pPr>
            <w:r>
              <w:rPr>
                <w:b/>
                <w:spacing w:val="-1"/>
              </w:rPr>
              <w:t xml:space="preserve">Performance </w:t>
            </w:r>
            <w:r w:rsidRPr="00697086">
              <w:rPr>
                <w:b/>
                <w:spacing w:val="-1"/>
              </w:rPr>
              <w:t>Standard</w:t>
            </w:r>
          </w:p>
        </w:tc>
        <w:tc>
          <w:tcPr>
            <w:tcW w:w="2880" w:type="dxa"/>
            <w:shd w:val="clear" w:color="auto" w:fill="CCCCCC"/>
          </w:tcPr>
          <w:p w14:paraId="4E034ED6" w14:textId="77777777" w:rsidR="00B81A63" w:rsidRPr="00697086" w:rsidRDefault="00B81A63" w:rsidP="00CB0827">
            <w:pPr>
              <w:pStyle w:val="BodyText"/>
              <w:ind w:right="224"/>
              <w:jc w:val="both"/>
              <w:rPr>
                <w:b/>
                <w:spacing w:val="-1"/>
              </w:rPr>
            </w:pPr>
            <w:r>
              <w:rPr>
                <w:b/>
                <w:spacing w:val="-1"/>
              </w:rPr>
              <w:t>AQL/</w:t>
            </w:r>
            <w:r w:rsidRPr="00697086">
              <w:rPr>
                <w:b/>
                <w:spacing w:val="-1"/>
              </w:rPr>
              <w:t>Performance Threshold</w:t>
            </w:r>
          </w:p>
          <w:p w14:paraId="6FF45609" w14:textId="77777777" w:rsidR="00B81A63" w:rsidRPr="004603DE" w:rsidRDefault="00B81A63" w:rsidP="00CB0827">
            <w:pPr>
              <w:pStyle w:val="BodyText"/>
              <w:ind w:right="224"/>
              <w:jc w:val="both"/>
              <w:rPr>
                <w:spacing w:val="-1"/>
                <w:sz w:val="20"/>
                <w:szCs w:val="20"/>
              </w:rPr>
            </w:pPr>
            <w:r w:rsidRPr="004603DE">
              <w:rPr>
                <w:spacing w:val="-1"/>
                <w:sz w:val="20"/>
                <w:szCs w:val="20"/>
              </w:rPr>
              <w:t>(This is the maximum error rate.)</w:t>
            </w:r>
          </w:p>
        </w:tc>
        <w:tc>
          <w:tcPr>
            <w:tcW w:w="1800" w:type="dxa"/>
            <w:shd w:val="clear" w:color="auto" w:fill="CCCCCC"/>
          </w:tcPr>
          <w:p w14:paraId="0B959680" w14:textId="77777777" w:rsidR="00B81A63" w:rsidRPr="00697086" w:rsidRDefault="00B81A63" w:rsidP="00CB0827">
            <w:pPr>
              <w:pStyle w:val="BodyText"/>
              <w:ind w:right="224"/>
              <w:rPr>
                <w:b/>
                <w:spacing w:val="-1"/>
              </w:rPr>
            </w:pPr>
            <w:r w:rsidRPr="00697086">
              <w:rPr>
                <w:b/>
                <w:spacing w:val="-1"/>
              </w:rPr>
              <w:t>Method of Surveillance</w:t>
            </w:r>
          </w:p>
        </w:tc>
      </w:tr>
      <w:tr w:rsidR="00B81A63" w:rsidRPr="00C17767" w14:paraId="7CBF3168" w14:textId="77777777" w:rsidTr="006F6D74">
        <w:trPr>
          <w:trHeight w:val="4166"/>
        </w:trPr>
        <w:tc>
          <w:tcPr>
            <w:tcW w:w="900" w:type="dxa"/>
            <w:vAlign w:val="center"/>
          </w:tcPr>
          <w:p w14:paraId="25D62F0B" w14:textId="01FB911C" w:rsidR="00B81A63" w:rsidRPr="003275B3" w:rsidRDefault="008D32B8" w:rsidP="008D32B8">
            <w:pPr>
              <w:pStyle w:val="BodyText"/>
              <w:ind w:right="224"/>
              <w:jc w:val="center"/>
              <w:rPr>
                <w:b/>
                <w:spacing w:val="-1"/>
                <w:highlight w:val="yellow"/>
              </w:rPr>
            </w:pPr>
            <w:r>
              <w:rPr>
                <w:b/>
                <w:spacing w:val="-1"/>
              </w:rPr>
              <w:t>#</w:t>
            </w:r>
            <w:r w:rsidR="006F6D74" w:rsidRPr="006F6D74">
              <w:rPr>
                <w:b/>
                <w:spacing w:val="-1"/>
              </w:rPr>
              <w:t>01</w:t>
            </w:r>
          </w:p>
        </w:tc>
        <w:tc>
          <w:tcPr>
            <w:tcW w:w="1620" w:type="dxa"/>
          </w:tcPr>
          <w:p w14:paraId="79745817" w14:textId="4212CD4D" w:rsidR="00B81A63" w:rsidRPr="00DB69C2" w:rsidRDefault="00274E5A" w:rsidP="00CB0827">
            <w:pPr>
              <w:pStyle w:val="BodyText"/>
              <w:ind w:left="86" w:right="84"/>
              <w:rPr>
                <w:spacing w:val="-1"/>
                <w:highlight w:val="yellow"/>
              </w:rPr>
            </w:pPr>
            <w:r w:rsidRPr="00274E5A">
              <w:rPr>
                <w:spacing w:val="-1"/>
              </w:rPr>
              <w:t xml:space="preserve">Provides sound engineering recommendations to </w:t>
            </w:r>
            <w:r w:rsidR="00D620A0" w:rsidRPr="00274E5A">
              <w:rPr>
                <w:spacing w:val="-1"/>
              </w:rPr>
              <w:t>Medical</w:t>
            </w:r>
            <w:r w:rsidR="00384602" w:rsidRPr="00384602">
              <w:rPr>
                <w:spacing w:val="-1"/>
              </w:rPr>
              <w:t xml:space="preserve"> Logistics A</w:t>
            </w:r>
            <w:r w:rsidR="00E669DF">
              <w:rPr>
                <w:spacing w:val="-1"/>
              </w:rPr>
              <w:t>FMEDCOM</w:t>
            </w:r>
            <w:r w:rsidR="0036505C">
              <w:rPr>
                <w:spacing w:val="-1"/>
              </w:rPr>
              <w:t xml:space="preserve"> </w:t>
            </w:r>
            <w:r w:rsidR="000006A8">
              <w:rPr>
                <w:spacing w:val="-1"/>
              </w:rPr>
              <w:t>A</w:t>
            </w:r>
            <w:r w:rsidR="00384602" w:rsidRPr="00384602">
              <w:rPr>
                <w:spacing w:val="-1"/>
              </w:rPr>
              <w:t>4/10E</w:t>
            </w:r>
            <w:r w:rsidR="00384602">
              <w:rPr>
                <w:spacing w:val="-1"/>
              </w:rPr>
              <w:t xml:space="preserve"> </w:t>
            </w:r>
            <w:r w:rsidRPr="00274E5A">
              <w:rPr>
                <w:spacing w:val="-1"/>
              </w:rPr>
              <w:t xml:space="preserve">on operational equipment needs or trends in maintenance history to support </w:t>
            </w:r>
            <w:r w:rsidR="00384602" w:rsidRPr="00384602">
              <w:rPr>
                <w:spacing w:val="-1"/>
              </w:rPr>
              <w:t xml:space="preserve">Medical Logistics </w:t>
            </w:r>
            <w:r w:rsidR="00E669DF" w:rsidRPr="00E669DF">
              <w:rPr>
                <w:spacing w:val="-1"/>
              </w:rPr>
              <w:t>AFMEDCO</w:t>
            </w:r>
            <w:r w:rsidR="00DB01CD">
              <w:rPr>
                <w:spacing w:val="-1"/>
              </w:rPr>
              <w:t>M</w:t>
            </w:r>
            <w:r w:rsidR="000006A8">
              <w:rPr>
                <w:spacing w:val="-1"/>
              </w:rPr>
              <w:t>A</w:t>
            </w:r>
            <w:r w:rsidR="00E669DF" w:rsidRPr="00E669DF">
              <w:rPr>
                <w:spacing w:val="-1"/>
              </w:rPr>
              <w:t>4/10</w:t>
            </w:r>
            <w:r w:rsidR="00B15440" w:rsidRPr="00E669DF">
              <w:rPr>
                <w:spacing w:val="-1"/>
              </w:rPr>
              <w:t xml:space="preserve">E </w:t>
            </w:r>
            <w:r w:rsidR="00B15440" w:rsidRPr="00274E5A">
              <w:rPr>
                <w:spacing w:val="-1"/>
              </w:rPr>
              <w:t>on</w:t>
            </w:r>
            <w:r w:rsidRPr="00274E5A">
              <w:rPr>
                <w:spacing w:val="-1"/>
              </w:rPr>
              <w:t xml:space="preserve"> the development of a prioritization matrix</w:t>
            </w:r>
            <w:r w:rsidR="00DB01CD">
              <w:rPr>
                <w:spacing w:val="-1"/>
              </w:rPr>
              <w:t>.</w:t>
            </w:r>
          </w:p>
        </w:tc>
        <w:tc>
          <w:tcPr>
            <w:tcW w:w="1530" w:type="dxa"/>
          </w:tcPr>
          <w:p w14:paraId="7F6454FA" w14:textId="4C5E9FAB" w:rsidR="00B81A63" w:rsidRPr="00DB69C2" w:rsidRDefault="006F6D74" w:rsidP="00CB0827">
            <w:pPr>
              <w:pStyle w:val="BodyText"/>
              <w:ind w:left="86" w:right="84"/>
              <w:rPr>
                <w:spacing w:val="-1"/>
                <w:highlight w:val="yellow"/>
              </w:rPr>
            </w:pPr>
            <w:r w:rsidRPr="006F6D74">
              <w:rPr>
                <w:spacing w:val="-1"/>
              </w:rPr>
              <w:t>3.1.4.18.</w:t>
            </w:r>
          </w:p>
        </w:tc>
        <w:tc>
          <w:tcPr>
            <w:tcW w:w="1710" w:type="dxa"/>
          </w:tcPr>
          <w:p w14:paraId="471CE6F1" w14:textId="1A259803" w:rsidR="00B81A63" w:rsidRPr="00DB69C2" w:rsidRDefault="00B81A63" w:rsidP="00CB0827">
            <w:pPr>
              <w:pStyle w:val="BodyText"/>
              <w:ind w:left="86" w:right="84"/>
              <w:rPr>
                <w:spacing w:val="-1"/>
                <w:highlight w:val="yellow"/>
              </w:rPr>
            </w:pPr>
            <w:r w:rsidRPr="00384602">
              <w:rPr>
                <w:spacing w:val="-1"/>
              </w:rPr>
              <w:t>All personnel meet specified requirements</w:t>
            </w:r>
          </w:p>
        </w:tc>
        <w:tc>
          <w:tcPr>
            <w:tcW w:w="2880" w:type="dxa"/>
          </w:tcPr>
          <w:p w14:paraId="3AD48996" w14:textId="77777777" w:rsidR="00B81A63" w:rsidRPr="000439A4" w:rsidRDefault="00B81A63" w:rsidP="00CB0827">
            <w:pPr>
              <w:pStyle w:val="BodyText"/>
              <w:ind w:left="86" w:right="84"/>
              <w:rPr>
                <w:bCs/>
                <w:spacing w:val="-1"/>
              </w:rPr>
            </w:pPr>
            <w:r w:rsidRPr="000439A4">
              <w:rPr>
                <w:b/>
                <w:spacing w:val="-1"/>
              </w:rPr>
              <w:t xml:space="preserve">Exceptional: </w:t>
            </w:r>
            <w:r w:rsidRPr="000439A4">
              <w:rPr>
                <w:bCs/>
                <w:spacing w:val="-1"/>
              </w:rPr>
              <w:t>100% compliance</w:t>
            </w:r>
          </w:p>
          <w:p w14:paraId="06AF17C3" w14:textId="77777777" w:rsidR="00B81A63" w:rsidRPr="000439A4" w:rsidRDefault="00B81A63" w:rsidP="00CB0827">
            <w:pPr>
              <w:pStyle w:val="BodyText"/>
              <w:ind w:left="86" w:right="84"/>
              <w:rPr>
                <w:b/>
                <w:spacing w:val="-1"/>
              </w:rPr>
            </w:pPr>
          </w:p>
          <w:p w14:paraId="062F4645" w14:textId="77777777" w:rsidR="00B81A63" w:rsidRPr="000439A4" w:rsidRDefault="00B81A63" w:rsidP="00CB0827">
            <w:pPr>
              <w:pStyle w:val="BodyText"/>
              <w:ind w:left="86" w:right="84"/>
              <w:rPr>
                <w:bCs/>
                <w:spacing w:val="-1"/>
              </w:rPr>
            </w:pPr>
            <w:r w:rsidRPr="000439A4">
              <w:rPr>
                <w:b/>
                <w:spacing w:val="-1"/>
              </w:rPr>
              <w:t xml:space="preserve">Very Good: </w:t>
            </w:r>
            <w:r w:rsidRPr="000439A4">
              <w:rPr>
                <w:bCs/>
                <w:spacing w:val="-1"/>
              </w:rPr>
              <w:t>95-99% compliance</w:t>
            </w:r>
          </w:p>
          <w:p w14:paraId="5EA781E8" w14:textId="77777777" w:rsidR="00B81A63" w:rsidRPr="000439A4" w:rsidRDefault="00B81A63" w:rsidP="00CB0827">
            <w:pPr>
              <w:pStyle w:val="BodyText"/>
              <w:ind w:left="86" w:right="84"/>
              <w:rPr>
                <w:b/>
                <w:spacing w:val="-1"/>
              </w:rPr>
            </w:pPr>
          </w:p>
          <w:p w14:paraId="5B2F8E00" w14:textId="77777777" w:rsidR="00B81A63" w:rsidRPr="000439A4" w:rsidRDefault="00B81A63" w:rsidP="00CB0827">
            <w:pPr>
              <w:pStyle w:val="BodyText"/>
              <w:ind w:left="86" w:right="84"/>
              <w:rPr>
                <w:bCs/>
                <w:spacing w:val="-1"/>
              </w:rPr>
            </w:pPr>
            <w:r w:rsidRPr="000439A4">
              <w:rPr>
                <w:b/>
                <w:spacing w:val="-1"/>
              </w:rPr>
              <w:t xml:space="preserve">Satisfactory: </w:t>
            </w:r>
            <w:r w:rsidRPr="000439A4">
              <w:rPr>
                <w:bCs/>
                <w:spacing w:val="-1"/>
              </w:rPr>
              <w:t>90-94% compliance</w:t>
            </w:r>
          </w:p>
          <w:p w14:paraId="4A678558" w14:textId="77777777" w:rsidR="00B81A63" w:rsidRPr="000439A4" w:rsidRDefault="00B81A63" w:rsidP="00CB0827">
            <w:pPr>
              <w:pStyle w:val="BodyText"/>
              <w:ind w:left="86" w:right="84"/>
              <w:rPr>
                <w:b/>
                <w:spacing w:val="-1"/>
              </w:rPr>
            </w:pPr>
          </w:p>
          <w:p w14:paraId="007357AA" w14:textId="77777777" w:rsidR="00B81A63" w:rsidRPr="000439A4" w:rsidRDefault="00B81A63" w:rsidP="00CB0827">
            <w:pPr>
              <w:pStyle w:val="BodyText"/>
              <w:ind w:left="86" w:right="84"/>
              <w:rPr>
                <w:bCs/>
                <w:spacing w:val="-1"/>
              </w:rPr>
            </w:pPr>
            <w:r w:rsidRPr="000439A4">
              <w:rPr>
                <w:b/>
                <w:spacing w:val="-1"/>
              </w:rPr>
              <w:t xml:space="preserve">Marginal: </w:t>
            </w:r>
            <w:r w:rsidRPr="000439A4">
              <w:rPr>
                <w:bCs/>
                <w:spacing w:val="-1"/>
              </w:rPr>
              <w:t>85-89% compliance</w:t>
            </w:r>
          </w:p>
          <w:p w14:paraId="63F6CE4D" w14:textId="77777777" w:rsidR="00B81A63" w:rsidRPr="000439A4" w:rsidRDefault="00B81A63" w:rsidP="00CB0827">
            <w:pPr>
              <w:pStyle w:val="BodyText"/>
              <w:ind w:left="86" w:right="84"/>
              <w:rPr>
                <w:b/>
                <w:spacing w:val="-1"/>
              </w:rPr>
            </w:pPr>
          </w:p>
          <w:p w14:paraId="0E554CFF" w14:textId="77777777" w:rsidR="00B81A63" w:rsidRPr="00DB69C2" w:rsidRDefault="00B81A63" w:rsidP="00CB0827">
            <w:pPr>
              <w:pStyle w:val="BodyText"/>
              <w:ind w:left="86" w:right="84"/>
              <w:rPr>
                <w:b/>
                <w:spacing w:val="-1"/>
                <w:highlight w:val="yellow"/>
              </w:rPr>
            </w:pPr>
            <w:r w:rsidRPr="000439A4">
              <w:rPr>
                <w:b/>
                <w:spacing w:val="-1"/>
              </w:rPr>
              <w:t xml:space="preserve">Unsatisfactory: </w:t>
            </w:r>
            <w:r w:rsidRPr="000439A4">
              <w:rPr>
                <w:bCs/>
                <w:spacing w:val="-1"/>
              </w:rPr>
              <w:t>&lt;85% compliance</w:t>
            </w:r>
          </w:p>
        </w:tc>
        <w:tc>
          <w:tcPr>
            <w:tcW w:w="1800" w:type="dxa"/>
          </w:tcPr>
          <w:p w14:paraId="79779C96" w14:textId="77777777" w:rsidR="00B81A63" w:rsidRPr="00B065EF" w:rsidRDefault="00B81A63" w:rsidP="00CB0827">
            <w:pPr>
              <w:pStyle w:val="BodyText"/>
              <w:ind w:left="84" w:right="84"/>
              <w:rPr>
                <w:color w:val="7030A0"/>
                <w:spacing w:val="-1"/>
                <w:highlight w:val="yellow"/>
              </w:rPr>
            </w:pPr>
            <w:r w:rsidRPr="00AE2365">
              <w:rPr>
                <w:spacing w:val="-1"/>
              </w:rPr>
              <w:t>Review of personnel records and qualifications through Periodic Surveillance by COR</w:t>
            </w:r>
          </w:p>
        </w:tc>
      </w:tr>
      <w:tr w:rsidR="00B81A63" w:rsidRPr="00C17767" w14:paraId="318B9796" w14:textId="77777777" w:rsidTr="00AD2810">
        <w:trPr>
          <w:trHeight w:val="813"/>
        </w:trPr>
        <w:tc>
          <w:tcPr>
            <w:tcW w:w="900" w:type="dxa"/>
            <w:vAlign w:val="center"/>
          </w:tcPr>
          <w:p w14:paraId="4DD759FE" w14:textId="07864BCD" w:rsidR="00B81A63" w:rsidRPr="006F6D74" w:rsidRDefault="008D32B8" w:rsidP="00CB0827">
            <w:pPr>
              <w:pStyle w:val="BodyText"/>
              <w:ind w:right="224"/>
              <w:jc w:val="both"/>
              <w:rPr>
                <w:b/>
                <w:spacing w:val="-1"/>
                <w:highlight w:val="yellow"/>
              </w:rPr>
            </w:pPr>
            <w:r w:rsidRPr="008D32B8">
              <w:rPr>
                <w:b/>
                <w:spacing w:val="-1"/>
              </w:rPr>
              <w:t>#02</w:t>
            </w:r>
          </w:p>
        </w:tc>
        <w:tc>
          <w:tcPr>
            <w:tcW w:w="1620" w:type="dxa"/>
          </w:tcPr>
          <w:p w14:paraId="0D0A8DBA" w14:textId="665AEDAB" w:rsidR="00B81A63" w:rsidRPr="006F6D74" w:rsidRDefault="00A74A7A" w:rsidP="00CB0827">
            <w:pPr>
              <w:pStyle w:val="BodyText"/>
              <w:ind w:left="86" w:right="84"/>
              <w:rPr>
                <w:spacing w:val="-1"/>
              </w:rPr>
            </w:pPr>
            <w:r w:rsidRPr="006F6D74">
              <w:rPr>
                <w:spacing w:val="-1"/>
              </w:rPr>
              <w:t xml:space="preserve">Supports the market research and analysis of a wide range of medical devices, identifying Original Equipment </w:t>
            </w:r>
            <w:r w:rsidRPr="006F6D74">
              <w:rPr>
                <w:spacing w:val="-1"/>
              </w:rPr>
              <w:lastRenderedPageBreak/>
              <w:t xml:space="preserve">Manufacturers (OEMs) currently existing on the market, identifies available contracting agencies. Advises </w:t>
            </w:r>
            <w:r w:rsidR="00E669DF" w:rsidRPr="006F6D74">
              <w:rPr>
                <w:spacing w:val="-1"/>
              </w:rPr>
              <w:t>AFMEDCOM</w:t>
            </w:r>
            <w:r w:rsidR="000006A8">
              <w:rPr>
                <w:spacing w:val="-1"/>
              </w:rPr>
              <w:t>A</w:t>
            </w:r>
            <w:r w:rsidR="00E669DF" w:rsidRPr="006F6D74">
              <w:rPr>
                <w:spacing w:val="-1"/>
              </w:rPr>
              <w:t>4/10E on</w:t>
            </w:r>
            <w:r w:rsidRPr="006F6D74">
              <w:rPr>
                <w:spacing w:val="-1"/>
              </w:rPr>
              <w:t xml:space="preserve"> the results of this research. </w:t>
            </w:r>
          </w:p>
        </w:tc>
        <w:tc>
          <w:tcPr>
            <w:tcW w:w="1530" w:type="dxa"/>
          </w:tcPr>
          <w:p w14:paraId="68EBDC14" w14:textId="46882580" w:rsidR="00B81A63" w:rsidRPr="006F6D74" w:rsidRDefault="006F6D74" w:rsidP="00CB0827">
            <w:pPr>
              <w:pStyle w:val="BodyText"/>
              <w:ind w:left="86" w:right="84"/>
              <w:rPr>
                <w:spacing w:val="-1"/>
              </w:rPr>
            </w:pPr>
            <w:r w:rsidRPr="006F6D74">
              <w:rPr>
                <w:spacing w:val="-1"/>
              </w:rPr>
              <w:lastRenderedPageBreak/>
              <w:t>3.1.4.14.</w:t>
            </w:r>
          </w:p>
        </w:tc>
        <w:tc>
          <w:tcPr>
            <w:tcW w:w="1710" w:type="dxa"/>
          </w:tcPr>
          <w:p w14:paraId="3B66DE5B" w14:textId="77777777" w:rsidR="00B81A63" w:rsidRPr="00444B63" w:rsidRDefault="00B81A63" w:rsidP="00CB0827">
            <w:pPr>
              <w:pStyle w:val="BodyText"/>
              <w:ind w:left="86" w:right="84"/>
              <w:rPr>
                <w:color w:val="7030A0"/>
                <w:spacing w:val="-1"/>
              </w:rPr>
            </w:pPr>
            <w:r w:rsidRPr="00444B63">
              <w:rPr>
                <w:spacing w:val="-1"/>
              </w:rPr>
              <w:t>Required staffing levels maintained with minimal disruption</w:t>
            </w:r>
          </w:p>
        </w:tc>
        <w:tc>
          <w:tcPr>
            <w:tcW w:w="2880" w:type="dxa"/>
          </w:tcPr>
          <w:p w14:paraId="746D22E5" w14:textId="77777777" w:rsidR="00B81A63" w:rsidRPr="00444B63" w:rsidRDefault="00B81A63" w:rsidP="00CB0827">
            <w:pPr>
              <w:pStyle w:val="BodyText"/>
              <w:ind w:left="86" w:right="84"/>
              <w:rPr>
                <w:b/>
                <w:spacing w:val="-1"/>
              </w:rPr>
            </w:pPr>
            <w:r w:rsidRPr="00444B63">
              <w:rPr>
                <w:b/>
                <w:spacing w:val="-1"/>
              </w:rPr>
              <w:t xml:space="preserve">Exceptional: </w:t>
            </w:r>
            <w:r w:rsidRPr="00444B63">
              <w:rPr>
                <w:bCs/>
                <w:spacing w:val="-1"/>
              </w:rPr>
              <w:t>100% staffing levels maintained</w:t>
            </w:r>
          </w:p>
          <w:p w14:paraId="19E0A33B" w14:textId="77777777" w:rsidR="00B81A63" w:rsidRPr="00444B63" w:rsidRDefault="00B81A63" w:rsidP="00CB0827">
            <w:pPr>
              <w:pStyle w:val="BodyText"/>
              <w:ind w:left="86" w:right="84"/>
              <w:rPr>
                <w:b/>
                <w:spacing w:val="-1"/>
              </w:rPr>
            </w:pPr>
          </w:p>
          <w:p w14:paraId="59E2C19C" w14:textId="77777777" w:rsidR="00B81A63" w:rsidRPr="00444B63" w:rsidRDefault="00B81A63" w:rsidP="00CB0827">
            <w:pPr>
              <w:pStyle w:val="BodyText"/>
              <w:ind w:left="86" w:right="84"/>
              <w:rPr>
                <w:b/>
                <w:spacing w:val="-1"/>
              </w:rPr>
            </w:pPr>
            <w:r w:rsidRPr="00444B63">
              <w:rPr>
                <w:b/>
                <w:spacing w:val="-1"/>
              </w:rPr>
              <w:t xml:space="preserve">Very Good: </w:t>
            </w:r>
            <w:r w:rsidRPr="00444B63">
              <w:rPr>
                <w:bCs/>
                <w:spacing w:val="-1"/>
              </w:rPr>
              <w:t>95-99% staffing levels maintained</w:t>
            </w:r>
          </w:p>
          <w:p w14:paraId="6B2A59D5" w14:textId="77777777" w:rsidR="00B81A63" w:rsidRPr="00444B63" w:rsidRDefault="00B81A63" w:rsidP="00CB0827">
            <w:pPr>
              <w:pStyle w:val="BodyText"/>
              <w:ind w:left="86" w:right="84"/>
              <w:rPr>
                <w:b/>
                <w:spacing w:val="-1"/>
              </w:rPr>
            </w:pPr>
          </w:p>
          <w:p w14:paraId="52C52A40" w14:textId="77777777" w:rsidR="00B81A63" w:rsidRPr="00444B63" w:rsidRDefault="00B81A63" w:rsidP="00CB0827">
            <w:pPr>
              <w:pStyle w:val="BodyText"/>
              <w:ind w:left="86" w:right="84"/>
              <w:rPr>
                <w:b/>
                <w:spacing w:val="-1"/>
              </w:rPr>
            </w:pPr>
            <w:r w:rsidRPr="00444B63">
              <w:rPr>
                <w:b/>
                <w:spacing w:val="-1"/>
              </w:rPr>
              <w:t xml:space="preserve">Satisfactory: </w:t>
            </w:r>
            <w:r w:rsidRPr="00444B63">
              <w:rPr>
                <w:bCs/>
                <w:spacing w:val="-1"/>
              </w:rPr>
              <w:t>90-94% staffing levels maintained</w:t>
            </w:r>
          </w:p>
          <w:p w14:paraId="70F2CC6A" w14:textId="77777777" w:rsidR="00B81A63" w:rsidRPr="00444B63" w:rsidRDefault="00B81A63" w:rsidP="00CB0827">
            <w:pPr>
              <w:pStyle w:val="BodyText"/>
              <w:ind w:left="86" w:right="84"/>
              <w:rPr>
                <w:b/>
                <w:spacing w:val="-1"/>
              </w:rPr>
            </w:pPr>
          </w:p>
          <w:p w14:paraId="2D98DF51" w14:textId="77777777" w:rsidR="00B81A63" w:rsidRPr="00444B63" w:rsidRDefault="00B81A63" w:rsidP="00CB0827">
            <w:pPr>
              <w:pStyle w:val="BodyText"/>
              <w:ind w:left="86" w:right="84"/>
              <w:rPr>
                <w:b/>
                <w:spacing w:val="-1"/>
              </w:rPr>
            </w:pPr>
            <w:r w:rsidRPr="00444B63">
              <w:rPr>
                <w:b/>
                <w:spacing w:val="-1"/>
              </w:rPr>
              <w:t xml:space="preserve">Marginal: </w:t>
            </w:r>
            <w:r w:rsidRPr="00444B63">
              <w:rPr>
                <w:bCs/>
                <w:spacing w:val="-1"/>
              </w:rPr>
              <w:t>85-89% staffing levels maintained</w:t>
            </w:r>
            <w:r w:rsidRPr="00444B63">
              <w:rPr>
                <w:bCs/>
                <w:spacing w:val="-1"/>
              </w:rPr>
              <w:br/>
            </w:r>
            <w:r w:rsidRPr="00444B63">
              <w:rPr>
                <w:bCs/>
                <w:spacing w:val="-1"/>
              </w:rPr>
              <w:br/>
            </w:r>
            <w:r w:rsidRPr="00444B63">
              <w:rPr>
                <w:b/>
                <w:spacing w:val="-1"/>
              </w:rPr>
              <w:t xml:space="preserve">Unsatisfactory: </w:t>
            </w:r>
            <w:r w:rsidRPr="00444B63">
              <w:rPr>
                <w:bCs/>
                <w:spacing w:val="-1"/>
              </w:rPr>
              <w:t>&lt;85% staffing levels maintained</w:t>
            </w:r>
          </w:p>
        </w:tc>
        <w:tc>
          <w:tcPr>
            <w:tcW w:w="1800" w:type="dxa"/>
          </w:tcPr>
          <w:p w14:paraId="5CBBF3FA" w14:textId="77777777" w:rsidR="00B81A63" w:rsidRPr="003F45E0" w:rsidRDefault="00B81A63" w:rsidP="00CB0827">
            <w:pPr>
              <w:pStyle w:val="BodyText"/>
              <w:ind w:left="84" w:right="84"/>
              <w:rPr>
                <w:color w:val="7030A0"/>
                <w:spacing w:val="-1"/>
                <w:highlight w:val="yellow"/>
              </w:rPr>
            </w:pPr>
            <w:r w:rsidRPr="00444B63">
              <w:rPr>
                <w:spacing w:val="-1"/>
              </w:rPr>
              <w:lastRenderedPageBreak/>
              <w:t>Review of monthly staffing reports through Periodic Surveillance by COR</w:t>
            </w:r>
          </w:p>
        </w:tc>
      </w:tr>
      <w:tr w:rsidR="00B81A63" w:rsidRPr="00C17767" w14:paraId="24D39595" w14:textId="77777777" w:rsidTr="006F6D74">
        <w:trPr>
          <w:trHeight w:val="4166"/>
        </w:trPr>
        <w:tc>
          <w:tcPr>
            <w:tcW w:w="900" w:type="dxa"/>
            <w:vAlign w:val="center"/>
          </w:tcPr>
          <w:p w14:paraId="53432032" w14:textId="5E253690" w:rsidR="00B81A63" w:rsidRPr="00270B86" w:rsidRDefault="00304F08" w:rsidP="00CB0827">
            <w:pPr>
              <w:pStyle w:val="BodyText"/>
              <w:ind w:right="224"/>
              <w:jc w:val="both"/>
              <w:rPr>
                <w:b/>
                <w:spacing w:val="-1"/>
                <w:highlight w:val="yellow"/>
              </w:rPr>
            </w:pPr>
            <w:r w:rsidRPr="00304F08">
              <w:rPr>
                <w:b/>
                <w:spacing w:val="-1"/>
              </w:rPr>
              <w:t>#03</w:t>
            </w:r>
          </w:p>
        </w:tc>
        <w:tc>
          <w:tcPr>
            <w:tcW w:w="1620" w:type="dxa"/>
          </w:tcPr>
          <w:p w14:paraId="4561E9B3" w14:textId="5226BD3E" w:rsidR="00B81A63" w:rsidRPr="00351432" w:rsidRDefault="00AB3F14" w:rsidP="00CB0827">
            <w:pPr>
              <w:pStyle w:val="BodyText"/>
              <w:ind w:left="86" w:right="84"/>
              <w:rPr>
                <w:spacing w:val="-1"/>
              </w:rPr>
            </w:pPr>
            <w:r w:rsidRPr="00351432">
              <w:rPr>
                <w:spacing w:val="-1"/>
              </w:rPr>
              <w:t>Identifies whether a medical device is currently in compliance with RMF cybersecurity requirements or other interface requirements using an online system or by contacting the appropriate approval office.</w:t>
            </w:r>
          </w:p>
        </w:tc>
        <w:tc>
          <w:tcPr>
            <w:tcW w:w="1530" w:type="dxa"/>
          </w:tcPr>
          <w:p w14:paraId="584F474D" w14:textId="610CDD45" w:rsidR="00B81A63" w:rsidRPr="00351432" w:rsidRDefault="00351432" w:rsidP="00CB0827">
            <w:pPr>
              <w:pStyle w:val="BodyText"/>
              <w:ind w:left="86" w:right="84"/>
              <w:rPr>
                <w:spacing w:val="-1"/>
              </w:rPr>
            </w:pPr>
            <w:r w:rsidRPr="00351432">
              <w:rPr>
                <w:spacing w:val="-1"/>
              </w:rPr>
              <w:t>3.1.4.11.</w:t>
            </w:r>
          </w:p>
        </w:tc>
        <w:tc>
          <w:tcPr>
            <w:tcW w:w="1710" w:type="dxa"/>
          </w:tcPr>
          <w:p w14:paraId="746F358D" w14:textId="77777777" w:rsidR="00B81A63" w:rsidRPr="00BB0A7F" w:rsidRDefault="00B81A63" w:rsidP="00CB0827">
            <w:pPr>
              <w:pStyle w:val="BodyText"/>
              <w:ind w:left="86" w:right="84"/>
              <w:rPr>
                <w:spacing w:val="-1"/>
              </w:rPr>
            </w:pPr>
            <w:r w:rsidRPr="00BB0A7F">
              <w:rPr>
                <w:spacing w:val="-1"/>
              </w:rPr>
              <w:t>All deliverables submitted on time and in correct format</w:t>
            </w:r>
          </w:p>
        </w:tc>
        <w:tc>
          <w:tcPr>
            <w:tcW w:w="2880" w:type="dxa"/>
          </w:tcPr>
          <w:p w14:paraId="69666798" w14:textId="209AD3EB" w:rsidR="00B81A63" w:rsidRPr="00BB0A7F" w:rsidRDefault="00B81A63" w:rsidP="00CB0827">
            <w:pPr>
              <w:pStyle w:val="BodyText"/>
              <w:ind w:left="86" w:right="84"/>
              <w:rPr>
                <w:bCs/>
                <w:spacing w:val="-1"/>
              </w:rPr>
            </w:pPr>
            <w:r w:rsidRPr="00BB0A7F">
              <w:rPr>
                <w:b/>
                <w:spacing w:val="-1"/>
              </w:rPr>
              <w:t xml:space="preserve">Exceptional: </w:t>
            </w:r>
            <w:r w:rsidRPr="00BB0A7F">
              <w:rPr>
                <w:bCs/>
                <w:spacing w:val="-1"/>
              </w:rPr>
              <w:t xml:space="preserve">100% </w:t>
            </w:r>
            <w:r w:rsidR="00D842D5" w:rsidRPr="00BB0A7F">
              <w:rPr>
                <w:bCs/>
                <w:spacing w:val="-1"/>
              </w:rPr>
              <w:t>on time</w:t>
            </w:r>
            <w:r w:rsidRPr="00BB0A7F">
              <w:rPr>
                <w:bCs/>
                <w:spacing w:val="-1"/>
              </w:rPr>
              <w:t>, correctly formatted</w:t>
            </w:r>
          </w:p>
          <w:p w14:paraId="18A11859" w14:textId="77777777" w:rsidR="00B81A63" w:rsidRPr="00BB0A7F" w:rsidRDefault="00B81A63" w:rsidP="00CB0827">
            <w:pPr>
              <w:pStyle w:val="BodyText"/>
              <w:ind w:left="86" w:right="84"/>
              <w:rPr>
                <w:b/>
                <w:spacing w:val="-1"/>
              </w:rPr>
            </w:pPr>
          </w:p>
          <w:p w14:paraId="772FD7E9" w14:textId="442D93A1" w:rsidR="00B81A63" w:rsidRPr="00BB0A7F" w:rsidRDefault="00B81A63" w:rsidP="00CB0827">
            <w:pPr>
              <w:pStyle w:val="BodyText"/>
              <w:ind w:left="86" w:right="84"/>
              <w:rPr>
                <w:b/>
                <w:spacing w:val="-1"/>
              </w:rPr>
            </w:pPr>
            <w:r w:rsidRPr="00BB0A7F">
              <w:rPr>
                <w:b/>
                <w:spacing w:val="-1"/>
              </w:rPr>
              <w:t xml:space="preserve">Very Good: </w:t>
            </w:r>
            <w:r w:rsidRPr="00BB0A7F">
              <w:rPr>
                <w:bCs/>
                <w:spacing w:val="-1"/>
              </w:rPr>
              <w:t>95-99% on</w:t>
            </w:r>
            <w:ins w:id="41" w:author="Middlebrooks, Jennifer M Lt Col USAF AFMEDCOM (USA)" w:date="2026-02-24T15:02:00Z" w16du:dateUtc="2026-02-24T20:02:00Z">
              <w:r w:rsidR="00D842D5">
                <w:rPr>
                  <w:bCs/>
                  <w:spacing w:val="-1"/>
                </w:rPr>
                <w:t xml:space="preserve"> </w:t>
              </w:r>
            </w:ins>
            <w:r w:rsidRPr="00BB0A7F">
              <w:rPr>
                <w:bCs/>
                <w:spacing w:val="-1"/>
              </w:rPr>
              <w:t>time, correctly formatted</w:t>
            </w:r>
          </w:p>
          <w:p w14:paraId="017AEDB9" w14:textId="77777777" w:rsidR="00B81A63" w:rsidRPr="00BB0A7F" w:rsidRDefault="00B81A63" w:rsidP="00CB0827">
            <w:pPr>
              <w:pStyle w:val="BodyText"/>
              <w:ind w:left="86" w:right="84"/>
              <w:rPr>
                <w:b/>
                <w:spacing w:val="-1"/>
              </w:rPr>
            </w:pPr>
          </w:p>
          <w:p w14:paraId="63FE9138" w14:textId="3DFB75B5" w:rsidR="00B81A63" w:rsidRPr="00BB0A7F" w:rsidRDefault="00B81A63" w:rsidP="00CB0827">
            <w:pPr>
              <w:pStyle w:val="BodyText"/>
              <w:ind w:left="86" w:right="84"/>
              <w:rPr>
                <w:b/>
                <w:spacing w:val="-1"/>
              </w:rPr>
            </w:pPr>
            <w:r w:rsidRPr="00BB0A7F">
              <w:rPr>
                <w:b/>
                <w:spacing w:val="-1"/>
              </w:rPr>
              <w:t xml:space="preserve">Satisfactory: </w:t>
            </w:r>
            <w:r w:rsidRPr="00BB0A7F">
              <w:rPr>
                <w:bCs/>
                <w:spacing w:val="-1"/>
              </w:rPr>
              <w:t xml:space="preserve">90-94% </w:t>
            </w:r>
            <w:r w:rsidR="00D842D5" w:rsidRPr="00BB0A7F">
              <w:rPr>
                <w:bCs/>
                <w:spacing w:val="-1"/>
              </w:rPr>
              <w:t>on time</w:t>
            </w:r>
            <w:r w:rsidRPr="00BB0A7F">
              <w:rPr>
                <w:bCs/>
                <w:spacing w:val="-1"/>
              </w:rPr>
              <w:t>, correctly formatted</w:t>
            </w:r>
          </w:p>
          <w:p w14:paraId="38160855" w14:textId="77777777" w:rsidR="00B81A63" w:rsidRPr="00BB0A7F" w:rsidRDefault="00B81A63" w:rsidP="00CB0827">
            <w:pPr>
              <w:pStyle w:val="BodyText"/>
              <w:ind w:left="86" w:right="84"/>
              <w:rPr>
                <w:b/>
                <w:spacing w:val="-1"/>
              </w:rPr>
            </w:pPr>
          </w:p>
          <w:p w14:paraId="404A74E7" w14:textId="77777777" w:rsidR="00B81A63" w:rsidRPr="00BB0A7F" w:rsidRDefault="00B81A63" w:rsidP="00CB0827">
            <w:pPr>
              <w:pStyle w:val="BodyText"/>
              <w:ind w:left="86" w:right="84"/>
              <w:rPr>
                <w:b/>
                <w:spacing w:val="-1"/>
              </w:rPr>
            </w:pPr>
            <w:r w:rsidRPr="00BB0A7F">
              <w:rPr>
                <w:b/>
                <w:spacing w:val="-1"/>
              </w:rPr>
              <w:t xml:space="preserve">Marginal: </w:t>
            </w:r>
            <w:r w:rsidRPr="00BB0A7F">
              <w:rPr>
                <w:bCs/>
                <w:spacing w:val="-1"/>
              </w:rPr>
              <w:t>85-89% on-time, correctly formatted</w:t>
            </w:r>
          </w:p>
          <w:p w14:paraId="03739B76" w14:textId="77777777" w:rsidR="00B81A63" w:rsidRPr="00BB0A7F" w:rsidRDefault="00B81A63" w:rsidP="00CB0827">
            <w:pPr>
              <w:pStyle w:val="BodyText"/>
              <w:ind w:left="86" w:right="84"/>
              <w:rPr>
                <w:b/>
                <w:spacing w:val="-1"/>
              </w:rPr>
            </w:pPr>
          </w:p>
          <w:p w14:paraId="051FB3AB" w14:textId="3AC5ADDA" w:rsidR="00B81A63" w:rsidRPr="00BB0A7F" w:rsidRDefault="00B81A63" w:rsidP="00CB0827">
            <w:pPr>
              <w:pStyle w:val="BodyText"/>
              <w:ind w:left="86" w:right="84"/>
              <w:rPr>
                <w:b/>
                <w:spacing w:val="-1"/>
              </w:rPr>
            </w:pPr>
            <w:r w:rsidRPr="00BB0A7F">
              <w:rPr>
                <w:b/>
                <w:spacing w:val="-1"/>
              </w:rPr>
              <w:t>Unsatisfactory: &lt;</w:t>
            </w:r>
            <w:r w:rsidRPr="00BB0A7F">
              <w:rPr>
                <w:bCs/>
                <w:spacing w:val="-1"/>
              </w:rPr>
              <w:t xml:space="preserve">85% </w:t>
            </w:r>
            <w:r w:rsidR="00D842D5" w:rsidRPr="00BB0A7F">
              <w:rPr>
                <w:bCs/>
                <w:spacing w:val="-1"/>
              </w:rPr>
              <w:t>on time</w:t>
            </w:r>
            <w:r w:rsidRPr="00BB0A7F">
              <w:rPr>
                <w:bCs/>
                <w:spacing w:val="-1"/>
              </w:rPr>
              <w:t>, correctly formatted</w:t>
            </w:r>
          </w:p>
        </w:tc>
        <w:tc>
          <w:tcPr>
            <w:tcW w:w="1800" w:type="dxa"/>
          </w:tcPr>
          <w:p w14:paraId="2C3C6AA2" w14:textId="77777777" w:rsidR="00B81A63" w:rsidRPr="00BB0A7F" w:rsidRDefault="00B81A63" w:rsidP="00CB0827">
            <w:pPr>
              <w:pStyle w:val="BodyText"/>
              <w:ind w:left="84" w:right="84"/>
              <w:rPr>
                <w:spacing w:val="-1"/>
                <w:highlight w:val="yellow"/>
              </w:rPr>
            </w:pPr>
            <w:r w:rsidRPr="00BB0A7F">
              <w:rPr>
                <w:spacing w:val="-1"/>
              </w:rPr>
              <w:t>100% inspection of deliverable submissions</w:t>
            </w:r>
          </w:p>
        </w:tc>
      </w:tr>
      <w:tr w:rsidR="00B81A63" w:rsidRPr="00C17767" w14:paraId="5DCCA305" w14:textId="77777777" w:rsidTr="006F6D74">
        <w:trPr>
          <w:trHeight w:val="4166"/>
        </w:trPr>
        <w:tc>
          <w:tcPr>
            <w:tcW w:w="900" w:type="dxa"/>
            <w:vAlign w:val="center"/>
          </w:tcPr>
          <w:p w14:paraId="641E289A" w14:textId="5E854EBA" w:rsidR="00B81A63" w:rsidRPr="003275B3" w:rsidRDefault="00304F08" w:rsidP="00CB0827">
            <w:pPr>
              <w:pStyle w:val="BodyText"/>
              <w:ind w:right="224"/>
              <w:jc w:val="both"/>
              <w:rPr>
                <w:b/>
                <w:spacing w:val="-1"/>
                <w:highlight w:val="yellow"/>
              </w:rPr>
            </w:pPr>
            <w:r w:rsidRPr="00304F08">
              <w:rPr>
                <w:b/>
                <w:spacing w:val="-1"/>
              </w:rPr>
              <w:lastRenderedPageBreak/>
              <w:t>#04</w:t>
            </w:r>
          </w:p>
        </w:tc>
        <w:tc>
          <w:tcPr>
            <w:tcW w:w="1620" w:type="dxa"/>
          </w:tcPr>
          <w:p w14:paraId="0821DD94" w14:textId="495CAC23" w:rsidR="00B81A63" w:rsidRPr="003F45E0" w:rsidRDefault="000925B6" w:rsidP="00CB0827">
            <w:pPr>
              <w:pStyle w:val="BodyText"/>
              <w:ind w:left="86" w:right="84"/>
              <w:rPr>
                <w:color w:val="7030A0"/>
                <w:spacing w:val="-1"/>
                <w:highlight w:val="yellow"/>
              </w:rPr>
            </w:pPr>
            <w:r w:rsidRPr="00AD64BC">
              <w:rPr>
                <w:spacing w:val="-1"/>
              </w:rPr>
              <w:t>Track, using established systems, receipt of equipment procured throu</w:t>
            </w:r>
            <w:r w:rsidR="00C7068E" w:rsidRPr="00AD64BC">
              <w:rPr>
                <w:spacing w:val="-1"/>
              </w:rPr>
              <w:t xml:space="preserve">gh AFMEDCOM </w:t>
            </w:r>
            <w:r w:rsidR="000006A8">
              <w:rPr>
                <w:spacing w:val="-1"/>
              </w:rPr>
              <w:t>A</w:t>
            </w:r>
            <w:r w:rsidR="00C7068E" w:rsidRPr="00AD64BC">
              <w:rPr>
                <w:spacing w:val="-1"/>
              </w:rPr>
              <w:t>4/10E</w:t>
            </w:r>
            <w:r w:rsidR="00AD64BC" w:rsidRPr="00AD64BC">
              <w:rPr>
                <w:spacing w:val="-1"/>
              </w:rPr>
              <w:t>.</w:t>
            </w:r>
            <w:r w:rsidR="00C76DD2">
              <w:rPr>
                <w:spacing w:val="-1"/>
              </w:rPr>
              <w:t xml:space="preserve"> </w:t>
            </w:r>
            <w:r w:rsidRPr="00AD64BC">
              <w:rPr>
                <w:spacing w:val="-1"/>
              </w:rPr>
              <w:t>Monitor training as indicated by the procurement contracts.</w:t>
            </w:r>
          </w:p>
        </w:tc>
        <w:tc>
          <w:tcPr>
            <w:tcW w:w="1530" w:type="dxa"/>
          </w:tcPr>
          <w:p w14:paraId="163E1EB5" w14:textId="33A4F9DD" w:rsidR="00B81A63" w:rsidRPr="003F45E0" w:rsidRDefault="007D392F" w:rsidP="00CB0827">
            <w:pPr>
              <w:pStyle w:val="BodyText"/>
              <w:ind w:left="86" w:right="84"/>
              <w:rPr>
                <w:color w:val="7030A0"/>
                <w:spacing w:val="-1"/>
                <w:highlight w:val="yellow"/>
              </w:rPr>
            </w:pPr>
            <w:r w:rsidRPr="007D392F">
              <w:rPr>
                <w:spacing w:val="-1"/>
              </w:rPr>
              <w:t>3.1.4.10.</w:t>
            </w:r>
          </w:p>
        </w:tc>
        <w:tc>
          <w:tcPr>
            <w:tcW w:w="1710" w:type="dxa"/>
          </w:tcPr>
          <w:p w14:paraId="682CB21C" w14:textId="77777777" w:rsidR="00B81A63" w:rsidRPr="003F45E0" w:rsidRDefault="00B81A63" w:rsidP="00CB0827">
            <w:pPr>
              <w:pStyle w:val="BodyText"/>
              <w:ind w:left="86" w:right="84"/>
              <w:rPr>
                <w:color w:val="7030A0"/>
                <w:spacing w:val="-1"/>
                <w:highlight w:val="yellow"/>
              </w:rPr>
            </w:pPr>
            <w:r w:rsidRPr="00351432">
              <w:rPr>
                <w:spacing w:val="-1"/>
              </w:rPr>
              <w:t>Accurate and timely submission of hours worked reports</w:t>
            </w:r>
          </w:p>
        </w:tc>
        <w:tc>
          <w:tcPr>
            <w:tcW w:w="2880" w:type="dxa"/>
          </w:tcPr>
          <w:p w14:paraId="15B9CA65" w14:textId="77777777" w:rsidR="00B81A63" w:rsidRPr="00444B63" w:rsidRDefault="00B81A63" w:rsidP="00CB0827">
            <w:pPr>
              <w:pStyle w:val="BodyText"/>
              <w:ind w:left="86" w:right="84"/>
              <w:rPr>
                <w:bCs/>
                <w:spacing w:val="-1"/>
              </w:rPr>
            </w:pPr>
            <w:r w:rsidRPr="00444B63">
              <w:rPr>
                <w:b/>
                <w:spacing w:val="-1"/>
              </w:rPr>
              <w:t xml:space="preserve">Exceptional: </w:t>
            </w:r>
            <w:r w:rsidRPr="00444B63">
              <w:rPr>
                <w:bCs/>
                <w:spacing w:val="-1"/>
              </w:rPr>
              <w:t>100% accurate and on-time</w:t>
            </w:r>
          </w:p>
          <w:p w14:paraId="13963F97" w14:textId="77777777" w:rsidR="00B81A63" w:rsidRPr="00444B63" w:rsidRDefault="00B81A63" w:rsidP="00CB0827">
            <w:pPr>
              <w:pStyle w:val="BodyText"/>
              <w:ind w:left="86" w:right="84"/>
              <w:rPr>
                <w:b/>
                <w:spacing w:val="-1"/>
              </w:rPr>
            </w:pPr>
          </w:p>
          <w:p w14:paraId="06122E7E" w14:textId="77777777" w:rsidR="00B81A63" w:rsidRPr="00444B63" w:rsidRDefault="00B81A63" w:rsidP="00CB0827">
            <w:pPr>
              <w:pStyle w:val="BodyText"/>
              <w:ind w:left="86" w:right="84"/>
              <w:rPr>
                <w:bCs/>
                <w:spacing w:val="-1"/>
              </w:rPr>
            </w:pPr>
            <w:r w:rsidRPr="00444B63">
              <w:rPr>
                <w:b/>
                <w:spacing w:val="-1"/>
              </w:rPr>
              <w:t xml:space="preserve">Very Good: </w:t>
            </w:r>
            <w:r w:rsidRPr="00444B63">
              <w:rPr>
                <w:bCs/>
                <w:spacing w:val="-1"/>
              </w:rPr>
              <w:t>1-2 minor errors or delays per month</w:t>
            </w:r>
          </w:p>
          <w:p w14:paraId="028E58D1" w14:textId="77777777" w:rsidR="00B81A63" w:rsidRPr="00444B63" w:rsidRDefault="00B81A63" w:rsidP="00CB0827">
            <w:pPr>
              <w:pStyle w:val="BodyText"/>
              <w:ind w:left="86" w:right="84"/>
              <w:rPr>
                <w:b/>
                <w:spacing w:val="-1"/>
              </w:rPr>
            </w:pPr>
          </w:p>
          <w:p w14:paraId="29F1F084" w14:textId="77777777" w:rsidR="00B81A63" w:rsidRPr="00444B63" w:rsidRDefault="00B81A63" w:rsidP="00CB0827">
            <w:pPr>
              <w:pStyle w:val="BodyText"/>
              <w:ind w:left="86" w:right="84"/>
              <w:rPr>
                <w:bCs/>
                <w:spacing w:val="-1"/>
              </w:rPr>
            </w:pPr>
            <w:r w:rsidRPr="00444B63">
              <w:rPr>
                <w:b/>
                <w:spacing w:val="-1"/>
              </w:rPr>
              <w:t xml:space="preserve">Satisfactory: </w:t>
            </w:r>
            <w:r w:rsidRPr="00444B63">
              <w:rPr>
                <w:bCs/>
                <w:spacing w:val="-1"/>
              </w:rPr>
              <w:t>3-4 minor errors or delays per month</w:t>
            </w:r>
          </w:p>
          <w:p w14:paraId="41A4C056" w14:textId="77777777" w:rsidR="00B81A63" w:rsidRPr="00444B63" w:rsidRDefault="00B81A63" w:rsidP="00CB0827">
            <w:pPr>
              <w:pStyle w:val="BodyText"/>
              <w:ind w:left="86" w:right="84"/>
              <w:rPr>
                <w:b/>
                <w:spacing w:val="-1"/>
              </w:rPr>
            </w:pPr>
          </w:p>
          <w:p w14:paraId="68737F8D" w14:textId="77777777" w:rsidR="00B81A63" w:rsidRPr="00444B63" w:rsidRDefault="00B81A63" w:rsidP="00CB0827">
            <w:pPr>
              <w:pStyle w:val="BodyText"/>
              <w:ind w:left="86" w:right="84"/>
              <w:rPr>
                <w:bCs/>
                <w:spacing w:val="-1"/>
              </w:rPr>
            </w:pPr>
            <w:r w:rsidRPr="00444B63">
              <w:rPr>
                <w:b/>
                <w:spacing w:val="-1"/>
              </w:rPr>
              <w:t xml:space="preserve">Marginal: </w:t>
            </w:r>
            <w:r w:rsidRPr="00444B63">
              <w:rPr>
                <w:bCs/>
                <w:spacing w:val="-1"/>
              </w:rPr>
              <w:t>5-6 minor errors or delays per month</w:t>
            </w:r>
          </w:p>
          <w:p w14:paraId="31F13C09" w14:textId="77777777" w:rsidR="00B81A63" w:rsidRPr="00444B63" w:rsidRDefault="00B81A63" w:rsidP="00CB0827">
            <w:pPr>
              <w:pStyle w:val="BodyText"/>
              <w:ind w:left="86" w:right="84"/>
              <w:rPr>
                <w:b/>
                <w:spacing w:val="-1"/>
              </w:rPr>
            </w:pPr>
          </w:p>
          <w:p w14:paraId="0E98E9C2" w14:textId="77777777" w:rsidR="00B81A63" w:rsidRPr="00444B63" w:rsidRDefault="00B81A63" w:rsidP="00CB0827">
            <w:pPr>
              <w:pStyle w:val="BodyText"/>
              <w:ind w:left="86" w:right="84"/>
              <w:rPr>
                <w:b/>
                <w:spacing w:val="-1"/>
              </w:rPr>
            </w:pPr>
            <w:r w:rsidRPr="00444B63">
              <w:rPr>
                <w:b/>
                <w:spacing w:val="-1"/>
              </w:rPr>
              <w:t xml:space="preserve">Unsatisfactory: </w:t>
            </w:r>
            <w:r w:rsidRPr="00444B63">
              <w:rPr>
                <w:bCs/>
                <w:spacing w:val="-1"/>
              </w:rPr>
              <w:t>&gt;6 minor errors or delays, or any major errors</w:t>
            </w:r>
          </w:p>
        </w:tc>
        <w:tc>
          <w:tcPr>
            <w:tcW w:w="1800" w:type="dxa"/>
          </w:tcPr>
          <w:p w14:paraId="1B4C6BB4" w14:textId="77777777" w:rsidR="00B81A63" w:rsidRPr="00444B63" w:rsidRDefault="00B81A63" w:rsidP="00CB0827">
            <w:pPr>
              <w:pStyle w:val="BodyText"/>
              <w:ind w:left="84" w:right="84"/>
              <w:rPr>
                <w:spacing w:val="-1"/>
              </w:rPr>
            </w:pPr>
            <w:r w:rsidRPr="00444B63">
              <w:rPr>
                <w:spacing w:val="-1"/>
              </w:rPr>
              <w:t>Random Sampling and Periodic Surveillance</w:t>
            </w:r>
          </w:p>
        </w:tc>
      </w:tr>
      <w:tr w:rsidR="00B81A63" w:rsidRPr="00C17767" w14:paraId="6E1724BB" w14:textId="77777777" w:rsidTr="006F6D74">
        <w:trPr>
          <w:trHeight w:val="4166"/>
        </w:trPr>
        <w:tc>
          <w:tcPr>
            <w:tcW w:w="900" w:type="dxa"/>
            <w:vAlign w:val="center"/>
          </w:tcPr>
          <w:p w14:paraId="0E96CD5D" w14:textId="675FF371" w:rsidR="00B81A63" w:rsidRPr="003275B3" w:rsidRDefault="00304F08" w:rsidP="00CB0827">
            <w:pPr>
              <w:pStyle w:val="BodyText"/>
              <w:ind w:right="224"/>
              <w:jc w:val="both"/>
              <w:rPr>
                <w:b/>
                <w:spacing w:val="-1"/>
                <w:highlight w:val="yellow"/>
              </w:rPr>
            </w:pPr>
            <w:r w:rsidRPr="00304F08">
              <w:rPr>
                <w:b/>
                <w:spacing w:val="-1"/>
              </w:rPr>
              <w:t>#05</w:t>
            </w:r>
          </w:p>
        </w:tc>
        <w:tc>
          <w:tcPr>
            <w:tcW w:w="1620" w:type="dxa"/>
          </w:tcPr>
          <w:p w14:paraId="23883598" w14:textId="2ACF04A4" w:rsidR="00B81A63" w:rsidRPr="00B31F93" w:rsidRDefault="00590A2A" w:rsidP="00CB0827">
            <w:pPr>
              <w:pStyle w:val="BodyText"/>
              <w:ind w:left="86" w:right="84"/>
              <w:rPr>
                <w:spacing w:val="-1"/>
              </w:rPr>
            </w:pPr>
            <w:r w:rsidRPr="00B31F93">
              <w:rPr>
                <w:spacing w:val="-1"/>
              </w:rPr>
              <w:t>Assists in the technical development and refinement of assemblage allowance standard medical equipment requirements in advance of lifecycle replacement.</w:t>
            </w:r>
          </w:p>
        </w:tc>
        <w:tc>
          <w:tcPr>
            <w:tcW w:w="1530" w:type="dxa"/>
          </w:tcPr>
          <w:p w14:paraId="3B7CC5F6" w14:textId="32C0F04F" w:rsidR="00B81A63" w:rsidRPr="00B31F93" w:rsidRDefault="00B31F93" w:rsidP="00CB0827">
            <w:pPr>
              <w:pStyle w:val="BodyText"/>
              <w:ind w:left="86" w:right="84"/>
              <w:rPr>
                <w:spacing w:val="-1"/>
              </w:rPr>
            </w:pPr>
            <w:r w:rsidRPr="00B31F93">
              <w:rPr>
                <w:spacing w:val="-1"/>
              </w:rPr>
              <w:t>3.1.4.12.</w:t>
            </w:r>
          </w:p>
        </w:tc>
        <w:tc>
          <w:tcPr>
            <w:tcW w:w="1710" w:type="dxa"/>
          </w:tcPr>
          <w:p w14:paraId="3CC33B9E" w14:textId="77777777" w:rsidR="00B81A63" w:rsidRPr="00444B63" w:rsidRDefault="00B81A63" w:rsidP="00CB0827">
            <w:pPr>
              <w:pStyle w:val="BodyText"/>
              <w:ind w:left="86" w:right="84"/>
              <w:rPr>
                <w:spacing w:val="-1"/>
                <w:highlight w:val="yellow"/>
              </w:rPr>
            </w:pPr>
            <w:r w:rsidRPr="00444B63">
              <w:rPr>
                <w:spacing w:val="-1"/>
              </w:rPr>
              <w:t>Full compliance with all applicable regulations</w:t>
            </w:r>
          </w:p>
        </w:tc>
        <w:tc>
          <w:tcPr>
            <w:tcW w:w="2880" w:type="dxa"/>
          </w:tcPr>
          <w:p w14:paraId="28D300A7" w14:textId="77777777" w:rsidR="00B81A63" w:rsidRPr="00444B63" w:rsidRDefault="00B81A63" w:rsidP="00CB0827">
            <w:pPr>
              <w:pStyle w:val="BodyText"/>
              <w:ind w:left="86" w:right="84"/>
              <w:rPr>
                <w:bCs/>
                <w:spacing w:val="-1"/>
              </w:rPr>
            </w:pPr>
            <w:r w:rsidRPr="00444B63">
              <w:rPr>
                <w:b/>
                <w:spacing w:val="-1"/>
              </w:rPr>
              <w:t xml:space="preserve">Exceptional: </w:t>
            </w:r>
            <w:r w:rsidRPr="00444B63">
              <w:rPr>
                <w:bCs/>
                <w:spacing w:val="-1"/>
              </w:rPr>
              <w:t>Zero non-compliance issues</w:t>
            </w:r>
          </w:p>
          <w:p w14:paraId="41CCE1DB" w14:textId="77777777" w:rsidR="00B81A63" w:rsidRPr="00444B63" w:rsidRDefault="00B81A63" w:rsidP="00CB0827">
            <w:pPr>
              <w:pStyle w:val="BodyText"/>
              <w:ind w:left="86" w:right="84"/>
              <w:rPr>
                <w:b/>
                <w:spacing w:val="-1"/>
              </w:rPr>
            </w:pPr>
          </w:p>
          <w:p w14:paraId="6C016A91" w14:textId="77777777" w:rsidR="00B81A63" w:rsidRPr="00444B63" w:rsidRDefault="00B81A63" w:rsidP="00CB0827">
            <w:pPr>
              <w:pStyle w:val="BodyText"/>
              <w:ind w:left="86" w:right="84"/>
              <w:rPr>
                <w:bCs/>
                <w:spacing w:val="-1"/>
              </w:rPr>
            </w:pPr>
            <w:r w:rsidRPr="00444B63">
              <w:rPr>
                <w:b/>
                <w:spacing w:val="-1"/>
              </w:rPr>
              <w:t xml:space="preserve">Very Good: </w:t>
            </w:r>
            <w:r w:rsidRPr="00444B63">
              <w:rPr>
                <w:bCs/>
                <w:spacing w:val="-1"/>
              </w:rPr>
              <w:t>1-2 minor non-compliance issues per year</w:t>
            </w:r>
          </w:p>
          <w:p w14:paraId="0D623EFB" w14:textId="77777777" w:rsidR="00B81A63" w:rsidRPr="00444B63" w:rsidRDefault="00B81A63" w:rsidP="00CB0827">
            <w:pPr>
              <w:pStyle w:val="BodyText"/>
              <w:ind w:left="86" w:right="84"/>
              <w:rPr>
                <w:b/>
                <w:spacing w:val="-1"/>
              </w:rPr>
            </w:pPr>
          </w:p>
          <w:p w14:paraId="0D16D1DE" w14:textId="77777777" w:rsidR="00B81A63" w:rsidRPr="00444B63" w:rsidRDefault="00B81A63" w:rsidP="00CB0827">
            <w:pPr>
              <w:pStyle w:val="BodyText"/>
              <w:ind w:left="86" w:right="84"/>
              <w:rPr>
                <w:bCs/>
                <w:spacing w:val="-1"/>
              </w:rPr>
            </w:pPr>
            <w:r w:rsidRPr="00444B63">
              <w:rPr>
                <w:b/>
                <w:spacing w:val="-1"/>
              </w:rPr>
              <w:t xml:space="preserve">Satisfactory: </w:t>
            </w:r>
            <w:r w:rsidRPr="00444B63">
              <w:rPr>
                <w:bCs/>
                <w:spacing w:val="-1"/>
              </w:rPr>
              <w:t>3-4 minor non-compliance issues per year</w:t>
            </w:r>
          </w:p>
          <w:p w14:paraId="3F7DEB58" w14:textId="77777777" w:rsidR="00B81A63" w:rsidRPr="00444B63" w:rsidRDefault="00B81A63" w:rsidP="00CB0827">
            <w:pPr>
              <w:pStyle w:val="BodyText"/>
              <w:ind w:left="86" w:right="84"/>
              <w:rPr>
                <w:b/>
                <w:spacing w:val="-1"/>
              </w:rPr>
            </w:pPr>
          </w:p>
          <w:p w14:paraId="5CBA6390" w14:textId="77777777" w:rsidR="00B81A63" w:rsidRPr="00444B63" w:rsidRDefault="00B81A63" w:rsidP="00CB0827">
            <w:pPr>
              <w:pStyle w:val="BodyText"/>
              <w:ind w:left="86" w:right="84"/>
              <w:rPr>
                <w:bCs/>
                <w:spacing w:val="-1"/>
              </w:rPr>
            </w:pPr>
            <w:r w:rsidRPr="00444B63">
              <w:rPr>
                <w:b/>
                <w:spacing w:val="-1"/>
              </w:rPr>
              <w:t xml:space="preserve">Marginal: </w:t>
            </w:r>
            <w:r w:rsidRPr="00444B63">
              <w:rPr>
                <w:bCs/>
                <w:spacing w:val="-1"/>
              </w:rPr>
              <w:t>5-6 minor non-compliance issues per year</w:t>
            </w:r>
          </w:p>
          <w:p w14:paraId="758A67EC" w14:textId="77777777" w:rsidR="00B81A63" w:rsidRPr="00444B63" w:rsidRDefault="00B81A63" w:rsidP="00CB0827">
            <w:pPr>
              <w:pStyle w:val="BodyText"/>
              <w:ind w:left="86" w:right="84"/>
              <w:rPr>
                <w:b/>
                <w:spacing w:val="-1"/>
              </w:rPr>
            </w:pPr>
          </w:p>
          <w:p w14:paraId="59C1B60E" w14:textId="77777777" w:rsidR="00B81A63" w:rsidRPr="00444B63" w:rsidRDefault="00B81A63" w:rsidP="00CB0827">
            <w:pPr>
              <w:pStyle w:val="BodyText"/>
              <w:ind w:left="86" w:right="84"/>
              <w:rPr>
                <w:b/>
                <w:spacing w:val="-1"/>
              </w:rPr>
            </w:pPr>
            <w:r w:rsidRPr="00444B63">
              <w:rPr>
                <w:b/>
                <w:spacing w:val="-1"/>
              </w:rPr>
              <w:t xml:space="preserve">Unsatisfactory: </w:t>
            </w:r>
            <w:r w:rsidRPr="00444B63">
              <w:rPr>
                <w:bCs/>
                <w:spacing w:val="-1"/>
              </w:rPr>
              <w:t>&gt;6 minor or any major non-compliance issues</w:t>
            </w:r>
          </w:p>
        </w:tc>
        <w:tc>
          <w:tcPr>
            <w:tcW w:w="1800" w:type="dxa"/>
          </w:tcPr>
          <w:p w14:paraId="77721185" w14:textId="77777777" w:rsidR="00B81A63" w:rsidRPr="00444B63" w:rsidRDefault="00B81A63" w:rsidP="00CB0827">
            <w:pPr>
              <w:pStyle w:val="BodyText"/>
              <w:ind w:left="84" w:right="84"/>
              <w:rPr>
                <w:spacing w:val="-1"/>
              </w:rPr>
            </w:pPr>
            <w:r w:rsidRPr="00444B63">
              <w:rPr>
                <w:spacing w:val="-1"/>
              </w:rPr>
              <w:t>Periodic compliance audits and reviews through Periodic Surveillance and Customer Feedback</w:t>
            </w:r>
          </w:p>
        </w:tc>
      </w:tr>
      <w:tr w:rsidR="00B81A63" w:rsidRPr="00C17767" w14:paraId="4D81CA0A" w14:textId="77777777" w:rsidTr="006F6D74">
        <w:trPr>
          <w:trHeight w:val="4166"/>
        </w:trPr>
        <w:tc>
          <w:tcPr>
            <w:tcW w:w="900" w:type="dxa"/>
            <w:vAlign w:val="center"/>
          </w:tcPr>
          <w:p w14:paraId="08E91F3C" w14:textId="4805BC4E" w:rsidR="00B81A63" w:rsidRPr="003275B3" w:rsidRDefault="00DA224C" w:rsidP="00CB0827">
            <w:pPr>
              <w:pStyle w:val="BodyText"/>
              <w:ind w:right="224"/>
              <w:jc w:val="both"/>
              <w:rPr>
                <w:b/>
                <w:spacing w:val="-1"/>
                <w:highlight w:val="yellow"/>
              </w:rPr>
            </w:pPr>
            <w:r w:rsidRPr="00DA224C">
              <w:rPr>
                <w:b/>
                <w:spacing w:val="-1"/>
              </w:rPr>
              <w:lastRenderedPageBreak/>
              <w:t>#06</w:t>
            </w:r>
          </w:p>
        </w:tc>
        <w:tc>
          <w:tcPr>
            <w:tcW w:w="1620" w:type="dxa"/>
          </w:tcPr>
          <w:p w14:paraId="66F9E9CA" w14:textId="3D5E076C" w:rsidR="00B81A63" w:rsidRPr="003F45E0" w:rsidRDefault="00131100" w:rsidP="00CB0827">
            <w:pPr>
              <w:pStyle w:val="BodyText"/>
              <w:ind w:left="86" w:right="84"/>
              <w:rPr>
                <w:color w:val="7030A0"/>
                <w:spacing w:val="-1"/>
                <w:highlight w:val="yellow"/>
              </w:rPr>
            </w:pPr>
            <w:r w:rsidRPr="00131100">
              <w:rPr>
                <w:spacing w:val="-1"/>
              </w:rPr>
              <w:t>Participate in and provide SME knowledge for first article tests</w:t>
            </w:r>
            <w:r>
              <w:rPr>
                <w:spacing w:val="-1"/>
              </w:rPr>
              <w:t>.</w:t>
            </w:r>
          </w:p>
        </w:tc>
        <w:tc>
          <w:tcPr>
            <w:tcW w:w="1530" w:type="dxa"/>
          </w:tcPr>
          <w:p w14:paraId="1C8ACE1D" w14:textId="0389114A" w:rsidR="00B81A63" w:rsidRPr="00530E9A" w:rsidRDefault="006F6D74" w:rsidP="00CB0827">
            <w:pPr>
              <w:pStyle w:val="BodyText"/>
              <w:ind w:left="86" w:right="84"/>
              <w:rPr>
                <w:spacing w:val="-1"/>
              </w:rPr>
            </w:pPr>
            <w:r>
              <w:rPr>
                <w:spacing w:val="-1"/>
              </w:rPr>
              <w:t>3.1.4.20</w:t>
            </w:r>
          </w:p>
        </w:tc>
        <w:tc>
          <w:tcPr>
            <w:tcW w:w="1710" w:type="dxa"/>
          </w:tcPr>
          <w:p w14:paraId="1411FF50" w14:textId="77777777" w:rsidR="00B81A63" w:rsidRPr="00530E9A" w:rsidRDefault="00B81A63" w:rsidP="00CB0827">
            <w:pPr>
              <w:pStyle w:val="BodyText"/>
              <w:ind w:left="86" w:right="84"/>
              <w:rPr>
                <w:spacing w:val="-1"/>
              </w:rPr>
            </w:pPr>
            <w:r w:rsidRPr="00530E9A">
              <w:rPr>
                <w:spacing w:val="-1"/>
              </w:rPr>
              <w:t>Successful completion of all required tasks</w:t>
            </w:r>
          </w:p>
        </w:tc>
        <w:tc>
          <w:tcPr>
            <w:tcW w:w="2880" w:type="dxa"/>
          </w:tcPr>
          <w:p w14:paraId="117C4C33" w14:textId="77777777" w:rsidR="00B81A63" w:rsidRPr="00530E9A" w:rsidRDefault="00B81A63" w:rsidP="00CB0827">
            <w:pPr>
              <w:pStyle w:val="BodyText"/>
              <w:ind w:left="86" w:right="84"/>
              <w:rPr>
                <w:bCs/>
                <w:spacing w:val="-1"/>
              </w:rPr>
            </w:pPr>
            <w:r w:rsidRPr="00530E9A">
              <w:rPr>
                <w:b/>
                <w:spacing w:val="-1"/>
              </w:rPr>
              <w:t xml:space="preserve">Exceptional: </w:t>
            </w:r>
            <w:r w:rsidRPr="00530E9A">
              <w:rPr>
                <w:bCs/>
                <w:spacing w:val="-1"/>
              </w:rPr>
              <w:t>All tasks completed on time with excellent quality</w:t>
            </w:r>
          </w:p>
          <w:p w14:paraId="6883F37A" w14:textId="77777777" w:rsidR="00B81A63" w:rsidRPr="00530E9A" w:rsidRDefault="00B81A63" w:rsidP="00CB0827">
            <w:pPr>
              <w:pStyle w:val="BodyText"/>
              <w:ind w:left="86" w:right="84"/>
              <w:rPr>
                <w:bCs/>
                <w:spacing w:val="-1"/>
              </w:rPr>
            </w:pPr>
          </w:p>
          <w:p w14:paraId="29207CF1" w14:textId="77777777" w:rsidR="00B81A63" w:rsidRPr="00530E9A" w:rsidRDefault="00B81A63" w:rsidP="00CB0827">
            <w:pPr>
              <w:pStyle w:val="BodyText"/>
              <w:ind w:left="86" w:right="84"/>
              <w:rPr>
                <w:bCs/>
                <w:spacing w:val="-1"/>
              </w:rPr>
            </w:pPr>
            <w:r w:rsidRPr="00530E9A">
              <w:rPr>
                <w:b/>
                <w:spacing w:val="-1"/>
              </w:rPr>
              <w:t xml:space="preserve">Very Good: </w:t>
            </w:r>
            <w:r w:rsidRPr="00530E9A">
              <w:rPr>
                <w:bCs/>
                <w:spacing w:val="-1"/>
              </w:rPr>
              <w:t>95-99% tasks completed on time with good quality</w:t>
            </w:r>
          </w:p>
          <w:p w14:paraId="5E65F96C" w14:textId="77777777" w:rsidR="00B81A63" w:rsidRPr="00530E9A" w:rsidRDefault="00B81A63" w:rsidP="00CB0827">
            <w:pPr>
              <w:pStyle w:val="BodyText"/>
              <w:ind w:left="86" w:right="84"/>
              <w:rPr>
                <w:b/>
                <w:spacing w:val="-1"/>
              </w:rPr>
            </w:pPr>
          </w:p>
          <w:p w14:paraId="091E9634" w14:textId="77777777" w:rsidR="00B81A63" w:rsidRPr="00530E9A" w:rsidRDefault="00B81A63" w:rsidP="00CB0827">
            <w:pPr>
              <w:pStyle w:val="BodyText"/>
              <w:ind w:left="86" w:right="84"/>
              <w:rPr>
                <w:b/>
                <w:spacing w:val="-1"/>
              </w:rPr>
            </w:pPr>
            <w:r w:rsidRPr="00530E9A">
              <w:rPr>
                <w:b/>
                <w:spacing w:val="-1"/>
              </w:rPr>
              <w:t xml:space="preserve">Satisfactory: </w:t>
            </w:r>
            <w:r w:rsidRPr="00530E9A">
              <w:rPr>
                <w:bCs/>
                <w:spacing w:val="-1"/>
              </w:rPr>
              <w:t>90-94% tasks completed on time with acceptable quality</w:t>
            </w:r>
          </w:p>
          <w:p w14:paraId="757506EE" w14:textId="77777777" w:rsidR="00B81A63" w:rsidRPr="00530E9A" w:rsidRDefault="00B81A63" w:rsidP="00CB0827">
            <w:pPr>
              <w:pStyle w:val="BodyText"/>
              <w:ind w:left="86" w:right="84"/>
              <w:rPr>
                <w:b/>
                <w:spacing w:val="-1"/>
              </w:rPr>
            </w:pPr>
          </w:p>
          <w:p w14:paraId="2597C196" w14:textId="77777777" w:rsidR="00B81A63" w:rsidRPr="00530E9A" w:rsidRDefault="00B81A63" w:rsidP="00CB0827">
            <w:pPr>
              <w:pStyle w:val="BodyText"/>
              <w:ind w:left="86" w:right="84"/>
              <w:rPr>
                <w:bCs/>
                <w:spacing w:val="-1"/>
              </w:rPr>
            </w:pPr>
            <w:r w:rsidRPr="00530E9A">
              <w:rPr>
                <w:b/>
                <w:spacing w:val="-1"/>
              </w:rPr>
              <w:t xml:space="preserve">Marginal: </w:t>
            </w:r>
            <w:r w:rsidRPr="00530E9A">
              <w:rPr>
                <w:bCs/>
                <w:spacing w:val="-1"/>
              </w:rPr>
              <w:t>85-89% tasks completed on time or with quality issues</w:t>
            </w:r>
          </w:p>
          <w:p w14:paraId="49EA6B56" w14:textId="77777777" w:rsidR="00B81A63" w:rsidRPr="00530E9A" w:rsidRDefault="00B81A63" w:rsidP="00CB0827">
            <w:pPr>
              <w:pStyle w:val="BodyText"/>
              <w:ind w:left="86" w:right="84"/>
              <w:rPr>
                <w:b/>
                <w:spacing w:val="-1"/>
              </w:rPr>
            </w:pPr>
          </w:p>
          <w:p w14:paraId="4124A5E6" w14:textId="77777777" w:rsidR="00B81A63" w:rsidRPr="00530E9A" w:rsidRDefault="00B81A63" w:rsidP="00CB0827">
            <w:pPr>
              <w:pStyle w:val="BodyText"/>
              <w:ind w:left="86" w:right="84"/>
              <w:rPr>
                <w:b/>
                <w:spacing w:val="-1"/>
              </w:rPr>
            </w:pPr>
            <w:r w:rsidRPr="00530E9A">
              <w:rPr>
                <w:b/>
                <w:spacing w:val="-1"/>
              </w:rPr>
              <w:t xml:space="preserve">Unsatisfactory: </w:t>
            </w:r>
            <w:r w:rsidRPr="00530E9A">
              <w:rPr>
                <w:bCs/>
                <w:spacing w:val="-1"/>
              </w:rPr>
              <w:t>&lt;85% tasks completed on time or significant quality issues</w:t>
            </w:r>
          </w:p>
        </w:tc>
        <w:tc>
          <w:tcPr>
            <w:tcW w:w="1800" w:type="dxa"/>
          </w:tcPr>
          <w:p w14:paraId="35FD325C" w14:textId="77777777" w:rsidR="00B81A63" w:rsidRPr="00530E9A" w:rsidRDefault="00B81A63" w:rsidP="00CB0827">
            <w:pPr>
              <w:pStyle w:val="BodyText"/>
              <w:ind w:left="84" w:right="84"/>
              <w:rPr>
                <w:spacing w:val="-1"/>
                <w:highlight w:val="yellow"/>
              </w:rPr>
            </w:pPr>
            <w:r w:rsidRPr="00530E9A">
              <w:rPr>
                <w:spacing w:val="-1"/>
              </w:rPr>
              <w:t>Program reviews and task completion report assessments through</w:t>
            </w:r>
            <w:r w:rsidRPr="00530E9A">
              <w:t xml:space="preserve"> </w:t>
            </w:r>
            <w:r w:rsidRPr="00530E9A">
              <w:rPr>
                <w:spacing w:val="-1"/>
              </w:rPr>
              <w:t>Periodic Surveillance and Customer Feedback</w:t>
            </w:r>
          </w:p>
        </w:tc>
      </w:tr>
      <w:tr w:rsidR="00B81A63" w:rsidRPr="00C17767" w14:paraId="47266F94" w14:textId="77777777" w:rsidTr="006F6D74">
        <w:trPr>
          <w:trHeight w:val="4166"/>
        </w:trPr>
        <w:tc>
          <w:tcPr>
            <w:tcW w:w="900" w:type="dxa"/>
            <w:vAlign w:val="center"/>
          </w:tcPr>
          <w:p w14:paraId="0730BA94" w14:textId="5C58F759" w:rsidR="00B81A63" w:rsidRPr="003275B3" w:rsidRDefault="00DA224C" w:rsidP="00CB0827">
            <w:pPr>
              <w:pStyle w:val="BodyText"/>
              <w:ind w:right="224"/>
              <w:jc w:val="both"/>
              <w:rPr>
                <w:b/>
                <w:spacing w:val="-1"/>
                <w:highlight w:val="yellow"/>
              </w:rPr>
            </w:pPr>
            <w:r w:rsidRPr="00DA224C">
              <w:rPr>
                <w:b/>
                <w:spacing w:val="-1"/>
              </w:rPr>
              <w:t>#07</w:t>
            </w:r>
          </w:p>
        </w:tc>
        <w:tc>
          <w:tcPr>
            <w:tcW w:w="1620" w:type="dxa"/>
          </w:tcPr>
          <w:p w14:paraId="067A1D32" w14:textId="03448D97" w:rsidR="00B81A63" w:rsidRPr="00530E9A" w:rsidRDefault="009A1E85" w:rsidP="00530E9A">
            <w:pPr>
              <w:pStyle w:val="BodyText"/>
              <w:ind w:right="84"/>
              <w:rPr>
                <w:spacing w:val="-1"/>
                <w:highlight w:val="yellow"/>
              </w:rPr>
            </w:pPr>
            <w:r w:rsidRPr="009A1E85">
              <w:rPr>
                <w:spacing w:val="-1"/>
              </w:rPr>
              <w:t xml:space="preserve">Assists in the preparation of Business Case Analyses (BCAs) comparing various operational healthcare technology lifecycle management courses of action (COAs) and submits to </w:t>
            </w:r>
            <w:r w:rsidR="00B15440" w:rsidRPr="00B15440">
              <w:rPr>
                <w:spacing w:val="-1"/>
              </w:rPr>
              <w:t>AFMEDCOM</w:t>
            </w:r>
            <w:r w:rsidR="00C76DD2">
              <w:rPr>
                <w:spacing w:val="-1"/>
              </w:rPr>
              <w:t xml:space="preserve"> </w:t>
            </w:r>
            <w:r w:rsidR="000006A8">
              <w:rPr>
                <w:spacing w:val="-1"/>
              </w:rPr>
              <w:t>A</w:t>
            </w:r>
            <w:r w:rsidR="00B15440" w:rsidRPr="00B15440">
              <w:rPr>
                <w:spacing w:val="-1"/>
              </w:rPr>
              <w:t>4/10E</w:t>
            </w:r>
            <w:r w:rsidRPr="009A1E85">
              <w:rPr>
                <w:spacing w:val="-1"/>
              </w:rPr>
              <w:t xml:space="preserve"> by the deadline indicated.</w:t>
            </w:r>
          </w:p>
        </w:tc>
        <w:tc>
          <w:tcPr>
            <w:tcW w:w="1530" w:type="dxa"/>
          </w:tcPr>
          <w:p w14:paraId="15BEAA9C" w14:textId="7A7A2817" w:rsidR="00B81A63" w:rsidRPr="00530E9A" w:rsidRDefault="00B81A63" w:rsidP="00CB0827">
            <w:pPr>
              <w:pStyle w:val="BodyText"/>
              <w:ind w:left="86" w:right="84"/>
              <w:rPr>
                <w:spacing w:val="-1"/>
              </w:rPr>
            </w:pPr>
            <w:r w:rsidRPr="00530E9A">
              <w:rPr>
                <w:spacing w:val="-1"/>
              </w:rPr>
              <w:t>3.1.1.3</w:t>
            </w:r>
            <w:r w:rsidR="00EF0955">
              <w:rPr>
                <w:spacing w:val="-1"/>
              </w:rPr>
              <w:t>.</w:t>
            </w:r>
          </w:p>
        </w:tc>
        <w:tc>
          <w:tcPr>
            <w:tcW w:w="1710" w:type="dxa"/>
          </w:tcPr>
          <w:p w14:paraId="4EA3D2ED" w14:textId="77777777" w:rsidR="00B81A63" w:rsidRPr="00530E9A" w:rsidRDefault="00B81A63" w:rsidP="00CB0827">
            <w:pPr>
              <w:pStyle w:val="BodyText"/>
              <w:ind w:left="86" w:right="84"/>
              <w:rPr>
                <w:spacing w:val="-1"/>
              </w:rPr>
            </w:pPr>
            <w:r w:rsidRPr="00530E9A">
              <w:rPr>
                <w:spacing w:val="-1"/>
              </w:rPr>
              <w:t>All technical support and maintenance tasks are performed IAW OEM standards and schedules</w:t>
            </w:r>
          </w:p>
        </w:tc>
        <w:tc>
          <w:tcPr>
            <w:tcW w:w="2880" w:type="dxa"/>
          </w:tcPr>
          <w:p w14:paraId="7DDFA709" w14:textId="77777777" w:rsidR="00B81A63" w:rsidRPr="00530E9A" w:rsidRDefault="00B81A63" w:rsidP="00CB0827">
            <w:pPr>
              <w:pStyle w:val="BodyText"/>
              <w:ind w:left="86" w:right="84"/>
              <w:rPr>
                <w:bCs/>
                <w:spacing w:val="-1"/>
              </w:rPr>
            </w:pPr>
            <w:r w:rsidRPr="00530E9A">
              <w:rPr>
                <w:b/>
                <w:spacing w:val="-1"/>
              </w:rPr>
              <w:t xml:space="preserve">Exceptional: </w:t>
            </w:r>
            <w:r w:rsidRPr="00530E9A">
              <w:rPr>
                <w:bCs/>
                <w:spacing w:val="-1"/>
              </w:rPr>
              <w:t>100% compliance with PMCS schedules</w:t>
            </w:r>
          </w:p>
          <w:p w14:paraId="0817F56A" w14:textId="77777777" w:rsidR="00B81A63" w:rsidRPr="00530E9A" w:rsidRDefault="00B81A63" w:rsidP="00CB0827">
            <w:pPr>
              <w:pStyle w:val="BodyText"/>
              <w:ind w:left="86" w:right="84"/>
              <w:rPr>
                <w:b/>
                <w:spacing w:val="-1"/>
              </w:rPr>
            </w:pPr>
          </w:p>
          <w:p w14:paraId="1A2EA1C7" w14:textId="77777777" w:rsidR="00B81A63" w:rsidRPr="00530E9A" w:rsidRDefault="00B81A63" w:rsidP="00CB0827">
            <w:pPr>
              <w:pStyle w:val="BodyText"/>
              <w:ind w:left="86" w:right="84"/>
              <w:rPr>
                <w:bCs/>
                <w:spacing w:val="-1"/>
              </w:rPr>
            </w:pPr>
            <w:r w:rsidRPr="00530E9A">
              <w:rPr>
                <w:b/>
                <w:spacing w:val="-1"/>
              </w:rPr>
              <w:t xml:space="preserve">Very Good: </w:t>
            </w:r>
            <w:r w:rsidRPr="00530E9A">
              <w:rPr>
                <w:bCs/>
                <w:spacing w:val="-1"/>
              </w:rPr>
              <w:t>95% compliance</w:t>
            </w:r>
          </w:p>
          <w:p w14:paraId="0A010099" w14:textId="77777777" w:rsidR="00B81A63" w:rsidRPr="00530E9A" w:rsidRDefault="00B81A63" w:rsidP="00CB0827">
            <w:pPr>
              <w:pStyle w:val="BodyText"/>
              <w:ind w:left="86" w:right="84"/>
              <w:rPr>
                <w:b/>
                <w:spacing w:val="-1"/>
              </w:rPr>
            </w:pPr>
          </w:p>
          <w:p w14:paraId="6380B4FD" w14:textId="77777777" w:rsidR="00B81A63" w:rsidRPr="00530E9A" w:rsidRDefault="00B81A63" w:rsidP="00CB0827">
            <w:pPr>
              <w:pStyle w:val="BodyText"/>
              <w:ind w:left="86" w:right="84"/>
              <w:rPr>
                <w:bCs/>
                <w:spacing w:val="-1"/>
              </w:rPr>
            </w:pPr>
            <w:r w:rsidRPr="00530E9A">
              <w:rPr>
                <w:b/>
                <w:spacing w:val="-1"/>
              </w:rPr>
              <w:t xml:space="preserve">Satisfactory: </w:t>
            </w:r>
            <w:r w:rsidRPr="00530E9A">
              <w:rPr>
                <w:bCs/>
                <w:spacing w:val="-1"/>
              </w:rPr>
              <w:t>90% compliance</w:t>
            </w:r>
          </w:p>
          <w:p w14:paraId="5BAC2BB8" w14:textId="77777777" w:rsidR="00B81A63" w:rsidRPr="00530E9A" w:rsidRDefault="00B81A63" w:rsidP="00CB0827">
            <w:pPr>
              <w:pStyle w:val="BodyText"/>
              <w:ind w:left="86" w:right="84"/>
              <w:rPr>
                <w:b/>
                <w:spacing w:val="-1"/>
              </w:rPr>
            </w:pPr>
          </w:p>
          <w:p w14:paraId="77161B91" w14:textId="77777777" w:rsidR="00B81A63" w:rsidRPr="00530E9A" w:rsidRDefault="00B81A63" w:rsidP="00CB0827">
            <w:pPr>
              <w:pStyle w:val="BodyText"/>
              <w:ind w:left="86" w:right="84"/>
              <w:rPr>
                <w:bCs/>
                <w:spacing w:val="-1"/>
              </w:rPr>
            </w:pPr>
            <w:r w:rsidRPr="00530E9A">
              <w:rPr>
                <w:b/>
                <w:spacing w:val="-1"/>
              </w:rPr>
              <w:t xml:space="preserve">Marginal: </w:t>
            </w:r>
            <w:r w:rsidRPr="00530E9A">
              <w:rPr>
                <w:bCs/>
                <w:spacing w:val="-1"/>
              </w:rPr>
              <w:t>85% compliance</w:t>
            </w:r>
          </w:p>
          <w:p w14:paraId="262C6ED5" w14:textId="77777777" w:rsidR="00B81A63" w:rsidRPr="00530E9A" w:rsidRDefault="00B81A63" w:rsidP="00CB0827">
            <w:pPr>
              <w:pStyle w:val="BodyText"/>
              <w:ind w:left="86" w:right="84"/>
              <w:rPr>
                <w:b/>
                <w:spacing w:val="-1"/>
              </w:rPr>
            </w:pPr>
          </w:p>
          <w:p w14:paraId="11A49D40" w14:textId="77777777" w:rsidR="00B81A63" w:rsidRPr="00530E9A" w:rsidRDefault="00B81A63" w:rsidP="00CB0827">
            <w:pPr>
              <w:pStyle w:val="BodyText"/>
              <w:ind w:left="86" w:right="84"/>
              <w:rPr>
                <w:b/>
                <w:spacing w:val="-1"/>
              </w:rPr>
            </w:pPr>
            <w:r w:rsidRPr="00530E9A">
              <w:rPr>
                <w:b/>
                <w:spacing w:val="-1"/>
              </w:rPr>
              <w:t xml:space="preserve">Unsatisfactory: </w:t>
            </w:r>
            <w:r w:rsidRPr="00530E9A">
              <w:rPr>
                <w:bCs/>
                <w:spacing w:val="-1"/>
              </w:rPr>
              <w:t>Less than 85% compliance</w:t>
            </w:r>
          </w:p>
        </w:tc>
        <w:tc>
          <w:tcPr>
            <w:tcW w:w="1800" w:type="dxa"/>
          </w:tcPr>
          <w:p w14:paraId="733158BE" w14:textId="77777777" w:rsidR="00B81A63" w:rsidRPr="003F45E0" w:rsidRDefault="00B81A63" w:rsidP="00CB0827">
            <w:pPr>
              <w:pStyle w:val="BodyText"/>
              <w:ind w:left="84" w:right="84"/>
              <w:rPr>
                <w:color w:val="7030A0"/>
                <w:spacing w:val="-1"/>
                <w:highlight w:val="yellow"/>
              </w:rPr>
            </w:pPr>
            <w:r w:rsidRPr="00530E9A">
              <w:rPr>
                <w:spacing w:val="-1"/>
              </w:rPr>
              <w:t>100% Inspection of maintenance records and logs by the COR</w:t>
            </w:r>
          </w:p>
        </w:tc>
      </w:tr>
      <w:tr w:rsidR="00B81A63" w:rsidRPr="00C17767" w14:paraId="0A91EB09" w14:textId="77777777" w:rsidTr="006F6D74">
        <w:trPr>
          <w:trHeight w:val="4166"/>
        </w:trPr>
        <w:tc>
          <w:tcPr>
            <w:tcW w:w="900" w:type="dxa"/>
            <w:vAlign w:val="center"/>
          </w:tcPr>
          <w:p w14:paraId="289352AA" w14:textId="7C3CBA12" w:rsidR="00B81A63" w:rsidRPr="003275B3" w:rsidRDefault="00DA224C" w:rsidP="00CB0827">
            <w:pPr>
              <w:pStyle w:val="BodyText"/>
              <w:ind w:right="224"/>
              <w:jc w:val="both"/>
              <w:rPr>
                <w:b/>
                <w:spacing w:val="-1"/>
                <w:highlight w:val="yellow"/>
              </w:rPr>
            </w:pPr>
            <w:r w:rsidRPr="00DA224C">
              <w:rPr>
                <w:b/>
                <w:spacing w:val="-1"/>
              </w:rPr>
              <w:lastRenderedPageBreak/>
              <w:t>#08</w:t>
            </w:r>
          </w:p>
        </w:tc>
        <w:tc>
          <w:tcPr>
            <w:tcW w:w="1620" w:type="dxa"/>
          </w:tcPr>
          <w:p w14:paraId="72E84729" w14:textId="2F79868B" w:rsidR="00B81A63" w:rsidRPr="00F75157" w:rsidRDefault="00B15440" w:rsidP="00CB0827">
            <w:pPr>
              <w:pStyle w:val="BodyText"/>
              <w:ind w:left="86" w:right="84"/>
              <w:rPr>
                <w:spacing w:val="-1"/>
              </w:rPr>
            </w:pPr>
            <w:r w:rsidRPr="00F75157">
              <w:rPr>
                <w:spacing w:val="-1"/>
              </w:rPr>
              <w:t>Provides input on engineering policies and/or directives to the</w:t>
            </w:r>
            <w:r w:rsidRPr="00F75157">
              <w:t xml:space="preserve"> </w:t>
            </w:r>
            <w:r w:rsidRPr="00F75157">
              <w:rPr>
                <w:spacing w:val="-1"/>
              </w:rPr>
              <w:t>AFMEDCOM</w:t>
            </w:r>
            <w:r w:rsidR="000006A8">
              <w:rPr>
                <w:spacing w:val="-1"/>
              </w:rPr>
              <w:t>A</w:t>
            </w:r>
            <w:r w:rsidRPr="00F75157">
              <w:rPr>
                <w:spacing w:val="-1"/>
              </w:rPr>
              <w:t xml:space="preserve">4/10E </w:t>
            </w:r>
            <w:r w:rsidR="000006A8">
              <w:rPr>
                <w:spacing w:val="-1"/>
              </w:rPr>
              <w:t>D</w:t>
            </w:r>
            <w:r w:rsidRPr="00F75157">
              <w:rPr>
                <w:spacing w:val="-1"/>
              </w:rPr>
              <w:t xml:space="preserve">ivision related to AFMS operational healthcare technology </w:t>
            </w:r>
            <w:r w:rsidR="00B031D3" w:rsidRPr="00F75157">
              <w:rPr>
                <w:spacing w:val="-1"/>
              </w:rPr>
              <w:t>management and</w:t>
            </w:r>
            <w:r w:rsidRPr="00F75157">
              <w:rPr>
                <w:spacing w:val="-1"/>
              </w:rPr>
              <w:t xml:space="preserve"> provide</w:t>
            </w:r>
            <w:r w:rsidR="00640A59">
              <w:rPr>
                <w:spacing w:val="-1"/>
              </w:rPr>
              <w:t>s</w:t>
            </w:r>
            <w:r w:rsidRPr="00F75157">
              <w:rPr>
                <w:spacing w:val="-1"/>
              </w:rPr>
              <w:t xml:space="preserve"> initial drafts.</w:t>
            </w:r>
          </w:p>
        </w:tc>
        <w:tc>
          <w:tcPr>
            <w:tcW w:w="1530" w:type="dxa"/>
          </w:tcPr>
          <w:p w14:paraId="53FEE322" w14:textId="3B610486" w:rsidR="00B81A63" w:rsidRPr="00F75157" w:rsidRDefault="00B81A63" w:rsidP="00CB0827">
            <w:pPr>
              <w:pStyle w:val="BodyText"/>
              <w:ind w:left="86" w:right="84"/>
              <w:rPr>
                <w:color w:val="7030A0"/>
                <w:spacing w:val="-1"/>
              </w:rPr>
            </w:pPr>
            <w:r w:rsidRPr="00F75157">
              <w:rPr>
                <w:spacing w:val="-1"/>
              </w:rPr>
              <w:t>3.1.1.4</w:t>
            </w:r>
            <w:r w:rsidR="00EF0955">
              <w:rPr>
                <w:spacing w:val="-1"/>
              </w:rPr>
              <w:t>.</w:t>
            </w:r>
          </w:p>
        </w:tc>
        <w:tc>
          <w:tcPr>
            <w:tcW w:w="1710" w:type="dxa"/>
          </w:tcPr>
          <w:p w14:paraId="745C7746" w14:textId="77777777" w:rsidR="00B81A63" w:rsidRPr="003F45E0" w:rsidRDefault="00B81A63" w:rsidP="00CB0827">
            <w:pPr>
              <w:pStyle w:val="BodyText"/>
              <w:ind w:left="86" w:right="84"/>
              <w:rPr>
                <w:color w:val="7030A0"/>
                <w:spacing w:val="-1"/>
                <w:highlight w:val="yellow"/>
              </w:rPr>
            </w:pPr>
            <w:r w:rsidRPr="00F75157">
              <w:rPr>
                <w:spacing w:val="-1"/>
              </w:rPr>
              <w:t>Upgrades are performed as they become available, or as requested</w:t>
            </w:r>
          </w:p>
        </w:tc>
        <w:tc>
          <w:tcPr>
            <w:tcW w:w="2880" w:type="dxa"/>
          </w:tcPr>
          <w:p w14:paraId="1A58B629" w14:textId="77777777" w:rsidR="00B81A63" w:rsidRPr="00F75157" w:rsidRDefault="00B81A63" w:rsidP="00CB0827">
            <w:pPr>
              <w:pStyle w:val="BodyText"/>
              <w:ind w:left="86" w:right="84"/>
              <w:rPr>
                <w:bCs/>
                <w:spacing w:val="-1"/>
              </w:rPr>
            </w:pPr>
            <w:r w:rsidRPr="00F75157">
              <w:rPr>
                <w:b/>
                <w:spacing w:val="-1"/>
              </w:rPr>
              <w:t xml:space="preserve">Exceptional: </w:t>
            </w:r>
            <w:r w:rsidRPr="00F75157">
              <w:rPr>
                <w:bCs/>
                <w:spacing w:val="-1"/>
              </w:rPr>
              <w:t>100% of upgrades performed timely</w:t>
            </w:r>
          </w:p>
          <w:p w14:paraId="585114F1" w14:textId="77777777" w:rsidR="00B81A63" w:rsidRPr="00F75157" w:rsidRDefault="00B81A63" w:rsidP="00CB0827">
            <w:pPr>
              <w:pStyle w:val="BodyText"/>
              <w:ind w:left="86" w:right="84"/>
              <w:rPr>
                <w:b/>
                <w:spacing w:val="-1"/>
              </w:rPr>
            </w:pPr>
          </w:p>
          <w:p w14:paraId="399D376B" w14:textId="77777777" w:rsidR="00B81A63" w:rsidRPr="00F75157" w:rsidRDefault="00B81A63" w:rsidP="00CB0827">
            <w:pPr>
              <w:pStyle w:val="BodyText"/>
              <w:ind w:left="86" w:right="84"/>
              <w:rPr>
                <w:bCs/>
                <w:spacing w:val="-1"/>
              </w:rPr>
            </w:pPr>
            <w:r w:rsidRPr="00F75157">
              <w:rPr>
                <w:b/>
                <w:spacing w:val="-1"/>
              </w:rPr>
              <w:t xml:space="preserve">Very Good: </w:t>
            </w:r>
            <w:r w:rsidRPr="00F75157">
              <w:rPr>
                <w:bCs/>
                <w:spacing w:val="-1"/>
              </w:rPr>
              <w:t>95% timely upgrades</w:t>
            </w:r>
          </w:p>
          <w:p w14:paraId="5F63E3DA" w14:textId="77777777" w:rsidR="00B81A63" w:rsidRPr="00F75157" w:rsidRDefault="00B81A63" w:rsidP="00CB0827">
            <w:pPr>
              <w:pStyle w:val="BodyText"/>
              <w:ind w:left="86" w:right="84"/>
              <w:rPr>
                <w:b/>
                <w:spacing w:val="-1"/>
              </w:rPr>
            </w:pPr>
          </w:p>
          <w:p w14:paraId="16291630" w14:textId="77777777" w:rsidR="00B81A63" w:rsidRPr="00F75157" w:rsidRDefault="00B81A63" w:rsidP="00CB0827">
            <w:pPr>
              <w:pStyle w:val="BodyText"/>
              <w:ind w:left="86" w:right="84"/>
              <w:rPr>
                <w:bCs/>
                <w:spacing w:val="-1"/>
              </w:rPr>
            </w:pPr>
            <w:r w:rsidRPr="00F75157">
              <w:rPr>
                <w:b/>
                <w:spacing w:val="-1"/>
              </w:rPr>
              <w:t xml:space="preserve">Satisfactory: </w:t>
            </w:r>
            <w:r w:rsidRPr="00F75157">
              <w:rPr>
                <w:bCs/>
                <w:spacing w:val="-1"/>
              </w:rPr>
              <w:t>90% timely upgrades</w:t>
            </w:r>
          </w:p>
          <w:p w14:paraId="4144E9CF" w14:textId="77777777" w:rsidR="00B81A63" w:rsidRPr="00F75157" w:rsidRDefault="00B81A63" w:rsidP="00CB0827">
            <w:pPr>
              <w:pStyle w:val="BodyText"/>
              <w:ind w:left="86" w:right="84"/>
              <w:rPr>
                <w:b/>
                <w:spacing w:val="-1"/>
              </w:rPr>
            </w:pPr>
          </w:p>
          <w:p w14:paraId="0BCA70C9" w14:textId="77777777" w:rsidR="00B81A63" w:rsidRPr="00F75157" w:rsidRDefault="00B81A63" w:rsidP="00CB0827">
            <w:pPr>
              <w:pStyle w:val="BodyText"/>
              <w:ind w:left="86" w:right="84"/>
              <w:rPr>
                <w:bCs/>
                <w:spacing w:val="-1"/>
              </w:rPr>
            </w:pPr>
            <w:r w:rsidRPr="00F75157">
              <w:rPr>
                <w:b/>
                <w:spacing w:val="-1"/>
              </w:rPr>
              <w:t xml:space="preserve">Marginal: </w:t>
            </w:r>
            <w:r w:rsidRPr="00F75157">
              <w:rPr>
                <w:bCs/>
                <w:spacing w:val="-1"/>
              </w:rPr>
              <w:t>85% timely upgrades</w:t>
            </w:r>
          </w:p>
          <w:p w14:paraId="7055868A" w14:textId="77777777" w:rsidR="00B81A63" w:rsidRPr="00F75157" w:rsidRDefault="00B81A63" w:rsidP="00CB0827">
            <w:pPr>
              <w:pStyle w:val="BodyText"/>
              <w:ind w:left="86" w:right="84"/>
              <w:rPr>
                <w:b/>
                <w:spacing w:val="-1"/>
              </w:rPr>
            </w:pPr>
          </w:p>
          <w:p w14:paraId="1C174CD4" w14:textId="77777777" w:rsidR="00B81A63" w:rsidRPr="00F75157" w:rsidRDefault="00B81A63" w:rsidP="00CB0827">
            <w:pPr>
              <w:pStyle w:val="BodyText"/>
              <w:ind w:left="86" w:right="84"/>
              <w:rPr>
                <w:spacing w:val="-1"/>
              </w:rPr>
            </w:pPr>
            <w:r w:rsidRPr="00F75157">
              <w:rPr>
                <w:b/>
                <w:spacing w:val="-1"/>
              </w:rPr>
              <w:t xml:space="preserve">Unsatisfactory: </w:t>
            </w:r>
            <w:r w:rsidRPr="00F75157">
              <w:rPr>
                <w:bCs/>
                <w:spacing w:val="-1"/>
              </w:rPr>
              <w:t xml:space="preserve">Less than 85% timely </w:t>
            </w:r>
            <w:r w:rsidRPr="00F75157">
              <w:rPr>
                <w:b/>
                <w:spacing w:val="-1"/>
              </w:rPr>
              <w:t>upgrades</w:t>
            </w:r>
          </w:p>
        </w:tc>
        <w:tc>
          <w:tcPr>
            <w:tcW w:w="1800" w:type="dxa"/>
          </w:tcPr>
          <w:p w14:paraId="44EB1BAF" w14:textId="77777777" w:rsidR="00B81A63" w:rsidRPr="00F75157" w:rsidRDefault="00B81A63" w:rsidP="00CB0827">
            <w:pPr>
              <w:pStyle w:val="BodyText"/>
              <w:ind w:left="84" w:right="84"/>
              <w:rPr>
                <w:spacing w:val="-1"/>
              </w:rPr>
            </w:pPr>
            <w:r w:rsidRPr="00F75157">
              <w:rPr>
                <w:spacing w:val="-1"/>
              </w:rPr>
              <w:t>Periodic Surveillance by the COR.</w:t>
            </w:r>
          </w:p>
        </w:tc>
      </w:tr>
    </w:tbl>
    <w:p w14:paraId="5E703C21" w14:textId="77777777" w:rsidR="006A5911" w:rsidRDefault="006A5911" w:rsidP="00C4539E">
      <w:pPr>
        <w:tabs>
          <w:tab w:val="left" w:pos="450"/>
          <w:tab w:val="left" w:pos="630"/>
          <w:tab w:val="left" w:pos="1440"/>
        </w:tabs>
        <w:ind w:left="450"/>
      </w:pPr>
    </w:p>
    <w:p w14:paraId="005A2FAE" w14:textId="77777777" w:rsidR="006A5911" w:rsidRDefault="006A5911" w:rsidP="00B031D3">
      <w:pPr>
        <w:tabs>
          <w:tab w:val="left" w:pos="450"/>
          <w:tab w:val="left" w:pos="630"/>
          <w:tab w:val="left" w:pos="1440"/>
        </w:tabs>
      </w:pPr>
    </w:p>
    <w:p w14:paraId="6A521940" w14:textId="4FDFD9AF" w:rsidR="001F15D0" w:rsidRPr="00DA224C" w:rsidRDefault="001F15D0" w:rsidP="0000181A">
      <w:pPr>
        <w:pStyle w:val="Heading1"/>
        <w:numPr>
          <w:ilvl w:val="0"/>
          <w:numId w:val="3"/>
        </w:numPr>
        <w:tabs>
          <w:tab w:val="left" w:pos="270"/>
        </w:tabs>
        <w:ind w:left="0" w:firstLine="0"/>
      </w:pPr>
      <w:bookmarkStart w:id="42" w:name="_Toc44226939"/>
      <w:bookmarkStart w:id="43" w:name="_Toc71080560"/>
      <w:bookmarkStart w:id="44" w:name="_Toc104302440"/>
      <w:r w:rsidRPr="00755EA8">
        <w:t>GOVERNMENT FURNISHED PROPERTY</w:t>
      </w:r>
      <w:bookmarkEnd w:id="42"/>
      <w:bookmarkEnd w:id="43"/>
      <w:r w:rsidRPr="00755EA8">
        <w:t xml:space="preserve"> (GFP</w:t>
      </w:r>
      <w:r w:rsidR="004652B5" w:rsidRPr="00755EA8">
        <w:t>)</w:t>
      </w:r>
      <w:bookmarkEnd w:id="44"/>
      <w:r w:rsidR="0000181A">
        <w:t xml:space="preserve"> </w:t>
      </w:r>
      <w:r w:rsidRPr="00DA224C">
        <w:rPr>
          <w:bCs/>
        </w:rPr>
        <w:t>The Contractor’s responsibilities for the GFP are outlined in the Government Property clause 52.245-1</w:t>
      </w:r>
    </w:p>
    <w:p w14:paraId="71FA85E6" w14:textId="77777777" w:rsidR="00755EA8" w:rsidRPr="00C4539E" w:rsidRDefault="001F15D0" w:rsidP="0000181A">
      <w:pPr>
        <w:pStyle w:val="Heading1"/>
        <w:numPr>
          <w:ilvl w:val="0"/>
          <w:numId w:val="3"/>
        </w:numPr>
        <w:tabs>
          <w:tab w:val="left" w:pos="270"/>
        </w:tabs>
        <w:ind w:left="0" w:firstLine="0"/>
      </w:pPr>
      <w:bookmarkStart w:id="45" w:name="_Toc104302441"/>
      <w:r w:rsidRPr="00C4539E">
        <w:t>DELIVERABLE</w:t>
      </w:r>
      <w:r w:rsidR="004652B5" w:rsidRPr="00C4539E">
        <w:t>S</w:t>
      </w:r>
      <w:bookmarkEnd w:id="45"/>
    </w:p>
    <w:p w14:paraId="3309B26C" w14:textId="7911B395" w:rsidR="004652B5" w:rsidRPr="00755EA8" w:rsidRDefault="004652B5" w:rsidP="0000181A">
      <w:pPr>
        <w:pStyle w:val="ListParagraph"/>
        <w:numPr>
          <w:ilvl w:val="1"/>
          <w:numId w:val="3"/>
        </w:numPr>
        <w:tabs>
          <w:tab w:val="left" w:pos="450"/>
        </w:tabs>
        <w:ind w:left="0" w:firstLine="0"/>
        <w:contextualSpacing w:val="0"/>
        <w:rPr>
          <w:bCs/>
        </w:rPr>
      </w:pPr>
      <w:r w:rsidRPr="00755EA8">
        <w:rPr>
          <w:bCs/>
        </w:rPr>
        <w:t>The Contractor shall submit all deliverables as specified in this PWS and contract Exhibit A, Contract Data Requirements List (CDRL).</w:t>
      </w:r>
    </w:p>
    <w:p w14:paraId="0FD0642D" w14:textId="77777777" w:rsidR="004652B5" w:rsidRPr="00755EA8" w:rsidRDefault="004652B5" w:rsidP="0000181A">
      <w:pPr>
        <w:pStyle w:val="ListParagraph"/>
        <w:numPr>
          <w:ilvl w:val="1"/>
          <w:numId w:val="3"/>
        </w:numPr>
        <w:tabs>
          <w:tab w:val="left" w:pos="450"/>
        </w:tabs>
        <w:ind w:left="0" w:firstLine="0"/>
        <w:contextualSpacing w:val="0"/>
        <w:rPr>
          <w:bCs/>
        </w:rPr>
      </w:pPr>
      <w:r w:rsidRPr="00755EA8">
        <w:rPr>
          <w:bCs/>
        </w:rPr>
        <w:t xml:space="preserve">All deliverables shall be submitted electronically to the COR(s) unless otherwise directed. </w:t>
      </w:r>
    </w:p>
    <w:p w14:paraId="58432B9E" w14:textId="77777777" w:rsidR="004652B5" w:rsidRPr="00755EA8" w:rsidRDefault="004652B5" w:rsidP="0000181A">
      <w:pPr>
        <w:pStyle w:val="ListParagraph"/>
        <w:numPr>
          <w:ilvl w:val="1"/>
          <w:numId w:val="3"/>
        </w:numPr>
        <w:tabs>
          <w:tab w:val="left" w:pos="450"/>
        </w:tabs>
        <w:ind w:left="0" w:firstLine="0"/>
        <w:contextualSpacing w:val="0"/>
        <w:rPr>
          <w:bCs/>
        </w:rPr>
      </w:pPr>
      <w:r w:rsidRPr="00755EA8">
        <w:rPr>
          <w:bCs/>
        </w:rPr>
        <w:t>The Contractor shall provide informal reports by e-mail as requested by the COR.</w:t>
      </w:r>
    </w:p>
    <w:p w14:paraId="1501969C" w14:textId="77777777" w:rsidR="003B4DCD" w:rsidRDefault="003B4DCD">
      <w:pPr>
        <w:rPr>
          <w:color w:val="FF0000"/>
          <w:szCs w:val="24"/>
        </w:rPr>
      </w:pPr>
      <w:r>
        <w:rPr>
          <w:color w:val="FF0000"/>
          <w:szCs w:val="24"/>
        </w:rPr>
        <w:br w:type="page"/>
      </w:r>
    </w:p>
    <w:p w14:paraId="65C3CA8D" w14:textId="77777777" w:rsidR="004652B5" w:rsidRPr="0000181A" w:rsidRDefault="004652B5" w:rsidP="004652B5">
      <w:pPr>
        <w:pStyle w:val="Heading1"/>
        <w:jc w:val="center"/>
      </w:pPr>
      <w:bookmarkStart w:id="46" w:name="_Toc104302442"/>
      <w:r w:rsidRPr="0000181A">
        <w:lastRenderedPageBreak/>
        <w:t>Appendix A</w:t>
      </w:r>
      <w:bookmarkEnd w:id="46"/>
    </w:p>
    <w:p w14:paraId="67221D1D" w14:textId="77777777" w:rsidR="004652B5" w:rsidRPr="0000181A" w:rsidRDefault="004652B5" w:rsidP="3532A75D">
      <w:pPr>
        <w:pStyle w:val="Heading1"/>
        <w:jc w:val="center"/>
      </w:pPr>
      <w:bookmarkStart w:id="47" w:name="_Toc104302443"/>
      <w:r w:rsidRPr="0000181A">
        <w:t>ACRONYMS</w:t>
      </w:r>
      <w:bookmarkEnd w:id="47"/>
    </w:p>
    <w:tbl>
      <w:tblPr>
        <w:tblW w:w="8835" w:type="dxa"/>
        <w:tblInd w:w="93" w:type="dxa"/>
        <w:tblLook w:val="04A0" w:firstRow="1" w:lastRow="0" w:firstColumn="1" w:lastColumn="0" w:noHBand="0" w:noVBand="1"/>
      </w:tblPr>
      <w:tblGrid>
        <w:gridCol w:w="1995"/>
        <w:gridCol w:w="6840"/>
      </w:tblGrid>
      <w:tr w:rsidR="004652B5" w:rsidRPr="00BE26B6" w14:paraId="5B9D9DF4" w14:textId="77777777" w:rsidTr="3532A75D">
        <w:trPr>
          <w:trHeight w:val="315"/>
        </w:trPr>
        <w:tc>
          <w:tcPr>
            <w:tcW w:w="8835" w:type="dxa"/>
            <w:gridSpan w:val="2"/>
            <w:tcBorders>
              <w:top w:val="single" w:sz="4" w:space="0" w:color="auto"/>
              <w:left w:val="single" w:sz="4" w:space="0" w:color="auto"/>
              <w:bottom w:val="single" w:sz="4" w:space="0" w:color="auto"/>
              <w:right w:val="single" w:sz="4" w:space="0" w:color="auto"/>
            </w:tcBorders>
            <w:vAlign w:val="bottom"/>
            <w:hideMark/>
          </w:tcPr>
          <w:p w14:paraId="0E935236" w14:textId="77777777" w:rsidR="004652B5" w:rsidRPr="0000181A" w:rsidRDefault="004652B5" w:rsidP="3532A75D">
            <w:r w:rsidRPr="0000181A">
              <w:t>Acronyms and Definitions</w:t>
            </w:r>
          </w:p>
        </w:tc>
      </w:tr>
      <w:tr w:rsidR="004652B5" w:rsidRPr="00BE26B6" w14:paraId="769537FC" w14:textId="77777777" w:rsidTr="3532A75D">
        <w:trPr>
          <w:trHeight w:val="315"/>
        </w:trPr>
        <w:tc>
          <w:tcPr>
            <w:tcW w:w="1995" w:type="dxa"/>
            <w:tcBorders>
              <w:top w:val="nil"/>
              <w:left w:val="single" w:sz="4" w:space="0" w:color="auto"/>
              <w:bottom w:val="single" w:sz="4" w:space="0" w:color="auto"/>
              <w:right w:val="single" w:sz="4" w:space="0" w:color="auto"/>
            </w:tcBorders>
            <w:vAlign w:val="bottom"/>
            <w:hideMark/>
          </w:tcPr>
          <w:p w14:paraId="19A6661C" w14:textId="77777777" w:rsidR="004652B5" w:rsidRPr="0000181A" w:rsidRDefault="004652B5" w:rsidP="3532A75D">
            <w:r w:rsidRPr="0000181A">
              <w:t>ACRONYM</w:t>
            </w:r>
          </w:p>
        </w:tc>
        <w:tc>
          <w:tcPr>
            <w:tcW w:w="6840" w:type="dxa"/>
            <w:tcBorders>
              <w:top w:val="nil"/>
              <w:left w:val="nil"/>
              <w:bottom w:val="single" w:sz="4" w:space="0" w:color="auto"/>
              <w:right w:val="single" w:sz="4" w:space="0" w:color="auto"/>
            </w:tcBorders>
            <w:vAlign w:val="bottom"/>
            <w:hideMark/>
          </w:tcPr>
          <w:p w14:paraId="6131D377" w14:textId="77777777" w:rsidR="004652B5" w:rsidRPr="0000181A" w:rsidRDefault="004652B5" w:rsidP="3532A75D">
            <w:r w:rsidRPr="0000181A">
              <w:t>DEFINITIONS</w:t>
            </w:r>
          </w:p>
        </w:tc>
      </w:tr>
      <w:tr w:rsidR="0015050A" w:rsidRPr="00BE26B6" w14:paraId="088CF573" w14:textId="77777777" w:rsidTr="00056324">
        <w:trPr>
          <w:trHeight w:val="314"/>
        </w:trPr>
        <w:tc>
          <w:tcPr>
            <w:tcW w:w="1995" w:type="dxa"/>
            <w:tcBorders>
              <w:top w:val="single" w:sz="4" w:space="0" w:color="000000"/>
              <w:left w:val="single" w:sz="4" w:space="0" w:color="000000"/>
              <w:bottom w:val="single" w:sz="4" w:space="0" w:color="000000"/>
              <w:right w:val="single" w:sz="4" w:space="0" w:color="000000"/>
            </w:tcBorders>
          </w:tcPr>
          <w:p w14:paraId="655F8725" w14:textId="554AA033" w:rsidR="0015050A" w:rsidRPr="00BE26B6" w:rsidRDefault="0015050A" w:rsidP="0015050A">
            <w:pPr>
              <w:rPr>
                <w:color w:val="FF0000"/>
              </w:rPr>
            </w:pPr>
            <w:r>
              <w:rPr>
                <w:spacing w:val="-5"/>
                <w:sz w:val="20"/>
              </w:rPr>
              <w:t>AF</w:t>
            </w:r>
          </w:p>
        </w:tc>
        <w:tc>
          <w:tcPr>
            <w:tcW w:w="6840" w:type="dxa"/>
            <w:tcBorders>
              <w:top w:val="single" w:sz="4" w:space="0" w:color="000000"/>
              <w:left w:val="single" w:sz="4" w:space="0" w:color="000000"/>
              <w:bottom w:val="single" w:sz="4" w:space="0" w:color="000000"/>
              <w:right w:val="single" w:sz="4" w:space="0" w:color="000000"/>
            </w:tcBorders>
          </w:tcPr>
          <w:p w14:paraId="400E019A" w14:textId="1278DC94" w:rsidR="0015050A" w:rsidRPr="00BE26B6" w:rsidRDefault="0015050A" w:rsidP="0015050A">
            <w:pPr>
              <w:rPr>
                <w:color w:val="FF0000"/>
              </w:rPr>
            </w:pPr>
            <w:r>
              <w:rPr>
                <w:sz w:val="20"/>
              </w:rPr>
              <w:t>Air</w:t>
            </w:r>
            <w:r>
              <w:rPr>
                <w:spacing w:val="-3"/>
                <w:sz w:val="20"/>
              </w:rPr>
              <w:t xml:space="preserve"> </w:t>
            </w:r>
            <w:r>
              <w:rPr>
                <w:spacing w:val="-2"/>
                <w:sz w:val="20"/>
              </w:rPr>
              <w:t>Force</w:t>
            </w:r>
          </w:p>
        </w:tc>
      </w:tr>
      <w:tr w:rsidR="0015050A" w:rsidRPr="00BE26B6" w14:paraId="4AEBD4A4"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77FC4F6B" w14:textId="2AF0B61F" w:rsidR="0015050A" w:rsidRPr="00BE26B6" w:rsidRDefault="0015050A" w:rsidP="0015050A">
            <w:pPr>
              <w:rPr>
                <w:color w:val="FF0000"/>
              </w:rPr>
            </w:pPr>
            <w:r>
              <w:rPr>
                <w:spacing w:val="-2"/>
                <w:sz w:val="20"/>
              </w:rPr>
              <w:t>AF/SG</w:t>
            </w:r>
          </w:p>
        </w:tc>
        <w:tc>
          <w:tcPr>
            <w:tcW w:w="6840" w:type="dxa"/>
            <w:tcBorders>
              <w:top w:val="single" w:sz="4" w:space="0" w:color="000000"/>
              <w:left w:val="single" w:sz="4" w:space="0" w:color="000000"/>
              <w:bottom w:val="single" w:sz="4" w:space="0" w:color="000000"/>
              <w:right w:val="single" w:sz="4" w:space="0" w:color="000000"/>
            </w:tcBorders>
          </w:tcPr>
          <w:p w14:paraId="623D9B37" w14:textId="41B2E5AB" w:rsidR="0015050A" w:rsidRPr="00BE26B6" w:rsidRDefault="0015050A" w:rsidP="0015050A">
            <w:pPr>
              <w:rPr>
                <w:color w:val="FF0000"/>
              </w:rPr>
            </w:pPr>
            <w:r>
              <w:rPr>
                <w:sz w:val="20"/>
              </w:rPr>
              <w:t>Air</w:t>
            </w:r>
            <w:r>
              <w:rPr>
                <w:spacing w:val="-4"/>
                <w:sz w:val="20"/>
              </w:rPr>
              <w:t xml:space="preserve"> </w:t>
            </w:r>
            <w:r>
              <w:rPr>
                <w:sz w:val="20"/>
              </w:rPr>
              <w:t>Force</w:t>
            </w:r>
            <w:r>
              <w:rPr>
                <w:spacing w:val="-3"/>
                <w:sz w:val="20"/>
              </w:rPr>
              <w:t xml:space="preserve"> </w:t>
            </w:r>
            <w:r>
              <w:rPr>
                <w:sz w:val="20"/>
              </w:rPr>
              <w:t>Surgeon</w:t>
            </w:r>
            <w:r>
              <w:rPr>
                <w:spacing w:val="-4"/>
                <w:sz w:val="20"/>
              </w:rPr>
              <w:t xml:space="preserve"> </w:t>
            </w:r>
            <w:r>
              <w:rPr>
                <w:spacing w:val="-2"/>
                <w:sz w:val="20"/>
              </w:rPr>
              <w:t>General</w:t>
            </w:r>
          </w:p>
        </w:tc>
      </w:tr>
      <w:tr w:rsidR="0015050A" w:rsidRPr="00BE26B6" w14:paraId="48272384"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062D82B1" w14:textId="6F8784D2" w:rsidR="0015050A" w:rsidRPr="00BE26B6" w:rsidRDefault="0015050A" w:rsidP="0015050A">
            <w:pPr>
              <w:rPr>
                <w:color w:val="FF0000"/>
              </w:rPr>
            </w:pPr>
            <w:r>
              <w:rPr>
                <w:spacing w:val="-2"/>
                <w:sz w:val="20"/>
              </w:rPr>
              <w:t>AFFARS</w:t>
            </w:r>
          </w:p>
        </w:tc>
        <w:tc>
          <w:tcPr>
            <w:tcW w:w="6840" w:type="dxa"/>
            <w:tcBorders>
              <w:top w:val="single" w:sz="4" w:space="0" w:color="000000"/>
              <w:left w:val="single" w:sz="4" w:space="0" w:color="000000"/>
              <w:bottom w:val="single" w:sz="4" w:space="0" w:color="000000"/>
              <w:right w:val="single" w:sz="4" w:space="0" w:color="000000"/>
            </w:tcBorders>
          </w:tcPr>
          <w:p w14:paraId="2D47D4AB" w14:textId="0721AB0A" w:rsidR="0015050A" w:rsidRPr="00BE26B6" w:rsidRDefault="0015050A" w:rsidP="0015050A">
            <w:pPr>
              <w:rPr>
                <w:color w:val="FF0000"/>
              </w:rPr>
            </w:pPr>
            <w:r>
              <w:rPr>
                <w:sz w:val="20"/>
              </w:rPr>
              <w:t>Air</w:t>
            </w:r>
            <w:r>
              <w:rPr>
                <w:spacing w:val="-5"/>
                <w:sz w:val="20"/>
              </w:rPr>
              <w:t xml:space="preserve"> </w:t>
            </w:r>
            <w:r>
              <w:rPr>
                <w:sz w:val="20"/>
              </w:rPr>
              <w:t>Force</w:t>
            </w:r>
            <w:r>
              <w:rPr>
                <w:spacing w:val="-4"/>
                <w:sz w:val="20"/>
              </w:rPr>
              <w:t xml:space="preserve"> </w:t>
            </w:r>
            <w:r>
              <w:rPr>
                <w:sz w:val="20"/>
              </w:rPr>
              <w:t>Federal</w:t>
            </w:r>
            <w:r>
              <w:rPr>
                <w:spacing w:val="-5"/>
                <w:sz w:val="20"/>
              </w:rPr>
              <w:t xml:space="preserve"> </w:t>
            </w:r>
            <w:r>
              <w:rPr>
                <w:sz w:val="20"/>
              </w:rPr>
              <w:t>Acquisition</w:t>
            </w:r>
            <w:r>
              <w:rPr>
                <w:spacing w:val="-5"/>
                <w:sz w:val="20"/>
              </w:rPr>
              <w:t xml:space="preserve"> </w:t>
            </w:r>
            <w:r>
              <w:rPr>
                <w:spacing w:val="-2"/>
                <w:sz w:val="20"/>
              </w:rPr>
              <w:t>Regulation</w:t>
            </w:r>
          </w:p>
        </w:tc>
      </w:tr>
      <w:tr w:rsidR="0015050A" w:rsidRPr="00BE26B6" w14:paraId="6C8C0401"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7C7980DF" w14:textId="3CFF6A05" w:rsidR="0015050A" w:rsidRPr="00BE26B6" w:rsidRDefault="0015050A" w:rsidP="0015050A">
            <w:pPr>
              <w:rPr>
                <w:color w:val="FF0000"/>
              </w:rPr>
            </w:pPr>
            <w:r>
              <w:rPr>
                <w:spacing w:val="-5"/>
                <w:sz w:val="20"/>
              </w:rPr>
              <w:t>AFI</w:t>
            </w:r>
          </w:p>
        </w:tc>
        <w:tc>
          <w:tcPr>
            <w:tcW w:w="6840" w:type="dxa"/>
            <w:tcBorders>
              <w:top w:val="single" w:sz="4" w:space="0" w:color="000000"/>
              <w:left w:val="single" w:sz="4" w:space="0" w:color="000000"/>
              <w:bottom w:val="single" w:sz="4" w:space="0" w:color="000000"/>
              <w:right w:val="single" w:sz="4" w:space="0" w:color="000000"/>
            </w:tcBorders>
          </w:tcPr>
          <w:p w14:paraId="33B1D779" w14:textId="31AB50E9" w:rsidR="0015050A" w:rsidRPr="00BE26B6" w:rsidRDefault="0015050A" w:rsidP="0015050A">
            <w:pPr>
              <w:rPr>
                <w:color w:val="FF0000"/>
              </w:rPr>
            </w:pPr>
            <w:r>
              <w:rPr>
                <w:sz w:val="20"/>
              </w:rPr>
              <w:t>Air</w:t>
            </w:r>
            <w:r>
              <w:rPr>
                <w:spacing w:val="-5"/>
                <w:sz w:val="20"/>
              </w:rPr>
              <w:t xml:space="preserve"> </w:t>
            </w:r>
            <w:r>
              <w:rPr>
                <w:sz w:val="20"/>
              </w:rPr>
              <w:t>Force</w:t>
            </w:r>
            <w:r>
              <w:rPr>
                <w:spacing w:val="-3"/>
                <w:sz w:val="20"/>
              </w:rPr>
              <w:t xml:space="preserve"> </w:t>
            </w:r>
            <w:r>
              <w:rPr>
                <w:spacing w:val="-2"/>
                <w:sz w:val="20"/>
              </w:rPr>
              <w:t>Instruction</w:t>
            </w:r>
          </w:p>
        </w:tc>
      </w:tr>
      <w:tr w:rsidR="0015050A" w:rsidRPr="00BE26B6" w14:paraId="63936666"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6DC3CCB7" w14:textId="04BB5EB3" w:rsidR="0015050A" w:rsidRPr="008837C3" w:rsidRDefault="008837C3" w:rsidP="0015050A">
            <w:pPr>
              <w:rPr>
                <w:color w:val="FF0000"/>
                <w:sz w:val="20"/>
              </w:rPr>
            </w:pPr>
            <w:r w:rsidRPr="008837C3">
              <w:rPr>
                <w:sz w:val="20"/>
              </w:rPr>
              <w:t>AFMEDCOM</w:t>
            </w:r>
          </w:p>
        </w:tc>
        <w:tc>
          <w:tcPr>
            <w:tcW w:w="6840" w:type="dxa"/>
            <w:tcBorders>
              <w:top w:val="single" w:sz="4" w:space="0" w:color="000000"/>
              <w:left w:val="single" w:sz="4" w:space="0" w:color="000000"/>
              <w:bottom w:val="single" w:sz="4" w:space="0" w:color="000000"/>
              <w:right w:val="single" w:sz="4" w:space="0" w:color="000000"/>
            </w:tcBorders>
          </w:tcPr>
          <w:p w14:paraId="14700A03" w14:textId="7BE15BDB" w:rsidR="0015050A" w:rsidRPr="00BE26B6" w:rsidRDefault="0015050A" w:rsidP="0015050A">
            <w:pPr>
              <w:rPr>
                <w:color w:val="FF0000"/>
              </w:rPr>
            </w:pPr>
            <w:r>
              <w:rPr>
                <w:sz w:val="20"/>
              </w:rPr>
              <w:t>Air</w:t>
            </w:r>
            <w:r>
              <w:rPr>
                <w:spacing w:val="-5"/>
                <w:sz w:val="20"/>
              </w:rPr>
              <w:t xml:space="preserve"> </w:t>
            </w:r>
            <w:r>
              <w:rPr>
                <w:sz w:val="20"/>
              </w:rPr>
              <w:t>Force</w:t>
            </w:r>
            <w:r>
              <w:rPr>
                <w:spacing w:val="-4"/>
                <w:sz w:val="20"/>
              </w:rPr>
              <w:t xml:space="preserve"> </w:t>
            </w:r>
            <w:r>
              <w:rPr>
                <w:sz w:val="20"/>
              </w:rPr>
              <w:t>Medical</w:t>
            </w:r>
            <w:r w:rsidR="00293E4A">
              <w:rPr>
                <w:sz w:val="20"/>
              </w:rPr>
              <w:t xml:space="preserve"> Command</w:t>
            </w:r>
          </w:p>
        </w:tc>
      </w:tr>
      <w:tr w:rsidR="0015050A" w:rsidRPr="00BE26B6" w14:paraId="187580F9"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2122BF7C" w14:textId="7E6DDB26" w:rsidR="0015050A" w:rsidRPr="00BE26B6" w:rsidRDefault="0015050A" w:rsidP="0015050A">
            <w:pPr>
              <w:rPr>
                <w:color w:val="FF0000"/>
              </w:rPr>
            </w:pPr>
            <w:r>
              <w:rPr>
                <w:spacing w:val="-4"/>
                <w:sz w:val="20"/>
              </w:rPr>
              <w:t>AFMS</w:t>
            </w:r>
          </w:p>
        </w:tc>
        <w:tc>
          <w:tcPr>
            <w:tcW w:w="6840" w:type="dxa"/>
            <w:tcBorders>
              <w:top w:val="single" w:sz="4" w:space="0" w:color="000000"/>
              <w:left w:val="single" w:sz="4" w:space="0" w:color="000000"/>
              <w:bottom w:val="single" w:sz="4" w:space="0" w:color="000000"/>
              <w:right w:val="single" w:sz="4" w:space="0" w:color="000000"/>
            </w:tcBorders>
          </w:tcPr>
          <w:p w14:paraId="209DBDAD" w14:textId="3B74129C" w:rsidR="0015050A" w:rsidRPr="00BE26B6" w:rsidRDefault="0015050A" w:rsidP="0015050A">
            <w:pPr>
              <w:rPr>
                <w:color w:val="FF0000"/>
              </w:rPr>
            </w:pPr>
            <w:r>
              <w:rPr>
                <w:sz w:val="20"/>
              </w:rPr>
              <w:t>Air</w:t>
            </w:r>
            <w:r>
              <w:rPr>
                <w:spacing w:val="-5"/>
                <w:sz w:val="20"/>
              </w:rPr>
              <w:t xml:space="preserve"> </w:t>
            </w:r>
            <w:r>
              <w:rPr>
                <w:sz w:val="20"/>
              </w:rPr>
              <w:t>Force</w:t>
            </w:r>
            <w:r>
              <w:rPr>
                <w:spacing w:val="-4"/>
                <w:sz w:val="20"/>
              </w:rPr>
              <w:t xml:space="preserve"> </w:t>
            </w:r>
            <w:r>
              <w:rPr>
                <w:sz w:val="20"/>
              </w:rPr>
              <w:t>Medical</w:t>
            </w:r>
            <w:r>
              <w:rPr>
                <w:spacing w:val="-4"/>
                <w:sz w:val="20"/>
              </w:rPr>
              <w:t xml:space="preserve"> </w:t>
            </w:r>
            <w:r>
              <w:rPr>
                <w:spacing w:val="-2"/>
                <w:sz w:val="20"/>
              </w:rPr>
              <w:t>Service</w:t>
            </w:r>
          </w:p>
        </w:tc>
      </w:tr>
      <w:tr w:rsidR="0015050A" w:rsidRPr="00BE26B6" w14:paraId="089ECE31"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6FA29694" w14:textId="577D4726" w:rsidR="0015050A" w:rsidRPr="00BE26B6" w:rsidRDefault="0015050A" w:rsidP="0015050A">
            <w:pPr>
              <w:rPr>
                <w:color w:val="FF0000"/>
              </w:rPr>
            </w:pPr>
            <w:r>
              <w:rPr>
                <w:spacing w:val="-5"/>
                <w:sz w:val="20"/>
              </w:rPr>
              <w:t>AIS</w:t>
            </w:r>
          </w:p>
        </w:tc>
        <w:tc>
          <w:tcPr>
            <w:tcW w:w="6840" w:type="dxa"/>
            <w:tcBorders>
              <w:top w:val="single" w:sz="4" w:space="0" w:color="000000"/>
              <w:left w:val="single" w:sz="4" w:space="0" w:color="000000"/>
              <w:bottom w:val="single" w:sz="4" w:space="0" w:color="000000"/>
              <w:right w:val="single" w:sz="4" w:space="0" w:color="000000"/>
            </w:tcBorders>
          </w:tcPr>
          <w:p w14:paraId="4564D7EC" w14:textId="6EFAB2E6" w:rsidR="0015050A" w:rsidRPr="00BE26B6" w:rsidRDefault="0015050A" w:rsidP="0015050A">
            <w:pPr>
              <w:rPr>
                <w:color w:val="FF0000"/>
              </w:rPr>
            </w:pPr>
            <w:r>
              <w:rPr>
                <w:sz w:val="20"/>
              </w:rPr>
              <w:t>Automated</w:t>
            </w:r>
            <w:r>
              <w:rPr>
                <w:spacing w:val="-7"/>
                <w:sz w:val="20"/>
              </w:rPr>
              <w:t xml:space="preserve"> </w:t>
            </w:r>
            <w:r>
              <w:rPr>
                <w:sz w:val="20"/>
              </w:rPr>
              <w:t>Information</w:t>
            </w:r>
            <w:r>
              <w:rPr>
                <w:spacing w:val="-6"/>
                <w:sz w:val="20"/>
              </w:rPr>
              <w:t xml:space="preserve"> </w:t>
            </w:r>
            <w:r>
              <w:rPr>
                <w:spacing w:val="-2"/>
                <w:sz w:val="20"/>
              </w:rPr>
              <w:t>System</w:t>
            </w:r>
          </w:p>
        </w:tc>
      </w:tr>
      <w:tr w:rsidR="003C7A7E" w:rsidRPr="00BE26B6" w14:paraId="192F5FA4"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6CDC51D1" w14:textId="0F439C27" w:rsidR="003C7A7E" w:rsidRDefault="003C7A7E" w:rsidP="0015050A">
            <w:pPr>
              <w:rPr>
                <w:spacing w:val="-5"/>
                <w:sz w:val="20"/>
              </w:rPr>
            </w:pPr>
            <w:r w:rsidRPr="003C7A7E">
              <w:rPr>
                <w:spacing w:val="-5"/>
                <w:sz w:val="20"/>
              </w:rPr>
              <w:t>AMC</w:t>
            </w:r>
          </w:p>
        </w:tc>
        <w:tc>
          <w:tcPr>
            <w:tcW w:w="6840" w:type="dxa"/>
            <w:tcBorders>
              <w:top w:val="single" w:sz="4" w:space="0" w:color="000000"/>
              <w:left w:val="single" w:sz="4" w:space="0" w:color="000000"/>
              <w:bottom w:val="single" w:sz="4" w:space="0" w:color="000000"/>
              <w:right w:val="single" w:sz="4" w:space="0" w:color="000000"/>
            </w:tcBorders>
          </w:tcPr>
          <w:p w14:paraId="5B3B9E29" w14:textId="640A1703" w:rsidR="003C7A7E" w:rsidRDefault="003C7A7E" w:rsidP="0015050A">
            <w:pPr>
              <w:rPr>
                <w:spacing w:val="-2"/>
                <w:sz w:val="20"/>
              </w:rPr>
            </w:pPr>
            <w:r>
              <w:rPr>
                <w:spacing w:val="-2"/>
                <w:sz w:val="20"/>
              </w:rPr>
              <w:t>Air Mobility Command</w:t>
            </w:r>
          </w:p>
        </w:tc>
      </w:tr>
      <w:tr w:rsidR="0015050A" w:rsidRPr="00BE26B6" w14:paraId="2546771B"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6956B661" w14:textId="7C1F70DE" w:rsidR="0015050A" w:rsidRPr="00BE26B6" w:rsidRDefault="0015050A" w:rsidP="0015050A">
            <w:pPr>
              <w:rPr>
                <w:color w:val="FF0000"/>
              </w:rPr>
            </w:pPr>
            <w:r>
              <w:rPr>
                <w:spacing w:val="-5"/>
                <w:sz w:val="20"/>
              </w:rPr>
              <w:t>AT</w:t>
            </w:r>
          </w:p>
        </w:tc>
        <w:tc>
          <w:tcPr>
            <w:tcW w:w="6840" w:type="dxa"/>
            <w:tcBorders>
              <w:top w:val="single" w:sz="4" w:space="0" w:color="000000"/>
              <w:left w:val="single" w:sz="4" w:space="0" w:color="000000"/>
              <w:bottom w:val="single" w:sz="4" w:space="0" w:color="000000"/>
              <w:right w:val="single" w:sz="4" w:space="0" w:color="000000"/>
            </w:tcBorders>
          </w:tcPr>
          <w:p w14:paraId="56A214A9" w14:textId="22AE25A8" w:rsidR="0015050A" w:rsidRPr="00BE26B6" w:rsidRDefault="0015050A" w:rsidP="0015050A">
            <w:pPr>
              <w:rPr>
                <w:color w:val="FF0000"/>
              </w:rPr>
            </w:pPr>
            <w:r>
              <w:rPr>
                <w:spacing w:val="-2"/>
                <w:sz w:val="20"/>
              </w:rPr>
              <w:t>Anti-Terrorism</w:t>
            </w:r>
          </w:p>
        </w:tc>
      </w:tr>
      <w:tr w:rsidR="0015050A" w:rsidRPr="00BE26B6" w14:paraId="4E2681B7"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5B5B4354" w14:textId="5D39DC59" w:rsidR="0015050A" w:rsidRPr="00BE26B6" w:rsidRDefault="0015050A" w:rsidP="0015050A">
            <w:pPr>
              <w:rPr>
                <w:color w:val="FF0000"/>
              </w:rPr>
            </w:pPr>
            <w:r>
              <w:rPr>
                <w:spacing w:val="-2"/>
                <w:sz w:val="20"/>
              </w:rPr>
              <w:t>AT/CUD</w:t>
            </w:r>
          </w:p>
        </w:tc>
        <w:tc>
          <w:tcPr>
            <w:tcW w:w="6840" w:type="dxa"/>
            <w:tcBorders>
              <w:top w:val="single" w:sz="4" w:space="0" w:color="000000"/>
              <w:left w:val="single" w:sz="4" w:space="0" w:color="000000"/>
              <w:bottom w:val="single" w:sz="4" w:space="0" w:color="000000"/>
              <w:right w:val="single" w:sz="4" w:space="0" w:color="000000"/>
            </w:tcBorders>
          </w:tcPr>
          <w:p w14:paraId="5E215F80" w14:textId="0DE75A80" w:rsidR="0015050A" w:rsidRPr="00BE26B6" w:rsidRDefault="0015050A" w:rsidP="0015050A">
            <w:pPr>
              <w:rPr>
                <w:color w:val="FF0000"/>
              </w:rPr>
            </w:pPr>
            <w:r>
              <w:rPr>
                <w:sz w:val="20"/>
              </w:rPr>
              <w:t>Acceptance</w:t>
            </w:r>
            <w:r>
              <w:rPr>
                <w:spacing w:val="-7"/>
                <w:sz w:val="20"/>
              </w:rPr>
              <w:t xml:space="preserve"> </w:t>
            </w:r>
            <w:r>
              <w:rPr>
                <w:sz w:val="20"/>
              </w:rPr>
              <w:t>Testing/Clinical</w:t>
            </w:r>
            <w:r>
              <w:rPr>
                <w:spacing w:val="-7"/>
                <w:sz w:val="20"/>
              </w:rPr>
              <w:t xml:space="preserve"> </w:t>
            </w:r>
            <w:r>
              <w:rPr>
                <w:sz w:val="20"/>
              </w:rPr>
              <w:t>Use</w:t>
            </w:r>
            <w:r>
              <w:rPr>
                <w:spacing w:val="-6"/>
                <w:sz w:val="20"/>
              </w:rPr>
              <w:t xml:space="preserve"> </w:t>
            </w:r>
            <w:r>
              <w:rPr>
                <w:spacing w:val="-2"/>
                <w:sz w:val="20"/>
              </w:rPr>
              <w:t>Determination</w:t>
            </w:r>
          </w:p>
        </w:tc>
      </w:tr>
      <w:tr w:rsidR="0015050A" w:rsidRPr="00BE26B6" w14:paraId="319CE714"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3BB0F44C" w14:textId="66CF7BCA" w:rsidR="0015050A" w:rsidRPr="00BE26B6" w:rsidRDefault="0015050A" w:rsidP="0015050A">
            <w:pPr>
              <w:rPr>
                <w:color w:val="FF0000"/>
              </w:rPr>
            </w:pPr>
            <w:r>
              <w:rPr>
                <w:spacing w:val="-5"/>
                <w:sz w:val="20"/>
              </w:rPr>
              <w:t>CAC</w:t>
            </w:r>
          </w:p>
        </w:tc>
        <w:tc>
          <w:tcPr>
            <w:tcW w:w="6840" w:type="dxa"/>
            <w:tcBorders>
              <w:top w:val="single" w:sz="4" w:space="0" w:color="000000"/>
              <w:left w:val="single" w:sz="4" w:space="0" w:color="000000"/>
              <w:bottom w:val="single" w:sz="4" w:space="0" w:color="000000"/>
              <w:right w:val="single" w:sz="4" w:space="0" w:color="000000"/>
            </w:tcBorders>
          </w:tcPr>
          <w:p w14:paraId="4AC36970" w14:textId="12A028D4" w:rsidR="0015050A" w:rsidRPr="00BE26B6" w:rsidRDefault="0015050A" w:rsidP="0015050A">
            <w:pPr>
              <w:rPr>
                <w:color w:val="FF0000"/>
              </w:rPr>
            </w:pPr>
            <w:r>
              <w:rPr>
                <w:sz w:val="20"/>
              </w:rPr>
              <w:t>Common</w:t>
            </w:r>
            <w:r>
              <w:rPr>
                <w:spacing w:val="-5"/>
                <w:sz w:val="20"/>
              </w:rPr>
              <w:t xml:space="preserve"> </w:t>
            </w:r>
            <w:r>
              <w:rPr>
                <w:sz w:val="20"/>
              </w:rPr>
              <w:t>Access</w:t>
            </w:r>
            <w:r>
              <w:rPr>
                <w:spacing w:val="-4"/>
                <w:sz w:val="20"/>
              </w:rPr>
              <w:t xml:space="preserve"> Card</w:t>
            </w:r>
          </w:p>
        </w:tc>
      </w:tr>
      <w:tr w:rsidR="0015050A" w:rsidRPr="00BE26B6" w14:paraId="6707A29C"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4E0F86AB" w14:textId="40CCE18E" w:rsidR="0015050A" w:rsidRPr="00BE26B6" w:rsidRDefault="0015050A" w:rsidP="0015050A">
            <w:pPr>
              <w:rPr>
                <w:color w:val="FF0000"/>
              </w:rPr>
            </w:pPr>
            <w:r>
              <w:rPr>
                <w:spacing w:val="-4"/>
                <w:sz w:val="20"/>
              </w:rPr>
              <w:t>CDRL</w:t>
            </w:r>
          </w:p>
        </w:tc>
        <w:tc>
          <w:tcPr>
            <w:tcW w:w="6840" w:type="dxa"/>
            <w:tcBorders>
              <w:top w:val="single" w:sz="4" w:space="0" w:color="000000"/>
              <w:left w:val="single" w:sz="4" w:space="0" w:color="000000"/>
              <w:bottom w:val="single" w:sz="4" w:space="0" w:color="000000"/>
              <w:right w:val="single" w:sz="4" w:space="0" w:color="000000"/>
            </w:tcBorders>
          </w:tcPr>
          <w:p w14:paraId="3FC09489" w14:textId="254AFB8C" w:rsidR="0015050A" w:rsidRPr="00BE26B6" w:rsidRDefault="0015050A" w:rsidP="0015050A">
            <w:pPr>
              <w:rPr>
                <w:color w:val="FF0000"/>
              </w:rPr>
            </w:pPr>
            <w:r>
              <w:rPr>
                <w:sz w:val="20"/>
              </w:rPr>
              <w:t>Contract</w:t>
            </w:r>
            <w:r>
              <w:rPr>
                <w:spacing w:val="-7"/>
                <w:sz w:val="20"/>
              </w:rPr>
              <w:t xml:space="preserve"> </w:t>
            </w:r>
            <w:r>
              <w:rPr>
                <w:sz w:val="20"/>
              </w:rPr>
              <w:t>Data</w:t>
            </w:r>
            <w:r>
              <w:rPr>
                <w:spacing w:val="-6"/>
                <w:sz w:val="20"/>
              </w:rPr>
              <w:t xml:space="preserve"> </w:t>
            </w:r>
            <w:r>
              <w:rPr>
                <w:sz w:val="20"/>
              </w:rPr>
              <w:t>Requirements</w:t>
            </w:r>
            <w:r>
              <w:rPr>
                <w:spacing w:val="-6"/>
                <w:sz w:val="20"/>
              </w:rPr>
              <w:t xml:space="preserve"> </w:t>
            </w:r>
            <w:r>
              <w:rPr>
                <w:spacing w:val="-4"/>
                <w:sz w:val="20"/>
              </w:rPr>
              <w:t>List</w:t>
            </w:r>
          </w:p>
        </w:tc>
      </w:tr>
      <w:tr w:rsidR="0015050A" w:rsidRPr="00BE26B6" w14:paraId="5EFC11DC"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398F0347" w14:textId="0EF5D104" w:rsidR="0015050A" w:rsidRPr="00BE26B6" w:rsidRDefault="0015050A" w:rsidP="0015050A">
            <w:pPr>
              <w:rPr>
                <w:color w:val="FF0000"/>
              </w:rPr>
            </w:pPr>
            <w:r>
              <w:rPr>
                <w:spacing w:val="-5"/>
                <w:sz w:val="20"/>
              </w:rPr>
              <w:t>CE</w:t>
            </w:r>
          </w:p>
        </w:tc>
        <w:tc>
          <w:tcPr>
            <w:tcW w:w="6840" w:type="dxa"/>
            <w:tcBorders>
              <w:top w:val="single" w:sz="4" w:space="0" w:color="000000"/>
              <w:left w:val="single" w:sz="4" w:space="0" w:color="000000"/>
              <w:bottom w:val="single" w:sz="4" w:space="0" w:color="000000"/>
              <w:right w:val="single" w:sz="4" w:space="0" w:color="000000"/>
            </w:tcBorders>
          </w:tcPr>
          <w:p w14:paraId="1C28355A" w14:textId="48A0FBFB" w:rsidR="0015050A" w:rsidRPr="00BE26B6" w:rsidRDefault="0015050A" w:rsidP="0015050A">
            <w:pPr>
              <w:rPr>
                <w:color w:val="FF0000"/>
              </w:rPr>
            </w:pPr>
            <w:r>
              <w:rPr>
                <w:sz w:val="20"/>
              </w:rPr>
              <w:t>Clinical</w:t>
            </w:r>
            <w:r>
              <w:rPr>
                <w:spacing w:val="-7"/>
                <w:sz w:val="20"/>
              </w:rPr>
              <w:t xml:space="preserve"> </w:t>
            </w:r>
            <w:r>
              <w:rPr>
                <w:spacing w:val="-2"/>
                <w:sz w:val="20"/>
              </w:rPr>
              <w:t>Engineering</w:t>
            </w:r>
          </w:p>
        </w:tc>
      </w:tr>
      <w:tr w:rsidR="0015050A" w:rsidRPr="00BE26B6" w14:paraId="1B0CA046"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75A3D47A" w14:textId="132D9F08" w:rsidR="0015050A" w:rsidRPr="00BE26B6" w:rsidRDefault="0015050A" w:rsidP="0015050A">
            <w:pPr>
              <w:rPr>
                <w:color w:val="FF0000"/>
              </w:rPr>
            </w:pPr>
            <w:r>
              <w:rPr>
                <w:spacing w:val="-2"/>
                <w:sz w:val="20"/>
              </w:rPr>
              <w:t>CONUS</w:t>
            </w:r>
          </w:p>
        </w:tc>
        <w:tc>
          <w:tcPr>
            <w:tcW w:w="6840" w:type="dxa"/>
            <w:tcBorders>
              <w:top w:val="single" w:sz="4" w:space="0" w:color="000000"/>
              <w:left w:val="single" w:sz="4" w:space="0" w:color="000000"/>
              <w:bottom w:val="single" w:sz="4" w:space="0" w:color="000000"/>
              <w:right w:val="single" w:sz="4" w:space="0" w:color="000000"/>
            </w:tcBorders>
          </w:tcPr>
          <w:p w14:paraId="619E313E" w14:textId="1F3400AE" w:rsidR="0015050A" w:rsidRPr="00BE26B6" w:rsidRDefault="0015050A" w:rsidP="0015050A">
            <w:pPr>
              <w:rPr>
                <w:color w:val="FF0000"/>
              </w:rPr>
            </w:pPr>
            <w:r>
              <w:rPr>
                <w:sz w:val="20"/>
              </w:rPr>
              <w:t>Continental</w:t>
            </w:r>
            <w:r>
              <w:rPr>
                <w:spacing w:val="-9"/>
                <w:sz w:val="20"/>
              </w:rPr>
              <w:t xml:space="preserve"> </w:t>
            </w:r>
            <w:r>
              <w:rPr>
                <w:sz w:val="20"/>
              </w:rPr>
              <w:t>United</w:t>
            </w:r>
            <w:r>
              <w:rPr>
                <w:spacing w:val="-5"/>
                <w:sz w:val="20"/>
              </w:rPr>
              <w:t xml:space="preserve"> </w:t>
            </w:r>
            <w:r>
              <w:rPr>
                <w:spacing w:val="-2"/>
                <w:sz w:val="20"/>
              </w:rPr>
              <w:t>States</w:t>
            </w:r>
          </w:p>
        </w:tc>
      </w:tr>
      <w:tr w:rsidR="0015050A" w:rsidRPr="00BE26B6" w14:paraId="51BF80AE"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381EC962" w14:textId="583AA76F" w:rsidR="0015050A" w:rsidRPr="00BE26B6" w:rsidRDefault="0015050A" w:rsidP="0015050A">
            <w:pPr>
              <w:rPr>
                <w:color w:val="FF0000"/>
              </w:rPr>
            </w:pPr>
            <w:r>
              <w:rPr>
                <w:spacing w:val="-5"/>
                <w:sz w:val="20"/>
              </w:rPr>
              <w:t>COR</w:t>
            </w:r>
          </w:p>
        </w:tc>
        <w:tc>
          <w:tcPr>
            <w:tcW w:w="6840" w:type="dxa"/>
            <w:tcBorders>
              <w:top w:val="single" w:sz="4" w:space="0" w:color="000000"/>
              <w:left w:val="single" w:sz="4" w:space="0" w:color="000000"/>
              <w:bottom w:val="single" w:sz="4" w:space="0" w:color="000000"/>
              <w:right w:val="single" w:sz="4" w:space="0" w:color="000000"/>
            </w:tcBorders>
          </w:tcPr>
          <w:p w14:paraId="7A70F9A5" w14:textId="290AE137" w:rsidR="0015050A" w:rsidRPr="00BE26B6" w:rsidRDefault="0015050A" w:rsidP="0015050A">
            <w:pPr>
              <w:rPr>
                <w:color w:val="FF0000"/>
              </w:rPr>
            </w:pPr>
            <w:r>
              <w:rPr>
                <w:sz w:val="20"/>
              </w:rPr>
              <w:t>Contracting</w:t>
            </w:r>
            <w:r>
              <w:rPr>
                <w:spacing w:val="-7"/>
                <w:sz w:val="20"/>
              </w:rPr>
              <w:t xml:space="preserve"> </w:t>
            </w:r>
            <w:r>
              <w:rPr>
                <w:sz w:val="20"/>
              </w:rPr>
              <w:t>Officer</w:t>
            </w:r>
            <w:r>
              <w:rPr>
                <w:spacing w:val="-6"/>
                <w:sz w:val="20"/>
              </w:rPr>
              <w:t xml:space="preserve"> </w:t>
            </w:r>
            <w:r>
              <w:rPr>
                <w:spacing w:val="-2"/>
                <w:sz w:val="20"/>
              </w:rPr>
              <w:t>Representative</w:t>
            </w:r>
          </w:p>
        </w:tc>
      </w:tr>
      <w:tr w:rsidR="0015050A" w:rsidRPr="00BE26B6" w14:paraId="6FCEAF86"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1D3AE4FD" w14:textId="5D3629A2" w:rsidR="0015050A" w:rsidRPr="00BE26B6" w:rsidRDefault="0015050A" w:rsidP="0015050A">
            <w:pPr>
              <w:rPr>
                <w:color w:val="FF0000"/>
              </w:rPr>
            </w:pPr>
            <w:r>
              <w:rPr>
                <w:spacing w:val="-4"/>
                <w:sz w:val="20"/>
              </w:rPr>
              <w:t>CPAR</w:t>
            </w:r>
          </w:p>
        </w:tc>
        <w:tc>
          <w:tcPr>
            <w:tcW w:w="6840" w:type="dxa"/>
            <w:tcBorders>
              <w:top w:val="single" w:sz="4" w:space="0" w:color="000000"/>
              <w:left w:val="single" w:sz="4" w:space="0" w:color="000000"/>
              <w:bottom w:val="single" w:sz="4" w:space="0" w:color="000000"/>
              <w:right w:val="single" w:sz="4" w:space="0" w:color="000000"/>
            </w:tcBorders>
          </w:tcPr>
          <w:p w14:paraId="33AAC95E" w14:textId="216EB1D5" w:rsidR="0015050A" w:rsidRPr="00BE26B6" w:rsidRDefault="0015050A" w:rsidP="0015050A">
            <w:pPr>
              <w:rPr>
                <w:color w:val="FF0000"/>
              </w:rPr>
            </w:pPr>
            <w:r>
              <w:rPr>
                <w:sz w:val="20"/>
              </w:rPr>
              <w:t>Contractor</w:t>
            </w:r>
            <w:r>
              <w:rPr>
                <w:spacing w:val="-8"/>
                <w:sz w:val="20"/>
              </w:rPr>
              <w:t xml:space="preserve"> </w:t>
            </w:r>
            <w:r>
              <w:rPr>
                <w:sz w:val="20"/>
              </w:rPr>
              <w:t>Performance</w:t>
            </w:r>
            <w:r>
              <w:rPr>
                <w:spacing w:val="-7"/>
                <w:sz w:val="20"/>
              </w:rPr>
              <w:t xml:space="preserve"> </w:t>
            </w:r>
            <w:r>
              <w:rPr>
                <w:sz w:val="20"/>
              </w:rPr>
              <w:t>Assessment</w:t>
            </w:r>
            <w:r>
              <w:rPr>
                <w:spacing w:val="-7"/>
                <w:sz w:val="20"/>
              </w:rPr>
              <w:t xml:space="preserve"> </w:t>
            </w:r>
            <w:r>
              <w:rPr>
                <w:spacing w:val="-2"/>
                <w:sz w:val="20"/>
              </w:rPr>
              <w:t>Reports</w:t>
            </w:r>
          </w:p>
        </w:tc>
      </w:tr>
      <w:tr w:rsidR="0015050A" w:rsidRPr="00BE26B6" w14:paraId="3090B52D"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344A2800" w14:textId="41ACF53E" w:rsidR="0015050A" w:rsidRPr="00BE26B6" w:rsidRDefault="0015050A" w:rsidP="0015050A">
            <w:pPr>
              <w:rPr>
                <w:color w:val="FF0000"/>
              </w:rPr>
            </w:pPr>
            <w:r>
              <w:rPr>
                <w:spacing w:val="-2"/>
                <w:sz w:val="20"/>
              </w:rPr>
              <w:t>DFARS</w:t>
            </w:r>
          </w:p>
        </w:tc>
        <w:tc>
          <w:tcPr>
            <w:tcW w:w="6840" w:type="dxa"/>
            <w:tcBorders>
              <w:top w:val="single" w:sz="4" w:space="0" w:color="000000"/>
              <w:left w:val="single" w:sz="4" w:space="0" w:color="000000"/>
              <w:bottom w:val="single" w:sz="4" w:space="0" w:color="000000"/>
              <w:right w:val="single" w:sz="4" w:space="0" w:color="000000"/>
            </w:tcBorders>
          </w:tcPr>
          <w:p w14:paraId="3BA027CC" w14:textId="213384D2" w:rsidR="0015050A" w:rsidRPr="00BE26B6" w:rsidRDefault="0015050A" w:rsidP="0015050A">
            <w:pPr>
              <w:rPr>
                <w:color w:val="FF0000"/>
              </w:rPr>
            </w:pPr>
            <w:r>
              <w:rPr>
                <w:sz w:val="20"/>
              </w:rPr>
              <w:t>Defense</w:t>
            </w:r>
            <w:r>
              <w:rPr>
                <w:spacing w:val="-6"/>
                <w:sz w:val="20"/>
              </w:rPr>
              <w:t xml:space="preserve"> </w:t>
            </w:r>
            <w:r>
              <w:rPr>
                <w:sz w:val="20"/>
              </w:rPr>
              <w:t>Federal</w:t>
            </w:r>
            <w:r>
              <w:rPr>
                <w:spacing w:val="-6"/>
                <w:sz w:val="20"/>
              </w:rPr>
              <w:t xml:space="preserve"> </w:t>
            </w:r>
            <w:r>
              <w:rPr>
                <w:sz w:val="20"/>
              </w:rPr>
              <w:t>Acquisition</w:t>
            </w:r>
            <w:r>
              <w:rPr>
                <w:spacing w:val="-6"/>
                <w:sz w:val="20"/>
              </w:rPr>
              <w:t xml:space="preserve"> </w:t>
            </w:r>
            <w:r>
              <w:rPr>
                <w:spacing w:val="-2"/>
                <w:sz w:val="20"/>
              </w:rPr>
              <w:t>Regulation</w:t>
            </w:r>
          </w:p>
        </w:tc>
      </w:tr>
      <w:tr w:rsidR="0015050A" w:rsidRPr="00BE26B6" w14:paraId="30F7F9D8"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1F863781" w14:textId="2349261E" w:rsidR="0015050A" w:rsidRPr="00BE26B6" w:rsidRDefault="0015050A" w:rsidP="0015050A">
            <w:pPr>
              <w:rPr>
                <w:color w:val="FF0000"/>
              </w:rPr>
            </w:pPr>
            <w:r>
              <w:rPr>
                <w:spacing w:val="-5"/>
                <w:sz w:val="20"/>
              </w:rPr>
              <w:t>DHA</w:t>
            </w:r>
          </w:p>
        </w:tc>
        <w:tc>
          <w:tcPr>
            <w:tcW w:w="6840" w:type="dxa"/>
            <w:tcBorders>
              <w:top w:val="single" w:sz="4" w:space="0" w:color="000000"/>
              <w:left w:val="single" w:sz="4" w:space="0" w:color="000000"/>
              <w:bottom w:val="single" w:sz="4" w:space="0" w:color="000000"/>
              <w:right w:val="single" w:sz="4" w:space="0" w:color="000000"/>
            </w:tcBorders>
          </w:tcPr>
          <w:p w14:paraId="4F513EEA" w14:textId="507B2502" w:rsidR="0015050A" w:rsidRPr="00BE26B6" w:rsidRDefault="0015050A" w:rsidP="0015050A">
            <w:pPr>
              <w:rPr>
                <w:color w:val="FF0000"/>
              </w:rPr>
            </w:pPr>
            <w:r>
              <w:rPr>
                <w:sz w:val="20"/>
              </w:rPr>
              <w:t>Defense</w:t>
            </w:r>
            <w:r>
              <w:rPr>
                <w:spacing w:val="-5"/>
                <w:sz w:val="20"/>
              </w:rPr>
              <w:t xml:space="preserve"> </w:t>
            </w:r>
            <w:r>
              <w:rPr>
                <w:sz w:val="20"/>
              </w:rPr>
              <w:t>Health</w:t>
            </w:r>
            <w:r>
              <w:rPr>
                <w:spacing w:val="-4"/>
                <w:sz w:val="20"/>
              </w:rPr>
              <w:t xml:space="preserve"> </w:t>
            </w:r>
            <w:r>
              <w:rPr>
                <w:spacing w:val="-2"/>
                <w:sz w:val="20"/>
              </w:rPr>
              <w:t>Agency</w:t>
            </w:r>
          </w:p>
        </w:tc>
      </w:tr>
      <w:tr w:rsidR="0015050A" w:rsidRPr="00BE26B6" w14:paraId="0B9040FA"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26AE108D" w14:textId="4848082B" w:rsidR="0015050A" w:rsidRPr="00BE26B6" w:rsidRDefault="0015050A" w:rsidP="0015050A">
            <w:pPr>
              <w:rPr>
                <w:color w:val="FF0000"/>
              </w:rPr>
            </w:pPr>
            <w:r>
              <w:rPr>
                <w:spacing w:val="-2"/>
                <w:sz w:val="20"/>
              </w:rPr>
              <w:t>DIACAP</w:t>
            </w:r>
          </w:p>
        </w:tc>
        <w:tc>
          <w:tcPr>
            <w:tcW w:w="6840" w:type="dxa"/>
            <w:tcBorders>
              <w:top w:val="single" w:sz="4" w:space="0" w:color="000000"/>
              <w:left w:val="single" w:sz="4" w:space="0" w:color="000000"/>
              <w:bottom w:val="single" w:sz="4" w:space="0" w:color="000000"/>
              <w:right w:val="single" w:sz="4" w:space="0" w:color="000000"/>
            </w:tcBorders>
          </w:tcPr>
          <w:p w14:paraId="71109B4C" w14:textId="1F47AAD3" w:rsidR="0015050A" w:rsidRPr="00BE26B6" w:rsidRDefault="0015050A" w:rsidP="0015050A">
            <w:pPr>
              <w:rPr>
                <w:color w:val="FF0000"/>
              </w:rPr>
            </w:pPr>
            <w:r>
              <w:rPr>
                <w:sz w:val="20"/>
              </w:rPr>
              <w:t>DoD</w:t>
            </w:r>
            <w:r>
              <w:rPr>
                <w:spacing w:val="-7"/>
                <w:sz w:val="20"/>
              </w:rPr>
              <w:t xml:space="preserve"> </w:t>
            </w:r>
            <w:r>
              <w:rPr>
                <w:sz w:val="20"/>
              </w:rPr>
              <w:t>Information</w:t>
            </w:r>
            <w:r>
              <w:rPr>
                <w:spacing w:val="-7"/>
                <w:sz w:val="20"/>
              </w:rPr>
              <w:t xml:space="preserve"> </w:t>
            </w:r>
            <w:r>
              <w:rPr>
                <w:sz w:val="20"/>
              </w:rPr>
              <w:t>Assurance</w:t>
            </w:r>
            <w:r>
              <w:rPr>
                <w:spacing w:val="-6"/>
                <w:sz w:val="20"/>
              </w:rPr>
              <w:t xml:space="preserve"> </w:t>
            </w:r>
            <w:r>
              <w:rPr>
                <w:sz w:val="20"/>
              </w:rPr>
              <w:t>Certification</w:t>
            </w:r>
            <w:r>
              <w:rPr>
                <w:spacing w:val="-5"/>
                <w:sz w:val="20"/>
              </w:rPr>
              <w:t xml:space="preserve"> </w:t>
            </w:r>
            <w:r>
              <w:rPr>
                <w:sz w:val="20"/>
              </w:rPr>
              <w:t>and</w:t>
            </w:r>
            <w:r>
              <w:rPr>
                <w:spacing w:val="-6"/>
                <w:sz w:val="20"/>
              </w:rPr>
              <w:t xml:space="preserve"> </w:t>
            </w:r>
            <w:r>
              <w:rPr>
                <w:sz w:val="20"/>
              </w:rPr>
              <w:t>Accreditation</w:t>
            </w:r>
            <w:r>
              <w:rPr>
                <w:spacing w:val="-6"/>
                <w:sz w:val="20"/>
              </w:rPr>
              <w:t xml:space="preserve"> </w:t>
            </w:r>
            <w:r>
              <w:rPr>
                <w:spacing w:val="-2"/>
                <w:sz w:val="20"/>
              </w:rPr>
              <w:t>Process</w:t>
            </w:r>
          </w:p>
        </w:tc>
      </w:tr>
      <w:tr w:rsidR="0015050A" w:rsidRPr="00BE26B6" w14:paraId="55D98990"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1F290D53" w14:textId="0E6E271A" w:rsidR="0015050A" w:rsidRPr="00BE26B6" w:rsidRDefault="0015050A" w:rsidP="0015050A">
            <w:pPr>
              <w:rPr>
                <w:color w:val="FF0000"/>
              </w:rPr>
            </w:pPr>
            <w:r>
              <w:rPr>
                <w:spacing w:val="-5"/>
                <w:sz w:val="20"/>
              </w:rPr>
              <w:t>DLA</w:t>
            </w:r>
          </w:p>
        </w:tc>
        <w:tc>
          <w:tcPr>
            <w:tcW w:w="6840" w:type="dxa"/>
            <w:tcBorders>
              <w:top w:val="single" w:sz="4" w:space="0" w:color="000000"/>
              <w:left w:val="single" w:sz="4" w:space="0" w:color="000000"/>
              <w:bottom w:val="single" w:sz="4" w:space="0" w:color="000000"/>
              <w:right w:val="single" w:sz="4" w:space="0" w:color="000000"/>
            </w:tcBorders>
          </w:tcPr>
          <w:p w14:paraId="3ECA4B48" w14:textId="1B71261D" w:rsidR="0015050A" w:rsidRPr="00BE26B6" w:rsidRDefault="0015050A" w:rsidP="0015050A">
            <w:pPr>
              <w:rPr>
                <w:color w:val="FF0000"/>
              </w:rPr>
            </w:pPr>
            <w:r>
              <w:rPr>
                <w:sz w:val="20"/>
              </w:rPr>
              <w:t>Defense</w:t>
            </w:r>
            <w:r>
              <w:rPr>
                <w:spacing w:val="-5"/>
                <w:sz w:val="20"/>
              </w:rPr>
              <w:t xml:space="preserve"> </w:t>
            </w:r>
            <w:r>
              <w:rPr>
                <w:sz w:val="20"/>
              </w:rPr>
              <w:t>Logistics</w:t>
            </w:r>
            <w:r>
              <w:rPr>
                <w:spacing w:val="-4"/>
                <w:sz w:val="20"/>
              </w:rPr>
              <w:t xml:space="preserve"> </w:t>
            </w:r>
            <w:r>
              <w:rPr>
                <w:spacing w:val="-2"/>
                <w:sz w:val="20"/>
              </w:rPr>
              <w:t>Agency</w:t>
            </w:r>
          </w:p>
        </w:tc>
      </w:tr>
      <w:tr w:rsidR="0015050A" w:rsidRPr="00BE26B6" w14:paraId="17C4B543"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5EDF491C" w14:textId="302C5C36" w:rsidR="0015050A" w:rsidRPr="00D61288" w:rsidRDefault="00460F89" w:rsidP="0015050A">
            <w:pPr>
              <w:rPr>
                <w:color w:val="FF0000"/>
                <w:sz w:val="20"/>
              </w:rPr>
            </w:pPr>
            <w:r w:rsidRPr="00460F89">
              <w:rPr>
                <w:sz w:val="20"/>
              </w:rPr>
              <w:t>DMLSS</w:t>
            </w:r>
          </w:p>
        </w:tc>
        <w:tc>
          <w:tcPr>
            <w:tcW w:w="6840" w:type="dxa"/>
            <w:tcBorders>
              <w:top w:val="single" w:sz="4" w:space="0" w:color="000000"/>
              <w:left w:val="single" w:sz="4" w:space="0" w:color="000000"/>
              <w:bottom w:val="single" w:sz="4" w:space="0" w:color="000000"/>
              <w:right w:val="single" w:sz="4" w:space="0" w:color="000000"/>
            </w:tcBorders>
          </w:tcPr>
          <w:p w14:paraId="46F6E87A" w14:textId="5ECFE89F" w:rsidR="0015050A" w:rsidRPr="00BE26B6" w:rsidRDefault="0015050A" w:rsidP="0015050A">
            <w:pPr>
              <w:rPr>
                <w:color w:val="FF0000"/>
              </w:rPr>
            </w:pPr>
            <w:r>
              <w:rPr>
                <w:sz w:val="20"/>
              </w:rPr>
              <w:t>Defense</w:t>
            </w:r>
            <w:r>
              <w:rPr>
                <w:spacing w:val="-5"/>
                <w:sz w:val="20"/>
              </w:rPr>
              <w:t xml:space="preserve"> </w:t>
            </w:r>
            <w:r>
              <w:rPr>
                <w:sz w:val="20"/>
              </w:rPr>
              <w:t>Medical</w:t>
            </w:r>
            <w:r>
              <w:rPr>
                <w:spacing w:val="-6"/>
                <w:sz w:val="20"/>
              </w:rPr>
              <w:t xml:space="preserve"> </w:t>
            </w:r>
            <w:r>
              <w:rPr>
                <w:sz w:val="20"/>
              </w:rPr>
              <w:t>Logistics</w:t>
            </w:r>
            <w:r>
              <w:rPr>
                <w:spacing w:val="-5"/>
                <w:sz w:val="20"/>
              </w:rPr>
              <w:t xml:space="preserve"> </w:t>
            </w:r>
            <w:r>
              <w:rPr>
                <w:sz w:val="20"/>
              </w:rPr>
              <w:t>Standard</w:t>
            </w:r>
            <w:r>
              <w:rPr>
                <w:spacing w:val="-4"/>
                <w:sz w:val="20"/>
              </w:rPr>
              <w:t xml:space="preserve"> </w:t>
            </w:r>
            <w:r>
              <w:rPr>
                <w:spacing w:val="-2"/>
                <w:sz w:val="20"/>
              </w:rPr>
              <w:t>System</w:t>
            </w:r>
          </w:p>
        </w:tc>
      </w:tr>
      <w:tr w:rsidR="006C4F07" w:rsidRPr="00BE26B6" w14:paraId="4185AB1E"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07390478" w14:textId="1F04CD16" w:rsidR="006C4F07" w:rsidRPr="00D61288" w:rsidRDefault="006C4F07" w:rsidP="0015050A">
            <w:pPr>
              <w:rPr>
                <w:sz w:val="20"/>
              </w:rPr>
            </w:pPr>
            <w:r w:rsidRPr="006C4F07">
              <w:rPr>
                <w:sz w:val="20"/>
              </w:rPr>
              <w:t>DML-ES</w:t>
            </w:r>
          </w:p>
        </w:tc>
        <w:tc>
          <w:tcPr>
            <w:tcW w:w="6840" w:type="dxa"/>
            <w:tcBorders>
              <w:top w:val="single" w:sz="4" w:space="0" w:color="000000"/>
              <w:left w:val="single" w:sz="4" w:space="0" w:color="000000"/>
              <w:bottom w:val="single" w:sz="4" w:space="0" w:color="000000"/>
              <w:right w:val="single" w:sz="4" w:space="0" w:color="000000"/>
            </w:tcBorders>
          </w:tcPr>
          <w:p w14:paraId="316D19DB" w14:textId="6541CA3F" w:rsidR="006C4F07" w:rsidRDefault="006C4F07" w:rsidP="0015050A">
            <w:pPr>
              <w:rPr>
                <w:sz w:val="20"/>
              </w:rPr>
            </w:pPr>
            <w:r w:rsidRPr="006C4F07">
              <w:rPr>
                <w:sz w:val="20"/>
              </w:rPr>
              <w:t>Defense Medical Logistics – Enterprise Solution</w:t>
            </w:r>
          </w:p>
        </w:tc>
      </w:tr>
      <w:tr w:rsidR="0015050A" w:rsidRPr="00BE26B6" w14:paraId="4F31070A"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39E1BEDC" w14:textId="2600D291" w:rsidR="0015050A" w:rsidRPr="00BE26B6" w:rsidRDefault="0015050A" w:rsidP="0015050A">
            <w:pPr>
              <w:rPr>
                <w:color w:val="FF0000"/>
              </w:rPr>
            </w:pPr>
            <w:r>
              <w:rPr>
                <w:spacing w:val="-5"/>
                <w:sz w:val="20"/>
              </w:rPr>
              <w:t>DOB</w:t>
            </w:r>
          </w:p>
        </w:tc>
        <w:tc>
          <w:tcPr>
            <w:tcW w:w="6840" w:type="dxa"/>
            <w:tcBorders>
              <w:top w:val="single" w:sz="4" w:space="0" w:color="000000"/>
              <w:left w:val="single" w:sz="4" w:space="0" w:color="000000"/>
              <w:bottom w:val="single" w:sz="4" w:space="0" w:color="000000"/>
              <w:right w:val="single" w:sz="4" w:space="0" w:color="000000"/>
            </w:tcBorders>
          </w:tcPr>
          <w:p w14:paraId="4CBE9FFC" w14:textId="691BFD8A" w:rsidR="0015050A" w:rsidRPr="00BE26B6" w:rsidRDefault="0015050A" w:rsidP="0015050A">
            <w:pPr>
              <w:rPr>
                <w:color w:val="FF0000"/>
              </w:rPr>
            </w:pPr>
            <w:r>
              <w:rPr>
                <w:sz w:val="20"/>
              </w:rPr>
              <w:t>Date</w:t>
            </w:r>
            <w:r>
              <w:rPr>
                <w:spacing w:val="-4"/>
                <w:sz w:val="20"/>
              </w:rPr>
              <w:t xml:space="preserve"> </w:t>
            </w:r>
            <w:r>
              <w:rPr>
                <w:sz w:val="20"/>
              </w:rPr>
              <w:t>of</w:t>
            </w:r>
            <w:r>
              <w:rPr>
                <w:spacing w:val="-1"/>
                <w:sz w:val="20"/>
              </w:rPr>
              <w:t xml:space="preserve"> </w:t>
            </w:r>
            <w:r>
              <w:rPr>
                <w:spacing w:val="-2"/>
                <w:sz w:val="20"/>
              </w:rPr>
              <w:t>Birth</w:t>
            </w:r>
          </w:p>
        </w:tc>
      </w:tr>
      <w:tr w:rsidR="0015050A" w:rsidRPr="00BE26B6" w14:paraId="5C31C41D"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0C4F4157" w14:textId="3315FC27" w:rsidR="0015050A" w:rsidRPr="00BE26B6" w:rsidRDefault="0015050A" w:rsidP="0015050A">
            <w:pPr>
              <w:rPr>
                <w:color w:val="FF0000"/>
              </w:rPr>
            </w:pPr>
            <w:r>
              <w:rPr>
                <w:spacing w:val="-5"/>
                <w:sz w:val="20"/>
              </w:rPr>
              <w:t>DoD</w:t>
            </w:r>
          </w:p>
        </w:tc>
        <w:tc>
          <w:tcPr>
            <w:tcW w:w="6840" w:type="dxa"/>
            <w:tcBorders>
              <w:top w:val="single" w:sz="4" w:space="0" w:color="000000"/>
              <w:left w:val="single" w:sz="4" w:space="0" w:color="000000"/>
              <w:bottom w:val="single" w:sz="4" w:space="0" w:color="000000"/>
              <w:right w:val="single" w:sz="4" w:space="0" w:color="000000"/>
            </w:tcBorders>
          </w:tcPr>
          <w:p w14:paraId="6B01E796" w14:textId="71DA98E8" w:rsidR="0015050A" w:rsidRPr="00BE26B6" w:rsidRDefault="0015050A" w:rsidP="0015050A">
            <w:pPr>
              <w:rPr>
                <w:color w:val="FF0000"/>
              </w:rPr>
            </w:pPr>
            <w:r>
              <w:rPr>
                <w:sz w:val="20"/>
              </w:rPr>
              <w:t>Department</w:t>
            </w:r>
            <w:r>
              <w:rPr>
                <w:spacing w:val="-5"/>
                <w:sz w:val="20"/>
              </w:rPr>
              <w:t xml:space="preserve"> </w:t>
            </w:r>
            <w:r>
              <w:rPr>
                <w:sz w:val="20"/>
              </w:rPr>
              <w:t>of</w:t>
            </w:r>
            <w:r>
              <w:rPr>
                <w:spacing w:val="-5"/>
                <w:sz w:val="20"/>
              </w:rPr>
              <w:t xml:space="preserve"> </w:t>
            </w:r>
            <w:r>
              <w:rPr>
                <w:spacing w:val="-2"/>
                <w:sz w:val="20"/>
              </w:rPr>
              <w:t>Defense</w:t>
            </w:r>
          </w:p>
        </w:tc>
      </w:tr>
      <w:tr w:rsidR="0015050A" w:rsidRPr="00BE26B6" w14:paraId="112B5DBD"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623EAD03" w14:textId="0E541549" w:rsidR="0015050A" w:rsidRPr="00BE26B6" w:rsidRDefault="0015050A" w:rsidP="0015050A">
            <w:pPr>
              <w:rPr>
                <w:color w:val="FF0000"/>
              </w:rPr>
            </w:pPr>
            <w:r>
              <w:rPr>
                <w:spacing w:val="-4"/>
                <w:sz w:val="20"/>
              </w:rPr>
              <w:t>DoDD</w:t>
            </w:r>
          </w:p>
        </w:tc>
        <w:tc>
          <w:tcPr>
            <w:tcW w:w="6840" w:type="dxa"/>
            <w:tcBorders>
              <w:top w:val="single" w:sz="4" w:space="0" w:color="000000"/>
              <w:left w:val="single" w:sz="4" w:space="0" w:color="000000"/>
              <w:bottom w:val="single" w:sz="4" w:space="0" w:color="000000"/>
              <w:right w:val="single" w:sz="4" w:space="0" w:color="000000"/>
            </w:tcBorders>
          </w:tcPr>
          <w:p w14:paraId="584D913E" w14:textId="6A28ED32" w:rsidR="0015050A" w:rsidRPr="00BE26B6" w:rsidRDefault="0015050A" w:rsidP="0015050A">
            <w:pPr>
              <w:rPr>
                <w:color w:val="FF0000"/>
              </w:rPr>
            </w:pPr>
            <w:r>
              <w:rPr>
                <w:sz w:val="20"/>
              </w:rPr>
              <w:t>Department</w:t>
            </w:r>
            <w:r>
              <w:rPr>
                <w:spacing w:val="-5"/>
                <w:sz w:val="20"/>
              </w:rPr>
              <w:t xml:space="preserve"> </w:t>
            </w:r>
            <w:r>
              <w:rPr>
                <w:sz w:val="20"/>
              </w:rPr>
              <w:t>of</w:t>
            </w:r>
            <w:r>
              <w:rPr>
                <w:spacing w:val="-5"/>
                <w:sz w:val="20"/>
              </w:rPr>
              <w:t xml:space="preserve"> </w:t>
            </w:r>
            <w:r>
              <w:rPr>
                <w:sz w:val="20"/>
              </w:rPr>
              <w:t>Defense</w:t>
            </w:r>
            <w:r>
              <w:rPr>
                <w:spacing w:val="-4"/>
                <w:sz w:val="20"/>
              </w:rPr>
              <w:t xml:space="preserve"> </w:t>
            </w:r>
            <w:r>
              <w:rPr>
                <w:spacing w:val="-2"/>
                <w:sz w:val="20"/>
              </w:rPr>
              <w:t>Directive</w:t>
            </w:r>
          </w:p>
        </w:tc>
      </w:tr>
      <w:tr w:rsidR="0015050A" w:rsidRPr="00BE26B6" w14:paraId="1E56B034"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52694F7A" w14:textId="76EA94FE" w:rsidR="0015050A" w:rsidRPr="00BE26B6" w:rsidRDefault="0015050A" w:rsidP="0015050A">
            <w:pPr>
              <w:rPr>
                <w:color w:val="FF0000"/>
              </w:rPr>
            </w:pPr>
            <w:r>
              <w:rPr>
                <w:spacing w:val="-4"/>
                <w:sz w:val="20"/>
              </w:rPr>
              <w:t>DoDI</w:t>
            </w:r>
          </w:p>
        </w:tc>
        <w:tc>
          <w:tcPr>
            <w:tcW w:w="6840" w:type="dxa"/>
            <w:tcBorders>
              <w:top w:val="single" w:sz="4" w:space="0" w:color="000000"/>
              <w:left w:val="single" w:sz="4" w:space="0" w:color="000000"/>
              <w:bottom w:val="single" w:sz="4" w:space="0" w:color="000000"/>
              <w:right w:val="single" w:sz="4" w:space="0" w:color="000000"/>
            </w:tcBorders>
          </w:tcPr>
          <w:p w14:paraId="43283E3E" w14:textId="3F208D2D" w:rsidR="0015050A" w:rsidRPr="00BE26B6" w:rsidRDefault="0015050A" w:rsidP="0015050A">
            <w:pPr>
              <w:rPr>
                <w:color w:val="FF0000"/>
              </w:rPr>
            </w:pPr>
            <w:r>
              <w:rPr>
                <w:sz w:val="20"/>
              </w:rPr>
              <w:t>Department</w:t>
            </w:r>
            <w:r>
              <w:rPr>
                <w:spacing w:val="-5"/>
                <w:sz w:val="20"/>
              </w:rPr>
              <w:t xml:space="preserve"> </w:t>
            </w:r>
            <w:r>
              <w:rPr>
                <w:sz w:val="20"/>
              </w:rPr>
              <w:t>of</w:t>
            </w:r>
            <w:r>
              <w:rPr>
                <w:spacing w:val="-5"/>
                <w:sz w:val="20"/>
              </w:rPr>
              <w:t xml:space="preserve"> </w:t>
            </w:r>
            <w:r>
              <w:rPr>
                <w:sz w:val="20"/>
              </w:rPr>
              <w:t>Defense</w:t>
            </w:r>
            <w:r>
              <w:rPr>
                <w:spacing w:val="-4"/>
                <w:sz w:val="20"/>
              </w:rPr>
              <w:t xml:space="preserve"> </w:t>
            </w:r>
            <w:r>
              <w:rPr>
                <w:spacing w:val="-2"/>
                <w:sz w:val="20"/>
              </w:rPr>
              <w:t>Instructions</w:t>
            </w:r>
          </w:p>
        </w:tc>
      </w:tr>
      <w:tr w:rsidR="0015050A" w:rsidRPr="00BE26B6" w14:paraId="4AFEEDB6"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1D9AF046" w14:textId="06A70A4D" w:rsidR="0015050A" w:rsidRPr="00BE26B6" w:rsidRDefault="0015050A" w:rsidP="0015050A">
            <w:pPr>
              <w:rPr>
                <w:color w:val="FF0000"/>
              </w:rPr>
            </w:pPr>
            <w:r>
              <w:rPr>
                <w:spacing w:val="-5"/>
                <w:sz w:val="20"/>
              </w:rPr>
              <w:t>DSA</w:t>
            </w:r>
          </w:p>
        </w:tc>
        <w:tc>
          <w:tcPr>
            <w:tcW w:w="6840" w:type="dxa"/>
            <w:tcBorders>
              <w:top w:val="single" w:sz="4" w:space="0" w:color="000000"/>
              <w:left w:val="single" w:sz="4" w:space="0" w:color="000000"/>
              <w:bottom w:val="single" w:sz="4" w:space="0" w:color="000000"/>
              <w:right w:val="single" w:sz="4" w:space="0" w:color="000000"/>
            </w:tcBorders>
          </w:tcPr>
          <w:p w14:paraId="1699E4AA" w14:textId="5ED4D468" w:rsidR="0015050A" w:rsidRPr="00BE26B6" w:rsidRDefault="0015050A" w:rsidP="0015050A">
            <w:pPr>
              <w:rPr>
                <w:color w:val="FF0000"/>
              </w:rPr>
            </w:pPr>
            <w:r>
              <w:rPr>
                <w:sz w:val="20"/>
              </w:rPr>
              <w:t>Data</w:t>
            </w:r>
            <w:r>
              <w:rPr>
                <w:spacing w:val="-4"/>
                <w:sz w:val="20"/>
              </w:rPr>
              <w:t xml:space="preserve"> </w:t>
            </w:r>
            <w:r>
              <w:rPr>
                <w:sz w:val="20"/>
              </w:rPr>
              <w:t>Service</w:t>
            </w:r>
            <w:r>
              <w:rPr>
                <w:spacing w:val="-3"/>
                <w:sz w:val="20"/>
              </w:rPr>
              <w:t xml:space="preserve"> </w:t>
            </w:r>
            <w:r>
              <w:rPr>
                <w:spacing w:val="-2"/>
                <w:sz w:val="20"/>
              </w:rPr>
              <w:t>Agreement</w:t>
            </w:r>
          </w:p>
        </w:tc>
      </w:tr>
      <w:tr w:rsidR="0015050A" w:rsidRPr="00BE26B6" w14:paraId="4DF6036B"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728787AC" w14:textId="0CFBF688" w:rsidR="0015050A" w:rsidRPr="00BE26B6" w:rsidRDefault="0015050A" w:rsidP="0015050A">
            <w:pPr>
              <w:rPr>
                <w:color w:val="FF0000"/>
              </w:rPr>
            </w:pPr>
            <w:r>
              <w:rPr>
                <w:spacing w:val="-5"/>
                <w:sz w:val="20"/>
              </w:rPr>
              <w:t>DUA</w:t>
            </w:r>
          </w:p>
        </w:tc>
        <w:tc>
          <w:tcPr>
            <w:tcW w:w="6840" w:type="dxa"/>
            <w:tcBorders>
              <w:top w:val="single" w:sz="4" w:space="0" w:color="000000"/>
              <w:left w:val="single" w:sz="4" w:space="0" w:color="000000"/>
              <w:bottom w:val="single" w:sz="4" w:space="0" w:color="000000"/>
              <w:right w:val="single" w:sz="4" w:space="0" w:color="000000"/>
            </w:tcBorders>
          </w:tcPr>
          <w:p w14:paraId="44118DB7" w14:textId="25E58A8D" w:rsidR="0015050A" w:rsidRPr="00BE26B6" w:rsidRDefault="0015050A" w:rsidP="0015050A">
            <w:pPr>
              <w:rPr>
                <w:color w:val="FF0000"/>
              </w:rPr>
            </w:pPr>
            <w:r>
              <w:rPr>
                <w:sz w:val="20"/>
              </w:rPr>
              <w:t>Data</w:t>
            </w:r>
            <w:r>
              <w:rPr>
                <w:spacing w:val="-2"/>
                <w:sz w:val="20"/>
              </w:rPr>
              <w:t xml:space="preserve"> </w:t>
            </w:r>
            <w:r>
              <w:rPr>
                <w:sz w:val="20"/>
              </w:rPr>
              <w:t>Use</w:t>
            </w:r>
            <w:r>
              <w:rPr>
                <w:spacing w:val="-2"/>
                <w:sz w:val="20"/>
              </w:rPr>
              <w:t xml:space="preserve"> Agreement</w:t>
            </w:r>
          </w:p>
        </w:tc>
      </w:tr>
      <w:tr w:rsidR="008826F9" w:rsidRPr="00BE26B6" w14:paraId="08FFE1F8"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tcPr>
          <w:p w14:paraId="6DDEC88F" w14:textId="2037CDEA" w:rsidR="008826F9" w:rsidRDefault="008826F9" w:rsidP="0015050A">
            <w:pPr>
              <w:rPr>
                <w:spacing w:val="-5"/>
                <w:sz w:val="20"/>
              </w:rPr>
            </w:pPr>
            <w:r w:rsidRPr="008826F9">
              <w:rPr>
                <w:spacing w:val="-5"/>
                <w:sz w:val="20"/>
              </w:rPr>
              <w:t>ECUs</w:t>
            </w:r>
          </w:p>
        </w:tc>
        <w:tc>
          <w:tcPr>
            <w:tcW w:w="6840" w:type="dxa"/>
            <w:tcBorders>
              <w:top w:val="single" w:sz="4" w:space="0" w:color="000000"/>
              <w:left w:val="single" w:sz="4" w:space="0" w:color="000000"/>
              <w:bottom w:val="single" w:sz="4" w:space="0" w:color="000000"/>
              <w:right w:val="single" w:sz="4" w:space="0" w:color="000000"/>
            </w:tcBorders>
          </w:tcPr>
          <w:p w14:paraId="16C1199A" w14:textId="24667FD0" w:rsidR="008826F9" w:rsidRDefault="008826F9" w:rsidP="0015050A">
            <w:pPr>
              <w:rPr>
                <w:sz w:val="20"/>
              </w:rPr>
            </w:pPr>
            <w:r>
              <w:rPr>
                <w:sz w:val="20"/>
              </w:rPr>
              <w:t>E</w:t>
            </w:r>
            <w:r w:rsidRPr="008826F9">
              <w:rPr>
                <w:sz w:val="20"/>
              </w:rPr>
              <w:t>nvironmental control units</w:t>
            </w:r>
          </w:p>
        </w:tc>
      </w:tr>
      <w:tr w:rsidR="0015050A" w:rsidRPr="00BE26B6" w14:paraId="211613BA"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3B8FB6D3" w14:textId="04003F9B" w:rsidR="0015050A" w:rsidRPr="00BE26B6" w:rsidRDefault="0015050A" w:rsidP="0015050A">
            <w:pPr>
              <w:rPr>
                <w:color w:val="FF0000"/>
              </w:rPr>
            </w:pPr>
            <w:r>
              <w:rPr>
                <w:spacing w:val="-5"/>
                <w:sz w:val="20"/>
              </w:rPr>
              <w:lastRenderedPageBreak/>
              <w:t>FAR</w:t>
            </w:r>
          </w:p>
        </w:tc>
        <w:tc>
          <w:tcPr>
            <w:tcW w:w="6840" w:type="dxa"/>
            <w:tcBorders>
              <w:top w:val="single" w:sz="4" w:space="0" w:color="000000"/>
              <w:left w:val="single" w:sz="4" w:space="0" w:color="000000"/>
              <w:bottom w:val="single" w:sz="4" w:space="0" w:color="000000"/>
              <w:right w:val="single" w:sz="4" w:space="0" w:color="000000"/>
            </w:tcBorders>
          </w:tcPr>
          <w:p w14:paraId="43D95902" w14:textId="074193D5" w:rsidR="0015050A" w:rsidRPr="00BE26B6" w:rsidRDefault="0015050A" w:rsidP="0015050A">
            <w:pPr>
              <w:rPr>
                <w:color w:val="FF0000"/>
              </w:rPr>
            </w:pPr>
            <w:r>
              <w:rPr>
                <w:sz w:val="20"/>
              </w:rPr>
              <w:t>Federal</w:t>
            </w:r>
            <w:r>
              <w:rPr>
                <w:spacing w:val="-7"/>
                <w:sz w:val="20"/>
              </w:rPr>
              <w:t xml:space="preserve"> </w:t>
            </w:r>
            <w:r>
              <w:rPr>
                <w:sz w:val="20"/>
              </w:rPr>
              <w:t>Acquisition</w:t>
            </w:r>
            <w:r>
              <w:rPr>
                <w:spacing w:val="-4"/>
                <w:sz w:val="20"/>
              </w:rPr>
              <w:t xml:space="preserve"> </w:t>
            </w:r>
            <w:r>
              <w:rPr>
                <w:spacing w:val="-2"/>
                <w:sz w:val="20"/>
              </w:rPr>
              <w:t>Regulation</w:t>
            </w:r>
          </w:p>
        </w:tc>
      </w:tr>
      <w:tr w:rsidR="0015050A" w:rsidRPr="00BE26B6" w14:paraId="5C68EAF4"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0A1180B9" w14:textId="22D50144" w:rsidR="0015050A" w:rsidRPr="00BE26B6" w:rsidRDefault="0015050A" w:rsidP="0015050A">
            <w:pPr>
              <w:rPr>
                <w:color w:val="FF0000"/>
              </w:rPr>
            </w:pPr>
            <w:r>
              <w:rPr>
                <w:spacing w:val="-5"/>
                <w:sz w:val="20"/>
              </w:rPr>
              <w:t>FDA</w:t>
            </w:r>
          </w:p>
        </w:tc>
        <w:tc>
          <w:tcPr>
            <w:tcW w:w="6840" w:type="dxa"/>
            <w:tcBorders>
              <w:top w:val="single" w:sz="4" w:space="0" w:color="000000"/>
              <w:left w:val="single" w:sz="4" w:space="0" w:color="000000"/>
              <w:bottom w:val="single" w:sz="4" w:space="0" w:color="000000"/>
              <w:right w:val="single" w:sz="4" w:space="0" w:color="000000"/>
            </w:tcBorders>
          </w:tcPr>
          <w:p w14:paraId="73F2580A" w14:textId="79D0FB49" w:rsidR="0015050A" w:rsidRPr="00BE26B6" w:rsidRDefault="0015050A" w:rsidP="0015050A">
            <w:pPr>
              <w:rPr>
                <w:color w:val="FF0000"/>
              </w:rPr>
            </w:pPr>
            <w:r>
              <w:rPr>
                <w:sz w:val="20"/>
              </w:rPr>
              <w:t>Federal</w:t>
            </w:r>
            <w:r>
              <w:rPr>
                <w:spacing w:val="-4"/>
                <w:sz w:val="20"/>
              </w:rPr>
              <w:t xml:space="preserve"> </w:t>
            </w:r>
            <w:r>
              <w:rPr>
                <w:sz w:val="20"/>
              </w:rPr>
              <w:t>Drug</w:t>
            </w:r>
            <w:r>
              <w:rPr>
                <w:spacing w:val="-4"/>
                <w:sz w:val="20"/>
              </w:rPr>
              <w:t xml:space="preserve"> </w:t>
            </w:r>
            <w:r>
              <w:rPr>
                <w:spacing w:val="-2"/>
                <w:sz w:val="20"/>
              </w:rPr>
              <w:t>Administration</w:t>
            </w:r>
          </w:p>
        </w:tc>
      </w:tr>
      <w:tr w:rsidR="0015050A" w:rsidRPr="00BE26B6" w14:paraId="37246FB4"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06134F6E" w14:textId="374D78CD" w:rsidR="0015050A" w:rsidRPr="00BE26B6" w:rsidRDefault="0015050A" w:rsidP="0015050A">
            <w:pPr>
              <w:rPr>
                <w:color w:val="FF0000"/>
              </w:rPr>
            </w:pPr>
            <w:r>
              <w:rPr>
                <w:spacing w:val="-4"/>
                <w:sz w:val="20"/>
              </w:rPr>
              <w:t>FOUO</w:t>
            </w:r>
          </w:p>
        </w:tc>
        <w:tc>
          <w:tcPr>
            <w:tcW w:w="6840" w:type="dxa"/>
            <w:tcBorders>
              <w:top w:val="single" w:sz="4" w:space="0" w:color="000000"/>
              <w:left w:val="single" w:sz="4" w:space="0" w:color="000000"/>
              <w:bottom w:val="single" w:sz="4" w:space="0" w:color="000000"/>
              <w:right w:val="single" w:sz="4" w:space="0" w:color="000000"/>
            </w:tcBorders>
          </w:tcPr>
          <w:p w14:paraId="29AAF906" w14:textId="61452677" w:rsidR="0015050A" w:rsidRPr="00BE26B6" w:rsidRDefault="0015050A" w:rsidP="0015050A">
            <w:pPr>
              <w:rPr>
                <w:color w:val="FF0000"/>
              </w:rPr>
            </w:pPr>
            <w:r>
              <w:rPr>
                <w:sz w:val="20"/>
              </w:rPr>
              <w:t>For</w:t>
            </w:r>
            <w:r>
              <w:rPr>
                <w:spacing w:val="-6"/>
                <w:sz w:val="20"/>
              </w:rPr>
              <w:t xml:space="preserve"> </w:t>
            </w:r>
            <w:r>
              <w:rPr>
                <w:sz w:val="20"/>
              </w:rPr>
              <w:t>Official</w:t>
            </w:r>
            <w:r>
              <w:rPr>
                <w:spacing w:val="-4"/>
                <w:sz w:val="20"/>
              </w:rPr>
              <w:t xml:space="preserve"> </w:t>
            </w:r>
            <w:r>
              <w:rPr>
                <w:sz w:val="20"/>
              </w:rPr>
              <w:t>Use</w:t>
            </w:r>
            <w:r>
              <w:rPr>
                <w:spacing w:val="-2"/>
                <w:sz w:val="20"/>
              </w:rPr>
              <w:t xml:space="preserve"> </w:t>
            </w:r>
            <w:r>
              <w:rPr>
                <w:spacing w:val="-4"/>
                <w:sz w:val="20"/>
              </w:rPr>
              <w:t>Only</w:t>
            </w:r>
          </w:p>
        </w:tc>
      </w:tr>
      <w:tr w:rsidR="0015050A" w:rsidRPr="00BE26B6" w14:paraId="54D3CA50"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21366886" w14:textId="13245D5B" w:rsidR="0015050A" w:rsidRPr="00BE26B6" w:rsidRDefault="0015050A" w:rsidP="0015050A">
            <w:pPr>
              <w:rPr>
                <w:color w:val="FF0000"/>
              </w:rPr>
            </w:pPr>
            <w:r>
              <w:rPr>
                <w:spacing w:val="-5"/>
                <w:sz w:val="20"/>
              </w:rPr>
              <w:t>FTE</w:t>
            </w:r>
          </w:p>
        </w:tc>
        <w:tc>
          <w:tcPr>
            <w:tcW w:w="6840" w:type="dxa"/>
            <w:tcBorders>
              <w:top w:val="single" w:sz="4" w:space="0" w:color="000000"/>
              <w:left w:val="single" w:sz="4" w:space="0" w:color="000000"/>
              <w:bottom w:val="single" w:sz="4" w:space="0" w:color="000000"/>
              <w:right w:val="single" w:sz="4" w:space="0" w:color="000000"/>
            </w:tcBorders>
          </w:tcPr>
          <w:p w14:paraId="62A1F8A8" w14:textId="34E18251" w:rsidR="0015050A" w:rsidRPr="00BE26B6" w:rsidRDefault="0015050A" w:rsidP="0015050A">
            <w:pPr>
              <w:rPr>
                <w:color w:val="FF0000"/>
              </w:rPr>
            </w:pPr>
            <w:r>
              <w:rPr>
                <w:sz w:val="20"/>
              </w:rPr>
              <w:t>Full</w:t>
            </w:r>
            <w:r>
              <w:rPr>
                <w:spacing w:val="-4"/>
                <w:sz w:val="20"/>
              </w:rPr>
              <w:t xml:space="preserve"> </w:t>
            </w:r>
            <w:r>
              <w:rPr>
                <w:sz w:val="20"/>
              </w:rPr>
              <w:t>Time</w:t>
            </w:r>
            <w:r>
              <w:rPr>
                <w:spacing w:val="-2"/>
                <w:sz w:val="20"/>
              </w:rPr>
              <w:t xml:space="preserve"> Equivalent</w:t>
            </w:r>
          </w:p>
        </w:tc>
      </w:tr>
      <w:tr w:rsidR="0015050A" w:rsidRPr="00BE26B6" w14:paraId="2500C18F"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27088109" w14:textId="1FF47936" w:rsidR="0015050A" w:rsidRPr="00BE26B6" w:rsidRDefault="0015050A" w:rsidP="0015050A">
            <w:pPr>
              <w:rPr>
                <w:color w:val="FF0000"/>
              </w:rPr>
            </w:pPr>
            <w:r>
              <w:rPr>
                <w:spacing w:val="-5"/>
                <w:sz w:val="20"/>
              </w:rPr>
              <w:t>FY</w:t>
            </w:r>
          </w:p>
        </w:tc>
        <w:tc>
          <w:tcPr>
            <w:tcW w:w="6840" w:type="dxa"/>
            <w:tcBorders>
              <w:top w:val="single" w:sz="4" w:space="0" w:color="000000"/>
              <w:left w:val="single" w:sz="4" w:space="0" w:color="000000"/>
              <w:bottom w:val="single" w:sz="4" w:space="0" w:color="000000"/>
              <w:right w:val="single" w:sz="4" w:space="0" w:color="000000"/>
            </w:tcBorders>
          </w:tcPr>
          <w:p w14:paraId="363A4E01" w14:textId="4A512428" w:rsidR="0015050A" w:rsidRPr="00BE26B6" w:rsidRDefault="0015050A" w:rsidP="0015050A">
            <w:pPr>
              <w:rPr>
                <w:color w:val="FF0000"/>
              </w:rPr>
            </w:pPr>
            <w:r>
              <w:rPr>
                <w:sz w:val="20"/>
              </w:rPr>
              <w:t>Fiscal</w:t>
            </w:r>
            <w:r>
              <w:rPr>
                <w:spacing w:val="-4"/>
                <w:sz w:val="20"/>
              </w:rPr>
              <w:t xml:space="preserve"> Year</w:t>
            </w:r>
          </w:p>
        </w:tc>
      </w:tr>
      <w:tr w:rsidR="0015050A" w:rsidRPr="00BE26B6" w14:paraId="0E1C05A8"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6E3BCA5E" w14:textId="64C89637" w:rsidR="0015050A" w:rsidRPr="00BE26B6" w:rsidRDefault="0015050A" w:rsidP="0015050A">
            <w:pPr>
              <w:rPr>
                <w:color w:val="FF0000"/>
              </w:rPr>
            </w:pPr>
            <w:r>
              <w:rPr>
                <w:spacing w:val="-2"/>
                <w:sz w:val="20"/>
              </w:rPr>
              <w:t>HIPAA</w:t>
            </w:r>
          </w:p>
        </w:tc>
        <w:tc>
          <w:tcPr>
            <w:tcW w:w="6840" w:type="dxa"/>
            <w:tcBorders>
              <w:top w:val="single" w:sz="4" w:space="0" w:color="000000"/>
              <w:left w:val="single" w:sz="4" w:space="0" w:color="000000"/>
              <w:bottom w:val="single" w:sz="4" w:space="0" w:color="000000"/>
              <w:right w:val="single" w:sz="4" w:space="0" w:color="000000"/>
            </w:tcBorders>
          </w:tcPr>
          <w:p w14:paraId="09502D37" w14:textId="25E4FE5B" w:rsidR="0015050A" w:rsidRPr="00BE26B6" w:rsidRDefault="0015050A" w:rsidP="0015050A">
            <w:pPr>
              <w:rPr>
                <w:color w:val="FF0000"/>
              </w:rPr>
            </w:pPr>
            <w:r>
              <w:rPr>
                <w:sz w:val="20"/>
              </w:rPr>
              <w:t>Health</w:t>
            </w:r>
            <w:r>
              <w:rPr>
                <w:spacing w:val="-8"/>
                <w:sz w:val="20"/>
              </w:rPr>
              <w:t xml:space="preserve"> </w:t>
            </w:r>
            <w:r>
              <w:rPr>
                <w:sz w:val="20"/>
              </w:rPr>
              <w:t>Insurance</w:t>
            </w:r>
            <w:r>
              <w:rPr>
                <w:spacing w:val="-4"/>
                <w:sz w:val="20"/>
              </w:rPr>
              <w:t xml:space="preserve"> </w:t>
            </w:r>
            <w:r>
              <w:rPr>
                <w:sz w:val="20"/>
              </w:rPr>
              <w:t>Portability</w:t>
            </w:r>
            <w:r>
              <w:rPr>
                <w:spacing w:val="-5"/>
                <w:sz w:val="20"/>
              </w:rPr>
              <w:t xml:space="preserve"> </w:t>
            </w:r>
            <w:r>
              <w:rPr>
                <w:sz w:val="20"/>
              </w:rPr>
              <w:t>and</w:t>
            </w:r>
            <w:r>
              <w:rPr>
                <w:spacing w:val="-6"/>
                <w:sz w:val="20"/>
              </w:rPr>
              <w:t xml:space="preserve"> </w:t>
            </w:r>
            <w:r>
              <w:rPr>
                <w:sz w:val="20"/>
              </w:rPr>
              <w:t>Accountability</w:t>
            </w:r>
            <w:r>
              <w:rPr>
                <w:spacing w:val="-5"/>
                <w:sz w:val="20"/>
              </w:rPr>
              <w:t xml:space="preserve"> </w:t>
            </w:r>
            <w:r>
              <w:rPr>
                <w:sz w:val="20"/>
              </w:rPr>
              <w:t>Act</w:t>
            </w:r>
            <w:r>
              <w:rPr>
                <w:spacing w:val="-5"/>
                <w:sz w:val="20"/>
              </w:rPr>
              <w:t xml:space="preserve"> </w:t>
            </w:r>
            <w:r>
              <w:rPr>
                <w:sz w:val="20"/>
              </w:rPr>
              <w:t>of</w:t>
            </w:r>
            <w:r>
              <w:rPr>
                <w:spacing w:val="-5"/>
                <w:sz w:val="20"/>
              </w:rPr>
              <w:t xml:space="preserve"> </w:t>
            </w:r>
            <w:r>
              <w:rPr>
                <w:spacing w:val="-4"/>
                <w:sz w:val="20"/>
              </w:rPr>
              <w:t>1996</w:t>
            </w:r>
          </w:p>
        </w:tc>
      </w:tr>
      <w:tr w:rsidR="0015050A" w:rsidRPr="00BE26B6" w14:paraId="7D8318D2" w14:textId="77777777" w:rsidTr="00056324">
        <w:trPr>
          <w:trHeight w:val="315"/>
        </w:trPr>
        <w:tc>
          <w:tcPr>
            <w:tcW w:w="1995" w:type="dxa"/>
            <w:tcBorders>
              <w:top w:val="single" w:sz="4" w:space="0" w:color="000000"/>
              <w:left w:val="single" w:sz="4" w:space="0" w:color="000000"/>
              <w:bottom w:val="single" w:sz="4" w:space="0" w:color="000000"/>
              <w:right w:val="single" w:sz="4" w:space="0" w:color="000000"/>
            </w:tcBorders>
            <w:hideMark/>
          </w:tcPr>
          <w:p w14:paraId="3B6020DE" w14:textId="36CEA72A" w:rsidR="0015050A" w:rsidRPr="00BE26B6" w:rsidRDefault="0015050A" w:rsidP="0015050A">
            <w:pPr>
              <w:rPr>
                <w:color w:val="FF0000"/>
              </w:rPr>
            </w:pPr>
            <w:r>
              <w:rPr>
                <w:sz w:val="20"/>
              </w:rPr>
              <w:t>HQ</w:t>
            </w:r>
            <w:r>
              <w:rPr>
                <w:spacing w:val="-1"/>
                <w:sz w:val="20"/>
              </w:rPr>
              <w:t xml:space="preserve"> </w:t>
            </w:r>
            <w:r>
              <w:rPr>
                <w:spacing w:val="-2"/>
                <w:sz w:val="20"/>
              </w:rPr>
              <w:t>USAF/SG</w:t>
            </w:r>
          </w:p>
        </w:tc>
        <w:tc>
          <w:tcPr>
            <w:tcW w:w="6840" w:type="dxa"/>
            <w:tcBorders>
              <w:top w:val="single" w:sz="4" w:space="0" w:color="000000"/>
              <w:left w:val="single" w:sz="4" w:space="0" w:color="000000"/>
              <w:bottom w:val="single" w:sz="4" w:space="0" w:color="000000"/>
              <w:right w:val="single" w:sz="4" w:space="0" w:color="000000"/>
            </w:tcBorders>
          </w:tcPr>
          <w:p w14:paraId="4DCEF31F" w14:textId="5CFEAB25" w:rsidR="0015050A" w:rsidRPr="00BE26B6" w:rsidRDefault="0015050A" w:rsidP="0015050A">
            <w:pPr>
              <w:rPr>
                <w:color w:val="FF0000"/>
              </w:rPr>
            </w:pPr>
            <w:r>
              <w:rPr>
                <w:sz w:val="20"/>
              </w:rPr>
              <w:t>Headquarters</w:t>
            </w:r>
            <w:r>
              <w:rPr>
                <w:spacing w:val="-6"/>
                <w:sz w:val="20"/>
              </w:rPr>
              <w:t xml:space="preserve"> </w:t>
            </w:r>
            <w:r>
              <w:rPr>
                <w:sz w:val="20"/>
              </w:rPr>
              <w:t>United</w:t>
            </w:r>
            <w:r>
              <w:rPr>
                <w:spacing w:val="-5"/>
                <w:sz w:val="20"/>
              </w:rPr>
              <w:t xml:space="preserve"> </w:t>
            </w:r>
            <w:r>
              <w:rPr>
                <w:sz w:val="20"/>
              </w:rPr>
              <w:t>States</w:t>
            </w:r>
            <w:r>
              <w:rPr>
                <w:spacing w:val="-5"/>
                <w:sz w:val="20"/>
              </w:rPr>
              <w:t xml:space="preserve"> </w:t>
            </w:r>
            <w:r>
              <w:rPr>
                <w:sz w:val="20"/>
              </w:rPr>
              <w:t>Air</w:t>
            </w:r>
            <w:r>
              <w:rPr>
                <w:spacing w:val="-4"/>
                <w:sz w:val="20"/>
              </w:rPr>
              <w:t xml:space="preserve"> </w:t>
            </w:r>
            <w:r>
              <w:rPr>
                <w:sz w:val="20"/>
              </w:rPr>
              <w:t>Force</w:t>
            </w:r>
            <w:r>
              <w:rPr>
                <w:spacing w:val="-4"/>
                <w:sz w:val="20"/>
              </w:rPr>
              <w:t xml:space="preserve"> </w:t>
            </w:r>
            <w:r>
              <w:rPr>
                <w:sz w:val="20"/>
              </w:rPr>
              <w:t>Surgeon</w:t>
            </w:r>
            <w:r>
              <w:rPr>
                <w:spacing w:val="-5"/>
                <w:sz w:val="20"/>
              </w:rPr>
              <w:t xml:space="preserve"> </w:t>
            </w:r>
            <w:r>
              <w:rPr>
                <w:spacing w:val="-2"/>
                <w:sz w:val="20"/>
              </w:rPr>
              <w:t>General</w:t>
            </w:r>
          </w:p>
        </w:tc>
      </w:tr>
      <w:tr w:rsidR="00710BE5" w:rsidRPr="00BE26B6" w14:paraId="2454E883" w14:textId="77777777" w:rsidTr="000D5DA6">
        <w:trPr>
          <w:trHeight w:val="315"/>
        </w:trPr>
        <w:tc>
          <w:tcPr>
            <w:tcW w:w="1995" w:type="dxa"/>
            <w:tcBorders>
              <w:top w:val="none" w:sz="6" w:space="0" w:color="auto"/>
              <w:left w:val="single" w:sz="4" w:space="0" w:color="000000"/>
              <w:bottom w:val="single" w:sz="4" w:space="0" w:color="000000"/>
              <w:right w:val="single" w:sz="4" w:space="0" w:color="000000"/>
            </w:tcBorders>
          </w:tcPr>
          <w:p w14:paraId="60D9386F" w14:textId="65CF2B7A" w:rsidR="00710BE5" w:rsidRPr="00BE26B6" w:rsidRDefault="00710BE5" w:rsidP="00710BE5">
            <w:pPr>
              <w:rPr>
                <w:color w:val="FF0000"/>
              </w:rPr>
            </w:pPr>
            <w:r>
              <w:rPr>
                <w:spacing w:val="-5"/>
                <w:sz w:val="20"/>
              </w:rPr>
              <w:t>HTM</w:t>
            </w:r>
          </w:p>
        </w:tc>
        <w:tc>
          <w:tcPr>
            <w:tcW w:w="6840" w:type="dxa"/>
            <w:tcBorders>
              <w:top w:val="none" w:sz="6" w:space="0" w:color="auto"/>
              <w:left w:val="single" w:sz="4" w:space="0" w:color="000000"/>
              <w:bottom w:val="single" w:sz="4" w:space="0" w:color="000000"/>
              <w:right w:val="single" w:sz="4" w:space="0" w:color="000000"/>
            </w:tcBorders>
          </w:tcPr>
          <w:p w14:paraId="3E9B7DC7" w14:textId="60C0546D" w:rsidR="00710BE5" w:rsidRPr="00BE26B6" w:rsidRDefault="00710BE5" w:rsidP="00710BE5">
            <w:pPr>
              <w:rPr>
                <w:color w:val="FF0000"/>
              </w:rPr>
            </w:pPr>
            <w:r>
              <w:rPr>
                <w:sz w:val="20"/>
              </w:rPr>
              <w:t>Healthcare</w:t>
            </w:r>
            <w:r>
              <w:rPr>
                <w:spacing w:val="-7"/>
                <w:sz w:val="20"/>
              </w:rPr>
              <w:t xml:space="preserve"> </w:t>
            </w:r>
            <w:r>
              <w:rPr>
                <w:sz w:val="20"/>
              </w:rPr>
              <w:t>Technology</w:t>
            </w:r>
            <w:r>
              <w:rPr>
                <w:spacing w:val="-7"/>
                <w:sz w:val="20"/>
              </w:rPr>
              <w:t xml:space="preserve"> </w:t>
            </w:r>
            <w:r>
              <w:rPr>
                <w:spacing w:val="-2"/>
                <w:sz w:val="20"/>
              </w:rPr>
              <w:t>Management</w:t>
            </w:r>
          </w:p>
        </w:tc>
      </w:tr>
      <w:tr w:rsidR="00A93F61" w:rsidRPr="00BE26B6" w14:paraId="1C22FB2D"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70940710" w14:textId="5A708244" w:rsidR="00A93F61" w:rsidRDefault="00A93F61" w:rsidP="00710BE5">
            <w:pPr>
              <w:rPr>
                <w:spacing w:val="-5"/>
                <w:sz w:val="20"/>
              </w:rPr>
            </w:pPr>
            <w:r>
              <w:rPr>
                <w:spacing w:val="-5"/>
                <w:sz w:val="20"/>
              </w:rPr>
              <w:t>HVAC</w:t>
            </w:r>
          </w:p>
        </w:tc>
        <w:tc>
          <w:tcPr>
            <w:tcW w:w="6840" w:type="dxa"/>
            <w:tcBorders>
              <w:top w:val="single" w:sz="4" w:space="0" w:color="000000"/>
              <w:left w:val="single" w:sz="4" w:space="0" w:color="000000"/>
              <w:bottom w:val="single" w:sz="4" w:space="0" w:color="000000"/>
              <w:right w:val="single" w:sz="4" w:space="0" w:color="000000"/>
            </w:tcBorders>
          </w:tcPr>
          <w:p w14:paraId="79DFDCB5" w14:textId="4EF96175" w:rsidR="00A93F61" w:rsidRDefault="00A93F61" w:rsidP="00710BE5">
            <w:pPr>
              <w:rPr>
                <w:sz w:val="20"/>
              </w:rPr>
            </w:pPr>
            <w:r w:rsidRPr="00A93F61">
              <w:rPr>
                <w:bCs/>
                <w:sz w:val="20"/>
              </w:rPr>
              <w:t>Heating, Ventilation and Air</w:t>
            </w:r>
            <w:r>
              <w:rPr>
                <w:bCs/>
                <w:sz w:val="20"/>
              </w:rPr>
              <w:t xml:space="preserve"> Cond</w:t>
            </w:r>
            <w:r w:rsidR="00313B76">
              <w:rPr>
                <w:bCs/>
                <w:sz w:val="20"/>
              </w:rPr>
              <w:t>itioning</w:t>
            </w:r>
          </w:p>
        </w:tc>
      </w:tr>
      <w:tr w:rsidR="00710BE5" w:rsidRPr="00BE26B6" w14:paraId="5D3A370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0389F0D" w14:textId="57C3D4F0" w:rsidR="00710BE5" w:rsidRPr="00BE26B6" w:rsidRDefault="00710BE5" w:rsidP="00710BE5">
            <w:pPr>
              <w:rPr>
                <w:color w:val="FF0000"/>
              </w:rPr>
            </w:pPr>
            <w:r>
              <w:rPr>
                <w:spacing w:val="-5"/>
                <w:sz w:val="20"/>
              </w:rPr>
              <w:t>IA</w:t>
            </w:r>
          </w:p>
        </w:tc>
        <w:tc>
          <w:tcPr>
            <w:tcW w:w="6840" w:type="dxa"/>
            <w:tcBorders>
              <w:top w:val="single" w:sz="4" w:space="0" w:color="000000"/>
              <w:left w:val="single" w:sz="4" w:space="0" w:color="000000"/>
              <w:bottom w:val="single" w:sz="4" w:space="0" w:color="000000"/>
              <w:right w:val="single" w:sz="4" w:space="0" w:color="000000"/>
            </w:tcBorders>
          </w:tcPr>
          <w:p w14:paraId="57983E1E" w14:textId="4D73C8A4" w:rsidR="00710BE5" w:rsidRPr="00BE26B6" w:rsidRDefault="00710BE5" w:rsidP="00710BE5">
            <w:pPr>
              <w:rPr>
                <w:color w:val="FF0000"/>
              </w:rPr>
            </w:pPr>
            <w:r>
              <w:rPr>
                <w:sz w:val="20"/>
              </w:rPr>
              <w:t>Information</w:t>
            </w:r>
            <w:r>
              <w:rPr>
                <w:spacing w:val="-7"/>
                <w:sz w:val="20"/>
              </w:rPr>
              <w:t xml:space="preserve"> </w:t>
            </w:r>
            <w:r>
              <w:rPr>
                <w:spacing w:val="-2"/>
                <w:sz w:val="20"/>
              </w:rPr>
              <w:t>Assurance</w:t>
            </w:r>
          </w:p>
        </w:tc>
      </w:tr>
      <w:tr w:rsidR="00710BE5" w:rsidRPr="00BE26B6" w14:paraId="3CD3122F"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F8CE354" w14:textId="0ECCF16D" w:rsidR="00710BE5" w:rsidRPr="00BE26B6" w:rsidRDefault="00710BE5" w:rsidP="00710BE5">
            <w:pPr>
              <w:rPr>
                <w:color w:val="FF0000"/>
              </w:rPr>
            </w:pPr>
            <w:r>
              <w:rPr>
                <w:spacing w:val="-5"/>
                <w:sz w:val="20"/>
              </w:rPr>
              <w:t>IAW</w:t>
            </w:r>
          </w:p>
        </w:tc>
        <w:tc>
          <w:tcPr>
            <w:tcW w:w="6840" w:type="dxa"/>
            <w:tcBorders>
              <w:top w:val="single" w:sz="4" w:space="0" w:color="000000"/>
              <w:left w:val="single" w:sz="4" w:space="0" w:color="000000"/>
              <w:bottom w:val="single" w:sz="4" w:space="0" w:color="000000"/>
              <w:right w:val="single" w:sz="4" w:space="0" w:color="000000"/>
            </w:tcBorders>
          </w:tcPr>
          <w:p w14:paraId="43586274" w14:textId="6DE51CC2" w:rsidR="00710BE5" w:rsidRPr="00BE26B6" w:rsidRDefault="00710BE5" w:rsidP="00710BE5">
            <w:pPr>
              <w:rPr>
                <w:color w:val="FF0000"/>
              </w:rPr>
            </w:pPr>
            <w:r>
              <w:rPr>
                <w:sz w:val="20"/>
              </w:rPr>
              <w:t>In</w:t>
            </w:r>
            <w:r>
              <w:rPr>
                <w:spacing w:val="-5"/>
                <w:sz w:val="20"/>
              </w:rPr>
              <w:t xml:space="preserve"> </w:t>
            </w:r>
            <w:r>
              <w:rPr>
                <w:sz w:val="20"/>
              </w:rPr>
              <w:t>Accordance</w:t>
            </w:r>
            <w:r>
              <w:rPr>
                <w:spacing w:val="-4"/>
                <w:sz w:val="20"/>
              </w:rPr>
              <w:t xml:space="preserve"> With</w:t>
            </w:r>
          </w:p>
        </w:tc>
      </w:tr>
      <w:tr w:rsidR="00710BE5" w:rsidRPr="00BE26B6" w14:paraId="58364A62"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F1D6CC0" w14:textId="6756AE33" w:rsidR="00710BE5" w:rsidRPr="00BE26B6" w:rsidRDefault="00710BE5" w:rsidP="00710BE5">
            <w:pPr>
              <w:rPr>
                <w:color w:val="FF0000"/>
              </w:rPr>
            </w:pPr>
            <w:r>
              <w:rPr>
                <w:spacing w:val="-5"/>
                <w:sz w:val="20"/>
              </w:rPr>
              <w:t>IM</w:t>
            </w:r>
          </w:p>
        </w:tc>
        <w:tc>
          <w:tcPr>
            <w:tcW w:w="6840" w:type="dxa"/>
            <w:tcBorders>
              <w:top w:val="single" w:sz="4" w:space="0" w:color="000000"/>
              <w:left w:val="single" w:sz="4" w:space="0" w:color="000000"/>
              <w:bottom w:val="single" w:sz="4" w:space="0" w:color="000000"/>
              <w:right w:val="single" w:sz="4" w:space="0" w:color="000000"/>
            </w:tcBorders>
          </w:tcPr>
          <w:p w14:paraId="4D744A4B" w14:textId="098D2EDF" w:rsidR="00710BE5" w:rsidRPr="00BE26B6" w:rsidRDefault="00710BE5" w:rsidP="00710BE5">
            <w:pPr>
              <w:rPr>
                <w:color w:val="FF0000"/>
              </w:rPr>
            </w:pPr>
            <w:r>
              <w:rPr>
                <w:sz w:val="20"/>
              </w:rPr>
              <w:t>Information</w:t>
            </w:r>
            <w:r>
              <w:rPr>
                <w:spacing w:val="-7"/>
                <w:sz w:val="20"/>
              </w:rPr>
              <w:t xml:space="preserve"> </w:t>
            </w:r>
            <w:r>
              <w:rPr>
                <w:spacing w:val="-2"/>
                <w:sz w:val="20"/>
              </w:rPr>
              <w:t>Management</w:t>
            </w:r>
          </w:p>
        </w:tc>
      </w:tr>
      <w:tr w:rsidR="00710BE5" w:rsidRPr="00BE26B6" w14:paraId="45111AEE"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9E159DD" w14:textId="0365BEEF" w:rsidR="00710BE5" w:rsidRPr="00BE26B6" w:rsidRDefault="00710BE5" w:rsidP="00710BE5">
            <w:pPr>
              <w:rPr>
                <w:color w:val="FF0000"/>
              </w:rPr>
            </w:pPr>
            <w:r>
              <w:rPr>
                <w:spacing w:val="-5"/>
                <w:sz w:val="20"/>
              </w:rPr>
              <w:t>IT</w:t>
            </w:r>
          </w:p>
        </w:tc>
        <w:tc>
          <w:tcPr>
            <w:tcW w:w="6840" w:type="dxa"/>
            <w:tcBorders>
              <w:top w:val="single" w:sz="4" w:space="0" w:color="000000"/>
              <w:left w:val="single" w:sz="4" w:space="0" w:color="000000"/>
              <w:bottom w:val="single" w:sz="4" w:space="0" w:color="000000"/>
              <w:right w:val="single" w:sz="4" w:space="0" w:color="000000"/>
            </w:tcBorders>
          </w:tcPr>
          <w:p w14:paraId="794E8F01" w14:textId="084BE62D" w:rsidR="00710BE5" w:rsidRPr="00BE26B6" w:rsidRDefault="00710BE5" w:rsidP="00710BE5">
            <w:pPr>
              <w:rPr>
                <w:color w:val="FF0000"/>
              </w:rPr>
            </w:pPr>
            <w:r>
              <w:rPr>
                <w:sz w:val="20"/>
              </w:rPr>
              <w:t>Information</w:t>
            </w:r>
            <w:r>
              <w:rPr>
                <w:spacing w:val="-7"/>
                <w:sz w:val="20"/>
              </w:rPr>
              <w:t xml:space="preserve"> </w:t>
            </w:r>
            <w:r>
              <w:rPr>
                <w:spacing w:val="-2"/>
                <w:sz w:val="20"/>
              </w:rPr>
              <w:t>Technology</w:t>
            </w:r>
          </w:p>
        </w:tc>
      </w:tr>
      <w:tr w:rsidR="00710BE5" w:rsidRPr="00BE26B6" w14:paraId="7F2FD0C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26B3B5D5" w14:textId="715A9995" w:rsidR="00710BE5" w:rsidRPr="00BE26B6" w:rsidRDefault="00710BE5" w:rsidP="00710BE5">
            <w:pPr>
              <w:rPr>
                <w:color w:val="FF0000"/>
              </w:rPr>
            </w:pPr>
            <w:r>
              <w:rPr>
                <w:spacing w:val="-4"/>
                <w:sz w:val="20"/>
              </w:rPr>
              <w:t>IV&amp;V</w:t>
            </w:r>
          </w:p>
        </w:tc>
        <w:tc>
          <w:tcPr>
            <w:tcW w:w="6840" w:type="dxa"/>
            <w:tcBorders>
              <w:top w:val="single" w:sz="4" w:space="0" w:color="000000"/>
              <w:left w:val="single" w:sz="4" w:space="0" w:color="000000"/>
              <w:bottom w:val="single" w:sz="4" w:space="0" w:color="000000"/>
              <w:right w:val="single" w:sz="4" w:space="0" w:color="000000"/>
            </w:tcBorders>
          </w:tcPr>
          <w:p w14:paraId="672110DA" w14:textId="62C9F28F" w:rsidR="00710BE5" w:rsidRPr="00BE26B6" w:rsidRDefault="00710BE5" w:rsidP="00710BE5">
            <w:pPr>
              <w:rPr>
                <w:color w:val="FF0000"/>
              </w:rPr>
            </w:pPr>
            <w:r>
              <w:rPr>
                <w:sz w:val="20"/>
              </w:rPr>
              <w:t>Independent</w:t>
            </w:r>
            <w:r>
              <w:rPr>
                <w:spacing w:val="-7"/>
                <w:sz w:val="20"/>
              </w:rPr>
              <w:t xml:space="preserve"> </w:t>
            </w:r>
            <w:r>
              <w:rPr>
                <w:sz w:val="20"/>
              </w:rPr>
              <w:t>Verification</w:t>
            </w:r>
            <w:r>
              <w:rPr>
                <w:spacing w:val="-7"/>
                <w:sz w:val="20"/>
              </w:rPr>
              <w:t xml:space="preserve"> </w:t>
            </w:r>
            <w:r>
              <w:rPr>
                <w:sz w:val="20"/>
              </w:rPr>
              <w:t>and</w:t>
            </w:r>
            <w:r>
              <w:rPr>
                <w:spacing w:val="-6"/>
                <w:sz w:val="20"/>
              </w:rPr>
              <w:t xml:space="preserve"> </w:t>
            </w:r>
            <w:r>
              <w:rPr>
                <w:spacing w:val="-2"/>
                <w:sz w:val="20"/>
              </w:rPr>
              <w:t>Validation</w:t>
            </w:r>
          </w:p>
        </w:tc>
      </w:tr>
      <w:tr w:rsidR="000D0697" w:rsidRPr="00BE26B6" w14:paraId="10123259"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4403614" w14:textId="6F19DD25" w:rsidR="000D0697" w:rsidRDefault="000D0697" w:rsidP="00710BE5">
            <w:pPr>
              <w:rPr>
                <w:spacing w:val="-5"/>
                <w:sz w:val="20"/>
              </w:rPr>
            </w:pPr>
            <w:r w:rsidRPr="000D0697">
              <w:rPr>
                <w:spacing w:val="-5"/>
                <w:sz w:val="20"/>
              </w:rPr>
              <w:t>JMAR</w:t>
            </w:r>
          </w:p>
        </w:tc>
        <w:tc>
          <w:tcPr>
            <w:tcW w:w="6840" w:type="dxa"/>
            <w:tcBorders>
              <w:top w:val="single" w:sz="4" w:space="0" w:color="000000"/>
              <w:left w:val="single" w:sz="4" w:space="0" w:color="000000"/>
              <w:bottom w:val="single" w:sz="4" w:space="0" w:color="000000"/>
              <w:right w:val="single" w:sz="4" w:space="0" w:color="000000"/>
            </w:tcBorders>
          </w:tcPr>
          <w:p w14:paraId="6E67681E" w14:textId="63ABEA6F" w:rsidR="000D0697" w:rsidRDefault="000D0697" w:rsidP="00710BE5">
            <w:pPr>
              <w:rPr>
                <w:sz w:val="20"/>
              </w:rPr>
            </w:pPr>
            <w:r w:rsidRPr="000D0697">
              <w:rPr>
                <w:sz w:val="20"/>
              </w:rPr>
              <w:t>Joint Medical Asset Repository</w:t>
            </w:r>
          </w:p>
        </w:tc>
      </w:tr>
      <w:tr w:rsidR="00710BE5" w:rsidRPr="00BE26B6" w14:paraId="0F589308"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0E15CCBF" w14:textId="3BC2E343" w:rsidR="00710BE5" w:rsidRPr="00BE26B6" w:rsidRDefault="00710BE5" w:rsidP="00710BE5">
            <w:pPr>
              <w:rPr>
                <w:color w:val="FF0000"/>
              </w:rPr>
            </w:pPr>
            <w:r>
              <w:rPr>
                <w:spacing w:val="-5"/>
                <w:sz w:val="20"/>
              </w:rPr>
              <w:t>JKO</w:t>
            </w:r>
          </w:p>
        </w:tc>
        <w:tc>
          <w:tcPr>
            <w:tcW w:w="6840" w:type="dxa"/>
            <w:tcBorders>
              <w:top w:val="single" w:sz="4" w:space="0" w:color="000000"/>
              <w:left w:val="single" w:sz="4" w:space="0" w:color="000000"/>
              <w:bottom w:val="single" w:sz="4" w:space="0" w:color="000000"/>
              <w:right w:val="single" w:sz="4" w:space="0" w:color="000000"/>
            </w:tcBorders>
          </w:tcPr>
          <w:p w14:paraId="58FBB5DC" w14:textId="786B4A36" w:rsidR="00710BE5" w:rsidRPr="00BE26B6" w:rsidRDefault="00710BE5" w:rsidP="00710BE5">
            <w:pPr>
              <w:rPr>
                <w:color w:val="FF0000"/>
              </w:rPr>
            </w:pPr>
            <w:r>
              <w:rPr>
                <w:sz w:val="20"/>
              </w:rPr>
              <w:t>Joint</w:t>
            </w:r>
            <w:r>
              <w:rPr>
                <w:spacing w:val="-7"/>
                <w:sz w:val="20"/>
              </w:rPr>
              <w:t xml:space="preserve"> </w:t>
            </w:r>
            <w:r>
              <w:rPr>
                <w:sz w:val="20"/>
              </w:rPr>
              <w:t>Knowledge</w:t>
            </w:r>
            <w:r>
              <w:rPr>
                <w:spacing w:val="-4"/>
                <w:sz w:val="20"/>
              </w:rPr>
              <w:t xml:space="preserve"> </w:t>
            </w:r>
            <w:r>
              <w:rPr>
                <w:spacing w:val="-2"/>
                <w:sz w:val="20"/>
              </w:rPr>
              <w:t>Online</w:t>
            </w:r>
          </w:p>
        </w:tc>
      </w:tr>
      <w:tr w:rsidR="00710BE5" w:rsidRPr="00BE26B6" w14:paraId="55B2EE7B"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2959CE2B" w14:textId="3E955E2D" w:rsidR="00710BE5" w:rsidRPr="00BE26B6" w:rsidRDefault="00710BE5" w:rsidP="00710BE5">
            <w:pPr>
              <w:rPr>
                <w:color w:val="FF0000"/>
              </w:rPr>
            </w:pPr>
            <w:r>
              <w:rPr>
                <w:spacing w:val="-5"/>
                <w:sz w:val="20"/>
              </w:rPr>
              <w:t>CO</w:t>
            </w:r>
          </w:p>
        </w:tc>
        <w:tc>
          <w:tcPr>
            <w:tcW w:w="6840" w:type="dxa"/>
            <w:tcBorders>
              <w:top w:val="single" w:sz="4" w:space="0" w:color="000000"/>
              <w:left w:val="single" w:sz="4" w:space="0" w:color="000000"/>
              <w:bottom w:val="single" w:sz="4" w:space="0" w:color="000000"/>
              <w:right w:val="single" w:sz="4" w:space="0" w:color="000000"/>
            </w:tcBorders>
          </w:tcPr>
          <w:p w14:paraId="1772B55D" w14:textId="470AF9E5" w:rsidR="00710BE5" w:rsidRPr="00BE26B6" w:rsidRDefault="00710BE5" w:rsidP="00710BE5">
            <w:pPr>
              <w:rPr>
                <w:color w:val="FF0000"/>
              </w:rPr>
            </w:pPr>
            <w:r>
              <w:rPr>
                <w:sz w:val="20"/>
              </w:rPr>
              <w:t>Contracting</w:t>
            </w:r>
            <w:r>
              <w:rPr>
                <w:spacing w:val="-8"/>
                <w:sz w:val="20"/>
              </w:rPr>
              <w:t xml:space="preserve"> </w:t>
            </w:r>
            <w:r>
              <w:rPr>
                <w:spacing w:val="-2"/>
                <w:sz w:val="20"/>
              </w:rPr>
              <w:t>Officer</w:t>
            </w:r>
          </w:p>
        </w:tc>
      </w:tr>
      <w:tr w:rsidR="00D70AFB" w:rsidRPr="00BE26B6" w14:paraId="04E2B264"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76A07CB3" w14:textId="03B7AB7A" w:rsidR="00D70AFB" w:rsidRDefault="00D70AFB" w:rsidP="00710BE5">
            <w:pPr>
              <w:rPr>
                <w:spacing w:val="-5"/>
                <w:sz w:val="20"/>
              </w:rPr>
            </w:pPr>
            <w:r w:rsidRPr="00D70AFB">
              <w:rPr>
                <w:spacing w:val="-5"/>
                <w:sz w:val="20"/>
              </w:rPr>
              <w:t>CT</w:t>
            </w:r>
          </w:p>
        </w:tc>
        <w:tc>
          <w:tcPr>
            <w:tcW w:w="6840" w:type="dxa"/>
            <w:tcBorders>
              <w:top w:val="single" w:sz="4" w:space="0" w:color="000000"/>
              <w:left w:val="single" w:sz="4" w:space="0" w:color="000000"/>
              <w:bottom w:val="single" w:sz="4" w:space="0" w:color="000000"/>
              <w:right w:val="single" w:sz="4" w:space="0" w:color="000000"/>
            </w:tcBorders>
          </w:tcPr>
          <w:p w14:paraId="05DCDBA3" w14:textId="0348E7CE" w:rsidR="00D70AFB" w:rsidRDefault="008F2E21" w:rsidP="00710BE5">
            <w:pPr>
              <w:rPr>
                <w:sz w:val="20"/>
              </w:rPr>
            </w:pPr>
            <w:r>
              <w:rPr>
                <w:sz w:val="20"/>
              </w:rPr>
              <w:t>Computer</w:t>
            </w:r>
            <w:r w:rsidR="00C35469">
              <w:t xml:space="preserve"> </w:t>
            </w:r>
            <w:r w:rsidR="00C35469" w:rsidRPr="00C35469">
              <w:rPr>
                <w:sz w:val="20"/>
              </w:rPr>
              <w:t>Tomography</w:t>
            </w:r>
            <w:r w:rsidR="00C35469">
              <w:rPr>
                <w:sz w:val="20"/>
              </w:rPr>
              <w:t xml:space="preserve"> scanners</w:t>
            </w:r>
          </w:p>
        </w:tc>
      </w:tr>
      <w:tr w:rsidR="00710BE5" w:rsidRPr="00BE26B6" w14:paraId="3C0BB7D8"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76AB04A8" w14:textId="034AC037" w:rsidR="00710BE5" w:rsidRPr="00BE26B6" w:rsidRDefault="00710BE5" w:rsidP="00710BE5">
            <w:pPr>
              <w:rPr>
                <w:color w:val="FF0000"/>
              </w:rPr>
            </w:pPr>
            <w:r>
              <w:rPr>
                <w:spacing w:val="-5"/>
                <w:sz w:val="20"/>
              </w:rPr>
              <w:t>LAN</w:t>
            </w:r>
          </w:p>
        </w:tc>
        <w:tc>
          <w:tcPr>
            <w:tcW w:w="6840" w:type="dxa"/>
            <w:tcBorders>
              <w:top w:val="single" w:sz="4" w:space="0" w:color="000000"/>
              <w:left w:val="single" w:sz="4" w:space="0" w:color="000000"/>
              <w:bottom w:val="single" w:sz="4" w:space="0" w:color="000000"/>
              <w:right w:val="single" w:sz="4" w:space="0" w:color="000000"/>
            </w:tcBorders>
          </w:tcPr>
          <w:p w14:paraId="10A92DA0" w14:textId="0B219ED6" w:rsidR="00710BE5" w:rsidRPr="00BE26B6" w:rsidRDefault="00710BE5" w:rsidP="00710BE5">
            <w:pPr>
              <w:rPr>
                <w:color w:val="FF0000"/>
              </w:rPr>
            </w:pPr>
            <w:r>
              <w:rPr>
                <w:sz w:val="20"/>
              </w:rPr>
              <w:t>Local</w:t>
            </w:r>
            <w:r>
              <w:rPr>
                <w:spacing w:val="-4"/>
                <w:sz w:val="20"/>
              </w:rPr>
              <w:t xml:space="preserve"> </w:t>
            </w:r>
            <w:r>
              <w:rPr>
                <w:sz w:val="20"/>
              </w:rPr>
              <w:t>Area</w:t>
            </w:r>
            <w:r>
              <w:rPr>
                <w:spacing w:val="-2"/>
                <w:sz w:val="20"/>
              </w:rPr>
              <w:t xml:space="preserve"> Network</w:t>
            </w:r>
          </w:p>
        </w:tc>
      </w:tr>
      <w:tr w:rsidR="00D93A71" w:rsidRPr="00BE26B6" w14:paraId="49475B6B"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E8278DF" w14:textId="075B5319" w:rsidR="00D93A71" w:rsidRDefault="00D93A71" w:rsidP="00710BE5">
            <w:pPr>
              <w:rPr>
                <w:spacing w:val="-5"/>
                <w:sz w:val="20"/>
              </w:rPr>
            </w:pPr>
            <w:r w:rsidRPr="00D93A71">
              <w:rPr>
                <w:spacing w:val="-5"/>
                <w:sz w:val="20"/>
              </w:rPr>
              <w:t>MEFPAK</w:t>
            </w:r>
          </w:p>
        </w:tc>
        <w:tc>
          <w:tcPr>
            <w:tcW w:w="6840" w:type="dxa"/>
            <w:tcBorders>
              <w:top w:val="single" w:sz="4" w:space="0" w:color="000000"/>
              <w:left w:val="single" w:sz="4" w:space="0" w:color="000000"/>
              <w:bottom w:val="single" w:sz="4" w:space="0" w:color="000000"/>
              <w:right w:val="single" w:sz="4" w:space="0" w:color="000000"/>
            </w:tcBorders>
          </w:tcPr>
          <w:p w14:paraId="2E63E4A5" w14:textId="25DAD181" w:rsidR="00D93A71" w:rsidRDefault="00D93A71" w:rsidP="00710BE5">
            <w:pPr>
              <w:rPr>
                <w:sz w:val="20"/>
              </w:rPr>
            </w:pPr>
            <w:r w:rsidRPr="00D93A71">
              <w:rPr>
                <w:sz w:val="20"/>
              </w:rPr>
              <w:t>Manpower and Equipment Force Packaging System</w:t>
            </w:r>
          </w:p>
        </w:tc>
      </w:tr>
      <w:tr w:rsidR="00710BE5" w:rsidRPr="00BE26B6" w14:paraId="2F9B140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CC52CBF" w14:textId="65BCA59E" w:rsidR="00710BE5" w:rsidRPr="00BE26B6" w:rsidRDefault="00710BE5" w:rsidP="00710BE5">
            <w:pPr>
              <w:rPr>
                <w:color w:val="FF0000"/>
              </w:rPr>
            </w:pPr>
            <w:r>
              <w:rPr>
                <w:spacing w:val="-5"/>
                <w:sz w:val="20"/>
              </w:rPr>
              <w:t>MHS</w:t>
            </w:r>
          </w:p>
        </w:tc>
        <w:tc>
          <w:tcPr>
            <w:tcW w:w="6840" w:type="dxa"/>
            <w:tcBorders>
              <w:top w:val="single" w:sz="4" w:space="0" w:color="000000"/>
              <w:left w:val="single" w:sz="4" w:space="0" w:color="000000"/>
              <w:bottom w:val="single" w:sz="4" w:space="0" w:color="000000"/>
              <w:right w:val="single" w:sz="4" w:space="0" w:color="000000"/>
            </w:tcBorders>
          </w:tcPr>
          <w:p w14:paraId="2232785F" w14:textId="23D726A6" w:rsidR="00710BE5" w:rsidRPr="00BE26B6" w:rsidRDefault="00710BE5" w:rsidP="00710BE5">
            <w:pPr>
              <w:rPr>
                <w:color w:val="FF0000"/>
              </w:rPr>
            </w:pPr>
            <w:r>
              <w:rPr>
                <w:sz w:val="20"/>
              </w:rPr>
              <w:t>Military</w:t>
            </w:r>
            <w:r>
              <w:rPr>
                <w:spacing w:val="-6"/>
                <w:sz w:val="20"/>
              </w:rPr>
              <w:t xml:space="preserve"> </w:t>
            </w:r>
            <w:r>
              <w:rPr>
                <w:sz w:val="20"/>
              </w:rPr>
              <w:t>Health</w:t>
            </w:r>
            <w:r>
              <w:rPr>
                <w:spacing w:val="-3"/>
                <w:sz w:val="20"/>
              </w:rPr>
              <w:t xml:space="preserve"> </w:t>
            </w:r>
            <w:r>
              <w:rPr>
                <w:spacing w:val="-2"/>
                <w:sz w:val="20"/>
              </w:rPr>
              <w:t>System</w:t>
            </w:r>
          </w:p>
        </w:tc>
      </w:tr>
      <w:tr w:rsidR="00710BE5" w:rsidRPr="00BE26B6" w14:paraId="2D01349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7E703632" w14:textId="112A7B9D" w:rsidR="00710BE5" w:rsidRPr="00BE26B6" w:rsidRDefault="00710BE5" w:rsidP="00710BE5">
            <w:pPr>
              <w:rPr>
                <w:color w:val="FF0000"/>
              </w:rPr>
            </w:pPr>
            <w:r>
              <w:rPr>
                <w:spacing w:val="-4"/>
                <w:sz w:val="20"/>
              </w:rPr>
              <w:t>NACI</w:t>
            </w:r>
          </w:p>
        </w:tc>
        <w:tc>
          <w:tcPr>
            <w:tcW w:w="6840" w:type="dxa"/>
            <w:tcBorders>
              <w:top w:val="single" w:sz="4" w:space="0" w:color="000000"/>
              <w:left w:val="single" w:sz="4" w:space="0" w:color="000000"/>
              <w:bottom w:val="single" w:sz="4" w:space="0" w:color="000000"/>
              <w:right w:val="single" w:sz="4" w:space="0" w:color="000000"/>
            </w:tcBorders>
          </w:tcPr>
          <w:p w14:paraId="1DF3AB1B" w14:textId="0FF27CE8" w:rsidR="00710BE5" w:rsidRPr="00BE26B6" w:rsidRDefault="00710BE5" w:rsidP="00710BE5">
            <w:pPr>
              <w:rPr>
                <w:color w:val="FF0000"/>
              </w:rPr>
            </w:pPr>
            <w:r>
              <w:rPr>
                <w:sz w:val="20"/>
              </w:rPr>
              <w:t>National</w:t>
            </w:r>
            <w:r>
              <w:rPr>
                <w:spacing w:val="-6"/>
                <w:sz w:val="20"/>
              </w:rPr>
              <w:t xml:space="preserve"> </w:t>
            </w:r>
            <w:r>
              <w:rPr>
                <w:sz w:val="20"/>
              </w:rPr>
              <w:t>Agency</w:t>
            </w:r>
            <w:r>
              <w:rPr>
                <w:spacing w:val="-4"/>
                <w:sz w:val="20"/>
              </w:rPr>
              <w:t xml:space="preserve"> </w:t>
            </w:r>
            <w:r>
              <w:rPr>
                <w:sz w:val="20"/>
              </w:rPr>
              <w:t>Check</w:t>
            </w:r>
            <w:r>
              <w:rPr>
                <w:spacing w:val="-4"/>
                <w:sz w:val="20"/>
              </w:rPr>
              <w:t xml:space="preserve"> </w:t>
            </w:r>
            <w:r>
              <w:rPr>
                <w:sz w:val="20"/>
              </w:rPr>
              <w:t>with</w:t>
            </w:r>
            <w:r>
              <w:rPr>
                <w:spacing w:val="-5"/>
                <w:sz w:val="20"/>
              </w:rPr>
              <w:t xml:space="preserve"> </w:t>
            </w:r>
            <w:r>
              <w:rPr>
                <w:spacing w:val="-2"/>
                <w:sz w:val="20"/>
              </w:rPr>
              <w:t>Inquiries</w:t>
            </w:r>
          </w:p>
        </w:tc>
      </w:tr>
      <w:tr w:rsidR="00710BE5" w:rsidRPr="00BE26B6" w14:paraId="39B1F372"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1C1CF6E1" w14:textId="25D4FF04" w:rsidR="00710BE5" w:rsidRPr="00BE26B6" w:rsidRDefault="00710BE5" w:rsidP="00710BE5">
            <w:pPr>
              <w:rPr>
                <w:color w:val="FF0000"/>
              </w:rPr>
            </w:pPr>
            <w:r>
              <w:rPr>
                <w:spacing w:val="-2"/>
                <w:sz w:val="20"/>
              </w:rPr>
              <w:t>NACLC</w:t>
            </w:r>
          </w:p>
        </w:tc>
        <w:tc>
          <w:tcPr>
            <w:tcW w:w="6840" w:type="dxa"/>
            <w:tcBorders>
              <w:top w:val="single" w:sz="4" w:space="0" w:color="000000"/>
              <w:left w:val="single" w:sz="4" w:space="0" w:color="000000"/>
              <w:bottom w:val="single" w:sz="4" w:space="0" w:color="000000"/>
              <w:right w:val="single" w:sz="4" w:space="0" w:color="000000"/>
            </w:tcBorders>
          </w:tcPr>
          <w:p w14:paraId="16F6CD9C" w14:textId="64AE9883" w:rsidR="00710BE5" w:rsidRPr="00BE26B6" w:rsidRDefault="00710BE5" w:rsidP="00710BE5">
            <w:pPr>
              <w:rPr>
                <w:color w:val="FF0000"/>
              </w:rPr>
            </w:pPr>
            <w:r>
              <w:rPr>
                <w:sz w:val="20"/>
              </w:rPr>
              <w:t>National</w:t>
            </w:r>
            <w:r>
              <w:rPr>
                <w:spacing w:val="-8"/>
                <w:sz w:val="20"/>
              </w:rPr>
              <w:t xml:space="preserve"> </w:t>
            </w:r>
            <w:r>
              <w:rPr>
                <w:sz w:val="20"/>
              </w:rPr>
              <w:t>Agency</w:t>
            </w:r>
            <w:r>
              <w:rPr>
                <w:spacing w:val="-4"/>
                <w:sz w:val="20"/>
              </w:rPr>
              <w:t xml:space="preserve"> </w:t>
            </w:r>
            <w:r>
              <w:rPr>
                <w:sz w:val="20"/>
              </w:rPr>
              <w:t>Check</w:t>
            </w:r>
            <w:r>
              <w:rPr>
                <w:spacing w:val="-4"/>
                <w:sz w:val="20"/>
              </w:rPr>
              <w:t xml:space="preserve"> </w:t>
            </w:r>
            <w:r>
              <w:rPr>
                <w:sz w:val="20"/>
              </w:rPr>
              <w:t>with</w:t>
            </w:r>
            <w:r>
              <w:rPr>
                <w:spacing w:val="-5"/>
                <w:sz w:val="20"/>
              </w:rPr>
              <w:t xml:space="preserve"> </w:t>
            </w:r>
            <w:r>
              <w:rPr>
                <w:sz w:val="20"/>
              </w:rPr>
              <w:t>Local</w:t>
            </w:r>
            <w:r>
              <w:rPr>
                <w:spacing w:val="-5"/>
                <w:sz w:val="20"/>
              </w:rPr>
              <w:t xml:space="preserve"> </w:t>
            </w:r>
            <w:r>
              <w:rPr>
                <w:sz w:val="20"/>
              </w:rPr>
              <w:t>Agency</w:t>
            </w:r>
            <w:r>
              <w:rPr>
                <w:spacing w:val="-5"/>
                <w:sz w:val="20"/>
              </w:rPr>
              <w:t xml:space="preserve"> </w:t>
            </w:r>
            <w:r>
              <w:rPr>
                <w:sz w:val="20"/>
              </w:rPr>
              <w:t>Check</w:t>
            </w:r>
            <w:r>
              <w:rPr>
                <w:spacing w:val="-4"/>
                <w:sz w:val="20"/>
              </w:rPr>
              <w:t xml:space="preserve"> </w:t>
            </w:r>
            <w:r>
              <w:rPr>
                <w:sz w:val="20"/>
              </w:rPr>
              <w:t>and</w:t>
            </w:r>
            <w:r>
              <w:rPr>
                <w:spacing w:val="-2"/>
                <w:sz w:val="20"/>
              </w:rPr>
              <w:t xml:space="preserve"> </w:t>
            </w:r>
            <w:r>
              <w:rPr>
                <w:sz w:val="20"/>
              </w:rPr>
              <w:t>Credit</w:t>
            </w:r>
            <w:r>
              <w:rPr>
                <w:spacing w:val="-4"/>
                <w:sz w:val="20"/>
              </w:rPr>
              <w:t xml:space="preserve"> </w:t>
            </w:r>
            <w:r>
              <w:rPr>
                <w:spacing w:val="-2"/>
                <w:sz w:val="20"/>
              </w:rPr>
              <w:t>Check</w:t>
            </w:r>
          </w:p>
        </w:tc>
      </w:tr>
      <w:tr w:rsidR="00710BE5" w:rsidRPr="00BE26B6" w14:paraId="0E983199"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00D3B03" w14:textId="77481324" w:rsidR="00710BE5" w:rsidRPr="00BE26B6" w:rsidRDefault="00710BE5" w:rsidP="00710BE5">
            <w:pPr>
              <w:rPr>
                <w:color w:val="FF0000"/>
              </w:rPr>
            </w:pPr>
            <w:r>
              <w:rPr>
                <w:spacing w:val="-5"/>
                <w:sz w:val="20"/>
              </w:rPr>
              <w:t>NDA</w:t>
            </w:r>
          </w:p>
        </w:tc>
        <w:tc>
          <w:tcPr>
            <w:tcW w:w="6840" w:type="dxa"/>
            <w:tcBorders>
              <w:top w:val="single" w:sz="4" w:space="0" w:color="000000"/>
              <w:left w:val="single" w:sz="4" w:space="0" w:color="000000"/>
              <w:bottom w:val="single" w:sz="4" w:space="0" w:color="000000"/>
              <w:right w:val="single" w:sz="4" w:space="0" w:color="000000"/>
            </w:tcBorders>
          </w:tcPr>
          <w:p w14:paraId="582E949C" w14:textId="191DB754" w:rsidR="00710BE5" w:rsidRPr="00BE26B6" w:rsidRDefault="00710BE5" w:rsidP="00710BE5">
            <w:pPr>
              <w:rPr>
                <w:color w:val="FF0000"/>
              </w:rPr>
            </w:pPr>
            <w:r>
              <w:rPr>
                <w:sz w:val="20"/>
              </w:rPr>
              <w:t>Non-Disclosure</w:t>
            </w:r>
            <w:r>
              <w:rPr>
                <w:spacing w:val="-8"/>
                <w:sz w:val="20"/>
              </w:rPr>
              <w:t xml:space="preserve"> </w:t>
            </w:r>
            <w:r>
              <w:rPr>
                <w:spacing w:val="-2"/>
                <w:sz w:val="20"/>
              </w:rPr>
              <w:t>Agreement</w:t>
            </w:r>
          </w:p>
        </w:tc>
      </w:tr>
      <w:tr w:rsidR="00710BE5" w:rsidRPr="00BE26B6" w14:paraId="6329C93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77637E0" w14:textId="2313525A" w:rsidR="00710BE5" w:rsidRPr="00BE26B6" w:rsidRDefault="00710BE5" w:rsidP="00710BE5">
            <w:pPr>
              <w:rPr>
                <w:color w:val="FF0000"/>
              </w:rPr>
            </w:pPr>
            <w:r>
              <w:rPr>
                <w:spacing w:val="-5"/>
                <w:sz w:val="20"/>
              </w:rPr>
              <w:t>NLT</w:t>
            </w:r>
          </w:p>
        </w:tc>
        <w:tc>
          <w:tcPr>
            <w:tcW w:w="6840" w:type="dxa"/>
            <w:tcBorders>
              <w:top w:val="single" w:sz="4" w:space="0" w:color="000000"/>
              <w:left w:val="single" w:sz="4" w:space="0" w:color="000000"/>
              <w:bottom w:val="single" w:sz="4" w:space="0" w:color="000000"/>
              <w:right w:val="single" w:sz="4" w:space="0" w:color="000000"/>
            </w:tcBorders>
          </w:tcPr>
          <w:p w14:paraId="240F870F" w14:textId="240ECDE9" w:rsidR="00710BE5" w:rsidRPr="00BE26B6" w:rsidRDefault="00710BE5" w:rsidP="00710BE5">
            <w:pPr>
              <w:rPr>
                <w:color w:val="FF0000"/>
              </w:rPr>
            </w:pPr>
            <w:r>
              <w:rPr>
                <w:sz w:val="20"/>
              </w:rPr>
              <w:t>no</w:t>
            </w:r>
            <w:r>
              <w:rPr>
                <w:spacing w:val="-5"/>
                <w:sz w:val="20"/>
              </w:rPr>
              <w:t xml:space="preserve"> </w:t>
            </w:r>
            <w:r>
              <w:rPr>
                <w:sz w:val="20"/>
              </w:rPr>
              <w:t>later</w:t>
            </w:r>
            <w:r>
              <w:rPr>
                <w:spacing w:val="-2"/>
                <w:sz w:val="20"/>
              </w:rPr>
              <w:t xml:space="preserve"> </w:t>
            </w:r>
            <w:r>
              <w:rPr>
                <w:spacing w:val="-4"/>
                <w:sz w:val="20"/>
              </w:rPr>
              <w:t>than</w:t>
            </w:r>
          </w:p>
        </w:tc>
      </w:tr>
      <w:tr w:rsidR="00710BE5" w:rsidRPr="00BE26B6" w14:paraId="4085CDEC"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4CD7C98" w14:textId="374B0D5B" w:rsidR="00710BE5" w:rsidRPr="00BE26B6" w:rsidRDefault="00710BE5" w:rsidP="00710BE5">
            <w:pPr>
              <w:rPr>
                <w:color w:val="FF0000"/>
              </w:rPr>
            </w:pPr>
            <w:r>
              <w:rPr>
                <w:spacing w:val="-4"/>
                <w:sz w:val="20"/>
              </w:rPr>
              <w:t>NOPP</w:t>
            </w:r>
          </w:p>
        </w:tc>
        <w:tc>
          <w:tcPr>
            <w:tcW w:w="6840" w:type="dxa"/>
            <w:tcBorders>
              <w:top w:val="single" w:sz="4" w:space="0" w:color="000000"/>
              <w:left w:val="single" w:sz="4" w:space="0" w:color="000000"/>
              <w:bottom w:val="single" w:sz="4" w:space="0" w:color="000000"/>
              <w:right w:val="single" w:sz="4" w:space="0" w:color="000000"/>
            </w:tcBorders>
          </w:tcPr>
          <w:p w14:paraId="5BF7F1F5" w14:textId="66FE268E" w:rsidR="00710BE5" w:rsidRPr="00BE26B6" w:rsidRDefault="00710BE5" w:rsidP="00710BE5">
            <w:pPr>
              <w:rPr>
                <w:color w:val="FF0000"/>
              </w:rPr>
            </w:pPr>
            <w:r>
              <w:rPr>
                <w:sz w:val="20"/>
              </w:rPr>
              <w:t>Notice</w:t>
            </w:r>
            <w:r>
              <w:rPr>
                <w:spacing w:val="-4"/>
                <w:sz w:val="20"/>
              </w:rPr>
              <w:t xml:space="preserve"> </w:t>
            </w:r>
            <w:r>
              <w:rPr>
                <w:sz w:val="20"/>
              </w:rPr>
              <w:t>of</w:t>
            </w:r>
            <w:r>
              <w:rPr>
                <w:spacing w:val="-4"/>
                <w:sz w:val="20"/>
              </w:rPr>
              <w:t xml:space="preserve"> </w:t>
            </w:r>
            <w:r>
              <w:rPr>
                <w:sz w:val="20"/>
              </w:rPr>
              <w:t>Privacy</w:t>
            </w:r>
            <w:r>
              <w:rPr>
                <w:spacing w:val="-3"/>
                <w:sz w:val="20"/>
              </w:rPr>
              <w:t xml:space="preserve"> </w:t>
            </w:r>
            <w:r>
              <w:rPr>
                <w:spacing w:val="-2"/>
                <w:sz w:val="20"/>
              </w:rPr>
              <w:t>Practices</w:t>
            </w:r>
          </w:p>
        </w:tc>
      </w:tr>
      <w:tr w:rsidR="00710BE5" w:rsidRPr="00BE26B6" w14:paraId="28099961"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BFB6C23" w14:textId="554C1A8C" w:rsidR="00710BE5" w:rsidRPr="00BE26B6" w:rsidRDefault="00710BE5" w:rsidP="00710BE5">
            <w:pPr>
              <w:rPr>
                <w:color w:val="FF0000"/>
              </w:rPr>
            </w:pPr>
            <w:r>
              <w:rPr>
                <w:spacing w:val="-5"/>
                <w:sz w:val="20"/>
              </w:rPr>
              <w:t>OCI</w:t>
            </w:r>
          </w:p>
        </w:tc>
        <w:tc>
          <w:tcPr>
            <w:tcW w:w="6840" w:type="dxa"/>
            <w:tcBorders>
              <w:top w:val="single" w:sz="4" w:space="0" w:color="000000"/>
              <w:left w:val="single" w:sz="4" w:space="0" w:color="000000"/>
              <w:bottom w:val="single" w:sz="4" w:space="0" w:color="000000"/>
              <w:right w:val="single" w:sz="4" w:space="0" w:color="000000"/>
            </w:tcBorders>
          </w:tcPr>
          <w:p w14:paraId="56B6C1CA" w14:textId="3F19F74B" w:rsidR="00710BE5" w:rsidRPr="00BE26B6" w:rsidRDefault="00710BE5" w:rsidP="00710BE5">
            <w:pPr>
              <w:rPr>
                <w:color w:val="FF0000"/>
              </w:rPr>
            </w:pPr>
            <w:r>
              <w:rPr>
                <w:sz w:val="20"/>
              </w:rPr>
              <w:t>Organizational</w:t>
            </w:r>
            <w:r>
              <w:rPr>
                <w:spacing w:val="-7"/>
                <w:sz w:val="20"/>
              </w:rPr>
              <w:t xml:space="preserve"> </w:t>
            </w:r>
            <w:r>
              <w:rPr>
                <w:sz w:val="20"/>
              </w:rPr>
              <w:t>Conflict</w:t>
            </w:r>
            <w:r>
              <w:rPr>
                <w:spacing w:val="-6"/>
                <w:sz w:val="20"/>
              </w:rPr>
              <w:t xml:space="preserve"> </w:t>
            </w:r>
            <w:r>
              <w:rPr>
                <w:sz w:val="20"/>
              </w:rPr>
              <w:t>of</w:t>
            </w:r>
            <w:r>
              <w:rPr>
                <w:spacing w:val="-5"/>
                <w:sz w:val="20"/>
              </w:rPr>
              <w:t xml:space="preserve"> </w:t>
            </w:r>
            <w:r>
              <w:rPr>
                <w:spacing w:val="-2"/>
                <w:sz w:val="20"/>
              </w:rPr>
              <w:t>Interest</w:t>
            </w:r>
          </w:p>
        </w:tc>
      </w:tr>
      <w:tr w:rsidR="00710BE5" w:rsidRPr="00BE26B6" w14:paraId="022B307D"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2A0F9612" w14:textId="63A3596E" w:rsidR="00710BE5" w:rsidRPr="00BE26B6" w:rsidRDefault="00710BE5" w:rsidP="00710BE5">
            <w:pPr>
              <w:rPr>
                <w:color w:val="FF0000"/>
              </w:rPr>
            </w:pPr>
            <w:r>
              <w:rPr>
                <w:spacing w:val="-2"/>
                <w:sz w:val="20"/>
              </w:rPr>
              <w:t>OCONUS</w:t>
            </w:r>
          </w:p>
        </w:tc>
        <w:tc>
          <w:tcPr>
            <w:tcW w:w="6840" w:type="dxa"/>
            <w:tcBorders>
              <w:top w:val="single" w:sz="4" w:space="0" w:color="000000"/>
              <w:left w:val="single" w:sz="4" w:space="0" w:color="000000"/>
              <w:bottom w:val="single" w:sz="4" w:space="0" w:color="000000"/>
              <w:right w:val="single" w:sz="4" w:space="0" w:color="000000"/>
            </w:tcBorders>
          </w:tcPr>
          <w:p w14:paraId="046C5E29" w14:textId="6230CCB0" w:rsidR="00710BE5" w:rsidRPr="00BE26B6" w:rsidRDefault="00710BE5" w:rsidP="00710BE5">
            <w:pPr>
              <w:rPr>
                <w:color w:val="FF0000"/>
              </w:rPr>
            </w:pPr>
            <w:r>
              <w:rPr>
                <w:sz w:val="20"/>
              </w:rPr>
              <w:t>Outside</w:t>
            </w:r>
            <w:r>
              <w:rPr>
                <w:spacing w:val="-4"/>
                <w:sz w:val="20"/>
              </w:rPr>
              <w:t xml:space="preserve"> </w:t>
            </w:r>
            <w:r>
              <w:rPr>
                <w:sz w:val="20"/>
              </w:rPr>
              <w:t>the</w:t>
            </w:r>
            <w:r>
              <w:rPr>
                <w:spacing w:val="-5"/>
                <w:sz w:val="20"/>
              </w:rPr>
              <w:t xml:space="preserve"> </w:t>
            </w:r>
            <w:r>
              <w:rPr>
                <w:sz w:val="20"/>
              </w:rPr>
              <w:t>Continental</w:t>
            </w:r>
            <w:r>
              <w:rPr>
                <w:spacing w:val="-6"/>
                <w:sz w:val="20"/>
              </w:rPr>
              <w:t xml:space="preserve"> </w:t>
            </w:r>
            <w:r>
              <w:rPr>
                <w:sz w:val="20"/>
              </w:rPr>
              <w:t>United</w:t>
            </w:r>
            <w:r>
              <w:rPr>
                <w:spacing w:val="-2"/>
                <w:sz w:val="20"/>
              </w:rPr>
              <w:t xml:space="preserve"> States</w:t>
            </w:r>
          </w:p>
        </w:tc>
      </w:tr>
      <w:tr w:rsidR="00710BE5" w:rsidRPr="00BE26B6" w14:paraId="1046F0B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65701601" w14:textId="0CAAB25F" w:rsidR="00710BE5" w:rsidRPr="00BE26B6" w:rsidRDefault="00710BE5" w:rsidP="00710BE5">
            <w:pPr>
              <w:rPr>
                <w:color w:val="FF0000"/>
              </w:rPr>
            </w:pPr>
            <w:r>
              <w:rPr>
                <w:spacing w:val="-5"/>
                <w:sz w:val="20"/>
              </w:rPr>
              <w:t>ODC</w:t>
            </w:r>
          </w:p>
        </w:tc>
        <w:tc>
          <w:tcPr>
            <w:tcW w:w="6840" w:type="dxa"/>
            <w:tcBorders>
              <w:top w:val="single" w:sz="4" w:space="0" w:color="000000"/>
              <w:left w:val="single" w:sz="4" w:space="0" w:color="000000"/>
              <w:bottom w:val="single" w:sz="4" w:space="0" w:color="000000"/>
              <w:right w:val="single" w:sz="4" w:space="0" w:color="000000"/>
            </w:tcBorders>
          </w:tcPr>
          <w:p w14:paraId="2258531A" w14:textId="052970FB" w:rsidR="00710BE5" w:rsidRPr="00BE26B6" w:rsidRDefault="00710BE5" w:rsidP="00710BE5">
            <w:pPr>
              <w:rPr>
                <w:color w:val="FF0000"/>
              </w:rPr>
            </w:pPr>
            <w:r>
              <w:rPr>
                <w:sz w:val="20"/>
              </w:rPr>
              <w:t>Other</w:t>
            </w:r>
            <w:r>
              <w:rPr>
                <w:spacing w:val="-6"/>
                <w:sz w:val="20"/>
              </w:rPr>
              <w:t xml:space="preserve"> </w:t>
            </w:r>
            <w:r>
              <w:rPr>
                <w:sz w:val="20"/>
              </w:rPr>
              <w:t>Direct</w:t>
            </w:r>
            <w:r>
              <w:rPr>
                <w:spacing w:val="-4"/>
                <w:sz w:val="20"/>
              </w:rPr>
              <w:t xml:space="preserve"> Cost</w:t>
            </w:r>
          </w:p>
        </w:tc>
      </w:tr>
      <w:tr w:rsidR="00710BE5" w:rsidRPr="00BE26B6" w14:paraId="721D37F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2A182CB5" w14:textId="0B899F16" w:rsidR="00710BE5" w:rsidRPr="00BE26B6" w:rsidRDefault="00710BE5" w:rsidP="00710BE5">
            <w:pPr>
              <w:rPr>
                <w:color w:val="FF0000"/>
              </w:rPr>
            </w:pPr>
            <w:r>
              <w:rPr>
                <w:spacing w:val="-5"/>
                <w:sz w:val="20"/>
              </w:rPr>
              <w:t>OEM</w:t>
            </w:r>
          </w:p>
        </w:tc>
        <w:tc>
          <w:tcPr>
            <w:tcW w:w="6840" w:type="dxa"/>
            <w:tcBorders>
              <w:top w:val="single" w:sz="4" w:space="0" w:color="000000"/>
              <w:left w:val="single" w:sz="4" w:space="0" w:color="000000"/>
              <w:bottom w:val="single" w:sz="4" w:space="0" w:color="000000"/>
              <w:right w:val="single" w:sz="4" w:space="0" w:color="000000"/>
            </w:tcBorders>
          </w:tcPr>
          <w:p w14:paraId="1C348FF8" w14:textId="21DFF606" w:rsidR="00710BE5" w:rsidRPr="00BE26B6" w:rsidRDefault="00710BE5" w:rsidP="00710BE5">
            <w:pPr>
              <w:rPr>
                <w:color w:val="FF0000"/>
              </w:rPr>
            </w:pPr>
            <w:r>
              <w:rPr>
                <w:sz w:val="20"/>
              </w:rPr>
              <w:t>Original</w:t>
            </w:r>
            <w:r>
              <w:rPr>
                <w:spacing w:val="-7"/>
                <w:sz w:val="20"/>
              </w:rPr>
              <w:t xml:space="preserve"> </w:t>
            </w:r>
            <w:r>
              <w:rPr>
                <w:sz w:val="20"/>
              </w:rPr>
              <w:t>Equipment</w:t>
            </w:r>
            <w:r>
              <w:rPr>
                <w:spacing w:val="-7"/>
                <w:sz w:val="20"/>
              </w:rPr>
              <w:t xml:space="preserve"> </w:t>
            </w:r>
            <w:r>
              <w:rPr>
                <w:spacing w:val="-2"/>
                <w:sz w:val="20"/>
              </w:rPr>
              <w:t>Manufacturer</w:t>
            </w:r>
          </w:p>
        </w:tc>
      </w:tr>
      <w:tr w:rsidR="00710BE5" w:rsidRPr="00BE26B6" w14:paraId="0B6A573F"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2B7907CF" w14:textId="39A8C7CA" w:rsidR="00710BE5" w:rsidRPr="00BE26B6" w:rsidRDefault="00710BE5" w:rsidP="00710BE5">
            <w:pPr>
              <w:rPr>
                <w:color w:val="FF0000"/>
              </w:rPr>
            </w:pPr>
            <w:r>
              <w:rPr>
                <w:spacing w:val="-4"/>
                <w:sz w:val="20"/>
              </w:rPr>
              <w:t>OHTM</w:t>
            </w:r>
          </w:p>
        </w:tc>
        <w:tc>
          <w:tcPr>
            <w:tcW w:w="6840" w:type="dxa"/>
            <w:tcBorders>
              <w:top w:val="single" w:sz="4" w:space="0" w:color="000000"/>
              <w:left w:val="single" w:sz="4" w:space="0" w:color="000000"/>
              <w:bottom w:val="single" w:sz="4" w:space="0" w:color="000000"/>
              <w:right w:val="single" w:sz="4" w:space="0" w:color="000000"/>
            </w:tcBorders>
          </w:tcPr>
          <w:p w14:paraId="4F7CE4B2" w14:textId="27EDF76F" w:rsidR="00710BE5" w:rsidRPr="00BE26B6" w:rsidRDefault="00710BE5" w:rsidP="00710BE5">
            <w:pPr>
              <w:rPr>
                <w:color w:val="FF0000"/>
              </w:rPr>
            </w:pPr>
            <w:r>
              <w:rPr>
                <w:sz w:val="20"/>
              </w:rPr>
              <w:t>Operational</w:t>
            </w:r>
            <w:r>
              <w:rPr>
                <w:spacing w:val="-8"/>
                <w:sz w:val="20"/>
              </w:rPr>
              <w:t xml:space="preserve"> </w:t>
            </w:r>
            <w:r>
              <w:rPr>
                <w:sz w:val="20"/>
              </w:rPr>
              <w:t>Healthcare</w:t>
            </w:r>
            <w:r>
              <w:rPr>
                <w:spacing w:val="-8"/>
                <w:sz w:val="20"/>
              </w:rPr>
              <w:t xml:space="preserve"> </w:t>
            </w:r>
            <w:r>
              <w:rPr>
                <w:sz w:val="20"/>
              </w:rPr>
              <w:t>Technology</w:t>
            </w:r>
            <w:r>
              <w:rPr>
                <w:spacing w:val="-7"/>
                <w:sz w:val="20"/>
              </w:rPr>
              <w:t xml:space="preserve"> </w:t>
            </w:r>
            <w:r>
              <w:rPr>
                <w:spacing w:val="-2"/>
                <w:sz w:val="20"/>
              </w:rPr>
              <w:t>Management</w:t>
            </w:r>
          </w:p>
        </w:tc>
      </w:tr>
      <w:tr w:rsidR="00710BE5" w:rsidRPr="00BE26B6" w14:paraId="77CF1425"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C56CFD0" w14:textId="1B055E16" w:rsidR="00710BE5" w:rsidRPr="00BE26B6" w:rsidRDefault="00710BE5" w:rsidP="00710BE5">
            <w:pPr>
              <w:rPr>
                <w:color w:val="FF0000"/>
              </w:rPr>
            </w:pPr>
            <w:r>
              <w:rPr>
                <w:spacing w:val="-2"/>
                <w:sz w:val="20"/>
              </w:rPr>
              <w:t>OMT&amp;E</w:t>
            </w:r>
          </w:p>
        </w:tc>
        <w:tc>
          <w:tcPr>
            <w:tcW w:w="6840" w:type="dxa"/>
            <w:tcBorders>
              <w:top w:val="single" w:sz="4" w:space="0" w:color="000000"/>
              <w:left w:val="single" w:sz="4" w:space="0" w:color="000000"/>
              <w:bottom w:val="single" w:sz="4" w:space="0" w:color="000000"/>
              <w:right w:val="single" w:sz="4" w:space="0" w:color="000000"/>
            </w:tcBorders>
            <w:hideMark/>
          </w:tcPr>
          <w:p w14:paraId="25B57C6D" w14:textId="2307CA1C" w:rsidR="00710BE5" w:rsidRPr="00BE26B6" w:rsidRDefault="00710BE5" w:rsidP="00710BE5">
            <w:pPr>
              <w:rPr>
                <w:color w:val="FF0000"/>
              </w:rPr>
            </w:pPr>
            <w:r>
              <w:rPr>
                <w:sz w:val="20"/>
              </w:rPr>
              <w:t>Operational</w:t>
            </w:r>
            <w:r>
              <w:rPr>
                <w:spacing w:val="-5"/>
                <w:sz w:val="20"/>
              </w:rPr>
              <w:t xml:space="preserve"> </w:t>
            </w:r>
            <w:r>
              <w:rPr>
                <w:sz w:val="20"/>
              </w:rPr>
              <w:t>Medicine</w:t>
            </w:r>
            <w:r>
              <w:rPr>
                <w:spacing w:val="-4"/>
                <w:sz w:val="20"/>
              </w:rPr>
              <w:t xml:space="preserve"> </w:t>
            </w:r>
            <w:r>
              <w:rPr>
                <w:sz w:val="20"/>
              </w:rPr>
              <w:t>Test</w:t>
            </w:r>
            <w:r>
              <w:rPr>
                <w:spacing w:val="-4"/>
                <w:sz w:val="20"/>
              </w:rPr>
              <w:t xml:space="preserve"> </w:t>
            </w:r>
            <w:r>
              <w:rPr>
                <w:sz w:val="20"/>
              </w:rPr>
              <w:t>&amp;</w:t>
            </w:r>
            <w:r>
              <w:rPr>
                <w:spacing w:val="-4"/>
                <w:sz w:val="20"/>
              </w:rPr>
              <w:t xml:space="preserve"> </w:t>
            </w:r>
            <w:r>
              <w:rPr>
                <w:spacing w:val="-2"/>
                <w:sz w:val="20"/>
              </w:rPr>
              <w:t>Evaluation</w:t>
            </w:r>
          </w:p>
        </w:tc>
      </w:tr>
      <w:tr w:rsidR="00710BE5" w:rsidRPr="00BE26B6" w14:paraId="5B476D18"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96A2EB8" w14:textId="37F73355" w:rsidR="00710BE5" w:rsidRPr="00BE26B6" w:rsidRDefault="00710BE5" w:rsidP="00710BE5">
            <w:pPr>
              <w:rPr>
                <w:color w:val="FF0000"/>
              </w:rPr>
            </w:pPr>
            <w:r>
              <w:rPr>
                <w:spacing w:val="-5"/>
                <w:sz w:val="20"/>
              </w:rPr>
              <w:t>PAR</w:t>
            </w:r>
          </w:p>
        </w:tc>
        <w:tc>
          <w:tcPr>
            <w:tcW w:w="6840" w:type="dxa"/>
            <w:tcBorders>
              <w:top w:val="single" w:sz="4" w:space="0" w:color="000000"/>
              <w:left w:val="single" w:sz="4" w:space="0" w:color="000000"/>
              <w:bottom w:val="single" w:sz="4" w:space="0" w:color="000000"/>
              <w:right w:val="single" w:sz="4" w:space="0" w:color="000000"/>
            </w:tcBorders>
            <w:hideMark/>
          </w:tcPr>
          <w:p w14:paraId="23E57B68" w14:textId="6D63507C" w:rsidR="00710BE5" w:rsidRPr="00BE26B6" w:rsidRDefault="00710BE5" w:rsidP="00710BE5">
            <w:pPr>
              <w:rPr>
                <w:color w:val="FF0000"/>
              </w:rPr>
            </w:pPr>
            <w:r>
              <w:rPr>
                <w:sz w:val="20"/>
              </w:rPr>
              <w:t>Performance</w:t>
            </w:r>
            <w:r>
              <w:rPr>
                <w:spacing w:val="-8"/>
                <w:sz w:val="20"/>
              </w:rPr>
              <w:t xml:space="preserve"> </w:t>
            </w:r>
            <w:r>
              <w:rPr>
                <w:sz w:val="20"/>
              </w:rPr>
              <w:t>Assessment</w:t>
            </w:r>
            <w:r>
              <w:rPr>
                <w:spacing w:val="-7"/>
                <w:sz w:val="20"/>
              </w:rPr>
              <w:t xml:space="preserve"> </w:t>
            </w:r>
            <w:r>
              <w:rPr>
                <w:spacing w:val="-2"/>
                <w:sz w:val="20"/>
              </w:rPr>
              <w:t>Report</w:t>
            </w:r>
          </w:p>
        </w:tc>
      </w:tr>
      <w:tr w:rsidR="00710BE5" w:rsidRPr="00BE26B6" w14:paraId="33121752"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D1EE278" w14:textId="21790658" w:rsidR="00710BE5" w:rsidRPr="00BE26B6" w:rsidRDefault="00710BE5" w:rsidP="00710BE5">
            <w:pPr>
              <w:rPr>
                <w:color w:val="FF0000"/>
              </w:rPr>
            </w:pPr>
            <w:r>
              <w:rPr>
                <w:spacing w:val="-5"/>
                <w:sz w:val="20"/>
              </w:rPr>
              <w:t>PD2</w:t>
            </w:r>
          </w:p>
        </w:tc>
        <w:tc>
          <w:tcPr>
            <w:tcW w:w="6840" w:type="dxa"/>
            <w:tcBorders>
              <w:top w:val="single" w:sz="4" w:space="0" w:color="000000"/>
              <w:left w:val="single" w:sz="4" w:space="0" w:color="000000"/>
              <w:bottom w:val="single" w:sz="4" w:space="0" w:color="000000"/>
              <w:right w:val="single" w:sz="4" w:space="0" w:color="000000"/>
            </w:tcBorders>
            <w:hideMark/>
          </w:tcPr>
          <w:p w14:paraId="5859FE47" w14:textId="0AF0D76A" w:rsidR="00710BE5" w:rsidRPr="00BE26B6" w:rsidRDefault="00710BE5" w:rsidP="00710BE5">
            <w:pPr>
              <w:rPr>
                <w:color w:val="FF0000"/>
              </w:rPr>
            </w:pPr>
            <w:r>
              <w:rPr>
                <w:spacing w:val="-2"/>
                <w:sz w:val="20"/>
              </w:rPr>
              <w:t>Procurement</w:t>
            </w:r>
            <w:r>
              <w:rPr>
                <w:spacing w:val="25"/>
                <w:sz w:val="20"/>
              </w:rPr>
              <w:t xml:space="preserve"> </w:t>
            </w:r>
            <w:r>
              <w:rPr>
                <w:spacing w:val="-2"/>
                <w:sz w:val="20"/>
              </w:rPr>
              <w:t>Desktop-Defense</w:t>
            </w:r>
          </w:p>
        </w:tc>
      </w:tr>
      <w:tr w:rsidR="00710BE5" w:rsidRPr="00BE26B6" w14:paraId="5A8FD067"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0935627D" w14:textId="3AF515DE" w:rsidR="00710BE5" w:rsidRPr="00BE26B6" w:rsidRDefault="00710BE5" w:rsidP="00710BE5">
            <w:pPr>
              <w:rPr>
                <w:rFonts w:eastAsia="Calibri"/>
                <w:color w:val="FF0000"/>
              </w:rPr>
            </w:pPr>
            <w:r>
              <w:rPr>
                <w:spacing w:val="-5"/>
                <w:sz w:val="20"/>
              </w:rPr>
              <w:lastRenderedPageBreak/>
              <w:t>PHI</w:t>
            </w:r>
          </w:p>
        </w:tc>
        <w:tc>
          <w:tcPr>
            <w:tcW w:w="6840" w:type="dxa"/>
            <w:tcBorders>
              <w:top w:val="single" w:sz="4" w:space="0" w:color="000000"/>
              <w:left w:val="single" w:sz="4" w:space="0" w:color="000000"/>
              <w:bottom w:val="single" w:sz="4" w:space="0" w:color="000000"/>
              <w:right w:val="single" w:sz="4" w:space="0" w:color="000000"/>
            </w:tcBorders>
          </w:tcPr>
          <w:p w14:paraId="635E893B" w14:textId="01A623CD" w:rsidR="00710BE5" w:rsidRPr="00BE26B6" w:rsidRDefault="00710BE5" w:rsidP="00710BE5">
            <w:pPr>
              <w:rPr>
                <w:rFonts w:eastAsia="Calibri"/>
                <w:color w:val="FF0000"/>
              </w:rPr>
            </w:pPr>
            <w:r>
              <w:rPr>
                <w:sz w:val="20"/>
              </w:rPr>
              <w:t>Protected</w:t>
            </w:r>
            <w:r>
              <w:rPr>
                <w:spacing w:val="-6"/>
                <w:sz w:val="20"/>
              </w:rPr>
              <w:t xml:space="preserve"> </w:t>
            </w:r>
            <w:r>
              <w:rPr>
                <w:sz w:val="20"/>
              </w:rPr>
              <w:t>Health</w:t>
            </w:r>
            <w:r>
              <w:rPr>
                <w:spacing w:val="-4"/>
                <w:sz w:val="20"/>
              </w:rPr>
              <w:t xml:space="preserve"> </w:t>
            </w:r>
            <w:r>
              <w:rPr>
                <w:spacing w:val="-2"/>
                <w:sz w:val="20"/>
              </w:rPr>
              <w:t>Information</w:t>
            </w:r>
          </w:p>
        </w:tc>
      </w:tr>
      <w:tr w:rsidR="00710BE5" w:rsidRPr="00BE26B6" w14:paraId="1BFEA97F"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ADF3B47" w14:textId="6754AC74" w:rsidR="00710BE5" w:rsidRPr="00BE26B6" w:rsidRDefault="00710BE5" w:rsidP="00710BE5">
            <w:pPr>
              <w:rPr>
                <w:color w:val="FF0000"/>
              </w:rPr>
            </w:pPr>
            <w:r>
              <w:rPr>
                <w:spacing w:val="-5"/>
                <w:sz w:val="20"/>
              </w:rPr>
              <w:t>PII</w:t>
            </w:r>
          </w:p>
        </w:tc>
        <w:tc>
          <w:tcPr>
            <w:tcW w:w="6840" w:type="dxa"/>
            <w:tcBorders>
              <w:top w:val="single" w:sz="4" w:space="0" w:color="000000"/>
              <w:left w:val="single" w:sz="4" w:space="0" w:color="000000"/>
              <w:bottom w:val="single" w:sz="4" w:space="0" w:color="000000"/>
              <w:right w:val="single" w:sz="4" w:space="0" w:color="000000"/>
            </w:tcBorders>
            <w:hideMark/>
          </w:tcPr>
          <w:p w14:paraId="4C2FCF74" w14:textId="7B0502C0" w:rsidR="00710BE5" w:rsidRPr="00BE26B6" w:rsidRDefault="00710BE5" w:rsidP="00710BE5">
            <w:pPr>
              <w:rPr>
                <w:color w:val="FF0000"/>
              </w:rPr>
            </w:pPr>
            <w:r>
              <w:rPr>
                <w:sz w:val="20"/>
              </w:rPr>
              <w:t>Personally</w:t>
            </w:r>
            <w:r>
              <w:rPr>
                <w:spacing w:val="-8"/>
                <w:sz w:val="20"/>
              </w:rPr>
              <w:t xml:space="preserve"> </w:t>
            </w:r>
            <w:r>
              <w:rPr>
                <w:sz w:val="20"/>
              </w:rPr>
              <w:t>Identifiable</w:t>
            </w:r>
            <w:r>
              <w:rPr>
                <w:spacing w:val="-8"/>
                <w:sz w:val="20"/>
              </w:rPr>
              <w:t xml:space="preserve"> </w:t>
            </w:r>
            <w:r>
              <w:rPr>
                <w:spacing w:val="-2"/>
                <w:sz w:val="20"/>
              </w:rPr>
              <w:t>Information</w:t>
            </w:r>
          </w:p>
        </w:tc>
      </w:tr>
      <w:tr w:rsidR="001A433C" w:rsidRPr="00BE26B6" w14:paraId="321E15A3"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19232A95" w14:textId="6B051D68" w:rsidR="001A433C" w:rsidRDefault="001A433C" w:rsidP="001A433C">
            <w:pPr>
              <w:rPr>
                <w:spacing w:val="-5"/>
                <w:sz w:val="20"/>
              </w:rPr>
            </w:pPr>
            <w:r>
              <w:rPr>
                <w:spacing w:val="-5"/>
                <w:sz w:val="20"/>
              </w:rPr>
              <w:t>PIT</w:t>
            </w:r>
          </w:p>
        </w:tc>
        <w:tc>
          <w:tcPr>
            <w:tcW w:w="6840" w:type="dxa"/>
            <w:tcBorders>
              <w:top w:val="single" w:sz="4" w:space="0" w:color="000000"/>
              <w:left w:val="single" w:sz="4" w:space="0" w:color="000000"/>
              <w:bottom w:val="single" w:sz="4" w:space="0" w:color="000000"/>
              <w:right w:val="single" w:sz="4" w:space="0" w:color="000000"/>
            </w:tcBorders>
          </w:tcPr>
          <w:p w14:paraId="752546E8" w14:textId="42B45622" w:rsidR="001A433C" w:rsidRDefault="001A433C" w:rsidP="001A433C">
            <w:pPr>
              <w:rPr>
                <w:sz w:val="20"/>
              </w:rPr>
            </w:pPr>
            <w:r>
              <w:rPr>
                <w:sz w:val="20"/>
              </w:rPr>
              <w:t>Platform</w:t>
            </w:r>
            <w:r>
              <w:rPr>
                <w:spacing w:val="-8"/>
                <w:sz w:val="20"/>
              </w:rPr>
              <w:t xml:space="preserve"> </w:t>
            </w:r>
            <w:r>
              <w:rPr>
                <w:sz w:val="20"/>
              </w:rPr>
              <w:t>Information</w:t>
            </w:r>
            <w:r>
              <w:rPr>
                <w:spacing w:val="-4"/>
                <w:sz w:val="20"/>
              </w:rPr>
              <w:t xml:space="preserve"> </w:t>
            </w:r>
            <w:r>
              <w:rPr>
                <w:spacing w:val="-2"/>
                <w:sz w:val="20"/>
              </w:rPr>
              <w:t>Technology</w:t>
            </w:r>
          </w:p>
        </w:tc>
      </w:tr>
      <w:tr w:rsidR="001A433C" w:rsidRPr="00BE26B6" w14:paraId="6822D18F"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B314DBD" w14:textId="3E4610E6" w:rsidR="001A433C" w:rsidRDefault="001A433C" w:rsidP="001A433C">
            <w:pPr>
              <w:rPr>
                <w:spacing w:val="-5"/>
                <w:sz w:val="20"/>
              </w:rPr>
            </w:pPr>
            <w:r>
              <w:rPr>
                <w:spacing w:val="-5"/>
                <w:sz w:val="20"/>
              </w:rPr>
              <w:t>PKI</w:t>
            </w:r>
          </w:p>
        </w:tc>
        <w:tc>
          <w:tcPr>
            <w:tcW w:w="6840" w:type="dxa"/>
            <w:tcBorders>
              <w:top w:val="single" w:sz="4" w:space="0" w:color="000000"/>
              <w:left w:val="single" w:sz="4" w:space="0" w:color="000000"/>
              <w:bottom w:val="single" w:sz="4" w:space="0" w:color="000000"/>
              <w:right w:val="single" w:sz="4" w:space="0" w:color="000000"/>
            </w:tcBorders>
          </w:tcPr>
          <w:p w14:paraId="6D802546" w14:textId="1B593151" w:rsidR="001A433C" w:rsidRDefault="001A433C" w:rsidP="001A433C">
            <w:pPr>
              <w:rPr>
                <w:sz w:val="20"/>
              </w:rPr>
            </w:pPr>
            <w:r>
              <w:rPr>
                <w:sz w:val="20"/>
              </w:rPr>
              <w:t>Public</w:t>
            </w:r>
            <w:r>
              <w:rPr>
                <w:spacing w:val="-3"/>
                <w:sz w:val="20"/>
              </w:rPr>
              <w:t xml:space="preserve"> </w:t>
            </w:r>
            <w:r>
              <w:rPr>
                <w:sz w:val="20"/>
              </w:rPr>
              <w:t>Key</w:t>
            </w:r>
            <w:r>
              <w:rPr>
                <w:spacing w:val="-3"/>
                <w:sz w:val="20"/>
              </w:rPr>
              <w:t xml:space="preserve"> </w:t>
            </w:r>
            <w:r>
              <w:rPr>
                <w:spacing w:val="-2"/>
                <w:sz w:val="20"/>
              </w:rPr>
              <w:t>Infrastructure</w:t>
            </w:r>
          </w:p>
        </w:tc>
      </w:tr>
      <w:tr w:rsidR="001A433C" w:rsidRPr="00BE26B6" w14:paraId="0CB42886"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F6D4FFB" w14:textId="2103139C" w:rsidR="001A433C" w:rsidRDefault="001A433C" w:rsidP="001A433C">
            <w:pPr>
              <w:rPr>
                <w:spacing w:val="-5"/>
                <w:sz w:val="20"/>
              </w:rPr>
            </w:pPr>
            <w:r>
              <w:rPr>
                <w:spacing w:val="-5"/>
                <w:sz w:val="20"/>
              </w:rPr>
              <w:t>PM</w:t>
            </w:r>
          </w:p>
        </w:tc>
        <w:tc>
          <w:tcPr>
            <w:tcW w:w="6840" w:type="dxa"/>
            <w:tcBorders>
              <w:top w:val="single" w:sz="4" w:space="0" w:color="000000"/>
              <w:left w:val="single" w:sz="4" w:space="0" w:color="000000"/>
              <w:bottom w:val="single" w:sz="4" w:space="0" w:color="000000"/>
              <w:right w:val="single" w:sz="4" w:space="0" w:color="000000"/>
            </w:tcBorders>
          </w:tcPr>
          <w:p w14:paraId="7FA2340F" w14:textId="47C5B788" w:rsidR="001A433C" w:rsidRDefault="001A433C" w:rsidP="001A433C">
            <w:pPr>
              <w:rPr>
                <w:sz w:val="20"/>
              </w:rPr>
            </w:pPr>
            <w:r>
              <w:rPr>
                <w:sz w:val="20"/>
              </w:rPr>
              <w:t>Program</w:t>
            </w:r>
            <w:r>
              <w:rPr>
                <w:spacing w:val="-7"/>
                <w:sz w:val="20"/>
              </w:rPr>
              <w:t xml:space="preserve"> </w:t>
            </w:r>
            <w:r>
              <w:rPr>
                <w:spacing w:val="-2"/>
                <w:sz w:val="20"/>
              </w:rPr>
              <w:t>Manager</w:t>
            </w:r>
          </w:p>
        </w:tc>
      </w:tr>
      <w:tr w:rsidR="001A433C" w:rsidRPr="00BE26B6" w14:paraId="4B556B4F"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E91C331" w14:textId="0E14092A" w:rsidR="001A433C" w:rsidRDefault="001A433C" w:rsidP="001A433C">
            <w:pPr>
              <w:rPr>
                <w:spacing w:val="-5"/>
                <w:sz w:val="20"/>
              </w:rPr>
            </w:pPr>
            <w:r>
              <w:rPr>
                <w:spacing w:val="-5"/>
                <w:sz w:val="20"/>
              </w:rPr>
              <w:t>PMO</w:t>
            </w:r>
          </w:p>
        </w:tc>
        <w:tc>
          <w:tcPr>
            <w:tcW w:w="6840" w:type="dxa"/>
            <w:tcBorders>
              <w:top w:val="single" w:sz="4" w:space="0" w:color="000000"/>
              <w:left w:val="single" w:sz="4" w:space="0" w:color="000000"/>
              <w:bottom w:val="single" w:sz="4" w:space="0" w:color="000000"/>
              <w:right w:val="single" w:sz="4" w:space="0" w:color="000000"/>
            </w:tcBorders>
          </w:tcPr>
          <w:p w14:paraId="18FA09C4" w14:textId="071EC4B6" w:rsidR="001A433C" w:rsidRDefault="001A433C" w:rsidP="001A433C">
            <w:pPr>
              <w:rPr>
                <w:sz w:val="20"/>
              </w:rPr>
            </w:pPr>
            <w:r>
              <w:rPr>
                <w:sz w:val="20"/>
              </w:rPr>
              <w:t>Program</w:t>
            </w:r>
            <w:r>
              <w:rPr>
                <w:spacing w:val="-8"/>
                <w:sz w:val="20"/>
              </w:rPr>
              <w:t xml:space="preserve"> </w:t>
            </w:r>
            <w:r>
              <w:rPr>
                <w:sz w:val="20"/>
              </w:rPr>
              <w:t>Management</w:t>
            </w:r>
            <w:r>
              <w:rPr>
                <w:spacing w:val="-6"/>
                <w:sz w:val="20"/>
              </w:rPr>
              <w:t xml:space="preserve"> </w:t>
            </w:r>
            <w:r>
              <w:rPr>
                <w:spacing w:val="-2"/>
                <w:sz w:val="20"/>
              </w:rPr>
              <w:t>Office</w:t>
            </w:r>
          </w:p>
        </w:tc>
      </w:tr>
      <w:tr w:rsidR="001A433C" w:rsidRPr="00BE26B6" w14:paraId="26AE6294"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7DBF720" w14:textId="31B03A4B" w:rsidR="001A433C" w:rsidRDefault="001A433C" w:rsidP="001A433C">
            <w:pPr>
              <w:rPr>
                <w:spacing w:val="-5"/>
                <w:sz w:val="20"/>
              </w:rPr>
            </w:pPr>
            <w:r>
              <w:rPr>
                <w:spacing w:val="-5"/>
                <w:sz w:val="20"/>
              </w:rPr>
              <w:t>PMP</w:t>
            </w:r>
          </w:p>
        </w:tc>
        <w:tc>
          <w:tcPr>
            <w:tcW w:w="6840" w:type="dxa"/>
            <w:tcBorders>
              <w:top w:val="single" w:sz="4" w:space="0" w:color="000000"/>
              <w:left w:val="single" w:sz="4" w:space="0" w:color="000000"/>
              <w:bottom w:val="single" w:sz="4" w:space="0" w:color="000000"/>
              <w:right w:val="single" w:sz="4" w:space="0" w:color="000000"/>
            </w:tcBorders>
          </w:tcPr>
          <w:p w14:paraId="5CA4506E" w14:textId="426D2799" w:rsidR="001A433C" w:rsidRDefault="001A433C" w:rsidP="001A433C">
            <w:pPr>
              <w:rPr>
                <w:sz w:val="20"/>
              </w:rPr>
            </w:pPr>
            <w:r>
              <w:rPr>
                <w:sz w:val="20"/>
              </w:rPr>
              <w:t>Project</w:t>
            </w:r>
            <w:r>
              <w:rPr>
                <w:spacing w:val="-7"/>
                <w:sz w:val="20"/>
              </w:rPr>
              <w:t xml:space="preserve"> </w:t>
            </w:r>
            <w:r>
              <w:rPr>
                <w:sz w:val="20"/>
              </w:rPr>
              <w:t>Management</w:t>
            </w:r>
            <w:r>
              <w:rPr>
                <w:spacing w:val="-6"/>
                <w:sz w:val="20"/>
              </w:rPr>
              <w:t xml:space="preserve"> </w:t>
            </w:r>
            <w:r>
              <w:rPr>
                <w:spacing w:val="-2"/>
                <w:sz w:val="20"/>
              </w:rPr>
              <w:t>Professional</w:t>
            </w:r>
          </w:p>
        </w:tc>
      </w:tr>
      <w:tr w:rsidR="001A433C" w:rsidRPr="00BE26B6" w14:paraId="54BB82D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D42E7E2" w14:textId="50B92543" w:rsidR="001A433C" w:rsidRDefault="001A433C" w:rsidP="001A433C">
            <w:pPr>
              <w:rPr>
                <w:spacing w:val="-5"/>
                <w:sz w:val="20"/>
              </w:rPr>
            </w:pPr>
            <w:r>
              <w:rPr>
                <w:spacing w:val="-5"/>
                <w:sz w:val="20"/>
              </w:rPr>
              <w:t>POC</w:t>
            </w:r>
          </w:p>
        </w:tc>
        <w:tc>
          <w:tcPr>
            <w:tcW w:w="6840" w:type="dxa"/>
            <w:tcBorders>
              <w:top w:val="single" w:sz="4" w:space="0" w:color="000000"/>
              <w:left w:val="single" w:sz="4" w:space="0" w:color="000000"/>
              <w:bottom w:val="single" w:sz="4" w:space="0" w:color="000000"/>
              <w:right w:val="single" w:sz="4" w:space="0" w:color="000000"/>
            </w:tcBorders>
          </w:tcPr>
          <w:p w14:paraId="1AC6B932" w14:textId="7094FC3C" w:rsidR="001A433C" w:rsidRDefault="001A433C" w:rsidP="001A433C">
            <w:pPr>
              <w:rPr>
                <w:sz w:val="20"/>
              </w:rPr>
            </w:pPr>
            <w:r>
              <w:rPr>
                <w:sz w:val="20"/>
              </w:rPr>
              <w:t>Point</w:t>
            </w:r>
            <w:r>
              <w:rPr>
                <w:spacing w:val="-3"/>
                <w:sz w:val="20"/>
              </w:rPr>
              <w:t xml:space="preserve"> </w:t>
            </w:r>
            <w:r>
              <w:rPr>
                <w:sz w:val="20"/>
              </w:rPr>
              <w:t>of</w:t>
            </w:r>
            <w:r>
              <w:rPr>
                <w:spacing w:val="-1"/>
                <w:sz w:val="20"/>
              </w:rPr>
              <w:t xml:space="preserve"> </w:t>
            </w:r>
            <w:r>
              <w:rPr>
                <w:spacing w:val="-2"/>
                <w:sz w:val="20"/>
              </w:rPr>
              <w:t>Contact</w:t>
            </w:r>
          </w:p>
        </w:tc>
      </w:tr>
      <w:tr w:rsidR="001A433C" w:rsidRPr="00BE26B6" w14:paraId="2BE4AFA8"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0748290C" w14:textId="69D76942" w:rsidR="001A433C" w:rsidRDefault="001A433C" w:rsidP="001A433C">
            <w:pPr>
              <w:rPr>
                <w:spacing w:val="-5"/>
                <w:sz w:val="20"/>
              </w:rPr>
            </w:pPr>
            <w:r>
              <w:rPr>
                <w:spacing w:val="-5"/>
                <w:sz w:val="20"/>
              </w:rPr>
              <w:t>PWS</w:t>
            </w:r>
          </w:p>
        </w:tc>
        <w:tc>
          <w:tcPr>
            <w:tcW w:w="6840" w:type="dxa"/>
            <w:tcBorders>
              <w:top w:val="single" w:sz="4" w:space="0" w:color="000000"/>
              <w:left w:val="single" w:sz="4" w:space="0" w:color="000000"/>
              <w:bottom w:val="single" w:sz="4" w:space="0" w:color="000000"/>
              <w:right w:val="single" w:sz="4" w:space="0" w:color="000000"/>
            </w:tcBorders>
          </w:tcPr>
          <w:p w14:paraId="765B6954" w14:textId="1E9D79F8" w:rsidR="001A433C" w:rsidRDefault="001A433C" w:rsidP="001A433C">
            <w:pPr>
              <w:rPr>
                <w:sz w:val="20"/>
              </w:rPr>
            </w:pPr>
            <w:r>
              <w:rPr>
                <w:sz w:val="20"/>
              </w:rPr>
              <w:t>Performance</w:t>
            </w:r>
            <w:r>
              <w:rPr>
                <w:spacing w:val="-5"/>
                <w:sz w:val="20"/>
              </w:rPr>
              <w:t xml:space="preserve"> </w:t>
            </w:r>
            <w:r>
              <w:rPr>
                <w:sz w:val="20"/>
              </w:rPr>
              <w:t>Work</w:t>
            </w:r>
            <w:r>
              <w:rPr>
                <w:spacing w:val="-4"/>
                <w:sz w:val="20"/>
              </w:rPr>
              <w:t xml:space="preserve"> </w:t>
            </w:r>
            <w:r>
              <w:rPr>
                <w:spacing w:val="-2"/>
                <w:sz w:val="20"/>
              </w:rPr>
              <w:t>Statement</w:t>
            </w:r>
          </w:p>
        </w:tc>
      </w:tr>
      <w:tr w:rsidR="001A433C" w:rsidRPr="00BE26B6" w14:paraId="55383017"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75C9EA8" w14:textId="571EB455" w:rsidR="001A433C" w:rsidRDefault="001A433C" w:rsidP="001A433C">
            <w:pPr>
              <w:rPr>
                <w:spacing w:val="-5"/>
                <w:sz w:val="20"/>
              </w:rPr>
            </w:pPr>
            <w:r>
              <w:rPr>
                <w:spacing w:val="-5"/>
                <w:sz w:val="20"/>
              </w:rPr>
              <w:t>QC</w:t>
            </w:r>
          </w:p>
        </w:tc>
        <w:tc>
          <w:tcPr>
            <w:tcW w:w="6840" w:type="dxa"/>
            <w:tcBorders>
              <w:top w:val="single" w:sz="4" w:space="0" w:color="000000"/>
              <w:left w:val="single" w:sz="4" w:space="0" w:color="000000"/>
              <w:bottom w:val="single" w:sz="4" w:space="0" w:color="000000"/>
              <w:right w:val="single" w:sz="4" w:space="0" w:color="000000"/>
            </w:tcBorders>
          </w:tcPr>
          <w:p w14:paraId="773F5F4E" w14:textId="1A5CCF6D" w:rsidR="001A433C" w:rsidRDefault="001A433C" w:rsidP="001A433C">
            <w:pPr>
              <w:rPr>
                <w:sz w:val="20"/>
              </w:rPr>
            </w:pPr>
            <w:r>
              <w:rPr>
                <w:sz w:val="20"/>
              </w:rPr>
              <w:t>Quality</w:t>
            </w:r>
            <w:r>
              <w:rPr>
                <w:spacing w:val="-7"/>
                <w:sz w:val="20"/>
              </w:rPr>
              <w:t xml:space="preserve"> </w:t>
            </w:r>
            <w:r>
              <w:rPr>
                <w:spacing w:val="-2"/>
                <w:sz w:val="20"/>
              </w:rPr>
              <w:t>Control</w:t>
            </w:r>
          </w:p>
        </w:tc>
      </w:tr>
      <w:tr w:rsidR="001A433C" w:rsidRPr="00BE26B6" w14:paraId="1E49D570"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1D80DDC" w14:textId="4FF8FCD1" w:rsidR="001A433C" w:rsidRDefault="001A433C" w:rsidP="001A433C">
            <w:pPr>
              <w:rPr>
                <w:spacing w:val="-5"/>
                <w:sz w:val="20"/>
              </w:rPr>
            </w:pPr>
            <w:r>
              <w:rPr>
                <w:spacing w:val="-5"/>
                <w:sz w:val="20"/>
              </w:rPr>
              <w:t>QCP</w:t>
            </w:r>
          </w:p>
        </w:tc>
        <w:tc>
          <w:tcPr>
            <w:tcW w:w="6840" w:type="dxa"/>
            <w:tcBorders>
              <w:top w:val="single" w:sz="4" w:space="0" w:color="000000"/>
              <w:left w:val="single" w:sz="4" w:space="0" w:color="000000"/>
              <w:bottom w:val="single" w:sz="4" w:space="0" w:color="000000"/>
              <w:right w:val="single" w:sz="4" w:space="0" w:color="000000"/>
            </w:tcBorders>
          </w:tcPr>
          <w:p w14:paraId="48988597" w14:textId="758E4224" w:rsidR="001A433C" w:rsidRDefault="001A433C" w:rsidP="001A433C">
            <w:pPr>
              <w:rPr>
                <w:sz w:val="20"/>
              </w:rPr>
            </w:pPr>
            <w:r>
              <w:rPr>
                <w:sz w:val="20"/>
              </w:rPr>
              <w:t>Quality</w:t>
            </w:r>
            <w:r>
              <w:rPr>
                <w:spacing w:val="-7"/>
                <w:sz w:val="20"/>
              </w:rPr>
              <w:t xml:space="preserve"> </w:t>
            </w:r>
            <w:r>
              <w:rPr>
                <w:sz w:val="20"/>
              </w:rPr>
              <w:t>Control</w:t>
            </w:r>
            <w:r>
              <w:rPr>
                <w:spacing w:val="-5"/>
                <w:sz w:val="20"/>
              </w:rPr>
              <w:t xml:space="preserve"> </w:t>
            </w:r>
            <w:r>
              <w:rPr>
                <w:spacing w:val="-4"/>
                <w:sz w:val="20"/>
              </w:rPr>
              <w:t>Plan</w:t>
            </w:r>
          </w:p>
        </w:tc>
      </w:tr>
      <w:tr w:rsidR="001A433C" w:rsidRPr="00BE26B6" w14:paraId="022E3AB6"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7D38006F" w14:textId="1E07B2E6" w:rsidR="001A433C" w:rsidRDefault="001A433C" w:rsidP="001A433C">
            <w:pPr>
              <w:rPr>
                <w:spacing w:val="-5"/>
                <w:sz w:val="20"/>
              </w:rPr>
            </w:pPr>
            <w:r>
              <w:rPr>
                <w:spacing w:val="-5"/>
                <w:sz w:val="20"/>
              </w:rPr>
              <w:t>RFP</w:t>
            </w:r>
          </w:p>
        </w:tc>
        <w:tc>
          <w:tcPr>
            <w:tcW w:w="6840" w:type="dxa"/>
            <w:tcBorders>
              <w:top w:val="single" w:sz="4" w:space="0" w:color="000000"/>
              <w:left w:val="single" w:sz="4" w:space="0" w:color="000000"/>
              <w:bottom w:val="single" w:sz="4" w:space="0" w:color="000000"/>
              <w:right w:val="single" w:sz="4" w:space="0" w:color="000000"/>
            </w:tcBorders>
          </w:tcPr>
          <w:p w14:paraId="687596FC" w14:textId="6D8C4C19" w:rsidR="001A433C" w:rsidRDefault="001A433C" w:rsidP="001A433C">
            <w:pPr>
              <w:rPr>
                <w:sz w:val="20"/>
              </w:rPr>
            </w:pPr>
            <w:r>
              <w:rPr>
                <w:sz w:val="20"/>
              </w:rPr>
              <w:t>Request</w:t>
            </w:r>
            <w:r>
              <w:rPr>
                <w:spacing w:val="-4"/>
                <w:sz w:val="20"/>
              </w:rPr>
              <w:t xml:space="preserve"> </w:t>
            </w:r>
            <w:r>
              <w:rPr>
                <w:sz w:val="20"/>
              </w:rPr>
              <w:t>for</w:t>
            </w:r>
            <w:r>
              <w:rPr>
                <w:spacing w:val="-3"/>
                <w:sz w:val="20"/>
              </w:rPr>
              <w:t xml:space="preserve"> </w:t>
            </w:r>
            <w:r>
              <w:rPr>
                <w:spacing w:val="-2"/>
                <w:sz w:val="20"/>
              </w:rPr>
              <w:t>Proposal</w:t>
            </w:r>
          </w:p>
        </w:tc>
      </w:tr>
      <w:tr w:rsidR="001A433C" w:rsidRPr="00BE26B6" w14:paraId="73DC560F"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7FAD284A" w14:textId="2866D448" w:rsidR="001A433C" w:rsidRDefault="001A433C" w:rsidP="001A433C">
            <w:pPr>
              <w:rPr>
                <w:spacing w:val="-5"/>
                <w:sz w:val="20"/>
              </w:rPr>
            </w:pPr>
            <w:r>
              <w:rPr>
                <w:spacing w:val="-5"/>
                <w:sz w:val="20"/>
              </w:rPr>
              <w:t>RMF</w:t>
            </w:r>
          </w:p>
        </w:tc>
        <w:tc>
          <w:tcPr>
            <w:tcW w:w="6840" w:type="dxa"/>
            <w:tcBorders>
              <w:top w:val="single" w:sz="4" w:space="0" w:color="000000"/>
              <w:left w:val="single" w:sz="4" w:space="0" w:color="000000"/>
              <w:bottom w:val="single" w:sz="4" w:space="0" w:color="000000"/>
              <w:right w:val="single" w:sz="4" w:space="0" w:color="000000"/>
            </w:tcBorders>
          </w:tcPr>
          <w:p w14:paraId="30EFA010" w14:textId="3A504003" w:rsidR="001A433C" w:rsidRDefault="001A433C" w:rsidP="001A433C">
            <w:pPr>
              <w:rPr>
                <w:sz w:val="20"/>
              </w:rPr>
            </w:pPr>
            <w:r>
              <w:rPr>
                <w:sz w:val="20"/>
              </w:rPr>
              <w:t>Risk</w:t>
            </w:r>
            <w:r>
              <w:rPr>
                <w:spacing w:val="-5"/>
                <w:sz w:val="20"/>
              </w:rPr>
              <w:t xml:space="preserve"> </w:t>
            </w:r>
            <w:r>
              <w:rPr>
                <w:sz w:val="20"/>
              </w:rPr>
              <w:t>Management</w:t>
            </w:r>
            <w:r>
              <w:rPr>
                <w:spacing w:val="-5"/>
                <w:sz w:val="20"/>
              </w:rPr>
              <w:t xml:space="preserve"> </w:t>
            </w:r>
            <w:r>
              <w:rPr>
                <w:spacing w:val="-2"/>
                <w:sz w:val="20"/>
              </w:rPr>
              <w:t>Framework</w:t>
            </w:r>
          </w:p>
        </w:tc>
      </w:tr>
      <w:tr w:rsidR="001A433C" w:rsidRPr="00BE26B6" w14:paraId="349E12BC"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8B837A6" w14:textId="0BEAA6E0" w:rsidR="001A433C" w:rsidRDefault="001A433C" w:rsidP="001A433C">
            <w:pPr>
              <w:rPr>
                <w:spacing w:val="-5"/>
                <w:sz w:val="20"/>
              </w:rPr>
            </w:pPr>
            <w:r>
              <w:rPr>
                <w:spacing w:val="-5"/>
                <w:sz w:val="20"/>
              </w:rPr>
              <w:t>SCR</w:t>
            </w:r>
          </w:p>
        </w:tc>
        <w:tc>
          <w:tcPr>
            <w:tcW w:w="6840" w:type="dxa"/>
            <w:tcBorders>
              <w:top w:val="single" w:sz="4" w:space="0" w:color="000000"/>
              <w:left w:val="single" w:sz="4" w:space="0" w:color="000000"/>
              <w:bottom w:val="single" w:sz="4" w:space="0" w:color="000000"/>
              <w:right w:val="single" w:sz="4" w:space="0" w:color="000000"/>
            </w:tcBorders>
          </w:tcPr>
          <w:p w14:paraId="5E3BBBBC" w14:textId="33B48058" w:rsidR="001A433C" w:rsidRDefault="001A433C" w:rsidP="001A433C">
            <w:pPr>
              <w:rPr>
                <w:sz w:val="20"/>
              </w:rPr>
            </w:pPr>
            <w:r>
              <w:rPr>
                <w:sz w:val="20"/>
              </w:rPr>
              <w:t>Service</w:t>
            </w:r>
            <w:r>
              <w:rPr>
                <w:spacing w:val="-6"/>
                <w:sz w:val="20"/>
              </w:rPr>
              <w:t xml:space="preserve"> </w:t>
            </w:r>
            <w:r>
              <w:rPr>
                <w:sz w:val="20"/>
              </w:rPr>
              <w:t>Contract</w:t>
            </w:r>
            <w:r>
              <w:rPr>
                <w:spacing w:val="-5"/>
                <w:sz w:val="20"/>
              </w:rPr>
              <w:t xml:space="preserve"> </w:t>
            </w:r>
            <w:r>
              <w:rPr>
                <w:spacing w:val="-2"/>
                <w:sz w:val="20"/>
              </w:rPr>
              <w:t>Reporting</w:t>
            </w:r>
          </w:p>
        </w:tc>
      </w:tr>
      <w:tr w:rsidR="001A433C" w:rsidRPr="00BE26B6" w14:paraId="4A33B652"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0B5F1D61" w14:textId="44109540" w:rsidR="001A433C" w:rsidRDefault="001A433C" w:rsidP="001A433C">
            <w:pPr>
              <w:rPr>
                <w:spacing w:val="-5"/>
                <w:sz w:val="20"/>
              </w:rPr>
            </w:pPr>
            <w:r>
              <w:rPr>
                <w:spacing w:val="-5"/>
                <w:sz w:val="20"/>
              </w:rPr>
              <w:t>SG</w:t>
            </w:r>
          </w:p>
        </w:tc>
        <w:tc>
          <w:tcPr>
            <w:tcW w:w="6840" w:type="dxa"/>
            <w:tcBorders>
              <w:top w:val="single" w:sz="4" w:space="0" w:color="000000"/>
              <w:left w:val="single" w:sz="4" w:space="0" w:color="000000"/>
              <w:bottom w:val="single" w:sz="4" w:space="0" w:color="000000"/>
              <w:right w:val="single" w:sz="4" w:space="0" w:color="000000"/>
            </w:tcBorders>
          </w:tcPr>
          <w:p w14:paraId="5AF6D419" w14:textId="2EAC6DDC" w:rsidR="001A433C" w:rsidRDefault="001A433C" w:rsidP="001A433C">
            <w:pPr>
              <w:rPr>
                <w:sz w:val="20"/>
              </w:rPr>
            </w:pPr>
            <w:r>
              <w:rPr>
                <w:sz w:val="20"/>
              </w:rPr>
              <w:t>Surgeon</w:t>
            </w:r>
            <w:r>
              <w:rPr>
                <w:spacing w:val="-5"/>
                <w:sz w:val="20"/>
              </w:rPr>
              <w:t xml:space="preserve"> </w:t>
            </w:r>
            <w:r>
              <w:rPr>
                <w:spacing w:val="-2"/>
                <w:sz w:val="20"/>
              </w:rPr>
              <w:t>General</w:t>
            </w:r>
          </w:p>
        </w:tc>
      </w:tr>
      <w:tr w:rsidR="003253F4" w:rsidRPr="00BE26B6" w14:paraId="3E80663B"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5349C9F8" w14:textId="0DCF6733" w:rsidR="003253F4" w:rsidRPr="00EC15F7" w:rsidRDefault="003253F4" w:rsidP="001A433C">
            <w:pPr>
              <w:rPr>
                <w:spacing w:val="-5"/>
                <w:sz w:val="20"/>
              </w:rPr>
            </w:pPr>
            <w:r w:rsidRPr="00EC15F7">
              <w:rPr>
                <w:sz w:val="20"/>
                <w14:ligatures w14:val="standardContextual"/>
              </w:rPr>
              <w:t>SIPRNET</w:t>
            </w:r>
          </w:p>
        </w:tc>
        <w:tc>
          <w:tcPr>
            <w:tcW w:w="6840" w:type="dxa"/>
            <w:tcBorders>
              <w:top w:val="single" w:sz="4" w:space="0" w:color="000000"/>
              <w:left w:val="single" w:sz="4" w:space="0" w:color="000000"/>
              <w:bottom w:val="single" w:sz="4" w:space="0" w:color="000000"/>
              <w:right w:val="single" w:sz="4" w:space="0" w:color="000000"/>
            </w:tcBorders>
          </w:tcPr>
          <w:p w14:paraId="50D60B68" w14:textId="143FEEF9" w:rsidR="003253F4" w:rsidRDefault="0051412B" w:rsidP="001A433C">
            <w:pPr>
              <w:rPr>
                <w:sz w:val="20"/>
              </w:rPr>
            </w:pPr>
            <w:r w:rsidRPr="0051412B">
              <w:rPr>
                <w:sz w:val="20"/>
              </w:rPr>
              <w:t>Secret Internet Protocol Router Network</w:t>
            </w:r>
          </w:p>
        </w:tc>
      </w:tr>
      <w:tr w:rsidR="00E47274" w:rsidRPr="00BE26B6" w14:paraId="6A3424C5"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6059E0F2" w14:textId="55C3F069" w:rsidR="00E47274" w:rsidRDefault="00E47274" w:rsidP="00E47274">
            <w:pPr>
              <w:rPr>
                <w:spacing w:val="-5"/>
                <w:sz w:val="20"/>
              </w:rPr>
            </w:pPr>
            <w:r>
              <w:rPr>
                <w:spacing w:val="-5"/>
                <w:sz w:val="20"/>
              </w:rPr>
              <w:t>SLA</w:t>
            </w:r>
          </w:p>
        </w:tc>
        <w:tc>
          <w:tcPr>
            <w:tcW w:w="6840" w:type="dxa"/>
            <w:tcBorders>
              <w:top w:val="single" w:sz="4" w:space="0" w:color="000000"/>
              <w:left w:val="single" w:sz="4" w:space="0" w:color="000000"/>
              <w:bottom w:val="single" w:sz="4" w:space="0" w:color="000000"/>
              <w:right w:val="single" w:sz="4" w:space="0" w:color="000000"/>
            </w:tcBorders>
          </w:tcPr>
          <w:p w14:paraId="73179175" w14:textId="4954A997" w:rsidR="00E47274" w:rsidRDefault="00E47274" w:rsidP="00E47274">
            <w:pPr>
              <w:rPr>
                <w:sz w:val="20"/>
              </w:rPr>
            </w:pPr>
            <w:r>
              <w:rPr>
                <w:sz w:val="20"/>
              </w:rPr>
              <w:t>Service</w:t>
            </w:r>
            <w:r>
              <w:rPr>
                <w:spacing w:val="-4"/>
                <w:sz w:val="20"/>
              </w:rPr>
              <w:t xml:space="preserve"> </w:t>
            </w:r>
            <w:r>
              <w:rPr>
                <w:sz w:val="20"/>
              </w:rPr>
              <w:t>Level</w:t>
            </w:r>
            <w:r>
              <w:rPr>
                <w:spacing w:val="-5"/>
                <w:sz w:val="20"/>
              </w:rPr>
              <w:t xml:space="preserve"> </w:t>
            </w:r>
            <w:r>
              <w:rPr>
                <w:spacing w:val="-2"/>
                <w:sz w:val="20"/>
              </w:rPr>
              <w:t>Agreement</w:t>
            </w:r>
          </w:p>
        </w:tc>
      </w:tr>
      <w:tr w:rsidR="00E47274" w:rsidRPr="00BE26B6" w14:paraId="4C946D3C"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05D3067" w14:textId="58EAE201" w:rsidR="00E47274" w:rsidRDefault="00E47274" w:rsidP="00E47274">
            <w:pPr>
              <w:rPr>
                <w:spacing w:val="-4"/>
                <w:sz w:val="20"/>
              </w:rPr>
            </w:pPr>
            <w:r>
              <w:rPr>
                <w:spacing w:val="-2"/>
                <w:sz w:val="20"/>
              </w:rPr>
              <w:t>SORNS</w:t>
            </w:r>
          </w:p>
        </w:tc>
        <w:tc>
          <w:tcPr>
            <w:tcW w:w="6840" w:type="dxa"/>
            <w:tcBorders>
              <w:top w:val="single" w:sz="4" w:space="0" w:color="000000"/>
              <w:left w:val="single" w:sz="4" w:space="0" w:color="000000"/>
              <w:bottom w:val="single" w:sz="4" w:space="0" w:color="000000"/>
              <w:right w:val="single" w:sz="4" w:space="0" w:color="000000"/>
            </w:tcBorders>
          </w:tcPr>
          <w:p w14:paraId="5216B7C2" w14:textId="4FFAE2D7" w:rsidR="00E47274" w:rsidRDefault="00E47274" w:rsidP="00E47274">
            <w:pPr>
              <w:rPr>
                <w:sz w:val="20"/>
              </w:rPr>
            </w:pPr>
            <w:r>
              <w:rPr>
                <w:sz w:val="20"/>
              </w:rPr>
              <w:t>System</w:t>
            </w:r>
            <w:r>
              <w:rPr>
                <w:spacing w:val="-4"/>
                <w:sz w:val="20"/>
              </w:rPr>
              <w:t xml:space="preserve"> </w:t>
            </w:r>
            <w:r>
              <w:rPr>
                <w:sz w:val="20"/>
              </w:rPr>
              <w:t>of</w:t>
            </w:r>
            <w:r>
              <w:rPr>
                <w:spacing w:val="-2"/>
                <w:sz w:val="20"/>
              </w:rPr>
              <w:t xml:space="preserve"> </w:t>
            </w:r>
            <w:r>
              <w:rPr>
                <w:sz w:val="20"/>
              </w:rPr>
              <w:t>Record</w:t>
            </w:r>
            <w:r>
              <w:rPr>
                <w:spacing w:val="-3"/>
                <w:sz w:val="20"/>
              </w:rPr>
              <w:t xml:space="preserve"> </w:t>
            </w:r>
            <w:r>
              <w:rPr>
                <w:spacing w:val="-2"/>
                <w:sz w:val="20"/>
              </w:rPr>
              <w:t>Notices</w:t>
            </w:r>
          </w:p>
        </w:tc>
      </w:tr>
      <w:tr w:rsidR="00E47274" w:rsidRPr="00BE26B6" w14:paraId="603BBC9A"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3E1A4833" w14:textId="45ED35DA" w:rsidR="00E47274" w:rsidRDefault="00E47274" w:rsidP="00E47274">
            <w:pPr>
              <w:rPr>
                <w:spacing w:val="-4"/>
                <w:sz w:val="20"/>
              </w:rPr>
            </w:pPr>
            <w:r>
              <w:rPr>
                <w:spacing w:val="-5"/>
                <w:sz w:val="20"/>
              </w:rPr>
              <w:t>SOW</w:t>
            </w:r>
          </w:p>
        </w:tc>
        <w:tc>
          <w:tcPr>
            <w:tcW w:w="6840" w:type="dxa"/>
            <w:tcBorders>
              <w:top w:val="single" w:sz="4" w:space="0" w:color="000000"/>
              <w:left w:val="single" w:sz="4" w:space="0" w:color="000000"/>
              <w:bottom w:val="single" w:sz="4" w:space="0" w:color="000000"/>
              <w:right w:val="single" w:sz="4" w:space="0" w:color="000000"/>
            </w:tcBorders>
          </w:tcPr>
          <w:p w14:paraId="1150B4FB" w14:textId="66DD3BE7" w:rsidR="00E47274" w:rsidRDefault="00E47274" w:rsidP="00E47274">
            <w:pPr>
              <w:rPr>
                <w:sz w:val="20"/>
              </w:rPr>
            </w:pPr>
            <w:r>
              <w:rPr>
                <w:sz w:val="20"/>
              </w:rPr>
              <w:t>Statement</w:t>
            </w:r>
            <w:r>
              <w:rPr>
                <w:spacing w:val="-4"/>
                <w:sz w:val="20"/>
              </w:rPr>
              <w:t xml:space="preserve"> </w:t>
            </w:r>
            <w:r>
              <w:rPr>
                <w:sz w:val="20"/>
              </w:rPr>
              <w:t>of</w:t>
            </w:r>
            <w:r>
              <w:rPr>
                <w:spacing w:val="-4"/>
                <w:sz w:val="20"/>
              </w:rPr>
              <w:t xml:space="preserve"> Work</w:t>
            </w:r>
          </w:p>
        </w:tc>
      </w:tr>
      <w:tr w:rsidR="00E47274" w:rsidRPr="00BE26B6" w14:paraId="69CA6F6F"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0D600079" w14:textId="3837BED8" w:rsidR="00E47274" w:rsidRDefault="00E47274" w:rsidP="00E47274">
            <w:pPr>
              <w:rPr>
                <w:spacing w:val="-4"/>
                <w:sz w:val="20"/>
              </w:rPr>
            </w:pPr>
            <w:r>
              <w:rPr>
                <w:spacing w:val="-5"/>
                <w:sz w:val="20"/>
              </w:rPr>
              <w:t>SS</w:t>
            </w:r>
          </w:p>
        </w:tc>
        <w:tc>
          <w:tcPr>
            <w:tcW w:w="6840" w:type="dxa"/>
            <w:tcBorders>
              <w:top w:val="single" w:sz="4" w:space="0" w:color="000000"/>
              <w:left w:val="single" w:sz="4" w:space="0" w:color="000000"/>
              <w:bottom w:val="single" w:sz="4" w:space="0" w:color="000000"/>
              <w:right w:val="single" w:sz="4" w:space="0" w:color="000000"/>
            </w:tcBorders>
          </w:tcPr>
          <w:p w14:paraId="36FED8A8" w14:textId="504FF90A" w:rsidR="00E47274" w:rsidRDefault="00E47274" w:rsidP="00E47274">
            <w:pPr>
              <w:rPr>
                <w:sz w:val="20"/>
              </w:rPr>
            </w:pPr>
            <w:r>
              <w:rPr>
                <w:sz w:val="20"/>
              </w:rPr>
              <w:t>Service</w:t>
            </w:r>
            <w:r>
              <w:rPr>
                <w:spacing w:val="-4"/>
                <w:sz w:val="20"/>
              </w:rPr>
              <w:t xml:space="preserve"> </w:t>
            </w:r>
            <w:r>
              <w:rPr>
                <w:spacing w:val="-2"/>
                <w:sz w:val="20"/>
              </w:rPr>
              <w:t>Summary</w:t>
            </w:r>
          </w:p>
        </w:tc>
      </w:tr>
      <w:tr w:rsidR="00E47274" w:rsidRPr="00BE26B6" w14:paraId="1B4756CE" w14:textId="77777777" w:rsidTr="00375E8E">
        <w:trPr>
          <w:trHeight w:val="315"/>
        </w:trPr>
        <w:tc>
          <w:tcPr>
            <w:tcW w:w="1995" w:type="dxa"/>
            <w:tcBorders>
              <w:top w:val="none" w:sz="6" w:space="0" w:color="auto"/>
              <w:left w:val="single" w:sz="4" w:space="0" w:color="000000"/>
              <w:bottom w:val="single" w:sz="4" w:space="0" w:color="000000"/>
              <w:right w:val="single" w:sz="4" w:space="0" w:color="000000"/>
            </w:tcBorders>
          </w:tcPr>
          <w:p w14:paraId="78A4642F" w14:textId="454F01A6" w:rsidR="00E47274" w:rsidRDefault="00E47274" w:rsidP="00E47274">
            <w:pPr>
              <w:rPr>
                <w:spacing w:val="-4"/>
                <w:sz w:val="20"/>
              </w:rPr>
            </w:pPr>
            <w:r>
              <w:rPr>
                <w:spacing w:val="-5"/>
                <w:sz w:val="20"/>
              </w:rPr>
              <w:t>TDY</w:t>
            </w:r>
          </w:p>
        </w:tc>
        <w:tc>
          <w:tcPr>
            <w:tcW w:w="6840" w:type="dxa"/>
            <w:tcBorders>
              <w:top w:val="none" w:sz="6" w:space="0" w:color="auto"/>
              <w:left w:val="single" w:sz="4" w:space="0" w:color="000000"/>
              <w:bottom w:val="single" w:sz="4" w:space="0" w:color="000000"/>
              <w:right w:val="single" w:sz="4" w:space="0" w:color="000000"/>
            </w:tcBorders>
          </w:tcPr>
          <w:p w14:paraId="55A44DBE" w14:textId="2711D298" w:rsidR="00E47274" w:rsidRDefault="00E47274" w:rsidP="00E47274">
            <w:pPr>
              <w:rPr>
                <w:sz w:val="20"/>
              </w:rPr>
            </w:pPr>
            <w:r>
              <w:rPr>
                <w:sz w:val="20"/>
              </w:rPr>
              <w:t>Temporary</w:t>
            </w:r>
            <w:r>
              <w:rPr>
                <w:spacing w:val="-7"/>
                <w:sz w:val="20"/>
              </w:rPr>
              <w:t xml:space="preserve"> </w:t>
            </w:r>
            <w:r>
              <w:rPr>
                <w:spacing w:val="-4"/>
                <w:sz w:val="20"/>
              </w:rPr>
              <w:t>Duty</w:t>
            </w:r>
          </w:p>
        </w:tc>
      </w:tr>
      <w:tr w:rsidR="00E47274" w:rsidRPr="00BE26B6" w14:paraId="0CF7AC7A"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45B6E0D7" w14:textId="10C2C59F" w:rsidR="00E47274" w:rsidRDefault="00E47274" w:rsidP="00E47274">
            <w:pPr>
              <w:rPr>
                <w:spacing w:val="-4"/>
                <w:sz w:val="20"/>
              </w:rPr>
            </w:pPr>
            <w:r>
              <w:rPr>
                <w:spacing w:val="-4"/>
                <w:sz w:val="20"/>
              </w:rPr>
              <w:t>VGSA</w:t>
            </w:r>
          </w:p>
        </w:tc>
        <w:tc>
          <w:tcPr>
            <w:tcW w:w="6840" w:type="dxa"/>
            <w:tcBorders>
              <w:top w:val="single" w:sz="4" w:space="0" w:color="000000"/>
              <w:left w:val="single" w:sz="4" w:space="0" w:color="000000"/>
              <w:bottom w:val="single" w:sz="4" w:space="0" w:color="000000"/>
              <w:right w:val="single" w:sz="4" w:space="0" w:color="000000"/>
            </w:tcBorders>
          </w:tcPr>
          <w:p w14:paraId="13DC7EC3" w14:textId="42A6BEDD" w:rsidR="00E47274" w:rsidRDefault="00E47274" w:rsidP="00E47274">
            <w:pPr>
              <w:rPr>
                <w:sz w:val="20"/>
              </w:rPr>
            </w:pPr>
            <w:r>
              <w:rPr>
                <w:sz w:val="20"/>
              </w:rPr>
              <w:t>Visitor</w:t>
            </w:r>
            <w:r>
              <w:rPr>
                <w:spacing w:val="-5"/>
                <w:sz w:val="20"/>
              </w:rPr>
              <w:t xml:space="preserve"> </w:t>
            </w:r>
            <w:r>
              <w:rPr>
                <w:sz w:val="20"/>
              </w:rPr>
              <w:t>Group</w:t>
            </w:r>
            <w:r>
              <w:rPr>
                <w:spacing w:val="-5"/>
                <w:sz w:val="20"/>
              </w:rPr>
              <w:t xml:space="preserve"> </w:t>
            </w:r>
            <w:r>
              <w:rPr>
                <w:sz w:val="20"/>
              </w:rPr>
              <w:t>Security</w:t>
            </w:r>
            <w:r>
              <w:rPr>
                <w:spacing w:val="-4"/>
                <w:sz w:val="20"/>
              </w:rPr>
              <w:t xml:space="preserve"> </w:t>
            </w:r>
            <w:r>
              <w:rPr>
                <w:spacing w:val="-2"/>
                <w:sz w:val="20"/>
              </w:rPr>
              <w:t>Agreement</w:t>
            </w:r>
          </w:p>
        </w:tc>
      </w:tr>
      <w:tr w:rsidR="00E47274" w:rsidRPr="00BE26B6" w14:paraId="253D82DC"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75241D01" w14:textId="565D7B52" w:rsidR="00E47274" w:rsidRDefault="00E47274" w:rsidP="00E47274">
            <w:pPr>
              <w:rPr>
                <w:spacing w:val="-4"/>
                <w:sz w:val="20"/>
              </w:rPr>
            </w:pPr>
            <w:r>
              <w:rPr>
                <w:spacing w:val="-5"/>
                <w:sz w:val="20"/>
              </w:rPr>
              <w:t>VPN</w:t>
            </w:r>
          </w:p>
        </w:tc>
        <w:tc>
          <w:tcPr>
            <w:tcW w:w="6840" w:type="dxa"/>
            <w:tcBorders>
              <w:top w:val="single" w:sz="4" w:space="0" w:color="000000"/>
              <w:left w:val="single" w:sz="4" w:space="0" w:color="000000"/>
              <w:bottom w:val="single" w:sz="4" w:space="0" w:color="000000"/>
              <w:right w:val="single" w:sz="4" w:space="0" w:color="000000"/>
            </w:tcBorders>
          </w:tcPr>
          <w:p w14:paraId="05799B0A" w14:textId="001ED3C8" w:rsidR="00E47274" w:rsidRDefault="00E47274" w:rsidP="00E47274">
            <w:pPr>
              <w:rPr>
                <w:sz w:val="20"/>
              </w:rPr>
            </w:pPr>
            <w:r>
              <w:rPr>
                <w:sz w:val="20"/>
              </w:rPr>
              <w:t>Virtual</w:t>
            </w:r>
            <w:r>
              <w:rPr>
                <w:spacing w:val="-5"/>
                <w:sz w:val="20"/>
              </w:rPr>
              <w:t xml:space="preserve"> </w:t>
            </w:r>
            <w:r>
              <w:rPr>
                <w:sz w:val="20"/>
              </w:rPr>
              <w:t>Private</w:t>
            </w:r>
            <w:r>
              <w:rPr>
                <w:spacing w:val="-4"/>
                <w:sz w:val="20"/>
              </w:rPr>
              <w:t xml:space="preserve"> </w:t>
            </w:r>
            <w:r>
              <w:rPr>
                <w:spacing w:val="-2"/>
                <w:sz w:val="20"/>
              </w:rPr>
              <w:t>Network</w:t>
            </w:r>
          </w:p>
        </w:tc>
      </w:tr>
      <w:tr w:rsidR="00D93A71" w:rsidRPr="00BE26B6" w14:paraId="1F4D08E6" w14:textId="77777777" w:rsidTr="000D5DA6">
        <w:trPr>
          <w:trHeight w:val="315"/>
        </w:trPr>
        <w:tc>
          <w:tcPr>
            <w:tcW w:w="1995" w:type="dxa"/>
            <w:tcBorders>
              <w:top w:val="single" w:sz="4" w:space="0" w:color="000000"/>
              <w:left w:val="single" w:sz="4" w:space="0" w:color="000000"/>
              <w:bottom w:val="single" w:sz="4" w:space="0" w:color="000000"/>
              <w:right w:val="single" w:sz="4" w:space="0" w:color="000000"/>
            </w:tcBorders>
          </w:tcPr>
          <w:p w14:paraId="2D808BB0" w14:textId="427A56C9" w:rsidR="00D93A71" w:rsidRDefault="00D93A71" w:rsidP="00E47274">
            <w:pPr>
              <w:rPr>
                <w:spacing w:val="-5"/>
                <w:sz w:val="20"/>
              </w:rPr>
            </w:pPr>
            <w:r>
              <w:rPr>
                <w:spacing w:val="-5"/>
                <w:sz w:val="20"/>
              </w:rPr>
              <w:t>W</w:t>
            </w:r>
            <w:r w:rsidR="003C7A7E">
              <w:rPr>
                <w:spacing w:val="-5"/>
                <w:sz w:val="20"/>
              </w:rPr>
              <w:t>RM</w:t>
            </w:r>
          </w:p>
        </w:tc>
        <w:tc>
          <w:tcPr>
            <w:tcW w:w="6840" w:type="dxa"/>
            <w:tcBorders>
              <w:top w:val="single" w:sz="4" w:space="0" w:color="000000"/>
              <w:left w:val="single" w:sz="4" w:space="0" w:color="000000"/>
              <w:bottom w:val="single" w:sz="4" w:space="0" w:color="000000"/>
              <w:right w:val="single" w:sz="4" w:space="0" w:color="000000"/>
            </w:tcBorders>
          </w:tcPr>
          <w:p w14:paraId="377BB149" w14:textId="4BEE3DFD" w:rsidR="00D93A71" w:rsidRDefault="00D93A71" w:rsidP="00E47274">
            <w:pPr>
              <w:rPr>
                <w:sz w:val="20"/>
              </w:rPr>
            </w:pPr>
            <w:r w:rsidRPr="00D93A71">
              <w:rPr>
                <w:sz w:val="20"/>
              </w:rPr>
              <w:t>War Reserve Materiel</w:t>
            </w:r>
          </w:p>
        </w:tc>
      </w:tr>
    </w:tbl>
    <w:p w14:paraId="6E1831B3" w14:textId="77777777" w:rsidR="004652B5" w:rsidRDefault="004652B5" w:rsidP="004652B5">
      <w:pPr>
        <w:rPr>
          <w:color w:val="7030A0"/>
        </w:rPr>
      </w:pPr>
    </w:p>
    <w:p w14:paraId="54E11D2A" w14:textId="77777777" w:rsidR="00204594" w:rsidRDefault="00204594" w:rsidP="004652B5">
      <w:pPr>
        <w:rPr>
          <w:color w:val="7030A0"/>
        </w:rPr>
      </w:pPr>
    </w:p>
    <w:p w14:paraId="31126E5D" w14:textId="77777777" w:rsidR="00204594" w:rsidRDefault="00204594" w:rsidP="004652B5">
      <w:pPr>
        <w:rPr>
          <w:color w:val="7030A0"/>
        </w:rPr>
      </w:pPr>
    </w:p>
    <w:p w14:paraId="2DE403A5" w14:textId="77777777" w:rsidR="00204594" w:rsidRDefault="00204594" w:rsidP="004652B5">
      <w:pPr>
        <w:rPr>
          <w:color w:val="7030A0"/>
        </w:rPr>
      </w:pPr>
    </w:p>
    <w:p w14:paraId="62431CDC" w14:textId="77777777" w:rsidR="00204594" w:rsidRDefault="00204594" w:rsidP="004652B5">
      <w:pPr>
        <w:rPr>
          <w:color w:val="7030A0"/>
        </w:rPr>
      </w:pPr>
    </w:p>
    <w:p w14:paraId="49E398E2" w14:textId="77777777" w:rsidR="00204594" w:rsidRDefault="00204594" w:rsidP="004652B5">
      <w:pPr>
        <w:rPr>
          <w:color w:val="7030A0"/>
        </w:rPr>
      </w:pPr>
    </w:p>
    <w:p w14:paraId="0AB9DDFE" w14:textId="76FF6D44" w:rsidR="00F1569C" w:rsidRDefault="00F1569C">
      <w:pPr>
        <w:rPr>
          <w:color w:val="7030A0"/>
        </w:rPr>
      </w:pPr>
    </w:p>
    <w:sectPr w:rsidR="00F1569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A0D8" w14:textId="77777777" w:rsidR="00486DDC" w:rsidRDefault="00486DDC" w:rsidP="00417500">
      <w:r>
        <w:separator/>
      </w:r>
    </w:p>
    <w:p w14:paraId="1EFF389E" w14:textId="77777777" w:rsidR="00486DDC" w:rsidRDefault="00486DDC"/>
  </w:endnote>
  <w:endnote w:type="continuationSeparator" w:id="0">
    <w:p w14:paraId="681B3E26" w14:textId="77777777" w:rsidR="00486DDC" w:rsidRDefault="00486DDC" w:rsidP="00417500">
      <w:r>
        <w:continuationSeparator/>
      </w:r>
    </w:p>
    <w:p w14:paraId="782C275F" w14:textId="77777777" w:rsidR="00486DDC" w:rsidRDefault="00486D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BCE9" w14:textId="77777777" w:rsidR="006B289F" w:rsidRDefault="006B28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725267"/>
      <w:docPartObj>
        <w:docPartGallery w:val="Page Numbers (Bottom of Page)"/>
        <w:docPartUnique/>
      </w:docPartObj>
    </w:sdtPr>
    <w:sdtEndPr>
      <w:rPr>
        <w:noProof/>
      </w:rPr>
    </w:sdtEndPr>
    <w:sdtContent>
      <w:p w14:paraId="0FD4FD25" w14:textId="6EAE0906" w:rsidR="009D0FE4" w:rsidRDefault="009D0FE4">
        <w:pPr>
          <w:pStyle w:val="Footer"/>
          <w:jc w:val="center"/>
        </w:pPr>
        <w:r>
          <w:fldChar w:fldCharType="begin"/>
        </w:r>
        <w:r>
          <w:instrText xml:space="preserve"> PAGE   \* MERGEFORMAT </w:instrText>
        </w:r>
        <w:r>
          <w:fldChar w:fldCharType="separate"/>
        </w:r>
        <w:r w:rsidR="001A1566">
          <w:rPr>
            <w:noProof/>
          </w:rPr>
          <w:t>3</w:t>
        </w:r>
        <w:r>
          <w:rPr>
            <w:noProof/>
          </w:rPr>
          <w:fldChar w:fldCharType="end"/>
        </w:r>
      </w:p>
    </w:sdtContent>
  </w:sdt>
  <w:p w14:paraId="5C71F136" w14:textId="77777777" w:rsidR="009D0FE4" w:rsidRDefault="009D0FE4">
    <w:pPr>
      <w:pStyle w:val="Footer"/>
    </w:pPr>
  </w:p>
  <w:p w14:paraId="62199465" w14:textId="77777777" w:rsidR="009D0FE4" w:rsidRDefault="009D0FE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CDD2" w14:textId="77777777" w:rsidR="006B289F" w:rsidRDefault="006B2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B6B8" w14:textId="77777777" w:rsidR="00486DDC" w:rsidRDefault="00486DDC" w:rsidP="00417500">
      <w:r>
        <w:separator/>
      </w:r>
    </w:p>
    <w:p w14:paraId="7B6C7E64" w14:textId="77777777" w:rsidR="00486DDC" w:rsidRDefault="00486DDC"/>
  </w:footnote>
  <w:footnote w:type="continuationSeparator" w:id="0">
    <w:p w14:paraId="1EE5CD5C" w14:textId="77777777" w:rsidR="00486DDC" w:rsidRDefault="00486DDC" w:rsidP="00417500">
      <w:r>
        <w:continuationSeparator/>
      </w:r>
    </w:p>
    <w:p w14:paraId="71040781" w14:textId="77777777" w:rsidR="00486DDC" w:rsidRDefault="00486D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AC3C" w14:textId="20A8A5FF" w:rsidR="006B289F" w:rsidRDefault="006B289F">
    <w:pPr>
      <w:pStyle w:val="Header"/>
    </w:pPr>
    <w:r>
      <w:rPr>
        <w:noProof/>
      </w:rPr>
      <w:pict w14:anchorId="67AADB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77704" o:spid="_x0000_s1026" type="#_x0000_t136" style="position:absolute;margin-left:0;margin-top:0;width:471.3pt;height:188.5pt;rotation:315;z-index:-251655168;mso-position-horizontal:center;mso-position-horizontal-relative:margin;mso-position-vertical:center;mso-position-vertical-relative:margin" o:allowincell="f" fillcolor="#a5a5a5 [3206]"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7AAC" w14:textId="51D82DB5" w:rsidR="009D0FE4" w:rsidRPr="00417500" w:rsidRDefault="006B289F">
    <w:pPr>
      <w:pStyle w:val="Header"/>
      <w:rPr>
        <w:color w:val="FF0000"/>
      </w:rPr>
    </w:pPr>
    <w:r>
      <w:rPr>
        <w:noProof/>
      </w:rPr>
      <w:pict w14:anchorId="35C140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77705" o:spid="_x0000_s1027" type="#_x0000_t136" style="position:absolute;margin-left:0;margin-top:0;width:471.3pt;height:188.5pt;rotation:315;z-index:-251653120;mso-position-horizontal:center;mso-position-horizontal-relative:margin;mso-position-vertical:center;mso-position-vertical-relative:margin" o:allowincell="f" fillcolor="#a5a5a5 [3206]" stroked="f">
          <v:fill opacity=".5"/>
          <v:textpath style="font-family:&quot;Times New Roman&quot;;font-size:1pt" string="Draft"/>
        </v:shape>
      </w:pict>
    </w:r>
    <w:r w:rsidR="009D0FE4" w:rsidRPr="00417500">
      <w:rPr>
        <w:color w:val="FF0000"/>
      </w:rPr>
      <w:tab/>
    </w:r>
    <w:r w:rsidR="009D0FE4" w:rsidRPr="00417500">
      <w:rPr>
        <w:color w:val="FF0000"/>
      </w:rPr>
      <w:tab/>
      <w:t>Solicitation Number / Contract Number TBD</w:t>
    </w:r>
  </w:p>
  <w:p w14:paraId="16933FD8" w14:textId="77777777" w:rsidR="009D0FE4" w:rsidRPr="00417500" w:rsidRDefault="009D0FE4">
    <w:pPr>
      <w:pStyle w:val="Header"/>
      <w:rPr>
        <w:color w:val="FF0000"/>
      </w:rPr>
    </w:pPr>
    <w:r w:rsidRPr="00417500">
      <w:rPr>
        <w:color w:val="FF0000"/>
      </w:rPr>
      <w:tab/>
    </w:r>
    <w:r w:rsidRPr="00417500">
      <w:rPr>
        <w:color w:val="FF0000"/>
      </w:rPr>
      <w:tab/>
      <w:t>Insert Date, Mod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71B1" w14:textId="168C632D" w:rsidR="006B289F" w:rsidRDefault="006B289F">
    <w:pPr>
      <w:pStyle w:val="Header"/>
    </w:pPr>
    <w:r>
      <w:rPr>
        <w:noProof/>
      </w:rPr>
      <w:pict w14:anchorId="34756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77703" o:spid="_x0000_s1025" type="#_x0000_t136" style="position:absolute;margin-left:0;margin-top:0;width:471.3pt;height:188.5pt;rotation:315;z-index:-251657216;mso-position-horizontal:center;mso-position-horizontal-relative:margin;mso-position-vertical:center;mso-position-vertical-relative:margin" o:allowincell="f" fillcolor="#a5a5a5 [3206]"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95C"/>
    <w:multiLevelType w:val="multilevel"/>
    <w:tmpl w:val="DE68E392"/>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4D23A1"/>
    <w:multiLevelType w:val="hybridMultilevel"/>
    <w:tmpl w:val="D4D80E94"/>
    <w:lvl w:ilvl="0" w:tplc="F7BC6FB0">
      <w:start w:val="1"/>
      <w:numFmt w:val="decimal"/>
      <w:lvlText w:val="3.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E7058"/>
    <w:multiLevelType w:val="multilevel"/>
    <w:tmpl w:val="863E969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282569"/>
    <w:multiLevelType w:val="multilevel"/>
    <w:tmpl w:val="5FB8A82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360" w:hanging="360"/>
      </w:pPr>
      <w:rPr>
        <w:rFonts w:hint="default"/>
        <w:b/>
        <w:color w:val="auto"/>
      </w:rPr>
    </w:lvl>
    <w:lvl w:ilvl="3">
      <w:start w:val="1"/>
      <w:numFmt w:val="decimal"/>
      <w:lvlText w:val="%1.%2.%3.%4."/>
      <w:lvlJc w:val="left"/>
      <w:pPr>
        <w:ind w:left="208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CB47C15"/>
    <w:multiLevelType w:val="multilevel"/>
    <w:tmpl w:val="2DA2E43E"/>
    <w:lvl w:ilvl="0">
      <w:start w:val="1"/>
      <w:numFmt w:val="decimal"/>
      <w:lvlText w:val="%1."/>
      <w:lvlJc w:val="left"/>
      <w:pPr>
        <w:ind w:left="360" w:hanging="360"/>
      </w:pPr>
    </w:lvl>
    <w:lvl w:ilvl="1">
      <w:start w:val="12"/>
      <w:numFmt w:val="decimal"/>
      <w:lvlText w:val="%1.%2."/>
      <w:lvlJc w:val="left"/>
      <w:pPr>
        <w:ind w:left="360" w:hanging="360"/>
      </w:pPr>
    </w:lvl>
    <w:lvl w:ilvl="2">
      <w:start w:val="1"/>
      <w:numFmt w:val="decimal"/>
      <w:lvlText w:val="%1.%2.%3."/>
      <w:lvlJc w:val="left"/>
      <w:pPr>
        <w:ind w:left="360" w:hanging="180"/>
      </w:pPr>
    </w:lvl>
    <w:lvl w:ilvl="3">
      <w:start w:val="1"/>
      <w:numFmt w:val="decimal"/>
      <w:lvlText w:val="%1.%2.%3.%4."/>
      <w:lvlJc w:val="left"/>
      <w:pPr>
        <w:ind w:left="2088" w:hanging="360"/>
      </w:pPr>
    </w:lvl>
    <w:lvl w:ilvl="4">
      <w:start w:val="1"/>
      <w:numFmt w:val="decimal"/>
      <w:lvlText w:val="%1.%2.%3.%4.%5."/>
      <w:lvlJc w:val="left"/>
      <w:pPr>
        <w:ind w:left="2232" w:hanging="360"/>
      </w:pPr>
    </w:lvl>
    <w:lvl w:ilvl="5">
      <w:start w:val="1"/>
      <w:numFmt w:val="decimal"/>
      <w:lvlText w:val="%1.%2.%3.%4.%5.%6."/>
      <w:lvlJc w:val="left"/>
      <w:pPr>
        <w:ind w:left="2736" w:hanging="18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180"/>
      </w:pPr>
    </w:lvl>
  </w:abstractNum>
  <w:abstractNum w:abstractNumId="5" w15:restartNumberingAfterBreak="0">
    <w:nsid w:val="0CD87EA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DB808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5F65D7"/>
    <w:multiLevelType w:val="hybridMultilevel"/>
    <w:tmpl w:val="CCE05A76"/>
    <w:lvl w:ilvl="0" w:tplc="62B2D646">
      <w:start w:val="1"/>
      <w:numFmt w:val="decimal"/>
      <w:lvlText w:val="3.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3706E7"/>
    <w:multiLevelType w:val="multilevel"/>
    <w:tmpl w:val="5FB8A82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360" w:hanging="360"/>
      </w:pPr>
      <w:rPr>
        <w:rFonts w:hint="default"/>
        <w:b/>
        <w:color w:val="auto"/>
      </w:rPr>
    </w:lvl>
    <w:lvl w:ilvl="3">
      <w:start w:val="1"/>
      <w:numFmt w:val="decimal"/>
      <w:lvlText w:val="%1.%2.%3.%4."/>
      <w:lvlJc w:val="left"/>
      <w:pPr>
        <w:ind w:left="2088" w:hanging="648"/>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D767D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A2368"/>
    <w:multiLevelType w:val="multilevel"/>
    <w:tmpl w:val="92D0B6E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720" w:firstLine="0"/>
      </w:pPr>
      <w:rPr>
        <w:rFonts w:hint="default"/>
        <w:b/>
        <w:color w:val="auto"/>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04482D"/>
    <w:multiLevelType w:val="multilevel"/>
    <w:tmpl w:val="3B603926"/>
    <w:lvl w:ilvl="0">
      <w:start w:val="3"/>
      <w:numFmt w:val="decimal"/>
      <w:lvlText w:val="%1."/>
      <w:lvlJc w:val="left"/>
      <w:pPr>
        <w:ind w:left="0" w:firstLine="0"/>
      </w:pPr>
      <w:rPr>
        <w:rFonts w:hint="default"/>
        <w:b/>
      </w:rPr>
    </w:lvl>
    <w:lvl w:ilvl="1">
      <w:start w:val="1"/>
      <w:numFmt w:val="decimal"/>
      <w:lvlText w:val="%1.%2."/>
      <w:lvlJc w:val="left"/>
      <w:pPr>
        <w:ind w:left="0" w:firstLine="0"/>
      </w:pPr>
      <w:rPr>
        <w:rFonts w:hint="default"/>
        <w:b/>
        <w:color w:val="auto"/>
      </w:rPr>
    </w:lvl>
    <w:lvl w:ilvl="2">
      <w:start w:val="1"/>
      <w:numFmt w:val="decimal"/>
      <w:lvlText w:val="%1.%2.%3."/>
      <w:lvlJc w:val="left"/>
      <w:pPr>
        <w:ind w:left="0" w:firstLine="0"/>
      </w:pPr>
      <w:rPr>
        <w:rFonts w:hint="default"/>
        <w:b/>
      </w:rPr>
    </w:lvl>
    <w:lvl w:ilvl="3">
      <w:start w:val="1"/>
      <w:numFmt w:val="decimal"/>
      <w:lvlText w:val="%1.%2.%3.%4."/>
      <w:lvlJc w:val="left"/>
      <w:pPr>
        <w:ind w:left="0" w:firstLine="0"/>
      </w:pPr>
      <w:rPr>
        <w:rFonts w:hint="default"/>
        <w:b/>
      </w:rPr>
    </w:lvl>
    <w:lvl w:ilvl="4">
      <w:start w:val="1"/>
      <w:numFmt w:val="decimal"/>
      <w:lvlText w:val="%1.%2.%3.%4.%5."/>
      <w:lvlJc w:val="left"/>
      <w:pPr>
        <w:ind w:left="0" w:firstLine="0"/>
      </w:pPr>
      <w:rPr>
        <w:rFonts w:hint="default"/>
        <w:b/>
      </w:rPr>
    </w:lvl>
    <w:lvl w:ilvl="5">
      <w:start w:val="1"/>
      <w:numFmt w:val="decimal"/>
      <w:lvlText w:val="%1.%2.%3.%4.%5.%6."/>
      <w:lvlJc w:val="left"/>
      <w:pPr>
        <w:ind w:left="0" w:firstLine="0"/>
      </w:pPr>
      <w:rPr>
        <w:rFonts w:hint="default"/>
        <w:b/>
      </w:rPr>
    </w:lvl>
    <w:lvl w:ilvl="6">
      <w:start w:val="1"/>
      <w:numFmt w:val="decimal"/>
      <w:lvlText w:val="%1.%2.%3.%4.%5.%6.%7."/>
      <w:lvlJc w:val="left"/>
      <w:pPr>
        <w:ind w:left="0" w:firstLine="0"/>
      </w:pPr>
      <w:rPr>
        <w:rFonts w:hint="default"/>
        <w:b/>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12" w15:restartNumberingAfterBreak="0">
    <w:nsid w:val="29BA0C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405B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4DC0B54"/>
    <w:multiLevelType w:val="hybridMultilevel"/>
    <w:tmpl w:val="92380B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5D4A63"/>
    <w:multiLevelType w:val="multilevel"/>
    <w:tmpl w:val="C08AF3F0"/>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color w:val="auto"/>
      </w:rPr>
    </w:lvl>
    <w:lvl w:ilvl="2">
      <w:start w:val="1"/>
      <w:numFmt w:val="decimal"/>
      <w:lvlText w:val="%1.%2.%3."/>
      <w:lvlJc w:val="left"/>
      <w:pPr>
        <w:ind w:left="0" w:firstLine="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6" w15:restartNumberingAfterBreak="0">
    <w:nsid w:val="3A225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8285B"/>
    <w:multiLevelType w:val="multilevel"/>
    <w:tmpl w:val="6EEA64F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B1637C"/>
    <w:multiLevelType w:val="multilevel"/>
    <w:tmpl w:val="7FAC46A0"/>
    <w:lvl w:ilvl="0">
      <w:start w:val="4"/>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color w:val="auto"/>
      </w:rPr>
    </w:lvl>
    <w:lvl w:ilvl="2">
      <w:start w:val="1"/>
      <w:numFmt w:val="decimal"/>
      <w:lvlText w:val="%1.%2.%3."/>
      <w:lvlJc w:val="left"/>
      <w:pPr>
        <w:ind w:left="360" w:hanging="360"/>
      </w:pPr>
      <w:rPr>
        <w:rFonts w:hint="default"/>
        <w:b/>
        <w:color w:val="000000" w:themeColor="text1"/>
      </w:rPr>
    </w:lvl>
    <w:lvl w:ilvl="3">
      <w:start w:val="1"/>
      <w:numFmt w:val="decimal"/>
      <w:lvlRestart w:val="0"/>
      <w:suff w:val="space"/>
      <w:lvlText w:val="%1.%2.%3.%4."/>
      <w:lvlJc w:val="left"/>
      <w:pPr>
        <w:ind w:left="360" w:hanging="360"/>
      </w:pPr>
      <w:rPr>
        <w:rFonts w:hint="default"/>
        <w:b/>
        <w:color w:val="auto"/>
      </w:rPr>
    </w:lvl>
    <w:lvl w:ilvl="4">
      <w:start w:val="1"/>
      <w:numFmt w:val="decimal"/>
      <w:lvlText w:val="%1.%2.%3.%4.%5."/>
      <w:lvlJc w:val="left"/>
      <w:pPr>
        <w:ind w:left="360" w:hanging="360"/>
      </w:pPr>
      <w:rPr>
        <w:rFonts w:hint="default"/>
        <w:b/>
      </w:rPr>
    </w:lvl>
    <w:lvl w:ilvl="5">
      <w:start w:val="1"/>
      <w:numFmt w:val="decimal"/>
      <w:lvlText w:val="%1.%2.%3.%4.%5.%6."/>
      <w:lvlJc w:val="left"/>
      <w:pPr>
        <w:ind w:left="360" w:hanging="360"/>
      </w:pPr>
      <w:rPr>
        <w:rFonts w:hint="default"/>
        <w:b/>
      </w:rPr>
    </w:lvl>
    <w:lvl w:ilvl="6">
      <w:start w:val="1"/>
      <w:numFmt w:val="decimal"/>
      <w:lvlText w:val="%1.%2.%3.%4.%5.%6.%7."/>
      <w:lvlJc w:val="left"/>
      <w:pPr>
        <w:ind w:left="360" w:hanging="360"/>
      </w:pPr>
      <w:rPr>
        <w:rFonts w:hint="default"/>
        <w:b/>
      </w:rPr>
    </w:lvl>
    <w:lvl w:ilvl="7">
      <w:start w:val="1"/>
      <w:numFmt w:val="decimal"/>
      <w:lvlText w:val="%1.%2.%3.%4.%5.%6.%7.%8."/>
      <w:lvlJc w:val="left"/>
      <w:pPr>
        <w:ind w:left="360" w:hanging="360"/>
      </w:pPr>
      <w:rPr>
        <w:rFonts w:hint="default"/>
        <w:b/>
      </w:rPr>
    </w:lvl>
    <w:lvl w:ilvl="8">
      <w:start w:val="1"/>
      <w:numFmt w:val="decimal"/>
      <w:lvlText w:val="%1.%2.%3.%4.%5.%6.%7.%8.%9."/>
      <w:lvlJc w:val="left"/>
      <w:pPr>
        <w:ind w:left="360" w:hanging="360"/>
      </w:pPr>
      <w:rPr>
        <w:rFonts w:hint="default"/>
        <w:b/>
      </w:rPr>
    </w:lvl>
  </w:abstractNum>
  <w:abstractNum w:abstractNumId="19" w15:restartNumberingAfterBreak="0">
    <w:nsid w:val="471F3C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CE7B16"/>
    <w:multiLevelType w:val="hybridMultilevel"/>
    <w:tmpl w:val="2D347402"/>
    <w:lvl w:ilvl="0" w:tplc="1A42C70A">
      <w:start w:val="1"/>
      <w:numFmt w:val="decimal"/>
      <w:lvlText w:val="3.1.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528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3FC4343"/>
    <w:multiLevelType w:val="multilevel"/>
    <w:tmpl w:val="586A6740"/>
    <w:lvl w:ilvl="0">
      <w:start w:val="4"/>
      <w:numFmt w:val="decimal"/>
      <w:lvlText w:val="%1."/>
      <w:lvlJc w:val="left"/>
      <w:pPr>
        <w:ind w:left="360" w:hanging="360"/>
      </w:pPr>
      <w:rPr>
        <w:rFonts w:hint="default"/>
        <w:b/>
        <w:color w:val="auto"/>
      </w:rPr>
    </w:lvl>
    <w:lvl w:ilvl="1">
      <w:start w:val="6"/>
      <w:numFmt w:val="decimal"/>
      <w:lvlText w:val="%2."/>
      <w:lvlJc w:val="left"/>
      <w:pPr>
        <w:ind w:left="360" w:hanging="360"/>
      </w:pPr>
      <w:rPr>
        <w:rFonts w:hint="default"/>
        <w:b/>
        <w:color w:val="auto"/>
      </w:rPr>
    </w:lvl>
    <w:lvl w:ilvl="2">
      <w:start w:val="1"/>
      <w:numFmt w:val="decimal"/>
      <w:lvlText w:val="%1.%2.%3."/>
      <w:lvlJc w:val="left"/>
      <w:pPr>
        <w:ind w:left="360" w:hanging="360"/>
      </w:pPr>
      <w:rPr>
        <w:rFonts w:hint="default"/>
        <w:b/>
        <w:color w:val="000000" w:themeColor="text1"/>
      </w:rPr>
    </w:lvl>
    <w:lvl w:ilvl="3">
      <w:start w:val="1"/>
      <w:numFmt w:val="decimal"/>
      <w:lvlRestart w:val="0"/>
      <w:suff w:val="space"/>
      <w:lvlText w:val="%1.%2.%3.%4."/>
      <w:lvlJc w:val="left"/>
      <w:pPr>
        <w:ind w:left="360" w:hanging="360"/>
      </w:pPr>
      <w:rPr>
        <w:rFonts w:hint="default"/>
        <w:b/>
        <w:color w:val="auto"/>
      </w:rPr>
    </w:lvl>
    <w:lvl w:ilvl="4">
      <w:start w:val="1"/>
      <w:numFmt w:val="decimal"/>
      <w:lvlText w:val="%1.%2.%3.%4.%5."/>
      <w:lvlJc w:val="left"/>
      <w:pPr>
        <w:ind w:left="360" w:hanging="360"/>
      </w:pPr>
      <w:rPr>
        <w:rFonts w:hint="default"/>
        <w:b/>
      </w:rPr>
    </w:lvl>
    <w:lvl w:ilvl="5">
      <w:start w:val="1"/>
      <w:numFmt w:val="decimal"/>
      <w:lvlText w:val="%1.%2.%3.%4.%5.%6."/>
      <w:lvlJc w:val="left"/>
      <w:pPr>
        <w:ind w:left="360" w:hanging="360"/>
      </w:pPr>
      <w:rPr>
        <w:rFonts w:hint="default"/>
        <w:b/>
      </w:rPr>
    </w:lvl>
    <w:lvl w:ilvl="6">
      <w:start w:val="1"/>
      <w:numFmt w:val="decimal"/>
      <w:lvlText w:val="%1.%2.%3.%4.%5.%6.%7."/>
      <w:lvlJc w:val="left"/>
      <w:pPr>
        <w:ind w:left="360" w:hanging="360"/>
      </w:pPr>
      <w:rPr>
        <w:rFonts w:hint="default"/>
        <w:b/>
      </w:rPr>
    </w:lvl>
    <w:lvl w:ilvl="7">
      <w:start w:val="1"/>
      <w:numFmt w:val="decimal"/>
      <w:lvlText w:val="%1.%2.%3.%4.%5.%6.%7.%8."/>
      <w:lvlJc w:val="left"/>
      <w:pPr>
        <w:ind w:left="360" w:hanging="360"/>
      </w:pPr>
      <w:rPr>
        <w:rFonts w:hint="default"/>
        <w:b/>
      </w:rPr>
    </w:lvl>
    <w:lvl w:ilvl="8">
      <w:start w:val="1"/>
      <w:numFmt w:val="decimal"/>
      <w:lvlText w:val="%1.%2.%3.%4.%5.%6.%7.%8.%9."/>
      <w:lvlJc w:val="left"/>
      <w:pPr>
        <w:ind w:left="360" w:hanging="360"/>
      </w:pPr>
      <w:rPr>
        <w:rFonts w:hint="default"/>
        <w:b/>
      </w:rPr>
    </w:lvl>
  </w:abstractNum>
  <w:abstractNum w:abstractNumId="23" w15:restartNumberingAfterBreak="0">
    <w:nsid w:val="5586304F"/>
    <w:multiLevelType w:val="hybridMultilevel"/>
    <w:tmpl w:val="054805F4"/>
    <w:lvl w:ilvl="0" w:tplc="CB48019E">
      <w:start w:val="1"/>
      <w:numFmt w:val="bullet"/>
      <w:lvlText w:val="-"/>
      <w:lvlJc w:val="left"/>
      <w:pPr>
        <w:ind w:left="720" w:hanging="360"/>
      </w:pPr>
      <w:rPr>
        <w:rFonts w:ascii="Symbol" w:hAnsi="Symbol" w:hint="default"/>
      </w:rPr>
    </w:lvl>
    <w:lvl w:ilvl="1" w:tplc="75B8AA58">
      <w:start w:val="1"/>
      <w:numFmt w:val="bullet"/>
      <w:lvlText w:val="o"/>
      <w:lvlJc w:val="left"/>
      <w:pPr>
        <w:ind w:left="1440" w:hanging="360"/>
      </w:pPr>
      <w:rPr>
        <w:rFonts w:ascii="Courier New" w:hAnsi="Courier New" w:hint="default"/>
      </w:rPr>
    </w:lvl>
    <w:lvl w:ilvl="2" w:tplc="9864C676">
      <w:start w:val="1"/>
      <w:numFmt w:val="bullet"/>
      <w:lvlText w:val=""/>
      <w:lvlJc w:val="left"/>
      <w:pPr>
        <w:ind w:left="2160" w:hanging="360"/>
      </w:pPr>
      <w:rPr>
        <w:rFonts w:ascii="Wingdings" w:hAnsi="Wingdings" w:hint="default"/>
      </w:rPr>
    </w:lvl>
    <w:lvl w:ilvl="3" w:tplc="22349CA0">
      <w:start w:val="1"/>
      <w:numFmt w:val="bullet"/>
      <w:lvlText w:val=""/>
      <w:lvlJc w:val="left"/>
      <w:pPr>
        <w:ind w:left="2880" w:hanging="360"/>
      </w:pPr>
      <w:rPr>
        <w:rFonts w:ascii="Symbol" w:hAnsi="Symbol" w:hint="default"/>
      </w:rPr>
    </w:lvl>
    <w:lvl w:ilvl="4" w:tplc="26668EF2">
      <w:start w:val="1"/>
      <w:numFmt w:val="bullet"/>
      <w:lvlText w:val="o"/>
      <w:lvlJc w:val="left"/>
      <w:pPr>
        <w:ind w:left="3600" w:hanging="360"/>
      </w:pPr>
      <w:rPr>
        <w:rFonts w:ascii="Courier New" w:hAnsi="Courier New" w:hint="default"/>
      </w:rPr>
    </w:lvl>
    <w:lvl w:ilvl="5" w:tplc="68E0C992">
      <w:start w:val="1"/>
      <w:numFmt w:val="bullet"/>
      <w:lvlText w:val=""/>
      <w:lvlJc w:val="left"/>
      <w:pPr>
        <w:ind w:left="4320" w:hanging="360"/>
      </w:pPr>
      <w:rPr>
        <w:rFonts w:ascii="Wingdings" w:hAnsi="Wingdings" w:hint="default"/>
      </w:rPr>
    </w:lvl>
    <w:lvl w:ilvl="6" w:tplc="78FCB9C6">
      <w:start w:val="1"/>
      <w:numFmt w:val="bullet"/>
      <w:lvlText w:val=""/>
      <w:lvlJc w:val="left"/>
      <w:pPr>
        <w:ind w:left="5040" w:hanging="360"/>
      </w:pPr>
      <w:rPr>
        <w:rFonts w:ascii="Symbol" w:hAnsi="Symbol" w:hint="default"/>
      </w:rPr>
    </w:lvl>
    <w:lvl w:ilvl="7" w:tplc="6BF06B7A">
      <w:start w:val="1"/>
      <w:numFmt w:val="bullet"/>
      <w:lvlText w:val="o"/>
      <w:lvlJc w:val="left"/>
      <w:pPr>
        <w:ind w:left="5760" w:hanging="360"/>
      </w:pPr>
      <w:rPr>
        <w:rFonts w:ascii="Courier New" w:hAnsi="Courier New" w:hint="default"/>
      </w:rPr>
    </w:lvl>
    <w:lvl w:ilvl="8" w:tplc="BBBC9B5E">
      <w:start w:val="1"/>
      <w:numFmt w:val="bullet"/>
      <w:lvlText w:val=""/>
      <w:lvlJc w:val="left"/>
      <w:pPr>
        <w:ind w:left="6480" w:hanging="360"/>
      </w:pPr>
      <w:rPr>
        <w:rFonts w:ascii="Wingdings" w:hAnsi="Wingdings" w:hint="default"/>
      </w:rPr>
    </w:lvl>
  </w:abstractNum>
  <w:abstractNum w:abstractNumId="24" w15:restartNumberingAfterBreak="0">
    <w:nsid w:val="5A54041C"/>
    <w:multiLevelType w:val="multilevel"/>
    <w:tmpl w:val="2D6294A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5A8157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D5186E"/>
    <w:multiLevelType w:val="multilevel"/>
    <w:tmpl w:val="D7406D16"/>
    <w:lvl w:ilvl="0">
      <w:start w:val="3"/>
      <w:numFmt w:val="decimal"/>
      <w:lvlText w:val="%1."/>
      <w:lvlJc w:val="left"/>
      <w:pPr>
        <w:ind w:left="0" w:firstLine="0"/>
      </w:pPr>
      <w:rPr>
        <w:rFonts w:hint="default"/>
        <w:b/>
      </w:rPr>
    </w:lvl>
    <w:lvl w:ilvl="1">
      <w:start w:val="1"/>
      <w:numFmt w:val="decimal"/>
      <w:lvlText w:val="%1.%2."/>
      <w:lvlJc w:val="left"/>
      <w:pPr>
        <w:ind w:left="0" w:firstLine="0"/>
      </w:pPr>
      <w:rPr>
        <w:rFonts w:hint="default"/>
        <w:b/>
        <w:color w:val="auto"/>
      </w:rPr>
    </w:lvl>
    <w:lvl w:ilvl="2">
      <w:start w:val="1"/>
      <w:numFmt w:val="decimal"/>
      <w:lvlText w:val="%1.%2.%3."/>
      <w:lvlJc w:val="left"/>
      <w:pPr>
        <w:ind w:left="0" w:firstLine="0"/>
      </w:pPr>
      <w:rPr>
        <w:rFonts w:hint="default"/>
        <w:b/>
      </w:rPr>
    </w:lvl>
    <w:lvl w:ilvl="3">
      <w:start w:val="1"/>
      <w:numFmt w:val="decimal"/>
      <w:lvlText w:val="%1.%2.%3.%4."/>
      <w:lvlJc w:val="left"/>
      <w:pPr>
        <w:ind w:left="0" w:firstLine="0"/>
      </w:pPr>
      <w:rPr>
        <w:rFonts w:hint="default"/>
        <w:b/>
      </w:rPr>
    </w:lvl>
    <w:lvl w:ilvl="4">
      <w:start w:val="1"/>
      <w:numFmt w:val="decimal"/>
      <w:lvlText w:val="%1.%2.%3.%4.%5."/>
      <w:lvlJc w:val="left"/>
      <w:pPr>
        <w:ind w:left="0" w:firstLine="0"/>
      </w:pPr>
      <w:rPr>
        <w:rFonts w:hint="default"/>
        <w:b/>
      </w:rPr>
    </w:lvl>
    <w:lvl w:ilvl="5">
      <w:start w:val="1"/>
      <w:numFmt w:val="decimal"/>
      <w:lvlText w:val="%1.%2.%3.%4.%5.%6."/>
      <w:lvlJc w:val="left"/>
      <w:pPr>
        <w:ind w:left="0" w:firstLine="0"/>
      </w:pPr>
      <w:rPr>
        <w:rFonts w:hint="default"/>
        <w:b/>
      </w:rPr>
    </w:lvl>
    <w:lvl w:ilvl="6">
      <w:start w:val="1"/>
      <w:numFmt w:val="decimal"/>
      <w:lvlText w:val="%1.%2.%3.%4.%5.%6.%7."/>
      <w:lvlJc w:val="left"/>
      <w:pPr>
        <w:ind w:left="0" w:firstLine="0"/>
      </w:pPr>
      <w:rPr>
        <w:rFonts w:hint="default"/>
        <w:b/>
      </w:rPr>
    </w:lvl>
    <w:lvl w:ilvl="7">
      <w:start w:val="1"/>
      <w:numFmt w:val="decimal"/>
      <w:lvlText w:val="%1.%2.%3.%4.%5.%6.%7.%8."/>
      <w:lvlJc w:val="left"/>
      <w:pPr>
        <w:ind w:left="0" w:firstLine="0"/>
      </w:pPr>
      <w:rPr>
        <w:rFonts w:hint="default"/>
        <w:b/>
      </w:rPr>
    </w:lvl>
    <w:lvl w:ilvl="8">
      <w:start w:val="1"/>
      <w:numFmt w:val="decimal"/>
      <w:lvlText w:val="%1.%2.%3.%4.%5.%6.%7.%8.%9."/>
      <w:lvlJc w:val="left"/>
      <w:pPr>
        <w:ind w:left="0" w:firstLine="0"/>
      </w:pPr>
      <w:rPr>
        <w:rFonts w:hint="default"/>
        <w:b/>
      </w:rPr>
    </w:lvl>
  </w:abstractNum>
  <w:abstractNum w:abstractNumId="27" w15:restartNumberingAfterBreak="0">
    <w:nsid w:val="76C836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A41548"/>
    <w:multiLevelType w:val="hybridMultilevel"/>
    <w:tmpl w:val="293E76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91D2D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99B7A71"/>
    <w:multiLevelType w:val="hybridMultilevel"/>
    <w:tmpl w:val="01B4B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9B141A2"/>
    <w:multiLevelType w:val="multilevel"/>
    <w:tmpl w:val="B4AEEDB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color w:val="auto"/>
      </w:rPr>
    </w:lvl>
    <w:lvl w:ilvl="2">
      <w:start w:val="1"/>
      <w:numFmt w:val="decimal"/>
      <w:lvlText w:val="%1.%2.%3."/>
      <w:lvlJc w:val="left"/>
      <w:pPr>
        <w:ind w:left="1260" w:hanging="720"/>
      </w:pPr>
      <w:rPr>
        <w:rFonts w:hint="default"/>
        <w:b/>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F85947"/>
    <w:multiLevelType w:val="multilevel"/>
    <w:tmpl w:val="DEB44840"/>
    <w:lvl w:ilvl="0">
      <w:start w:val="4"/>
      <w:numFmt w:val="decimal"/>
      <w:lvlText w:val="%1."/>
      <w:lvlJc w:val="left"/>
      <w:pPr>
        <w:ind w:left="216" w:hanging="216"/>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1440" w:hanging="720"/>
      </w:pPr>
      <w:rPr>
        <w:rFonts w:hint="default"/>
        <w:b/>
        <w:color w:val="auto"/>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946354031">
    <w:abstractNumId w:val="4"/>
  </w:num>
  <w:num w:numId="2" w16cid:durableId="1823159419">
    <w:abstractNumId w:val="23"/>
  </w:num>
  <w:num w:numId="3" w16cid:durableId="919098785">
    <w:abstractNumId w:val="10"/>
  </w:num>
  <w:num w:numId="4" w16cid:durableId="903103559">
    <w:abstractNumId w:val="17"/>
  </w:num>
  <w:num w:numId="5" w16cid:durableId="1799647205">
    <w:abstractNumId w:val="3"/>
  </w:num>
  <w:num w:numId="6" w16cid:durableId="279999257">
    <w:abstractNumId w:val="8"/>
  </w:num>
  <w:num w:numId="7" w16cid:durableId="1406760736">
    <w:abstractNumId w:val="26"/>
  </w:num>
  <w:num w:numId="8" w16cid:durableId="1772507810">
    <w:abstractNumId w:val="11"/>
  </w:num>
  <w:num w:numId="9" w16cid:durableId="1349871708">
    <w:abstractNumId w:val="31"/>
  </w:num>
  <w:num w:numId="10" w16cid:durableId="1510171285">
    <w:abstractNumId w:val="15"/>
  </w:num>
  <w:num w:numId="11" w16cid:durableId="1369180284">
    <w:abstractNumId w:val="32"/>
  </w:num>
  <w:num w:numId="12" w16cid:durableId="1484811992">
    <w:abstractNumId w:val="18"/>
  </w:num>
  <w:num w:numId="13" w16cid:durableId="1363633286">
    <w:abstractNumId w:val="0"/>
  </w:num>
  <w:num w:numId="14" w16cid:durableId="591401502">
    <w:abstractNumId w:val="28"/>
  </w:num>
  <w:num w:numId="15" w16cid:durableId="1918594040">
    <w:abstractNumId w:val="14"/>
  </w:num>
  <w:num w:numId="16" w16cid:durableId="946231904">
    <w:abstractNumId w:val="2"/>
  </w:num>
  <w:num w:numId="17" w16cid:durableId="585040397">
    <w:abstractNumId w:val="12"/>
  </w:num>
  <w:num w:numId="18" w16cid:durableId="1592859415">
    <w:abstractNumId w:val="19"/>
  </w:num>
  <w:num w:numId="19" w16cid:durableId="1443451125">
    <w:abstractNumId w:val="22"/>
  </w:num>
  <w:num w:numId="20" w16cid:durableId="490757487">
    <w:abstractNumId w:val="16"/>
  </w:num>
  <w:num w:numId="21" w16cid:durableId="1157309432">
    <w:abstractNumId w:val="9"/>
  </w:num>
  <w:num w:numId="22" w16cid:durableId="1973174508">
    <w:abstractNumId w:val="6"/>
  </w:num>
  <w:num w:numId="23" w16cid:durableId="1502696529">
    <w:abstractNumId w:val="29"/>
  </w:num>
  <w:num w:numId="24" w16cid:durableId="1849178171">
    <w:abstractNumId w:val="5"/>
  </w:num>
  <w:num w:numId="25" w16cid:durableId="889923708">
    <w:abstractNumId w:val="13"/>
  </w:num>
  <w:num w:numId="26" w16cid:durableId="1664235752">
    <w:abstractNumId w:val="24"/>
  </w:num>
  <w:num w:numId="27" w16cid:durableId="522288019">
    <w:abstractNumId w:val="25"/>
  </w:num>
  <w:num w:numId="28" w16cid:durableId="256449097">
    <w:abstractNumId w:val="21"/>
  </w:num>
  <w:num w:numId="29" w16cid:durableId="654143143">
    <w:abstractNumId w:val="27"/>
  </w:num>
  <w:num w:numId="30" w16cid:durableId="1295910075">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52210408">
    <w:abstractNumId w:val="30"/>
  </w:num>
  <w:num w:numId="32" w16cid:durableId="1141771671">
    <w:abstractNumId w:val="7"/>
  </w:num>
  <w:num w:numId="33" w16cid:durableId="2109538685">
    <w:abstractNumId w:val="20"/>
  </w:num>
  <w:num w:numId="34" w16cid:durableId="10913206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ddlebrooks, Jennifer M Lt Col USAF AFMEDCOM (USA)">
    <w15:presenceInfo w15:providerId="AD" w15:userId="S::jennifer.m.middlebrooks.mil@health.mil::24a371cd-5d72-4bfa-b159-0b7986d384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500"/>
    <w:rsid w:val="000006A8"/>
    <w:rsid w:val="0000181A"/>
    <w:rsid w:val="00037E07"/>
    <w:rsid w:val="00041948"/>
    <w:rsid w:val="000438FD"/>
    <w:rsid w:val="000439A4"/>
    <w:rsid w:val="0004686B"/>
    <w:rsid w:val="0005096E"/>
    <w:rsid w:val="00053F0D"/>
    <w:rsid w:val="0006150B"/>
    <w:rsid w:val="0006170C"/>
    <w:rsid w:val="00062B82"/>
    <w:rsid w:val="0007002D"/>
    <w:rsid w:val="00073056"/>
    <w:rsid w:val="0007510E"/>
    <w:rsid w:val="0007573C"/>
    <w:rsid w:val="0008152A"/>
    <w:rsid w:val="00081B0D"/>
    <w:rsid w:val="00081BEC"/>
    <w:rsid w:val="00086342"/>
    <w:rsid w:val="000925B6"/>
    <w:rsid w:val="00093FF6"/>
    <w:rsid w:val="000A409F"/>
    <w:rsid w:val="000A64C0"/>
    <w:rsid w:val="000C4BCC"/>
    <w:rsid w:val="000C5620"/>
    <w:rsid w:val="000D0697"/>
    <w:rsid w:val="000D2649"/>
    <w:rsid w:val="000E6F1E"/>
    <w:rsid w:val="000F487A"/>
    <w:rsid w:val="000F4D95"/>
    <w:rsid w:val="001124C0"/>
    <w:rsid w:val="0011282F"/>
    <w:rsid w:val="001151BE"/>
    <w:rsid w:val="00121F45"/>
    <w:rsid w:val="00122B7B"/>
    <w:rsid w:val="001255EB"/>
    <w:rsid w:val="00131100"/>
    <w:rsid w:val="0013566A"/>
    <w:rsid w:val="00136F87"/>
    <w:rsid w:val="0015050A"/>
    <w:rsid w:val="001622E8"/>
    <w:rsid w:val="00166720"/>
    <w:rsid w:val="001730F1"/>
    <w:rsid w:val="0017382A"/>
    <w:rsid w:val="001835BB"/>
    <w:rsid w:val="00185C95"/>
    <w:rsid w:val="00186CF1"/>
    <w:rsid w:val="001871F9"/>
    <w:rsid w:val="00193C1F"/>
    <w:rsid w:val="001A1566"/>
    <w:rsid w:val="001A433C"/>
    <w:rsid w:val="001A4B28"/>
    <w:rsid w:val="001A79CE"/>
    <w:rsid w:val="001B124D"/>
    <w:rsid w:val="001B51C9"/>
    <w:rsid w:val="001C1875"/>
    <w:rsid w:val="001D25F8"/>
    <w:rsid w:val="001E37B6"/>
    <w:rsid w:val="001E4874"/>
    <w:rsid w:val="001E7B55"/>
    <w:rsid w:val="001F15D0"/>
    <w:rsid w:val="00204594"/>
    <w:rsid w:val="00211CD9"/>
    <w:rsid w:val="00213306"/>
    <w:rsid w:val="00215AEC"/>
    <w:rsid w:val="002171DB"/>
    <w:rsid w:val="002308AA"/>
    <w:rsid w:val="00234D54"/>
    <w:rsid w:val="0024367B"/>
    <w:rsid w:val="00246B4A"/>
    <w:rsid w:val="00250A5D"/>
    <w:rsid w:val="0025222E"/>
    <w:rsid w:val="00255C32"/>
    <w:rsid w:val="00257680"/>
    <w:rsid w:val="00261FF1"/>
    <w:rsid w:val="00270B86"/>
    <w:rsid w:val="00271966"/>
    <w:rsid w:val="00274E5A"/>
    <w:rsid w:val="002821F3"/>
    <w:rsid w:val="00284F75"/>
    <w:rsid w:val="00285766"/>
    <w:rsid w:val="00290C0D"/>
    <w:rsid w:val="00293E4A"/>
    <w:rsid w:val="002A5EFA"/>
    <w:rsid w:val="002B4820"/>
    <w:rsid w:val="002C0E63"/>
    <w:rsid w:val="002C6691"/>
    <w:rsid w:val="002D1E7D"/>
    <w:rsid w:val="002D4914"/>
    <w:rsid w:val="002D5AF5"/>
    <w:rsid w:val="002E7FCF"/>
    <w:rsid w:val="002F11B9"/>
    <w:rsid w:val="002F58E0"/>
    <w:rsid w:val="0030373A"/>
    <w:rsid w:val="00304022"/>
    <w:rsid w:val="00304F08"/>
    <w:rsid w:val="00305256"/>
    <w:rsid w:val="00306EF5"/>
    <w:rsid w:val="00310095"/>
    <w:rsid w:val="00313928"/>
    <w:rsid w:val="00313B76"/>
    <w:rsid w:val="003253F4"/>
    <w:rsid w:val="0033154B"/>
    <w:rsid w:val="003334D4"/>
    <w:rsid w:val="00335539"/>
    <w:rsid w:val="0033568E"/>
    <w:rsid w:val="003412B2"/>
    <w:rsid w:val="003442E7"/>
    <w:rsid w:val="00350F5B"/>
    <w:rsid w:val="00351432"/>
    <w:rsid w:val="00351B9C"/>
    <w:rsid w:val="00354755"/>
    <w:rsid w:val="003558C6"/>
    <w:rsid w:val="00356DE4"/>
    <w:rsid w:val="00362FF6"/>
    <w:rsid w:val="00363C70"/>
    <w:rsid w:val="0036505C"/>
    <w:rsid w:val="00374868"/>
    <w:rsid w:val="00382BC7"/>
    <w:rsid w:val="00384602"/>
    <w:rsid w:val="003848B9"/>
    <w:rsid w:val="00396FD5"/>
    <w:rsid w:val="003A3D8C"/>
    <w:rsid w:val="003B12C1"/>
    <w:rsid w:val="003B3624"/>
    <w:rsid w:val="003B4497"/>
    <w:rsid w:val="003B4DCD"/>
    <w:rsid w:val="003B5278"/>
    <w:rsid w:val="003C6379"/>
    <w:rsid w:val="003C69E8"/>
    <w:rsid w:val="003C7A7E"/>
    <w:rsid w:val="003D3915"/>
    <w:rsid w:val="003E14CC"/>
    <w:rsid w:val="003E18FD"/>
    <w:rsid w:val="003F3D5F"/>
    <w:rsid w:val="003F45E0"/>
    <w:rsid w:val="003F4CD8"/>
    <w:rsid w:val="003F7940"/>
    <w:rsid w:val="004014CC"/>
    <w:rsid w:val="00402441"/>
    <w:rsid w:val="00403629"/>
    <w:rsid w:val="00411345"/>
    <w:rsid w:val="00414014"/>
    <w:rsid w:val="00415F8C"/>
    <w:rsid w:val="00417500"/>
    <w:rsid w:val="004318DB"/>
    <w:rsid w:val="004418A5"/>
    <w:rsid w:val="00444B63"/>
    <w:rsid w:val="00450DDB"/>
    <w:rsid w:val="00451F74"/>
    <w:rsid w:val="00455157"/>
    <w:rsid w:val="00460F89"/>
    <w:rsid w:val="00461ADC"/>
    <w:rsid w:val="004652B5"/>
    <w:rsid w:val="00470F58"/>
    <w:rsid w:val="00472C69"/>
    <w:rsid w:val="00477D2F"/>
    <w:rsid w:val="00481CA8"/>
    <w:rsid w:val="00486DDC"/>
    <w:rsid w:val="00491FE0"/>
    <w:rsid w:val="0049230B"/>
    <w:rsid w:val="004931B0"/>
    <w:rsid w:val="00495356"/>
    <w:rsid w:val="0049595F"/>
    <w:rsid w:val="004A4B95"/>
    <w:rsid w:val="004A7B61"/>
    <w:rsid w:val="004B62A6"/>
    <w:rsid w:val="004C3EE4"/>
    <w:rsid w:val="004E0A26"/>
    <w:rsid w:val="004F125B"/>
    <w:rsid w:val="004F5221"/>
    <w:rsid w:val="005114D9"/>
    <w:rsid w:val="005139E8"/>
    <w:rsid w:val="0051412B"/>
    <w:rsid w:val="00514436"/>
    <w:rsid w:val="00517983"/>
    <w:rsid w:val="00521577"/>
    <w:rsid w:val="00530E9A"/>
    <w:rsid w:val="00532244"/>
    <w:rsid w:val="00537F69"/>
    <w:rsid w:val="0054305C"/>
    <w:rsid w:val="00552991"/>
    <w:rsid w:val="0055689E"/>
    <w:rsid w:val="005603B1"/>
    <w:rsid w:val="00563898"/>
    <w:rsid w:val="00577DA9"/>
    <w:rsid w:val="00590A2A"/>
    <w:rsid w:val="0059572E"/>
    <w:rsid w:val="005A1748"/>
    <w:rsid w:val="005B15DE"/>
    <w:rsid w:val="005B217F"/>
    <w:rsid w:val="005B5235"/>
    <w:rsid w:val="005E61AE"/>
    <w:rsid w:val="005F3468"/>
    <w:rsid w:val="005F6674"/>
    <w:rsid w:val="00600349"/>
    <w:rsid w:val="00600B0D"/>
    <w:rsid w:val="00603D75"/>
    <w:rsid w:val="00606109"/>
    <w:rsid w:val="006120C5"/>
    <w:rsid w:val="006144C9"/>
    <w:rsid w:val="0061595F"/>
    <w:rsid w:val="0061724B"/>
    <w:rsid w:val="00617752"/>
    <w:rsid w:val="006256E8"/>
    <w:rsid w:val="006373CA"/>
    <w:rsid w:val="00640A59"/>
    <w:rsid w:val="006437CE"/>
    <w:rsid w:val="00652286"/>
    <w:rsid w:val="00655916"/>
    <w:rsid w:val="00656A8C"/>
    <w:rsid w:val="00667119"/>
    <w:rsid w:val="00671090"/>
    <w:rsid w:val="00672ACB"/>
    <w:rsid w:val="006747EC"/>
    <w:rsid w:val="00681D1F"/>
    <w:rsid w:val="006912B3"/>
    <w:rsid w:val="006A0C3F"/>
    <w:rsid w:val="006A1B85"/>
    <w:rsid w:val="006A5911"/>
    <w:rsid w:val="006B1ECA"/>
    <w:rsid w:val="006B289F"/>
    <w:rsid w:val="006C4F07"/>
    <w:rsid w:val="006D7E5C"/>
    <w:rsid w:val="006F04FF"/>
    <w:rsid w:val="006F6D74"/>
    <w:rsid w:val="00701BD6"/>
    <w:rsid w:val="007051ED"/>
    <w:rsid w:val="00710BE5"/>
    <w:rsid w:val="00712174"/>
    <w:rsid w:val="00716AB2"/>
    <w:rsid w:val="0072123C"/>
    <w:rsid w:val="00731499"/>
    <w:rsid w:val="00745762"/>
    <w:rsid w:val="00747762"/>
    <w:rsid w:val="00755EA8"/>
    <w:rsid w:val="0076456A"/>
    <w:rsid w:val="00766479"/>
    <w:rsid w:val="00774149"/>
    <w:rsid w:val="00777313"/>
    <w:rsid w:val="007802F6"/>
    <w:rsid w:val="007807DF"/>
    <w:rsid w:val="00783B0C"/>
    <w:rsid w:val="00791833"/>
    <w:rsid w:val="007932C9"/>
    <w:rsid w:val="00795BE0"/>
    <w:rsid w:val="007969E9"/>
    <w:rsid w:val="00796AB1"/>
    <w:rsid w:val="007A6A9B"/>
    <w:rsid w:val="007C324E"/>
    <w:rsid w:val="007C37FF"/>
    <w:rsid w:val="007D392F"/>
    <w:rsid w:val="007D4302"/>
    <w:rsid w:val="007D4E88"/>
    <w:rsid w:val="007D7397"/>
    <w:rsid w:val="007E2498"/>
    <w:rsid w:val="007F000D"/>
    <w:rsid w:val="007F4CEF"/>
    <w:rsid w:val="00821129"/>
    <w:rsid w:val="008367BF"/>
    <w:rsid w:val="0085367F"/>
    <w:rsid w:val="008606A7"/>
    <w:rsid w:val="00861428"/>
    <w:rsid w:val="00866043"/>
    <w:rsid w:val="00867FC3"/>
    <w:rsid w:val="00874165"/>
    <w:rsid w:val="008826F9"/>
    <w:rsid w:val="008837C3"/>
    <w:rsid w:val="00895295"/>
    <w:rsid w:val="008A4A1A"/>
    <w:rsid w:val="008A7027"/>
    <w:rsid w:val="008B39A1"/>
    <w:rsid w:val="008D32B8"/>
    <w:rsid w:val="008D66A1"/>
    <w:rsid w:val="008E0C6A"/>
    <w:rsid w:val="008E362D"/>
    <w:rsid w:val="008F1425"/>
    <w:rsid w:val="008F2A18"/>
    <w:rsid w:val="008F2E21"/>
    <w:rsid w:val="00905945"/>
    <w:rsid w:val="00905996"/>
    <w:rsid w:val="00906059"/>
    <w:rsid w:val="009061EE"/>
    <w:rsid w:val="00906546"/>
    <w:rsid w:val="0091126E"/>
    <w:rsid w:val="00916BE9"/>
    <w:rsid w:val="009257E7"/>
    <w:rsid w:val="009321EB"/>
    <w:rsid w:val="009354F0"/>
    <w:rsid w:val="00945A0D"/>
    <w:rsid w:val="00946B8A"/>
    <w:rsid w:val="00950DE6"/>
    <w:rsid w:val="00951A54"/>
    <w:rsid w:val="00953418"/>
    <w:rsid w:val="0095695D"/>
    <w:rsid w:val="00990E0C"/>
    <w:rsid w:val="0099120B"/>
    <w:rsid w:val="0099446D"/>
    <w:rsid w:val="00994A8D"/>
    <w:rsid w:val="009A1E85"/>
    <w:rsid w:val="009A52E2"/>
    <w:rsid w:val="009B40E0"/>
    <w:rsid w:val="009B6D2A"/>
    <w:rsid w:val="009C3B2D"/>
    <w:rsid w:val="009C51A8"/>
    <w:rsid w:val="009D0FE4"/>
    <w:rsid w:val="009E182C"/>
    <w:rsid w:val="009E64C5"/>
    <w:rsid w:val="009F074A"/>
    <w:rsid w:val="009F0D8B"/>
    <w:rsid w:val="009F49A4"/>
    <w:rsid w:val="009F4E71"/>
    <w:rsid w:val="00A13D23"/>
    <w:rsid w:val="00A211E2"/>
    <w:rsid w:val="00A41A2F"/>
    <w:rsid w:val="00A720E9"/>
    <w:rsid w:val="00A74A7A"/>
    <w:rsid w:val="00A74F29"/>
    <w:rsid w:val="00A85ACB"/>
    <w:rsid w:val="00A93F61"/>
    <w:rsid w:val="00A9790B"/>
    <w:rsid w:val="00AA4642"/>
    <w:rsid w:val="00AB1FCA"/>
    <w:rsid w:val="00AB3F14"/>
    <w:rsid w:val="00AC3AB9"/>
    <w:rsid w:val="00AD2315"/>
    <w:rsid w:val="00AD2810"/>
    <w:rsid w:val="00AD35CB"/>
    <w:rsid w:val="00AD519B"/>
    <w:rsid w:val="00AD64BC"/>
    <w:rsid w:val="00AD65D9"/>
    <w:rsid w:val="00AE2365"/>
    <w:rsid w:val="00AE55ED"/>
    <w:rsid w:val="00AF50E8"/>
    <w:rsid w:val="00B00C09"/>
    <w:rsid w:val="00B01231"/>
    <w:rsid w:val="00B031D3"/>
    <w:rsid w:val="00B065EF"/>
    <w:rsid w:val="00B15440"/>
    <w:rsid w:val="00B31F93"/>
    <w:rsid w:val="00B335CE"/>
    <w:rsid w:val="00B33D69"/>
    <w:rsid w:val="00B341B7"/>
    <w:rsid w:val="00B35C18"/>
    <w:rsid w:val="00B45F12"/>
    <w:rsid w:val="00B752B0"/>
    <w:rsid w:val="00B80215"/>
    <w:rsid w:val="00B81422"/>
    <w:rsid w:val="00B81A63"/>
    <w:rsid w:val="00B82406"/>
    <w:rsid w:val="00B832DD"/>
    <w:rsid w:val="00B90E5E"/>
    <w:rsid w:val="00BA4A90"/>
    <w:rsid w:val="00BB0A7F"/>
    <w:rsid w:val="00BB6AE4"/>
    <w:rsid w:val="00BD070C"/>
    <w:rsid w:val="00BD2F0F"/>
    <w:rsid w:val="00BD6FDC"/>
    <w:rsid w:val="00BD71F7"/>
    <w:rsid w:val="00BF0332"/>
    <w:rsid w:val="00BF532E"/>
    <w:rsid w:val="00C1273A"/>
    <w:rsid w:val="00C12A56"/>
    <w:rsid w:val="00C23484"/>
    <w:rsid w:val="00C23824"/>
    <w:rsid w:val="00C25B47"/>
    <w:rsid w:val="00C2609B"/>
    <w:rsid w:val="00C26D99"/>
    <w:rsid w:val="00C27009"/>
    <w:rsid w:val="00C3273F"/>
    <w:rsid w:val="00C35469"/>
    <w:rsid w:val="00C405A1"/>
    <w:rsid w:val="00C40BEA"/>
    <w:rsid w:val="00C4539E"/>
    <w:rsid w:val="00C455D7"/>
    <w:rsid w:val="00C53389"/>
    <w:rsid w:val="00C559F6"/>
    <w:rsid w:val="00C60234"/>
    <w:rsid w:val="00C608EB"/>
    <w:rsid w:val="00C620AD"/>
    <w:rsid w:val="00C629A9"/>
    <w:rsid w:val="00C659A4"/>
    <w:rsid w:val="00C7068E"/>
    <w:rsid w:val="00C7337A"/>
    <w:rsid w:val="00C76B48"/>
    <w:rsid w:val="00C76DD2"/>
    <w:rsid w:val="00C77BCA"/>
    <w:rsid w:val="00C810D1"/>
    <w:rsid w:val="00C864E4"/>
    <w:rsid w:val="00C902C0"/>
    <w:rsid w:val="00CA4FC7"/>
    <w:rsid w:val="00CA7FF2"/>
    <w:rsid w:val="00CC516B"/>
    <w:rsid w:val="00CC6777"/>
    <w:rsid w:val="00CD0976"/>
    <w:rsid w:val="00CD1CA3"/>
    <w:rsid w:val="00CD6393"/>
    <w:rsid w:val="00CE2A27"/>
    <w:rsid w:val="00CE4998"/>
    <w:rsid w:val="00CF4449"/>
    <w:rsid w:val="00D01BB6"/>
    <w:rsid w:val="00D172DF"/>
    <w:rsid w:val="00D32A37"/>
    <w:rsid w:val="00D33E7D"/>
    <w:rsid w:val="00D34FF5"/>
    <w:rsid w:val="00D40B88"/>
    <w:rsid w:val="00D41DF2"/>
    <w:rsid w:val="00D45E0A"/>
    <w:rsid w:val="00D46232"/>
    <w:rsid w:val="00D47CA7"/>
    <w:rsid w:val="00D51E19"/>
    <w:rsid w:val="00D53563"/>
    <w:rsid w:val="00D57682"/>
    <w:rsid w:val="00D61288"/>
    <w:rsid w:val="00D620A0"/>
    <w:rsid w:val="00D62232"/>
    <w:rsid w:val="00D70AFB"/>
    <w:rsid w:val="00D75A33"/>
    <w:rsid w:val="00D769AA"/>
    <w:rsid w:val="00D77033"/>
    <w:rsid w:val="00D829B6"/>
    <w:rsid w:val="00D82E7F"/>
    <w:rsid w:val="00D837AA"/>
    <w:rsid w:val="00D842D5"/>
    <w:rsid w:val="00D84B8A"/>
    <w:rsid w:val="00D93A71"/>
    <w:rsid w:val="00D96DF5"/>
    <w:rsid w:val="00DA1BBC"/>
    <w:rsid w:val="00DA224C"/>
    <w:rsid w:val="00DB01CD"/>
    <w:rsid w:val="00DB69C2"/>
    <w:rsid w:val="00DC0A31"/>
    <w:rsid w:val="00DC6556"/>
    <w:rsid w:val="00DD0488"/>
    <w:rsid w:val="00DD4AFD"/>
    <w:rsid w:val="00DD5472"/>
    <w:rsid w:val="00DE5219"/>
    <w:rsid w:val="00DF1C8D"/>
    <w:rsid w:val="00DF2E31"/>
    <w:rsid w:val="00DF580E"/>
    <w:rsid w:val="00DF6E2B"/>
    <w:rsid w:val="00E307A1"/>
    <w:rsid w:val="00E332A3"/>
    <w:rsid w:val="00E47274"/>
    <w:rsid w:val="00E525C5"/>
    <w:rsid w:val="00E56137"/>
    <w:rsid w:val="00E60D2E"/>
    <w:rsid w:val="00E64F9F"/>
    <w:rsid w:val="00E669DF"/>
    <w:rsid w:val="00E715F9"/>
    <w:rsid w:val="00E71A26"/>
    <w:rsid w:val="00E73775"/>
    <w:rsid w:val="00E738B7"/>
    <w:rsid w:val="00E777E2"/>
    <w:rsid w:val="00E77A9E"/>
    <w:rsid w:val="00E81C3E"/>
    <w:rsid w:val="00E82E57"/>
    <w:rsid w:val="00E849A6"/>
    <w:rsid w:val="00E86895"/>
    <w:rsid w:val="00E86C5C"/>
    <w:rsid w:val="00EA77D7"/>
    <w:rsid w:val="00EB6261"/>
    <w:rsid w:val="00EC15F7"/>
    <w:rsid w:val="00EE7C57"/>
    <w:rsid w:val="00EF0955"/>
    <w:rsid w:val="00F01980"/>
    <w:rsid w:val="00F01984"/>
    <w:rsid w:val="00F026BF"/>
    <w:rsid w:val="00F06DA4"/>
    <w:rsid w:val="00F076D7"/>
    <w:rsid w:val="00F07710"/>
    <w:rsid w:val="00F12AC8"/>
    <w:rsid w:val="00F1569C"/>
    <w:rsid w:val="00F2061A"/>
    <w:rsid w:val="00F302C8"/>
    <w:rsid w:val="00F420DC"/>
    <w:rsid w:val="00F42E56"/>
    <w:rsid w:val="00F45337"/>
    <w:rsid w:val="00F45596"/>
    <w:rsid w:val="00F51699"/>
    <w:rsid w:val="00F52D6D"/>
    <w:rsid w:val="00F53791"/>
    <w:rsid w:val="00F5556C"/>
    <w:rsid w:val="00F61907"/>
    <w:rsid w:val="00F65953"/>
    <w:rsid w:val="00F67876"/>
    <w:rsid w:val="00F67FD0"/>
    <w:rsid w:val="00F70483"/>
    <w:rsid w:val="00F73C08"/>
    <w:rsid w:val="00F75157"/>
    <w:rsid w:val="00F76CE2"/>
    <w:rsid w:val="00F90345"/>
    <w:rsid w:val="00F919C4"/>
    <w:rsid w:val="00F91D2B"/>
    <w:rsid w:val="00F923A7"/>
    <w:rsid w:val="00FA0DD2"/>
    <w:rsid w:val="00FA1820"/>
    <w:rsid w:val="00FA6B69"/>
    <w:rsid w:val="00FB11E5"/>
    <w:rsid w:val="00FB23D9"/>
    <w:rsid w:val="00FC00A2"/>
    <w:rsid w:val="00FC0C78"/>
    <w:rsid w:val="00FC7457"/>
    <w:rsid w:val="00FD03AA"/>
    <w:rsid w:val="00FD1F43"/>
    <w:rsid w:val="00FD273A"/>
    <w:rsid w:val="00FD35C1"/>
    <w:rsid w:val="00FD72C3"/>
    <w:rsid w:val="020F0E32"/>
    <w:rsid w:val="023A0518"/>
    <w:rsid w:val="0414DAE6"/>
    <w:rsid w:val="041BAE26"/>
    <w:rsid w:val="07AE4706"/>
    <w:rsid w:val="0B947DD1"/>
    <w:rsid w:val="0BD1BD35"/>
    <w:rsid w:val="0C3FE868"/>
    <w:rsid w:val="0C7177DC"/>
    <w:rsid w:val="0CD6BAFF"/>
    <w:rsid w:val="0F041E4E"/>
    <w:rsid w:val="0F77892A"/>
    <w:rsid w:val="0F9B1FF0"/>
    <w:rsid w:val="0FB958EB"/>
    <w:rsid w:val="0FDDA802"/>
    <w:rsid w:val="151E8C07"/>
    <w:rsid w:val="159659CA"/>
    <w:rsid w:val="164CF3B1"/>
    <w:rsid w:val="16BC5771"/>
    <w:rsid w:val="1812C971"/>
    <w:rsid w:val="189D021B"/>
    <w:rsid w:val="18CDFA8C"/>
    <w:rsid w:val="18E6A66C"/>
    <w:rsid w:val="1AD508AB"/>
    <w:rsid w:val="1B3A93E8"/>
    <w:rsid w:val="1C666668"/>
    <w:rsid w:val="1E0F5001"/>
    <w:rsid w:val="1F3D3C10"/>
    <w:rsid w:val="1F7C721D"/>
    <w:rsid w:val="1F7F14D4"/>
    <w:rsid w:val="22084E39"/>
    <w:rsid w:val="22B8A4D1"/>
    <w:rsid w:val="244FE340"/>
    <w:rsid w:val="2596B0CB"/>
    <w:rsid w:val="27878402"/>
    <w:rsid w:val="2825A19A"/>
    <w:rsid w:val="292769D8"/>
    <w:rsid w:val="2C8477B8"/>
    <w:rsid w:val="2DDD9D29"/>
    <w:rsid w:val="2E1F6CEA"/>
    <w:rsid w:val="2FD65DE6"/>
    <w:rsid w:val="3037DE9F"/>
    <w:rsid w:val="306627A1"/>
    <w:rsid w:val="30B2A93F"/>
    <w:rsid w:val="33556BA2"/>
    <w:rsid w:val="3454CC33"/>
    <w:rsid w:val="351DD8E4"/>
    <w:rsid w:val="3532A75D"/>
    <w:rsid w:val="366F21FD"/>
    <w:rsid w:val="390F14F9"/>
    <w:rsid w:val="3B1DA0EA"/>
    <w:rsid w:val="3C46B5BB"/>
    <w:rsid w:val="3CF6B0AF"/>
    <w:rsid w:val="3E80ECB0"/>
    <w:rsid w:val="3F00AC43"/>
    <w:rsid w:val="3F2953A7"/>
    <w:rsid w:val="3FA11C28"/>
    <w:rsid w:val="3FD94E9B"/>
    <w:rsid w:val="4105A0A9"/>
    <w:rsid w:val="411A26DE"/>
    <w:rsid w:val="4218E8E0"/>
    <w:rsid w:val="4260F469"/>
    <w:rsid w:val="44876651"/>
    <w:rsid w:val="44A6CA76"/>
    <w:rsid w:val="46846A98"/>
    <w:rsid w:val="4758B4A3"/>
    <w:rsid w:val="47A6A634"/>
    <w:rsid w:val="47E2FB95"/>
    <w:rsid w:val="4927B4AC"/>
    <w:rsid w:val="4A675A57"/>
    <w:rsid w:val="4BA63A5C"/>
    <w:rsid w:val="4C849493"/>
    <w:rsid w:val="4D5741A3"/>
    <w:rsid w:val="5063E0E7"/>
    <w:rsid w:val="52EFCD3C"/>
    <w:rsid w:val="536ADB26"/>
    <w:rsid w:val="53A6B59F"/>
    <w:rsid w:val="5600C4B4"/>
    <w:rsid w:val="56B848B1"/>
    <w:rsid w:val="56F77EBE"/>
    <w:rsid w:val="578911AC"/>
    <w:rsid w:val="57A779B2"/>
    <w:rsid w:val="57BD44E6"/>
    <w:rsid w:val="57E3542B"/>
    <w:rsid w:val="583E4C49"/>
    <w:rsid w:val="5A70EF41"/>
    <w:rsid w:val="5C01233F"/>
    <w:rsid w:val="5CF8950F"/>
    <w:rsid w:val="5D601C0D"/>
    <w:rsid w:val="5F84DD05"/>
    <w:rsid w:val="608538A7"/>
    <w:rsid w:val="6139C58D"/>
    <w:rsid w:val="618429B4"/>
    <w:rsid w:val="62CB93F8"/>
    <w:rsid w:val="63639309"/>
    <w:rsid w:val="63F3D095"/>
    <w:rsid w:val="659568ED"/>
    <w:rsid w:val="65CA0504"/>
    <w:rsid w:val="66EDD5F6"/>
    <w:rsid w:val="6944D772"/>
    <w:rsid w:val="6B7CB4A4"/>
    <w:rsid w:val="6F0E1EC1"/>
    <w:rsid w:val="6F610CC9"/>
    <w:rsid w:val="71A847C1"/>
    <w:rsid w:val="71B1C869"/>
    <w:rsid w:val="72728B2F"/>
    <w:rsid w:val="73244B90"/>
    <w:rsid w:val="73612323"/>
    <w:rsid w:val="736C5C18"/>
    <w:rsid w:val="739BB4AC"/>
    <w:rsid w:val="740571EB"/>
    <w:rsid w:val="74DFE883"/>
    <w:rsid w:val="76A46048"/>
    <w:rsid w:val="7855FD72"/>
    <w:rsid w:val="78EB1AFF"/>
    <w:rsid w:val="7905F866"/>
    <w:rsid w:val="792C0616"/>
    <w:rsid w:val="79A21ECF"/>
    <w:rsid w:val="7A7CF3A4"/>
    <w:rsid w:val="7B0AAAC0"/>
    <w:rsid w:val="7B2F5D75"/>
    <w:rsid w:val="7BD16633"/>
    <w:rsid w:val="7C472348"/>
    <w:rsid w:val="7C5757D8"/>
    <w:rsid w:val="7D6D3694"/>
    <w:rsid w:val="7DA2CC42"/>
    <w:rsid w:val="7ECF2325"/>
    <w:rsid w:val="7F23E0AF"/>
    <w:rsid w:val="7FED0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49549"/>
  <w15:chartTrackingRefBased/>
  <w15:docId w15:val="{774CCF19-8D0B-428D-B699-FE9FA674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29"/>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3B3624"/>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F5221"/>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F5221"/>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4F522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F522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mniPage1">
    <w:name w:val="OmniPage #1"/>
    <w:basedOn w:val="Normal"/>
    <w:rsid w:val="00417500"/>
    <w:pPr>
      <w:spacing w:line="260" w:lineRule="exact"/>
    </w:pPr>
  </w:style>
  <w:style w:type="character" w:styleId="PlaceholderText">
    <w:name w:val="Placeholder Text"/>
    <w:basedOn w:val="DefaultParagraphFont"/>
    <w:uiPriority w:val="99"/>
    <w:semiHidden/>
    <w:rsid w:val="00417500"/>
    <w:rPr>
      <w:color w:val="808080"/>
    </w:rPr>
  </w:style>
  <w:style w:type="paragraph" w:customStyle="1" w:styleId="ADDMTitleCenter">
    <w:name w:val="ADDM Title Center"/>
    <w:basedOn w:val="Normal"/>
    <w:qFormat/>
    <w:rsid w:val="00417500"/>
    <w:pPr>
      <w:spacing w:before="120"/>
      <w:jc w:val="center"/>
    </w:pPr>
    <w:rPr>
      <w:b/>
      <w:sz w:val="28"/>
      <w:szCs w:val="28"/>
    </w:rPr>
  </w:style>
  <w:style w:type="paragraph" w:styleId="Header">
    <w:name w:val="header"/>
    <w:aliases w:val="Header-Even,(Alt-H)"/>
    <w:basedOn w:val="Normal"/>
    <w:link w:val="HeaderChar"/>
    <w:unhideWhenUsed/>
    <w:rsid w:val="00417500"/>
    <w:pPr>
      <w:tabs>
        <w:tab w:val="center" w:pos="4680"/>
        <w:tab w:val="right" w:pos="9360"/>
      </w:tabs>
    </w:pPr>
  </w:style>
  <w:style w:type="character" w:customStyle="1" w:styleId="HeaderChar">
    <w:name w:val="Header Char"/>
    <w:aliases w:val="Header-Even Char,(Alt-H) Char"/>
    <w:basedOn w:val="DefaultParagraphFont"/>
    <w:link w:val="Header"/>
    <w:rsid w:val="0041750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17500"/>
    <w:pPr>
      <w:tabs>
        <w:tab w:val="center" w:pos="4680"/>
        <w:tab w:val="right" w:pos="9360"/>
      </w:tabs>
    </w:pPr>
  </w:style>
  <w:style w:type="character" w:customStyle="1" w:styleId="FooterChar">
    <w:name w:val="Footer Char"/>
    <w:basedOn w:val="DefaultParagraphFont"/>
    <w:link w:val="Footer"/>
    <w:uiPriority w:val="99"/>
    <w:rsid w:val="00417500"/>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3B3624"/>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417500"/>
    <w:pPr>
      <w:spacing w:line="259" w:lineRule="auto"/>
      <w:outlineLvl w:val="9"/>
    </w:pPr>
  </w:style>
  <w:style w:type="character" w:customStyle="1" w:styleId="Heading2Char">
    <w:name w:val="Heading 2 Char"/>
    <w:basedOn w:val="DefaultParagraphFont"/>
    <w:link w:val="Heading2"/>
    <w:uiPriority w:val="9"/>
    <w:rsid w:val="004F5221"/>
    <w:rPr>
      <w:rFonts w:ascii="Times New Roman" w:eastAsiaTheme="majorEastAsia" w:hAnsi="Times New Roman" w:cstheme="majorBidi"/>
      <w:b/>
      <w:sz w:val="24"/>
      <w:szCs w:val="26"/>
    </w:rPr>
  </w:style>
  <w:style w:type="paragraph" w:styleId="ListParagraph">
    <w:name w:val="List Paragraph"/>
    <w:basedOn w:val="Normal"/>
    <w:link w:val="ListParagraphChar"/>
    <w:uiPriority w:val="34"/>
    <w:qFormat/>
    <w:rsid w:val="00417500"/>
    <w:pPr>
      <w:ind w:left="720"/>
      <w:contextualSpacing/>
    </w:pPr>
  </w:style>
  <w:style w:type="paragraph" w:styleId="TOC1">
    <w:name w:val="toc 1"/>
    <w:basedOn w:val="Normal"/>
    <w:next w:val="Normal"/>
    <w:autoRedefine/>
    <w:uiPriority w:val="39"/>
    <w:unhideWhenUsed/>
    <w:rsid w:val="00C810D1"/>
    <w:pPr>
      <w:tabs>
        <w:tab w:val="left" w:pos="440"/>
        <w:tab w:val="right" w:leader="dot" w:pos="9350"/>
      </w:tabs>
      <w:spacing w:after="100"/>
    </w:pPr>
  </w:style>
  <w:style w:type="character" w:styleId="Hyperlink">
    <w:name w:val="Hyperlink"/>
    <w:basedOn w:val="DefaultParagraphFont"/>
    <w:uiPriority w:val="99"/>
    <w:unhideWhenUsed/>
    <w:rsid w:val="00417500"/>
    <w:rPr>
      <w:color w:val="0563C1" w:themeColor="hyperlink"/>
      <w:u w:val="single"/>
    </w:rPr>
  </w:style>
  <w:style w:type="paragraph" w:styleId="Subtitle">
    <w:name w:val="Subtitle"/>
    <w:basedOn w:val="Normal"/>
    <w:next w:val="Normal"/>
    <w:link w:val="SubtitleChar"/>
    <w:uiPriority w:val="11"/>
    <w:qFormat/>
    <w:rsid w:val="004F5221"/>
    <w:pPr>
      <w:numPr>
        <w:ilvl w:val="1"/>
      </w:numPr>
      <w:spacing w:after="160"/>
    </w:pPr>
    <w:rPr>
      <w:rFonts w:eastAsiaTheme="minorEastAsia" w:cstheme="minorBidi"/>
      <w:b/>
      <w:spacing w:val="15"/>
      <w:szCs w:val="22"/>
    </w:rPr>
  </w:style>
  <w:style w:type="character" w:customStyle="1" w:styleId="SubtitleChar">
    <w:name w:val="Subtitle Char"/>
    <w:basedOn w:val="DefaultParagraphFont"/>
    <w:link w:val="Subtitle"/>
    <w:uiPriority w:val="11"/>
    <w:rsid w:val="004F5221"/>
    <w:rPr>
      <w:rFonts w:ascii="Times New Roman" w:eastAsiaTheme="minorEastAsia" w:hAnsi="Times New Roman"/>
      <w:b/>
      <w:spacing w:val="15"/>
      <w:sz w:val="24"/>
    </w:rPr>
  </w:style>
  <w:style w:type="character" w:styleId="SubtleEmphasis">
    <w:name w:val="Subtle Emphasis"/>
    <w:basedOn w:val="DefaultParagraphFont"/>
    <w:uiPriority w:val="19"/>
    <w:qFormat/>
    <w:rsid w:val="003B3624"/>
    <w:rPr>
      <w:i/>
      <w:iCs/>
      <w:color w:val="404040" w:themeColor="text1" w:themeTint="BF"/>
    </w:rPr>
  </w:style>
  <w:style w:type="paragraph" w:styleId="NoSpacing">
    <w:name w:val="No Spacing"/>
    <w:uiPriority w:val="1"/>
    <w:qFormat/>
    <w:rsid w:val="003B3624"/>
    <w:pPr>
      <w:spacing w:after="0"/>
    </w:pPr>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rsid w:val="004F522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F5221"/>
    <w:rPr>
      <w:rFonts w:asciiTheme="majorHAnsi" w:eastAsiaTheme="majorEastAsia" w:hAnsiTheme="majorHAnsi" w:cstheme="majorBidi"/>
      <w:i/>
      <w:iCs/>
      <w:color w:val="2E74B5" w:themeColor="accent1" w:themeShade="BF"/>
      <w:sz w:val="24"/>
      <w:szCs w:val="20"/>
    </w:rPr>
  </w:style>
  <w:style w:type="character" w:customStyle="1" w:styleId="Heading5Char">
    <w:name w:val="Heading 5 Char"/>
    <w:basedOn w:val="DefaultParagraphFont"/>
    <w:link w:val="Heading5"/>
    <w:uiPriority w:val="9"/>
    <w:rsid w:val="004F5221"/>
    <w:rPr>
      <w:rFonts w:asciiTheme="majorHAnsi" w:eastAsiaTheme="majorEastAsia" w:hAnsiTheme="majorHAnsi" w:cstheme="majorBidi"/>
      <w:color w:val="2E74B5" w:themeColor="accent1" w:themeShade="BF"/>
      <w:sz w:val="24"/>
      <w:szCs w:val="20"/>
    </w:rPr>
  </w:style>
  <w:style w:type="character" w:styleId="Emphasis">
    <w:name w:val="Emphasis"/>
    <w:basedOn w:val="DefaultParagraphFont"/>
    <w:uiPriority w:val="20"/>
    <w:qFormat/>
    <w:rsid w:val="004F5221"/>
    <w:rPr>
      <w:i/>
      <w:iCs/>
    </w:rPr>
  </w:style>
  <w:style w:type="paragraph" w:styleId="Quote">
    <w:name w:val="Quote"/>
    <w:basedOn w:val="Normal"/>
    <w:next w:val="Normal"/>
    <w:link w:val="QuoteChar"/>
    <w:uiPriority w:val="29"/>
    <w:qFormat/>
    <w:rsid w:val="004F522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F5221"/>
    <w:rPr>
      <w:rFonts w:ascii="Times New Roman" w:eastAsia="Times New Roman" w:hAnsi="Times New Roman" w:cs="Times New Roman"/>
      <w:i/>
      <w:iCs/>
      <w:color w:val="404040" w:themeColor="text1" w:themeTint="BF"/>
      <w:sz w:val="24"/>
      <w:szCs w:val="20"/>
    </w:rPr>
  </w:style>
  <w:style w:type="character" w:styleId="Strong">
    <w:name w:val="Strong"/>
    <w:basedOn w:val="DefaultParagraphFont"/>
    <w:uiPriority w:val="22"/>
    <w:qFormat/>
    <w:rsid w:val="004F5221"/>
    <w:rPr>
      <w:b/>
      <w:bCs/>
    </w:rPr>
  </w:style>
  <w:style w:type="character" w:styleId="BookTitle">
    <w:name w:val="Book Title"/>
    <w:basedOn w:val="DefaultParagraphFont"/>
    <w:uiPriority w:val="33"/>
    <w:qFormat/>
    <w:rsid w:val="004F5221"/>
    <w:rPr>
      <w:b/>
      <w:bCs/>
      <w:i/>
      <w:iCs/>
      <w:spacing w:val="5"/>
    </w:rPr>
  </w:style>
  <w:style w:type="paragraph" w:styleId="TOC2">
    <w:name w:val="toc 2"/>
    <w:basedOn w:val="Normal"/>
    <w:next w:val="Normal"/>
    <w:autoRedefine/>
    <w:uiPriority w:val="39"/>
    <w:unhideWhenUsed/>
    <w:rsid w:val="004F5221"/>
    <w:pPr>
      <w:spacing w:after="100"/>
      <w:ind w:left="240"/>
    </w:pPr>
  </w:style>
  <w:style w:type="paragraph" w:styleId="CommentText">
    <w:name w:val="annotation text"/>
    <w:basedOn w:val="Normal"/>
    <w:link w:val="CommentTextChar"/>
    <w:unhideWhenUsed/>
    <w:rsid w:val="001A4B28"/>
    <w:rPr>
      <w:sz w:val="20"/>
    </w:rPr>
  </w:style>
  <w:style w:type="character" w:customStyle="1" w:styleId="CommentTextChar">
    <w:name w:val="Comment Text Char"/>
    <w:basedOn w:val="DefaultParagraphFont"/>
    <w:link w:val="CommentText"/>
    <w:rsid w:val="001A4B28"/>
    <w:rPr>
      <w:rFonts w:ascii="Times New Roman" w:eastAsia="Times New Roman" w:hAnsi="Times New Roman" w:cs="Times New Roman"/>
      <w:sz w:val="20"/>
      <w:szCs w:val="20"/>
    </w:rPr>
  </w:style>
  <w:style w:type="character" w:customStyle="1" w:styleId="ListParagraphChar">
    <w:name w:val="List Paragraph Char"/>
    <w:link w:val="ListParagraph"/>
    <w:uiPriority w:val="99"/>
    <w:locked/>
    <w:rsid w:val="001A4B28"/>
    <w:rPr>
      <w:rFonts w:ascii="Times New Roman" w:eastAsia="Times New Roman" w:hAnsi="Times New Roman" w:cs="Times New Roman"/>
      <w:sz w:val="24"/>
      <w:szCs w:val="20"/>
    </w:rPr>
  </w:style>
  <w:style w:type="paragraph" w:styleId="BodyText">
    <w:name w:val="Body Text"/>
    <w:basedOn w:val="Normal"/>
    <w:link w:val="BodyTextChar"/>
    <w:semiHidden/>
    <w:rsid w:val="00D33E7D"/>
    <w:rPr>
      <w:szCs w:val="24"/>
    </w:rPr>
  </w:style>
  <w:style w:type="paragraph" w:styleId="NormalIndent">
    <w:name w:val="Normal Indent"/>
    <w:basedOn w:val="Normal"/>
    <w:uiPriority w:val="99"/>
    <w:semiHidden/>
    <w:unhideWhenUsed/>
    <w:rsid w:val="00821129"/>
    <w:pPr>
      <w:ind w:left="720"/>
    </w:pPr>
  </w:style>
  <w:style w:type="character" w:customStyle="1" w:styleId="BodyTextChar">
    <w:name w:val="Body Text Char"/>
    <w:basedOn w:val="DefaultParagraphFont"/>
    <w:link w:val="BodyText"/>
    <w:semiHidden/>
    <w:rsid w:val="00D33E7D"/>
    <w:rPr>
      <w:rFonts w:ascii="Times New Roman" w:eastAsia="Times New Roman" w:hAnsi="Times New Roman" w:cs="Times New Roman"/>
      <w:sz w:val="24"/>
      <w:szCs w:val="24"/>
    </w:rPr>
  </w:style>
  <w:style w:type="paragraph" w:styleId="FootnoteText">
    <w:name w:val="footnote text"/>
    <w:basedOn w:val="Normal"/>
    <w:link w:val="FootnoteTextChar"/>
    <w:semiHidden/>
    <w:rsid w:val="001F15D0"/>
    <w:rPr>
      <w:sz w:val="20"/>
    </w:rPr>
  </w:style>
  <w:style w:type="character" w:customStyle="1" w:styleId="FootnoteTextChar">
    <w:name w:val="Footnote Text Char"/>
    <w:basedOn w:val="DefaultParagraphFont"/>
    <w:link w:val="FootnoteText"/>
    <w:semiHidden/>
    <w:rsid w:val="001F15D0"/>
    <w:rPr>
      <w:rFonts w:ascii="Times New Roman" w:eastAsia="Times New Roman" w:hAnsi="Times New Roman" w:cs="Times New Roman"/>
      <w:sz w:val="20"/>
      <w:szCs w:val="20"/>
    </w:rPr>
  </w:style>
  <w:style w:type="table" w:styleId="TableGrid">
    <w:name w:val="Table Grid"/>
    <w:basedOn w:val="TableNormal"/>
    <w:uiPriority w:val="59"/>
    <w:rsid w:val="001F15D0"/>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50DE6"/>
    <w:rPr>
      <w:sz w:val="16"/>
      <w:szCs w:val="16"/>
    </w:rPr>
  </w:style>
  <w:style w:type="paragraph" w:styleId="CommentSubject">
    <w:name w:val="annotation subject"/>
    <w:basedOn w:val="CommentText"/>
    <w:next w:val="CommentText"/>
    <w:link w:val="CommentSubjectChar"/>
    <w:uiPriority w:val="99"/>
    <w:semiHidden/>
    <w:unhideWhenUsed/>
    <w:rsid w:val="00950DE6"/>
    <w:rPr>
      <w:b/>
      <w:bCs/>
    </w:rPr>
  </w:style>
  <w:style w:type="character" w:customStyle="1" w:styleId="CommentSubjectChar">
    <w:name w:val="Comment Subject Char"/>
    <w:basedOn w:val="CommentTextChar"/>
    <w:link w:val="CommentSubject"/>
    <w:uiPriority w:val="99"/>
    <w:semiHidden/>
    <w:rsid w:val="00950DE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950DE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DE6"/>
    <w:rPr>
      <w:rFonts w:ascii="Segoe UI" w:eastAsia="Times New Roman" w:hAnsi="Segoe UI" w:cs="Segoe UI"/>
      <w:sz w:val="18"/>
      <w:szCs w:val="18"/>
    </w:rPr>
  </w:style>
  <w:style w:type="paragraph" w:customStyle="1" w:styleId="Default">
    <w:name w:val="Default"/>
    <w:rsid w:val="00537F69"/>
    <w:pPr>
      <w:autoSpaceDE w:val="0"/>
      <w:autoSpaceDN w:val="0"/>
      <w:adjustRightInd w:val="0"/>
      <w:spacing w:after="0"/>
    </w:pPr>
    <w:rPr>
      <w:rFonts w:ascii="Times New Roman" w:hAnsi="Times New Roman" w:cs="Times New Roman"/>
      <w:color w:val="000000"/>
      <w:sz w:val="24"/>
      <w:szCs w:val="24"/>
    </w:rPr>
  </w:style>
  <w:style w:type="paragraph" w:styleId="Revision">
    <w:name w:val="Revision"/>
    <w:hidden/>
    <w:uiPriority w:val="99"/>
    <w:semiHidden/>
    <w:rsid w:val="00F65953"/>
    <w:pPr>
      <w:spacing w:after="0"/>
    </w:pPr>
    <w:rPr>
      <w:rFonts w:ascii="Times New Roman" w:eastAsia="Times New Roman" w:hAnsi="Times New Roman" w:cs="Times New Roman"/>
      <w:sz w:val="24"/>
      <w:szCs w:val="20"/>
    </w:rPr>
  </w:style>
  <w:style w:type="paragraph" w:customStyle="1" w:styleId="TableParagraph">
    <w:name w:val="Table Paragraph"/>
    <w:basedOn w:val="Normal"/>
    <w:uiPriority w:val="1"/>
    <w:qFormat/>
    <w:rsid w:val="00C7337A"/>
    <w:pPr>
      <w:widowControl w:val="0"/>
      <w:autoSpaceDE w:val="0"/>
      <w:autoSpaceDN w:val="0"/>
      <w:adjustRightInd w:val="0"/>
      <w:spacing w:after="0"/>
      <w:ind w:left="107"/>
    </w:pPr>
    <w:rPr>
      <w:rFonts w:eastAsiaTheme="minorEastAsia"/>
      <w:szCs w:val="24"/>
      <w14:ligatures w14:val="standardContextual"/>
    </w:rPr>
  </w:style>
  <w:style w:type="character" w:styleId="FollowedHyperlink">
    <w:name w:val="FollowedHyperlink"/>
    <w:basedOn w:val="DefaultParagraphFont"/>
    <w:uiPriority w:val="99"/>
    <w:semiHidden/>
    <w:unhideWhenUsed/>
    <w:rsid w:val="00D837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8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dprocurementtoolbox.com/cms/sites/default/files/resources/2020-10/SCR%20Guidebook%2021%20October%202020.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www.opm.gov/policy-data-oversight/pay-leave/federal-holiday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ac4e3eb-747f-43bc-bf10-c1bbb893ecac" xsi:nil="true"/>
    <lcf76f155ced4ddcb4097134ff3c332f xmlns="cca5b084-ec7f-4a4e-be32-d7cdfcd40e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AC74BE40185C2438C1E3FADC12A75E5" ma:contentTypeVersion="14" ma:contentTypeDescription="Create a new document." ma:contentTypeScope="" ma:versionID="816b7c175e84864e585ab95d2b65319b">
  <xsd:schema xmlns:xsd="http://www.w3.org/2001/XMLSchema" xmlns:xs="http://www.w3.org/2001/XMLSchema" xmlns:p="http://schemas.microsoft.com/office/2006/metadata/properties" xmlns:ns2="cca5b084-ec7f-4a4e-be32-d7cdfcd40e5e" xmlns:ns3="5d8be008-7308-4c63-9400-820b49e8f2f8" xmlns:ns4="bac4e3eb-747f-43bc-bf10-c1bbb893ecac" targetNamespace="http://schemas.microsoft.com/office/2006/metadata/properties" ma:root="true" ma:fieldsID="17a1a4ff27e8431e49740150bebdb1ea" ns2:_="" ns3:_="" ns4:_="">
    <xsd:import namespace="cca5b084-ec7f-4a4e-be32-d7cdfcd40e5e"/>
    <xsd:import namespace="5d8be008-7308-4c63-9400-820b49e8f2f8"/>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5b084-ec7f-4a4e-be32-d7cdfcd40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8be008-7308-4c63-9400-820b49e8f2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c0ceb50e-97f5-4b3b-8798-03a5ff258a1b}" ma:internalName="TaxCatchAll" ma:showField="CatchAllData" ma:web="0e9884f7-6700-4189-8290-fba3e28aa2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3B64D0-BB0B-4561-A2B7-44A2FCB8EA63}">
  <ds:schemaRefs>
    <ds:schemaRef ds:uri="http://schemas.microsoft.com/sharepoint/v3/contenttype/forms"/>
  </ds:schemaRefs>
</ds:datastoreItem>
</file>

<file path=customXml/itemProps2.xml><?xml version="1.0" encoding="utf-8"?>
<ds:datastoreItem xmlns:ds="http://schemas.openxmlformats.org/officeDocument/2006/customXml" ds:itemID="{89719AA8-13E8-4085-AFBA-DEF0F85CBA52}">
  <ds:schemaRefs>
    <ds:schemaRef ds:uri="http://schemas.microsoft.com/office/2006/metadata/properties"/>
    <ds:schemaRef ds:uri="http://schemas.microsoft.com/office/infopath/2007/PartnerControls"/>
    <ds:schemaRef ds:uri="bac4e3eb-747f-43bc-bf10-c1bbb893ecac"/>
    <ds:schemaRef ds:uri="cca5b084-ec7f-4a4e-be32-d7cdfcd40e5e"/>
  </ds:schemaRefs>
</ds:datastoreItem>
</file>

<file path=customXml/itemProps3.xml><?xml version="1.0" encoding="utf-8"?>
<ds:datastoreItem xmlns:ds="http://schemas.openxmlformats.org/officeDocument/2006/customXml" ds:itemID="{6B8223D5-2157-412B-BBD9-6ED27BA41139}">
  <ds:schemaRefs>
    <ds:schemaRef ds:uri="http://schemas.openxmlformats.org/officeDocument/2006/bibliography"/>
  </ds:schemaRefs>
</ds:datastoreItem>
</file>

<file path=customXml/itemProps4.xml><?xml version="1.0" encoding="utf-8"?>
<ds:datastoreItem xmlns:ds="http://schemas.openxmlformats.org/officeDocument/2006/customXml" ds:itemID="{99410F2D-1867-4D89-AAE6-F39215A90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a5b084-ec7f-4a4e-be32-d7cdfcd40e5e"/>
    <ds:schemaRef ds:uri="5d8be008-7308-4c63-9400-820b49e8f2f8"/>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23</Pages>
  <Words>6696</Words>
  <Characters>38172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TINA L NH-04 USAF AFMC 773 ESS/DBO</dc:creator>
  <cp:keywords/>
  <dc:description/>
  <cp:lastModifiedBy>MUHAMMAD, SANANDA A SSgt USAF AFMC 771 ESS/EGB</cp:lastModifiedBy>
  <cp:revision>2</cp:revision>
  <cp:lastPrinted>2021-10-19T21:23:00Z</cp:lastPrinted>
  <dcterms:created xsi:type="dcterms:W3CDTF">2026-05-07T14:50:00Z</dcterms:created>
  <dcterms:modified xsi:type="dcterms:W3CDTF">2026-05-07T14:50:00Z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0x0101001AC74BE40185C2438C1E3FADC12A75E5</vt:lpwstr>
  </property>
  <property fmtid="{D5CDD505-2E9C-101B-9397-08002B2CF9AE}" pid="3" name="MediaServiceImageTags">
    <vt:lpwstr/>
  </property>
  <property fmtid="{D5CDD505-2E9C-101B-9397-08002B2CF9AE}" pid="4" name="Order">
    <vt:r8>1065400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