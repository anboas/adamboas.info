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Taylor Dunn BIGFOOT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85297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36C26226Q0418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336211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Greater Los Angeles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90073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61C04" w:rsidRPr="00EE5B77" w:rsidP="00761C04">
            <w:pPr>
              <w:spacing w:before="0"/>
              <w:rPr>
                <w:rFonts w:asciiTheme="minorHAnsi" w:hAnsiTheme="minorHAnsi" w:cstheme="minorHAnsi"/>
              </w:rPr>
            </w:pPr>
            <w:r>
              <w:rPr>
                <w:rFonts w:asciiTheme="minorHAnsi" w:hAnsiTheme="minorHAnsi" w:cstheme="minorHAnsi"/>
              </w:rPr>
              <w:t>Gilbert AZ  85297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 Oliveros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victor.oliveros@va.gov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A15C3" w:rsidRPr="00CD68D6" w:rsidP="003A15C3">
      <w:pPr>
        <w:jc w:val="both"/>
        <w:rPr>
          <w:rFonts w:ascii="Times New Roman" w:eastAsia="Times New Roman" w:hAnsi="Times New Roman" w:cs="Times New Roman"/>
          <w:b/>
          <w:sz w:val="24"/>
          <w:szCs w:val="24"/>
        </w:rPr>
      </w:pPr>
      <w:bookmarkStart w:id="0" w:name="_Hlk171919309"/>
      <w:r w:rsidRPr="00CD68D6">
        <w:rPr>
          <w:rFonts w:ascii="Times New Roman" w:eastAsia="Times New Roman" w:hAnsi="Times New Roman" w:cs="Times New Roman"/>
          <w:b/>
          <w:sz w:val="24"/>
          <w:szCs w:val="24"/>
        </w:rPr>
        <w:t>THIS REQUEST FOR INFORMATION (RFI)</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w:t>
      </w:r>
      <w:ins w:id="1" w:author="Levin, Jared M. (OGC)" w:date="2024-07-01T14:37:00Z">
        <w:r>
          <w:rPr>
            <w:rFonts w:ascii="Times New Roman" w:eastAsia="Times New Roman" w:hAnsi="Times New Roman" w:cs="Times New Roman"/>
            <w:b/>
            <w:sz w:val="24"/>
            <w:szCs w:val="24"/>
          </w:rPr>
          <w:t xml:space="preserve"> </w:t>
        </w:r>
      </w:ins>
      <w:r>
        <w:rPr>
          <w:rFonts w:ascii="Times New Roman" w:eastAsia="Times New Roman" w:hAnsi="Times New Roman" w:cs="Times New Roman"/>
          <w:b/>
          <w:sz w:val="24"/>
          <w:szCs w:val="24"/>
        </w:rPr>
        <w:t>SOURCES SOUGHT</w:t>
      </w:r>
      <w:r w:rsidRPr="00CD68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NOTICE </w:t>
      </w:r>
      <w:r w:rsidRPr="00CD68D6">
        <w:rPr>
          <w:rFonts w:ascii="Times New Roman" w:eastAsia="Times New Roman" w:hAnsi="Times New Roman" w:cs="Times New Roman"/>
          <w:b/>
          <w:sz w:val="24"/>
          <w:szCs w:val="24"/>
        </w:rPr>
        <w:t>IS ISSUED</w:t>
      </w:r>
      <w:r w:rsidRPr="00CD68D6">
        <w:rPr>
          <w:rFonts w:ascii="Times New Roman" w:eastAsia="Times New Roman" w:hAnsi="Times New Roman" w:cs="Times New Roman"/>
          <w:b/>
          <w:sz w:val="24"/>
          <w:szCs w:val="24"/>
        </w:rPr>
        <w:t xml:space="preserve"> SOLELY FOR INFORMATION AND PLANNING PURPOSES</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 xml:space="preserve">SUBMISSION OF </w:t>
      </w:r>
      <w:r>
        <w:rPr>
          <w:rFonts w:ascii="Times New Roman" w:eastAsia="Times New Roman" w:hAnsi="Times New Roman" w:cs="Times New Roman"/>
          <w:b/>
          <w:sz w:val="24"/>
          <w:szCs w:val="24"/>
        </w:rPr>
        <w:t xml:space="preserve">INFORMATION ABOUT </w:t>
      </w:r>
      <w:r w:rsidRPr="00CD68D6">
        <w:rPr>
          <w:rFonts w:ascii="Times New Roman" w:eastAsia="Times New Roman" w:hAnsi="Times New Roman" w:cs="Times New Roman"/>
          <w:b/>
          <w:sz w:val="24"/>
          <w:szCs w:val="24"/>
        </w:rPr>
        <w:t xml:space="preserve">PRICING, </w:t>
      </w:r>
      <w:r>
        <w:rPr>
          <w:rFonts w:ascii="Times New Roman" w:eastAsia="Times New Roman" w:hAnsi="Times New Roman" w:cs="Times New Roman"/>
          <w:b/>
          <w:sz w:val="24"/>
          <w:szCs w:val="24"/>
        </w:rPr>
        <w:t xml:space="preserve">DELIVERY, THE MARKET, AND </w:t>
      </w:r>
      <w:r w:rsidRPr="00CD68D6">
        <w:rPr>
          <w:rFonts w:ascii="Times New Roman" w:eastAsia="Times New Roman" w:hAnsi="Times New Roman" w:cs="Times New Roman"/>
          <w:b/>
          <w:sz w:val="24"/>
          <w:szCs w:val="24"/>
        </w:rPr>
        <w:t>CAPABILITIES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IS HIGHLY ENCOURAGED AND ALLOWED UNDER THIS RFI FOR PLANNING PURPOSES</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IN ACCORDANCE WITH (IAW) FAR 15.201(e).</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3A15C3" w:rsidRPr="00FF4032" w:rsidP="003A15C3">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3A15C3" w:rsidRPr="00CD68D6"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3A15C3" w:rsidRPr="00D1225B" w:rsidP="003A15C3">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814C2">
        <w:rPr>
          <w:rFonts w:ascii="Times New Roman" w:eastAsia="Times New Roman" w:hAnsi="Times New Roman" w:cs="Times New Roman"/>
          <w:color w:val="FF0000"/>
          <w:sz w:val="24"/>
          <w:szCs w:val="24"/>
        </w:rPr>
        <w:t xml:space="preserve">NAICS </w:t>
      </w:r>
      <w:r>
        <w:t>336211</w:t>
      </w:r>
      <w:r w:rsidRPr="00B814C2">
        <w:rPr>
          <w:rFonts w:ascii="Times New Roman" w:eastAsia="Times New Roman" w:hAnsi="Times New Roman" w:cs="Times New Roman"/>
          <w:color w:val="FF0000"/>
          <w:sz w:val="24"/>
          <w:szCs w:val="24"/>
        </w:rPr>
        <w:t xml:space="preserve"> (size standard of</w:t>
      </w:r>
      <w:r w:rsidRPr="00B814C2">
        <w:t xml:space="preserve"> </w:t>
      </w:r>
      <w:r>
        <w:t>1000</w:t>
      </w:r>
      <w:r w:rsidRPr="00B814C2">
        <w:t xml:space="preserve"> Employees</w:t>
      </w:r>
      <w:r w:rsidRPr="00B814C2">
        <w:rPr>
          <w:rFonts w:ascii="Times New Roman" w:eastAsia="Times New Roman" w:hAnsi="Times New Roman" w:cs="Times New Roman"/>
          <w:color w:val="FF0000"/>
          <w:sz w:val="24"/>
          <w:szCs w:val="24"/>
        </w:rPr>
        <w:t xml:space="preserve">). </w:t>
      </w:r>
      <w:r w:rsidRPr="00D1225B">
        <w:rPr>
          <w:rFonts w:ascii="Times New Roman" w:eastAsia="Times New Roman" w:hAnsi="Times New Roman" w:cs="Times New Roman"/>
          <w:sz w:val="24"/>
          <w:szCs w:val="24"/>
        </w:rPr>
        <w:t>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3A15C3" w:rsidRPr="00CD68D6" w:rsidP="003A15C3">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capable of providing</w:t>
      </w:r>
      <w:r w:rsidRPr="00D1225B">
        <w:rPr>
          <w:rFonts w:ascii="Times New Roman" w:eastAsia="Times New Roman" w:hAnsi="Times New Roman" w:cs="Times New Roman"/>
          <w:sz w:val="24"/>
          <w:szCs w:val="24"/>
        </w:rPr>
        <w:t xml:space="preserve"> </w:t>
      </w:r>
      <w:r>
        <w:t>Emergency Generator for Loma Linda</w:t>
      </w:r>
      <w:r w:rsidRPr="00B814C2">
        <w:t xml:space="preserve"> VA Medical Center.  </w:t>
      </w:r>
    </w:p>
    <w:p w:rsidR="003A15C3" w:rsidRPr="00FF4032" w:rsidP="003A15C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DRAFT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3A15C3" w:rsidRPr="00CD68D6" w:rsidP="003A15C3">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FF4032">
        <w:rPr>
          <w:rFonts w:ascii="Times New Roman" w:eastAsia="Times New Roman" w:hAnsi="Times New Roman" w:cs="Times New Roman"/>
          <w:sz w:val="24"/>
          <w:szCs w:val="24"/>
        </w:rPr>
        <w:t>supplies/services,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3A15C3" w:rsidRPr="00680B24" w:rsidP="003A15C3">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w:t>
      </w:r>
      <w:r>
        <w:rPr>
          <w:rFonts w:ascii="Times New Roman" w:eastAsia="Times New Roman" w:hAnsi="Times New Roman" w:cs="Times New Roman"/>
          <w:b/>
          <w:sz w:val="24"/>
          <w:szCs w:val="24"/>
        </w:rPr>
        <w:t>can/cannot</w:t>
      </w:r>
      <w:r>
        <w:rPr>
          <w:rFonts w:ascii="Times New Roman" w:eastAsia="Times New Roman" w:hAnsi="Times New Roman" w:cs="Times New Roman"/>
          <w:b/>
          <w:sz w:val="24"/>
          <w:szCs w:val="24"/>
        </w:rPr>
        <w:t xml:space="preserve"> meet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For instances where your company cannot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please explain.  For instances where your company can meet the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3A15C3"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Pr="00A43D5D">
        <w:rPr>
          <w:rFonts w:ascii="Times New Roman" w:eastAsia="Times New Roman" w:hAnsi="Times New Roman" w:cs="Times New Roman"/>
          <w:b/>
          <w:sz w:val="24"/>
          <w:szCs w:val="24"/>
          <w:highlight w:val="yellow"/>
        </w:rPr>
        <w:t>DRAFT/SALIENT CHARACTERISTICS/SOW</w:t>
      </w:r>
      <w:r>
        <w:rPr>
          <w:rFonts w:ascii="Times New Roman" w:eastAsia="Times New Roman" w:hAnsi="Times New Roman" w:cs="Times New Roman"/>
          <w:b/>
          <w:sz w:val="24"/>
          <w:szCs w:val="24"/>
        </w:rPr>
        <w:t xml:space="preserve"> requirements and provide any additional feedback or suggestions.  If none, please reply as N/A.</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3A15C3" w:rsidP="003A15C3">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sidRPr="00A43D5D">
        <w:rPr>
          <w:rFonts w:ascii="Times New Roman" w:eastAsia="Times New Roman" w:hAnsi="Times New Roman" w:cs="Times New Roman"/>
          <w:b/>
          <w:sz w:val="24"/>
          <w:szCs w:val="24"/>
          <w:highlight w:val="yellow"/>
        </w:rPr>
        <w:t xml:space="preserve">of DRAFT/SALIENT </w:t>
      </w:r>
      <w:r w:rsidRPr="000579AD">
        <w:rPr>
          <w:rFonts w:ascii="Times New Roman" w:eastAsia="Times New Roman" w:hAnsi="Times New Roman" w:cs="Times New Roman"/>
          <w:b/>
          <w:sz w:val="24"/>
          <w:szCs w:val="24"/>
          <w:highlight w:val="yellow"/>
        </w:rPr>
        <w:t>CHARACTERISTICS</w:t>
      </w:r>
      <w:r>
        <w:rPr>
          <w:rFonts w:ascii="Times New Roman" w:eastAsia="Times New Roman" w:hAnsi="Times New Roman" w:cs="Times New Roman"/>
          <w:b/>
          <w:sz w:val="24"/>
          <w:szCs w:val="24"/>
        </w:rPr>
        <w:t>:</w:t>
      </w:r>
      <w:r w:rsidRPr="000579AD">
        <w:t xml:space="preserve"> </w:t>
      </w:r>
    </w:p>
    <w:p w:rsidR="003A15C3" w:rsidRPr="00CD517B" w:rsidP="003A15C3">
      <w:pPr>
        <w:autoSpaceDE w:val="0"/>
        <w:autoSpaceDN w:val="0"/>
        <w:adjustRightInd w:val="0"/>
        <w:spacing w:after="0" w:line="240" w:lineRule="auto"/>
        <w:rPr>
          <w:rFonts w:ascii="Times New Roman" w:hAnsi="Times New Roman" w:eastAsiaTheme="minorHAnsi" w:cs="Times New Roman"/>
        </w:rPr>
      </w:pPr>
      <w:bookmarkStart w:id="2" w:name="_Hlk163809131"/>
      <w:bookmarkStart w:id="3" w:name="_Hlk152571329"/>
      <w:bookmarkStart w:id="4" w:name="_Hlk152575522"/>
      <w:bookmarkStart w:id="5" w:name="_Hlk137635210"/>
      <w:bookmarkStart w:id="6" w:name="_Hlk157590889"/>
      <w:r w:rsidRPr="00CD517B">
        <w:rPr>
          <w:rFonts w:ascii="Times New Roman" w:hAnsi="Times New Roman" w:cs="Times New Roman"/>
        </w:rPr>
        <w:t xml:space="preserve">Electric Utility Carts (Qty: 2) </w:t>
      </w:r>
      <w:r w:rsidRPr="00CD517B">
        <w:rPr>
          <w:rFonts w:ascii="Times New Roman" w:hAnsi="Times New Roman" w:eastAsiaTheme="minorHAnsi" w:cs="Times New Roman"/>
        </w:rPr>
        <w:t>Taylor-Dunn Bigfoot S, Electric Burden</w:t>
      </w: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eastAsiaTheme="minorHAnsi" w:cs="Times New Roman"/>
          <w:sz w:val="22"/>
          <w:szCs w:val="22"/>
        </w:rPr>
        <w:t>Carrier</w:t>
      </w: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Department of Veterans Affairs</w:t>
      </w: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VA Greater Los Angeles Healthcare System</w:t>
      </w:r>
    </w:p>
    <w:p w:rsidR="003A15C3" w:rsidRPr="00CD517B" w:rsidP="003A15C3">
      <w:pPr>
        <w:pStyle w:val="NormalWeb"/>
        <w:spacing w:before="0" w:beforeAutospacing="0" w:after="180" w:afterAutospacing="0"/>
        <w:rPr>
          <w:rFonts w:ascii="Times New Roman" w:hAnsi="Times New Roman" w:cs="Times New Roman"/>
          <w:sz w:val="22"/>
          <w:szCs w:val="22"/>
        </w:rPr>
      </w:pPr>
    </w:p>
    <w:p w:rsidR="003A15C3" w:rsidRPr="00CD517B" w:rsidP="003A15C3">
      <w:pPr>
        <w:pStyle w:val="NormalWeb"/>
        <w:spacing w:before="0" w:beforeAutospacing="0" w:after="0" w:afterAutospacing="0"/>
        <w:rPr>
          <w:rFonts w:ascii="Times New Roman" w:hAnsi="Times New Roman" w:cs="Times New Roman"/>
          <w:sz w:val="22"/>
          <w:szCs w:val="22"/>
        </w:rPr>
      </w:pPr>
    </w:p>
    <w:p w:rsidR="003A15C3" w:rsidRPr="00CD517B" w:rsidP="003A15C3">
      <w:pPr>
        <w:pStyle w:val="NormalWeb"/>
        <w:spacing w:before="0" w:beforeAutospacing="0" w:after="224" w:afterAutospacing="0"/>
        <w:rPr>
          <w:rFonts w:ascii="Times New Roman" w:hAnsi="Times New Roman" w:cs="Times New Roman"/>
          <w:sz w:val="22"/>
          <w:szCs w:val="22"/>
        </w:rPr>
      </w:pPr>
      <w:r w:rsidRPr="00CD517B">
        <w:rPr>
          <w:rFonts w:ascii="Times New Roman" w:hAnsi="Times New Roman" w:cs="Times New Roman"/>
          <w:b/>
          <w:bCs/>
          <w:sz w:val="22"/>
          <w:szCs w:val="22"/>
        </w:rPr>
        <w:t>1. Scope</w:t>
      </w: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The contractor shall provide two (2) new electric utility carts to support material transport operations at the VA Greater Los Angeles Healthcare System. The carts shall be electric-powered, two-passenger, flatbed utility vehicles capable of safely transporting personnel and cargo within the medical facility grounds.</w:t>
      </w:r>
    </w:p>
    <w:p w:rsidR="003A15C3" w:rsidRPr="00CD517B" w:rsidP="003A15C3">
      <w:pPr>
        <w:pStyle w:val="NormalWeb"/>
        <w:spacing w:before="0" w:beforeAutospacing="0" w:after="180" w:afterAutospacing="0"/>
        <w:rPr>
          <w:rFonts w:ascii="Times New Roman" w:hAnsi="Times New Roman" w:cs="Times New Roman"/>
          <w:sz w:val="22"/>
          <w:szCs w:val="22"/>
        </w:rPr>
      </w:pP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The equipment shall be new, not refurbished, and include all standard manufacturer components, accessories, and safety features necessary for full operation.</w:t>
      </w:r>
    </w:p>
    <w:p w:rsidR="003A15C3" w:rsidRPr="00CD517B" w:rsidP="003A15C3">
      <w:pPr>
        <w:pStyle w:val="NormalWeb"/>
        <w:spacing w:before="0" w:beforeAutospacing="0" w:after="180" w:afterAutospacing="0"/>
        <w:rPr>
          <w:rFonts w:ascii="Times New Roman" w:hAnsi="Times New Roman" w:cs="Times New Roman"/>
          <w:sz w:val="22"/>
          <w:szCs w:val="22"/>
        </w:rPr>
      </w:pPr>
    </w:p>
    <w:p w:rsidR="003A15C3" w:rsidRPr="00CD517B" w:rsidP="003A15C3">
      <w:pPr>
        <w:pStyle w:val="NormalWeb"/>
        <w:spacing w:before="0" w:beforeAutospacing="0" w:after="224" w:afterAutospacing="0"/>
        <w:rPr>
          <w:rFonts w:ascii="Times New Roman" w:hAnsi="Times New Roman" w:cs="Times New Roman"/>
          <w:sz w:val="22"/>
          <w:szCs w:val="22"/>
        </w:rPr>
      </w:pPr>
      <w:r w:rsidRPr="00CD517B">
        <w:rPr>
          <w:rFonts w:ascii="Times New Roman" w:hAnsi="Times New Roman" w:cs="Times New Roman"/>
          <w:b/>
          <w:bCs/>
          <w:sz w:val="22"/>
          <w:szCs w:val="22"/>
        </w:rPr>
        <w:t>2. Requirements / Specifications</w:t>
      </w:r>
    </w:p>
    <w:p w:rsidR="003A15C3" w:rsidRPr="00CD517B" w:rsidP="003A15C3">
      <w:pPr>
        <w:pStyle w:val="NormalWeb"/>
        <w:spacing w:before="0" w:beforeAutospacing="0" w:after="180" w:afterAutospacing="0"/>
        <w:rPr>
          <w:rFonts w:ascii="Times New Roman" w:hAnsi="Times New Roman" w:cs="Times New Roman"/>
          <w:sz w:val="22"/>
          <w:szCs w:val="22"/>
        </w:rPr>
      </w:pPr>
      <w:r w:rsidRPr="00CD517B">
        <w:rPr>
          <w:rFonts w:ascii="Times New Roman" w:hAnsi="Times New Roman" w:cs="Times New Roman"/>
          <w:sz w:val="22"/>
          <w:szCs w:val="22"/>
        </w:rPr>
        <w:t xml:space="preserve">The electric utility </w:t>
      </w:r>
      <w:r w:rsidRPr="00CD517B">
        <w:rPr>
          <w:rFonts w:ascii="Times New Roman" w:hAnsi="Times New Roman" w:cs="Times New Roman"/>
          <w:sz w:val="22"/>
          <w:szCs w:val="22"/>
        </w:rPr>
        <w:t>carts shall</w:t>
      </w:r>
      <w:r w:rsidRPr="00CD517B">
        <w:rPr>
          <w:rFonts w:ascii="Times New Roman" w:hAnsi="Times New Roman" w:cs="Times New Roman"/>
          <w:sz w:val="22"/>
          <w:szCs w:val="22"/>
        </w:rPr>
        <w:t xml:space="preserve"> meet or exceed the following minimum specifications:</w:t>
      </w:r>
    </w:p>
    <w:p w:rsidR="003A15C3" w:rsidRPr="00CD517B" w:rsidP="003A15C3">
      <w:pPr>
        <w:pStyle w:val="NormalWeb"/>
        <w:spacing w:before="0" w:beforeAutospacing="0" w:after="210" w:afterAutospacing="0"/>
        <w:rPr>
          <w:rFonts w:ascii="Times New Roman" w:hAnsi="Times New Roman" w:cs="Times New Roman"/>
          <w:sz w:val="22"/>
          <w:szCs w:val="22"/>
        </w:rPr>
      </w:pP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Battery and Electrical</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Sealed AGM (Absorbent Glass Mat) maintenance-free battery</w:t>
      </w:r>
    </w:p>
    <w:p w:rsidR="003A15C3" w:rsidRPr="00CD517B" w:rsidP="003A15C3">
      <w:pPr>
        <w:numPr>
          <w:ilvl w:val="0"/>
          <w:numId w:val="2"/>
        </w:numPr>
        <w:spacing w:after="180" w:line="240" w:lineRule="auto"/>
        <w:rPr>
          <w:rFonts w:ascii="Times New Roman" w:hAnsi="Times New Roman" w:cs="Times New Roman"/>
        </w:rPr>
      </w:pPr>
      <w:r w:rsidRPr="00CD517B">
        <w:rPr>
          <w:rFonts w:ascii="Times New Roman" w:eastAsia="Times New Roman" w:hAnsi="Times New Roman" w:cs="Times New Roman"/>
        </w:rPr>
        <w:t>Minimum 224 amp-hour capacity</w:t>
      </w:r>
    </w:p>
    <w:p w:rsidR="003A15C3" w:rsidRPr="00CD517B" w:rsidP="003A15C3">
      <w:pPr>
        <w:numPr>
          <w:ilvl w:val="0"/>
          <w:numId w:val="2"/>
        </w:numPr>
        <w:spacing w:after="180" w:line="240" w:lineRule="auto"/>
        <w:rPr>
          <w:rFonts w:ascii="Times New Roman" w:hAnsi="Times New Roman" w:cs="Times New Roman"/>
        </w:rPr>
      </w:pPr>
      <w:r w:rsidRPr="00CD517B">
        <w:rPr>
          <w:rFonts w:ascii="Times New Roman" w:eastAsia="Times New Roman" w:hAnsi="Times New Roman" w:cs="Times New Roman"/>
        </w:rPr>
        <w:t>AGM compatible battery charger included</w:t>
      </w:r>
    </w:p>
    <w:p w:rsidR="003A15C3" w:rsidRPr="00CD517B" w:rsidP="003A15C3">
      <w:pPr>
        <w:numPr>
          <w:ilvl w:val="0"/>
          <w:numId w:val="2"/>
        </w:numPr>
        <w:spacing w:after="180" w:line="240" w:lineRule="auto"/>
        <w:rPr>
          <w:rFonts w:ascii="Times New Roman" w:hAnsi="Times New Roman" w:cs="Times New Roman"/>
        </w:rPr>
      </w:pPr>
      <w:r w:rsidRPr="00CD517B">
        <w:rPr>
          <w:rFonts w:ascii="Times New Roman" w:eastAsia="Times New Roman" w:hAnsi="Times New Roman" w:cs="Times New Roman"/>
        </w:rPr>
        <w:t>Charger specifications:</w:t>
      </w:r>
      <w:r w:rsidRPr="00CD517B">
        <w:rPr>
          <w:rFonts w:ascii="Times New Roman" w:eastAsia="Times New Roman" w:hAnsi="Times New Roman" w:cs="Times New Roman"/>
        </w:rPr>
        <w:br/>
      </w:r>
    </w:p>
    <w:p w:rsidR="003A15C3" w:rsidRPr="00CD517B" w:rsidP="003A15C3">
      <w:pPr>
        <w:numPr>
          <w:ilvl w:val="1"/>
          <w:numId w:val="2"/>
        </w:numPr>
        <w:spacing w:after="180" w:line="240" w:lineRule="auto"/>
        <w:rPr>
          <w:rFonts w:ascii="Times New Roman" w:hAnsi="Times New Roman" w:cs="Times New Roman"/>
        </w:rPr>
      </w:pPr>
      <w:r w:rsidRPr="00CD517B">
        <w:rPr>
          <w:rFonts w:ascii="Times New Roman" w:eastAsia="Times New Roman" w:hAnsi="Times New Roman" w:cs="Times New Roman"/>
        </w:rPr>
        <w:t>36-volt</w:t>
      </w:r>
    </w:p>
    <w:p w:rsidR="003A15C3" w:rsidRPr="00CD517B" w:rsidP="003A15C3">
      <w:pPr>
        <w:numPr>
          <w:ilvl w:val="1"/>
          <w:numId w:val="2"/>
        </w:numPr>
        <w:spacing w:after="180" w:line="240" w:lineRule="auto"/>
        <w:rPr>
          <w:rFonts w:ascii="Times New Roman" w:hAnsi="Times New Roman" w:cs="Times New Roman"/>
        </w:rPr>
      </w:pPr>
      <w:r w:rsidRPr="00CD517B">
        <w:rPr>
          <w:rFonts w:ascii="Times New Roman" w:eastAsia="Times New Roman" w:hAnsi="Times New Roman" w:cs="Times New Roman"/>
        </w:rPr>
        <w:t>Compatible with supplied AGM battery system</w:t>
      </w:r>
    </w:p>
    <w:p w:rsidR="003A15C3" w:rsidRPr="00CD517B" w:rsidP="003A15C3">
      <w:pPr>
        <w:numPr>
          <w:ilvl w:val="1"/>
          <w:numId w:val="2"/>
        </w:numPr>
        <w:spacing w:after="180" w:line="240" w:lineRule="auto"/>
        <w:rPr>
          <w:rFonts w:ascii="Times New Roman" w:hAnsi="Times New Roman" w:cs="Times New Roman"/>
        </w:rPr>
      </w:pPr>
      <w:r w:rsidRPr="00CD517B">
        <w:rPr>
          <w:rFonts w:ascii="Times New Roman" w:eastAsia="Times New Roman" w:hAnsi="Times New Roman" w:cs="Times New Roman"/>
        </w:rPr>
        <w:t>Automatic shut-off and maintenance mode capability</w:t>
      </w:r>
    </w:p>
    <w:p w:rsidR="003A15C3" w:rsidRPr="00CD517B" w:rsidP="003A15C3">
      <w:pPr>
        <w:rPr>
          <w:rFonts w:ascii="Times New Roman" w:eastAsia="Times New Roman" w:hAnsi="Times New Roman" w:cs="Times New Roman"/>
        </w:rPr>
      </w:pP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Brakes</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Rear hard-collar drum brakes</w:t>
      </w:r>
    </w:p>
    <w:p w:rsidR="003A15C3" w:rsidRPr="00CD517B" w:rsidP="003A15C3">
      <w:pPr>
        <w:pStyle w:val="ListParagraph"/>
        <w:spacing w:after="180"/>
        <w:rPr>
          <w:rFonts w:ascii="Times New Roman" w:hAnsi="Times New Roman" w:cs="Times New Roman"/>
          <w:b/>
          <w:bCs/>
        </w:rPr>
      </w:pPr>
      <w:r w:rsidRPr="00CD517B">
        <w:rPr>
          <w:rFonts w:ascii="Times New Roman" w:hAnsi="Times New Roman" w:cs="Times New Roman"/>
          <w:b/>
          <w:bCs/>
        </w:rPr>
        <w:t>Capacity</w:t>
      </w:r>
    </w:p>
    <w:p w:rsidR="003A15C3" w:rsidRPr="00CD517B" w:rsidP="003A15C3">
      <w:pPr>
        <w:pStyle w:val="ListParagraph"/>
        <w:spacing w:after="180"/>
        <w:rPr>
          <w:rFonts w:ascii="Times New Roman" w:hAnsi="Times New Roman" w:cs="Times New Roman"/>
        </w:rPr>
      </w:pP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Minimum 2,000-pound cargo capacity</w:t>
      </w:r>
    </w:p>
    <w:p w:rsidR="003A15C3" w:rsidRPr="00CD517B" w:rsidP="003A15C3">
      <w:pPr>
        <w:pStyle w:val="NormalWeb"/>
        <w:spacing w:before="0" w:beforeAutospacing="0" w:after="180" w:afterAutospacing="0"/>
        <w:rPr>
          <w:rFonts w:ascii="Times New Roman" w:hAnsi="Times New Roman" w:cs="Times New Roman"/>
          <w:sz w:val="22"/>
          <w:szCs w:val="22"/>
        </w:rPr>
      </w:pP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Seating</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Adjustable black dual buckle seat</w:t>
      </w:r>
    </w:p>
    <w:p w:rsidR="003A15C3" w:rsidRPr="00CD517B" w:rsidP="003A15C3">
      <w:pPr>
        <w:numPr>
          <w:ilvl w:val="0"/>
          <w:numId w:val="3"/>
        </w:numPr>
        <w:spacing w:after="180" w:line="240" w:lineRule="auto"/>
        <w:rPr>
          <w:rFonts w:ascii="Times New Roman" w:hAnsi="Times New Roman" w:cs="Times New Roman"/>
        </w:rPr>
      </w:pPr>
      <w:r w:rsidRPr="00CD517B">
        <w:rPr>
          <w:rFonts w:ascii="Times New Roman" w:eastAsia="Times New Roman" w:hAnsi="Times New Roman" w:cs="Times New Roman"/>
        </w:rPr>
        <w:t>Bucket seats</w:t>
      </w:r>
    </w:p>
    <w:p w:rsidR="003A15C3" w:rsidRPr="00CD517B" w:rsidP="003A15C3">
      <w:pPr>
        <w:numPr>
          <w:ilvl w:val="0"/>
          <w:numId w:val="3"/>
        </w:numPr>
        <w:spacing w:after="180" w:line="240" w:lineRule="auto"/>
        <w:rPr>
          <w:rFonts w:ascii="Times New Roman" w:hAnsi="Times New Roman" w:cs="Times New Roman"/>
        </w:rPr>
      </w:pPr>
      <w:r w:rsidRPr="00CD517B">
        <w:rPr>
          <w:rFonts w:ascii="Times New Roman" w:eastAsia="Times New Roman" w:hAnsi="Times New Roman" w:cs="Times New Roman"/>
        </w:rPr>
        <w:t>Driver’s side electric interlock safety feature</w:t>
      </w: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Tires and Wheels</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Tire size: 5.00 x 8</w:t>
      </w:r>
    </w:p>
    <w:p w:rsidR="003A15C3" w:rsidRPr="00CD517B" w:rsidP="003A15C3">
      <w:pPr>
        <w:numPr>
          <w:ilvl w:val="0"/>
          <w:numId w:val="4"/>
        </w:numPr>
        <w:spacing w:after="180" w:line="240" w:lineRule="auto"/>
        <w:rPr>
          <w:rFonts w:ascii="Times New Roman" w:hAnsi="Times New Roman" w:cs="Times New Roman"/>
        </w:rPr>
      </w:pPr>
      <w:r w:rsidRPr="00CD517B">
        <w:rPr>
          <w:rFonts w:ascii="Times New Roman" w:eastAsia="Times New Roman" w:hAnsi="Times New Roman" w:cs="Times New Roman"/>
        </w:rPr>
        <w:t>Soft solid tires</w:t>
      </w:r>
    </w:p>
    <w:p w:rsidR="003A15C3" w:rsidRPr="00CD517B" w:rsidP="003A15C3">
      <w:pPr>
        <w:numPr>
          <w:ilvl w:val="0"/>
          <w:numId w:val="4"/>
        </w:numPr>
        <w:spacing w:after="180" w:line="240" w:lineRule="auto"/>
        <w:rPr>
          <w:rFonts w:ascii="Times New Roman" w:hAnsi="Times New Roman" w:cs="Times New Roman"/>
        </w:rPr>
      </w:pPr>
      <w:r w:rsidRPr="00CD517B">
        <w:rPr>
          <w:rFonts w:ascii="Times New Roman" w:eastAsia="Times New Roman" w:hAnsi="Times New Roman" w:cs="Times New Roman"/>
        </w:rPr>
        <w:t>Split rims</w:t>
      </w:r>
    </w:p>
    <w:p w:rsidR="003A15C3" w:rsidRPr="00CD517B" w:rsidP="003A15C3">
      <w:pPr>
        <w:pStyle w:val="NormalWeb"/>
        <w:spacing w:before="0" w:beforeAutospacing="0" w:after="180" w:afterAutospacing="0"/>
        <w:rPr>
          <w:rFonts w:ascii="Times New Roman" w:hAnsi="Times New Roman" w:cs="Times New Roman"/>
          <w:sz w:val="22"/>
          <w:szCs w:val="22"/>
        </w:rPr>
      </w:pP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Frame and Configuration</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Two-passenger configuration</w:t>
      </w:r>
    </w:p>
    <w:p w:rsidR="003A15C3" w:rsidRPr="00CD517B" w:rsidP="003A15C3">
      <w:pPr>
        <w:numPr>
          <w:ilvl w:val="0"/>
          <w:numId w:val="5"/>
        </w:numPr>
        <w:spacing w:after="180" w:line="240" w:lineRule="auto"/>
        <w:rPr>
          <w:rFonts w:ascii="Times New Roman" w:hAnsi="Times New Roman" w:cs="Times New Roman"/>
        </w:rPr>
      </w:pPr>
      <w:r w:rsidRPr="00CD517B">
        <w:rPr>
          <w:rFonts w:ascii="Times New Roman" w:eastAsia="Times New Roman" w:hAnsi="Times New Roman" w:cs="Times New Roman"/>
        </w:rPr>
        <w:t>Flatbed cargo design</w:t>
      </w:r>
    </w:p>
    <w:p w:rsidR="003A15C3" w:rsidRPr="00CD517B" w:rsidP="003A15C3">
      <w:pPr>
        <w:numPr>
          <w:ilvl w:val="0"/>
          <w:numId w:val="5"/>
        </w:numPr>
        <w:spacing w:after="180" w:line="240" w:lineRule="auto"/>
        <w:rPr>
          <w:rFonts w:ascii="Times New Roman" w:hAnsi="Times New Roman" w:cs="Times New Roman"/>
        </w:rPr>
      </w:pPr>
      <w:r w:rsidRPr="00CD517B">
        <w:rPr>
          <w:rFonts w:ascii="Times New Roman" w:eastAsia="Times New Roman" w:hAnsi="Times New Roman" w:cs="Times New Roman"/>
        </w:rPr>
        <w:t>Standard front axle</w:t>
      </w:r>
    </w:p>
    <w:p w:rsidR="003A15C3" w:rsidRPr="00CD517B" w:rsidP="003A15C3">
      <w:pPr>
        <w:numPr>
          <w:ilvl w:val="0"/>
          <w:numId w:val="5"/>
        </w:numPr>
        <w:spacing w:after="180" w:line="240" w:lineRule="auto"/>
        <w:rPr>
          <w:rFonts w:ascii="Times New Roman" w:hAnsi="Times New Roman" w:cs="Times New Roman"/>
        </w:rPr>
      </w:pPr>
      <w:r w:rsidRPr="00CD517B">
        <w:rPr>
          <w:rFonts w:ascii="Times New Roman" w:eastAsia="Times New Roman" w:hAnsi="Times New Roman" w:cs="Times New Roman"/>
        </w:rPr>
        <w:t>Electric controller</w:t>
      </w:r>
    </w:p>
    <w:p w:rsidR="003A15C3" w:rsidRPr="00CD517B" w:rsidP="003A15C3">
      <w:pPr>
        <w:pStyle w:val="NormalWeb"/>
        <w:spacing w:before="0" w:beforeAutospacing="0" w:after="210" w:afterAutospacing="0"/>
        <w:rPr>
          <w:rFonts w:ascii="Times New Roman" w:hAnsi="Times New Roman" w:cs="Times New Roman"/>
          <w:sz w:val="22"/>
          <w:szCs w:val="22"/>
        </w:rPr>
      </w:pPr>
    </w:p>
    <w:p w:rsidR="003A15C3" w:rsidRPr="00CD517B" w:rsidP="003A15C3">
      <w:pPr>
        <w:pStyle w:val="NormalWeb"/>
        <w:spacing w:before="0" w:beforeAutospacing="0" w:after="210" w:afterAutospacing="0"/>
        <w:rPr>
          <w:rFonts w:ascii="Times New Roman" w:hAnsi="Times New Roman" w:cs="Times New Roman"/>
          <w:sz w:val="22"/>
          <w:szCs w:val="22"/>
        </w:rPr>
      </w:pPr>
      <w:r w:rsidRPr="00CD517B">
        <w:rPr>
          <w:rFonts w:ascii="Times New Roman" w:hAnsi="Times New Roman" w:cs="Times New Roman"/>
          <w:b/>
          <w:bCs/>
          <w:sz w:val="22"/>
          <w:szCs w:val="22"/>
        </w:rPr>
        <w:t>Cargo Bed Requirements</w:t>
      </w:r>
    </w:p>
    <w:p w:rsidR="003A15C3" w:rsidRPr="00CD517B" w:rsidP="003A15C3">
      <w:pPr>
        <w:pStyle w:val="ListParagraph"/>
        <w:numPr>
          <w:ilvl w:val="0"/>
          <w:numId w:val="1"/>
        </w:numPr>
        <w:spacing w:after="180" w:line="240" w:lineRule="auto"/>
        <w:rPr>
          <w:rFonts w:ascii="Times New Roman" w:hAnsi="Times New Roman" w:cs="Times New Roman"/>
        </w:rPr>
      </w:pPr>
      <w:r w:rsidRPr="00CD517B">
        <w:rPr>
          <w:rFonts w:ascii="Times New Roman" w:eastAsia="Times New Roman" w:hAnsi="Times New Roman" w:cs="Times New Roman"/>
        </w:rPr>
        <w:t>Standard cargo bed with:</w:t>
      </w:r>
      <w:r w:rsidRPr="00CD517B">
        <w:rPr>
          <w:rFonts w:ascii="Times New Roman" w:eastAsia="Times New Roman" w:hAnsi="Times New Roman" w:cs="Times New Roman"/>
        </w:rPr>
        <w:br/>
      </w:r>
    </w:p>
    <w:p w:rsidR="003A15C3" w:rsidRPr="00CD517B" w:rsidP="003A15C3">
      <w:pPr>
        <w:numPr>
          <w:ilvl w:val="1"/>
          <w:numId w:val="6"/>
        </w:numPr>
        <w:spacing w:after="180" w:line="240" w:lineRule="auto"/>
        <w:rPr>
          <w:rFonts w:ascii="Times New Roman" w:hAnsi="Times New Roman" w:cs="Times New Roman"/>
        </w:rPr>
      </w:pPr>
      <w:r w:rsidRPr="00CD517B">
        <w:rPr>
          <w:rFonts w:ascii="Times New Roman" w:eastAsia="Times New Roman" w:hAnsi="Times New Roman" w:cs="Times New Roman"/>
        </w:rPr>
        <w:t>Seven-inch stake sides</w:t>
      </w:r>
    </w:p>
    <w:p w:rsidR="003A15C3" w:rsidRPr="00CD517B" w:rsidP="003A15C3">
      <w:pPr>
        <w:numPr>
          <w:ilvl w:val="1"/>
          <w:numId w:val="6"/>
        </w:numPr>
        <w:spacing w:after="180" w:line="240" w:lineRule="auto"/>
        <w:rPr>
          <w:rFonts w:ascii="Times New Roman" w:hAnsi="Times New Roman" w:cs="Times New Roman"/>
        </w:rPr>
      </w:pPr>
      <w:r w:rsidRPr="00CD517B">
        <w:rPr>
          <w:rFonts w:ascii="Times New Roman" w:eastAsia="Times New Roman" w:hAnsi="Times New Roman" w:cs="Times New Roman"/>
        </w:rPr>
        <w:t>In-gate</w:t>
      </w:r>
    </w:p>
    <w:p w:rsidR="003A15C3" w:rsidRPr="00CD517B" w:rsidP="003A15C3">
      <w:pPr>
        <w:numPr>
          <w:ilvl w:val="1"/>
          <w:numId w:val="6"/>
        </w:numPr>
        <w:spacing w:after="180" w:line="240" w:lineRule="auto"/>
        <w:rPr>
          <w:rFonts w:ascii="Times New Roman" w:hAnsi="Times New Roman" w:cs="Times New Roman"/>
        </w:rPr>
      </w:pPr>
      <w:r w:rsidRPr="00CD517B">
        <w:rPr>
          <w:rFonts w:ascii="Times New Roman" w:eastAsia="Times New Roman" w:hAnsi="Times New Roman" w:cs="Times New Roman"/>
        </w:rPr>
        <w:t>Deck rails</w:t>
      </w:r>
    </w:p>
    <w:p w:rsidR="003A15C3" w:rsidRPr="00CD517B" w:rsidP="003A15C3">
      <w:pPr>
        <w:numPr>
          <w:ilvl w:val="1"/>
          <w:numId w:val="6"/>
        </w:numPr>
        <w:spacing w:after="180" w:line="240" w:lineRule="auto"/>
        <w:rPr>
          <w:rFonts w:ascii="Times New Roman" w:hAnsi="Times New Roman" w:cs="Times New Roman"/>
        </w:rPr>
      </w:pPr>
      <w:r w:rsidRPr="00CD517B">
        <w:rPr>
          <w:rFonts w:ascii="Times New Roman" w:eastAsia="Times New Roman" w:hAnsi="Times New Roman" w:cs="Times New Roman"/>
        </w:rPr>
        <w:t>Deck board material:</w:t>
      </w:r>
      <w:r w:rsidRPr="00CD517B">
        <w:rPr>
          <w:rFonts w:ascii="Times New Roman" w:eastAsia="Times New Roman" w:hAnsi="Times New Roman" w:cs="Times New Roman"/>
        </w:rPr>
        <w:br/>
      </w:r>
    </w:p>
    <w:p w:rsidR="003A15C3" w:rsidRPr="00CD517B" w:rsidP="003A15C3">
      <w:pPr>
        <w:numPr>
          <w:ilvl w:val="2"/>
          <w:numId w:val="6"/>
        </w:numPr>
        <w:spacing w:after="180" w:line="240" w:lineRule="auto"/>
        <w:rPr>
          <w:rFonts w:ascii="Times New Roman" w:hAnsi="Times New Roman" w:cs="Times New Roman"/>
        </w:rPr>
      </w:pPr>
      <w:r w:rsidRPr="00CD517B">
        <w:rPr>
          <w:rFonts w:ascii="Times New Roman" w:eastAsia="Times New Roman" w:hAnsi="Times New Roman" w:cs="Times New Roman"/>
        </w:rPr>
        <w:t>Plywood</w:t>
      </w:r>
    </w:p>
    <w:p w:rsidR="003A15C3" w:rsidRPr="00CD517B" w:rsidP="003A15C3">
      <w:pPr>
        <w:numPr>
          <w:ilvl w:val="2"/>
          <w:numId w:val="6"/>
        </w:numPr>
        <w:spacing w:after="180" w:line="240" w:lineRule="auto"/>
        <w:rPr>
          <w:rFonts w:ascii="Times New Roman" w:hAnsi="Times New Roman" w:cs="Times New Roman"/>
        </w:rPr>
      </w:pPr>
      <w:r w:rsidRPr="00CD517B">
        <w:rPr>
          <w:rFonts w:ascii="Times New Roman" w:eastAsia="Times New Roman" w:hAnsi="Times New Roman" w:cs="Times New Roman"/>
        </w:rPr>
        <w:t>Black coating</w:t>
      </w:r>
    </w:p>
    <w:p w:rsidR="003A15C3" w:rsidRPr="00CD517B" w:rsidP="003A15C3">
      <w:pPr>
        <w:ind w:left="1440"/>
        <w:rPr>
          <w:rFonts w:ascii="Times New Roman" w:eastAsia="Times New Roman" w:hAnsi="Times New Roman" w:cs="Times New Roman"/>
        </w:rPr>
      </w:pPr>
    </w:p>
    <w:p w:rsidR="003A15C3" w:rsidRPr="00CD517B" w:rsidP="003A15C3">
      <w:pPr>
        <w:pStyle w:val="NormalWeb"/>
        <w:spacing w:before="0" w:beforeAutospacing="0" w:after="210" w:afterAutospacing="0"/>
        <w:rPr>
          <w:rFonts w:ascii="Times New Roman" w:hAnsi="Times New Roman" w:cs="Times New Roman"/>
          <w:b/>
          <w:bCs/>
          <w:sz w:val="22"/>
          <w:szCs w:val="22"/>
        </w:rPr>
      </w:pPr>
      <w:r w:rsidRPr="00CD517B">
        <w:rPr>
          <w:rFonts w:ascii="Times New Roman" w:hAnsi="Times New Roman" w:cs="Times New Roman"/>
          <w:b/>
          <w:bCs/>
          <w:sz w:val="22"/>
          <w:szCs w:val="22"/>
        </w:rPr>
        <w:t>Exterior and Safety Features</w:t>
      </w:r>
    </w:p>
    <w:p w:rsidR="003A15C3" w:rsidRPr="00CD517B" w:rsidP="003A15C3">
      <w:pPr>
        <w:pStyle w:val="NormalWeb"/>
        <w:numPr>
          <w:ilvl w:val="0"/>
          <w:numId w:val="1"/>
        </w:numPr>
        <w:spacing w:before="0" w:beforeAutospacing="0" w:after="210" w:afterAutospacing="0"/>
        <w:rPr>
          <w:rFonts w:ascii="Times New Roman" w:hAnsi="Times New Roman" w:cs="Times New Roman"/>
          <w:sz w:val="22"/>
          <w:szCs w:val="22"/>
        </w:rPr>
      </w:pPr>
      <w:r w:rsidRPr="00CD517B">
        <w:rPr>
          <w:rFonts w:ascii="Times New Roman" w:eastAsia="Times New Roman" w:hAnsi="Times New Roman" w:cs="Times New Roman"/>
          <w:sz w:val="22"/>
          <w:szCs w:val="22"/>
        </w:rPr>
        <w:t>Exterior coating color: Bright White</w:t>
      </w:r>
    </w:p>
    <w:p w:rsidR="003A15C3" w:rsidRPr="00CD517B" w:rsidP="003A15C3">
      <w:pPr>
        <w:numPr>
          <w:ilvl w:val="0"/>
          <w:numId w:val="7"/>
        </w:numPr>
        <w:spacing w:after="180" w:line="240" w:lineRule="auto"/>
        <w:rPr>
          <w:rFonts w:ascii="Times New Roman" w:hAnsi="Times New Roman" w:cs="Times New Roman"/>
        </w:rPr>
      </w:pPr>
      <w:r w:rsidRPr="00CD517B">
        <w:rPr>
          <w:rFonts w:ascii="Times New Roman" w:eastAsia="Times New Roman" w:hAnsi="Times New Roman" w:cs="Times New Roman"/>
        </w:rPr>
        <w:t xml:space="preserve">Left and </w:t>
      </w:r>
      <w:r w:rsidRPr="00CD517B">
        <w:rPr>
          <w:rFonts w:ascii="Times New Roman" w:eastAsia="Times New Roman" w:hAnsi="Times New Roman" w:cs="Times New Roman"/>
        </w:rPr>
        <w:t>right side</w:t>
      </w:r>
      <w:r w:rsidRPr="00CD517B">
        <w:rPr>
          <w:rFonts w:ascii="Times New Roman" w:eastAsia="Times New Roman" w:hAnsi="Times New Roman" w:cs="Times New Roman"/>
        </w:rPr>
        <w:t xml:space="preserve"> mirrors</w:t>
      </w:r>
    </w:p>
    <w:p w:rsidR="003A15C3" w:rsidRPr="00CD517B" w:rsidP="003A15C3">
      <w:pPr>
        <w:pStyle w:val="Default"/>
        <w:rPr>
          <w:rFonts w:ascii="Times New Roman" w:hAnsi="Times New Roman" w:cs="Times New Roman"/>
          <w:color w:val="auto"/>
          <w:sz w:val="22"/>
          <w:szCs w:val="22"/>
        </w:rPr>
      </w:pPr>
    </w:p>
    <w:p w:rsidR="003A15C3" w:rsidRPr="00CD517B" w:rsidP="003A15C3">
      <w:pPr>
        <w:numPr>
          <w:ilvl w:val="0"/>
          <w:numId w:val="8"/>
        </w:numPr>
        <w:spacing w:after="180" w:line="240" w:lineRule="auto"/>
        <w:rPr>
          <w:rFonts w:ascii="Times New Roman" w:hAnsi="Times New Roman" w:cs="Times New Roman"/>
        </w:rPr>
      </w:pPr>
      <w:bookmarkEnd w:id="2"/>
      <w:r w:rsidRPr="00CD517B">
        <w:rPr>
          <w:rFonts w:ascii="Times New Roman" w:eastAsia="Times New Roman" w:hAnsi="Times New Roman" w:cs="Times New Roman"/>
        </w:rPr>
        <w:t>Inside delivery</w:t>
      </w:r>
    </w:p>
    <w:p w:rsidR="003A15C3" w:rsidRPr="00CD517B" w:rsidP="003A15C3">
      <w:pPr>
        <w:numPr>
          <w:ilvl w:val="0"/>
          <w:numId w:val="8"/>
        </w:numPr>
        <w:spacing w:after="180" w:line="240" w:lineRule="auto"/>
        <w:rPr>
          <w:rFonts w:ascii="Times New Roman" w:hAnsi="Times New Roman" w:cs="Times New Roman"/>
        </w:rPr>
      </w:pPr>
      <w:r w:rsidRPr="00CD517B">
        <w:rPr>
          <w:rFonts w:ascii="Times New Roman" w:eastAsia="Times New Roman" w:hAnsi="Times New Roman" w:cs="Times New Roman"/>
        </w:rPr>
        <w:t>Equipment fully assembled</w:t>
      </w:r>
    </w:p>
    <w:p w:rsidR="003A15C3" w:rsidRPr="00CD517B" w:rsidP="003A15C3">
      <w:pPr>
        <w:numPr>
          <w:ilvl w:val="0"/>
          <w:numId w:val="8"/>
        </w:numPr>
        <w:spacing w:after="180" w:line="240" w:lineRule="auto"/>
        <w:rPr>
          <w:rFonts w:ascii="Times New Roman" w:hAnsi="Times New Roman" w:cs="Times New Roman"/>
        </w:rPr>
      </w:pPr>
      <w:r w:rsidRPr="00CD517B">
        <w:rPr>
          <w:rFonts w:ascii="Times New Roman" w:eastAsia="Times New Roman" w:hAnsi="Times New Roman" w:cs="Times New Roman"/>
        </w:rPr>
        <w:t>Fully operational</w:t>
      </w:r>
    </w:p>
    <w:p w:rsidR="003A15C3" w:rsidRPr="00CD517B" w:rsidP="003A15C3">
      <w:pPr>
        <w:numPr>
          <w:ilvl w:val="0"/>
          <w:numId w:val="8"/>
        </w:numPr>
        <w:spacing w:after="180" w:line="240" w:lineRule="auto"/>
        <w:rPr>
          <w:rFonts w:ascii="Times New Roman" w:hAnsi="Times New Roman" w:cs="Times New Roman"/>
        </w:rPr>
      </w:pPr>
      <w:r w:rsidRPr="00CD517B">
        <w:rPr>
          <w:rFonts w:ascii="Times New Roman" w:eastAsia="Times New Roman" w:hAnsi="Times New Roman" w:cs="Times New Roman"/>
        </w:rPr>
        <w:t>Batteries installed and charged</w:t>
      </w:r>
    </w:p>
    <w:p w:rsidR="003A15C3" w:rsidRPr="00CD517B" w:rsidP="003A15C3">
      <w:pPr>
        <w:numPr>
          <w:ilvl w:val="0"/>
          <w:numId w:val="8"/>
        </w:numPr>
        <w:spacing w:after="180" w:line="240" w:lineRule="auto"/>
        <w:rPr>
          <w:rFonts w:ascii="Times New Roman" w:hAnsi="Times New Roman" w:cs="Times New Roman"/>
        </w:rPr>
      </w:pPr>
      <w:r w:rsidRPr="00CD517B">
        <w:rPr>
          <w:rFonts w:ascii="Times New Roman" w:eastAsia="Times New Roman" w:hAnsi="Times New Roman" w:cs="Times New Roman"/>
        </w:rPr>
        <w:t>Charger included</w:t>
      </w:r>
    </w:p>
    <w:p w:rsidR="003A15C3" w:rsidRPr="00CD517B" w:rsidP="003A15C3">
      <w:pPr>
        <w:numPr>
          <w:ilvl w:val="0"/>
          <w:numId w:val="8"/>
        </w:numPr>
        <w:spacing w:after="180" w:line="240" w:lineRule="auto"/>
        <w:rPr>
          <w:rFonts w:ascii="Times New Roman" w:hAnsi="Times New Roman" w:cs="Times New Roman"/>
        </w:rPr>
      </w:pPr>
      <w:r w:rsidRPr="00CD517B">
        <w:rPr>
          <w:rFonts w:ascii="Times New Roman" w:eastAsia="Times New Roman" w:hAnsi="Times New Roman" w:cs="Times New Roman"/>
        </w:rPr>
        <w:t>All manuals and documentation provided</w:t>
      </w:r>
    </w:p>
    <w:p w:rsidR="003A15C3" w:rsidRPr="00CD517B" w:rsidP="003A15C3">
      <w:pPr>
        <w:rPr>
          <w:rFonts w:ascii="Times New Roman" w:hAnsi="Times New Roman" w:cs="Times New Roman"/>
          <w:b/>
          <w:bCs/>
          <w:u w:val="single"/>
        </w:rPr>
      </w:pPr>
    </w:p>
    <w:p w:rsidR="003A15C3" w:rsidRPr="00CD517B" w:rsidP="003A15C3">
      <w:pPr>
        <w:rPr>
          <w:rFonts w:ascii="Times New Roman" w:hAnsi="Times New Roman" w:cs="Times New Roman"/>
        </w:rPr>
      </w:pPr>
      <w:bookmarkEnd w:id="3"/>
      <w:bookmarkEnd w:id="4"/>
      <w:r w:rsidRPr="00CD517B">
        <w:rPr>
          <w:rFonts w:ascii="Times New Roman" w:hAnsi="Times New Roman" w:cs="Times New Roman"/>
          <w:b/>
          <w:bCs/>
        </w:rPr>
        <w:t>Installation:</w:t>
      </w:r>
      <w:r w:rsidRPr="00CD517B">
        <w:rPr>
          <w:rFonts w:ascii="Times New Roman" w:hAnsi="Times New Roman" w:cs="Times New Roman"/>
        </w:rPr>
        <w:t xml:space="preserve"> </w:t>
      </w:r>
      <w:r w:rsidRPr="00CD517B">
        <w:rPr>
          <w:rFonts w:ascii="Times New Roman" w:hAnsi="Times New Roman" w:cs="Times New Roman"/>
        </w:rPr>
        <w:t>is</w:t>
      </w:r>
      <w:r w:rsidRPr="00CD517B">
        <w:rPr>
          <w:rFonts w:ascii="Times New Roman" w:hAnsi="Times New Roman" w:cs="Times New Roman"/>
        </w:rPr>
        <w:t xml:space="preserve"> not required.</w:t>
      </w:r>
    </w:p>
    <w:p w:rsidR="003A15C3" w:rsidRPr="00CD517B" w:rsidP="003A15C3">
      <w:pPr>
        <w:rPr>
          <w:rFonts w:ascii="Times New Roman" w:hAnsi="Times New Roman" w:cs="Times New Roman"/>
        </w:rPr>
      </w:pPr>
      <w:r w:rsidRPr="00CD517B">
        <w:rPr>
          <w:rFonts w:ascii="Times New Roman" w:hAnsi="Times New Roman" w:cs="Times New Roman"/>
          <w:b/>
          <w:bCs/>
        </w:rPr>
        <w:t>SALIENT CHARACTERISTICS:</w:t>
      </w:r>
      <w:r w:rsidRPr="00CD517B">
        <w:rPr>
          <w:rFonts w:ascii="Times New Roman" w:hAnsi="Times New Roman" w:cs="Times New Roman"/>
        </w:rPr>
        <w:t xml:space="preserve"> Equipment must have salient characteristics to enable the government to perform the capabilities.</w:t>
      </w:r>
    </w:p>
    <w:p w:rsidR="003A15C3" w:rsidRPr="00CD517B" w:rsidP="003A15C3">
      <w:pPr>
        <w:pStyle w:val="Default"/>
        <w:rPr>
          <w:rFonts w:ascii="Times New Roman" w:hAnsi="Times New Roman" w:cs="Times New Roman"/>
          <w:color w:val="auto"/>
          <w:sz w:val="22"/>
          <w:szCs w:val="22"/>
        </w:rPr>
      </w:pPr>
    </w:p>
    <w:p w:rsidR="003A15C3" w:rsidRPr="00CD517B" w:rsidP="003A15C3">
      <w:pPr>
        <w:autoSpaceDE w:val="0"/>
        <w:autoSpaceDN w:val="0"/>
        <w:adjustRightInd w:val="0"/>
        <w:spacing w:after="0" w:line="240" w:lineRule="auto"/>
        <w:rPr>
          <w:rFonts w:ascii="Times New Roman" w:hAnsi="Times New Roman" w:cs="Times New Roman"/>
        </w:rPr>
      </w:pPr>
      <w:r w:rsidRPr="00CD517B">
        <w:rPr>
          <w:rFonts w:ascii="Times New Roman" w:hAnsi="Times New Roman" w:cs="Times New Roman"/>
          <w:b/>
          <w:bCs/>
        </w:rPr>
        <w:t>WARRANTY OF EQUIPMENT:</w:t>
      </w:r>
      <w:r w:rsidRPr="00CD517B">
        <w:rPr>
          <w:rFonts w:ascii="Times New Roman" w:hAnsi="Times New Roman" w:cs="Times New Roman"/>
        </w:rPr>
        <w:t xml:space="preserve"> Government requirement for standard manufacturer industry warranty term. </w:t>
      </w:r>
    </w:p>
    <w:p w:rsidR="003A15C3" w:rsidRPr="00CD517B" w:rsidP="003A15C3">
      <w:pPr>
        <w:autoSpaceDE w:val="0"/>
        <w:autoSpaceDN w:val="0"/>
        <w:adjustRightInd w:val="0"/>
        <w:spacing w:after="0" w:line="240" w:lineRule="auto"/>
        <w:rPr>
          <w:rFonts w:ascii="Times New Roman" w:hAnsi="Times New Roman" w:cs="Times New Roman"/>
        </w:rPr>
      </w:pPr>
    </w:p>
    <w:p w:rsidR="003A15C3" w:rsidRPr="00CD517B" w:rsidP="003A15C3">
      <w:pPr>
        <w:autoSpaceDE w:val="0"/>
        <w:autoSpaceDN w:val="0"/>
        <w:adjustRightInd w:val="0"/>
        <w:spacing w:after="0" w:line="240" w:lineRule="auto"/>
        <w:rPr>
          <w:rFonts w:ascii="Times New Roman" w:hAnsi="Times New Roman" w:cs="Times New Roman"/>
        </w:rPr>
      </w:pPr>
      <w:r w:rsidRPr="00CD517B">
        <w:rPr>
          <w:rFonts w:ascii="Times New Roman" w:hAnsi="Times New Roman" w:cs="Times New Roman"/>
          <w:b/>
          <w:bCs/>
        </w:rPr>
        <w:t>PERFORMANCE:</w:t>
      </w:r>
      <w:r w:rsidRPr="00CD517B">
        <w:rPr>
          <w:rFonts w:ascii="Times New Roman" w:hAnsi="Times New Roman" w:cs="Times New Roman"/>
        </w:rPr>
        <w:t xml:space="preserve"> 180 days ARO</w:t>
      </w:r>
    </w:p>
    <w:p w:rsidR="003A15C3" w:rsidRPr="00CD517B" w:rsidP="003A15C3">
      <w:pPr>
        <w:tabs>
          <w:tab w:val="left" w:pos="360"/>
          <w:tab w:val="left" w:pos="720"/>
        </w:tabs>
        <w:spacing w:after="0" w:line="240" w:lineRule="auto"/>
        <w:rPr>
          <w:rFonts w:ascii="Times New Roman" w:hAnsi="Times New Roman" w:cs="Times New Roman"/>
        </w:rPr>
      </w:pPr>
    </w:p>
    <w:p w:rsidR="003A15C3" w:rsidRPr="00CD517B" w:rsidP="003A15C3">
      <w:pPr>
        <w:spacing w:after="120" w:line="240" w:lineRule="auto"/>
        <w:rPr>
          <w:rFonts w:ascii="Times New Roman" w:hAnsi="Times New Roman" w:cs="Times New Roman"/>
          <w:shd w:val="clear" w:color="auto" w:fill="FFFFFF"/>
        </w:rPr>
      </w:pPr>
      <w:r w:rsidRPr="00CD517B">
        <w:rPr>
          <w:rFonts w:ascii="Times New Roman" w:hAnsi="Times New Roman" w:cs="Times New Roman"/>
          <w:b/>
          <w:bCs/>
        </w:rPr>
        <w:t>DELIVER TO</w:t>
      </w:r>
      <w:bookmarkStart w:id="7" w:name="_Hlk129075134"/>
      <w:r w:rsidRPr="00CD517B">
        <w:rPr>
          <w:rFonts w:ascii="Times New Roman" w:hAnsi="Times New Roman" w:cs="Times New Roman"/>
        </w:rPr>
        <w:t xml:space="preserve">: </w:t>
      </w:r>
      <w:bookmarkEnd w:id="5"/>
      <w:bookmarkEnd w:id="6"/>
      <w:bookmarkEnd w:id="7"/>
      <w:r w:rsidRPr="00CD517B">
        <w:rPr>
          <w:rFonts w:ascii="Times New Roman" w:hAnsi="Times New Roman" w:cs="Times New Roman"/>
          <w:shd w:val="clear" w:color="auto" w:fill="FFFFFF"/>
        </w:rPr>
        <w:t>VA Greater Los Angeles Healthcare System</w:t>
      </w:r>
      <w:r w:rsidRPr="00CD517B">
        <w:rPr>
          <w:rFonts w:ascii="Times New Roman" w:hAnsi="Times New Roman" w:cs="Times New Roman"/>
        </w:rPr>
        <w:t xml:space="preserve">, </w:t>
      </w:r>
      <w:r w:rsidRPr="00CD517B">
        <w:rPr>
          <w:rFonts w:ascii="Times New Roman" w:hAnsi="Times New Roman" w:cs="Times New Roman"/>
          <w:shd w:val="clear" w:color="auto" w:fill="FFFFFF"/>
        </w:rPr>
        <w:t>11301 Wilshire Boulevard</w:t>
      </w:r>
      <w:r w:rsidRPr="00CD517B">
        <w:rPr>
          <w:rFonts w:ascii="Times New Roman" w:hAnsi="Times New Roman" w:cs="Times New Roman"/>
        </w:rPr>
        <w:t xml:space="preserve">, </w:t>
      </w:r>
      <w:r w:rsidRPr="00CD517B">
        <w:rPr>
          <w:rFonts w:ascii="Times New Roman" w:hAnsi="Times New Roman" w:cs="Times New Roman"/>
          <w:shd w:val="clear" w:color="auto" w:fill="FFFFFF"/>
        </w:rPr>
        <w:t>Los Angeles, CA 90073</w:t>
      </w:r>
    </w:p>
    <w:p w:rsidR="003A15C3" w:rsidRPr="00CD517B" w:rsidP="003A15C3">
      <w:pPr>
        <w:spacing w:after="120" w:line="240" w:lineRule="auto"/>
        <w:rPr>
          <w:rFonts w:ascii="Times New Roman" w:hAnsi="Times New Roman" w:cs="Times New Roman"/>
        </w:rPr>
      </w:pPr>
      <w:r w:rsidRPr="00CD517B">
        <w:rPr>
          <w:rFonts w:ascii="Times New Roman" w:hAnsi="Times New Roman" w:cs="Times New Roman"/>
          <w:shd w:val="clear" w:color="auto" w:fill="FFFFFF"/>
        </w:rPr>
        <w:t xml:space="preserve">Delivery is FOB Destination. </w:t>
      </w:r>
    </w:p>
    <w:p w:rsidR="003A15C3" w:rsidRPr="00CD68D6" w:rsidP="003A15C3">
      <w:pPr>
        <w:jc w:val="both"/>
        <w:rPr>
          <w:rFonts w:ascii="Times New Roman" w:eastAsia="Times New Roman" w:hAnsi="Times New Roman" w:cs="Times New Roman"/>
          <w:b/>
          <w:sz w:val="24"/>
          <w:szCs w:val="24"/>
        </w:rPr>
      </w:pPr>
    </w:p>
    <w:p w:rsidR="003A15C3"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w:t>
      </w:r>
      <w:r w:rsidRPr="00CD68D6">
        <w:rPr>
          <w:rFonts w:ascii="Times New Roman" w:eastAsia="Times New Roman" w:hAnsi="Times New Roman" w:cs="Times New Roman"/>
          <w:b/>
          <w:sz w:val="24"/>
          <w:szCs w:val="24"/>
        </w:rPr>
        <w:t>assemble</w:t>
      </w:r>
      <w:r w:rsidRPr="00CD68D6">
        <w:rPr>
          <w:rFonts w:ascii="Times New Roman" w:eastAsia="Times New Roman" w:hAnsi="Times New Roman" w:cs="Times New Roman"/>
          <w:b/>
          <w:sz w:val="24"/>
          <w:szCs w:val="24"/>
        </w:rPr>
        <w:t>; modify; the items requested in any way? If you do, state how and what is altered; assembled; modified</w:t>
      </w:r>
      <w:r>
        <w:rPr>
          <w:rFonts w:ascii="Times New Roman" w:eastAsia="Times New Roman" w:hAnsi="Times New Roman" w:cs="Times New Roman"/>
          <w:b/>
          <w:sz w:val="24"/>
          <w:szCs w:val="24"/>
        </w:rPr>
        <w:t>.</w:t>
      </w:r>
    </w:p>
    <w:p w:rsidR="003A15C3"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3A15C3"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r w:rsidRPr="001432EC">
        <w:rPr>
          <w:rFonts w:ascii="Times New Roman" w:eastAsia="Times New Roman" w:hAnsi="Times New Roman" w:cs="Times New Roman"/>
          <w:b/>
          <w:sz w:val="24"/>
          <w:szCs w:val="24"/>
        </w:rPr>
        <w:t xml:space="preserve">Are the items </w:t>
      </w:r>
      <w:r w:rsidRPr="001432EC">
        <w:rPr>
          <w:rFonts w:ascii="Times New Roman" w:eastAsia="Times New Roman" w:hAnsi="Times New Roman" w:cs="Times New Roman"/>
          <w:b/>
          <w:sz w:val="24"/>
          <w:szCs w:val="24"/>
        </w:rPr>
        <w:t>you are</w:t>
      </w:r>
      <w:r w:rsidRPr="001432EC">
        <w:rPr>
          <w:rFonts w:ascii="Times New Roman" w:eastAsia="Times New Roman" w:hAnsi="Times New Roman" w:cs="Times New Roman"/>
          <w:b/>
          <w:sz w:val="24"/>
          <w:szCs w:val="24"/>
        </w:rPr>
        <w:t xml:space="preserv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3A15C3" w:rsidRPr="001432EC" w:rsidP="003A15C3">
      <w:pPr>
        <w:pStyle w:val="indent-3"/>
        <w:rPr>
          <w:b/>
        </w:rPr>
      </w:pPr>
      <w:r>
        <w:rPr>
          <w:b/>
        </w:rPr>
        <w:t xml:space="preserve">(10)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ownership or possession of the item(s) with its personnel, equipment or facilities in a manner consistent with industry practice? </w:t>
      </w:r>
    </w:p>
    <w:p w:rsidR="003A15C3" w:rsidP="003A15C3">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r w:rsidRPr="001432EC">
        <w:rPr>
          <w:rFonts w:ascii="Times New Roman" w:eastAsia="Times New Roman" w:hAnsi="Times New Roman" w:cs="Times New Roman"/>
          <w:b/>
          <w:sz w:val="24"/>
          <w:szCs w:val="24"/>
        </w:rPr>
        <w:t>) Please indicate whether your product conforms to the requirements of the Buy American Act?</w:t>
      </w:r>
    </w:p>
    <w:p w:rsidR="003A15C3"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3A15C3"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3A15C3" w:rsidRPr="000E5386" w:rsidP="003A15C3">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3A15C3" w:rsidRPr="00CD68D6"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3A15C3" w:rsidRPr="00CD68D6"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3A15C3"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3A15C3" w:rsidRPr="00CD68D6" w:rsidP="003A15C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3A15C3" w:rsidP="003A15C3">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3A15C3" w:rsidRPr="00520A35" w:rsidP="003A15C3">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B814C2">
        <w:rPr>
          <w:rFonts w:ascii="Times New Roman" w:eastAsia="Times New Roman" w:hAnsi="Times New Roman" w:cs="Times New Roman"/>
          <w:sz w:val="24"/>
          <w:szCs w:val="24"/>
        </w:rPr>
        <w:t xml:space="preserve">to </w:t>
      </w:r>
      <w:r w:rsidRPr="00B814C2">
        <w:t>victor. oliveros</w:t>
      </w:r>
      <w:r w:rsidRPr="00B814C2">
        <w:rPr>
          <w:rFonts w:ascii="Times New Roman" w:eastAsia="Times New Roman" w:hAnsi="Times New Roman" w:cs="Times New Roman"/>
          <w:color w:val="FF0000"/>
          <w:sz w:val="24"/>
          <w:szCs w:val="24"/>
          <w:u w:val="single"/>
        </w:rPr>
        <w:t>@va.gov</w:t>
      </w:r>
      <w:r w:rsidRPr="00CD68D6">
        <w:rPr>
          <w:rFonts w:ascii="Times New Roman" w:eastAsia="Times New Roman" w:hAnsi="Times New Roman" w:cs="Times New Roman"/>
          <w:sz w:val="24"/>
          <w:szCs w:val="24"/>
        </w:rPr>
        <w:t xml:space="preserve">.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March 9</w:t>
      </w:r>
      <w:r w:rsidRPr="00520A35">
        <w:t xml:space="preserve">, </w:t>
      </w:r>
      <w:r w:rsidRPr="00520A35">
        <w:t>202</w:t>
      </w:r>
      <w:r>
        <w:t>6</w:t>
      </w:r>
      <w:r w:rsidRPr="00520A35">
        <w:t xml:space="preserve"> by </w:t>
      </w:r>
      <w:r>
        <w:t>15</w:t>
      </w:r>
      <w:r w:rsidRPr="00520A35">
        <w:t xml:space="preserve">:00 </w:t>
      </w:r>
      <w:r>
        <w:t>P</w:t>
      </w:r>
      <w:r w:rsidRPr="00520A35">
        <w:t>ST</w:t>
      </w:r>
      <w:r w:rsidRPr="00520A35">
        <w:rPr>
          <w:rFonts w:ascii="Times New Roman" w:eastAsia="Times New Roman" w:hAnsi="Times New Roman" w:cs="Times New Roman"/>
          <w:sz w:val="24"/>
          <w:szCs w:val="24"/>
        </w:rPr>
        <w:t xml:space="preserve">.  </w:t>
      </w:r>
    </w:p>
    <w:p w:rsidR="003A15C3" w:rsidP="003A15C3">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3A15C3" w:rsidRPr="00F34B76" w:rsidP="003A15C3">
      <w:pPr>
        <w:jc w:val="both"/>
        <w:rPr>
          <w:rFonts w:ascii="Times New Roman" w:eastAsia="Times New Roman" w:hAnsi="Times New Roman" w:cs="Times New Roman"/>
          <w:sz w:val="24"/>
          <w:szCs w:val="24"/>
        </w:rPr>
      </w:pPr>
      <w:bookmarkEnd w:id="0"/>
    </w:p>
    <w:p w:rsidR="00B82E0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F96DAB"/>
    <w:multiLevelType w:val="multilevel"/>
    <w:tmpl w:val="ED30F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4246FF2"/>
    <w:multiLevelType w:val="multilevel"/>
    <w:tmpl w:val="B5DC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3303457"/>
    <w:multiLevelType w:val="multilevel"/>
    <w:tmpl w:val="335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99C74B0"/>
    <w:multiLevelType w:val="multilevel"/>
    <w:tmpl w:val="A16AE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3CA961C9"/>
    <w:multiLevelType w:val="hybridMultilevel"/>
    <w:tmpl w:val="01C648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C8C2590"/>
    <w:multiLevelType w:val="multilevel"/>
    <w:tmpl w:val="86A2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66412A5E"/>
    <w:multiLevelType w:val="multilevel"/>
    <w:tmpl w:val="4BD2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75BF69D8"/>
    <w:multiLevelType w:val="multilevel"/>
    <w:tmpl w:val="C33E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2"/>
  </w:num>
  <w:num w:numId="5">
    <w:abstractNumId w:val="5"/>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5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5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0B8"/>
    <w:rPr>
      <w:rFonts w:eastAsiaTheme="majorEastAsia" w:cstheme="majorBidi"/>
      <w:color w:val="272727" w:themeColor="text1" w:themeTint="D8"/>
    </w:rPr>
  </w:style>
  <w:style w:type="paragraph" w:styleId="Quote">
    <w:name w:val="Quote"/>
    <w:basedOn w:val="Normal"/>
    <w:next w:val="Normal"/>
    <w:link w:val="QuoteChar"/>
    <w:uiPriority w:val="29"/>
    <w:qFormat/>
    <w:rsid w:val="000450B8"/>
    <w:pPr>
      <w:spacing w:before="160"/>
      <w:jc w:val="center"/>
    </w:pPr>
    <w:rPr>
      <w:i/>
      <w:iCs/>
      <w:color w:val="404040" w:themeColor="text1" w:themeTint="BF"/>
    </w:rPr>
  </w:style>
  <w:style w:type="character" w:customStyle="1" w:styleId="QuoteChar">
    <w:name w:val="Quote Char"/>
    <w:basedOn w:val="DefaultParagraphFont"/>
    <w:link w:val="Quote"/>
    <w:uiPriority w:val="29"/>
    <w:rsid w:val="000450B8"/>
    <w:rPr>
      <w:i/>
      <w:iCs/>
      <w:color w:val="404040" w:themeColor="text1" w:themeTint="BF"/>
    </w:rPr>
  </w:style>
  <w:style w:type="paragraph" w:styleId="IntenseQuote">
    <w:name w:val="Intense Quote"/>
    <w:basedOn w:val="Normal"/>
    <w:next w:val="Normal"/>
    <w:link w:val="IntenseQuoteChar"/>
    <w:uiPriority w:val="30"/>
    <w:qFormat/>
    <w:rsid w:val="000450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50B8"/>
    <w:rPr>
      <w:i/>
      <w:iCs/>
      <w:color w:val="366092" w:themeColor="accent1" w:themeShade="BF"/>
    </w:rPr>
  </w:style>
  <w:style w:type="character" w:styleId="IntenseReference">
    <w:name w:val="Intense Reference"/>
    <w:basedOn w:val="DefaultParagraphFont"/>
    <w:uiPriority w:val="32"/>
    <w:qFormat/>
    <w:rsid w:val="000450B8"/>
    <w:rPr>
      <w:b/>
      <w:bCs/>
      <w:smallCaps/>
      <w:color w:val="366092" w:themeColor="accent1" w:themeShade="BF"/>
      <w:spacing w:val="5"/>
    </w:rPr>
  </w:style>
  <w:style w:type="paragraph" w:customStyle="1" w:styleId="indent-3">
    <w:name w:val="indent-3"/>
    <w:basedOn w:val="Normal"/>
    <w:rsid w:val="003A15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A15C3"/>
    <w:pPr>
      <w:autoSpaceDE w:val="0"/>
      <w:autoSpaceDN w:val="0"/>
      <w:adjustRightInd w:val="0"/>
      <w:spacing w:after="0" w:line="240" w:lineRule="auto"/>
    </w:pPr>
    <w:rPr>
      <w:rFonts w:ascii="Lato" w:hAnsi="Lato" w:cs="Lato"/>
      <w:color w:val="000000"/>
      <w:kern w:val="0"/>
      <w14:ligatures w14:val="none"/>
    </w:rPr>
  </w:style>
  <w:style w:type="paragraph" w:styleId="NormalWeb">
    <w:name w:val="Normal (Web)"/>
    <w:basedOn w:val="Normal"/>
    <w:uiPriority w:val="99"/>
    <w:unhideWhenUsed/>
    <w:rsid w:val="003A15C3"/>
    <w:pPr>
      <w:spacing w:before="100" w:beforeAutospacing="1" w:after="100" w:afterAutospacing="1" w:line="240" w:lineRule="auto"/>
    </w:pPr>
    <w:rPr>
      <w:rFonts w:ascii="Aptos" w:eastAsia="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2026-02-26T16:33:44Z</dcterms:created>
  <dcterms:modified xsi:type="dcterms:W3CDTF">2026-02-26T16:33:44Z</dcterms:modified>
</cp:coreProperties>
</file>