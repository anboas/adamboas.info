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Biomedical Utility Cart</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85297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36C26226Q0516</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04-03-2026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15:00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PACIFIC TIME, LOS ANGELES,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336211</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VA Phoenix Health Care System</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650 East Indian School Road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Phoenix</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AZ</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85012</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22</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22 - Gilbert Network Contracting</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335 East Germann Road</w:t>
            </w:r>
          </w:p>
          <w:p w:rsidR="00761C04" w:rsidRPr="00EE5B77" w:rsidP="00761C04">
            <w:pPr>
              <w:spacing w:before="0"/>
              <w:rPr>
                <w:rFonts w:asciiTheme="minorHAnsi" w:hAnsiTheme="minorHAnsi" w:cstheme="minorHAnsi"/>
              </w:rPr>
            </w:pPr>
            <w:r>
              <w:rPr>
                <w:rFonts w:asciiTheme="minorHAnsi" w:hAnsiTheme="minorHAnsi" w:cstheme="minorHAnsi"/>
              </w:rPr>
              <w:t>Gilbert AZ  85297</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Victor Oliveros</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victor.oliveros@va.gov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764AE6" w:rsidRPr="00CD68D6" w:rsidP="00764AE6">
      <w:pPr>
        <w:jc w:val="both"/>
        <w:rPr>
          <w:rFonts w:ascii="Times New Roman" w:eastAsia="Times New Roman" w:hAnsi="Times New Roman" w:cs="Times New Roman"/>
          <w:b/>
          <w:sz w:val="24"/>
          <w:szCs w:val="24"/>
        </w:rPr>
      </w:pPr>
      <w:bookmarkStart w:id="0" w:name="_Hlk171919309"/>
      <w:r w:rsidRPr="00CD68D6">
        <w:rPr>
          <w:rFonts w:ascii="Times New Roman" w:eastAsia="Times New Roman" w:hAnsi="Times New Roman" w:cs="Times New Roman"/>
          <w:b/>
          <w:sz w:val="24"/>
          <w:szCs w:val="24"/>
        </w:rPr>
        <w:t>THIS REQUEST FOR INFORMATION (RFI)</w:t>
      </w:r>
      <w:r>
        <w:rPr>
          <w:rFonts w:ascii="Times New Roman" w:eastAsia="Times New Roman" w:hAnsi="Times New Roman" w:cs="Times New Roman"/>
          <w:b/>
          <w:sz w:val="24"/>
          <w:szCs w:val="24"/>
        </w:rPr>
        <w:t xml:space="preserve"> </w:t>
      </w:r>
      <w:r w:rsidRPr="00CD68D6">
        <w:rPr>
          <w:rFonts w:ascii="Times New Roman" w:eastAsia="Times New Roman" w:hAnsi="Times New Roman" w:cs="Times New Roman"/>
          <w:b/>
          <w:sz w:val="24"/>
          <w:szCs w:val="24"/>
        </w:rPr>
        <w:t>/</w:t>
      </w:r>
      <w:ins w:id="1" w:author="Levin, Jared M. (OGC)" w:date="2024-07-01T14:37:00Z">
        <w:r>
          <w:rPr>
            <w:rFonts w:ascii="Times New Roman" w:eastAsia="Times New Roman" w:hAnsi="Times New Roman" w:cs="Times New Roman"/>
            <w:b/>
            <w:sz w:val="24"/>
            <w:szCs w:val="24"/>
          </w:rPr>
          <w:t xml:space="preserve"> </w:t>
        </w:r>
      </w:ins>
      <w:r>
        <w:rPr>
          <w:rFonts w:ascii="Times New Roman" w:eastAsia="Times New Roman" w:hAnsi="Times New Roman" w:cs="Times New Roman"/>
          <w:b/>
          <w:sz w:val="24"/>
          <w:szCs w:val="24"/>
        </w:rPr>
        <w:t>SOURCES SOUGHT</w:t>
      </w:r>
      <w:r w:rsidRPr="00CD68D6">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NOTICE </w:t>
      </w:r>
      <w:r w:rsidRPr="00CD68D6">
        <w:rPr>
          <w:rFonts w:ascii="Times New Roman" w:eastAsia="Times New Roman" w:hAnsi="Times New Roman" w:cs="Times New Roman"/>
          <w:b/>
          <w:sz w:val="24"/>
          <w:szCs w:val="24"/>
        </w:rPr>
        <w:t>IS ISSUED</w:t>
      </w:r>
      <w:r w:rsidRPr="00CD68D6">
        <w:rPr>
          <w:rFonts w:ascii="Times New Roman" w:eastAsia="Times New Roman" w:hAnsi="Times New Roman" w:cs="Times New Roman"/>
          <w:b/>
          <w:sz w:val="24"/>
          <w:szCs w:val="24"/>
        </w:rPr>
        <w:t xml:space="preserve"> SOLELY FOR INFORMATION AND PLANNING PURPOSES</w:t>
      </w:r>
      <w:r>
        <w:rPr>
          <w:rFonts w:ascii="Times New Roman" w:eastAsia="Times New Roman" w:hAnsi="Times New Roman" w:cs="Times New Roman"/>
          <w:b/>
          <w:sz w:val="24"/>
          <w:szCs w:val="24"/>
        </w:rPr>
        <w:t xml:space="preserve">. </w:t>
      </w:r>
      <w:r w:rsidRPr="00FC4E72">
        <w:rPr>
          <w:rFonts w:ascii="Times New Roman" w:eastAsia="Times New Roman" w:hAnsi="Times New Roman" w:cs="Times New Roman"/>
          <w:b/>
          <w:sz w:val="24"/>
          <w:szCs w:val="24"/>
          <w:u w:val="single"/>
        </w:rPr>
        <w:t>THIS IS NOT A SOLICITATION.</w:t>
      </w:r>
    </w:p>
    <w:p w:rsidR="00764AE6" w:rsidRPr="00CD68D6" w:rsidP="00764AE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 xml:space="preserve">SUBMISSION OF </w:t>
      </w:r>
      <w:r>
        <w:rPr>
          <w:rFonts w:ascii="Times New Roman" w:eastAsia="Times New Roman" w:hAnsi="Times New Roman" w:cs="Times New Roman"/>
          <w:b/>
          <w:sz w:val="24"/>
          <w:szCs w:val="24"/>
        </w:rPr>
        <w:t xml:space="preserve">INFORMATION ABOUT </w:t>
      </w:r>
      <w:r w:rsidRPr="00CD68D6">
        <w:rPr>
          <w:rFonts w:ascii="Times New Roman" w:eastAsia="Times New Roman" w:hAnsi="Times New Roman" w:cs="Times New Roman"/>
          <w:b/>
          <w:sz w:val="24"/>
          <w:szCs w:val="24"/>
        </w:rPr>
        <w:t xml:space="preserve">PRICING, </w:t>
      </w:r>
      <w:r>
        <w:rPr>
          <w:rFonts w:ascii="Times New Roman" w:eastAsia="Times New Roman" w:hAnsi="Times New Roman" w:cs="Times New Roman"/>
          <w:b/>
          <w:sz w:val="24"/>
          <w:szCs w:val="24"/>
        </w:rPr>
        <w:t xml:space="preserve">DELIVERY, THE MARKET, AND </w:t>
      </w:r>
      <w:r w:rsidRPr="00CD68D6">
        <w:rPr>
          <w:rFonts w:ascii="Times New Roman" w:eastAsia="Times New Roman" w:hAnsi="Times New Roman" w:cs="Times New Roman"/>
          <w:b/>
          <w:sz w:val="24"/>
          <w:szCs w:val="24"/>
        </w:rPr>
        <w:t>CAPABILITIES</w:t>
      </w:r>
      <w:r>
        <w:rPr>
          <w:rFonts w:ascii="Times New Roman" w:eastAsia="Times New Roman" w:hAnsi="Times New Roman" w:cs="Times New Roman"/>
          <w:b/>
          <w:sz w:val="24"/>
          <w:szCs w:val="24"/>
        </w:rPr>
        <w:t xml:space="preserve"> </w:t>
      </w:r>
      <w:r w:rsidRPr="00CD68D6">
        <w:rPr>
          <w:rFonts w:ascii="Times New Roman" w:eastAsia="Times New Roman" w:hAnsi="Times New Roman" w:cs="Times New Roman"/>
          <w:b/>
          <w:sz w:val="24"/>
          <w:szCs w:val="24"/>
        </w:rPr>
        <w:t>IS HIGHLY ENCOURAGED AND ALLOWED UNDER THIS RFI FOR PLANNING PURPOSES</w:t>
      </w:r>
      <w:r>
        <w:rPr>
          <w:rFonts w:ascii="Times New Roman" w:eastAsia="Times New Roman" w:hAnsi="Times New Roman" w:cs="Times New Roman"/>
          <w:b/>
          <w:sz w:val="24"/>
          <w:szCs w:val="24"/>
        </w:rPr>
        <w:t xml:space="preserve"> </w:t>
      </w:r>
      <w:r w:rsidRPr="00CD68D6">
        <w:rPr>
          <w:rFonts w:ascii="Times New Roman" w:eastAsia="Times New Roman" w:hAnsi="Times New Roman" w:cs="Times New Roman"/>
          <w:b/>
          <w:sz w:val="24"/>
          <w:szCs w:val="24"/>
        </w:rPr>
        <w:t>IN ACCORDANCE WITH (IAW) FAR 15.201(e).</w:t>
      </w:r>
    </w:p>
    <w:p w:rsidR="00764AE6" w:rsidRPr="00CD68D6" w:rsidP="00764AE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DISCLAIMER</w:t>
      </w:r>
    </w:p>
    <w:p w:rsidR="00764AE6" w:rsidRPr="00FF4032" w:rsidP="00764AE6">
      <w:pPr>
        <w:jc w:val="both"/>
        <w:rPr>
          <w:rFonts w:ascii="Times New Roman" w:eastAsia="Times New Roman" w:hAnsi="Times New Roman" w:cs="Times New Roman"/>
          <w:sz w:val="24"/>
          <w:szCs w:val="24"/>
        </w:rPr>
      </w:pPr>
      <w:r w:rsidRPr="00FF4032">
        <w:rPr>
          <w:rFonts w:ascii="Times New Roman" w:eastAsia="Times New Roman" w:hAnsi="Times New Roman" w:cs="Times New Roman"/>
          <w:sz w:val="24"/>
          <w:szCs w:val="24"/>
        </w:rPr>
        <w:t>This RFI is issued solely for information and planning purposes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rsidR="00764AE6" w:rsidRPr="00CD68D6" w:rsidP="00764AE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SOURCES SOUGHT/RFI</w:t>
      </w:r>
      <w:r w:rsidRPr="00CD68D6">
        <w:rPr>
          <w:rFonts w:ascii="Times New Roman" w:eastAsia="Times New Roman" w:hAnsi="Times New Roman" w:cs="Times New Roman"/>
          <w:b/>
          <w:sz w:val="24"/>
          <w:szCs w:val="24"/>
        </w:rPr>
        <w:t xml:space="preserve"> DESCRIPTION</w:t>
      </w:r>
    </w:p>
    <w:p w:rsidR="00764AE6" w:rsidRPr="00D1225B" w:rsidP="00764AE6">
      <w:pPr>
        <w:jc w:val="both"/>
        <w:rPr>
          <w:rFonts w:ascii="Times New Roman" w:eastAsia="Times New Roman" w:hAnsi="Times New Roman" w:cs="Times New Roman"/>
          <w:sz w:val="24"/>
          <w:szCs w:val="24"/>
        </w:rPr>
      </w:pPr>
      <w:r w:rsidRPr="00FF4032">
        <w:rPr>
          <w:rFonts w:ascii="Times New Roman" w:eastAsia="Times New Roman" w:hAnsi="Times New Roman" w:cs="Times New Roman"/>
          <w:sz w:val="24"/>
          <w:szCs w:val="24"/>
        </w:rPr>
        <w:t xml:space="preserve">This is NOT a solicitation announcement.  This is a </w:t>
      </w:r>
      <w:r>
        <w:rPr>
          <w:rFonts w:ascii="Times New Roman" w:eastAsia="Times New Roman" w:hAnsi="Times New Roman" w:cs="Times New Roman"/>
          <w:sz w:val="24"/>
          <w:szCs w:val="24"/>
        </w:rPr>
        <w:t>Sources Sought Notice / RFI</w:t>
      </w:r>
      <w:r w:rsidRPr="00FF4032">
        <w:rPr>
          <w:rFonts w:ascii="Times New Roman" w:eastAsia="Times New Roman" w:hAnsi="Times New Roman" w:cs="Times New Roman"/>
          <w:sz w:val="24"/>
          <w:szCs w:val="24"/>
        </w:rPr>
        <w:t xml:space="preserve"> only.  The purpose of this </w:t>
      </w:r>
      <w:r>
        <w:rPr>
          <w:rFonts w:ascii="Times New Roman" w:eastAsia="Times New Roman" w:hAnsi="Times New Roman" w:cs="Times New Roman"/>
          <w:sz w:val="24"/>
          <w:szCs w:val="24"/>
        </w:rPr>
        <w:t>Sources Sought Notice / RFI</w:t>
      </w:r>
      <w:r w:rsidRPr="00FF4032">
        <w:rPr>
          <w:rFonts w:ascii="Times New Roman" w:eastAsia="Times New Roman" w:hAnsi="Times New Roman" w:cs="Times New Roman"/>
          <w:sz w:val="24"/>
          <w:szCs w:val="24"/>
        </w:rPr>
        <w:t xml:space="preserve"> is to gain </w:t>
      </w:r>
      <w:r>
        <w:rPr>
          <w:rFonts w:ascii="Times New Roman" w:eastAsia="Times New Roman" w:hAnsi="Times New Roman" w:cs="Times New Roman"/>
          <w:sz w:val="24"/>
          <w:szCs w:val="24"/>
        </w:rPr>
        <w:t>information about</w:t>
      </w:r>
      <w:r w:rsidRPr="00FF4032">
        <w:rPr>
          <w:rFonts w:ascii="Times New Roman" w:eastAsia="Times New Roman" w:hAnsi="Times New Roman" w:cs="Times New Roman"/>
          <w:sz w:val="24"/>
          <w:szCs w:val="24"/>
        </w:rPr>
        <w:t xml:space="preserve"> potential qualified sources and their size classification relative to </w:t>
      </w:r>
      <w:r w:rsidRPr="00B814C2">
        <w:rPr>
          <w:rFonts w:ascii="Times New Roman" w:eastAsia="Times New Roman" w:hAnsi="Times New Roman" w:cs="Times New Roman"/>
          <w:color w:val="FF0000"/>
          <w:sz w:val="24"/>
          <w:szCs w:val="24"/>
        </w:rPr>
        <w:t xml:space="preserve">NAICS </w:t>
      </w:r>
      <w:r>
        <w:t>336211</w:t>
      </w:r>
      <w:r w:rsidRPr="00B814C2">
        <w:rPr>
          <w:rFonts w:ascii="Times New Roman" w:eastAsia="Times New Roman" w:hAnsi="Times New Roman" w:cs="Times New Roman"/>
          <w:color w:val="FF0000"/>
          <w:sz w:val="24"/>
          <w:szCs w:val="24"/>
        </w:rPr>
        <w:t xml:space="preserve"> (size standard of</w:t>
      </w:r>
      <w:r w:rsidRPr="00B814C2">
        <w:t xml:space="preserve"> </w:t>
      </w:r>
      <w:r>
        <w:t>1000</w:t>
      </w:r>
      <w:r w:rsidRPr="00B814C2">
        <w:t xml:space="preserve"> Employees</w:t>
      </w:r>
      <w:r w:rsidRPr="00B814C2">
        <w:rPr>
          <w:rFonts w:ascii="Times New Roman" w:eastAsia="Times New Roman" w:hAnsi="Times New Roman" w:cs="Times New Roman"/>
          <w:color w:val="FF0000"/>
          <w:sz w:val="24"/>
          <w:szCs w:val="24"/>
        </w:rPr>
        <w:t xml:space="preserve">). </w:t>
      </w:r>
      <w:r w:rsidRPr="00D1225B">
        <w:rPr>
          <w:rFonts w:ascii="Times New Roman" w:eastAsia="Times New Roman" w:hAnsi="Times New Roman" w:cs="Times New Roman"/>
          <w:sz w:val="24"/>
          <w:szCs w:val="24"/>
        </w:rPr>
        <w:t>Responses to this Sources Sought</w:t>
      </w:r>
      <w:r>
        <w:rPr>
          <w:rFonts w:ascii="Times New Roman" w:eastAsia="Times New Roman" w:hAnsi="Times New Roman" w:cs="Times New Roman"/>
          <w:sz w:val="24"/>
          <w:szCs w:val="24"/>
        </w:rPr>
        <w:t xml:space="preserve"> Notice </w:t>
      </w:r>
      <w:r w:rsidRPr="00D1225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D1225B">
        <w:rPr>
          <w:rFonts w:ascii="Times New Roman" w:eastAsia="Times New Roman" w:hAnsi="Times New Roman" w:cs="Times New Roman"/>
          <w:sz w:val="24"/>
          <w:szCs w:val="24"/>
        </w:rPr>
        <w:t>RFI will be used by the Government to make appropriate acquisition decisions.  After review of the responses to this Sources Sought</w:t>
      </w:r>
      <w:r>
        <w:rPr>
          <w:rFonts w:ascii="Times New Roman" w:eastAsia="Times New Roman" w:hAnsi="Times New Roman" w:cs="Times New Roman"/>
          <w:sz w:val="24"/>
          <w:szCs w:val="24"/>
        </w:rPr>
        <w:t xml:space="preserve"> Notice </w:t>
      </w:r>
      <w:r w:rsidRPr="00D1225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D1225B">
        <w:rPr>
          <w:rFonts w:ascii="Times New Roman" w:eastAsia="Times New Roman" w:hAnsi="Times New Roman" w:cs="Times New Roman"/>
          <w:sz w:val="24"/>
          <w:szCs w:val="24"/>
        </w:rPr>
        <w:t>RFI, further RFIs and/or a solicitation or other announcement</w:t>
      </w:r>
      <w:r>
        <w:rPr>
          <w:rFonts w:ascii="Times New Roman" w:eastAsia="Times New Roman" w:hAnsi="Times New Roman" w:cs="Times New Roman"/>
          <w:sz w:val="24"/>
          <w:szCs w:val="24"/>
        </w:rPr>
        <w:t>s</w:t>
      </w:r>
      <w:r w:rsidRPr="00D1225B">
        <w:rPr>
          <w:rFonts w:ascii="Times New Roman" w:eastAsia="Times New Roman" w:hAnsi="Times New Roman" w:cs="Times New Roman"/>
          <w:sz w:val="24"/>
          <w:szCs w:val="24"/>
        </w:rPr>
        <w:t xml:space="preserve"> may be published.  </w:t>
      </w:r>
    </w:p>
    <w:p w:rsidR="00764AE6" w:rsidRPr="00CD68D6" w:rsidP="00764AE6">
      <w:pPr>
        <w:jc w:val="both"/>
        <w:rPr>
          <w:rFonts w:ascii="Times New Roman" w:eastAsia="Times New Roman" w:hAnsi="Times New Roman" w:cs="Times New Roman"/>
          <w:b/>
          <w:sz w:val="24"/>
          <w:szCs w:val="24"/>
        </w:rPr>
      </w:pPr>
      <w:r w:rsidRPr="00D1225B">
        <w:rPr>
          <w:rFonts w:ascii="Times New Roman" w:eastAsia="Times New Roman" w:hAnsi="Times New Roman" w:cs="Times New Roman"/>
          <w:sz w:val="24"/>
          <w:szCs w:val="24"/>
        </w:rPr>
        <w:t xml:space="preserve">The Department of Veterans Affairs (VA) is seeking sources </w:t>
      </w:r>
      <w:r>
        <w:rPr>
          <w:rFonts w:ascii="Times New Roman" w:eastAsia="Times New Roman" w:hAnsi="Times New Roman" w:cs="Times New Roman"/>
          <w:sz w:val="24"/>
          <w:szCs w:val="24"/>
        </w:rPr>
        <w:t>capable of providing</w:t>
      </w:r>
      <w:r w:rsidRPr="00D1225B">
        <w:rPr>
          <w:rFonts w:ascii="Times New Roman" w:eastAsia="Times New Roman" w:hAnsi="Times New Roman" w:cs="Times New Roman"/>
          <w:sz w:val="24"/>
          <w:szCs w:val="24"/>
        </w:rPr>
        <w:t xml:space="preserve"> </w:t>
      </w:r>
      <w:r>
        <w:t>Utility Vehicle for Phoenix</w:t>
      </w:r>
      <w:r w:rsidRPr="00B814C2">
        <w:t xml:space="preserve"> VA Medical Center.  </w:t>
      </w:r>
    </w:p>
    <w:p w:rsidR="00764AE6" w:rsidRPr="00FF4032" w:rsidP="00764AE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list of DRAFT characteristics </w:t>
      </w:r>
      <w:r w:rsidRPr="00FF4032">
        <w:rPr>
          <w:rFonts w:ascii="Times New Roman" w:eastAsia="Times New Roman" w:hAnsi="Times New Roman" w:cs="Times New Roman"/>
          <w:sz w:val="24"/>
          <w:szCs w:val="24"/>
        </w:rPr>
        <w:t>is intended to be descriptive, not restrictive</w:t>
      </w:r>
      <w:r>
        <w:rPr>
          <w:rFonts w:ascii="Times New Roman" w:eastAsia="Times New Roman" w:hAnsi="Times New Roman" w:cs="Times New Roman"/>
          <w:sz w:val="24"/>
          <w:szCs w:val="24"/>
        </w:rPr>
        <w:t>,</w:t>
      </w:r>
      <w:r w:rsidRPr="00FF4032">
        <w:rPr>
          <w:rFonts w:ascii="Times New Roman" w:eastAsia="Times New Roman" w:hAnsi="Times New Roman" w:cs="Times New Roman"/>
          <w:sz w:val="24"/>
          <w:szCs w:val="24"/>
        </w:rPr>
        <w:t xml:space="preserve"> of the supplies/services that </w:t>
      </w:r>
      <w:r>
        <w:rPr>
          <w:rFonts w:ascii="Times New Roman" w:eastAsia="Times New Roman" w:hAnsi="Times New Roman" w:cs="Times New Roman"/>
          <w:sz w:val="24"/>
          <w:szCs w:val="24"/>
        </w:rPr>
        <w:t>are required</w:t>
      </w:r>
      <w:r w:rsidRPr="00FF4032">
        <w:rPr>
          <w:rFonts w:ascii="Times New Roman" w:eastAsia="Times New Roman" w:hAnsi="Times New Roman" w:cs="Times New Roman"/>
          <w:sz w:val="24"/>
          <w:szCs w:val="24"/>
        </w:rPr>
        <w:t xml:space="preserve">. </w:t>
      </w:r>
    </w:p>
    <w:p w:rsidR="00764AE6" w:rsidRPr="00CD68D6" w:rsidP="00764AE6">
      <w:pPr>
        <w:jc w:val="both"/>
        <w:rPr>
          <w:rFonts w:ascii="Times New Roman" w:eastAsia="Times New Roman" w:hAnsi="Times New Roman" w:cs="Times New Roman"/>
          <w:b/>
          <w:sz w:val="24"/>
          <w:szCs w:val="24"/>
        </w:rPr>
      </w:pPr>
      <w:r w:rsidRPr="00FF4032">
        <w:rPr>
          <w:rFonts w:ascii="Times New Roman" w:eastAsia="Times New Roman" w:hAnsi="Times New Roman" w:cs="Times New Roman"/>
          <w:sz w:val="24"/>
          <w:szCs w:val="24"/>
        </w:rPr>
        <w:t>If you</w:t>
      </w:r>
      <w:r>
        <w:rPr>
          <w:rFonts w:ascii="Times New Roman" w:eastAsia="Times New Roman" w:hAnsi="Times New Roman" w:cs="Times New Roman"/>
          <w:sz w:val="24"/>
          <w:szCs w:val="24"/>
        </w:rPr>
        <w:t>r company is</w:t>
      </w:r>
      <w:r w:rsidRPr="00FF4032">
        <w:rPr>
          <w:rFonts w:ascii="Times New Roman" w:eastAsia="Times New Roman" w:hAnsi="Times New Roman" w:cs="Times New Roman"/>
          <w:sz w:val="24"/>
          <w:szCs w:val="24"/>
        </w:rPr>
        <w:t xml:space="preserve"> </w:t>
      </w:r>
      <w:r w:rsidRPr="00FF4032">
        <w:rPr>
          <w:rFonts w:ascii="Times New Roman" w:eastAsia="Times New Roman" w:hAnsi="Times New Roman" w:cs="Times New Roman"/>
          <w:sz w:val="24"/>
          <w:szCs w:val="24"/>
        </w:rPr>
        <w:t>interested</w:t>
      </w:r>
      <w:r>
        <w:rPr>
          <w:rFonts w:ascii="Times New Roman" w:eastAsia="Times New Roman" w:hAnsi="Times New Roman" w:cs="Times New Roman"/>
          <w:sz w:val="24"/>
          <w:szCs w:val="24"/>
        </w:rPr>
        <w:t xml:space="preserve"> </w:t>
      </w:r>
      <w:r w:rsidRPr="00FF4032">
        <w:rPr>
          <w:rFonts w:ascii="Times New Roman" w:eastAsia="Times New Roman" w:hAnsi="Times New Roman" w:cs="Times New Roman"/>
          <w:sz w:val="24"/>
          <w:szCs w:val="24"/>
        </w:rPr>
        <w:t xml:space="preserve">and capable of providing the </w:t>
      </w:r>
      <w:r>
        <w:rPr>
          <w:rFonts w:ascii="Times New Roman" w:eastAsia="Times New Roman" w:hAnsi="Times New Roman" w:cs="Times New Roman"/>
          <w:sz w:val="24"/>
          <w:szCs w:val="24"/>
        </w:rPr>
        <w:t xml:space="preserve">required </w:t>
      </w:r>
      <w:r w:rsidRPr="00FF4032">
        <w:rPr>
          <w:rFonts w:ascii="Times New Roman" w:eastAsia="Times New Roman" w:hAnsi="Times New Roman" w:cs="Times New Roman"/>
          <w:sz w:val="24"/>
          <w:szCs w:val="24"/>
        </w:rPr>
        <w:t>supplies/services, please provide the information indicated below. Response to this notice should include company name, address, point of contact, size of business pursuant to the following questions:</w:t>
      </w:r>
      <w:r w:rsidRPr="00CD68D6">
        <w:rPr>
          <w:rFonts w:ascii="Times New Roman" w:eastAsia="Times New Roman" w:hAnsi="Times New Roman" w:cs="Times New Roman"/>
          <w:b/>
          <w:sz w:val="24"/>
          <w:szCs w:val="24"/>
        </w:rPr>
        <w:t xml:space="preserve">  </w:t>
      </w:r>
    </w:p>
    <w:p w:rsidR="00764AE6" w:rsidRPr="00680B24" w:rsidP="00764AE6">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rPr>
        <w:t>(1) S</w:t>
      </w:r>
      <w:r w:rsidRPr="00CD68D6">
        <w:rPr>
          <w:rFonts w:ascii="Times New Roman" w:eastAsia="Times New Roman" w:hAnsi="Times New Roman" w:cs="Times New Roman"/>
          <w:b/>
          <w:sz w:val="24"/>
          <w:szCs w:val="24"/>
        </w:rPr>
        <w:t>ubmit your capabilities</w:t>
      </w:r>
      <w:r>
        <w:rPr>
          <w:rFonts w:ascii="Times New Roman" w:eastAsia="Times New Roman" w:hAnsi="Times New Roman" w:cs="Times New Roman"/>
          <w:b/>
          <w:sz w:val="24"/>
          <w:szCs w:val="24"/>
        </w:rPr>
        <w:t xml:space="preserve"> statement illustrating how your organization </w:t>
      </w:r>
      <w:r>
        <w:rPr>
          <w:rFonts w:ascii="Times New Roman" w:eastAsia="Times New Roman" w:hAnsi="Times New Roman" w:cs="Times New Roman"/>
          <w:b/>
          <w:sz w:val="24"/>
          <w:szCs w:val="24"/>
        </w:rPr>
        <w:t>can/cannot</w:t>
      </w:r>
      <w:r>
        <w:rPr>
          <w:rFonts w:ascii="Times New Roman" w:eastAsia="Times New Roman" w:hAnsi="Times New Roman" w:cs="Times New Roman"/>
          <w:b/>
          <w:sz w:val="24"/>
          <w:szCs w:val="24"/>
        </w:rPr>
        <w:t xml:space="preserve"> meet the list of </w:t>
      </w:r>
      <w:r w:rsidRPr="00A43D5D">
        <w:rPr>
          <w:rFonts w:ascii="Times New Roman" w:eastAsia="Times New Roman" w:hAnsi="Times New Roman" w:cs="Times New Roman"/>
          <w:b/>
          <w:sz w:val="24"/>
          <w:szCs w:val="24"/>
          <w:highlight w:val="yellow"/>
        </w:rPr>
        <w:t>DRAFT/SALIENT CHARACTERISTICS/SOW</w:t>
      </w:r>
      <w:r>
        <w:rPr>
          <w:rFonts w:ascii="Times New Roman" w:eastAsia="Times New Roman" w:hAnsi="Times New Roman" w:cs="Times New Roman"/>
          <w:b/>
          <w:sz w:val="24"/>
          <w:szCs w:val="24"/>
        </w:rPr>
        <w:t xml:space="preserve"> requirements.  For instances where your company cannot meet the </w:t>
      </w:r>
      <w:r w:rsidRPr="00A43D5D">
        <w:rPr>
          <w:rFonts w:ascii="Times New Roman" w:eastAsia="Times New Roman" w:hAnsi="Times New Roman" w:cs="Times New Roman"/>
          <w:b/>
          <w:sz w:val="24"/>
          <w:szCs w:val="24"/>
          <w:highlight w:val="yellow"/>
        </w:rPr>
        <w:t>DRAFT/SALIENT CHARACTERISTICS/SOW</w:t>
      </w:r>
      <w:r>
        <w:rPr>
          <w:rFonts w:ascii="Times New Roman" w:eastAsia="Times New Roman" w:hAnsi="Times New Roman" w:cs="Times New Roman"/>
          <w:b/>
          <w:sz w:val="24"/>
          <w:szCs w:val="24"/>
        </w:rPr>
        <w:t xml:space="preserve"> requirement(s), please explain.  For instances where your company can meet the </w:t>
      </w:r>
      <w:r w:rsidRPr="00A43D5D">
        <w:rPr>
          <w:rFonts w:ascii="Times New Roman" w:eastAsia="Times New Roman" w:hAnsi="Times New Roman" w:cs="Times New Roman"/>
          <w:b/>
          <w:sz w:val="24"/>
          <w:szCs w:val="24"/>
          <w:highlight w:val="yellow"/>
        </w:rPr>
        <w:t>DRAFT/SALIENT CHARACTERISTICS/SOW</w:t>
      </w:r>
      <w:r>
        <w:rPr>
          <w:rFonts w:ascii="Times New Roman" w:eastAsia="Times New Roman" w:hAnsi="Times New Roman" w:cs="Times New Roman"/>
          <w:b/>
          <w:sz w:val="24"/>
          <w:szCs w:val="24"/>
        </w:rPr>
        <w:t xml:space="preserve"> requirement(s), </w:t>
      </w:r>
      <w:r>
        <w:rPr>
          <w:rFonts w:ascii="Times New Roman" w:eastAsia="Times New Roman" w:hAnsi="Times New Roman" w:cs="Times New Roman"/>
          <w:b/>
          <w:sz w:val="24"/>
          <w:szCs w:val="24"/>
          <w:u w:val="single"/>
        </w:rPr>
        <w:t>please s</w:t>
      </w:r>
      <w:r w:rsidRPr="00680B24">
        <w:rPr>
          <w:rFonts w:ascii="Times New Roman" w:eastAsia="Times New Roman" w:hAnsi="Times New Roman" w:cs="Times New Roman"/>
          <w:b/>
          <w:sz w:val="24"/>
          <w:szCs w:val="24"/>
          <w:u w:val="single"/>
        </w:rPr>
        <w:t xml:space="preserve">how </w:t>
      </w:r>
      <w:r>
        <w:rPr>
          <w:rFonts w:ascii="Times New Roman" w:eastAsia="Times New Roman" w:hAnsi="Times New Roman" w:cs="Times New Roman"/>
          <w:b/>
          <w:sz w:val="24"/>
          <w:szCs w:val="24"/>
          <w:u w:val="single"/>
        </w:rPr>
        <w:t xml:space="preserve">how your company meets/exceeds each requirement.  </w:t>
      </w:r>
    </w:p>
    <w:p w:rsidR="00764AE6" w:rsidP="00764AE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2</w:t>
      </w:r>
      <w:r w:rsidRPr="00CD68D6">
        <w:rPr>
          <w:rFonts w:ascii="Times New Roman" w:eastAsia="Times New Roman" w:hAnsi="Times New Roman" w:cs="Times New Roman"/>
          <w:b/>
          <w:sz w:val="24"/>
          <w:szCs w:val="24"/>
        </w:rPr>
        <w:t xml:space="preserve">) Please </w:t>
      </w:r>
      <w:r>
        <w:rPr>
          <w:rFonts w:ascii="Times New Roman" w:eastAsia="Times New Roman" w:hAnsi="Times New Roman" w:cs="Times New Roman"/>
          <w:b/>
          <w:sz w:val="24"/>
          <w:szCs w:val="24"/>
        </w:rPr>
        <w:t xml:space="preserve">review the list of </w:t>
      </w:r>
      <w:r w:rsidRPr="00A43D5D">
        <w:rPr>
          <w:rFonts w:ascii="Times New Roman" w:eastAsia="Times New Roman" w:hAnsi="Times New Roman" w:cs="Times New Roman"/>
          <w:b/>
          <w:sz w:val="24"/>
          <w:szCs w:val="24"/>
          <w:highlight w:val="yellow"/>
        </w:rPr>
        <w:t>DRAFT/SALIENT CHARACTERISTICS/SOW</w:t>
      </w:r>
      <w:r>
        <w:rPr>
          <w:rFonts w:ascii="Times New Roman" w:eastAsia="Times New Roman" w:hAnsi="Times New Roman" w:cs="Times New Roman"/>
          <w:b/>
          <w:sz w:val="24"/>
          <w:szCs w:val="24"/>
        </w:rPr>
        <w:t xml:space="preserve"> requirements and provide any additional feedback or suggestions.  If none, please reply as N/A.</w:t>
      </w:r>
    </w:p>
    <w:p w:rsidR="00764AE6" w:rsidRPr="00CD68D6" w:rsidP="00764AE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3</w:t>
      </w:r>
      <w:r w:rsidRPr="00CD68D6">
        <w:rPr>
          <w:rFonts w:ascii="Times New Roman" w:eastAsia="Times New Roman" w:hAnsi="Times New Roman" w:cs="Times New Roman"/>
          <w:b/>
          <w:sz w:val="24"/>
          <w:szCs w:val="24"/>
        </w:rPr>
        <w:t>) Please indicate the size status and representations of your business, such as but not limited to: Service</w:t>
      </w:r>
      <w:r>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Disabled Veteran</w:t>
      </w:r>
      <w:r>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Owned Small Business (SDVOSB), Veteran</w:t>
      </w:r>
      <w:r>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Owned Small Business (VOSB), HUBZone, Woman Owned Small Business (WOSB), Large Business, etc</w:t>
      </w:r>
      <w:r>
        <w:rPr>
          <w:rFonts w:ascii="Times New Roman" w:eastAsia="Times New Roman" w:hAnsi="Times New Roman" w:cs="Times New Roman"/>
          <w:b/>
          <w:sz w:val="24"/>
          <w:szCs w:val="24"/>
        </w:rPr>
        <w:t>.</w:t>
      </w:r>
    </w:p>
    <w:p w:rsidR="00764AE6" w:rsidRPr="00CD68D6" w:rsidP="00764AE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4</w:t>
      </w:r>
      <w:r w:rsidRPr="00CD68D6">
        <w:rPr>
          <w:rFonts w:ascii="Times New Roman" w:eastAsia="Times New Roman" w:hAnsi="Times New Roman" w:cs="Times New Roman"/>
          <w:b/>
          <w:sz w:val="24"/>
          <w:szCs w:val="24"/>
        </w:rPr>
        <w:t xml:space="preserve">) Is your company considered small under the NAICS code identified </w:t>
      </w:r>
      <w:r>
        <w:rPr>
          <w:rFonts w:ascii="Times New Roman" w:eastAsia="Times New Roman" w:hAnsi="Times New Roman" w:cs="Times New Roman"/>
          <w:b/>
          <w:sz w:val="24"/>
          <w:szCs w:val="24"/>
        </w:rPr>
        <w:t>in</w:t>
      </w:r>
      <w:r w:rsidRPr="00CD68D6">
        <w:rPr>
          <w:rFonts w:ascii="Times New Roman" w:eastAsia="Times New Roman" w:hAnsi="Times New Roman" w:cs="Times New Roman"/>
          <w:b/>
          <w:sz w:val="24"/>
          <w:szCs w:val="24"/>
        </w:rPr>
        <w:t xml:space="preserve"> this RFI?</w:t>
      </w:r>
    </w:p>
    <w:p w:rsidR="00764AE6" w:rsidP="00764AE6">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5</w:t>
      </w:r>
      <w:r w:rsidRPr="00CD68D6">
        <w:rPr>
          <w:rFonts w:ascii="Times New Roman" w:eastAsia="Times New Roman" w:hAnsi="Times New Roman" w:cs="Times New Roman"/>
          <w:b/>
          <w:sz w:val="24"/>
          <w:szCs w:val="24"/>
        </w:rPr>
        <w:t xml:space="preserve">) Are you the manufacturer, </w:t>
      </w:r>
      <w:r>
        <w:rPr>
          <w:rFonts w:ascii="Times New Roman" w:eastAsia="Times New Roman" w:hAnsi="Times New Roman" w:cs="Times New Roman"/>
          <w:b/>
          <w:sz w:val="24"/>
          <w:szCs w:val="24"/>
        </w:rPr>
        <w:t xml:space="preserve">authorized </w:t>
      </w:r>
      <w:r w:rsidRPr="00CD68D6">
        <w:rPr>
          <w:rFonts w:ascii="Times New Roman" w:eastAsia="Times New Roman" w:hAnsi="Times New Roman" w:cs="Times New Roman"/>
          <w:b/>
          <w:sz w:val="24"/>
          <w:szCs w:val="24"/>
        </w:rPr>
        <w:t xml:space="preserve">distributor, </w:t>
      </w:r>
      <w:r>
        <w:rPr>
          <w:rFonts w:ascii="Times New Roman" w:eastAsia="Times New Roman" w:hAnsi="Times New Roman" w:cs="Times New Roman"/>
          <w:b/>
          <w:sz w:val="24"/>
          <w:szCs w:val="24"/>
        </w:rPr>
        <w:t>and/</w:t>
      </w:r>
      <w:r w:rsidRPr="00CD68D6">
        <w:rPr>
          <w:rFonts w:ascii="Times New Roman" w:eastAsia="Times New Roman" w:hAnsi="Times New Roman" w:cs="Times New Roman"/>
          <w:b/>
          <w:sz w:val="24"/>
          <w:szCs w:val="24"/>
        </w:rPr>
        <w:t xml:space="preserve">or </w:t>
      </w:r>
      <w:r>
        <w:rPr>
          <w:rFonts w:ascii="Times New Roman" w:eastAsia="Times New Roman" w:hAnsi="Times New Roman" w:cs="Times New Roman"/>
          <w:b/>
          <w:sz w:val="24"/>
          <w:szCs w:val="24"/>
        </w:rPr>
        <w:t>c</w:t>
      </w:r>
      <w:r w:rsidRPr="00CD68D6">
        <w:rPr>
          <w:rFonts w:ascii="Times New Roman" w:eastAsia="Times New Roman" w:hAnsi="Times New Roman" w:cs="Times New Roman"/>
          <w:b/>
          <w:sz w:val="24"/>
          <w:szCs w:val="24"/>
        </w:rPr>
        <w:t xml:space="preserve">an </w:t>
      </w:r>
      <w:r>
        <w:rPr>
          <w:rFonts w:ascii="Times New Roman" w:eastAsia="Times New Roman" w:hAnsi="Times New Roman" w:cs="Times New Roman"/>
          <w:b/>
          <w:sz w:val="24"/>
          <w:szCs w:val="24"/>
        </w:rPr>
        <w:t>your company provide a</w:t>
      </w:r>
      <w:r w:rsidRPr="00CD68D6">
        <w:rPr>
          <w:rFonts w:ascii="Times New Roman" w:eastAsia="Times New Roman" w:hAnsi="Times New Roman" w:cs="Times New Roman"/>
          <w:b/>
          <w:sz w:val="24"/>
          <w:szCs w:val="24"/>
        </w:rPr>
        <w:t xml:space="preserve"> solution to the </w:t>
      </w:r>
      <w:r w:rsidRPr="00FE170E">
        <w:rPr>
          <w:rFonts w:ascii="Times New Roman" w:eastAsia="Times New Roman" w:hAnsi="Times New Roman" w:cs="Times New Roman"/>
          <w:b/>
          <w:sz w:val="24"/>
          <w:szCs w:val="24"/>
        </w:rPr>
        <w:t xml:space="preserve">required supplies/services </w:t>
      </w:r>
      <w:r>
        <w:rPr>
          <w:rFonts w:ascii="Times New Roman" w:eastAsia="Times New Roman" w:hAnsi="Times New Roman" w:cs="Times New Roman"/>
          <w:b/>
          <w:sz w:val="24"/>
          <w:szCs w:val="24"/>
        </w:rPr>
        <w:t xml:space="preserve">described in the </w:t>
      </w:r>
      <w:r w:rsidRPr="00FE170E">
        <w:rPr>
          <w:rFonts w:ascii="Times New Roman" w:eastAsia="Times New Roman" w:hAnsi="Times New Roman" w:cs="Times New Roman"/>
          <w:b/>
          <w:sz w:val="24"/>
          <w:szCs w:val="24"/>
        </w:rPr>
        <w:t xml:space="preserve">list </w:t>
      </w:r>
      <w:r w:rsidRPr="00A43D5D">
        <w:rPr>
          <w:rFonts w:ascii="Times New Roman" w:eastAsia="Times New Roman" w:hAnsi="Times New Roman" w:cs="Times New Roman"/>
          <w:b/>
          <w:sz w:val="24"/>
          <w:szCs w:val="24"/>
          <w:highlight w:val="yellow"/>
        </w:rPr>
        <w:t xml:space="preserve">of DRAFT/SALIENT </w:t>
      </w:r>
      <w:r w:rsidRPr="000579AD">
        <w:rPr>
          <w:rFonts w:ascii="Times New Roman" w:eastAsia="Times New Roman" w:hAnsi="Times New Roman" w:cs="Times New Roman"/>
          <w:b/>
          <w:sz w:val="24"/>
          <w:szCs w:val="24"/>
          <w:highlight w:val="yellow"/>
        </w:rPr>
        <w:t>CHARACTERISTICS</w:t>
      </w:r>
      <w:r>
        <w:rPr>
          <w:rFonts w:ascii="Times New Roman" w:eastAsia="Times New Roman" w:hAnsi="Times New Roman" w:cs="Times New Roman"/>
          <w:b/>
          <w:sz w:val="24"/>
          <w:szCs w:val="24"/>
        </w:rPr>
        <w:t>:</w:t>
      </w:r>
      <w:r w:rsidRPr="000579AD">
        <w:t xml:space="preserve"> </w:t>
      </w:r>
    </w:p>
    <w:p w:rsidR="00764AE6" w:rsidRPr="004F66D4" w:rsidP="00764AE6">
      <w:pPr>
        <w:pStyle w:val="Heading1"/>
        <w:shd w:val="clear" w:color="auto" w:fill="FFFFFF"/>
        <w:rPr>
          <w:rFonts w:ascii="Arial" w:eastAsia="Times New Roman" w:hAnsi="Arial" w:cs="Arial"/>
          <w:color w:val="auto"/>
          <w:kern w:val="36"/>
          <w:sz w:val="24"/>
          <w:szCs w:val="24"/>
        </w:rPr>
      </w:pPr>
      <w:bookmarkStart w:id="2" w:name="_Hlk163809131"/>
      <w:bookmarkStart w:id="3" w:name="_Hlk152571329"/>
      <w:bookmarkStart w:id="4" w:name="_Hlk152575522"/>
      <w:bookmarkStart w:id="5" w:name="_Hlk137635210"/>
      <w:bookmarkStart w:id="6" w:name="_Hlk157590889"/>
      <w:r w:rsidRPr="004F66D4">
        <w:rPr>
          <w:rFonts w:ascii="Arial" w:hAnsi="Arial" w:cs="Arial"/>
          <w:color w:val="auto"/>
          <w:sz w:val="24"/>
          <w:szCs w:val="24"/>
        </w:rPr>
        <w:t xml:space="preserve">Electric Utility Carts (Qty: 1) </w:t>
      </w:r>
      <w:r w:rsidRPr="004F66D4">
        <w:rPr>
          <w:rFonts w:ascii="Arial" w:eastAsia="Times New Roman" w:hAnsi="Arial" w:cs="Arial"/>
          <w:color w:val="auto"/>
          <w:kern w:val="36"/>
          <w:sz w:val="24"/>
          <w:szCs w:val="24"/>
        </w:rPr>
        <w:t>MotoEV</w:t>
      </w:r>
      <w:r w:rsidRPr="004F66D4">
        <w:rPr>
          <w:rFonts w:ascii="Arial" w:eastAsia="Times New Roman" w:hAnsi="Arial" w:cs="Arial"/>
          <w:color w:val="auto"/>
          <w:kern w:val="36"/>
          <w:sz w:val="24"/>
          <w:szCs w:val="24"/>
        </w:rPr>
        <w:t xml:space="preserve"> Electro Neighborhood Buddy 4 Passenger</w:t>
      </w:r>
    </w:p>
    <w:p w:rsidR="00764AE6" w:rsidRPr="00CD517B" w:rsidP="00764AE6">
      <w:pPr>
        <w:autoSpaceDE w:val="0"/>
        <w:autoSpaceDN w:val="0"/>
        <w:adjustRightInd w:val="0"/>
        <w:spacing w:after="0" w:line="240" w:lineRule="auto"/>
        <w:rPr>
          <w:rFonts w:ascii="Times New Roman" w:hAnsi="Times New Roman" w:eastAsiaTheme="minorHAnsi" w:cs="Times New Roman"/>
        </w:rPr>
      </w:pPr>
    </w:p>
    <w:p w:rsidR="00764AE6" w:rsidP="00764AE6">
      <w:pPr>
        <w:pStyle w:val="NormalWeb"/>
        <w:spacing w:before="0" w:beforeAutospacing="0" w:after="180" w:afterAutospacing="0"/>
        <w:rPr>
          <w:rFonts w:ascii="Times New Roman" w:hAnsi="Times New Roman" w:cs="Times New Roman"/>
          <w:sz w:val="22"/>
          <w:szCs w:val="22"/>
        </w:rPr>
      </w:pPr>
      <w:r w:rsidRPr="00CD517B">
        <w:rPr>
          <w:rFonts w:ascii="Times New Roman" w:hAnsi="Times New Roman" w:cs="Times New Roman"/>
          <w:sz w:val="22"/>
          <w:szCs w:val="22"/>
        </w:rPr>
        <w:t>Department of Veterans Affairs</w:t>
      </w:r>
    </w:p>
    <w:p w:rsidR="00764AE6" w:rsidRPr="00CD517B" w:rsidP="00764AE6">
      <w:pPr>
        <w:pStyle w:val="NormalWeb"/>
        <w:spacing w:before="0" w:beforeAutospacing="0" w:after="180" w:afterAutospacing="0"/>
        <w:rPr>
          <w:rFonts w:ascii="Times New Roman" w:hAnsi="Times New Roman" w:cs="Times New Roman"/>
          <w:sz w:val="22"/>
          <w:szCs w:val="22"/>
        </w:rPr>
      </w:pPr>
      <w:r>
        <w:rPr>
          <w:rFonts w:ascii="Times New Roman" w:hAnsi="Times New Roman" w:cs="Times New Roman"/>
          <w:sz w:val="22"/>
          <w:szCs w:val="22"/>
        </w:rPr>
        <w:t>VA Phoenix Health Care System</w:t>
      </w:r>
    </w:p>
    <w:p w:rsidR="00764AE6" w:rsidRPr="004F66D4" w:rsidP="00764AE6">
      <w:pPr>
        <w:numPr>
          <w:ilvl w:val="0"/>
          <w:numId w:val="1"/>
        </w:numPr>
        <w:spacing w:after="0" w:line="240" w:lineRule="auto"/>
        <w:contextualSpacing/>
        <w:rPr>
          <w:rFonts w:eastAsia="Times New Roman" w:cstheme="minorHAnsi"/>
        </w:rPr>
      </w:pPr>
      <w:r w:rsidRPr="004F66D4">
        <w:rPr>
          <w:rFonts w:eastAsia="Times New Roman" w:cstheme="minorHAnsi"/>
        </w:rPr>
        <w:t>Must be a low-speed vehicle that meets all federal motor vehicle safety standards (FMVSS) requirements for street legal use</w:t>
      </w:r>
    </w:p>
    <w:p w:rsidR="00764AE6" w:rsidRPr="004F66D4" w:rsidP="00764AE6">
      <w:pPr>
        <w:numPr>
          <w:ilvl w:val="0"/>
          <w:numId w:val="1"/>
        </w:numPr>
        <w:spacing w:after="0" w:line="240" w:lineRule="auto"/>
        <w:contextualSpacing/>
        <w:rPr>
          <w:rFonts w:eastAsia="Times New Roman" w:cstheme="minorHAnsi"/>
        </w:rPr>
      </w:pPr>
      <w:r w:rsidRPr="004F66D4">
        <w:rPr>
          <w:rFonts w:eastAsia="Times New Roman" w:cstheme="minorHAnsi"/>
        </w:rPr>
        <w:t xml:space="preserve">Must include all the following NATSA Low Speed </w:t>
      </w:r>
      <w:r w:rsidRPr="004F66D4">
        <w:rPr>
          <w:rFonts w:eastAsia="Times New Roman" w:cstheme="minorHAnsi"/>
        </w:rPr>
        <w:t>vehicle required</w:t>
      </w:r>
      <w:r w:rsidRPr="004F66D4">
        <w:rPr>
          <w:rFonts w:eastAsia="Times New Roman" w:cstheme="minorHAnsi"/>
        </w:rPr>
        <w:t xml:space="preserve"> equipment:</w:t>
      </w:r>
    </w:p>
    <w:p w:rsidR="00764AE6" w:rsidRPr="004F66D4" w:rsidP="00764AE6">
      <w:pPr>
        <w:numPr>
          <w:ilvl w:val="1"/>
          <w:numId w:val="1"/>
        </w:numPr>
        <w:spacing w:after="0" w:line="240" w:lineRule="auto"/>
        <w:contextualSpacing/>
        <w:rPr>
          <w:rFonts w:eastAsia="Times New Roman" w:cstheme="minorHAnsi"/>
        </w:rPr>
      </w:pPr>
      <w:r w:rsidRPr="004F66D4">
        <w:rPr>
          <w:rFonts w:eastAsia="Times New Roman" w:cstheme="minorHAnsi"/>
        </w:rPr>
        <w:t>Headlights</w:t>
      </w:r>
    </w:p>
    <w:p w:rsidR="00764AE6" w:rsidRPr="004F66D4" w:rsidP="00764AE6">
      <w:pPr>
        <w:numPr>
          <w:ilvl w:val="1"/>
          <w:numId w:val="1"/>
        </w:numPr>
        <w:spacing w:after="0" w:line="240" w:lineRule="auto"/>
        <w:contextualSpacing/>
        <w:rPr>
          <w:rFonts w:eastAsia="Times New Roman" w:cstheme="minorHAnsi"/>
        </w:rPr>
      </w:pPr>
      <w:r w:rsidRPr="004F66D4">
        <w:rPr>
          <w:rFonts w:eastAsia="Times New Roman" w:cstheme="minorHAnsi"/>
        </w:rPr>
        <w:t>Tail Lights</w:t>
      </w:r>
    </w:p>
    <w:p w:rsidR="00764AE6" w:rsidRPr="004F66D4" w:rsidP="00764AE6">
      <w:pPr>
        <w:numPr>
          <w:ilvl w:val="1"/>
          <w:numId w:val="1"/>
        </w:numPr>
        <w:spacing w:after="0" w:line="240" w:lineRule="auto"/>
        <w:contextualSpacing/>
        <w:rPr>
          <w:rFonts w:eastAsia="Times New Roman" w:cstheme="minorHAnsi"/>
        </w:rPr>
      </w:pPr>
      <w:r w:rsidRPr="004F66D4">
        <w:rPr>
          <w:rFonts w:eastAsia="Times New Roman" w:cstheme="minorHAnsi"/>
        </w:rPr>
        <w:t>Brake Lights</w:t>
      </w:r>
    </w:p>
    <w:p w:rsidR="00764AE6" w:rsidRPr="004F66D4" w:rsidP="00764AE6">
      <w:pPr>
        <w:numPr>
          <w:ilvl w:val="1"/>
          <w:numId w:val="1"/>
        </w:numPr>
        <w:spacing w:after="0" w:line="240" w:lineRule="auto"/>
        <w:contextualSpacing/>
        <w:rPr>
          <w:rFonts w:eastAsia="Times New Roman" w:cstheme="minorHAnsi"/>
        </w:rPr>
      </w:pPr>
      <w:r w:rsidRPr="004F66D4">
        <w:rPr>
          <w:rFonts w:eastAsia="Times New Roman" w:cstheme="minorHAnsi"/>
        </w:rPr>
        <w:t>Blinkers</w:t>
      </w:r>
    </w:p>
    <w:p w:rsidR="00764AE6" w:rsidRPr="004F66D4" w:rsidP="00764AE6">
      <w:pPr>
        <w:numPr>
          <w:ilvl w:val="1"/>
          <w:numId w:val="1"/>
        </w:numPr>
        <w:spacing w:after="0" w:line="240" w:lineRule="auto"/>
        <w:contextualSpacing/>
        <w:rPr>
          <w:rFonts w:eastAsia="Times New Roman" w:cstheme="minorHAnsi"/>
        </w:rPr>
      </w:pPr>
      <w:r w:rsidRPr="004F66D4">
        <w:rPr>
          <w:rFonts w:eastAsia="Times New Roman" w:cstheme="minorHAnsi"/>
        </w:rPr>
        <w:t>AS1 Tempered DOT Certified Glass w/ Automatic Windshield Wiper</w:t>
      </w:r>
    </w:p>
    <w:p w:rsidR="00764AE6" w:rsidRPr="004F66D4" w:rsidP="00764AE6">
      <w:pPr>
        <w:numPr>
          <w:ilvl w:val="1"/>
          <w:numId w:val="1"/>
        </w:numPr>
        <w:spacing w:after="0" w:line="240" w:lineRule="auto"/>
        <w:contextualSpacing/>
        <w:rPr>
          <w:rFonts w:eastAsia="Times New Roman" w:cstheme="minorHAnsi"/>
        </w:rPr>
      </w:pPr>
      <w:r w:rsidRPr="004F66D4">
        <w:rPr>
          <w:rFonts w:eastAsia="Times New Roman" w:cstheme="minorHAnsi"/>
        </w:rPr>
        <w:t>DOT Seatbelts</w:t>
      </w:r>
    </w:p>
    <w:p w:rsidR="00764AE6" w:rsidRPr="004F66D4" w:rsidP="00764AE6">
      <w:pPr>
        <w:numPr>
          <w:ilvl w:val="1"/>
          <w:numId w:val="1"/>
        </w:numPr>
        <w:spacing w:after="0" w:line="240" w:lineRule="auto"/>
        <w:contextualSpacing/>
        <w:rPr>
          <w:rFonts w:eastAsia="Times New Roman" w:cstheme="minorHAnsi"/>
        </w:rPr>
      </w:pPr>
      <w:r w:rsidRPr="004F66D4">
        <w:rPr>
          <w:rFonts w:eastAsia="Times New Roman" w:cstheme="minorHAnsi"/>
        </w:rPr>
        <w:t>Horn</w:t>
      </w:r>
    </w:p>
    <w:p w:rsidR="00764AE6" w:rsidRPr="004F66D4" w:rsidP="00764AE6">
      <w:pPr>
        <w:numPr>
          <w:ilvl w:val="1"/>
          <w:numId w:val="1"/>
        </w:numPr>
        <w:spacing w:after="0" w:line="240" w:lineRule="auto"/>
        <w:contextualSpacing/>
        <w:rPr>
          <w:rFonts w:eastAsia="Times New Roman" w:cstheme="minorHAnsi"/>
        </w:rPr>
      </w:pPr>
      <w:r w:rsidRPr="004F66D4">
        <w:rPr>
          <w:rFonts w:eastAsia="Times New Roman" w:cstheme="minorHAnsi"/>
        </w:rPr>
        <w:t>Driver/Passenger Side Mirrors</w:t>
      </w:r>
    </w:p>
    <w:p w:rsidR="00764AE6" w:rsidRPr="004F66D4" w:rsidP="00764AE6">
      <w:pPr>
        <w:numPr>
          <w:ilvl w:val="0"/>
          <w:numId w:val="1"/>
        </w:numPr>
        <w:spacing w:after="0" w:line="240" w:lineRule="auto"/>
        <w:contextualSpacing/>
        <w:rPr>
          <w:rFonts w:eastAsia="Times New Roman" w:cstheme="minorHAnsi"/>
        </w:rPr>
      </w:pPr>
      <w:r w:rsidRPr="004F66D4">
        <w:rPr>
          <w:rFonts w:eastAsia="Times New Roman" w:cstheme="minorHAnsi"/>
        </w:rPr>
        <w:t xml:space="preserve">Must seat at least 2 </w:t>
      </w:r>
      <w:r w:rsidRPr="004F66D4">
        <w:rPr>
          <w:rFonts w:eastAsia="Times New Roman" w:cstheme="minorHAnsi"/>
        </w:rPr>
        <w:t>persons</w:t>
      </w:r>
    </w:p>
    <w:p w:rsidR="00764AE6" w:rsidRPr="004F66D4" w:rsidP="00764AE6">
      <w:pPr>
        <w:numPr>
          <w:ilvl w:val="0"/>
          <w:numId w:val="1"/>
        </w:numPr>
        <w:spacing w:after="0" w:line="240" w:lineRule="auto"/>
        <w:contextualSpacing/>
        <w:rPr>
          <w:rFonts w:eastAsia="Times New Roman" w:cstheme="minorHAnsi"/>
        </w:rPr>
      </w:pPr>
      <w:r w:rsidRPr="004F66D4">
        <w:rPr>
          <w:rFonts w:eastAsia="Times New Roman" w:cstheme="minorHAnsi"/>
        </w:rPr>
        <w:t>Must have cargo bed at least 12 square feet large</w:t>
      </w:r>
    </w:p>
    <w:p w:rsidR="00764AE6" w:rsidRPr="004F66D4" w:rsidP="00764AE6">
      <w:pPr>
        <w:numPr>
          <w:ilvl w:val="0"/>
          <w:numId w:val="1"/>
        </w:numPr>
        <w:spacing w:after="0" w:line="240" w:lineRule="auto"/>
        <w:contextualSpacing/>
        <w:rPr>
          <w:rFonts w:eastAsia="Times New Roman" w:cstheme="minorHAnsi"/>
        </w:rPr>
      </w:pPr>
      <w:r w:rsidRPr="004F66D4">
        <w:rPr>
          <w:rFonts w:eastAsia="Times New Roman" w:cstheme="minorHAnsi"/>
        </w:rPr>
        <w:t>Must have cover to shade driver and passenger</w:t>
      </w:r>
    </w:p>
    <w:p w:rsidR="00764AE6" w:rsidRPr="004F66D4" w:rsidP="00764AE6">
      <w:pPr>
        <w:numPr>
          <w:ilvl w:val="0"/>
          <w:numId w:val="1"/>
        </w:numPr>
        <w:spacing w:after="0" w:line="240" w:lineRule="auto"/>
        <w:contextualSpacing/>
        <w:rPr>
          <w:rFonts w:eastAsia="Times New Roman" w:cstheme="minorHAnsi"/>
        </w:rPr>
      </w:pPr>
      <w:r w:rsidRPr="004F66D4">
        <w:rPr>
          <w:rFonts w:eastAsia="Times New Roman" w:cstheme="minorHAnsi"/>
        </w:rPr>
        <w:t>Must run on battery</w:t>
      </w:r>
    </w:p>
    <w:p w:rsidR="00764AE6" w:rsidRPr="004F66D4" w:rsidP="00764AE6">
      <w:pPr>
        <w:numPr>
          <w:ilvl w:val="1"/>
          <w:numId w:val="1"/>
        </w:numPr>
        <w:spacing w:after="0" w:line="240" w:lineRule="auto"/>
        <w:contextualSpacing/>
        <w:rPr>
          <w:rFonts w:eastAsia="Times New Roman" w:cstheme="minorHAnsi"/>
        </w:rPr>
      </w:pPr>
      <w:r w:rsidRPr="004F66D4">
        <w:rPr>
          <w:rFonts w:eastAsia="Times New Roman" w:cstheme="minorHAnsi"/>
        </w:rPr>
        <w:t>Must have a Battery Indicator</w:t>
      </w:r>
    </w:p>
    <w:p w:rsidR="00764AE6" w:rsidRPr="004F66D4" w:rsidP="00764AE6">
      <w:pPr>
        <w:numPr>
          <w:ilvl w:val="1"/>
          <w:numId w:val="1"/>
        </w:numPr>
        <w:spacing w:after="0" w:line="240" w:lineRule="auto"/>
        <w:contextualSpacing/>
        <w:rPr>
          <w:rFonts w:eastAsia="Times New Roman" w:cstheme="minorHAnsi"/>
        </w:rPr>
      </w:pPr>
      <w:r w:rsidRPr="004F66D4">
        <w:rPr>
          <w:rFonts w:eastAsia="Times New Roman" w:cstheme="minorHAnsi"/>
        </w:rPr>
        <w:t>Must drive up to 50 miles on a charge</w:t>
      </w:r>
    </w:p>
    <w:p w:rsidR="00764AE6" w:rsidRPr="004F66D4" w:rsidP="00764AE6">
      <w:pPr>
        <w:numPr>
          <w:ilvl w:val="1"/>
          <w:numId w:val="1"/>
        </w:numPr>
        <w:spacing w:after="0" w:line="240" w:lineRule="auto"/>
        <w:contextualSpacing/>
        <w:rPr>
          <w:rFonts w:eastAsia="Times New Roman" w:cstheme="minorHAnsi"/>
        </w:rPr>
      </w:pPr>
      <w:r w:rsidRPr="004F66D4">
        <w:rPr>
          <w:rFonts w:eastAsia="Times New Roman" w:cstheme="minorHAnsi"/>
        </w:rPr>
        <w:t>Must be able to be charged with a regular 110V outlet</w:t>
      </w:r>
    </w:p>
    <w:p w:rsidR="00764AE6" w:rsidRPr="004F66D4" w:rsidP="00764AE6">
      <w:pPr>
        <w:numPr>
          <w:ilvl w:val="0"/>
          <w:numId w:val="1"/>
        </w:numPr>
        <w:spacing w:after="0" w:line="240" w:lineRule="auto"/>
        <w:contextualSpacing/>
        <w:rPr>
          <w:rFonts w:eastAsia="Times New Roman" w:cstheme="minorHAnsi"/>
        </w:rPr>
      </w:pPr>
      <w:r w:rsidRPr="004F66D4">
        <w:rPr>
          <w:rFonts w:eastAsia="Times New Roman" w:cstheme="minorHAnsi"/>
        </w:rPr>
        <w:t>Must have speed of at least 10 mph</w:t>
      </w:r>
    </w:p>
    <w:p w:rsidR="00764AE6" w:rsidRPr="004F66D4" w:rsidP="00764AE6">
      <w:pPr>
        <w:numPr>
          <w:ilvl w:val="0"/>
          <w:numId w:val="1"/>
        </w:numPr>
        <w:spacing w:after="0" w:line="240" w:lineRule="auto"/>
        <w:contextualSpacing/>
        <w:rPr>
          <w:rFonts w:eastAsia="Times New Roman" w:cstheme="minorHAnsi"/>
        </w:rPr>
      </w:pPr>
      <w:r w:rsidRPr="004F66D4">
        <w:rPr>
          <w:rFonts w:eastAsia="Times New Roman" w:cstheme="minorHAnsi"/>
        </w:rPr>
        <w:t>Must have a Forward and Reverse Switch</w:t>
      </w:r>
    </w:p>
    <w:p w:rsidR="00764AE6" w:rsidRPr="004F66D4" w:rsidP="00764AE6">
      <w:pPr>
        <w:numPr>
          <w:ilvl w:val="0"/>
          <w:numId w:val="1"/>
        </w:numPr>
        <w:spacing w:after="0" w:line="240" w:lineRule="auto"/>
        <w:contextualSpacing/>
        <w:rPr>
          <w:rFonts w:eastAsia="Times New Roman" w:cstheme="minorHAnsi"/>
        </w:rPr>
      </w:pPr>
      <w:r w:rsidRPr="004F66D4">
        <w:rPr>
          <w:rFonts w:eastAsia="Times New Roman" w:cstheme="minorHAnsi"/>
        </w:rPr>
        <w:t>Must have a Backup Alarm</w:t>
      </w:r>
    </w:p>
    <w:p w:rsidR="00764AE6" w:rsidRPr="004F66D4" w:rsidP="00764AE6">
      <w:pPr>
        <w:numPr>
          <w:ilvl w:val="0"/>
          <w:numId w:val="1"/>
        </w:numPr>
        <w:spacing w:after="0" w:line="240" w:lineRule="auto"/>
        <w:contextualSpacing/>
        <w:rPr>
          <w:rFonts w:eastAsia="Times New Roman" w:cstheme="minorHAnsi"/>
        </w:rPr>
      </w:pPr>
      <w:r w:rsidRPr="004F66D4">
        <w:rPr>
          <w:rFonts w:eastAsia="Times New Roman" w:cstheme="minorHAnsi"/>
        </w:rPr>
        <w:t>Must have display with battery indicator, charging indicator, speedometer, and odometer</w:t>
      </w:r>
    </w:p>
    <w:p w:rsidR="00764AE6" w:rsidRPr="004F66D4" w:rsidP="00764AE6">
      <w:pPr>
        <w:numPr>
          <w:ilvl w:val="0"/>
          <w:numId w:val="1"/>
        </w:numPr>
        <w:spacing w:after="0" w:line="240" w:lineRule="auto"/>
        <w:contextualSpacing/>
        <w:rPr>
          <w:rFonts w:eastAsia="Times New Roman" w:cstheme="minorHAnsi"/>
        </w:rPr>
      </w:pPr>
      <w:r w:rsidRPr="004F66D4">
        <w:rPr>
          <w:rFonts w:eastAsia="Times New Roman" w:cstheme="minorHAnsi"/>
        </w:rPr>
        <w:t>Must support load (passenger and bed combined) of at least 1200 lbs.</w:t>
      </w:r>
    </w:p>
    <w:p w:rsidR="00764AE6" w:rsidRPr="004F66D4" w:rsidP="00764AE6">
      <w:pPr>
        <w:numPr>
          <w:ilvl w:val="0"/>
          <w:numId w:val="1"/>
        </w:numPr>
        <w:spacing w:after="0" w:line="240" w:lineRule="auto"/>
        <w:contextualSpacing/>
        <w:rPr>
          <w:rFonts w:eastAsia="Times New Roman" w:cstheme="minorHAnsi"/>
        </w:rPr>
      </w:pPr>
      <w:r w:rsidRPr="004F66D4">
        <w:rPr>
          <w:rFonts w:eastAsia="Times New Roman" w:cstheme="minorHAnsi"/>
        </w:rPr>
        <w:t xml:space="preserve">Must be </w:t>
      </w:r>
      <w:r w:rsidRPr="004F66D4">
        <w:rPr>
          <w:rFonts w:eastAsia="Times New Roman" w:cstheme="minorHAnsi"/>
        </w:rPr>
        <w:t>weather proof</w:t>
      </w:r>
      <w:r w:rsidRPr="004F66D4">
        <w:rPr>
          <w:rFonts w:eastAsia="Times New Roman" w:cstheme="minorHAnsi"/>
        </w:rPr>
        <w:t xml:space="preserve"> against strong sun and rain (seats, bed, wheels, battery, etc.)</w:t>
      </w:r>
    </w:p>
    <w:p w:rsidR="00764AE6" w:rsidRPr="004F66D4" w:rsidP="00764AE6">
      <w:pPr>
        <w:numPr>
          <w:ilvl w:val="0"/>
          <w:numId w:val="1"/>
        </w:numPr>
        <w:spacing w:after="0" w:line="240" w:lineRule="auto"/>
        <w:contextualSpacing/>
        <w:rPr>
          <w:rFonts w:eastAsia="Times New Roman" w:cstheme="minorHAnsi"/>
        </w:rPr>
      </w:pPr>
      <w:r w:rsidRPr="004F66D4">
        <w:rPr>
          <w:rFonts w:eastAsia="Times New Roman" w:cstheme="minorHAnsi"/>
        </w:rPr>
        <w:t>Must have Aluminum *Rust Protection* Wheels</w:t>
      </w:r>
    </w:p>
    <w:p w:rsidR="00764AE6" w:rsidRPr="004F66D4" w:rsidP="00764AE6">
      <w:pPr>
        <w:numPr>
          <w:ilvl w:val="0"/>
          <w:numId w:val="1"/>
        </w:numPr>
        <w:spacing w:after="0" w:line="240" w:lineRule="auto"/>
        <w:contextualSpacing/>
        <w:rPr>
          <w:rFonts w:eastAsia="Times New Roman" w:cstheme="minorHAnsi"/>
        </w:rPr>
      </w:pPr>
      <w:r w:rsidRPr="004F66D4">
        <w:rPr>
          <w:rFonts w:eastAsia="Times New Roman" w:cstheme="minorHAnsi"/>
        </w:rPr>
        <w:t xml:space="preserve">Must have 4 Wheel Hydraulic Brakes </w:t>
      </w:r>
    </w:p>
    <w:p w:rsidR="00764AE6" w:rsidRPr="004F66D4" w:rsidP="00764AE6">
      <w:pPr>
        <w:numPr>
          <w:ilvl w:val="0"/>
          <w:numId w:val="1"/>
        </w:numPr>
        <w:spacing w:after="0" w:line="240" w:lineRule="auto"/>
        <w:contextualSpacing/>
        <w:rPr>
          <w:rFonts w:eastAsia="Times New Roman" w:cstheme="minorHAnsi"/>
        </w:rPr>
      </w:pPr>
      <w:r w:rsidRPr="004F66D4">
        <w:rPr>
          <w:rFonts w:eastAsia="Times New Roman" w:cstheme="minorHAnsi"/>
        </w:rPr>
        <w:t>Must have Independent Parking Brake</w:t>
      </w:r>
    </w:p>
    <w:p w:rsidR="00764AE6" w:rsidRPr="004F66D4" w:rsidP="00764AE6">
      <w:pPr>
        <w:numPr>
          <w:ilvl w:val="0"/>
          <w:numId w:val="1"/>
        </w:numPr>
        <w:spacing w:after="0" w:line="240" w:lineRule="auto"/>
        <w:contextualSpacing/>
        <w:rPr>
          <w:rFonts w:eastAsia="Times New Roman" w:cstheme="minorHAnsi"/>
        </w:rPr>
      </w:pPr>
      <w:r w:rsidRPr="004F66D4">
        <w:rPr>
          <w:rFonts w:eastAsia="Times New Roman" w:cstheme="minorHAnsi"/>
        </w:rPr>
        <w:t>Must have a 3 Year Limited Warranty</w:t>
      </w:r>
    </w:p>
    <w:p w:rsidR="00764AE6" w:rsidRPr="004F66D4" w:rsidP="00764AE6">
      <w:pPr>
        <w:spacing w:after="0" w:line="240" w:lineRule="auto"/>
        <w:ind w:left="720"/>
        <w:contextualSpacing/>
        <w:rPr>
          <w:rFonts w:eastAsia="Times New Roman" w:cstheme="minorHAnsi"/>
          <w:b/>
          <w:bCs/>
          <w:u w:val="single"/>
        </w:rPr>
      </w:pPr>
    </w:p>
    <w:p w:rsidR="00764AE6" w:rsidRPr="00CD517B" w:rsidP="00764AE6">
      <w:pPr>
        <w:pStyle w:val="NormalWeb"/>
        <w:spacing w:before="0" w:beforeAutospacing="0" w:after="180" w:afterAutospacing="0"/>
        <w:rPr>
          <w:rFonts w:ascii="Times New Roman" w:hAnsi="Times New Roman" w:cs="Times New Roman"/>
          <w:sz w:val="22"/>
          <w:szCs w:val="22"/>
        </w:rPr>
      </w:pPr>
    </w:p>
    <w:p w:rsidR="00764AE6" w:rsidRPr="00CD517B" w:rsidP="00764AE6">
      <w:pPr>
        <w:pStyle w:val="NormalWeb"/>
        <w:spacing w:before="0" w:beforeAutospacing="0" w:after="0" w:afterAutospacing="0"/>
        <w:rPr>
          <w:rFonts w:ascii="Times New Roman" w:hAnsi="Times New Roman" w:cs="Times New Roman"/>
          <w:sz w:val="22"/>
          <w:szCs w:val="22"/>
        </w:rPr>
      </w:pPr>
    </w:p>
    <w:p w:rsidR="00764AE6" w:rsidRPr="00CD517B" w:rsidP="00764AE6">
      <w:pPr>
        <w:rPr>
          <w:rFonts w:ascii="Times New Roman" w:hAnsi="Times New Roman" w:cs="Times New Roman"/>
        </w:rPr>
      </w:pPr>
      <w:bookmarkEnd w:id="2"/>
      <w:bookmarkEnd w:id="3"/>
      <w:bookmarkEnd w:id="4"/>
      <w:r w:rsidRPr="00CD517B">
        <w:rPr>
          <w:rFonts w:ascii="Times New Roman" w:hAnsi="Times New Roman" w:cs="Times New Roman"/>
          <w:b/>
          <w:bCs/>
        </w:rPr>
        <w:t>Installation:</w:t>
      </w:r>
      <w:r w:rsidRPr="00CD517B">
        <w:rPr>
          <w:rFonts w:ascii="Times New Roman" w:hAnsi="Times New Roman" w:cs="Times New Roman"/>
        </w:rPr>
        <w:t xml:space="preserve"> </w:t>
      </w:r>
      <w:r w:rsidRPr="00CD517B">
        <w:rPr>
          <w:rFonts w:ascii="Times New Roman" w:hAnsi="Times New Roman" w:cs="Times New Roman"/>
        </w:rPr>
        <w:t>is</w:t>
      </w:r>
      <w:r w:rsidRPr="00CD517B">
        <w:rPr>
          <w:rFonts w:ascii="Times New Roman" w:hAnsi="Times New Roman" w:cs="Times New Roman"/>
        </w:rPr>
        <w:t xml:space="preserve"> not required.</w:t>
      </w:r>
    </w:p>
    <w:p w:rsidR="00764AE6" w:rsidRPr="00CD517B" w:rsidP="00764AE6">
      <w:pPr>
        <w:rPr>
          <w:rFonts w:ascii="Times New Roman" w:hAnsi="Times New Roman" w:cs="Times New Roman"/>
        </w:rPr>
      </w:pPr>
      <w:r w:rsidRPr="00CD517B">
        <w:rPr>
          <w:rFonts w:ascii="Times New Roman" w:hAnsi="Times New Roman" w:cs="Times New Roman"/>
          <w:b/>
          <w:bCs/>
        </w:rPr>
        <w:t>SALIENT CHARACTERISTICS:</w:t>
      </w:r>
      <w:r w:rsidRPr="00CD517B">
        <w:rPr>
          <w:rFonts w:ascii="Times New Roman" w:hAnsi="Times New Roman" w:cs="Times New Roman"/>
        </w:rPr>
        <w:t xml:space="preserve"> Equipment must have salient characteristics to enable the government to perform the capabilities.</w:t>
      </w:r>
    </w:p>
    <w:p w:rsidR="00764AE6" w:rsidRPr="00CD517B" w:rsidP="00764AE6">
      <w:pPr>
        <w:pStyle w:val="Default"/>
        <w:rPr>
          <w:rFonts w:ascii="Times New Roman" w:hAnsi="Times New Roman" w:cs="Times New Roman"/>
          <w:color w:val="auto"/>
          <w:sz w:val="22"/>
          <w:szCs w:val="22"/>
        </w:rPr>
      </w:pPr>
    </w:p>
    <w:p w:rsidR="00764AE6" w:rsidRPr="00CD517B" w:rsidP="00764AE6">
      <w:pPr>
        <w:autoSpaceDE w:val="0"/>
        <w:autoSpaceDN w:val="0"/>
        <w:adjustRightInd w:val="0"/>
        <w:spacing w:after="0" w:line="240" w:lineRule="auto"/>
        <w:rPr>
          <w:rFonts w:ascii="Times New Roman" w:hAnsi="Times New Roman" w:cs="Times New Roman"/>
        </w:rPr>
      </w:pPr>
      <w:r w:rsidRPr="00CD517B">
        <w:rPr>
          <w:rFonts w:ascii="Times New Roman" w:hAnsi="Times New Roman" w:cs="Times New Roman"/>
          <w:b/>
          <w:bCs/>
        </w:rPr>
        <w:t>WARRANTY OF EQUIPMENT:</w:t>
      </w:r>
      <w:r w:rsidRPr="00CD517B">
        <w:rPr>
          <w:rFonts w:ascii="Times New Roman" w:hAnsi="Times New Roman" w:cs="Times New Roman"/>
        </w:rPr>
        <w:t xml:space="preserve"> Government requirement for </w:t>
      </w:r>
      <w:r>
        <w:rPr>
          <w:rFonts w:ascii="Times New Roman" w:hAnsi="Times New Roman" w:cs="Times New Roman"/>
        </w:rPr>
        <w:t xml:space="preserve">3-year </w:t>
      </w:r>
      <w:r w:rsidRPr="00CD517B">
        <w:rPr>
          <w:rFonts w:ascii="Times New Roman" w:hAnsi="Times New Roman" w:cs="Times New Roman"/>
        </w:rPr>
        <w:t xml:space="preserve">manufacturer warranty term. </w:t>
      </w:r>
    </w:p>
    <w:p w:rsidR="00764AE6" w:rsidRPr="00CD517B" w:rsidP="00764AE6">
      <w:pPr>
        <w:autoSpaceDE w:val="0"/>
        <w:autoSpaceDN w:val="0"/>
        <w:adjustRightInd w:val="0"/>
        <w:spacing w:after="0" w:line="240" w:lineRule="auto"/>
        <w:rPr>
          <w:rFonts w:ascii="Times New Roman" w:hAnsi="Times New Roman" w:cs="Times New Roman"/>
        </w:rPr>
      </w:pPr>
    </w:p>
    <w:p w:rsidR="00764AE6" w:rsidRPr="00CD517B" w:rsidP="00764AE6">
      <w:pPr>
        <w:autoSpaceDE w:val="0"/>
        <w:autoSpaceDN w:val="0"/>
        <w:adjustRightInd w:val="0"/>
        <w:spacing w:after="0" w:line="240" w:lineRule="auto"/>
        <w:rPr>
          <w:rFonts w:ascii="Times New Roman" w:hAnsi="Times New Roman" w:cs="Times New Roman"/>
        </w:rPr>
      </w:pPr>
      <w:r w:rsidRPr="00CD517B">
        <w:rPr>
          <w:rFonts w:ascii="Times New Roman" w:hAnsi="Times New Roman" w:cs="Times New Roman"/>
          <w:b/>
          <w:bCs/>
        </w:rPr>
        <w:t>PERFORMANCE:</w:t>
      </w:r>
      <w:r w:rsidRPr="00CD517B">
        <w:rPr>
          <w:rFonts w:ascii="Times New Roman" w:hAnsi="Times New Roman" w:cs="Times New Roman"/>
        </w:rPr>
        <w:t xml:space="preserve"> 180 days ARO</w:t>
      </w:r>
    </w:p>
    <w:p w:rsidR="00764AE6" w:rsidRPr="00CD517B" w:rsidP="00764AE6">
      <w:pPr>
        <w:tabs>
          <w:tab w:val="left" w:pos="360"/>
          <w:tab w:val="left" w:pos="720"/>
        </w:tabs>
        <w:spacing w:after="0" w:line="240" w:lineRule="auto"/>
        <w:rPr>
          <w:rFonts w:ascii="Times New Roman" w:hAnsi="Times New Roman" w:cs="Times New Roman"/>
        </w:rPr>
      </w:pPr>
    </w:p>
    <w:p w:rsidR="00764AE6" w:rsidP="00764AE6">
      <w:pPr>
        <w:spacing w:after="120" w:line="240" w:lineRule="auto"/>
        <w:rPr>
          <w:rFonts w:ascii="Times New Roman" w:hAnsi="Times New Roman" w:cs="Times New Roman"/>
          <w:shd w:val="clear" w:color="auto" w:fill="FFFFFF"/>
        </w:rPr>
      </w:pPr>
      <w:r w:rsidRPr="00CD517B">
        <w:rPr>
          <w:rFonts w:ascii="Times New Roman" w:hAnsi="Times New Roman" w:cs="Times New Roman"/>
          <w:b/>
          <w:bCs/>
        </w:rPr>
        <w:t>DELIVER TO</w:t>
      </w:r>
      <w:bookmarkStart w:id="7" w:name="_Hlk129075134"/>
      <w:r w:rsidRPr="00CD517B">
        <w:rPr>
          <w:rFonts w:ascii="Times New Roman" w:hAnsi="Times New Roman" w:cs="Times New Roman"/>
        </w:rPr>
        <w:t xml:space="preserve">: </w:t>
      </w:r>
      <w:bookmarkEnd w:id="5"/>
      <w:bookmarkEnd w:id="6"/>
      <w:bookmarkEnd w:id="7"/>
      <w:r>
        <w:rPr>
          <w:rFonts w:ascii="Times New Roman" w:hAnsi="Times New Roman" w:cs="Times New Roman"/>
        </w:rPr>
        <w:t xml:space="preserve">Phoenix </w:t>
      </w:r>
      <w:r w:rsidRPr="00CD517B">
        <w:rPr>
          <w:rFonts w:ascii="Times New Roman" w:hAnsi="Times New Roman" w:cs="Times New Roman"/>
          <w:shd w:val="clear" w:color="auto" w:fill="FFFFFF"/>
        </w:rPr>
        <w:t>VA Healthcare System</w:t>
      </w:r>
      <w:r w:rsidRPr="00CD517B">
        <w:rPr>
          <w:rFonts w:ascii="Times New Roman" w:hAnsi="Times New Roman" w:cs="Times New Roman"/>
        </w:rPr>
        <w:t xml:space="preserve"> </w:t>
      </w:r>
    </w:p>
    <w:p w:rsidR="00764AE6" w:rsidRPr="00CD517B" w:rsidP="00764AE6">
      <w:pPr>
        <w:spacing w:after="120" w:line="240" w:lineRule="auto"/>
        <w:rPr>
          <w:rFonts w:ascii="Times New Roman" w:hAnsi="Times New Roman" w:cs="Times New Roman"/>
          <w:shd w:val="clear" w:color="auto" w:fill="FFFFFF"/>
        </w:rPr>
      </w:pPr>
      <w:r w:rsidRPr="004F66D4">
        <w:rPr>
          <w:rFonts w:ascii="Times New Roman" w:hAnsi="Times New Roman" w:cs="Times New Roman"/>
          <w:shd w:val="clear" w:color="auto" w:fill="FFFFFF"/>
        </w:rPr>
        <w:t>650 East Indian School Road</w:t>
      </w:r>
      <w:r w:rsidRPr="004F66D4">
        <w:rPr>
          <w:rFonts w:ascii="Times New Roman" w:hAnsi="Times New Roman" w:cs="Times New Roman"/>
          <w:shd w:val="clear" w:color="auto" w:fill="FFFFFF"/>
        </w:rPr>
        <w:br/>
        <w:t>Phoenix, AZ 85012-1839</w:t>
      </w:r>
    </w:p>
    <w:p w:rsidR="00764AE6" w:rsidRPr="00CD517B" w:rsidP="00764AE6">
      <w:pPr>
        <w:spacing w:after="120" w:line="240" w:lineRule="auto"/>
        <w:rPr>
          <w:rFonts w:ascii="Times New Roman" w:hAnsi="Times New Roman" w:cs="Times New Roman"/>
        </w:rPr>
      </w:pPr>
      <w:r w:rsidRPr="00CD517B">
        <w:rPr>
          <w:rFonts w:ascii="Times New Roman" w:hAnsi="Times New Roman" w:cs="Times New Roman"/>
          <w:shd w:val="clear" w:color="auto" w:fill="FFFFFF"/>
        </w:rPr>
        <w:t xml:space="preserve">Delivery is FOB Destination. </w:t>
      </w:r>
    </w:p>
    <w:p w:rsidR="00764AE6" w:rsidRPr="00CD68D6" w:rsidP="00764AE6">
      <w:pPr>
        <w:jc w:val="both"/>
        <w:rPr>
          <w:rFonts w:ascii="Times New Roman" w:eastAsia="Times New Roman" w:hAnsi="Times New Roman" w:cs="Times New Roman"/>
          <w:b/>
          <w:sz w:val="24"/>
          <w:szCs w:val="24"/>
        </w:rPr>
      </w:pPr>
    </w:p>
    <w:p w:rsidR="00764AE6" w:rsidP="00764AE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6</w:t>
      </w:r>
      <w:r w:rsidRPr="00CD68D6">
        <w:rPr>
          <w:rFonts w:ascii="Times New Roman" w:eastAsia="Times New Roman" w:hAnsi="Times New Roman" w:cs="Times New Roman"/>
          <w:b/>
          <w:sz w:val="24"/>
          <w:szCs w:val="24"/>
        </w:rPr>
        <w:t>) If you are a large business, do you have any designated</w:t>
      </w:r>
      <w:r>
        <w:rPr>
          <w:rFonts w:ascii="Times New Roman" w:eastAsia="Times New Roman" w:hAnsi="Times New Roman" w:cs="Times New Roman"/>
          <w:b/>
          <w:sz w:val="24"/>
          <w:szCs w:val="24"/>
        </w:rPr>
        <w:t>/authorized</w:t>
      </w:r>
      <w:r w:rsidRPr="00CD68D6">
        <w:rPr>
          <w:rFonts w:ascii="Times New Roman" w:eastAsia="Times New Roman" w:hAnsi="Times New Roman" w:cs="Times New Roman"/>
          <w:b/>
          <w:sz w:val="24"/>
          <w:szCs w:val="24"/>
        </w:rPr>
        <w:t xml:space="preserve"> distributors? If so, please provide their company name, telephone, point of </w:t>
      </w:r>
      <w:r>
        <w:rPr>
          <w:rFonts w:ascii="Times New Roman" w:eastAsia="Times New Roman" w:hAnsi="Times New Roman" w:cs="Times New Roman"/>
          <w:b/>
          <w:sz w:val="24"/>
          <w:szCs w:val="24"/>
        </w:rPr>
        <w:t>c</w:t>
      </w:r>
      <w:r w:rsidRPr="00CD68D6">
        <w:rPr>
          <w:rFonts w:ascii="Times New Roman" w:eastAsia="Times New Roman" w:hAnsi="Times New Roman" w:cs="Times New Roman"/>
          <w:b/>
          <w:sz w:val="24"/>
          <w:szCs w:val="24"/>
        </w:rPr>
        <w:t>ontact and size status (if available).</w:t>
      </w:r>
    </w:p>
    <w:p w:rsidR="00764AE6" w:rsidRPr="00CD68D6" w:rsidP="00764AE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7</w:t>
      </w:r>
      <w:r w:rsidRPr="00CD68D6">
        <w:rPr>
          <w:rFonts w:ascii="Times New Roman" w:eastAsia="Times New Roman" w:hAnsi="Times New Roman" w:cs="Times New Roman"/>
          <w:b/>
          <w:sz w:val="24"/>
          <w:szCs w:val="24"/>
        </w:rPr>
        <w:t>) If you’re a small business and you are an authorized distributor/reseller for the items identified above</w:t>
      </w:r>
      <w:r>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 xml:space="preserve"> do you alter; </w:t>
      </w:r>
      <w:r w:rsidRPr="00CD68D6">
        <w:rPr>
          <w:rFonts w:ascii="Times New Roman" w:eastAsia="Times New Roman" w:hAnsi="Times New Roman" w:cs="Times New Roman"/>
          <w:b/>
          <w:sz w:val="24"/>
          <w:szCs w:val="24"/>
        </w:rPr>
        <w:t>assemble</w:t>
      </w:r>
      <w:r w:rsidRPr="00CD68D6">
        <w:rPr>
          <w:rFonts w:ascii="Times New Roman" w:eastAsia="Times New Roman" w:hAnsi="Times New Roman" w:cs="Times New Roman"/>
          <w:b/>
          <w:sz w:val="24"/>
          <w:szCs w:val="24"/>
        </w:rPr>
        <w:t>; modify; the items requested in any way? If you do, state how and what is altered; assembled; modified</w:t>
      </w:r>
      <w:r>
        <w:rPr>
          <w:rFonts w:ascii="Times New Roman" w:eastAsia="Times New Roman" w:hAnsi="Times New Roman" w:cs="Times New Roman"/>
          <w:b/>
          <w:sz w:val="24"/>
          <w:szCs w:val="24"/>
        </w:rPr>
        <w:t>.</w:t>
      </w:r>
    </w:p>
    <w:p w:rsidR="00764AE6" w:rsidP="00764AE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8</w:t>
      </w:r>
      <w:r w:rsidRPr="00CD68D6">
        <w:rPr>
          <w:rFonts w:ascii="Times New Roman" w:eastAsia="Times New Roman" w:hAnsi="Times New Roman" w:cs="Times New Roman"/>
          <w:b/>
          <w:sz w:val="24"/>
          <w:szCs w:val="24"/>
        </w:rPr>
        <w:t xml:space="preserve">) </w:t>
      </w:r>
      <w:r w:rsidRPr="001432EC">
        <w:rPr>
          <w:rFonts w:ascii="Times New Roman" w:eastAsia="Times New Roman" w:hAnsi="Times New Roman" w:cs="Times New Roman"/>
          <w:b/>
          <w:sz w:val="24"/>
          <w:szCs w:val="24"/>
        </w:rPr>
        <w:t xml:space="preserve">Limitations on Subcontracting: How does your business ensure compliance with the limitations on subcontracting as outlined in </w:t>
      </w:r>
      <w:r>
        <w:rPr>
          <w:rFonts w:ascii="Times New Roman" w:eastAsia="Times New Roman" w:hAnsi="Times New Roman" w:cs="Times New Roman"/>
          <w:b/>
          <w:sz w:val="24"/>
          <w:szCs w:val="24"/>
        </w:rPr>
        <w:t>13 CFR § 125.6</w:t>
      </w:r>
      <w:r w:rsidRPr="001432EC">
        <w:rPr>
          <w:rFonts w:ascii="Times New Roman" w:eastAsia="Times New Roman" w:hAnsi="Times New Roman" w:cs="Times New Roman"/>
          <w:b/>
          <w:sz w:val="24"/>
          <w:szCs w:val="24"/>
        </w:rPr>
        <w:t xml:space="preserve">? </w:t>
      </w:r>
    </w:p>
    <w:p w:rsidR="00764AE6" w:rsidP="00764AE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(9) </w:t>
      </w:r>
      <w:r w:rsidRPr="001432EC">
        <w:rPr>
          <w:rFonts w:ascii="Times New Roman" w:eastAsia="Times New Roman" w:hAnsi="Times New Roman" w:cs="Times New Roman"/>
          <w:b/>
          <w:sz w:val="24"/>
          <w:szCs w:val="24"/>
        </w:rPr>
        <w:t xml:space="preserve">Are the items </w:t>
      </w:r>
      <w:r w:rsidRPr="001432EC">
        <w:rPr>
          <w:rFonts w:ascii="Times New Roman" w:eastAsia="Times New Roman" w:hAnsi="Times New Roman" w:cs="Times New Roman"/>
          <w:b/>
          <w:sz w:val="24"/>
          <w:szCs w:val="24"/>
        </w:rPr>
        <w:t>you are</w:t>
      </w:r>
      <w:r w:rsidRPr="001432EC">
        <w:rPr>
          <w:rFonts w:ascii="Times New Roman" w:eastAsia="Times New Roman" w:hAnsi="Times New Roman" w:cs="Times New Roman"/>
          <w:b/>
          <w:sz w:val="24"/>
          <w:szCs w:val="24"/>
        </w:rPr>
        <w:t xml:space="preserve"> identifying/providing considered Commercial of the Shelf (COTS) items as defined in FAR Part 2.101 under commercial items</w:t>
      </w:r>
      <w:r>
        <w:rPr>
          <w:rFonts w:ascii="Times New Roman" w:eastAsia="Times New Roman" w:hAnsi="Times New Roman" w:cs="Times New Roman"/>
          <w:b/>
          <w:sz w:val="24"/>
          <w:szCs w:val="24"/>
        </w:rPr>
        <w:t>?</w:t>
      </w:r>
    </w:p>
    <w:p w:rsidR="00764AE6" w:rsidRPr="001432EC" w:rsidP="00764AE6">
      <w:pPr>
        <w:pStyle w:val="indent-3"/>
        <w:rPr>
          <w:b/>
        </w:rPr>
      </w:pPr>
      <w:r>
        <w:rPr>
          <w:b/>
        </w:rPr>
        <w:t xml:space="preserve">(10) </w:t>
      </w:r>
      <w:r w:rsidRPr="001432EC">
        <w:rPr>
          <w:b/>
        </w:rPr>
        <w:t xml:space="preserve">Non-Manufacturer Rule: If applicable, can you confirm your business complies with the </w:t>
      </w:r>
      <w:r w:rsidRPr="001432EC">
        <w:rPr>
          <w:b/>
        </w:rPr>
        <w:t>Non-Manufacturer</w:t>
      </w:r>
      <w:r w:rsidRPr="001432EC">
        <w:rPr>
          <w:b/>
        </w:rPr>
        <w:t xml:space="preserve"> rule? Specifically, does your company:</w:t>
      </w:r>
      <w:r>
        <w:rPr>
          <w:b/>
        </w:rPr>
        <w:t xml:space="preserve"> </w:t>
      </w:r>
      <w:r w:rsidRPr="001432EC">
        <w:rPr>
          <w:b/>
        </w:rPr>
        <w:t>Provide a product from a small business manufacturer or processor</w:t>
      </w:r>
      <w:r w:rsidRPr="00E4153E">
        <w:rPr>
          <w:b/>
        </w:rPr>
        <w:t xml:space="preserve">? Not exceed 500 employees? Primarily engage in the retail or wholesale trade and normally sell the type of item being supplied? Take ownership or possession of the item(s) with its personnel, equipment or facilities in a manner consistent with industry practice? </w:t>
      </w:r>
    </w:p>
    <w:p w:rsidR="00764AE6" w:rsidP="00764AE6">
      <w:pPr>
        <w:jc w:val="both"/>
        <w:rPr>
          <w:rFonts w:ascii="Times New Roman" w:eastAsia="Times New Roman" w:hAnsi="Times New Roman" w:cs="Times New Roman"/>
          <w:b/>
          <w:sz w:val="24"/>
          <w:szCs w:val="24"/>
        </w:rPr>
      </w:pPr>
      <w:r w:rsidRPr="001432EC">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11</w:t>
      </w:r>
      <w:r w:rsidRPr="001432EC">
        <w:rPr>
          <w:rFonts w:ascii="Times New Roman" w:eastAsia="Times New Roman" w:hAnsi="Times New Roman" w:cs="Times New Roman"/>
          <w:b/>
          <w:sz w:val="24"/>
          <w:szCs w:val="24"/>
        </w:rPr>
        <w:t>) Please indicate whether your product conforms to the requirements of the Buy American Act?</w:t>
      </w:r>
    </w:p>
    <w:p w:rsidR="00764AE6" w:rsidP="00764AE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(12) What is your lead time to deliver a single unit with all components?  Is there scale in lead time with greater quantities? Please elaborate.</w:t>
      </w:r>
    </w:p>
    <w:p w:rsidR="00764AE6" w:rsidP="00764AE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(13) What is estimated life span of your solution?  What support/services does that entail?</w:t>
      </w:r>
    </w:p>
    <w:p w:rsidR="00764AE6" w:rsidRPr="000E5386" w:rsidP="00764AE6">
      <w:pPr>
        <w:rPr>
          <w:rFonts w:ascii="Times New Roman" w:hAnsi="Times New Roman" w:cs="Times New Roman"/>
          <w:b/>
          <w:bCs/>
          <w:sz w:val="24"/>
          <w:szCs w:val="24"/>
        </w:rPr>
      </w:pPr>
      <w:r w:rsidRPr="000E5386">
        <w:rPr>
          <w:rFonts w:ascii="Times New Roman" w:hAnsi="Times New Roman" w:cs="Times New Roman"/>
          <w:b/>
          <w:bCs/>
          <w:sz w:val="24"/>
          <w:szCs w:val="24"/>
        </w:rPr>
        <w:t>(14) Does your proposed equipment have FDA clearance?  Please specify what FDA clearance(s) have been obtained</w:t>
      </w:r>
      <w:r>
        <w:rPr>
          <w:rFonts w:ascii="Times New Roman" w:hAnsi="Times New Roman" w:cs="Times New Roman"/>
          <w:b/>
          <w:bCs/>
          <w:sz w:val="24"/>
          <w:szCs w:val="24"/>
        </w:rPr>
        <w:t>.</w:t>
      </w:r>
    </w:p>
    <w:p w:rsidR="00764AE6" w:rsidRPr="00CD68D6" w:rsidP="00764AE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(15) Does your organization offer a leasing solution?  Please elaborate.</w:t>
      </w:r>
    </w:p>
    <w:p w:rsidR="00764AE6" w:rsidRPr="00CD68D6" w:rsidP="00764AE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16</w:t>
      </w:r>
      <w:r w:rsidRPr="00CD68D6">
        <w:rPr>
          <w:rFonts w:ascii="Times New Roman" w:eastAsia="Times New Roman" w:hAnsi="Times New Roman" w:cs="Times New Roman"/>
          <w:b/>
          <w:sz w:val="24"/>
          <w:szCs w:val="24"/>
        </w:rPr>
        <w:t>) Does your company have a F</w:t>
      </w:r>
      <w:r>
        <w:rPr>
          <w:rFonts w:ascii="Times New Roman" w:eastAsia="Times New Roman" w:hAnsi="Times New Roman" w:cs="Times New Roman"/>
          <w:b/>
          <w:sz w:val="24"/>
          <w:szCs w:val="24"/>
        </w:rPr>
        <w:t xml:space="preserve">ederal </w:t>
      </w:r>
      <w:r w:rsidRPr="00CD68D6">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 xml:space="preserve">upply </w:t>
      </w:r>
      <w:r w:rsidRPr="00CD68D6">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 xml:space="preserve">chedule (FSS) </w:t>
      </w:r>
      <w:r w:rsidRPr="000864C6">
        <w:rPr>
          <w:rFonts w:ascii="Times New Roman" w:eastAsia="Times New Roman" w:hAnsi="Times New Roman" w:cs="Times New Roman"/>
          <w:b/>
          <w:sz w:val="24"/>
          <w:szCs w:val="24"/>
        </w:rPr>
        <w:t>GSA/NAC/SAC/BPA/NASA SEWP or any other Federal Government contract</w:t>
      </w:r>
      <w:r>
        <w:rPr>
          <w:rFonts w:ascii="Times New Roman" w:eastAsia="Times New Roman" w:hAnsi="Times New Roman" w:cs="Times New Roman"/>
          <w:b/>
          <w:sz w:val="24"/>
          <w:szCs w:val="24"/>
        </w:rPr>
        <w:t xml:space="preserve">? </w:t>
      </w:r>
      <w:r w:rsidRPr="00CD68D6">
        <w:rPr>
          <w:rFonts w:ascii="Times New Roman" w:eastAsia="Times New Roman" w:hAnsi="Times New Roman" w:cs="Times New Roman"/>
          <w:b/>
          <w:sz w:val="24"/>
          <w:szCs w:val="24"/>
        </w:rPr>
        <w:t>If so, please provide the contract number</w:t>
      </w:r>
      <w:r>
        <w:rPr>
          <w:rFonts w:ascii="Times New Roman" w:eastAsia="Times New Roman" w:hAnsi="Times New Roman" w:cs="Times New Roman"/>
          <w:b/>
          <w:sz w:val="24"/>
          <w:szCs w:val="24"/>
        </w:rPr>
        <w:t>(s)</w:t>
      </w:r>
      <w:r w:rsidRPr="00CD68D6">
        <w:rPr>
          <w:rFonts w:ascii="Times New Roman" w:eastAsia="Times New Roman" w:hAnsi="Times New Roman" w:cs="Times New Roman"/>
          <w:b/>
          <w:sz w:val="24"/>
          <w:szCs w:val="24"/>
        </w:rPr>
        <w:t>.</w:t>
      </w:r>
    </w:p>
    <w:p w:rsidR="00764AE6" w:rsidP="00764AE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17</w:t>
      </w:r>
      <w:r w:rsidRPr="00CD68D6">
        <w:rPr>
          <w:rFonts w:ascii="Times New Roman" w:eastAsia="Times New Roman" w:hAnsi="Times New Roman" w:cs="Times New Roman"/>
          <w:b/>
          <w:sz w:val="24"/>
          <w:szCs w:val="24"/>
        </w:rPr>
        <w:t>) If you are an FSS GSA/NAC</w:t>
      </w:r>
      <w:r>
        <w:rPr>
          <w:rFonts w:ascii="Times New Roman" w:eastAsia="Times New Roman" w:hAnsi="Times New Roman" w:cs="Times New Roman"/>
          <w:b/>
          <w:sz w:val="24"/>
          <w:szCs w:val="24"/>
        </w:rPr>
        <w:t>/SAC/BPA/</w:t>
      </w:r>
      <w:r w:rsidRPr="00CD68D6">
        <w:rPr>
          <w:rFonts w:ascii="Times New Roman" w:eastAsia="Times New Roman" w:hAnsi="Times New Roman" w:cs="Times New Roman"/>
          <w:b/>
          <w:sz w:val="24"/>
          <w:szCs w:val="24"/>
        </w:rPr>
        <w:t xml:space="preserve">NASA SEWP </w:t>
      </w:r>
      <w:r>
        <w:rPr>
          <w:rFonts w:ascii="Times New Roman" w:eastAsia="Times New Roman" w:hAnsi="Times New Roman" w:cs="Times New Roman"/>
          <w:b/>
          <w:sz w:val="24"/>
          <w:szCs w:val="24"/>
        </w:rPr>
        <w:t xml:space="preserve">or any other Federal Government contract </w:t>
      </w:r>
      <w:r w:rsidRPr="00CD68D6">
        <w:rPr>
          <w:rFonts w:ascii="Times New Roman" w:eastAsia="Times New Roman" w:hAnsi="Times New Roman" w:cs="Times New Roman"/>
          <w:b/>
          <w:sz w:val="24"/>
          <w:szCs w:val="24"/>
        </w:rPr>
        <w:t>holder, are</w:t>
      </w:r>
      <w:r>
        <w:rPr>
          <w:rFonts w:ascii="Times New Roman" w:eastAsia="Times New Roman" w:hAnsi="Times New Roman" w:cs="Times New Roman"/>
          <w:b/>
          <w:sz w:val="24"/>
          <w:szCs w:val="24"/>
        </w:rPr>
        <w:t xml:space="preserve"> all</w:t>
      </w:r>
      <w:r w:rsidRPr="00CD68D6">
        <w:rPr>
          <w:rFonts w:ascii="Times New Roman" w:eastAsia="Times New Roman" w:hAnsi="Times New Roman" w:cs="Times New Roman"/>
          <w:b/>
          <w:sz w:val="24"/>
          <w:szCs w:val="24"/>
        </w:rPr>
        <w:t xml:space="preserve"> the items/solution</w:t>
      </w:r>
      <w:r>
        <w:rPr>
          <w:rFonts w:ascii="Times New Roman" w:eastAsia="Times New Roman" w:hAnsi="Times New Roman" w:cs="Times New Roman"/>
          <w:b/>
          <w:sz w:val="24"/>
          <w:szCs w:val="24"/>
        </w:rPr>
        <w:t>s</w:t>
      </w:r>
      <w:r w:rsidRPr="00CD68D6">
        <w:rPr>
          <w:rFonts w:ascii="Times New Roman" w:eastAsia="Times New Roman" w:hAnsi="Times New Roman" w:cs="Times New Roman"/>
          <w:b/>
          <w:sz w:val="24"/>
          <w:szCs w:val="24"/>
        </w:rPr>
        <w:t xml:space="preserve"> you are providing information </w:t>
      </w:r>
      <w:r>
        <w:rPr>
          <w:rFonts w:ascii="Times New Roman" w:eastAsia="Times New Roman" w:hAnsi="Times New Roman" w:cs="Times New Roman"/>
          <w:b/>
          <w:sz w:val="24"/>
          <w:szCs w:val="24"/>
        </w:rPr>
        <w:t>about</w:t>
      </w:r>
      <w:r w:rsidRPr="00CD68D6">
        <w:rPr>
          <w:rFonts w:ascii="Times New Roman" w:eastAsia="Times New Roman" w:hAnsi="Times New Roman" w:cs="Times New Roman"/>
          <w:b/>
          <w:sz w:val="24"/>
          <w:szCs w:val="24"/>
        </w:rPr>
        <w:t xml:space="preserve"> available on your schedule/contract?</w:t>
      </w:r>
      <w:r>
        <w:rPr>
          <w:rFonts w:ascii="Times New Roman" w:eastAsia="Times New Roman" w:hAnsi="Times New Roman" w:cs="Times New Roman"/>
          <w:b/>
          <w:sz w:val="24"/>
          <w:szCs w:val="24"/>
        </w:rPr>
        <w:t xml:space="preserve"> Please state if all or some items are available on the contract.</w:t>
      </w:r>
    </w:p>
    <w:p w:rsidR="00764AE6" w:rsidRPr="00CD68D6" w:rsidP="00764AE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(18) </w:t>
      </w:r>
      <w:r w:rsidRPr="000B5844">
        <w:rPr>
          <w:rFonts w:ascii="Times New Roman" w:eastAsia="Times New Roman" w:hAnsi="Times New Roman" w:cs="Times New Roman"/>
          <w:b/>
          <w:sz w:val="24"/>
          <w:szCs w:val="24"/>
        </w:rPr>
        <w:t xml:space="preserve">General pricing of your products/solution is encouraged. Pricing will be used for the purpose of </w:t>
      </w:r>
      <w:r w:rsidRPr="00680B24">
        <w:rPr>
          <w:rFonts w:ascii="Times New Roman" w:eastAsia="Times New Roman" w:hAnsi="Times New Roman" w:cs="Times New Roman"/>
          <w:b/>
          <w:sz w:val="24"/>
          <w:szCs w:val="24"/>
          <w:u w:val="single"/>
        </w:rPr>
        <w:t>market research only</w:t>
      </w:r>
      <w:r>
        <w:rPr>
          <w:rFonts w:ascii="Times New Roman" w:eastAsia="Times New Roman" w:hAnsi="Times New Roman" w:cs="Times New Roman"/>
          <w:b/>
          <w:sz w:val="24"/>
          <w:szCs w:val="24"/>
        </w:rPr>
        <w:t>. It will</w:t>
      </w:r>
      <w:r w:rsidRPr="000B5844">
        <w:rPr>
          <w:rFonts w:ascii="Times New Roman" w:eastAsia="Times New Roman" w:hAnsi="Times New Roman" w:cs="Times New Roman"/>
          <w:b/>
          <w:sz w:val="24"/>
          <w:szCs w:val="24"/>
        </w:rPr>
        <w:t xml:space="preserve"> not </w:t>
      </w:r>
      <w:r>
        <w:rPr>
          <w:rFonts w:ascii="Times New Roman" w:eastAsia="Times New Roman" w:hAnsi="Times New Roman" w:cs="Times New Roman"/>
          <w:b/>
          <w:sz w:val="24"/>
          <w:szCs w:val="24"/>
        </w:rPr>
        <w:t xml:space="preserve">be </w:t>
      </w:r>
      <w:r w:rsidRPr="000B5844">
        <w:rPr>
          <w:rFonts w:ascii="Times New Roman" w:eastAsia="Times New Roman" w:hAnsi="Times New Roman" w:cs="Times New Roman"/>
          <w:b/>
          <w:sz w:val="24"/>
          <w:szCs w:val="24"/>
        </w:rPr>
        <w:t xml:space="preserve">used to </w:t>
      </w:r>
      <w:r w:rsidRPr="000B5844">
        <w:rPr>
          <w:rFonts w:ascii="Times New Roman" w:eastAsia="Times New Roman" w:hAnsi="Times New Roman" w:cs="Times New Roman"/>
          <w:b/>
          <w:sz w:val="24"/>
          <w:szCs w:val="24"/>
        </w:rPr>
        <w:t>evaluate for</w:t>
      </w:r>
      <w:r w:rsidRPr="000B5844">
        <w:rPr>
          <w:rFonts w:ascii="Times New Roman" w:eastAsia="Times New Roman" w:hAnsi="Times New Roman" w:cs="Times New Roman"/>
          <w:b/>
          <w:sz w:val="24"/>
          <w:szCs w:val="24"/>
        </w:rPr>
        <w:t xml:space="preserve"> any type of award.</w:t>
      </w:r>
    </w:p>
    <w:p w:rsidR="00764AE6" w:rsidP="00764AE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9</w:t>
      </w:r>
      <w:r w:rsidRPr="00CD68D6">
        <w:rPr>
          <w:rFonts w:ascii="Times New Roman" w:eastAsia="Times New Roman" w:hAnsi="Times New Roman" w:cs="Times New Roman"/>
          <w:b/>
          <w:sz w:val="24"/>
          <w:szCs w:val="24"/>
        </w:rPr>
        <w:t xml:space="preserve">) </w:t>
      </w:r>
      <w:r w:rsidRPr="000864C6">
        <w:rPr>
          <w:rFonts w:ascii="Times New Roman" w:eastAsia="Times New Roman" w:hAnsi="Times New Roman" w:cs="Times New Roman"/>
          <w:b/>
          <w:sz w:val="24"/>
          <w:szCs w:val="24"/>
        </w:rPr>
        <w:t>Please provide your SAM.gov Unique Entity ID/Cage Code number</w:t>
      </w:r>
      <w:r w:rsidRPr="00CD68D6">
        <w:rPr>
          <w:rFonts w:ascii="Times New Roman" w:eastAsia="Times New Roman" w:hAnsi="Times New Roman" w:cs="Times New Roman"/>
          <w:b/>
          <w:sz w:val="24"/>
          <w:szCs w:val="24"/>
        </w:rPr>
        <w:t>.</w:t>
      </w:r>
    </w:p>
    <w:p w:rsidR="00764AE6" w:rsidRPr="00520A35" w:rsidP="00764AE6">
      <w:pPr>
        <w:jc w:val="both"/>
        <w:rPr>
          <w:rFonts w:ascii="Times New Roman" w:eastAsia="Times New Roman" w:hAnsi="Times New Roman" w:cs="Times New Roman"/>
          <w:sz w:val="24"/>
          <w:szCs w:val="24"/>
        </w:rPr>
      </w:pPr>
      <w:r w:rsidRPr="00CD68D6">
        <w:rPr>
          <w:rFonts w:ascii="Times New Roman" w:eastAsia="Times New Roman" w:hAnsi="Times New Roman" w:cs="Times New Roman"/>
          <w:sz w:val="24"/>
          <w:szCs w:val="24"/>
        </w:rPr>
        <w:t xml:space="preserve">Responses to this notice shall be submitted via email </w:t>
      </w:r>
      <w:r w:rsidRPr="00B814C2">
        <w:rPr>
          <w:rFonts w:ascii="Times New Roman" w:eastAsia="Times New Roman" w:hAnsi="Times New Roman" w:cs="Times New Roman"/>
          <w:sz w:val="24"/>
          <w:szCs w:val="24"/>
        </w:rPr>
        <w:t xml:space="preserve">to </w:t>
      </w:r>
      <w:r w:rsidRPr="00B814C2">
        <w:t>victor. oliveros</w:t>
      </w:r>
      <w:r w:rsidRPr="00B814C2">
        <w:rPr>
          <w:rFonts w:ascii="Times New Roman" w:eastAsia="Times New Roman" w:hAnsi="Times New Roman" w:cs="Times New Roman"/>
          <w:color w:val="FF0000"/>
          <w:sz w:val="24"/>
          <w:szCs w:val="24"/>
          <w:u w:val="single"/>
        </w:rPr>
        <w:t>@va.gov</w:t>
      </w:r>
      <w:r w:rsidRPr="00CD68D6">
        <w:rPr>
          <w:rFonts w:ascii="Times New Roman" w:eastAsia="Times New Roman" w:hAnsi="Times New Roman" w:cs="Times New Roman"/>
          <w:sz w:val="24"/>
          <w:szCs w:val="24"/>
        </w:rPr>
        <w:t xml:space="preserve">. </w:t>
      </w:r>
      <w:r w:rsidRPr="00680B24">
        <w:rPr>
          <w:rFonts w:ascii="Times New Roman" w:eastAsia="Times New Roman" w:hAnsi="Times New Roman" w:cs="Times New Roman"/>
          <w:sz w:val="24"/>
          <w:szCs w:val="24"/>
          <w:u w:val="single"/>
        </w:rPr>
        <w:t>Telephone responses will not be accepted</w:t>
      </w:r>
      <w:r w:rsidRPr="00CD68D6">
        <w:rPr>
          <w:rFonts w:ascii="Times New Roman" w:eastAsia="Times New Roman" w:hAnsi="Times New Roman" w:cs="Times New Roman"/>
          <w:sz w:val="24"/>
          <w:szCs w:val="24"/>
        </w:rPr>
        <w:t xml:space="preserve">.  Responses must be </w:t>
      </w:r>
      <w:r w:rsidRPr="00520A35">
        <w:rPr>
          <w:rFonts w:ascii="Times New Roman" w:eastAsia="Times New Roman" w:hAnsi="Times New Roman" w:cs="Times New Roman"/>
          <w:sz w:val="24"/>
          <w:szCs w:val="24"/>
        </w:rPr>
        <w:t xml:space="preserve">received no later than </w:t>
      </w:r>
      <w:r>
        <w:t>April 3</w:t>
      </w:r>
      <w:r w:rsidRPr="00520A35">
        <w:t xml:space="preserve">, </w:t>
      </w:r>
      <w:r w:rsidRPr="00520A35">
        <w:t>202</w:t>
      </w:r>
      <w:r>
        <w:t>6</w:t>
      </w:r>
      <w:r w:rsidRPr="00520A35">
        <w:t xml:space="preserve"> by </w:t>
      </w:r>
      <w:r>
        <w:t>15</w:t>
      </w:r>
      <w:r w:rsidRPr="00520A35">
        <w:t xml:space="preserve">:00 </w:t>
      </w:r>
      <w:r>
        <w:t>P</w:t>
      </w:r>
      <w:r w:rsidRPr="00520A35">
        <w:t>ST</w:t>
      </w:r>
      <w:r w:rsidRPr="00520A35">
        <w:rPr>
          <w:rFonts w:ascii="Times New Roman" w:eastAsia="Times New Roman" w:hAnsi="Times New Roman" w:cs="Times New Roman"/>
          <w:sz w:val="24"/>
          <w:szCs w:val="24"/>
        </w:rPr>
        <w:t xml:space="preserve">.  </w:t>
      </w:r>
    </w:p>
    <w:p w:rsidR="00764AE6" w:rsidP="00764AE6">
      <w:pPr>
        <w:jc w:val="both"/>
        <w:rPr>
          <w:rFonts w:ascii="Times New Roman" w:eastAsia="Times New Roman" w:hAnsi="Times New Roman" w:cs="Times New Roman"/>
          <w:sz w:val="24"/>
          <w:szCs w:val="24"/>
        </w:rPr>
      </w:pPr>
      <w:r w:rsidRPr="00520A35">
        <w:rPr>
          <w:rFonts w:ascii="Times New Roman" w:eastAsia="Times New Roman" w:hAnsi="Times New Roman" w:cs="Times New Roman"/>
          <w:sz w:val="24"/>
          <w:szCs w:val="24"/>
        </w:rPr>
        <w:t>All responses to this Sources Sought/RFI will be used</w:t>
      </w:r>
      <w:r>
        <w:rPr>
          <w:rFonts w:ascii="Times New Roman" w:eastAsia="Times New Roman" w:hAnsi="Times New Roman" w:cs="Times New Roman"/>
          <w:sz w:val="24"/>
          <w:szCs w:val="24"/>
        </w:rPr>
        <w:t xml:space="preserve"> for planning purposes only.  </w:t>
      </w:r>
      <w:r w:rsidRPr="007C1A6A">
        <w:rPr>
          <w:rFonts w:ascii="Times New Roman" w:eastAsia="Times New Roman" w:hAnsi="Times New Roman" w:cs="Times New Roman"/>
          <w:sz w:val="24"/>
          <w:szCs w:val="24"/>
        </w:rPr>
        <w:t>Responses to this Sources Sought Notice / RFI are not considered a request to be added to a prospective bidders list or to receive a copy of the solicitation.</w:t>
      </w:r>
      <w:r>
        <w:rPr>
          <w:rFonts w:ascii="Times New Roman" w:eastAsia="Times New Roman" w:hAnsi="Times New Roman" w:cs="Times New Roman"/>
          <w:sz w:val="24"/>
          <w:szCs w:val="24"/>
        </w:rPr>
        <w:t xml:space="preserve">  </w:t>
      </w:r>
      <w:r w:rsidRPr="00CD68D6">
        <w:rPr>
          <w:rFonts w:ascii="Times New Roman" w:eastAsia="Times New Roman" w:hAnsi="Times New Roman" w:cs="Times New Roman"/>
          <w:sz w:val="24"/>
          <w:szCs w:val="24"/>
        </w:rPr>
        <w:t xml:space="preserve">If </w:t>
      </w:r>
      <w:r>
        <w:rPr>
          <w:rFonts w:ascii="Times New Roman" w:eastAsia="Times New Roman" w:hAnsi="Times New Roman" w:cs="Times New Roman"/>
          <w:sz w:val="24"/>
          <w:szCs w:val="24"/>
        </w:rPr>
        <w:t xml:space="preserve">further RFIs and/or </w:t>
      </w:r>
      <w:r w:rsidRPr="00FF4032">
        <w:rPr>
          <w:rFonts w:ascii="Times New Roman" w:eastAsia="Times New Roman" w:hAnsi="Times New Roman" w:cs="Times New Roman"/>
          <w:sz w:val="24"/>
          <w:szCs w:val="24"/>
        </w:rPr>
        <w:t>a solicitation</w:t>
      </w:r>
      <w:r>
        <w:rPr>
          <w:rFonts w:ascii="Times New Roman" w:eastAsia="Times New Roman" w:hAnsi="Times New Roman" w:cs="Times New Roman"/>
          <w:sz w:val="24"/>
          <w:szCs w:val="24"/>
        </w:rPr>
        <w:t xml:space="preserve"> or other</w:t>
      </w:r>
      <w:r w:rsidRPr="00FF4032">
        <w:rPr>
          <w:rFonts w:ascii="Times New Roman" w:eastAsia="Times New Roman" w:hAnsi="Times New Roman" w:cs="Times New Roman"/>
          <w:sz w:val="24"/>
          <w:szCs w:val="24"/>
        </w:rPr>
        <w:t xml:space="preserve"> announcement </w:t>
      </w:r>
      <w:r w:rsidRPr="00CD68D6">
        <w:rPr>
          <w:rFonts w:ascii="Times New Roman" w:eastAsia="Times New Roman" w:hAnsi="Times New Roman" w:cs="Times New Roman"/>
          <w:sz w:val="24"/>
          <w:szCs w:val="24"/>
        </w:rPr>
        <w:t>is issued</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as a result of</w:t>
      </w:r>
      <w:r>
        <w:rPr>
          <w:rFonts w:ascii="Times New Roman" w:eastAsia="Times New Roman" w:hAnsi="Times New Roman" w:cs="Times New Roman"/>
          <w:sz w:val="24"/>
          <w:szCs w:val="24"/>
        </w:rPr>
        <w:t xml:space="preserve"> the information provided from this RFI, all interested parties must respond to the specific posting separately IAW the specifications of that announcement. </w:t>
      </w:r>
    </w:p>
    <w:p w:rsidR="00764AE6" w:rsidRPr="00F34B76" w:rsidP="00764AE6">
      <w:pPr>
        <w:jc w:val="both"/>
        <w:rPr>
          <w:rFonts w:ascii="Times New Roman" w:eastAsia="Times New Roman" w:hAnsi="Times New Roman" w:cs="Times New Roman"/>
          <w:sz w:val="24"/>
          <w:szCs w:val="24"/>
        </w:rPr>
      </w:pPr>
      <w:bookmarkEnd w:id="0"/>
    </w:p>
    <w:p w:rsidR="00B82E0D"/>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67044F22"/>
    <w:multiLevelType w:val="hybridMultilevel"/>
    <w:tmpl w:val="7B1AF658"/>
    <w:lvl w:ilvl="0">
      <w:start w:val="1"/>
      <w:numFmt w:val="bullet"/>
      <w:lvlText w:val=""/>
      <w:lvlJc w:val="left"/>
      <w:pPr>
        <w:ind w:left="1440" w:hanging="360"/>
      </w:pPr>
      <w:rPr>
        <w:rFonts w:ascii="Symbol" w:hAnsi="Symbol" w:hint="default"/>
      </w:rPr>
    </w:lvl>
    <w:lvl w:ilvl="1">
      <w:start w:val="0"/>
      <w:numFmt w:val="bullet"/>
      <w:lvlText w:val="-"/>
      <w:lvlJc w:val="left"/>
      <w:pPr>
        <w:ind w:left="2160" w:hanging="360"/>
      </w:pPr>
      <w:rPr>
        <w:rFonts w:ascii="Calibri" w:hAnsi="Calibri" w:eastAsiaTheme="minorHAnsi" w:cs="Calibri" w:hint="default"/>
      </w:rPr>
    </w:lvl>
    <w:lvl w:ilvl="2">
      <w:start w:val="0"/>
      <w:numFmt w:val="bullet"/>
      <w:lvlText w:val=""/>
      <w:lvlJc w:val="left"/>
      <w:pPr>
        <w:ind w:left="2880" w:hanging="360"/>
      </w:pPr>
      <w:rPr>
        <w:rFonts w:ascii="Wingdings" w:hAnsi="Wingdings" w:eastAsiaTheme="minorHAnsi" w:cstheme="minorHAnsi"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35B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B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B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B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35B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B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B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B0E"/>
    <w:rPr>
      <w:rFonts w:eastAsiaTheme="majorEastAsia" w:cstheme="majorBidi"/>
      <w:color w:val="272727" w:themeColor="text1" w:themeTint="D8"/>
    </w:rPr>
  </w:style>
  <w:style w:type="paragraph" w:styleId="Quote">
    <w:name w:val="Quote"/>
    <w:basedOn w:val="Normal"/>
    <w:next w:val="Normal"/>
    <w:link w:val="QuoteChar"/>
    <w:uiPriority w:val="29"/>
    <w:qFormat/>
    <w:rsid w:val="00C35B0E"/>
    <w:pPr>
      <w:spacing w:before="160"/>
      <w:jc w:val="center"/>
    </w:pPr>
    <w:rPr>
      <w:i/>
      <w:iCs/>
      <w:color w:val="404040" w:themeColor="text1" w:themeTint="BF"/>
    </w:rPr>
  </w:style>
  <w:style w:type="character" w:customStyle="1" w:styleId="QuoteChar">
    <w:name w:val="Quote Char"/>
    <w:basedOn w:val="DefaultParagraphFont"/>
    <w:link w:val="Quote"/>
    <w:uiPriority w:val="29"/>
    <w:rsid w:val="00C35B0E"/>
    <w:rPr>
      <w:i/>
      <w:iCs/>
      <w:color w:val="404040" w:themeColor="text1" w:themeTint="BF"/>
    </w:rPr>
  </w:style>
  <w:style w:type="paragraph" w:styleId="IntenseQuote">
    <w:name w:val="Intense Quote"/>
    <w:basedOn w:val="Normal"/>
    <w:next w:val="Normal"/>
    <w:link w:val="IntenseQuoteChar"/>
    <w:uiPriority w:val="30"/>
    <w:qFormat/>
    <w:rsid w:val="00C35B0E"/>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C35B0E"/>
    <w:rPr>
      <w:i/>
      <w:iCs/>
      <w:color w:val="366092" w:themeColor="accent1" w:themeShade="BF"/>
    </w:rPr>
  </w:style>
  <w:style w:type="character" w:styleId="IntenseReference">
    <w:name w:val="Intense Reference"/>
    <w:basedOn w:val="DefaultParagraphFont"/>
    <w:uiPriority w:val="32"/>
    <w:qFormat/>
    <w:rsid w:val="00C35B0E"/>
    <w:rPr>
      <w:b/>
      <w:bCs/>
      <w:smallCaps/>
      <w:color w:val="366092" w:themeColor="accent1" w:themeShade="BF"/>
      <w:spacing w:val="5"/>
    </w:rPr>
  </w:style>
  <w:style w:type="paragraph" w:customStyle="1" w:styleId="indent-3">
    <w:name w:val="indent-3"/>
    <w:basedOn w:val="Normal"/>
    <w:rsid w:val="00764A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764AE6"/>
    <w:pPr>
      <w:autoSpaceDE w:val="0"/>
      <w:autoSpaceDN w:val="0"/>
      <w:adjustRightInd w:val="0"/>
      <w:spacing w:after="0" w:line="240" w:lineRule="auto"/>
    </w:pPr>
    <w:rPr>
      <w:rFonts w:ascii="Lato" w:hAnsi="Lato" w:cs="Lato"/>
      <w:color w:val="000000"/>
      <w:kern w:val="0"/>
      <w14:ligatures w14:val="none"/>
    </w:rPr>
  </w:style>
  <w:style w:type="paragraph" w:styleId="NormalWeb">
    <w:name w:val="Normal (Web)"/>
    <w:basedOn w:val="Normal"/>
    <w:uiPriority w:val="99"/>
    <w:unhideWhenUsed/>
    <w:rsid w:val="00764AE6"/>
    <w:pPr>
      <w:spacing w:before="100" w:beforeAutospacing="1" w:after="100" w:afterAutospacing="1" w:line="240" w:lineRule="auto"/>
    </w:pPr>
    <w:rPr>
      <w:rFonts w:ascii="Aptos" w:eastAsia="Aptos" w:hAnsi="Aptos" w:cs="Apto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2026-03-18T14:50:15Z</dcterms:created>
  <dcterms:modified xsi:type="dcterms:W3CDTF">2026-03-18T14:50:15Z</dcterms:modified>
</cp:coreProperties>
</file>